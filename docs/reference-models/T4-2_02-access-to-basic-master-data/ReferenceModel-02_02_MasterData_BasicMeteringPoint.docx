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135C6" w:rsidP="00E032F9" w:rsidRDefault="003135C6" w14:paraId="672A6659" w14:textId="77777777">
      <w:pPr>
        <w:spacing w:line="276" w:lineRule="auto"/>
        <w:jc w:val="center"/>
        <w:rPr>
          <w:color w:val="FF0000"/>
          <w:highlight w:val="lightGray"/>
          <w:lang w:val="en-GB"/>
        </w:rPr>
      </w:pPr>
    </w:p>
    <w:p w:rsidR="006702A4" w:rsidP="006702A4" w:rsidRDefault="006702A4" w14:paraId="487E76D1" w14:textId="654F7EC0">
      <w:pPr>
        <w:rPr>
          <w:rFonts w:ascii="Calibri Light" w:hAnsi="Calibri Light" w:eastAsia="Calibri Light" w:cs="Calibri Light"/>
          <w:color w:val="2F5496" w:themeColor="accent1" w:themeShade="BF"/>
          <w:sz w:val="32"/>
          <w:szCs w:val="32"/>
          <w:lang w:val="en-GB"/>
        </w:rPr>
      </w:pPr>
      <w:r w:rsidRPr="111B2054">
        <w:rPr>
          <w:rFonts w:ascii="Calibri Light" w:hAnsi="Calibri Light" w:eastAsia="Calibri Light" w:cs="Calibri Light"/>
          <w:color w:val="2F5496" w:themeColor="accent1" w:themeShade="BF"/>
          <w:sz w:val="32"/>
          <w:szCs w:val="32"/>
          <w:lang w:val="en-GB"/>
        </w:rPr>
        <w:t xml:space="preserve">Smart Grids Task Force  - Subgroup Data Interoperability </w:t>
      </w:r>
    </w:p>
    <w:p w:rsidR="003135C6" w:rsidRDefault="3219E6CF" w14:paraId="65E265C1" w14:textId="12AAD833">
      <w:pPr>
        <w:pStyle w:val="berschrift1"/>
        <w:rPr>
          <w:lang w:val="en-GB"/>
        </w:rPr>
      </w:pPr>
      <w:r w:rsidRPr="559A74E2">
        <w:rPr>
          <w:rFonts w:ascii="Calibri Light" w:hAnsi="Calibri Light" w:eastAsia="Calibri Light" w:cs="Calibri Light"/>
          <w:lang w:val="en-GB"/>
        </w:rPr>
        <w:t>Advice for</w:t>
      </w:r>
      <w:r w:rsidRPr="559A74E2" w:rsidR="2447A83C">
        <w:rPr>
          <w:lang w:val="en-GB"/>
        </w:rPr>
        <w:t xml:space="preserve"> Implementing </w:t>
      </w:r>
      <w:r w:rsidRPr="559A74E2">
        <w:rPr>
          <w:lang w:val="en-GB"/>
        </w:rPr>
        <w:t>Act</w:t>
      </w:r>
      <w:r w:rsidRPr="559A74E2" w:rsidR="2447A83C">
        <w:rPr>
          <w:lang w:val="en-GB"/>
        </w:rPr>
        <w:t xml:space="preserve"> </w:t>
      </w:r>
      <w:r w:rsidRPr="559A74E2">
        <w:rPr>
          <w:lang w:val="en-GB"/>
        </w:rPr>
        <w:t>on</w:t>
      </w:r>
      <w:r w:rsidRPr="559A74E2" w:rsidR="2447A83C">
        <w:rPr>
          <w:lang w:val="en-GB"/>
        </w:rPr>
        <w:t xml:space="preserve"> interoperability requirements and non-discriminatory and transparent procedures for access </w:t>
      </w:r>
      <w:r w:rsidRPr="559A74E2" w:rsidR="0E939028">
        <w:rPr>
          <w:lang w:val="en-GB"/>
        </w:rPr>
        <w:t>to common</w:t>
      </w:r>
      <w:r w:rsidRPr="559A74E2" w:rsidR="05ED276D">
        <w:rPr>
          <w:lang w:val="en-GB"/>
        </w:rPr>
        <w:t xml:space="preserve"> </w:t>
      </w:r>
      <w:r w:rsidRPr="559A74E2" w:rsidR="2447A83C">
        <w:rPr>
          <w:lang w:val="en-GB"/>
        </w:rPr>
        <w:t>master data.</w:t>
      </w:r>
    </w:p>
    <w:p w:rsidR="000813D1" w:rsidRDefault="000813D1" w14:paraId="045B955D" w14:textId="132792A9">
      <w:pPr>
        <w:rPr>
          <w:lang w:val="en-GB"/>
        </w:rPr>
      </w:pPr>
    </w:p>
    <w:p w:rsidR="003135C6" w:rsidP="00E032F9" w:rsidRDefault="003768D8" w14:paraId="08248D1B" w14:textId="42068790">
      <w:pPr>
        <w:spacing w:after="20"/>
        <w:rPr>
          <w:rFonts w:eastAsiaTheme="minorEastAsia"/>
          <w:color w:val="000000" w:themeColor="text1"/>
          <w:lang w:val="en-GB"/>
        </w:rPr>
      </w:pPr>
      <w:r w:rsidRPr="003768D8">
        <w:rPr>
          <w:rFonts w:eastAsiaTheme="minorEastAsia"/>
          <w:b/>
          <w:lang w:val="en-GB"/>
        </w:rPr>
        <w:t>CONTEXT</w:t>
      </w:r>
      <w:r w:rsidRPr="740DE62A" w:rsidR="00D613C4">
        <w:rPr>
          <w:rFonts w:eastAsiaTheme="minorEastAsia"/>
          <w:lang w:val="en-GB"/>
        </w:rPr>
        <w:t>:</w:t>
      </w:r>
    </w:p>
    <w:p w:rsidR="003135C6" w:rsidP="4EA81B1E" w:rsidRDefault="084D7D1F" w14:paraId="6297D8A8" w14:textId="1FC2F29F">
      <w:pPr>
        <w:pStyle w:val="Listenabsatz"/>
        <w:numPr>
          <w:ilvl w:val="0"/>
          <w:numId w:val="5"/>
        </w:numPr>
        <w:spacing w:after="20"/>
        <w:rPr>
          <w:rFonts w:eastAsiaTheme="minorEastAsia"/>
          <w:color w:val="000000" w:themeColor="text1"/>
          <w:lang w:val="en-GB"/>
        </w:rPr>
      </w:pPr>
      <w:r w:rsidRPr="559A74E2">
        <w:rPr>
          <w:rFonts w:eastAsiaTheme="minorEastAsia"/>
          <w:lang w:val="en-GB"/>
        </w:rPr>
        <w:t>It was identified that it is advantageous</w:t>
      </w:r>
      <w:r w:rsidRPr="559A74E2" w:rsidR="33C81068">
        <w:rPr>
          <w:rFonts w:eastAsiaTheme="minorEastAsia"/>
          <w:lang w:val="en-GB"/>
        </w:rPr>
        <w:t xml:space="preserve"> for establishing efficient and maintainable market processes based on</w:t>
      </w:r>
      <w:r w:rsidRPr="559A74E2">
        <w:rPr>
          <w:rFonts w:eastAsiaTheme="minorEastAsia"/>
          <w:lang w:val="en-GB"/>
        </w:rPr>
        <w:t xml:space="preserve"> data sharing and the eligible party working with that data, that </w:t>
      </w:r>
      <w:r w:rsidRPr="559A74E2" w:rsidR="58E2FF2B">
        <w:rPr>
          <w:rFonts w:eastAsiaTheme="minorEastAsia"/>
          <w:lang w:val="en-GB"/>
        </w:rPr>
        <w:t>metering point</w:t>
      </w:r>
      <w:r w:rsidRPr="559A74E2">
        <w:rPr>
          <w:rFonts w:eastAsiaTheme="minorEastAsia"/>
          <w:lang w:val="en-GB"/>
        </w:rPr>
        <w:t xml:space="preserve"> </w:t>
      </w:r>
      <w:r w:rsidRPr="559A74E2" w:rsidR="3D292E7F">
        <w:rPr>
          <w:rFonts w:eastAsiaTheme="minorEastAsia"/>
          <w:lang w:val="en-GB"/>
        </w:rPr>
        <w:t xml:space="preserve">identifiers are </w:t>
      </w:r>
      <w:r w:rsidRPr="559A74E2" w:rsidR="49F0B399">
        <w:rPr>
          <w:rFonts w:eastAsiaTheme="minorEastAsia"/>
          <w:lang w:val="en-GB"/>
        </w:rPr>
        <w:t>de-coupled</w:t>
      </w:r>
      <w:r w:rsidRPr="559A74E2">
        <w:rPr>
          <w:rFonts w:eastAsiaTheme="minorEastAsia"/>
          <w:lang w:val="en-GB"/>
        </w:rPr>
        <w:t xml:space="preserve"> from the underlying physical metering equipment. That means, that if the underlying physical metering equipment is changed, the metering point identifier doesn’t change.</w:t>
      </w:r>
      <w:r w:rsidRPr="559A74E2" w:rsidR="5D2BD49D">
        <w:rPr>
          <w:rFonts w:eastAsiaTheme="minorEastAsia"/>
          <w:lang w:val="en-GB"/>
        </w:rPr>
        <w:t xml:space="preserve"> </w:t>
      </w:r>
      <w:r w:rsidRPr="559A74E2" w:rsidR="50C9D80F">
        <w:rPr>
          <w:rFonts w:eastAsiaTheme="minorEastAsia"/>
          <w:lang w:val="en-GB"/>
        </w:rPr>
        <w:t xml:space="preserve">The legal basis for these interoperability requirements and procedures arises from Directive (EU) 2019/944 Articles 23 and 24 with reference to smart metering systems described in Article 20. Previous work of the EU Smart Grids Task Force, especially reports ‘Towards Interoperability within the EU for Electricity and Gas Data Formats and Procedures’ and ‘My Energy Data’ and </w:t>
      </w:r>
      <w:r w:rsidRPr="559A74E2" w:rsidR="7B0CA320">
        <w:rPr>
          <w:rFonts w:eastAsiaTheme="minorEastAsia"/>
          <w:highlight w:val="yellow"/>
          <w:lang w:val="en-GB"/>
        </w:rPr>
        <w:t>[TODO reference Part I]</w:t>
      </w:r>
      <w:r w:rsidRPr="559A74E2" w:rsidR="1DBDB2A5">
        <w:rPr>
          <w:rFonts w:eastAsiaTheme="minorEastAsia"/>
          <w:lang w:val="en-GB"/>
        </w:rPr>
        <w:t xml:space="preserve"> </w:t>
      </w:r>
      <w:r w:rsidRPr="559A74E2" w:rsidR="50C9D80F">
        <w:rPr>
          <w:rFonts w:eastAsiaTheme="minorEastAsia"/>
          <w:lang w:val="en-GB"/>
        </w:rPr>
        <w:t>has considered these requirements further and has</w:t>
      </w:r>
      <w:r w:rsidRPr="559A74E2" w:rsidR="7B0CA320">
        <w:rPr>
          <w:rFonts w:eastAsiaTheme="minorEastAsia"/>
          <w:lang w:val="en-GB"/>
        </w:rPr>
        <w:t xml:space="preserve"> formed</w:t>
      </w:r>
      <w:r w:rsidRPr="559A74E2" w:rsidR="50C9D80F">
        <w:rPr>
          <w:rFonts w:eastAsiaTheme="minorEastAsia"/>
          <w:lang w:val="en-GB"/>
        </w:rPr>
        <w:t xml:space="preserve"> the scope and content of this legislative act.</w:t>
      </w:r>
    </w:p>
    <w:p w:rsidR="003135C6" w:rsidRDefault="003135C6" w14:paraId="5A39BBE3" w14:textId="77777777">
      <w:pPr>
        <w:spacing w:after="20"/>
        <w:rPr>
          <w:rFonts w:eastAsiaTheme="minorEastAsia"/>
          <w:lang w:val="en-GB"/>
        </w:rPr>
      </w:pPr>
    </w:p>
    <w:p w:rsidR="003135C6" w:rsidP="4EA81B1E" w:rsidRDefault="7FE5AF06" w14:paraId="49E9F687" w14:textId="3876DD3D">
      <w:pPr>
        <w:pStyle w:val="Listenabsatz"/>
        <w:numPr>
          <w:ilvl w:val="0"/>
          <w:numId w:val="3"/>
        </w:numPr>
        <w:spacing w:after="20"/>
        <w:rPr>
          <w:rFonts w:eastAsiaTheme="minorEastAsia"/>
          <w:color w:val="000000" w:themeColor="text1"/>
          <w:lang w:val="en-GB"/>
        </w:rPr>
      </w:pPr>
      <w:r w:rsidRPr="559A74E2">
        <w:rPr>
          <w:rFonts w:eastAsiaTheme="minorEastAsia"/>
          <w:lang w:val="en-GB"/>
        </w:rPr>
        <w:t xml:space="preserve">In many regions, there is more than one way </w:t>
      </w:r>
      <w:r w:rsidRPr="559A74E2" w:rsidR="400AE382">
        <w:rPr>
          <w:rFonts w:eastAsiaTheme="minorEastAsia"/>
          <w:lang w:val="en-GB"/>
        </w:rPr>
        <w:t>to get</w:t>
      </w:r>
      <w:r w:rsidRPr="559A74E2" w:rsidR="0E45A691">
        <w:rPr>
          <w:lang w:val="en-GB"/>
        </w:rPr>
        <w:t xml:space="preserve"> master data </w:t>
      </w:r>
      <w:r w:rsidRPr="559A74E2" w:rsidR="2BC9D124">
        <w:rPr>
          <w:lang w:val="en-GB"/>
        </w:rPr>
        <w:t>associated with</w:t>
      </w:r>
      <w:r w:rsidRPr="559A74E2" w:rsidR="0E45A691">
        <w:rPr>
          <w:lang w:val="en-GB"/>
        </w:rPr>
        <w:t xml:space="preserve"> a</w:t>
      </w:r>
      <w:r w:rsidRPr="559A74E2" w:rsidR="3F9FAF7D">
        <w:rPr>
          <w:lang w:val="en-GB"/>
        </w:rPr>
        <w:t xml:space="preserve">n accounting </w:t>
      </w:r>
      <w:r w:rsidRPr="559A74E2" w:rsidR="0E45A691">
        <w:rPr>
          <w:lang w:val="en-GB"/>
        </w:rPr>
        <w:t xml:space="preserve">point or </w:t>
      </w:r>
      <w:r w:rsidRPr="559A74E2" w:rsidR="14FF6336">
        <w:rPr>
          <w:lang w:val="en-GB"/>
        </w:rPr>
        <w:t>market part</w:t>
      </w:r>
      <w:r w:rsidRPr="559A74E2" w:rsidR="66ADF7E0">
        <w:rPr>
          <w:lang w:val="en-GB"/>
        </w:rPr>
        <w:t>y</w:t>
      </w:r>
      <w:r w:rsidRPr="559A74E2">
        <w:rPr>
          <w:rFonts w:eastAsiaTheme="minorEastAsia"/>
          <w:lang w:val="en-GB"/>
        </w:rPr>
        <w:t>. For example, in some countries</w:t>
      </w:r>
      <w:r w:rsidRPr="559A74E2" w:rsidR="1141738B">
        <w:rPr>
          <w:rFonts w:eastAsiaTheme="minorEastAsia"/>
          <w:lang w:val="en-GB"/>
        </w:rPr>
        <w:t>,</w:t>
      </w:r>
      <w:r w:rsidRPr="559A74E2">
        <w:rPr>
          <w:rFonts w:eastAsiaTheme="minorEastAsia"/>
          <w:lang w:val="en-GB"/>
        </w:rPr>
        <w:t xml:space="preserve"> final customers can get their data from the</w:t>
      </w:r>
      <w:r w:rsidRPr="559A74E2" w:rsidR="263A0032">
        <w:rPr>
          <w:rFonts w:eastAsiaTheme="minorEastAsia"/>
          <w:lang w:val="en-GB"/>
        </w:rPr>
        <w:t>ir</w:t>
      </w:r>
      <w:r w:rsidRPr="559A74E2">
        <w:rPr>
          <w:rFonts w:eastAsiaTheme="minorEastAsia"/>
          <w:lang w:val="en-GB"/>
        </w:rPr>
        <w:t xml:space="preserve"> </w:t>
      </w:r>
      <w:r w:rsidRPr="559A74E2" w:rsidR="263A0032">
        <w:rPr>
          <w:rFonts w:eastAsiaTheme="minorEastAsia"/>
          <w:lang w:val="en-GB"/>
        </w:rPr>
        <w:t>network</w:t>
      </w:r>
      <w:r w:rsidRPr="559A74E2">
        <w:rPr>
          <w:rFonts w:eastAsiaTheme="minorEastAsia"/>
          <w:lang w:val="en-GB"/>
        </w:rPr>
        <w:t xml:space="preserve"> operator as well as from their supplier. In such cases, only one of these procedures covering the reference model must be mapped, covering at least one procedure for each </w:t>
      </w:r>
      <w:r w:rsidRPr="559A74E2" w:rsidR="4CB0EE3A">
        <w:rPr>
          <w:rFonts w:eastAsiaTheme="minorEastAsia"/>
          <w:lang w:val="en-GB"/>
        </w:rPr>
        <w:t>metering point and</w:t>
      </w:r>
      <w:r w:rsidRPr="559A74E2" w:rsidR="195D0B72">
        <w:rPr>
          <w:rFonts w:eastAsiaTheme="minorEastAsia"/>
          <w:lang w:val="en-GB"/>
        </w:rPr>
        <w:t xml:space="preserve"> for each market party</w:t>
      </w:r>
      <w:r w:rsidRPr="559A74E2">
        <w:rPr>
          <w:rFonts w:eastAsiaTheme="minorEastAsia"/>
          <w:lang w:val="en-GB"/>
        </w:rPr>
        <w:t xml:space="preserve"> in a Member</w:t>
      </w:r>
      <w:r w:rsidRPr="559A74E2" w:rsidR="34F7DDC6">
        <w:rPr>
          <w:rFonts w:eastAsiaTheme="minorEastAsia"/>
          <w:lang w:val="en-GB"/>
        </w:rPr>
        <w:t xml:space="preserve"> </w:t>
      </w:r>
      <w:r w:rsidRPr="559A74E2">
        <w:rPr>
          <w:rFonts w:eastAsiaTheme="minorEastAsia"/>
          <w:lang w:val="en-GB"/>
        </w:rPr>
        <w:t>State.</w:t>
      </w:r>
    </w:p>
    <w:p w:rsidR="003135C6" w:rsidRDefault="003135C6" w14:paraId="41C8F396" w14:textId="77777777">
      <w:pPr>
        <w:spacing w:after="20"/>
        <w:rPr>
          <w:rFonts w:eastAsiaTheme="minorEastAsia"/>
          <w:lang w:val="en-GB"/>
        </w:rPr>
      </w:pPr>
    </w:p>
    <w:p w:rsidRPr="00F52676" w:rsidR="003135C6" w:rsidP="4EA81B1E" w:rsidRDefault="7FE5AF06" w14:paraId="72A3D3EC" w14:textId="11EC58C9">
      <w:pPr>
        <w:pStyle w:val="Listenabsatz"/>
        <w:numPr>
          <w:ilvl w:val="0"/>
          <w:numId w:val="3"/>
        </w:numPr>
        <w:spacing w:after="20"/>
        <w:rPr>
          <w:rFonts w:eastAsiaTheme="minorEastAsia"/>
          <w:lang w:val="en-GB"/>
        </w:rPr>
      </w:pPr>
      <w:r w:rsidRPr="19F8EC84">
        <w:rPr>
          <w:rFonts w:eastAsiaTheme="minorEastAsia"/>
          <w:lang w:val="en-GB"/>
        </w:rPr>
        <w:t xml:space="preserve">Within the context of the </w:t>
      </w:r>
      <w:r w:rsidRPr="19F8EC84" w:rsidR="4DAB1878">
        <w:rPr>
          <w:rFonts w:eastAsiaTheme="minorEastAsia"/>
          <w:lang w:val="en-GB"/>
        </w:rPr>
        <w:t xml:space="preserve">procedures </w:t>
      </w:r>
      <w:r w:rsidRPr="19F8EC84">
        <w:rPr>
          <w:rFonts w:eastAsiaTheme="minorEastAsia"/>
          <w:lang w:val="en-GB"/>
        </w:rPr>
        <w:t xml:space="preserve">described in the reference model, eligible parties are receiving and processing </w:t>
      </w:r>
      <w:r w:rsidRPr="19F8EC84">
        <w:rPr>
          <w:rFonts w:eastAsiaTheme="minorEastAsia"/>
          <w:lang w:val="en-US"/>
        </w:rPr>
        <w:t xml:space="preserve">personal </w:t>
      </w:r>
      <w:r w:rsidRPr="19F8EC84">
        <w:rPr>
          <w:rFonts w:eastAsiaTheme="minorEastAsia"/>
          <w:lang w:val="en-GB"/>
        </w:rPr>
        <w:t xml:space="preserve">data. </w:t>
      </w:r>
      <w:r w:rsidRPr="00E032F9" w:rsidR="166FDECA">
        <w:rPr>
          <w:lang w:val="en-US"/>
        </w:rPr>
        <w:br/>
      </w:r>
      <w:r w:rsidRPr="00E032F9" w:rsidR="166FDECA">
        <w:rPr>
          <w:lang w:val="en-US"/>
        </w:rPr>
        <w:br/>
      </w:r>
      <w:r w:rsidRPr="19F8EC84" w:rsidR="065A8A8A">
        <w:rPr>
          <w:rFonts w:eastAsiaTheme="minorEastAsia"/>
          <w:lang w:val="en-GB"/>
        </w:rPr>
        <w:t>Regulation (EU) 2016/679 of the European Parliament and of the Council of 27 April 2016 on the protection of natural persons with regard to</w:t>
      </w:r>
      <w:r w:rsidRPr="559A74E2" w:rsidR="065A8A8A">
        <w:rPr>
          <w:rFonts w:eastAsiaTheme="minorEastAsia"/>
          <w:lang w:val="en-GB"/>
        </w:rPr>
        <w:t xml:space="preserve"> the processing of personal data and on the free movement of such data, and repealing Directive 95/46/EC</w:t>
      </w:r>
      <w:r w:rsidRPr="559A74E2" w:rsidR="166FDECA">
        <w:rPr>
          <w:rStyle w:val="Funotenzeichen"/>
          <w:rFonts w:eastAsiaTheme="minorEastAsia"/>
          <w:lang w:val="en-GB"/>
        </w:rPr>
        <w:footnoteReference w:id="2"/>
      </w:r>
      <w:r w:rsidRPr="559A74E2" w:rsidR="065A8A8A">
        <w:rPr>
          <w:rFonts w:eastAsiaTheme="minorEastAsia"/>
          <w:lang w:val="en-GB"/>
        </w:rPr>
        <w:t xml:space="preserve"> applies to the processing of personal data within the framework of this Implementing Regulation. Given that smart meters qualify as terminal equipment, Directive 2002/58/EC of the European Parliament and of the Council of 12 July 2002 concerning the processing of personal data and the protection of privacy in the electronic communications sector</w:t>
      </w:r>
      <w:r w:rsidRPr="559A74E2" w:rsidR="166FDECA">
        <w:rPr>
          <w:rStyle w:val="Funotenzeichen"/>
          <w:rFonts w:eastAsiaTheme="minorEastAsia"/>
          <w:lang w:val="en-GB"/>
        </w:rPr>
        <w:footnoteReference w:id="3"/>
      </w:r>
      <w:r w:rsidRPr="559A74E2" w:rsidR="065A8A8A">
        <w:rPr>
          <w:rFonts w:eastAsiaTheme="minorEastAsia"/>
          <w:lang w:val="en-GB"/>
        </w:rPr>
        <w:t xml:space="preserve"> applies as well. Eligible parties have to comply with their obligations under them and under other applicable legislation.</w:t>
      </w:r>
      <w:r w:rsidRPr="00E032F9" w:rsidR="166FDECA">
        <w:rPr>
          <w:lang w:val="en-US"/>
        </w:rPr>
        <w:br/>
      </w:r>
    </w:p>
    <w:p w:rsidRPr="00E032F9" w:rsidR="003135C6" w:rsidP="1BF3043E" w:rsidRDefault="7FE5AF06" w14:paraId="174E31F2" w14:textId="571D9A0E">
      <w:pPr>
        <w:pStyle w:val="Listenabsatz"/>
        <w:numPr>
          <w:ilvl w:val="0"/>
          <w:numId w:val="3"/>
        </w:numPr>
        <w:spacing w:after="20"/>
        <w:rPr>
          <w:rFonts w:eastAsiaTheme="minorEastAsia"/>
          <w:highlight w:val="yellow"/>
          <w:lang w:val="en-GB"/>
        </w:rPr>
      </w:pPr>
      <w:r w:rsidRPr="1BF3043E">
        <w:rPr>
          <w:rFonts w:eastAsiaTheme="minorEastAsia"/>
          <w:lang w:val="en-GB"/>
        </w:rPr>
        <w:t xml:space="preserve"> In the context of the present legislative act, Member States should encourage data access providers and </w:t>
      </w:r>
      <w:r w:rsidRPr="1BF3043E" w:rsidR="56EDA583">
        <w:rPr>
          <w:rFonts w:eastAsiaTheme="minorEastAsia"/>
          <w:lang w:val="en-GB"/>
        </w:rPr>
        <w:t xml:space="preserve">permission </w:t>
      </w:r>
      <w:r w:rsidRPr="1BF3043E">
        <w:rPr>
          <w:rFonts w:eastAsiaTheme="minorEastAsia"/>
          <w:lang w:val="en-GB"/>
        </w:rPr>
        <w:t>administrators to use for their operations as far as possible digital solutions compliant with Regulation (EU) N°910/2014 (the eIDAS Regulation)</w:t>
      </w:r>
      <w:r w:rsidRPr="1BF3043E" w:rsidR="00D613C4">
        <w:rPr>
          <w:rStyle w:val="Voetnootanker"/>
          <w:rFonts w:eastAsiaTheme="minorEastAsia"/>
          <w:lang w:val="en-GB"/>
        </w:rPr>
        <w:footnoteReference w:id="4"/>
      </w:r>
      <w:r w:rsidRPr="1BF3043E">
        <w:rPr>
          <w:rFonts w:eastAsiaTheme="minorEastAsia"/>
          <w:lang w:val="en-GB"/>
        </w:rPr>
        <w:t xml:space="preserve"> for identifying </w:t>
      </w:r>
      <w:r w:rsidRPr="1BF3043E">
        <w:rPr>
          <w:rFonts w:eastAsiaTheme="minorEastAsia"/>
          <w:lang w:val="en-GB"/>
        </w:rPr>
        <w:lastRenderedPageBreak/>
        <w:t xml:space="preserve">electronically and authenticating final customers and/or eligible parties. This will make good use of already rolled out national infrastructure and contribute to increasing the effectiveness of energy-related online services and transactions, electronic business and electronic commerce in the Union. </w:t>
      </w:r>
      <w:r w:rsidRPr="1BF3043E" w:rsidR="7B0CA320">
        <w:rPr>
          <w:rFonts w:eastAsiaTheme="minorEastAsia"/>
          <w:highlight w:val="yellow"/>
          <w:lang w:val="en-GB"/>
        </w:rPr>
        <w:t>[TODO address potential developments]</w:t>
      </w:r>
      <w:ins w:author="Georg Hartner" w:date="2023-03-13T07:44:00Z" w:id="0">
        <w:r>
          <w:br/>
        </w:r>
      </w:ins>
    </w:p>
    <w:p w:rsidR="68C992DB" w:rsidP="26D51B27" w:rsidRDefault="68C992DB" w14:paraId="6F5413F8" w14:textId="16BE80A2">
      <w:pPr>
        <w:spacing w:after="20"/>
        <w:rPr>
          <w:rFonts w:eastAsiaTheme="minorEastAsia"/>
          <w:lang w:val="en-GB"/>
        </w:rPr>
      </w:pPr>
      <w:del w:author="Georg Hartner" w:date="2023-05-22T06:44:00Z" w:id="1">
        <w:r>
          <w:br/>
        </w:r>
      </w:del>
    </w:p>
    <w:p w:rsidR="559A74E2" w:rsidP="26D51B27" w:rsidRDefault="3D757F9A" w14:paraId="15D51A4E" w14:textId="558FF038">
      <w:pPr>
        <w:pStyle w:val="Listenabsatz"/>
        <w:numPr>
          <w:ilvl w:val="0"/>
          <w:numId w:val="3"/>
        </w:numPr>
        <w:spacing w:after="20"/>
      </w:pPr>
      <w:r>
        <w:t xml:space="preserve"> A trustful, digitalised energy market shall have as a principle to verify that the information provided by the parties is exact, creating trust and engagement. Therefore, regular checks on the validity of this essential data </w:t>
      </w:r>
      <w:r w:rsidR="1F460790">
        <w:t>should be considered</w:t>
      </w:r>
      <w:r>
        <w:t xml:space="preserve"> and whereas the verification would not be possible, or negative, final customers</w:t>
      </w:r>
      <w:r w:rsidR="5234AA73">
        <w:t xml:space="preserve"> and eligible</w:t>
      </w:r>
      <w:r>
        <w:t xml:space="preserve"> should be informed</w:t>
      </w:r>
      <w:r w:rsidR="123261EC">
        <w:t xml:space="preserve"> without undue delay</w:t>
      </w:r>
      <w:r>
        <w:t>.</w:t>
      </w:r>
      <w:r w:rsidR="559A74E2">
        <w:br/>
      </w:r>
    </w:p>
    <w:p w:rsidR="00852A3E" w:rsidP="4EA81B1E" w:rsidRDefault="50C9D80F" w14:paraId="1FC79686" w14:textId="4B4B40C4">
      <w:pPr>
        <w:pStyle w:val="Listenabsatz"/>
        <w:numPr>
          <w:ilvl w:val="0"/>
          <w:numId w:val="3"/>
        </w:numPr>
        <w:spacing w:after="20"/>
        <w:rPr>
          <w:rFonts w:eastAsiaTheme="minorEastAsia"/>
          <w:color w:val="000000" w:themeColor="text1"/>
          <w:lang w:val="en-GB"/>
        </w:rPr>
      </w:pPr>
      <w:r w:rsidRPr="26D51B27">
        <w:rPr>
          <w:rFonts w:eastAsiaTheme="minorEastAsia"/>
          <w:color w:val="000000" w:themeColor="text1"/>
          <w:lang w:val="en-GB"/>
        </w:rPr>
        <w:t xml:space="preserve">This Implementing Regulation and the reference procedures do not impose any specific </w:t>
      </w:r>
      <w:r w:rsidRPr="26D51B27" w:rsidR="263A0032">
        <w:rPr>
          <w:rFonts w:eastAsiaTheme="minorEastAsia"/>
          <w:color w:val="000000" w:themeColor="text1"/>
          <w:lang w:val="en-GB"/>
        </w:rPr>
        <w:t>approach for the technical implementation of the procedures listed in the reference model. It allows for example the implementation of a</w:t>
      </w:r>
      <w:r w:rsidRPr="26D51B27" w:rsidR="486F65FE">
        <w:rPr>
          <w:rFonts w:eastAsiaTheme="minorEastAsia"/>
          <w:color w:val="000000" w:themeColor="text1"/>
          <w:lang w:val="en-GB"/>
        </w:rPr>
        <w:t>n i</w:t>
      </w:r>
      <w:r w:rsidRPr="26D51B27" w:rsidR="34565F9C">
        <w:rPr>
          <w:rFonts w:eastAsiaTheme="minorEastAsia"/>
          <w:color w:val="000000" w:themeColor="text1"/>
          <w:lang w:val="en-GB"/>
        </w:rPr>
        <w:t>n</w:t>
      </w:r>
      <w:r w:rsidRPr="26D51B27" w:rsidR="486F65FE">
        <w:rPr>
          <w:rFonts w:eastAsiaTheme="minorEastAsia"/>
          <w:color w:val="000000" w:themeColor="text1"/>
          <w:lang w:val="en-GB"/>
        </w:rPr>
        <w:t>depend</w:t>
      </w:r>
      <w:r w:rsidRPr="26D51B27" w:rsidR="3A8A0B66">
        <w:rPr>
          <w:rFonts w:eastAsiaTheme="minorEastAsia"/>
          <w:color w:val="000000" w:themeColor="text1"/>
          <w:lang w:val="en-GB"/>
        </w:rPr>
        <w:t>e</w:t>
      </w:r>
      <w:r w:rsidRPr="26D51B27" w:rsidR="486F65FE">
        <w:rPr>
          <w:rFonts w:eastAsiaTheme="minorEastAsia"/>
          <w:color w:val="000000" w:themeColor="text1"/>
          <w:lang w:val="en-GB"/>
        </w:rPr>
        <w:t>nt</w:t>
      </w:r>
      <w:r w:rsidRPr="26D51B27" w:rsidR="263A0032">
        <w:rPr>
          <w:rFonts w:eastAsiaTheme="minorEastAsia"/>
          <w:color w:val="000000" w:themeColor="text1"/>
          <w:lang w:val="en-GB"/>
        </w:rPr>
        <w:t xml:space="preserve"> data hub for energy data or de-centralised infrastructure</w:t>
      </w:r>
      <w:r w:rsidRPr="26D51B27">
        <w:rPr>
          <w:rFonts w:eastAsiaTheme="minorEastAsia"/>
          <w:color w:val="000000" w:themeColor="text1"/>
          <w:lang w:val="en-GB"/>
        </w:rPr>
        <w:t>.</w:t>
      </w:r>
      <w:r>
        <w:br/>
      </w:r>
    </w:p>
    <w:p w:rsidRPr="00E032F9" w:rsidR="00F52676" w:rsidP="26D51B27" w:rsidRDefault="335DE288" w14:paraId="687A230A" w14:textId="18C8F5AD">
      <w:pPr>
        <w:pStyle w:val="Listenabsatz"/>
        <w:numPr>
          <w:ilvl w:val="0"/>
          <w:numId w:val="3"/>
        </w:numPr>
        <w:spacing w:after="20"/>
        <w:rPr>
          <w:rFonts w:eastAsiaTheme="minorEastAsia"/>
          <w:lang w:val="en-GB"/>
        </w:rPr>
      </w:pPr>
      <w:commentRangeStart w:id="2"/>
      <w:commentRangeStart w:id="3"/>
      <w:r w:rsidRPr="26D51B27">
        <w:rPr>
          <w:rFonts w:eastAsiaTheme="minorEastAsia"/>
          <w:lang w:val="en-GB"/>
        </w:rPr>
        <w:t xml:space="preserve">It is best practice to ensure test structures as mandated in </w:t>
      </w:r>
      <w:r w:rsidRPr="26D51B27" w:rsidR="1AC5C63F">
        <w:rPr>
          <w:rFonts w:eastAsiaTheme="minorEastAsia"/>
          <w:highlight w:val="yellow"/>
          <w:lang w:val="en-GB"/>
        </w:rPr>
        <w:t>Issue</w:t>
      </w:r>
      <w:r w:rsidRPr="26D51B27">
        <w:rPr>
          <w:rFonts w:eastAsiaTheme="minorEastAsia"/>
          <w:highlight w:val="yellow"/>
          <w:lang w:val="en-GB"/>
        </w:rPr>
        <w:t xml:space="preserve">s </w:t>
      </w:r>
      <w:r w:rsidRPr="26D51B27" w:rsidR="7AAB1868">
        <w:rPr>
          <w:rFonts w:eastAsiaTheme="minorEastAsia"/>
          <w:highlight w:val="yellow"/>
          <w:lang w:val="en-GB"/>
        </w:rPr>
        <w:t>5</w:t>
      </w:r>
      <w:r w:rsidRPr="26D51B27">
        <w:rPr>
          <w:rFonts w:eastAsiaTheme="minorEastAsia"/>
          <w:highlight w:val="yellow"/>
          <w:lang w:val="en-GB"/>
        </w:rPr>
        <w:t xml:space="preserve"> (</w:t>
      </w:r>
      <w:r w:rsidRPr="26D51B27" w:rsidR="4BED4034">
        <w:rPr>
          <w:rFonts w:eastAsiaTheme="minorEastAsia"/>
          <w:highlight w:val="yellow"/>
          <w:lang w:val="en-GB"/>
        </w:rPr>
        <w:t>9</w:t>
      </w:r>
      <w:r w:rsidRPr="26D51B27">
        <w:rPr>
          <w:rFonts w:eastAsiaTheme="minorEastAsia"/>
          <w:highlight w:val="yellow"/>
          <w:lang w:val="en-GB"/>
        </w:rPr>
        <w:t>) and 7 (6)</w:t>
      </w:r>
      <w:r w:rsidRPr="26D51B27">
        <w:rPr>
          <w:rFonts w:eastAsiaTheme="minorEastAsia"/>
          <w:lang w:val="en-GB"/>
        </w:rPr>
        <w:t xml:space="preserve"> have sufficient controls in place to prevent side effects on productive environments. This may or may not require </w:t>
      </w:r>
      <w:r w:rsidRPr="26D51B27" w:rsidR="263A0032">
        <w:rPr>
          <w:rFonts w:eastAsiaTheme="minorEastAsia"/>
          <w:lang w:val="en-GB"/>
        </w:rPr>
        <w:t xml:space="preserve">physical </w:t>
      </w:r>
      <w:r w:rsidRPr="26D51B27">
        <w:rPr>
          <w:rFonts w:eastAsiaTheme="minorEastAsia"/>
          <w:lang w:val="en-GB"/>
        </w:rPr>
        <w:t>separation of test structures from productive environments.</w:t>
      </w:r>
      <w:commentRangeEnd w:id="2"/>
      <w:r>
        <w:rPr>
          <w:rStyle w:val="Kommentarzeichen"/>
        </w:rPr>
        <w:commentReference w:id="2"/>
      </w:r>
      <w:commentRangeEnd w:id="3"/>
      <w:r>
        <w:rPr>
          <w:rStyle w:val="Kommentarzeichen"/>
        </w:rPr>
        <w:commentReference w:id="3"/>
      </w:r>
      <w:r>
        <w:br/>
      </w:r>
    </w:p>
    <w:p w:rsidR="31A4BDEB" w:rsidP="26D51B27" w:rsidRDefault="31A4BDEB" w14:paraId="3199F0E8" w14:textId="0BF06793">
      <w:pPr>
        <w:pStyle w:val="Listenabsatz"/>
        <w:numPr>
          <w:ilvl w:val="0"/>
          <w:numId w:val="3"/>
        </w:numPr>
        <w:spacing w:after="20"/>
        <w:rPr>
          <w:ins w:author="Georg Hartner" w:date="2023-05-22T06:58:00Z" w:id="4"/>
          <w:rFonts w:eastAsiaTheme="minorEastAsia"/>
          <w:lang w:val="en-GB"/>
        </w:rPr>
      </w:pPr>
      <w:r w:rsidRPr="26D51B27">
        <w:rPr>
          <w:rFonts w:eastAsiaTheme="minorEastAsia"/>
          <w:lang w:val="en-GB"/>
        </w:rPr>
        <w:t xml:space="preserve">In issue (X) for </w:t>
      </w:r>
      <w:r w:rsidRPr="26D51B27" w:rsidR="7A31511D">
        <w:rPr>
          <w:rFonts w:eastAsiaTheme="minorEastAsia"/>
          <w:lang w:val="en-GB"/>
        </w:rPr>
        <w:t xml:space="preserve">market </w:t>
      </w:r>
      <w:r w:rsidRPr="26D51B27">
        <w:rPr>
          <w:rFonts w:eastAsiaTheme="minorEastAsia"/>
          <w:lang w:val="en-GB"/>
        </w:rPr>
        <w:t xml:space="preserve">party master data and in issue (Y) for accounting point master data, it is mandated that data is made available to its consumers immediately and without undue </w:t>
      </w:r>
      <w:r w:rsidRPr="26D51B27" w:rsidR="13474C9E">
        <w:rPr>
          <w:rFonts w:eastAsiaTheme="minorEastAsia"/>
          <w:lang w:val="en-GB"/>
        </w:rPr>
        <w:t>delay. As a recommendation, in MSs utilising a 'push approach’</w:t>
      </w:r>
      <w:r w:rsidRPr="26D51B27" w:rsidR="2BEB10D1">
        <w:rPr>
          <w:rFonts w:eastAsiaTheme="minorEastAsia"/>
          <w:lang w:val="en-GB"/>
        </w:rPr>
        <w:t xml:space="preserve"> for energy market communication, this may mean that the changed data is forwarded immediately after it is changed. In MSs where this information needs to be 'pulled’ actively (e.g., from a data hub), </w:t>
      </w:r>
      <w:r w:rsidRPr="26D51B27" w:rsidR="59168F78">
        <w:rPr>
          <w:rFonts w:eastAsiaTheme="minorEastAsia"/>
          <w:lang w:val="en-GB"/>
        </w:rPr>
        <w:t>it might be beneficiary to provide notification mechanisms to all entitled parties.</w:t>
      </w:r>
      <w:ins w:author="Georg Hartner" w:date="2023-05-22T06:58:00Z" w:id="5">
        <w:r>
          <w:br/>
        </w:r>
      </w:ins>
    </w:p>
    <w:p w:rsidR="31A4BDEB" w:rsidP="26D51B27" w:rsidRDefault="37F9CFD8" w14:paraId="2EB31910" w14:textId="621D99A2">
      <w:pPr>
        <w:pStyle w:val="Listenabsatz"/>
        <w:numPr>
          <w:ilvl w:val="0"/>
          <w:numId w:val="3"/>
        </w:numPr>
        <w:spacing w:after="20"/>
        <w:rPr>
          <w:rFonts w:eastAsiaTheme="minorEastAsia"/>
          <w:lang w:val="en-GB"/>
        </w:rPr>
      </w:pPr>
      <w:ins w:author="Georg Hartner" w:date="2023-05-22T06:58:00Z" w:id="6">
        <w:r w:rsidRPr="26D51B27">
          <w:rPr>
            <w:rFonts w:eastAsiaTheme="minorEastAsia"/>
            <w:highlight w:val="yellow"/>
            <w:lang w:val="en-GB"/>
          </w:rPr>
          <w:t xml:space="preserve">For one connection point, there may be several accounting points. </w:t>
        </w:r>
      </w:ins>
      <w:ins w:author="Georg Hartner" w:date="2023-05-22T06:59:00Z" w:id="7">
        <w:r w:rsidRPr="26D51B27">
          <w:rPr>
            <w:rFonts w:eastAsiaTheme="minorEastAsia"/>
            <w:highlight w:val="yellow"/>
            <w:lang w:val="en-GB"/>
          </w:rPr>
          <w:t>F</w:t>
        </w:r>
      </w:ins>
      <w:ins w:author="Georg Hartner" w:date="2023-05-22T06:58:00Z" w:id="8">
        <w:r w:rsidRPr="26D51B27">
          <w:rPr>
            <w:rFonts w:eastAsiaTheme="minorEastAsia"/>
            <w:highlight w:val="yellow"/>
            <w:lang w:val="en-GB"/>
          </w:rPr>
          <w:t xml:space="preserve">or each accounting point, there might be </w:t>
        </w:r>
      </w:ins>
      <w:ins w:author="Georg Hartner" w:date="2023-05-22T06:59:00Z" w:id="9">
        <w:r w:rsidRPr="26D51B27">
          <w:rPr>
            <w:rFonts w:eastAsiaTheme="minorEastAsia"/>
            <w:highlight w:val="yellow"/>
            <w:lang w:val="en-GB"/>
          </w:rPr>
          <w:t>its own</w:t>
        </w:r>
      </w:ins>
      <w:ins w:author="Georg Hartner" w:date="2023-05-22T06:58:00Z" w:id="10">
        <w:r w:rsidRPr="26D51B27">
          <w:rPr>
            <w:rFonts w:eastAsiaTheme="minorEastAsia"/>
            <w:highlight w:val="yellow"/>
            <w:lang w:val="en-GB"/>
          </w:rPr>
          <w:t xml:space="preserve"> supplier </w:t>
        </w:r>
      </w:ins>
      <w:ins w:author="Georg Hartner" w:date="2023-05-22T06:59:00Z" w:id="11">
        <w:r w:rsidRPr="26D51B27">
          <w:rPr>
            <w:rFonts w:eastAsiaTheme="minorEastAsia"/>
            <w:highlight w:val="yellow"/>
            <w:lang w:val="en-GB"/>
          </w:rPr>
          <w:t>and</w:t>
        </w:r>
      </w:ins>
      <w:ins w:author="Georg Hartner" w:date="2023-05-22T06:58:00Z" w:id="12">
        <w:r w:rsidRPr="26D51B27">
          <w:rPr>
            <w:rFonts w:eastAsiaTheme="minorEastAsia"/>
            <w:highlight w:val="yellow"/>
            <w:lang w:val="en-GB"/>
          </w:rPr>
          <w:t xml:space="preserve"> aggregator defined at a given point in time.</w:t>
        </w:r>
      </w:ins>
      <w:r w:rsidR="31A4BDEB">
        <w:br/>
      </w:r>
    </w:p>
    <w:p w:rsidRPr="00E72784" w:rsidR="00E72784" w:rsidP="4EA81B1E" w:rsidRDefault="57161F3E" w14:paraId="1D4C91E0" w14:textId="77777777">
      <w:pPr>
        <w:numPr>
          <w:ilvl w:val="0"/>
          <w:numId w:val="3"/>
        </w:numPr>
        <w:contextualSpacing/>
        <w:rPr>
          <w:rFonts w:eastAsiaTheme="minorEastAsia"/>
          <w:color w:val="000000" w:themeColor="text1"/>
        </w:rPr>
      </w:pPr>
      <w:r>
        <w:t xml:space="preserve"> Reimbursement of costs in the context of this act is regulated in the directive EU 2019/944 article 20 and 23.  </w:t>
      </w:r>
    </w:p>
    <w:p w:rsidR="00A11888" w:rsidP="00E72784" w:rsidRDefault="00A11888" w14:paraId="4E6E75A9" w14:textId="419E0DBA">
      <w:pPr>
        <w:ind w:left="284"/>
        <w:rPr>
          <w:rFonts w:eastAsiaTheme="minorEastAsia"/>
          <w:color w:val="000000" w:themeColor="text1"/>
          <w:lang w:val="en-US"/>
        </w:rPr>
      </w:pPr>
    </w:p>
    <w:p w:rsidR="740DE62A" w:rsidP="19F8EC84" w:rsidRDefault="1AC5C63F" w14:paraId="29828C63" w14:textId="1963BBC4">
      <w:pPr>
        <w:ind w:left="284"/>
        <w:rPr>
          <w:rFonts w:eastAsiaTheme="minorEastAsia"/>
          <w:color w:val="000000" w:themeColor="text1"/>
          <w:lang w:val="en-US"/>
        </w:rPr>
      </w:pPr>
      <w:r w:rsidRPr="559A74E2">
        <w:rPr>
          <w:i/>
          <w:iCs/>
        </w:rPr>
        <w:t>In this context, the Smart Grids Task Force is recommending that the Commission services take into account the following elements when they develop the interoperability rules for the implementing acts for access to “metering point</w:t>
      </w:r>
      <w:r w:rsidRPr="559A74E2" w:rsidR="75D21601">
        <w:rPr>
          <w:i/>
          <w:iCs/>
        </w:rPr>
        <w:t xml:space="preserve"> and market party</w:t>
      </w:r>
      <w:r w:rsidRPr="559A74E2">
        <w:rPr>
          <w:i/>
          <w:iCs/>
        </w:rPr>
        <w:t xml:space="preserve"> master data”, and in line with Article 24 of the Electricity Directive, and accordingly incorporate the issues below.</w:t>
      </w:r>
    </w:p>
    <w:p w:rsidRPr="00E032F9" w:rsidR="000813D1" w:rsidP="00E032F9" w:rsidRDefault="000813D1" w14:paraId="0D6740D5" w14:textId="065BF846">
      <w:pPr>
        <w:rPr>
          <w:rFonts w:ascii="Calibri" w:hAnsi="Calibri" w:eastAsia="Calibri" w:cs="Calibri"/>
          <w:lang w:val="en-US"/>
        </w:rPr>
      </w:pPr>
    </w:p>
    <w:p w:rsidR="003135C6" w:rsidRDefault="00D613C4" w14:paraId="3127BD76" w14:textId="77777777">
      <w:pPr>
        <w:jc w:val="center"/>
        <w:rPr>
          <w:lang w:val="en-GB"/>
        </w:rPr>
      </w:pPr>
      <w:r>
        <w:rPr>
          <w:lang w:val="en-GB"/>
        </w:rPr>
        <w:t>CHAPTER  I</w:t>
      </w:r>
    </w:p>
    <w:p w:rsidR="003135C6" w:rsidRDefault="00DF1E9C" w14:paraId="40D732D9" w14:textId="307A6E1B">
      <w:pPr>
        <w:jc w:val="center"/>
        <w:rPr>
          <w:b/>
          <w:bCs/>
          <w:lang w:val="en-GB"/>
        </w:rPr>
      </w:pPr>
      <w:r>
        <w:rPr>
          <w:b/>
          <w:bCs/>
          <w:lang w:val="en-GB"/>
        </w:rPr>
        <w:t xml:space="preserve">Regarding </w:t>
      </w:r>
      <w:r w:rsidR="00D613C4">
        <w:rPr>
          <w:b/>
          <w:bCs/>
          <w:lang w:val="en-GB"/>
        </w:rPr>
        <w:t>GENERAL  PROVISIONS</w:t>
      </w:r>
    </w:p>
    <w:p w:rsidR="003135C6" w:rsidRDefault="00DF1E9C" w14:paraId="0D468E7F" w14:textId="7477D1A7">
      <w:pPr>
        <w:jc w:val="center"/>
        <w:rPr>
          <w:lang w:val="en-GB"/>
        </w:rPr>
      </w:pPr>
      <w:r>
        <w:rPr>
          <w:i/>
          <w:iCs/>
          <w:lang w:val="en-GB"/>
        </w:rPr>
        <w:t>Issue</w:t>
      </w:r>
      <w:r w:rsidR="00D613C4">
        <w:rPr>
          <w:i/>
          <w:iCs/>
          <w:lang w:val="en-GB"/>
        </w:rPr>
        <w:t xml:space="preserve">  1</w:t>
      </w:r>
      <w:r w:rsidR="00D613C4">
        <w:rPr>
          <w:lang w:val="en-GB"/>
        </w:rPr>
        <w:t xml:space="preserve">  </w:t>
      </w:r>
    </w:p>
    <w:p w:rsidRPr="00E032F9" w:rsidR="003135C6" w:rsidP="00E032F9" w:rsidRDefault="00DF1E9C" w14:paraId="4101652C" w14:textId="4282C969">
      <w:pPr>
        <w:jc w:val="center"/>
        <w:rPr>
          <w:rFonts w:eastAsiaTheme="minorEastAsia"/>
          <w:lang w:val="en-GB"/>
        </w:rPr>
      </w:pPr>
      <w:r>
        <w:rPr>
          <w:rFonts w:eastAsiaTheme="minorEastAsia"/>
          <w:b/>
          <w:bCs/>
          <w:lang w:val="en-GB"/>
        </w:rPr>
        <w:lastRenderedPageBreak/>
        <w:t>On s</w:t>
      </w:r>
      <w:r w:rsidRPr="3A75A749" w:rsidR="3297691B">
        <w:rPr>
          <w:rFonts w:eastAsiaTheme="minorEastAsia"/>
          <w:b/>
          <w:bCs/>
          <w:lang w:val="en-GB"/>
        </w:rPr>
        <w:t>ubject  matter  and scope</w:t>
      </w:r>
      <w:r w:rsidRPr="3A75A749" w:rsidR="3297691B">
        <w:rPr>
          <w:rFonts w:eastAsiaTheme="minorEastAsia"/>
          <w:b/>
          <w:bCs/>
          <w:color w:val="FF0000"/>
          <w:lang w:val="en-GB"/>
        </w:rPr>
        <w:t xml:space="preserve"> </w:t>
      </w:r>
    </w:p>
    <w:p w:rsidR="003135C6" w:rsidP="26D51B27" w:rsidRDefault="6A6F1A29" w14:paraId="172CB11A" w14:textId="3F836FA7">
      <w:pPr>
        <w:pStyle w:val="Listenabsatz"/>
        <w:numPr>
          <w:ilvl w:val="0"/>
          <w:numId w:val="11"/>
        </w:numPr>
        <w:spacing w:after="0"/>
        <w:rPr>
          <w:rFonts w:eastAsiaTheme="minorEastAsia"/>
          <w:lang w:val="en-GB"/>
        </w:rPr>
      </w:pPr>
      <w:r w:rsidRPr="26D51B27">
        <w:rPr>
          <w:rFonts w:eastAsiaTheme="minorEastAsia"/>
          <w:lang w:val="en-GB"/>
        </w:rPr>
        <w:t xml:space="preserve">This Implementing Regulation provides for the establishment of a reference model and minimum requirements for access to </w:t>
      </w:r>
      <w:r w:rsidRPr="26D51B27" w:rsidR="72C88BF1">
        <w:rPr>
          <w:rFonts w:eastAsiaTheme="minorEastAsia"/>
          <w:lang w:val="en-GB"/>
        </w:rPr>
        <w:t xml:space="preserve">accounting </w:t>
      </w:r>
      <w:r w:rsidRPr="26D51B27">
        <w:rPr>
          <w:rFonts w:eastAsiaTheme="minorEastAsia"/>
          <w:lang w:val="en-GB"/>
        </w:rPr>
        <w:t>point</w:t>
      </w:r>
      <w:r w:rsidRPr="26D51B27" w:rsidR="113F3E3F">
        <w:rPr>
          <w:rFonts w:eastAsiaTheme="minorEastAsia"/>
          <w:lang w:val="en-GB"/>
        </w:rPr>
        <w:t xml:space="preserve"> and market party</w:t>
      </w:r>
      <w:r w:rsidRPr="26D51B27">
        <w:rPr>
          <w:rFonts w:eastAsiaTheme="minorEastAsia"/>
          <w:lang w:val="en-GB"/>
        </w:rPr>
        <w:t xml:space="preserve"> master data, </w:t>
      </w:r>
      <w:r w:rsidRPr="26D51B27" w:rsidR="40494F9B">
        <w:rPr>
          <w:rFonts w:eastAsiaTheme="minorEastAsia"/>
          <w:lang w:val="en-GB"/>
        </w:rPr>
        <w:t>in line with Articles 20(a), 23 and 24 of the Directive (EU) 2019/944</w:t>
      </w:r>
      <w:r w:rsidRPr="26D51B27">
        <w:rPr>
          <w:rFonts w:eastAsiaTheme="minorEastAsia"/>
          <w:lang w:val="en-GB"/>
        </w:rPr>
        <w:t>.</w:t>
      </w:r>
    </w:p>
    <w:p w:rsidR="003135C6" w:rsidRDefault="003135C6" w14:paraId="4B99056E" w14:textId="77777777">
      <w:pPr>
        <w:pStyle w:val="Listenabsatz"/>
        <w:rPr>
          <w:rFonts w:eastAsiaTheme="minorEastAsia"/>
          <w:lang w:val="en-GB"/>
        </w:rPr>
      </w:pPr>
    </w:p>
    <w:p w:rsidRPr="00E032F9" w:rsidR="00B27F69" w:rsidP="19F8EC84" w:rsidRDefault="1A8EFB39" w14:paraId="6C1246B0" w14:textId="38799C2C">
      <w:pPr>
        <w:pStyle w:val="Listenabsatz"/>
        <w:numPr>
          <w:ilvl w:val="0"/>
          <w:numId w:val="11"/>
        </w:numPr>
        <w:rPr>
          <w:rFonts w:asciiTheme="minorEastAsia" w:hAnsiTheme="minorEastAsia" w:eastAsiaTheme="minorEastAsia" w:cstheme="minorEastAsia"/>
          <w:lang w:val="en-GB"/>
        </w:rPr>
      </w:pPr>
      <w:r w:rsidRPr="559A74E2">
        <w:rPr>
          <w:rFonts w:eastAsiaTheme="minorEastAsia"/>
          <w:lang w:val="en-GB"/>
        </w:rPr>
        <w:t>This Implementing Regulation applies</w:t>
      </w:r>
      <w:r w:rsidRPr="559A74E2" w:rsidR="7662FC38">
        <w:rPr>
          <w:rFonts w:eastAsiaTheme="minorEastAsia"/>
          <w:lang w:val="en-GB"/>
        </w:rPr>
        <w:t xml:space="preserve"> to Member States to ensure that electricity undertakings apply the interoperability requirements and procedures for access to </w:t>
      </w:r>
      <w:r w:rsidRPr="559A74E2" w:rsidR="03DEDCB4">
        <w:rPr>
          <w:rFonts w:eastAsiaTheme="minorEastAsia"/>
          <w:lang w:val="en-GB"/>
          <w:rPrChange w:author="Georg Hartner" w:date="2023-03-13T07:25:00Z" w:id="13">
            <w:rPr>
              <w:rFonts w:eastAsiaTheme="minorEastAsia"/>
              <w:highlight w:val="yellow"/>
              <w:lang w:val="en-GB"/>
            </w:rPr>
          </w:rPrChange>
        </w:rPr>
        <w:t xml:space="preserve">accounting </w:t>
      </w:r>
      <w:r w:rsidRPr="559A74E2" w:rsidR="0459756F">
        <w:rPr>
          <w:rFonts w:eastAsiaTheme="minorEastAsia"/>
          <w:lang w:val="en-GB"/>
          <w:rPrChange w:author="Georg Hartner" w:date="2023-03-13T07:25:00Z" w:id="14">
            <w:rPr>
              <w:rFonts w:eastAsiaTheme="minorEastAsia"/>
              <w:highlight w:val="yellow"/>
              <w:lang w:val="en-GB"/>
            </w:rPr>
          </w:rPrChange>
        </w:rPr>
        <w:t xml:space="preserve">point and market party </w:t>
      </w:r>
      <w:r w:rsidRPr="559A74E2" w:rsidR="26B6B811">
        <w:rPr>
          <w:rFonts w:eastAsiaTheme="minorEastAsia"/>
          <w:lang w:val="en-GB"/>
          <w:rPrChange w:author="Georg Hartner" w:date="2023-03-13T07:25:00Z" w:id="15">
            <w:rPr>
              <w:rFonts w:eastAsiaTheme="minorEastAsia"/>
              <w:highlight w:val="yellow"/>
              <w:lang w:val="en-GB"/>
            </w:rPr>
          </w:rPrChange>
        </w:rPr>
        <w:t>master data</w:t>
      </w:r>
      <w:r w:rsidRPr="559A74E2">
        <w:rPr>
          <w:rFonts w:eastAsiaTheme="minorEastAsia"/>
          <w:lang w:val="en-GB"/>
        </w:rPr>
        <w:t xml:space="preserve">. </w:t>
      </w:r>
    </w:p>
    <w:p w:rsidRPr="00E032F9" w:rsidR="00B27F69" w:rsidP="00E032F9" w:rsidRDefault="00B27F69" w14:paraId="1D608FD7" w14:textId="77777777">
      <w:pPr>
        <w:pStyle w:val="Listenabsatz"/>
        <w:rPr>
          <w:lang w:val="en-US"/>
        </w:rPr>
      </w:pPr>
    </w:p>
    <w:p w:rsidRPr="000813D1" w:rsidR="003135C6" w:rsidP="111B2054" w:rsidRDefault="00E72784" w14:paraId="4DDBEF00" w14:textId="5BAC9FAC">
      <w:pPr>
        <w:pStyle w:val="Listenabsatz"/>
        <w:numPr>
          <w:ilvl w:val="0"/>
          <w:numId w:val="11"/>
        </w:numPr>
        <w:rPr>
          <w:rFonts w:eastAsiaTheme="minorEastAsia"/>
          <w:lang w:val="en-GB"/>
        </w:rPr>
      </w:pPr>
      <w:r w:rsidRPr="111B2054">
        <w:rPr>
          <w:rFonts w:eastAsiaTheme="minorEastAsia"/>
          <w:highlight w:val="yellow"/>
          <w:lang w:val="en-GB"/>
        </w:rPr>
        <w:t>[FOR_LEGAL_EDITORS</w:t>
      </w:r>
      <w:r w:rsidRPr="111B2054" w:rsidR="000813D1">
        <w:rPr>
          <w:rFonts w:eastAsiaTheme="minorEastAsia"/>
          <w:highlight w:val="yellow"/>
          <w:lang w:val="en-GB"/>
        </w:rPr>
        <w:t>:</w:t>
      </w:r>
      <w:r w:rsidRPr="111B2054">
        <w:rPr>
          <w:rFonts w:eastAsiaTheme="minorEastAsia"/>
          <w:highlight w:val="yellow"/>
          <w:lang w:val="en-GB"/>
        </w:rPr>
        <w:t xml:space="preserve"> –  include a connecting statement with the General Requirements and the provisions of Part I]</w:t>
      </w:r>
      <w:r>
        <w:br/>
      </w:r>
    </w:p>
    <w:p w:rsidR="003135C6" w:rsidRDefault="00DF1E9C" w14:paraId="58EF7EAF" w14:textId="69FFE48F">
      <w:pPr>
        <w:jc w:val="center"/>
        <w:rPr>
          <w:i/>
          <w:iCs/>
          <w:lang w:val="en-GB"/>
        </w:rPr>
      </w:pPr>
      <w:r>
        <w:rPr>
          <w:i/>
          <w:iCs/>
          <w:lang w:val="en-GB"/>
        </w:rPr>
        <w:t>Issue</w:t>
      </w:r>
      <w:r w:rsidR="00D613C4">
        <w:rPr>
          <w:i/>
          <w:iCs/>
          <w:lang w:val="en-GB"/>
        </w:rPr>
        <w:t xml:space="preserve"> 2</w:t>
      </w:r>
    </w:p>
    <w:p w:rsidR="003135C6" w:rsidP="00E032F9" w:rsidRDefault="00DF1E9C" w14:paraId="29D6B04F" w14:textId="7472A56A">
      <w:pPr>
        <w:jc w:val="center"/>
        <w:rPr>
          <w:rFonts w:eastAsiaTheme="minorEastAsia"/>
          <w:lang w:val="en-GB"/>
        </w:rPr>
      </w:pPr>
      <w:r>
        <w:rPr>
          <w:b/>
          <w:bCs/>
          <w:lang w:val="en-GB"/>
        </w:rPr>
        <w:t>On d</w:t>
      </w:r>
      <w:r w:rsidR="00D613C4">
        <w:rPr>
          <w:b/>
          <w:bCs/>
          <w:lang w:val="en-GB"/>
        </w:rPr>
        <w:t>efinitions</w:t>
      </w:r>
    </w:p>
    <w:p w:rsidRPr="00B27F69" w:rsidR="003135C6" w:rsidP="111B2054" w:rsidRDefault="00D613C4" w14:paraId="0FA884A7" w14:textId="7ACD357B">
      <w:pPr>
        <w:rPr>
          <w:rFonts w:eastAsiaTheme="minorEastAsia"/>
          <w:lang w:val="en-GB"/>
        </w:rPr>
      </w:pPr>
      <w:r w:rsidRPr="111B2054">
        <w:rPr>
          <w:rFonts w:eastAsiaTheme="minorEastAsia"/>
          <w:lang w:val="en-GB"/>
        </w:rPr>
        <w:t xml:space="preserve">For the purpose of this implementing regulation, the definitions in Article 2 of Directive (EU) 2019/944 </w:t>
      </w:r>
      <w:r w:rsidRPr="111B2054">
        <w:rPr>
          <w:rFonts w:eastAsiaTheme="minorEastAsia"/>
          <w:highlight w:val="yellow"/>
          <w:lang w:val="en-GB"/>
        </w:rPr>
        <w:t>[TODO and state that the definitions of Parts I and II]</w:t>
      </w:r>
      <w:r w:rsidRPr="111B2054">
        <w:rPr>
          <w:rFonts w:eastAsiaTheme="minorEastAsia"/>
          <w:lang w:val="en-GB"/>
        </w:rPr>
        <w:t xml:space="preserve"> shall apply. In addition, the following definitions shall apply:</w:t>
      </w:r>
      <w:r>
        <w:br/>
      </w:r>
    </w:p>
    <w:p w:rsidR="7ADC66FA" w:rsidP="4EA81B1E" w:rsidRDefault="2EA3D731" w14:paraId="3D8E2874" w14:textId="13054ACF">
      <w:pPr>
        <w:pStyle w:val="Listenabsatz"/>
        <w:numPr>
          <w:ilvl w:val="0"/>
          <w:numId w:val="19"/>
        </w:numPr>
        <w:spacing w:after="0"/>
        <w:rPr>
          <w:rFonts w:eastAsiaTheme="minorEastAsia"/>
          <w:lang w:val="en-GB"/>
        </w:rPr>
      </w:pPr>
      <w:r w:rsidRPr="559A74E2">
        <w:rPr>
          <w:rFonts w:eastAsiaTheme="minorEastAsia"/>
          <w:lang w:val="en-GB"/>
        </w:rPr>
        <w:t>‘</w:t>
      </w:r>
      <w:r w:rsidRPr="559A74E2" w:rsidR="7E12B17C">
        <w:rPr>
          <w:rFonts w:eastAsiaTheme="minorEastAsia"/>
          <w:lang w:val="en-GB"/>
        </w:rPr>
        <w:t>market party</w:t>
      </w:r>
      <w:r w:rsidRPr="559A74E2">
        <w:rPr>
          <w:rFonts w:eastAsiaTheme="minorEastAsia"/>
          <w:lang w:val="en-GB"/>
        </w:rPr>
        <w:t>’, in the context of this act, means</w:t>
      </w:r>
      <w:r w:rsidRPr="559A74E2" w:rsidR="6C504632">
        <w:rPr>
          <w:rFonts w:eastAsiaTheme="minorEastAsia"/>
          <w:lang w:val="en-GB"/>
        </w:rPr>
        <w:t xml:space="preserve"> organisations that take part in data exchange for the access to metering and consumption data, master data,</w:t>
      </w:r>
      <w:r w:rsidRPr="559A74E2" w:rsidR="60E59F7C">
        <w:rPr>
          <w:rFonts w:eastAsiaTheme="minorEastAsia"/>
          <w:lang w:val="en-GB"/>
        </w:rPr>
        <w:t xml:space="preserve"> supplier switching,</w:t>
      </w:r>
      <w:r w:rsidRPr="559A74E2" w:rsidR="6C504632">
        <w:rPr>
          <w:rFonts w:eastAsiaTheme="minorEastAsia"/>
          <w:lang w:val="en-GB"/>
        </w:rPr>
        <w:t xml:space="preserve"> demand response and other energy</w:t>
      </w:r>
      <w:r w:rsidRPr="559A74E2" w:rsidR="6568F894">
        <w:rPr>
          <w:rFonts w:eastAsiaTheme="minorEastAsia"/>
          <w:lang w:val="en-GB"/>
        </w:rPr>
        <w:t xml:space="preserve"> services</w:t>
      </w:r>
      <w:r w:rsidRPr="559A74E2" w:rsidR="0AEA9CCA">
        <w:rPr>
          <w:rFonts w:eastAsiaTheme="minorEastAsia"/>
          <w:lang w:val="en-GB"/>
        </w:rPr>
        <w:t>.</w:t>
      </w:r>
    </w:p>
    <w:p w:rsidR="17213508" w:rsidP="559A74E2" w:rsidRDefault="50F549A6" w14:paraId="2DDC96D9" w14:textId="41F5D223">
      <w:pPr>
        <w:pStyle w:val="Listenabsatz"/>
        <w:numPr>
          <w:ilvl w:val="0"/>
          <w:numId w:val="19"/>
        </w:numPr>
        <w:spacing w:after="0"/>
        <w:rPr>
          <w:lang w:val="en-GB"/>
        </w:rPr>
      </w:pPr>
      <w:r w:rsidRPr="559A74E2">
        <w:rPr>
          <w:rFonts w:eastAsiaTheme="minorEastAsia"/>
          <w:lang w:val="en-GB"/>
        </w:rPr>
        <w:t>‘master data</w:t>
      </w:r>
      <w:r w:rsidRPr="559A74E2" w:rsidR="315FD79B">
        <w:rPr>
          <w:rFonts w:eastAsiaTheme="minorEastAsia"/>
          <w:lang w:val="en-GB"/>
        </w:rPr>
        <w:t>', in</w:t>
      </w:r>
      <w:r w:rsidRPr="559A74E2" w:rsidR="315FD79B">
        <w:rPr>
          <w:lang w:val="en-GB"/>
        </w:rPr>
        <w:t xml:space="preserve"> the context of this act, means the essential, usually </w:t>
      </w:r>
      <w:r w:rsidRPr="559A74E2" w:rsidR="315FD79B">
        <w:rPr>
          <w:u w:val="single"/>
          <w:lang w:val="en-GB"/>
        </w:rPr>
        <w:t xml:space="preserve">static </w:t>
      </w:r>
      <w:r w:rsidRPr="559A74E2" w:rsidR="315FD79B">
        <w:rPr>
          <w:lang w:val="en-GB"/>
        </w:rPr>
        <w:t>data that forms the foundation for an effective digitalised energy market communication environment. This data is needed for operational and analytical processes, and it includes the involvement of key business entities and their attributes.</w:t>
      </w:r>
    </w:p>
    <w:p w:rsidR="57B58BA2" w:rsidP="26D51B27" w:rsidRDefault="57B58BA2" w14:paraId="5E55952C" w14:textId="71BEE17A">
      <w:pPr>
        <w:pStyle w:val="Listenabsatz"/>
        <w:numPr>
          <w:ilvl w:val="0"/>
          <w:numId w:val="19"/>
        </w:numPr>
        <w:spacing w:after="0"/>
        <w:rPr>
          <w:rFonts w:eastAsiaTheme="minorEastAsia"/>
          <w:highlight w:val="yellow"/>
          <w:lang w:val="en-GB"/>
        </w:rPr>
      </w:pPr>
      <w:r w:rsidRPr="26D51B27">
        <w:rPr>
          <w:rFonts w:eastAsiaTheme="minorEastAsia"/>
          <w:lang w:val="en-GB"/>
        </w:rPr>
        <w:t>‘</w:t>
      </w:r>
      <w:commentRangeStart w:id="16"/>
      <w:commentRangeStart w:id="17"/>
      <w:r w:rsidRPr="26D51B27">
        <w:rPr>
          <w:rFonts w:eastAsiaTheme="minorEastAsia"/>
          <w:lang w:val="en-GB"/>
        </w:rPr>
        <w:t>accounting point</w:t>
      </w:r>
      <w:commentRangeEnd w:id="16"/>
      <w:r>
        <w:rPr>
          <w:rStyle w:val="Kommentarzeichen"/>
        </w:rPr>
        <w:commentReference w:id="16"/>
      </w:r>
      <w:commentRangeEnd w:id="17"/>
      <w:r>
        <w:rPr>
          <w:rStyle w:val="Kommentarzeichen"/>
        </w:rPr>
        <w:commentReference w:id="17"/>
      </w:r>
      <w:r w:rsidRPr="26D51B27">
        <w:rPr>
          <w:rFonts w:eastAsiaTheme="minorEastAsia"/>
          <w:lang w:val="en-GB"/>
        </w:rPr>
        <w:t>’, in the context of this act, mean</w:t>
      </w:r>
      <w:r w:rsidRPr="26D51B27" w:rsidR="70196C4F">
        <w:rPr>
          <w:rFonts w:eastAsiaTheme="minorEastAsia"/>
          <w:lang w:val="en-GB"/>
        </w:rPr>
        <w:t xml:space="preserve">s </w:t>
      </w:r>
      <w:del w:author="Georg Hartner" w:date="2023-05-22T06:58:00Z" w:id="18">
        <w:r w:rsidRPr="26D51B27" w:rsidDel="7FB3AEE4">
          <w:rPr>
            <w:rFonts w:eastAsiaTheme="minorEastAsia"/>
            <w:lang w:val="en-GB"/>
          </w:rPr>
          <w:delText>t</w:delText>
        </w:r>
        <w:r w:rsidRPr="26D51B27" w:rsidDel="7FB3AEE4">
          <w:rPr>
            <w:lang w:val="en-GB"/>
          </w:rPr>
          <w:delText xml:space="preserve">he point in the electricity network at which the responsibility for the energy balance and settlement is transferred from one market participant to another. An accounting point is identified by a unique set of codes or identifiers that specify its location, technical characteristics, and other relevant </w:delText>
        </w:r>
        <w:commentRangeStart w:id="19"/>
        <w:r w:rsidRPr="26D51B27" w:rsidDel="7FB3AEE4">
          <w:rPr>
            <w:lang w:val="en-GB"/>
          </w:rPr>
          <w:delText>information</w:delText>
        </w:r>
      </w:del>
      <w:commentRangeEnd w:id="19"/>
      <w:r>
        <w:rPr>
          <w:rStyle w:val="Kommentarzeichen"/>
        </w:rPr>
        <w:commentReference w:id="19"/>
      </w:r>
      <w:del w:author="Georg Hartner" w:date="2023-05-22T06:58:00Z" w:id="20">
        <w:r w:rsidRPr="26D51B27" w:rsidDel="7FB3AEE4">
          <w:rPr>
            <w:lang w:val="en-GB"/>
          </w:rPr>
          <w:delText>.</w:delText>
        </w:r>
      </w:del>
      <w:ins w:author="Georg Hartner" w:date="2023-05-22T06:58:00Z" w:id="21">
        <w:r w:rsidRPr="26D51B27" w:rsidR="75ABBA3D">
          <w:rPr>
            <w:lang w:val="en-GB"/>
          </w:rPr>
          <w:t>a</w:t>
        </w:r>
      </w:ins>
      <w:ins w:author="Georg Hartner" w:date="2023-05-22T06:52:00Z" w:id="22">
        <w:r w:rsidRPr="26D51B27" w:rsidR="639670FB">
          <w:rPr>
            <w:rFonts w:eastAsiaTheme="minorEastAsia"/>
            <w:highlight w:val="yellow"/>
            <w:lang w:val="en-GB"/>
          </w:rPr>
          <w:t>n administrative point that measured and calculated consumption and generation information is allocated to for accounting an</w:t>
        </w:r>
        <w:r w:rsidRPr="26D51B27" w:rsidR="4CF8AA61">
          <w:rPr>
            <w:rFonts w:eastAsiaTheme="minorEastAsia"/>
            <w:highlight w:val="yellow"/>
            <w:lang w:val="en-GB"/>
          </w:rPr>
          <w:t>d b</w:t>
        </w:r>
      </w:ins>
      <w:ins w:author="Georg Hartner" w:date="2023-05-22T06:53:00Z" w:id="23">
        <w:r w:rsidRPr="26D51B27" w:rsidR="4CF8AA61">
          <w:rPr>
            <w:rFonts w:eastAsiaTheme="minorEastAsia"/>
            <w:highlight w:val="yellow"/>
            <w:lang w:val="en-GB"/>
          </w:rPr>
          <w:t>illing purposes.</w:t>
        </w:r>
      </w:ins>
    </w:p>
    <w:p w:rsidR="57B58BA2" w:rsidP="26D51B27" w:rsidRDefault="57B58BA2" w14:paraId="43B78093" w14:textId="6C891113">
      <w:pPr>
        <w:pStyle w:val="Listenabsatz"/>
        <w:numPr>
          <w:ilvl w:val="0"/>
          <w:numId w:val="19"/>
        </w:numPr>
        <w:spacing w:after="0"/>
        <w:rPr>
          <w:ins w:author="Georg Hartner" w:date="2023-05-22T07:00:00Z" w:id="24"/>
          <w:rFonts w:eastAsia="Calibri" w:cs="Calibri"/>
          <w:lang w:val="en-GB"/>
        </w:rPr>
      </w:pPr>
      <w:r w:rsidRPr="26D51B27">
        <w:rPr>
          <w:rFonts w:eastAsiaTheme="minorEastAsia"/>
          <w:lang w:val="en-GB"/>
        </w:rPr>
        <w:t>‘</w:t>
      </w:r>
      <w:commentRangeStart w:id="25"/>
      <w:commentRangeStart w:id="26"/>
      <w:commentRangeStart w:id="27"/>
      <w:r w:rsidRPr="26D51B27">
        <w:rPr>
          <w:rFonts w:eastAsiaTheme="minorEastAsia"/>
          <w:lang w:val="en-GB"/>
        </w:rPr>
        <w:t>connection point</w:t>
      </w:r>
      <w:commentRangeEnd w:id="25"/>
      <w:r>
        <w:rPr>
          <w:rStyle w:val="Kommentarzeichen"/>
        </w:rPr>
        <w:commentReference w:id="25"/>
      </w:r>
      <w:commentRangeEnd w:id="26"/>
      <w:r>
        <w:rPr>
          <w:rStyle w:val="Kommentarzeichen"/>
        </w:rPr>
        <w:commentReference w:id="26"/>
      </w:r>
      <w:commentRangeEnd w:id="27"/>
      <w:r>
        <w:rPr>
          <w:rStyle w:val="Kommentarzeichen"/>
        </w:rPr>
        <w:commentReference w:id="27"/>
      </w:r>
      <w:r w:rsidRPr="26D51B27">
        <w:rPr>
          <w:rFonts w:eastAsiaTheme="minorEastAsia"/>
          <w:lang w:val="en-GB"/>
        </w:rPr>
        <w:t>’, in the context of this act, mean</w:t>
      </w:r>
      <w:r w:rsidRPr="26D51B27" w:rsidR="5758C2A7">
        <w:rPr>
          <w:rFonts w:eastAsiaTheme="minorEastAsia"/>
          <w:lang w:val="en-GB"/>
        </w:rPr>
        <w:t xml:space="preserve">s the </w:t>
      </w:r>
      <w:r w:rsidRPr="26D51B27" w:rsidR="36C2223A">
        <w:rPr>
          <w:lang w:val="en-GB"/>
        </w:rPr>
        <w:t>point where a final customer is connected to the transmission or distribution network. A connection point is identified by a unique set of codes or identifiers that specify its location, technical characteristics, and other relevant information.</w:t>
      </w:r>
    </w:p>
    <w:p w:rsidR="55F127A2" w:rsidRDefault="55F127A2" w14:paraId="04392EDF" w14:textId="7CFADFDF">
      <w:pPr>
        <w:spacing w:after="0"/>
        <w:rPr>
          <w:rFonts w:eastAsia="Calibri" w:cs="Calibri"/>
          <w:highlight w:val="yellow"/>
          <w:lang w:val="en-GB"/>
          <w:rPrChange w:author="Georg Hartner" w:date="2023-05-22T07:01:00Z" w:id="28">
            <w:rPr>
              <w:rFonts w:eastAsia="Calibri" w:cs="Calibri"/>
              <w:lang w:val="en-GB"/>
            </w:rPr>
          </w:rPrChange>
        </w:rPr>
        <w:pPrChange w:author="Georg Hartner" w:date="2023-05-22T07:00:00Z" w:id="29">
          <w:pPr>
            <w:pStyle w:val="Listenabsatz"/>
            <w:numPr>
              <w:numId w:val="19"/>
            </w:numPr>
            <w:tabs>
              <w:tab w:val="num" w:pos="0"/>
            </w:tabs>
            <w:spacing w:after="0"/>
            <w:ind w:hanging="360"/>
          </w:pPr>
        </w:pPrChange>
      </w:pPr>
      <w:ins w:author="Georg Hartner" w:date="2023-05-22T07:00:00Z" w:id="30">
        <w:r w:rsidRPr="26D51B27">
          <w:rPr>
            <w:rFonts w:eastAsia="Calibri" w:cs="Calibri"/>
            <w:highlight w:val="yellow"/>
            <w:lang w:val="en-GB"/>
            <w:rPrChange w:author="Georg Hartner" w:date="2023-05-22T07:01:00Z" w:id="31">
              <w:rPr>
                <w:rFonts w:eastAsia="Calibri" w:cs="Calibri"/>
                <w:lang w:val="en-GB"/>
              </w:rPr>
            </w:rPrChange>
          </w:rPr>
          <w:t>[TODO] Explain relationship between accounting point and connection point in Supporting Document</w:t>
        </w:r>
      </w:ins>
    </w:p>
    <w:p w:rsidR="003135C6" w:rsidRDefault="00D613C4" w14:paraId="6092B1F7" w14:textId="77777777">
      <w:pPr>
        <w:jc w:val="center"/>
        <w:rPr>
          <w:rFonts w:eastAsiaTheme="minorEastAsia"/>
          <w:lang w:val="en-GB"/>
        </w:rPr>
      </w:pPr>
      <w:r>
        <w:rPr>
          <w:rFonts w:eastAsiaTheme="minorEastAsia"/>
          <w:lang w:val="en-GB"/>
        </w:rPr>
        <w:t>CHAPTER II</w:t>
      </w:r>
    </w:p>
    <w:p w:rsidR="003135C6" w:rsidP="111B2054" w:rsidRDefault="00DF1E9C" w14:paraId="1DAAE770" w14:textId="1FDCD542">
      <w:pPr>
        <w:jc w:val="center"/>
        <w:rPr>
          <w:rFonts w:eastAsiaTheme="minorEastAsia"/>
          <w:b/>
          <w:bCs/>
          <w:lang w:val="en-GB"/>
        </w:rPr>
      </w:pPr>
      <w:r w:rsidRPr="111B2054">
        <w:rPr>
          <w:rFonts w:eastAsiaTheme="minorEastAsia"/>
          <w:b/>
          <w:bCs/>
          <w:lang w:val="en-GB"/>
        </w:rPr>
        <w:t xml:space="preserve">Regarding </w:t>
      </w:r>
      <w:r w:rsidRPr="111B2054" w:rsidR="00D613C4">
        <w:rPr>
          <w:rFonts w:eastAsiaTheme="minorEastAsia"/>
          <w:b/>
          <w:bCs/>
          <w:lang w:val="en-GB"/>
        </w:rPr>
        <w:t>INTEROPERABILITY REQUIREMENTS AND PROCEDURES FOR ACCESS CONNECTION POINT MASTER DATA</w:t>
      </w:r>
    </w:p>
    <w:p w:rsidR="003135C6" w:rsidRDefault="00DF1E9C" w14:paraId="3580433C" w14:textId="0DC11987">
      <w:pPr>
        <w:jc w:val="center"/>
        <w:rPr>
          <w:rFonts w:eastAsiaTheme="minorEastAsia"/>
          <w:i/>
          <w:iCs/>
          <w:lang w:val="en-GB"/>
        </w:rPr>
      </w:pPr>
      <w:r>
        <w:rPr>
          <w:rFonts w:eastAsiaTheme="minorEastAsia"/>
          <w:i/>
          <w:iCs/>
          <w:lang w:val="en-GB"/>
        </w:rPr>
        <w:t>Issue</w:t>
      </w:r>
      <w:r w:rsidR="00D613C4">
        <w:rPr>
          <w:rFonts w:eastAsiaTheme="minorEastAsia"/>
          <w:i/>
          <w:iCs/>
          <w:lang w:val="en-GB"/>
        </w:rPr>
        <w:t xml:space="preserve"> 3</w:t>
      </w:r>
    </w:p>
    <w:p w:rsidR="003135C6" w:rsidRDefault="00D613C4" w14:paraId="3B8A8AC6" w14:textId="04604F1F">
      <w:pPr>
        <w:spacing w:after="0"/>
        <w:jc w:val="center"/>
        <w:rPr>
          <w:rFonts w:eastAsiaTheme="minorEastAsia"/>
          <w:b/>
          <w:bCs/>
          <w:lang w:val="en-GB"/>
        </w:rPr>
      </w:pPr>
      <w:r>
        <w:rPr>
          <w:rFonts w:eastAsiaTheme="minorEastAsia"/>
          <w:b/>
          <w:bCs/>
          <w:lang w:val="en-GB"/>
        </w:rPr>
        <w:t>O</w:t>
      </w:r>
      <w:r w:rsidR="00DF1E9C">
        <w:rPr>
          <w:rFonts w:eastAsiaTheme="minorEastAsia"/>
          <w:b/>
          <w:bCs/>
          <w:lang w:val="en-GB"/>
        </w:rPr>
        <w:t>n o</w:t>
      </w:r>
      <w:r>
        <w:rPr>
          <w:rFonts w:eastAsiaTheme="minorEastAsia"/>
          <w:b/>
          <w:bCs/>
          <w:lang w:val="en-GB"/>
        </w:rPr>
        <w:t xml:space="preserve">rganisational </w:t>
      </w:r>
      <w:r w:rsidR="00DF1E9C">
        <w:rPr>
          <w:rFonts w:eastAsiaTheme="minorEastAsia"/>
          <w:b/>
          <w:bCs/>
          <w:lang w:val="en-GB"/>
        </w:rPr>
        <w:t>i</w:t>
      </w:r>
      <w:r>
        <w:rPr>
          <w:rFonts w:eastAsiaTheme="minorEastAsia"/>
          <w:b/>
          <w:bCs/>
          <w:lang w:val="en-GB"/>
        </w:rPr>
        <w:t>nformation</w:t>
      </w:r>
    </w:p>
    <w:p w:rsidR="003135C6" w:rsidRDefault="003135C6" w14:paraId="6BB9E253" w14:textId="77777777">
      <w:pPr>
        <w:spacing w:after="0"/>
        <w:rPr>
          <w:rFonts w:eastAsiaTheme="minorEastAsia"/>
          <w:lang w:val="en-GB"/>
        </w:rPr>
      </w:pPr>
    </w:p>
    <w:p w:rsidRPr="00E032F9" w:rsidR="003135C6" w:rsidP="4EA81B1E" w:rsidRDefault="084D7D1F" w14:paraId="1517F7E3" w14:textId="33060358">
      <w:pPr>
        <w:spacing w:after="0"/>
        <w:rPr>
          <w:rFonts w:eastAsiaTheme="minorEastAsia"/>
          <w:lang w:val="en-GB"/>
        </w:rPr>
      </w:pPr>
      <w:r w:rsidRPr="559A74E2">
        <w:rPr>
          <w:rFonts w:eastAsiaTheme="minorEastAsia"/>
          <w:lang w:val="en-GB"/>
        </w:rPr>
        <w:lastRenderedPageBreak/>
        <w:t xml:space="preserve">Member States shall make the information concerning which </w:t>
      </w:r>
      <w:r w:rsidRPr="559A74E2" w:rsidR="085A7211">
        <w:rPr>
          <w:rFonts w:eastAsiaTheme="minorEastAsia"/>
          <w:lang w:val="en-GB"/>
        </w:rPr>
        <w:t xml:space="preserve">parties </w:t>
      </w:r>
      <w:r w:rsidRPr="559A74E2">
        <w:rPr>
          <w:rFonts w:eastAsiaTheme="minorEastAsia"/>
          <w:lang w:val="en-GB"/>
        </w:rPr>
        <w:t xml:space="preserve">act as </w:t>
      </w:r>
      <w:r w:rsidRPr="559A74E2" w:rsidR="46B64384">
        <w:rPr>
          <w:rFonts w:eastAsiaTheme="minorEastAsia"/>
          <w:lang w:val="en-GB"/>
        </w:rPr>
        <w:t>metering point administrator</w:t>
      </w:r>
      <w:r w:rsidRPr="559A74E2" w:rsidR="6333A73E">
        <w:rPr>
          <w:rFonts w:eastAsiaTheme="minorEastAsia"/>
          <w:lang w:val="en-GB"/>
        </w:rPr>
        <w:t xml:space="preserve"> </w:t>
      </w:r>
      <w:r w:rsidRPr="559A74E2">
        <w:rPr>
          <w:rFonts w:eastAsiaTheme="minorEastAsia"/>
          <w:lang w:val="en-GB"/>
        </w:rPr>
        <w:t>and which</w:t>
      </w:r>
      <w:r w:rsidRPr="559A74E2" w:rsidR="4C87CC7E">
        <w:rPr>
          <w:rFonts w:eastAsiaTheme="minorEastAsia"/>
          <w:lang w:val="en-GB"/>
        </w:rPr>
        <w:t xml:space="preserve"> parties</w:t>
      </w:r>
      <w:r w:rsidRPr="559A74E2">
        <w:rPr>
          <w:rFonts w:eastAsiaTheme="minorEastAsia"/>
          <w:lang w:val="en-GB"/>
        </w:rPr>
        <w:t xml:space="preserve"> act as </w:t>
      </w:r>
      <w:r w:rsidRPr="559A74E2" w:rsidR="25451D43">
        <w:rPr>
          <w:rFonts w:eastAsiaTheme="minorEastAsia"/>
          <w:lang w:val="en-GB"/>
        </w:rPr>
        <w:t>party administrator</w:t>
      </w:r>
      <w:r w:rsidRPr="559A74E2" w:rsidR="5CA0E8A5">
        <w:rPr>
          <w:rFonts w:eastAsiaTheme="minorEastAsia"/>
          <w:lang w:val="en-GB"/>
        </w:rPr>
        <w:t xml:space="preserve"> </w:t>
      </w:r>
      <w:r w:rsidRPr="559A74E2">
        <w:rPr>
          <w:rFonts w:eastAsiaTheme="minorEastAsia"/>
          <w:lang w:val="en-GB"/>
        </w:rPr>
        <w:t>easily accessible for both final customers and</w:t>
      </w:r>
      <w:r w:rsidRPr="559A74E2" w:rsidR="31988006">
        <w:rPr>
          <w:rFonts w:eastAsiaTheme="minorEastAsia"/>
          <w:lang w:val="en-GB"/>
        </w:rPr>
        <w:t xml:space="preserve"> all</w:t>
      </w:r>
      <w:r w:rsidRPr="559A74E2" w:rsidR="2C5862DF">
        <w:rPr>
          <w:rFonts w:eastAsiaTheme="minorEastAsia"/>
          <w:lang w:val="en-GB"/>
        </w:rPr>
        <w:t xml:space="preserve"> relevant market</w:t>
      </w:r>
      <w:r w:rsidRPr="559A74E2">
        <w:rPr>
          <w:rFonts w:eastAsiaTheme="minorEastAsia"/>
          <w:lang w:val="en-GB"/>
        </w:rPr>
        <w:t xml:space="preserve"> parties.</w:t>
      </w:r>
    </w:p>
    <w:p w:rsidR="003135C6" w:rsidP="111B2054" w:rsidRDefault="003135C6" w14:paraId="23DE523C" w14:textId="77777777">
      <w:pPr>
        <w:spacing w:after="0"/>
        <w:rPr>
          <w:rFonts w:eastAsiaTheme="minorEastAsia"/>
          <w:color w:val="AEAAAA" w:themeColor="background2" w:themeShade="BF"/>
          <w:lang w:val="en-GB"/>
        </w:rPr>
      </w:pPr>
    </w:p>
    <w:p w:rsidR="3297691B" w:rsidP="26D51B27" w:rsidRDefault="7A54BBDB" w14:paraId="3338498C" w14:textId="6078851D">
      <w:pPr>
        <w:spacing w:after="0"/>
        <w:rPr>
          <w:del w:author="Georg Hartner" w:date="2023-05-22T07:02:00Z" w:id="32"/>
          <w:rFonts w:eastAsiaTheme="minorEastAsia"/>
          <w:b/>
          <w:bCs/>
          <w:u w:val="single"/>
          <w:lang w:val="en-GB"/>
        </w:rPr>
      </w:pPr>
      <w:del w:author="Georg Hartner" w:date="2023-05-22T07:02:00Z" w:id="33">
        <w:r w:rsidRPr="26D51B27" w:rsidDel="7A54BBDB">
          <w:rPr>
            <w:rFonts w:eastAsiaTheme="minorEastAsia"/>
            <w:b/>
            <w:bCs/>
            <w:highlight w:val="yellow"/>
            <w:u w:val="single"/>
            <w:lang w:val="en-GB"/>
          </w:rPr>
          <w:delText>[TODO REVIEW THE FOLLOWING PARAGRAPHS FOR APPLICABILITY; DEFINE, FOR WHICH MARKET ROLES WE NEED TO DEFINE RESPONSIBILITIES]</w:delText>
        </w:r>
      </w:del>
    </w:p>
    <w:p w:rsidR="4AF7D480" w:rsidP="4AF7D480" w:rsidRDefault="4AF7D480" w14:paraId="4AFD0658" w14:textId="34C2F819">
      <w:pPr>
        <w:spacing w:after="0"/>
        <w:rPr>
          <w:rFonts w:eastAsiaTheme="minorEastAsia"/>
          <w:b/>
          <w:bCs/>
          <w:highlight w:val="yellow"/>
          <w:u w:val="single"/>
          <w:lang w:val="en-GB"/>
        </w:rPr>
      </w:pPr>
    </w:p>
    <w:p w:rsidR="61B677BE" w:rsidP="559A74E2" w:rsidRDefault="69145264" w14:paraId="2E9077FE" w14:textId="32FAF955">
      <w:pPr>
        <w:spacing w:after="0"/>
        <w:jc w:val="center"/>
        <w:rPr>
          <w:rFonts w:eastAsiaTheme="minorEastAsia"/>
          <w:i/>
          <w:iCs/>
          <w:lang w:val="en-GB"/>
        </w:rPr>
      </w:pPr>
      <w:r w:rsidRPr="559A74E2">
        <w:rPr>
          <w:rFonts w:eastAsiaTheme="minorEastAsia"/>
          <w:i/>
          <w:iCs/>
          <w:lang w:val="en-GB"/>
        </w:rPr>
        <w:t xml:space="preserve">Issue </w:t>
      </w:r>
      <w:ins w:author="Georg Hartner" w:date="2023-03-13T09:22:00Z" w:id="34">
        <w:r w:rsidRPr="559A74E2" w:rsidR="51CA1A47">
          <w:rPr>
            <w:rFonts w:eastAsiaTheme="minorEastAsia"/>
            <w:i/>
            <w:iCs/>
            <w:lang w:val="en-GB"/>
          </w:rPr>
          <w:t>4</w:t>
        </w:r>
      </w:ins>
      <w:del w:author="Georg Hartner" w:date="2023-03-13T09:22:00Z" w:id="35">
        <w:r w:rsidRPr="559A74E2" w:rsidDel="69145264" w:rsidR="0A326E0F">
          <w:rPr>
            <w:rFonts w:eastAsiaTheme="minorEastAsia"/>
            <w:i/>
            <w:iCs/>
            <w:lang w:val="en-GB"/>
          </w:rPr>
          <w:delText>?</w:delText>
        </w:r>
      </w:del>
    </w:p>
    <w:p w:rsidR="61B677BE" w:rsidP="559A74E2" w:rsidRDefault="69145264" w14:paraId="51CE0BC9" w14:textId="3A563A48">
      <w:pPr>
        <w:spacing w:after="0"/>
        <w:jc w:val="center"/>
        <w:rPr>
          <w:rFonts w:eastAsiaTheme="minorEastAsia"/>
          <w:b/>
          <w:bCs/>
          <w:lang w:val="en-GB"/>
        </w:rPr>
      </w:pPr>
      <w:r w:rsidRPr="559A74E2">
        <w:rPr>
          <w:rFonts w:eastAsiaTheme="minorEastAsia"/>
          <w:b/>
          <w:bCs/>
          <w:lang w:val="en-GB"/>
        </w:rPr>
        <w:t xml:space="preserve">On responsibilities of </w:t>
      </w:r>
      <w:r w:rsidRPr="559A74E2" w:rsidR="25451D43">
        <w:rPr>
          <w:rFonts w:eastAsiaTheme="minorEastAsia"/>
          <w:b/>
          <w:bCs/>
          <w:lang w:val="en-GB"/>
        </w:rPr>
        <w:t>party administrator</w:t>
      </w:r>
    </w:p>
    <w:p w:rsidR="4AF7D480" w:rsidP="4AF7D480" w:rsidRDefault="4AF7D480" w14:paraId="132ED585" w14:textId="02EEC690">
      <w:pPr>
        <w:spacing w:after="0"/>
        <w:jc w:val="center"/>
        <w:rPr>
          <w:rFonts w:ascii="Calibri" w:hAnsi="Calibri" w:eastAsia="Calibri" w:cs="Arial"/>
          <w:b/>
          <w:bCs/>
          <w:lang w:val="en-GB"/>
        </w:rPr>
      </w:pPr>
    </w:p>
    <w:p w:rsidR="67C52EA7" w:rsidP="1C18C02C" w:rsidRDefault="3A2B544C" w14:paraId="6708E772" w14:textId="5955D9D4">
      <w:pPr>
        <w:pStyle w:val="Listenabsatz"/>
        <w:numPr>
          <w:ilvl w:val="0"/>
          <w:numId w:val="8"/>
        </w:numPr>
        <w:spacing w:after="0"/>
        <w:rPr>
          <w:lang w:val="en-GB"/>
        </w:rPr>
      </w:pPr>
      <w:r w:rsidRPr="26D51B27">
        <w:rPr>
          <w:rFonts w:eastAsiaTheme="minorEastAsia"/>
          <w:lang w:val="en-GB"/>
        </w:rPr>
        <w:t>Party administrator</w:t>
      </w:r>
      <w:r w:rsidRPr="26D51B27" w:rsidR="3067EA30">
        <w:rPr>
          <w:rFonts w:eastAsiaTheme="minorEastAsia"/>
          <w:lang w:val="en-GB"/>
        </w:rPr>
        <w:t>s</w:t>
      </w:r>
      <w:r w:rsidRPr="26D51B27" w:rsidR="0D976868">
        <w:rPr>
          <w:rFonts w:eastAsiaTheme="minorEastAsia"/>
          <w:lang w:val="en-GB"/>
        </w:rPr>
        <w:t xml:space="preserve"> shall make </w:t>
      </w:r>
      <w:r w:rsidRPr="26D51B27" w:rsidR="6241D410">
        <w:rPr>
          <w:rFonts w:eastAsiaTheme="minorEastAsia"/>
          <w:lang w:val="en-GB"/>
        </w:rPr>
        <w:t xml:space="preserve">market </w:t>
      </w:r>
      <w:r w:rsidRPr="26D51B27" w:rsidR="0D976868">
        <w:rPr>
          <w:rFonts w:eastAsiaTheme="minorEastAsia"/>
          <w:lang w:val="en-GB"/>
        </w:rPr>
        <w:t xml:space="preserve">party master data available online to final customers and eligible parties, without undue delay and whenever </w:t>
      </w:r>
      <w:del w:author="Georg Hartner" w:date="2023-05-22T07:08:00Z" w:id="36">
        <w:r w:rsidRPr="26D51B27" w:rsidDel="0D976868">
          <w:rPr>
            <w:rFonts w:eastAsiaTheme="minorEastAsia"/>
            <w:lang w:val="en-GB"/>
          </w:rPr>
          <w:delText xml:space="preserve">the </w:delText>
        </w:r>
      </w:del>
      <w:r w:rsidRPr="26D51B27" w:rsidR="0D976868">
        <w:rPr>
          <w:rFonts w:eastAsiaTheme="minorEastAsia"/>
          <w:lang w:val="en-GB"/>
        </w:rPr>
        <w:t>final customer</w:t>
      </w:r>
      <w:ins w:author="Georg Hartner" w:date="2023-05-22T07:09:00Z" w:id="37">
        <w:r w:rsidRPr="26D51B27" w:rsidR="10D3987E">
          <w:rPr>
            <w:rFonts w:eastAsiaTheme="minorEastAsia"/>
            <w:lang w:val="en-GB"/>
          </w:rPr>
          <w:t>s or eligible parties</w:t>
        </w:r>
      </w:ins>
      <w:r w:rsidRPr="26D51B27" w:rsidR="0D976868">
        <w:rPr>
          <w:rFonts w:eastAsiaTheme="minorEastAsia"/>
          <w:lang w:val="en-GB"/>
        </w:rPr>
        <w:t xml:space="preserve"> </w:t>
      </w:r>
      <w:r w:rsidRPr="26D51B27" w:rsidR="26947F80">
        <w:rPr>
          <w:rFonts w:eastAsiaTheme="minorEastAsia"/>
          <w:lang w:val="en-GB"/>
        </w:rPr>
        <w:t>requests</w:t>
      </w:r>
      <w:r w:rsidRPr="26D51B27" w:rsidR="0D976868">
        <w:rPr>
          <w:rFonts w:eastAsiaTheme="minorEastAsia"/>
          <w:lang w:val="en-GB"/>
        </w:rPr>
        <w:t xml:space="preserve"> access</w:t>
      </w:r>
      <w:del w:author="Georg Hartner" w:date="2023-05-22T07:09:00Z" w:id="38">
        <w:r w:rsidRPr="26D51B27" w:rsidDel="0D976868">
          <w:rPr>
            <w:rFonts w:eastAsiaTheme="minorEastAsia"/>
            <w:lang w:val="en-GB"/>
          </w:rPr>
          <w:delText xml:space="preserve"> or share the data</w:delText>
        </w:r>
      </w:del>
      <w:r w:rsidRPr="26D51B27" w:rsidR="0D976868">
        <w:rPr>
          <w:rFonts w:eastAsiaTheme="minorEastAsia"/>
          <w:lang w:val="en-GB"/>
        </w:rPr>
        <w:t>.</w:t>
      </w:r>
      <w:r>
        <w:br/>
      </w:r>
    </w:p>
    <w:p w:rsidR="4ACDBB77" w:rsidP="19F8EC84" w:rsidRDefault="3A2B544C" w14:paraId="68D7BECA" w14:textId="5A14FCAD">
      <w:pPr>
        <w:pStyle w:val="Listenabsatz"/>
        <w:numPr>
          <w:ilvl w:val="0"/>
          <w:numId w:val="8"/>
        </w:numPr>
        <w:spacing w:after="0"/>
        <w:rPr>
          <w:rFonts w:eastAsiaTheme="minorEastAsia"/>
          <w:lang w:val="en-GB"/>
        </w:rPr>
      </w:pPr>
      <w:r w:rsidRPr="559A74E2">
        <w:rPr>
          <w:rFonts w:eastAsiaTheme="minorEastAsia"/>
          <w:lang w:val="en-GB"/>
        </w:rPr>
        <w:t>Party administrator</w:t>
      </w:r>
      <w:r w:rsidRPr="559A74E2" w:rsidR="16A455E8">
        <w:rPr>
          <w:rFonts w:eastAsiaTheme="minorEastAsia"/>
          <w:lang w:val="en-GB"/>
        </w:rPr>
        <w:t>s</w:t>
      </w:r>
      <w:r w:rsidRPr="559A74E2" w:rsidR="4183898C">
        <w:rPr>
          <w:rFonts w:eastAsiaTheme="minorEastAsia"/>
          <w:lang w:val="en-GB"/>
        </w:rPr>
        <w:t xml:space="preserve"> shall ensure that final customers can access and make available to eligible parties the party master data under their custody and receive it in a structured, commonly used, machine-readable and interoperable format</w:t>
      </w:r>
      <w:r w:rsidRPr="559A74E2" w:rsidR="726696A2">
        <w:rPr>
          <w:rFonts w:eastAsiaTheme="minorEastAsia"/>
          <w:lang w:val="en-GB"/>
        </w:rPr>
        <w:t>; making it available via</w:t>
      </w:r>
      <w:r w:rsidRPr="559A74E2" w:rsidR="726696A2">
        <w:rPr>
          <w:rFonts w:ascii="Calibri" w:hAnsi="Calibri" w:eastAsia="Calibri" w:cs="Calibri"/>
          <w:lang w:val="en-GB"/>
        </w:rPr>
        <w:t xml:space="preserve"> Application Programming Interfaces (APIs) and, as a bulk download</w:t>
      </w:r>
      <w:r w:rsidR="4ACDBB77">
        <w:br/>
      </w:r>
    </w:p>
    <w:p w:rsidR="4ACDBB77" w:rsidP="19F8EC84" w:rsidRDefault="3A2B544C" w14:paraId="34C9AAB0" w14:textId="4C41E1B2">
      <w:pPr>
        <w:pStyle w:val="Listenabsatz"/>
        <w:numPr>
          <w:ilvl w:val="0"/>
          <w:numId w:val="8"/>
        </w:numPr>
        <w:spacing w:after="0"/>
        <w:rPr>
          <w:rFonts w:eastAsiaTheme="minorEastAsia"/>
          <w:lang w:val="en-GB"/>
        </w:rPr>
      </w:pPr>
      <w:r w:rsidRPr="559A74E2">
        <w:rPr>
          <w:rFonts w:eastAsiaTheme="minorEastAsia"/>
          <w:lang w:val="en-GB"/>
        </w:rPr>
        <w:t>Party administrator</w:t>
      </w:r>
      <w:r w:rsidRPr="559A74E2" w:rsidR="3996A2E6">
        <w:rPr>
          <w:rFonts w:eastAsiaTheme="minorEastAsia"/>
          <w:lang w:val="en-GB"/>
        </w:rPr>
        <w:t>s</w:t>
      </w:r>
      <w:r w:rsidRPr="559A74E2" w:rsidR="4183898C">
        <w:rPr>
          <w:rFonts w:eastAsiaTheme="minorEastAsia"/>
          <w:lang w:val="en-GB"/>
        </w:rPr>
        <w:t xml:space="preserve"> shall ensure that each market party is uniquely identifiable within the scope of a Member States data exchange environment.</w:t>
      </w:r>
      <w:r w:rsidR="4ACDBB77">
        <w:br/>
      </w:r>
    </w:p>
    <w:p w:rsidR="4ACDBB77" w:rsidP="19F8EC84" w:rsidRDefault="6E3E7B82" w14:paraId="4C723755" w14:textId="382628FD">
      <w:pPr>
        <w:pStyle w:val="Listenabsatz"/>
        <w:numPr>
          <w:ilvl w:val="0"/>
          <w:numId w:val="8"/>
        </w:numPr>
        <w:spacing w:after="0"/>
        <w:rPr>
          <w:rFonts w:eastAsiaTheme="minorEastAsia"/>
          <w:lang w:val="en-GB"/>
        </w:rPr>
      </w:pPr>
      <w:r>
        <w:t xml:space="preserve">Whenever master data for a </w:t>
      </w:r>
      <w:r w:rsidR="7FB2FA51">
        <w:t xml:space="preserve">market </w:t>
      </w:r>
      <w:r>
        <w:t xml:space="preserve">party changes, </w:t>
      </w:r>
      <w:r w:rsidR="3A2B544C">
        <w:t>party administrator</w:t>
      </w:r>
      <w:r w:rsidR="19CB8ECD">
        <w:t>s</w:t>
      </w:r>
      <w:r>
        <w:t xml:space="preserve"> shall make available to the final customer</w:t>
      </w:r>
      <w:r w:rsidR="3643AE1F">
        <w:t xml:space="preserve"> and to other market parties</w:t>
      </w:r>
      <w:r>
        <w:t xml:space="preserve"> the changed information without undue dela</w:t>
      </w:r>
      <w:r w:rsidR="4E39C533">
        <w:t>y.</w:t>
      </w:r>
      <w:r w:rsidR="4ACDBB77">
        <w:br/>
      </w:r>
    </w:p>
    <w:p w:rsidR="71CCD564" w:rsidP="19F8EC84" w:rsidRDefault="3A2B544C" w14:paraId="04003739" w14:textId="2CBC4021">
      <w:pPr>
        <w:pStyle w:val="Listenabsatz"/>
        <w:numPr>
          <w:ilvl w:val="0"/>
          <w:numId w:val="8"/>
        </w:numPr>
        <w:spacing w:after="0"/>
        <w:rPr>
          <w:rFonts w:eastAsia="Calibri" w:cs="Calibri"/>
          <w:lang w:val="en-GB"/>
        </w:rPr>
      </w:pPr>
      <w:r w:rsidRPr="559A74E2">
        <w:rPr>
          <w:rFonts w:eastAsia="Calibri" w:cs="Calibri"/>
          <w:lang w:val="en-GB"/>
        </w:rPr>
        <w:t>Party administrator</w:t>
      </w:r>
      <w:r w:rsidRPr="559A74E2" w:rsidR="5278430B">
        <w:rPr>
          <w:rFonts w:eastAsia="Calibri" w:cs="Calibri"/>
          <w:lang w:val="en-GB"/>
        </w:rPr>
        <w:t>s</w:t>
      </w:r>
      <w:r w:rsidRPr="559A74E2" w:rsidR="355CCDAA">
        <w:rPr>
          <w:rFonts w:eastAsia="Calibri" w:cs="Calibri"/>
          <w:lang w:val="en-GB"/>
        </w:rPr>
        <w:t xml:space="preserve"> shall ensure the equal treatment of all eligible parties.</w:t>
      </w:r>
      <w:r w:rsidR="71CCD564">
        <w:br/>
      </w:r>
    </w:p>
    <w:p w:rsidR="71CCD564" w:rsidP="19F8EC84" w:rsidRDefault="3A2B544C" w14:paraId="2FF77256" w14:textId="6C43A2FA">
      <w:pPr>
        <w:pStyle w:val="Listenabsatz"/>
        <w:numPr>
          <w:ilvl w:val="0"/>
          <w:numId w:val="8"/>
        </w:numPr>
        <w:spacing w:after="0"/>
        <w:rPr>
          <w:rFonts w:eastAsia="Calibri" w:cs="Calibri"/>
          <w:lang w:val="en-GB"/>
        </w:rPr>
      </w:pPr>
      <w:r w:rsidRPr="559A74E2">
        <w:rPr>
          <w:lang w:val="en-GB"/>
        </w:rPr>
        <w:t>Party administrator</w:t>
      </w:r>
      <w:r w:rsidRPr="559A74E2" w:rsidR="26BA2121">
        <w:rPr>
          <w:lang w:val="en-GB"/>
        </w:rPr>
        <w:t>s</w:t>
      </w:r>
      <w:r w:rsidRPr="559A74E2" w:rsidR="355CCDAA">
        <w:rPr>
          <w:lang w:val="en-GB"/>
        </w:rPr>
        <w:t xml:space="preserve"> shall maintain and make available to the party a data access log.</w:t>
      </w:r>
      <w:r w:rsidRPr="559A74E2" w:rsidR="355CCDAA">
        <w:rPr>
          <w:rFonts w:eastAsia="Calibri" w:cs="Calibri"/>
          <w:lang w:val="en-GB"/>
        </w:rPr>
        <w:t xml:space="preserve"> This information shall be made available online, free of charge, without hindrance and unnecessary delay, whenever the party requests access.</w:t>
      </w:r>
      <w:r w:rsidR="71CCD564">
        <w:br/>
      </w:r>
    </w:p>
    <w:p w:rsidR="71CCD564" w:rsidP="19F8EC84" w:rsidRDefault="355CCDAA" w14:paraId="584CE6D8" w14:textId="1262D26E">
      <w:pPr>
        <w:pStyle w:val="Listenabsatz"/>
        <w:numPr>
          <w:ilvl w:val="0"/>
          <w:numId w:val="8"/>
        </w:numPr>
        <w:spacing w:after="0"/>
        <w:rPr>
          <w:rFonts w:eastAsia="Calibri" w:cs="Calibri"/>
          <w:lang w:val="en-GB"/>
        </w:rPr>
      </w:pPr>
      <w:r w:rsidRPr="559A74E2">
        <w:rPr>
          <w:rFonts w:eastAsia="Calibri" w:cs="Calibri"/>
          <w:lang w:val="en-GB"/>
        </w:rPr>
        <w:t xml:space="preserve">Whenever data is being transferred to eligible parties, </w:t>
      </w:r>
      <w:r w:rsidRPr="559A74E2" w:rsidR="3A2B544C">
        <w:rPr>
          <w:rFonts w:eastAsia="Calibri" w:cs="Calibri"/>
          <w:lang w:val="en-GB"/>
        </w:rPr>
        <w:t>party administrator</w:t>
      </w:r>
      <w:r w:rsidRPr="559A74E2">
        <w:rPr>
          <w:rFonts w:eastAsia="Calibri" w:cs="Calibri"/>
          <w:lang w:val="en-GB"/>
        </w:rPr>
        <w:t xml:space="preserve"> must ensure in cooperation where applicable with the permission administrator that there is an active consen</w:t>
      </w:r>
      <w:r w:rsidRPr="559A74E2" w:rsidR="293C0777">
        <w:rPr>
          <w:rFonts w:eastAsia="Calibri" w:cs="Calibri"/>
          <w:lang w:val="en-GB"/>
        </w:rPr>
        <w:t>t, l</w:t>
      </w:r>
      <w:r w:rsidRPr="559A74E2" w:rsidR="61E77502">
        <w:rPr>
          <w:rFonts w:eastAsia="Calibri" w:cs="Calibri"/>
          <w:lang w:val="en-GB"/>
        </w:rPr>
        <w:t>egitimate interest</w:t>
      </w:r>
      <w:r w:rsidRPr="559A74E2">
        <w:rPr>
          <w:rFonts w:eastAsia="Calibri" w:cs="Calibri"/>
          <w:lang w:val="en-GB"/>
        </w:rPr>
        <w:t xml:space="preserve"> or other legal or contractual basis for the data to be transferred.</w:t>
      </w:r>
      <w:r w:rsidR="71CCD564">
        <w:br/>
      </w:r>
    </w:p>
    <w:p w:rsidR="76D8D8B0" w:rsidP="19F8EC84" w:rsidRDefault="3A2B544C" w14:paraId="35AF24D2" w14:textId="307243E8">
      <w:pPr>
        <w:pStyle w:val="Listenabsatz"/>
        <w:numPr>
          <w:ilvl w:val="0"/>
          <w:numId w:val="8"/>
        </w:numPr>
        <w:spacing w:after="0"/>
        <w:rPr>
          <w:lang w:val="en-GB"/>
        </w:rPr>
      </w:pPr>
      <w:r w:rsidRPr="559A74E2">
        <w:rPr>
          <w:lang w:val="en-GB"/>
        </w:rPr>
        <w:t>Party administrator</w:t>
      </w:r>
      <w:r w:rsidRPr="559A74E2" w:rsidR="5435852E">
        <w:rPr>
          <w:lang w:val="en-GB"/>
        </w:rPr>
        <w:t xml:space="preserve"> shall provide eligible parties access to facilities for testing the procedures in this Implementing Regulation.</w:t>
      </w:r>
      <w:r w:rsidR="76D8D8B0">
        <w:br/>
      </w:r>
    </w:p>
    <w:p w:rsidR="70F6746E" w:rsidP="559A74E2" w:rsidRDefault="3A2B544C" w14:paraId="45FC7478" w14:textId="711E354F">
      <w:pPr>
        <w:pStyle w:val="Listenabsatz"/>
        <w:numPr>
          <w:ilvl w:val="0"/>
          <w:numId w:val="8"/>
        </w:numPr>
        <w:spacing w:after="0"/>
        <w:rPr>
          <w:rFonts w:eastAsiaTheme="minorEastAsia"/>
          <w:u w:val="single"/>
          <w:lang w:val="en-US"/>
        </w:rPr>
      </w:pPr>
      <w:r w:rsidRPr="559A74E2">
        <w:rPr>
          <w:lang w:val="en-GB"/>
        </w:rPr>
        <w:t>Party administrator</w:t>
      </w:r>
      <w:r w:rsidRPr="559A74E2" w:rsidR="68FD2328">
        <w:rPr>
          <w:lang w:val="en-GB"/>
        </w:rPr>
        <w:t xml:space="preserve"> shall provide eligible parties and </w:t>
      </w:r>
      <w:r w:rsidRPr="559A74E2" w:rsidR="57627059">
        <w:rPr>
          <w:lang w:val="en-GB"/>
        </w:rPr>
        <w:t xml:space="preserve">other </w:t>
      </w:r>
      <w:r w:rsidRPr="559A74E2" w:rsidR="68FD2328">
        <w:rPr>
          <w:lang w:val="en-GB"/>
        </w:rPr>
        <w:t xml:space="preserve">market parties the opportunity to query data at specific points in time, so that they can </w:t>
      </w:r>
      <w:r w:rsidRPr="559A74E2" w:rsidR="1E79535A">
        <w:rPr>
          <w:lang w:val="en-GB"/>
        </w:rPr>
        <w:t>have a view on the state in the past, the present and</w:t>
      </w:r>
      <w:r w:rsidRPr="559A74E2" w:rsidR="33ACF7EF">
        <w:rPr>
          <w:lang w:val="en-GB"/>
        </w:rPr>
        <w:t xml:space="preserve"> on planned</w:t>
      </w:r>
      <w:r w:rsidRPr="559A74E2" w:rsidR="6A6E19E0">
        <w:rPr>
          <w:lang w:val="en-GB"/>
        </w:rPr>
        <w:t xml:space="preserve"> </w:t>
      </w:r>
      <w:r w:rsidRPr="559A74E2" w:rsidR="1E79535A">
        <w:rPr>
          <w:lang w:val="en-GB"/>
        </w:rPr>
        <w:t>future</w:t>
      </w:r>
      <w:r w:rsidRPr="559A74E2" w:rsidR="4A88FABA">
        <w:rPr>
          <w:lang w:val="en-GB"/>
        </w:rPr>
        <w:t xml:space="preserve"> changes</w:t>
      </w:r>
      <w:r w:rsidRPr="559A74E2" w:rsidR="1E79535A">
        <w:rPr>
          <w:lang w:val="en-GB"/>
        </w:rPr>
        <w:t>.</w:t>
      </w:r>
    </w:p>
    <w:p w:rsidR="70F6746E" w:rsidP="559A74E2" w:rsidRDefault="70F6746E" w14:paraId="399DBC00" w14:textId="44442B1C">
      <w:pPr>
        <w:spacing w:after="0"/>
        <w:rPr>
          <w:rFonts w:ascii="Times New Roman" w:hAnsi="Times New Roman" w:eastAsia="Times New Roman" w:cs="Times New Roman"/>
          <w:color w:val="333333"/>
          <w:lang w:val="en-GB"/>
        </w:rPr>
      </w:pPr>
    </w:p>
    <w:p w:rsidR="19F8EC84" w:rsidP="19F8EC84" w:rsidRDefault="19F8EC84" w14:paraId="092349B9" w14:textId="19FBCE65">
      <w:pPr>
        <w:spacing w:after="0"/>
        <w:rPr>
          <w:lang w:val="en-GB"/>
        </w:rPr>
      </w:pPr>
    </w:p>
    <w:p w:rsidR="003135C6" w:rsidP="559A74E2" w:rsidRDefault="1AC5C63F" w14:paraId="0B587A6A" w14:textId="5BB98C49">
      <w:pPr>
        <w:spacing w:after="0"/>
        <w:jc w:val="center"/>
        <w:rPr>
          <w:rFonts w:eastAsiaTheme="minorEastAsia"/>
          <w:i/>
          <w:iCs/>
          <w:lang w:val="en-GB"/>
        </w:rPr>
      </w:pPr>
      <w:r w:rsidRPr="559A74E2">
        <w:rPr>
          <w:rFonts w:eastAsiaTheme="minorEastAsia"/>
          <w:i/>
          <w:iCs/>
          <w:lang w:val="en-GB"/>
        </w:rPr>
        <w:t>Issue</w:t>
      </w:r>
      <w:r w:rsidRPr="559A74E2" w:rsidR="084D7D1F">
        <w:rPr>
          <w:rFonts w:eastAsiaTheme="minorEastAsia"/>
          <w:i/>
          <w:iCs/>
          <w:lang w:val="en-GB"/>
        </w:rPr>
        <w:t xml:space="preserve"> </w:t>
      </w:r>
      <w:ins w:author="Georg Hartner" w:date="2023-03-13T09:22:00Z" w:id="39">
        <w:r w:rsidRPr="559A74E2" w:rsidR="65527CA3">
          <w:rPr>
            <w:rFonts w:eastAsiaTheme="minorEastAsia"/>
            <w:i/>
            <w:iCs/>
            <w:lang w:val="en-GB"/>
          </w:rPr>
          <w:t>5</w:t>
        </w:r>
      </w:ins>
      <w:del w:author="Georg Hartner" w:date="2023-03-13T09:22:00Z" w:id="40">
        <w:r w:rsidRPr="559A74E2" w:rsidDel="6A8BD9EF" w:rsidR="00DF1E9C">
          <w:rPr>
            <w:rFonts w:eastAsiaTheme="minorEastAsia"/>
            <w:i/>
            <w:iCs/>
            <w:lang w:val="en-GB"/>
          </w:rPr>
          <w:delText>4</w:delText>
        </w:r>
      </w:del>
    </w:p>
    <w:p w:rsidR="003135C6" w:rsidP="4EA81B1E" w:rsidRDefault="1AC5C63F" w14:paraId="6789A367" w14:textId="321E155C">
      <w:pPr>
        <w:spacing w:after="0"/>
        <w:jc w:val="center"/>
        <w:rPr>
          <w:rFonts w:eastAsiaTheme="minorEastAsia"/>
          <w:b/>
          <w:bCs/>
          <w:lang w:val="en-GB"/>
        </w:rPr>
      </w:pPr>
      <w:r w:rsidRPr="559A74E2">
        <w:rPr>
          <w:rFonts w:eastAsiaTheme="minorEastAsia"/>
          <w:b/>
          <w:bCs/>
          <w:lang w:val="en-GB"/>
        </w:rPr>
        <w:t>On r</w:t>
      </w:r>
      <w:r w:rsidRPr="559A74E2" w:rsidR="5C1284C5">
        <w:rPr>
          <w:rFonts w:eastAsiaTheme="minorEastAsia"/>
          <w:b/>
          <w:bCs/>
          <w:lang w:val="en-GB"/>
        </w:rPr>
        <w:t xml:space="preserve">esponsibilities of </w:t>
      </w:r>
      <w:r w:rsidRPr="559A74E2" w:rsidR="5D15A85C">
        <w:rPr>
          <w:rFonts w:eastAsiaTheme="minorEastAsia"/>
          <w:b/>
          <w:bCs/>
          <w:lang w:val="en-GB"/>
        </w:rPr>
        <w:t>m</w:t>
      </w:r>
      <w:r w:rsidRPr="559A74E2" w:rsidR="46B64384">
        <w:rPr>
          <w:rFonts w:eastAsiaTheme="minorEastAsia"/>
          <w:b/>
          <w:bCs/>
          <w:lang w:val="en-GB"/>
        </w:rPr>
        <w:t>etering point administrator</w:t>
      </w:r>
    </w:p>
    <w:p w:rsidR="003135C6" w:rsidRDefault="003135C6" w14:paraId="52E56223" w14:textId="77777777">
      <w:pPr>
        <w:spacing w:after="0"/>
        <w:rPr>
          <w:rFonts w:eastAsiaTheme="minorEastAsia"/>
          <w:lang w:val="en-GB"/>
        </w:rPr>
      </w:pPr>
    </w:p>
    <w:p w:rsidR="003135C6" w:rsidP="3EB946A4" w:rsidRDefault="46B64384" w14:paraId="16BF3B8B" w14:textId="12183AEF">
      <w:pPr>
        <w:pStyle w:val="Listenabsatz"/>
        <w:numPr>
          <w:ilvl w:val="0"/>
          <w:numId w:val="12"/>
        </w:numPr>
        <w:spacing w:after="0"/>
        <w:rPr>
          <w:rFonts w:eastAsiaTheme="minorEastAsia"/>
          <w:lang w:val="en-GB"/>
        </w:rPr>
      </w:pPr>
      <w:r w:rsidRPr="559A74E2">
        <w:rPr>
          <w:rFonts w:eastAsiaTheme="minorEastAsia"/>
          <w:lang w:val="en-GB"/>
        </w:rPr>
        <w:lastRenderedPageBreak/>
        <w:t>Metering point administrator</w:t>
      </w:r>
      <w:r w:rsidRPr="559A74E2" w:rsidR="4E072EBA">
        <w:rPr>
          <w:rFonts w:eastAsiaTheme="minorEastAsia"/>
          <w:lang w:val="en-GB"/>
        </w:rPr>
        <w:t xml:space="preserve">s shall make </w:t>
      </w:r>
      <w:r w:rsidRPr="559A74E2" w:rsidR="511DDEF5">
        <w:rPr>
          <w:rFonts w:eastAsiaTheme="minorEastAsia"/>
          <w:lang w:val="en-GB"/>
        </w:rPr>
        <w:t xml:space="preserve">accounting </w:t>
      </w:r>
      <w:r w:rsidRPr="559A74E2" w:rsidR="4E072EBA">
        <w:rPr>
          <w:rFonts w:eastAsiaTheme="minorEastAsia"/>
          <w:lang w:val="en-GB"/>
        </w:rPr>
        <w:t xml:space="preserve">point master data available online to final customers and eligible parties, </w:t>
      </w:r>
      <w:r w:rsidRPr="559A74E2" w:rsidR="57161F3E">
        <w:rPr>
          <w:rFonts w:eastAsiaTheme="minorEastAsia"/>
          <w:lang w:val="en-GB"/>
        </w:rPr>
        <w:t xml:space="preserve">without undue delay and whenever </w:t>
      </w:r>
      <w:r w:rsidRPr="559A74E2" w:rsidR="4E072EBA">
        <w:rPr>
          <w:rFonts w:eastAsiaTheme="minorEastAsia"/>
          <w:lang w:val="en-GB"/>
        </w:rPr>
        <w:t>the final customer needs to access or share the data.</w:t>
      </w:r>
      <w:r w:rsidR="48985456">
        <w:br/>
      </w:r>
    </w:p>
    <w:p w:rsidR="003135C6" w:rsidRDefault="46B64384" w14:paraId="4D831C0C" w14:textId="2FF3DA7F">
      <w:pPr>
        <w:pStyle w:val="Listenabsatz"/>
        <w:numPr>
          <w:ilvl w:val="0"/>
          <w:numId w:val="12"/>
        </w:numPr>
        <w:spacing w:after="0"/>
        <w:rPr>
          <w:lang w:val="en-GB"/>
        </w:rPr>
      </w:pPr>
      <w:r w:rsidRPr="559A74E2">
        <w:rPr>
          <w:rFonts w:eastAsiaTheme="minorEastAsia"/>
          <w:lang w:val="en-GB"/>
        </w:rPr>
        <w:t>Metering point administrator</w:t>
      </w:r>
      <w:r w:rsidRPr="559A74E2" w:rsidR="5C1284C5">
        <w:rPr>
          <w:rFonts w:eastAsiaTheme="minorEastAsia"/>
          <w:lang w:val="en-GB"/>
        </w:rPr>
        <w:t xml:space="preserve"> shall ensure that final customers can access and make available to eligible parties their validated metered data and receive it in a structured, commonly used, machine-readable and interoperable format</w:t>
      </w:r>
      <w:r w:rsidRPr="559A74E2" w:rsidR="273DF40E">
        <w:rPr>
          <w:rFonts w:eastAsiaTheme="minorEastAsia"/>
          <w:lang w:val="en-GB"/>
        </w:rPr>
        <w:t>.</w:t>
      </w:r>
      <w:r w:rsidR="48985456">
        <w:br/>
      </w:r>
    </w:p>
    <w:p w:rsidR="003135C6" w:rsidRDefault="52C0F568" w14:paraId="2FF81301" w14:textId="771BE800">
      <w:pPr>
        <w:pStyle w:val="Listenabsatz"/>
        <w:numPr>
          <w:ilvl w:val="0"/>
          <w:numId w:val="12"/>
        </w:numPr>
        <w:spacing w:after="0"/>
        <w:rPr>
          <w:lang w:val="en-GB"/>
        </w:rPr>
      </w:pPr>
      <w:r>
        <w:t xml:space="preserve">Whenever accounting point master data changes, </w:t>
      </w:r>
      <w:r w:rsidR="7A5E5531">
        <w:t>m</w:t>
      </w:r>
      <w:r w:rsidR="46B64384">
        <w:t>etering point administrator</w:t>
      </w:r>
      <w:r w:rsidR="458F84CC">
        <w:t>s</w:t>
      </w:r>
      <w:r>
        <w:t xml:space="preserve"> shall make available to the final customer and eligible parties with an active consent the changed information without undue delay.</w:t>
      </w:r>
      <w:r w:rsidR="48985456">
        <w:br/>
      </w:r>
    </w:p>
    <w:p w:rsidR="003135C6" w:rsidRDefault="46B64384" w14:paraId="2C88D3BB" w14:textId="382457EC">
      <w:pPr>
        <w:pStyle w:val="Listenabsatz"/>
        <w:numPr>
          <w:ilvl w:val="0"/>
          <w:numId w:val="12"/>
        </w:numPr>
        <w:spacing w:after="0"/>
        <w:rPr>
          <w:lang w:val="en-US"/>
        </w:rPr>
      </w:pPr>
      <w:r w:rsidRPr="559A74E2">
        <w:rPr>
          <w:rFonts w:eastAsia="Calibri" w:cs="Calibri"/>
          <w:lang w:val="en-GB"/>
        </w:rPr>
        <w:t>Metering point administrator</w:t>
      </w:r>
      <w:r w:rsidRPr="559A74E2" w:rsidR="3224F1E6">
        <w:rPr>
          <w:rFonts w:eastAsia="Calibri" w:cs="Calibri"/>
          <w:lang w:val="en-GB"/>
        </w:rPr>
        <w:t>s</w:t>
      </w:r>
      <w:r w:rsidRPr="559A74E2" w:rsidR="084D7D1F">
        <w:rPr>
          <w:rFonts w:eastAsia="Calibri" w:cs="Calibri"/>
          <w:lang w:val="en-GB"/>
        </w:rPr>
        <w:t xml:space="preserve"> shall ensure the equal treatment of all eligible parties.</w:t>
      </w:r>
      <w:r w:rsidR="3297691B">
        <w:br/>
      </w:r>
    </w:p>
    <w:p w:rsidR="003135C6" w:rsidRDefault="57161F3E" w14:paraId="06509E9B" w14:textId="4E599AA9">
      <w:pPr>
        <w:pStyle w:val="Listenabsatz"/>
        <w:numPr>
          <w:ilvl w:val="0"/>
          <w:numId w:val="12"/>
        </w:numPr>
        <w:spacing w:after="0"/>
        <w:rPr>
          <w:lang w:val="en-US"/>
        </w:rPr>
      </w:pPr>
      <w:r w:rsidRPr="559A74E2">
        <w:rPr>
          <w:lang w:val="en-GB"/>
        </w:rPr>
        <w:t>Meter</w:t>
      </w:r>
      <w:r w:rsidRPr="559A74E2" w:rsidR="307DB54C">
        <w:rPr>
          <w:lang w:val="en-GB"/>
        </w:rPr>
        <w:t>ing point</w:t>
      </w:r>
      <w:r w:rsidRPr="559A74E2" w:rsidR="03272484">
        <w:rPr>
          <w:lang w:val="en-GB"/>
        </w:rPr>
        <w:t xml:space="preserve"> administrators</w:t>
      </w:r>
      <w:r w:rsidRPr="559A74E2" w:rsidR="307DB54C">
        <w:rPr>
          <w:lang w:val="en-GB"/>
        </w:rPr>
        <w:t xml:space="preserve"> </w:t>
      </w:r>
      <w:r w:rsidRPr="559A74E2">
        <w:rPr>
          <w:lang w:val="en-GB"/>
        </w:rPr>
        <w:t>shall maintain and make available to the final customer a data access log.</w:t>
      </w:r>
      <w:r w:rsidRPr="559A74E2">
        <w:rPr>
          <w:rFonts w:eastAsia="Calibri" w:cs="Calibri"/>
          <w:lang w:val="en-GB"/>
        </w:rPr>
        <w:t xml:space="preserve"> This information shall be made available online, free of charge, without hindrance and unnecessary delay, whenever the final customer requests access.</w:t>
      </w:r>
      <w:r w:rsidR="00E72784">
        <w:br/>
      </w:r>
    </w:p>
    <w:p w:rsidR="003135C6" w:rsidRDefault="084D7D1F" w14:paraId="3AD0880B" w14:textId="4CF9BB37">
      <w:pPr>
        <w:pStyle w:val="Listenabsatz"/>
        <w:numPr>
          <w:ilvl w:val="0"/>
          <w:numId w:val="12"/>
        </w:numPr>
        <w:spacing w:after="0"/>
        <w:rPr>
          <w:lang w:val="en-US"/>
        </w:rPr>
      </w:pPr>
      <w:r w:rsidRPr="26D51B27">
        <w:rPr>
          <w:rFonts w:eastAsia="Calibri" w:cs="Calibri"/>
          <w:lang w:val="en-GB"/>
        </w:rPr>
        <w:t xml:space="preserve">Whenever </w:t>
      </w:r>
      <w:ins w:author="Georg Hartner" w:date="2023-05-22T07:04:00Z" w:id="41">
        <w:r w:rsidRPr="26D51B27" w:rsidR="4E716475">
          <w:rPr>
            <w:rFonts w:eastAsia="Calibri" w:cs="Calibri"/>
            <w:lang w:val="en-GB"/>
          </w:rPr>
          <w:t xml:space="preserve">accounting point master </w:t>
        </w:r>
      </w:ins>
      <w:r w:rsidRPr="26D51B27">
        <w:rPr>
          <w:rFonts w:eastAsia="Calibri" w:cs="Calibri"/>
          <w:lang w:val="en-GB"/>
        </w:rPr>
        <w:t xml:space="preserve">data is being transferred to eligible parties, </w:t>
      </w:r>
      <w:r w:rsidRPr="26D51B27" w:rsidR="64561D49">
        <w:rPr>
          <w:rFonts w:eastAsia="Calibri" w:cs="Calibri"/>
          <w:lang w:val="en-GB"/>
        </w:rPr>
        <w:t>m</w:t>
      </w:r>
      <w:r w:rsidRPr="26D51B27" w:rsidR="46B64384">
        <w:rPr>
          <w:rFonts w:eastAsia="Calibri" w:cs="Calibri"/>
          <w:lang w:val="en-GB"/>
        </w:rPr>
        <w:t>etering point administrator</w:t>
      </w:r>
      <w:r w:rsidRPr="26D51B27" w:rsidR="2D3CAA1F">
        <w:rPr>
          <w:rFonts w:eastAsia="Calibri" w:cs="Calibri"/>
          <w:lang w:val="en-GB"/>
        </w:rPr>
        <w:t>s</w:t>
      </w:r>
      <w:r w:rsidRPr="26D51B27">
        <w:rPr>
          <w:rFonts w:eastAsia="Calibri" w:cs="Calibri"/>
          <w:lang w:val="en-GB"/>
        </w:rPr>
        <w:t xml:space="preserve"> must ensure in cooperation where applicable with the </w:t>
      </w:r>
      <w:r w:rsidRPr="26D51B27" w:rsidR="1ABB81B3">
        <w:rPr>
          <w:rFonts w:eastAsia="Calibri" w:cs="Calibri"/>
          <w:lang w:val="en-GB"/>
        </w:rPr>
        <w:t xml:space="preserve">permission </w:t>
      </w:r>
      <w:r w:rsidRPr="26D51B27">
        <w:rPr>
          <w:rFonts w:eastAsia="Calibri" w:cs="Calibri"/>
          <w:lang w:val="en-GB"/>
        </w:rPr>
        <w:t>administrator that there is an active consent or other legal or contractual basis for the data to be transferred.</w:t>
      </w:r>
      <w:r>
        <w:br/>
      </w:r>
    </w:p>
    <w:p w:rsidR="003135C6" w:rsidRDefault="46B64384" w14:paraId="7D1D8E4C" w14:textId="517B0F00">
      <w:pPr>
        <w:pStyle w:val="Listenabsatz"/>
        <w:numPr>
          <w:ilvl w:val="0"/>
          <w:numId w:val="12"/>
        </w:numPr>
        <w:spacing w:after="0"/>
      </w:pPr>
      <w:r w:rsidRPr="559A74E2">
        <w:rPr>
          <w:lang w:val="en-GB"/>
        </w:rPr>
        <w:t>Metering point administrator</w:t>
      </w:r>
      <w:r w:rsidRPr="559A74E2" w:rsidR="16320216">
        <w:rPr>
          <w:lang w:val="en-GB"/>
        </w:rPr>
        <w:t>s</w:t>
      </w:r>
      <w:r w:rsidRPr="559A74E2" w:rsidR="7DB2D5AC">
        <w:rPr>
          <w:lang w:val="en-GB"/>
        </w:rPr>
        <w:t xml:space="preserve"> </w:t>
      </w:r>
      <w:r w:rsidRPr="559A74E2" w:rsidR="461D0BFE">
        <w:rPr>
          <w:lang w:val="en-GB"/>
        </w:rPr>
        <w:t>shall provide eligible parties and final customers the opportunity to query data at specific points in time, so that they can have a view on the state in the past, the present</w:t>
      </w:r>
      <w:r w:rsidRPr="559A74E2" w:rsidR="691A4724">
        <w:rPr>
          <w:lang w:val="en-GB"/>
        </w:rPr>
        <w:t xml:space="preserve"> and on planned future changes</w:t>
      </w:r>
      <w:r w:rsidRPr="559A74E2" w:rsidR="461D0BFE">
        <w:rPr>
          <w:lang w:val="en-GB"/>
        </w:rPr>
        <w:t>.</w:t>
      </w:r>
      <w:r w:rsidR="3297691B">
        <w:br/>
      </w:r>
    </w:p>
    <w:p w:rsidRPr="00E032F9" w:rsidR="00690148" w:rsidRDefault="370F27E8" w14:paraId="10FB7CC1" w14:textId="320F1B59">
      <w:pPr>
        <w:pStyle w:val="Listenabsatz"/>
        <w:numPr>
          <w:ilvl w:val="0"/>
          <w:numId w:val="12"/>
        </w:numPr>
        <w:spacing w:after="0"/>
        <w:rPr>
          <w:lang w:val="en-US"/>
        </w:rPr>
      </w:pPr>
      <w:r w:rsidRPr="559A74E2">
        <w:rPr>
          <w:lang w:val="en-GB"/>
        </w:rPr>
        <w:t>As long as the data is retained as provisioned by (</w:t>
      </w:r>
      <w:r w:rsidRPr="559A74E2" w:rsidR="6E8EE343">
        <w:rPr>
          <w:lang w:val="en-GB"/>
        </w:rPr>
        <w:t>6</w:t>
      </w:r>
      <w:r w:rsidRPr="559A74E2">
        <w:rPr>
          <w:lang w:val="en-GB"/>
        </w:rPr>
        <w:t>), log information as described in (</w:t>
      </w:r>
      <w:r w:rsidRPr="559A74E2" w:rsidR="10729565">
        <w:rPr>
          <w:lang w:val="en-GB"/>
        </w:rPr>
        <w:t>4</w:t>
      </w:r>
      <w:r w:rsidRPr="559A74E2">
        <w:rPr>
          <w:lang w:val="en-GB"/>
        </w:rPr>
        <w:t>) shall be kept available.</w:t>
      </w:r>
    </w:p>
    <w:p w:rsidRPr="00E032F9" w:rsidR="00690148" w:rsidP="00E032F9" w:rsidRDefault="00690148" w14:paraId="3E603D06" w14:textId="77777777">
      <w:pPr>
        <w:pStyle w:val="Listenabsatz"/>
        <w:spacing w:after="0"/>
        <w:rPr>
          <w:lang w:val="en-US"/>
        </w:rPr>
      </w:pPr>
    </w:p>
    <w:p w:rsidR="5C842809" w:rsidP="4EA81B1E" w:rsidRDefault="46B64384" w14:paraId="027671B4" w14:textId="2A78FB49">
      <w:pPr>
        <w:pStyle w:val="Listenabsatz"/>
        <w:numPr>
          <w:ilvl w:val="0"/>
          <w:numId w:val="12"/>
        </w:numPr>
        <w:spacing w:after="0"/>
        <w:rPr>
          <w:lang w:val="en-US"/>
        </w:rPr>
      </w:pPr>
      <w:r w:rsidRPr="559A74E2">
        <w:rPr>
          <w:lang w:val="en-GB"/>
        </w:rPr>
        <w:t>Metering point administrator</w:t>
      </w:r>
      <w:r w:rsidRPr="559A74E2" w:rsidR="14F9E20B">
        <w:rPr>
          <w:lang w:val="en-GB"/>
        </w:rPr>
        <w:t>s</w:t>
      </w:r>
      <w:r w:rsidRPr="559A74E2" w:rsidR="57161F3E">
        <w:rPr>
          <w:lang w:val="en-GB"/>
        </w:rPr>
        <w:t xml:space="preserve"> shall provide eligible parties access to facilities for testing the procedures in this Implementing Regulation.</w:t>
      </w:r>
      <w:r w:rsidR="5C842809">
        <w:br/>
      </w:r>
    </w:p>
    <w:p w:rsidR="5C842809" w:rsidP="4EA81B1E" w:rsidRDefault="6FE84F98" w14:paraId="7676A175" w14:textId="4C8D82FA">
      <w:pPr>
        <w:pStyle w:val="Listenabsatz"/>
        <w:numPr>
          <w:ilvl w:val="0"/>
          <w:numId w:val="12"/>
        </w:numPr>
        <w:spacing w:after="0"/>
        <w:rPr>
          <w:lang w:val="en-US"/>
        </w:rPr>
      </w:pPr>
      <w:commentRangeStart w:id="42"/>
      <w:r w:rsidRPr="26D51B27">
        <w:rPr>
          <w:lang w:val="en-US"/>
        </w:rPr>
        <w:t xml:space="preserve">When </w:t>
      </w:r>
      <w:r w:rsidRPr="26D51B27" w:rsidR="35E6C784">
        <w:rPr>
          <w:lang w:val="en-US"/>
        </w:rPr>
        <w:t>m</w:t>
      </w:r>
      <w:r w:rsidRPr="26D51B27" w:rsidR="46B64384">
        <w:rPr>
          <w:lang w:val="en-US"/>
        </w:rPr>
        <w:t>etering point administrator</w:t>
      </w:r>
      <w:r w:rsidRPr="26D51B27">
        <w:rPr>
          <w:lang w:val="en-US"/>
        </w:rPr>
        <w:t>s are informed about changes in the assignment of final customers to metering points or any other external occurrences that invalidate the existence of active consents previously established within their area of responsibility, they must inform the permission administrator immediately and without unnecessary delay.</w:t>
      </w:r>
      <w:commentRangeEnd w:id="42"/>
      <w:r>
        <w:rPr>
          <w:rStyle w:val="Kommentarzeichen"/>
        </w:rPr>
        <w:commentReference w:id="42"/>
      </w:r>
      <w:r>
        <w:br/>
      </w:r>
      <w:r>
        <w:br/>
      </w:r>
    </w:p>
    <w:p w:rsidR="003135C6" w:rsidP="3297691B" w:rsidRDefault="00DF1E9C" w14:paraId="2CCE16BA" w14:textId="34C08A6D">
      <w:pPr>
        <w:spacing w:after="0"/>
        <w:jc w:val="center"/>
        <w:rPr>
          <w:i/>
          <w:iCs/>
          <w:color w:val="D0CECE" w:themeColor="background2" w:themeShade="E6"/>
          <w:lang w:val="en-GB"/>
        </w:rPr>
      </w:pPr>
      <w:r>
        <w:rPr>
          <w:i/>
          <w:iCs/>
          <w:lang w:val="en-GB"/>
        </w:rPr>
        <w:t>Issue</w:t>
      </w:r>
      <w:r w:rsidRPr="3297691B" w:rsidR="3297691B">
        <w:rPr>
          <w:i/>
          <w:iCs/>
          <w:lang w:val="en-GB"/>
        </w:rPr>
        <w:t xml:space="preserve"> </w:t>
      </w:r>
      <w:r w:rsidR="00E72784">
        <w:rPr>
          <w:i/>
          <w:iCs/>
          <w:lang w:val="en-GB"/>
        </w:rPr>
        <w:t>6</w:t>
      </w:r>
    </w:p>
    <w:p w:rsidR="003135C6" w:rsidRDefault="00DF1E9C" w14:paraId="26A95A27" w14:textId="080263C0">
      <w:pPr>
        <w:spacing w:after="0"/>
        <w:jc w:val="center"/>
        <w:rPr>
          <w:b/>
          <w:bCs/>
          <w:lang w:val="en-GB"/>
        </w:rPr>
      </w:pPr>
      <w:r>
        <w:rPr>
          <w:b/>
          <w:bCs/>
          <w:lang w:val="en-GB"/>
        </w:rPr>
        <w:t>On r</w:t>
      </w:r>
      <w:r w:rsidR="00D613C4">
        <w:rPr>
          <w:b/>
          <w:bCs/>
          <w:lang w:val="en-GB"/>
        </w:rPr>
        <w:t>esponsibilities of data access provider</w:t>
      </w:r>
    </w:p>
    <w:p w:rsidR="003135C6" w:rsidRDefault="003135C6" w14:paraId="5043CB0F" w14:textId="77777777">
      <w:pPr>
        <w:spacing w:after="0"/>
        <w:rPr>
          <w:lang w:val="en-GB"/>
        </w:rPr>
      </w:pPr>
    </w:p>
    <w:p w:rsidR="003135C6" w:rsidRDefault="00D613C4" w14:paraId="2B3F3BC4" w14:textId="777A9B76">
      <w:pPr>
        <w:pStyle w:val="Listenabsatz"/>
        <w:numPr>
          <w:ilvl w:val="0"/>
          <w:numId w:val="13"/>
        </w:numPr>
        <w:spacing w:after="0"/>
        <w:rPr>
          <w:rFonts w:eastAsiaTheme="minorEastAsia"/>
          <w:lang w:val="en-GB"/>
        </w:rPr>
      </w:pPr>
      <w:r>
        <w:rPr>
          <w:rFonts w:eastAsiaTheme="minorEastAsia"/>
          <w:lang w:val="en-GB"/>
        </w:rPr>
        <w:t>In accordance to Article 23(2) of Directive (EU) 2019/944, relevant procedures to be used by data access providers for providing access to data as described by the reference model in the annex A1 shall be made publicly available by them.</w:t>
      </w:r>
    </w:p>
    <w:p w:rsidR="003135C6" w:rsidRDefault="003135C6" w14:paraId="07459315" w14:textId="77777777">
      <w:pPr>
        <w:spacing w:after="0"/>
        <w:rPr>
          <w:rFonts w:eastAsiaTheme="minorEastAsia"/>
          <w:highlight w:val="yellow"/>
          <w:lang w:val="en-GB"/>
        </w:rPr>
      </w:pPr>
    </w:p>
    <w:p w:rsidR="003135C6" w:rsidP="559A74E2" w:rsidRDefault="5C1284C5" w14:paraId="024DE1A5" w14:textId="53D60A75">
      <w:pPr>
        <w:pStyle w:val="Listenabsatz"/>
        <w:numPr>
          <w:ilvl w:val="0"/>
          <w:numId w:val="13"/>
        </w:numPr>
        <w:spacing w:after="0"/>
        <w:rPr>
          <w:rFonts w:eastAsiaTheme="minorEastAsia"/>
          <w:lang w:val="en-GB"/>
        </w:rPr>
      </w:pPr>
      <w:r w:rsidRPr="559A74E2">
        <w:rPr>
          <w:rFonts w:eastAsiaTheme="minorEastAsia"/>
          <w:lang w:val="en-GB"/>
        </w:rPr>
        <w:t xml:space="preserve">Data access providers shall make available online means for final customers to access their </w:t>
      </w:r>
      <w:r w:rsidRPr="559A74E2" w:rsidR="085C788F">
        <w:rPr>
          <w:rFonts w:eastAsiaTheme="minorEastAsia"/>
          <w:lang w:val="en-GB"/>
        </w:rPr>
        <w:t>accounting point master</w:t>
      </w:r>
      <w:r w:rsidRPr="559A74E2">
        <w:rPr>
          <w:rFonts w:eastAsiaTheme="minorEastAsia"/>
          <w:lang w:val="en-GB"/>
        </w:rPr>
        <w:t xml:space="preserve"> data in cooperation where applicable with the metered data </w:t>
      </w:r>
      <w:r w:rsidRPr="559A74E2">
        <w:rPr>
          <w:rFonts w:eastAsiaTheme="minorEastAsia"/>
          <w:lang w:val="en-GB"/>
        </w:rPr>
        <w:lastRenderedPageBreak/>
        <w:t xml:space="preserve">administrator, without hindrance and unnecessary delay. This shall be possible as defined in the procedures described in scenario ‘access to </w:t>
      </w:r>
      <w:r w:rsidRPr="559A74E2" w:rsidR="4A70EDDC">
        <w:rPr>
          <w:rFonts w:eastAsiaTheme="minorEastAsia"/>
          <w:lang w:val="en-GB"/>
        </w:rPr>
        <w:t xml:space="preserve">accounting point master </w:t>
      </w:r>
      <w:r w:rsidRPr="559A74E2">
        <w:rPr>
          <w:rFonts w:eastAsiaTheme="minorEastAsia"/>
          <w:lang w:val="en-GB"/>
        </w:rPr>
        <w:t xml:space="preserve">data by the final customer’ </w:t>
      </w:r>
      <w:r w:rsidRPr="559A74E2">
        <w:rPr>
          <w:rFonts w:cs="Arial" w:eastAsiaTheme="minorEastAsia"/>
          <w:lang w:val="en-GB"/>
        </w:rPr>
        <w:t xml:space="preserve">in </w:t>
      </w:r>
      <w:r w:rsidRPr="559A74E2">
        <w:rPr>
          <w:rFonts w:eastAsiaTheme="minorEastAsia"/>
          <w:lang w:val="en-GB"/>
        </w:rPr>
        <w:t>annex A1.</w:t>
      </w:r>
    </w:p>
    <w:p w:rsidR="003135C6" w:rsidRDefault="003135C6" w14:paraId="6537F28F" w14:textId="77777777">
      <w:pPr>
        <w:spacing w:after="0"/>
        <w:rPr>
          <w:rFonts w:eastAsiaTheme="minorEastAsia"/>
          <w:lang w:val="en-GB"/>
        </w:rPr>
      </w:pPr>
    </w:p>
    <w:p w:rsidR="003135C6" w:rsidRDefault="00D613C4" w14:paraId="2CA902D0" w14:textId="6B46089B">
      <w:pPr>
        <w:pStyle w:val="Listenabsatz"/>
        <w:numPr>
          <w:ilvl w:val="0"/>
          <w:numId w:val="13"/>
        </w:numPr>
        <w:spacing w:after="0"/>
        <w:rPr>
          <w:rFonts w:eastAsiaTheme="minorEastAsia"/>
          <w:lang w:val="en-GB"/>
        </w:rPr>
      </w:pPr>
      <w:r>
        <w:rPr>
          <w:rFonts w:eastAsiaTheme="minorEastAsia"/>
          <w:lang w:val="en-GB"/>
        </w:rPr>
        <w:t xml:space="preserve">Data access providers shall maintain and make available to the final customer log information including when the final customer </w:t>
      </w:r>
      <w:r w:rsidR="00DF03E3">
        <w:rPr>
          <w:rFonts w:eastAsiaTheme="minorEastAsia"/>
          <w:lang w:val="en-GB"/>
        </w:rPr>
        <w:t>has</w:t>
      </w:r>
      <w:r>
        <w:rPr>
          <w:rFonts w:eastAsiaTheme="minorEastAsia"/>
          <w:lang w:val="en-GB"/>
        </w:rPr>
        <w:t xml:space="preserve"> been provided access to data, which data and when. This information shall be made available online, free of charge, without hindrance and unnecessary delay, whenever the final customer requests access.</w:t>
      </w:r>
      <w:r>
        <w:rPr>
          <w:rFonts w:eastAsiaTheme="minorEastAsia"/>
          <w:lang w:val="en-GB"/>
        </w:rPr>
        <w:br/>
      </w:r>
    </w:p>
    <w:p w:rsidR="003135C6" w:rsidP="50A7B02A" w:rsidRDefault="2936104D" w14:paraId="184F6461" w14:textId="77777777">
      <w:pPr>
        <w:pStyle w:val="Listenabsatz"/>
        <w:numPr>
          <w:ilvl w:val="0"/>
          <w:numId w:val="13"/>
        </w:numPr>
        <w:spacing w:after="0"/>
        <w:rPr>
          <w:rFonts w:eastAsiaTheme="minorEastAsia"/>
          <w:lang w:val="en-GB"/>
        </w:rPr>
      </w:pPr>
      <w:r w:rsidRPr="0BC383E3">
        <w:rPr>
          <w:rFonts w:eastAsiaTheme="minorEastAsia"/>
          <w:lang w:val="en-GB"/>
        </w:rPr>
        <w:t>Member states shall ensure that any relevant charges for access to data are set in line with Article 23(5) of Directive (EU) 2019/944.</w:t>
      </w:r>
      <w:r w:rsidRPr="00E032F9">
        <w:rPr>
          <w:lang w:val="en-US"/>
        </w:rPr>
        <w:br/>
      </w:r>
    </w:p>
    <w:p w:rsidR="003135C6" w:rsidRDefault="003135C6" w14:paraId="6DFB9E20" w14:textId="77777777">
      <w:pPr>
        <w:spacing w:after="0"/>
        <w:rPr>
          <w:rFonts w:eastAsiaTheme="minorEastAsia"/>
          <w:lang w:val="en-GB"/>
        </w:rPr>
      </w:pPr>
    </w:p>
    <w:p w:rsidR="003135C6" w:rsidP="3297691B" w:rsidRDefault="00DF1E9C" w14:paraId="0EBDAB99" w14:textId="4F2F6FFF">
      <w:pPr>
        <w:spacing w:after="0"/>
        <w:jc w:val="center"/>
        <w:rPr>
          <w:i/>
          <w:iCs/>
          <w:color w:val="D0CECE" w:themeColor="background2" w:themeShade="E6"/>
          <w:lang w:val="en-GB"/>
        </w:rPr>
      </w:pPr>
      <w:r>
        <w:rPr>
          <w:i/>
          <w:iCs/>
          <w:lang w:val="en-GB"/>
        </w:rPr>
        <w:t>Issue</w:t>
      </w:r>
      <w:r w:rsidRPr="3297691B" w:rsidR="3297691B">
        <w:rPr>
          <w:i/>
          <w:iCs/>
          <w:lang w:val="en-GB"/>
        </w:rPr>
        <w:t xml:space="preserve"> </w:t>
      </w:r>
      <w:r w:rsidR="00E72784">
        <w:rPr>
          <w:i/>
          <w:iCs/>
          <w:lang w:val="en-GB"/>
        </w:rPr>
        <w:t>7</w:t>
      </w:r>
    </w:p>
    <w:p w:rsidR="003135C6" w:rsidRDefault="00DF1E9C" w14:paraId="6159A2A4" w14:textId="492E3771">
      <w:pPr>
        <w:spacing w:after="0"/>
        <w:jc w:val="center"/>
        <w:rPr>
          <w:b/>
          <w:bCs/>
          <w:lang w:val="en-GB"/>
        </w:rPr>
      </w:pPr>
      <w:r w:rsidRPr="118FF0BE">
        <w:rPr>
          <w:b/>
          <w:bCs/>
          <w:lang w:val="en-GB"/>
        </w:rPr>
        <w:t>On r</w:t>
      </w:r>
      <w:r w:rsidRPr="118FF0BE" w:rsidR="00D613C4">
        <w:rPr>
          <w:b/>
          <w:bCs/>
          <w:lang w:val="en-GB"/>
        </w:rPr>
        <w:t xml:space="preserve">esponsibilities of </w:t>
      </w:r>
      <w:r w:rsidRPr="118FF0BE" w:rsidR="4F0B9320">
        <w:rPr>
          <w:b/>
          <w:bCs/>
          <w:lang w:val="en-GB"/>
        </w:rPr>
        <w:t xml:space="preserve">permission </w:t>
      </w:r>
      <w:r w:rsidRPr="118FF0BE" w:rsidR="00D613C4">
        <w:rPr>
          <w:b/>
          <w:bCs/>
          <w:lang w:val="en-GB"/>
        </w:rPr>
        <w:t>administrator</w:t>
      </w:r>
      <w:ins w:author="Georg Hartner" w:date="2023-05-22T07:10:00Z" w:id="43">
        <w:r w:rsidRPr="118FF0BE" w:rsidR="533E9E05">
          <w:rPr>
            <w:b/>
            <w:bCs/>
            <w:lang w:val="en-GB"/>
          </w:rPr>
          <w:t xml:space="preserve"> </w:t>
        </w:r>
        <w:r w:rsidRPr="118FF0BE" w:rsidR="533E9E05">
          <w:rPr>
            <w:b/>
            <w:bCs/>
            <w:highlight w:val="yellow"/>
            <w:lang w:val="en-GB"/>
            <w:rPrChange w:author="Georg Hartner" w:date="2023-05-22T07:11:00Z" w:id="44">
              <w:rPr>
                <w:b/>
                <w:bCs/>
                <w:lang w:val="en-GB"/>
              </w:rPr>
            </w:rPrChange>
          </w:rPr>
          <w:t>[TODO scan for duplicates/add references once Phase I is publishe</w:t>
        </w:r>
      </w:ins>
      <w:ins w:author="Georg Hartner" w:date="2023-05-22T08:20:00Z" w:id="45">
        <w:r w:rsidRPr="118FF0BE" w:rsidR="71E19809">
          <w:rPr>
            <w:b/>
            <w:bCs/>
            <w:highlight w:val="yellow"/>
            <w:lang w:val="en-GB"/>
          </w:rPr>
          <w:t>d</w:t>
        </w:r>
      </w:ins>
      <w:ins w:author="Georg Hartner" w:date="2023-05-22T07:10:00Z" w:id="46">
        <w:r w:rsidRPr="118FF0BE" w:rsidR="533E9E05">
          <w:rPr>
            <w:b/>
            <w:bCs/>
            <w:highlight w:val="yellow"/>
            <w:lang w:val="en-GB"/>
            <w:rPrChange w:author="Georg Hartner" w:date="2023-05-22T07:11:00Z" w:id="47">
              <w:rPr>
                <w:b/>
                <w:bCs/>
                <w:lang w:val="en-GB"/>
              </w:rPr>
            </w:rPrChange>
          </w:rPr>
          <w:t>]</w:t>
        </w:r>
      </w:ins>
    </w:p>
    <w:p w:rsidR="003135C6" w:rsidRDefault="003135C6" w14:paraId="70DF9E56" w14:textId="77777777">
      <w:pPr>
        <w:spacing w:after="0"/>
        <w:rPr>
          <w:lang w:val="en-GB"/>
        </w:rPr>
      </w:pPr>
    </w:p>
    <w:p w:rsidR="003135C6" w:rsidP="559A74E2" w:rsidRDefault="14DECD36" w14:paraId="5FC79CAB" w14:textId="4CF0CB03">
      <w:pPr>
        <w:pStyle w:val="Listenabsatz"/>
        <w:numPr>
          <w:ilvl w:val="0"/>
          <w:numId w:val="14"/>
        </w:numPr>
        <w:spacing w:after="0"/>
        <w:rPr>
          <w:rFonts w:eastAsiaTheme="minorEastAsia"/>
          <w:lang w:val="en-GB"/>
        </w:rPr>
      </w:pPr>
      <w:r w:rsidRPr="559A74E2">
        <w:rPr>
          <w:rFonts w:eastAsiaTheme="minorEastAsia"/>
          <w:lang w:val="en-GB"/>
        </w:rPr>
        <w:t xml:space="preserve">Permission </w:t>
      </w:r>
      <w:r w:rsidRPr="559A74E2" w:rsidR="249A453F">
        <w:rPr>
          <w:rFonts w:eastAsiaTheme="minorEastAsia"/>
          <w:lang w:val="en-GB"/>
        </w:rPr>
        <w:t>administrators shall make available online means to grant and revoke consent</w:t>
      </w:r>
      <w:r w:rsidRPr="559A74E2" w:rsidR="62C8E3F2">
        <w:rPr>
          <w:rFonts w:eastAsiaTheme="minorEastAsia"/>
          <w:lang w:val="en-GB"/>
        </w:rPr>
        <w:t xml:space="preserve"> to eligible parties</w:t>
      </w:r>
      <w:r w:rsidRPr="559A74E2" w:rsidR="249A453F">
        <w:rPr>
          <w:rFonts w:eastAsiaTheme="minorEastAsia"/>
          <w:lang w:val="en-GB"/>
        </w:rPr>
        <w:t xml:space="preserve">, without hindrance and unnecessary delay, whenever the final customer needs access. This shall be possible as defined in the procedures described in annex A1. </w:t>
      </w:r>
      <w:r w:rsidR="2936104D">
        <w:br/>
      </w:r>
    </w:p>
    <w:p w:rsidR="00294634" w:rsidP="559A74E2" w:rsidRDefault="11EE96D6" w14:paraId="4D2B08A3" w14:textId="127707C6">
      <w:pPr>
        <w:pStyle w:val="Listenabsatz"/>
        <w:numPr>
          <w:ilvl w:val="0"/>
          <w:numId w:val="14"/>
        </w:numPr>
        <w:spacing w:after="0"/>
        <w:rPr>
          <w:rFonts w:eastAsiaTheme="minorEastAsia"/>
          <w:lang w:val="en-GB"/>
        </w:rPr>
      </w:pPr>
      <w:r w:rsidRPr="559A74E2">
        <w:rPr>
          <w:rFonts w:eastAsiaTheme="minorEastAsia"/>
          <w:lang w:val="en-GB"/>
        </w:rPr>
        <w:t>Permission</w:t>
      </w:r>
      <w:r w:rsidRPr="559A74E2" w:rsidR="2E94DC21">
        <w:rPr>
          <w:rFonts w:eastAsiaTheme="minorEastAsia"/>
          <w:lang w:val="en-GB"/>
        </w:rPr>
        <w:t xml:space="preserve"> administrators shall make available to final customers on </w:t>
      </w:r>
      <w:r w:rsidRPr="559A74E2" w:rsidR="57161F3E">
        <w:rPr>
          <w:rFonts w:eastAsiaTheme="minorEastAsia"/>
          <w:lang w:val="en-GB"/>
        </w:rPr>
        <w:t>their</w:t>
      </w:r>
      <w:r w:rsidRPr="559A74E2" w:rsidR="2E94DC21">
        <w:rPr>
          <w:rFonts w:eastAsiaTheme="minorEastAsia"/>
          <w:lang w:val="en-GB"/>
        </w:rPr>
        <w:t xml:space="preserve"> request an overview of active and historical data sharing </w:t>
      </w:r>
      <w:r w:rsidRPr="559A74E2" w:rsidR="3C26659F">
        <w:rPr>
          <w:rFonts w:eastAsiaTheme="minorEastAsia"/>
          <w:lang w:val="en-GB"/>
        </w:rPr>
        <w:t>permissions</w:t>
      </w:r>
      <w:r w:rsidRPr="559A74E2" w:rsidR="2E94DC21">
        <w:rPr>
          <w:rFonts w:eastAsiaTheme="minorEastAsia"/>
          <w:lang w:val="en-GB"/>
        </w:rPr>
        <w:t>.</w:t>
      </w:r>
    </w:p>
    <w:p w:rsidR="00294634" w:rsidP="00294634" w:rsidRDefault="00294634" w14:paraId="6E25814B" w14:textId="2D1E55D6">
      <w:pPr>
        <w:spacing w:after="0"/>
        <w:rPr>
          <w:rFonts w:eastAsiaTheme="minorEastAsia"/>
          <w:lang w:val="en-GB"/>
        </w:rPr>
      </w:pPr>
    </w:p>
    <w:p w:rsidR="003135C6" w:rsidP="559A74E2" w:rsidRDefault="592FA4CC" w14:paraId="1B4DFE95" w14:textId="499AC815">
      <w:pPr>
        <w:pStyle w:val="Listenabsatz"/>
        <w:numPr>
          <w:ilvl w:val="0"/>
          <w:numId w:val="14"/>
        </w:numPr>
        <w:spacing w:after="0"/>
        <w:rPr>
          <w:rFonts w:eastAsiaTheme="minorEastAsia"/>
          <w:lang w:val="en-GB"/>
        </w:rPr>
      </w:pPr>
      <w:r w:rsidRPr="559A74E2">
        <w:rPr>
          <w:rFonts w:eastAsiaTheme="minorEastAsia"/>
          <w:lang w:val="en-GB"/>
        </w:rPr>
        <w:t>Permission</w:t>
      </w:r>
      <w:r w:rsidRPr="559A74E2" w:rsidR="249A453F">
        <w:rPr>
          <w:rFonts w:eastAsiaTheme="minorEastAsia"/>
          <w:lang w:val="en-GB"/>
        </w:rPr>
        <w:t xml:space="preserve"> administrators shall process notifications about invalidations of </w:t>
      </w:r>
      <w:r w:rsidRPr="559A74E2" w:rsidR="398EAD8B">
        <w:rPr>
          <w:rFonts w:eastAsiaTheme="minorEastAsia"/>
          <w:lang w:val="en-GB"/>
        </w:rPr>
        <w:t xml:space="preserve">permissions </w:t>
      </w:r>
      <w:r w:rsidRPr="559A74E2" w:rsidR="249A453F">
        <w:rPr>
          <w:rFonts w:eastAsiaTheme="minorEastAsia"/>
          <w:lang w:val="en-GB"/>
        </w:rPr>
        <w:t>received in line with the procedures in this Implementing Regulation.</w:t>
      </w:r>
      <w:r w:rsidR="2936104D">
        <w:br/>
      </w:r>
    </w:p>
    <w:p w:rsidR="003135C6" w:rsidP="559A74E2" w:rsidRDefault="737C5AD1" w14:paraId="5F537BD9" w14:textId="0B12627E">
      <w:pPr>
        <w:pStyle w:val="Listenabsatz"/>
        <w:numPr>
          <w:ilvl w:val="0"/>
          <w:numId w:val="14"/>
        </w:numPr>
        <w:spacing w:after="0"/>
        <w:rPr>
          <w:rFonts w:eastAsiaTheme="minorEastAsia"/>
          <w:lang w:val="en-US"/>
        </w:rPr>
      </w:pPr>
      <w:r w:rsidRPr="559A74E2">
        <w:rPr>
          <w:rFonts w:eastAsiaTheme="minorEastAsia"/>
          <w:lang w:val="en-GB"/>
        </w:rPr>
        <w:t xml:space="preserve">When </w:t>
      </w:r>
      <w:r w:rsidRPr="559A74E2" w:rsidR="2148B7AD">
        <w:rPr>
          <w:rFonts w:eastAsiaTheme="minorEastAsia"/>
          <w:lang w:val="en-GB"/>
        </w:rPr>
        <w:t xml:space="preserve">permission </w:t>
      </w:r>
      <w:r w:rsidRPr="559A74E2">
        <w:rPr>
          <w:rFonts w:eastAsiaTheme="minorEastAsia"/>
          <w:lang w:val="en-GB"/>
        </w:rPr>
        <w:t>administrators are notified of an invalidation of a consent, they shall inform the metered data administrator (steps 3.5 and 4.9 in Annex A), the eligible party (if needed, as in step 4.11)</w:t>
      </w:r>
      <w:r w:rsidRPr="559A74E2" w:rsidR="1258AED8">
        <w:rPr>
          <w:rFonts w:eastAsiaTheme="minorEastAsia"/>
          <w:lang w:val="en-GB"/>
        </w:rPr>
        <w:t xml:space="preserve">, the </w:t>
      </w:r>
      <w:r w:rsidRPr="559A74E2" w:rsidR="25451D43">
        <w:rPr>
          <w:rFonts w:eastAsiaTheme="minorEastAsia"/>
          <w:lang w:val="en-GB"/>
        </w:rPr>
        <w:t>party administrator</w:t>
      </w:r>
      <w:r w:rsidRPr="559A74E2" w:rsidR="1258AED8">
        <w:rPr>
          <w:rFonts w:eastAsiaTheme="minorEastAsia"/>
          <w:lang w:val="en-GB"/>
        </w:rPr>
        <w:t>,</w:t>
      </w:r>
      <w:r w:rsidRPr="559A74E2">
        <w:rPr>
          <w:rFonts w:eastAsiaTheme="minorEastAsia"/>
          <w:lang w:val="en-GB"/>
        </w:rPr>
        <w:t xml:space="preserve"> </w:t>
      </w:r>
      <w:r w:rsidRPr="559A74E2" w:rsidR="1B7D861A">
        <w:rPr>
          <w:rFonts w:eastAsiaTheme="minorEastAsia"/>
          <w:lang w:val="en-GB"/>
        </w:rPr>
        <w:t xml:space="preserve">the </w:t>
      </w:r>
      <w:r w:rsidRPr="559A74E2" w:rsidR="46B64384">
        <w:rPr>
          <w:rFonts w:eastAsiaTheme="minorEastAsia"/>
          <w:lang w:val="en-GB"/>
        </w:rPr>
        <w:t>metering point administrator</w:t>
      </w:r>
      <w:r w:rsidRPr="559A74E2" w:rsidR="1B7D861A">
        <w:rPr>
          <w:rFonts w:eastAsiaTheme="minorEastAsia"/>
          <w:lang w:val="en-GB"/>
        </w:rPr>
        <w:t xml:space="preserve">, </w:t>
      </w:r>
      <w:r w:rsidRPr="559A74E2">
        <w:rPr>
          <w:rFonts w:eastAsiaTheme="minorEastAsia"/>
          <w:lang w:val="en-GB"/>
        </w:rPr>
        <w:t>and the final customer (as in step 3.4 and 4.13) without unnecessary delay.</w:t>
      </w:r>
    </w:p>
    <w:p w:rsidR="003135C6" w:rsidP="00E032F9" w:rsidRDefault="003135C6" w14:paraId="55430312" w14:textId="160CFCA2">
      <w:pPr>
        <w:spacing w:after="0"/>
        <w:rPr>
          <w:rFonts w:eastAsiaTheme="minorEastAsia"/>
          <w:lang w:val="en-GB"/>
        </w:rPr>
      </w:pPr>
    </w:p>
    <w:p w:rsidR="003135C6" w:rsidP="559A74E2" w:rsidRDefault="0554A520" w14:paraId="2168D7FC" w14:textId="7BCEE83A">
      <w:pPr>
        <w:pStyle w:val="Listenabsatz"/>
        <w:numPr>
          <w:ilvl w:val="0"/>
          <w:numId w:val="14"/>
        </w:numPr>
        <w:spacing w:after="0"/>
        <w:rPr>
          <w:rFonts w:eastAsiaTheme="minorEastAsia"/>
          <w:lang w:val="en-US"/>
        </w:rPr>
      </w:pPr>
      <w:r w:rsidRPr="559A74E2">
        <w:rPr>
          <w:rFonts w:eastAsiaTheme="minorEastAsia"/>
          <w:lang w:val="en-GB"/>
        </w:rPr>
        <w:t xml:space="preserve">Permission </w:t>
      </w:r>
      <w:r w:rsidRPr="559A74E2" w:rsidR="543C0A00">
        <w:rPr>
          <w:rFonts w:eastAsiaTheme="minorEastAsia"/>
          <w:lang w:val="en-GB"/>
        </w:rPr>
        <w:t>administrators shall maintain to the customer a consent provision log. This information shall be made available online, free of charge, without hindrance and unnecessary delay, whenever the final customer requests access.</w:t>
      </w:r>
      <w:r w:rsidR="00912389">
        <w:br/>
      </w:r>
    </w:p>
    <w:p w:rsidRPr="00912389" w:rsidR="003135C6" w:rsidP="559A74E2" w:rsidRDefault="45C8650A" w14:paraId="6C197811" w14:textId="30A9B196">
      <w:pPr>
        <w:pStyle w:val="Listenabsatz"/>
        <w:numPr>
          <w:ilvl w:val="0"/>
          <w:numId w:val="14"/>
        </w:numPr>
        <w:spacing w:after="0"/>
        <w:rPr>
          <w:rFonts w:eastAsiaTheme="minorEastAsia"/>
          <w:lang w:val="en-US"/>
        </w:rPr>
      </w:pPr>
      <w:r w:rsidRPr="559A74E2">
        <w:rPr>
          <w:rFonts w:eastAsiaTheme="minorEastAsia"/>
          <w:lang w:val="en-GB"/>
        </w:rPr>
        <w:t>Permission</w:t>
      </w:r>
      <w:r w:rsidRPr="559A74E2" w:rsidR="543C0A00">
        <w:rPr>
          <w:rFonts w:eastAsiaTheme="minorEastAsia"/>
          <w:lang w:val="en-GB"/>
        </w:rPr>
        <w:t xml:space="preserve"> administrators shall provide eligible parties access to facilities for testing the procedures in this Implementing Regulation. </w:t>
      </w:r>
      <w:r w:rsidRPr="559A74E2" w:rsidR="249A453F">
        <w:rPr>
          <w:rFonts w:eastAsiaTheme="minorEastAsia"/>
          <w:lang w:val="en-GB"/>
        </w:rPr>
        <w:t xml:space="preserve"> </w:t>
      </w:r>
      <w:r w:rsidR="00912389">
        <w:br/>
      </w:r>
    </w:p>
    <w:p w:rsidRPr="00265895" w:rsidR="003135C6" w:rsidP="00E027B1" w:rsidRDefault="249A453F" w14:paraId="738610EB" w14:textId="28AADDCF">
      <w:pPr>
        <w:pStyle w:val="Listenabsatz"/>
        <w:numPr>
          <w:ilvl w:val="0"/>
          <w:numId w:val="14"/>
        </w:numPr>
        <w:spacing w:after="0"/>
        <w:rPr>
          <w:shd w:val="clear" w:color="auto" w:fill="FFFF00"/>
          <w:lang w:val="en-GB"/>
        </w:rPr>
      </w:pPr>
      <w:r w:rsidRPr="559A74E2">
        <w:rPr>
          <w:rFonts w:eastAsiaTheme="minorEastAsia"/>
          <w:lang w:val="en-GB"/>
        </w:rPr>
        <w:t xml:space="preserve">In accordance </w:t>
      </w:r>
      <w:r w:rsidRPr="559A74E2" w:rsidR="1C14D34D">
        <w:rPr>
          <w:rFonts w:eastAsiaTheme="minorEastAsia"/>
          <w:lang w:val="en-GB"/>
        </w:rPr>
        <w:t>with</w:t>
      </w:r>
      <w:r w:rsidRPr="559A74E2">
        <w:rPr>
          <w:rFonts w:eastAsiaTheme="minorEastAsia"/>
          <w:lang w:val="en-GB"/>
        </w:rPr>
        <w:t xml:space="preserve"> Article 23(5) of Directive (EU) 2019/944, relevant procedures to be used by </w:t>
      </w:r>
      <w:r w:rsidRPr="559A74E2" w:rsidR="21FA8DBF">
        <w:rPr>
          <w:rFonts w:eastAsiaTheme="minorEastAsia"/>
          <w:lang w:val="en-GB"/>
        </w:rPr>
        <w:t xml:space="preserve">permission </w:t>
      </w:r>
      <w:r w:rsidRPr="559A74E2">
        <w:rPr>
          <w:rFonts w:eastAsiaTheme="minorEastAsia"/>
          <w:lang w:val="en-GB"/>
        </w:rPr>
        <w:t>administrators for providing access to data as described by the reference model in annex A1 shall be made publicly available by them.</w:t>
      </w:r>
    </w:p>
    <w:p w:rsidR="003135C6" w:rsidRDefault="003135C6" w14:paraId="637805D2" w14:textId="77777777">
      <w:pPr>
        <w:spacing w:after="0"/>
        <w:jc w:val="center"/>
        <w:rPr>
          <w:rFonts w:eastAsiaTheme="minorEastAsia"/>
          <w:i/>
          <w:iCs/>
          <w:lang w:val="en-GB"/>
        </w:rPr>
      </w:pPr>
    </w:p>
    <w:p w:rsidR="003135C6" w:rsidP="00E027B1" w:rsidRDefault="00D613C4" w14:paraId="2BA226A1" w14:textId="52138853">
      <w:pPr>
        <w:spacing w:after="0"/>
        <w:rPr>
          <w:lang w:val="en-US"/>
        </w:rPr>
      </w:pPr>
      <w:r w:rsidRPr="111B2054">
        <w:rPr>
          <w:b/>
          <w:bCs/>
          <w:highlight w:val="yellow"/>
          <w:u w:val="single"/>
        </w:rPr>
        <w:t>[END TODO REVIEW RESPONSIBILITIES]</w:t>
      </w:r>
      <w:r>
        <w:br/>
      </w:r>
    </w:p>
    <w:p w:rsidR="00265895" w:rsidRDefault="00265895" w14:paraId="338A3CDB" w14:textId="77777777">
      <w:pPr>
        <w:spacing w:after="0" w:line="240" w:lineRule="auto"/>
        <w:rPr>
          <w:highlight w:val="lightGray"/>
          <w:lang w:val="en-GB"/>
        </w:rPr>
      </w:pPr>
      <w:r>
        <w:rPr>
          <w:highlight w:val="lightGray"/>
          <w:lang w:val="en-GB"/>
        </w:rPr>
        <w:br w:type="page"/>
      </w:r>
    </w:p>
    <w:p w:rsidR="003135C6" w:rsidRDefault="00D613C4" w14:paraId="6D741366" w14:textId="0F00FA2D">
      <w:pPr>
        <w:jc w:val="center"/>
        <w:rPr>
          <w:highlight w:val="lightGray"/>
          <w:lang w:val="en-GB"/>
        </w:rPr>
      </w:pPr>
      <w:r>
        <w:rPr>
          <w:highlight w:val="lightGray"/>
          <w:lang w:val="en-GB"/>
        </w:rPr>
        <w:lastRenderedPageBreak/>
        <w:t>ANNEX A</w:t>
      </w:r>
    </w:p>
    <w:p w:rsidR="003135C6" w:rsidRDefault="00D613C4" w14:paraId="6F069219" w14:textId="117D5268">
      <w:pPr>
        <w:rPr>
          <w:b/>
          <w:bCs/>
          <w:sz w:val="28"/>
          <w:szCs w:val="28"/>
          <w:lang w:val="en-GB"/>
        </w:rPr>
      </w:pPr>
      <w:r w:rsidRPr="3EB946A4">
        <w:rPr>
          <w:b/>
          <w:bCs/>
          <w:sz w:val="28"/>
          <w:szCs w:val="28"/>
          <w:lang w:val="en-GB"/>
        </w:rPr>
        <w:t xml:space="preserve">A1. The reference model for </w:t>
      </w:r>
      <w:r w:rsidRPr="3EB946A4" w:rsidR="04C0F2F8">
        <w:rPr>
          <w:b/>
          <w:bCs/>
          <w:sz w:val="28"/>
          <w:szCs w:val="28"/>
          <w:lang w:val="en-GB"/>
        </w:rPr>
        <w:t>common</w:t>
      </w:r>
      <w:r w:rsidRPr="3EB946A4">
        <w:rPr>
          <w:b/>
          <w:bCs/>
          <w:sz w:val="28"/>
          <w:szCs w:val="28"/>
          <w:lang w:val="en-GB"/>
        </w:rPr>
        <w:t xml:space="preserve"> master data</w:t>
      </w:r>
    </w:p>
    <w:p w:rsidRPr="00E032F9" w:rsidR="00D850C7" w:rsidRDefault="00D850C7" w14:paraId="034B13BD" w14:textId="4A2FEA98">
      <w:pPr>
        <w:rPr>
          <w:lang w:val="en-GB"/>
        </w:rPr>
      </w:pPr>
      <w:r w:rsidRPr="111B2054">
        <w:rPr>
          <w:lang w:val="en-GB"/>
        </w:rPr>
        <w:t xml:space="preserve">Table I contains information needed </w:t>
      </w:r>
      <w:r w:rsidRPr="111B2054" w:rsidR="00473E89">
        <w:rPr>
          <w:lang w:val="en-GB"/>
        </w:rPr>
        <w:t>by eligible parties to set up for utilising</w:t>
      </w:r>
      <w:r w:rsidRPr="111B2054" w:rsidR="00AC1EC5">
        <w:rPr>
          <w:lang w:val="en-GB"/>
        </w:rPr>
        <w:t xml:space="preserve"> connection point master data access in a M</w:t>
      </w:r>
      <w:r w:rsidRPr="111B2054" w:rsidR="00912389">
        <w:rPr>
          <w:lang w:val="en-GB"/>
        </w:rPr>
        <w:t xml:space="preserve">ember </w:t>
      </w:r>
      <w:r w:rsidRPr="111B2054" w:rsidR="00AC1EC5">
        <w:rPr>
          <w:lang w:val="en-GB"/>
        </w:rPr>
        <w:t>S</w:t>
      </w:r>
      <w:r w:rsidRPr="111B2054" w:rsidR="00912389">
        <w:rPr>
          <w:lang w:val="en-GB"/>
        </w:rPr>
        <w:t>tate</w:t>
      </w:r>
      <w:r w:rsidRPr="111B2054" w:rsidR="00AC1EC5">
        <w:rPr>
          <w:lang w:val="en-GB"/>
        </w:rPr>
        <w:t>. It is primarily describing</w:t>
      </w:r>
      <w:r w:rsidRPr="111B2054" w:rsidR="00F86388">
        <w:rPr>
          <w:lang w:val="en-GB"/>
        </w:rPr>
        <w:t xml:space="preserve"> information that needs to be accessible for </w:t>
      </w:r>
      <w:r w:rsidRPr="111B2054" w:rsidR="00912389">
        <w:rPr>
          <w:lang w:val="en-GB"/>
        </w:rPr>
        <w:t>them</w:t>
      </w:r>
      <w:r w:rsidRPr="111B2054" w:rsidR="009054E4">
        <w:rPr>
          <w:lang w:val="en-GB"/>
        </w:rPr>
        <w:t xml:space="preserve"> to register, onboard or establish prerequisite infrastructure to take part in </w:t>
      </w:r>
      <w:r w:rsidRPr="111B2054" w:rsidR="00CC6697">
        <w:rPr>
          <w:lang w:val="en-GB"/>
        </w:rPr>
        <w:t>the procedures listed in Table III.</w:t>
      </w:r>
    </w:p>
    <w:p w:rsidR="111B2054" w:rsidP="111B2054" w:rsidRDefault="111B2054" w14:paraId="38A6A9EF" w14:textId="0C145CC7">
      <w:pPr>
        <w:rPr>
          <w:del w:author="Georg Hartner" w:date="2023-05-22T07:11:00Z" w:id="48"/>
          <w:b/>
          <w:bCs/>
          <w:highlight w:val="yellow"/>
          <w:u w:val="single"/>
          <w:lang w:val="en-GB"/>
        </w:rPr>
      </w:pPr>
      <w:del w:author="Georg Hartner" w:date="2023-05-22T07:11:00Z" w:id="49">
        <w:r w:rsidRPr="26D51B27" w:rsidDel="111B2054">
          <w:rPr>
            <w:b/>
            <w:bCs/>
            <w:highlight w:val="yellow"/>
            <w:u w:val="single"/>
            <w:lang w:val="en-GB"/>
          </w:rPr>
          <w:delText>[TODO REVIEW WHICH GENERAL INFORMATION IS NEEDED]</w:delText>
        </w:r>
      </w:del>
    </w:p>
    <w:tbl>
      <w:tblPr>
        <w:tblStyle w:val="Tabellenraster"/>
        <w:tblW w:w="9120" w:type="dxa"/>
        <w:tblLayout w:type="fixed"/>
        <w:tblLook w:val="04A0" w:firstRow="1" w:lastRow="0" w:firstColumn="1" w:lastColumn="0" w:noHBand="0" w:noVBand="1"/>
      </w:tblPr>
      <w:tblGrid>
        <w:gridCol w:w="476"/>
        <w:gridCol w:w="1648"/>
        <w:gridCol w:w="6996"/>
      </w:tblGrid>
      <w:tr w:rsidRPr="00E032F9" w:rsidR="003135C6" w:rsidTr="56739887" w14:paraId="09A244B5" w14:textId="77777777">
        <w:trPr>
          <w:trHeight w:val="300"/>
        </w:trPr>
        <w:tc>
          <w:tcPr>
            <w:tcW w:w="9120" w:type="dxa"/>
            <w:gridSpan w:val="3"/>
            <w:shd w:val="clear" w:color="auto" w:fill="D0CECE" w:themeFill="background2" w:themeFillShade="E6"/>
          </w:tcPr>
          <w:p w:rsidR="003135C6" w:rsidRDefault="006E7CA3" w14:paraId="68D1C5EF" w14:textId="607AB24B">
            <w:pPr>
              <w:widowControl w:val="0"/>
              <w:spacing w:after="0"/>
              <w:jc w:val="center"/>
              <w:rPr>
                <w:lang w:val="en-US"/>
              </w:rPr>
            </w:pPr>
            <w:r>
              <w:rPr>
                <w:rFonts w:ascii="Arial" w:hAnsi="Arial" w:eastAsia="Arial" w:cs="Arial"/>
                <w:b/>
                <w:bCs/>
                <w:i/>
                <w:iCs/>
                <w:sz w:val="16"/>
                <w:szCs w:val="16"/>
                <w:lang w:val="en-GB"/>
              </w:rPr>
              <w:t xml:space="preserve">Table I - </w:t>
            </w:r>
            <w:r w:rsidR="00D613C4">
              <w:rPr>
                <w:rFonts w:ascii="Arial" w:hAnsi="Arial" w:eastAsia="Arial" w:cs="Arial"/>
                <w:b/>
                <w:bCs/>
                <w:i/>
                <w:iCs/>
                <w:sz w:val="16"/>
                <w:szCs w:val="16"/>
                <w:lang w:val="en-GB"/>
              </w:rPr>
              <w:t>General information on Member State environments</w:t>
            </w:r>
          </w:p>
        </w:tc>
      </w:tr>
      <w:tr w:rsidR="003135C6" w:rsidTr="56739887" w14:paraId="3C9B9854" w14:textId="77777777">
        <w:trPr>
          <w:trHeight w:val="300"/>
        </w:trPr>
        <w:tc>
          <w:tcPr>
            <w:tcW w:w="476" w:type="dxa"/>
            <w:shd w:val="clear" w:color="auto" w:fill="D0CECE" w:themeFill="background2" w:themeFillShade="E6"/>
          </w:tcPr>
          <w:p w:rsidR="003135C6" w:rsidRDefault="00D613C4" w14:paraId="0A970367"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ID</w:t>
            </w:r>
          </w:p>
        </w:tc>
        <w:tc>
          <w:tcPr>
            <w:tcW w:w="1648" w:type="dxa"/>
            <w:tcBorders>
              <w:bottom w:val="single" w:color="auto" w:sz="4" w:space="0"/>
            </w:tcBorders>
            <w:shd w:val="clear" w:color="auto" w:fill="D0CECE" w:themeFill="background2" w:themeFillShade="E6"/>
          </w:tcPr>
          <w:p w:rsidR="003135C6" w:rsidRDefault="00D613C4" w14:paraId="0D909AED"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Name</w:t>
            </w:r>
          </w:p>
        </w:tc>
        <w:tc>
          <w:tcPr>
            <w:tcW w:w="6996" w:type="dxa"/>
            <w:shd w:val="clear" w:color="auto" w:fill="D0CECE" w:themeFill="background2" w:themeFillShade="E6"/>
          </w:tcPr>
          <w:p w:rsidR="003135C6" w:rsidRDefault="00D613C4" w14:paraId="31FF54C8" w14:textId="77777777">
            <w:pPr>
              <w:widowControl w:val="0"/>
              <w:spacing w:after="0"/>
              <w:rPr>
                <w:rFonts w:ascii="Arial" w:hAnsi="Arial" w:eastAsia="Arial" w:cs="Arial"/>
                <w:b/>
                <w:bCs/>
                <w:i/>
                <w:iCs/>
                <w:color w:val="000000" w:themeColor="text1"/>
                <w:sz w:val="16"/>
                <w:szCs w:val="16"/>
                <w:lang w:val="en-GB"/>
              </w:rPr>
            </w:pPr>
            <w:r>
              <w:rPr>
                <w:rFonts w:ascii="Arial" w:hAnsi="Arial" w:eastAsia="Arial" w:cs="Arial"/>
                <w:b/>
                <w:bCs/>
                <w:i/>
                <w:iCs/>
                <w:color w:val="000000" w:themeColor="text1"/>
                <w:sz w:val="16"/>
                <w:szCs w:val="16"/>
                <w:lang w:val="en-GB"/>
              </w:rPr>
              <w:t>Description</w:t>
            </w:r>
          </w:p>
        </w:tc>
      </w:tr>
      <w:tr w:rsidRPr="00E032F9" w:rsidR="003135C6" w:rsidTr="56739887" w14:paraId="05051140" w14:textId="77777777">
        <w:trPr>
          <w:trHeight w:val="300"/>
        </w:trPr>
        <w:tc>
          <w:tcPr>
            <w:tcW w:w="476" w:type="dxa"/>
            <w:tcBorders>
              <w:right w:val="single" w:color="auto" w:sz="4" w:space="0"/>
            </w:tcBorders>
          </w:tcPr>
          <w:p w:rsidR="003135C6" w:rsidRDefault="00D613C4" w14:paraId="7A3AE197" w14:textId="77777777">
            <w:pPr>
              <w:widowControl w:val="0"/>
              <w:spacing w:after="0"/>
              <w:rPr>
                <w:rFonts w:ascii="Calibri" w:hAnsi="Calibri" w:eastAsia="Calibri" w:cs="Calibri"/>
                <w:sz w:val="16"/>
                <w:szCs w:val="16"/>
                <w:lang w:val="en-US"/>
              </w:rPr>
            </w:pPr>
            <w:r>
              <w:rPr>
                <w:rFonts w:eastAsia="Calibri" w:cs="Calibri"/>
                <w:sz w:val="16"/>
                <w:szCs w:val="16"/>
                <w:lang w:val="en-US"/>
              </w:rPr>
              <w:t>I1</w:t>
            </w:r>
          </w:p>
        </w:tc>
        <w:tc>
          <w:tcPr>
            <w:tcW w:w="1648" w:type="dxa"/>
            <w:tcBorders>
              <w:top w:val="single" w:color="auto" w:sz="4" w:space="0"/>
              <w:left w:val="single" w:color="auto" w:sz="4" w:space="0"/>
              <w:bottom w:val="single" w:color="auto" w:sz="4" w:space="0"/>
              <w:right w:val="single" w:color="auto" w:sz="4" w:space="0"/>
            </w:tcBorders>
          </w:tcPr>
          <w:p w:rsidR="003135C6" w:rsidRDefault="00D613C4" w14:paraId="31A4269B" w14:textId="77777777">
            <w:pPr>
              <w:widowControl w:val="0"/>
              <w:spacing w:after="0"/>
              <w:rPr>
                <w:rFonts w:ascii="Calibri" w:hAnsi="Calibri" w:eastAsia="Calibri" w:cs="Calibri"/>
                <w:sz w:val="16"/>
                <w:szCs w:val="16"/>
                <w:lang w:val="en-US"/>
              </w:rPr>
            </w:pPr>
            <w:r>
              <w:rPr>
                <w:rFonts w:eastAsia="Calibri" w:cs="Calibri"/>
                <w:sz w:val="16"/>
                <w:szCs w:val="16"/>
                <w:lang w:val="en-US"/>
              </w:rPr>
              <w:t>National competent authority</w:t>
            </w:r>
          </w:p>
        </w:tc>
        <w:tc>
          <w:tcPr>
            <w:tcW w:w="6996" w:type="dxa"/>
            <w:tcBorders>
              <w:left w:val="single" w:color="auto" w:sz="4" w:space="0"/>
            </w:tcBorders>
          </w:tcPr>
          <w:tbl>
            <w:tblPr>
              <w:tblStyle w:val="TabellemithellemGitternetz1"/>
              <w:tblW w:w="5000" w:type="pct"/>
              <w:tblLayout w:type="fixed"/>
              <w:tblLook w:val="04A0" w:firstRow="1" w:lastRow="0" w:firstColumn="1" w:lastColumn="0" w:noHBand="0" w:noVBand="1"/>
            </w:tblPr>
            <w:tblGrid>
              <w:gridCol w:w="1391"/>
              <w:gridCol w:w="5379"/>
            </w:tblGrid>
            <w:tr w:rsidRPr="00E032F9" w:rsidR="003135C6" w:rsidTr="670B5646" w14:paraId="61E1C5BC" w14:textId="77777777">
              <w:tc>
                <w:tcPr>
                  <w:tcW w:w="1393" w:type="dxa"/>
                </w:tcPr>
                <w:p w:rsidR="003135C6" w:rsidRDefault="00D613C4" w14:paraId="76CAFD79" w14:textId="77777777">
                  <w:pPr>
                    <w:widowControl w:val="0"/>
                    <w:spacing w:after="0"/>
                  </w:pPr>
                  <w:r>
                    <w:rPr>
                      <w:rFonts w:eastAsia="Calibri" w:cs="Calibri"/>
                      <w:sz w:val="16"/>
                      <w:szCs w:val="16"/>
                      <w:lang w:val="en-GB"/>
                    </w:rPr>
                    <w:t>Name</w:t>
                  </w:r>
                </w:p>
              </w:tc>
              <w:tc>
                <w:tcPr>
                  <w:tcW w:w="5386" w:type="dxa"/>
                </w:tcPr>
                <w:p w:rsidR="003135C6" w:rsidRDefault="00D613C4" w14:paraId="78614023" w14:textId="77777777">
                  <w:pPr>
                    <w:widowControl w:val="0"/>
                    <w:spacing w:after="0"/>
                    <w:rPr>
                      <w:rFonts w:ascii="Calibri" w:hAnsi="Calibri" w:eastAsia="Calibri" w:cs="Calibri"/>
                      <w:sz w:val="16"/>
                      <w:szCs w:val="16"/>
                      <w:lang w:val="en-US"/>
                    </w:rPr>
                  </w:pPr>
                  <w:r>
                    <w:rPr>
                      <w:rFonts w:eastAsia="Calibri" w:cs="Calibri"/>
                      <w:sz w:val="16"/>
                      <w:szCs w:val="16"/>
                      <w:lang w:val="en-GB"/>
                    </w:rPr>
                    <w:t>Name of appointed national competent authority.</w:t>
                  </w:r>
                </w:p>
              </w:tc>
            </w:tr>
            <w:tr w:rsidRPr="00E032F9" w:rsidR="003135C6" w:rsidTr="670B5646" w14:paraId="2D16A2E2" w14:textId="77777777">
              <w:tc>
                <w:tcPr>
                  <w:tcW w:w="1393" w:type="dxa"/>
                </w:tcPr>
                <w:p w:rsidR="003135C6" w:rsidRDefault="00D613C4" w14:paraId="26803F5C" w14:textId="77777777">
                  <w:pPr>
                    <w:widowControl w:val="0"/>
                    <w:spacing w:after="0"/>
                  </w:pPr>
                  <w:r>
                    <w:rPr>
                      <w:rFonts w:eastAsia="Calibri" w:cs="Calibri"/>
                      <w:sz w:val="16"/>
                      <w:szCs w:val="16"/>
                      <w:lang w:val="en-GB"/>
                    </w:rPr>
                    <w:t>Website</w:t>
                  </w:r>
                </w:p>
              </w:tc>
              <w:tc>
                <w:tcPr>
                  <w:tcW w:w="5386" w:type="dxa"/>
                </w:tcPr>
                <w:p w:rsidR="003135C6" w:rsidRDefault="00D613C4" w14:paraId="5AF03158" w14:textId="77777777">
                  <w:pPr>
                    <w:widowControl w:val="0"/>
                    <w:spacing w:after="0"/>
                    <w:rPr>
                      <w:rFonts w:ascii="Calibri" w:hAnsi="Calibri" w:eastAsia="Calibri" w:cs="Calibri"/>
                      <w:sz w:val="16"/>
                      <w:szCs w:val="16"/>
                      <w:lang w:val="en-US"/>
                    </w:rPr>
                  </w:pPr>
                  <w:r>
                    <w:rPr>
                      <w:rFonts w:eastAsia="Calibri" w:cs="Calibri"/>
                      <w:sz w:val="16"/>
                      <w:szCs w:val="16"/>
                      <w:lang w:val="en-GB"/>
                    </w:rPr>
                    <w:t>Website of appointed national competent authority.</w:t>
                  </w:r>
                </w:p>
              </w:tc>
            </w:tr>
            <w:tr w:rsidRPr="00E032F9" w:rsidR="003135C6" w:rsidTr="670B5646" w14:paraId="29C3F42C" w14:textId="77777777">
              <w:tc>
                <w:tcPr>
                  <w:tcW w:w="1393" w:type="dxa"/>
                </w:tcPr>
                <w:p w:rsidR="003135C6" w:rsidRDefault="00D613C4" w14:paraId="6CCDDDCA" w14:textId="77777777">
                  <w:pPr>
                    <w:widowControl w:val="0"/>
                    <w:spacing w:after="0"/>
                    <w:rPr>
                      <w:rFonts w:ascii="Calibri" w:hAnsi="Calibri" w:eastAsia="Calibri" w:cs="Calibri"/>
                      <w:sz w:val="16"/>
                      <w:szCs w:val="16"/>
                    </w:rPr>
                  </w:pPr>
                  <w:r>
                    <w:rPr>
                      <w:rFonts w:eastAsia="Calibri" w:cs="Calibri"/>
                      <w:sz w:val="16"/>
                      <w:szCs w:val="16"/>
                      <w:lang w:val="en-GB"/>
                    </w:rPr>
                    <w:t>Official contact</w:t>
                  </w:r>
                </w:p>
              </w:tc>
              <w:tc>
                <w:tcPr>
                  <w:tcW w:w="5386" w:type="dxa"/>
                </w:tcPr>
                <w:p w:rsidR="003135C6" w:rsidRDefault="25155754" w14:paraId="14FAAB21" w14:textId="2666C9DE">
                  <w:pPr>
                    <w:widowControl w:val="0"/>
                    <w:spacing w:after="0"/>
                    <w:rPr>
                      <w:rFonts w:ascii="Calibri" w:hAnsi="Calibri" w:eastAsia="Calibri" w:cs="Calibri"/>
                      <w:sz w:val="16"/>
                      <w:szCs w:val="16"/>
                      <w:lang w:val="en-US"/>
                    </w:rPr>
                  </w:pPr>
                  <w:r w:rsidRPr="670B5646">
                    <w:rPr>
                      <w:rFonts w:eastAsia="Calibri" w:cs="Calibri"/>
                      <w:sz w:val="16"/>
                      <w:szCs w:val="16"/>
                      <w:lang w:val="en-GB"/>
                    </w:rPr>
                    <w:t>Contact</w:t>
                  </w:r>
                  <w:r w:rsidRPr="670B5646" w:rsidR="3E35CE79">
                    <w:rPr>
                      <w:rFonts w:eastAsia="Calibri" w:cs="Calibri"/>
                      <w:sz w:val="16"/>
                      <w:szCs w:val="16"/>
                      <w:lang w:val="en-GB"/>
                    </w:rPr>
                    <w:t xml:space="preserve"> details</w:t>
                  </w:r>
                  <w:r w:rsidRPr="670B5646">
                    <w:rPr>
                      <w:rFonts w:eastAsia="Calibri" w:cs="Calibri"/>
                      <w:sz w:val="16"/>
                      <w:szCs w:val="16"/>
                      <w:lang w:val="en-GB"/>
                    </w:rPr>
                    <w:t xml:space="preserve"> for managing the mappings of national practices.</w:t>
                  </w:r>
                </w:p>
              </w:tc>
            </w:tr>
          </w:tbl>
          <w:p w:rsidR="003135C6" w:rsidRDefault="003135C6" w14:paraId="17AD93B2" w14:textId="77777777">
            <w:pPr>
              <w:widowControl w:val="0"/>
              <w:spacing w:after="0"/>
              <w:rPr>
                <w:rFonts w:ascii="Calibri" w:hAnsi="Calibri" w:eastAsia="Calibri" w:cs="Calibri"/>
                <w:sz w:val="16"/>
                <w:szCs w:val="16"/>
                <w:lang w:val="en-GB"/>
              </w:rPr>
            </w:pPr>
          </w:p>
        </w:tc>
      </w:tr>
      <w:tr w:rsidR="08CBFD5D" w:rsidTr="56739887" w14:paraId="014F1DE4" w14:textId="77777777">
        <w:trPr>
          <w:trHeight w:val="300"/>
        </w:trPr>
        <w:tc>
          <w:tcPr>
            <w:tcW w:w="476" w:type="dxa"/>
            <w:tcBorders>
              <w:right w:val="single" w:color="auto" w:sz="4" w:space="0"/>
            </w:tcBorders>
          </w:tcPr>
          <w:p w:rsidR="08CBFD5D" w:rsidP="08CBFD5D" w:rsidRDefault="12926FAA" w14:paraId="372B84BD" w14:textId="2E2B5B13">
            <w:pPr>
              <w:rPr>
                <w:rFonts w:eastAsia="Calibri" w:cs="Calibri"/>
                <w:sz w:val="16"/>
                <w:szCs w:val="16"/>
                <w:lang w:val="en-US"/>
              </w:rPr>
            </w:pPr>
            <w:r w:rsidRPr="19F8EC84">
              <w:rPr>
                <w:rFonts w:eastAsia="Calibri" w:cs="Calibri"/>
                <w:sz w:val="16"/>
                <w:szCs w:val="16"/>
                <w:lang w:val="en-US"/>
              </w:rPr>
              <w:t>I2</w:t>
            </w:r>
          </w:p>
        </w:tc>
        <w:tc>
          <w:tcPr>
            <w:tcW w:w="1648" w:type="dxa"/>
            <w:tcBorders>
              <w:top w:val="single" w:color="auto" w:sz="4" w:space="0"/>
              <w:left w:val="single" w:color="auto" w:sz="4" w:space="0"/>
              <w:bottom w:val="single" w:color="auto" w:sz="4" w:space="0"/>
              <w:right w:val="single" w:color="auto" w:sz="4" w:space="0"/>
            </w:tcBorders>
          </w:tcPr>
          <w:p w:rsidR="2AB80B55" w:rsidP="08CBFD5D" w:rsidRDefault="0A8150AE" w14:paraId="4866E9EC" w14:textId="79AAEF6D">
            <w:pPr>
              <w:rPr>
                <w:rFonts w:eastAsia="Calibri" w:cs="Calibri"/>
                <w:sz w:val="16"/>
                <w:szCs w:val="16"/>
                <w:lang w:val="en-US"/>
              </w:rPr>
            </w:pPr>
            <w:r w:rsidRPr="19F8EC84">
              <w:rPr>
                <w:rFonts w:eastAsia="Calibri" w:cs="Calibri"/>
                <w:sz w:val="16"/>
                <w:szCs w:val="16"/>
                <w:lang w:val="en-US"/>
              </w:rPr>
              <w:t>MS system for</w:t>
            </w:r>
            <w:r w:rsidRPr="19F8EC84" w:rsidR="39233E56">
              <w:rPr>
                <w:rFonts w:eastAsia="Calibri" w:cs="Calibri"/>
                <w:sz w:val="16"/>
                <w:szCs w:val="16"/>
                <w:lang w:val="en-US"/>
              </w:rPr>
              <w:t xml:space="preserve"> </w:t>
            </w:r>
            <w:r w:rsidRPr="19F8EC84" w:rsidR="1B10FC09">
              <w:rPr>
                <w:rFonts w:eastAsia="Calibri" w:cs="Calibri"/>
                <w:sz w:val="16"/>
                <w:szCs w:val="16"/>
                <w:lang w:val="en-US"/>
              </w:rPr>
              <w:t>‘‘</w:t>
            </w:r>
            <w:r w:rsidRPr="19F8EC84" w:rsidR="2EAE830D">
              <w:rPr>
                <w:rFonts w:eastAsia="Calibri" w:cs="Calibri"/>
                <w:sz w:val="16"/>
                <w:szCs w:val="16"/>
                <w:lang w:val="en-US"/>
              </w:rPr>
              <w:t>connection point’</w:t>
            </w:r>
            <w:r w:rsidRPr="19F8EC84" w:rsidR="10E7E712">
              <w:rPr>
                <w:rFonts w:eastAsia="Calibri" w:cs="Calibri"/>
                <w:sz w:val="16"/>
                <w:szCs w:val="16"/>
                <w:lang w:val="en-US"/>
              </w:rPr>
              <w:t xml:space="preserve"> identification</w:t>
            </w:r>
          </w:p>
        </w:tc>
        <w:tc>
          <w:tcPr>
            <w:tcW w:w="6996" w:type="dxa"/>
            <w:tcBorders>
              <w:left w:val="single" w:color="auto" w:sz="4" w:space="0"/>
            </w:tcBorders>
          </w:tcPr>
          <w:p w:rsidR="08CBFD5D" w:rsidP="5DE4E96D" w:rsidRDefault="08CBFD5D" w14:paraId="1A1E1CA1" w14:textId="7C6C8D71">
            <w:pPr>
              <w:rPr>
                <w:rFonts w:eastAsia="Calibri" w:cs="Calibri"/>
                <w:sz w:val="16"/>
                <w:szCs w:val="16"/>
                <w:lang w:val="en-GB"/>
              </w:rPr>
            </w:pPr>
          </w:p>
          <w:tbl>
            <w:tblPr>
              <w:tblStyle w:val="TabellemithellemGitternetz1"/>
              <w:tblW w:w="0" w:type="auto"/>
              <w:tblLayout w:type="fixed"/>
              <w:tblLook w:val="06A0" w:firstRow="1" w:lastRow="0" w:firstColumn="1" w:lastColumn="0" w:noHBand="1" w:noVBand="1"/>
              <w:tblPrChange w:author="Georg Hartner" w:date="2023-03-13T09:19:00Z" w:id="50">
                <w:tblPr>
                  <w:tblStyle w:val="Tabellenraster"/>
                  <w:tblW w:w="0" w:type="auto"/>
                  <w:tblLook w:val="06A0" w:firstRow="1" w:lastRow="0" w:firstColumn="1" w:lastColumn="0" w:noHBand="1" w:noVBand="1"/>
                </w:tblPr>
              </w:tblPrChange>
            </w:tblPr>
            <w:tblGrid>
              <w:gridCol w:w="1350"/>
              <w:gridCol w:w="5430"/>
              <w:tblGridChange w:id="51">
                <w:tblGrid>
                  <w:gridCol w:w="1350"/>
                  <w:gridCol w:w="5430"/>
                </w:tblGrid>
              </w:tblGridChange>
            </w:tblGrid>
            <w:tr w:rsidR="5DE4E96D" w:rsidTr="559A74E2" w14:paraId="621ECB59" w14:textId="77777777">
              <w:trPr>
                <w:trHeight w:val="300"/>
                <w:trPrChange w:author="Georg Hartner" w:date="2023-03-13T09:19:00Z" w:id="52">
                  <w:trPr>
                    <w:trHeight w:val="300"/>
                  </w:trPr>
                </w:trPrChange>
              </w:trPr>
              <w:tc>
                <w:tcPr>
                  <w:tcW w:w="1350" w:type="dxa"/>
                  <w:tcPrChange w:author="Georg Hartner" w:date="2023-03-13T09:19:00Z" w:id="53">
                    <w:tcPr>
                      <w:tcW w:w="1350" w:type="dxa"/>
                    </w:tcPr>
                  </w:tcPrChange>
                </w:tcPr>
                <w:p w:rsidR="0B0582D0" w:rsidP="5DE4E96D" w:rsidRDefault="231A7658" w14:paraId="63147D17" w14:textId="41F3D402">
                  <w:pPr>
                    <w:rPr>
                      <w:rFonts w:eastAsia="Calibri" w:cs="Calibri"/>
                      <w:sz w:val="16"/>
                      <w:szCs w:val="16"/>
                      <w:lang w:val="en-GB"/>
                    </w:rPr>
                  </w:pPr>
                  <w:r w:rsidRPr="19F8EC84">
                    <w:rPr>
                      <w:rFonts w:eastAsia="Calibri" w:cs="Calibri"/>
                      <w:sz w:val="16"/>
                      <w:szCs w:val="16"/>
                      <w:lang w:val="en-GB"/>
                    </w:rPr>
                    <w:t>N</w:t>
                  </w:r>
                  <w:r w:rsidRPr="19F8EC84" w:rsidR="0B0582D0">
                    <w:rPr>
                      <w:rFonts w:eastAsia="Calibri" w:cs="Calibri"/>
                      <w:sz w:val="16"/>
                      <w:szCs w:val="16"/>
                      <w:lang w:val="en-GB"/>
                    </w:rPr>
                    <w:t>ame</w:t>
                  </w:r>
                </w:p>
              </w:tc>
              <w:tc>
                <w:tcPr>
                  <w:tcW w:w="5430" w:type="dxa"/>
                  <w:tcPrChange w:author="Georg Hartner" w:date="2023-03-13T09:19:00Z" w:id="54">
                    <w:tcPr>
                      <w:tcW w:w="5430" w:type="dxa"/>
                    </w:tcPr>
                  </w:tcPrChange>
                </w:tcPr>
                <w:p w:rsidR="2878A878" w:rsidP="5DE4E96D" w:rsidRDefault="2878A878" w14:paraId="0F43FC33" w14:textId="6F473CCB">
                  <w:pPr>
                    <w:rPr>
                      <w:rFonts w:eastAsia="Calibri" w:cs="Calibri"/>
                      <w:sz w:val="16"/>
                      <w:szCs w:val="16"/>
                      <w:lang w:val="en-GB"/>
                    </w:rPr>
                  </w:pPr>
                  <w:r w:rsidRPr="19F8EC84">
                    <w:rPr>
                      <w:rFonts w:eastAsia="Calibri" w:cs="Calibri"/>
                      <w:sz w:val="16"/>
                      <w:szCs w:val="16"/>
                      <w:lang w:val="en-GB"/>
                    </w:rPr>
                    <w:t>National term for ‘connection point’ in the MSs language and as used in national documentation.</w:t>
                  </w:r>
                </w:p>
              </w:tc>
            </w:tr>
            <w:tr w:rsidR="5DE4E96D" w:rsidTr="559A74E2" w14:paraId="40DC0DDE" w14:textId="77777777">
              <w:trPr>
                <w:trHeight w:val="300"/>
                <w:trPrChange w:author="Georg Hartner" w:date="2023-03-13T09:19:00Z" w:id="55">
                  <w:trPr>
                    <w:trHeight w:val="300"/>
                  </w:trPr>
                </w:trPrChange>
              </w:trPr>
              <w:tc>
                <w:tcPr>
                  <w:tcW w:w="1350" w:type="dxa"/>
                  <w:tcPrChange w:author="Georg Hartner" w:date="2023-03-13T09:19:00Z" w:id="56">
                    <w:tcPr>
                      <w:tcW w:w="1350" w:type="dxa"/>
                    </w:tcPr>
                  </w:tcPrChange>
                </w:tcPr>
                <w:p w:rsidR="5DE4E96D" w:rsidP="5DE4E96D" w:rsidRDefault="07CB1B11" w14:paraId="19FD69CB" w14:textId="17066B50">
                  <w:pPr>
                    <w:rPr>
                      <w:rFonts w:eastAsia="Calibri" w:cs="Calibri"/>
                      <w:sz w:val="16"/>
                      <w:szCs w:val="16"/>
                      <w:lang w:val="en-GB"/>
                    </w:rPr>
                  </w:pPr>
                  <w:r w:rsidRPr="19F8EC84">
                    <w:rPr>
                      <w:rFonts w:eastAsia="Calibri" w:cs="Calibri"/>
                      <w:sz w:val="16"/>
                      <w:szCs w:val="16"/>
                      <w:lang w:val="en-GB"/>
                    </w:rPr>
                    <w:t>Identification system</w:t>
                  </w:r>
                </w:p>
              </w:tc>
              <w:tc>
                <w:tcPr>
                  <w:tcW w:w="5430" w:type="dxa"/>
                  <w:tcPrChange w:author="Georg Hartner" w:date="2023-03-13T09:19:00Z" w:id="57">
                    <w:tcPr>
                      <w:tcW w:w="5430" w:type="dxa"/>
                    </w:tcPr>
                  </w:tcPrChange>
                </w:tcPr>
                <w:p w:rsidR="5DE4E96D" w:rsidP="5DE4E96D" w:rsidRDefault="07CB1B11" w14:paraId="18B3E80C" w14:textId="2CCB8487">
                  <w:pPr>
                    <w:rPr>
                      <w:rFonts w:eastAsia="Calibri" w:cs="Calibri"/>
                      <w:sz w:val="16"/>
                      <w:szCs w:val="16"/>
                      <w:lang w:val="en-GB"/>
                    </w:rPr>
                  </w:pPr>
                  <w:r w:rsidRPr="19F8EC84">
                    <w:rPr>
                      <w:rFonts w:eastAsia="Calibri" w:cs="Calibri"/>
                      <w:sz w:val="16"/>
                      <w:szCs w:val="16"/>
                      <w:lang w:val="en-GB"/>
                    </w:rPr>
                    <w:t>Description of identification system(s) for ‘</w:t>
                  </w:r>
                  <w:r w:rsidRPr="19F8EC84" w:rsidR="432EC234">
                    <w:rPr>
                      <w:rFonts w:eastAsia="Calibri" w:cs="Calibri"/>
                      <w:sz w:val="16"/>
                      <w:szCs w:val="16"/>
                      <w:lang w:val="en-GB"/>
                    </w:rPr>
                    <w:t>con</w:t>
                  </w:r>
                  <w:r w:rsidRPr="19F8EC84" w:rsidR="05991796">
                    <w:rPr>
                      <w:rFonts w:eastAsia="Calibri" w:cs="Calibri"/>
                      <w:sz w:val="16"/>
                      <w:szCs w:val="16"/>
                      <w:lang w:val="en-GB"/>
                    </w:rPr>
                    <w:t>n</w:t>
                  </w:r>
                  <w:r w:rsidRPr="19F8EC84" w:rsidR="432EC234">
                    <w:rPr>
                      <w:rFonts w:eastAsia="Calibri" w:cs="Calibri"/>
                      <w:sz w:val="16"/>
                      <w:szCs w:val="16"/>
                      <w:lang w:val="en-GB"/>
                    </w:rPr>
                    <w:t xml:space="preserve">ection points’. </w:t>
                  </w:r>
                  <w:r w:rsidRPr="19F8EC84" w:rsidR="432EC234">
                    <w:rPr>
                      <w:rFonts w:eastAsia="Calibri" w:cs="Calibri"/>
                      <w:i/>
                      <w:iCs/>
                      <w:sz w:val="16"/>
                      <w:szCs w:val="16"/>
                      <w:lang w:val="en-GB"/>
                    </w:rPr>
                    <w:t>(one identification system per connection point needs to be mapped)</w:t>
                  </w:r>
                </w:p>
              </w:tc>
            </w:tr>
          </w:tbl>
          <w:p w:rsidR="08CBFD5D" w:rsidP="5DE4E96D" w:rsidRDefault="08CBFD5D" w14:paraId="204CE14C" w14:textId="53F5892F"/>
        </w:tc>
      </w:tr>
      <w:tr w:rsidR="08CBFD5D" w:rsidTr="56739887" w14:paraId="7DACA9ED" w14:textId="77777777">
        <w:trPr>
          <w:trHeight w:val="300"/>
        </w:trPr>
        <w:tc>
          <w:tcPr>
            <w:tcW w:w="476" w:type="dxa"/>
            <w:tcBorders>
              <w:right w:val="single" w:color="auto" w:sz="4" w:space="0"/>
            </w:tcBorders>
          </w:tcPr>
          <w:p w:rsidR="08CBFD5D" w:rsidP="08CBFD5D" w:rsidRDefault="2EC9C68F" w14:paraId="47E543C8" w14:textId="3ED37CFD">
            <w:pPr>
              <w:rPr>
                <w:rFonts w:eastAsia="Calibri" w:cs="Calibri"/>
                <w:sz w:val="16"/>
                <w:szCs w:val="16"/>
                <w:lang w:val="en-US"/>
              </w:rPr>
            </w:pPr>
            <w:r w:rsidRPr="19F8EC84">
              <w:rPr>
                <w:rFonts w:eastAsia="Calibri" w:cs="Calibri"/>
                <w:sz w:val="16"/>
                <w:szCs w:val="16"/>
                <w:lang w:val="en-US"/>
              </w:rPr>
              <w:t>I3</w:t>
            </w:r>
          </w:p>
        </w:tc>
        <w:tc>
          <w:tcPr>
            <w:tcW w:w="1648" w:type="dxa"/>
            <w:tcBorders>
              <w:top w:val="single" w:color="auto" w:sz="4" w:space="0"/>
              <w:left w:val="single" w:color="auto" w:sz="4" w:space="0"/>
              <w:bottom w:val="single" w:color="auto" w:sz="4" w:space="0"/>
              <w:right w:val="single" w:color="auto" w:sz="4" w:space="0"/>
            </w:tcBorders>
          </w:tcPr>
          <w:p w:rsidR="0220F3B3" w:rsidP="08CBFD5D" w:rsidRDefault="641F1B4C" w14:paraId="286C852A" w14:textId="1D54BBEE">
            <w:pPr>
              <w:rPr>
                <w:rFonts w:eastAsia="Calibri" w:cs="Calibri"/>
                <w:sz w:val="16"/>
                <w:szCs w:val="16"/>
                <w:lang w:val="en-US"/>
              </w:rPr>
            </w:pPr>
            <w:r w:rsidRPr="19F8EC84">
              <w:rPr>
                <w:rFonts w:eastAsia="Calibri" w:cs="Calibri"/>
                <w:sz w:val="16"/>
                <w:szCs w:val="16"/>
                <w:lang w:val="en-US"/>
              </w:rPr>
              <w:t>MS system</w:t>
            </w:r>
            <w:r w:rsidRPr="19F8EC84" w:rsidR="41BD64EF">
              <w:rPr>
                <w:rFonts w:eastAsia="Calibri" w:cs="Calibri"/>
                <w:sz w:val="16"/>
                <w:szCs w:val="16"/>
                <w:lang w:val="en-US"/>
              </w:rPr>
              <w:t xml:space="preserve"> for ‘</w:t>
            </w:r>
            <w:r w:rsidRPr="19F8EC84" w:rsidR="4906C821">
              <w:rPr>
                <w:rFonts w:eastAsia="Calibri" w:cs="Calibri"/>
                <w:sz w:val="16"/>
                <w:szCs w:val="16"/>
                <w:lang w:val="en-US"/>
              </w:rPr>
              <w:t>'accounting point’</w:t>
            </w:r>
            <w:r w:rsidRPr="19F8EC84" w:rsidR="12BED247">
              <w:rPr>
                <w:rFonts w:eastAsia="Calibri" w:cs="Calibri"/>
                <w:sz w:val="16"/>
                <w:szCs w:val="16"/>
                <w:lang w:val="en-US"/>
              </w:rPr>
              <w:t xml:space="preserve"> identification</w:t>
            </w:r>
          </w:p>
        </w:tc>
        <w:tc>
          <w:tcPr>
            <w:tcW w:w="6996" w:type="dxa"/>
            <w:tcBorders>
              <w:left w:val="single" w:color="auto" w:sz="4" w:space="0"/>
            </w:tcBorders>
          </w:tcPr>
          <w:tbl>
            <w:tblPr>
              <w:tblStyle w:val="TabellemithellemGitternetz1"/>
              <w:tblW w:w="0" w:type="auto"/>
              <w:tblLayout w:type="fixed"/>
              <w:tblLook w:val="06A0" w:firstRow="1" w:lastRow="0" w:firstColumn="1" w:lastColumn="0" w:noHBand="1" w:noVBand="1"/>
              <w:tblPrChange w:author="Georg Hartner" w:date="2023-03-13T09:20:00Z" w:id="58">
                <w:tblPr>
                  <w:tblStyle w:val="Tabellenraster"/>
                  <w:tblW w:w="0" w:type="auto"/>
                  <w:tblLook w:val="06A0" w:firstRow="1" w:lastRow="0" w:firstColumn="1" w:lastColumn="0" w:noHBand="1" w:noVBand="1"/>
                </w:tblPr>
              </w:tblPrChange>
            </w:tblPr>
            <w:tblGrid>
              <w:gridCol w:w="1320"/>
              <w:gridCol w:w="5460"/>
              <w:tblGridChange w:id="59">
                <w:tblGrid>
                  <w:gridCol w:w="1320"/>
                  <w:gridCol w:w="5460"/>
                </w:tblGrid>
              </w:tblGridChange>
            </w:tblGrid>
            <w:tr w:rsidR="19F8EC84" w:rsidTr="559A74E2" w14:paraId="2316F8EA" w14:textId="77777777">
              <w:trPr>
                <w:trHeight w:val="300"/>
                <w:trPrChange w:author="Georg Hartner" w:date="2023-03-13T09:20:00Z" w:id="60">
                  <w:trPr>
                    <w:trHeight w:val="300"/>
                  </w:trPr>
                </w:trPrChange>
              </w:trPr>
              <w:tc>
                <w:tcPr>
                  <w:tcW w:w="1320" w:type="dxa"/>
                  <w:tcPrChange w:author="Georg Hartner" w:date="2023-03-13T09:20:00Z" w:id="61">
                    <w:tcPr>
                      <w:tcW w:w="1320" w:type="dxa"/>
                    </w:tcPr>
                  </w:tcPrChange>
                </w:tcPr>
                <w:p w:rsidR="5B58C525" w:rsidP="19F8EC84" w:rsidRDefault="5B58C525" w14:paraId="6DB47C4C" w14:textId="7FB224BD">
                  <w:pPr>
                    <w:rPr>
                      <w:rFonts w:eastAsia="Calibri" w:cs="Calibri"/>
                      <w:sz w:val="16"/>
                      <w:szCs w:val="16"/>
                      <w:lang w:val="en-GB"/>
                    </w:rPr>
                  </w:pPr>
                  <w:r w:rsidRPr="19F8EC84">
                    <w:rPr>
                      <w:rFonts w:eastAsia="Calibri" w:cs="Calibri"/>
                      <w:sz w:val="16"/>
                      <w:szCs w:val="16"/>
                      <w:lang w:val="en-GB"/>
                    </w:rPr>
                    <w:t>Name</w:t>
                  </w:r>
                </w:p>
              </w:tc>
              <w:tc>
                <w:tcPr>
                  <w:tcW w:w="5460" w:type="dxa"/>
                  <w:tcPrChange w:author="Georg Hartner" w:date="2023-03-13T09:20:00Z" w:id="62">
                    <w:tcPr>
                      <w:tcW w:w="5460" w:type="dxa"/>
                    </w:tcPr>
                  </w:tcPrChange>
                </w:tcPr>
                <w:p w:rsidR="19F8EC84" w:rsidP="19F8EC84" w:rsidRDefault="3235A926" w14:paraId="6257B46A" w14:textId="22E02D2B">
                  <w:pPr>
                    <w:rPr>
                      <w:rFonts w:eastAsia="Calibri" w:cs="Calibri"/>
                      <w:sz w:val="16"/>
                      <w:szCs w:val="16"/>
                      <w:lang w:val="en-GB"/>
                    </w:rPr>
                  </w:pPr>
                  <w:r w:rsidRPr="559A74E2">
                    <w:rPr>
                      <w:rFonts w:eastAsia="Calibri" w:cs="Calibri"/>
                      <w:sz w:val="16"/>
                      <w:szCs w:val="16"/>
                      <w:lang w:val="en-GB"/>
                    </w:rPr>
                    <w:t xml:space="preserve">National term for </w:t>
                  </w:r>
                  <w:r w:rsidRPr="559A74E2" w:rsidR="426403D7">
                    <w:rPr>
                      <w:rFonts w:eastAsia="Calibri" w:cs="Calibri"/>
                      <w:sz w:val="16"/>
                      <w:szCs w:val="16"/>
                      <w:lang w:val="en-GB"/>
                    </w:rPr>
                    <w:t>‘</w:t>
                  </w:r>
                  <w:r w:rsidRPr="559A74E2" w:rsidR="7BFF5D57">
                    <w:rPr>
                      <w:rFonts w:eastAsia="Calibri" w:cs="Calibri"/>
                      <w:sz w:val="16"/>
                      <w:szCs w:val="16"/>
                      <w:lang w:val="en-GB"/>
                    </w:rPr>
                    <w:t xml:space="preserve">accounting </w:t>
                  </w:r>
                  <w:r w:rsidRPr="559A74E2">
                    <w:rPr>
                      <w:rFonts w:eastAsia="Calibri" w:cs="Calibri"/>
                      <w:sz w:val="16"/>
                      <w:szCs w:val="16"/>
                      <w:lang w:val="en-GB"/>
                    </w:rPr>
                    <w:t>point’ in the MSs language and as used in national documentation.</w:t>
                  </w:r>
                </w:p>
              </w:tc>
            </w:tr>
            <w:tr w:rsidR="19F8EC84" w:rsidTr="559A74E2" w14:paraId="1D199858" w14:textId="77777777">
              <w:trPr>
                <w:trHeight w:val="300"/>
                <w:trPrChange w:author="Georg Hartner" w:date="2023-03-13T09:20:00Z" w:id="63">
                  <w:trPr>
                    <w:trHeight w:val="300"/>
                  </w:trPr>
                </w:trPrChange>
              </w:trPr>
              <w:tc>
                <w:tcPr>
                  <w:tcW w:w="1320" w:type="dxa"/>
                  <w:tcPrChange w:author="Georg Hartner" w:date="2023-03-13T09:20:00Z" w:id="64">
                    <w:tcPr>
                      <w:tcW w:w="1320" w:type="dxa"/>
                    </w:tcPr>
                  </w:tcPrChange>
                </w:tcPr>
                <w:p w:rsidR="5B58C525" w:rsidP="19F8EC84" w:rsidRDefault="5B58C525" w14:paraId="6AE349B7" w14:textId="34804D34">
                  <w:pPr>
                    <w:rPr>
                      <w:rFonts w:eastAsia="Calibri" w:cs="Calibri"/>
                      <w:sz w:val="16"/>
                      <w:szCs w:val="16"/>
                      <w:lang w:val="en-GB"/>
                    </w:rPr>
                  </w:pPr>
                  <w:r w:rsidRPr="19F8EC84">
                    <w:rPr>
                      <w:rFonts w:eastAsia="Calibri" w:cs="Calibri"/>
                      <w:sz w:val="16"/>
                      <w:szCs w:val="16"/>
                      <w:lang w:val="en-GB"/>
                    </w:rPr>
                    <w:t>Identification system</w:t>
                  </w:r>
                </w:p>
              </w:tc>
              <w:tc>
                <w:tcPr>
                  <w:tcW w:w="5460" w:type="dxa"/>
                  <w:tcPrChange w:author="Georg Hartner" w:date="2023-03-13T09:20:00Z" w:id="65">
                    <w:tcPr>
                      <w:tcW w:w="5460" w:type="dxa"/>
                    </w:tcPr>
                  </w:tcPrChange>
                </w:tcPr>
                <w:p w:rsidR="19F8EC84" w:rsidP="19F8EC84" w:rsidRDefault="19F8EC84" w14:paraId="040B5FF6" w14:textId="074F7F58">
                  <w:pPr>
                    <w:rPr>
                      <w:rFonts w:eastAsia="Calibri" w:cs="Calibri"/>
                      <w:sz w:val="16"/>
                      <w:szCs w:val="16"/>
                      <w:lang w:val="en-GB"/>
                    </w:rPr>
                  </w:pPr>
                  <w:r w:rsidRPr="19F8EC84">
                    <w:rPr>
                      <w:rFonts w:eastAsia="Calibri" w:cs="Calibri"/>
                      <w:sz w:val="16"/>
                      <w:szCs w:val="16"/>
                      <w:lang w:val="en-GB"/>
                    </w:rPr>
                    <w:t>Description of identification system(s) for ‘</w:t>
                  </w:r>
                  <w:r w:rsidRPr="19F8EC84" w:rsidR="310FA264">
                    <w:rPr>
                      <w:rFonts w:eastAsia="Calibri" w:cs="Calibri"/>
                      <w:sz w:val="16"/>
                      <w:szCs w:val="16"/>
                      <w:lang w:val="en-GB"/>
                    </w:rPr>
                    <w:t>accounting</w:t>
                  </w:r>
                  <w:r w:rsidRPr="19F8EC84">
                    <w:rPr>
                      <w:rFonts w:eastAsia="Calibri" w:cs="Calibri"/>
                      <w:sz w:val="16"/>
                      <w:szCs w:val="16"/>
                      <w:lang w:val="en-GB"/>
                    </w:rPr>
                    <w:t xml:space="preserve"> points’. </w:t>
                  </w:r>
                  <w:r w:rsidRPr="19F8EC84">
                    <w:rPr>
                      <w:rFonts w:eastAsia="Calibri" w:cs="Calibri"/>
                      <w:i/>
                      <w:iCs/>
                      <w:sz w:val="16"/>
                      <w:szCs w:val="16"/>
                      <w:lang w:val="en-GB"/>
                    </w:rPr>
                    <w:t xml:space="preserve">(one identification system per </w:t>
                  </w:r>
                  <w:r w:rsidRPr="19F8EC84" w:rsidR="4D9C6854">
                    <w:rPr>
                      <w:rFonts w:eastAsia="Calibri" w:cs="Calibri"/>
                      <w:i/>
                      <w:iCs/>
                      <w:sz w:val="16"/>
                      <w:szCs w:val="16"/>
                      <w:lang w:val="en-GB"/>
                    </w:rPr>
                    <w:t xml:space="preserve">accounting </w:t>
                  </w:r>
                  <w:r w:rsidRPr="19F8EC84">
                    <w:rPr>
                      <w:rFonts w:eastAsia="Calibri" w:cs="Calibri"/>
                      <w:i/>
                      <w:iCs/>
                      <w:sz w:val="16"/>
                      <w:szCs w:val="16"/>
                      <w:lang w:val="en-GB"/>
                    </w:rPr>
                    <w:t>point needs to be mapped)</w:t>
                  </w:r>
                </w:p>
              </w:tc>
            </w:tr>
          </w:tbl>
          <w:p w:rsidR="08CBFD5D" w:rsidP="5DE4E96D" w:rsidRDefault="08CBFD5D" w14:paraId="6EBB5241" w14:textId="5E3C54D1">
            <w:pPr>
              <w:rPr>
                <w:rFonts w:eastAsia="Calibri" w:cs="Calibri"/>
                <w:sz w:val="16"/>
                <w:szCs w:val="16"/>
                <w:lang w:val="en-GB"/>
              </w:rPr>
            </w:pPr>
          </w:p>
        </w:tc>
      </w:tr>
      <w:tr w:rsidRPr="00E032F9" w:rsidR="003135C6" w:rsidTr="56739887" w14:paraId="49FACE44" w14:textId="77777777">
        <w:trPr>
          <w:trHeight w:val="300"/>
        </w:trPr>
        <w:tc>
          <w:tcPr>
            <w:tcW w:w="476" w:type="dxa"/>
            <w:tcBorders>
              <w:right w:val="single" w:color="auto" w:sz="4" w:space="0"/>
            </w:tcBorders>
          </w:tcPr>
          <w:p w:rsidR="003135C6" w:rsidP="19F8EC84" w:rsidRDefault="6F1F417F" w14:paraId="7F949C58" w14:textId="752DB38B">
            <w:pPr>
              <w:widowControl w:val="0"/>
              <w:spacing w:after="0"/>
              <w:rPr>
                <w:rFonts w:eastAsia="Calibri" w:cs="Calibri"/>
                <w:sz w:val="16"/>
                <w:szCs w:val="16"/>
                <w:lang w:val="en-US"/>
              </w:rPr>
            </w:pPr>
            <w:r w:rsidRPr="19F8EC84">
              <w:rPr>
                <w:rFonts w:eastAsia="Calibri" w:cs="Calibri"/>
                <w:sz w:val="16"/>
                <w:szCs w:val="16"/>
                <w:lang w:val="en-US"/>
              </w:rPr>
              <w:t>I</w:t>
            </w:r>
            <w:r w:rsidRPr="19F8EC84" w:rsidR="5BE0A0C5">
              <w:rPr>
                <w:rFonts w:eastAsia="Calibri" w:cs="Calibri"/>
                <w:sz w:val="16"/>
                <w:szCs w:val="16"/>
                <w:lang w:val="en-US"/>
              </w:rPr>
              <w:t>6</w:t>
            </w:r>
          </w:p>
        </w:tc>
        <w:tc>
          <w:tcPr>
            <w:tcW w:w="1648" w:type="dxa"/>
            <w:tcBorders>
              <w:top w:val="single" w:color="auto" w:sz="4" w:space="0"/>
              <w:left w:val="single" w:color="auto" w:sz="4" w:space="0"/>
              <w:bottom w:val="single" w:color="auto" w:sz="4" w:space="0"/>
              <w:right w:val="single" w:color="auto" w:sz="4" w:space="0"/>
            </w:tcBorders>
          </w:tcPr>
          <w:p w:rsidR="003135C6" w:rsidRDefault="00D613C4" w14:paraId="46B5B61F" w14:textId="77777777">
            <w:pPr>
              <w:widowControl w:val="0"/>
              <w:spacing w:after="0"/>
              <w:rPr>
                <w:lang w:val="en-US"/>
              </w:rPr>
            </w:pPr>
            <w:r>
              <w:rPr>
                <w:rFonts w:eastAsia="Calibri" w:cs="Calibri"/>
                <w:sz w:val="16"/>
                <w:szCs w:val="16"/>
                <w:lang w:val="en-US"/>
              </w:rPr>
              <w:t xml:space="preserve">Information on Member State data exchange environment </w:t>
            </w:r>
          </w:p>
          <w:p w:rsidR="003135C6" w:rsidP="559A74E2" w:rsidRDefault="5C1284C5" w14:paraId="27DBDB66" w14:textId="6A83143D">
            <w:pPr>
              <w:widowControl w:val="0"/>
              <w:spacing w:after="0"/>
              <w:rPr>
                <w:rFonts w:eastAsia="Calibri" w:cs="Calibri"/>
                <w:sz w:val="16"/>
                <w:szCs w:val="16"/>
                <w:lang w:val="en-US"/>
              </w:rPr>
            </w:pPr>
            <w:r w:rsidRPr="559A74E2">
              <w:rPr>
                <w:rFonts w:eastAsia="Calibri" w:cs="Calibri"/>
                <w:sz w:val="16"/>
                <w:szCs w:val="16"/>
                <w:lang w:val="en-US"/>
              </w:rPr>
              <w:t>(</w:t>
            </w:r>
            <w:r w:rsidRPr="559A74E2">
              <w:rPr>
                <w:rFonts w:eastAsia="Calibri" w:cs="Calibri"/>
                <w:i/>
                <w:iCs/>
                <w:sz w:val="16"/>
                <w:szCs w:val="16"/>
                <w:lang w:val="en-US"/>
              </w:rPr>
              <w:t>needs to be mapped once per data exchange environment</w:t>
            </w:r>
            <w:r w:rsidRPr="559A74E2">
              <w:rPr>
                <w:rFonts w:eastAsia="Calibri" w:cs="Calibri"/>
                <w:sz w:val="16"/>
                <w:szCs w:val="16"/>
                <w:lang w:val="en-US"/>
              </w:rPr>
              <w:t>)</w:t>
            </w:r>
          </w:p>
        </w:tc>
        <w:tc>
          <w:tcPr>
            <w:tcW w:w="6996" w:type="dxa"/>
            <w:tcBorders>
              <w:left w:val="single" w:color="auto" w:sz="4" w:space="0"/>
            </w:tcBorders>
          </w:tcPr>
          <w:tbl>
            <w:tblPr>
              <w:tblStyle w:val="TabellemithellemGitternetz1"/>
              <w:tblW w:w="5000" w:type="pct"/>
              <w:tblLayout w:type="fixed"/>
              <w:tblLook w:val="04A0" w:firstRow="1" w:lastRow="0" w:firstColumn="1" w:lastColumn="0" w:noHBand="0" w:noVBand="1"/>
            </w:tblPr>
            <w:tblGrid>
              <w:gridCol w:w="1391"/>
              <w:gridCol w:w="5379"/>
            </w:tblGrid>
            <w:tr w:rsidRPr="00E032F9" w:rsidR="003135C6" w:rsidTr="559A74E2" w14:paraId="08E9B86E" w14:textId="77777777">
              <w:tc>
                <w:tcPr>
                  <w:tcW w:w="1393" w:type="dxa"/>
                </w:tcPr>
                <w:p w:rsidR="003135C6" w:rsidRDefault="00D613C4" w14:paraId="5D4478A0" w14:textId="77777777">
                  <w:pPr>
                    <w:widowControl w:val="0"/>
                    <w:spacing w:after="0"/>
                  </w:pPr>
                  <w:r>
                    <w:rPr>
                      <w:rFonts w:eastAsia="Calibri" w:cs="Calibri"/>
                      <w:sz w:val="16"/>
                      <w:szCs w:val="16"/>
                      <w:lang w:val="en-GB"/>
                    </w:rPr>
                    <w:t>Name</w:t>
                  </w:r>
                </w:p>
              </w:tc>
              <w:tc>
                <w:tcPr>
                  <w:tcW w:w="5386" w:type="dxa"/>
                </w:tcPr>
                <w:p w:rsidR="003135C6" w:rsidRDefault="18AD072A" w14:paraId="5A921799" w14:textId="526CB0BE">
                  <w:pPr>
                    <w:widowControl w:val="0"/>
                    <w:spacing w:after="0"/>
                    <w:rPr>
                      <w:rFonts w:ascii="Calibri" w:hAnsi="Calibri" w:eastAsia="Calibri" w:cs="Calibri"/>
                      <w:sz w:val="16"/>
                      <w:szCs w:val="16"/>
                      <w:lang w:val="en-US"/>
                    </w:rPr>
                  </w:pPr>
                  <w:r w:rsidRPr="7372113D">
                    <w:rPr>
                      <w:rFonts w:eastAsia="Calibri" w:cs="Calibri"/>
                      <w:sz w:val="16"/>
                      <w:szCs w:val="16"/>
                      <w:lang w:val="en-GB"/>
                    </w:rPr>
                    <w:t xml:space="preserve">If applicable, </w:t>
                  </w:r>
                  <w:r w:rsidRPr="7372113D" w:rsidR="6340C8A3">
                    <w:rPr>
                      <w:rFonts w:eastAsia="Calibri" w:cs="Calibri"/>
                      <w:sz w:val="16"/>
                      <w:szCs w:val="16"/>
                      <w:lang w:val="en-GB"/>
                    </w:rPr>
                    <w:t>n</w:t>
                  </w:r>
                  <w:r w:rsidRPr="7372113D" w:rsidR="2936104D">
                    <w:rPr>
                      <w:rFonts w:eastAsia="Calibri" w:cs="Calibri"/>
                      <w:sz w:val="16"/>
                      <w:szCs w:val="16"/>
                      <w:lang w:val="en-GB"/>
                    </w:rPr>
                    <w:t>ame of data exchange environment.</w:t>
                  </w:r>
                </w:p>
              </w:tc>
            </w:tr>
            <w:tr w:rsidRPr="00E032F9" w:rsidR="003135C6" w:rsidTr="559A74E2" w14:paraId="4B6593D9" w14:textId="77777777">
              <w:tc>
                <w:tcPr>
                  <w:tcW w:w="1393" w:type="dxa"/>
                </w:tcPr>
                <w:p w:rsidR="003135C6" w:rsidRDefault="00D613C4" w14:paraId="38B3EA14" w14:textId="77777777">
                  <w:pPr>
                    <w:widowControl w:val="0"/>
                    <w:spacing w:after="0"/>
                  </w:pPr>
                  <w:r>
                    <w:rPr>
                      <w:rFonts w:eastAsia="Calibri" w:cs="Calibri"/>
                      <w:sz w:val="16"/>
                      <w:szCs w:val="16"/>
                      <w:lang w:val="en-GB"/>
                    </w:rPr>
                    <w:t>Website</w:t>
                  </w:r>
                </w:p>
              </w:tc>
              <w:tc>
                <w:tcPr>
                  <w:tcW w:w="5386" w:type="dxa"/>
                </w:tcPr>
                <w:p w:rsidR="003135C6" w:rsidRDefault="00D613C4" w14:paraId="2E3DE35B" w14:textId="77777777">
                  <w:pPr>
                    <w:widowControl w:val="0"/>
                    <w:spacing w:after="0"/>
                    <w:rPr>
                      <w:rFonts w:ascii="Calibri" w:hAnsi="Calibri" w:eastAsia="Calibri" w:cs="Calibri"/>
                      <w:sz w:val="16"/>
                      <w:szCs w:val="16"/>
                      <w:lang w:val="en-US"/>
                    </w:rPr>
                  </w:pPr>
                  <w:r>
                    <w:rPr>
                      <w:rFonts w:eastAsia="Calibri" w:cs="Calibri"/>
                      <w:sz w:val="16"/>
                      <w:szCs w:val="16"/>
                      <w:lang w:val="en-GB"/>
                    </w:rPr>
                    <w:t>If applicable, link to website explaining the provisions for data access in a Member State.</w:t>
                  </w:r>
                </w:p>
              </w:tc>
            </w:tr>
            <w:tr w:rsidRPr="00E032F9" w:rsidR="003135C6" w:rsidTr="559A74E2" w14:paraId="11F377D3" w14:textId="77777777">
              <w:tc>
                <w:tcPr>
                  <w:tcW w:w="1393" w:type="dxa"/>
                </w:tcPr>
                <w:p w:rsidR="003135C6" w:rsidRDefault="00D613C4" w14:paraId="7F23DA93" w14:textId="77777777">
                  <w:pPr>
                    <w:widowControl w:val="0"/>
                    <w:spacing w:after="0"/>
                    <w:rPr>
                      <w:rFonts w:ascii="Calibri" w:hAnsi="Calibri" w:eastAsia="Calibri" w:cs="Calibri"/>
                      <w:sz w:val="16"/>
                      <w:szCs w:val="16"/>
                    </w:rPr>
                  </w:pPr>
                  <w:r>
                    <w:rPr>
                      <w:rFonts w:eastAsia="Calibri" w:cs="Calibri"/>
                      <w:sz w:val="16"/>
                      <w:szCs w:val="16"/>
                      <w:lang w:val="en-GB"/>
                    </w:rPr>
                    <w:t>Official contact</w:t>
                  </w:r>
                </w:p>
              </w:tc>
              <w:tc>
                <w:tcPr>
                  <w:tcW w:w="5386" w:type="dxa"/>
                </w:tcPr>
                <w:p w:rsidR="003135C6" w:rsidRDefault="25155754" w14:paraId="00FB747D" w14:textId="738C4F0B">
                  <w:pPr>
                    <w:widowControl w:val="0"/>
                    <w:spacing w:after="0"/>
                    <w:rPr>
                      <w:rFonts w:ascii="Calibri" w:hAnsi="Calibri" w:eastAsia="Calibri" w:cs="Calibri"/>
                      <w:sz w:val="16"/>
                      <w:szCs w:val="16"/>
                      <w:lang w:val="en-US"/>
                    </w:rPr>
                  </w:pPr>
                  <w:r w:rsidRPr="670B5646">
                    <w:rPr>
                      <w:rFonts w:eastAsia="Calibri" w:cs="Calibri"/>
                      <w:sz w:val="16"/>
                      <w:szCs w:val="16"/>
                      <w:lang w:val="en-GB"/>
                    </w:rPr>
                    <w:t>Contact</w:t>
                  </w:r>
                  <w:r w:rsidRPr="670B5646" w:rsidR="1D02F108">
                    <w:rPr>
                      <w:rFonts w:eastAsia="Calibri" w:cs="Calibri"/>
                      <w:sz w:val="16"/>
                      <w:szCs w:val="16"/>
                      <w:lang w:val="en-GB"/>
                    </w:rPr>
                    <w:t xml:space="preserve"> details</w:t>
                  </w:r>
                  <w:r w:rsidRPr="670B5646">
                    <w:rPr>
                      <w:rFonts w:eastAsia="Calibri" w:cs="Calibri"/>
                      <w:sz w:val="16"/>
                      <w:szCs w:val="16"/>
                      <w:lang w:val="en-GB"/>
                    </w:rPr>
                    <w:t xml:space="preserve"> for national data management provisions.</w:t>
                  </w:r>
                </w:p>
              </w:tc>
            </w:tr>
            <w:tr w:rsidRPr="00E032F9" w:rsidR="003135C6" w:rsidTr="559A74E2" w14:paraId="725812BE" w14:textId="77777777">
              <w:tc>
                <w:tcPr>
                  <w:tcW w:w="1393" w:type="dxa"/>
                </w:tcPr>
                <w:p w:rsidR="003135C6" w:rsidRDefault="00D613C4" w14:paraId="0049891F" w14:textId="77777777">
                  <w:pPr>
                    <w:widowControl w:val="0"/>
                    <w:spacing w:after="0"/>
                    <w:rPr>
                      <w:rFonts w:ascii="Calibri" w:hAnsi="Calibri" w:eastAsia="Calibri" w:cs="Calibri"/>
                      <w:sz w:val="16"/>
                      <w:szCs w:val="16"/>
                    </w:rPr>
                  </w:pPr>
                  <w:r>
                    <w:rPr>
                      <w:rFonts w:eastAsia="Calibri" w:cs="Calibri"/>
                      <w:sz w:val="16"/>
                      <w:szCs w:val="16"/>
                      <w:lang w:val="en-GB"/>
                    </w:rPr>
                    <w:t>National regulatory basis</w:t>
                  </w:r>
                </w:p>
              </w:tc>
              <w:tc>
                <w:tcPr>
                  <w:tcW w:w="5386" w:type="dxa"/>
                </w:tcPr>
                <w:p w:rsidR="003135C6" w:rsidRDefault="00D613C4" w14:paraId="6558A7A5" w14:textId="77777777">
                  <w:pPr>
                    <w:widowControl w:val="0"/>
                    <w:spacing w:after="0"/>
                    <w:rPr>
                      <w:rFonts w:ascii="Calibri" w:hAnsi="Calibri" w:eastAsia="Calibri" w:cs="Calibri"/>
                      <w:sz w:val="16"/>
                      <w:szCs w:val="16"/>
                      <w:lang w:val="en-US"/>
                    </w:rPr>
                  </w:pPr>
                  <w:r>
                    <w:rPr>
                      <w:rFonts w:eastAsia="Calibri" w:cs="Calibri"/>
                      <w:sz w:val="16"/>
                      <w:szCs w:val="16"/>
                      <w:lang w:val="en-GB"/>
                    </w:rPr>
                    <w:t>Reference to the legal basis for the data sharing infrastructure.</w:t>
                  </w:r>
                </w:p>
              </w:tc>
            </w:tr>
            <w:tr w:rsidRPr="00E032F9" w:rsidR="003135C6" w:rsidTr="559A74E2" w14:paraId="0A09F1FC" w14:textId="77777777">
              <w:trPr>
                <w:trHeight w:val="370"/>
              </w:trPr>
              <w:tc>
                <w:tcPr>
                  <w:tcW w:w="1393" w:type="dxa"/>
                </w:tcPr>
                <w:p w:rsidR="003135C6" w:rsidRDefault="00D613C4" w14:paraId="3829360E" w14:textId="77777777">
                  <w:pPr>
                    <w:widowControl w:val="0"/>
                    <w:spacing w:after="0"/>
                    <w:rPr>
                      <w:rFonts w:ascii="Calibri" w:hAnsi="Calibri" w:eastAsia="Calibri" w:cs="Calibri"/>
                      <w:sz w:val="16"/>
                      <w:szCs w:val="16"/>
                      <w:lang w:val="en-GB"/>
                    </w:rPr>
                  </w:pPr>
                  <w:r>
                    <w:rPr>
                      <w:rFonts w:eastAsia="Calibri" w:cs="Calibri"/>
                      <w:sz w:val="16"/>
                      <w:szCs w:val="16"/>
                      <w:lang w:val="en-GB"/>
                    </w:rPr>
                    <w:t>Documentation</w:t>
                  </w:r>
                </w:p>
              </w:tc>
              <w:tc>
                <w:tcPr>
                  <w:tcW w:w="5386" w:type="dxa"/>
                </w:tcPr>
                <w:p w:rsidR="003135C6" w:rsidRDefault="2936104D" w14:paraId="202ACB12" w14:textId="23854C4B">
                  <w:pPr>
                    <w:widowControl w:val="0"/>
                    <w:spacing w:after="0"/>
                    <w:rPr>
                      <w:rFonts w:ascii="Calibri" w:hAnsi="Calibri" w:eastAsia="Calibri" w:cs="Calibri"/>
                      <w:sz w:val="16"/>
                      <w:szCs w:val="16"/>
                      <w:lang w:val="en-US"/>
                    </w:rPr>
                  </w:pPr>
                  <w:r w:rsidRPr="7372113D">
                    <w:rPr>
                      <w:rFonts w:eastAsia="Calibri" w:cs="Calibri"/>
                      <w:sz w:val="16"/>
                      <w:szCs w:val="16"/>
                      <w:lang w:val="en-GB"/>
                    </w:rPr>
                    <w:t>A self-sufficient explanation of the Member State provisions with regards to data access.</w:t>
                  </w:r>
                </w:p>
              </w:tc>
            </w:tr>
          </w:tbl>
          <w:p w:rsidR="003135C6" w:rsidRDefault="003135C6" w14:paraId="0DE4B5B7" w14:textId="77777777">
            <w:pPr>
              <w:widowControl w:val="0"/>
              <w:spacing w:after="0"/>
              <w:rPr>
                <w:rFonts w:ascii="Calibri" w:hAnsi="Calibri" w:eastAsia="Calibri" w:cs="Calibri"/>
                <w:i/>
                <w:iCs/>
                <w:sz w:val="16"/>
                <w:szCs w:val="16"/>
                <w:lang w:val="en-US"/>
              </w:rPr>
            </w:pPr>
          </w:p>
        </w:tc>
      </w:tr>
      <w:tr w:rsidRPr="00E032F9" w:rsidR="7372113D" w:rsidTr="56739887" w14:paraId="5BD98F0D" w14:textId="77777777">
        <w:trPr>
          <w:trHeight w:val="300"/>
        </w:trPr>
        <w:tc>
          <w:tcPr>
            <w:tcW w:w="476" w:type="dxa"/>
            <w:tcBorders>
              <w:right w:val="single" w:color="auto" w:sz="4" w:space="0"/>
            </w:tcBorders>
          </w:tcPr>
          <w:p w:rsidR="36003E12" w:rsidP="7372113D" w:rsidRDefault="75E95F31" w14:paraId="00785B8B" w14:textId="68578062">
            <w:pPr>
              <w:rPr>
                <w:rFonts w:eastAsia="Calibri" w:cs="Calibri"/>
                <w:sz w:val="16"/>
                <w:szCs w:val="16"/>
                <w:lang w:val="en-US"/>
              </w:rPr>
            </w:pPr>
            <w:r w:rsidRPr="19F8EC84">
              <w:rPr>
                <w:rFonts w:eastAsia="Calibri" w:cs="Calibri"/>
                <w:sz w:val="16"/>
                <w:szCs w:val="16"/>
                <w:lang w:val="en-US"/>
              </w:rPr>
              <w:t>I</w:t>
            </w:r>
            <w:r w:rsidRPr="19F8EC84" w:rsidR="308971CA">
              <w:rPr>
                <w:rFonts w:eastAsia="Calibri" w:cs="Calibri"/>
                <w:sz w:val="16"/>
                <w:szCs w:val="16"/>
                <w:lang w:val="en-US"/>
              </w:rPr>
              <w:t>7</w:t>
            </w:r>
          </w:p>
        </w:tc>
        <w:tc>
          <w:tcPr>
            <w:tcW w:w="1648" w:type="dxa"/>
            <w:tcBorders>
              <w:top w:val="single" w:color="auto" w:sz="4" w:space="0"/>
              <w:left w:val="single" w:color="auto" w:sz="4" w:space="0"/>
              <w:bottom w:val="single" w:color="auto" w:sz="4" w:space="0"/>
              <w:right w:val="single" w:color="auto" w:sz="4" w:space="0"/>
            </w:tcBorders>
          </w:tcPr>
          <w:p w:rsidR="36003E12" w:rsidP="559A74E2" w:rsidRDefault="472BF34F" w14:paraId="4FC3B8D9" w14:textId="7CD02174">
            <w:pPr>
              <w:spacing w:after="0"/>
              <w:rPr>
                <w:rFonts w:ascii="Calibri" w:hAnsi="Calibri" w:eastAsia="Calibri" w:cs="Calibri"/>
                <w:i/>
                <w:iCs/>
                <w:sz w:val="16"/>
                <w:szCs w:val="16"/>
                <w:lang w:val="en-US"/>
              </w:rPr>
            </w:pPr>
            <w:r w:rsidRPr="559A74E2">
              <w:rPr>
                <w:rFonts w:eastAsia="Calibri" w:cs="Calibri"/>
                <w:sz w:val="16"/>
                <w:szCs w:val="16"/>
                <w:lang w:val="en-US"/>
              </w:rPr>
              <w:t xml:space="preserve">Information about </w:t>
            </w:r>
            <w:r w:rsidRPr="559A74E2" w:rsidR="3E038318">
              <w:rPr>
                <w:rFonts w:eastAsia="Calibri" w:cs="Calibri"/>
                <w:sz w:val="16"/>
                <w:szCs w:val="16"/>
                <w:lang w:val="en-US"/>
              </w:rPr>
              <w:t>metering point administrator</w:t>
            </w:r>
            <w:r w:rsidRPr="559A74E2" w:rsidR="6B4A4D7B">
              <w:rPr>
                <w:rFonts w:eastAsia="Calibri" w:cs="Calibri"/>
                <w:sz w:val="16"/>
                <w:szCs w:val="16"/>
                <w:lang w:val="en-US"/>
              </w:rPr>
              <w:t>s</w:t>
            </w:r>
            <w:r w:rsidRPr="559A74E2">
              <w:rPr>
                <w:rFonts w:eastAsia="Calibri" w:cs="Calibri"/>
                <w:sz w:val="16"/>
                <w:szCs w:val="16"/>
                <w:lang w:val="en-US"/>
              </w:rPr>
              <w:t xml:space="preserve"> in a Member State </w:t>
            </w:r>
          </w:p>
          <w:p w:rsidR="36003E12" w:rsidP="559A74E2" w:rsidRDefault="472BF34F" w14:paraId="1FE427BF" w14:textId="7CFBABF2">
            <w:pPr>
              <w:spacing w:after="0"/>
              <w:rPr>
                <w:rFonts w:eastAsia="Calibri" w:cs="Calibri"/>
                <w:i/>
                <w:iCs/>
                <w:sz w:val="16"/>
                <w:szCs w:val="16"/>
                <w:lang w:val="en-US"/>
              </w:rPr>
            </w:pPr>
            <w:r w:rsidRPr="559A74E2">
              <w:rPr>
                <w:rFonts w:eastAsia="Calibri" w:cs="Calibri"/>
                <w:sz w:val="16"/>
                <w:szCs w:val="16"/>
                <w:lang w:val="en-US"/>
              </w:rPr>
              <w:t>(</w:t>
            </w:r>
            <w:r w:rsidRPr="559A74E2">
              <w:rPr>
                <w:rFonts w:eastAsia="Calibri" w:cs="Calibri"/>
                <w:i/>
                <w:iCs/>
                <w:sz w:val="16"/>
                <w:szCs w:val="16"/>
                <w:lang w:val="en-US"/>
              </w:rPr>
              <w:t xml:space="preserve">one mapping per each active </w:t>
            </w:r>
            <w:r w:rsidRPr="559A74E2" w:rsidR="46B64384">
              <w:rPr>
                <w:rFonts w:eastAsia="Calibri" w:cs="Calibri"/>
                <w:i/>
                <w:iCs/>
                <w:sz w:val="16"/>
                <w:szCs w:val="16"/>
                <w:lang w:val="en-US"/>
              </w:rPr>
              <w:t>Metering point administrator</w:t>
            </w:r>
            <w:r w:rsidRPr="559A74E2" w:rsidR="1145645B">
              <w:rPr>
                <w:rFonts w:eastAsia="Calibri" w:cs="Calibri"/>
                <w:i/>
                <w:iCs/>
                <w:sz w:val="16"/>
                <w:szCs w:val="16"/>
                <w:lang w:val="en-US"/>
              </w:rPr>
              <w:t xml:space="preserve"> </w:t>
            </w:r>
            <w:r w:rsidRPr="559A74E2" w:rsidR="46B64384">
              <w:rPr>
                <w:rFonts w:eastAsia="Calibri" w:cs="Calibri"/>
                <w:i/>
                <w:iCs/>
                <w:sz w:val="16"/>
                <w:szCs w:val="16"/>
                <w:lang w:val="en-US"/>
              </w:rPr>
              <w:t>metering point administrator</w:t>
            </w:r>
            <w:r w:rsidRPr="559A74E2" w:rsidR="355F0C35">
              <w:rPr>
                <w:rFonts w:eastAsia="Calibri" w:cs="Calibri"/>
                <w:i/>
                <w:iCs/>
                <w:sz w:val="16"/>
                <w:szCs w:val="16"/>
                <w:lang w:val="en-US"/>
              </w:rPr>
              <w:t xml:space="preserve"> operator</w:t>
            </w:r>
            <w:r w:rsidRPr="559A74E2">
              <w:rPr>
                <w:rFonts w:eastAsia="Calibri" w:cs="Calibri"/>
                <w:i/>
                <w:iCs/>
                <w:sz w:val="16"/>
                <w:szCs w:val="16"/>
                <w:lang w:val="en-US"/>
              </w:rPr>
              <w:t xml:space="preserve"> in a Member State)</w:t>
            </w:r>
          </w:p>
        </w:tc>
        <w:tc>
          <w:tcPr>
            <w:tcW w:w="6996" w:type="dxa"/>
            <w:tcBorders>
              <w:left w:val="single" w:color="auto" w:sz="4" w:space="0"/>
            </w:tcBorders>
          </w:tcPr>
          <w:tbl>
            <w:tblPr>
              <w:tblStyle w:val="TabellemithellemGitternetz1"/>
              <w:tblW w:w="0" w:type="auto"/>
              <w:tblLayout w:type="fixed"/>
              <w:tblLook w:val="04A0" w:firstRow="1" w:lastRow="0" w:firstColumn="1" w:lastColumn="0" w:noHBand="0" w:noVBand="1"/>
            </w:tblPr>
            <w:tblGrid>
              <w:gridCol w:w="1391"/>
              <w:gridCol w:w="5379"/>
            </w:tblGrid>
            <w:tr w:rsidR="7372113D" w:rsidTr="559A74E2" w14:paraId="571475A1" w14:textId="77777777">
              <w:tc>
                <w:tcPr>
                  <w:tcW w:w="1391" w:type="dxa"/>
                </w:tcPr>
                <w:p w:rsidR="7372113D" w:rsidP="7372113D" w:rsidRDefault="7372113D" w14:paraId="547D2128" w14:textId="77777777">
                  <w:pPr>
                    <w:spacing w:after="0"/>
                  </w:pPr>
                  <w:r w:rsidRPr="7372113D">
                    <w:rPr>
                      <w:rFonts w:eastAsia="Calibri" w:cs="Calibri"/>
                      <w:sz w:val="16"/>
                      <w:szCs w:val="16"/>
                      <w:lang w:val="en-GB"/>
                    </w:rPr>
                    <w:t>Name</w:t>
                  </w:r>
                </w:p>
              </w:tc>
              <w:tc>
                <w:tcPr>
                  <w:tcW w:w="5379" w:type="dxa"/>
                </w:tcPr>
                <w:p w:rsidR="7372113D" w:rsidP="7372113D" w:rsidRDefault="7372113D" w14:paraId="7C8C52F4" w14:textId="77777777">
                  <w:pPr>
                    <w:spacing w:after="0"/>
                    <w:rPr>
                      <w:rFonts w:ascii="Calibri" w:hAnsi="Calibri" w:eastAsia="Calibri" w:cs="Calibri"/>
                      <w:sz w:val="16"/>
                      <w:szCs w:val="16"/>
                      <w:lang w:val="en-GB"/>
                    </w:rPr>
                  </w:pPr>
                  <w:r w:rsidRPr="7372113D">
                    <w:rPr>
                      <w:rFonts w:eastAsia="Calibri" w:cs="Calibri"/>
                      <w:sz w:val="16"/>
                      <w:szCs w:val="16"/>
                      <w:lang w:val="en-GB"/>
                    </w:rPr>
                    <w:t>Name of the organisation.</w:t>
                  </w:r>
                </w:p>
              </w:tc>
            </w:tr>
            <w:tr w:rsidRPr="00E032F9" w:rsidR="7372113D" w:rsidTr="559A74E2" w14:paraId="67D9E618" w14:textId="77777777">
              <w:tc>
                <w:tcPr>
                  <w:tcW w:w="1391" w:type="dxa"/>
                </w:tcPr>
                <w:p w:rsidR="7372113D" w:rsidP="7372113D" w:rsidRDefault="7372113D" w14:paraId="6815B3A6" w14:textId="37F4F42B">
                  <w:pPr>
                    <w:rPr>
                      <w:rFonts w:eastAsia="Calibri" w:cs="Calibri"/>
                      <w:sz w:val="16"/>
                      <w:szCs w:val="16"/>
                      <w:lang w:val="en-GB"/>
                    </w:rPr>
                  </w:pPr>
                  <w:r w:rsidRPr="7372113D">
                    <w:rPr>
                      <w:rFonts w:eastAsia="Calibri" w:cs="Calibri"/>
                      <w:sz w:val="16"/>
                      <w:szCs w:val="16"/>
                      <w:lang w:val="en-GB"/>
                    </w:rPr>
                    <w:t>Type of identification</w:t>
                  </w:r>
                </w:p>
              </w:tc>
              <w:tc>
                <w:tcPr>
                  <w:tcW w:w="5379" w:type="dxa"/>
                </w:tcPr>
                <w:p w:rsidR="7372113D" w:rsidP="7372113D" w:rsidRDefault="7372113D" w14:paraId="61057433" w14:textId="57F348EB">
                  <w:pPr>
                    <w:rPr>
                      <w:rFonts w:eastAsia="Calibri" w:cs="Calibri"/>
                      <w:sz w:val="16"/>
                      <w:szCs w:val="16"/>
                      <w:lang w:val="en-GB"/>
                    </w:rPr>
                  </w:pPr>
                  <w:r w:rsidRPr="7372113D">
                    <w:rPr>
                      <w:rFonts w:eastAsia="Calibri" w:cs="Calibri"/>
                      <w:sz w:val="16"/>
                      <w:szCs w:val="16"/>
                      <w:lang w:val="en-GB"/>
                    </w:rPr>
                    <w:t>May be ACER registration code, Legal Entity Identifier (LEI), Bank Identifier Code (BIC), Energy Identification Code (EIC), Global Location Number (GLN/GS1) or National Identification Code (NIC).</w:t>
                  </w:r>
                </w:p>
              </w:tc>
            </w:tr>
            <w:tr w:rsidRPr="00E032F9" w:rsidR="7372113D" w:rsidTr="559A74E2" w14:paraId="54D8C7F8" w14:textId="77777777">
              <w:tc>
                <w:tcPr>
                  <w:tcW w:w="1391" w:type="dxa"/>
                </w:tcPr>
                <w:p w:rsidR="7372113D" w:rsidP="7372113D" w:rsidRDefault="7372113D" w14:paraId="3BC29388" w14:textId="0C9C8B3E">
                  <w:pPr>
                    <w:rPr>
                      <w:rFonts w:eastAsia="Calibri" w:cs="Calibri"/>
                      <w:sz w:val="16"/>
                      <w:szCs w:val="16"/>
                      <w:lang w:val="en-GB"/>
                    </w:rPr>
                  </w:pPr>
                  <w:r w:rsidRPr="7372113D">
                    <w:rPr>
                      <w:rFonts w:eastAsia="Calibri" w:cs="Calibri"/>
                      <w:sz w:val="16"/>
                      <w:szCs w:val="16"/>
                      <w:lang w:val="en-GB"/>
                    </w:rPr>
                    <w:t>Identification of organisation</w:t>
                  </w:r>
                </w:p>
              </w:tc>
              <w:tc>
                <w:tcPr>
                  <w:tcW w:w="5379" w:type="dxa"/>
                </w:tcPr>
                <w:p w:rsidR="7372113D" w:rsidP="7372113D" w:rsidRDefault="7372113D" w14:paraId="19F451DD" w14:textId="218A254C">
                  <w:pPr>
                    <w:rPr>
                      <w:rFonts w:eastAsia="Calibri" w:cs="Calibri"/>
                      <w:sz w:val="16"/>
                      <w:szCs w:val="16"/>
                      <w:lang w:val="en-GB"/>
                    </w:rPr>
                  </w:pPr>
                  <w:r w:rsidRPr="7372113D">
                    <w:rPr>
                      <w:rFonts w:eastAsia="Calibri" w:cs="Calibri"/>
                      <w:sz w:val="16"/>
                      <w:szCs w:val="16"/>
                      <w:lang w:val="en-GB"/>
                    </w:rPr>
                    <w:t>Code or identification within the identification space nominated above.</w:t>
                  </w:r>
                </w:p>
              </w:tc>
            </w:tr>
            <w:tr w:rsidRPr="00E032F9" w:rsidR="7372113D" w:rsidTr="559A74E2" w14:paraId="216DE0DE" w14:textId="77777777">
              <w:tc>
                <w:tcPr>
                  <w:tcW w:w="1391" w:type="dxa"/>
                </w:tcPr>
                <w:p w:rsidR="7372113D" w:rsidP="7372113D" w:rsidRDefault="7372113D" w14:paraId="15BF1A65" w14:textId="77777777">
                  <w:pPr>
                    <w:spacing w:after="0"/>
                  </w:pPr>
                  <w:r w:rsidRPr="7372113D">
                    <w:rPr>
                      <w:rFonts w:eastAsia="Calibri" w:cs="Calibri"/>
                      <w:sz w:val="16"/>
                      <w:szCs w:val="16"/>
                      <w:lang w:val="en-GB"/>
                    </w:rPr>
                    <w:t>Website</w:t>
                  </w:r>
                </w:p>
              </w:tc>
              <w:tc>
                <w:tcPr>
                  <w:tcW w:w="5379" w:type="dxa"/>
                </w:tcPr>
                <w:p w:rsidR="7372113D" w:rsidP="7372113D" w:rsidRDefault="7372113D" w14:paraId="6C578EED" w14:textId="77777777">
                  <w:pPr>
                    <w:spacing w:after="0"/>
                    <w:rPr>
                      <w:rFonts w:ascii="Calibri" w:hAnsi="Calibri" w:eastAsia="Calibri" w:cs="Calibri"/>
                      <w:sz w:val="16"/>
                      <w:szCs w:val="16"/>
                      <w:lang w:val="en-US"/>
                    </w:rPr>
                  </w:pPr>
                  <w:r w:rsidRPr="7372113D">
                    <w:rPr>
                      <w:rFonts w:eastAsia="Calibri" w:cs="Calibri"/>
                      <w:sz w:val="16"/>
                      <w:szCs w:val="16"/>
                      <w:lang w:val="en-GB"/>
                    </w:rPr>
                    <w:t>If applicable, link to website or application that is used to download data.</w:t>
                  </w:r>
                </w:p>
              </w:tc>
            </w:tr>
            <w:tr w:rsidR="559A74E2" w:rsidTr="559A74E2" w14:paraId="18910F68" w14:textId="77777777">
              <w:trPr>
                <w:trHeight w:val="300"/>
              </w:trPr>
              <w:tc>
                <w:tcPr>
                  <w:tcW w:w="1391" w:type="dxa"/>
                </w:tcPr>
                <w:p w:rsidR="7C9DD006" w:rsidRDefault="7C9DD006" w14:paraId="20A82E18" w14:textId="034DE6E7">
                  <w:pPr>
                    <w:spacing w:after="0"/>
                    <w:rPr>
                      <w:rFonts w:eastAsia="Calibri" w:cs="Calibri"/>
                      <w:sz w:val="16"/>
                      <w:szCs w:val="16"/>
                      <w:lang w:val="en-GB"/>
                    </w:rPr>
                    <w:pPrChange w:author="Bhagyashree Wahie" w:date="2023-03-13T08:26:00Z" w:id="66">
                      <w:pPr/>
                    </w:pPrChange>
                  </w:pPr>
                  <w:r w:rsidRPr="559A74E2">
                    <w:rPr>
                      <w:rFonts w:eastAsia="Calibri" w:cs="Calibri"/>
                      <w:sz w:val="16"/>
                      <w:szCs w:val="16"/>
                      <w:lang w:val="en-GB"/>
                    </w:rPr>
                    <w:t>User Interface</w:t>
                  </w:r>
                </w:p>
              </w:tc>
              <w:tc>
                <w:tcPr>
                  <w:tcW w:w="5379" w:type="dxa"/>
                </w:tcPr>
                <w:p w:rsidR="7C9DD006" w:rsidP="559A74E2" w:rsidRDefault="7C9DD006" w14:paraId="0A781A5B" w14:textId="1BA9CB61">
                  <w:pPr>
                    <w:rPr>
                      <w:rFonts w:eastAsia="Calibri" w:cs="Calibri"/>
                      <w:sz w:val="16"/>
                      <w:szCs w:val="16"/>
                      <w:lang w:val="en-GB"/>
                    </w:rPr>
                  </w:pPr>
                  <w:r w:rsidRPr="559A74E2">
                    <w:rPr>
                      <w:rFonts w:eastAsia="Calibri" w:cs="Calibri"/>
                      <w:sz w:val="16"/>
                      <w:szCs w:val="16"/>
                      <w:lang w:val="en-GB"/>
                    </w:rPr>
                    <w:t>URL of user portal.</w:t>
                  </w:r>
                </w:p>
              </w:tc>
            </w:tr>
            <w:tr w:rsidRPr="00E032F9" w:rsidR="7372113D" w:rsidTr="559A74E2" w14:paraId="507346AC" w14:textId="77777777">
              <w:tc>
                <w:tcPr>
                  <w:tcW w:w="1391" w:type="dxa"/>
                </w:tcPr>
                <w:p w:rsidR="7372113D" w:rsidP="7372113D" w:rsidRDefault="7372113D" w14:paraId="3C728091" w14:textId="77777777">
                  <w:pPr>
                    <w:spacing w:after="0"/>
                    <w:rPr>
                      <w:rFonts w:ascii="Calibri" w:hAnsi="Calibri" w:eastAsia="Calibri" w:cs="Calibri"/>
                      <w:sz w:val="16"/>
                      <w:szCs w:val="16"/>
                      <w:lang w:val="en-GB"/>
                    </w:rPr>
                  </w:pPr>
                  <w:r w:rsidRPr="7372113D">
                    <w:rPr>
                      <w:rFonts w:eastAsia="Calibri" w:cs="Calibri"/>
                      <w:sz w:val="16"/>
                      <w:szCs w:val="16"/>
                      <w:lang w:val="en-GB"/>
                    </w:rPr>
                    <w:t>Official contact</w:t>
                  </w:r>
                </w:p>
              </w:tc>
              <w:tc>
                <w:tcPr>
                  <w:tcW w:w="5379" w:type="dxa"/>
                </w:tcPr>
                <w:p w:rsidR="7372113D" w:rsidP="7372113D" w:rsidRDefault="7372113D" w14:paraId="09984DB0" w14:textId="263829C4">
                  <w:pPr>
                    <w:spacing w:after="0"/>
                    <w:rPr>
                      <w:rFonts w:ascii="Calibri" w:hAnsi="Calibri" w:eastAsia="Calibri" w:cs="Calibri"/>
                      <w:sz w:val="16"/>
                      <w:szCs w:val="16"/>
                      <w:lang w:val="en-GB"/>
                    </w:rPr>
                  </w:pPr>
                  <w:r w:rsidRPr="7372113D">
                    <w:rPr>
                      <w:rFonts w:eastAsia="Calibri" w:cs="Calibri"/>
                      <w:sz w:val="16"/>
                      <w:szCs w:val="16"/>
                      <w:lang w:val="en-GB"/>
                    </w:rPr>
                    <w:t>Contact details for data access by final customers or third parties.</w:t>
                  </w:r>
                </w:p>
              </w:tc>
            </w:tr>
            <w:tr w:rsidRPr="00E032F9" w:rsidR="7372113D" w:rsidTr="559A74E2" w14:paraId="4AC24646" w14:textId="77777777">
              <w:tc>
                <w:tcPr>
                  <w:tcW w:w="1391" w:type="dxa"/>
                </w:tcPr>
                <w:p w:rsidR="7372113D" w:rsidP="7372113D" w:rsidRDefault="7372113D" w14:paraId="085736B1" w14:textId="77777777">
                  <w:pPr>
                    <w:spacing w:after="0"/>
                    <w:rPr>
                      <w:rFonts w:ascii="Calibri" w:hAnsi="Calibri" w:eastAsia="Calibri" w:cs="Calibri"/>
                      <w:sz w:val="16"/>
                      <w:szCs w:val="16"/>
                      <w:lang w:val="en-GB"/>
                    </w:rPr>
                  </w:pPr>
                  <w:r w:rsidRPr="7372113D">
                    <w:rPr>
                      <w:rFonts w:eastAsia="Calibri" w:cs="Calibri"/>
                      <w:sz w:val="16"/>
                      <w:szCs w:val="16"/>
                      <w:lang w:val="en-GB"/>
                    </w:rPr>
                    <w:t>Metering grid area</w:t>
                  </w:r>
                </w:p>
              </w:tc>
              <w:tc>
                <w:tcPr>
                  <w:tcW w:w="5379" w:type="dxa"/>
                </w:tcPr>
                <w:p w:rsidR="7372113D" w:rsidP="7372113D" w:rsidRDefault="7BDF369C" w14:paraId="658F8E3A" w14:textId="19D44B23">
                  <w:pPr>
                    <w:spacing w:after="0"/>
                    <w:rPr>
                      <w:rFonts w:ascii="Calibri" w:hAnsi="Calibri" w:eastAsia="Calibri" w:cs="Calibri"/>
                      <w:sz w:val="16"/>
                      <w:szCs w:val="16"/>
                      <w:lang w:val="en-GB"/>
                    </w:rPr>
                  </w:pPr>
                  <w:r w:rsidRPr="559A74E2">
                    <w:rPr>
                      <w:rFonts w:eastAsia="Calibri" w:cs="Calibri"/>
                      <w:sz w:val="16"/>
                      <w:szCs w:val="16"/>
                      <w:lang w:val="en-GB"/>
                    </w:rPr>
                    <w:t xml:space="preserve">Description of the set of metering points the </w:t>
                  </w:r>
                  <w:r w:rsidRPr="559A74E2" w:rsidR="46B64384">
                    <w:rPr>
                      <w:rFonts w:eastAsia="Calibri" w:cs="Calibri"/>
                      <w:sz w:val="16"/>
                      <w:szCs w:val="16"/>
                      <w:lang w:val="en-GB"/>
                    </w:rPr>
                    <w:t>Metering point administrator</w:t>
                  </w:r>
                  <w:r w:rsidRPr="559A74E2" w:rsidR="3A166555">
                    <w:rPr>
                      <w:rFonts w:eastAsia="Calibri" w:cs="Calibri"/>
                      <w:sz w:val="16"/>
                      <w:szCs w:val="16"/>
                      <w:lang w:val="en-GB"/>
                    </w:rPr>
                    <w:t xml:space="preserve"> </w:t>
                  </w:r>
                  <w:r w:rsidRPr="559A74E2">
                    <w:rPr>
                      <w:rFonts w:eastAsia="Calibri" w:cs="Calibri"/>
                      <w:sz w:val="16"/>
                      <w:szCs w:val="16"/>
                      <w:lang w:val="en-GB"/>
                    </w:rPr>
                    <w:t xml:space="preserve">is </w:t>
                  </w:r>
                  <w:r w:rsidRPr="559A74E2" w:rsidR="481BC651">
                    <w:rPr>
                      <w:rFonts w:eastAsia="Calibri" w:cs="Calibri"/>
                      <w:sz w:val="16"/>
                      <w:szCs w:val="16"/>
                      <w:lang w:val="en-GB"/>
                    </w:rPr>
                    <w:t>responsible</w:t>
                  </w:r>
                  <w:r w:rsidRPr="559A74E2">
                    <w:rPr>
                      <w:rFonts w:eastAsia="Calibri" w:cs="Calibri"/>
                      <w:sz w:val="16"/>
                      <w:szCs w:val="16"/>
                      <w:lang w:val="en-GB"/>
                    </w:rPr>
                    <w:t xml:space="preserve"> for.</w:t>
                  </w:r>
                </w:p>
              </w:tc>
            </w:tr>
            <w:tr w:rsidR="559A74E2" w:rsidTr="559A74E2" w14:paraId="414FEEAD" w14:textId="77777777">
              <w:trPr>
                <w:trHeight w:val="300"/>
              </w:trPr>
              <w:tc>
                <w:tcPr>
                  <w:tcW w:w="1391" w:type="dxa"/>
                </w:tcPr>
                <w:p w:rsidR="53F7A547" w:rsidP="559A74E2" w:rsidRDefault="53F7A547" w14:paraId="57AF2DCE" w14:textId="06455727">
                  <w:pPr>
                    <w:rPr>
                      <w:rFonts w:eastAsia="Calibri" w:cs="Calibri"/>
                      <w:sz w:val="16"/>
                      <w:szCs w:val="16"/>
                      <w:lang w:val="en-GB"/>
                    </w:rPr>
                  </w:pPr>
                  <w:r w:rsidRPr="559A74E2">
                    <w:rPr>
                      <w:rFonts w:eastAsia="Calibri" w:cs="Calibri"/>
                      <w:sz w:val="16"/>
                      <w:szCs w:val="16"/>
                      <w:lang w:val="en-GB"/>
                    </w:rPr>
                    <w:t xml:space="preserve">API </w:t>
                  </w:r>
                  <w:r w:rsidRPr="559A74E2" w:rsidR="61358F5C">
                    <w:rPr>
                      <w:rFonts w:eastAsia="Calibri" w:cs="Calibri"/>
                      <w:sz w:val="16"/>
                      <w:szCs w:val="16"/>
                      <w:lang w:val="en-GB"/>
                    </w:rPr>
                    <w:t>d</w:t>
                  </w:r>
                  <w:r w:rsidRPr="559A74E2">
                    <w:rPr>
                      <w:rFonts w:eastAsia="Calibri" w:cs="Calibri"/>
                      <w:sz w:val="16"/>
                      <w:szCs w:val="16"/>
                      <w:lang w:val="en-GB"/>
                    </w:rPr>
                    <w:t>ocumentation</w:t>
                  </w:r>
                </w:p>
              </w:tc>
              <w:tc>
                <w:tcPr>
                  <w:tcW w:w="5379" w:type="dxa"/>
                </w:tcPr>
                <w:p w:rsidR="53F7A547" w:rsidP="559A74E2" w:rsidRDefault="53F7A547" w14:paraId="43D3608D" w14:textId="25A15666">
                  <w:pPr>
                    <w:rPr>
                      <w:rFonts w:eastAsia="Calibri" w:cs="Calibri"/>
                      <w:sz w:val="16"/>
                      <w:szCs w:val="16"/>
                      <w:lang w:val="en-GB"/>
                    </w:rPr>
                  </w:pPr>
                  <w:r w:rsidRPr="559A74E2">
                    <w:rPr>
                      <w:rFonts w:eastAsia="Calibri" w:cs="Calibri"/>
                      <w:sz w:val="16"/>
                      <w:szCs w:val="16"/>
                      <w:lang w:val="en-GB"/>
                    </w:rPr>
                    <w:t xml:space="preserve">Description of the application programming interface for the access to accounting point </w:t>
                  </w:r>
                  <w:r w:rsidRPr="559A74E2" w:rsidR="71572C89">
                    <w:rPr>
                      <w:rFonts w:eastAsia="Calibri" w:cs="Calibri"/>
                      <w:sz w:val="16"/>
                      <w:szCs w:val="16"/>
                      <w:lang w:val="en-GB"/>
                    </w:rPr>
                    <w:t>information</w:t>
                  </w:r>
                  <w:r w:rsidRPr="559A74E2">
                    <w:rPr>
                      <w:rFonts w:eastAsia="Calibri" w:cs="Calibri"/>
                      <w:sz w:val="16"/>
                      <w:szCs w:val="16"/>
                      <w:lang w:val="en-GB"/>
                    </w:rPr>
                    <w:t>.</w:t>
                  </w:r>
                </w:p>
              </w:tc>
            </w:tr>
          </w:tbl>
          <w:p w:rsidR="7372113D" w:rsidP="7372113D" w:rsidRDefault="7372113D" w14:paraId="67B1DD48" w14:textId="4AFBA27B">
            <w:pPr>
              <w:rPr>
                <w:rFonts w:eastAsia="Calibri" w:cs="Calibri"/>
                <w:lang w:val="en-GB"/>
              </w:rPr>
            </w:pPr>
          </w:p>
        </w:tc>
      </w:tr>
      <w:tr w:rsidRPr="00E032F9" w:rsidR="003135C6" w:rsidTr="56739887" w14:paraId="75DF163B" w14:textId="77777777">
        <w:trPr>
          <w:trHeight w:val="300"/>
        </w:trPr>
        <w:tc>
          <w:tcPr>
            <w:tcW w:w="476" w:type="dxa"/>
            <w:tcBorders>
              <w:right w:val="single" w:color="auto" w:sz="4" w:space="0"/>
            </w:tcBorders>
          </w:tcPr>
          <w:p w:rsidR="003135C6" w:rsidP="19F8EC84" w:rsidRDefault="4918B996" w14:paraId="688361E9" w14:textId="3C514359">
            <w:pPr>
              <w:widowControl w:val="0"/>
              <w:spacing w:after="0"/>
              <w:rPr>
                <w:rFonts w:eastAsia="Calibri" w:cs="Calibri"/>
                <w:sz w:val="16"/>
                <w:szCs w:val="16"/>
                <w:lang w:val="en-US"/>
              </w:rPr>
            </w:pPr>
            <w:r w:rsidRPr="19F8EC84">
              <w:rPr>
                <w:rFonts w:eastAsia="Calibri" w:cs="Calibri"/>
                <w:sz w:val="16"/>
                <w:szCs w:val="16"/>
                <w:lang w:val="en-US"/>
              </w:rPr>
              <w:t>I</w:t>
            </w:r>
            <w:r w:rsidRPr="19F8EC84" w:rsidR="1BEA37E7">
              <w:rPr>
                <w:rFonts w:eastAsia="Calibri" w:cs="Calibri"/>
                <w:sz w:val="16"/>
                <w:szCs w:val="16"/>
                <w:lang w:val="en-US"/>
              </w:rPr>
              <w:t>8</w:t>
            </w:r>
          </w:p>
        </w:tc>
        <w:tc>
          <w:tcPr>
            <w:tcW w:w="1648" w:type="dxa"/>
            <w:tcBorders>
              <w:top w:val="single" w:color="auto" w:sz="4" w:space="0"/>
              <w:left w:val="single" w:color="auto" w:sz="4" w:space="0"/>
              <w:bottom w:val="single" w:color="auto" w:sz="4" w:space="0"/>
              <w:right w:val="single" w:color="auto" w:sz="4" w:space="0"/>
            </w:tcBorders>
          </w:tcPr>
          <w:p w:rsidR="003135C6" w:rsidRDefault="00D613C4" w14:paraId="64971CD8" w14:textId="4CB7E494">
            <w:pPr>
              <w:widowControl w:val="0"/>
              <w:spacing w:after="0"/>
              <w:rPr>
                <w:rFonts w:ascii="Calibri" w:hAnsi="Calibri" w:eastAsia="Calibri" w:cs="Calibri"/>
                <w:sz w:val="16"/>
                <w:szCs w:val="16"/>
                <w:lang w:val="en-US"/>
              </w:rPr>
            </w:pPr>
            <w:r w:rsidRPr="19F8EC84">
              <w:rPr>
                <w:rFonts w:eastAsia="Calibri" w:cs="Calibri"/>
                <w:sz w:val="16"/>
                <w:szCs w:val="16"/>
                <w:lang w:val="en-US"/>
              </w:rPr>
              <w:t xml:space="preserve">Information about </w:t>
            </w:r>
            <w:r w:rsidRPr="19F8EC84" w:rsidR="5F0925EC">
              <w:rPr>
                <w:rFonts w:eastAsia="Calibri" w:cs="Calibri"/>
                <w:sz w:val="16"/>
                <w:szCs w:val="16"/>
                <w:lang w:val="en-US"/>
              </w:rPr>
              <w:t xml:space="preserve">permission </w:t>
            </w:r>
            <w:r w:rsidRPr="19F8EC84">
              <w:rPr>
                <w:rFonts w:eastAsia="Calibri" w:cs="Calibri"/>
                <w:sz w:val="16"/>
                <w:szCs w:val="16"/>
                <w:lang w:val="en-US"/>
              </w:rPr>
              <w:t xml:space="preserve">administrators in a Member State </w:t>
            </w:r>
          </w:p>
          <w:p w:rsidR="003135C6" w:rsidRDefault="2936104D" w14:paraId="775C7D23" w14:textId="53824E7D">
            <w:pPr>
              <w:widowControl w:val="0"/>
              <w:spacing w:after="0"/>
              <w:rPr>
                <w:rFonts w:ascii="Calibri" w:hAnsi="Calibri" w:eastAsia="Calibri" w:cs="Calibri"/>
                <w:sz w:val="16"/>
                <w:szCs w:val="16"/>
                <w:lang w:val="en-US"/>
              </w:rPr>
            </w:pPr>
            <w:r w:rsidRPr="7372113D">
              <w:rPr>
                <w:rFonts w:eastAsia="Calibri" w:cs="Calibri"/>
                <w:sz w:val="16"/>
                <w:szCs w:val="16"/>
                <w:lang w:val="en-US"/>
              </w:rPr>
              <w:t>(</w:t>
            </w:r>
            <w:r w:rsidRPr="7372113D" w:rsidR="11A39E8E">
              <w:rPr>
                <w:rFonts w:eastAsia="Calibri" w:cs="Calibri"/>
                <w:sz w:val="16"/>
                <w:szCs w:val="16"/>
                <w:lang w:val="en-US"/>
              </w:rPr>
              <w:t xml:space="preserve">at least </w:t>
            </w:r>
            <w:r w:rsidRPr="7372113D">
              <w:rPr>
                <w:rFonts w:eastAsia="Calibri" w:cs="Calibri"/>
                <w:i/>
                <w:iCs/>
                <w:sz w:val="16"/>
                <w:szCs w:val="16"/>
                <w:lang w:val="en-US"/>
              </w:rPr>
              <w:t>one mapping per each active consent administrator in a Member State</w:t>
            </w:r>
            <w:r w:rsidRPr="7372113D">
              <w:rPr>
                <w:rFonts w:eastAsia="Calibri" w:cs="Calibri"/>
                <w:sz w:val="16"/>
                <w:szCs w:val="16"/>
                <w:lang w:val="en-US"/>
              </w:rPr>
              <w:t>)</w:t>
            </w:r>
          </w:p>
        </w:tc>
        <w:tc>
          <w:tcPr>
            <w:tcW w:w="6996" w:type="dxa"/>
            <w:tcBorders>
              <w:left w:val="single" w:color="auto" w:sz="4" w:space="0"/>
            </w:tcBorders>
          </w:tcPr>
          <w:tbl>
            <w:tblPr>
              <w:tblStyle w:val="TabellemithellemGitternetz1"/>
              <w:tblW w:w="6770" w:type="dxa"/>
              <w:tblLayout w:type="fixed"/>
              <w:tblLook w:val="04A0" w:firstRow="1" w:lastRow="0" w:firstColumn="1" w:lastColumn="0" w:noHBand="0" w:noVBand="1"/>
              <w:tblPrChange w:author="Georg Hartner" w:date="2023-03-13T09:15:00Z" w:id="67">
                <w:tblPr>
                  <w:tblStyle w:val="TabellemithellemGitternetz1"/>
                  <w:tblW w:w="5000" w:type="pct"/>
                  <w:tblLook w:val="04A0" w:firstRow="1" w:lastRow="0" w:firstColumn="1" w:lastColumn="0" w:noHBand="0" w:noVBand="1"/>
                </w:tblPr>
              </w:tblPrChange>
            </w:tblPr>
            <w:tblGrid>
              <w:gridCol w:w="1390"/>
              <w:gridCol w:w="3700"/>
              <w:gridCol w:w="1680"/>
              <w:tblGridChange w:id="68">
                <w:tblGrid>
                  <w:gridCol w:w="1083"/>
                  <w:gridCol w:w="307"/>
                  <w:gridCol w:w="3700"/>
                  <w:gridCol w:w="1680"/>
                </w:tblGrid>
              </w:tblGridChange>
            </w:tblGrid>
            <w:tr w:rsidR="003135C6" w:rsidTr="56739887" w14:paraId="0FCD7076" w14:textId="77777777">
              <w:trPr>
                <w:gridAfter w:val="1"/>
                <w:wAfter w:w="1680" w:type="dxa"/>
                <w:trHeight w:val="300"/>
                <w:trPrChange w:author="Georg Hartner" w:date="2023-03-13T09:15:00Z" w:id="69">
                  <w:trPr>
                    <w:gridAfter w:val="1"/>
                    <w:trHeight w:val="300"/>
                  </w:trPr>
                </w:trPrChange>
              </w:trPr>
              <w:tc>
                <w:tcPr>
                  <w:tcW w:w="1390" w:type="dxa"/>
                  <w:tcPrChange w:author="Georg Hartner" w:date="2023-03-13T09:15:00Z" w:id="70">
                    <w:tcPr>
                      <w:tcW w:w="1083" w:type="dxa"/>
                    </w:tcPr>
                  </w:tcPrChange>
                </w:tcPr>
                <w:p w:rsidR="003135C6" w:rsidRDefault="00D613C4" w14:paraId="69C41B3B" w14:textId="77777777">
                  <w:pPr>
                    <w:widowControl w:val="0"/>
                    <w:spacing w:after="0"/>
                  </w:pPr>
                  <w:r>
                    <w:rPr>
                      <w:rFonts w:eastAsia="Calibri" w:cs="Calibri"/>
                      <w:sz w:val="16"/>
                      <w:szCs w:val="16"/>
                      <w:lang w:val="en-GB"/>
                    </w:rPr>
                    <w:t>Name</w:t>
                  </w:r>
                </w:p>
              </w:tc>
              <w:tc>
                <w:tcPr>
                  <w:tcW w:w="3700" w:type="dxa"/>
                  <w:tcPrChange w:author="Georg Hartner" w:date="2023-03-13T09:15:00Z" w:id="71">
                    <w:tcPr>
                      <w:tcW w:w="4007" w:type="dxa"/>
                      <w:gridSpan w:val="2"/>
                    </w:tcPr>
                  </w:tcPrChange>
                </w:tcPr>
                <w:p w:rsidR="003135C6" w:rsidRDefault="00D613C4" w14:paraId="41176464" w14:textId="77777777">
                  <w:pPr>
                    <w:widowControl w:val="0"/>
                    <w:spacing w:after="0"/>
                    <w:rPr>
                      <w:rFonts w:ascii="Calibri" w:hAnsi="Calibri" w:eastAsia="Calibri" w:cs="Calibri"/>
                      <w:sz w:val="16"/>
                      <w:szCs w:val="16"/>
                      <w:lang w:val="en-GB"/>
                    </w:rPr>
                  </w:pPr>
                  <w:r>
                    <w:rPr>
                      <w:rFonts w:eastAsia="Calibri" w:cs="Calibri"/>
                      <w:sz w:val="16"/>
                      <w:szCs w:val="16"/>
                      <w:lang w:val="en-GB"/>
                    </w:rPr>
                    <w:t>Name of the organisation.</w:t>
                  </w:r>
                </w:p>
              </w:tc>
            </w:tr>
            <w:tr w:rsidRPr="00E032F9" w:rsidR="00CF17B5" w:rsidTr="56739887" w14:paraId="27BEF59A" w14:textId="77777777">
              <w:trPr>
                <w:trHeight w:val="300"/>
                <w:trPrChange w:author="Georg Hartner" w:date="2023-03-13T09:15:00Z" w:id="72">
                  <w:trPr>
                    <w:trHeight w:val="300"/>
                  </w:trPr>
                </w:trPrChange>
              </w:trPr>
              <w:tc>
                <w:tcPr>
                  <w:tcW w:w="1390" w:type="dxa"/>
                  <w:tcPrChange w:author="Georg Hartner" w:date="2023-03-13T09:15:00Z" w:id="73">
                    <w:tcPr>
                      <w:tcW w:w="1083" w:type="dxa"/>
                    </w:tcPr>
                  </w:tcPrChange>
                </w:tcPr>
                <w:p w:rsidR="7372113D" w:rsidP="7372113D" w:rsidRDefault="7372113D" w14:paraId="6B9CEB40" w14:textId="37F4F42B">
                  <w:pPr>
                    <w:rPr>
                      <w:rFonts w:eastAsia="Calibri" w:cs="Calibri"/>
                      <w:sz w:val="16"/>
                      <w:szCs w:val="16"/>
                      <w:lang w:val="en-GB"/>
                    </w:rPr>
                  </w:pPr>
                  <w:r w:rsidRPr="7372113D">
                    <w:rPr>
                      <w:rFonts w:eastAsia="Calibri" w:cs="Calibri"/>
                      <w:sz w:val="16"/>
                      <w:szCs w:val="16"/>
                      <w:lang w:val="en-GB"/>
                    </w:rPr>
                    <w:t>Type of identification</w:t>
                  </w:r>
                </w:p>
              </w:tc>
              <w:tc>
                <w:tcPr>
                  <w:tcW w:w="5380" w:type="dxa"/>
                  <w:gridSpan w:val="2"/>
                  <w:tcPrChange w:author="Georg Hartner" w:date="2023-03-13T09:15:00Z" w:id="74">
                    <w:tcPr>
                      <w:tcW w:w="5687" w:type="dxa"/>
                      <w:gridSpan w:val="3"/>
                    </w:tcPr>
                  </w:tcPrChange>
                </w:tcPr>
                <w:p w:rsidR="7372113D" w:rsidP="7372113D" w:rsidRDefault="7372113D" w14:paraId="4AFBE463" w14:textId="57F348EB">
                  <w:pPr>
                    <w:rPr>
                      <w:rFonts w:eastAsia="Calibri" w:cs="Calibri"/>
                      <w:sz w:val="16"/>
                      <w:szCs w:val="16"/>
                      <w:lang w:val="en-GB"/>
                    </w:rPr>
                  </w:pPr>
                  <w:r w:rsidRPr="7372113D">
                    <w:rPr>
                      <w:rFonts w:eastAsia="Calibri" w:cs="Calibri"/>
                      <w:sz w:val="16"/>
                      <w:szCs w:val="16"/>
                      <w:lang w:val="en-GB"/>
                    </w:rPr>
                    <w:t>May be ACER registration code, Legal Entity Identifier (LEI), Bank Identifier Code (BIC), Energy Identification Code (EIC), Global Location Number (GLN/GS1) or National Identification Code (NIC).</w:t>
                  </w:r>
                </w:p>
              </w:tc>
            </w:tr>
            <w:tr w:rsidRPr="00E032F9" w:rsidR="00A26D18" w:rsidTr="56739887" w14:paraId="013480E5" w14:textId="77777777">
              <w:trPr>
                <w:trHeight w:val="300"/>
                <w:trPrChange w:author="Georg Hartner" w:date="2023-03-13T09:15:00Z" w:id="75">
                  <w:trPr>
                    <w:trHeight w:val="300"/>
                  </w:trPr>
                </w:trPrChange>
              </w:trPr>
              <w:tc>
                <w:tcPr>
                  <w:tcW w:w="1390" w:type="dxa"/>
                  <w:tcPrChange w:author="Georg Hartner" w:date="2023-03-13T09:15:00Z" w:id="76">
                    <w:tcPr>
                      <w:tcW w:w="1083" w:type="dxa"/>
                    </w:tcPr>
                  </w:tcPrChange>
                </w:tcPr>
                <w:p w:rsidR="7372113D" w:rsidP="7372113D" w:rsidRDefault="7372113D" w14:paraId="724E4BC9" w14:textId="72984B86">
                  <w:pPr>
                    <w:rPr>
                      <w:rFonts w:eastAsia="Calibri" w:cs="Calibri"/>
                      <w:sz w:val="16"/>
                      <w:szCs w:val="16"/>
                      <w:lang w:val="en-GB"/>
                    </w:rPr>
                  </w:pPr>
                  <w:r w:rsidRPr="7372113D">
                    <w:rPr>
                      <w:rFonts w:eastAsia="Calibri" w:cs="Calibri"/>
                      <w:sz w:val="16"/>
                      <w:szCs w:val="16"/>
                      <w:lang w:val="en-GB"/>
                    </w:rPr>
                    <w:t>Identification of organisation</w:t>
                  </w:r>
                </w:p>
              </w:tc>
              <w:tc>
                <w:tcPr>
                  <w:tcW w:w="5380" w:type="dxa"/>
                  <w:gridSpan w:val="2"/>
                  <w:tcPrChange w:author="Georg Hartner" w:date="2023-03-13T09:15:00Z" w:id="77">
                    <w:tcPr>
                      <w:tcW w:w="5687" w:type="dxa"/>
                      <w:gridSpan w:val="3"/>
                    </w:tcPr>
                  </w:tcPrChange>
                </w:tcPr>
                <w:p w:rsidR="7372113D" w:rsidP="7372113D" w:rsidRDefault="7372113D" w14:paraId="18FCDE32" w14:textId="218A254C">
                  <w:pPr>
                    <w:rPr>
                      <w:rFonts w:eastAsia="Calibri" w:cs="Calibri"/>
                      <w:sz w:val="16"/>
                      <w:szCs w:val="16"/>
                      <w:lang w:val="en-GB"/>
                    </w:rPr>
                  </w:pPr>
                  <w:r w:rsidRPr="7372113D">
                    <w:rPr>
                      <w:rFonts w:eastAsia="Calibri" w:cs="Calibri"/>
                      <w:sz w:val="16"/>
                      <w:szCs w:val="16"/>
                      <w:lang w:val="en-GB"/>
                    </w:rPr>
                    <w:t>Code or identification within the identification space nominated above.</w:t>
                  </w:r>
                </w:p>
              </w:tc>
            </w:tr>
            <w:tr w:rsidRPr="00E032F9" w:rsidR="003135C6" w:rsidTr="56739887" w14:paraId="48378AB7" w14:textId="77777777">
              <w:trPr>
                <w:gridAfter w:val="1"/>
                <w:wAfter w:w="1680" w:type="dxa"/>
                <w:trHeight w:val="300"/>
                <w:trPrChange w:author="Georg Hartner" w:date="2023-03-13T09:15:00Z" w:id="78">
                  <w:trPr>
                    <w:gridAfter w:val="1"/>
                    <w:trHeight w:val="300"/>
                  </w:trPr>
                </w:trPrChange>
              </w:trPr>
              <w:tc>
                <w:tcPr>
                  <w:tcW w:w="1390" w:type="dxa"/>
                  <w:tcPrChange w:author="Georg Hartner" w:date="2023-03-13T09:15:00Z" w:id="79">
                    <w:tcPr>
                      <w:tcW w:w="1083" w:type="dxa"/>
                    </w:tcPr>
                  </w:tcPrChange>
                </w:tcPr>
                <w:p w:rsidR="003135C6" w:rsidRDefault="00D613C4" w14:paraId="4D77DD82" w14:textId="77777777">
                  <w:pPr>
                    <w:widowControl w:val="0"/>
                    <w:spacing w:after="0"/>
                  </w:pPr>
                  <w:r>
                    <w:rPr>
                      <w:rFonts w:eastAsia="Calibri" w:cs="Calibri"/>
                      <w:sz w:val="16"/>
                      <w:szCs w:val="16"/>
                      <w:lang w:val="en-GB"/>
                    </w:rPr>
                    <w:lastRenderedPageBreak/>
                    <w:t>Website</w:t>
                  </w:r>
                </w:p>
              </w:tc>
              <w:tc>
                <w:tcPr>
                  <w:tcW w:w="3700" w:type="dxa"/>
                  <w:tcPrChange w:author="Georg Hartner" w:date="2023-03-13T09:15:00Z" w:id="80">
                    <w:tcPr>
                      <w:tcW w:w="4007" w:type="dxa"/>
                      <w:gridSpan w:val="2"/>
                    </w:tcPr>
                  </w:tcPrChange>
                </w:tcPr>
                <w:p w:rsidR="003135C6" w:rsidRDefault="00D613C4" w14:paraId="1A2040AA" w14:textId="77777777">
                  <w:pPr>
                    <w:widowControl w:val="0"/>
                    <w:spacing w:after="0"/>
                    <w:rPr>
                      <w:rFonts w:ascii="Calibri" w:hAnsi="Calibri" w:eastAsia="Calibri" w:cs="Calibri"/>
                      <w:sz w:val="16"/>
                      <w:szCs w:val="16"/>
                      <w:lang w:val="en-GB"/>
                    </w:rPr>
                  </w:pPr>
                  <w:r>
                    <w:rPr>
                      <w:rFonts w:eastAsia="Calibri" w:cs="Calibri"/>
                      <w:sz w:val="16"/>
                      <w:szCs w:val="16"/>
                      <w:lang w:val="en-GB"/>
                    </w:rPr>
                    <w:t>If applicable, link to website of a web application that is used for consent administration.</w:t>
                  </w:r>
                </w:p>
              </w:tc>
            </w:tr>
            <w:tr w:rsidR="559A74E2" w:rsidTr="56739887" w14:paraId="5AD04769" w14:textId="77777777">
              <w:trPr>
                <w:gridAfter w:val="1"/>
                <w:wAfter w:w="1680" w:type="dxa"/>
                <w:trHeight w:val="300"/>
                <w:trPrChange w:author="Georg Hartner" w:date="2023-03-13T09:15:00Z" w:id="81">
                  <w:trPr>
                    <w:gridAfter w:val="1"/>
                    <w:trHeight w:val="300"/>
                  </w:trPr>
                </w:trPrChange>
              </w:trPr>
              <w:tc>
                <w:tcPr>
                  <w:tcW w:w="1390" w:type="dxa"/>
                  <w:tcPrChange w:author="Georg Hartner" w:date="2023-03-13T09:15:00Z" w:id="82">
                    <w:tcPr>
                      <w:tcW w:w="1083" w:type="dxa"/>
                    </w:tcPr>
                  </w:tcPrChange>
                </w:tcPr>
                <w:p w:rsidR="681F01C3" w:rsidP="559A74E2" w:rsidRDefault="681F01C3" w14:paraId="36228210" w14:textId="56E980A3">
                  <w:pPr>
                    <w:rPr>
                      <w:rFonts w:eastAsia="Calibri" w:cs="Calibri"/>
                      <w:sz w:val="16"/>
                      <w:szCs w:val="16"/>
                      <w:lang w:val="en-GB"/>
                    </w:rPr>
                  </w:pPr>
                  <w:r w:rsidRPr="559A74E2">
                    <w:rPr>
                      <w:rFonts w:eastAsia="Calibri" w:cs="Calibri"/>
                      <w:sz w:val="16"/>
                      <w:szCs w:val="16"/>
                      <w:lang w:val="en-GB"/>
                    </w:rPr>
                    <w:t>User inface</w:t>
                  </w:r>
                </w:p>
              </w:tc>
              <w:tc>
                <w:tcPr>
                  <w:tcW w:w="3700" w:type="dxa"/>
                  <w:tcPrChange w:author="Georg Hartner" w:date="2023-03-13T09:15:00Z" w:id="83">
                    <w:tcPr>
                      <w:tcW w:w="4007" w:type="dxa"/>
                      <w:gridSpan w:val="2"/>
                    </w:tcPr>
                  </w:tcPrChange>
                </w:tcPr>
                <w:p w:rsidR="681F01C3" w:rsidP="559A74E2" w:rsidRDefault="681F01C3" w14:paraId="6B52EC77" w14:textId="72F2061A">
                  <w:pPr>
                    <w:rPr>
                      <w:rFonts w:eastAsia="Calibri" w:cs="Calibri"/>
                      <w:sz w:val="16"/>
                      <w:szCs w:val="16"/>
                      <w:lang w:val="en-GB"/>
                    </w:rPr>
                  </w:pPr>
                  <w:r w:rsidRPr="559A74E2">
                    <w:rPr>
                      <w:rFonts w:eastAsia="Calibri" w:cs="Calibri"/>
                      <w:sz w:val="16"/>
                      <w:szCs w:val="16"/>
                      <w:lang w:val="en-GB"/>
                    </w:rPr>
                    <w:t>URL or user portal.</w:t>
                  </w:r>
                </w:p>
              </w:tc>
            </w:tr>
            <w:tr w:rsidRPr="00E032F9" w:rsidR="003135C6" w:rsidTr="56739887" w14:paraId="7632BCD2" w14:textId="77777777">
              <w:trPr>
                <w:gridAfter w:val="1"/>
                <w:wAfter w:w="1680" w:type="dxa"/>
                <w:trHeight w:val="300"/>
                <w:trPrChange w:author="Georg Hartner" w:date="2023-03-13T09:15:00Z" w:id="84">
                  <w:trPr>
                    <w:gridAfter w:val="1"/>
                    <w:trHeight w:val="300"/>
                  </w:trPr>
                </w:trPrChange>
              </w:trPr>
              <w:tc>
                <w:tcPr>
                  <w:tcW w:w="1390" w:type="dxa"/>
                  <w:tcPrChange w:author="Georg Hartner" w:date="2023-03-13T09:15:00Z" w:id="85">
                    <w:tcPr>
                      <w:tcW w:w="1083" w:type="dxa"/>
                    </w:tcPr>
                  </w:tcPrChange>
                </w:tcPr>
                <w:p w:rsidR="003135C6" w:rsidRDefault="00D613C4" w14:paraId="1B3AC778" w14:textId="77777777">
                  <w:pPr>
                    <w:widowControl w:val="0"/>
                    <w:spacing w:after="0"/>
                    <w:rPr>
                      <w:rFonts w:ascii="Calibri" w:hAnsi="Calibri" w:eastAsia="Calibri" w:cs="Calibri"/>
                      <w:sz w:val="16"/>
                      <w:szCs w:val="16"/>
                      <w:lang w:val="en-GB"/>
                    </w:rPr>
                  </w:pPr>
                  <w:r>
                    <w:rPr>
                      <w:rFonts w:eastAsia="Calibri" w:cs="Calibri"/>
                      <w:sz w:val="16"/>
                      <w:szCs w:val="16"/>
                      <w:lang w:val="en-GB"/>
                    </w:rPr>
                    <w:t>Official contact</w:t>
                  </w:r>
                </w:p>
              </w:tc>
              <w:tc>
                <w:tcPr>
                  <w:tcW w:w="3700" w:type="dxa"/>
                  <w:tcPrChange w:author="Georg Hartner" w:date="2023-03-13T09:15:00Z" w:id="86">
                    <w:tcPr>
                      <w:tcW w:w="4007" w:type="dxa"/>
                      <w:gridSpan w:val="2"/>
                    </w:tcPr>
                  </w:tcPrChange>
                </w:tcPr>
                <w:p w:rsidR="003135C6" w:rsidRDefault="2936104D" w14:paraId="43B00CB6" w14:textId="5796481E">
                  <w:pPr>
                    <w:widowControl w:val="0"/>
                    <w:spacing w:after="0"/>
                    <w:rPr>
                      <w:rFonts w:ascii="Calibri" w:hAnsi="Calibri" w:eastAsia="Calibri" w:cs="Calibri"/>
                      <w:sz w:val="16"/>
                      <w:szCs w:val="16"/>
                      <w:lang w:val="en-GB"/>
                    </w:rPr>
                  </w:pPr>
                  <w:r w:rsidRPr="7372113D">
                    <w:rPr>
                      <w:rFonts w:eastAsia="Calibri" w:cs="Calibri"/>
                      <w:sz w:val="16"/>
                      <w:szCs w:val="16"/>
                      <w:lang w:val="en-GB"/>
                    </w:rPr>
                    <w:t xml:space="preserve">Contact </w:t>
                  </w:r>
                  <w:r w:rsidRPr="7372113D" w:rsidR="471D6EBA">
                    <w:rPr>
                      <w:rFonts w:eastAsia="Calibri" w:cs="Calibri"/>
                      <w:sz w:val="16"/>
                      <w:szCs w:val="16"/>
                      <w:lang w:val="en-GB"/>
                    </w:rPr>
                    <w:t>details</w:t>
                  </w:r>
                  <w:r w:rsidRPr="7372113D">
                    <w:rPr>
                      <w:rFonts w:eastAsia="Calibri" w:cs="Calibri"/>
                      <w:sz w:val="16"/>
                      <w:szCs w:val="16"/>
                      <w:lang w:val="en-GB"/>
                    </w:rPr>
                    <w:t xml:space="preserve"> for data sharing.</w:t>
                  </w:r>
                </w:p>
              </w:tc>
            </w:tr>
            <w:tr w:rsidRPr="00E032F9" w:rsidR="003135C6" w:rsidTr="56739887" w14:paraId="66F477EE" w14:textId="77777777">
              <w:trPr>
                <w:gridAfter w:val="1"/>
                <w:wAfter w:w="1680" w:type="dxa"/>
                <w:trHeight w:val="300"/>
                <w:trPrChange w:author="Georg Hartner" w:date="2023-03-13T09:15:00Z" w:id="87">
                  <w:trPr>
                    <w:gridAfter w:val="1"/>
                    <w:trHeight w:val="300"/>
                  </w:trPr>
                </w:trPrChange>
              </w:trPr>
              <w:tc>
                <w:tcPr>
                  <w:tcW w:w="1390" w:type="dxa"/>
                  <w:tcPrChange w:author="Georg Hartner" w:date="2023-03-13T09:15:00Z" w:id="88">
                    <w:tcPr>
                      <w:tcW w:w="1083" w:type="dxa"/>
                    </w:tcPr>
                  </w:tcPrChange>
                </w:tcPr>
                <w:p w:rsidR="003135C6" w:rsidRDefault="00D613C4" w14:paraId="65248CCE" w14:textId="77777777">
                  <w:pPr>
                    <w:widowControl w:val="0"/>
                    <w:spacing w:after="0"/>
                  </w:pPr>
                  <w:r>
                    <w:rPr>
                      <w:rFonts w:eastAsia="Calibri" w:cs="Calibri"/>
                      <w:sz w:val="16"/>
                      <w:szCs w:val="16"/>
                      <w:lang w:val="en-GB"/>
                    </w:rPr>
                    <w:t>Consent management responsibility for</w:t>
                  </w:r>
                </w:p>
              </w:tc>
              <w:tc>
                <w:tcPr>
                  <w:tcW w:w="3700" w:type="dxa"/>
                  <w:tcPrChange w:author="Georg Hartner" w:date="2023-03-13T09:15:00Z" w:id="89">
                    <w:tcPr>
                      <w:tcW w:w="4007" w:type="dxa"/>
                      <w:gridSpan w:val="2"/>
                    </w:tcPr>
                  </w:tcPrChange>
                </w:tcPr>
                <w:p w:rsidR="003135C6" w:rsidRDefault="00D613C4" w14:paraId="26A8E1AA" w14:textId="77777777">
                  <w:pPr>
                    <w:widowControl w:val="0"/>
                    <w:spacing w:after="0"/>
                    <w:rPr>
                      <w:rFonts w:ascii="Calibri" w:hAnsi="Calibri" w:eastAsia="Calibri" w:cs="Calibri"/>
                      <w:sz w:val="16"/>
                      <w:szCs w:val="16"/>
                      <w:lang w:val="en-GB"/>
                    </w:rPr>
                  </w:pPr>
                  <w:r w:rsidRPr="3EB946A4">
                    <w:rPr>
                      <w:rFonts w:eastAsia="Calibri" w:cs="Calibri"/>
                      <w:sz w:val="16"/>
                      <w:szCs w:val="16"/>
                      <w:lang w:val="en-GB"/>
                    </w:rPr>
                    <w:t>Metered data administrators for which the consent administrator manages consents. Note that it is also valid for a metered data administrator to utilize several consent administrators for a consent administrator to act for multiple metered data administrators.</w:t>
                  </w:r>
                </w:p>
              </w:tc>
            </w:tr>
            <w:tr w:rsidRPr="00E032F9" w:rsidR="003135C6" w:rsidTr="56739887" w14:paraId="46359945" w14:textId="77777777">
              <w:trPr>
                <w:gridAfter w:val="1"/>
                <w:wAfter w:w="1680" w:type="dxa"/>
                <w:trHeight w:val="300"/>
                <w:trPrChange w:author="Georg Hartner" w:date="2023-03-13T09:15:00Z" w:id="90">
                  <w:trPr>
                    <w:gridAfter w:val="1"/>
                    <w:trHeight w:val="300"/>
                  </w:trPr>
                </w:trPrChange>
              </w:trPr>
              <w:tc>
                <w:tcPr>
                  <w:tcW w:w="1390" w:type="dxa"/>
                  <w:tcPrChange w:author="Georg Hartner" w:date="2023-03-13T09:15:00Z" w:id="91">
                    <w:tcPr>
                      <w:tcW w:w="1083" w:type="dxa"/>
                    </w:tcPr>
                  </w:tcPrChange>
                </w:tcPr>
                <w:p w:rsidR="003135C6" w:rsidRDefault="00D613C4" w14:paraId="61A9F473" w14:textId="77777777">
                  <w:pPr>
                    <w:widowControl w:val="0"/>
                    <w:spacing w:after="0"/>
                  </w:pPr>
                  <w:r>
                    <w:rPr>
                      <w:rFonts w:eastAsia="Calibri" w:cs="Calibri"/>
                      <w:sz w:val="16"/>
                      <w:szCs w:val="16"/>
                      <w:lang w:val="en-GB"/>
                    </w:rPr>
                    <w:t>Documentation of access</w:t>
                  </w:r>
                </w:p>
              </w:tc>
              <w:tc>
                <w:tcPr>
                  <w:tcW w:w="3700" w:type="dxa"/>
                  <w:tcPrChange w:author="Georg Hartner" w:date="2023-03-13T09:15:00Z" w:id="92">
                    <w:tcPr>
                      <w:tcW w:w="4007" w:type="dxa"/>
                      <w:gridSpan w:val="2"/>
                    </w:tcPr>
                  </w:tcPrChange>
                </w:tcPr>
                <w:p w:rsidR="003135C6" w:rsidRDefault="00D613C4" w14:paraId="54C16ECF" w14:textId="77777777">
                  <w:pPr>
                    <w:widowControl w:val="0"/>
                    <w:spacing w:after="0"/>
                    <w:rPr>
                      <w:rFonts w:ascii="Calibri" w:hAnsi="Calibri" w:eastAsia="Calibri" w:cs="Calibri"/>
                      <w:sz w:val="16"/>
                      <w:szCs w:val="16"/>
                      <w:lang w:val="en-US"/>
                    </w:rPr>
                  </w:pPr>
                  <w:r w:rsidRPr="3EB946A4">
                    <w:rPr>
                      <w:rFonts w:eastAsia="Calibri" w:cs="Calibri"/>
                      <w:sz w:val="16"/>
                      <w:szCs w:val="16"/>
                      <w:lang w:val="en-GB"/>
                    </w:rPr>
                    <w:t xml:space="preserve">A self-sufficient explanation of the Member State provisions with regards to utilize </w:t>
                  </w:r>
                  <w:r w:rsidRPr="3EB946A4">
                    <w:rPr>
                      <w:rFonts w:eastAsia="Calibri" w:cs="Calibri"/>
                      <w:i/>
                      <w:iCs/>
                      <w:sz w:val="16"/>
                      <w:szCs w:val="16"/>
                      <w:lang w:val="en-GB"/>
                    </w:rPr>
                    <w:t>access to validated historical consumption data by an eligible party</w:t>
                  </w:r>
                  <w:r w:rsidRPr="3EB946A4">
                    <w:rPr>
                      <w:rFonts w:eastAsia="Calibri" w:cs="Calibri"/>
                      <w:sz w:val="16"/>
                      <w:szCs w:val="16"/>
                      <w:lang w:val="en-GB"/>
                    </w:rPr>
                    <w:t>. It is recommended to also include an English version of this documentation.</w:t>
                  </w:r>
                </w:p>
              </w:tc>
            </w:tr>
            <w:tr w:rsidRPr="00E032F9" w:rsidR="003135C6" w:rsidTr="56739887" w14:paraId="7A7EAFDC" w14:textId="77777777">
              <w:trPr>
                <w:gridAfter w:val="1"/>
                <w:wAfter w:w="1680" w:type="dxa"/>
                <w:trHeight w:val="300"/>
                <w:trPrChange w:author="Georg Hartner" w:date="2023-03-13T09:15:00Z" w:id="93">
                  <w:trPr>
                    <w:gridAfter w:val="1"/>
                    <w:trHeight w:val="300"/>
                  </w:trPr>
                </w:trPrChange>
              </w:trPr>
              <w:tc>
                <w:tcPr>
                  <w:tcW w:w="1390" w:type="dxa"/>
                  <w:tcPrChange w:author="Georg Hartner" w:date="2023-03-13T09:15:00Z" w:id="94">
                    <w:tcPr>
                      <w:tcW w:w="1083" w:type="dxa"/>
                    </w:tcPr>
                  </w:tcPrChange>
                </w:tcPr>
                <w:p w:rsidR="003135C6" w:rsidRDefault="00D613C4" w14:paraId="057F5641" w14:textId="77777777">
                  <w:pPr>
                    <w:widowControl w:val="0"/>
                    <w:spacing w:after="0"/>
                    <w:rPr>
                      <w:rFonts w:ascii="Calibri" w:hAnsi="Calibri" w:eastAsia="Calibri" w:cs="Calibri"/>
                      <w:sz w:val="16"/>
                      <w:szCs w:val="16"/>
                      <w:lang w:val="en-GB"/>
                    </w:rPr>
                  </w:pPr>
                  <w:r>
                    <w:rPr>
                      <w:rFonts w:eastAsia="Calibri" w:cs="Calibri"/>
                      <w:sz w:val="16"/>
                      <w:szCs w:val="16"/>
                      <w:lang w:val="en-GB"/>
                    </w:rPr>
                    <w:t>Identity service provider</w:t>
                  </w:r>
                </w:p>
              </w:tc>
              <w:tc>
                <w:tcPr>
                  <w:tcW w:w="3700" w:type="dxa"/>
                  <w:tcPrChange w:author="Georg Hartner" w:date="2023-03-13T09:15:00Z" w:id="95">
                    <w:tcPr>
                      <w:tcW w:w="4007" w:type="dxa"/>
                      <w:gridSpan w:val="2"/>
                    </w:tcPr>
                  </w:tcPrChange>
                </w:tcPr>
                <w:p w:rsidR="003135C6" w:rsidRDefault="00D613C4" w14:paraId="6831FD80" w14:textId="77777777">
                  <w:pPr>
                    <w:widowControl w:val="0"/>
                    <w:spacing w:after="0"/>
                    <w:rPr>
                      <w:rFonts w:ascii="Calibri" w:hAnsi="Calibri" w:eastAsia="Calibri" w:cs="Calibri"/>
                      <w:sz w:val="16"/>
                      <w:szCs w:val="16"/>
                      <w:lang w:val="en-GB"/>
                    </w:rPr>
                  </w:pPr>
                  <w:r w:rsidRPr="3EB946A4">
                    <w:rPr>
                      <w:rFonts w:eastAsia="Calibri" w:cs="Calibri"/>
                      <w:sz w:val="16"/>
                      <w:szCs w:val="16"/>
                      <w:lang w:val="en-GB"/>
                    </w:rPr>
                    <w:t>Identity service provider utilized by the consent administrator to authenticate final customers.</w:t>
                  </w:r>
                </w:p>
                <w:p w:rsidR="003135C6" w:rsidRDefault="003135C6" w14:paraId="680A4E5D" w14:textId="77777777">
                  <w:pPr>
                    <w:widowControl w:val="0"/>
                    <w:spacing w:after="0"/>
                    <w:rPr>
                      <w:rFonts w:ascii="Calibri" w:hAnsi="Calibri" w:eastAsia="Calibri" w:cs="Calibri"/>
                      <w:sz w:val="16"/>
                      <w:szCs w:val="16"/>
                      <w:lang w:val="en-GB"/>
                    </w:rPr>
                  </w:pPr>
                </w:p>
              </w:tc>
            </w:tr>
            <w:tr w:rsidRPr="00E032F9" w:rsidR="003135C6" w:rsidTr="56739887" w14:paraId="779EBD66" w14:textId="77777777">
              <w:trPr>
                <w:gridAfter w:val="1"/>
                <w:wAfter w:w="1680" w:type="dxa"/>
                <w:trHeight w:val="300"/>
                <w:trPrChange w:author="Georg Hartner" w:date="2023-03-13T09:15:00Z" w:id="96">
                  <w:trPr>
                    <w:gridAfter w:val="1"/>
                    <w:trHeight w:val="300"/>
                  </w:trPr>
                </w:trPrChange>
              </w:trPr>
              <w:tc>
                <w:tcPr>
                  <w:tcW w:w="1390" w:type="dxa"/>
                  <w:tcPrChange w:author="Georg Hartner" w:date="2023-03-13T09:15:00Z" w:id="97">
                    <w:tcPr>
                      <w:tcW w:w="1083" w:type="dxa"/>
                    </w:tcPr>
                  </w:tcPrChange>
                </w:tcPr>
                <w:p w:rsidR="003135C6" w:rsidRDefault="00D613C4" w14:paraId="34DE1CDD" w14:textId="77777777">
                  <w:pPr>
                    <w:widowControl w:val="0"/>
                    <w:spacing w:after="0"/>
                    <w:rPr>
                      <w:rFonts w:ascii="Calibri" w:hAnsi="Calibri" w:eastAsia="Calibri" w:cs="Calibri"/>
                      <w:sz w:val="16"/>
                      <w:szCs w:val="16"/>
                      <w:lang w:val="en-GB"/>
                    </w:rPr>
                  </w:pPr>
                  <w:r>
                    <w:rPr>
                      <w:rFonts w:eastAsia="Calibri" w:cs="Calibri"/>
                      <w:sz w:val="16"/>
                      <w:szCs w:val="16"/>
                      <w:lang w:val="en-GB"/>
                    </w:rPr>
                    <w:t>Eligible party onboarding</w:t>
                  </w:r>
                </w:p>
              </w:tc>
              <w:tc>
                <w:tcPr>
                  <w:tcW w:w="3700" w:type="dxa"/>
                  <w:tcPrChange w:author="Georg Hartner" w:date="2023-03-13T09:15:00Z" w:id="98">
                    <w:tcPr>
                      <w:tcW w:w="4007" w:type="dxa"/>
                      <w:gridSpan w:val="2"/>
                    </w:tcPr>
                  </w:tcPrChange>
                </w:tcPr>
                <w:p w:rsidR="003135C6" w:rsidRDefault="00D613C4" w14:paraId="34408CA8" w14:textId="77777777">
                  <w:pPr>
                    <w:widowControl w:val="0"/>
                    <w:spacing w:after="0"/>
                    <w:rPr>
                      <w:rFonts w:ascii="Calibri" w:hAnsi="Calibri" w:eastAsia="Calibri" w:cs="Calibri"/>
                      <w:sz w:val="16"/>
                      <w:szCs w:val="16"/>
                      <w:lang w:val="en-GB"/>
                    </w:rPr>
                  </w:pPr>
                  <w:r w:rsidRPr="3EB946A4">
                    <w:rPr>
                      <w:rFonts w:eastAsia="Calibri" w:cs="Calibri"/>
                      <w:sz w:val="16"/>
                      <w:szCs w:val="16"/>
                      <w:lang w:val="en-GB"/>
                    </w:rPr>
                    <w:t>Either a link to the English documentation of the onboarding procedure or a complete, self-sufficient English explanation for how an eligible party can onboard to the productive environment to utilize s</w:t>
                  </w:r>
                  <w:r w:rsidRPr="3EB946A4">
                    <w:rPr>
                      <w:rFonts w:eastAsia="Calibri" w:cs="Calibri"/>
                      <w:i/>
                      <w:iCs/>
                      <w:sz w:val="16"/>
                      <w:szCs w:val="16"/>
                      <w:lang w:val="en-GB"/>
                    </w:rPr>
                    <w:t>haring of validated historical consumption data with an eligible party</w:t>
                  </w:r>
                  <w:r w:rsidRPr="3EB946A4">
                    <w:rPr>
                      <w:rFonts w:eastAsia="Calibri" w:cs="Calibri"/>
                      <w:sz w:val="16"/>
                      <w:szCs w:val="16"/>
                      <w:lang w:val="en-GB"/>
                    </w:rPr>
                    <w:t>.</w:t>
                  </w:r>
                </w:p>
              </w:tc>
            </w:tr>
            <w:tr w:rsidRPr="00E032F9" w:rsidR="003135C6" w:rsidTr="56739887" w14:paraId="3875FD95" w14:textId="77777777">
              <w:trPr>
                <w:gridAfter w:val="1"/>
                <w:wAfter w:w="1680" w:type="dxa"/>
                <w:trHeight w:val="300"/>
                <w:trPrChange w:author="Georg Hartner" w:date="2023-03-13T09:15:00Z" w:id="99">
                  <w:trPr>
                    <w:gridAfter w:val="1"/>
                    <w:trHeight w:val="300"/>
                  </w:trPr>
                </w:trPrChange>
              </w:trPr>
              <w:tc>
                <w:tcPr>
                  <w:tcW w:w="1390" w:type="dxa"/>
                  <w:tcPrChange w:author="Georg Hartner" w:date="2023-03-13T09:15:00Z" w:id="100">
                    <w:tcPr>
                      <w:tcW w:w="1083" w:type="dxa"/>
                    </w:tcPr>
                  </w:tcPrChange>
                </w:tcPr>
                <w:p w:rsidR="003135C6" w:rsidRDefault="00D613C4" w14:paraId="5A0E6EB0" w14:textId="77777777">
                  <w:pPr>
                    <w:widowControl w:val="0"/>
                    <w:spacing w:after="0"/>
                    <w:rPr>
                      <w:rFonts w:ascii="Calibri" w:hAnsi="Calibri" w:eastAsia="Calibri" w:cs="Calibri"/>
                      <w:sz w:val="16"/>
                      <w:szCs w:val="16"/>
                      <w:lang w:val="en-GB"/>
                    </w:rPr>
                  </w:pPr>
                  <w:r>
                    <w:rPr>
                      <w:rFonts w:eastAsia="Calibri" w:cs="Calibri"/>
                      <w:sz w:val="16"/>
                      <w:szCs w:val="16"/>
                      <w:lang w:val="en-GB"/>
                    </w:rPr>
                    <w:t>Eligible party test onboarding</w:t>
                  </w:r>
                </w:p>
              </w:tc>
              <w:tc>
                <w:tcPr>
                  <w:tcW w:w="3700" w:type="dxa"/>
                  <w:tcPrChange w:author="Georg Hartner" w:date="2023-03-13T09:15:00Z" w:id="101">
                    <w:tcPr>
                      <w:tcW w:w="4007" w:type="dxa"/>
                      <w:gridSpan w:val="2"/>
                    </w:tcPr>
                  </w:tcPrChange>
                </w:tcPr>
                <w:p w:rsidR="003135C6" w:rsidRDefault="00D613C4" w14:paraId="6857F5FB" w14:textId="77777777">
                  <w:pPr>
                    <w:widowControl w:val="0"/>
                    <w:spacing w:after="0"/>
                    <w:rPr>
                      <w:rFonts w:ascii="Calibri" w:hAnsi="Calibri" w:eastAsia="Calibri" w:cs="Calibri"/>
                      <w:sz w:val="16"/>
                      <w:szCs w:val="16"/>
                      <w:lang w:val="en-GB"/>
                    </w:rPr>
                  </w:pPr>
                  <w:r w:rsidRPr="3EB946A4">
                    <w:rPr>
                      <w:rFonts w:eastAsia="Calibri" w:cs="Calibri"/>
                      <w:sz w:val="16"/>
                      <w:szCs w:val="16"/>
                      <w:lang w:val="en-GB"/>
                    </w:rPr>
                    <w:t>If applicable, either a link to the English documentation of the onboarding procedure or a complete, self-sufficient English explanation for how an eligible party can onboard to a test environment to utilize s</w:t>
                  </w:r>
                  <w:r w:rsidRPr="3EB946A4">
                    <w:rPr>
                      <w:rFonts w:eastAsia="Calibri" w:cs="Calibri"/>
                      <w:i/>
                      <w:iCs/>
                      <w:sz w:val="16"/>
                      <w:szCs w:val="16"/>
                      <w:lang w:val="en-GB"/>
                    </w:rPr>
                    <w:t>haring of validated historical consumption data with an eligible party</w:t>
                  </w:r>
                  <w:r w:rsidRPr="3EB946A4">
                    <w:rPr>
                      <w:rFonts w:eastAsia="Calibri" w:cs="Calibri"/>
                      <w:sz w:val="16"/>
                      <w:szCs w:val="16"/>
                      <w:lang w:val="en-GB"/>
                    </w:rPr>
                    <w:t>.</w:t>
                  </w:r>
                </w:p>
              </w:tc>
            </w:tr>
            <w:tr w:rsidRPr="00E032F9" w:rsidR="003135C6" w:rsidTr="56739887" w14:paraId="5836F789" w14:textId="77777777">
              <w:trPr>
                <w:gridAfter w:val="1"/>
                <w:wAfter w:w="1680" w:type="dxa"/>
                <w:trHeight w:val="300"/>
              </w:trPr>
              <w:tc>
                <w:tcPr>
                  <w:tcW w:w="1390" w:type="dxa"/>
                </w:tcPr>
                <w:p w:rsidR="003135C6" w:rsidRDefault="00D613C4" w14:paraId="50092946" w14:textId="77777777">
                  <w:pPr>
                    <w:widowControl w:val="0"/>
                    <w:spacing w:after="0"/>
                    <w:rPr>
                      <w:rFonts w:ascii="Calibri" w:hAnsi="Calibri" w:eastAsia="Calibri" w:cs="Calibri"/>
                      <w:sz w:val="16"/>
                      <w:szCs w:val="16"/>
                      <w:lang w:val="en-GB"/>
                    </w:rPr>
                  </w:pPr>
                  <w:r>
                    <w:rPr>
                      <w:rFonts w:eastAsia="Calibri" w:cs="Calibri"/>
                      <w:sz w:val="16"/>
                      <w:szCs w:val="16"/>
                      <w:lang w:val="en-GB"/>
                    </w:rPr>
                    <w:t>Price list for access to data by eligible parties</w:t>
                  </w:r>
                </w:p>
              </w:tc>
              <w:tc>
                <w:tcPr>
                  <w:tcW w:w="3700" w:type="dxa"/>
                </w:tcPr>
                <w:p w:rsidR="003135C6" w:rsidRDefault="00D613C4" w14:paraId="788334D5" w14:textId="3B598B3A">
                  <w:pPr>
                    <w:widowControl w:val="0"/>
                    <w:spacing w:after="0"/>
                    <w:rPr>
                      <w:rFonts w:ascii="Calibri" w:hAnsi="Calibri" w:eastAsia="Calibri" w:cs="Calibri"/>
                      <w:sz w:val="16"/>
                      <w:szCs w:val="16"/>
                      <w:lang w:val="en-GB"/>
                    </w:rPr>
                  </w:pPr>
                  <w:r>
                    <w:br/>
                  </w:r>
                  <w:r w:rsidRPr="3EB946A4">
                    <w:rPr>
                      <w:rFonts w:cs="Calibri"/>
                      <w:sz w:val="16"/>
                      <w:szCs w:val="16"/>
                      <w:lang w:val="en-GB"/>
                    </w:rPr>
                    <w:t>Exhaustive</w:t>
                  </w:r>
                  <w:r w:rsidRPr="3EB946A4">
                    <w:rPr>
                      <w:rFonts w:eastAsia="Calibri" w:cs="Calibri"/>
                      <w:sz w:val="16"/>
                      <w:szCs w:val="16"/>
                      <w:lang w:val="en-GB"/>
                    </w:rPr>
                    <w:t xml:space="preserve"> description of all costs for eligible parties.  </w:t>
                  </w:r>
                </w:p>
              </w:tc>
            </w:tr>
          </w:tbl>
          <w:p w:rsidR="56739887" w:rsidRDefault="56739887" w14:paraId="480839B6" w14:textId="0D855320"/>
          <w:p w:rsidR="003135C6" w:rsidRDefault="003135C6" w14:paraId="19219836" w14:textId="77777777">
            <w:pPr>
              <w:widowControl w:val="0"/>
              <w:spacing w:after="0"/>
              <w:rPr>
                <w:rFonts w:ascii="Calibri" w:hAnsi="Calibri" w:eastAsia="Calibri" w:cs="Calibri"/>
                <w:i/>
                <w:iCs/>
                <w:sz w:val="16"/>
                <w:szCs w:val="16"/>
                <w:lang w:val="en-US"/>
              </w:rPr>
            </w:pPr>
          </w:p>
        </w:tc>
      </w:tr>
      <w:tr w:rsidR="3EB946A4" w:rsidTr="56739887" w14:paraId="0AACE309" w14:textId="77777777">
        <w:trPr>
          <w:trHeight w:val="300"/>
        </w:trPr>
        <w:tc>
          <w:tcPr>
            <w:tcW w:w="476" w:type="dxa"/>
            <w:tcBorders>
              <w:right w:val="single" w:color="auto" w:sz="4" w:space="0"/>
            </w:tcBorders>
          </w:tcPr>
          <w:p w:rsidR="097D2866" w:rsidP="3EB946A4" w:rsidRDefault="742A05A7" w14:paraId="38B2AE9D" w14:textId="2319F92D">
            <w:pPr>
              <w:rPr>
                <w:rFonts w:eastAsia="Calibri" w:cs="Calibri"/>
                <w:sz w:val="16"/>
                <w:szCs w:val="16"/>
                <w:lang w:val="en-US"/>
              </w:rPr>
            </w:pPr>
            <w:r w:rsidRPr="19F8EC84">
              <w:rPr>
                <w:rFonts w:eastAsia="Calibri" w:cs="Calibri"/>
                <w:sz w:val="16"/>
                <w:szCs w:val="16"/>
                <w:lang w:val="en-US"/>
              </w:rPr>
              <w:lastRenderedPageBreak/>
              <w:t>I</w:t>
            </w:r>
            <w:r w:rsidRPr="19F8EC84" w:rsidR="569CB759">
              <w:rPr>
                <w:rFonts w:eastAsia="Calibri" w:cs="Calibri"/>
                <w:sz w:val="16"/>
                <w:szCs w:val="16"/>
                <w:lang w:val="en-US"/>
              </w:rPr>
              <w:t>9</w:t>
            </w:r>
          </w:p>
        </w:tc>
        <w:tc>
          <w:tcPr>
            <w:tcW w:w="1648" w:type="dxa"/>
            <w:tcBorders>
              <w:top w:val="single" w:color="auto" w:sz="4" w:space="0"/>
              <w:left w:val="single" w:color="auto" w:sz="4" w:space="0"/>
              <w:bottom w:val="single" w:color="auto" w:sz="4" w:space="0"/>
              <w:right w:val="single" w:color="auto" w:sz="4" w:space="0"/>
            </w:tcBorders>
          </w:tcPr>
          <w:p w:rsidR="097D2866" w:rsidP="1411AF2E" w:rsidRDefault="3A2B544C" w14:paraId="08A8896D" w14:textId="7CE071C4">
            <w:pPr>
              <w:rPr>
                <w:rFonts w:eastAsia="Calibri" w:cs="Calibri"/>
                <w:sz w:val="16"/>
                <w:szCs w:val="16"/>
                <w:lang w:val="en-US"/>
              </w:rPr>
            </w:pPr>
            <w:r w:rsidRPr="559A74E2">
              <w:rPr>
                <w:rFonts w:eastAsia="Calibri" w:cs="Calibri"/>
                <w:sz w:val="16"/>
                <w:szCs w:val="16"/>
                <w:lang w:val="en-US"/>
              </w:rPr>
              <w:t>Party administrator</w:t>
            </w:r>
          </w:p>
          <w:p w:rsidR="097D2866" w:rsidP="559A74E2" w:rsidRDefault="4A647CD9" w14:paraId="46C5F063" w14:textId="474B6DEC">
            <w:pPr>
              <w:rPr>
                <w:rFonts w:eastAsia="Calibri" w:cs="Calibri"/>
                <w:i/>
                <w:iCs/>
                <w:sz w:val="16"/>
                <w:szCs w:val="16"/>
                <w:lang w:val="en-US"/>
              </w:rPr>
            </w:pPr>
            <w:r w:rsidRPr="559A74E2">
              <w:rPr>
                <w:rFonts w:eastAsia="Calibri" w:cs="Calibri"/>
                <w:sz w:val="16"/>
                <w:szCs w:val="16"/>
                <w:lang w:val="en-US"/>
              </w:rPr>
              <w:t xml:space="preserve">(at least one </w:t>
            </w:r>
            <w:r w:rsidRPr="559A74E2" w:rsidR="25451D43">
              <w:rPr>
                <w:rFonts w:eastAsia="Calibri" w:cs="Calibri"/>
                <w:sz w:val="16"/>
                <w:szCs w:val="16"/>
                <w:lang w:val="en-US"/>
              </w:rPr>
              <w:t>party administrator</w:t>
            </w:r>
            <w:r w:rsidRPr="559A74E2">
              <w:rPr>
                <w:rFonts w:eastAsia="Calibri" w:cs="Calibri"/>
                <w:sz w:val="16"/>
                <w:szCs w:val="16"/>
                <w:lang w:val="en-US"/>
              </w:rPr>
              <w:t xml:space="preserve"> for each party in the Member State of types </w:t>
            </w:r>
            <w:r w:rsidRPr="559A74E2" w:rsidR="46B64384">
              <w:rPr>
                <w:rFonts w:eastAsia="Calibri" w:cs="Calibri"/>
                <w:sz w:val="16"/>
                <w:szCs w:val="16"/>
                <w:lang w:val="en-US"/>
              </w:rPr>
              <w:t>Metering point administrator</w:t>
            </w:r>
            <w:r w:rsidRPr="559A74E2">
              <w:rPr>
                <w:rFonts w:eastAsia="Calibri" w:cs="Calibri"/>
                <w:i/>
                <w:iCs/>
                <w:sz w:val="16"/>
                <w:szCs w:val="16"/>
                <w:lang w:val="en-US"/>
              </w:rPr>
              <w:t xml:space="preserve">, </w:t>
            </w:r>
            <w:r w:rsidRPr="559A74E2" w:rsidR="2FED6755">
              <w:rPr>
                <w:rFonts w:eastAsia="Calibri" w:cs="Calibri"/>
                <w:i/>
                <w:iCs/>
                <w:sz w:val="16"/>
                <w:szCs w:val="16"/>
                <w:lang w:val="en-US"/>
              </w:rPr>
              <w:t>m</w:t>
            </w:r>
            <w:r w:rsidRPr="559A74E2">
              <w:rPr>
                <w:rFonts w:eastAsia="Calibri" w:cs="Calibri"/>
                <w:i/>
                <w:iCs/>
                <w:sz w:val="16"/>
                <w:szCs w:val="16"/>
                <w:lang w:val="en-US"/>
              </w:rPr>
              <w:t xml:space="preserve">etered </w:t>
            </w:r>
            <w:r w:rsidRPr="559A74E2" w:rsidR="30B0B796">
              <w:rPr>
                <w:rFonts w:eastAsia="Calibri" w:cs="Calibri"/>
                <w:i/>
                <w:iCs/>
                <w:sz w:val="16"/>
                <w:szCs w:val="16"/>
                <w:lang w:val="en-US"/>
              </w:rPr>
              <w:t>d</w:t>
            </w:r>
            <w:r w:rsidRPr="559A74E2">
              <w:rPr>
                <w:rFonts w:eastAsia="Calibri" w:cs="Calibri"/>
                <w:i/>
                <w:iCs/>
                <w:sz w:val="16"/>
                <w:szCs w:val="16"/>
                <w:lang w:val="en-US"/>
              </w:rPr>
              <w:t xml:space="preserve">ata </w:t>
            </w:r>
            <w:r w:rsidRPr="559A74E2" w:rsidR="4BE103D5">
              <w:rPr>
                <w:rFonts w:eastAsia="Calibri" w:cs="Calibri"/>
                <w:i/>
                <w:iCs/>
                <w:sz w:val="16"/>
                <w:szCs w:val="16"/>
                <w:lang w:val="en-US"/>
              </w:rPr>
              <w:t>a</w:t>
            </w:r>
            <w:r w:rsidRPr="559A74E2">
              <w:rPr>
                <w:rFonts w:eastAsia="Calibri" w:cs="Calibri"/>
                <w:i/>
                <w:iCs/>
                <w:sz w:val="16"/>
                <w:szCs w:val="16"/>
                <w:lang w:val="en-US"/>
              </w:rPr>
              <w:t xml:space="preserve">dministrator, </w:t>
            </w:r>
            <w:r w:rsidRPr="559A74E2" w:rsidR="4F5C0DF3">
              <w:rPr>
                <w:rFonts w:eastAsia="Calibri" w:cs="Calibri"/>
                <w:i/>
                <w:iCs/>
                <w:sz w:val="16"/>
                <w:szCs w:val="16"/>
                <w:lang w:val="en-US"/>
              </w:rPr>
              <w:t>m</w:t>
            </w:r>
            <w:r w:rsidRPr="559A74E2">
              <w:rPr>
                <w:rFonts w:eastAsia="Calibri" w:cs="Calibri"/>
                <w:i/>
                <w:iCs/>
                <w:sz w:val="16"/>
                <w:szCs w:val="16"/>
                <w:lang w:val="en-US"/>
              </w:rPr>
              <w:t xml:space="preserve">eter </w:t>
            </w:r>
            <w:r w:rsidRPr="559A74E2" w:rsidR="1E8F1E76">
              <w:rPr>
                <w:rFonts w:eastAsia="Calibri" w:cs="Calibri"/>
                <w:i/>
                <w:iCs/>
                <w:sz w:val="16"/>
                <w:szCs w:val="16"/>
                <w:lang w:val="en-US"/>
              </w:rPr>
              <w:t>o</w:t>
            </w:r>
            <w:r w:rsidRPr="559A74E2">
              <w:rPr>
                <w:rFonts w:eastAsia="Calibri" w:cs="Calibri"/>
                <w:i/>
                <w:iCs/>
                <w:sz w:val="16"/>
                <w:szCs w:val="16"/>
                <w:lang w:val="en-US"/>
              </w:rPr>
              <w:t>perator,</w:t>
            </w:r>
            <w:r w:rsidRPr="559A74E2" w:rsidR="54924862">
              <w:rPr>
                <w:rFonts w:eastAsia="Calibri" w:cs="Calibri"/>
                <w:i/>
                <w:iCs/>
                <w:sz w:val="16"/>
                <w:szCs w:val="16"/>
                <w:lang w:val="en-US"/>
              </w:rPr>
              <w:t xml:space="preserve"> </w:t>
            </w:r>
            <w:r w:rsidRPr="559A74E2" w:rsidR="282FB7AA">
              <w:rPr>
                <w:rFonts w:eastAsia="Calibri" w:cs="Calibri"/>
                <w:i/>
                <w:iCs/>
                <w:sz w:val="16"/>
                <w:szCs w:val="16"/>
                <w:lang w:val="en-US"/>
              </w:rPr>
              <w:t>d</w:t>
            </w:r>
            <w:r w:rsidRPr="559A74E2" w:rsidR="54924862">
              <w:rPr>
                <w:rFonts w:eastAsia="Calibri" w:cs="Calibri"/>
                <w:i/>
                <w:iCs/>
                <w:sz w:val="16"/>
                <w:szCs w:val="16"/>
                <w:lang w:val="en-US"/>
              </w:rPr>
              <w:t xml:space="preserve">ata </w:t>
            </w:r>
            <w:r w:rsidRPr="559A74E2" w:rsidR="540D0552">
              <w:rPr>
                <w:rFonts w:eastAsia="Calibri" w:cs="Calibri"/>
                <w:i/>
                <w:iCs/>
                <w:sz w:val="16"/>
                <w:szCs w:val="16"/>
                <w:lang w:val="en-US"/>
              </w:rPr>
              <w:t>a</w:t>
            </w:r>
            <w:r w:rsidRPr="559A74E2" w:rsidR="54924862">
              <w:rPr>
                <w:rFonts w:eastAsia="Calibri" w:cs="Calibri"/>
                <w:i/>
                <w:iCs/>
                <w:sz w:val="16"/>
                <w:szCs w:val="16"/>
                <w:lang w:val="en-US"/>
              </w:rPr>
              <w:t xml:space="preserve">ccess </w:t>
            </w:r>
            <w:r w:rsidRPr="559A74E2" w:rsidR="612CD427">
              <w:rPr>
                <w:rFonts w:eastAsia="Calibri" w:cs="Calibri"/>
                <w:i/>
                <w:iCs/>
                <w:sz w:val="16"/>
                <w:szCs w:val="16"/>
                <w:lang w:val="en-US"/>
              </w:rPr>
              <w:t>p</w:t>
            </w:r>
            <w:r w:rsidRPr="559A74E2" w:rsidR="54924862">
              <w:rPr>
                <w:rFonts w:eastAsia="Calibri" w:cs="Calibri"/>
                <w:i/>
                <w:iCs/>
                <w:sz w:val="16"/>
                <w:szCs w:val="16"/>
                <w:lang w:val="en-US"/>
              </w:rPr>
              <w:t xml:space="preserve">rovider, Permission </w:t>
            </w:r>
            <w:r w:rsidRPr="559A74E2" w:rsidR="22B5A744">
              <w:rPr>
                <w:rFonts w:eastAsia="Calibri" w:cs="Calibri"/>
                <w:i/>
                <w:iCs/>
                <w:sz w:val="16"/>
                <w:szCs w:val="16"/>
                <w:lang w:val="en-US"/>
              </w:rPr>
              <w:t>a</w:t>
            </w:r>
            <w:r w:rsidRPr="559A74E2" w:rsidR="54924862">
              <w:rPr>
                <w:rFonts w:eastAsia="Calibri" w:cs="Calibri"/>
                <w:i/>
                <w:iCs/>
                <w:sz w:val="16"/>
                <w:szCs w:val="16"/>
                <w:lang w:val="en-US"/>
              </w:rPr>
              <w:t>dministr</w:t>
            </w:r>
            <w:r w:rsidRPr="559A74E2" w:rsidR="5C6A1DFF">
              <w:rPr>
                <w:rFonts w:eastAsia="Calibri" w:cs="Calibri"/>
                <w:i/>
                <w:iCs/>
                <w:sz w:val="16"/>
                <w:szCs w:val="16"/>
                <w:lang w:val="en-US"/>
              </w:rPr>
              <w:t>a</w:t>
            </w:r>
            <w:r w:rsidRPr="559A74E2" w:rsidR="54924862">
              <w:rPr>
                <w:rFonts w:eastAsia="Calibri" w:cs="Calibri"/>
                <w:i/>
                <w:iCs/>
                <w:sz w:val="16"/>
                <w:szCs w:val="16"/>
                <w:lang w:val="en-US"/>
              </w:rPr>
              <w:t>tor</w:t>
            </w:r>
            <w:r w:rsidRPr="559A74E2" w:rsidR="33C45D26">
              <w:rPr>
                <w:rFonts w:eastAsia="Calibri" w:cs="Calibri"/>
                <w:i/>
                <w:iCs/>
                <w:sz w:val="16"/>
                <w:szCs w:val="16"/>
                <w:lang w:val="en-US"/>
              </w:rPr>
              <w:t>,</w:t>
            </w:r>
          </w:p>
          <w:p w:rsidR="097D2866" w:rsidP="1411AF2E" w:rsidRDefault="077FA719" w14:paraId="2E87CD2B" w14:textId="637DA74A">
            <w:pPr>
              <w:rPr>
                <w:rFonts w:eastAsia="Calibri" w:cs="Calibri"/>
                <w:i/>
                <w:iCs/>
                <w:sz w:val="16"/>
                <w:szCs w:val="16"/>
                <w:lang w:val="en-US"/>
              </w:rPr>
            </w:pPr>
            <w:r w:rsidRPr="1411AF2E">
              <w:rPr>
                <w:rFonts w:eastAsia="Calibri" w:cs="Calibri"/>
                <w:i/>
                <w:iCs/>
                <w:sz w:val="16"/>
                <w:szCs w:val="16"/>
                <w:lang w:val="en-US"/>
              </w:rPr>
              <w:t>Eligible party</w:t>
            </w:r>
            <w:r w:rsidRPr="1411AF2E" w:rsidR="150A0A96">
              <w:rPr>
                <w:rFonts w:eastAsia="Calibri" w:cs="Calibri"/>
                <w:i/>
                <w:iCs/>
                <w:sz w:val="16"/>
                <w:szCs w:val="16"/>
                <w:lang w:val="en-US"/>
              </w:rPr>
              <w:t>)</w:t>
            </w:r>
          </w:p>
        </w:tc>
        <w:tc>
          <w:tcPr>
            <w:tcW w:w="6996" w:type="dxa"/>
            <w:tcBorders>
              <w:left w:val="single" w:color="auto" w:sz="4" w:space="0"/>
            </w:tcBorders>
          </w:tcPr>
          <w:tbl>
            <w:tblPr>
              <w:tblStyle w:val="TabellemithellemGitternetz1"/>
              <w:tblW w:w="6780" w:type="dxa"/>
              <w:tblLayout w:type="fixed"/>
              <w:tblLook w:val="06A0" w:firstRow="1" w:lastRow="0" w:firstColumn="1" w:lastColumn="0" w:noHBand="1" w:noVBand="1"/>
            </w:tblPr>
            <w:tblGrid>
              <w:gridCol w:w="1385"/>
              <w:gridCol w:w="5395"/>
            </w:tblGrid>
            <w:tr w:rsidR="4414604E" w:rsidTr="56739887" w14:paraId="17A2E33B" w14:textId="77777777">
              <w:trPr>
                <w:trHeight w:val="300"/>
              </w:trPr>
              <w:tc>
                <w:tcPr>
                  <w:tcW w:w="1385" w:type="dxa"/>
                </w:tcPr>
                <w:p w:rsidR="5BC0AF84" w:rsidP="4414604E" w:rsidRDefault="5BC0AF84" w14:paraId="29A98C4D" w14:textId="4948CAFB">
                  <w:pPr>
                    <w:rPr>
                      <w:rFonts w:eastAsia="Calibri" w:cs="Calibri"/>
                      <w:sz w:val="16"/>
                      <w:szCs w:val="16"/>
                      <w:lang w:val="en-GB"/>
                    </w:rPr>
                  </w:pPr>
                  <w:r w:rsidRPr="1411AF2E">
                    <w:rPr>
                      <w:rFonts w:eastAsia="Calibri" w:cs="Calibri"/>
                      <w:sz w:val="16"/>
                      <w:szCs w:val="16"/>
                      <w:lang w:val="en-GB"/>
                    </w:rPr>
                    <w:t>Name</w:t>
                  </w:r>
                </w:p>
              </w:tc>
              <w:tc>
                <w:tcPr>
                  <w:tcW w:w="5395" w:type="dxa"/>
                </w:tcPr>
                <w:p w:rsidR="5BC0AF84" w:rsidP="4414604E" w:rsidRDefault="5BC0AF84" w14:paraId="2FC907F4" w14:textId="7B57B449">
                  <w:pPr>
                    <w:rPr>
                      <w:rFonts w:eastAsia="Calibri" w:cs="Calibri"/>
                      <w:sz w:val="16"/>
                      <w:szCs w:val="16"/>
                      <w:lang w:val="en-GB"/>
                    </w:rPr>
                  </w:pPr>
                  <w:r w:rsidRPr="1411AF2E">
                    <w:rPr>
                      <w:rFonts w:eastAsia="Calibri" w:cs="Calibri"/>
                      <w:sz w:val="16"/>
                      <w:szCs w:val="16"/>
                      <w:lang w:val="en-GB"/>
                    </w:rPr>
                    <w:t>Name of the organisation.</w:t>
                  </w:r>
                </w:p>
              </w:tc>
            </w:tr>
            <w:tr w:rsidR="4414604E" w:rsidTr="56739887" w14:paraId="33EE8744" w14:textId="77777777">
              <w:trPr>
                <w:trHeight w:val="300"/>
              </w:trPr>
              <w:tc>
                <w:tcPr>
                  <w:tcW w:w="1385" w:type="dxa"/>
                </w:tcPr>
                <w:p w:rsidR="5BC0AF84" w:rsidP="4414604E" w:rsidRDefault="7B9C2899" w14:paraId="6729EFE6" w14:textId="71575344">
                  <w:pPr>
                    <w:rPr>
                      <w:rFonts w:eastAsia="Calibri" w:cs="Calibri"/>
                      <w:sz w:val="16"/>
                      <w:szCs w:val="16"/>
                      <w:lang w:val="en-GB"/>
                    </w:rPr>
                  </w:pPr>
                  <w:r w:rsidRPr="559A74E2">
                    <w:rPr>
                      <w:rFonts w:eastAsia="Calibri" w:cs="Calibri"/>
                      <w:sz w:val="16"/>
                      <w:szCs w:val="16"/>
                      <w:lang w:val="en-GB"/>
                    </w:rPr>
                    <w:t>Website</w:t>
                  </w:r>
                </w:p>
              </w:tc>
              <w:tc>
                <w:tcPr>
                  <w:tcW w:w="5395" w:type="dxa"/>
                </w:tcPr>
                <w:p w:rsidR="5BC0AF84" w:rsidP="1411AF2E" w:rsidRDefault="7B9C2899" w14:paraId="5603BC67" w14:textId="3C1523D0">
                  <w:pPr>
                    <w:rPr>
                      <w:rFonts w:eastAsia="Calibri" w:cs="Calibri"/>
                      <w:sz w:val="16"/>
                      <w:szCs w:val="16"/>
                      <w:lang w:val="en-GB"/>
                    </w:rPr>
                  </w:pPr>
                  <w:r w:rsidRPr="559A74E2">
                    <w:rPr>
                      <w:rFonts w:eastAsia="Calibri" w:cs="Calibri"/>
                      <w:sz w:val="16"/>
                      <w:szCs w:val="16"/>
                      <w:lang w:val="en-GB"/>
                    </w:rPr>
                    <w:t>If applicable, link to website of a web application that is used to access party data.</w:t>
                  </w:r>
                </w:p>
              </w:tc>
            </w:tr>
            <w:tr w:rsidR="559A74E2" w:rsidTr="56739887" w14:paraId="7E6FEEAA" w14:textId="77777777">
              <w:trPr>
                <w:trHeight w:val="300"/>
              </w:trPr>
              <w:tc>
                <w:tcPr>
                  <w:tcW w:w="1385" w:type="dxa"/>
                </w:tcPr>
                <w:p w:rsidR="55F3A2DB" w:rsidP="559A74E2" w:rsidRDefault="55F3A2DB" w14:paraId="161D4E0D" w14:textId="34743836">
                  <w:pPr>
                    <w:rPr>
                      <w:rFonts w:eastAsia="Calibri" w:cs="Calibri"/>
                      <w:sz w:val="16"/>
                      <w:szCs w:val="16"/>
                      <w:lang w:val="en-GB"/>
                    </w:rPr>
                  </w:pPr>
                  <w:r w:rsidRPr="559A74E2">
                    <w:rPr>
                      <w:rFonts w:eastAsia="Calibri" w:cs="Calibri"/>
                      <w:sz w:val="16"/>
                      <w:szCs w:val="16"/>
                      <w:lang w:val="en-GB"/>
                    </w:rPr>
                    <w:t>User interface</w:t>
                  </w:r>
                </w:p>
              </w:tc>
              <w:tc>
                <w:tcPr>
                  <w:tcW w:w="5395" w:type="dxa"/>
                </w:tcPr>
                <w:p w:rsidR="55F3A2DB" w:rsidP="559A74E2" w:rsidRDefault="55F3A2DB" w14:paraId="436AD32E" w14:textId="35B26C51">
                  <w:pPr>
                    <w:rPr>
                      <w:rFonts w:eastAsia="Calibri" w:cs="Calibri"/>
                      <w:sz w:val="16"/>
                      <w:szCs w:val="16"/>
                      <w:lang w:val="en-GB"/>
                    </w:rPr>
                  </w:pPr>
                  <w:r w:rsidRPr="559A74E2">
                    <w:rPr>
                      <w:rFonts w:eastAsia="Calibri" w:cs="Calibri"/>
                      <w:sz w:val="16"/>
                      <w:szCs w:val="16"/>
                      <w:lang w:val="en-GB"/>
                    </w:rPr>
                    <w:t>URL of user portal.</w:t>
                  </w:r>
                </w:p>
              </w:tc>
            </w:tr>
            <w:tr w:rsidR="4414604E" w:rsidTr="56739887" w14:paraId="77474AFB" w14:textId="77777777">
              <w:trPr>
                <w:trHeight w:val="300"/>
              </w:trPr>
              <w:tc>
                <w:tcPr>
                  <w:tcW w:w="1385" w:type="dxa"/>
                </w:tcPr>
                <w:p w:rsidR="5BC0AF84" w:rsidP="4414604E" w:rsidRDefault="5BC0AF84" w14:paraId="636F891B" w14:textId="55D908DD">
                  <w:pPr>
                    <w:rPr>
                      <w:rFonts w:eastAsia="Calibri" w:cs="Calibri"/>
                      <w:sz w:val="16"/>
                      <w:szCs w:val="16"/>
                      <w:lang w:val="en-GB"/>
                    </w:rPr>
                  </w:pPr>
                  <w:r w:rsidRPr="1411AF2E">
                    <w:rPr>
                      <w:rFonts w:eastAsia="Calibri" w:cs="Calibri"/>
                      <w:sz w:val="16"/>
                      <w:szCs w:val="16"/>
                      <w:lang w:val="en-GB"/>
                    </w:rPr>
                    <w:t>Official contact</w:t>
                  </w:r>
                </w:p>
              </w:tc>
              <w:tc>
                <w:tcPr>
                  <w:tcW w:w="5395" w:type="dxa"/>
                </w:tcPr>
                <w:p w:rsidR="5BC0AF84" w:rsidP="4414604E" w:rsidRDefault="5BC0AF84" w14:paraId="4169522B" w14:textId="27B24F88">
                  <w:pPr>
                    <w:rPr>
                      <w:rFonts w:eastAsia="Calibri" w:cs="Calibri"/>
                      <w:sz w:val="16"/>
                      <w:szCs w:val="16"/>
                      <w:lang w:val="en-GB"/>
                    </w:rPr>
                  </w:pPr>
                  <w:r w:rsidRPr="1411AF2E">
                    <w:rPr>
                      <w:rFonts w:eastAsia="Calibri" w:cs="Calibri"/>
                      <w:sz w:val="16"/>
                      <w:szCs w:val="16"/>
                      <w:lang w:val="en-GB"/>
                    </w:rPr>
                    <w:t>Contact details for access to party data.</w:t>
                  </w:r>
                </w:p>
              </w:tc>
            </w:tr>
            <w:tr w:rsidR="4414604E" w:rsidTr="56739887" w14:paraId="25CF7A34" w14:textId="77777777">
              <w:trPr>
                <w:trHeight w:val="300"/>
              </w:trPr>
              <w:tc>
                <w:tcPr>
                  <w:tcW w:w="1385" w:type="dxa"/>
                </w:tcPr>
                <w:p w:rsidR="4414604E" w:rsidP="4414604E" w:rsidRDefault="006F45CB" w14:paraId="6C7F1987" w14:textId="42C834C4">
                  <w:pPr>
                    <w:rPr>
                      <w:rFonts w:eastAsia="Calibri" w:cs="Calibri"/>
                      <w:sz w:val="16"/>
                      <w:szCs w:val="16"/>
                      <w:lang w:val="en-GB"/>
                    </w:rPr>
                  </w:pPr>
                  <w:r w:rsidRPr="1411AF2E">
                    <w:rPr>
                      <w:rFonts w:eastAsia="Calibri" w:cs="Calibri"/>
                      <w:sz w:val="16"/>
                      <w:szCs w:val="16"/>
                      <w:lang w:val="en-GB"/>
                    </w:rPr>
                    <w:t>Party type(s)</w:t>
                  </w:r>
                </w:p>
              </w:tc>
              <w:tc>
                <w:tcPr>
                  <w:tcW w:w="5395" w:type="dxa"/>
                </w:tcPr>
                <w:p w:rsidR="4414604E" w:rsidP="4414604E" w:rsidRDefault="4D9CC10A" w14:paraId="2BEA43C5" w14:textId="390068A6">
                  <w:pPr>
                    <w:rPr>
                      <w:rFonts w:eastAsia="Calibri" w:cs="Calibri"/>
                      <w:sz w:val="16"/>
                      <w:szCs w:val="16"/>
                      <w:lang w:val="en-GB"/>
                    </w:rPr>
                  </w:pPr>
                  <w:r w:rsidRPr="559A74E2">
                    <w:rPr>
                      <w:rFonts w:eastAsia="Calibri" w:cs="Calibri"/>
                      <w:sz w:val="16"/>
                      <w:szCs w:val="16"/>
                      <w:lang w:val="en-GB"/>
                    </w:rPr>
                    <w:t xml:space="preserve">Party types being maintained by the </w:t>
                  </w:r>
                  <w:r w:rsidRPr="559A74E2" w:rsidR="25451D43">
                    <w:rPr>
                      <w:rFonts w:eastAsia="Calibri" w:cs="Calibri"/>
                      <w:sz w:val="16"/>
                      <w:szCs w:val="16"/>
                      <w:lang w:val="en-GB"/>
                    </w:rPr>
                    <w:t>party administrator</w:t>
                  </w:r>
                  <w:r w:rsidRPr="559A74E2">
                    <w:rPr>
                      <w:rFonts w:eastAsia="Calibri" w:cs="Calibri"/>
                      <w:sz w:val="16"/>
                      <w:szCs w:val="16"/>
                      <w:lang w:val="en-GB"/>
                    </w:rPr>
                    <w:t>.</w:t>
                  </w:r>
                </w:p>
              </w:tc>
            </w:tr>
            <w:tr w:rsidR="1411AF2E" w:rsidTr="56739887" w14:paraId="52E78040" w14:textId="77777777">
              <w:trPr>
                <w:trHeight w:val="300"/>
              </w:trPr>
              <w:tc>
                <w:tcPr>
                  <w:tcW w:w="1385" w:type="dxa"/>
                </w:tcPr>
                <w:p w:rsidR="38F49B62" w:rsidP="19F8EC84" w:rsidRDefault="65858E91" w14:paraId="1DB6CFEE" w14:textId="29FDD6C3">
                  <w:pPr>
                    <w:spacing w:after="0"/>
                    <w:rPr>
                      <w:rFonts w:eastAsia="Calibri" w:cs="Calibri"/>
                      <w:sz w:val="16"/>
                      <w:szCs w:val="16"/>
                      <w:lang w:val="en-GB"/>
                    </w:rPr>
                  </w:pPr>
                  <w:r w:rsidRPr="19F8EC84">
                    <w:rPr>
                      <w:rFonts w:eastAsia="Calibri" w:cs="Calibri"/>
                      <w:sz w:val="16"/>
                      <w:szCs w:val="16"/>
                      <w:lang w:val="en-GB"/>
                    </w:rPr>
                    <w:t>Metering grid area</w:t>
                  </w:r>
                </w:p>
              </w:tc>
              <w:tc>
                <w:tcPr>
                  <w:tcW w:w="5395" w:type="dxa"/>
                </w:tcPr>
                <w:p w:rsidR="38F49B62" w:rsidP="1411AF2E" w:rsidRDefault="31BA82C8" w14:paraId="1EE54F48" w14:textId="0DCD68A2">
                  <w:pPr>
                    <w:rPr>
                      <w:rFonts w:eastAsia="Calibri" w:cs="Calibri"/>
                      <w:sz w:val="16"/>
                      <w:szCs w:val="16"/>
                      <w:lang w:val="en-GB"/>
                    </w:rPr>
                  </w:pPr>
                  <w:r w:rsidRPr="559A74E2">
                    <w:rPr>
                      <w:rFonts w:eastAsia="Calibri" w:cs="Calibri"/>
                      <w:sz w:val="16"/>
                      <w:szCs w:val="16"/>
                      <w:lang w:val="en-GB"/>
                    </w:rPr>
                    <w:t xml:space="preserve">Area of responsibility of </w:t>
                  </w:r>
                  <w:r w:rsidRPr="559A74E2" w:rsidR="25451D43">
                    <w:rPr>
                      <w:rFonts w:eastAsia="Calibri" w:cs="Calibri"/>
                      <w:sz w:val="16"/>
                      <w:szCs w:val="16"/>
                      <w:lang w:val="en-GB"/>
                    </w:rPr>
                    <w:t>party administrator</w:t>
                  </w:r>
                  <w:r w:rsidRPr="559A74E2">
                    <w:rPr>
                      <w:rFonts w:eastAsia="Calibri" w:cs="Calibri"/>
                      <w:sz w:val="16"/>
                      <w:szCs w:val="16"/>
                      <w:lang w:val="en-GB"/>
                    </w:rPr>
                    <w:t>.</w:t>
                  </w:r>
                </w:p>
              </w:tc>
            </w:tr>
            <w:tr w:rsidR="559A74E2" w:rsidTr="56739887" w14:paraId="4BB35557" w14:textId="77777777">
              <w:trPr>
                <w:trHeight w:val="300"/>
              </w:trPr>
              <w:tc>
                <w:tcPr>
                  <w:tcW w:w="1385" w:type="dxa"/>
                </w:tcPr>
                <w:p w:rsidR="1A52D943" w:rsidP="559A74E2" w:rsidRDefault="1A52D943" w14:paraId="38CA0A1B" w14:textId="486E48A4">
                  <w:pPr>
                    <w:rPr>
                      <w:rFonts w:eastAsia="Calibri" w:cs="Calibri"/>
                      <w:sz w:val="16"/>
                      <w:szCs w:val="16"/>
                      <w:lang w:val="en-GB"/>
                    </w:rPr>
                  </w:pPr>
                  <w:r w:rsidRPr="559A74E2">
                    <w:rPr>
                      <w:rFonts w:eastAsia="Calibri" w:cs="Calibri"/>
                      <w:sz w:val="16"/>
                      <w:szCs w:val="16"/>
                      <w:lang w:val="en-GB"/>
                    </w:rPr>
                    <w:t>API documentation</w:t>
                  </w:r>
                </w:p>
              </w:tc>
              <w:tc>
                <w:tcPr>
                  <w:tcW w:w="5395" w:type="dxa"/>
                </w:tcPr>
                <w:p w:rsidR="4AAA305A" w:rsidP="559A74E2" w:rsidRDefault="4AAA305A" w14:paraId="3067EFB0" w14:textId="4691FCBE">
                  <w:pPr>
                    <w:rPr>
                      <w:rFonts w:eastAsia="Calibri" w:cs="Calibri"/>
                      <w:sz w:val="16"/>
                      <w:szCs w:val="16"/>
                      <w:lang w:val="en-GB"/>
                    </w:rPr>
                  </w:pPr>
                  <w:r w:rsidRPr="559A74E2">
                    <w:rPr>
                      <w:rFonts w:eastAsia="Calibri" w:cs="Calibri"/>
                      <w:sz w:val="16"/>
                      <w:szCs w:val="16"/>
                      <w:lang w:val="en-GB"/>
                    </w:rPr>
                    <w:t>Description of the application programming interface for the access to accounting point information.</w:t>
                  </w:r>
                </w:p>
              </w:tc>
            </w:tr>
          </w:tbl>
          <w:p w:rsidR="097D2866" w:rsidP="3EB946A4" w:rsidRDefault="097D2866" w14:paraId="77D538E6" w14:textId="4C855738">
            <w:pPr>
              <w:rPr>
                <w:rFonts w:eastAsia="Calibri" w:cs="Calibri"/>
                <w:sz w:val="16"/>
                <w:szCs w:val="16"/>
                <w:lang w:val="en-GB"/>
              </w:rPr>
            </w:pPr>
            <w:ins w:author="Georg Hartner" w:date="2023-02-27T08:11:00Z" w:id="102">
              <w:r>
                <w:fldChar w:fldCharType="begin"/>
              </w:r>
              <w:r>
                <w:instrText xml:space="preserve">HYPERLINK "https://ebutilities.at/utilities/marktpartner/" </w:instrText>
              </w:r>
              <w:r>
                <w:fldChar w:fldCharType="separate"/>
              </w:r>
            </w:ins>
            <w:r>
              <w:fldChar w:fldCharType="end"/>
            </w:r>
            <w:ins w:author="Georg Hartner" w:date="2023-02-27T08:11:00Z" w:id="103">
              <w:r>
                <w:fldChar w:fldCharType="begin"/>
              </w:r>
              <w:r>
                <w:instrText xml:space="preserve">HYPERLINK "https://www.ediel.se/Portal/PartyList/PartyList" </w:instrText>
              </w:r>
              <w:r>
                <w:fldChar w:fldCharType="separate"/>
              </w:r>
            </w:ins>
            <w:r>
              <w:fldChar w:fldCharType="end"/>
            </w:r>
          </w:p>
        </w:tc>
      </w:tr>
    </w:tbl>
    <w:p w:rsidR="1C18C02C" w:rsidRDefault="1C18C02C" w14:paraId="74184037" w14:textId="2D364C18"/>
    <w:p w:rsidR="003135C6" w:rsidP="111B2054" w:rsidRDefault="4E133C49" w14:paraId="7194DBDC" w14:textId="633A1DF4">
      <w:pPr>
        <w:rPr>
          <w:b/>
          <w:bCs/>
          <w:highlight w:val="yellow"/>
          <w:u w:val="single"/>
          <w:lang w:val="en-GB"/>
        </w:rPr>
      </w:pPr>
      <w:r w:rsidRPr="1C18C02C">
        <w:rPr>
          <w:b/>
          <w:bCs/>
          <w:highlight w:val="yellow"/>
          <w:u w:val="single"/>
          <w:lang w:val="en-GB"/>
        </w:rPr>
        <w:t>[TODO REVIEW WHICH ROLES ARE NEEDED AND BRING IN LINE WITH HEMRM AND LEGISLATION]</w:t>
      </w:r>
    </w:p>
    <w:p w:rsidR="149553D8" w:rsidP="08CBFD5D" w:rsidRDefault="7C47B052" w14:paraId="035FF037" w14:textId="2AD7C9E8">
      <w:pPr>
        <w:rPr>
          <w:b/>
          <w:bCs/>
          <w:highlight w:val="yellow"/>
          <w:u w:val="single"/>
          <w:lang w:val="en-GB"/>
        </w:rPr>
      </w:pPr>
      <w:r w:rsidRPr="1C18C02C">
        <w:rPr>
          <w:b/>
          <w:bCs/>
          <w:highlight w:val="yellow"/>
          <w:u w:val="single"/>
          <w:lang w:val="en-GB"/>
        </w:rPr>
        <w:t>[TODO CAN WE REFER TO THE ROLES IN THE OTHER ANNEX? DO WE NEED NEW ROLES FOR MASTER DATA?]</w:t>
      </w:r>
    </w:p>
    <w:tbl>
      <w:tblPr>
        <w:tblStyle w:val="Tabellenraster"/>
        <w:tblW w:w="9119" w:type="dxa"/>
        <w:tblLayout w:type="fixed"/>
        <w:tblLook w:val="04A0" w:firstRow="1" w:lastRow="0" w:firstColumn="1" w:lastColumn="0" w:noHBand="0" w:noVBand="1"/>
      </w:tblPr>
      <w:tblGrid>
        <w:gridCol w:w="1604"/>
        <w:gridCol w:w="1076"/>
        <w:gridCol w:w="6439"/>
      </w:tblGrid>
      <w:tr w:rsidR="003135C6" w:rsidTr="559A74E2" w14:paraId="683ABEE9" w14:textId="77777777">
        <w:tc>
          <w:tcPr>
            <w:tcW w:w="9119" w:type="dxa"/>
            <w:gridSpan w:val="3"/>
            <w:shd w:val="clear" w:color="auto" w:fill="D0CECE" w:themeFill="background2" w:themeFillShade="E6"/>
          </w:tcPr>
          <w:p w:rsidR="003135C6" w:rsidRDefault="006E7CA3" w14:paraId="543E9181" w14:textId="41A1D1A5">
            <w:pPr>
              <w:widowControl w:val="0"/>
              <w:spacing w:after="0"/>
              <w:jc w:val="center"/>
              <w:rPr>
                <w:rFonts w:ascii="Arial" w:hAnsi="Arial" w:eastAsia="Arial" w:cs="Arial"/>
                <w:sz w:val="16"/>
                <w:szCs w:val="16"/>
              </w:rPr>
            </w:pPr>
            <w:r>
              <w:rPr>
                <w:rFonts w:ascii="Arial" w:hAnsi="Arial" w:eastAsia="Arial" w:cs="Arial"/>
                <w:b/>
                <w:bCs/>
                <w:i/>
                <w:iCs/>
                <w:sz w:val="16"/>
                <w:szCs w:val="16"/>
                <w:lang w:val="en-GB"/>
              </w:rPr>
              <w:t xml:space="preserve">Table II - </w:t>
            </w:r>
            <w:r w:rsidR="00D613C4">
              <w:rPr>
                <w:rFonts w:ascii="Arial" w:hAnsi="Arial" w:eastAsia="Arial" w:cs="Arial"/>
                <w:b/>
                <w:bCs/>
                <w:i/>
                <w:iCs/>
                <w:sz w:val="16"/>
                <w:szCs w:val="16"/>
                <w:lang w:val="en-GB"/>
              </w:rPr>
              <w:t>Roles</w:t>
            </w:r>
          </w:p>
        </w:tc>
      </w:tr>
      <w:tr w:rsidR="003135C6" w:rsidTr="559A74E2" w14:paraId="0083B553" w14:textId="77777777">
        <w:tc>
          <w:tcPr>
            <w:tcW w:w="1604" w:type="dxa"/>
            <w:shd w:val="clear" w:color="auto" w:fill="D0CECE" w:themeFill="background2" w:themeFillShade="E6"/>
          </w:tcPr>
          <w:p w:rsidR="003135C6" w:rsidRDefault="00D613C4" w14:paraId="2B961CB4"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Role name</w:t>
            </w:r>
          </w:p>
        </w:tc>
        <w:tc>
          <w:tcPr>
            <w:tcW w:w="1076" w:type="dxa"/>
            <w:shd w:val="clear" w:color="auto" w:fill="D0CECE" w:themeFill="background2" w:themeFillShade="E6"/>
          </w:tcPr>
          <w:p w:rsidR="003135C6" w:rsidRDefault="00D613C4" w14:paraId="72FE9138" w14:textId="77777777">
            <w:pPr>
              <w:widowControl w:val="0"/>
              <w:spacing w:after="0"/>
              <w:rPr>
                <w:rFonts w:ascii="Arial" w:hAnsi="Arial" w:eastAsia="Arial" w:cs="Arial"/>
                <w:color w:val="000000" w:themeColor="text1"/>
                <w:sz w:val="16"/>
                <w:szCs w:val="16"/>
                <w:lang w:val="en-GB"/>
              </w:rPr>
            </w:pPr>
            <w:r>
              <w:rPr>
                <w:rFonts w:ascii="Arial" w:hAnsi="Arial" w:eastAsia="Arial" w:cs="Arial"/>
                <w:b/>
                <w:bCs/>
                <w:i/>
                <w:iCs/>
                <w:color w:val="000000" w:themeColor="text1"/>
                <w:sz w:val="16"/>
                <w:szCs w:val="16"/>
                <w:lang w:val="en-GB"/>
              </w:rPr>
              <w:t>Role type</w:t>
            </w:r>
          </w:p>
        </w:tc>
        <w:tc>
          <w:tcPr>
            <w:tcW w:w="6439" w:type="dxa"/>
            <w:shd w:val="clear" w:color="auto" w:fill="D0CECE" w:themeFill="background2" w:themeFillShade="E6"/>
          </w:tcPr>
          <w:p w:rsidR="003135C6" w:rsidRDefault="00D613C4" w14:paraId="44CD7B7D" w14:textId="77777777">
            <w:pPr>
              <w:widowControl w:val="0"/>
              <w:spacing w:after="0"/>
              <w:rPr>
                <w:rFonts w:ascii="Arial" w:hAnsi="Arial" w:eastAsia="Arial" w:cs="Arial"/>
                <w:color w:val="000000" w:themeColor="text1"/>
                <w:sz w:val="16"/>
                <w:szCs w:val="16"/>
              </w:rPr>
            </w:pPr>
            <w:r w:rsidRPr="670B5646">
              <w:rPr>
                <w:rFonts w:ascii="Arial" w:hAnsi="Arial" w:eastAsia="Arial" w:cs="Arial"/>
                <w:b/>
                <w:bCs/>
                <w:i/>
                <w:iCs/>
                <w:color w:val="000000" w:themeColor="text1"/>
                <w:sz w:val="16"/>
                <w:szCs w:val="16"/>
                <w:lang w:val="en-GB"/>
              </w:rPr>
              <w:t>Role description</w:t>
            </w:r>
          </w:p>
        </w:tc>
      </w:tr>
      <w:tr w:rsidRPr="00E032F9" w:rsidR="003135C6" w:rsidTr="559A74E2" w14:paraId="51E6ECA1" w14:textId="77777777">
        <w:tc>
          <w:tcPr>
            <w:tcW w:w="1604" w:type="dxa"/>
          </w:tcPr>
          <w:p w:rsidR="003135C6" w:rsidP="5DE4E96D" w:rsidRDefault="6F1F417F" w14:paraId="1C076193" w14:textId="0DF8383C">
            <w:pPr>
              <w:widowControl w:val="0"/>
              <w:spacing w:after="0"/>
              <w:rPr>
                <w:rFonts w:eastAsia="Calibri" w:cs="Calibri"/>
                <w:sz w:val="16"/>
                <w:szCs w:val="16"/>
                <w:lang w:val="en-US"/>
              </w:rPr>
            </w:pPr>
            <w:r w:rsidRPr="5DE4E96D">
              <w:rPr>
                <w:rFonts w:eastAsia="Calibri" w:cs="Calibri"/>
                <w:sz w:val="16"/>
                <w:szCs w:val="16"/>
                <w:lang w:val="en-US"/>
              </w:rPr>
              <w:t>Final customer</w:t>
            </w:r>
          </w:p>
        </w:tc>
        <w:tc>
          <w:tcPr>
            <w:tcW w:w="1076" w:type="dxa"/>
          </w:tcPr>
          <w:p w:rsidR="003135C6" w:rsidRDefault="00D613C4" w14:paraId="368E3F1C" w14:textId="77777777">
            <w:pPr>
              <w:widowControl w:val="0"/>
              <w:spacing w:after="0"/>
              <w:rPr>
                <w:rFonts w:ascii="Calibri" w:hAnsi="Calibri" w:eastAsia="Calibri" w:cs="Calibri"/>
                <w:sz w:val="16"/>
                <w:szCs w:val="16"/>
                <w:lang w:val="en-GB"/>
              </w:rPr>
            </w:pPr>
            <w:r>
              <w:rPr>
                <w:rFonts w:eastAsia="Calibri" w:cs="Calibri"/>
                <w:sz w:val="16"/>
                <w:szCs w:val="16"/>
                <w:lang w:val="en-GB"/>
              </w:rPr>
              <w:t>Business</w:t>
            </w:r>
          </w:p>
        </w:tc>
        <w:tc>
          <w:tcPr>
            <w:tcW w:w="6439" w:type="dxa"/>
          </w:tcPr>
          <w:p w:rsidR="003135C6" w:rsidP="00912389" w:rsidRDefault="00D613C4" w14:paraId="0ECE4DCB" w14:textId="77777777">
            <w:pPr>
              <w:widowControl w:val="0"/>
              <w:spacing w:after="0"/>
              <w:rPr>
                <w:rFonts w:eastAsia="Calibri" w:cs="Calibri"/>
                <w:sz w:val="16"/>
                <w:szCs w:val="16"/>
                <w:lang w:val="en-GB"/>
              </w:rPr>
            </w:pPr>
            <w:r>
              <w:rPr>
                <w:rFonts w:eastAsia="Calibri" w:cs="Calibri"/>
                <w:sz w:val="16"/>
                <w:szCs w:val="16"/>
                <w:lang w:val="en-GB"/>
              </w:rPr>
              <w:t>A party connected to the grid that purchases electricity for its own use.</w:t>
            </w:r>
          </w:p>
          <w:p w:rsidR="00912389" w:rsidP="00912389" w:rsidRDefault="00912389" w14:paraId="5EA1CED3" w14:textId="5EFDA022">
            <w:pPr>
              <w:widowControl w:val="0"/>
              <w:spacing w:after="0"/>
              <w:rPr>
                <w:rFonts w:ascii="Calibri" w:hAnsi="Calibri" w:eastAsia="Calibri" w:cs="Calibri"/>
                <w:sz w:val="16"/>
                <w:szCs w:val="16"/>
                <w:lang w:val="en-GB"/>
              </w:rPr>
            </w:pPr>
            <w:r w:rsidRPr="7BD59F3B">
              <w:rPr>
                <w:rFonts w:eastAsia="Calibri" w:cs="Calibri"/>
                <w:sz w:val="16"/>
                <w:szCs w:val="16"/>
                <w:lang w:val="en-GB"/>
              </w:rPr>
              <w:lastRenderedPageBreak/>
              <w:t>Please note, that this also includes the case of active customer.</w:t>
            </w:r>
          </w:p>
        </w:tc>
      </w:tr>
      <w:tr w:rsidRPr="00E032F9" w:rsidR="003135C6" w:rsidTr="559A74E2" w14:paraId="0CAC4D65" w14:textId="77777777">
        <w:tc>
          <w:tcPr>
            <w:tcW w:w="1604" w:type="dxa"/>
          </w:tcPr>
          <w:p w:rsidR="003135C6" w:rsidRDefault="00D613C4" w14:paraId="59CD754E" w14:textId="77777777">
            <w:pPr>
              <w:widowControl w:val="0"/>
              <w:spacing w:after="0"/>
              <w:rPr>
                <w:rFonts w:ascii="Calibri" w:hAnsi="Calibri" w:eastAsia="Calibri" w:cs="Calibri"/>
                <w:sz w:val="16"/>
                <w:szCs w:val="16"/>
                <w:lang w:val="en-US"/>
              </w:rPr>
            </w:pPr>
            <w:r>
              <w:rPr>
                <w:rFonts w:eastAsia="Calibri" w:cs="Calibri"/>
                <w:sz w:val="16"/>
                <w:szCs w:val="16"/>
                <w:lang w:val="en-US"/>
              </w:rPr>
              <w:lastRenderedPageBreak/>
              <w:t>Competent authority</w:t>
            </w:r>
          </w:p>
        </w:tc>
        <w:tc>
          <w:tcPr>
            <w:tcW w:w="1076" w:type="dxa"/>
          </w:tcPr>
          <w:p w:rsidR="003135C6" w:rsidRDefault="00D613C4" w14:paraId="7286BE7B" w14:textId="77777777">
            <w:pPr>
              <w:widowControl w:val="0"/>
              <w:spacing w:after="0"/>
              <w:rPr>
                <w:rFonts w:ascii="Calibri" w:hAnsi="Calibri" w:eastAsia="Calibri" w:cs="Calibri"/>
                <w:sz w:val="16"/>
                <w:szCs w:val="16"/>
                <w:lang w:val="en-GB"/>
              </w:rPr>
            </w:pPr>
            <w:r>
              <w:rPr>
                <w:rFonts w:eastAsia="Calibri" w:cs="Calibri"/>
                <w:sz w:val="16"/>
                <w:szCs w:val="16"/>
                <w:lang w:val="en-GB"/>
              </w:rPr>
              <w:t>Business</w:t>
            </w:r>
          </w:p>
        </w:tc>
        <w:tc>
          <w:tcPr>
            <w:tcW w:w="6439" w:type="dxa"/>
          </w:tcPr>
          <w:p w:rsidR="003135C6" w:rsidRDefault="00D613C4" w14:paraId="57D26A8D" w14:textId="77777777">
            <w:pPr>
              <w:widowControl w:val="0"/>
              <w:spacing w:after="0"/>
              <w:rPr>
                <w:rFonts w:ascii="Calibri" w:hAnsi="Calibri" w:eastAsia="Calibri" w:cs="Calibri"/>
                <w:sz w:val="16"/>
                <w:szCs w:val="16"/>
                <w:lang w:val="en-GB"/>
              </w:rPr>
            </w:pPr>
            <w:r>
              <w:rPr>
                <w:rFonts w:eastAsia="Calibri" w:cs="Calibri"/>
                <w:sz w:val="16"/>
                <w:szCs w:val="16"/>
                <w:lang w:val="en-GB"/>
              </w:rPr>
              <w:t>The national competent authority providing the mappings of national practices. It makes them available online and in an easily usable and publicly accessible form</w:t>
            </w:r>
            <w:r>
              <w:rPr>
                <w:rStyle w:val="Voetnootanker"/>
                <w:rFonts w:eastAsia="Calibri" w:cs="Calibri"/>
                <w:sz w:val="16"/>
                <w:szCs w:val="16"/>
                <w:lang w:val="en-GB"/>
              </w:rPr>
              <w:footnoteReference w:id="5"/>
            </w:r>
            <w:r>
              <w:rPr>
                <w:rFonts w:eastAsia="Calibri" w:cs="Calibri"/>
                <w:sz w:val="16"/>
                <w:szCs w:val="16"/>
                <w:lang w:val="en-GB"/>
              </w:rPr>
              <w:t>.</w:t>
            </w:r>
          </w:p>
        </w:tc>
      </w:tr>
      <w:tr w:rsidR="4AF7D480" w:rsidTr="559A74E2" w14:paraId="06E72118" w14:textId="77777777">
        <w:trPr>
          <w:trHeight w:val="300"/>
        </w:trPr>
        <w:tc>
          <w:tcPr>
            <w:tcW w:w="1604" w:type="dxa"/>
          </w:tcPr>
          <w:p w:rsidR="7A219986" w:rsidP="559A74E2" w:rsidRDefault="25451D43" w14:paraId="567CC5DD" w14:textId="667B6FE7">
            <w:pPr>
              <w:rPr>
                <w:rFonts w:eastAsia="Calibri" w:cs="Calibri"/>
                <w:b/>
                <w:bCs/>
                <w:sz w:val="16"/>
                <w:szCs w:val="16"/>
                <w:lang w:val="en-US"/>
              </w:rPr>
            </w:pPr>
            <w:r w:rsidRPr="559A74E2">
              <w:rPr>
                <w:rFonts w:eastAsia="Calibri" w:cs="Calibri"/>
                <w:sz w:val="16"/>
                <w:szCs w:val="16"/>
                <w:lang w:val="en-US"/>
              </w:rPr>
              <w:t>Party administrator</w:t>
            </w:r>
          </w:p>
        </w:tc>
        <w:tc>
          <w:tcPr>
            <w:tcW w:w="1076" w:type="dxa"/>
          </w:tcPr>
          <w:p w:rsidR="7A219986" w:rsidP="4AF7D480" w:rsidRDefault="7A219986" w14:paraId="2F826F0C" w14:textId="5B452A70">
            <w:pPr>
              <w:rPr>
                <w:rFonts w:eastAsia="Calibri" w:cs="Calibri"/>
                <w:sz w:val="16"/>
                <w:szCs w:val="16"/>
                <w:lang w:val="en-GB"/>
              </w:rPr>
            </w:pPr>
            <w:r w:rsidRPr="4AF7D480">
              <w:rPr>
                <w:rFonts w:eastAsia="Calibri" w:cs="Calibri"/>
                <w:sz w:val="16"/>
                <w:szCs w:val="16"/>
                <w:lang w:val="en-GB"/>
              </w:rPr>
              <w:t>Business</w:t>
            </w:r>
          </w:p>
        </w:tc>
        <w:tc>
          <w:tcPr>
            <w:tcW w:w="6439" w:type="dxa"/>
          </w:tcPr>
          <w:p w:rsidR="7A219986" w:rsidP="4AF7D480" w:rsidRDefault="5814FBB3" w14:paraId="2CFD56BB" w14:textId="10AF74D0">
            <w:pPr>
              <w:rPr>
                <w:rFonts w:eastAsia="Calibri" w:cs="Calibri"/>
                <w:sz w:val="16"/>
                <w:szCs w:val="16"/>
                <w:lang w:val="en-GB"/>
              </w:rPr>
            </w:pPr>
            <w:r w:rsidRPr="559A74E2">
              <w:rPr>
                <w:rFonts w:eastAsia="Calibri" w:cs="Calibri"/>
                <w:sz w:val="16"/>
                <w:szCs w:val="16"/>
                <w:lang w:val="en-GB"/>
              </w:rPr>
              <w:t xml:space="preserve">A party responsible for </w:t>
            </w:r>
            <w:r w:rsidRPr="559A74E2" w:rsidR="3DB2A672">
              <w:rPr>
                <w:rFonts w:eastAsia="Calibri" w:cs="Calibri"/>
                <w:sz w:val="16"/>
                <w:szCs w:val="16"/>
                <w:lang w:val="en-GB"/>
              </w:rPr>
              <w:t>maintaining the market party characteristics for the energy sector.</w:t>
            </w:r>
          </w:p>
        </w:tc>
      </w:tr>
      <w:tr w:rsidRPr="00E032F9" w:rsidR="003135C6" w:rsidTr="559A74E2" w14:paraId="46EC8CD6" w14:textId="77777777">
        <w:tc>
          <w:tcPr>
            <w:tcW w:w="1604" w:type="dxa"/>
          </w:tcPr>
          <w:p w:rsidR="003135C6" w:rsidRDefault="00D613C4" w14:paraId="4BC0CEF0" w14:textId="77777777">
            <w:pPr>
              <w:widowControl w:val="0"/>
              <w:spacing w:after="0"/>
              <w:rPr>
                <w:rFonts w:ascii="Calibri" w:hAnsi="Calibri" w:eastAsia="Calibri" w:cs="Calibri"/>
                <w:sz w:val="16"/>
                <w:szCs w:val="16"/>
              </w:rPr>
            </w:pPr>
            <w:r>
              <w:rPr>
                <w:rFonts w:eastAsia="Calibri" w:cs="Calibri"/>
                <w:sz w:val="16"/>
                <w:szCs w:val="16"/>
                <w:lang w:val="en-US"/>
              </w:rPr>
              <w:t>Eligible party</w:t>
            </w:r>
          </w:p>
        </w:tc>
        <w:tc>
          <w:tcPr>
            <w:tcW w:w="1076" w:type="dxa"/>
          </w:tcPr>
          <w:p w:rsidR="003135C6" w:rsidRDefault="00D613C4" w14:paraId="1D10C621" w14:textId="77777777">
            <w:pPr>
              <w:widowControl w:val="0"/>
              <w:spacing w:after="0"/>
              <w:rPr>
                <w:rFonts w:ascii="Calibri" w:hAnsi="Calibri" w:eastAsia="Calibri" w:cs="Calibri"/>
                <w:sz w:val="16"/>
                <w:szCs w:val="16"/>
                <w:lang w:val="en-GB"/>
              </w:rPr>
            </w:pPr>
            <w:r>
              <w:rPr>
                <w:rFonts w:eastAsia="Calibri" w:cs="Calibri"/>
                <w:sz w:val="16"/>
                <w:szCs w:val="16"/>
                <w:lang w:val="en-GB"/>
              </w:rPr>
              <w:t>Business</w:t>
            </w:r>
          </w:p>
        </w:tc>
        <w:tc>
          <w:tcPr>
            <w:tcW w:w="6439" w:type="dxa"/>
          </w:tcPr>
          <w:p w:rsidR="003135C6" w:rsidRDefault="00D613C4" w14:paraId="53A8E144" w14:textId="77777777">
            <w:pPr>
              <w:widowControl w:val="0"/>
              <w:spacing w:after="0"/>
              <w:rPr>
                <w:rFonts w:ascii="Calibri" w:hAnsi="Calibri" w:eastAsia="Calibri" w:cs="Calibri"/>
                <w:sz w:val="16"/>
                <w:szCs w:val="16"/>
                <w:lang w:val="en-US"/>
              </w:rPr>
            </w:pPr>
            <w:r>
              <w:rPr>
                <w:rFonts w:eastAsia="Calibri" w:cs="Calibri"/>
                <w:sz w:val="16"/>
                <w:szCs w:val="16"/>
                <w:lang w:val="en-GB"/>
              </w:rPr>
              <w:t>An ’eligible party' as referred to in 2019/944 Article 23 (2) offering energy-related services to the final customer, but not necessarily directly active in the energy value chain or the physical infrastructure itself.  This can be, amongst others, energy service companies, other final customers, balancing service providers, system operators, energy suppliers.</w:t>
            </w:r>
          </w:p>
        </w:tc>
      </w:tr>
      <w:tr w:rsidRPr="00E032F9" w:rsidR="003135C6" w:rsidTr="559A74E2" w14:paraId="191B8C6F" w14:textId="77777777">
        <w:trPr>
          <w:trHeight w:val="300"/>
        </w:trPr>
        <w:tc>
          <w:tcPr>
            <w:tcW w:w="1604" w:type="dxa"/>
          </w:tcPr>
          <w:p w:rsidR="003135C6" w:rsidRDefault="5C1284C5" w14:paraId="65BE86F5" w14:textId="77777777">
            <w:pPr>
              <w:widowControl w:val="0"/>
              <w:spacing w:after="0"/>
              <w:rPr>
                <w:rFonts w:ascii="Calibri" w:hAnsi="Calibri" w:eastAsia="Calibri" w:cs="Calibri"/>
                <w:sz w:val="16"/>
                <w:szCs w:val="16"/>
              </w:rPr>
            </w:pPr>
            <w:r w:rsidRPr="559A74E2">
              <w:rPr>
                <w:rFonts w:eastAsia="Calibri" w:cs="Calibri"/>
                <w:sz w:val="16"/>
                <w:szCs w:val="16"/>
                <w:lang w:val="en-US"/>
              </w:rPr>
              <w:t>Metered data administrator</w:t>
            </w:r>
          </w:p>
        </w:tc>
        <w:tc>
          <w:tcPr>
            <w:tcW w:w="1076" w:type="dxa"/>
          </w:tcPr>
          <w:p w:rsidR="003135C6" w:rsidRDefault="00D613C4" w14:paraId="01F89750" w14:textId="77777777">
            <w:pPr>
              <w:widowControl w:val="0"/>
              <w:spacing w:after="0"/>
              <w:rPr>
                <w:rFonts w:ascii="Calibri" w:hAnsi="Calibri" w:eastAsia="Calibri" w:cs="Calibri"/>
                <w:sz w:val="16"/>
                <w:szCs w:val="16"/>
                <w:lang w:val="en-GB"/>
              </w:rPr>
            </w:pPr>
            <w:r>
              <w:rPr>
                <w:rFonts w:eastAsia="Calibri" w:cs="Calibri"/>
                <w:sz w:val="16"/>
                <w:szCs w:val="16"/>
                <w:lang w:val="en-GB"/>
              </w:rPr>
              <w:t>Business</w:t>
            </w:r>
          </w:p>
        </w:tc>
        <w:tc>
          <w:tcPr>
            <w:tcW w:w="6439" w:type="dxa"/>
          </w:tcPr>
          <w:p w:rsidR="003135C6" w:rsidRDefault="00D613C4" w14:paraId="4D20BA1E" w14:textId="77777777">
            <w:pPr>
              <w:widowControl w:val="0"/>
              <w:spacing w:after="0"/>
              <w:rPr>
                <w:rFonts w:ascii="Calibri" w:hAnsi="Calibri" w:eastAsia="Calibri" w:cs="Calibri"/>
                <w:sz w:val="16"/>
                <w:szCs w:val="16"/>
                <w:lang w:val="en-US"/>
              </w:rPr>
            </w:pPr>
            <w:r>
              <w:rPr>
                <w:rFonts w:eastAsia="Calibri" w:cs="Calibri"/>
                <w:sz w:val="16"/>
                <w:szCs w:val="16"/>
                <w:lang w:val="en-GB"/>
              </w:rPr>
              <w:t>A party responsible for storing and distributing validated historical consumption data.</w:t>
            </w:r>
          </w:p>
        </w:tc>
      </w:tr>
      <w:tr w:rsidRPr="00E032F9" w:rsidR="5C842809" w:rsidTr="559A74E2" w14:paraId="7AEFACF9" w14:textId="77777777">
        <w:tc>
          <w:tcPr>
            <w:tcW w:w="1604" w:type="dxa"/>
          </w:tcPr>
          <w:p w:rsidR="3296EB76" w:rsidP="559A74E2" w:rsidRDefault="46B64384" w14:paraId="71926183" w14:textId="669EF278">
            <w:pPr>
              <w:rPr>
                <w:rFonts w:ascii="Calibri" w:hAnsi="Calibri" w:eastAsia="Calibri" w:cs="Arial"/>
                <w:sz w:val="16"/>
                <w:szCs w:val="16"/>
                <w:lang w:val="en-US"/>
              </w:rPr>
            </w:pPr>
            <w:r w:rsidRPr="559A74E2">
              <w:rPr>
                <w:rFonts w:ascii="Calibri" w:hAnsi="Calibri" w:eastAsia="Calibri" w:cs="Arial"/>
                <w:sz w:val="16"/>
                <w:szCs w:val="16"/>
                <w:lang w:val="en-US"/>
              </w:rPr>
              <w:t>Metering point administrator</w:t>
            </w:r>
          </w:p>
        </w:tc>
        <w:tc>
          <w:tcPr>
            <w:tcW w:w="1076" w:type="dxa"/>
          </w:tcPr>
          <w:p w:rsidR="3296EB76" w:rsidP="5C842809" w:rsidRDefault="3296EB76" w14:paraId="60BCE7D1" w14:textId="077BB938">
            <w:pPr>
              <w:rPr>
                <w:rFonts w:ascii="Calibri" w:hAnsi="Calibri" w:eastAsia="Calibri" w:cs="Arial"/>
                <w:lang w:val="en-GB"/>
              </w:rPr>
            </w:pPr>
            <w:r w:rsidRPr="5C842809">
              <w:rPr>
                <w:rFonts w:ascii="Calibri" w:hAnsi="Calibri" w:eastAsia="Calibri" w:cs="Arial"/>
                <w:sz w:val="16"/>
                <w:szCs w:val="16"/>
                <w:lang w:val="en-GB"/>
              </w:rPr>
              <w:t>Business</w:t>
            </w:r>
          </w:p>
        </w:tc>
        <w:tc>
          <w:tcPr>
            <w:tcW w:w="6439" w:type="dxa"/>
          </w:tcPr>
          <w:p w:rsidRPr="00E032F9" w:rsidR="05A38F4B" w:rsidRDefault="00C42974" w14:paraId="112809AC" w14:textId="756E6389">
            <w:pPr>
              <w:rPr>
                <w:rFonts w:eastAsiaTheme="minorEastAsia"/>
                <w:sz w:val="16"/>
                <w:szCs w:val="16"/>
                <w:lang w:val="en-GB"/>
              </w:rPr>
            </w:pPr>
            <w:r w:rsidRPr="00C42974">
              <w:rPr>
                <w:rFonts w:eastAsiaTheme="minorEastAsia"/>
                <w:sz w:val="16"/>
                <w:szCs w:val="16"/>
                <w:lang w:val="en-GB"/>
              </w:rPr>
              <w:t xml:space="preserve">A party responsible for administrating and making available the </w:t>
            </w:r>
            <w:r>
              <w:rPr>
                <w:rFonts w:eastAsiaTheme="minorEastAsia"/>
                <w:sz w:val="16"/>
                <w:szCs w:val="16"/>
                <w:lang w:val="en-GB"/>
              </w:rPr>
              <w:t>m</w:t>
            </w:r>
            <w:r w:rsidRPr="00C42974">
              <w:rPr>
                <w:rFonts w:eastAsiaTheme="minorEastAsia"/>
                <w:sz w:val="16"/>
                <w:szCs w:val="16"/>
                <w:lang w:val="en-GB"/>
              </w:rPr>
              <w:t xml:space="preserve">etering </w:t>
            </w:r>
            <w:r>
              <w:rPr>
                <w:rFonts w:eastAsiaTheme="minorEastAsia"/>
                <w:sz w:val="16"/>
                <w:szCs w:val="16"/>
                <w:lang w:val="en-GB"/>
              </w:rPr>
              <w:t>p</w:t>
            </w:r>
            <w:r w:rsidRPr="00C42974">
              <w:rPr>
                <w:rFonts w:eastAsiaTheme="minorEastAsia"/>
                <w:sz w:val="16"/>
                <w:szCs w:val="16"/>
                <w:lang w:val="en-GB"/>
              </w:rPr>
              <w:t xml:space="preserve">oint characteristics, including registering the parties linked to the </w:t>
            </w:r>
            <w:r>
              <w:rPr>
                <w:rFonts w:eastAsiaTheme="minorEastAsia"/>
                <w:sz w:val="16"/>
                <w:szCs w:val="16"/>
                <w:lang w:val="en-GB"/>
              </w:rPr>
              <w:t>m</w:t>
            </w:r>
            <w:r w:rsidRPr="00C42974">
              <w:rPr>
                <w:rFonts w:eastAsiaTheme="minorEastAsia"/>
                <w:sz w:val="16"/>
                <w:szCs w:val="16"/>
                <w:lang w:val="en-GB"/>
              </w:rPr>
              <w:t xml:space="preserve">etering </w:t>
            </w:r>
            <w:r>
              <w:rPr>
                <w:rFonts w:eastAsiaTheme="minorEastAsia"/>
                <w:sz w:val="16"/>
                <w:szCs w:val="16"/>
                <w:lang w:val="en-GB"/>
              </w:rPr>
              <w:t>p</w:t>
            </w:r>
            <w:r w:rsidRPr="00C42974">
              <w:rPr>
                <w:rFonts w:eastAsiaTheme="minorEastAsia"/>
                <w:sz w:val="16"/>
                <w:szCs w:val="16"/>
                <w:lang w:val="en-GB"/>
              </w:rPr>
              <w:t>oint.</w:t>
            </w:r>
          </w:p>
        </w:tc>
      </w:tr>
      <w:tr w:rsidRPr="00E032F9" w:rsidR="003135C6" w:rsidTr="559A74E2" w14:paraId="5E391665" w14:textId="77777777">
        <w:trPr>
          <w:trHeight w:val="300"/>
        </w:trPr>
        <w:tc>
          <w:tcPr>
            <w:tcW w:w="1604" w:type="dxa"/>
          </w:tcPr>
          <w:p w:rsidR="003135C6" w:rsidRDefault="00D613C4" w14:paraId="5C7CFDDD" w14:textId="77777777">
            <w:pPr>
              <w:widowControl w:val="0"/>
              <w:spacing w:after="0"/>
              <w:rPr>
                <w:rFonts w:ascii="Calibri" w:hAnsi="Calibri" w:eastAsia="Calibri" w:cs="Calibri"/>
                <w:sz w:val="16"/>
                <w:szCs w:val="16"/>
                <w:lang w:val="en-US"/>
              </w:rPr>
            </w:pPr>
            <w:r>
              <w:rPr>
                <w:rFonts w:eastAsia="Calibri" w:cs="Calibri"/>
                <w:sz w:val="16"/>
                <w:szCs w:val="16"/>
                <w:lang w:val="en-US"/>
              </w:rPr>
              <w:t>Data access provider</w:t>
            </w:r>
          </w:p>
        </w:tc>
        <w:tc>
          <w:tcPr>
            <w:tcW w:w="1076" w:type="dxa"/>
          </w:tcPr>
          <w:p w:rsidR="003135C6" w:rsidRDefault="00D613C4" w14:paraId="79DEA6CD" w14:textId="77777777">
            <w:pPr>
              <w:widowControl w:val="0"/>
              <w:spacing w:after="0"/>
              <w:rPr>
                <w:rFonts w:ascii="Calibri" w:hAnsi="Calibri" w:eastAsia="Calibri" w:cs="Calibri"/>
                <w:sz w:val="16"/>
                <w:szCs w:val="16"/>
                <w:lang w:val="en-GB"/>
              </w:rPr>
            </w:pPr>
            <w:r>
              <w:rPr>
                <w:rFonts w:eastAsia="Calibri" w:cs="Calibri"/>
                <w:sz w:val="16"/>
                <w:szCs w:val="16"/>
                <w:lang w:val="en-GB"/>
              </w:rPr>
              <w:t>Business</w:t>
            </w:r>
          </w:p>
        </w:tc>
        <w:tc>
          <w:tcPr>
            <w:tcW w:w="6439" w:type="dxa"/>
          </w:tcPr>
          <w:p w:rsidR="003135C6" w:rsidRDefault="4F5AECE1" w14:paraId="7ED92E70" w14:textId="33B9DF94">
            <w:pPr>
              <w:widowControl w:val="0"/>
              <w:spacing w:after="0"/>
              <w:rPr>
                <w:rFonts w:ascii="Calibri" w:hAnsi="Calibri" w:eastAsia="Calibri" w:cs="Calibri"/>
                <w:sz w:val="16"/>
                <w:szCs w:val="16"/>
                <w:lang w:val="en-GB"/>
              </w:rPr>
            </w:pPr>
            <w:r w:rsidRPr="1C18C02C">
              <w:rPr>
                <w:rFonts w:eastAsia="Calibri" w:cs="Calibri"/>
                <w:sz w:val="16"/>
                <w:szCs w:val="16"/>
                <w:lang w:val="en-GB"/>
              </w:rPr>
              <w:t>A party responsible for facilitating access to validated historical consumption</w:t>
            </w:r>
            <w:r w:rsidRPr="1C18C02C" w:rsidR="2222F45D">
              <w:rPr>
                <w:rFonts w:eastAsia="Calibri" w:cs="Calibri"/>
                <w:sz w:val="16"/>
                <w:szCs w:val="16"/>
                <w:lang w:val="en-GB"/>
              </w:rPr>
              <w:t xml:space="preserve"> and </w:t>
            </w:r>
            <w:r w:rsidRPr="1C18C02C" w:rsidR="6A5A49D8">
              <w:rPr>
                <w:rFonts w:eastAsia="Calibri" w:cs="Calibri"/>
                <w:sz w:val="16"/>
                <w:szCs w:val="16"/>
                <w:lang w:val="en-GB"/>
              </w:rPr>
              <w:t xml:space="preserve">accounting </w:t>
            </w:r>
            <w:r w:rsidRPr="1C18C02C" w:rsidR="2222F45D">
              <w:rPr>
                <w:rFonts w:eastAsia="Calibri" w:cs="Calibri"/>
                <w:sz w:val="16"/>
                <w:szCs w:val="16"/>
                <w:lang w:val="en-GB"/>
              </w:rPr>
              <w:t>point master</w:t>
            </w:r>
            <w:r w:rsidRPr="1C18C02C">
              <w:rPr>
                <w:rFonts w:eastAsia="Calibri" w:cs="Calibri"/>
                <w:sz w:val="16"/>
                <w:szCs w:val="16"/>
                <w:lang w:val="en-GB"/>
              </w:rPr>
              <w:t xml:space="preserve"> data to the ‘final customer’.</w:t>
            </w:r>
          </w:p>
        </w:tc>
      </w:tr>
      <w:tr w:rsidRPr="00E032F9" w:rsidR="003135C6" w:rsidTr="559A74E2" w14:paraId="5A2931E7" w14:textId="77777777">
        <w:tc>
          <w:tcPr>
            <w:tcW w:w="1604" w:type="dxa"/>
          </w:tcPr>
          <w:p w:rsidR="003135C6" w:rsidRDefault="047AB69A" w14:paraId="2A0ADF94" w14:textId="7C57B304">
            <w:pPr>
              <w:widowControl w:val="0"/>
              <w:spacing w:after="0"/>
              <w:rPr>
                <w:rFonts w:ascii="Calibri" w:hAnsi="Calibri" w:eastAsia="Calibri" w:cs="Calibri"/>
                <w:sz w:val="16"/>
                <w:szCs w:val="16"/>
              </w:rPr>
            </w:pPr>
            <w:r w:rsidRPr="19F8EC84">
              <w:rPr>
                <w:rFonts w:eastAsia="Calibri" w:cs="Calibri"/>
                <w:sz w:val="16"/>
                <w:szCs w:val="16"/>
                <w:lang w:val="en-US"/>
              </w:rPr>
              <w:t xml:space="preserve">Permission </w:t>
            </w:r>
            <w:r w:rsidRPr="19F8EC84" w:rsidR="6F1F417F">
              <w:rPr>
                <w:rFonts w:eastAsia="Calibri" w:cs="Calibri"/>
                <w:sz w:val="16"/>
                <w:szCs w:val="16"/>
                <w:lang w:val="en-US"/>
              </w:rPr>
              <w:t>administrator</w:t>
            </w:r>
          </w:p>
        </w:tc>
        <w:tc>
          <w:tcPr>
            <w:tcW w:w="1076" w:type="dxa"/>
          </w:tcPr>
          <w:p w:rsidR="003135C6" w:rsidRDefault="00D613C4" w14:paraId="58A9E605" w14:textId="77777777">
            <w:pPr>
              <w:widowControl w:val="0"/>
              <w:spacing w:after="0"/>
              <w:rPr>
                <w:rFonts w:ascii="Calibri" w:hAnsi="Calibri" w:eastAsia="Calibri" w:cs="Calibri"/>
                <w:sz w:val="16"/>
                <w:szCs w:val="16"/>
                <w:lang w:val="en-GB"/>
              </w:rPr>
            </w:pPr>
            <w:r>
              <w:rPr>
                <w:rFonts w:eastAsia="Calibri" w:cs="Calibri"/>
                <w:sz w:val="16"/>
                <w:szCs w:val="16"/>
                <w:lang w:val="en-GB"/>
              </w:rPr>
              <w:t>Business</w:t>
            </w:r>
          </w:p>
        </w:tc>
        <w:tc>
          <w:tcPr>
            <w:tcW w:w="6439" w:type="dxa"/>
          </w:tcPr>
          <w:p w:rsidR="003135C6" w:rsidRDefault="34D90FA1" w14:paraId="15F4142F" w14:textId="31F56B6B">
            <w:pPr>
              <w:widowControl w:val="0"/>
              <w:spacing w:after="0"/>
              <w:rPr>
                <w:rFonts w:ascii="Calibri" w:hAnsi="Calibri" w:eastAsia="Calibri" w:cs="Calibri"/>
                <w:sz w:val="16"/>
                <w:szCs w:val="16"/>
                <w:lang w:val="en-US"/>
              </w:rPr>
            </w:pPr>
            <w:r w:rsidRPr="19F8EC84">
              <w:rPr>
                <w:rFonts w:eastAsia="Calibri" w:cs="Calibri"/>
                <w:sz w:val="16"/>
                <w:szCs w:val="16"/>
                <w:lang w:val="en-GB"/>
              </w:rPr>
              <w:t xml:space="preserve">A party responsible for administrating a register of data access </w:t>
            </w:r>
            <w:r w:rsidRPr="19F8EC84" w:rsidR="13C63F6E">
              <w:rPr>
                <w:rFonts w:eastAsia="Calibri" w:cs="Calibri"/>
                <w:sz w:val="16"/>
                <w:szCs w:val="16"/>
                <w:lang w:val="en-GB"/>
              </w:rPr>
              <w:t xml:space="preserve">permissions </w:t>
            </w:r>
            <w:r w:rsidRPr="19F8EC84">
              <w:rPr>
                <w:rFonts w:eastAsia="Calibri" w:cs="Calibri"/>
                <w:sz w:val="16"/>
                <w:szCs w:val="16"/>
                <w:lang w:val="en-GB"/>
              </w:rPr>
              <w:t>for a set of metering points. The ‘</w:t>
            </w:r>
            <w:r w:rsidRPr="19F8EC84" w:rsidR="50BB8876">
              <w:rPr>
                <w:rFonts w:eastAsia="Calibri" w:cs="Calibri"/>
                <w:sz w:val="16"/>
                <w:szCs w:val="16"/>
                <w:lang w:val="en-GB"/>
              </w:rPr>
              <w:t>permission</w:t>
            </w:r>
            <w:r w:rsidRPr="19F8EC84">
              <w:rPr>
                <w:rFonts w:eastAsia="Calibri" w:cs="Calibri"/>
                <w:sz w:val="16"/>
                <w:szCs w:val="16"/>
                <w:lang w:val="en-GB"/>
              </w:rPr>
              <w:t xml:space="preserve"> administrator’ makes this information available on request for entitled eligible parties in the sector.</w:t>
            </w:r>
          </w:p>
        </w:tc>
      </w:tr>
      <w:tr w:rsidRPr="00E032F9" w:rsidR="003135C6" w:rsidTr="559A74E2" w14:paraId="055D52F7" w14:textId="77777777">
        <w:tc>
          <w:tcPr>
            <w:tcW w:w="1604" w:type="dxa"/>
          </w:tcPr>
          <w:p w:rsidR="003135C6" w:rsidRDefault="00D613C4" w14:paraId="2A4441C9" w14:textId="77777777">
            <w:pPr>
              <w:widowControl w:val="0"/>
              <w:spacing w:after="0"/>
              <w:rPr>
                <w:rFonts w:ascii="Calibri" w:hAnsi="Calibri" w:eastAsia="Calibri" w:cs="Calibri"/>
                <w:sz w:val="16"/>
                <w:szCs w:val="16"/>
              </w:rPr>
            </w:pPr>
            <w:r>
              <w:rPr>
                <w:rFonts w:eastAsia="Calibri" w:cs="Calibri"/>
                <w:sz w:val="16"/>
                <w:szCs w:val="16"/>
                <w:lang w:val="en-US"/>
              </w:rPr>
              <w:t>Identity service provider</w:t>
            </w:r>
          </w:p>
        </w:tc>
        <w:tc>
          <w:tcPr>
            <w:tcW w:w="1076" w:type="dxa"/>
          </w:tcPr>
          <w:p w:rsidR="003135C6" w:rsidRDefault="00D613C4" w14:paraId="6F39C857" w14:textId="77777777">
            <w:pPr>
              <w:widowControl w:val="0"/>
              <w:spacing w:after="0"/>
              <w:rPr>
                <w:rFonts w:ascii="Calibri" w:hAnsi="Calibri" w:eastAsia="Calibri" w:cs="Calibri"/>
                <w:sz w:val="16"/>
                <w:szCs w:val="16"/>
                <w:lang w:val="en-GB"/>
              </w:rPr>
            </w:pPr>
            <w:r>
              <w:rPr>
                <w:rFonts w:eastAsia="Calibri" w:cs="Calibri"/>
                <w:sz w:val="16"/>
                <w:szCs w:val="16"/>
                <w:lang w:val="en-GB"/>
              </w:rPr>
              <w:t>Business</w:t>
            </w:r>
          </w:p>
        </w:tc>
        <w:tc>
          <w:tcPr>
            <w:tcW w:w="6439" w:type="dxa"/>
          </w:tcPr>
          <w:p w:rsidR="003135C6" w:rsidRDefault="00D613C4" w14:paraId="54CD245A" w14:textId="1E6F31C9">
            <w:pPr>
              <w:widowControl w:val="0"/>
              <w:spacing w:after="0" w:line="240" w:lineRule="auto"/>
              <w:rPr>
                <w:rFonts w:ascii="Calibri" w:hAnsi="Calibri" w:eastAsia="Calibri" w:cs="Calibri"/>
                <w:sz w:val="16"/>
                <w:szCs w:val="16"/>
                <w:lang w:val="en-US"/>
              </w:rPr>
            </w:pPr>
            <w:r>
              <w:rPr>
                <w:rFonts w:eastAsia="Calibri" w:cs="Calibri"/>
                <w:sz w:val="16"/>
                <w:szCs w:val="16"/>
                <w:lang w:val="en-US"/>
              </w:rPr>
              <w:t xml:space="preserve">A party that manages identity information. It issues, stores, protects, maintains, and manages identity information for a natural or legal person and provides authentication services to relying parties. </w:t>
            </w:r>
          </w:p>
        </w:tc>
      </w:tr>
      <w:tr w:rsidRPr="00E032F9" w:rsidR="003135C6" w:rsidTr="559A74E2" w14:paraId="39094A7E" w14:textId="77777777">
        <w:tc>
          <w:tcPr>
            <w:tcW w:w="1604" w:type="dxa"/>
          </w:tcPr>
          <w:p w:rsidR="003135C6" w:rsidRDefault="00D613C4" w14:paraId="1E20349C" w14:textId="77777777">
            <w:pPr>
              <w:widowControl w:val="0"/>
              <w:spacing w:after="0"/>
              <w:rPr>
                <w:rFonts w:ascii="Calibri" w:hAnsi="Calibri" w:eastAsia="Calibri" w:cs="Calibri"/>
                <w:sz w:val="16"/>
                <w:szCs w:val="16"/>
                <w:lang w:val="en-US"/>
              </w:rPr>
            </w:pPr>
            <w:r>
              <w:rPr>
                <w:rFonts w:eastAsia="Calibri" w:cs="Calibri"/>
                <w:sz w:val="16"/>
                <w:szCs w:val="16"/>
                <w:lang w:val="en-US"/>
              </w:rPr>
              <w:t>Meter operator</w:t>
            </w:r>
          </w:p>
        </w:tc>
        <w:tc>
          <w:tcPr>
            <w:tcW w:w="1076" w:type="dxa"/>
          </w:tcPr>
          <w:p w:rsidR="003135C6" w:rsidRDefault="00D613C4" w14:paraId="55D6443E" w14:textId="77777777">
            <w:pPr>
              <w:widowControl w:val="0"/>
              <w:spacing w:after="0"/>
              <w:rPr>
                <w:rFonts w:ascii="Calibri" w:hAnsi="Calibri" w:eastAsia="Calibri" w:cs="Calibri"/>
                <w:sz w:val="16"/>
                <w:szCs w:val="16"/>
                <w:lang w:val="en-GB"/>
              </w:rPr>
            </w:pPr>
            <w:r>
              <w:rPr>
                <w:rFonts w:eastAsia="Calibri" w:cs="Calibri"/>
                <w:sz w:val="16"/>
                <w:szCs w:val="16"/>
                <w:lang w:val="en-GB"/>
              </w:rPr>
              <w:t>Business</w:t>
            </w:r>
          </w:p>
        </w:tc>
        <w:tc>
          <w:tcPr>
            <w:tcW w:w="6439" w:type="dxa"/>
          </w:tcPr>
          <w:p w:rsidR="003135C6" w:rsidRDefault="00D613C4" w14:paraId="429B374C" w14:textId="77777777">
            <w:pPr>
              <w:widowControl w:val="0"/>
              <w:spacing w:after="0"/>
              <w:rPr>
                <w:rFonts w:ascii="Calibri" w:hAnsi="Calibri" w:eastAsia="Calibri" w:cs="Calibri"/>
                <w:sz w:val="16"/>
                <w:szCs w:val="16"/>
                <w:lang w:val="en-GB"/>
              </w:rPr>
            </w:pPr>
            <w:r>
              <w:rPr>
                <w:rFonts w:eastAsia="Calibri" w:cs="Calibri"/>
                <w:sz w:val="16"/>
                <w:szCs w:val="16"/>
                <w:lang w:val="en-GB"/>
              </w:rPr>
              <w:t xml:space="preserve">A party responsible for installing, maintaining, testing, </w:t>
            </w:r>
          </w:p>
          <w:p w:rsidR="003135C6" w:rsidRDefault="00D613C4" w14:paraId="057066D5" w14:textId="77777777">
            <w:pPr>
              <w:widowControl w:val="0"/>
              <w:spacing w:after="0"/>
              <w:rPr>
                <w:rFonts w:ascii="Calibri" w:hAnsi="Calibri" w:eastAsia="Calibri" w:cs="Calibri"/>
                <w:sz w:val="16"/>
                <w:szCs w:val="16"/>
                <w:lang w:val="en-GB"/>
              </w:rPr>
            </w:pPr>
            <w:r>
              <w:rPr>
                <w:rFonts w:eastAsia="Calibri" w:cs="Calibri"/>
                <w:sz w:val="16"/>
                <w:szCs w:val="16"/>
                <w:lang w:val="en-GB"/>
              </w:rPr>
              <w:t>certifying and decommissioning physical meters.</w:t>
            </w:r>
          </w:p>
        </w:tc>
      </w:tr>
    </w:tbl>
    <w:p w:rsidR="4AF7D480" w:rsidP="4AF7D480" w:rsidRDefault="4AF7D480" w14:paraId="319EA0FF" w14:textId="4A3FA679"/>
    <w:p w:rsidR="003135C6" w:rsidP="00E032F9" w:rsidRDefault="2936104D" w14:paraId="15B5BB15" w14:textId="67E9E146">
      <w:pPr>
        <w:jc w:val="both"/>
        <w:rPr>
          <w:rFonts w:eastAsia="Calibri" w:cs="Calibri"/>
          <w:lang w:val="en-GB"/>
        </w:rPr>
      </w:pPr>
      <w:r w:rsidRPr="111B2054">
        <w:rPr>
          <w:rFonts w:eastAsia="Calibri" w:cs="Calibri"/>
          <w:lang w:val="en-GB"/>
        </w:rPr>
        <w:t xml:space="preserve">All roles of type </w:t>
      </w:r>
      <w:r w:rsidRPr="111B2054">
        <w:rPr>
          <w:rFonts w:eastAsia="Calibri" w:cs="Calibri"/>
          <w:i/>
          <w:iCs/>
          <w:lang w:val="en-GB"/>
        </w:rPr>
        <w:t>Business</w:t>
      </w:r>
      <w:r w:rsidRPr="111B2054">
        <w:rPr>
          <w:rFonts w:eastAsia="Calibri" w:cs="Calibri"/>
          <w:lang w:val="en-GB"/>
        </w:rPr>
        <w:t xml:space="preserve"> are expected to be acting in secure, authenticated manner and through trusted communication channels. For this reason, the authentication steps used for these communication partners are not listed in the scenarios below.</w:t>
      </w:r>
      <w:r w:rsidRPr="111B2054" w:rsidR="2588D730">
        <w:rPr>
          <w:rFonts w:eastAsia="Calibri" w:cs="Calibri"/>
          <w:lang w:val="en-GB"/>
        </w:rPr>
        <w:t xml:space="preserve"> </w:t>
      </w:r>
    </w:p>
    <w:p w:rsidR="4298F0B0" w:rsidP="19F8EC84" w:rsidRDefault="59E5A2D0" w14:paraId="6FFD5670" w14:textId="317DF1C0">
      <w:pPr>
        <w:rPr>
          <w:b/>
          <w:bCs/>
          <w:highlight w:val="yellow"/>
          <w:u w:val="single"/>
          <w:lang w:val="en-GB"/>
        </w:rPr>
      </w:pPr>
      <w:r w:rsidRPr="19F8EC84">
        <w:rPr>
          <w:b/>
          <w:bCs/>
          <w:highlight w:val="yellow"/>
          <w:u w:val="single"/>
          <w:lang w:val="en-GB"/>
        </w:rPr>
        <w:t>[TODO DIFFER BETWEEN METERING POINT AND ACCOUNTING POINT MASTER DATA?]</w:t>
      </w:r>
    </w:p>
    <w:p w:rsidR="5A5B1CDD" w:rsidP="08CBFD5D" w:rsidRDefault="7D988958" w14:paraId="4FC1BF10" w14:textId="71739D7B">
      <w:pPr>
        <w:rPr>
          <w:b/>
          <w:bCs/>
          <w:highlight w:val="yellow"/>
          <w:u w:val="single"/>
          <w:lang w:val="en-GB"/>
        </w:rPr>
      </w:pPr>
      <w:r w:rsidRPr="1C18C02C">
        <w:rPr>
          <w:b/>
          <w:bCs/>
          <w:highlight w:val="yellow"/>
          <w:u w:val="single"/>
          <w:lang w:val="en-GB"/>
        </w:rPr>
        <w:t>[PROVIDE A CLEAR DISTINCTION BETWEEN WHAT IS PHYSICAL AND WHAT IS IN THE MARKET – ACCOMPANYING REPORT - ]</w:t>
      </w:r>
    </w:p>
    <w:tbl>
      <w:tblPr>
        <w:tblStyle w:val="Tabellenraster"/>
        <w:tblW w:w="9118" w:type="dxa"/>
        <w:tblLayout w:type="fixed"/>
        <w:tblLook w:val="04A0" w:firstRow="1" w:lastRow="0" w:firstColumn="1" w:lastColumn="0" w:noHBand="0" w:noVBand="1"/>
      </w:tblPr>
      <w:tblGrid>
        <w:gridCol w:w="495"/>
        <w:gridCol w:w="4981"/>
        <w:gridCol w:w="1513"/>
        <w:gridCol w:w="2129"/>
      </w:tblGrid>
      <w:tr w:rsidR="003135C6" w:rsidTr="559A74E2" w14:paraId="2A9C9665" w14:textId="77777777">
        <w:tc>
          <w:tcPr>
            <w:tcW w:w="9117" w:type="dxa"/>
            <w:gridSpan w:val="4"/>
            <w:shd w:val="clear" w:color="auto" w:fill="D0CECE" w:themeFill="background2" w:themeFillShade="E6"/>
          </w:tcPr>
          <w:p w:rsidR="003135C6" w:rsidP="707D87C6" w:rsidRDefault="006E7CA3" w14:paraId="0761E0B2" w14:textId="482045E5">
            <w:pPr>
              <w:spacing w:after="0"/>
              <w:jc w:val="center"/>
              <w:rPr>
                <w:rFonts w:ascii="Arial" w:hAnsi="Arial" w:eastAsia="Arial" w:cs="Arial"/>
                <w:b/>
                <w:bCs/>
                <w:i/>
                <w:iCs/>
                <w:sz w:val="16"/>
                <w:szCs w:val="16"/>
                <w:lang w:val="en-GB"/>
              </w:rPr>
            </w:pPr>
            <w:r>
              <w:rPr>
                <w:rFonts w:ascii="Arial" w:hAnsi="Arial" w:eastAsia="Arial" w:cs="Arial"/>
                <w:b/>
                <w:bCs/>
                <w:i/>
                <w:iCs/>
                <w:sz w:val="16"/>
                <w:szCs w:val="16"/>
                <w:lang w:val="en-GB"/>
              </w:rPr>
              <w:t xml:space="preserve">Table III - </w:t>
            </w:r>
            <w:r w:rsidRPr="707D87C6" w:rsidR="65BC050B">
              <w:rPr>
                <w:rFonts w:ascii="Arial" w:hAnsi="Arial" w:eastAsia="Arial" w:cs="Arial"/>
                <w:b/>
                <w:bCs/>
                <w:i/>
                <w:iCs/>
                <w:sz w:val="16"/>
                <w:szCs w:val="16"/>
                <w:lang w:val="en-GB"/>
              </w:rPr>
              <w:t>Procedure</w:t>
            </w:r>
            <w:r w:rsidRPr="707D87C6" w:rsidR="2BD02B9D">
              <w:rPr>
                <w:rFonts w:ascii="Arial" w:hAnsi="Arial" w:eastAsia="Arial" w:cs="Arial"/>
                <w:b/>
                <w:bCs/>
                <w:i/>
                <w:iCs/>
                <w:sz w:val="16"/>
                <w:szCs w:val="16"/>
                <w:lang w:val="en-GB"/>
              </w:rPr>
              <w:t xml:space="preserve"> Conditions</w:t>
            </w:r>
          </w:p>
        </w:tc>
      </w:tr>
      <w:tr w:rsidR="003135C6" w:rsidTr="559A74E2" w14:paraId="27C7FC80" w14:textId="77777777">
        <w:tc>
          <w:tcPr>
            <w:tcW w:w="495" w:type="dxa"/>
            <w:shd w:val="clear" w:color="auto" w:fill="D0CECE" w:themeFill="background2" w:themeFillShade="E6"/>
          </w:tcPr>
          <w:p w:rsidR="003135C6" w:rsidRDefault="00D613C4" w14:paraId="32AFB29E"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No.</w:t>
            </w:r>
          </w:p>
        </w:tc>
        <w:tc>
          <w:tcPr>
            <w:tcW w:w="4980" w:type="dxa"/>
            <w:shd w:val="clear" w:color="auto" w:fill="D0CECE" w:themeFill="background2" w:themeFillShade="E6"/>
          </w:tcPr>
          <w:p w:rsidR="003135C6" w:rsidRDefault="5EACDCCD" w14:paraId="378EFF06" w14:textId="03EEF968">
            <w:pPr>
              <w:widowControl w:val="0"/>
              <w:spacing w:after="0"/>
              <w:rPr>
                <w:rFonts w:ascii="Arial" w:hAnsi="Arial" w:eastAsia="Arial" w:cs="Arial"/>
                <w:color w:val="000000" w:themeColor="text1"/>
                <w:sz w:val="16"/>
                <w:szCs w:val="16"/>
              </w:rPr>
            </w:pPr>
            <w:r w:rsidRPr="707D87C6">
              <w:rPr>
                <w:rFonts w:ascii="Arial" w:hAnsi="Arial" w:eastAsia="Arial" w:cs="Arial"/>
                <w:b/>
                <w:bCs/>
                <w:i/>
                <w:iCs/>
                <w:color w:val="000000" w:themeColor="text1"/>
                <w:sz w:val="16"/>
                <w:szCs w:val="16"/>
                <w:lang w:val="en-GB"/>
              </w:rPr>
              <w:t>Procedure</w:t>
            </w:r>
            <w:r w:rsidRPr="707D87C6" w:rsidR="707D87C6">
              <w:rPr>
                <w:rFonts w:ascii="Arial" w:hAnsi="Arial" w:eastAsia="Arial" w:cs="Arial"/>
                <w:b/>
                <w:bCs/>
                <w:i/>
                <w:iCs/>
                <w:color w:val="000000" w:themeColor="text1"/>
                <w:sz w:val="16"/>
                <w:szCs w:val="16"/>
                <w:lang w:val="en-GB"/>
              </w:rPr>
              <w:t xml:space="preserve"> name</w:t>
            </w:r>
          </w:p>
        </w:tc>
        <w:tc>
          <w:tcPr>
            <w:tcW w:w="1513" w:type="dxa"/>
            <w:shd w:val="clear" w:color="auto" w:fill="D0CECE" w:themeFill="background2" w:themeFillShade="E6"/>
          </w:tcPr>
          <w:p w:rsidR="003135C6" w:rsidRDefault="00D613C4" w14:paraId="4930E430"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Primary actor</w:t>
            </w:r>
          </w:p>
        </w:tc>
        <w:tc>
          <w:tcPr>
            <w:tcW w:w="2129" w:type="dxa"/>
            <w:shd w:val="clear" w:color="auto" w:fill="D0CECE" w:themeFill="background2" w:themeFillShade="E6"/>
          </w:tcPr>
          <w:p w:rsidR="003135C6" w:rsidRDefault="00D613C4" w14:paraId="3EE71312"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Pre-condition</w:t>
            </w:r>
          </w:p>
        </w:tc>
      </w:tr>
      <w:tr w:rsidR="3EB946A4" w:rsidTr="559A74E2" w14:paraId="28CC0E01" w14:textId="77777777">
        <w:trPr>
          <w:trHeight w:val="300"/>
        </w:trPr>
        <w:tc>
          <w:tcPr>
            <w:tcW w:w="9118" w:type="dxa"/>
            <w:gridSpan w:val="4"/>
          </w:tcPr>
          <w:p w:rsidR="227309FE" w:rsidP="3EB946A4" w:rsidRDefault="2B28952B" w14:paraId="1C785ED7" w14:textId="2F580213">
            <w:pPr>
              <w:rPr>
                <w:rFonts w:eastAsia="Calibri" w:cs="Calibri"/>
                <w:sz w:val="16"/>
                <w:szCs w:val="16"/>
                <w:lang w:val="en-US"/>
              </w:rPr>
            </w:pPr>
            <w:r w:rsidRPr="1411AF2E">
              <w:rPr>
                <w:rFonts w:eastAsia="Calibri" w:cs="Calibri"/>
                <w:sz w:val="16"/>
                <w:szCs w:val="16"/>
                <w:lang w:val="en-US"/>
              </w:rPr>
              <w:t xml:space="preserve">Information </w:t>
            </w:r>
            <w:r w:rsidRPr="1411AF2E" w:rsidR="0288C88A">
              <w:rPr>
                <w:rFonts w:eastAsia="Calibri" w:cs="Calibri"/>
                <w:sz w:val="16"/>
                <w:szCs w:val="16"/>
                <w:lang w:val="en-US"/>
              </w:rPr>
              <w:t xml:space="preserve">Object </w:t>
            </w:r>
            <w:r w:rsidRPr="1411AF2E" w:rsidR="0288C88A">
              <w:rPr>
                <w:rFonts w:eastAsia="Calibri" w:cs="Calibri"/>
                <w:i/>
                <w:iCs/>
                <w:sz w:val="16"/>
                <w:szCs w:val="16"/>
                <w:lang w:val="en-US"/>
              </w:rPr>
              <w:t>Accounting Point Master Data</w:t>
            </w:r>
          </w:p>
        </w:tc>
      </w:tr>
      <w:tr w:rsidR="003135C6" w:rsidTr="559A74E2" w14:paraId="08A94CAD" w14:textId="77777777">
        <w:tc>
          <w:tcPr>
            <w:tcW w:w="495" w:type="dxa"/>
          </w:tcPr>
          <w:p w:rsidR="003135C6" w:rsidRDefault="00D613C4" w14:paraId="649841BE" w14:textId="77777777">
            <w:pPr>
              <w:widowControl w:val="0"/>
              <w:spacing w:after="0"/>
              <w:rPr>
                <w:rFonts w:ascii="Calibri" w:hAnsi="Calibri" w:eastAsia="Calibri" w:cs="Calibri"/>
                <w:sz w:val="16"/>
                <w:szCs w:val="16"/>
              </w:rPr>
            </w:pPr>
            <w:r>
              <w:rPr>
                <w:rFonts w:eastAsia="Calibri" w:cs="Calibri"/>
                <w:sz w:val="16"/>
                <w:szCs w:val="16"/>
                <w:lang w:val="en-US"/>
              </w:rPr>
              <w:t>1</w:t>
            </w:r>
          </w:p>
        </w:tc>
        <w:tc>
          <w:tcPr>
            <w:tcW w:w="4980" w:type="dxa"/>
          </w:tcPr>
          <w:p w:rsidR="003135C6" w:rsidP="1411AF2E" w:rsidRDefault="75FB719D" w14:paraId="11D4B48E" w14:textId="36B56A78">
            <w:pPr>
              <w:widowControl w:val="0"/>
              <w:spacing w:after="0"/>
              <w:rPr>
                <w:rFonts w:eastAsia="Calibri" w:cs="Calibri"/>
                <w:sz w:val="16"/>
                <w:szCs w:val="16"/>
                <w:lang w:val="en-GB"/>
              </w:rPr>
            </w:pPr>
            <w:r w:rsidRPr="19F8EC84">
              <w:rPr>
                <w:rFonts w:eastAsia="Calibri" w:cs="Calibri"/>
                <w:sz w:val="16"/>
                <w:szCs w:val="16"/>
                <w:lang w:val="en-GB"/>
              </w:rPr>
              <w:t xml:space="preserve">Access to </w:t>
            </w:r>
            <w:r w:rsidRPr="19F8EC84" w:rsidR="02B2828A">
              <w:rPr>
                <w:rFonts w:eastAsia="Calibri" w:cs="Calibri"/>
                <w:i/>
                <w:iCs/>
                <w:sz w:val="16"/>
                <w:szCs w:val="16"/>
                <w:lang w:val="en-GB"/>
              </w:rPr>
              <w:t xml:space="preserve">accounting </w:t>
            </w:r>
            <w:r w:rsidRPr="19F8EC84" w:rsidR="350034D7">
              <w:rPr>
                <w:rFonts w:eastAsia="Calibri" w:cs="Calibri"/>
                <w:i/>
                <w:iCs/>
                <w:sz w:val="16"/>
                <w:szCs w:val="16"/>
                <w:lang w:val="en-GB"/>
              </w:rPr>
              <w:t>point master</w:t>
            </w:r>
            <w:r w:rsidRPr="19F8EC84">
              <w:rPr>
                <w:rFonts w:eastAsia="Calibri" w:cs="Calibri"/>
                <w:i/>
                <w:iCs/>
                <w:sz w:val="16"/>
                <w:szCs w:val="16"/>
                <w:lang w:val="en-GB"/>
              </w:rPr>
              <w:t xml:space="preserve"> data</w:t>
            </w:r>
            <w:r w:rsidRPr="19F8EC84">
              <w:rPr>
                <w:rFonts w:eastAsia="Calibri" w:cs="Calibri"/>
                <w:sz w:val="16"/>
                <w:szCs w:val="16"/>
                <w:lang w:val="en-GB"/>
              </w:rPr>
              <w:t xml:space="preserve"> by the final customer</w:t>
            </w:r>
          </w:p>
          <w:p w:rsidR="003135C6" w:rsidP="1411AF2E" w:rsidRDefault="003135C6" w14:paraId="4B63CBC6" w14:textId="4542EAE3">
            <w:pPr>
              <w:widowControl w:val="0"/>
              <w:spacing w:after="0"/>
              <w:rPr>
                <w:rFonts w:eastAsia="Calibri" w:cs="Calibri"/>
                <w:sz w:val="16"/>
                <w:szCs w:val="16"/>
                <w:lang w:val="en-GB"/>
              </w:rPr>
            </w:pPr>
          </w:p>
        </w:tc>
        <w:tc>
          <w:tcPr>
            <w:tcW w:w="1513" w:type="dxa"/>
          </w:tcPr>
          <w:p w:rsidR="003135C6" w:rsidRDefault="00D613C4" w14:paraId="772BAA0B" w14:textId="77777777">
            <w:pPr>
              <w:widowControl w:val="0"/>
              <w:spacing w:after="0"/>
              <w:rPr>
                <w:rFonts w:ascii="Calibri" w:hAnsi="Calibri" w:eastAsia="Calibri" w:cs="Calibri"/>
                <w:sz w:val="16"/>
                <w:szCs w:val="16"/>
              </w:rPr>
            </w:pPr>
            <w:r w:rsidRPr="1411AF2E">
              <w:rPr>
                <w:rFonts w:eastAsia="Calibri" w:cs="Calibri"/>
                <w:sz w:val="16"/>
                <w:szCs w:val="16"/>
                <w:lang w:val="en-US"/>
              </w:rPr>
              <w:t>Final customer</w:t>
            </w:r>
          </w:p>
        </w:tc>
        <w:tc>
          <w:tcPr>
            <w:tcW w:w="2129" w:type="dxa"/>
          </w:tcPr>
          <w:p w:rsidR="003135C6" w:rsidRDefault="00D613C4" w14:paraId="11543B19" w14:textId="77777777">
            <w:pPr>
              <w:widowControl w:val="0"/>
              <w:spacing w:after="0"/>
              <w:rPr>
                <w:rFonts w:ascii="Calibri" w:hAnsi="Calibri" w:eastAsia="Calibri" w:cs="Calibri"/>
                <w:sz w:val="16"/>
                <w:szCs w:val="16"/>
              </w:rPr>
            </w:pPr>
            <w:r w:rsidRPr="1411AF2E">
              <w:rPr>
                <w:rFonts w:eastAsia="Calibri" w:cs="Calibri"/>
                <w:sz w:val="16"/>
                <w:szCs w:val="16"/>
                <w:lang w:val="en-US"/>
              </w:rPr>
              <w:t>Final customer is onboarded.</w:t>
            </w:r>
          </w:p>
        </w:tc>
      </w:tr>
      <w:tr w:rsidRPr="00E032F9" w:rsidR="003135C6" w:rsidTr="559A74E2" w14:paraId="5ABACE0C" w14:textId="77777777">
        <w:tc>
          <w:tcPr>
            <w:tcW w:w="495" w:type="dxa"/>
          </w:tcPr>
          <w:p w:rsidR="003135C6" w:rsidRDefault="00D613C4" w14:paraId="18F999B5" w14:textId="77777777">
            <w:pPr>
              <w:widowControl w:val="0"/>
              <w:spacing w:after="0"/>
              <w:rPr>
                <w:rFonts w:ascii="Calibri" w:hAnsi="Calibri" w:eastAsia="Calibri" w:cs="Calibri"/>
                <w:sz w:val="16"/>
                <w:szCs w:val="16"/>
              </w:rPr>
            </w:pPr>
            <w:r>
              <w:rPr>
                <w:rFonts w:eastAsia="Calibri" w:cs="Calibri"/>
                <w:sz w:val="16"/>
                <w:szCs w:val="16"/>
                <w:lang w:val="en-US"/>
              </w:rPr>
              <w:t>2</w:t>
            </w:r>
          </w:p>
        </w:tc>
        <w:tc>
          <w:tcPr>
            <w:tcW w:w="4980" w:type="dxa"/>
          </w:tcPr>
          <w:p w:rsidR="003135C6" w:rsidRDefault="3DC81237" w14:paraId="7D9D0787" w14:textId="739CAE2E">
            <w:pPr>
              <w:widowControl w:val="0"/>
              <w:spacing w:after="0"/>
              <w:rPr>
                <w:rFonts w:ascii="Calibri" w:hAnsi="Calibri" w:eastAsia="Calibri" w:cs="Calibri"/>
                <w:sz w:val="16"/>
                <w:szCs w:val="16"/>
                <w:lang w:val="en-US"/>
              </w:rPr>
            </w:pPr>
            <w:r w:rsidRPr="4AF7D480">
              <w:rPr>
                <w:rFonts w:eastAsia="Calibri" w:cs="Calibri"/>
                <w:sz w:val="16"/>
                <w:szCs w:val="16"/>
                <w:lang w:val="en-US"/>
              </w:rPr>
              <w:t xml:space="preserve">Access to </w:t>
            </w:r>
            <w:r w:rsidRPr="4AF7D480" w:rsidR="7796637F">
              <w:rPr>
                <w:rFonts w:eastAsia="Calibri" w:cs="Calibri"/>
                <w:i/>
                <w:iCs/>
                <w:sz w:val="16"/>
                <w:szCs w:val="16"/>
                <w:lang w:val="en-US"/>
              </w:rPr>
              <w:t xml:space="preserve">accounting </w:t>
            </w:r>
            <w:r w:rsidRPr="4AF7D480" w:rsidR="58626254">
              <w:rPr>
                <w:rFonts w:eastAsia="Calibri" w:cs="Calibri"/>
                <w:i/>
                <w:iCs/>
                <w:sz w:val="16"/>
                <w:szCs w:val="16"/>
                <w:lang w:val="en-US"/>
              </w:rPr>
              <w:t>point master</w:t>
            </w:r>
            <w:r w:rsidRPr="4AF7D480">
              <w:rPr>
                <w:rFonts w:eastAsia="Calibri" w:cs="Calibri"/>
                <w:i/>
                <w:iCs/>
                <w:sz w:val="16"/>
                <w:szCs w:val="16"/>
                <w:lang w:val="en-US"/>
              </w:rPr>
              <w:t xml:space="preserve"> data</w:t>
            </w:r>
            <w:r w:rsidRPr="4AF7D480">
              <w:rPr>
                <w:rFonts w:eastAsia="Calibri" w:cs="Calibri"/>
                <w:sz w:val="16"/>
                <w:szCs w:val="16"/>
                <w:lang w:val="en-US"/>
              </w:rPr>
              <w:t xml:space="preserve"> by an eligible party</w:t>
            </w:r>
          </w:p>
        </w:tc>
        <w:tc>
          <w:tcPr>
            <w:tcW w:w="1513" w:type="dxa"/>
          </w:tcPr>
          <w:p w:rsidR="003135C6" w:rsidP="4AF7D480" w:rsidRDefault="07D7B208" w14:paraId="624E7EFF" w14:textId="69BD099D">
            <w:pPr>
              <w:widowControl w:val="0"/>
              <w:spacing w:after="0"/>
              <w:rPr>
                <w:rFonts w:ascii="Calibri" w:hAnsi="Calibri" w:eastAsia="Calibri" w:cs="Calibri"/>
                <w:sz w:val="16"/>
                <w:szCs w:val="16"/>
              </w:rPr>
            </w:pPr>
            <w:r w:rsidRPr="4AF7D480">
              <w:rPr>
                <w:rFonts w:eastAsia="Calibri" w:cs="Calibri"/>
                <w:sz w:val="16"/>
                <w:szCs w:val="16"/>
                <w:lang w:val="en-US"/>
              </w:rPr>
              <w:t>Eligible party</w:t>
            </w:r>
          </w:p>
        </w:tc>
        <w:tc>
          <w:tcPr>
            <w:tcW w:w="2129" w:type="dxa"/>
          </w:tcPr>
          <w:p w:rsidR="003135C6" w:rsidRDefault="00D613C4" w14:paraId="3FBC351D" w14:textId="77777777">
            <w:pPr>
              <w:widowControl w:val="0"/>
              <w:spacing w:after="0"/>
              <w:rPr>
                <w:rFonts w:ascii="Calibri" w:hAnsi="Calibri" w:eastAsia="Calibri" w:cs="Calibri"/>
                <w:sz w:val="16"/>
                <w:szCs w:val="16"/>
                <w:lang w:val="en-US"/>
              </w:rPr>
            </w:pPr>
            <w:r>
              <w:rPr>
                <w:rFonts w:eastAsia="Calibri" w:cs="Calibri"/>
                <w:sz w:val="16"/>
                <w:szCs w:val="16"/>
                <w:lang w:val="en-US"/>
              </w:rPr>
              <w:t>Final customer is onboarded.</w:t>
            </w:r>
          </w:p>
          <w:p w:rsidR="003135C6" w:rsidRDefault="00D613C4" w14:paraId="7DC5C5D5" w14:textId="77777777">
            <w:pPr>
              <w:widowControl w:val="0"/>
              <w:spacing w:after="0"/>
              <w:rPr>
                <w:rFonts w:ascii="Calibri" w:hAnsi="Calibri" w:eastAsia="Calibri" w:cs="Calibri"/>
                <w:sz w:val="16"/>
                <w:szCs w:val="16"/>
                <w:lang w:val="en-US"/>
              </w:rPr>
            </w:pPr>
            <w:r>
              <w:rPr>
                <w:rFonts w:eastAsia="Calibri" w:cs="Calibri"/>
                <w:sz w:val="16"/>
                <w:szCs w:val="16"/>
                <w:lang w:val="en-US"/>
              </w:rPr>
              <w:t>Eligible party is onboarded.</w:t>
            </w:r>
          </w:p>
        </w:tc>
      </w:tr>
      <w:tr w:rsidR="3EB946A4" w:rsidTr="559A74E2" w14:paraId="7F846739" w14:textId="77777777">
        <w:trPr>
          <w:trHeight w:val="300"/>
        </w:trPr>
        <w:tc>
          <w:tcPr>
            <w:tcW w:w="495" w:type="dxa"/>
          </w:tcPr>
          <w:p w:rsidR="7304638C" w:rsidP="3EB946A4" w:rsidRDefault="7304638C" w14:paraId="7CFEDAC5" w14:textId="2A4946AB">
            <w:pPr>
              <w:rPr>
                <w:rFonts w:eastAsia="Calibri" w:cs="Calibri"/>
                <w:sz w:val="16"/>
                <w:szCs w:val="16"/>
                <w:lang w:val="en-US"/>
              </w:rPr>
            </w:pPr>
            <w:r w:rsidRPr="3EB946A4">
              <w:rPr>
                <w:rFonts w:eastAsia="Calibri" w:cs="Calibri"/>
                <w:sz w:val="16"/>
                <w:szCs w:val="16"/>
                <w:lang w:val="en-US"/>
              </w:rPr>
              <w:t>3</w:t>
            </w:r>
          </w:p>
        </w:tc>
        <w:tc>
          <w:tcPr>
            <w:tcW w:w="4981" w:type="dxa"/>
          </w:tcPr>
          <w:p w:rsidR="7304638C" w:rsidP="3EB946A4" w:rsidRDefault="7304638C" w14:paraId="53096835" w14:textId="1B6E2F53">
            <w:pPr>
              <w:rPr>
                <w:rFonts w:eastAsia="Calibri" w:cs="Calibri"/>
                <w:sz w:val="16"/>
                <w:szCs w:val="16"/>
                <w:lang w:val="en-US"/>
              </w:rPr>
            </w:pPr>
            <w:r w:rsidRPr="3EB946A4">
              <w:rPr>
                <w:rFonts w:eastAsia="Calibri" w:cs="Calibri"/>
                <w:sz w:val="16"/>
                <w:szCs w:val="16"/>
                <w:lang w:val="en-US"/>
              </w:rPr>
              <w:t xml:space="preserve">Termination of access to future </w:t>
            </w:r>
            <w:r w:rsidRPr="3EB946A4">
              <w:rPr>
                <w:rFonts w:eastAsia="Calibri" w:cs="Calibri"/>
                <w:i/>
                <w:iCs/>
                <w:sz w:val="16"/>
                <w:szCs w:val="16"/>
                <w:lang w:val="en-US"/>
              </w:rPr>
              <w:t>accounting point master data</w:t>
            </w:r>
            <w:r w:rsidRPr="3EB946A4">
              <w:rPr>
                <w:rFonts w:eastAsia="Calibri" w:cs="Calibri"/>
                <w:sz w:val="16"/>
                <w:szCs w:val="16"/>
                <w:lang w:val="en-US"/>
              </w:rPr>
              <w:t xml:space="preserve"> changes by the eligible party</w:t>
            </w:r>
          </w:p>
          <w:p w:rsidR="3EB946A4" w:rsidP="3EB946A4" w:rsidRDefault="3EB946A4" w14:paraId="51201D5B" w14:textId="5FB32C60">
            <w:pPr>
              <w:rPr>
                <w:rFonts w:eastAsia="Calibri" w:cs="Calibri"/>
                <w:sz w:val="16"/>
                <w:szCs w:val="16"/>
                <w:lang w:val="en-US"/>
              </w:rPr>
            </w:pPr>
          </w:p>
        </w:tc>
        <w:tc>
          <w:tcPr>
            <w:tcW w:w="1513" w:type="dxa"/>
          </w:tcPr>
          <w:p w:rsidR="7304638C" w:rsidP="3EB946A4" w:rsidRDefault="7304638C" w14:paraId="51E628B0" w14:textId="3B25297B">
            <w:pPr>
              <w:rPr>
                <w:rFonts w:eastAsia="Calibri" w:cs="Calibri"/>
                <w:sz w:val="16"/>
                <w:szCs w:val="16"/>
                <w:lang w:val="en-US"/>
              </w:rPr>
            </w:pPr>
            <w:r w:rsidRPr="3EB946A4">
              <w:rPr>
                <w:rFonts w:eastAsia="Calibri" w:cs="Calibri"/>
                <w:sz w:val="16"/>
                <w:szCs w:val="16"/>
                <w:lang w:val="en-US"/>
              </w:rPr>
              <w:t>Eligible party</w:t>
            </w:r>
          </w:p>
          <w:p w:rsidR="3EB946A4" w:rsidP="3EB946A4" w:rsidRDefault="3EB946A4" w14:paraId="51141EE2" w14:textId="6BDAD9C5">
            <w:pPr>
              <w:rPr>
                <w:rFonts w:eastAsia="Calibri" w:cs="Calibri"/>
                <w:sz w:val="16"/>
                <w:szCs w:val="16"/>
                <w:lang w:val="en-US"/>
              </w:rPr>
            </w:pPr>
          </w:p>
        </w:tc>
        <w:tc>
          <w:tcPr>
            <w:tcW w:w="2129" w:type="dxa"/>
          </w:tcPr>
          <w:p w:rsidR="7304638C" w:rsidP="3EB946A4" w:rsidRDefault="7304638C" w14:paraId="5C710B15" w14:textId="0882DFD3">
            <w:pPr>
              <w:rPr>
                <w:rFonts w:eastAsia="Calibri" w:cs="Calibri"/>
                <w:sz w:val="16"/>
                <w:szCs w:val="16"/>
                <w:lang w:val="en-US"/>
              </w:rPr>
            </w:pPr>
            <w:r w:rsidRPr="3EB946A4">
              <w:rPr>
                <w:rFonts w:eastAsia="Calibri" w:cs="Calibri"/>
                <w:sz w:val="16"/>
                <w:szCs w:val="16"/>
                <w:lang w:val="en-US"/>
              </w:rPr>
              <w:t>Scenario 2 has been performed and there is an active permission.</w:t>
            </w:r>
          </w:p>
          <w:p w:rsidR="3EB946A4" w:rsidP="3EB946A4" w:rsidRDefault="3EB946A4" w14:paraId="7D026BD4" w14:textId="63333A60">
            <w:pPr>
              <w:rPr>
                <w:rFonts w:eastAsia="Calibri" w:cs="Calibri"/>
                <w:sz w:val="16"/>
                <w:szCs w:val="16"/>
                <w:lang w:val="en-US"/>
              </w:rPr>
            </w:pPr>
          </w:p>
        </w:tc>
      </w:tr>
      <w:tr w:rsidR="4AF7D480" w:rsidTr="559A74E2" w14:paraId="0776CA75" w14:textId="77777777">
        <w:trPr>
          <w:trHeight w:val="300"/>
        </w:trPr>
        <w:tc>
          <w:tcPr>
            <w:tcW w:w="495" w:type="dxa"/>
          </w:tcPr>
          <w:p w:rsidR="4A3713C9" w:rsidP="4AF7D480" w:rsidRDefault="7304638C" w14:paraId="22C4F68F" w14:textId="41E37046">
            <w:pPr>
              <w:rPr>
                <w:rFonts w:eastAsia="Calibri" w:cs="Calibri"/>
                <w:sz w:val="16"/>
                <w:szCs w:val="16"/>
                <w:lang w:val="en-US"/>
              </w:rPr>
            </w:pPr>
            <w:r w:rsidRPr="3EB946A4">
              <w:rPr>
                <w:rFonts w:eastAsia="Calibri" w:cs="Calibri"/>
                <w:sz w:val="16"/>
                <w:szCs w:val="16"/>
                <w:lang w:val="en-US"/>
              </w:rPr>
              <w:t>4</w:t>
            </w:r>
          </w:p>
        </w:tc>
        <w:tc>
          <w:tcPr>
            <w:tcW w:w="4981" w:type="dxa"/>
          </w:tcPr>
          <w:p w:rsidR="4A3713C9" w:rsidP="4AF7D480" w:rsidRDefault="4A3713C9" w14:paraId="414C2BCE" w14:textId="4C653C18">
            <w:pPr>
              <w:rPr>
                <w:rFonts w:eastAsia="Calibri" w:cs="Calibri"/>
                <w:sz w:val="16"/>
                <w:szCs w:val="16"/>
                <w:lang w:val="en-US"/>
              </w:rPr>
            </w:pPr>
            <w:r w:rsidRPr="4AF7D480">
              <w:rPr>
                <w:rFonts w:eastAsia="Calibri" w:cs="Calibri"/>
                <w:sz w:val="16"/>
                <w:szCs w:val="16"/>
                <w:lang w:val="en-US"/>
              </w:rPr>
              <w:t xml:space="preserve">Revocation of access to future </w:t>
            </w:r>
            <w:r w:rsidRPr="4AF7D480" w:rsidR="533CC05D">
              <w:rPr>
                <w:rFonts w:eastAsia="Calibri" w:cs="Calibri"/>
                <w:i/>
                <w:iCs/>
                <w:sz w:val="16"/>
                <w:szCs w:val="16"/>
                <w:lang w:val="en-US"/>
              </w:rPr>
              <w:t xml:space="preserve">accounting </w:t>
            </w:r>
            <w:r w:rsidRPr="4AF7D480">
              <w:rPr>
                <w:rFonts w:eastAsia="Calibri" w:cs="Calibri"/>
                <w:i/>
                <w:iCs/>
                <w:sz w:val="16"/>
                <w:szCs w:val="16"/>
                <w:lang w:val="en-US"/>
              </w:rPr>
              <w:t>point master data</w:t>
            </w:r>
            <w:r w:rsidRPr="4AF7D480">
              <w:rPr>
                <w:rFonts w:eastAsia="Calibri" w:cs="Calibri"/>
                <w:sz w:val="16"/>
                <w:szCs w:val="16"/>
                <w:lang w:val="en-US"/>
              </w:rPr>
              <w:t xml:space="preserve"> changes by the final customer</w:t>
            </w:r>
          </w:p>
        </w:tc>
        <w:tc>
          <w:tcPr>
            <w:tcW w:w="1513" w:type="dxa"/>
          </w:tcPr>
          <w:p w:rsidR="4A3713C9" w:rsidP="4AF7D480" w:rsidRDefault="4A3713C9" w14:paraId="2E09CDD6" w14:textId="6365F210">
            <w:pPr>
              <w:rPr>
                <w:rFonts w:eastAsia="Calibri" w:cs="Calibri"/>
                <w:sz w:val="16"/>
                <w:szCs w:val="16"/>
                <w:lang w:val="en-US"/>
              </w:rPr>
            </w:pPr>
            <w:r w:rsidRPr="4AF7D480">
              <w:rPr>
                <w:rFonts w:eastAsia="Calibri" w:cs="Calibri"/>
                <w:sz w:val="16"/>
                <w:szCs w:val="16"/>
                <w:lang w:val="en-US"/>
              </w:rPr>
              <w:t>Final customer</w:t>
            </w:r>
          </w:p>
        </w:tc>
        <w:tc>
          <w:tcPr>
            <w:tcW w:w="2129" w:type="dxa"/>
          </w:tcPr>
          <w:p w:rsidR="3AAB4E3C" w:rsidP="4AF7D480" w:rsidRDefault="3AAB4E3C" w14:paraId="701AAA50" w14:textId="439B7CD1">
            <w:pPr>
              <w:rPr>
                <w:rFonts w:eastAsia="Calibri" w:cs="Calibri"/>
                <w:sz w:val="16"/>
                <w:szCs w:val="16"/>
                <w:lang w:val="en-US"/>
              </w:rPr>
            </w:pPr>
            <w:r w:rsidRPr="4AF7D480">
              <w:rPr>
                <w:rFonts w:eastAsia="Calibri" w:cs="Calibri"/>
                <w:sz w:val="16"/>
                <w:szCs w:val="16"/>
                <w:lang w:val="en-US"/>
              </w:rPr>
              <w:t>Scenario 2 has been performed and there is an active permission.</w:t>
            </w:r>
          </w:p>
        </w:tc>
      </w:tr>
      <w:tr w:rsidR="3EB946A4" w:rsidTr="559A74E2" w14:paraId="1D98C6B8" w14:textId="77777777">
        <w:trPr>
          <w:trHeight w:val="300"/>
        </w:trPr>
        <w:tc>
          <w:tcPr>
            <w:tcW w:w="9118" w:type="dxa"/>
            <w:gridSpan w:val="4"/>
          </w:tcPr>
          <w:p w:rsidR="2597C253" w:rsidP="559A74E2" w:rsidRDefault="2F8E7027" w14:paraId="5B8F4285" w14:textId="12709C9A">
            <w:pPr>
              <w:rPr>
                <w:rFonts w:eastAsia="Calibri" w:cs="Calibri"/>
                <w:i/>
                <w:iCs/>
                <w:sz w:val="16"/>
                <w:szCs w:val="16"/>
                <w:lang w:val="en-US"/>
              </w:rPr>
            </w:pPr>
            <w:r w:rsidRPr="559A74E2">
              <w:rPr>
                <w:rFonts w:eastAsia="Calibri" w:cs="Calibri"/>
                <w:sz w:val="16"/>
                <w:szCs w:val="16"/>
                <w:lang w:val="en-US"/>
              </w:rPr>
              <w:t xml:space="preserve">Information </w:t>
            </w:r>
            <w:r w:rsidRPr="559A74E2" w:rsidR="178FA469">
              <w:rPr>
                <w:rFonts w:eastAsia="Calibri" w:cs="Calibri"/>
                <w:sz w:val="16"/>
                <w:szCs w:val="16"/>
                <w:lang w:val="en-US"/>
              </w:rPr>
              <w:t xml:space="preserve">Object </w:t>
            </w:r>
            <w:r w:rsidRPr="559A74E2" w:rsidR="2D11924A">
              <w:rPr>
                <w:rFonts w:eastAsia="Calibri" w:cs="Calibri"/>
                <w:sz w:val="16"/>
                <w:szCs w:val="16"/>
                <w:lang w:val="en-US"/>
              </w:rPr>
              <w:t xml:space="preserve">Market </w:t>
            </w:r>
            <w:r w:rsidRPr="559A74E2" w:rsidR="178FA469">
              <w:rPr>
                <w:rFonts w:eastAsia="Calibri" w:cs="Calibri"/>
                <w:i/>
                <w:iCs/>
                <w:sz w:val="16"/>
                <w:szCs w:val="16"/>
                <w:lang w:val="en-US"/>
              </w:rPr>
              <w:t>Party Master Data</w:t>
            </w:r>
          </w:p>
        </w:tc>
      </w:tr>
      <w:tr w:rsidRPr="00E032F9" w:rsidR="003135C6" w:rsidTr="559A74E2" w14:paraId="26474FF6" w14:textId="77777777">
        <w:tc>
          <w:tcPr>
            <w:tcW w:w="495" w:type="dxa"/>
          </w:tcPr>
          <w:p w:rsidR="003135C6" w:rsidP="4AF7D480" w:rsidRDefault="3A1A3962" w14:paraId="5FCD5EC4" w14:textId="46E5300A">
            <w:pPr>
              <w:widowControl w:val="0"/>
              <w:spacing w:after="0"/>
              <w:rPr>
                <w:rFonts w:eastAsia="Calibri" w:cs="Calibri"/>
                <w:sz w:val="16"/>
                <w:szCs w:val="16"/>
                <w:lang w:val="en-US"/>
              </w:rPr>
            </w:pPr>
            <w:r w:rsidRPr="4AF7D480">
              <w:rPr>
                <w:rFonts w:eastAsia="Calibri" w:cs="Calibri"/>
                <w:sz w:val="16"/>
                <w:szCs w:val="16"/>
                <w:lang w:val="en-US"/>
              </w:rPr>
              <w:t>5</w:t>
            </w:r>
          </w:p>
        </w:tc>
        <w:tc>
          <w:tcPr>
            <w:tcW w:w="4980" w:type="dxa"/>
          </w:tcPr>
          <w:p w:rsidR="003135C6" w:rsidP="1411AF2E" w:rsidRDefault="07A1A2D6" w14:paraId="4657AEF3" w14:textId="0BFDCB61">
            <w:pPr>
              <w:widowControl w:val="0"/>
              <w:spacing w:after="0"/>
              <w:rPr>
                <w:rFonts w:eastAsia="Calibri" w:cs="Calibri"/>
                <w:sz w:val="16"/>
                <w:szCs w:val="16"/>
                <w:lang w:val="en-US"/>
              </w:rPr>
            </w:pPr>
            <w:r w:rsidRPr="559A74E2">
              <w:rPr>
                <w:rFonts w:eastAsia="Calibri" w:cs="Calibri"/>
                <w:sz w:val="16"/>
                <w:szCs w:val="16"/>
                <w:lang w:val="en-US"/>
              </w:rPr>
              <w:t xml:space="preserve">Access to </w:t>
            </w:r>
            <w:r w:rsidRPr="559A74E2" w:rsidR="3E91D876">
              <w:rPr>
                <w:rFonts w:eastAsia="Calibri" w:cs="Calibri"/>
                <w:i/>
                <w:iCs/>
                <w:sz w:val="16"/>
                <w:szCs w:val="16"/>
                <w:lang w:val="en-US"/>
                <w:rPrChange w:author="Georg Hartner" w:date="2023-03-13T09:30:00Z" w:id="104">
                  <w:rPr>
                    <w:rFonts w:eastAsia="Calibri" w:cs="Calibri"/>
                    <w:sz w:val="16"/>
                    <w:szCs w:val="16"/>
                    <w:lang w:val="en-US"/>
                  </w:rPr>
                </w:rPrChange>
              </w:rPr>
              <w:t xml:space="preserve">market </w:t>
            </w:r>
            <w:r w:rsidRPr="559A74E2">
              <w:rPr>
                <w:rFonts w:eastAsia="Calibri" w:cs="Calibri"/>
                <w:i/>
                <w:iCs/>
                <w:sz w:val="16"/>
                <w:szCs w:val="16"/>
                <w:lang w:val="en-US"/>
              </w:rPr>
              <w:t>party master data</w:t>
            </w:r>
          </w:p>
          <w:p w:rsidR="003135C6" w:rsidP="1411AF2E" w:rsidRDefault="003135C6" w14:paraId="29546DE3" w14:textId="36E698B4">
            <w:pPr>
              <w:widowControl w:val="0"/>
              <w:spacing w:after="0"/>
              <w:rPr>
                <w:rFonts w:eastAsia="Calibri" w:cs="Calibri"/>
                <w:sz w:val="16"/>
                <w:szCs w:val="16"/>
                <w:lang w:val="en-US"/>
              </w:rPr>
            </w:pPr>
          </w:p>
        </w:tc>
        <w:tc>
          <w:tcPr>
            <w:tcW w:w="1513" w:type="dxa"/>
          </w:tcPr>
          <w:p w:rsidR="003135C6" w:rsidRDefault="44E82AC4" w14:paraId="1223477D" w14:textId="6E105603">
            <w:pPr>
              <w:widowControl w:val="0"/>
              <w:spacing w:after="0"/>
              <w:rPr>
                <w:rFonts w:ascii="Calibri" w:hAnsi="Calibri" w:eastAsia="Calibri" w:cs="Calibri"/>
                <w:sz w:val="16"/>
                <w:szCs w:val="16"/>
              </w:rPr>
            </w:pPr>
            <w:r w:rsidRPr="1411AF2E">
              <w:rPr>
                <w:rFonts w:eastAsia="Calibri" w:cs="Calibri"/>
                <w:sz w:val="16"/>
                <w:szCs w:val="16"/>
                <w:lang w:val="en-US"/>
              </w:rPr>
              <w:t xml:space="preserve">Any </w:t>
            </w:r>
            <w:r w:rsidRPr="1411AF2E" w:rsidR="00D613C4">
              <w:rPr>
                <w:rFonts w:eastAsia="Calibri" w:cs="Calibri"/>
                <w:sz w:val="16"/>
                <w:szCs w:val="16"/>
                <w:lang w:val="en-US"/>
              </w:rPr>
              <w:t>party</w:t>
            </w:r>
          </w:p>
        </w:tc>
        <w:tc>
          <w:tcPr>
            <w:tcW w:w="2129" w:type="dxa"/>
          </w:tcPr>
          <w:p w:rsidRPr="00E032F9" w:rsidR="003135C6" w:rsidP="4AF7D480" w:rsidRDefault="5EB34B62" w14:paraId="35E49276" w14:textId="1DBCBDEB">
            <w:pPr>
              <w:widowControl w:val="0"/>
              <w:spacing w:after="0"/>
              <w:rPr>
                <w:rFonts w:eastAsia="Calibri" w:cs="Calibri"/>
                <w:sz w:val="16"/>
                <w:szCs w:val="16"/>
                <w:lang w:val="en-US"/>
              </w:rPr>
            </w:pPr>
            <w:r w:rsidRPr="1411AF2E">
              <w:rPr>
                <w:rFonts w:eastAsia="Calibri" w:cs="Calibri"/>
                <w:sz w:val="16"/>
                <w:szCs w:val="16"/>
                <w:lang w:val="en-US"/>
              </w:rPr>
              <w:t>-</w:t>
            </w:r>
          </w:p>
        </w:tc>
      </w:tr>
      <w:tr w:rsidR="4414604E" w:rsidTr="559A74E2" w14:paraId="73EBA651" w14:textId="77777777">
        <w:trPr>
          <w:trHeight w:val="300"/>
        </w:trPr>
        <w:tc>
          <w:tcPr>
            <w:tcW w:w="495" w:type="dxa"/>
          </w:tcPr>
          <w:p w:rsidR="174F5415" w:rsidP="4414604E" w:rsidRDefault="22BEA9DF" w14:paraId="034192F9" w14:textId="6D78351F">
            <w:pPr>
              <w:rPr>
                <w:rFonts w:eastAsia="Calibri" w:cs="Calibri"/>
                <w:sz w:val="16"/>
                <w:szCs w:val="16"/>
                <w:lang w:val="en-US"/>
              </w:rPr>
            </w:pPr>
            <w:r w:rsidRPr="1411AF2E">
              <w:rPr>
                <w:rFonts w:eastAsia="Calibri" w:cs="Calibri"/>
                <w:sz w:val="16"/>
                <w:szCs w:val="16"/>
                <w:lang w:val="en-US"/>
              </w:rPr>
              <w:t>6</w:t>
            </w:r>
          </w:p>
        </w:tc>
        <w:tc>
          <w:tcPr>
            <w:tcW w:w="4981" w:type="dxa"/>
          </w:tcPr>
          <w:p w:rsidR="174F5415" w:rsidP="4414604E" w:rsidRDefault="0C5D1B37" w14:paraId="63A4FF59" w14:textId="7EE603E0">
            <w:pPr>
              <w:rPr>
                <w:rFonts w:eastAsia="Calibri" w:cs="Calibri"/>
                <w:sz w:val="16"/>
                <w:szCs w:val="16"/>
                <w:lang w:val="en-US"/>
              </w:rPr>
            </w:pPr>
            <w:r w:rsidRPr="559A74E2">
              <w:rPr>
                <w:rFonts w:eastAsia="Calibri" w:cs="Calibri"/>
                <w:sz w:val="16"/>
                <w:szCs w:val="16"/>
                <w:lang w:val="en-US"/>
              </w:rPr>
              <w:t xml:space="preserve">Access to </w:t>
            </w:r>
            <w:r w:rsidRPr="559A74E2">
              <w:rPr>
                <w:rFonts w:eastAsia="Calibri" w:cs="Calibri"/>
                <w:i/>
                <w:iCs/>
                <w:sz w:val="16"/>
                <w:szCs w:val="16"/>
                <w:lang w:val="en-US"/>
              </w:rPr>
              <w:t xml:space="preserve">list of </w:t>
            </w:r>
            <w:r w:rsidRPr="559A74E2" w:rsidR="088DABC2">
              <w:rPr>
                <w:rFonts w:eastAsia="Calibri" w:cs="Calibri"/>
                <w:i/>
                <w:iCs/>
                <w:sz w:val="16"/>
                <w:szCs w:val="16"/>
                <w:lang w:val="en-US"/>
              </w:rPr>
              <w:t xml:space="preserve">market </w:t>
            </w:r>
            <w:r w:rsidRPr="559A74E2">
              <w:rPr>
                <w:rFonts w:eastAsia="Calibri" w:cs="Calibri"/>
                <w:i/>
                <w:iCs/>
                <w:sz w:val="16"/>
                <w:szCs w:val="16"/>
                <w:lang w:val="en-US"/>
              </w:rPr>
              <w:t>parties</w:t>
            </w:r>
            <w:r w:rsidRPr="559A74E2">
              <w:rPr>
                <w:rFonts w:eastAsia="Calibri" w:cs="Calibri"/>
                <w:sz w:val="16"/>
                <w:szCs w:val="16"/>
                <w:lang w:val="en-US"/>
              </w:rPr>
              <w:t xml:space="preserve"> by their role</w:t>
            </w:r>
          </w:p>
        </w:tc>
        <w:tc>
          <w:tcPr>
            <w:tcW w:w="1513" w:type="dxa"/>
          </w:tcPr>
          <w:p w:rsidR="04767DA5" w:rsidP="4414604E" w:rsidRDefault="53674FF6" w14:paraId="062860C6" w14:textId="1106DF0D">
            <w:pPr>
              <w:rPr>
                <w:rFonts w:eastAsia="Calibri" w:cs="Calibri"/>
                <w:sz w:val="16"/>
                <w:szCs w:val="16"/>
                <w:lang w:val="en-US"/>
              </w:rPr>
            </w:pPr>
            <w:r w:rsidRPr="1411AF2E">
              <w:rPr>
                <w:rFonts w:eastAsia="Calibri" w:cs="Calibri"/>
                <w:sz w:val="16"/>
                <w:szCs w:val="16"/>
                <w:lang w:val="en-US"/>
              </w:rPr>
              <w:t>Any party</w:t>
            </w:r>
          </w:p>
        </w:tc>
        <w:tc>
          <w:tcPr>
            <w:tcW w:w="2129" w:type="dxa"/>
          </w:tcPr>
          <w:p w:rsidR="71410BE4" w:rsidP="4414604E" w:rsidRDefault="1233A003" w14:paraId="1BD98B21" w14:textId="7947E348">
            <w:pPr>
              <w:rPr>
                <w:rFonts w:eastAsia="Calibri" w:cs="Calibri"/>
                <w:sz w:val="16"/>
                <w:szCs w:val="16"/>
                <w:lang w:val="en-US"/>
              </w:rPr>
            </w:pPr>
            <w:r w:rsidRPr="1411AF2E">
              <w:rPr>
                <w:rFonts w:eastAsia="Calibri" w:cs="Calibri"/>
                <w:sz w:val="16"/>
                <w:szCs w:val="16"/>
                <w:lang w:val="en-US"/>
              </w:rPr>
              <w:t>-</w:t>
            </w:r>
          </w:p>
        </w:tc>
      </w:tr>
    </w:tbl>
    <w:p w:rsidR="003135C6" w:rsidP="1411AF2E" w:rsidRDefault="003135C6" w14:paraId="1231BE67" w14:textId="4E0F2378">
      <w:pPr>
        <w:spacing w:after="0"/>
      </w:pPr>
    </w:p>
    <w:p w:rsidRPr="00912389" w:rsidR="00912389" w:rsidP="00912389" w:rsidRDefault="00D613C4" w14:paraId="0130CD71" w14:textId="48460B31">
      <w:pPr>
        <w:rPr>
          <w:sz w:val="20"/>
          <w:szCs w:val="20"/>
          <w:lang w:val="en-US"/>
        </w:rPr>
      </w:pPr>
      <w:r>
        <w:rPr>
          <w:sz w:val="20"/>
          <w:szCs w:val="20"/>
          <w:lang w:val="en-US"/>
        </w:rPr>
        <w:lastRenderedPageBreak/>
        <w:t xml:space="preserve">All diagrams describing the scenarios are of an illustrative nature and follow </w:t>
      </w:r>
      <w:r w:rsidRPr="3A75A749">
        <w:rPr>
          <w:i/>
          <w:iCs/>
          <w:sz w:val="20"/>
          <w:szCs w:val="20"/>
          <w:lang w:val="en-US"/>
        </w:rPr>
        <w:t>Business Process Model and Notation 2.0</w:t>
      </w:r>
      <w:r w:rsidRPr="3A75A749">
        <w:rPr>
          <w:rStyle w:val="Voetnootanker"/>
          <w:i/>
          <w:iCs/>
          <w:sz w:val="20"/>
          <w:szCs w:val="20"/>
        </w:rPr>
        <w:footnoteReference w:id="6"/>
      </w:r>
      <w:r w:rsidRPr="3A75A749">
        <w:rPr>
          <w:i/>
          <w:iCs/>
          <w:sz w:val="20"/>
          <w:szCs w:val="20"/>
          <w:lang w:val="en-US"/>
        </w:rPr>
        <w:t>.</w:t>
      </w:r>
      <w:r w:rsidRPr="00912389" w:rsidR="00912389">
        <w:rPr>
          <w:sz w:val="20"/>
          <w:szCs w:val="20"/>
          <w:lang w:val="en-US"/>
        </w:rPr>
        <w:t xml:space="preserve"> Information objects referred in columns </w:t>
      </w:r>
      <w:r w:rsidRPr="00912389" w:rsidR="00912389">
        <w:rPr>
          <w:i/>
          <w:iCs/>
          <w:sz w:val="20"/>
          <w:szCs w:val="20"/>
          <w:lang w:val="en-US"/>
        </w:rPr>
        <w:t>Information exchanged (IDs)</w:t>
      </w:r>
      <w:r w:rsidRPr="00912389" w:rsidR="00912389">
        <w:rPr>
          <w:sz w:val="20"/>
          <w:szCs w:val="20"/>
          <w:lang w:val="en-US"/>
        </w:rPr>
        <w:t xml:space="preserve"> are defined in Table IV.</w:t>
      </w:r>
    </w:p>
    <w:p w:rsidR="003135C6" w:rsidRDefault="003135C6" w14:paraId="217706E1" w14:textId="77777777">
      <w:pPr>
        <w:rPr>
          <w:i/>
          <w:iCs/>
          <w:sz w:val="20"/>
          <w:szCs w:val="20"/>
          <w:lang w:val="en-US"/>
        </w:rPr>
      </w:pPr>
    </w:p>
    <w:p w:rsidR="003135C6" w:rsidP="111B2054" w:rsidRDefault="003135C6" w14:paraId="6E407D8C" w14:textId="77FA4BE2">
      <w:pPr>
        <w:spacing w:after="0"/>
        <w:rPr>
          <w:lang w:val="en-US"/>
        </w:rPr>
      </w:pPr>
    </w:p>
    <w:p w:rsidR="003135C6" w:rsidP="111B2054" w:rsidRDefault="111B2054" w14:paraId="1553B34B" w14:textId="5B38A417">
      <w:pPr>
        <w:spacing w:after="0"/>
        <w:rPr>
          <w:b/>
          <w:bCs/>
          <w:highlight w:val="yellow"/>
          <w:u w:val="single"/>
          <w:lang w:val="en-GB"/>
        </w:rPr>
      </w:pPr>
      <w:r w:rsidRPr="111B2054">
        <w:rPr>
          <w:b/>
          <w:bCs/>
          <w:highlight w:val="yellow"/>
          <w:u w:val="single"/>
          <w:lang w:val="en-GB"/>
        </w:rPr>
        <w:t>[TODO DEFINE NEEDED PROCEDURES STEP BY STEP TOGETHER WITH INFORMATION EXCHANGED]</w:t>
      </w:r>
    </w:p>
    <w:p w:rsidR="003135C6" w:rsidRDefault="00D613C4" w14:paraId="36FEB5B0" w14:textId="79B4C622">
      <w:pPr>
        <w:spacing w:after="0"/>
        <w:rPr>
          <w:lang w:val="en-US"/>
        </w:rPr>
      </w:pPr>
      <w:r w:rsidRPr="111B2054">
        <w:rPr>
          <w:lang w:val="en-US"/>
        </w:rPr>
        <w:br w:type="page"/>
      </w:r>
    </w:p>
    <w:tbl>
      <w:tblPr>
        <w:tblStyle w:val="Tabellenraster"/>
        <w:tblW w:w="9150" w:type="dxa"/>
        <w:tblLayout w:type="fixed"/>
        <w:tblLook w:val="04A0" w:firstRow="1" w:lastRow="0" w:firstColumn="1" w:lastColumn="0" w:noHBand="0" w:noVBand="1"/>
      </w:tblPr>
      <w:tblGrid>
        <w:gridCol w:w="676"/>
        <w:gridCol w:w="1680"/>
        <w:gridCol w:w="3165"/>
        <w:gridCol w:w="1154"/>
        <w:gridCol w:w="1195"/>
        <w:gridCol w:w="1280"/>
      </w:tblGrid>
      <w:tr w:rsidR="006E7CA3" w:rsidTr="559A74E2" w14:paraId="3084D292" w14:textId="77777777">
        <w:tc>
          <w:tcPr>
            <w:tcW w:w="9150" w:type="dxa"/>
            <w:gridSpan w:val="6"/>
            <w:shd w:val="clear" w:color="auto" w:fill="D0CECE" w:themeFill="background2" w:themeFillShade="E6"/>
          </w:tcPr>
          <w:p w:rsidR="006E7CA3" w:rsidP="00E032F9" w:rsidRDefault="006E7CA3" w14:paraId="01979EEF" w14:textId="2B721C7F">
            <w:pPr>
              <w:pageBreakBefore/>
              <w:widowControl w:val="0"/>
              <w:spacing w:after="0"/>
              <w:jc w:val="center"/>
              <w:rPr>
                <w:rFonts w:ascii="Calibri" w:hAnsi="Calibri" w:eastAsia="Calibri" w:cs="Calibri"/>
                <w:sz w:val="16"/>
                <w:szCs w:val="16"/>
                <w:lang w:val="en-GB"/>
              </w:rPr>
            </w:pPr>
            <w:r>
              <w:rPr>
                <w:rFonts w:ascii="Arial" w:hAnsi="Arial" w:eastAsia="Arial" w:cs="Arial"/>
                <w:b/>
                <w:bCs/>
                <w:i/>
                <w:iCs/>
                <w:color w:val="000000" w:themeColor="text1"/>
                <w:sz w:val="16"/>
                <w:szCs w:val="16"/>
                <w:lang w:val="en-GB"/>
              </w:rPr>
              <w:lastRenderedPageBreak/>
              <w:t>Table III.1</w:t>
            </w:r>
            <w:r w:rsidR="00EB6794">
              <w:rPr>
                <w:rFonts w:ascii="Arial" w:hAnsi="Arial" w:eastAsia="Arial" w:cs="Arial"/>
                <w:b/>
                <w:bCs/>
                <w:i/>
                <w:iCs/>
                <w:color w:val="000000" w:themeColor="text1"/>
                <w:sz w:val="16"/>
                <w:szCs w:val="16"/>
                <w:lang w:val="en-GB"/>
              </w:rPr>
              <w:t xml:space="preserve"> – Procedure 1</w:t>
            </w:r>
          </w:p>
        </w:tc>
      </w:tr>
      <w:tr w:rsidRPr="00E032F9" w:rsidR="006E7CA3" w:rsidTr="559A74E2" w14:paraId="20C92678" w14:textId="77777777">
        <w:tc>
          <w:tcPr>
            <w:tcW w:w="2356" w:type="dxa"/>
            <w:gridSpan w:val="2"/>
            <w:shd w:val="clear" w:color="auto" w:fill="D0CECE" w:themeFill="background2" w:themeFillShade="E6"/>
          </w:tcPr>
          <w:p w:rsidRPr="707D87C6" w:rsidR="006E7CA3" w:rsidDel="707D87C6" w:rsidP="707D87C6" w:rsidRDefault="006E7CA3" w14:paraId="7B0B8231" w14:textId="3DC45178">
            <w:pPr>
              <w:spacing w:after="0"/>
              <w:rPr>
                <w:rFonts w:ascii="Arial" w:hAnsi="Arial" w:eastAsia="Arial" w:cs="Arial"/>
                <w:b/>
                <w:bCs/>
                <w:i/>
                <w:iCs/>
                <w:color w:val="000000" w:themeColor="text1"/>
                <w:sz w:val="16"/>
                <w:szCs w:val="16"/>
                <w:lang w:val="en-GB"/>
              </w:rPr>
            </w:pPr>
            <w:r w:rsidRPr="707D87C6">
              <w:rPr>
                <w:rFonts w:ascii="Arial" w:hAnsi="Arial" w:eastAsia="Arial" w:cs="Arial"/>
                <w:b/>
                <w:bCs/>
                <w:i/>
                <w:iCs/>
                <w:color w:val="000000" w:themeColor="text1"/>
                <w:sz w:val="16"/>
                <w:szCs w:val="16"/>
                <w:lang w:val="en-GB"/>
              </w:rPr>
              <w:t>Procedure name</w:t>
            </w:r>
          </w:p>
        </w:tc>
        <w:tc>
          <w:tcPr>
            <w:tcW w:w="6794" w:type="dxa"/>
            <w:gridSpan w:val="4"/>
            <w:shd w:val="clear" w:color="auto" w:fill="auto"/>
          </w:tcPr>
          <w:p w:rsidR="006E7CA3" w:rsidP="4AF7D480" w:rsidRDefault="363E86B7" w14:paraId="7BC07158" w14:textId="062F9C1A">
            <w:pPr>
              <w:widowControl w:val="0"/>
              <w:spacing w:after="0"/>
              <w:rPr>
                <w:rFonts w:ascii="Calibri" w:hAnsi="Calibri" w:eastAsia="Calibri" w:cs="Calibri"/>
                <w:sz w:val="16"/>
                <w:szCs w:val="16"/>
                <w:lang w:val="en-US"/>
              </w:rPr>
            </w:pPr>
            <w:r w:rsidRPr="4AF7D480">
              <w:rPr>
                <w:rFonts w:eastAsia="Calibri" w:cs="Calibri"/>
                <w:sz w:val="16"/>
                <w:szCs w:val="16"/>
                <w:lang w:val="en-GB"/>
              </w:rPr>
              <w:t xml:space="preserve"> Access to </w:t>
            </w:r>
            <w:r w:rsidRPr="4AF7D480" w:rsidR="56B43F56">
              <w:rPr>
                <w:rFonts w:eastAsia="Calibri" w:cs="Calibri"/>
                <w:i/>
                <w:iCs/>
                <w:sz w:val="16"/>
                <w:szCs w:val="16"/>
                <w:lang w:val="en-GB"/>
              </w:rPr>
              <w:t xml:space="preserve">accounting </w:t>
            </w:r>
            <w:r w:rsidRPr="4AF7D480">
              <w:rPr>
                <w:rFonts w:eastAsia="Calibri" w:cs="Calibri"/>
                <w:i/>
                <w:iCs/>
                <w:sz w:val="16"/>
                <w:szCs w:val="16"/>
                <w:lang w:val="en-GB"/>
              </w:rPr>
              <w:t>point master data</w:t>
            </w:r>
            <w:r w:rsidRPr="4AF7D480">
              <w:rPr>
                <w:rFonts w:eastAsia="Calibri" w:cs="Calibri"/>
                <w:sz w:val="16"/>
                <w:szCs w:val="16"/>
                <w:lang w:val="en-GB"/>
              </w:rPr>
              <w:t xml:space="preserve"> by the final customer</w:t>
            </w:r>
          </w:p>
        </w:tc>
      </w:tr>
      <w:tr w:rsidR="003135C6" w:rsidTr="559A74E2" w14:paraId="21BF0303" w14:textId="77777777">
        <w:tc>
          <w:tcPr>
            <w:tcW w:w="676" w:type="dxa"/>
            <w:shd w:val="clear" w:color="auto" w:fill="D0CECE" w:themeFill="background2" w:themeFillShade="E6"/>
          </w:tcPr>
          <w:p w:rsidR="003135C6" w:rsidRDefault="00D613C4" w14:paraId="27EC9BBD"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Step No.</w:t>
            </w:r>
          </w:p>
        </w:tc>
        <w:tc>
          <w:tcPr>
            <w:tcW w:w="1680" w:type="dxa"/>
            <w:shd w:val="clear" w:color="auto" w:fill="D0CECE" w:themeFill="background2" w:themeFillShade="E6"/>
          </w:tcPr>
          <w:p w:rsidR="003135C6" w:rsidP="707D87C6" w:rsidRDefault="4422AD36" w14:paraId="68FE5209" w14:textId="676EE9BF">
            <w:pPr>
              <w:spacing w:after="0"/>
              <w:rPr>
                <w:rFonts w:ascii="Arial" w:hAnsi="Arial" w:eastAsia="Arial" w:cs="Arial"/>
                <w:b/>
                <w:bCs/>
                <w:i/>
                <w:iCs/>
                <w:color w:val="000000" w:themeColor="text1"/>
                <w:sz w:val="16"/>
                <w:szCs w:val="16"/>
                <w:lang w:val="en-GB"/>
              </w:rPr>
            </w:pPr>
            <w:r w:rsidRPr="707D87C6">
              <w:rPr>
                <w:rFonts w:ascii="Arial" w:hAnsi="Arial" w:eastAsia="Arial" w:cs="Arial"/>
                <w:b/>
                <w:bCs/>
                <w:i/>
                <w:iCs/>
                <w:color w:val="000000" w:themeColor="text1"/>
                <w:sz w:val="16"/>
                <w:szCs w:val="16"/>
                <w:lang w:val="en-GB"/>
              </w:rPr>
              <w:t>Step</w:t>
            </w:r>
          </w:p>
        </w:tc>
        <w:tc>
          <w:tcPr>
            <w:tcW w:w="3165" w:type="dxa"/>
            <w:shd w:val="clear" w:color="auto" w:fill="D0CECE" w:themeFill="background2" w:themeFillShade="E6"/>
          </w:tcPr>
          <w:p w:rsidR="003135C6" w:rsidP="707D87C6" w:rsidRDefault="138BDDE4" w14:paraId="7FA0D222" w14:textId="3629E759">
            <w:pPr>
              <w:spacing w:after="0"/>
              <w:rPr>
                <w:rFonts w:ascii="Arial" w:hAnsi="Arial" w:eastAsia="Arial" w:cs="Arial"/>
                <w:b/>
                <w:bCs/>
                <w:i/>
                <w:iCs/>
                <w:color w:val="000000" w:themeColor="text1"/>
                <w:sz w:val="16"/>
                <w:szCs w:val="16"/>
                <w:lang w:val="en-GB"/>
              </w:rPr>
            </w:pPr>
            <w:r w:rsidRPr="707D87C6">
              <w:rPr>
                <w:rFonts w:ascii="Arial" w:hAnsi="Arial" w:eastAsia="Arial" w:cs="Arial"/>
                <w:b/>
                <w:bCs/>
                <w:i/>
                <w:iCs/>
                <w:color w:val="000000" w:themeColor="text1"/>
                <w:sz w:val="16"/>
                <w:szCs w:val="16"/>
                <w:lang w:val="en-GB"/>
              </w:rPr>
              <w:t>Step description</w:t>
            </w:r>
          </w:p>
        </w:tc>
        <w:tc>
          <w:tcPr>
            <w:tcW w:w="1154" w:type="dxa"/>
            <w:shd w:val="clear" w:color="auto" w:fill="D0CECE" w:themeFill="background2" w:themeFillShade="E6"/>
          </w:tcPr>
          <w:p w:rsidR="003135C6" w:rsidRDefault="00D613C4" w14:paraId="49A75372"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producer (actor)</w:t>
            </w:r>
          </w:p>
        </w:tc>
        <w:tc>
          <w:tcPr>
            <w:tcW w:w="1195" w:type="dxa"/>
            <w:shd w:val="clear" w:color="auto" w:fill="D0CECE" w:themeFill="background2" w:themeFillShade="E6"/>
          </w:tcPr>
          <w:p w:rsidR="003135C6" w:rsidRDefault="00D613C4" w14:paraId="4C8BD05E"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receiver (actor)</w:t>
            </w:r>
          </w:p>
        </w:tc>
        <w:tc>
          <w:tcPr>
            <w:tcW w:w="1280" w:type="dxa"/>
            <w:shd w:val="clear" w:color="auto" w:fill="D0CECE" w:themeFill="background2" w:themeFillShade="E6"/>
          </w:tcPr>
          <w:p w:rsidR="003135C6" w:rsidRDefault="00D613C4" w14:paraId="1FCAE0FD"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exchanged (IDs)</w:t>
            </w:r>
          </w:p>
        </w:tc>
      </w:tr>
      <w:tr w:rsidR="003135C6" w:rsidTr="559A74E2" w14:paraId="163856A5" w14:textId="77777777">
        <w:tc>
          <w:tcPr>
            <w:tcW w:w="676" w:type="dxa"/>
          </w:tcPr>
          <w:p w:rsidR="003135C6" w:rsidRDefault="00D613C4" w14:paraId="55D8B3B0" w14:textId="77777777">
            <w:pPr>
              <w:widowControl w:val="0"/>
              <w:spacing w:after="0"/>
              <w:rPr>
                <w:rFonts w:ascii="Calibri" w:hAnsi="Calibri" w:eastAsia="Calibri" w:cs="Calibri"/>
                <w:sz w:val="16"/>
                <w:szCs w:val="16"/>
              </w:rPr>
            </w:pPr>
            <w:r>
              <w:rPr>
                <w:rFonts w:eastAsia="Calibri" w:cs="Calibri"/>
                <w:sz w:val="16"/>
                <w:szCs w:val="16"/>
                <w:lang w:val="en-US"/>
              </w:rPr>
              <w:t>1.1</w:t>
            </w:r>
          </w:p>
        </w:tc>
        <w:tc>
          <w:tcPr>
            <w:tcW w:w="1680" w:type="dxa"/>
          </w:tcPr>
          <w:p w:rsidR="003135C6" w:rsidRDefault="00D613C4" w14:paraId="6EC9C669" w14:textId="77777777">
            <w:pPr>
              <w:widowControl w:val="0"/>
              <w:spacing w:after="0"/>
              <w:rPr>
                <w:rFonts w:ascii="Calibri" w:hAnsi="Calibri" w:eastAsia="Calibri" w:cs="Calibri"/>
                <w:sz w:val="16"/>
                <w:szCs w:val="16"/>
              </w:rPr>
            </w:pPr>
            <w:r>
              <w:rPr>
                <w:rFonts w:eastAsia="Calibri" w:cs="Calibri"/>
                <w:sz w:val="16"/>
                <w:szCs w:val="16"/>
                <w:lang w:val="en-US"/>
              </w:rPr>
              <w:t>Identify data access provider</w:t>
            </w:r>
          </w:p>
        </w:tc>
        <w:tc>
          <w:tcPr>
            <w:tcW w:w="3165" w:type="dxa"/>
          </w:tcPr>
          <w:p w:rsidR="003135C6" w:rsidRDefault="5EA69D89" w14:paraId="37137DC2" w14:textId="064CB054">
            <w:pPr>
              <w:widowControl w:val="0"/>
              <w:spacing w:after="0"/>
              <w:rPr>
                <w:rFonts w:ascii="Calibri" w:hAnsi="Calibri" w:eastAsia="Calibri" w:cs="Calibri"/>
                <w:sz w:val="16"/>
                <w:szCs w:val="16"/>
                <w:lang w:val="en-US"/>
              </w:rPr>
            </w:pPr>
            <w:r w:rsidRPr="4AF7D480">
              <w:rPr>
                <w:rFonts w:eastAsia="Calibri" w:cs="Calibri"/>
                <w:sz w:val="16"/>
                <w:szCs w:val="16"/>
                <w:lang w:val="en-US"/>
              </w:rPr>
              <w:t xml:space="preserve">Final customers identify the data access provider that is responsible for their </w:t>
            </w:r>
            <w:r w:rsidRPr="4AF7D480" w:rsidR="304383AE">
              <w:rPr>
                <w:rFonts w:eastAsia="Calibri" w:cs="Calibri"/>
                <w:sz w:val="16"/>
                <w:szCs w:val="16"/>
                <w:lang w:val="en-US"/>
              </w:rPr>
              <w:t xml:space="preserve">accounting </w:t>
            </w:r>
            <w:r w:rsidRPr="4AF7D480">
              <w:rPr>
                <w:rFonts w:eastAsia="Calibri" w:cs="Calibri"/>
                <w:sz w:val="16"/>
                <w:szCs w:val="16"/>
                <w:lang w:val="en-US"/>
              </w:rPr>
              <w:t>points under consideration.</w:t>
            </w:r>
          </w:p>
        </w:tc>
        <w:tc>
          <w:tcPr>
            <w:tcW w:w="1154" w:type="dxa"/>
          </w:tcPr>
          <w:p w:rsidR="003135C6" w:rsidRDefault="00D613C4" w14:paraId="073CCAB0" w14:textId="77777777">
            <w:pPr>
              <w:widowControl w:val="0"/>
              <w:spacing w:after="0"/>
              <w:rPr>
                <w:rFonts w:ascii="Calibri" w:hAnsi="Calibri" w:eastAsia="Calibri" w:cs="Calibri"/>
                <w:sz w:val="16"/>
                <w:szCs w:val="16"/>
                <w:lang w:val="en-US"/>
              </w:rPr>
            </w:pPr>
            <w:r>
              <w:rPr>
                <w:rFonts w:eastAsia="Calibri" w:cs="Calibri"/>
                <w:sz w:val="16"/>
                <w:szCs w:val="16"/>
                <w:lang w:val="en-US"/>
              </w:rPr>
              <w:t>Competent authority</w:t>
            </w:r>
          </w:p>
        </w:tc>
        <w:tc>
          <w:tcPr>
            <w:tcW w:w="1195" w:type="dxa"/>
          </w:tcPr>
          <w:p w:rsidR="003135C6" w:rsidRDefault="00D613C4" w14:paraId="00F16E79" w14:textId="77777777">
            <w:pPr>
              <w:widowControl w:val="0"/>
              <w:spacing w:after="0"/>
              <w:rPr>
                <w:rFonts w:ascii="Calibri" w:hAnsi="Calibri" w:eastAsia="Calibri" w:cs="Calibri"/>
                <w:sz w:val="16"/>
                <w:szCs w:val="16"/>
              </w:rPr>
            </w:pPr>
            <w:r>
              <w:rPr>
                <w:rFonts w:eastAsia="Calibri" w:cs="Calibri"/>
                <w:sz w:val="16"/>
                <w:szCs w:val="16"/>
                <w:lang w:val="en-US"/>
              </w:rPr>
              <w:t>Final customer</w:t>
            </w:r>
          </w:p>
        </w:tc>
        <w:tc>
          <w:tcPr>
            <w:tcW w:w="1280" w:type="dxa"/>
          </w:tcPr>
          <w:p w:rsidR="003135C6" w:rsidRDefault="00D613C4" w14:paraId="75C3579E" w14:textId="77777777">
            <w:pPr>
              <w:widowControl w:val="0"/>
              <w:spacing w:after="0"/>
              <w:rPr>
                <w:rFonts w:ascii="Calibri" w:hAnsi="Calibri" w:eastAsia="Calibri" w:cs="Calibri"/>
                <w:sz w:val="16"/>
                <w:szCs w:val="16"/>
                <w:lang w:val="en-US"/>
              </w:rPr>
            </w:pPr>
            <w:r>
              <w:rPr>
                <w:rFonts w:eastAsia="Calibri" w:cs="Calibri"/>
                <w:sz w:val="16"/>
                <w:szCs w:val="16"/>
                <w:lang w:val="en-US"/>
              </w:rPr>
              <w:t>[not relevant]</w:t>
            </w:r>
          </w:p>
        </w:tc>
      </w:tr>
      <w:tr w:rsidR="003135C6" w:rsidTr="559A74E2" w14:paraId="0D40BDA2" w14:textId="77777777">
        <w:tc>
          <w:tcPr>
            <w:tcW w:w="676" w:type="dxa"/>
          </w:tcPr>
          <w:p w:rsidR="003135C6" w:rsidRDefault="00D613C4" w14:paraId="39D7D509" w14:textId="77777777">
            <w:pPr>
              <w:widowControl w:val="0"/>
              <w:spacing w:after="0"/>
              <w:rPr>
                <w:rFonts w:ascii="Calibri" w:hAnsi="Calibri" w:eastAsia="Calibri" w:cs="Calibri"/>
                <w:sz w:val="16"/>
                <w:szCs w:val="16"/>
              </w:rPr>
            </w:pPr>
            <w:r>
              <w:rPr>
                <w:rFonts w:eastAsia="Calibri" w:cs="Calibri"/>
                <w:sz w:val="16"/>
                <w:szCs w:val="16"/>
                <w:lang w:val="en-US"/>
              </w:rPr>
              <w:t>1.2</w:t>
            </w:r>
          </w:p>
        </w:tc>
        <w:tc>
          <w:tcPr>
            <w:tcW w:w="1680" w:type="dxa"/>
          </w:tcPr>
          <w:p w:rsidR="003135C6" w:rsidRDefault="00D613C4" w14:paraId="7F2357C0" w14:textId="77777777">
            <w:pPr>
              <w:widowControl w:val="0"/>
              <w:spacing w:after="0"/>
              <w:rPr>
                <w:rFonts w:ascii="Calibri" w:hAnsi="Calibri" w:eastAsia="Calibri" w:cs="Calibri"/>
                <w:sz w:val="16"/>
                <w:szCs w:val="16"/>
              </w:rPr>
            </w:pPr>
            <w:r>
              <w:rPr>
                <w:rFonts w:eastAsia="Calibri" w:cs="Calibri"/>
                <w:sz w:val="16"/>
                <w:szCs w:val="16"/>
                <w:lang w:val="en-US"/>
              </w:rPr>
              <w:t>Authenticate final customer</w:t>
            </w:r>
          </w:p>
        </w:tc>
        <w:tc>
          <w:tcPr>
            <w:tcW w:w="3165" w:type="dxa"/>
          </w:tcPr>
          <w:p w:rsidR="003135C6" w:rsidRDefault="00D613C4" w14:paraId="5EA4EA78" w14:textId="52307AD2">
            <w:pPr>
              <w:widowControl w:val="0"/>
              <w:spacing w:after="0"/>
              <w:rPr>
                <w:rFonts w:ascii="Calibri" w:hAnsi="Calibri" w:eastAsia="Calibri" w:cs="Calibri"/>
                <w:sz w:val="16"/>
                <w:szCs w:val="16"/>
                <w:lang w:val="en-US"/>
              </w:rPr>
            </w:pPr>
            <w:r>
              <w:rPr>
                <w:rFonts w:eastAsia="Calibri" w:cs="Calibri"/>
                <w:sz w:val="16"/>
                <w:szCs w:val="16"/>
                <w:lang w:val="en-US"/>
              </w:rPr>
              <w:t>Final customers identify themselves to the data access provider.</w:t>
            </w:r>
          </w:p>
        </w:tc>
        <w:tc>
          <w:tcPr>
            <w:tcW w:w="1154" w:type="dxa"/>
          </w:tcPr>
          <w:p w:rsidR="003135C6" w:rsidRDefault="00D613C4" w14:paraId="1405422C" w14:textId="77777777">
            <w:pPr>
              <w:widowControl w:val="0"/>
              <w:spacing w:after="0"/>
              <w:rPr>
                <w:rFonts w:ascii="Calibri" w:hAnsi="Calibri" w:eastAsia="Calibri" w:cs="Calibri"/>
                <w:sz w:val="16"/>
                <w:szCs w:val="16"/>
              </w:rPr>
            </w:pPr>
            <w:r>
              <w:rPr>
                <w:rFonts w:eastAsia="Calibri" w:cs="Calibri"/>
                <w:sz w:val="16"/>
                <w:szCs w:val="16"/>
                <w:lang w:val="en-US"/>
              </w:rPr>
              <w:t>Final customer</w:t>
            </w:r>
          </w:p>
        </w:tc>
        <w:tc>
          <w:tcPr>
            <w:tcW w:w="1195" w:type="dxa"/>
          </w:tcPr>
          <w:p w:rsidR="003135C6" w:rsidRDefault="2936104D" w14:paraId="7B1C9F18" w14:textId="2961FC69">
            <w:pPr>
              <w:widowControl w:val="0"/>
              <w:spacing w:after="0"/>
              <w:rPr>
                <w:rFonts w:ascii="Calibri" w:hAnsi="Calibri" w:eastAsia="Calibri" w:cs="Calibri"/>
                <w:sz w:val="16"/>
                <w:szCs w:val="16"/>
                <w:lang w:val="en-US"/>
              </w:rPr>
            </w:pPr>
            <w:r w:rsidRPr="7372113D">
              <w:rPr>
                <w:rFonts w:eastAsia="Calibri" w:cs="Calibri"/>
                <w:sz w:val="16"/>
                <w:szCs w:val="16"/>
                <w:lang w:val="en-US"/>
              </w:rPr>
              <w:t>Data access provider</w:t>
            </w:r>
          </w:p>
        </w:tc>
        <w:tc>
          <w:tcPr>
            <w:tcW w:w="1280" w:type="dxa"/>
          </w:tcPr>
          <w:p w:rsidR="003135C6" w:rsidRDefault="00D613C4" w14:paraId="694083D1" w14:textId="77777777">
            <w:pPr>
              <w:widowControl w:val="0"/>
              <w:spacing w:after="0"/>
              <w:rPr>
                <w:rFonts w:ascii="Calibri" w:hAnsi="Calibri" w:eastAsia="Calibri" w:cs="Calibri"/>
                <w:sz w:val="16"/>
                <w:szCs w:val="16"/>
                <w:lang w:val="en-US"/>
              </w:rPr>
            </w:pPr>
            <w:r>
              <w:rPr>
                <w:rFonts w:eastAsia="Calibri" w:cs="Calibri"/>
                <w:sz w:val="16"/>
                <w:szCs w:val="16"/>
                <w:lang w:val="en-US"/>
              </w:rPr>
              <w:t>[not relevant]</w:t>
            </w:r>
          </w:p>
        </w:tc>
      </w:tr>
      <w:tr w:rsidR="003135C6" w:rsidTr="559A74E2" w14:paraId="7F2F33E8" w14:textId="77777777">
        <w:tc>
          <w:tcPr>
            <w:tcW w:w="676" w:type="dxa"/>
          </w:tcPr>
          <w:p w:rsidR="003135C6" w:rsidRDefault="00D613C4" w14:paraId="52860A0C" w14:textId="77777777">
            <w:pPr>
              <w:widowControl w:val="0"/>
              <w:spacing w:after="0"/>
              <w:rPr>
                <w:rFonts w:ascii="Calibri" w:hAnsi="Calibri" w:eastAsia="Calibri" w:cs="Calibri"/>
                <w:sz w:val="16"/>
                <w:szCs w:val="16"/>
                <w:lang w:val="en-US"/>
              </w:rPr>
            </w:pPr>
            <w:r>
              <w:rPr>
                <w:rFonts w:eastAsia="Calibri" w:cs="Calibri"/>
                <w:sz w:val="16"/>
                <w:szCs w:val="16"/>
                <w:lang w:val="en-US"/>
              </w:rPr>
              <w:t>1.3</w:t>
            </w:r>
          </w:p>
        </w:tc>
        <w:tc>
          <w:tcPr>
            <w:tcW w:w="1680" w:type="dxa"/>
          </w:tcPr>
          <w:p w:rsidR="003135C6" w:rsidRDefault="00D613C4" w14:paraId="0EF0EBD9" w14:textId="77777777">
            <w:pPr>
              <w:widowControl w:val="0"/>
              <w:spacing w:after="0"/>
            </w:pPr>
            <w:r>
              <w:rPr>
                <w:rFonts w:eastAsia="Calibri" w:cs="Calibri"/>
                <w:sz w:val="16"/>
                <w:szCs w:val="16"/>
                <w:lang w:val="en-US"/>
              </w:rPr>
              <w:t>Check credentials</w:t>
            </w:r>
          </w:p>
        </w:tc>
        <w:tc>
          <w:tcPr>
            <w:tcW w:w="3165" w:type="dxa"/>
          </w:tcPr>
          <w:p w:rsidR="003135C6" w:rsidRDefault="00D613C4" w14:paraId="69EBD120" w14:textId="77777777">
            <w:pPr>
              <w:widowControl w:val="0"/>
              <w:spacing w:after="0"/>
              <w:rPr>
                <w:rFonts w:ascii="Calibri" w:hAnsi="Calibri" w:eastAsia="Calibri" w:cs="Calibri"/>
                <w:sz w:val="16"/>
                <w:szCs w:val="16"/>
                <w:lang w:val="en-US"/>
              </w:rPr>
            </w:pPr>
            <w:r>
              <w:rPr>
                <w:rFonts w:eastAsia="Calibri" w:cs="Calibri"/>
                <w:sz w:val="16"/>
                <w:szCs w:val="16"/>
                <w:lang w:val="en-US"/>
              </w:rPr>
              <w:t>Data access provider transfers authentication information to identity service provider.</w:t>
            </w:r>
          </w:p>
        </w:tc>
        <w:tc>
          <w:tcPr>
            <w:tcW w:w="1154" w:type="dxa"/>
          </w:tcPr>
          <w:p w:rsidR="003135C6" w:rsidRDefault="2936104D" w14:paraId="00C7693A" w14:textId="1BD08903">
            <w:pPr>
              <w:widowControl w:val="0"/>
              <w:spacing w:after="0"/>
              <w:rPr>
                <w:rFonts w:ascii="Calibri" w:hAnsi="Calibri" w:eastAsia="Calibri" w:cs="Calibri"/>
                <w:sz w:val="16"/>
                <w:szCs w:val="16"/>
                <w:lang w:val="en-US"/>
              </w:rPr>
            </w:pPr>
            <w:r w:rsidRPr="7372113D">
              <w:rPr>
                <w:rFonts w:eastAsia="Calibri" w:cs="Calibri"/>
                <w:sz w:val="16"/>
                <w:szCs w:val="16"/>
                <w:lang w:val="en-US"/>
              </w:rPr>
              <w:t>Data access provider</w:t>
            </w:r>
          </w:p>
        </w:tc>
        <w:tc>
          <w:tcPr>
            <w:tcW w:w="1195" w:type="dxa"/>
          </w:tcPr>
          <w:p w:rsidR="003135C6" w:rsidRDefault="00D613C4" w14:paraId="40E3728D" w14:textId="77777777">
            <w:pPr>
              <w:widowControl w:val="0"/>
              <w:spacing w:after="0"/>
              <w:rPr>
                <w:rFonts w:ascii="Calibri" w:hAnsi="Calibri" w:eastAsia="Calibri" w:cs="Calibri"/>
                <w:sz w:val="16"/>
                <w:szCs w:val="16"/>
                <w:lang w:val="en-US"/>
              </w:rPr>
            </w:pPr>
            <w:r>
              <w:rPr>
                <w:rFonts w:eastAsia="Calibri" w:cs="Calibri"/>
                <w:sz w:val="16"/>
                <w:szCs w:val="16"/>
                <w:lang w:val="en-US"/>
              </w:rPr>
              <w:t>Identity service provider</w:t>
            </w:r>
          </w:p>
        </w:tc>
        <w:tc>
          <w:tcPr>
            <w:tcW w:w="1280" w:type="dxa"/>
          </w:tcPr>
          <w:p w:rsidR="003135C6" w:rsidRDefault="00D613C4" w14:paraId="3EB7D422" w14:textId="77777777">
            <w:pPr>
              <w:widowControl w:val="0"/>
              <w:spacing w:after="0"/>
              <w:rPr>
                <w:rFonts w:ascii="Calibri" w:hAnsi="Calibri" w:eastAsia="Calibri" w:cs="Calibri"/>
                <w:sz w:val="16"/>
                <w:szCs w:val="16"/>
                <w:lang w:val="en-US"/>
              </w:rPr>
            </w:pPr>
            <w:r>
              <w:rPr>
                <w:rFonts w:eastAsia="Calibri" w:cs="Calibri"/>
                <w:sz w:val="16"/>
                <w:szCs w:val="16"/>
                <w:lang w:val="en-US"/>
              </w:rPr>
              <w:t>[not relevant]</w:t>
            </w:r>
          </w:p>
          <w:p w:rsidR="003135C6" w:rsidRDefault="003135C6" w14:paraId="30D7AA69" w14:textId="77777777">
            <w:pPr>
              <w:widowControl w:val="0"/>
              <w:spacing w:after="0"/>
              <w:rPr>
                <w:rFonts w:ascii="Calibri" w:hAnsi="Calibri" w:eastAsia="Calibri" w:cs="Calibri"/>
                <w:sz w:val="16"/>
                <w:szCs w:val="16"/>
                <w:highlight w:val="yellow"/>
                <w:lang w:val="en-US"/>
              </w:rPr>
            </w:pPr>
          </w:p>
        </w:tc>
      </w:tr>
      <w:tr w:rsidR="003135C6" w:rsidTr="559A74E2" w14:paraId="56DF2F60" w14:textId="77777777">
        <w:tc>
          <w:tcPr>
            <w:tcW w:w="676" w:type="dxa"/>
          </w:tcPr>
          <w:p w:rsidR="003135C6" w:rsidRDefault="00D613C4" w14:paraId="63508DCD" w14:textId="77777777">
            <w:pPr>
              <w:widowControl w:val="0"/>
              <w:spacing w:after="0"/>
              <w:rPr>
                <w:rFonts w:ascii="Calibri" w:hAnsi="Calibri" w:eastAsia="Calibri" w:cs="Calibri"/>
                <w:sz w:val="16"/>
                <w:szCs w:val="16"/>
                <w:lang w:val="en-US"/>
              </w:rPr>
            </w:pPr>
            <w:r>
              <w:rPr>
                <w:rFonts w:eastAsia="Calibri" w:cs="Calibri"/>
                <w:sz w:val="16"/>
                <w:szCs w:val="16"/>
                <w:lang w:val="en-US"/>
              </w:rPr>
              <w:t>1.4</w:t>
            </w:r>
          </w:p>
        </w:tc>
        <w:tc>
          <w:tcPr>
            <w:tcW w:w="1680" w:type="dxa"/>
          </w:tcPr>
          <w:p w:rsidR="003135C6" w:rsidRDefault="00D613C4" w14:paraId="3A0048FF" w14:textId="77777777">
            <w:pPr>
              <w:widowControl w:val="0"/>
              <w:spacing w:after="0"/>
              <w:rPr>
                <w:rFonts w:ascii="Calibri" w:hAnsi="Calibri" w:eastAsia="Calibri" w:cs="Calibri"/>
                <w:sz w:val="16"/>
                <w:szCs w:val="16"/>
                <w:lang w:val="en-US"/>
              </w:rPr>
            </w:pPr>
            <w:r>
              <w:rPr>
                <w:rFonts w:eastAsia="Calibri" w:cs="Calibri"/>
                <w:sz w:val="16"/>
                <w:szCs w:val="16"/>
                <w:lang w:val="en-US"/>
              </w:rPr>
              <w:t>Inform final customer of credential check results</w:t>
            </w:r>
          </w:p>
        </w:tc>
        <w:tc>
          <w:tcPr>
            <w:tcW w:w="3165" w:type="dxa"/>
          </w:tcPr>
          <w:p w:rsidR="003135C6" w:rsidRDefault="00D613C4" w14:paraId="3BF0B5FA" w14:textId="77777777">
            <w:pPr>
              <w:widowControl w:val="0"/>
              <w:spacing w:after="0"/>
              <w:rPr>
                <w:rFonts w:ascii="Calibri" w:hAnsi="Calibri" w:eastAsia="Calibri" w:cs="Calibri"/>
                <w:sz w:val="16"/>
                <w:szCs w:val="16"/>
                <w:lang w:val="en-US"/>
              </w:rPr>
            </w:pPr>
            <w:r>
              <w:rPr>
                <w:rFonts w:eastAsia="Calibri" w:cs="Calibri"/>
                <w:sz w:val="16"/>
                <w:szCs w:val="16"/>
                <w:lang w:val="en-US"/>
              </w:rPr>
              <w:t>Data access provider communicates validation result and provide a meaningful indication in case of an invalid request.</w:t>
            </w:r>
          </w:p>
        </w:tc>
        <w:tc>
          <w:tcPr>
            <w:tcW w:w="1154" w:type="dxa"/>
          </w:tcPr>
          <w:p w:rsidR="003135C6" w:rsidRDefault="2936104D" w14:paraId="5BA9022E" w14:textId="78318061">
            <w:pPr>
              <w:widowControl w:val="0"/>
              <w:spacing w:after="0"/>
              <w:rPr>
                <w:rFonts w:ascii="Calibri" w:hAnsi="Calibri" w:eastAsia="Calibri" w:cs="Calibri"/>
                <w:sz w:val="16"/>
                <w:szCs w:val="16"/>
                <w:lang w:val="en-US"/>
              </w:rPr>
            </w:pPr>
            <w:r w:rsidRPr="7372113D">
              <w:rPr>
                <w:rFonts w:eastAsia="Calibri" w:cs="Calibri"/>
                <w:sz w:val="16"/>
                <w:szCs w:val="16"/>
                <w:lang w:val="en-US"/>
              </w:rPr>
              <w:t>Data access provider</w:t>
            </w:r>
          </w:p>
        </w:tc>
        <w:tc>
          <w:tcPr>
            <w:tcW w:w="1195" w:type="dxa"/>
          </w:tcPr>
          <w:p w:rsidR="003135C6" w:rsidRDefault="00D613C4" w14:paraId="64DE2218" w14:textId="77777777">
            <w:pPr>
              <w:widowControl w:val="0"/>
              <w:spacing w:after="0"/>
              <w:rPr>
                <w:rFonts w:ascii="Calibri" w:hAnsi="Calibri" w:eastAsia="Calibri" w:cs="Calibri"/>
                <w:sz w:val="16"/>
                <w:szCs w:val="16"/>
                <w:lang w:val="en-US"/>
              </w:rPr>
            </w:pPr>
            <w:r>
              <w:rPr>
                <w:rFonts w:eastAsia="Calibri" w:cs="Calibri"/>
                <w:sz w:val="16"/>
                <w:szCs w:val="16"/>
                <w:lang w:val="en-US"/>
              </w:rPr>
              <w:t>Final customer</w:t>
            </w:r>
          </w:p>
        </w:tc>
        <w:tc>
          <w:tcPr>
            <w:tcW w:w="1280" w:type="dxa"/>
          </w:tcPr>
          <w:p w:rsidR="003135C6" w:rsidRDefault="00D613C4" w14:paraId="121A5514" w14:textId="77777777">
            <w:pPr>
              <w:widowControl w:val="0"/>
              <w:spacing w:after="0"/>
              <w:rPr>
                <w:rFonts w:ascii="Calibri" w:hAnsi="Calibri" w:eastAsia="Calibri" w:cs="Calibri"/>
                <w:sz w:val="16"/>
                <w:szCs w:val="16"/>
                <w:lang w:val="en-US"/>
              </w:rPr>
            </w:pPr>
            <w:r>
              <w:rPr>
                <w:rFonts w:eastAsia="Calibri" w:cs="Calibri"/>
                <w:sz w:val="16"/>
                <w:szCs w:val="16"/>
                <w:lang w:val="en-US"/>
              </w:rPr>
              <w:t>[not relevant]</w:t>
            </w:r>
          </w:p>
          <w:p w:rsidR="003135C6" w:rsidRDefault="003135C6" w14:paraId="7196D064" w14:textId="77777777">
            <w:pPr>
              <w:widowControl w:val="0"/>
              <w:spacing w:after="0"/>
              <w:rPr>
                <w:rFonts w:ascii="Calibri" w:hAnsi="Calibri" w:eastAsia="Calibri" w:cs="Calibri"/>
                <w:sz w:val="16"/>
                <w:szCs w:val="16"/>
                <w:highlight w:val="yellow"/>
                <w:lang w:val="en-US"/>
              </w:rPr>
            </w:pPr>
          </w:p>
        </w:tc>
      </w:tr>
      <w:tr w:rsidR="003135C6" w:rsidTr="559A74E2" w14:paraId="3086E27A" w14:textId="77777777">
        <w:tc>
          <w:tcPr>
            <w:tcW w:w="676" w:type="dxa"/>
          </w:tcPr>
          <w:p w:rsidR="003135C6" w:rsidRDefault="00D613C4" w14:paraId="6C964F70" w14:textId="77777777">
            <w:pPr>
              <w:widowControl w:val="0"/>
              <w:spacing w:after="0"/>
              <w:rPr>
                <w:rFonts w:ascii="Calibri" w:hAnsi="Calibri" w:eastAsia="Calibri" w:cs="Calibri"/>
                <w:sz w:val="16"/>
                <w:szCs w:val="16"/>
                <w:lang w:val="en-US"/>
              </w:rPr>
            </w:pPr>
            <w:r>
              <w:rPr>
                <w:rFonts w:eastAsia="Calibri" w:cs="Calibri"/>
                <w:sz w:val="16"/>
                <w:szCs w:val="16"/>
                <w:lang w:val="en-US"/>
              </w:rPr>
              <w:t>1.5</w:t>
            </w:r>
          </w:p>
        </w:tc>
        <w:tc>
          <w:tcPr>
            <w:tcW w:w="1680" w:type="dxa"/>
          </w:tcPr>
          <w:p w:rsidR="003135C6" w:rsidRDefault="5EA69D89" w14:paraId="0EF0DE75" w14:textId="16AE12D5">
            <w:pPr>
              <w:widowControl w:val="0"/>
              <w:spacing w:after="0"/>
              <w:rPr>
                <w:rFonts w:ascii="Calibri" w:hAnsi="Calibri" w:eastAsia="Calibri" w:cs="Calibri"/>
                <w:sz w:val="16"/>
                <w:szCs w:val="16"/>
                <w:lang w:val="en-US"/>
              </w:rPr>
            </w:pPr>
            <w:r w:rsidRPr="4AF7D480">
              <w:rPr>
                <w:rFonts w:eastAsia="Calibri" w:cs="Calibri"/>
                <w:sz w:val="16"/>
                <w:szCs w:val="16"/>
                <w:lang w:val="en-US"/>
              </w:rPr>
              <w:t xml:space="preserve">Link final customer and </w:t>
            </w:r>
            <w:r w:rsidRPr="4AF7D480" w:rsidR="5D1ADE70">
              <w:rPr>
                <w:rFonts w:eastAsia="Calibri" w:cs="Calibri"/>
                <w:sz w:val="16"/>
                <w:szCs w:val="16"/>
                <w:lang w:val="en-US"/>
              </w:rPr>
              <w:t xml:space="preserve">accounting </w:t>
            </w:r>
            <w:r w:rsidRPr="4AF7D480">
              <w:rPr>
                <w:rFonts w:eastAsia="Calibri" w:cs="Calibri"/>
                <w:sz w:val="16"/>
                <w:szCs w:val="16"/>
                <w:lang w:val="en-US"/>
              </w:rPr>
              <w:t>point</w:t>
            </w:r>
          </w:p>
        </w:tc>
        <w:tc>
          <w:tcPr>
            <w:tcW w:w="3165" w:type="dxa"/>
          </w:tcPr>
          <w:p w:rsidR="003135C6" w:rsidRDefault="5EA69D89" w14:paraId="06AA49EC" w14:textId="3D40CEB9">
            <w:pPr>
              <w:widowControl w:val="0"/>
              <w:spacing w:after="0"/>
              <w:rPr>
                <w:rFonts w:ascii="Calibri" w:hAnsi="Calibri" w:eastAsia="Calibri" w:cs="Calibri"/>
                <w:sz w:val="16"/>
                <w:szCs w:val="16"/>
                <w:lang w:val="en-US"/>
              </w:rPr>
            </w:pPr>
            <w:r w:rsidRPr="4AF7D480">
              <w:rPr>
                <w:rFonts w:eastAsia="Calibri" w:cs="Calibri"/>
                <w:sz w:val="16"/>
                <w:szCs w:val="16"/>
                <w:lang w:val="en-US"/>
              </w:rPr>
              <w:t xml:space="preserve">Final customer finds out </w:t>
            </w:r>
            <w:r w:rsidRPr="4AF7D480" w:rsidR="51ACC3D2">
              <w:rPr>
                <w:rFonts w:eastAsia="Calibri" w:cs="Calibri"/>
                <w:sz w:val="16"/>
                <w:szCs w:val="16"/>
                <w:lang w:val="en-US"/>
              </w:rPr>
              <w:t xml:space="preserve">accounting </w:t>
            </w:r>
            <w:r w:rsidRPr="4AF7D480">
              <w:rPr>
                <w:rFonts w:eastAsia="Calibri" w:cs="Calibri"/>
                <w:sz w:val="16"/>
                <w:szCs w:val="16"/>
                <w:lang w:val="en-US"/>
              </w:rPr>
              <w:t>point id to request data for.</w:t>
            </w:r>
          </w:p>
        </w:tc>
        <w:tc>
          <w:tcPr>
            <w:tcW w:w="1154" w:type="dxa"/>
          </w:tcPr>
          <w:p w:rsidR="003135C6" w:rsidRDefault="2936104D" w14:paraId="33C194C2" w14:textId="1E94CF59">
            <w:pPr>
              <w:widowControl w:val="0"/>
              <w:spacing w:after="0"/>
              <w:rPr>
                <w:rFonts w:ascii="Calibri" w:hAnsi="Calibri" w:eastAsia="Calibri" w:cs="Calibri"/>
                <w:sz w:val="16"/>
                <w:szCs w:val="16"/>
                <w:lang w:val="en-US"/>
              </w:rPr>
            </w:pPr>
            <w:r w:rsidRPr="7372113D">
              <w:rPr>
                <w:rFonts w:eastAsia="Calibri" w:cs="Calibri"/>
                <w:sz w:val="16"/>
                <w:szCs w:val="16"/>
                <w:lang w:val="en-US"/>
              </w:rPr>
              <w:t>Data access provider</w:t>
            </w:r>
          </w:p>
        </w:tc>
        <w:tc>
          <w:tcPr>
            <w:tcW w:w="1195" w:type="dxa"/>
          </w:tcPr>
          <w:p w:rsidR="003135C6" w:rsidRDefault="00D613C4" w14:paraId="544FE3CF" w14:textId="77777777">
            <w:pPr>
              <w:widowControl w:val="0"/>
              <w:spacing w:after="0"/>
              <w:rPr>
                <w:rFonts w:ascii="Calibri" w:hAnsi="Calibri" w:eastAsia="Calibri" w:cs="Calibri"/>
                <w:sz w:val="16"/>
                <w:szCs w:val="16"/>
              </w:rPr>
            </w:pPr>
            <w:r>
              <w:rPr>
                <w:rFonts w:eastAsia="Calibri" w:cs="Calibri"/>
                <w:sz w:val="16"/>
                <w:szCs w:val="16"/>
                <w:lang w:val="en-US"/>
              </w:rPr>
              <w:t>Final customer</w:t>
            </w:r>
          </w:p>
        </w:tc>
        <w:tc>
          <w:tcPr>
            <w:tcW w:w="1280" w:type="dxa"/>
          </w:tcPr>
          <w:p w:rsidR="003135C6" w:rsidRDefault="5EA69D89" w14:paraId="6D64CD37" w14:textId="03401438">
            <w:pPr>
              <w:widowControl w:val="0"/>
              <w:spacing w:after="0"/>
              <w:rPr>
                <w:rFonts w:ascii="Calibri" w:hAnsi="Calibri" w:eastAsia="Calibri" w:cs="Calibri"/>
                <w:sz w:val="16"/>
                <w:szCs w:val="16"/>
              </w:rPr>
            </w:pPr>
            <w:r w:rsidRPr="4AF7D480">
              <w:rPr>
                <w:rFonts w:eastAsia="Calibri" w:cs="Calibri"/>
                <w:sz w:val="16"/>
                <w:szCs w:val="16"/>
                <w:lang w:val="en-US"/>
              </w:rPr>
              <w:t xml:space="preserve">A – </w:t>
            </w:r>
            <w:r w:rsidRPr="4AF7D480" w:rsidR="525952DC">
              <w:rPr>
                <w:rFonts w:eastAsia="Calibri" w:cs="Calibri"/>
                <w:sz w:val="16"/>
                <w:szCs w:val="16"/>
                <w:lang w:val="en-US"/>
              </w:rPr>
              <w:t xml:space="preserve">Accounting </w:t>
            </w:r>
            <w:r w:rsidRPr="4AF7D480">
              <w:rPr>
                <w:rFonts w:eastAsia="Calibri" w:cs="Calibri"/>
                <w:sz w:val="16"/>
                <w:szCs w:val="16"/>
                <w:lang w:val="en-US"/>
              </w:rPr>
              <w:t>point identification</w:t>
            </w:r>
          </w:p>
        </w:tc>
      </w:tr>
      <w:tr w:rsidR="003135C6" w:rsidTr="559A74E2" w14:paraId="6CA357A8" w14:textId="77777777">
        <w:tc>
          <w:tcPr>
            <w:tcW w:w="676" w:type="dxa"/>
          </w:tcPr>
          <w:p w:rsidR="003135C6" w:rsidRDefault="00D613C4" w14:paraId="46D6F5A1" w14:textId="77777777">
            <w:pPr>
              <w:widowControl w:val="0"/>
              <w:spacing w:after="0"/>
              <w:rPr>
                <w:rFonts w:ascii="Calibri" w:hAnsi="Calibri" w:eastAsia="Calibri" w:cs="Calibri"/>
                <w:sz w:val="16"/>
                <w:szCs w:val="16"/>
                <w:lang w:val="en-US"/>
              </w:rPr>
            </w:pPr>
            <w:r>
              <w:rPr>
                <w:rFonts w:eastAsia="Calibri" w:cs="Calibri"/>
                <w:sz w:val="16"/>
                <w:szCs w:val="16"/>
                <w:lang w:val="en-US"/>
              </w:rPr>
              <w:t>1.6</w:t>
            </w:r>
          </w:p>
        </w:tc>
        <w:tc>
          <w:tcPr>
            <w:tcW w:w="1680" w:type="dxa"/>
          </w:tcPr>
          <w:p w:rsidR="003135C6" w:rsidRDefault="00D613C4" w14:paraId="14DA2BE3" w14:textId="77777777">
            <w:pPr>
              <w:widowControl w:val="0"/>
              <w:spacing w:after="0"/>
              <w:rPr>
                <w:rFonts w:ascii="Calibri" w:hAnsi="Calibri" w:eastAsia="Calibri" w:cs="Calibri"/>
                <w:sz w:val="16"/>
                <w:szCs w:val="16"/>
              </w:rPr>
            </w:pPr>
            <w:r>
              <w:rPr>
                <w:rFonts w:eastAsia="Calibri" w:cs="Calibri"/>
                <w:sz w:val="16"/>
                <w:szCs w:val="16"/>
                <w:lang w:val="en-US"/>
              </w:rPr>
              <w:t>Request data</w:t>
            </w:r>
          </w:p>
        </w:tc>
        <w:tc>
          <w:tcPr>
            <w:tcW w:w="3165" w:type="dxa"/>
          </w:tcPr>
          <w:p w:rsidR="003135C6" w:rsidRDefault="00A11888" w14:paraId="5EB33340" w14:textId="61BA4EF2">
            <w:pPr>
              <w:widowControl w:val="0"/>
              <w:spacing w:after="0"/>
              <w:rPr>
                <w:rFonts w:ascii="Calibri" w:hAnsi="Calibri" w:eastAsia="Calibri" w:cs="Calibri"/>
                <w:sz w:val="16"/>
                <w:szCs w:val="16"/>
                <w:lang w:val="en-US"/>
              </w:rPr>
            </w:pPr>
            <w:r>
              <w:rPr>
                <w:rFonts w:eastAsia="Calibri" w:cs="Calibri"/>
                <w:sz w:val="16"/>
                <w:szCs w:val="16"/>
                <w:lang w:val="en-US"/>
              </w:rPr>
              <w:t xml:space="preserve">Final customers </w:t>
            </w:r>
            <w:r w:rsidR="00D613C4">
              <w:rPr>
                <w:rFonts w:eastAsia="Calibri" w:cs="Calibri"/>
                <w:sz w:val="16"/>
                <w:szCs w:val="16"/>
                <w:lang w:val="en-US"/>
              </w:rPr>
              <w:t xml:space="preserve">specify the requested data. </w:t>
            </w:r>
          </w:p>
        </w:tc>
        <w:tc>
          <w:tcPr>
            <w:tcW w:w="1154" w:type="dxa"/>
          </w:tcPr>
          <w:p w:rsidR="003135C6" w:rsidRDefault="00D613C4" w14:paraId="6D64E0D9" w14:textId="77777777">
            <w:pPr>
              <w:widowControl w:val="0"/>
              <w:spacing w:after="0"/>
              <w:rPr>
                <w:rFonts w:ascii="Calibri" w:hAnsi="Calibri" w:eastAsia="Calibri" w:cs="Calibri"/>
                <w:sz w:val="16"/>
                <w:szCs w:val="16"/>
              </w:rPr>
            </w:pPr>
            <w:r>
              <w:rPr>
                <w:rFonts w:eastAsia="Calibri" w:cs="Calibri"/>
                <w:sz w:val="16"/>
                <w:szCs w:val="16"/>
                <w:lang w:val="en-US"/>
              </w:rPr>
              <w:t>Final customer</w:t>
            </w:r>
          </w:p>
        </w:tc>
        <w:tc>
          <w:tcPr>
            <w:tcW w:w="1195" w:type="dxa"/>
          </w:tcPr>
          <w:p w:rsidR="003135C6" w:rsidRDefault="2936104D" w14:paraId="28A600DC" w14:textId="68E0FE4F">
            <w:pPr>
              <w:widowControl w:val="0"/>
              <w:spacing w:after="0"/>
              <w:rPr>
                <w:rFonts w:ascii="Calibri" w:hAnsi="Calibri" w:eastAsia="Calibri" w:cs="Calibri"/>
                <w:sz w:val="16"/>
                <w:szCs w:val="16"/>
                <w:lang w:val="en-US"/>
              </w:rPr>
            </w:pPr>
            <w:r w:rsidRPr="7372113D">
              <w:rPr>
                <w:rFonts w:eastAsia="Calibri" w:cs="Calibri"/>
                <w:sz w:val="16"/>
                <w:szCs w:val="16"/>
                <w:lang w:val="en-US"/>
              </w:rPr>
              <w:t>Data access provider</w:t>
            </w:r>
          </w:p>
        </w:tc>
        <w:tc>
          <w:tcPr>
            <w:tcW w:w="1280" w:type="dxa"/>
          </w:tcPr>
          <w:p w:rsidR="003135C6" w:rsidRDefault="6F80D315" w14:paraId="396A9D67" w14:textId="2EEA1BE1">
            <w:pPr>
              <w:widowControl w:val="0"/>
              <w:spacing w:after="0"/>
              <w:rPr>
                <w:rFonts w:ascii="Calibri" w:hAnsi="Calibri" w:eastAsia="Calibri" w:cs="Calibri"/>
                <w:sz w:val="16"/>
                <w:szCs w:val="16"/>
              </w:rPr>
            </w:pPr>
            <w:r w:rsidRPr="4AF7D480">
              <w:rPr>
                <w:rFonts w:eastAsia="Calibri" w:cs="Calibri"/>
                <w:sz w:val="16"/>
                <w:szCs w:val="16"/>
                <w:lang w:val="en-US"/>
              </w:rPr>
              <w:t>B</w:t>
            </w:r>
            <w:r w:rsidRPr="4AF7D480" w:rsidR="3DC81237">
              <w:rPr>
                <w:rFonts w:eastAsia="Calibri" w:cs="Calibri"/>
                <w:sz w:val="16"/>
                <w:szCs w:val="16"/>
                <w:lang w:val="en-US"/>
              </w:rPr>
              <w:t xml:space="preserve"> - </w:t>
            </w:r>
            <w:r w:rsidRPr="4AF7D480" w:rsidR="0756E561">
              <w:rPr>
                <w:rFonts w:eastAsia="Calibri" w:cs="Calibri"/>
                <w:sz w:val="16"/>
                <w:szCs w:val="16"/>
                <w:lang w:val="en-US"/>
              </w:rPr>
              <w:t xml:space="preserve">Accounting </w:t>
            </w:r>
            <w:r w:rsidRPr="4AF7D480" w:rsidR="5AB3C496">
              <w:rPr>
                <w:rFonts w:eastAsia="Calibri" w:cs="Calibri"/>
                <w:sz w:val="16"/>
                <w:szCs w:val="16"/>
                <w:lang w:val="en-US"/>
              </w:rPr>
              <w:t xml:space="preserve">point master data </w:t>
            </w:r>
            <w:r w:rsidRPr="4AF7D480" w:rsidR="3DC81237">
              <w:rPr>
                <w:rFonts w:eastAsia="Calibri" w:cs="Calibri"/>
                <w:sz w:val="16"/>
                <w:szCs w:val="16"/>
                <w:lang w:val="en-US"/>
              </w:rPr>
              <w:t>request</w:t>
            </w:r>
          </w:p>
        </w:tc>
      </w:tr>
      <w:tr w:rsidR="003135C6" w:rsidTr="559A74E2" w14:paraId="19ED3F31" w14:textId="77777777">
        <w:tc>
          <w:tcPr>
            <w:tcW w:w="676" w:type="dxa"/>
          </w:tcPr>
          <w:p w:rsidR="003135C6" w:rsidRDefault="00D613C4" w14:paraId="58BDF8A7" w14:textId="77777777">
            <w:pPr>
              <w:widowControl w:val="0"/>
              <w:spacing w:after="0"/>
              <w:rPr>
                <w:rFonts w:ascii="Calibri" w:hAnsi="Calibri" w:eastAsia="Calibri" w:cs="Calibri"/>
                <w:sz w:val="16"/>
                <w:szCs w:val="16"/>
                <w:lang w:val="en-US"/>
              </w:rPr>
            </w:pPr>
            <w:r>
              <w:rPr>
                <w:rFonts w:eastAsia="Calibri" w:cs="Calibri"/>
                <w:sz w:val="16"/>
                <w:szCs w:val="16"/>
                <w:lang w:val="en-US"/>
              </w:rPr>
              <w:t>1.7</w:t>
            </w:r>
          </w:p>
        </w:tc>
        <w:tc>
          <w:tcPr>
            <w:tcW w:w="1680" w:type="dxa"/>
          </w:tcPr>
          <w:p w:rsidR="003135C6" w:rsidRDefault="00D613C4" w14:paraId="486F5741" w14:textId="77777777">
            <w:pPr>
              <w:widowControl w:val="0"/>
              <w:spacing w:after="0"/>
              <w:rPr>
                <w:rFonts w:ascii="Calibri" w:hAnsi="Calibri" w:eastAsia="Calibri" w:cs="Calibri"/>
                <w:sz w:val="16"/>
                <w:szCs w:val="16"/>
                <w:lang w:val="en-US"/>
              </w:rPr>
            </w:pPr>
            <w:r>
              <w:rPr>
                <w:rFonts w:eastAsia="Calibri" w:cs="Calibri"/>
                <w:sz w:val="16"/>
                <w:szCs w:val="16"/>
                <w:lang w:val="en-US"/>
              </w:rPr>
              <w:t>Validate request at data access provider</w:t>
            </w:r>
          </w:p>
        </w:tc>
        <w:tc>
          <w:tcPr>
            <w:tcW w:w="3165" w:type="dxa"/>
          </w:tcPr>
          <w:p w:rsidR="003135C6" w:rsidRDefault="00D613C4" w14:paraId="79ACC60E" w14:textId="0FC436AB">
            <w:pPr>
              <w:widowControl w:val="0"/>
              <w:spacing w:after="0"/>
              <w:rPr>
                <w:rFonts w:ascii="Calibri" w:hAnsi="Calibri" w:eastAsia="Calibri" w:cs="Calibri"/>
                <w:sz w:val="16"/>
                <w:szCs w:val="16"/>
                <w:lang w:val="en-US"/>
              </w:rPr>
            </w:pPr>
            <w:r w:rsidRPr="19F8EC84">
              <w:rPr>
                <w:rFonts w:eastAsia="Calibri" w:cs="Calibri"/>
                <w:sz w:val="16"/>
                <w:szCs w:val="16"/>
                <w:lang w:val="en-US"/>
              </w:rPr>
              <w:t xml:space="preserve">The data access provider validates the specified </w:t>
            </w:r>
            <w:r w:rsidRPr="19F8EC84" w:rsidR="7C7C4B94">
              <w:rPr>
                <w:rFonts w:eastAsia="Calibri" w:cs="Calibri"/>
                <w:sz w:val="16"/>
                <w:szCs w:val="16"/>
                <w:lang w:val="en-US"/>
              </w:rPr>
              <w:t>permission</w:t>
            </w:r>
            <w:r w:rsidRPr="19F8EC84">
              <w:rPr>
                <w:rFonts w:eastAsia="Calibri" w:cs="Calibri"/>
                <w:sz w:val="16"/>
                <w:szCs w:val="16"/>
                <w:lang w:val="en-US"/>
              </w:rPr>
              <w:t xml:space="preserve"> request and provide a meaningful indication in case of an invalid request.</w:t>
            </w:r>
          </w:p>
        </w:tc>
        <w:tc>
          <w:tcPr>
            <w:tcW w:w="1154" w:type="dxa"/>
          </w:tcPr>
          <w:p w:rsidR="003135C6" w:rsidRDefault="2936104D" w14:paraId="6D8E818F" w14:textId="41B26275">
            <w:pPr>
              <w:widowControl w:val="0"/>
              <w:spacing w:after="0"/>
              <w:rPr>
                <w:rFonts w:ascii="Calibri" w:hAnsi="Calibri" w:eastAsia="Calibri" w:cs="Calibri"/>
                <w:sz w:val="16"/>
                <w:szCs w:val="16"/>
                <w:lang w:val="en-US"/>
              </w:rPr>
            </w:pPr>
            <w:r w:rsidRPr="7372113D">
              <w:rPr>
                <w:rFonts w:eastAsia="Calibri" w:cs="Calibri"/>
                <w:sz w:val="16"/>
                <w:szCs w:val="16"/>
                <w:lang w:val="en-US"/>
              </w:rPr>
              <w:t>Data access provider</w:t>
            </w:r>
          </w:p>
        </w:tc>
        <w:tc>
          <w:tcPr>
            <w:tcW w:w="1195" w:type="dxa"/>
          </w:tcPr>
          <w:p w:rsidR="003135C6" w:rsidRDefault="00D613C4" w14:paraId="5DB3C55F" w14:textId="77777777">
            <w:pPr>
              <w:widowControl w:val="0"/>
              <w:spacing w:after="0"/>
              <w:rPr>
                <w:rFonts w:ascii="Calibri" w:hAnsi="Calibri" w:eastAsia="Calibri" w:cs="Calibri"/>
                <w:sz w:val="16"/>
                <w:szCs w:val="16"/>
              </w:rPr>
            </w:pPr>
            <w:r>
              <w:rPr>
                <w:rFonts w:eastAsia="Calibri" w:cs="Calibri"/>
                <w:sz w:val="16"/>
                <w:szCs w:val="16"/>
                <w:lang w:val="en-US"/>
              </w:rPr>
              <w:t>Final customer</w:t>
            </w:r>
          </w:p>
        </w:tc>
        <w:tc>
          <w:tcPr>
            <w:tcW w:w="1280" w:type="dxa"/>
          </w:tcPr>
          <w:p w:rsidR="003135C6" w:rsidRDefault="1E534744" w14:paraId="05644ACD" w14:textId="25C8AF21">
            <w:pPr>
              <w:widowControl w:val="0"/>
              <w:spacing w:after="0"/>
              <w:rPr>
                <w:rFonts w:ascii="Calibri" w:hAnsi="Calibri" w:eastAsia="Calibri" w:cs="Calibri"/>
                <w:sz w:val="16"/>
                <w:szCs w:val="16"/>
              </w:rPr>
            </w:pPr>
            <w:r w:rsidRPr="4AF7D480">
              <w:rPr>
                <w:rFonts w:eastAsia="Calibri" w:cs="Calibri"/>
                <w:sz w:val="16"/>
                <w:szCs w:val="16"/>
                <w:lang w:val="en-US"/>
              </w:rPr>
              <w:t>C</w:t>
            </w:r>
            <w:r w:rsidRPr="4AF7D480" w:rsidR="5EA69D89">
              <w:rPr>
                <w:rFonts w:eastAsia="Calibri" w:cs="Calibri"/>
                <w:sz w:val="16"/>
                <w:szCs w:val="16"/>
                <w:lang w:val="en-US"/>
              </w:rPr>
              <w:t xml:space="preserve"> - Request validation information</w:t>
            </w:r>
          </w:p>
        </w:tc>
      </w:tr>
      <w:tr w:rsidR="003135C6" w:rsidTr="559A74E2" w14:paraId="5C5C0206" w14:textId="77777777">
        <w:tc>
          <w:tcPr>
            <w:tcW w:w="676" w:type="dxa"/>
          </w:tcPr>
          <w:p w:rsidR="003135C6" w:rsidRDefault="00D613C4" w14:paraId="451AB481" w14:textId="77777777">
            <w:pPr>
              <w:widowControl w:val="0"/>
              <w:spacing w:after="0"/>
              <w:rPr>
                <w:rFonts w:ascii="Calibri" w:hAnsi="Calibri" w:eastAsia="Calibri" w:cs="Calibri"/>
                <w:sz w:val="16"/>
                <w:szCs w:val="16"/>
                <w:lang w:val="en-US"/>
              </w:rPr>
            </w:pPr>
            <w:r>
              <w:rPr>
                <w:rFonts w:eastAsia="Calibri" w:cs="Calibri"/>
                <w:sz w:val="16"/>
                <w:szCs w:val="16"/>
                <w:lang w:val="en-US"/>
              </w:rPr>
              <w:t>1.8</w:t>
            </w:r>
          </w:p>
        </w:tc>
        <w:tc>
          <w:tcPr>
            <w:tcW w:w="1680" w:type="dxa"/>
          </w:tcPr>
          <w:p w:rsidR="003135C6" w:rsidRDefault="0344FA8D" w14:paraId="135AD689" w14:textId="2B1D4FA7">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Forward request to </w:t>
            </w:r>
            <w:r w:rsidRPr="559A74E2" w:rsidR="0616598E">
              <w:rPr>
                <w:rFonts w:eastAsia="Calibri" w:cs="Calibri"/>
                <w:sz w:val="16"/>
                <w:szCs w:val="16"/>
                <w:lang w:val="en-US"/>
              </w:rPr>
              <w:t>m</w:t>
            </w:r>
            <w:r w:rsidRPr="559A74E2" w:rsidR="46B64384">
              <w:rPr>
                <w:rFonts w:eastAsia="Calibri" w:cs="Calibri"/>
                <w:sz w:val="16"/>
                <w:szCs w:val="16"/>
                <w:lang w:val="en-US"/>
              </w:rPr>
              <w:t>etering point administrator</w:t>
            </w:r>
            <w:r w:rsidRPr="559A74E2">
              <w:rPr>
                <w:rFonts w:eastAsia="Calibri" w:cs="Calibri"/>
                <w:sz w:val="16"/>
                <w:szCs w:val="16"/>
                <w:lang w:val="en-US"/>
              </w:rPr>
              <w:t xml:space="preserve"> for validation</w:t>
            </w:r>
          </w:p>
        </w:tc>
        <w:tc>
          <w:tcPr>
            <w:tcW w:w="3165" w:type="dxa"/>
          </w:tcPr>
          <w:p w:rsidR="003135C6" w:rsidRDefault="00D613C4" w14:paraId="343BBF5F" w14:textId="77777777">
            <w:pPr>
              <w:widowControl w:val="0"/>
              <w:spacing w:after="0"/>
              <w:rPr>
                <w:lang w:val="en-US"/>
              </w:rPr>
            </w:pPr>
            <w:r>
              <w:rPr>
                <w:rFonts w:eastAsia="Calibri" w:cs="Calibri"/>
                <w:sz w:val="16"/>
                <w:szCs w:val="16"/>
                <w:lang w:val="en-US"/>
              </w:rPr>
              <w:t>Check if the specification of the requested data in terms of time, scope, accessibility etc. is acceptable.</w:t>
            </w:r>
          </w:p>
        </w:tc>
        <w:tc>
          <w:tcPr>
            <w:tcW w:w="1154" w:type="dxa"/>
          </w:tcPr>
          <w:p w:rsidR="003135C6" w:rsidRDefault="2936104D" w14:paraId="4777D1AE" w14:textId="15EAD59C">
            <w:pPr>
              <w:widowControl w:val="0"/>
              <w:spacing w:after="0"/>
              <w:rPr>
                <w:rFonts w:ascii="Calibri" w:hAnsi="Calibri" w:eastAsia="Calibri" w:cs="Calibri"/>
                <w:sz w:val="16"/>
                <w:szCs w:val="16"/>
                <w:lang w:val="en-US"/>
              </w:rPr>
            </w:pPr>
            <w:r w:rsidRPr="7372113D">
              <w:rPr>
                <w:rFonts w:eastAsia="Calibri" w:cs="Calibri"/>
                <w:sz w:val="16"/>
                <w:szCs w:val="16"/>
                <w:lang w:val="en-US"/>
              </w:rPr>
              <w:t>Data access provider</w:t>
            </w:r>
          </w:p>
          <w:p w:rsidR="003135C6" w:rsidRDefault="003135C6" w14:paraId="34FF1C98" w14:textId="77777777">
            <w:pPr>
              <w:widowControl w:val="0"/>
              <w:spacing w:after="0"/>
              <w:rPr>
                <w:rFonts w:ascii="Calibri" w:hAnsi="Calibri" w:eastAsia="Calibri" w:cs="Calibri"/>
                <w:sz w:val="16"/>
                <w:szCs w:val="16"/>
                <w:lang w:val="en-US"/>
              </w:rPr>
            </w:pPr>
          </w:p>
        </w:tc>
        <w:tc>
          <w:tcPr>
            <w:tcW w:w="1195" w:type="dxa"/>
          </w:tcPr>
          <w:p w:rsidR="003135C6" w:rsidP="559A74E2" w:rsidRDefault="46B64384" w14:paraId="4AC43A5C" w14:textId="4611EFD7">
            <w:pPr>
              <w:widowControl w:val="0"/>
              <w:spacing w:after="0"/>
              <w:rPr>
                <w:rFonts w:eastAsia="Calibri" w:cs="Calibri"/>
                <w:sz w:val="16"/>
                <w:szCs w:val="16"/>
                <w:lang w:val="en-US"/>
              </w:rPr>
            </w:pPr>
            <w:r w:rsidRPr="559A74E2">
              <w:rPr>
                <w:rFonts w:eastAsia="Calibri" w:cs="Calibri"/>
                <w:sz w:val="16"/>
                <w:szCs w:val="16"/>
                <w:lang w:val="en-US"/>
              </w:rPr>
              <w:t>Metering point administrator</w:t>
            </w:r>
          </w:p>
        </w:tc>
        <w:tc>
          <w:tcPr>
            <w:tcW w:w="1280" w:type="dxa"/>
          </w:tcPr>
          <w:p w:rsidR="003135C6" w:rsidRDefault="1B1D473A" w14:paraId="4607664A" w14:textId="6784E67B">
            <w:pPr>
              <w:widowControl w:val="0"/>
              <w:spacing w:after="0"/>
              <w:rPr>
                <w:rFonts w:ascii="Calibri" w:hAnsi="Calibri" w:eastAsia="Calibri" w:cs="Calibri"/>
                <w:sz w:val="16"/>
                <w:szCs w:val="16"/>
              </w:rPr>
            </w:pPr>
            <w:r w:rsidRPr="4AF7D480">
              <w:rPr>
                <w:rFonts w:eastAsia="Calibri" w:cs="Calibri"/>
                <w:sz w:val="16"/>
                <w:szCs w:val="16"/>
                <w:lang w:val="en-US"/>
              </w:rPr>
              <w:t>B</w:t>
            </w:r>
            <w:r w:rsidRPr="4AF7D480" w:rsidR="3DC81237">
              <w:rPr>
                <w:rFonts w:eastAsia="Calibri" w:cs="Calibri"/>
                <w:sz w:val="16"/>
                <w:szCs w:val="16"/>
                <w:lang w:val="en-US"/>
              </w:rPr>
              <w:t xml:space="preserve"> - </w:t>
            </w:r>
            <w:r w:rsidRPr="4AF7D480" w:rsidR="032C6B95">
              <w:rPr>
                <w:rFonts w:eastAsia="Calibri" w:cs="Calibri"/>
                <w:sz w:val="16"/>
                <w:szCs w:val="16"/>
                <w:lang w:val="en-US"/>
              </w:rPr>
              <w:t xml:space="preserve">Accounting </w:t>
            </w:r>
            <w:r w:rsidRPr="4AF7D480" w:rsidR="78F6257A">
              <w:rPr>
                <w:rFonts w:eastAsia="Calibri" w:cs="Calibri"/>
                <w:sz w:val="16"/>
                <w:szCs w:val="16"/>
                <w:lang w:val="en-US"/>
              </w:rPr>
              <w:t>point master data</w:t>
            </w:r>
            <w:r w:rsidRPr="4AF7D480" w:rsidR="3DC81237">
              <w:rPr>
                <w:rFonts w:eastAsia="Calibri" w:cs="Calibri"/>
                <w:sz w:val="16"/>
                <w:szCs w:val="16"/>
                <w:lang w:val="en-US"/>
              </w:rPr>
              <w:t xml:space="preserve"> request</w:t>
            </w:r>
          </w:p>
        </w:tc>
      </w:tr>
      <w:tr w:rsidR="003135C6" w:rsidTr="559A74E2" w14:paraId="1861B9E4" w14:textId="77777777">
        <w:tc>
          <w:tcPr>
            <w:tcW w:w="676" w:type="dxa"/>
          </w:tcPr>
          <w:p w:rsidR="003135C6" w:rsidRDefault="00D613C4" w14:paraId="658371F6" w14:textId="77777777">
            <w:pPr>
              <w:widowControl w:val="0"/>
              <w:spacing w:after="0"/>
              <w:rPr>
                <w:rFonts w:ascii="Calibri" w:hAnsi="Calibri" w:eastAsia="Calibri" w:cs="Calibri"/>
                <w:sz w:val="16"/>
                <w:szCs w:val="16"/>
                <w:lang w:val="en-US"/>
              </w:rPr>
            </w:pPr>
            <w:r>
              <w:rPr>
                <w:rFonts w:eastAsia="Calibri" w:cs="Calibri"/>
                <w:sz w:val="16"/>
                <w:szCs w:val="16"/>
                <w:lang w:val="en-US"/>
              </w:rPr>
              <w:t>1.9</w:t>
            </w:r>
          </w:p>
        </w:tc>
        <w:tc>
          <w:tcPr>
            <w:tcW w:w="1680" w:type="dxa"/>
          </w:tcPr>
          <w:p w:rsidR="003135C6" w:rsidP="4AF7D480" w:rsidRDefault="0344FA8D" w14:paraId="4C7C7FAE" w14:textId="1DCF1A90">
            <w:pPr>
              <w:widowControl w:val="0"/>
              <w:spacing w:after="0"/>
              <w:rPr>
                <w:rFonts w:eastAsia="Calibri" w:cs="Calibri"/>
                <w:sz w:val="16"/>
                <w:szCs w:val="16"/>
                <w:lang w:val="en-US"/>
              </w:rPr>
            </w:pPr>
            <w:r w:rsidRPr="559A74E2">
              <w:rPr>
                <w:rFonts w:eastAsia="Calibri" w:cs="Calibri"/>
                <w:sz w:val="16"/>
                <w:szCs w:val="16"/>
                <w:lang w:val="en-US"/>
              </w:rPr>
              <w:t xml:space="preserve">Validate specified request at </w:t>
            </w:r>
            <w:r w:rsidRPr="559A74E2" w:rsidR="23897F36">
              <w:rPr>
                <w:rFonts w:eastAsia="Calibri" w:cs="Calibri"/>
                <w:sz w:val="16"/>
                <w:szCs w:val="16"/>
                <w:lang w:val="en-US"/>
              </w:rPr>
              <w:t>m</w:t>
            </w:r>
            <w:r w:rsidRPr="559A74E2" w:rsidR="46B64384">
              <w:rPr>
                <w:rFonts w:eastAsia="Calibri" w:cs="Calibri"/>
                <w:sz w:val="16"/>
                <w:szCs w:val="16"/>
                <w:lang w:val="en-US"/>
              </w:rPr>
              <w:t>etering point administrator</w:t>
            </w:r>
          </w:p>
        </w:tc>
        <w:tc>
          <w:tcPr>
            <w:tcW w:w="3165" w:type="dxa"/>
          </w:tcPr>
          <w:p w:rsidR="003135C6" w:rsidRDefault="51837F97" w14:paraId="1A3F4DC8" w14:textId="2C5FF84E">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The </w:t>
            </w:r>
            <w:r w:rsidRPr="559A74E2" w:rsidR="25487BD9">
              <w:rPr>
                <w:rFonts w:eastAsia="Calibri" w:cs="Calibri"/>
                <w:sz w:val="16"/>
                <w:szCs w:val="16"/>
                <w:lang w:val="en-US"/>
              </w:rPr>
              <w:t>m</w:t>
            </w:r>
            <w:r w:rsidRPr="559A74E2" w:rsidR="46B64384">
              <w:rPr>
                <w:rFonts w:eastAsia="Calibri" w:cs="Calibri"/>
                <w:sz w:val="16"/>
                <w:szCs w:val="16"/>
                <w:lang w:val="en-US"/>
              </w:rPr>
              <w:t>etering point administrator</w:t>
            </w:r>
            <w:r w:rsidRPr="559A74E2">
              <w:rPr>
                <w:rFonts w:eastAsia="Calibri" w:cs="Calibri"/>
                <w:sz w:val="16"/>
                <w:szCs w:val="16"/>
                <w:lang w:val="en-US"/>
              </w:rPr>
              <w:t xml:space="preserve"> validates the specified </w:t>
            </w:r>
            <w:r w:rsidRPr="559A74E2" w:rsidR="5C8F8AA0">
              <w:rPr>
                <w:rFonts w:eastAsia="Calibri" w:cs="Calibri"/>
                <w:sz w:val="16"/>
                <w:szCs w:val="16"/>
                <w:lang w:val="en-US"/>
              </w:rPr>
              <w:t>permission</w:t>
            </w:r>
            <w:r w:rsidRPr="559A74E2">
              <w:rPr>
                <w:rFonts w:eastAsia="Calibri" w:cs="Calibri"/>
                <w:sz w:val="16"/>
                <w:szCs w:val="16"/>
                <w:lang w:val="en-US"/>
              </w:rPr>
              <w:t xml:space="preserve"> request.</w:t>
            </w:r>
          </w:p>
        </w:tc>
        <w:tc>
          <w:tcPr>
            <w:tcW w:w="1154" w:type="dxa"/>
          </w:tcPr>
          <w:p w:rsidR="003135C6" w:rsidP="559A74E2" w:rsidRDefault="46B64384" w14:paraId="251E9CC5" w14:textId="659C430C">
            <w:pPr>
              <w:widowControl w:val="0"/>
              <w:spacing w:after="0"/>
              <w:rPr>
                <w:rFonts w:eastAsia="Calibri" w:cs="Calibri"/>
                <w:sz w:val="16"/>
                <w:szCs w:val="16"/>
                <w:lang w:val="en-US"/>
              </w:rPr>
            </w:pPr>
            <w:r w:rsidRPr="559A74E2">
              <w:rPr>
                <w:rFonts w:eastAsia="Calibri" w:cs="Calibri"/>
                <w:sz w:val="16"/>
                <w:szCs w:val="16"/>
                <w:lang w:val="en-US"/>
              </w:rPr>
              <w:t>Metering point administrator</w:t>
            </w:r>
          </w:p>
        </w:tc>
        <w:tc>
          <w:tcPr>
            <w:tcW w:w="1195" w:type="dxa"/>
          </w:tcPr>
          <w:p w:rsidR="003135C6" w:rsidRDefault="2936104D" w14:paraId="4A37EB7C" w14:textId="4370B2B4">
            <w:pPr>
              <w:widowControl w:val="0"/>
              <w:spacing w:after="0"/>
              <w:rPr>
                <w:rFonts w:ascii="Calibri" w:hAnsi="Calibri" w:eastAsia="Calibri" w:cs="Calibri"/>
                <w:sz w:val="16"/>
                <w:szCs w:val="16"/>
                <w:lang w:val="en-US"/>
              </w:rPr>
            </w:pPr>
            <w:r w:rsidRPr="7372113D">
              <w:rPr>
                <w:rFonts w:eastAsia="Calibri" w:cs="Calibri"/>
                <w:sz w:val="16"/>
                <w:szCs w:val="16"/>
                <w:lang w:val="en-US"/>
              </w:rPr>
              <w:t>Data access provider</w:t>
            </w:r>
          </w:p>
        </w:tc>
        <w:tc>
          <w:tcPr>
            <w:tcW w:w="1280" w:type="dxa"/>
          </w:tcPr>
          <w:p w:rsidR="003135C6" w:rsidRDefault="5D822DEB" w14:paraId="1C41F867" w14:textId="57A5BFCB">
            <w:pPr>
              <w:widowControl w:val="0"/>
              <w:spacing w:after="0"/>
              <w:rPr>
                <w:rFonts w:ascii="Calibri" w:hAnsi="Calibri" w:eastAsia="Calibri" w:cs="Calibri"/>
                <w:sz w:val="16"/>
                <w:szCs w:val="16"/>
              </w:rPr>
            </w:pPr>
            <w:r w:rsidRPr="4AF7D480">
              <w:rPr>
                <w:rFonts w:eastAsia="Calibri" w:cs="Calibri"/>
                <w:sz w:val="16"/>
                <w:szCs w:val="16"/>
                <w:lang w:val="en-US"/>
              </w:rPr>
              <w:t>C</w:t>
            </w:r>
            <w:r w:rsidRPr="4AF7D480" w:rsidR="5EA69D89">
              <w:rPr>
                <w:rFonts w:eastAsia="Calibri" w:cs="Calibri"/>
                <w:sz w:val="16"/>
                <w:szCs w:val="16"/>
                <w:lang w:val="en-US"/>
              </w:rPr>
              <w:t xml:space="preserve"> - Request validation information</w:t>
            </w:r>
          </w:p>
        </w:tc>
      </w:tr>
      <w:tr w:rsidR="003135C6" w:rsidTr="559A74E2" w14:paraId="1F29C7F5" w14:textId="77777777">
        <w:tc>
          <w:tcPr>
            <w:tcW w:w="676" w:type="dxa"/>
          </w:tcPr>
          <w:p w:rsidR="003135C6" w:rsidRDefault="00D613C4" w14:paraId="39C1107F" w14:textId="77777777">
            <w:pPr>
              <w:widowControl w:val="0"/>
              <w:spacing w:after="0"/>
              <w:rPr>
                <w:rFonts w:ascii="Calibri" w:hAnsi="Calibri" w:eastAsia="Calibri" w:cs="Calibri"/>
                <w:sz w:val="16"/>
                <w:szCs w:val="16"/>
                <w:lang w:val="en-US"/>
              </w:rPr>
            </w:pPr>
            <w:r>
              <w:rPr>
                <w:rFonts w:eastAsia="Calibri" w:cs="Calibri"/>
                <w:sz w:val="16"/>
                <w:szCs w:val="16"/>
                <w:lang w:val="en-US"/>
              </w:rPr>
              <w:t>1.10</w:t>
            </w:r>
          </w:p>
        </w:tc>
        <w:tc>
          <w:tcPr>
            <w:tcW w:w="1680" w:type="dxa"/>
          </w:tcPr>
          <w:p w:rsidR="003135C6" w:rsidRDefault="00D613C4" w14:paraId="79B5B970" w14:textId="1270D8FC">
            <w:pPr>
              <w:widowControl w:val="0"/>
              <w:spacing w:after="0"/>
              <w:rPr>
                <w:rFonts w:ascii="Calibri" w:hAnsi="Calibri" w:eastAsia="Calibri" w:cs="Calibri"/>
                <w:sz w:val="16"/>
                <w:szCs w:val="16"/>
                <w:lang w:val="en-US"/>
              </w:rPr>
            </w:pPr>
            <w:r>
              <w:rPr>
                <w:rFonts w:eastAsia="Calibri" w:cs="Calibri"/>
                <w:sz w:val="16"/>
                <w:szCs w:val="16"/>
                <w:lang w:val="en-US"/>
              </w:rPr>
              <w:t>Inform final customer about validation result</w:t>
            </w:r>
            <w:r w:rsidR="007E333B">
              <w:rPr>
                <w:rFonts w:eastAsia="Calibri" w:cs="Calibri"/>
                <w:sz w:val="16"/>
                <w:szCs w:val="16"/>
                <w:lang w:val="en-US"/>
              </w:rPr>
              <w:t>s</w:t>
            </w:r>
          </w:p>
        </w:tc>
        <w:tc>
          <w:tcPr>
            <w:tcW w:w="3165" w:type="dxa"/>
          </w:tcPr>
          <w:p w:rsidR="003135C6" w:rsidRDefault="00D613C4" w14:paraId="2CC77B5A" w14:textId="77777777">
            <w:pPr>
              <w:widowControl w:val="0"/>
              <w:spacing w:after="0"/>
              <w:rPr>
                <w:rFonts w:ascii="Calibri" w:hAnsi="Calibri" w:eastAsia="Calibri" w:cs="Calibri"/>
                <w:sz w:val="16"/>
                <w:szCs w:val="16"/>
                <w:lang w:val="en-US"/>
              </w:rPr>
            </w:pPr>
            <w:r>
              <w:rPr>
                <w:rFonts w:eastAsia="Calibri" w:cs="Calibri"/>
                <w:sz w:val="16"/>
                <w:szCs w:val="16"/>
                <w:lang w:val="en-US"/>
              </w:rPr>
              <w:t>If the input is not valid, a meaningful message should indicate the reason.</w:t>
            </w:r>
          </w:p>
          <w:p w:rsidR="003135C6" w:rsidRDefault="003135C6" w14:paraId="6D072C0D" w14:textId="77777777">
            <w:pPr>
              <w:widowControl w:val="0"/>
              <w:spacing w:after="0"/>
              <w:rPr>
                <w:rFonts w:ascii="Calibri" w:hAnsi="Calibri" w:eastAsia="Calibri" w:cs="Calibri"/>
                <w:sz w:val="16"/>
                <w:szCs w:val="16"/>
                <w:lang w:val="en-US"/>
              </w:rPr>
            </w:pPr>
          </w:p>
        </w:tc>
        <w:tc>
          <w:tcPr>
            <w:tcW w:w="1154" w:type="dxa"/>
          </w:tcPr>
          <w:p w:rsidR="003135C6" w:rsidRDefault="2936104D" w14:paraId="5A943778" w14:textId="10464C19">
            <w:pPr>
              <w:widowControl w:val="0"/>
              <w:spacing w:after="0"/>
              <w:rPr>
                <w:rFonts w:ascii="Calibri" w:hAnsi="Calibri" w:eastAsia="Calibri" w:cs="Calibri"/>
                <w:sz w:val="16"/>
                <w:szCs w:val="16"/>
                <w:lang w:val="en-US"/>
              </w:rPr>
            </w:pPr>
            <w:r w:rsidRPr="7372113D">
              <w:rPr>
                <w:rFonts w:eastAsia="Calibri" w:cs="Calibri"/>
                <w:sz w:val="16"/>
                <w:szCs w:val="16"/>
                <w:lang w:val="en-US"/>
              </w:rPr>
              <w:t>Data access provider</w:t>
            </w:r>
          </w:p>
        </w:tc>
        <w:tc>
          <w:tcPr>
            <w:tcW w:w="1195" w:type="dxa"/>
          </w:tcPr>
          <w:p w:rsidR="003135C6" w:rsidRDefault="00D613C4" w14:paraId="52DD006F" w14:textId="77777777">
            <w:pPr>
              <w:widowControl w:val="0"/>
              <w:spacing w:after="0"/>
              <w:rPr>
                <w:rFonts w:ascii="Calibri" w:hAnsi="Calibri" w:eastAsia="Calibri" w:cs="Calibri"/>
                <w:sz w:val="16"/>
                <w:szCs w:val="16"/>
                <w:lang w:val="en-US"/>
              </w:rPr>
            </w:pPr>
            <w:r>
              <w:rPr>
                <w:rFonts w:eastAsia="Calibri" w:cs="Calibri"/>
                <w:sz w:val="16"/>
                <w:szCs w:val="16"/>
                <w:lang w:val="en-US"/>
              </w:rPr>
              <w:t>Final customer</w:t>
            </w:r>
          </w:p>
        </w:tc>
        <w:tc>
          <w:tcPr>
            <w:tcW w:w="1280" w:type="dxa"/>
          </w:tcPr>
          <w:p w:rsidR="003135C6" w:rsidRDefault="31758BFD" w14:paraId="76F459B8" w14:textId="21AB7775">
            <w:pPr>
              <w:widowControl w:val="0"/>
              <w:spacing w:after="0"/>
              <w:rPr>
                <w:rFonts w:ascii="Calibri" w:hAnsi="Calibri" w:eastAsia="Calibri" w:cs="Calibri"/>
                <w:sz w:val="16"/>
                <w:szCs w:val="16"/>
              </w:rPr>
            </w:pPr>
            <w:r w:rsidRPr="4AF7D480">
              <w:rPr>
                <w:rFonts w:eastAsia="Calibri" w:cs="Calibri"/>
                <w:sz w:val="16"/>
                <w:szCs w:val="16"/>
                <w:lang w:val="en-US"/>
              </w:rPr>
              <w:t>C</w:t>
            </w:r>
            <w:r w:rsidRPr="4AF7D480" w:rsidR="5EA69D89">
              <w:rPr>
                <w:rFonts w:eastAsia="Calibri" w:cs="Calibri"/>
                <w:sz w:val="16"/>
                <w:szCs w:val="16"/>
                <w:lang w:val="en-US"/>
              </w:rPr>
              <w:t xml:space="preserve"> - Request validation information</w:t>
            </w:r>
          </w:p>
        </w:tc>
      </w:tr>
      <w:tr w:rsidR="003135C6" w:rsidTr="559A74E2" w14:paraId="65BCB040" w14:textId="77777777">
        <w:tc>
          <w:tcPr>
            <w:tcW w:w="676" w:type="dxa"/>
          </w:tcPr>
          <w:p w:rsidR="003135C6" w:rsidRDefault="00D613C4" w14:paraId="439DBE21" w14:textId="77777777">
            <w:pPr>
              <w:widowControl w:val="0"/>
              <w:spacing w:after="0"/>
              <w:rPr>
                <w:rFonts w:ascii="Calibri" w:hAnsi="Calibri" w:eastAsia="Calibri" w:cs="Calibri"/>
                <w:sz w:val="16"/>
                <w:szCs w:val="16"/>
                <w:lang w:val="en-US"/>
              </w:rPr>
            </w:pPr>
            <w:r>
              <w:rPr>
                <w:rFonts w:eastAsia="Calibri" w:cs="Calibri"/>
                <w:sz w:val="16"/>
                <w:szCs w:val="16"/>
                <w:lang w:val="en-US"/>
              </w:rPr>
              <w:t>1.11</w:t>
            </w:r>
          </w:p>
        </w:tc>
        <w:tc>
          <w:tcPr>
            <w:tcW w:w="1680" w:type="dxa"/>
          </w:tcPr>
          <w:p w:rsidR="003135C6" w:rsidP="559A74E2" w:rsidRDefault="0344FA8D" w14:paraId="44571B43" w14:textId="04686DC0">
            <w:pPr>
              <w:widowControl w:val="0"/>
              <w:spacing w:after="0"/>
              <w:rPr>
                <w:rFonts w:eastAsia="Calibri" w:cs="Calibri"/>
                <w:sz w:val="16"/>
                <w:szCs w:val="16"/>
                <w:lang w:val="en-US"/>
              </w:rPr>
            </w:pPr>
            <w:r w:rsidRPr="559A74E2">
              <w:rPr>
                <w:rFonts w:eastAsia="Calibri" w:cs="Calibri"/>
                <w:sz w:val="16"/>
                <w:szCs w:val="16"/>
                <w:lang w:val="en-US"/>
              </w:rPr>
              <w:t xml:space="preserve">Notify </w:t>
            </w:r>
            <w:r w:rsidRPr="559A74E2" w:rsidR="613D7409">
              <w:rPr>
                <w:rFonts w:eastAsia="Calibri" w:cs="Calibri"/>
                <w:sz w:val="16"/>
                <w:szCs w:val="16"/>
                <w:lang w:val="en-US"/>
              </w:rPr>
              <w:t>m</w:t>
            </w:r>
            <w:r w:rsidRPr="559A74E2" w:rsidR="46B64384">
              <w:rPr>
                <w:rFonts w:eastAsia="Calibri" w:cs="Calibri"/>
                <w:sz w:val="16"/>
                <w:szCs w:val="16"/>
                <w:lang w:val="en-US"/>
              </w:rPr>
              <w:t>etering point administrator</w:t>
            </w:r>
          </w:p>
        </w:tc>
        <w:tc>
          <w:tcPr>
            <w:tcW w:w="3165" w:type="dxa"/>
          </w:tcPr>
          <w:p w:rsidR="003135C6" w:rsidRDefault="44BB3EBF" w14:paraId="1061D610" w14:textId="1ABF790D">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Accounting </w:t>
            </w:r>
            <w:r w:rsidRPr="559A74E2" w:rsidR="6327BD23">
              <w:rPr>
                <w:rFonts w:eastAsia="Calibri" w:cs="Calibri"/>
                <w:sz w:val="16"/>
                <w:szCs w:val="16"/>
                <w:lang w:val="en-US"/>
              </w:rPr>
              <w:t>point master</w:t>
            </w:r>
            <w:r w:rsidRPr="559A74E2" w:rsidR="0344FA8D">
              <w:rPr>
                <w:rFonts w:eastAsia="Calibri" w:cs="Calibri"/>
                <w:sz w:val="16"/>
                <w:szCs w:val="16"/>
                <w:lang w:val="en-US"/>
              </w:rPr>
              <w:t xml:space="preserve"> data request needs to be notified </w:t>
            </w:r>
            <w:r w:rsidRPr="559A74E2" w:rsidR="03D74269">
              <w:rPr>
                <w:rFonts w:eastAsia="Calibri" w:cs="Calibri"/>
                <w:sz w:val="16"/>
                <w:szCs w:val="16"/>
                <w:lang w:val="en-US"/>
              </w:rPr>
              <w:t>to</w:t>
            </w:r>
            <w:r w:rsidRPr="559A74E2" w:rsidR="0344FA8D">
              <w:rPr>
                <w:rFonts w:eastAsia="Calibri" w:cs="Calibri"/>
                <w:sz w:val="16"/>
                <w:szCs w:val="16"/>
                <w:lang w:val="en-US"/>
              </w:rPr>
              <w:t xml:space="preserve"> provide the requested data package.</w:t>
            </w:r>
          </w:p>
        </w:tc>
        <w:tc>
          <w:tcPr>
            <w:tcW w:w="1154" w:type="dxa"/>
          </w:tcPr>
          <w:p w:rsidR="003135C6" w:rsidRDefault="2936104D" w14:paraId="6B1E71ED" w14:textId="6E6E5A84">
            <w:pPr>
              <w:widowControl w:val="0"/>
              <w:spacing w:after="0"/>
              <w:rPr>
                <w:rFonts w:ascii="Calibri" w:hAnsi="Calibri" w:eastAsia="Calibri" w:cs="Calibri"/>
                <w:sz w:val="16"/>
                <w:szCs w:val="16"/>
                <w:lang w:val="en-US"/>
              </w:rPr>
            </w:pPr>
            <w:r w:rsidRPr="7372113D">
              <w:rPr>
                <w:rFonts w:eastAsia="Calibri" w:cs="Calibri"/>
                <w:sz w:val="16"/>
                <w:szCs w:val="16"/>
                <w:lang w:val="en-US"/>
              </w:rPr>
              <w:t>Data access provider</w:t>
            </w:r>
          </w:p>
        </w:tc>
        <w:tc>
          <w:tcPr>
            <w:tcW w:w="1195" w:type="dxa"/>
          </w:tcPr>
          <w:p w:rsidR="003135C6" w:rsidP="559A74E2" w:rsidRDefault="46B64384" w14:paraId="2BCC7070" w14:textId="7658F0F7">
            <w:pPr>
              <w:widowControl w:val="0"/>
              <w:spacing w:after="0"/>
              <w:rPr>
                <w:rFonts w:eastAsia="Calibri" w:cs="Calibri"/>
                <w:sz w:val="16"/>
                <w:szCs w:val="16"/>
                <w:lang w:val="en-US"/>
              </w:rPr>
            </w:pPr>
            <w:r w:rsidRPr="559A74E2">
              <w:rPr>
                <w:rFonts w:eastAsia="Calibri" w:cs="Calibri"/>
                <w:sz w:val="16"/>
                <w:szCs w:val="16"/>
                <w:lang w:val="en-US"/>
              </w:rPr>
              <w:t>Metering point administrator</w:t>
            </w:r>
          </w:p>
        </w:tc>
        <w:tc>
          <w:tcPr>
            <w:tcW w:w="1280" w:type="dxa"/>
          </w:tcPr>
          <w:p w:rsidR="003135C6" w:rsidRDefault="79CC8988" w14:paraId="251202B8" w14:textId="40FC0894">
            <w:pPr>
              <w:widowControl w:val="0"/>
              <w:spacing w:after="0"/>
              <w:rPr>
                <w:rFonts w:ascii="Calibri" w:hAnsi="Calibri" w:eastAsia="Calibri" w:cs="Calibri"/>
                <w:sz w:val="16"/>
                <w:szCs w:val="16"/>
              </w:rPr>
            </w:pPr>
            <w:r w:rsidRPr="4AF7D480">
              <w:rPr>
                <w:rFonts w:eastAsia="Calibri" w:cs="Calibri"/>
                <w:sz w:val="16"/>
                <w:szCs w:val="16"/>
                <w:lang w:val="en-US"/>
              </w:rPr>
              <w:t>B</w:t>
            </w:r>
            <w:r w:rsidRPr="4AF7D480" w:rsidR="3DC81237">
              <w:rPr>
                <w:rFonts w:eastAsia="Calibri" w:cs="Calibri"/>
                <w:sz w:val="16"/>
                <w:szCs w:val="16"/>
                <w:lang w:val="en-US"/>
              </w:rPr>
              <w:t xml:space="preserve"> - </w:t>
            </w:r>
            <w:r w:rsidRPr="4AF7D480" w:rsidR="58D2276A">
              <w:rPr>
                <w:rFonts w:eastAsia="Calibri" w:cs="Calibri"/>
                <w:sz w:val="16"/>
                <w:szCs w:val="16"/>
                <w:lang w:val="en-US"/>
              </w:rPr>
              <w:t xml:space="preserve">Accounting </w:t>
            </w:r>
            <w:r w:rsidRPr="4AF7D480" w:rsidR="3C752571">
              <w:rPr>
                <w:rFonts w:eastAsia="Calibri" w:cs="Calibri"/>
                <w:sz w:val="16"/>
                <w:szCs w:val="16"/>
                <w:lang w:val="en-US"/>
              </w:rPr>
              <w:t>point master data</w:t>
            </w:r>
            <w:r w:rsidRPr="4AF7D480" w:rsidR="3DC81237">
              <w:rPr>
                <w:rFonts w:eastAsia="Calibri" w:cs="Calibri"/>
                <w:sz w:val="16"/>
                <w:szCs w:val="16"/>
                <w:lang w:val="en-US"/>
              </w:rPr>
              <w:t xml:space="preserve"> request</w:t>
            </w:r>
          </w:p>
        </w:tc>
      </w:tr>
      <w:tr w:rsidR="003135C6" w:rsidTr="559A74E2" w14:paraId="09494BDC" w14:textId="77777777">
        <w:tc>
          <w:tcPr>
            <w:tcW w:w="676" w:type="dxa"/>
          </w:tcPr>
          <w:p w:rsidR="003135C6" w:rsidRDefault="00D613C4" w14:paraId="45BA0C7F" w14:textId="77777777">
            <w:pPr>
              <w:widowControl w:val="0"/>
              <w:spacing w:after="0"/>
              <w:rPr>
                <w:rFonts w:ascii="Calibri" w:hAnsi="Calibri" w:eastAsia="Calibri" w:cs="Calibri"/>
                <w:sz w:val="16"/>
                <w:szCs w:val="16"/>
                <w:lang w:val="en-US"/>
              </w:rPr>
            </w:pPr>
            <w:r>
              <w:rPr>
                <w:rFonts w:eastAsia="Calibri" w:cs="Calibri"/>
                <w:sz w:val="16"/>
                <w:szCs w:val="16"/>
                <w:lang w:val="en-US"/>
              </w:rPr>
              <w:t>1.12</w:t>
            </w:r>
          </w:p>
        </w:tc>
        <w:tc>
          <w:tcPr>
            <w:tcW w:w="1680" w:type="dxa"/>
          </w:tcPr>
          <w:p w:rsidR="003135C6" w:rsidRDefault="00D613C4" w14:paraId="64C5B6CA" w14:textId="77777777">
            <w:pPr>
              <w:widowControl w:val="0"/>
              <w:spacing w:after="0"/>
              <w:rPr>
                <w:rFonts w:ascii="Calibri" w:hAnsi="Calibri" w:eastAsia="Calibri" w:cs="Calibri"/>
                <w:sz w:val="16"/>
                <w:szCs w:val="16"/>
              </w:rPr>
            </w:pPr>
            <w:r>
              <w:rPr>
                <w:rFonts w:eastAsia="Calibri" w:cs="Calibri"/>
                <w:sz w:val="16"/>
                <w:szCs w:val="16"/>
                <w:lang w:val="en-US"/>
              </w:rPr>
              <w:t>Transfer data</w:t>
            </w:r>
          </w:p>
        </w:tc>
        <w:tc>
          <w:tcPr>
            <w:tcW w:w="3165" w:type="dxa"/>
          </w:tcPr>
          <w:p w:rsidR="003135C6" w:rsidRDefault="00D613C4" w14:paraId="6851A41F" w14:textId="235DDDA6">
            <w:pPr>
              <w:widowControl w:val="0"/>
              <w:spacing w:after="0"/>
              <w:rPr>
                <w:rFonts w:ascii="Calibri" w:hAnsi="Calibri" w:eastAsia="Calibri" w:cs="Calibri"/>
                <w:sz w:val="16"/>
                <w:szCs w:val="16"/>
                <w:lang w:val="en-US"/>
              </w:rPr>
            </w:pPr>
            <w:r>
              <w:rPr>
                <w:rFonts w:eastAsia="Calibri" w:cs="Calibri"/>
                <w:sz w:val="16"/>
                <w:szCs w:val="16"/>
                <w:lang w:val="en-US"/>
              </w:rPr>
              <w:t>Final customers receive without undue delay the requested data.</w:t>
            </w:r>
          </w:p>
        </w:tc>
        <w:tc>
          <w:tcPr>
            <w:tcW w:w="1154" w:type="dxa"/>
          </w:tcPr>
          <w:p w:rsidR="003135C6" w:rsidP="559A74E2" w:rsidRDefault="46B64384" w14:paraId="7D68283D" w14:textId="3ABD6809">
            <w:pPr>
              <w:widowControl w:val="0"/>
              <w:spacing w:after="0"/>
              <w:rPr>
                <w:rFonts w:eastAsia="Calibri" w:cs="Calibri"/>
                <w:sz w:val="16"/>
                <w:szCs w:val="16"/>
                <w:lang w:val="en-US"/>
              </w:rPr>
            </w:pPr>
            <w:r w:rsidRPr="559A74E2">
              <w:rPr>
                <w:rFonts w:eastAsia="Calibri" w:cs="Calibri"/>
                <w:sz w:val="16"/>
                <w:szCs w:val="16"/>
                <w:lang w:val="en-US"/>
              </w:rPr>
              <w:t>Metering point administrator</w:t>
            </w:r>
          </w:p>
        </w:tc>
        <w:tc>
          <w:tcPr>
            <w:tcW w:w="1195" w:type="dxa"/>
          </w:tcPr>
          <w:p w:rsidR="003135C6" w:rsidRDefault="00D613C4" w14:paraId="4392FE64" w14:textId="77777777">
            <w:pPr>
              <w:widowControl w:val="0"/>
              <w:spacing w:after="0"/>
              <w:rPr>
                <w:rFonts w:ascii="Calibri" w:hAnsi="Calibri" w:eastAsia="Calibri" w:cs="Calibri"/>
                <w:sz w:val="16"/>
                <w:szCs w:val="16"/>
              </w:rPr>
            </w:pPr>
            <w:r>
              <w:rPr>
                <w:rFonts w:eastAsia="Calibri" w:cs="Calibri"/>
                <w:sz w:val="16"/>
                <w:szCs w:val="16"/>
                <w:lang w:val="en-US"/>
              </w:rPr>
              <w:t>Final customer</w:t>
            </w:r>
          </w:p>
        </w:tc>
        <w:tc>
          <w:tcPr>
            <w:tcW w:w="1280" w:type="dxa"/>
          </w:tcPr>
          <w:p w:rsidR="003135C6" w:rsidRDefault="51719B8C" w14:paraId="5AE0547E" w14:textId="57C4E6A0">
            <w:pPr>
              <w:widowControl w:val="0"/>
              <w:spacing w:after="0"/>
              <w:rPr>
                <w:rFonts w:ascii="Calibri" w:hAnsi="Calibri" w:eastAsia="Calibri" w:cs="Calibri"/>
                <w:sz w:val="16"/>
                <w:szCs w:val="16"/>
                <w:lang w:val="en-US"/>
              </w:rPr>
            </w:pPr>
            <w:r w:rsidRPr="4AF7D480">
              <w:rPr>
                <w:rFonts w:eastAsia="Calibri" w:cs="Calibri"/>
                <w:sz w:val="16"/>
                <w:szCs w:val="16"/>
                <w:lang w:val="en-US"/>
              </w:rPr>
              <w:t>D</w:t>
            </w:r>
            <w:r w:rsidRPr="4AF7D480" w:rsidR="5EA69D89">
              <w:rPr>
                <w:rFonts w:eastAsia="Calibri" w:cs="Calibri"/>
                <w:sz w:val="16"/>
                <w:szCs w:val="16"/>
                <w:lang w:val="en-US"/>
              </w:rPr>
              <w:t xml:space="preserve"> – </w:t>
            </w:r>
            <w:r w:rsidRPr="4AF7D480" w:rsidR="7F4E9E49">
              <w:rPr>
                <w:rFonts w:eastAsia="Calibri" w:cs="Calibri"/>
                <w:sz w:val="16"/>
                <w:szCs w:val="16"/>
                <w:lang w:val="en-US"/>
              </w:rPr>
              <w:t xml:space="preserve">Accounting </w:t>
            </w:r>
            <w:r w:rsidRPr="4AF7D480" w:rsidR="259F1B02">
              <w:rPr>
                <w:rFonts w:eastAsia="Calibri" w:cs="Calibri"/>
                <w:sz w:val="16"/>
                <w:szCs w:val="16"/>
                <w:lang w:val="en-US"/>
              </w:rPr>
              <w:t>point master data</w:t>
            </w:r>
          </w:p>
        </w:tc>
      </w:tr>
    </w:tbl>
    <w:p w:rsidR="003135C6" w:rsidP="1BF3043E" w:rsidRDefault="00E71A14" w14:paraId="48A21919" w14:textId="746470F8">
      <w:pPr>
        <w:jc w:val="center"/>
      </w:pPr>
      <w:ins w:author="Voornveld van W. (Wout)" w:date="2023-03-16T11:27:00Z" w:id="295375751">
        <w:r w:rsidR="00E71A14">
          <w:drawing>
            <wp:inline wp14:editId="7004E461" wp14:anchorId="7D346D5F">
              <wp:extent cx="5731510" cy="5953855"/>
              <wp:effectExtent l="0" t="0" r="2540" b="0"/>
              <wp:docPr id="8" name="Picture 8" title=""/>
              <wp:cNvGraphicFramePr>
                <a:graphicFrameLocks noChangeAspect="1"/>
              </wp:cNvGraphicFramePr>
              <a:graphic>
                <a:graphicData uri="http://schemas.openxmlformats.org/drawingml/2006/picture">
                  <pic:pic>
                    <pic:nvPicPr>
                      <pic:cNvPr id="0" name="Picture 8"/>
                      <pic:cNvPicPr/>
                    </pic:nvPicPr>
                    <pic:blipFill>
                      <a:blip r:embed="Rfe361b4a39394345">
                        <a:extLst xmlns:a="http://schemas.openxmlformats.org/drawingml/2006/main">
                          <a:ext uri="{28A0092B-C50C-407E-A947-70E740481C1C}">
                            <a14:useLocalDpi xmlns:a14="http://schemas.microsoft.com/office/drawing/2010/main" val="0"/>
                          </a:ext>
                        </a:extLst>
                      </a:blip>
                      <a:srcRect l="1152" t="806" r="9476" b="1743"/>
                      <a:stretch>
                        <a:fillRect/>
                      </a:stretch>
                    </pic:blipFill>
                    <pic:spPr>
                      <a:xfrm rot="0" flipH="0" flipV="0">
                        <a:off x="0" y="0"/>
                        <a:ext cx="5731510" cy="5953855"/>
                      </a:xfrm>
                      <a:prstGeom prst="rect">
                        <a:avLst/>
                      </a:prstGeom>
                    </pic:spPr>
                  </pic:pic>
                </a:graphicData>
              </a:graphic>
            </wp:inline>
          </w:drawing>
        </w:r>
      </w:ins>
    </w:p>
    <w:p w:rsidRPr="00E032F9" w:rsidR="00B70202" w:rsidRDefault="00B70202" w14:paraId="3650EE92" w14:textId="34DD32EE">
      <w:pPr>
        <w:pStyle w:val="Beschriftung"/>
        <w:keepNext/>
        <w:spacing w:after="0"/>
        <w:jc w:val="center"/>
        <w:rPr>
          <w:lang w:val="en-US"/>
        </w:rPr>
        <w:pPrChange w:author="Georg Hartner" w:date="2023-03-17T08:03:00Z" w:id="106">
          <w:pPr>
            <w:keepNext/>
            <w:spacing w:after="0"/>
            <w:jc w:val="center"/>
          </w:pPr>
        </w:pPrChange>
      </w:pPr>
      <w:r w:rsidRPr="1BF3043E">
        <w:rPr>
          <w:lang w:val="en-US"/>
        </w:rPr>
        <w:t xml:space="preserve">Diagram </w:t>
      </w:r>
      <w:r>
        <w:fldChar w:fldCharType="begin"/>
      </w:r>
      <w:r w:rsidRPr="1BF3043E">
        <w:rPr>
          <w:lang w:val="en-US"/>
        </w:rPr>
        <w:instrText xml:space="preserve"> SEQ Diagram \* ARABIC </w:instrText>
      </w:r>
      <w:r>
        <w:fldChar w:fldCharType="separate"/>
      </w:r>
      <w:r w:rsidRPr="1BF3043E" w:rsidR="00715781">
        <w:rPr>
          <w:noProof/>
          <w:lang w:val="en-US"/>
        </w:rPr>
        <w:t>1</w:t>
      </w:r>
      <w:r>
        <w:fldChar w:fldCharType="end"/>
      </w:r>
      <w:r w:rsidRPr="1BF3043E">
        <w:rPr>
          <w:lang w:val="en-US"/>
        </w:rPr>
        <w:t xml:space="preserve"> – Scenario ‘Access to </w:t>
      </w:r>
      <w:r w:rsidRPr="1BF3043E" w:rsidR="6F2BACDD">
        <w:rPr>
          <w:lang w:val="en-US"/>
        </w:rPr>
        <w:t>accounting point master</w:t>
      </w:r>
      <w:r w:rsidRPr="1BF3043E">
        <w:rPr>
          <w:lang w:val="en-US"/>
        </w:rPr>
        <w:t xml:space="preserve"> data by the final customer’ </w:t>
      </w:r>
    </w:p>
    <w:p w:rsidR="003135C6" w:rsidRDefault="00D613C4" w14:paraId="6BD18F9B" w14:textId="52B51B9F">
      <w:pPr>
        <w:spacing w:after="0"/>
        <w:rPr>
          <w:rFonts w:ascii="Calibri" w:hAnsi="Calibri" w:eastAsia="Calibri" w:cs="Calibri"/>
          <w:sz w:val="16"/>
          <w:szCs w:val="16"/>
          <w:lang w:val="en-US"/>
        </w:rPr>
      </w:pPr>
      <w:r w:rsidRPr="00E032F9">
        <w:rPr>
          <w:lang w:val="en-US"/>
        </w:rPr>
        <w:br w:type="page"/>
      </w:r>
    </w:p>
    <w:tbl>
      <w:tblPr>
        <w:tblStyle w:val="Tabellenraster"/>
        <w:tblW w:w="9135" w:type="dxa"/>
        <w:tblLayout w:type="fixed"/>
        <w:tblLook w:val="04A0" w:firstRow="1" w:lastRow="0" w:firstColumn="1" w:lastColumn="0" w:noHBand="0" w:noVBand="1"/>
      </w:tblPr>
      <w:tblGrid>
        <w:gridCol w:w="706"/>
        <w:gridCol w:w="1664"/>
        <w:gridCol w:w="3165"/>
        <w:gridCol w:w="1155"/>
        <w:gridCol w:w="1179"/>
        <w:gridCol w:w="1266"/>
      </w:tblGrid>
      <w:tr w:rsidR="00F01526" w:rsidTr="559A74E2" w14:paraId="142FFC2B" w14:textId="77777777">
        <w:trPr>
          <w:trHeight w:val="274"/>
        </w:trPr>
        <w:tc>
          <w:tcPr>
            <w:tcW w:w="9135" w:type="dxa"/>
            <w:gridSpan w:val="6"/>
            <w:shd w:val="clear" w:color="auto" w:fill="D0CECE" w:themeFill="background2" w:themeFillShade="E6"/>
          </w:tcPr>
          <w:p w:rsidR="00F01526" w:rsidP="00E032F9" w:rsidRDefault="00F01526" w14:paraId="4CEDD64F" w14:textId="09D87FD4">
            <w:pPr>
              <w:pageBreakBefore/>
              <w:widowControl w:val="0"/>
              <w:spacing w:after="0"/>
              <w:jc w:val="center"/>
              <w:rPr>
                <w:rFonts w:ascii="Calibri" w:hAnsi="Calibri" w:eastAsia="Calibri" w:cs="Calibri"/>
                <w:sz w:val="16"/>
                <w:szCs w:val="16"/>
                <w:lang w:val="en-US"/>
              </w:rPr>
            </w:pPr>
            <w:r w:rsidRPr="00E032F9">
              <w:rPr>
                <w:rFonts w:ascii="Arial" w:hAnsi="Arial" w:eastAsia="Calibri" w:cs="Arial"/>
                <w:b/>
                <w:bCs/>
                <w:i/>
                <w:iCs/>
                <w:sz w:val="16"/>
                <w:szCs w:val="16"/>
                <w:lang w:val="en-US"/>
              </w:rPr>
              <w:lastRenderedPageBreak/>
              <w:t>Table III.2</w:t>
            </w:r>
            <w:r w:rsidR="00EB6794">
              <w:rPr>
                <w:rFonts w:ascii="Arial" w:hAnsi="Arial" w:eastAsia="Arial" w:cs="Arial"/>
                <w:b/>
                <w:bCs/>
                <w:i/>
                <w:iCs/>
                <w:color w:val="000000" w:themeColor="text1"/>
                <w:sz w:val="16"/>
                <w:szCs w:val="16"/>
                <w:lang w:val="en-GB"/>
              </w:rPr>
              <w:t xml:space="preserve"> – Procedure 2</w:t>
            </w:r>
          </w:p>
        </w:tc>
      </w:tr>
      <w:tr w:rsidRPr="00E032F9" w:rsidR="00F01526" w:rsidTr="559A74E2" w14:paraId="132379BF" w14:textId="77777777">
        <w:tc>
          <w:tcPr>
            <w:tcW w:w="2370" w:type="dxa"/>
            <w:gridSpan w:val="2"/>
            <w:shd w:val="clear" w:color="auto" w:fill="D0CECE" w:themeFill="background2" w:themeFillShade="E6"/>
          </w:tcPr>
          <w:p w:rsidRPr="707D87C6" w:rsidR="00F01526" w:rsidDel="707D87C6" w:rsidP="707D87C6" w:rsidRDefault="00F01526" w14:paraId="2157631E" w14:textId="6DA7A740">
            <w:pPr>
              <w:spacing w:after="0"/>
              <w:rPr>
                <w:rFonts w:ascii="Arial" w:hAnsi="Arial" w:eastAsia="Arial" w:cs="Arial"/>
                <w:b/>
                <w:bCs/>
                <w:i/>
                <w:iCs/>
                <w:color w:val="000000" w:themeColor="text1"/>
                <w:sz w:val="16"/>
                <w:szCs w:val="16"/>
                <w:lang w:val="en-GB"/>
              </w:rPr>
            </w:pPr>
            <w:r w:rsidRPr="707D87C6">
              <w:rPr>
                <w:rFonts w:ascii="Arial" w:hAnsi="Arial" w:eastAsia="Arial" w:cs="Arial"/>
                <w:b/>
                <w:bCs/>
                <w:i/>
                <w:iCs/>
                <w:color w:val="000000" w:themeColor="text1"/>
                <w:sz w:val="16"/>
                <w:szCs w:val="16"/>
                <w:lang w:val="en-GB"/>
              </w:rPr>
              <w:t>Procedure name</w:t>
            </w:r>
          </w:p>
        </w:tc>
        <w:tc>
          <w:tcPr>
            <w:tcW w:w="6765" w:type="dxa"/>
            <w:gridSpan w:val="4"/>
            <w:shd w:val="clear" w:color="auto" w:fill="auto"/>
          </w:tcPr>
          <w:p w:rsidR="00F01526" w:rsidP="19F8EC84" w:rsidRDefault="677375A5" w14:paraId="1F90DAB8" w14:textId="38704493">
            <w:pPr>
              <w:widowControl w:val="0"/>
              <w:spacing w:after="0"/>
              <w:rPr>
                <w:rFonts w:ascii="Arial" w:hAnsi="Arial" w:eastAsia="Arial" w:cs="Arial"/>
                <w:b/>
                <w:bCs/>
                <w:i/>
                <w:iCs/>
                <w:color w:val="000000" w:themeColor="text1"/>
                <w:sz w:val="16"/>
                <w:szCs w:val="16"/>
                <w:lang w:val="en-GB"/>
              </w:rPr>
            </w:pPr>
            <w:r w:rsidRPr="19F8EC84">
              <w:rPr>
                <w:rFonts w:eastAsia="Calibri" w:cs="Calibri"/>
                <w:sz w:val="16"/>
                <w:szCs w:val="16"/>
                <w:lang w:val="en-US"/>
              </w:rPr>
              <w:t xml:space="preserve">Access to </w:t>
            </w:r>
            <w:r w:rsidRPr="19F8EC84" w:rsidR="0871641D">
              <w:rPr>
                <w:rFonts w:eastAsia="Calibri" w:cs="Calibri"/>
                <w:i/>
                <w:iCs/>
                <w:sz w:val="16"/>
                <w:szCs w:val="16"/>
                <w:lang w:val="en-US"/>
              </w:rPr>
              <w:t>accounting point master data</w:t>
            </w:r>
            <w:r w:rsidRPr="19F8EC84">
              <w:rPr>
                <w:rFonts w:eastAsia="Calibri" w:cs="Calibri"/>
                <w:sz w:val="16"/>
                <w:szCs w:val="16"/>
                <w:lang w:val="en-US"/>
              </w:rPr>
              <w:t xml:space="preserve"> by an eligible party</w:t>
            </w:r>
          </w:p>
        </w:tc>
      </w:tr>
      <w:tr w:rsidR="003135C6" w:rsidTr="559A74E2" w14:paraId="64C366C4" w14:textId="77777777">
        <w:tc>
          <w:tcPr>
            <w:tcW w:w="706" w:type="dxa"/>
            <w:shd w:val="clear" w:color="auto" w:fill="D0CECE" w:themeFill="background2" w:themeFillShade="E6"/>
          </w:tcPr>
          <w:p w:rsidR="003135C6" w:rsidRDefault="00D613C4" w14:paraId="59E4DFAD"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Step No.</w:t>
            </w:r>
          </w:p>
        </w:tc>
        <w:tc>
          <w:tcPr>
            <w:tcW w:w="1664" w:type="dxa"/>
            <w:shd w:val="clear" w:color="auto" w:fill="D0CECE" w:themeFill="background2" w:themeFillShade="E6"/>
          </w:tcPr>
          <w:p w:rsidR="003135C6" w:rsidP="707D87C6" w:rsidRDefault="4CB4A496" w14:paraId="2863EB7B" w14:textId="6D4810EE">
            <w:pPr>
              <w:spacing w:after="0"/>
              <w:rPr>
                <w:rFonts w:ascii="Arial" w:hAnsi="Arial" w:eastAsia="Arial" w:cs="Arial"/>
                <w:b/>
                <w:bCs/>
                <w:i/>
                <w:iCs/>
                <w:color w:val="000000" w:themeColor="text1"/>
                <w:sz w:val="16"/>
                <w:szCs w:val="16"/>
                <w:lang w:val="en-GB"/>
              </w:rPr>
            </w:pPr>
            <w:r w:rsidRPr="707D87C6">
              <w:rPr>
                <w:rFonts w:ascii="Arial" w:hAnsi="Arial" w:eastAsia="Arial" w:cs="Arial"/>
                <w:b/>
                <w:bCs/>
                <w:i/>
                <w:iCs/>
                <w:color w:val="000000" w:themeColor="text1"/>
                <w:sz w:val="16"/>
                <w:szCs w:val="16"/>
                <w:lang w:val="en-GB"/>
              </w:rPr>
              <w:t>Step</w:t>
            </w:r>
          </w:p>
        </w:tc>
        <w:tc>
          <w:tcPr>
            <w:tcW w:w="3165" w:type="dxa"/>
            <w:shd w:val="clear" w:color="auto" w:fill="D0CECE" w:themeFill="background2" w:themeFillShade="E6"/>
          </w:tcPr>
          <w:p w:rsidR="003135C6" w:rsidP="559A74E2" w:rsidRDefault="099A24F7" w14:paraId="45F92488" w14:textId="3FB7362A">
            <w:pPr>
              <w:spacing w:after="0"/>
              <w:rPr>
                <w:rFonts w:ascii="Arial" w:hAnsi="Arial" w:eastAsia="Arial" w:cs="Arial"/>
                <w:b/>
                <w:bCs/>
                <w:i/>
                <w:iCs/>
                <w:color w:val="000000" w:themeColor="text1"/>
                <w:sz w:val="16"/>
                <w:szCs w:val="16"/>
                <w:lang w:val="en-GB"/>
              </w:rPr>
            </w:pPr>
            <w:r w:rsidRPr="559A74E2">
              <w:rPr>
                <w:rFonts w:ascii="Arial" w:hAnsi="Arial" w:eastAsia="Arial" w:cs="Arial"/>
                <w:b/>
                <w:bCs/>
                <w:i/>
                <w:iCs/>
                <w:color w:val="000000" w:themeColor="text1"/>
                <w:sz w:val="16"/>
                <w:szCs w:val="16"/>
                <w:lang w:val="en-GB"/>
              </w:rPr>
              <w:t>Step description</w:t>
            </w:r>
          </w:p>
        </w:tc>
        <w:tc>
          <w:tcPr>
            <w:tcW w:w="1155" w:type="dxa"/>
            <w:shd w:val="clear" w:color="auto" w:fill="D0CECE" w:themeFill="background2" w:themeFillShade="E6"/>
          </w:tcPr>
          <w:p w:rsidR="003135C6" w:rsidRDefault="00D613C4" w14:paraId="1EB71EFB"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producer (actor)</w:t>
            </w:r>
          </w:p>
        </w:tc>
        <w:tc>
          <w:tcPr>
            <w:tcW w:w="1179" w:type="dxa"/>
            <w:shd w:val="clear" w:color="auto" w:fill="D0CECE" w:themeFill="background2" w:themeFillShade="E6"/>
          </w:tcPr>
          <w:p w:rsidR="003135C6" w:rsidRDefault="00D613C4" w14:paraId="28501C27"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receiver (actor)</w:t>
            </w:r>
          </w:p>
        </w:tc>
        <w:tc>
          <w:tcPr>
            <w:tcW w:w="1266" w:type="dxa"/>
            <w:shd w:val="clear" w:color="auto" w:fill="D0CECE" w:themeFill="background2" w:themeFillShade="E6"/>
          </w:tcPr>
          <w:p w:rsidR="003135C6" w:rsidRDefault="00D613C4" w14:paraId="0F67AB8B"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exchanged (IDs)</w:t>
            </w:r>
          </w:p>
        </w:tc>
      </w:tr>
      <w:tr w:rsidR="5DE4E96D" w:rsidTr="559A74E2" w14:paraId="519A931F" w14:textId="77777777">
        <w:trPr>
          <w:trHeight w:val="300"/>
        </w:trPr>
        <w:tc>
          <w:tcPr>
            <w:tcW w:w="706" w:type="dxa"/>
          </w:tcPr>
          <w:p w:rsidR="04B5405F" w:rsidP="5DE4E96D" w:rsidRDefault="7172E739" w14:paraId="27C6D0CB" w14:textId="640C169C">
            <w:pPr>
              <w:rPr>
                <w:rFonts w:eastAsia="Calibri" w:cs="Calibri"/>
                <w:sz w:val="16"/>
                <w:szCs w:val="16"/>
                <w:lang w:val="en-US"/>
              </w:rPr>
            </w:pPr>
            <w:r w:rsidRPr="559A74E2">
              <w:rPr>
                <w:rFonts w:eastAsia="Calibri" w:cs="Calibri"/>
                <w:sz w:val="16"/>
                <w:szCs w:val="16"/>
                <w:lang w:val="en-US"/>
              </w:rPr>
              <w:t>2.1</w:t>
            </w:r>
          </w:p>
        </w:tc>
        <w:tc>
          <w:tcPr>
            <w:tcW w:w="1664" w:type="dxa"/>
          </w:tcPr>
          <w:p w:rsidR="04B5405F" w:rsidP="559A74E2" w:rsidRDefault="7172E739" w14:paraId="29F332C4" w14:textId="3396C795">
            <w:pPr>
              <w:rPr>
                <w:rFonts w:ascii="Calibri" w:hAnsi="Calibri" w:eastAsia="Calibri" w:cs="Calibri"/>
                <w:sz w:val="16"/>
                <w:szCs w:val="16"/>
                <w:lang w:val="en-US"/>
              </w:rPr>
            </w:pPr>
            <w:r w:rsidRPr="559A74E2">
              <w:rPr>
                <w:rFonts w:ascii="Calibri" w:hAnsi="Calibri" w:eastAsia="Calibri" w:cs="Calibri"/>
                <w:sz w:val="16"/>
                <w:szCs w:val="16"/>
                <w:lang w:val="en-US"/>
              </w:rPr>
              <w:t xml:space="preserve">Identify </w:t>
            </w:r>
            <w:r w:rsidRPr="559A74E2" w:rsidR="17C4B6B2">
              <w:rPr>
                <w:rFonts w:ascii="Calibri" w:hAnsi="Calibri" w:eastAsia="Calibri" w:cs="Calibri"/>
                <w:sz w:val="16"/>
                <w:szCs w:val="16"/>
                <w:lang w:val="en-US"/>
              </w:rPr>
              <w:t>m</w:t>
            </w:r>
            <w:r w:rsidRPr="559A74E2" w:rsidR="46B64384">
              <w:rPr>
                <w:rFonts w:ascii="Calibri" w:hAnsi="Calibri" w:eastAsia="Calibri" w:cs="Calibri"/>
                <w:sz w:val="16"/>
                <w:szCs w:val="16"/>
                <w:lang w:val="en-US"/>
              </w:rPr>
              <w:t>etering point administrator</w:t>
            </w:r>
          </w:p>
        </w:tc>
        <w:tc>
          <w:tcPr>
            <w:tcW w:w="3165" w:type="dxa"/>
          </w:tcPr>
          <w:p w:rsidR="57E67D56" w:rsidP="559A74E2" w:rsidRDefault="40132850" w14:paraId="247BED93" w14:textId="5A16EA19">
            <w:pPr>
              <w:rPr>
                <w:rFonts w:ascii="Calibri" w:hAnsi="Calibri" w:eastAsia="Calibri" w:cs="Calibri"/>
                <w:sz w:val="16"/>
                <w:szCs w:val="16"/>
                <w:lang w:val="en-US"/>
              </w:rPr>
            </w:pPr>
            <w:r w:rsidRPr="559A74E2">
              <w:rPr>
                <w:rFonts w:ascii="Calibri" w:hAnsi="Calibri" w:eastAsia="Calibri" w:cs="Calibri"/>
                <w:sz w:val="16"/>
                <w:szCs w:val="16"/>
                <w:lang w:val="en-US"/>
              </w:rPr>
              <w:t xml:space="preserve">Eligible party identify the </w:t>
            </w:r>
            <w:r w:rsidRPr="559A74E2" w:rsidR="50150664">
              <w:rPr>
                <w:rFonts w:ascii="Calibri" w:hAnsi="Calibri" w:eastAsia="Calibri" w:cs="Calibri"/>
                <w:sz w:val="16"/>
                <w:szCs w:val="16"/>
                <w:lang w:val="en-US"/>
              </w:rPr>
              <w:t>m</w:t>
            </w:r>
            <w:r w:rsidRPr="559A74E2" w:rsidR="46B64384">
              <w:rPr>
                <w:rFonts w:ascii="Calibri" w:hAnsi="Calibri" w:eastAsia="Calibri" w:cs="Calibri"/>
                <w:sz w:val="16"/>
                <w:szCs w:val="16"/>
                <w:lang w:val="en-US"/>
              </w:rPr>
              <w:t>etering point administrator</w:t>
            </w:r>
            <w:r w:rsidRPr="559A74E2">
              <w:rPr>
                <w:rFonts w:ascii="Calibri" w:hAnsi="Calibri" w:eastAsia="Calibri" w:cs="Calibri"/>
                <w:sz w:val="16"/>
                <w:szCs w:val="16"/>
                <w:lang w:val="en-US"/>
              </w:rPr>
              <w:t xml:space="preserve"> that is responsible for registering the parties linked to the accounting points under consideration.</w:t>
            </w:r>
          </w:p>
        </w:tc>
        <w:tc>
          <w:tcPr>
            <w:tcW w:w="1155" w:type="dxa"/>
          </w:tcPr>
          <w:p w:rsidR="57E67D56" w:rsidP="5DE4E96D" w:rsidRDefault="40132850" w14:paraId="6DADE70C" w14:textId="30439ADA">
            <w:pPr>
              <w:rPr>
                <w:rFonts w:eastAsia="Calibri" w:cs="Calibri"/>
                <w:sz w:val="16"/>
                <w:szCs w:val="16"/>
                <w:lang w:val="en-US"/>
              </w:rPr>
            </w:pPr>
            <w:r w:rsidRPr="559A74E2">
              <w:rPr>
                <w:rFonts w:eastAsia="Calibri" w:cs="Calibri"/>
                <w:sz w:val="16"/>
                <w:szCs w:val="16"/>
                <w:lang w:val="en-US"/>
              </w:rPr>
              <w:t>Competent authority</w:t>
            </w:r>
          </w:p>
        </w:tc>
        <w:tc>
          <w:tcPr>
            <w:tcW w:w="1179" w:type="dxa"/>
          </w:tcPr>
          <w:p w:rsidR="57E67D56" w:rsidP="5DE4E96D" w:rsidRDefault="40132850" w14:paraId="5F40806F" w14:textId="318C1C58">
            <w:pPr>
              <w:rPr>
                <w:rFonts w:eastAsia="Calibri" w:cs="Calibri"/>
                <w:sz w:val="16"/>
                <w:szCs w:val="16"/>
                <w:lang w:val="en-US"/>
              </w:rPr>
            </w:pPr>
            <w:r w:rsidRPr="559A74E2">
              <w:rPr>
                <w:rFonts w:eastAsia="Calibri" w:cs="Calibri"/>
                <w:sz w:val="16"/>
                <w:szCs w:val="16"/>
                <w:lang w:val="en-US"/>
              </w:rPr>
              <w:t>Eligible party</w:t>
            </w:r>
          </w:p>
        </w:tc>
        <w:tc>
          <w:tcPr>
            <w:tcW w:w="1266" w:type="dxa"/>
          </w:tcPr>
          <w:p w:rsidR="57E67D56" w:rsidP="5DE4E96D" w:rsidRDefault="40132850" w14:paraId="1B8FCACF" w14:textId="46536E6E">
            <w:pPr>
              <w:rPr>
                <w:rFonts w:eastAsia="Calibri" w:cs="Calibri"/>
                <w:sz w:val="16"/>
                <w:szCs w:val="16"/>
                <w:lang w:val="en-US"/>
              </w:rPr>
            </w:pPr>
            <w:r w:rsidRPr="559A74E2">
              <w:rPr>
                <w:rFonts w:eastAsia="Calibri" w:cs="Calibri"/>
                <w:sz w:val="16"/>
                <w:szCs w:val="16"/>
                <w:lang w:val="en-US"/>
              </w:rPr>
              <w:t>[not relevant]</w:t>
            </w:r>
          </w:p>
        </w:tc>
      </w:tr>
      <w:tr w:rsidR="5DE4E96D" w:rsidTr="559A74E2" w14:paraId="7AE73762" w14:textId="77777777">
        <w:trPr>
          <w:trHeight w:val="300"/>
        </w:trPr>
        <w:tc>
          <w:tcPr>
            <w:tcW w:w="706" w:type="dxa"/>
          </w:tcPr>
          <w:p w:rsidR="57E67D56" w:rsidP="5DE4E96D" w:rsidRDefault="40132850" w14:paraId="2B47BB21" w14:textId="51ED37C1">
            <w:pPr>
              <w:rPr>
                <w:rFonts w:eastAsia="Calibri" w:cs="Calibri"/>
                <w:sz w:val="16"/>
                <w:szCs w:val="16"/>
                <w:lang w:val="en-US"/>
              </w:rPr>
            </w:pPr>
            <w:r w:rsidRPr="559A74E2">
              <w:rPr>
                <w:rFonts w:eastAsia="Calibri" w:cs="Calibri"/>
                <w:sz w:val="16"/>
                <w:szCs w:val="16"/>
                <w:lang w:val="en-US"/>
              </w:rPr>
              <w:t>2.2</w:t>
            </w:r>
          </w:p>
        </w:tc>
        <w:tc>
          <w:tcPr>
            <w:tcW w:w="1664" w:type="dxa"/>
          </w:tcPr>
          <w:p w:rsidR="5DE4E96D" w:rsidP="559A74E2" w:rsidRDefault="2101824E" w14:paraId="26F7CAAC" w14:textId="75FD0208">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Get list of accounting point</w:t>
            </w:r>
          </w:p>
        </w:tc>
        <w:tc>
          <w:tcPr>
            <w:tcW w:w="3165" w:type="dxa"/>
          </w:tcPr>
          <w:p w:rsidR="5DE4E96D" w:rsidP="559A74E2" w:rsidRDefault="2101824E" w14:paraId="54A78C47" w14:textId="08E856F5">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Eligible party finds out accounting point id to request data for.</w:t>
            </w:r>
          </w:p>
        </w:tc>
        <w:tc>
          <w:tcPr>
            <w:tcW w:w="1155" w:type="dxa"/>
          </w:tcPr>
          <w:p w:rsidR="5C57C9BE" w:rsidP="559A74E2" w:rsidRDefault="51190940" w14:paraId="460CB5CF" w14:textId="669FB9E5">
            <w:pPr>
              <w:rPr>
                <w:rFonts w:ascii="Calibri" w:hAnsi="Calibri" w:eastAsia="Calibri" w:cs="Calibri"/>
                <w:sz w:val="16"/>
                <w:szCs w:val="16"/>
                <w:lang w:val="en-US"/>
              </w:rPr>
            </w:pPr>
            <w:r w:rsidRPr="559A74E2">
              <w:rPr>
                <w:rFonts w:ascii="Calibri" w:hAnsi="Calibri" w:eastAsia="Calibri" w:cs="Calibri"/>
                <w:sz w:val="16"/>
                <w:szCs w:val="16"/>
                <w:lang w:val="en-US"/>
              </w:rPr>
              <w:t xml:space="preserve">Final customer or </w:t>
            </w:r>
            <w:r w:rsidRPr="559A74E2" w:rsidR="10B4332F">
              <w:rPr>
                <w:rFonts w:ascii="Calibri" w:hAnsi="Calibri" w:eastAsia="Calibri" w:cs="Calibri"/>
                <w:sz w:val="16"/>
                <w:szCs w:val="16"/>
                <w:lang w:val="en-US"/>
              </w:rPr>
              <w:t>m</w:t>
            </w:r>
            <w:r w:rsidRPr="559A74E2" w:rsidR="46B64384">
              <w:rPr>
                <w:rFonts w:ascii="Calibri" w:hAnsi="Calibri" w:eastAsia="Calibri" w:cs="Calibri"/>
                <w:sz w:val="16"/>
                <w:szCs w:val="16"/>
                <w:lang w:val="en-US"/>
              </w:rPr>
              <w:t>etering point administrator</w:t>
            </w:r>
          </w:p>
        </w:tc>
        <w:tc>
          <w:tcPr>
            <w:tcW w:w="1179" w:type="dxa"/>
          </w:tcPr>
          <w:p w:rsidR="5C57C9BE" w:rsidP="5DE4E96D" w:rsidRDefault="51190940" w14:paraId="2FA52934" w14:textId="357E8A76">
            <w:pPr>
              <w:rPr>
                <w:rFonts w:eastAsia="Calibri" w:cs="Calibri"/>
                <w:sz w:val="16"/>
                <w:szCs w:val="16"/>
                <w:lang w:val="en-US"/>
              </w:rPr>
            </w:pPr>
            <w:r w:rsidRPr="559A74E2">
              <w:rPr>
                <w:rFonts w:eastAsia="Calibri" w:cs="Calibri"/>
                <w:sz w:val="16"/>
                <w:szCs w:val="16"/>
                <w:lang w:val="en-US"/>
              </w:rPr>
              <w:t>Eligible party</w:t>
            </w:r>
          </w:p>
        </w:tc>
        <w:tc>
          <w:tcPr>
            <w:tcW w:w="1266" w:type="dxa"/>
          </w:tcPr>
          <w:p w:rsidR="5C57C9BE" w:rsidP="5DE4E96D" w:rsidRDefault="51190940" w14:paraId="03414B74" w14:textId="0D41CD3D">
            <w:pPr>
              <w:rPr>
                <w:rFonts w:eastAsia="Calibri" w:cs="Calibri"/>
                <w:sz w:val="16"/>
                <w:szCs w:val="16"/>
                <w:lang w:val="en-US"/>
              </w:rPr>
            </w:pPr>
            <w:r w:rsidRPr="559A74E2">
              <w:rPr>
                <w:rFonts w:eastAsia="Calibri" w:cs="Calibri"/>
                <w:sz w:val="16"/>
                <w:szCs w:val="16"/>
                <w:lang w:val="en-US"/>
              </w:rPr>
              <w:t>A – Accounting point identification</w:t>
            </w:r>
          </w:p>
        </w:tc>
      </w:tr>
      <w:tr w:rsidR="5DE4E96D" w:rsidTr="559A74E2" w14:paraId="69B08693" w14:textId="77777777">
        <w:trPr>
          <w:trHeight w:val="300"/>
        </w:trPr>
        <w:tc>
          <w:tcPr>
            <w:tcW w:w="706" w:type="dxa"/>
          </w:tcPr>
          <w:p w:rsidR="5C57C9BE" w:rsidP="5DE4E96D" w:rsidRDefault="51190940" w14:paraId="28E05B29" w14:textId="3AA531BD">
            <w:pPr>
              <w:rPr>
                <w:rFonts w:eastAsia="Calibri" w:cs="Calibri"/>
                <w:sz w:val="16"/>
                <w:szCs w:val="16"/>
                <w:lang w:val="en-US"/>
              </w:rPr>
            </w:pPr>
            <w:r w:rsidRPr="559A74E2">
              <w:rPr>
                <w:rFonts w:eastAsia="Calibri" w:cs="Calibri"/>
                <w:sz w:val="16"/>
                <w:szCs w:val="16"/>
                <w:lang w:val="en-US"/>
              </w:rPr>
              <w:t>2.3</w:t>
            </w:r>
          </w:p>
        </w:tc>
        <w:tc>
          <w:tcPr>
            <w:tcW w:w="1664" w:type="dxa"/>
          </w:tcPr>
          <w:p w:rsidR="5C57C9BE" w:rsidP="559A74E2" w:rsidRDefault="51190940" w14:paraId="319EAB6F" w14:textId="3F9E11FE">
            <w:pPr>
              <w:rPr>
                <w:rFonts w:ascii="Calibri" w:hAnsi="Calibri" w:eastAsia="Calibri" w:cs="Calibri"/>
                <w:sz w:val="16"/>
                <w:szCs w:val="16"/>
                <w:lang w:val="en-US"/>
              </w:rPr>
            </w:pPr>
            <w:r w:rsidRPr="559A74E2">
              <w:rPr>
                <w:rFonts w:ascii="Calibri" w:hAnsi="Calibri" w:eastAsia="Calibri" w:cs="Calibri"/>
                <w:sz w:val="16"/>
                <w:szCs w:val="16"/>
                <w:lang w:val="en-US"/>
              </w:rPr>
              <w:t>Validate permission at permission administrator</w:t>
            </w:r>
          </w:p>
        </w:tc>
        <w:tc>
          <w:tcPr>
            <w:tcW w:w="3165" w:type="dxa"/>
          </w:tcPr>
          <w:p w:rsidR="5C57C9BE" w:rsidP="559A74E2" w:rsidRDefault="51190940" w14:paraId="06C66D6D" w14:textId="3CA287F8">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 xml:space="preserve">Beside those accounting points that already are linked to the eligible party, the </w:t>
            </w:r>
            <w:r w:rsidRPr="559A74E2" w:rsidR="417E07B3">
              <w:rPr>
                <w:rFonts w:ascii="Calibri" w:hAnsi="Calibri" w:eastAsia="Calibri" w:cs="Calibri"/>
                <w:sz w:val="16"/>
                <w:szCs w:val="16"/>
                <w:lang w:val="en-US"/>
              </w:rPr>
              <w:t>m</w:t>
            </w:r>
            <w:r w:rsidRPr="559A74E2" w:rsidR="46B64384">
              <w:rPr>
                <w:rFonts w:ascii="Calibri" w:hAnsi="Calibri" w:eastAsia="Calibri" w:cs="Calibri"/>
                <w:sz w:val="16"/>
                <w:szCs w:val="16"/>
                <w:lang w:val="en-US"/>
              </w:rPr>
              <w:t>etering point administrator</w:t>
            </w:r>
            <w:r w:rsidRPr="559A74E2">
              <w:rPr>
                <w:rFonts w:ascii="Calibri" w:hAnsi="Calibri" w:eastAsia="Calibri" w:cs="Calibri"/>
                <w:sz w:val="16"/>
                <w:szCs w:val="16"/>
                <w:lang w:val="en-US"/>
              </w:rPr>
              <w:t xml:space="preserve"> checks with the permission administrator if there are other accounting points for which there is permission for the eligible party having access to.</w:t>
            </w:r>
          </w:p>
        </w:tc>
        <w:tc>
          <w:tcPr>
            <w:tcW w:w="1155" w:type="dxa"/>
          </w:tcPr>
          <w:p w:rsidR="06280518" w:rsidP="5DE4E96D" w:rsidRDefault="238B526A" w14:paraId="76791786" w14:textId="78B35511">
            <w:pPr>
              <w:rPr>
                <w:rFonts w:eastAsia="Calibri" w:cs="Calibri"/>
                <w:sz w:val="16"/>
                <w:szCs w:val="16"/>
                <w:lang w:val="en-US"/>
              </w:rPr>
            </w:pPr>
            <w:r w:rsidRPr="559A74E2">
              <w:rPr>
                <w:rFonts w:eastAsia="Calibri" w:cs="Calibri"/>
                <w:sz w:val="16"/>
                <w:szCs w:val="16"/>
                <w:lang w:val="en-US"/>
              </w:rPr>
              <w:t>Permission administrator</w:t>
            </w:r>
          </w:p>
        </w:tc>
        <w:tc>
          <w:tcPr>
            <w:tcW w:w="1179" w:type="dxa"/>
          </w:tcPr>
          <w:p w:rsidR="06280518" w:rsidP="5DE4E96D" w:rsidRDefault="46B64384" w14:paraId="73CC909C" w14:textId="7983C731">
            <w:pPr>
              <w:rPr>
                <w:rFonts w:eastAsia="Calibri" w:cs="Calibri"/>
                <w:sz w:val="16"/>
                <w:szCs w:val="16"/>
                <w:lang w:val="en-US"/>
              </w:rPr>
            </w:pPr>
            <w:r w:rsidRPr="559A74E2">
              <w:rPr>
                <w:rFonts w:eastAsia="Calibri" w:cs="Calibri"/>
                <w:sz w:val="16"/>
                <w:szCs w:val="16"/>
                <w:lang w:val="en-US"/>
              </w:rPr>
              <w:t>Metering point administrator</w:t>
            </w:r>
          </w:p>
        </w:tc>
        <w:tc>
          <w:tcPr>
            <w:tcW w:w="1266" w:type="dxa"/>
          </w:tcPr>
          <w:p w:rsidR="06280518" w:rsidP="5DE4E96D" w:rsidRDefault="238B526A" w14:paraId="60F58184" w14:textId="06ED2C9D">
            <w:pPr>
              <w:rPr>
                <w:rFonts w:eastAsia="Calibri" w:cs="Calibri"/>
                <w:sz w:val="16"/>
                <w:szCs w:val="16"/>
                <w:lang w:val="en-US"/>
              </w:rPr>
            </w:pPr>
            <w:r w:rsidRPr="559A74E2">
              <w:rPr>
                <w:rFonts w:eastAsia="Calibri" w:cs="Calibri"/>
                <w:sz w:val="16"/>
                <w:szCs w:val="16"/>
                <w:lang w:val="en-US"/>
              </w:rPr>
              <w:t>A – Accounting point identification</w:t>
            </w:r>
          </w:p>
        </w:tc>
      </w:tr>
      <w:tr w:rsidR="5DE4E96D" w:rsidTr="559A74E2" w14:paraId="34EF184A" w14:textId="77777777">
        <w:trPr>
          <w:trHeight w:val="300"/>
        </w:trPr>
        <w:tc>
          <w:tcPr>
            <w:tcW w:w="706" w:type="dxa"/>
          </w:tcPr>
          <w:p w:rsidR="06280518" w:rsidP="5DE4E96D" w:rsidRDefault="238B526A" w14:paraId="35EC634C" w14:textId="69211BD0">
            <w:pPr>
              <w:rPr>
                <w:rFonts w:eastAsia="Calibri" w:cs="Calibri"/>
                <w:sz w:val="16"/>
                <w:szCs w:val="16"/>
                <w:lang w:val="en-US"/>
              </w:rPr>
            </w:pPr>
            <w:r w:rsidRPr="559A74E2">
              <w:rPr>
                <w:rFonts w:eastAsia="Calibri" w:cs="Calibri"/>
                <w:sz w:val="16"/>
                <w:szCs w:val="16"/>
                <w:lang w:val="en-US"/>
              </w:rPr>
              <w:t>2.4</w:t>
            </w:r>
          </w:p>
        </w:tc>
        <w:tc>
          <w:tcPr>
            <w:tcW w:w="1664" w:type="dxa"/>
          </w:tcPr>
          <w:p w:rsidR="06280518" w:rsidP="559A74E2" w:rsidRDefault="238B526A" w14:paraId="53B97F41" w14:textId="057770E0">
            <w:pPr>
              <w:rPr>
                <w:rFonts w:ascii="Calibri" w:hAnsi="Calibri" w:eastAsia="Calibri" w:cs="Calibri"/>
                <w:sz w:val="16"/>
                <w:szCs w:val="16"/>
                <w:lang w:val="en-US"/>
              </w:rPr>
            </w:pPr>
            <w:r w:rsidRPr="559A74E2">
              <w:rPr>
                <w:rFonts w:ascii="Calibri" w:hAnsi="Calibri" w:eastAsia="Calibri" w:cs="Calibri"/>
                <w:sz w:val="16"/>
                <w:szCs w:val="16"/>
                <w:lang w:val="en-US"/>
              </w:rPr>
              <w:t>Check link to accounting point and inform</w:t>
            </w:r>
          </w:p>
        </w:tc>
        <w:tc>
          <w:tcPr>
            <w:tcW w:w="3165" w:type="dxa"/>
          </w:tcPr>
          <w:p w:rsidR="6CAE9712" w:rsidP="559A74E2" w:rsidRDefault="46B64384" w14:paraId="28A8AA05" w14:textId="6E39D62A">
            <w:pPr>
              <w:rPr>
                <w:rFonts w:ascii="Calibri" w:hAnsi="Calibri" w:eastAsia="Calibri" w:cs="Calibri"/>
                <w:sz w:val="16"/>
                <w:szCs w:val="16"/>
                <w:lang w:val="en-US"/>
              </w:rPr>
            </w:pPr>
            <w:r w:rsidRPr="559A74E2">
              <w:rPr>
                <w:rFonts w:ascii="Calibri" w:hAnsi="Calibri" w:eastAsia="Calibri" w:cs="Calibri"/>
                <w:sz w:val="16"/>
                <w:szCs w:val="16"/>
                <w:lang w:val="en-US"/>
              </w:rPr>
              <w:t>Metering point administrator</w:t>
            </w:r>
            <w:r w:rsidRPr="559A74E2" w:rsidR="4CB8C559">
              <w:rPr>
                <w:rFonts w:ascii="Calibri" w:hAnsi="Calibri" w:eastAsia="Calibri" w:cs="Calibri"/>
                <w:sz w:val="16"/>
                <w:szCs w:val="16"/>
                <w:lang w:val="en-US"/>
              </w:rPr>
              <w:t xml:space="preserve"> checks if the Eligible party is linked to the accounting point(s) given by the final customer and informs about the result, including information if it was an invalid request.</w:t>
            </w:r>
          </w:p>
        </w:tc>
        <w:tc>
          <w:tcPr>
            <w:tcW w:w="1155" w:type="dxa"/>
          </w:tcPr>
          <w:p w:rsidR="5DE4E96D" w:rsidP="559A74E2" w:rsidRDefault="46B64384" w14:paraId="299CAA62" w14:textId="484569A8">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Metering point administrator</w:t>
            </w:r>
          </w:p>
        </w:tc>
        <w:tc>
          <w:tcPr>
            <w:tcW w:w="1179" w:type="dxa"/>
          </w:tcPr>
          <w:p w:rsidR="5DE4E96D" w:rsidP="559A74E2" w:rsidRDefault="2101824E" w14:paraId="42206274" w14:textId="29E752C5">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Eligible party</w:t>
            </w:r>
          </w:p>
        </w:tc>
        <w:tc>
          <w:tcPr>
            <w:tcW w:w="1266" w:type="dxa"/>
          </w:tcPr>
          <w:p w:rsidR="5DE4E96D" w:rsidP="559A74E2" w:rsidRDefault="2101824E" w14:paraId="5A417EB9" w14:textId="2EB29DD8">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A – Accounting point identification</w:t>
            </w:r>
          </w:p>
        </w:tc>
      </w:tr>
      <w:tr w:rsidR="5DE4E96D" w:rsidTr="559A74E2" w14:paraId="3343502A" w14:textId="77777777">
        <w:trPr>
          <w:trHeight w:val="300"/>
        </w:trPr>
        <w:tc>
          <w:tcPr>
            <w:tcW w:w="706" w:type="dxa"/>
          </w:tcPr>
          <w:p w:rsidR="7D33ABC8" w:rsidP="5DE4E96D" w:rsidRDefault="5DA360C3" w14:paraId="25BE33C6" w14:textId="00EA8079">
            <w:pPr>
              <w:rPr>
                <w:rFonts w:eastAsia="Calibri" w:cs="Calibri"/>
                <w:sz w:val="16"/>
                <w:szCs w:val="16"/>
                <w:lang w:val="en-US"/>
              </w:rPr>
            </w:pPr>
            <w:r w:rsidRPr="559A74E2">
              <w:rPr>
                <w:rFonts w:eastAsia="Calibri" w:cs="Calibri"/>
                <w:sz w:val="16"/>
                <w:szCs w:val="16"/>
                <w:lang w:val="en-US"/>
              </w:rPr>
              <w:t>2.5</w:t>
            </w:r>
          </w:p>
        </w:tc>
        <w:tc>
          <w:tcPr>
            <w:tcW w:w="1664" w:type="dxa"/>
          </w:tcPr>
          <w:p w:rsidR="7D33ABC8" w:rsidP="559A74E2" w:rsidRDefault="5DA360C3" w14:paraId="666E28FD" w14:textId="0C364712">
            <w:pPr>
              <w:rPr>
                <w:rFonts w:ascii="Calibri" w:hAnsi="Calibri" w:eastAsia="Calibri" w:cs="Calibri"/>
                <w:sz w:val="16"/>
                <w:szCs w:val="16"/>
                <w:lang w:val="en-US"/>
              </w:rPr>
            </w:pPr>
            <w:r w:rsidRPr="559A74E2">
              <w:rPr>
                <w:rFonts w:ascii="Calibri" w:hAnsi="Calibri" w:eastAsia="Calibri" w:cs="Calibri"/>
                <w:sz w:val="16"/>
                <w:szCs w:val="16"/>
                <w:lang w:val="en-US"/>
              </w:rPr>
              <w:t>Validate permission at permission administrator</w:t>
            </w:r>
          </w:p>
        </w:tc>
        <w:tc>
          <w:tcPr>
            <w:tcW w:w="3165" w:type="dxa"/>
          </w:tcPr>
          <w:p w:rsidR="5DE4E96D" w:rsidP="559A74E2" w:rsidRDefault="2101824E" w14:paraId="57B0A222" w14:textId="780F6CD1">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 xml:space="preserve">Beside those accounting points that already are linked to the eligible party, the </w:t>
            </w:r>
            <w:r w:rsidRPr="559A74E2" w:rsidR="1686041A">
              <w:rPr>
                <w:rFonts w:ascii="Calibri" w:hAnsi="Calibri" w:eastAsia="Calibri" w:cs="Calibri"/>
                <w:sz w:val="16"/>
                <w:szCs w:val="16"/>
                <w:lang w:val="en-US"/>
              </w:rPr>
              <w:t>m</w:t>
            </w:r>
            <w:r w:rsidRPr="559A74E2" w:rsidR="46B64384">
              <w:rPr>
                <w:rFonts w:ascii="Calibri" w:hAnsi="Calibri" w:eastAsia="Calibri" w:cs="Calibri"/>
                <w:sz w:val="16"/>
                <w:szCs w:val="16"/>
                <w:lang w:val="en-US"/>
              </w:rPr>
              <w:t>etering point administrator</w:t>
            </w:r>
            <w:r w:rsidRPr="559A74E2">
              <w:rPr>
                <w:rFonts w:ascii="Calibri" w:hAnsi="Calibri" w:eastAsia="Calibri" w:cs="Calibri"/>
                <w:sz w:val="16"/>
                <w:szCs w:val="16"/>
                <w:lang w:val="en-US"/>
              </w:rPr>
              <w:t xml:space="preserve"> checks with the permission administrator for the other accounting points given by the final customer if there is permission for the eligible party having access to.</w:t>
            </w:r>
          </w:p>
        </w:tc>
        <w:tc>
          <w:tcPr>
            <w:tcW w:w="1155" w:type="dxa"/>
          </w:tcPr>
          <w:p w:rsidR="5DE4E96D" w:rsidP="559A74E2" w:rsidRDefault="2101824E" w14:paraId="53998A1B" w14:textId="075E8496">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Permission administrator</w:t>
            </w:r>
          </w:p>
        </w:tc>
        <w:tc>
          <w:tcPr>
            <w:tcW w:w="1179" w:type="dxa"/>
          </w:tcPr>
          <w:p w:rsidR="5DE4E96D" w:rsidP="559A74E2" w:rsidRDefault="46B64384" w14:paraId="5146CB17" w14:textId="3E43E1FA">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Metering point administrator</w:t>
            </w:r>
          </w:p>
        </w:tc>
        <w:tc>
          <w:tcPr>
            <w:tcW w:w="1266" w:type="dxa"/>
          </w:tcPr>
          <w:p w:rsidR="5DE4E96D" w:rsidP="559A74E2" w:rsidRDefault="2101824E" w14:paraId="47636E20" w14:textId="504F678A">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A – Accounting point identification</w:t>
            </w:r>
          </w:p>
        </w:tc>
      </w:tr>
      <w:tr w:rsidR="5DE4E96D" w:rsidTr="559A74E2" w14:paraId="25528972" w14:textId="77777777">
        <w:trPr>
          <w:trHeight w:val="300"/>
        </w:trPr>
        <w:tc>
          <w:tcPr>
            <w:tcW w:w="706" w:type="dxa"/>
          </w:tcPr>
          <w:p w:rsidR="39A31666" w:rsidP="5DE4E96D" w:rsidRDefault="27F25805" w14:paraId="44307E9F" w14:textId="748C8BE0">
            <w:pPr>
              <w:rPr>
                <w:rFonts w:eastAsia="Calibri" w:cs="Calibri"/>
                <w:sz w:val="16"/>
                <w:szCs w:val="16"/>
                <w:lang w:val="en-US"/>
              </w:rPr>
            </w:pPr>
            <w:r w:rsidRPr="559A74E2">
              <w:rPr>
                <w:rFonts w:eastAsia="Calibri" w:cs="Calibri"/>
                <w:sz w:val="16"/>
                <w:szCs w:val="16"/>
                <w:lang w:val="en-US"/>
              </w:rPr>
              <w:t>2.6</w:t>
            </w:r>
          </w:p>
        </w:tc>
        <w:tc>
          <w:tcPr>
            <w:tcW w:w="1664" w:type="dxa"/>
          </w:tcPr>
          <w:p w:rsidR="39A31666" w:rsidP="5DE4E96D" w:rsidRDefault="27F25805" w14:paraId="28569019" w14:textId="0166CDBA">
            <w:pPr>
              <w:rPr>
                <w:rFonts w:eastAsia="Calibri" w:cs="Calibri"/>
                <w:sz w:val="16"/>
                <w:szCs w:val="16"/>
                <w:lang w:val="en-US"/>
              </w:rPr>
            </w:pPr>
            <w:r w:rsidRPr="559A74E2">
              <w:rPr>
                <w:rFonts w:eastAsia="Calibri" w:cs="Calibri"/>
                <w:sz w:val="16"/>
                <w:szCs w:val="16"/>
                <w:lang w:val="en-US"/>
              </w:rPr>
              <w:t>Request data</w:t>
            </w:r>
          </w:p>
        </w:tc>
        <w:tc>
          <w:tcPr>
            <w:tcW w:w="3165" w:type="dxa"/>
          </w:tcPr>
          <w:p w:rsidR="5DE4E96D" w:rsidP="559A74E2" w:rsidRDefault="2101824E" w14:paraId="0BD0F198" w14:textId="325E1ADD">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Eligible party specify accounting point(s) to get access to.</w:t>
            </w:r>
          </w:p>
        </w:tc>
        <w:tc>
          <w:tcPr>
            <w:tcW w:w="1155" w:type="dxa"/>
          </w:tcPr>
          <w:p w:rsidR="5DE4E96D" w:rsidP="559A74E2" w:rsidRDefault="2101824E" w14:paraId="167EDD48" w14:textId="35055FC3">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Eligible party</w:t>
            </w:r>
          </w:p>
        </w:tc>
        <w:tc>
          <w:tcPr>
            <w:tcW w:w="1179" w:type="dxa"/>
          </w:tcPr>
          <w:p w:rsidR="5DE4E96D" w:rsidP="559A74E2" w:rsidRDefault="46B64384" w14:paraId="7E8EBD92" w14:textId="1E2E9C4A">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Metering point administrator</w:t>
            </w:r>
          </w:p>
        </w:tc>
        <w:tc>
          <w:tcPr>
            <w:tcW w:w="1266" w:type="dxa"/>
          </w:tcPr>
          <w:p w:rsidR="5DE4E96D" w:rsidP="559A74E2" w:rsidRDefault="2101824E" w14:paraId="5A8FA6B3" w14:textId="5425C176">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B – Accounting point master data request</w:t>
            </w:r>
          </w:p>
        </w:tc>
      </w:tr>
      <w:tr w:rsidR="5DE4E96D" w:rsidTr="559A74E2" w14:paraId="01F8E15B" w14:textId="77777777">
        <w:trPr>
          <w:trHeight w:val="300"/>
        </w:trPr>
        <w:tc>
          <w:tcPr>
            <w:tcW w:w="706" w:type="dxa"/>
          </w:tcPr>
          <w:p w:rsidR="5C5BA1E1" w:rsidP="5DE4E96D" w:rsidRDefault="65FF1F27" w14:paraId="3502C620" w14:textId="1701849D">
            <w:pPr>
              <w:rPr>
                <w:rFonts w:eastAsia="Calibri" w:cs="Calibri"/>
                <w:sz w:val="16"/>
                <w:szCs w:val="16"/>
                <w:lang w:val="en-US"/>
              </w:rPr>
            </w:pPr>
            <w:r w:rsidRPr="559A74E2">
              <w:rPr>
                <w:rFonts w:eastAsia="Calibri" w:cs="Calibri"/>
                <w:sz w:val="16"/>
                <w:szCs w:val="16"/>
                <w:lang w:val="en-US"/>
              </w:rPr>
              <w:t>2.7</w:t>
            </w:r>
          </w:p>
        </w:tc>
        <w:tc>
          <w:tcPr>
            <w:tcW w:w="1664" w:type="dxa"/>
          </w:tcPr>
          <w:p w:rsidR="5C5BA1E1" w:rsidP="559A74E2" w:rsidRDefault="65FF1F27" w14:paraId="591B4A76" w14:textId="006DB40F">
            <w:pPr>
              <w:rPr>
                <w:rFonts w:ascii="Calibri" w:hAnsi="Calibri" w:eastAsia="Calibri" w:cs="Calibri"/>
                <w:sz w:val="16"/>
                <w:szCs w:val="16"/>
                <w:lang w:val="en-US"/>
              </w:rPr>
            </w:pPr>
            <w:r w:rsidRPr="559A74E2">
              <w:rPr>
                <w:rFonts w:ascii="Calibri" w:hAnsi="Calibri" w:eastAsia="Calibri" w:cs="Calibri"/>
                <w:sz w:val="16"/>
                <w:szCs w:val="16"/>
                <w:lang w:val="en-US"/>
              </w:rPr>
              <w:t xml:space="preserve">Validate request at </w:t>
            </w:r>
            <w:r w:rsidRPr="559A74E2" w:rsidR="46B64384">
              <w:rPr>
                <w:rFonts w:ascii="Calibri" w:hAnsi="Calibri" w:eastAsia="Calibri" w:cs="Calibri"/>
                <w:sz w:val="16"/>
                <w:szCs w:val="16"/>
                <w:lang w:val="en-US"/>
              </w:rPr>
              <w:t>Metering point administrator</w:t>
            </w:r>
          </w:p>
        </w:tc>
        <w:tc>
          <w:tcPr>
            <w:tcW w:w="3165" w:type="dxa"/>
          </w:tcPr>
          <w:p w:rsidR="0C228228" w:rsidP="559A74E2" w:rsidRDefault="46B64384" w14:paraId="7B43718E" w14:textId="7FB95B91">
            <w:pPr>
              <w:rPr>
                <w:rFonts w:ascii="Calibri" w:hAnsi="Calibri" w:eastAsia="Calibri" w:cs="Calibri"/>
                <w:sz w:val="16"/>
                <w:szCs w:val="16"/>
                <w:lang w:val="en-US"/>
              </w:rPr>
            </w:pPr>
            <w:r w:rsidRPr="559A74E2">
              <w:rPr>
                <w:rFonts w:ascii="Calibri" w:hAnsi="Calibri" w:eastAsia="Calibri" w:cs="Calibri"/>
                <w:sz w:val="16"/>
                <w:szCs w:val="16"/>
                <w:lang w:val="en-US"/>
              </w:rPr>
              <w:t>Metering point administrator</w:t>
            </w:r>
            <w:r w:rsidRPr="559A74E2" w:rsidR="0EE02F7C">
              <w:rPr>
                <w:rFonts w:ascii="Calibri" w:hAnsi="Calibri" w:eastAsia="Calibri" w:cs="Calibri"/>
                <w:sz w:val="16"/>
                <w:szCs w:val="16"/>
                <w:lang w:val="en-US"/>
              </w:rPr>
              <w:t xml:space="preserve"> checks if the </w:t>
            </w:r>
            <w:r w:rsidRPr="559A74E2" w:rsidR="67C29BEC">
              <w:rPr>
                <w:rFonts w:ascii="Calibri" w:hAnsi="Calibri" w:eastAsia="Calibri" w:cs="Calibri"/>
                <w:sz w:val="16"/>
                <w:szCs w:val="16"/>
                <w:lang w:val="en-US"/>
              </w:rPr>
              <w:t>e</w:t>
            </w:r>
            <w:r w:rsidRPr="559A74E2" w:rsidR="0EE02F7C">
              <w:rPr>
                <w:rFonts w:ascii="Calibri" w:hAnsi="Calibri" w:eastAsia="Calibri" w:cs="Calibri"/>
                <w:sz w:val="16"/>
                <w:szCs w:val="16"/>
                <w:lang w:val="en-US"/>
              </w:rPr>
              <w:t>ligible party is linked to and allowed to receive the information about the accounting point(s) (i.e. checks if the specification of the requested data in terms of time, scope, accessibility, entitlement, etc. is acceptable).</w:t>
            </w:r>
          </w:p>
        </w:tc>
        <w:tc>
          <w:tcPr>
            <w:tcW w:w="1155" w:type="dxa"/>
          </w:tcPr>
          <w:p w:rsidR="5DE4E96D" w:rsidP="559A74E2" w:rsidRDefault="46B64384" w14:paraId="386A9FDF" w14:textId="2C07DB04">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Metering point administrator</w:t>
            </w:r>
          </w:p>
        </w:tc>
        <w:tc>
          <w:tcPr>
            <w:tcW w:w="1179" w:type="dxa"/>
          </w:tcPr>
          <w:p w:rsidR="5DE4E96D" w:rsidP="559A74E2" w:rsidRDefault="2101824E" w14:paraId="4567AE15" w14:textId="3CBC2D4B">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Eligible party</w:t>
            </w:r>
          </w:p>
        </w:tc>
        <w:tc>
          <w:tcPr>
            <w:tcW w:w="1266" w:type="dxa"/>
          </w:tcPr>
          <w:p w:rsidR="69D52AEF" w:rsidP="5DE4E96D" w:rsidRDefault="5D810734" w14:paraId="546FDD5C" w14:textId="7168EFB0">
            <w:pPr>
              <w:rPr>
                <w:rFonts w:eastAsia="Calibri" w:cs="Calibri"/>
                <w:sz w:val="16"/>
                <w:szCs w:val="16"/>
                <w:lang w:val="en-US"/>
              </w:rPr>
            </w:pPr>
            <w:r w:rsidRPr="559A74E2">
              <w:rPr>
                <w:rFonts w:eastAsia="Calibri" w:cs="Calibri"/>
                <w:sz w:val="16"/>
                <w:szCs w:val="16"/>
                <w:lang w:val="en-US"/>
              </w:rPr>
              <w:t>[not relevant]</w:t>
            </w:r>
          </w:p>
        </w:tc>
      </w:tr>
      <w:tr w:rsidR="5DE4E96D" w:rsidTr="559A74E2" w14:paraId="55AA8F74" w14:textId="77777777">
        <w:trPr>
          <w:trHeight w:val="300"/>
        </w:trPr>
        <w:tc>
          <w:tcPr>
            <w:tcW w:w="706" w:type="dxa"/>
          </w:tcPr>
          <w:p w:rsidR="2603D343" w:rsidP="5DE4E96D" w:rsidRDefault="67C24B2A" w14:paraId="5819D68D" w14:textId="0E0546CC">
            <w:pPr>
              <w:rPr>
                <w:rFonts w:eastAsia="Calibri" w:cs="Calibri"/>
                <w:sz w:val="16"/>
                <w:szCs w:val="16"/>
                <w:lang w:val="en-US"/>
              </w:rPr>
            </w:pPr>
            <w:r w:rsidRPr="559A74E2">
              <w:rPr>
                <w:rFonts w:eastAsia="Calibri" w:cs="Calibri"/>
                <w:sz w:val="16"/>
                <w:szCs w:val="16"/>
                <w:lang w:val="en-US"/>
              </w:rPr>
              <w:t>2.8</w:t>
            </w:r>
          </w:p>
        </w:tc>
        <w:tc>
          <w:tcPr>
            <w:tcW w:w="1664" w:type="dxa"/>
          </w:tcPr>
          <w:p w:rsidR="5DE4E96D" w:rsidP="559A74E2" w:rsidRDefault="2101824E" w14:paraId="38E6D946" w14:textId="5DE63A3F">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Validate request at permission administrator</w:t>
            </w:r>
          </w:p>
        </w:tc>
        <w:tc>
          <w:tcPr>
            <w:tcW w:w="3165" w:type="dxa"/>
          </w:tcPr>
          <w:p w:rsidR="20216F01" w:rsidP="559A74E2" w:rsidRDefault="4AE34D3E" w14:paraId="6E9A5610" w14:textId="6D5D9FC9">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 xml:space="preserve">In step 2.7, if the </w:t>
            </w:r>
            <w:r w:rsidRPr="559A74E2" w:rsidR="2A8F1279">
              <w:rPr>
                <w:rFonts w:ascii="Calibri" w:hAnsi="Calibri" w:eastAsia="Calibri" w:cs="Calibri"/>
                <w:sz w:val="16"/>
                <w:szCs w:val="16"/>
                <w:lang w:val="en-US"/>
              </w:rPr>
              <w:t>e</w:t>
            </w:r>
            <w:r w:rsidRPr="559A74E2">
              <w:rPr>
                <w:rFonts w:ascii="Calibri" w:hAnsi="Calibri" w:eastAsia="Calibri" w:cs="Calibri"/>
                <w:sz w:val="16"/>
                <w:szCs w:val="16"/>
                <w:lang w:val="en-US"/>
              </w:rPr>
              <w:t xml:space="preserve">ligible party is not linked to the accounting point, the </w:t>
            </w:r>
            <w:r w:rsidRPr="559A74E2" w:rsidR="59448945">
              <w:rPr>
                <w:rFonts w:ascii="Calibri" w:hAnsi="Calibri" w:eastAsia="Calibri" w:cs="Calibri"/>
                <w:sz w:val="16"/>
                <w:szCs w:val="16"/>
                <w:lang w:val="en-US"/>
              </w:rPr>
              <w:t>m</w:t>
            </w:r>
            <w:r w:rsidRPr="559A74E2" w:rsidR="46B64384">
              <w:rPr>
                <w:rFonts w:ascii="Calibri" w:hAnsi="Calibri" w:eastAsia="Calibri" w:cs="Calibri"/>
                <w:sz w:val="16"/>
                <w:szCs w:val="16"/>
                <w:lang w:val="en-US"/>
              </w:rPr>
              <w:t>etering point administrator</w:t>
            </w:r>
            <w:r w:rsidRPr="559A74E2">
              <w:rPr>
                <w:rFonts w:ascii="Calibri" w:hAnsi="Calibri" w:eastAsia="Calibri" w:cs="Calibri"/>
                <w:sz w:val="16"/>
                <w:szCs w:val="16"/>
                <w:lang w:val="en-US"/>
              </w:rPr>
              <w:t xml:space="preserve"> can check with the permission administrator if there is a permission for the eligible party for the accounting point, given the terms in the request.</w:t>
            </w:r>
          </w:p>
        </w:tc>
        <w:tc>
          <w:tcPr>
            <w:tcW w:w="1155" w:type="dxa"/>
          </w:tcPr>
          <w:p w:rsidR="5DE4E96D" w:rsidP="559A74E2" w:rsidRDefault="2101824E" w14:paraId="4112B22D" w14:textId="6CEE4096">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Permission administrator</w:t>
            </w:r>
          </w:p>
        </w:tc>
        <w:tc>
          <w:tcPr>
            <w:tcW w:w="1179" w:type="dxa"/>
          </w:tcPr>
          <w:p w:rsidR="5DE4E96D" w:rsidP="559A74E2" w:rsidRDefault="46B64384" w14:paraId="46A2CBB0" w14:textId="1F415EA6">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Metering point administrator</w:t>
            </w:r>
          </w:p>
        </w:tc>
        <w:tc>
          <w:tcPr>
            <w:tcW w:w="1266" w:type="dxa"/>
          </w:tcPr>
          <w:p w:rsidR="5DE4E96D" w:rsidP="559A74E2" w:rsidRDefault="2101824E" w14:paraId="237CDE88" w14:textId="4076882E">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C – Request validation information</w:t>
            </w:r>
          </w:p>
        </w:tc>
      </w:tr>
      <w:tr w:rsidR="5DE4E96D" w:rsidTr="559A74E2" w14:paraId="5DD442D8" w14:textId="77777777">
        <w:trPr>
          <w:trHeight w:val="300"/>
        </w:trPr>
        <w:tc>
          <w:tcPr>
            <w:tcW w:w="706" w:type="dxa"/>
          </w:tcPr>
          <w:p w:rsidR="5EC65432" w:rsidP="5DE4E96D" w:rsidRDefault="6F6C34FA" w14:paraId="23A86D0F" w14:textId="6F37DE64">
            <w:pPr>
              <w:rPr>
                <w:rFonts w:eastAsia="Calibri" w:cs="Calibri"/>
                <w:sz w:val="16"/>
                <w:szCs w:val="16"/>
                <w:lang w:val="en-US"/>
              </w:rPr>
            </w:pPr>
            <w:r w:rsidRPr="559A74E2">
              <w:rPr>
                <w:rFonts w:eastAsia="Calibri" w:cs="Calibri"/>
                <w:sz w:val="16"/>
                <w:szCs w:val="16"/>
                <w:lang w:val="en-US"/>
              </w:rPr>
              <w:t>2.9</w:t>
            </w:r>
          </w:p>
        </w:tc>
        <w:tc>
          <w:tcPr>
            <w:tcW w:w="1664" w:type="dxa"/>
          </w:tcPr>
          <w:p w:rsidR="5DE4E96D" w:rsidP="559A74E2" w:rsidRDefault="2101824E" w14:paraId="58BB4226" w14:textId="14F29817">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Inform eligible party about negative validation result</w:t>
            </w:r>
          </w:p>
        </w:tc>
        <w:tc>
          <w:tcPr>
            <w:tcW w:w="3165" w:type="dxa"/>
          </w:tcPr>
          <w:p w:rsidR="5DE4E96D" w:rsidP="559A74E2" w:rsidRDefault="2101824E" w14:paraId="01B183CD" w14:textId="3FE268CF">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If the eligible party is not linked nor have permission to the accounting point master data, a meaningful message should indicate the reason.</w:t>
            </w:r>
          </w:p>
        </w:tc>
        <w:tc>
          <w:tcPr>
            <w:tcW w:w="1155" w:type="dxa"/>
          </w:tcPr>
          <w:p w:rsidR="5DE4E96D" w:rsidP="559A74E2" w:rsidRDefault="46B64384" w14:paraId="1DC4AA5F" w14:textId="3FCD3FAA">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Metering point administrator</w:t>
            </w:r>
          </w:p>
        </w:tc>
        <w:tc>
          <w:tcPr>
            <w:tcW w:w="1179" w:type="dxa"/>
          </w:tcPr>
          <w:p w:rsidR="5DE4E96D" w:rsidP="559A74E2" w:rsidRDefault="2101824E" w14:paraId="3758AD9B" w14:textId="07AA25AB">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Eligible party</w:t>
            </w:r>
          </w:p>
        </w:tc>
        <w:tc>
          <w:tcPr>
            <w:tcW w:w="1266" w:type="dxa"/>
          </w:tcPr>
          <w:p w:rsidR="5DE4E96D" w:rsidP="559A74E2" w:rsidRDefault="2101824E" w14:paraId="4A70D75E" w14:textId="3DCBFF52">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C - Request validation information</w:t>
            </w:r>
          </w:p>
        </w:tc>
      </w:tr>
      <w:tr w:rsidR="5DE4E96D" w:rsidTr="559A74E2" w14:paraId="581B190F" w14:textId="77777777">
        <w:trPr>
          <w:trHeight w:val="300"/>
        </w:trPr>
        <w:tc>
          <w:tcPr>
            <w:tcW w:w="706" w:type="dxa"/>
          </w:tcPr>
          <w:p w:rsidR="5EC65432" w:rsidP="5DE4E96D" w:rsidRDefault="6F6C34FA" w14:paraId="688F78FD" w14:textId="200BB3E8">
            <w:pPr>
              <w:rPr>
                <w:rFonts w:eastAsia="Calibri" w:cs="Calibri"/>
                <w:sz w:val="16"/>
                <w:szCs w:val="16"/>
                <w:lang w:val="en-US"/>
              </w:rPr>
            </w:pPr>
            <w:r w:rsidRPr="559A74E2">
              <w:rPr>
                <w:rFonts w:eastAsia="Calibri" w:cs="Calibri"/>
                <w:sz w:val="16"/>
                <w:szCs w:val="16"/>
                <w:lang w:val="en-US"/>
              </w:rPr>
              <w:t>2.10</w:t>
            </w:r>
          </w:p>
        </w:tc>
        <w:tc>
          <w:tcPr>
            <w:tcW w:w="1664" w:type="dxa"/>
          </w:tcPr>
          <w:p w:rsidR="5EC65432" w:rsidP="5DE4E96D" w:rsidRDefault="6F6C34FA" w14:paraId="2D1856DD" w14:textId="62AEE8FE">
            <w:pPr>
              <w:rPr>
                <w:rFonts w:eastAsia="Calibri" w:cs="Calibri"/>
                <w:sz w:val="16"/>
                <w:szCs w:val="16"/>
                <w:lang w:val="en-US"/>
              </w:rPr>
            </w:pPr>
            <w:r w:rsidRPr="559A74E2">
              <w:rPr>
                <w:rFonts w:eastAsia="Calibri" w:cs="Calibri"/>
                <w:sz w:val="16"/>
                <w:szCs w:val="16"/>
                <w:lang w:val="en-US"/>
              </w:rPr>
              <w:t>Send data/Receive data</w:t>
            </w:r>
          </w:p>
        </w:tc>
        <w:tc>
          <w:tcPr>
            <w:tcW w:w="3165" w:type="dxa"/>
          </w:tcPr>
          <w:p w:rsidR="5DE4E96D" w:rsidP="559A74E2" w:rsidRDefault="2101824E" w14:paraId="4CD6922D" w14:textId="09ABD513">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Eligible party receive without undue delay the requested data.</w:t>
            </w:r>
          </w:p>
        </w:tc>
        <w:tc>
          <w:tcPr>
            <w:tcW w:w="1155" w:type="dxa"/>
          </w:tcPr>
          <w:p w:rsidR="5DE4E96D" w:rsidP="559A74E2" w:rsidRDefault="46B64384" w14:paraId="4FEC3027" w14:textId="44E0ECB2">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Metering point administrator</w:t>
            </w:r>
          </w:p>
        </w:tc>
        <w:tc>
          <w:tcPr>
            <w:tcW w:w="1179" w:type="dxa"/>
          </w:tcPr>
          <w:p w:rsidR="5DE4E96D" w:rsidP="559A74E2" w:rsidRDefault="2101824E" w14:paraId="2A8E734F" w14:textId="79EF6F96">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Eligible party</w:t>
            </w:r>
          </w:p>
        </w:tc>
        <w:tc>
          <w:tcPr>
            <w:tcW w:w="1266" w:type="dxa"/>
          </w:tcPr>
          <w:p w:rsidR="21934ECE" w:rsidP="5DE4E96D" w:rsidRDefault="7BE2A993" w14:paraId="05CDEA73" w14:textId="700BD15F">
            <w:pPr>
              <w:rPr>
                <w:rFonts w:eastAsia="Calibri" w:cs="Calibri"/>
                <w:sz w:val="16"/>
                <w:szCs w:val="16"/>
                <w:lang w:val="en-US"/>
              </w:rPr>
            </w:pPr>
            <w:r w:rsidRPr="559A74E2">
              <w:rPr>
                <w:rFonts w:eastAsia="Calibri" w:cs="Calibri"/>
                <w:sz w:val="16"/>
                <w:szCs w:val="16"/>
                <w:lang w:val="en-US"/>
              </w:rPr>
              <w:t>D – Accounting point master data</w:t>
            </w:r>
          </w:p>
        </w:tc>
      </w:tr>
    </w:tbl>
    <w:p w:rsidR="559A74E2" w:rsidRDefault="559A74E2" w14:paraId="31549CCD" w14:textId="251043C3"/>
    <w:p w:rsidR="00526FC6" w:rsidP="1BF3043E" w:rsidRDefault="00CA333E" w14:paraId="4FA5B786" w14:textId="678C6801">
      <w:pPr>
        <w:keepNext w:val="1"/>
      </w:pPr>
      <w:ins w:author="Voornveld van W. (Wout)" w:date="2023-03-16T11:27:00Z" w:id="417964081">
        <w:r w:rsidR="00CA333E">
          <w:drawing>
            <wp:inline wp14:editId="31B18228" wp14:anchorId="3CFCABAE">
              <wp:extent cx="5156708" cy="8431482"/>
              <wp:effectExtent l="0" t="0" r="6350" b="0"/>
              <wp:docPr id="3" name="Picture 3" title=""/>
              <wp:cNvGraphicFramePr>
                <a:graphicFrameLocks noChangeAspect="1"/>
              </wp:cNvGraphicFramePr>
              <a:graphic>
                <a:graphicData uri="http://schemas.openxmlformats.org/drawingml/2006/picture">
                  <pic:pic>
                    <pic:nvPicPr>
                      <pic:cNvPr id="0" name="Picture 3"/>
                      <pic:cNvPicPr/>
                    </pic:nvPicPr>
                    <pic:blipFill>
                      <a:blip r:embed="R538346495b2e47c2">
                        <a:extLst xmlns:a="http://schemas.openxmlformats.org/drawingml/2006/main">
                          <a:ext uri="{28A0092B-C50C-407E-A947-70E740481C1C}">
                            <a14:useLocalDpi xmlns:a14="http://schemas.microsoft.com/office/drawing/2010/main" val="0"/>
                          </a:ext>
                        </a:extLst>
                      </a:blip>
                      <a:srcRect t="512" r="8297" b="936"/>
                      <a:stretch>
                        <a:fillRect/>
                      </a:stretch>
                    </pic:blipFill>
                    <pic:spPr>
                      <a:xfrm rot="0" flipH="0" flipV="0">
                        <a:off x="0" y="0"/>
                        <a:ext cx="5156708" cy="8431482"/>
                      </a:xfrm>
                      <a:prstGeom prst="rect">
                        <a:avLst/>
                      </a:prstGeom>
                    </pic:spPr>
                  </pic:pic>
                </a:graphicData>
              </a:graphic>
            </wp:inline>
          </w:drawing>
        </w:r>
      </w:ins>
    </w:p>
    <w:p w:rsidRPr="00E032F9" w:rsidR="0038372B" w:rsidP="0038372B" w:rsidRDefault="00526FC6" w14:paraId="367668CB" w14:textId="7841DF73">
      <w:pPr>
        <w:pStyle w:val="Beschriftung"/>
        <w:jc w:val="center"/>
        <w:rPr>
          <w:lang w:val="en-US"/>
        </w:rPr>
      </w:pPr>
      <w:r w:rsidRPr="3EB946A4">
        <w:rPr>
          <w:lang w:val="en-US"/>
        </w:rPr>
        <w:t xml:space="preserve">Diagram </w:t>
      </w:r>
      <w:r>
        <w:fldChar w:fldCharType="begin"/>
      </w:r>
      <w:r w:rsidRPr="3EB946A4">
        <w:rPr>
          <w:lang w:val="en-US"/>
        </w:rPr>
        <w:instrText xml:space="preserve"> SEQ Diagram \* ARABIC </w:instrText>
      </w:r>
      <w:r>
        <w:fldChar w:fldCharType="separate"/>
      </w:r>
      <w:r w:rsidRPr="3EB946A4" w:rsidR="00715781">
        <w:rPr>
          <w:noProof/>
          <w:lang w:val="en-US"/>
        </w:rPr>
        <w:t>2</w:t>
      </w:r>
      <w:r>
        <w:fldChar w:fldCharType="end"/>
      </w:r>
      <w:r w:rsidRPr="3EB946A4">
        <w:rPr>
          <w:lang w:val="en-US"/>
        </w:rPr>
        <w:t xml:space="preserve"> - 'Access to </w:t>
      </w:r>
      <w:r w:rsidRPr="3EB946A4" w:rsidR="37486D89">
        <w:rPr>
          <w:lang w:val="en-US"/>
        </w:rPr>
        <w:t>accounting point</w:t>
      </w:r>
      <w:r w:rsidRPr="3EB946A4">
        <w:rPr>
          <w:lang w:val="en-US"/>
        </w:rPr>
        <w:t xml:space="preserve"> data by an eligible party'</w:t>
      </w:r>
    </w:p>
    <w:p w:rsidRPr="00E032F9" w:rsidR="0038372B" w:rsidRDefault="0038372B" w14:paraId="440448A9" w14:textId="6575C858">
      <w:pPr>
        <w:spacing w:after="0" w:line="240" w:lineRule="auto"/>
        <w:rPr>
          <w:rFonts w:cs="Lohit Devanagari"/>
          <w:i/>
          <w:iCs/>
          <w:sz w:val="24"/>
          <w:szCs w:val="24"/>
          <w:lang w:val="en-US"/>
        </w:rPr>
      </w:pPr>
      <w:del w:author="Voornveld van W. (Wout)" w:date="2023-03-16T11:28:00Z" w:id="108">
        <w:r w:rsidRPr="00E032F9" w:rsidDel="00CA333E">
          <w:rPr>
            <w:lang w:val="en-US"/>
          </w:rPr>
          <w:lastRenderedPageBreak/>
          <w:br w:type="page"/>
        </w:r>
      </w:del>
    </w:p>
    <w:tbl>
      <w:tblPr>
        <w:tblStyle w:val="Tabellenraster"/>
        <w:tblW w:w="9164" w:type="dxa"/>
        <w:tblLayout w:type="fixed"/>
        <w:tblLook w:val="04A0" w:firstRow="1" w:lastRow="0" w:firstColumn="1" w:lastColumn="0" w:noHBand="0" w:noVBand="1"/>
      </w:tblPr>
      <w:tblGrid>
        <w:gridCol w:w="735"/>
        <w:gridCol w:w="1633"/>
        <w:gridCol w:w="3168"/>
        <w:gridCol w:w="1162"/>
        <w:gridCol w:w="1173"/>
        <w:gridCol w:w="1293"/>
      </w:tblGrid>
      <w:tr w:rsidR="000E72C4" w:rsidTr="559A74E2" w14:paraId="623CE540" w14:textId="77777777">
        <w:tc>
          <w:tcPr>
            <w:tcW w:w="9164" w:type="dxa"/>
            <w:gridSpan w:val="6"/>
            <w:shd w:val="clear" w:color="auto" w:fill="D0CECE" w:themeFill="background2" w:themeFillShade="E6"/>
          </w:tcPr>
          <w:p w:rsidRPr="00E032F9" w:rsidR="000E72C4" w:rsidP="00E032F9" w:rsidRDefault="000E72C4" w14:paraId="64E28CB5" w14:textId="098BDC0C">
            <w:pPr>
              <w:widowControl w:val="0"/>
              <w:spacing w:after="0"/>
              <w:jc w:val="center"/>
              <w:rPr>
                <w:rFonts w:ascii="Arial" w:hAnsi="Arial" w:eastAsia="Calibri" w:cs="Arial"/>
                <w:b/>
                <w:bCs/>
                <w:i/>
                <w:iCs/>
                <w:sz w:val="16"/>
                <w:szCs w:val="16"/>
                <w:lang w:val="en-US"/>
              </w:rPr>
            </w:pPr>
            <w:r>
              <w:rPr>
                <w:rFonts w:ascii="Arial" w:hAnsi="Arial" w:eastAsia="Calibri" w:cs="Arial"/>
                <w:b/>
                <w:bCs/>
                <w:i/>
                <w:iCs/>
                <w:sz w:val="16"/>
                <w:szCs w:val="16"/>
                <w:lang w:val="en-US"/>
              </w:rPr>
              <w:lastRenderedPageBreak/>
              <w:t>Table III.3</w:t>
            </w:r>
            <w:r w:rsidR="00EB6794">
              <w:rPr>
                <w:rFonts w:ascii="Arial" w:hAnsi="Arial" w:eastAsia="Arial" w:cs="Arial"/>
                <w:b/>
                <w:bCs/>
                <w:i/>
                <w:iCs/>
                <w:color w:val="000000" w:themeColor="text1"/>
                <w:sz w:val="16"/>
                <w:szCs w:val="16"/>
                <w:lang w:val="en-GB"/>
              </w:rPr>
              <w:t xml:space="preserve"> – Procedure 3</w:t>
            </w:r>
          </w:p>
        </w:tc>
      </w:tr>
      <w:tr w:rsidRPr="00E032F9" w:rsidR="003135C6" w:rsidTr="559A74E2" w14:paraId="302BA7D4" w14:textId="77777777">
        <w:tc>
          <w:tcPr>
            <w:tcW w:w="2368" w:type="dxa"/>
            <w:gridSpan w:val="2"/>
            <w:shd w:val="clear" w:color="auto" w:fill="D0CECE" w:themeFill="background2" w:themeFillShade="E6"/>
          </w:tcPr>
          <w:p w:rsidR="003135C6" w:rsidRDefault="42584207" w14:paraId="1DE44A54" w14:textId="77E92C73">
            <w:pPr>
              <w:widowControl w:val="0"/>
              <w:spacing w:after="0"/>
              <w:rPr>
                <w:rFonts w:ascii="Arial" w:hAnsi="Arial" w:eastAsia="Arial" w:cs="Arial"/>
                <w:sz w:val="16"/>
                <w:szCs w:val="16"/>
              </w:rPr>
            </w:pPr>
            <w:r w:rsidRPr="707D87C6">
              <w:rPr>
                <w:rFonts w:ascii="Arial" w:hAnsi="Arial" w:eastAsia="Arial" w:cs="Arial"/>
                <w:b/>
                <w:bCs/>
                <w:i/>
                <w:iCs/>
                <w:sz w:val="16"/>
                <w:szCs w:val="16"/>
                <w:lang w:val="en-GB"/>
              </w:rPr>
              <w:t>Procedure</w:t>
            </w:r>
            <w:r w:rsidRPr="707D87C6" w:rsidR="707D87C6">
              <w:rPr>
                <w:rFonts w:ascii="Arial" w:hAnsi="Arial" w:eastAsia="Arial" w:cs="Arial"/>
                <w:b/>
                <w:bCs/>
                <w:i/>
                <w:iCs/>
                <w:sz w:val="16"/>
                <w:szCs w:val="16"/>
                <w:lang w:val="en-GB"/>
              </w:rPr>
              <w:t xml:space="preserve"> name</w:t>
            </w:r>
          </w:p>
        </w:tc>
        <w:tc>
          <w:tcPr>
            <w:tcW w:w="6796" w:type="dxa"/>
            <w:gridSpan w:val="4"/>
          </w:tcPr>
          <w:p w:rsidR="003135C6" w:rsidP="3EB946A4" w:rsidRDefault="651D9213" w14:paraId="212FBADB" w14:textId="68E3E371">
            <w:pPr>
              <w:widowControl w:val="0"/>
              <w:spacing w:after="0"/>
              <w:rPr>
                <w:rFonts w:eastAsia="Calibri" w:cs="Calibri"/>
                <w:sz w:val="16"/>
                <w:szCs w:val="16"/>
                <w:lang w:val="en-US"/>
              </w:rPr>
            </w:pPr>
            <w:r w:rsidRPr="559A74E2">
              <w:rPr>
                <w:rFonts w:eastAsia="Calibri" w:cs="Calibri"/>
                <w:sz w:val="16"/>
                <w:szCs w:val="16"/>
                <w:lang w:val="en-US"/>
              </w:rPr>
              <w:t xml:space="preserve"> Termination of access to </w:t>
            </w:r>
            <w:r w:rsidRPr="559A74E2">
              <w:rPr>
                <w:rFonts w:eastAsia="Calibri" w:cs="Calibri"/>
                <w:i/>
                <w:iCs/>
                <w:sz w:val="16"/>
                <w:szCs w:val="16"/>
                <w:lang w:val="en-US"/>
              </w:rPr>
              <w:t>accounting point master data</w:t>
            </w:r>
            <w:r w:rsidRPr="559A74E2">
              <w:rPr>
                <w:rFonts w:eastAsia="Calibri" w:cs="Calibri"/>
                <w:sz w:val="16"/>
                <w:szCs w:val="16"/>
                <w:lang w:val="en-US"/>
              </w:rPr>
              <w:t xml:space="preserve"> by the eligible party</w:t>
            </w:r>
          </w:p>
        </w:tc>
      </w:tr>
      <w:tr w:rsidR="003135C6" w:rsidTr="559A74E2" w14:paraId="5A79A610" w14:textId="77777777">
        <w:tc>
          <w:tcPr>
            <w:tcW w:w="735" w:type="dxa"/>
            <w:shd w:val="clear" w:color="auto" w:fill="D0CECE" w:themeFill="background2" w:themeFillShade="E6"/>
          </w:tcPr>
          <w:p w:rsidR="003135C6" w:rsidRDefault="00D613C4" w14:paraId="27E32D8D" w14:textId="77777777">
            <w:pPr>
              <w:widowControl w:val="0"/>
              <w:spacing w:after="0"/>
              <w:rPr>
                <w:rFonts w:ascii="Arial" w:hAnsi="Arial" w:eastAsia="Arial" w:cs="Arial"/>
                <w:sz w:val="16"/>
                <w:szCs w:val="16"/>
              </w:rPr>
            </w:pPr>
            <w:r>
              <w:rPr>
                <w:rFonts w:ascii="Arial" w:hAnsi="Arial" w:eastAsia="Arial" w:cs="Arial"/>
                <w:b/>
                <w:bCs/>
                <w:i/>
                <w:iCs/>
                <w:sz w:val="16"/>
                <w:szCs w:val="16"/>
                <w:lang w:val="en-GB"/>
              </w:rPr>
              <w:t>Step No.</w:t>
            </w:r>
          </w:p>
        </w:tc>
        <w:tc>
          <w:tcPr>
            <w:tcW w:w="1633" w:type="dxa"/>
            <w:shd w:val="clear" w:color="auto" w:fill="D0CECE" w:themeFill="background2" w:themeFillShade="E6"/>
          </w:tcPr>
          <w:p w:rsidR="003135C6" w:rsidP="707D87C6" w:rsidRDefault="785E9072" w14:paraId="6425E208" w14:textId="279E484E">
            <w:pPr>
              <w:spacing w:after="0"/>
              <w:rPr>
                <w:rFonts w:ascii="Arial" w:hAnsi="Arial" w:eastAsia="Arial" w:cs="Arial"/>
                <w:sz w:val="16"/>
                <w:szCs w:val="16"/>
              </w:rPr>
            </w:pPr>
            <w:r w:rsidRPr="707D87C6">
              <w:rPr>
                <w:rFonts w:ascii="Arial" w:hAnsi="Arial" w:eastAsia="Arial" w:cs="Arial"/>
                <w:b/>
                <w:bCs/>
                <w:i/>
                <w:iCs/>
                <w:sz w:val="16"/>
                <w:szCs w:val="16"/>
                <w:lang w:val="en-GB"/>
              </w:rPr>
              <w:t>Step</w:t>
            </w:r>
          </w:p>
        </w:tc>
        <w:tc>
          <w:tcPr>
            <w:tcW w:w="3168" w:type="dxa"/>
            <w:shd w:val="clear" w:color="auto" w:fill="D0CECE" w:themeFill="background2" w:themeFillShade="E6"/>
          </w:tcPr>
          <w:p w:rsidR="003135C6" w:rsidP="707D87C6" w:rsidRDefault="29B2BF4E" w14:paraId="149A132F" w14:textId="43862B46">
            <w:pPr>
              <w:spacing w:after="0"/>
              <w:rPr>
                <w:rFonts w:ascii="Arial" w:hAnsi="Arial" w:eastAsia="Arial" w:cs="Arial"/>
                <w:b/>
                <w:bCs/>
                <w:i/>
                <w:iCs/>
                <w:sz w:val="16"/>
                <w:szCs w:val="16"/>
                <w:lang w:val="en-GB"/>
              </w:rPr>
            </w:pPr>
            <w:r w:rsidRPr="707D87C6">
              <w:rPr>
                <w:rFonts w:ascii="Arial" w:hAnsi="Arial" w:eastAsia="Arial" w:cs="Arial"/>
                <w:b/>
                <w:bCs/>
                <w:i/>
                <w:iCs/>
                <w:sz w:val="16"/>
                <w:szCs w:val="16"/>
                <w:lang w:val="en-GB"/>
              </w:rPr>
              <w:t>Step description</w:t>
            </w:r>
          </w:p>
        </w:tc>
        <w:tc>
          <w:tcPr>
            <w:tcW w:w="1162" w:type="dxa"/>
            <w:shd w:val="clear" w:color="auto" w:fill="D0CECE" w:themeFill="background2" w:themeFillShade="E6"/>
          </w:tcPr>
          <w:p w:rsidR="003135C6" w:rsidRDefault="00D613C4" w14:paraId="12192995" w14:textId="77777777">
            <w:pPr>
              <w:widowControl w:val="0"/>
              <w:spacing w:after="0"/>
              <w:rPr>
                <w:rFonts w:ascii="Arial" w:hAnsi="Arial" w:eastAsia="Arial" w:cs="Arial"/>
                <w:sz w:val="16"/>
                <w:szCs w:val="16"/>
              </w:rPr>
            </w:pPr>
            <w:r>
              <w:rPr>
                <w:rFonts w:ascii="Arial" w:hAnsi="Arial" w:eastAsia="Arial" w:cs="Arial"/>
                <w:b/>
                <w:bCs/>
                <w:i/>
                <w:iCs/>
                <w:sz w:val="16"/>
                <w:szCs w:val="16"/>
                <w:lang w:val="en-GB"/>
              </w:rPr>
              <w:t>Information producer (actor)</w:t>
            </w:r>
          </w:p>
        </w:tc>
        <w:tc>
          <w:tcPr>
            <w:tcW w:w="1173" w:type="dxa"/>
            <w:shd w:val="clear" w:color="auto" w:fill="D0CECE" w:themeFill="background2" w:themeFillShade="E6"/>
          </w:tcPr>
          <w:p w:rsidR="003135C6" w:rsidRDefault="00D613C4" w14:paraId="67C1670D" w14:textId="77777777">
            <w:pPr>
              <w:widowControl w:val="0"/>
              <w:spacing w:after="0"/>
              <w:rPr>
                <w:rFonts w:ascii="Arial" w:hAnsi="Arial" w:eastAsia="Arial" w:cs="Arial"/>
                <w:sz w:val="16"/>
                <w:szCs w:val="16"/>
              </w:rPr>
            </w:pPr>
            <w:r>
              <w:rPr>
                <w:rFonts w:ascii="Arial" w:hAnsi="Arial" w:eastAsia="Arial" w:cs="Arial"/>
                <w:b/>
                <w:bCs/>
                <w:i/>
                <w:iCs/>
                <w:sz w:val="16"/>
                <w:szCs w:val="16"/>
                <w:lang w:val="en-GB"/>
              </w:rPr>
              <w:t>Information receiver (actor)</w:t>
            </w:r>
          </w:p>
        </w:tc>
        <w:tc>
          <w:tcPr>
            <w:tcW w:w="1293" w:type="dxa"/>
            <w:shd w:val="clear" w:color="auto" w:fill="D0CECE" w:themeFill="background2" w:themeFillShade="E6"/>
          </w:tcPr>
          <w:p w:rsidR="003135C6" w:rsidRDefault="00D613C4" w14:paraId="4163B39E" w14:textId="77777777">
            <w:pPr>
              <w:widowControl w:val="0"/>
              <w:spacing w:after="0"/>
              <w:rPr>
                <w:rFonts w:ascii="Arial" w:hAnsi="Arial" w:eastAsia="Arial" w:cs="Arial"/>
                <w:sz w:val="16"/>
                <w:szCs w:val="16"/>
              </w:rPr>
            </w:pPr>
            <w:r>
              <w:rPr>
                <w:rFonts w:ascii="Arial" w:hAnsi="Arial" w:eastAsia="Arial" w:cs="Arial"/>
                <w:b/>
                <w:bCs/>
                <w:i/>
                <w:iCs/>
                <w:sz w:val="16"/>
                <w:szCs w:val="16"/>
                <w:lang w:val="en-GB"/>
              </w:rPr>
              <w:t>Information exchanged (IDs)</w:t>
            </w:r>
          </w:p>
        </w:tc>
      </w:tr>
      <w:tr w:rsidR="003135C6" w:rsidTr="559A74E2" w14:paraId="101CDC4A" w14:textId="77777777">
        <w:tc>
          <w:tcPr>
            <w:tcW w:w="735" w:type="dxa"/>
          </w:tcPr>
          <w:p w:rsidR="003135C6" w:rsidRDefault="00D613C4" w14:paraId="2F7BA2E8" w14:textId="77777777">
            <w:pPr>
              <w:widowControl w:val="0"/>
              <w:spacing w:after="0"/>
              <w:rPr>
                <w:rFonts w:ascii="Calibri" w:hAnsi="Calibri" w:eastAsia="Calibri" w:cs="Calibri"/>
                <w:sz w:val="16"/>
                <w:szCs w:val="16"/>
              </w:rPr>
            </w:pPr>
            <w:r>
              <w:rPr>
                <w:rFonts w:eastAsia="Calibri" w:cs="Calibri"/>
                <w:sz w:val="16"/>
                <w:szCs w:val="16"/>
                <w:lang w:val="en-US"/>
              </w:rPr>
              <w:t>3.1</w:t>
            </w:r>
          </w:p>
        </w:tc>
        <w:tc>
          <w:tcPr>
            <w:tcW w:w="1633" w:type="dxa"/>
          </w:tcPr>
          <w:p w:rsidR="003135C6" w:rsidRDefault="4B309204" w14:paraId="7B72A8E8" w14:textId="68E629D4">
            <w:pPr>
              <w:widowControl w:val="0"/>
              <w:spacing w:after="0"/>
            </w:pPr>
            <w:r w:rsidRPr="559A74E2">
              <w:rPr>
                <w:rFonts w:eastAsia="Calibri" w:cs="Calibri"/>
                <w:sz w:val="16"/>
                <w:szCs w:val="16"/>
                <w:lang w:val="en-US"/>
              </w:rPr>
              <w:t xml:space="preserve">Trigger termination of </w:t>
            </w:r>
            <w:r w:rsidRPr="559A74E2" w:rsidR="5941598A">
              <w:rPr>
                <w:rFonts w:eastAsia="Calibri" w:cs="Calibri"/>
                <w:sz w:val="16"/>
                <w:szCs w:val="16"/>
                <w:lang w:val="en-US"/>
              </w:rPr>
              <w:t>permission</w:t>
            </w:r>
          </w:p>
        </w:tc>
        <w:tc>
          <w:tcPr>
            <w:tcW w:w="3168" w:type="dxa"/>
          </w:tcPr>
          <w:p w:rsidR="003135C6" w:rsidRDefault="4B309204" w14:paraId="539E549F" w14:textId="77777777">
            <w:pPr>
              <w:widowControl w:val="0"/>
              <w:spacing w:after="0"/>
              <w:rPr>
                <w:lang w:val="en-US"/>
              </w:rPr>
            </w:pPr>
            <w:r w:rsidRPr="559A74E2">
              <w:rPr>
                <w:rFonts w:eastAsia="Calibri" w:cs="Calibri"/>
                <w:sz w:val="16"/>
                <w:szCs w:val="16"/>
                <w:lang w:val="en-US"/>
              </w:rPr>
              <w:t>Eligible party considers the service or purpose referred by the consent terminated.</w:t>
            </w:r>
          </w:p>
        </w:tc>
        <w:tc>
          <w:tcPr>
            <w:tcW w:w="1162" w:type="dxa"/>
          </w:tcPr>
          <w:p w:rsidR="003135C6" w:rsidRDefault="00D613C4" w14:paraId="16DFF5DC" w14:textId="77777777">
            <w:pPr>
              <w:widowControl w:val="0"/>
              <w:spacing w:after="0"/>
              <w:rPr>
                <w:rFonts w:ascii="Calibri" w:hAnsi="Calibri" w:eastAsia="Calibri" w:cs="Calibri"/>
                <w:sz w:val="16"/>
                <w:szCs w:val="16"/>
                <w:lang w:val="en-US"/>
              </w:rPr>
            </w:pPr>
            <w:r>
              <w:rPr>
                <w:rFonts w:eastAsia="Calibri" w:cs="Calibri"/>
                <w:sz w:val="16"/>
                <w:szCs w:val="16"/>
                <w:lang w:val="en-US"/>
              </w:rPr>
              <w:t xml:space="preserve">Eligible party </w:t>
            </w:r>
          </w:p>
        </w:tc>
        <w:tc>
          <w:tcPr>
            <w:tcW w:w="1173" w:type="dxa"/>
          </w:tcPr>
          <w:p w:rsidR="003135C6" w:rsidRDefault="00D613C4" w14:paraId="33E67AC6" w14:textId="77777777">
            <w:pPr>
              <w:widowControl w:val="0"/>
              <w:spacing w:after="0"/>
              <w:rPr>
                <w:rFonts w:ascii="Calibri" w:hAnsi="Calibri" w:eastAsia="Calibri" w:cs="Calibri"/>
                <w:sz w:val="16"/>
                <w:szCs w:val="16"/>
                <w:lang w:val="en-US"/>
              </w:rPr>
            </w:pPr>
            <w:r>
              <w:rPr>
                <w:rFonts w:eastAsia="Calibri" w:cs="Calibri"/>
                <w:sz w:val="16"/>
                <w:szCs w:val="16"/>
                <w:lang w:val="en-US"/>
              </w:rPr>
              <w:t>-</w:t>
            </w:r>
          </w:p>
        </w:tc>
        <w:tc>
          <w:tcPr>
            <w:tcW w:w="1293" w:type="dxa"/>
          </w:tcPr>
          <w:p w:rsidR="003135C6" w:rsidRDefault="00D613C4" w14:paraId="5B1469E6" w14:textId="77777777">
            <w:pPr>
              <w:widowControl w:val="0"/>
              <w:spacing w:after="0"/>
              <w:rPr>
                <w:rFonts w:ascii="Calibri" w:hAnsi="Calibri" w:eastAsia="Calibri" w:cs="Calibri"/>
                <w:sz w:val="16"/>
                <w:szCs w:val="16"/>
                <w:lang w:val="en-US"/>
              </w:rPr>
            </w:pPr>
            <w:r>
              <w:rPr>
                <w:rFonts w:eastAsia="Calibri" w:cs="Calibri"/>
                <w:sz w:val="16"/>
                <w:szCs w:val="16"/>
                <w:lang w:val="en-US"/>
              </w:rPr>
              <w:t xml:space="preserve"> [not relevant]</w:t>
            </w:r>
          </w:p>
          <w:p w:rsidR="003135C6" w:rsidRDefault="003135C6" w14:paraId="1F3B1409" w14:textId="77777777">
            <w:pPr>
              <w:widowControl w:val="0"/>
              <w:spacing w:after="0"/>
              <w:rPr>
                <w:rFonts w:ascii="Calibri" w:hAnsi="Calibri" w:eastAsia="Calibri" w:cs="Calibri"/>
                <w:sz w:val="16"/>
                <w:szCs w:val="16"/>
                <w:highlight w:val="yellow"/>
                <w:lang w:val="en-US"/>
              </w:rPr>
            </w:pPr>
          </w:p>
        </w:tc>
      </w:tr>
      <w:tr w:rsidR="003135C6" w:rsidTr="559A74E2" w14:paraId="24CFD120" w14:textId="77777777">
        <w:tc>
          <w:tcPr>
            <w:tcW w:w="735" w:type="dxa"/>
          </w:tcPr>
          <w:p w:rsidR="003135C6" w:rsidRDefault="00D613C4" w14:paraId="3D77ADB0" w14:textId="77777777">
            <w:pPr>
              <w:widowControl w:val="0"/>
              <w:spacing w:after="0"/>
              <w:rPr>
                <w:rFonts w:ascii="Calibri" w:hAnsi="Calibri" w:eastAsia="Calibri" w:cs="Calibri"/>
                <w:sz w:val="16"/>
                <w:szCs w:val="16"/>
              </w:rPr>
            </w:pPr>
            <w:r>
              <w:rPr>
                <w:rFonts w:eastAsia="Calibri" w:cs="Calibri"/>
                <w:sz w:val="16"/>
                <w:szCs w:val="16"/>
                <w:lang w:val="en-US"/>
              </w:rPr>
              <w:t>3.2</w:t>
            </w:r>
          </w:p>
        </w:tc>
        <w:tc>
          <w:tcPr>
            <w:tcW w:w="1633" w:type="dxa"/>
          </w:tcPr>
          <w:p w:rsidR="003135C6" w:rsidRDefault="4B309204" w14:paraId="4818BEA6" w14:textId="245EEFEF">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Execute </w:t>
            </w:r>
            <w:r w:rsidRPr="559A74E2" w:rsidR="5956E45E">
              <w:rPr>
                <w:rFonts w:eastAsia="Calibri" w:cs="Calibri"/>
                <w:sz w:val="16"/>
                <w:szCs w:val="16"/>
                <w:lang w:val="en-US"/>
              </w:rPr>
              <w:t xml:space="preserve">permission </w:t>
            </w:r>
            <w:r w:rsidRPr="559A74E2">
              <w:rPr>
                <w:rFonts w:eastAsia="Calibri" w:cs="Calibri"/>
                <w:sz w:val="16"/>
                <w:szCs w:val="16"/>
                <w:lang w:val="en-US"/>
              </w:rPr>
              <w:t>end tasks</w:t>
            </w:r>
          </w:p>
        </w:tc>
        <w:tc>
          <w:tcPr>
            <w:tcW w:w="3168" w:type="dxa"/>
          </w:tcPr>
          <w:p w:rsidR="003135C6" w:rsidRDefault="00D613C4" w14:paraId="7B3C5E35" w14:textId="77777777">
            <w:pPr>
              <w:widowControl w:val="0"/>
              <w:spacing w:after="0"/>
              <w:rPr>
                <w:rFonts w:ascii="Calibri" w:hAnsi="Calibri" w:eastAsia="Calibri" w:cs="Calibri"/>
                <w:sz w:val="16"/>
                <w:szCs w:val="16"/>
                <w:lang w:val="en-US"/>
              </w:rPr>
            </w:pPr>
            <w:r w:rsidRPr="670B5646">
              <w:rPr>
                <w:rFonts w:eastAsia="Calibri" w:cs="Calibri"/>
                <w:sz w:val="16"/>
                <w:szCs w:val="16"/>
                <w:lang w:val="en-US"/>
              </w:rPr>
              <w:t>The eligible party shall perform all tasks required to fulfil its related responsibilities immediately and without undue delay and in accordance with Regulation (EU) 2016/679.</w:t>
            </w:r>
          </w:p>
        </w:tc>
        <w:tc>
          <w:tcPr>
            <w:tcW w:w="1162" w:type="dxa"/>
          </w:tcPr>
          <w:p w:rsidR="003135C6" w:rsidRDefault="00D613C4" w14:paraId="3F8CE31F" w14:textId="77777777">
            <w:pPr>
              <w:widowControl w:val="0"/>
              <w:spacing w:after="0"/>
              <w:rPr>
                <w:rFonts w:ascii="Calibri" w:hAnsi="Calibri" w:eastAsia="Calibri" w:cs="Calibri"/>
                <w:sz w:val="16"/>
                <w:szCs w:val="16"/>
                <w:lang w:val="en-US"/>
              </w:rPr>
            </w:pPr>
            <w:r>
              <w:rPr>
                <w:rFonts w:eastAsia="Calibri" w:cs="Calibri"/>
                <w:sz w:val="16"/>
                <w:szCs w:val="16"/>
                <w:lang w:val="en-US"/>
              </w:rPr>
              <w:t>Eligible party</w:t>
            </w:r>
          </w:p>
        </w:tc>
        <w:tc>
          <w:tcPr>
            <w:tcW w:w="1173" w:type="dxa"/>
          </w:tcPr>
          <w:p w:rsidR="003135C6" w:rsidRDefault="00D613C4" w14:paraId="1BBD13F9" w14:textId="77777777">
            <w:pPr>
              <w:widowControl w:val="0"/>
              <w:spacing w:after="0"/>
              <w:rPr>
                <w:rFonts w:ascii="Calibri" w:hAnsi="Calibri" w:eastAsia="Calibri" w:cs="Calibri"/>
                <w:sz w:val="16"/>
                <w:szCs w:val="16"/>
                <w:lang w:val="en-US"/>
              </w:rPr>
            </w:pPr>
            <w:r>
              <w:rPr>
                <w:rFonts w:eastAsia="Calibri" w:cs="Calibri"/>
                <w:sz w:val="16"/>
                <w:szCs w:val="16"/>
                <w:lang w:val="en-US"/>
              </w:rPr>
              <w:t>-</w:t>
            </w:r>
          </w:p>
        </w:tc>
        <w:tc>
          <w:tcPr>
            <w:tcW w:w="1293" w:type="dxa"/>
          </w:tcPr>
          <w:p w:rsidR="003135C6" w:rsidRDefault="00D613C4" w14:paraId="7AD1391D" w14:textId="77777777">
            <w:pPr>
              <w:widowControl w:val="0"/>
              <w:spacing w:after="0"/>
              <w:rPr>
                <w:rFonts w:ascii="Calibri" w:hAnsi="Calibri" w:eastAsia="Calibri" w:cs="Calibri"/>
                <w:sz w:val="16"/>
                <w:szCs w:val="16"/>
                <w:lang w:val="en-US"/>
              </w:rPr>
            </w:pPr>
            <w:r>
              <w:rPr>
                <w:rFonts w:eastAsia="Calibri" w:cs="Calibri"/>
                <w:sz w:val="16"/>
                <w:szCs w:val="16"/>
                <w:lang w:val="en-US"/>
              </w:rPr>
              <w:t xml:space="preserve"> [not relevant]</w:t>
            </w:r>
          </w:p>
        </w:tc>
      </w:tr>
      <w:tr w:rsidRPr="00E032F9" w:rsidR="003135C6" w:rsidTr="559A74E2" w14:paraId="4718428A" w14:textId="77777777">
        <w:tc>
          <w:tcPr>
            <w:tcW w:w="735" w:type="dxa"/>
          </w:tcPr>
          <w:p w:rsidR="003135C6" w:rsidRDefault="00D613C4" w14:paraId="1DB69759" w14:textId="77777777">
            <w:pPr>
              <w:widowControl w:val="0"/>
              <w:spacing w:after="0"/>
              <w:rPr>
                <w:rFonts w:ascii="Calibri" w:hAnsi="Calibri" w:eastAsia="Calibri" w:cs="Calibri"/>
                <w:sz w:val="16"/>
                <w:szCs w:val="16"/>
              </w:rPr>
            </w:pPr>
            <w:r>
              <w:rPr>
                <w:rFonts w:eastAsia="Calibri" w:cs="Calibri"/>
                <w:sz w:val="16"/>
                <w:szCs w:val="16"/>
                <w:lang w:val="en-US"/>
              </w:rPr>
              <w:t>3.3</w:t>
            </w:r>
          </w:p>
        </w:tc>
        <w:tc>
          <w:tcPr>
            <w:tcW w:w="1633" w:type="dxa"/>
          </w:tcPr>
          <w:p w:rsidR="003135C6" w:rsidRDefault="4B309204" w14:paraId="5190DA4E" w14:textId="3A82EFE0">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Notify </w:t>
            </w:r>
            <w:r w:rsidRPr="559A74E2" w:rsidR="16F1B201">
              <w:rPr>
                <w:rFonts w:eastAsia="Calibri" w:cs="Calibri"/>
                <w:sz w:val="16"/>
                <w:szCs w:val="16"/>
                <w:lang w:val="en-US"/>
              </w:rPr>
              <w:t xml:space="preserve">permission </w:t>
            </w:r>
            <w:r w:rsidRPr="559A74E2">
              <w:rPr>
                <w:rFonts w:eastAsia="Calibri" w:cs="Calibri"/>
                <w:sz w:val="16"/>
                <w:szCs w:val="16"/>
                <w:lang w:val="en-US"/>
              </w:rPr>
              <w:t>administrator</w:t>
            </w:r>
          </w:p>
        </w:tc>
        <w:tc>
          <w:tcPr>
            <w:tcW w:w="3168" w:type="dxa"/>
          </w:tcPr>
          <w:p w:rsidR="003135C6" w:rsidRDefault="4B309204" w14:paraId="2C3423CF" w14:textId="620467AC">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The eligible party immediately and without unnecessary delay shall inform the </w:t>
            </w:r>
            <w:r w:rsidRPr="559A74E2" w:rsidR="34339909">
              <w:rPr>
                <w:rFonts w:eastAsia="Calibri" w:cs="Calibri"/>
                <w:sz w:val="16"/>
                <w:szCs w:val="16"/>
                <w:lang w:val="en-US"/>
              </w:rPr>
              <w:t xml:space="preserve">permission </w:t>
            </w:r>
            <w:r w:rsidRPr="559A74E2">
              <w:rPr>
                <w:rFonts w:eastAsia="Calibri" w:cs="Calibri"/>
                <w:sz w:val="16"/>
                <w:szCs w:val="16"/>
                <w:lang w:val="en-US"/>
              </w:rPr>
              <w:t>administrator.</w:t>
            </w:r>
          </w:p>
        </w:tc>
        <w:tc>
          <w:tcPr>
            <w:tcW w:w="1162" w:type="dxa"/>
          </w:tcPr>
          <w:p w:rsidR="003135C6" w:rsidRDefault="00D613C4" w14:paraId="3483D2DD" w14:textId="77777777">
            <w:pPr>
              <w:widowControl w:val="0"/>
              <w:spacing w:after="0"/>
              <w:rPr>
                <w:rFonts w:ascii="Calibri" w:hAnsi="Calibri" w:eastAsia="Calibri" w:cs="Calibri"/>
                <w:sz w:val="16"/>
                <w:szCs w:val="16"/>
                <w:lang w:val="en-US"/>
              </w:rPr>
            </w:pPr>
            <w:r>
              <w:rPr>
                <w:rFonts w:eastAsia="Calibri" w:cs="Calibri"/>
                <w:sz w:val="16"/>
                <w:szCs w:val="16"/>
                <w:lang w:val="en-US"/>
              </w:rPr>
              <w:t>Eligible party</w:t>
            </w:r>
          </w:p>
        </w:tc>
        <w:tc>
          <w:tcPr>
            <w:tcW w:w="1173" w:type="dxa"/>
          </w:tcPr>
          <w:p w:rsidR="003135C6" w:rsidRDefault="23C27745" w14:paraId="28E51151" w14:textId="7E0C37D0">
            <w:pPr>
              <w:widowControl w:val="0"/>
              <w:spacing w:after="0"/>
              <w:rPr>
                <w:rFonts w:ascii="Calibri" w:hAnsi="Calibri" w:eastAsia="Calibri" w:cs="Calibri"/>
                <w:sz w:val="16"/>
                <w:szCs w:val="16"/>
              </w:rPr>
            </w:pPr>
            <w:r w:rsidRPr="559A74E2">
              <w:rPr>
                <w:rFonts w:eastAsia="Calibri" w:cs="Calibri"/>
                <w:sz w:val="16"/>
                <w:szCs w:val="16"/>
                <w:lang w:val="en-US"/>
              </w:rPr>
              <w:t xml:space="preserve">Permission </w:t>
            </w:r>
            <w:r w:rsidRPr="559A74E2" w:rsidR="4B309204">
              <w:rPr>
                <w:rFonts w:eastAsia="Calibri" w:cs="Calibri"/>
                <w:sz w:val="16"/>
                <w:szCs w:val="16"/>
                <w:lang w:val="en-US"/>
              </w:rPr>
              <w:t>administrator</w:t>
            </w:r>
          </w:p>
          <w:p w:rsidR="003135C6" w:rsidRDefault="003135C6" w14:paraId="562C75D1" w14:textId="77777777">
            <w:pPr>
              <w:widowControl w:val="0"/>
              <w:spacing w:after="0"/>
              <w:rPr>
                <w:rFonts w:ascii="Calibri" w:hAnsi="Calibri" w:eastAsia="Calibri" w:cs="Calibri"/>
                <w:sz w:val="16"/>
                <w:szCs w:val="16"/>
                <w:lang w:val="en-US"/>
              </w:rPr>
            </w:pPr>
          </w:p>
        </w:tc>
        <w:tc>
          <w:tcPr>
            <w:tcW w:w="1293" w:type="dxa"/>
          </w:tcPr>
          <w:p w:rsidR="003135C6" w:rsidRDefault="00D613C4" w14:paraId="73CA398E" w14:textId="77777777">
            <w:pPr>
              <w:widowControl w:val="0"/>
              <w:spacing w:after="0"/>
              <w:rPr>
                <w:rFonts w:ascii="Calibri" w:hAnsi="Calibri" w:eastAsia="Calibri" w:cs="Calibri"/>
                <w:i/>
                <w:iCs/>
                <w:sz w:val="16"/>
                <w:szCs w:val="16"/>
                <w:lang w:val="en-US"/>
              </w:rPr>
            </w:pPr>
            <w:r>
              <w:rPr>
                <w:rFonts w:eastAsia="Calibri" w:cs="Calibri"/>
                <w:i/>
                <w:iCs/>
                <w:sz w:val="16"/>
                <w:szCs w:val="16"/>
                <w:lang w:val="en-US"/>
              </w:rPr>
              <w:t>J – Notification of termination of service</w:t>
            </w:r>
          </w:p>
        </w:tc>
      </w:tr>
      <w:tr w:rsidRPr="00E032F9" w:rsidR="003135C6" w:rsidTr="559A74E2" w14:paraId="62B5B041" w14:textId="77777777">
        <w:tc>
          <w:tcPr>
            <w:tcW w:w="735" w:type="dxa"/>
          </w:tcPr>
          <w:p w:rsidR="003135C6" w:rsidRDefault="00D613C4" w14:paraId="269EBE80" w14:textId="77777777">
            <w:pPr>
              <w:widowControl w:val="0"/>
              <w:spacing w:after="0"/>
              <w:rPr>
                <w:rFonts w:ascii="Calibri" w:hAnsi="Calibri" w:eastAsia="Calibri" w:cs="Calibri"/>
                <w:sz w:val="16"/>
                <w:szCs w:val="16"/>
                <w:lang w:val="en-US"/>
              </w:rPr>
            </w:pPr>
            <w:r>
              <w:rPr>
                <w:rFonts w:eastAsia="Calibri" w:cs="Calibri"/>
                <w:sz w:val="16"/>
                <w:szCs w:val="16"/>
                <w:lang w:val="en-US"/>
              </w:rPr>
              <w:t>3.4</w:t>
            </w:r>
          </w:p>
        </w:tc>
        <w:tc>
          <w:tcPr>
            <w:tcW w:w="1633" w:type="dxa"/>
          </w:tcPr>
          <w:p w:rsidR="003135C6" w:rsidRDefault="00D613C4" w14:paraId="26CAD009" w14:textId="77777777">
            <w:pPr>
              <w:widowControl w:val="0"/>
              <w:spacing w:after="0"/>
              <w:rPr>
                <w:rFonts w:ascii="Calibri" w:hAnsi="Calibri" w:eastAsia="Calibri" w:cs="Calibri"/>
                <w:sz w:val="16"/>
                <w:szCs w:val="16"/>
                <w:lang w:val="en-US"/>
              </w:rPr>
            </w:pPr>
            <w:r>
              <w:rPr>
                <w:rFonts w:eastAsia="Calibri" w:cs="Calibri"/>
                <w:sz w:val="16"/>
                <w:szCs w:val="16"/>
                <w:lang w:val="en-US"/>
              </w:rPr>
              <w:t>Notify final customer</w:t>
            </w:r>
          </w:p>
        </w:tc>
        <w:tc>
          <w:tcPr>
            <w:tcW w:w="3168" w:type="dxa"/>
          </w:tcPr>
          <w:p w:rsidR="003135C6" w:rsidRDefault="4B309204" w14:paraId="31F229D8" w14:textId="244D34A0">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The </w:t>
            </w:r>
            <w:r w:rsidRPr="559A74E2" w:rsidR="503653F3">
              <w:rPr>
                <w:rFonts w:eastAsia="Calibri" w:cs="Calibri"/>
                <w:sz w:val="16"/>
                <w:szCs w:val="16"/>
                <w:lang w:val="en-US"/>
              </w:rPr>
              <w:t xml:space="preserve">permission </w:t>
            </w:r>
            <w:r w:rsidRPr="559A74E2">
              <w:rPr>
                <w:rFonts w:eastAsia="Calibri" w:cs="Calibri"/>
                <w:sz w:val="16"/>
                <w:szCs w:val="16"/>
                <w:lang w:val="en-US"/>
              </w:rPr>
              <w:t xml:space="preserve">administrator makes available the information that the </w:t>
            </w:r>
            <w:r w:rsidRPr="559A74E2" w:rsidR="10DD4DBE">
              <w:rPr>
                <w:rFonts w:eastAsia="Calibri" w:cs="Calibri"/>
                <w:sz w:val="16"/>
                <w:szCs w:val="16"/>
                <w:lang w:val="en-US"/>
              </w:rPr>
              <w:t xml:space="preserve">permission </w:t>
            </w:r>
            <w:r w:rsidRPr="559A74E2">
              <w:rPr>
                <w:rFonts w:eastAsia="Calibri" w:cs="Calibri"/>
                <w:sz w:val="16"/>
                <w:szCs w:val="16"/>
                <w:lang w:val="en-US"/>
              </w:rPr>
              <w:t>has been revoked to the final customer.</w:t>
            </w:r>
          </w:p>
          <w:p w:rsidR="003135C6" w:rsidRDefault="003135C6" w14:paraId="664355AD" w14:textId="77777777">
            <w:pPr>
              <w:widowControl w:val="0"/>
              <w:spacing w:after="0"/>
              <w:rPr>
                <w:rFonts w:ascii="Calibri" w:hAnsi="Calibri" w:eastAsia="Calibri" w:cs="Calibri"/>
                <w:sz w:val="16"/>
                <w:szCs w:val="16"/>
                <w:lang w:val="en-US"/>
              </w:rPr>
            </w:pPr>
          </w:p>
        </w:tc>
        <w:tc>
          <w:tcPr>
            <w:tcW w:w="1162" w:type="dxa"/>
          </w:tcPr>
          <w:p w:rsidR="003135C6" w:rsidRDefault="47508AF5" w14:paraId="49586F35" w14:textId="7DBB02C5">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Permission </w:t>
            </w:r>
            <w:r w:rsidRPr="559A74E2" w:rsidR="4B309204">
              <w:rPr>
                <w:rFonts w:eastAsia="Calibri" w:cs="Calibri"/>
                <w:sz w:val="16"/>
                <w:szCs w:val="16"/>
                <w:lang w:val="en-US"/>
              </w:rPr>
              <w:t>administrator</w:t>
            </w:r>
          </w:p>
        </w:tc>
        <w:tc>
          <w:tcPr>
            <w:tcW w:w="1173" w:type="dxa"/>
          </w:tcPr>
          <w:p w:rsidR="003135C6" w:rsidRDefault="00D613C4" w14:paraId="7E2A3915" w14:textId="77777777">
            <w:pPr>
              <w:widowControl w:val="0"/>
              <w:spacing w:after="0"/>
              <w:rPr>
                <w:rFonts w:ascii="Calibri" w:hAnsi="Calibri" w:eastAsia="Calibri" w:cs="Calibri"/>
                <w:sz w:val="16"/>
                <w:szCs w:val="16"/>
                <w:lang w:val="en-US"/>
              </w:rPr>
            </w:pPr>
            <w:r>
              <w:rPr>
                <w:rFonts w:eastAsia="Calibri" w:cs="Calibri"/>
                <w:sz w:val="16"/>
                <w:szCs w:val="16"/>
                <w:lang w:val="en-US"/>
              </w:rPr>
              <w:t>Final customer</w:t>
            </w:r>
          </w:p>
        </w:tc>
        <w:tc>
          <w:tcPr>
            <w:tcW w:w="1293" w:type="dxa"/>
          </w:tcPr>
          <w:p w:rsidR="003135C6" w:rsidRDefault="00D613C4" w14:paraId="65912433" w14:textId="77777777">
            <w:pPr>
              <w:widowControl w:val="0"/>
              <w:spacing w:after="0"/>
              <w:rPr>
                <w:rFonts w:ascii="Calibri" w:hAnsi="Calibri" w:eastAsia="Calibri" w:cs="Calibri"/>
                <w:i/>
                <w:iCs/>
                <w:sz w:val="16"/>
                <w:szCs w:val="16"/>
                <w:lang w:val="en-US"/>
              </w:rPr>
            </w:pPr>
            <w:r>
              <w:rPr>
                <w:rFonts w:eastAsia="Calibri" w:cs="Calibri"/>
                <w:i/>
                <w:iCs/>
                <w:sz w:val="16"/>
                <w:szCs w:val="16"/>
                <w:lang w:val="en-US"/>
              </w:rPr>
              <w:t>J – Notification of termination of service</w:t>
            </w:r>
          </w:p>
        </w:tc>
      </w:tr>
      <w:tr w:rsidRPr="00E032F9" w:rsidR="003135C6" w:rsidTr="559A74E2" w14:paraId="06D89D7D" w14:textId="77777777">
        <w:tc>
          <w:tcPr>
            <w:tcW w:w="735" w:type="dxa"/>
          </w:tcPr>
          <w:p w:rsidR="003135C6" w:rsidRDefault="00D613C4" w14:paraId="1E01AE08" w14:textId="77777777">
            <w:pPr>
              <w:widowControl w:val="0"/>
              <w:spacing w:after="0"/>
              <w:rPr>
                <w:rFonts w:ascii="Calibri" w:hAnsi="Calibri" w:eastAsia="Calibri" w:cs="Calibri"/>
                <w:sz w:val="16"/>
                <w:szCs w:val="16"/>
                <w:lang w:val="en-US"/>
              </w:rPr>
            </w:pPr>
            <w:r>
              <w:rPr>
                <w:rFonts w:eastAsia="Calibri" w:cs="Calibri"/>
                <w:sz w:val="16"/>
                <w:szCs w:val="16"/>
                <w:lang w:val="en-US"/>
              </w:rPr>
              <w:t>3.5</w:t>
            </w:r>
          </w:p>
        </w:tc>
        <w:tc>
          <w:tcPr>
            <w:tcW w:w="1633" w:type="dxa"/>
          </w:tcPr>
          <w:p w:rsidR="003135C6" w:rsidRDefault="00D613C4" w14:paraId="440DF296" w14:textId="77777777">
            <w:pPr>
              <w:widowControl w:val="0"/>
              <w:spacing w:after="0"/>
              <w:rPr>
                <w:rFonts w:ascii="Calibri" w:hAnsi="Calibri" w:eastAsia="Calibri" w:cs="Calibri"/>
                <w:sz w:val="16"/>
                <w:szCs w:val="16"/>
                <w:lang w:val="en-US"/>
              </w:rPr>
            </w:pPr>
            <w:r>
              <w:rPr>
                <w:rFonts w:eastAsia="Calibri" w:cs="Calibri"/>
                <w:sz w:val="16"/>
                <w:szCs w:val="16"/>
                <w:lang w:val="en-US"/>
              </w:rPr>
              <w:t>Notify metered data administrator</w:t>
            </w:r>
          </w:p>
        </w:tc>
        <w:tc>
          <w:tcPr>
            <w:tcW w:w="3168" w:type="dxa"/>
          </w:tcPr>
          <w:p w:rsidR="003135C6" w:rsidRDefault="4B309204" w14:paraId="76535F2C" w14:textId="07F0D80F">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The </w:t>
            </w:r>
            <w:r w:rsidRPr="559A74E2" w:rsidR="007C0B99">
              <w:rPr>
                <w:rFonts w:eastAsia="Calibri" w:cs="Calibri"/>
                <w:sz w:val="16"/>
                <w:szCs w:val="16"/>
                <w:lang w:val="en-US"/>
              </w:rPr>
              <w:t xml:space="preserve">permission </w:t>
            </w:r>
            <w:r w:rsidRPr="559A74E2">
              <w:rPr>
                <w:rFonts w:eastAsia="Calibri" w:cs="Calibri"/>
                <w:sz w:val="16"/>
                <w:szCs w:val="16"/>
                <w:lang w:val="en-US"/>
              </w:rPr>
              <w:t>administrator forwards the respective notification to the metered data administrator.</w:t>
            </w:r>
          </w:p>
        </w:tc>
        <w:tc>
          <w:tcPr>
            <w:tcW w:w="1162" w:type="dxa"/>
          </w:tcPr>
          <w:p w:rsidR="003135C6" w:rsidRDefault="78C8EC8D" w14:paraId="430263C7" w14:textId="289E8272">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Permission </w:t>
            </w:r>
            <w:r w:rsidRPr="559A74E2" w:rsidR="4B309204">
              <w:rPr>
                <w:rFonts w:eastAsia="Calibri" w:cs="Calibri"/>
                <w:sz w:val="16"/>
                <w:szCs w:val="16"/>
                <w:lang w:val="en-US"/>
              </w:rPr>
              <w:t xml:space="preserve">administrator </w:t>
            </w:r>
          </w:p>
        </w:tc>
        <w:tc>
          <w:tcPr>
            <w:tcW w:w="1173" w:type="dxa"/>
          </w:tcPr>
          <w:p w:rsidR="003135C6" w:rsidRDefault="00D613C4" w14:paraId="110D4C5A" w14:textId="77777777">
            <w:pPr>
              <w:widowControl w:val="0"/>
              <w:spacing w:after="0"/>
              <w:rPr>
                <w:rFonts w:ascii="Calibri" w:hAnsi="Calibri" w:eastAsia="Calibri" w:cs="Calibri"/>
                <w:sz w:val="16"/>
                <w:szCs w:val="16"/>
                <w:lang w:val="en-US"/>
              </w:rPr>
            </w:pPr>
            <w:r>
              <w:rPr>
                <w:rFonts w:eastAsia="Calibri" w:cs="Calibri"/>
                <w:sz w:val="16"/>
                <w:szCs w:val="16"/>
                <w:lang w:val="en-US"/>
              </w:rPr>
              <w:t>Metered data administrator</w:t>
            </w:r>
          </w:p>
        </w:tc>
        <w:tc>
          <w:tcPr>
            <w:tcW w:w="1293" w:type="dxa"/>
          </w:tcPr>
          <w:p w:rsidR="003135C6" w:rsidRDefault="00D613C4" w14:paraId="52DB1E6B" w14:textId="77777777">
            <w:pPr>
              <w:widowControl w:val="0"/>
              <w:spacing w:after="0"/>
              <w:rPr>
                <w:rFonts w:ascii="Calibri" w:hAnsi="Calibri" w:eastAsia="Calibri" w:cs="Calibri"/>
                <w:i/>
                <w:iCs/>
                <w:sz w:val="16"/>
                <w:szCs w:val="16"/>
                <w:lang w:val="en-US"/>
              </w:rPr>
            </w:pPr>
            <w:r>
              <w:rPr>
                <w:rFonts w:eastAsia="Calibri" w:cs="Calibri"/>
                <w:i/>
                <w:iCs/>
                <w:sz w:val="16"/>
                <w:szCs w:val="16"/>
                <w:lang w:val="en-US"/>
              </w:rPr>
              <w:t>J – Notification of termination of service</w:t>
            </w:r>
          </w:p>
        </w:tc>
      </w:tr>
      <w:tr w:rsidR="5DE4E96D" w:rsidTr="559A74E2" w14:paraId="547F76B5" w14:textId="77777777">
        <w:trPr>
          <w:trHeight w:val="300"/>
        </w:trPr>
        <w:tc>
          <w:tcPr>
            <w:tcW w:w="735" w:type="dxa"/>
          </w:tcPr>
          <w:p w:rsidR="73A81D13" w:rsidP="5DE4E96D" w:rsidRDefault="237EAF70" w14:paraId="48FF8B1E" w14:textId="47E15CB2">
            <w:pPr>
              <w:rPr>
                <w:rFonts w:eastAsia="Calibri" w:cs="Calibri"/>
                <w:sz w:val="16"/>
                <w:szCs w:val="16"/>
                <w:lang w:val="en-US"/>
              </w:rPr>
            </w:pPr>
            <w:r w:rsidRPr="559A74E2">
              <w:rPr>
                <w:rFonts w:eastAsia="Calibri" w:cs="Calibri"/>
                <w:sz w:val="16"/>
                <w:szCs w:val="16"/>
                <w:lang w:val="en-US"/>
              </w:rPr>
              <w:t>3.6</w:t>
            </w:r>
          </w:p>
        </w:tc>
        <w:tc>
          <w:tcPr>
            <w:tcW w:w="1633" w:type="dxa"/>
          </w:tcPr>
          <w:p w:rsidR="3E20376D" w:rsidP="5DE4E96D" w:rsidRDefault="3E0761A2" w14:paraId="136E24BC" w14:textId="44FDFF5D">
            <w:pPr>
              <w:rPr>
                <w:rFonts w:eastAsia="Calibri" w:cs="Calibri"/>
                <w:sz w:val="16"/>
                <w:szCs w:val="16"/>
                <w:lang w:val="en-US"/>
              </w:rPr>
            </w:pPr>
            <w:r w:rsidRPr="559A74E2">
              <w:rPr>
                <w:rFonts w:eastAsia="Calibri" w:cs="Calibri"/>
                <w:sz w:val="16"/>
                <w:szCs w:val="16"/>
                <w:lang w:val="en-US"/>
              </w:rPr>
              <w:t xml:space="preserve">Notify </w:t>
            </w:r>
            <w:r w:rsidRPr="559A74E2" w:rsidR="38AB3C28">
              <w:rPr>
                <w:rFonts w:eastAsia="Calibri" w:cs="Calibri"/>
                <w:sz w:val="16"/>
                <w:szCs w:val="16"/>
                <w:lang w:val="en-US"/>
              </w:rPr>
              <w:t>m</w:t>
            </w:r>
            <w:r w:rsidRPr="559A74E2" w:rsidR="46B64384">
              <w:rPr>
                <w:rFonts w:eastAsia="Calibri" w:cs="Calibri"/>
                <w:sz w:val="16"/>
                <w:szCs w:val="16"/>
                <w:lang w:val="en-US"/>
              </w:rPr>
              <w:t>etering point administrator</w:t>
            </w:r>
            <w:r w:rsidRPr="559A74E2" w:rsidR="2CA86CC8">
              <w:rPr>
                <w:rFonts w:eastAsia="Calibri" w:cs="Calibri"/>
                <w:sz w:val="16"/>
                <w:szCs w:val="16"/>
                <w:lang w:val="en-US"/>
              </w:rPr>
              <w:t xml:space="preserve"> operator</w:t>
            </w:r>
          </w:p>
        </w:tc>
        <w:tc>
          <w:tcPr>
            <w:tcW w:w="3168" w:type="dxa"/>
          </w:tcPr>
          <w:p w:rsidR="5DE4E96D" w:rsidP="559A74E2" w:rsidRDefault="2101824E" w14:paraId="7F98E863" w14:textId="20117D60">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 xml:space="preserve">The permission administrator forwards the respective notification to the </w:t>
            </w:r>
            <w:r w:rsidRPr="559A74E2" w:rsidR="46B64384">
              <w:rPr>
                <w:rFonts w:ascii="Calibri" w:hAnsi="Calibri" w:eastAsia="Calibri" w:cs="Calibri"/>
                <w:sz w:val="16"/>
                <w:szCs w:val="16"/>
                <w:lang w:val="en-US"/>
              </w:rPr>
              <w:t>Metering point administrator</w:t>
            </w:r>
            <w:r w:rsidRPr="559A74E2" w:rsidR="2CA86CC8">
              <w:rPr>
                <w:rFonts w:ascii="Calibri" w:hAnsi="Calibri" w:eastAsia="Calibri" w:cs="Calibri"/>
                <w:sz w:val="16"/>
                <w:szCs w:val="16"/>
                <w:lang w:val="en-US"/>
              </w:rPr>
              <w:t xml:space="preserve"> operator</w:t>
            </w:r>
            <w:r w:rsidRPr="559A74E2">
              <w:rPr>
                <w:rFonts w:ascii="Calibri" w:hAnsi="Calibri" w:eastAsia="Calibri" w:cs="Calibri"/>
                <w:sz w:val="16"/>
                <w:szCs w:val="16"/>
                <w:lang w:val="en-US"/>
              </w:rPr>
              <w:t>.</w:t>
            </w:r>
          </w:p>
        </w:tc>
        <w:tc>
          <w:tcPr>
            <w:tcW w:w="1162" w:type="dxa"/>
          </w:tcPr>
          <w:p w:rsidR="5DE4E96D" w:rsidP="559A74E2" w:rsidRDefault="2101824E" w14:paraId="1EF8251E" w14:textId="2CC21FB8">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 xml:space="preserve">Permission administrator </w:t>
            </w:r>
          </w:p>
        </w:tc>
        <w:tc>
          <w:tcPr>
            <w:tcW w:w="1173" w:type="dxa"/>
          </w:tcPr>
          <w:p w:rsidR="5DE4E96D" w:rsidP="559A74E2" w:rsidRDefault="46B64384" w14:paraId="4E36E993" w14:textId="6BB6E87C">
            <w:pPr>
              <w:spacing w:line="257" w:lineRule="auto"/>
              <w:rPr>
                <w:rFonts w:ascii="Calibri" w:hAnsi="Calibri" w:eastAsia="Calibri" w:cs="Calibri"/>
                <w:sz w:val="16"/>
                <w:szCs w:val="16"/>
                <w:lang w:val="en-US"/>
              </w:rPr>
            </w:pPr>
            <w:r w:rsidRPr="559A74E2">
              <w:rPr>
                <w:rFonts w:ascii="Calibri" w:hAnsi="Calibri" w:eastAsia="Calibri" w:cs="Calibri"/>
                <w:sz w:val="16"/>
                <w:szCs w:val="16"/>
                <w:lang w:val="en-US"/>
              </w:rPr>
              <w:t>Metering point administrator</w:t>
            </w:r>
            <w:r w:rsidRPr="559A74E2" w:rsidR="59D56D78">
              <w:rPr>
                <w:rFonts w:ascii="Calibri" w:hAnsi="Calibri" w:eastAsia="Calibri" w:cs="Calibri"/>
                <w:sz w:val="16"/>
                <w:szCs w:val="16"/>
                <w:lang w:val="en-US"/>
              </w:rPr>
              <w:t xml:space="preserve"> operator</w:t>
            </w:r>
          </w:p>
        </w:tc>
        <w:tc>
          <w:tcPr>
            <w:tcW w:w="1293" w:type="dxa"/>
          </w:tcPr>
          <w:p w:rsidR="5DE4E96D" w:rsidP="559A74E2" w:rsidRDefault="2101824E" w14:paraId="4EC15B17" w14:textId="2F1FB882">
            <w:pPr>
              <w:spacing w:line="257" w:lineRule="auto"/>
              <w:rPr>
                <w:rFonts w:ascii="Calibri" w:hAnsi="Calibri" w:eastAsia="Calibri" w:cs="Calibri"/>
                <w:i/>
                <w:iCs/>
                <w:sz w:val="16"/>
                <w:szCs w:val="16"/>
                <w:lang w:val="en-US"/>
              </w:rPr>
            </w:pPr>
            <w:r w:rsidRPr="559A74E2">
              <w:rPr>
                <w:rFonts w:ascii="Calibri" w:hAnsi="Calibri" w:eastAsia="Calibri" w:cs="Calibri"/>
                <w:i/>
                <w:iCs/>
                <w:sz w:val="16"/>
                <w:szCs w:val="16"/>
                <w:lang w:val="en-US"/>
              </w:rPr>
              <w:t>J – Notification of termination of service</w:t>
            </w:r>
          </w:p>
        </w:tc>
      </w:tr>
      <w:tr w:rsidRPr="00E032F9" w:rsidR="003135C6" w:rsidTr="559A74E2" w14:paraId="2A33FA2A" w14:textId="77777777">
        <w:tc>
          <w:tcPr>
            <w:tcW w:w="735" w:type="dxa"/>
          </w:tcPr>
          <w:p w:rsidR="003135C6" w:rsidP="559A74E2" w:rsidRDefault="4B309204" w14:paraId="50AE3E11" w14:textId="4D994282">
            <w:pPr>
              <w:widowControl w:val="0"/>
              <w:spacing w:after="0"/>
              <w:rPr>
                <w:rFonts w:eastAsia="Calibri" w:cs="Calibri"/>
                <w:sz w:val="16"/>
                <w:szCs w:val="16"/>
                <w:lang w:val="en-US"/>
              </w:rPr>
            </w:pPr>
            <w:r w:rsidRPr="559A74E2">
              <w:rPr>
                <w:rFonts w:eastAsia="Calibri" w:cs="Calibri"/>
                <w:sz w:val="16"/>
                <w:szCs w:val="16"/>
                <w:lang w:val="en-US"/>
              </w:rPr>
              <w:t>3.</w:t>
            </w:r>
            <w:r w:rsidRPr="559A74E2" w:rsidR="387FFD87">
              <w:rPr>
                <w:rFonts w:eastAsia="Calibri" w:cs="Calibri"/>
                <w:sz w:val="16"/>
                <w:szCs w:val="16"/>
                <w:lang w:val="en-US"/>
              </w:rPr>
              <w:t>7</w:t>
            </w:r>
          </w:p>
        </w:tc>
        <w:tc>
          <w:tcPr>
            <w:tcW w:w="1633" w:type="dxa"/>
          </w:tcPr>
          <w:p w:rsidR="003135C6" w:rsidRDefault="00D613C4" w14:paraId="6B0BD78E" w14:textId="77777777">
            <w:pPr>
              <w:widowControl w:val="0"/>
              <w:spacing w:after="0"/>
              <w:rPr>
                <w:rFonts w:ascii="Calibri" w:hAnsi="Calibri" w:eastAsia="Calibri" w:cs="Calibri"/>
                <w:sz w:val="16"/>
                <w:szCs w:val="16"/>
                <w:lang w:val="en-US"/>
              </w:rPr>
            </w:pPr>
            <w:r>
              <w:rPr>
                <w:rFonts w:eastAsia="Calibri" w:cs="Calibri"/>
                <w:sz w:val="16"/>
                <w:szCs w:val="16"/>
                <w:lang w:val="en-US"/>
              </w:rPr>
              <w:t>End of data sharing</w:t>
            </w:r>
          </w:p>
        </w:tc>
        <w:tc>
          <w:tcPr>
            <w:tcW w:w="3168" w:type="dxa"/>
          </w:tcPr>
          <w:p w:rsidR="003135C6" w:rsidRDefault="00D613C4" w14:paraId="4D0F3E38" w14:textId="7B519C2D">
            <w:pPr>
              <w:widowControl w:val="0"/>
              <w:spacing w:after="0"/>
              <w:rPr>
                <w:rFonts w:ascii="Calibri" w:hAnsi="Calibri" w:eastAsia="Calibri" w:cs="Calibri"/>
                <w:sz w:val="16"/>
                <w:szCs w:val="16"/>
                <w:lang w:val="en-US"/>
              </w:rPr>
            </w:pPr>
            <w:r>
              <w:rPr>
                <w:rFonts w:eastAsia="Calibri" w:cs="Calibri"/>
                <w:sz w:val="16"/>
                <w:szCs w:val="16"/>
                <w:lang w:val="en-US"/>
              </w:rPr>
              <w:t>The meter</w:t>
            </w:r>
            <w:r w:rsidR="00E24F9E">
              <w:rPr>
                <w:rFonts w:eastAsia="Calibri" w:cs="Calibri"/>
                <w:sz w:val="16"/>
                <w:szCs w:val="16"/>
                <w:lang w:val="en-US"/>
              </w:rPr>
              <w:t>ed data</w:t>
            </w:r>
            <w:r>
              <w:rPr>
                <w:rFonts w:eastAsia="Calibri" w:cs="Calibri"/>
                <w:sz w:val="16"/>
                <w:szCs w:val="16"/>
                <w:lang w:val="en-US"/>
              </w:rPr>
              <w:t xml:space="preserve"> administrator stops transferring data to the eligible party.</w:t>
            </w:r>
          </w:p>
        </w:tc>
        <w:tc>
          <w:tcPr>
            <w:tcW w:w="1162" w:type="dxa"/>
          </w:tcPr>
          <w:p w:rsidR="003135C6" w:rsidRDefault="00D613C4" w14:paraId="1CA5D4C4" w14:textId="77777777">
            <w:pPr>
              <w:widowControl w:val="0"/>
              <w:spacing w:after="0"/>
              <w:rPr>
                <w:rFonts w:ascii="Calibri" w:hAnsi="Calibri" w:eastAsia="Calibri" w:cs="Calibri"/>
                <w:sz w:val="16"/>
                <w:szCs w:val="16"/>
                <w:lang w:val="en-US"/>
              </w:rPr>
            </w:pPr>
            <w:r>
              <w:rPr>
                <w:rFonts w:eastAsia="Calibri" w:cs="Calibri"/>
                <w:sz w:val="16"/>
                <w:szCs w:val="16"/>
                <w:lang w:val="en-US"/>
              </w:rPr>
              <w:t>Metered data administrator</w:t>
            </w:r>
          </w:p>
        </w:tc>
        <w:tc>
          <w:tcPr>
            <w:tcW w:w="1173" w:type="dxa"/>
          </w:tcPr>
          <w:p w:rsidR="003135C6" w:rsidRDefault="00D613C4" w14:paraId="3890337C" w14:textId="77777777">
            <w:pPr>
              <w:widowControl w:val="0"/>
              <w:spacing w:after="0"/>
              <w:rPr>
                <w:rFonts w:ascii="Calibri" w:hAnsi="Calibri" w:eastAsia="Calibri" w:cs="Calibri"/>
                <w:sz w:val="16"/>
                <w:szCs w:val="16"/>
                <w:lang w:val="en-US"/>
              </w:rPr>
            </w:pPr>
            <w:r>
              <w:rPr>
                <w:rFonts w:eastAsia="Calibri" w:cs="Calibri"/>
                <w:sz w:val="16"/>
                <w:szCs w:val="16"/>
                <w:lang w:val="en-US"/>
              </w:rPr>
              <w:t>Eligible party</w:t>
            </w:r>
          </w:p>
        </w:tc>
        <w:tc>
          <w:tcPr>
            <w:tcW w:w="1293" w:type="dxa"/>
          </w:tcPr>
          <w:p w:rsidR="003135C6" w:rsidRDefault="00D613C4" w14:paraId="577012A5" w14:textId="77777777">
            <w:pPr>
              <w:widowControl w:val="0"/>
              <w:spacing w:after="0"/>
              <w:rPr>
                <w:rFonts w:ascii="Calibri" w:hAnsi="Calibri" w:eastAsia="Calibri" w:cs="Calibri"/>
                <w:i/>
                <w:iCs/>
                <w:sz w:val="16"/>
                <w:szCs w:val="16"/>
                <w:lang w:val="en-US"/>
              </w:rPr>
            </w:pPr>
            <w:r>
              <w:rPr>
                <w:rFonts w:eastAsia="Calibri" w:cs="Calibri"/>
                <w:i/>
                <w:iCs/>
                <w:sz w:val="16"/>
                <w:szCs w:val="16"/>
                <w:lang w:val="en-US"/>
              </w:rPr>
              <w:t>J – Notification of termination of service</w:t>
            </w:r>
          </w:p>
        </w:tc>
      </w:tr>
      <w:tr w:rsidR="5DE4E96D" w:rsidTr="559A74E2" w14:paraId="2E3A61B3" w14:textId="77777777">
        <w:trPr>
          <w:trHeight w:val="300"/>
        </w:trPr>
        <w:tc>
          <w:tcPr>
            <w:tcW w:w="735" w:type="dxa"/>
          </w:tcPr>
          <w:p w:rsidR="18BB9113" w:rsidP="5DE4E96D" w:rsidRDefault="648612C9" w14:paraId="5A3B4164" w14:textId="49609F1C">
            <w:pPr>
              <w:rPr>
                <w:rFonts w:eastAsia="Calibri" w:cs="Calibri"/>
                <w:sz w:val="16"/>
                <w:szCs w:val="16"/>
                <w:lang w:val="en-US"/>
              </w:rPr>
            </w:pPr>
            <w:r w:rsidRPr="559A74E2">
              <w:rPr>
                <w:rFonts w:eastAsia="Calibri" w:cs="Calibri"/>
                <w:sz w:val="16"/>
                <w:szCs w:val="16"/>
                <w:lang w:val="en-US"/>
              </w:rPr>
              <w:t>3.8</w:t>
            </w:r>
          </w:p>
        </w:tc>
        <w:tc>
          <w:tcPr>
            <w:tcW w:w="1633" w:type="dxa"/>
          </w:tcPr>
          <w:p w:rsidR="67D67E95" w:rsidP="5DE4E96D" w:rsidRDefault="12910C12" w14:paraId="63EA81BF" w14:textId="6D6FFACF">
            <w:pPr>
              <w:rPr>
                <w:rFonts w:eastAsia="Calibri" w:cs="Calibri"/>
                <w:sz w:val="16"/>
                <w:szCs w:val="16"/>
                <w:lang w:val="en-US"/>
              </w:rPr>
            </w:pPr>
            <w:r w:rsidRPr="559A74E2">
              <w:rPr>
                <w:rFonts w:eastAsia="Calibri" w:cs="Calibri"/>
                <w:sz w:val="16"/>
                <w:szCs w:val="16"/>
                <w:lang w:val="en-US"/>
              </w:rPr>
              <w:t>Update possible link with accounting point</w:t>
            </w:r>
          </w:p>
        </w:tc>
        <w:tc>
          <w:tcPr>
            <w:tcW w:w="3168" w:type="dxa"/>
          </w:tcPr>
          <w:p w:rsidR="67D67E95" w:rsidP="559A74E2" w:rsidRDefault="12910C12" w14:paraId="45783CC3" w14:textId="367AD8BD">
            <w:pPr>
              <w:rPr>
                <w:rFonts w:ascii="Calibri" w:hAnsi="Calibri" w:eastAsia="Calibri" w:cs="Calibri"/>
                <w:sz w:val="16"/>
                <w:szCs w:val="16"/>
                <w:lang w:val="en-US"/>
              </w:rPr>
            </w:pPr>
            <w:r w:rsidRPr="559A74E2">
              <w:rPr>
                <w:rFonts w:ascii="Calibri" w:hAnsi="Calibri" w:eastAsia="Calibri" w:cs="Calibri"/>
                <w:sz w:val="16"/>
                <w:szCs w:val="16"/>
                <w:lang w:val="en-US"/>
              </w:rPr>
              <w:t xml:space="preserve">The </w:t>
            </w:r>
            <w:r w:rsidRPr="559A74E2" w:rsidR="46069ABC">
              <w:rPr>
                <w:rFonts w:ascii="Calibri" w:hAnsi="Calibri" w:eastAsia="Calibri" w:cs="Calibri"/>
                <w:sz w:val="16"/>
                <w:szCs w:val="16"/>
                <w:lang w:val="en-US"/>
              </w:rPr>
              <w:t>m</w:t>
            </w:r>
            <w:r w:rsidRPr="559A74E2" w:rsidR="46B64384">
              <w:rPr>
                <w:rFonts w:ascii="Calibri" w:hAnsi="Calibri" w:eastAsia="Calibri" w:cs="Calibri"/>
                <w:sz w:val="16"/>
                <w:szCs w:val="16"/>
                <w:lang w:val="en-US"/>
              </w:rPr>
              <w:t>etering point administrator</w:t>
            </w:r>
            <w:r w:rsidRPr="559A74E2" w:rsidR="59D56D78">
              <w:rPr>
                <w:rFonts w:ascii="Calibri" w:hAnsi="Calibri" w:eastAsia="Calibri" w:cs="Calibri"/>
                <w:sz w:val="16"/>
                <w:szCs w:val="16"/>
                <w:lang w:val="en-US"/>
              </w:rPr>
              <w:t xml:space="preserve"> operator</w:t>
            </w:r>
            <w:r w:rsidRPr="559A74E2">
              <w:rPr>
                <w:rFonts w:ascii="Calibri" w:hAnsi="Calibri" w:eastAsia="Calibri" w:cs="Calibri"/>
                <w:sz w:val="16"/>
                <w:szCs w:val="16"/>
                <w:lang w:val="en-US"/>
              </w:rPr>
              <w:t xml:space="preserve"> checks if the link between the eligible party and the accounting point will be affected.</w:t>
            </w:r>
          </w:p>
        </w:tc>
        <w:tc>
          <w:tcPr>
            <w:tcW w:w="1162" w:type="dxa"/>
          </w:tcPr>
          <w:p w:rsidR="67D67E95" w:rsidP="5DE4E96D" w:rsidRDefault="46B64384" w14:paraId="3E4434DD" w14:textId="6E2A8792">
            <w:pPr>
              <w:rPr>
                <w:rFonts w:eastAsia="Calibri" w:cs="Calibri"/>
                <w:sz w:val="16"/>
                <w:szCs w:val="16"/>
                <w:lang w:val="en-US"/>
              </w:rPr>
            </w:pPr>
            <w:r w:rsidRPr="559A74E2">
              <w:rPr>
                <w:rFonts w:eastAsia="Calibri" w:cs="Calibri"/>
                <w:sz w:val="16"/>
                <w:szCs w:val="16"/>
                <w:lang w:val="en-US"/>
              </w:rPr>
              <w:t>Metering point administrator</w:t>
            </w:r>
          </w:p>
        </w:tc>
        <w:tc>
          <w:tcPr>
            <w:tcW w:w="1173" w:type="dxa"/>
          </w:tcPr>
          <w:p w:rsidR="5DE4E96D" w:rsidP="5DE4E96D" w:rsidRDefault="5DE4E96D" w14:paraId="180105C4" w14:textId="4F70A4CF">
            <w:pPr>
              <w:rPr>
                <w:rFonts w:eastAsia="Calibri" w:cs="Calibri"/>
                <w:sz w:val="16"/>
                <w:szCs w:val="16"/>
                <w:lang w:val="en-US"/>
              </w:rPr>
            </w:pPr>
          </w:p>
        </w:tc>
        <w:tc>
          <w:tcPr>
            <w:tcW w:w="1293" w:type="dxa"/>
          </w:tcPr>
          <w:p w:rsidR="5DE4E96D" w:rsidP="5DE4E96D" w:rsidRDefault="5DE4E96D" w14:paraId="16BF2A8D" w14:textId="15656239">
            <w:pPr>
              <w:rPr>
                <w:rFonts w:eastAsia="Calibri" w:cs="Calibri"/>
                <w:i/>
                <w:iCs/>
                <w:sz w:val="16"/>
                <w:szCs w:val="16"/>
                <w:lang w:val="en-US"/>
              </w:rPr>
            </w:pPr>
          </w:p>
        </w:tc>
      </w:tr>
    </w:tbl>
    <w:p w:rsidR="003135C6" w:rsidRDefault="003135C6" w14:paraId="1A965116" w14:textId="77777777">
      <w:pPr>
        <w:spacing w:after="0"/>
        <w:rPr>
          <w:lang w:val="en-US"/>
        </w:rPr>
      </w:pPr>
    </w:p>
    <w:p w:rsidR="00611B03" w:rsidRDefault="00611B03" w14:paraId="0804C943" w14:textId="109583DC">
      <w:pPr>
        <w:spacing w:after="0"/>
        <w:rPr>
          <w:lang w:val="en-US"/>
        </w:rPr>
      </w:pPr>
      <w:ins w:author="Voornveld van W. (Wout)" w:date="2023-03-16T11:28:00Z" w:id="1957769407">
        <w:r w:rsidR="00611B03">
          <w:drawing>
            <wp:inline wp14:editId="50C3ADE0" wp14:anchorId="10D62ED5">
              <wp:extent cx="5731510" cy="4984847"/>
              <wp:effectExtent l="0" t="0" r="0" b="0"/>
              <wp:docPr id="4" name="Picture 4" title=""/>
              <wp:cNvGraphicFramePr>
                <a:graphicFrameLocks noChangeAspect="1"/>
              </wp:cNvGraphicFramePr>
              <a:graphic>
                <a:graphicData uri="http://schemas.openxmlformats.org/drawingml/2006/picture">
                  <pic:pic>
                    <pic:nvPicPr>
                      <pic:cNvPr id="0" name="Picture 4"/>
                      <pic:cNvPicPr/>
                    </pic:nvPicPr>
                    <pic:blipFill>
                      <a:blip r:embed="Ra36ad05caa0f47f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4984847"/>
                      </a:xfrm>
                      <a:prstGeom prst="rect">
                        <a:avLst/>
                      </a:prstGeom>
                    </pic:spPr>
                  </pic:pic>
                </a:graphicData>
              </a:graphic>
            </wp:inline>
          </w:drawing>
        </w:r>
      </w:ins>
    </w:p>
    <w:p w:rsidR="00526FC6" w:rsidP="5DE4E96D" w:rsidRDefault="00526FC6" w14:paraId="036CD7F9" w14:textId="7EC173DB">
      <w:pPr>
        <w:keepNext/>
        <w:jc w:val="center"/>
      </w:pPr>
    </w:p>
    <w:p w:rsidRPr="00E032F9" w:rsidR="003135C6" w:rsidP="00E032F9" w:rsidRDefault="52F2332B" w14:paraId="7DF4E37C" w14:textId="02825783">
      <w:pPr>
        <w:pStyle w:val="Beschriftung"/>
        <w:jc w:val="center"/>
        <w:rPr>
          <w:lang w:val="en-US"/>
        </w:rPr>
      </w:pPr>
      <w:r w:rsidRPr="1BF3043E">
        <w:rPr>
          <w:lang w:val="en-US"/>
        </w:rPr>
        <w:t xml:space="preserve">Diagram </w:t>
      </w:r>
      <w:r>
        <w:fldChar w:fldCharType="begin"/>
      </w:r>
      <w:r w:rsidRPr="1BF3043E">
        <w:rPr>
          <w:lang w:val="en-US"/>
        </w:rPr>
        <w:instrText xml:space="preserve"> SEQ Diagram \* ARABIC </w:instrText>
      </w:r>
      <w:r>
        <w:fldChar w:fldCharType="separate"/>
      </w:r>
      <w:r w:rsidRPr="1BF3043E" w:rsidR="4B013F93">
        <w:rPr>
          <w:noProof/>
          <w:lang w:val="en-US"/>
        </w:rPr>
        <w:t>3</w:t>
      </w:r>
      <w:r>
        <w:fldChar w:fldCharType="end"/>
      </w:r>
      <w:r w:rsidRPr="1BF3043E">
        <w:rPr>
          <w:lang w:val="en-US"/>
        </w:rPr>
        <w:t xml:space="preserve"> - '</w:t>
      </w:r>
      <w:r w:rsidRPr="1BF3043E" w:rsidR="620BAFC9">
        <w:rPr>
          <w:lang w:val="en-US"/>
        </w:rPr>
        <w:t xml:space="preserve"> Termination of access to accounting point master data by the eligible party </w:t>
      </w:r>
      <w:r w:rsidRPr="1BF3043E">
        <w:rPr>
          <w:lang w:val="en-US"/>
        </w:rPr>
        <w:t>'</w:t>
      </w:r>
    </w:p>
    <w:p w:rsidRPr="00E032F9" w:rsidR="003135C6" w:rsidRDefault="003135C6" w14:paraId="44FB30F8" w14:textId="77777777">
      <w:pPr>
        <w:jc w:val="center"/>
        <w:rPr>
          <w:lang w:val="en-US"/>
        </w:rPr>
      </w:pPr>
    </w:p>
    <w:p w:rsidR="003135C6" w:rsidRDefault="00D613C4" w14:paraId="1DA6542E" w14:textId="77777777">
      <w:pPr>
        <w:spacing w:after="0"/>
        <w:rPr>
          <w:rFonts w:ascii="Calibri" w:hAnsi="Calibri" w:eastAsia="Calibri" w:cs="Calibri"/>
          <w:b/>
          <w:bCs/>
          <w:color w:val="AEAAAA" w:themeColor="background2" w:themeShade="BF"/>
          <w:sz w:val="16"/>
          <w:szCs w:val="16"/>
          <w:shd w:val="clear" w:color="auto" w:fill="FFFF00"/>
          <w:lang w:val="en-GB"/>
        </w:rPr>
      </w:pPr>
      <w:r w:rsidRPr="00E032F9">
        <w:rPr>
          <w:lang w:val="en-US"/>
        </w:rPr>
        <w:br w:type="page"/>
      </w:r>
    </w:p>
    <w:tbl>
      <w:tblPr>
        <w:tblStyle w:val="Tabellenraster"/>
        <w:tblW w:w="9117" w:type="dxa"/>
        <w:tblLayout w:type="fixed"/>
        <w:tblLook w:val="04A0" w:firstRow="1" w:lastRow="0" w:firstColumn="1" w:lastColumn="0" w:noHBand="0" w:noVBand="1"/>
      </w:tblPr>
      <w:tblGrid>
        <w:gridCol w:w="751"/>
        <w:gridCol w:w="1648"/>
        <w:gridCol w:w="3217"/>
        <w:gridCol w:w="1110"/>
        <w:gridCol w:w="1163"/>
        <w:gridCol w:w="1228"/>
      </w:tblGrid>
      <w:tr w:rsidR="000E72C4" w:rsidTr="559A74E2" w14:paraId="573F0768" w14:textId="77777777">
        <w:tc>
          <w:tcPr>
            <w:tcW w:w="9117" w:type="dxa"/>
            <w:gridSpan w:val="6"/>
            <w:shd w:val="clear" w:color="auto" w:fill="D0CECE" w:themeFill="background2" w:themeFillShade="E6"/>
          </w:tcPr>
          <w:p w:rsidR="000E72C4" w:rsidP="00E032F9" w:rsidRDefault="000E72C4" w14:paraId="63756098" w14:textId="5CB00D45">
            <w:pPr>
              <w:pageBreakBefore/>
              <w:widowControl w:val="0"/>
              <w:spacing w:after="0"/>
              <w:jc w:val="center"/>
              <w:rPr>
                <w:rFonts w:ascii="Calibri" w:hAnsi="Calibri" w:eastAsia="Calibri" w:cs="Calibri"/>
                <w:sz w:val="16"/>
                <w:szCs w:val="16"/>
                <w:lang w:val="en-US"/>
              </w:rPr>
            </w:pPr>
            <w:r>
              <w:rPr>
                <w:rFonts w:ascii="Arial" w:hAnsi="Arial" w:eastAsia="Arial" w:cs="Arial"/>
                <w:b/>
                <w:bCs/>
                <w:i/>
                <w:iCs/>
                <w:sz w:val="16"/>
                <w:szCs w:val="16"/>
                <w:lang w:val="en-GB"/>
              </w:rPr>
              <w:lastRenderedPageBreak/>
              <w:t>Table III.4</w:t>
            </w:r>
            <w:r w:rsidR="00EB6794">
              <w:rPr>
                <w:rFonts w:ascii="Arial" w:hAnsi="Arial" w:eastAsia="Arial" w:cs="Arial"/>
                <w:b/>
                <w:bCs/>
                <w:i/>
                <w:iCs/>
                <w:color w:val="000000" w:themeColor="text1"/>
                <w:sz w:val="16"/>
                <w:szCs w:val="16"/>
                <w:lang w:val="en-GB"/>
              </w:rPr>
              <w:t xml:space="preserve"> – Procedure 4</w:t>
            </w:r>
          </w:p>
        </w:tc>
      </w:tr>
      <w:tr w:rsidRPr="00E032F9" w:rsidR="000E72C4" w:rsidTr="559A74E2" w14:paraId="37D15921" w14:textId="77777777">
        <w:tc>
          <w:tcPr>
            <w:tcW w:w="2399" w:type="dxa"/>
            <w:gridSpan w:val="2"/>
            <w:shd w:val="clear" w:color="auto" w:fill="D0CECE" w:themeFill="background2" w:themeFillShade="E6"/>
          </w:tcPr>
          <w:p w:rsidRPr="707D87C6" w:rsidR="000E72C4" w:rsidDel="707D87C6" w:rsidRDefault="000E72C4" w14:paraId="5A8CDACA" w14:textId="26C3D72F">
            <w:pPr>
              <w:widowControl w:val="0"/>
              <w:spacing w:after="0"/>
              <w:rPr>
                <w:rFonts w:ascii="Arial" w:hAnsi="Arial" w:eastAsia="Arial" w:cs="Arial"/>
                <w:b/>
                <w:bCs/>
                <w:i/>
                <w:iCs/>
                <w:sz w:val="16"/>
                <w:szCs w:val="16"/>
                <w:lang w:val="en-GB"/>
              </w:rPr>
            </w:pPr>
            <w:r w:rsidRPr="707D87C6">
              <w:rPr>
                <w:rFonts w:ascii="Arial" w:hAnsi="Arial" w:eastAsia="Arial" w:cs="Arial"/>
                <w:b/>
                <w:bCs/>
                <w:i/>
                <w:iCs/>
                <w:sz w:val="16"/>
                <w:szCs w:val="16"/>
                <w:lang w:val="en-GB"/>
              </w:rPr>
              <w:t>Procedure name</w:t>
            </w:r>
          </w:p>
        </w:tc>
        <w:tc>
          <w:tcPr>
            <w:tcW w:w="6718" w:type="dxa"/>
            <w:gridSpan w:val="4"/>
            <w:shd w:val="clear" w:color="auto" w:fill="auto"/>
          </w:tcPr>
          <w:p w:rsidR="000E72C4" w:rsidP="3EB946A4" w:rsidRDefault="70E98AF5" w14:paraId="097E68B4" w14:textId="5492D573">
            <w:pPr>
              <w:widowControl w:val="0"/>
              <w:spacing w:after="0"/>
              <w:rPr>
                <w:rFonts w:eastAsia="Calibri" w:cs="Calibri"/>
                <w:sz w:val="16"/>
                <w:szCs w:val="16"/>
                <w:lang w:val="en-US"/>
              </w:rPr>
            </w:pPr>
            <w:r w:rsidRPr="559A74E2">
              <w:rPr>
                <w:rFonts w:eastAsia="Calibri" w:cs="Calibri"/>
                <w:sz w:val="16"/>
                <w:szCs w:val="16"/>
                <w:lang w:val="en-US"/>
              </w:rPr>
              <w:t xml:space="preserve"> Revocation of access to </w:t>
            </w:r>
            <w:r w:rsidRPr="559A74E2">
              <w:rPr>
                <w:rFonts w:eastAsia="Calibri" w:cs="Calibri"/>
                <w:i/>
                <w:iCs/>
                <w:sz w:val="16"/>
                <w:szCs w:val="16"/>
                <w:lang w:val="en-US"/>
              </w:rPr>
              <w:t>accounting point master data</w:t>
            </w:r>
            <w:r w:rsidRPr="559A74E2">
              <w:rPr>
                <w:rFonts w:eastAsia="Calibri" w:cs="Calibri"/>
                <w:sz w:val="16"/>
                <w:szCs w:val="16"/>
                <w:lang w:val="en-US"/>
              </w:rPr>
              <w:t xml:space="preserve"> by the final customer</w:t>
            </w:r>
          </w:p>
          <w:p w:rsidR="000E72C4" w:rsidP="3EB946A4" w:rsidRDefault="000E72C4" w14:paraId="2DF1FF06" w14:textId="277FB830">
            <w:pPr>
              <w:widowControl w:val="0"/>
              <w:spacing w:after="0"/>
              <w:rPr>
                <w:rFonts w:eastAsia="Calibri" w:cs="Calibri"/>
                <w:sz w:val="16"/>
                <w:szCs w:val="16"/>
                <w:lang w:val="en-US"/>
              </w:rPr>
            </w:pPr>
          </w:p>
        </w:tc>
      </w:tr>
      <w:tr w:rsidR="003135C6" w:rsidTr="559A74E2" w14:paraId="7EC687E1" w14:textId="77777777">
        <w:tc>
          <w:tcPr>
            <w:tcW w:w="751" w:type="dxa"/>
            <w:shd w:val="clear" w:color="auto" w:fill="D0CECE" w:themeFill="background2" w:themeFillShade="E6"/>
          </w:tcPr>
          <w:p w:rsidR="003135C6" w:rsidRDefault="00D613C4" w14:paraId="5A01B6A1" w14:textId="77777777">
            <w:pPr>
              <w:widowControl w:val="0"/>
              <w:spacing w:after="0"/>
              <w:rPr>
                <w:rFonts w:ascii="Arial" w:hAnsi="Arial" w:eastAsia="Arial" w:cs="Arial"/>
                <w:sz w:val="16"/>
                <w:szCs w:val="16"/>
              </w:rPr>
            </w:pPr>
            <w:r>
              <w:rPr>
                <w:rFonts w:ascii="Arial" w:hAnsi="Arial" w:eastAsia="Arial" w:cs="Arial"/>
                <w:b/>
                <w:bCs/>
                <w:i/>
                <w:iCs/>
                <w:sz w:val="16"/>
                <w:szCs w:val="16"/>
                <w:lang w:val="en-GB"/>
              </w:rPr>
              <w:t>Step No.</w:t>
            </w:r>
          </w:p>
        </w:tc>
        <w:tc>
          <w:tcPr>
            <w:tcW w:w="1648" w:type="dxa"/>
            <w:shd w:val="clear" w:color="auto" w:fill="D0CECE" w:themeFill="background2" w:themeFillShade="E6"/>
          </w:tcPr>
          <w:p w:rsidR="003135C6" w:rsidRDefault="4FE07E13" w14:paraId="4318FB25" w14:textId="190B4616">
            <w:pPr>
              <w:widowControl w:val="0"/>
              <w:spacing w:after="0"/>
              <w:rPr>
                <w:rFonts w:ascii="Arial" w:hAnsi="Arial" w:eastAsia="Arial" w:cs="Arial"/>
                <w:sz w:val="16"/>
                <w:szCs w:val="16"/>
              </w:rPr>
            </w:pPr>
            <w:r w:rsidRPr="707D87C6">
              <w:rPr>
                <w:rFonts w:ascii="Arial" w:hAnsi="Arial" w:eastAsia="Arial" w:cs="Arial"/>
                <w:b/>
                <w:bCs/>
                <w:i/>
                <w:iCs/>
                <w:sz w:val="16"/>
                <w:szCs w:val="16"/>
                <w:lang w:val="en-GB"/>
              </w:rPr>
              <w:t>Step</w:t>
            </w:r>
          </w:p>
        </w:tc>
        <w:tc>
          <w:tcPr>
            <w:tcW w:w="3217" w:type="dxa"/>
            <w:shd w:val="clear" w:color="auto" w:fill="D0CECE" w:themeFill="background2" w:themeFillShade="E6"/>
          </w:tcPr>
          <w:p w:rsidR="003135C6" w:rsidRDefault="574106EA" w14:paraId="2591C818" w14:textId="314B37B6">
            <w:pPr>
              <w:widowControl w:val="0"/>
              <w:spacing w:after="0"/>
              <w:rPr>
                <w:rFonts w:ascii="Arial" w:hAnsi="Arial" w:eastAsia="Arial" w:cs="Arial"/>
                <w:sz w:val="16"/>
                <w:szCs w:val="16"/>
              </w:rPr>
            </w:pPr>
            <w:r w:rsidRPr="707D87C6">
              <w:rPr>
                <w:rFonts w:ascii="Arial" w:hAnsi="Arial" w:eastAsia="Arial" w:cs="Arial"/>
                <w:b/>
                <w:bCs/>
                <w:i/>
                <w:iCs/>
                <w:sz w:val="16"/>
                <w:szCs w:val="16"/>
                <w:lang w:val="en-GB"/>
              </w:rPr>
              <w:t>Step description</w:t>
            </w:r>
          </w:p>
        </w:tc>
        <w:tc>
          <w:tcPr>
            <w:tcW w:w="1110" w:type="dxa"/>
            <w:shd w:val="clear" w:color="auto" w:fill="D0CECE" w:themeFill="background2" w:themeFillShade="E6"/>
          </w:tcPr>
          <w:p w:rsidR="003135C6" w:rsidRDefault="00D613C4" w14:paraId="5232BF41" w14:textId="77777777">
            <w:pPr>
              <w:widowControl w:val="0"/>
              <w:spacing w:after="0"/>
              <w:rPr>
                <w:rFonts w:ascii="Arial" w:hAnsi="Arial" w:eastAsia="Arial" w:cs="Arial"/>
                <w:sz w:val="16"/>
                <w:szCs w:val="16"/>
              </w:rPr>
            </w:pPr>
            <w:r>
              <w:rPr>
                <w:rFonts w:ascii="Arial" w:hAnsi="Arial" w:eastAsia="Arial" w:cs="Arial"/>
                <w:b/>
                <w:bCs/>
                <w:i/>
                <w:iCs/>
                <w:sz w:val="16"/>
                <w:szCs w:val="16"/>
                <w:lang w:val="en-GB"/>
              </w:rPr>
              <w:t>Information producer (actor)</w:t>
            </w:r>
          </w:p>
        </w:tc>
        <w:tc>
          <w:tcPr>
            <w:tcW w:w="1163" w:type="dxa"/>
            <w:shd w:val="clear" w:color="auto" w:fill="D0CECE" w:themeFill="background2" w:themeFillShade="E6"/>
          </w:tcPr>
          <w:p w:rsidR="003135C6" w:rsidRDefault="00D613C4" w14:paraId="760EF34D" w14:textId="77777777">
            <w:pPr>
              <w:widowControl w:val="0"/>
              <w:spacing w:after="0"/>
              <w:rPr>
                <w:rFonts w:ascii="Arial" w:hAnsi="Arial" w:eastAsia="Arial" w:cs="Arial"/>
                <w:sz w:val="16"/>
                <w:szCs w:val="16"/>
              </w:rPr>
            </w:pPr>
            <w:r>
              <w:rPr>
                <w:rFonts w:ascii="Arial" w:hAnsi="Arial" w:eastAsia="Arial" w:cs="Arial"/>
                <w:b/>
                <w:bCs/>
                <w:i/>
                <w:iCs/>
                <w:sz w:val="16"/>
                <w:szCs w:val="16"/>
                <w:lang w:val="en-GB"/>
              </w:rPr>
              <w:t>Information receiver (actor)</w:t>
            </w:r>
          </w:p>
        </w:tc>
        <w:tc>
          <w:tcPr>
            <w:tcW w:w="1228" w:type="dxa"/>
            <w:shd w:val="clear" w:color="auto" w:fill="D0CECE" w:themeFill="background2" w:themeFillShade="E6"/>
          </w:tcPr>
          <w:p w:rsidR="003135C6" w:rsidRDefault="00D613C4" w14:paraId="4A7358E5" w14:textId="77777777">
            <w:pPr>
              <w:widowControl w:val="0"/>
              <w:spacing w:after="0"/>
              <w:rPr>
                <w:rFonts w:ascii="Arial" w:hAnsi="Arial" w:eastAsia="Arial" w:cs="Arial"/>
                <w:sz w:val="16"/>
                <w:szCs w:val="16"/>
              </w:rPr>
            </w:pPr>
            <w:r>
              <w:rPr>
                <w:rFonts w:ascii="Arial" w:hAnsi="Arial" w:eastAsia="Arial" w:cs="Arial"/>
                <w:b/>
                <w:bCs/>
                <w:i/>
                <w:iCs/>
                <w:sz w:val="16"/>
                <w:szCs w:val="16"/>
                <w:lang w:val="en-GB"/>
              </w:rPr>
              <w:t>Information exchanged (IDs)</w:t>
            </w:r>
          </w:p>
        </w:tc>
      </w:tr>
      <w:tr w:rsidR="003135C6" w:rsidTr="559A74E2" w14:paraId="7E6783B5" w14:textId="77777777">
        <w:tc>
          <w:tcPr>
            <w:tcW w:w="751" w:type="dxa"/>
          </w:tcPr>
          <w:p w:rsidR="003135C6" w:rsidRDefault="00D613C4" w14:paraId="41ADC8E8" w14:textId="77777777">
            <w:pPr>
              <w:widowControl w:val="0"/>
              <w:spacing w:after="0"/>
              <w:rPr>
                <w:rFonts w:ascii="Calibri" w:hAnsi="Calibri" w:eastAsia="Calibri" w:cs="Calibri"/>
                <w:sz w:val="16"/>
                <w:szCs w:val="16"/>
              </w:rPr>
            </w:pPr>
            <w:r>
              <w:rPr>
                <w:rFonts w:eastAsia="Calibri" w:cs="Calibri"/>
                <w:sz w:val="16"/>
                <w:szCs w:val="16"/>
                <w:lang w:val="en-US"/>
              </w:rPr>
              <w:t>4.1</w:t>
            </w:r>
          </w:p>
        </w:tc>
        <w:tc>
          <w:tcPr>
            <w:tcW w:w="1648" w:type="dxa"/>
          </w:tcPr>
          <w:p w:rsidR="003135C6" w:rsidRDefault="00D613C4" w14:paraId="023C7425" w14:textId="77777777">
            <w:pPr>
              <w:widowControl w:val="0"/>
              <w:spacing w:after="0"/>
              <w:rPr>
                <w:rFonts w:ascii="Calibri" w:hAnsi="Calibri" w:eastAsia="Calibri" w:cs="Calibri"/>
                <w:sz w:val="16"/>
                <w:szCs w:val="16"/>
              </w:rPr>
            </w:pPr>
            <w:r>
              <w:rPr>
                <w:rFonts w:eastAsia="Calibri" w:cs="Calibri"/>
                <w:sz w:val="16"/>
                <w:szCs w:val="16"/>
                <w:lang w:val="en-US"/>
              </w:rPr>
              <w:t>Identify consent administrator</w:t>
            </w:r>
          </w:p>
        </w:tc>
        <w:tc>
          <w:tcPr>
            <w:tcW w:w="3217" w:type="dxa"/>
          </w:tcPr>
          <w:p w:rsidR="003135C6" w:rsidRDefault="00D613C4" w14:paraId="4CB6AAFF" w14:textId="4BA4C5FA">
            <w:pPr>
              <w:widowControl w:val="0"/>
              <w:spacing w:after="0"/>
              <w:rPr>
                <w:rFonts w:ascii="Calibri" w:hAnsi="Calibri" w:eastAsia="Calibri" w:cs="Calibri"/>
                <w:sz w:val="16"/>
                <w:szCs w:val="16"/>
                <w:lang w:val="en-US"/>
              </w:rPr>
            </w:pPr>
            <w:r>
              <w:rPr>
                <w:rFonts w:eastAsia="Calibri" w:cs="Calibri"/>
                <w:sz w:val="16"/>
                <w:szCs w:val="16"/>
                <w:lang w:val="en-US"/>
              </w:rPr>
              <w:t>Final customers identify the consent administrator that is responsible for their metering points under consideration.</w:t>
            </w:r>
          </w:p>
        </w:tc>
        <w:tc>
          <w:tcPr>
            <w:tcW w:w="1110" w:type="dxa"/>
          </w:tcPr>
          <w:p w:rsidR="003135C6" w:rsidRDefault="00D613C4" w14:paraId="74D6B5E2" w14:textId="77777777">
            <w:pPr>
              <w:widowControl w:val="0"/>
              <w:spacing w:after="0"/>
              <w:rPr>
                <w:rFonts w:ascii="Calibri" w:hAnsi="Calibri" w:eastAsia="Calibri" w:cs="Calibri"/>
                <w:sz w:val="16"/>
                <w:szCs w:val="16"/>
              </w:rPr>
            </w:pPr>
            <w:r>
              <w:rPr>
                <w:rFonts w:eastAsia="Calibri" w:cs="Calibri"/>
                <w:sz w:val="16"/>
                <w:szCs w:val="16"/>
                <w:lang w:val="en-US"/>
              </w:rPr>
              <w:t>Competent authority</w:t>
            </w:r>
          </w:p>
        </w:tc>
        <w:tc>
          <w:tcPr>
            <w:tcW w:w="1163" w:type="dxa"/>
          </w:tcPr>
          <w:p w:rsidR="003135C6" w:rsidRDefault="00D613C4" w14:paraId="72232DDD" w14:textId="77777777">
            <w:pPr>
              <w:widowControl w:val="0"/>
              <w:spacing w:after="0"/>
              <w:rPr>
                <w:rFonts w:ascii="Calibri" w:hAnsi="Calibri" w:eastAsia="Calibri" w:cs="Calibri"/>
                <w:sz w:val="16"/>
                <w:szCs w:val="16"/>
              </w:rPr>
            </w:pPr>
            <w:r>
              <w:rPr>
                <w:rFonts w:eastAsia="Calibri" w:cs="Calibri"/>
                <w:sz w:val="16"/>
                <w:szCs w:val="16"/>
                <w:lang w:val="en-US"/>
              </w:rPr>
              <w:t>Final customer</w:t>
            </w:r>
          </w:p>
        </w:tc>
        <w:tc>
          <w:tcPr>
            <w:tcW w:w="1228" w:type="dxa"/>
          </w:tcPr>
          <w:p w:rsidR="003135C6" w:rsidRDefault="00D613C4" w14:paraId="7A386960" w14:textId="77777777">
            <w:pPr>
              <w:widowControl w:val="0"/>
              <w:spacing w:after="0"/>
              <w:rPr>
                <w:rFonts w:ascii="Calibri" w:hAnsi="Calibri" w:eastAsia="Calibri" w:cs="Calibri"/>
                <w:sz w:val="16"/>
                <w:szCs w:val="16"/>
                <w:lang w:val="en-US"/>
              </w:rPr>
            </w:pPr>
            <w:r>
              <w:rPr>
                <w:rFonts w:eastAsia="Calibri" w:cs="Calibri"/>
                <w:sz w:val="16"/>
                <w:szCs w:val="16"/>
                <w:lang w:val="en-US"/>
              </w:rPr>
              <w:t>[not relevant]</w:t>
            </w:r>
          </w:p>
        </w:tc>
      </w:tr>
      <w:tr w:rsidR="003135C6" w:rsidTr="559A74E2" w14:paraId="0DFCC599" w14:textId="77777777">
        <w:tc>
          <w:tcPr>
            <w:tcW w:w="751" w:type="dxa"/>
          </w:tcPr>
          <w:p w:rsidR="003135C6" w:rsidRDefault="00D613C4" w14:paraId="67D112E1" w14:textId="77777777">
            <w:pPr>
              <w:widowControl w:val="0"/>
              <w:spacing w:after="0"/>
              <w:rPr>
                <w:rFonts w:ascii="Calibri" w:hAnsi="Calibri" w:eastAsia="Calibri" w:cs="Calibri"/>
                <w:sz w:val="16"/>
                <w:szCs w:val="16"/>
              </w:rPr>
            </w:pPr>
            <w:r>
              <w:rPr>
                <w:rFonts w:eastAsia="Calibri" w:cs="Calibri"/>
                <w:sz w:val="16"/>
                <w:szCs w:val="16"/>
                <w:lang w:val="en-US"/>
              </w:rPr>
              <w:t>4.2</w:t>
            </w:r>
          </w:p>
        </w:tc>
        <w:tc>
          <w:tcPr>
            <w:tcW w:w="1648" w:type="dxa"/>
          </w:tcPr>
          <w:p w:rsidR="003135C6" w:rsidRDefault="00D613C4" w14:paraId="784DC2A3" w14:textId="77777777">
            <w:pPr>
              <w:widowControl w:val="0"/>
              <w:spacing w:after="0"/>
              <w:rPr>
                <w:rFonts w:ascii="Calibri" w:hAnsi="Calibri" w:eastAsia="Calibri" w:cs="Calibri"/>
                <w:sz w:val="16"/>
                <w:szCs w:val="16"/>
              </w:rPr>
            </w:pPr>
            <w:r>
              <w:rPr>
                <w:rFonts w:eastAsia="Calibri" w:cs="Calibri"/>
                <w:sz w:val="16"/>
                <w:szCs w:val="16"/>
                <w:lang w:val="en-US"/>
              </w:rPr>
              <w:t>Authenticate final customer</w:t>
            </w:r>
          </w:p>
        </w:tc>
        <w:tc>
          <w:tcPr>
            <w:tcW w:w="3217" w:type="dxa"/>
          </w:tcPr>
          <w:p w:rsidR="003135C6" w:rsidRDefault="00D613C4" w14:paraId="6B765909" w14:textId="1EC41483">
            <w:pPr>
              <w:widowControl w:val="0"/>
              <w:spacing w:after="0"/>
              <w:rPr>
                <w:rFonts w:ascii="Calibri" w:hAnsi="Calibri" w:eastAsia="Calibri" w:cs="Calibri"/>
                <w:sz w:val="16"/>
                <w:szCs w:val="16"/>
                <w:lang w:val="en-US"/>
              </w:rPr>
            </w:pPr>
            <w:r>
              <w:rPr>
                <w:rFonts w:eastAsia="Calibri" w:cs="Calibri"/>
                <w:sz w:val="16"/>
                <w:szCs w:val="16"/>
                <w:lang w:val="en-US"/>
              </w:rPr>
              <w:t>Final customers identify themselves to the consent administrator.</w:t>
            </w:r>
          </w:p>
        </w:tc>
        <w:tc>
          <w:tcPr>
            <w:tcW w:w="1110" w:type="dxa"/>
          </w:tcPr>
          <w:p w:rsidR="003135C6" w:rsidRDefault="00D613C4" w14:paraId="4E1C41D2" w14:textId="77777777">
            <w:pPr>
              <w:widowControl w:val="0"/>
              <w:spacing w:after="0"/>
              <w:rPr>
                <w:rFonts w:ascii="Calibri" w:hAnsi="Calibri" w:eastAsia="Calibri" w:cs="Calibri"/>
                <w:sz w:val="16"/>
                <w:szCs w:val="16"/>
              </w:rPr>
            </w:pPr>
            <w:r>
              <w:rPr>
                <w:rFonts w:eastAsia="Calibri" w:cs="Calibri"/>
                <w:sz w:val="16"/>
                <w:szCs w:val="16"/>
                <w:lang w:val="en-US"/>
              </w:rPr>
              <w:t>Final customer</w:t>
            </w:r>
          </w:p>
        </w:tc>
        <w:tc>
          <w:tcPr>
            <w:tcW w:w="1163" w:type="dxa"/>
          </w:tcPr>
          <w:p w:rsidR="003135C6" w:rsidRDefault="00D613C4" w14:paraId="2FE311BB" w14:textId="77777777">
            <w:pPr>
              <w:widowControl w:val="0"/>
              <w:spacing w:after="0"/>
              <w:rPr>
                <w:rFonts w:ascii="Calibri" w:hAnsi="Calibri" w:eastAsia="Calibri" w:cs="Calibri"/>
                <w:sz w:val="16"/>
                <w:szCs w:val="16"/>
              </w:rPr>
            </w:pPr>
            <w:r>
              <w:rPr>
                <w:rFonts w:eastAsia="Calibri" w:cs="Calibri"/>
                <w:sz w:val="16"/>
                <w:szCs w:val="16"/>
                <w:lang w:val="en-US"/>
              </w:rPr>
              <w:t>Consent administrator</w:t>
            </w:r>
          </w:p>
        </w:tc>
        <w:tc>
          <w:tcPr>
            <w:tcW w:w="1228" w:type="dxa"/>
          </w:tcPr>
          <w:p w:rsidR="003135C6" w:rsidRDefault="00D613C4" w14:paraId="79BE4F01" w14:textId="77777777">
            <w:pPr>
              <w:widowControl w:val="0"/>
              <w:spacing w:after="0"/>
              <w:rPr>
                <w:rFonts w:ascii="Calibri" w:hAnsi="Calibri" w:eastAsia="Calibri" w:cs="Calibri"/>
                <w:sz w:val="16"/>
                <w:szCs w:val="16"/>
                <w:lang w:val="en-US"/>
              </w:rPr>
            </w:pPr>
            <w:r>
              <w:rPr>
                <w:rFonts w:eastAsia="Calibri" w:cs="Calibri"/>
                <w:sz w:val="16"/>
                <w:szCs w:val="16"/>
                <w:lang w:val="en-US"/>
              </w:rPr>
              <w:t>[not relevant]</w:t>
            </w:r>
          </w:p>
        </w:tc>
      </w:tr>
      <w:tr w:rsidR="003135C6" w:rsidTr="559A74E2" w14:paraId="05B1B3C9" w14:textId="77777777">
        <w:tc>
          <w:tcPr>
            <w:tcW w:w="751" w:type="dxa"/>
          </w:tcPr>
          <w:p w:rsidR="003135C6" w:rsidRDefault="00D613C4" w14:paraId="530F788C" w14:textId="77777777">
            <w:pPr>
              <w:widowControl w:val="0"/>
              <w:spacing w:after="0"/>
              <w:rPr>
                <w:rFonts w:ascii="Calibri" w:hAnsi="Calibri" w:eastAsia="Calibri" w:cs="Calibri"/>
                <w:sz w:val="16"/>
                <w:szCs w:val="16"/>
                <w:lang w:val="en-US"/>
              </w:rPr>
            </w:pPr>
            <w:r>
              <w:rPr>
                <w:rFonts w:eastAsia="Calibri" w:cs="Calibri"/>
                <w:sz w:val="16"/>
                <w:szCs w:val="16"/>
                <w:lang w:val="en-US"/>
              </w:rPr>
              <w:t>4.3</w:t>
            </w:r>
          </w:p>
        </w:tc>
        <w:tc>
          <w:tcPr>
            <w:tcW w:w="1648" w:type="dxa"/>
          </w:tcPr>
          <w:p w:rsidR="003135C6" w:rsidRDefault="00D613C4" w14:paraId="5FE95711" w14:textId="77777777">
            <w:pPr>
              <w:widowControl w:val="0"/>
              <w:spacing w:after="0"/>
            </w:pPr>
            <w:r>
              <w:rPr>
                <w:rFonts w:eastAsia="Calibri" w:cs="Calibri"/>
                <w:sz w:val="16"/>
                <w:szCs w:val="16"/>
                <w:lang w:val="en-US"/>
              </w:rPr>
              <w:t>Check credentials</w:t>
            </w:r>
          </w:p>
        </w:tc>
        <w:tc>
          <w:tcPr>
            <w:tcW w:w="3217" w:type="dxa"/>
          </w:tcPr>
          <w:p w:rsidR="003135C6" w:rsidRDefault="00D613C4" w14:paraId="5E6B0B2B" w14:textId="77777777">
            <w:pPr>
              <w:widowControl w:val="0"/>
              <w:spacing w:after="0"/>
              <w:rPr>
                <w:rFonts w:ascii="Calibri" w:hAnsi="Calibri" w:eastAsia="Calibri" w:cs="Calibri"/>
                <w:sz w:val="16"/>
                <w:szCs w:val="16"/>
                <w:lang w:val="en-US"/>
              </w:rPr>
            </w:pPr>
            <w:r>
              <w:rPr>
                <w:rFonts w:eastAsia="Calibri" w:cs="Calibri"/>
                <w:sz w:val="16"/>
                <w:szCs w:val="16"/>
                <w:lang w:val="en-US"/>
              </w:rPr>
              <w:t>Consent administrator transfers authentication information to identity service provider.</w:t>
            </w:r>
          </w:p>
        </w:tc>
        <w:tc>
          <w:tcPr>
            <w:tcW w:w="1110" w:type="dxa"/>
          </w:tcPr>
          <w:p w:rsidR="003135C6" w:rsidRDefault="00D613C4" w14:paraId="2BC59359" w14:textId="77777777">
            <w:pPr>
              <w:widowControl w:val="0"/>
              <w:spacing w:after="0"/>
              <w:rPr>
                <w:rFonts w:ascii="Calibri" w:hAnsi="Calibri" w:eastAsia="Calibri" w:cs="Calibri"/>
                <w:sz w:val="16"/>
                <w:szCs w:val="16"/>
              </w:rPr>
            </w:pPr>
            <w:r>
              <w:rPr>
                <w:rFonts w:eastAsia="Calibri" w:cs="Calibri"/>
                <w:sz w:val="16"/>
                <w:szCs w:val="16"/>
                <w:lang w:val="en-US"/>
              </w:rPr>
              <w:t>Consent administrator</w:t>
            </w:r>
          </w:p>
        </w:tc>
        <w:tc>
          <w:tcPr>
            <w:tcW w:w="1163" w:type="dxa"/>
          </w:tcPr>
          <w:p w:rsidR="003135C6" w:rsidRDefault="00D613C4" w14:paraId="4F8043B3" w14:textId="77777777">
            <w:pPr>
              <w:widowControl w:val="0"/>
              <w:spacing w:after="0"/>
              <w:rPr>
                <w:rFonts w:ascii="Calibri" w:hAnsi="Calibri" w:eastAsia="Calibri" w:cs="Calibri"/>
                <w:sz w:val="16"/>
                <w:szCs w:val="16"/>
                <w:lang w:val="en-US"/>
              </w:rPr>
            </w:pPr>
            <w:r>
              <w:rPr>
                <w:rFonts w:eastAsia="Calibri" w:cs="Calibri"/>
                <w:sz w:val="16"/>
                <w:szCs w:val="16"/>
                <w:lang w:val="en-US"/>
              </w:rPr>
              <w:t>Identity service provider</w:t>
            </w:r>
          </w:p>
        </w:tc>
        <w:tc>
          <w:tcPr>
            <w:tcW w:w="1228" w:type="dxa"/>
          </w:tcPr>
          <w:p w:rsidR="003135C6" w:rsidRDefault="00D613C4" w14:paraId="50E9405D" w14:textId="77777777">
            <w:pPr>
              <w:widowControl w:val="0"/>
              <w:spacing w:after="0"/>
              <w:rPr>
                <w:rFonts w:ascii="Calibri" w:hAnsi="Calibri" w:eastAsia="Calibri" w:cs="Calibri"/>
                <w:sz w:val="16"/>
                <w:szCs w:val="16"/>
                <w:lang w:val="en-US"/>
              </w:rPr>
            </w:pPr>
            <w:r>
              <w:rPr>
                <w:rFonts w:eastAsia="Calibri" w:cs="Calibri"/>
                <w:sz w:val="16"/>
                <w:szCs w:val="16"/>
                <w:lang w:val="en-US"/>
              </w:rPr>
              <w:t>[not relevant]</w:t>
            </w:r>
          </w:p>
        </w:tc>
      </w:tr>
      <w:tr w:rsidR="003135C6" w:rsidTr="559A74E2" w14:paraId="0153E6A9" w14:textId="77777777">
        <w:tc>
          <w:tcPr>
            <w:tcW w:w="751" w:type="dxa"/>
          </w:tcPr>
          <w:p w:rsidR="003135C6" w:rsidRDefault="00D613C4" w14:paraId="1BA39565" w14:textId="77777777">
            <w:pPr>
              <w:widowControl w:val="0"/>
              <w:spacing w:after="0"/>
              <w:rPr>
                <w:rFonts w:ascii="Calibri" w:hAnsi="Calibri" w:eastAsia="Calibri" w:cs="Calibri"/>
                <w:sz w:val="16"/>
                <w:szCs w:val="16"/>
                <w:lang w:val="en-US"/>
              </w:rPr>
            </w:pPr>
            <w:r>
              <w:rPr>
                <w:rFonts w:eastAsia="Calibri" w:cs="Calibri"/>
                <w:sz w:val="16"/>
                <w:szCs w:val="16"/>
                <w:lang w:val="en-US"/>
              </w:rPr>
              <w:t>4.4</w:t>
            </w:r>
          </w:p>
        </w:tc>
        <w:tc>
          <w:tcPr>
            <w:tcW w:w="1648" w:type="dxa"/>
          </w:tcPr>
          <w:p w:rsidR="003135C6" w:rsidRDefault="00D613C4" w14:paraId="5AFC7F54" w14:textId="77777777">
            <w:pPr>
              <w:widowControl w:val="0"/>
              <w:spacing w:after="0"/>
              <w:rPr>
                <w:rFonts w:ascii="Calibri" w:hAnsi="Calibri" w:eastAsia="Calibri" w:cs="Calibri"/>
                <w:sz w:val="16"/>
                <w:szCs w:val="16"/>
                <w:lang w:val="en-US"/>
              </w:rPr>
            </w:pPr>
            <w:r>
              <w:rPr>
                <w:rFonts w:eastAsia="Calibri" w:cs="Calibri"/>
                <w:sz w:val="16"/>
                <w:szCs w:val="16"/>
                <w:lang w:val="en-US"/>
              </w:rPr>
              <w:t>Inform final customer of credential check results</w:t>
            </w:r>
          </w:p>
        </w:tc>
        <w:tc>
          <w:tcPr>
            <w:tcW w:w="3217" w:type="dxa"/>
          </w:tcPr>
          <w:p w:rsidR="003135C6" w:rsidRDefault="00D613C4" w14:paraId="22318C67" w14:textId="77777777">
            <w:pPr>
              <w:widowControl w:val="0"/>
              <w:spacing w:after="0"/>
              <w:rPr>
                <w:rFonts w:ascii="Calibri" w:hAnsi="Calibri" w:eastAsia="Calibri" w:cs="Calibri"/>
                <w:sz w:val="16"/>
                <w:szCs w:val="16"/>
                <w:lang w:val="en-US"/>
              </w:rPr>
            </w:pPr>
            <w:r>
              <w:rPr>
                <w:rFonts w:eastAsia="Calibri" w:cs="Calibri"/>
                <w:sz w:val="16"/>
                <w:szCs w:val="16"/>
                <w:lang w:val="en-US"/>
              </w:rPr>
              <w:t>Consent administrator communicates validation result and provide a meaningful indication in case of an invalid request.</w:t>
            </w:r>
          </w:p>
          <w:p w:rsidR="003135C6" w:rsidRDefault="003135C6" w14:paraId="3041E394" w14:textId="77777777">
            <w:pPr>
              <w:widowControl w:val="0"/>
              <w:spacing w:after="0"/>
              <w:rPr>
                <w:rFonts w:ascii="Calibri" w:hAnsi="Calibri" w:eastAsia="Calibri" w:cs="Calibri"/>
                <w:sz w:val="16"/>
                <w:szCs w:val="16"/>
                <w:lang w:val="en-US"/>
              </w:rPr>
            </w:pPr>
          </w:p>
        </w:tc>
        <w:tc>
          <w:tcPr>
            <w:tcW w:w="1110" w:type="dxa"/>
          </w:tcPr>
          <w:p w:rsidR="003135C6" w:rsidRDefault="00D613C4" w14:paraId="57B6ACCB" w14:textId="77777777">
            <w:pPr>
              <w:widowControl w:val="0"/>
              <w:spacing w:after="0"/>
              <w:rPr>
                <w:rFonts w:ascii="Calibri" w:hAnsi="Calibri" w:eastAsia="Calibri" w:cs="Calibri"/>
                <w:sz w:val="16"/>
                <w:szCs w:val="16"/>
              </w:rPr>
            </w:pPr>
            <w:r>
              <w:rPr>
                <w:rFonts w:eastAsia="Calibri" w:cs="Calibri"/>
                <w:sz w:val="16"/>
                <w:szCs w:val="16"/>
                <w:lang w:val="en-US"/>
              </w:rPr>
              <w:t>Consent administrator</w:t>
            </w:r>
          </w:p>
        </w:tc>
        <w:tc>
          <w:tcPr>
            <w:tcW w:w="1163" w:type="dxa"/>
          </w:tcPr>
          <w:p w:rsidR="003135C6" w:rsidRDefault="00D613C4" w14:paraId="33CE0813" w14:textId="77777777">
            <w:pPr>
              <w:widowControl w:val="0"/>
              <w:spacing w:after="0"/>
              <w:rPr>
                <w:rFonts w:ascii="Calibri" w:hAnsi="Calibri" w:eastAsia="Calibri" w:cs="Calibri"/>
                <w:sz w:val="16"/>
                <w:szCs w:val="16"/>
                <w:lang w:val="en-US"/>
              </w:rPr>
            </w:pPr>
            <w:r>
              <w:rPr>
                <w:rFonts w:eastAsia="Calibri" w:cs="Calibri"/>
                <w:sz w:val="16"/>
                <w:szCs w:val="16"/>
                <w:lang w:val="en-US"/>
              </w:rPr>
              <w:t>Final customer</w:t>
            </w:r>
          </w:p>
        </w:tc>
        <w:tc>
          <w:tcPr>
            <w:tcW w:w="1228" w:type="dxa"/>
          </w:tcPr>
          <w:p w:rsidR="003135C6" w:rsidRDefault="00D613C4" w14:paraId="596B3338" w14:textId="77777777">
            <w:pPr>
              <w:widowControl w:val="0"/>
              <w:spacing w:after="0"/>
              <w:rPr>
                <w:rFonts w:ascii="Calibri" w:hAnsi="Calibri" w:eastAsia="Calibri" w:cs="Calibri"/>
                <w:sz w:val="16"/>
                <w:szCs w:val="16"/>
                <w:lang w:val="en-US"/>
              </w:rPr>
            </w:pPr>
            <w:r>
              <w:rPr>
                <w:rFonts w:eastAsia="Calibri" w:cs="Calibri"/>
                <w:sz w:val="16"/>
                <w:szCs w:val="16"/>
                <w:lang w:val="en-US"/>
              </w:rPr>
              <w:t>[not relevant]</w:t>
            </w:r>
          </w:p>
        </w:tc>
      </w:tr>
      <w:tr w:rsidR="003135C6" w:rsidTr="559A74E2" w14:paraId="2050314B" w14:textId="77777777">
        <w:tc>
          <w:tcPr>
            <w:tcW w:w="751" w:type="dxa"/>
          </w:tcPr>
          <w:p w:rsidR="003135C6" w:rsidRDefault="00D613C4" w14:paraId="25B0E7C1" w14:textId="77777777">
            <w:pPr>
              <w:widowControl w:val="0"/>
              <w:spacing w:after="0"/>
              <w:rPr>
                <w:rFonts w:ascii="Calibri" w:hAnsi="Calibri" w:eastAsia="Calibri" w:cs="Calibri"/>
                <w:sz w:val="16"/>
                <w:szCs w:val="16"/>
                <w:lang w:val="en-US"/>
              </w:rPr>
            </w:pPr>
            <w:r>
              <w:rPr>
                <w:rFonts w:eastAsia="Calibri" w:cs="Calibri"/>
                <w:sz w:val="16"/>
                <w:szCs w:val="16"/>
                <w:lang w:val="en-US"/>
              </w:rPr>
              <w:t>4.5</w:t>
            </w:r>
          </w:p>
        </w:tc>
        <w:tc>
          <w:tcPr>
            <w:tcW w:w="1648" w:type="dxa"/>
          </w:tcPr>
          <w:p w:rsidR="003135C6" w:rsidRDefault="00D613C4" w14:paraId="333ADB56" w14:textId="77777777">
            <w:pPr>
              <w:widowControl w:val="0"/>
              <w:spacing w:after="0"/>
              <w:rPr>
                <w:rFonts w:ascii="Calibri" w:hAnsi="Calibri" w:eastAsia="Calibri" w:cs="Calibri"/>
                <w:sz w:val="16"/>
                <w:szCs w:val="16"/>
                <w:lang w:val="en-US"/>
              </w:rPr>
            </w:pPr>
            <w:r>
              <w:rPr>
                <w:rFonts w:eastAsia="Calibri" w:cs="Calibri"/>
                <w:sz w:val="16"/>
                <w:szCs w:val="16"/>
                <w:lang w:val="en-US"/>
              </w:rPr>
              <w:t>List of consents</w:t>
            </w:r>
          </w:p>
        </w:tc>
        <w:tc>
          <w:tcPr>
            <w:tcW w:w="3217" w:type="dxa"/>
          </w:tcPr>
          <w:p w:rsidR="003135C6" w:rsidRDefault="00D613C4" w14:paraId="773257BD" w14:textId="3296D3BD">
            <w:pPr>
              <w:widowControl w:val="0"/>
              <w:spacing w:after="0"/>
              <w:rPr>
                <w:rFonts w:ascii="Calibri" w:hAnsi="Calibri" w:eastAsia="Calibri" w:cs="Calibri"/>
                <w:sz w:val="16"/>
                <w:szCs w:val="16"/>
                <w:lang w:val="en-US"/>
              </w:rPr>
            </w:pPr>
            <w:r>
              <w:rPr>
                <w:rFonts w:eastAsia="Calibri" w:cs="Calibri"/>
                <w:sz w:val="16"/>
                <w:szCs w:val="16"/>
                <w:lang w:val="en-US"/>
              </w:rPr>
              <w:t xml:space="preserve">Consent administrator makes available to the final customer a list of active and expired consents he has previously given </w:t>
            </w:r>
          </w:p>
        </w:tc>
        <w:tc>
          <w:tcPr>
            <w:tcW w:w="1110" w:type="dxa"/>
          </w:tcPr>
          <w:p w:rsidR="003135C6" w:rsidRDefault="00D613C4" w14:paraId="4D60716E" w14:textId="77777777">
            <w:pPr>
              <w:widowControl w:val="0"/>
              <w:spacing w:after="0"/>
              <w:rPr>
                <w:rFonts w:ascii="Calibri" w:hAnsi="Calibri" w:eastAsia="Calibri" w:cs="Calibri"/>
                <w:sz w:val="16"/>
                <w:szCs w:val="16"/>
                <w:lang w:val="en-US"/>
              </w:rPr>
            </w:pPr>
            <w:r>
              <w:rPr>
                <w:rFonts w:eastAsia="Calibri" w:cs="Calibri"/>
                <w:sz w:val="16"/>
                <w:szCs w:val="16"/>
                <w:lang w:val="en-US"/>
              </w:rPr>
              <w:t xml:space="preserve">Consent administrator </w:t>
            </w:r>
          </w:p>
        </w:tc>
        <w:tc>
          <w:tcPr>
            <w:tcW w:w="1163" w:type="dxa"/>
          </w:tcPr>
          <w:p w:rsidR="003135C6" w:rsidRDefault="00D613C4" w14:paraId="3ABCFB31" w14:textId="77777777">
            <w:pPr>
              <w:widowControl w:val="0"/>
              <w:spacing w:after="0"/>
              <w:rPr>
                <w:rFonts w:ascii="Calibri" w:hAnsi="Calibri" w:eastAsia="Calibri" w:cs="Calibri"/>
                <w:sz w:val="16"/>
                <w:szCs w:val="16"/>
                <w:lang w:val="en-US"/>
              </w:rPr>
            </w:pPr>
            <w:r>
              <w:rPr>
                <w:rFonts w:eastAsia="Calibri" w:cs="Calibri"/>
                <w:sz w:val="16"/>
                <w:szCs w:val="16"/>
                <w:lang w:val="en-US"/>
              </w:rPr>
              <w:t>Final customer</w:t>
            </w:r>
          </w:p>
        </w:tc>
        <w:tc>
          <w:tcPr>
            <w:tcW w:w="1228" w:type="dxa"/>
          </w:tcPr>
          <w:p w:rsidR="003135C6" w:rsidRDefault="00D613C4" w14:paraId="2AC7E376" w14:textId="77777777">
            <w:pPr>
              <w:widowControl w:val="0"/>
              <w:spacing w:after="0"/>
              <w:rPr>
                <w:rFonts w:ascii="Calibri" w:hAnsi="Calibri" w:eastAsia="Calibri" w:cs="Calibri"/>
                <w:sz w:val="16"/>
                <w:szCs w:val="16"/>
                <w:lang w:val="en-US"/>
              </w:rPr>
            </w:pPr>
            <w:r>
              <w:rPr>
                <w:rFonts w:eastAsia="Calibri" w:cs="Calibri"/>
                <w:sz w:val="16"/>
                <w:szCs w:val="16"/>
                <w:lang w:val="en-US"/>
              </w:rPr>
              <w:t>I – Established consent information</w:t>
            </w:r>
          </w:p>
        </w:tc>
      </w:tr>
      <w:tr w:rsidR="003135C6" w:rsidTr="559A74E2" w14:paraId="60A01FE8" w14:textId="77777777">
        <w:tc>
          <w:tcPr>
            <w:tcW w:w="751" w:type="dxa"/>
          </w:tcPr>
          <w:p w:rsidR="003135C6" w:rsidRDefault="00D613C4" w14:paraId="2B439FDB" w14:textId="77777777">
            <w:pPr>
              <w:widowControl w:val="0"/>
              <w:spacing w:after="0"/>
              <w:rPr>
                <w:rFonts w:ascii="Calibri" w:hAnsi="Calibri" w:eastAsia="Calibri" w:cs="Calibri"/>
                <w:sz w:val="16"/>
                <w:szCs w:val="16"/>
                <w:lang w:val="en-US"/>
              </w:rPr>
            </w:pPr>
            <w:r>
              <w:rPr>
                <w:rFonts w:eastAsia="Calibri" w:cs="Calibri"/>
                <w:sz w:val="16"/>
                <w:szCs w:val="16"/>
                <w:lang w:val="en-US"/>
              </w:rPr>
              <w:t>4.6</w:t>
            </w:r>
          </w:p>
        </w:tc>
        <w:tc>
          <w:tcPr>
            <w:tcW w:w="1648" w:type="dxa"/>
          </w:tcPr>
          <w:p w:rsidR="003135C6" w:rsidRDefault="00D613C4" w14:paraId="41E9D9B3" w14:textId="77777777">
            <w:pPr>
              <w:widowControl w:val="0"/>
              <w:spacing w:after="0"/>
              <w:rPr>
                <w:rFonts w:ascii="Calibri" w:hAnsi="Calibri" w:eastAsia="Calibri" w:cs="Calibri"/>
                <w:sz w:val="16"/>
                <w:szCs w:val="16"/>
                <w:lang w:val="en-US"/>
              </w:rPr>
            </w:pPr>
            <w:r>
              <w:rPr>
                <w:rFonts w:eastAsia="Calibri" w:cs="Calibri"/>
                <w:sz w:val="16"/>
                <w:szCs w:val="16"/>
                <w:lang w:val="en-US"/>
              </w:rPr>
              <w:t>Trigger consent revocation (explicit)</w:t>
            </w:r>
          </w:p>
        </w:tc>
        <w:tc>
          <w:tcPr>
            <w:tcW w:w="3217" w:type="dxa"/>
          </w:tcPr>
          <w:p w:rsidR="003135C6" w:rsidRDefault="00D613C4" w14:paraId="3470476A" w14:textId="637F6FBB">
            <w:pPr>
              <w:widowControl w:val="0"/>
              <w:spacing w:after="0"/>
              <w:rPr>
                <w:rFonts w:ascii="Calibri" w:hAnsi="Calibri" w:eastAsia="Calibri" w:cs="Calibri"/>
                <w:sz w:val="16"/>
                <w:szCs w:val="16"/>
                <w:lang w:val="en-US"/>
              </w:rPr>
            </w:pPr>
            <w:r>
              <w:rPr>
                <w:rFonts w:eastAsia="Calibri" w:cs="Calibri"/>
                <w:sz w:val="16"/>
                <w:szCs w:val="16"/>
                <w:lang w:val="en-US"/>
              </w:rPr>
              <w:t>The final customer indicates to the consent administrator which consent shall be revoked.</w:t>
            </w:r>
          </w:p>
        </w:tc>
        <w:tc>
          <w:tcPr>
            <w:tcW w:w="1110" w:type="dxa"/>
          </w:tcPr>
          <w:p w:rsidR="003135C6" w:rsidRDefault="00D613C4" w14:paraId="448199CE" w14:textId="70BD9A49">
            <w:pPr>
              <w:widowControl w:val="0"/>
              <w:spacing w:after="0"/>
              <w:rPr>
                <w:rFonts w:ascii="Calibri" w:hAnsi="Calibri" w:eastAsia="Calibri" w:cs="Calibri"/>
                <w:sz w:val="16"/>
                <w:szCs w:val="16"/>
                <w:lang w:val="en-US"/>
              </w:rPr>
            </w:pPr>
            <w:r>
              <w:rPr>
                <w:rFonts w:eastAsia="Calibri" w:cs="Calibri"/>
                <w:sz w:val="16"/>
                <w:szCs w:val="16"/>
                <w:lang w:val="en-US"/>
              </w:rPr>
              <w:t>Final customer</w:t>
            </w:r>
            <w:r w:rsidR="00A93F4A">
              <w:rPr>
                <w:rFonts w:eastAsia="Calibri" w:cs="Calibri"/>
                <w:sz w:val="16"/>
                <w:szCs w:val="16"/>
                <w:lang w:val="en-US"/>
              </w:rPr>
              <w:t xml:space="preserve"> </w:t>
            </w:r>
          </w:p>
        </w:tc>
        <w:tc>
          <w:tcPr>
            <w:tcW w:w="1163" w:type="dxa"/>
          </w:tcPr>
          <w:p w:rsidR="003135C6" w:rsidRDefault="00D613C4" w14:paraId="7AD6634B" w14:textId="77777777">
            <w:pPr>
              <w:widowControl w:val="0"/>
              <w:spacing w:after="0"/>
              <w:rPr>
                <w:rFonts w:ascii="Calibri" w:hAnsi="Calibri" w:eastAsia="Calibri" w:cs="Calibri"/>
                <w:sz w:val="16"/>
                <w:szCs w:val="16"/>
                <w:lang w:val="en-US"/>
              </w:rPr>
            </w:pPr>
            <w:r>
              <w:rPr>
                <w:rFonts w:eastAsia="Calibri" w:cs="Calibri"/>
                <w:sz w:val="16"/>
                <w:szCs w:val="16"/>
                <w:lang w:val="en-US"/>
              </w:rPr>
              <w:t>Consent administrator</w:t>
            </w:r>
          </w:p>
        </w:tc>
        <w:tc>
          <w:tcPr>
            <w:tcW w:w="1228" w:type="dxa"/>
          </w:tcPr>
          <w:p w:rsidR="003135C6" w:rsidRDefault="00D613C4" w14:paraId="0B9279A0" w14:textId="77777777">
            <w:pPr>
              <w:widowControl w:val="0"/>
              <w:spacing w:after="0"/>
              <w:rPr>
                <w:rFonts w:ascii="Calibri" w:hAnsi="Calibri" w:eastAsia="Calibri" w:cs="Calibri"/>
                <w:sz w:val="16"/>
                <w:szCs w:val="16"/>
                <w:lang w:val="en-US"/>
              </w:rPr>
            </w:pPr>
            <w:r>
              <w:rPr>
                <w:rFonts w:eastAsia="Calibri" w:cs="Calibri"/>
                <w:sz w:val="16"/>
                <w:szCs w:val="16"/>
                <w:lang w:val="en-US"/>
              </w:rPr>
              <w:t>I – Established consent information</w:t>
            </w:r>
          </w:p>
        </w:tc>
      </w:tr>
      <w:tr w:rsidR="003135C6" w:rsidTr="559A74E2" w14:paraId="658E2D83" w14:textId="77777777">
        <w:tc>
          <w:tcPr>
            <w:tcW w:w="751" w:type="dxa"/>
          </w:tcPr>
          <w:p w:rsidR="003135C6" w:rsidRDefault="00D613C4" w14:paraId="19BDB427" w14:textId="77777777">
            <w:pPr>
              <w:widowControl w:val="0"/>
              <w:spacing w:after="0"/>
              <w:rPr>
                <w:rFonts w:ascii="Calibri" w:hAnsi="Calibri" w:eastAsia="Calibri" w:cs="Calibri"/>
                <w:sz w:val="16"/>
                <w:szCs w:val="16"/>
                <w:lang w:val="en-US"/>
              </w:rPr>
            </w:pPr>
            <w:r>
              <w:rPr>
                <w:rFonts w:eastAsia="Calibri" w:cs="Calibri"/>
                <w:sz w:val="16"/>
                <w:szCs w:val="16"/>
                <w:lang w:val="en-US"/>
              </w:rPr>
              <w:t>4.7</w:t>
            </w:r>
          </w:p>
        </w:tc>
        <w:tc>
          <w:tcPr>
            <w:tcW w:w="1648" w:type="dxa"/>
          </w:tcPr>
          <w:p w:rsidR="003135C6" w:rsidRDefault="00502946" w14:paraId="13DC7A8E" w14:textId="52005B18">
            <w:pPr>
              <w:widowControl w:val="0"/>
              <w:spacing w:after="0"/>
              <w:rPr>
                <w:rFonts w:ascii="Calibri" w:hAnsi="Calibri" w:eastAsia="Calibri" w:cs="Calibri"/>
                <w:sz w:val="16"/>
                <w:szCs w:val="16"/>
                <w:lang w:val="en-US"/>
              </w:rPr>
            </w:pPr>
            <w:r>
              <w:rPr>
                <w:rFonts w:eastAsia="Calibri" w:cs="Calibri"/>
                <w:sz w:val="16"/>
                <w:szCs w:val="16"/>
                <w:lang w:val="en-US"/>
              </w:rPr>
              <w:t>Receive</w:t>
            </w:r>
            <w:r w:rsidR="003D5881">
              <w:rPr>
                <w:rFonts w:eastAsia="Calibri" w:cs="Calibri"/>
                <w:sz w:val="16"/>
                <w:szCs w:val="16"/>
                <w:lang w:val="en-US"/>
              </w:rPr>
              <w:t xml:space="preserve"> change of metering point entitlement</w:t>
            </w:r>
            <w:r w:rsidR="00D613C4">
              <w:rPr>
                <w:rFonts w:eastAsia="Calibri" w:cs="Calibri"/>
                <w:sz w:val="16"/>
                <w:szCs w:val="16"/>
                <w:lang w:val="en-US"/>
              </w:rPr>
              <w:t xml:space="preserve"> (implicit)</w:t>
            </w:r>
          </w:p>
        </w:tc>
        <w:tc>
          <w:tcPr>
            <w:tcW w:w="3217" w:type="dxa"/>
          </w:tcPr>
          <w:p w:rsidR="003135C6" w:rsidRDefault="5C1284C5" w14:paraId="020ABA27" w14:textId="5F5A11BB">
            <w:pPr>
              <w:widowControl w:val="0"/>
              <w:spacing w:after="0"/>
              <w:rPr>
                <w:rFonts w:ascii="Calibri" w:hAnsi="Calibri" w:eastAsia="Calibri" w:cs="Calibri"/>
                <w:sz w:val="16"/>
                <w:szCs w:val="16"/>
                <w:lang w:val="en-US"/>
              </w:rPr>
            </w:pPr>
            <w:r w:rsidRPr="559A74E2">
              <w:rPr>
                <w:rFonts w:eastAsia="Calibri" w:cs="Calibri"/>
                <w:sz w:val="16"/>
                <w:szCs w:val="16"/>
                <w:lang w:val="en-US"/>
              </w:rPr>
              <w:t>External reasons (e.g., a move-out) lead to an invalidation of the entitlement of a final customer to a metering point.</w:t>
            </w:r>
            <w:r w:rsidRPr="559A74E2" w:rsidR="67E888A7">
              <w:rPr>
                <w:rFonts w:eastAsia="Calibri" w:cs="Calibri"/>
                <w:sz w:val="16"/>
                <w:szCs w:val="16"/>
                <w:lang w:val="en-US"/>
              </w:rPr>
              <w:t xml:space="preserve"> The </w:t>
            </w:r>
            <w:r w:rsidRPr="559A74E2" w:rsidR="46B64384">
              <w:rPr>
                <w:rFonts w:eastAsia="Calibri" w:cs="Calibri"/>
                <w:sz w:val="16"/>
                <w:szCs w:val="16"/>
                <w:lang w:val="en-US"/>
              </w:rPr>
              <w:t>Metering point administrator</w:t>
            </w:r>
            <w:r w:rsidRPr="559A74E2" w:rsidR="67E888A7">
              <w:rPr>
                <w:rFonts w:eastAsia="Calibri" w:cs="Calibri"/>
                <w:sz w:val="16"/>
                <w:szCs w:val="16"/>
                <w:lang w:val="en-US"/>
              </w:rPr>
              <w:t xml:space="preserve"> informs the metered data administrator about these events.</w:t>
            </w:r>
          </w:p>
        </w:tc>
        <w:tc>
          <w:tcPr>
            <w:tcW w:w="1110" w:type="dxa"/>
          </w:tcPr>
          <w:p w:rsidR="003135C6" w:rsidP="559A74E2" w:rsidRDefault="46B64384" w14:paraId="0BE14808" w14:textId="7FF9F0C7">
            <w:pPr>
              <w:widowControl w:val="0"/>
              <w:spacing w:after="0"/>
              <w:rPr>
                <w:rFonts w:eastAsia="Calibri" w:cs="Calibri"/>
                <w:sz w:val="16"/>
                <w:szCs w:val="16"/>
                <w:lang w:val="en-US"/>
              </w:rPr>
            </w:pPr>
            <w:r w:rsidRPr="559A74E2">
              <w:rPr>
                <w:rFonts w:eastAsia="Calibri" w:cs="Calibri"/>
                <w:sz w:val="16"/>
                <w:szCs w:val="16"/>
                <w:lang w:val="en-US"/>
              </w:rPr>
              <w:t>Metering point administrator</w:t>
            </w:r>
          </w:p>
        </w:tc>
        <w:tc>
          <w:tcPr>
            <w:tcW w:w="1163" w:type="dxa"/>
          </w:tcPr>
          <w:p w:rsidR="003135C6" w:rsidRDefault="006A7ED8" w14:paraId="09FA2A7E" w14:textId="241E8CE6">
            <w:pPr>
              <w:widowControl w:val="0"/>
              <w:spacing w:after="0"/>
              <w:rPr>
                <w:rFonts w:ascii="Calibri" w:hAnsi="Calibri" w:eastAsia="Calibri" w:cs="Calibri"/>
                <w:sz w:val="16"/>
                <w:szCs w:val="16"/>
                <w:lang w:val="en-US"/>
              </w:rPr>
            </w:pPr>
            <w:r>
              <w:rPr>
                <w:rFonts w:eastAsia="Calibri" w:cs="Calibri"/>
                <w:sz w:val="16"/>
                <w:szCs w:val="16"/>
                <w:lang w:val="en-US"/>
              </w:rPr>
              <w:t>Metered data</w:t>
            </w:r>
            <w:r w:rsidR="00F7209C">
              <w:rPr>
                <w:rFonts w:eastAsia="Calibri" w:cs="Calibri"/>
                <w:sz w:val="16"/>
                <w:szCs w:val="16"/>
                <w:lang w:val="en-US"/>
              </w:rPr>
              <w:t xml:space="preserve"> administrator</w:t>
            </w:r>
          </w:p>
        </w:tc>
        <w:tc>
          <w:tcPr>
            <w:tcW w:w="1228" w:type="dxa"/>
          </w:tcPr>
          <w:p w:rsidR="003135C6" w:rsidRDefault="00D613C4" w14:paraId="6C598295" w14:textId="77777777">
            <w:pPr>
              <w:widowControl w:val="0"/>
              <w:spacing w:after="0"/>
              <w:rPr>
                <w:rFonts w:ascii="Calibri" w:hAnsi="Calibri" w:eastAsia="Calibri" w:cs="Calibri"/>
                <w:sz w:val="16"/>
                <w:szCs w:val="16"/>
                <w:lang w:val="en-US"/>
              </w:rPr>
            </w:pPr>
            <w:r>
              <w:rPr>
                <w:rFonts w:eastAsia="Calibri" w:cs="Calibri"/>
                <w:sz w:val="16"/>
                <w:szCs w:val="16"/>
                <w:lang w:val="en-US"/>
              </w:rPr>
              <w:t>[not relevant]</w:t>
            </w:r>
          </w:p>
        </w:tc>
      </w:tr>
      <w:tr w:rsidR="003135C6" w:rsidTr="559A74E2" w14:paraId="3C19EA6E" w14:textId="77777777">
        <w:tc>
          <w:tcPr>
            <w:tcW w:w="751" w:type="dxa"/>
          </w:tcPr>
          <w:p w:rsidRPr="00E032F9" w:rsidR="003135C6" w:rsidRDefault="5C842809" w14:paraId="3B576BDF" w14:textId="6A46B19C">
            <w:pPr>
              <w:widowControl w:val="0"/>
              <w:spacing w:after="0"/>
              <w:rPr>
                <w:rFonts w:ascii="Calibri" w:hAnsi="Calibri" w:eastAsia="Calibri" w:cs="Calibri"/>
                <w:sz w:val="16"/>
                <w:szCs w:val="16"/>
                <w:highlight w:val="yellow"/>
                <w:lang w:val="en-US"/>
              </w:rPr>
            </w:pPr>
            <w:r w:rsidRPr="006A7ED8">
              <w:rPr>
                <w:rFonts w:eastAsia="Calibri" w:cs="Calibri"/>
                <w:sz w:val="16"/>
                <w:szCs w:val="16"/>
                <w:lang w:val="en-US"/>
              </w:rPr>
              <w:t>4.8</w:t>
            </w:r>
            <w:r w:rsidRPr="006A7ED8" w:rsidR="0F2D1080">
              <w:rPr>
                <w:rFonts w:eastAsia="Calibri" w:cs="Calibri"/>
                <w:sz w:val="16"/>
                <w:szCs w:val="16"/>
                <w:lang w:val="en-US"/>
              </w:rPr>
              <w:t xml:space="preserve"> </w:t>
            </w:r>
          </w:p>
        </w:tc>
        <w:tc>
          <w:tcPr>
            <w:tcW w:w="1648" w:type="dxa"/>
          </w:tcPr>
          <w:p w:rsidRPr="006A7ED8" w:rsidR="003135C6" w:rsidRDefault="00D613C4" w14:paraId="0A64D191" w14:textId="77777777">
            <w:pPr>
              <w:widowControl w:val="0"/>
              <w:spacing w:after="0"/>
              <w:rPr>
                <w:rFonts w:ascii="Calibri" w:hAnsi="Calibri" w:eastAsia="Calibri" w:cs="Calibri"/>
                <w:sz w:val="16"/>
                <w:szCs w:val="16"/>
                <w:lang w:val="en-US"/>
              </w:rPr>
            </w:pPr>
            <w:r w:rsidRPr="006A7ED8">
              <w:rPr>
                <w:rFonts w:eastAsia="Calibri" w:cs="Calibri"/>
                <w:sz w:val="16"/>
                <w:szCs w:val="16"/>
                <w:lang w:val="en-US"/>
              </w:rPr>
              <w:t>Notify consent administrator</w:t>
            </w:r>
          </w:p>
          <w:p w:rsidRPr="00E032F9" w:rsidR="003135C6" w:rsidRDefault="003135C6" w14:paraId="722B00AE" w14:textId="77777777">
            <w:pPr>
              <w:widowControl w:val="0"/>
              <w:spacing w:after="0"/>
              <w:rPr>
                <w:rFonts w:ascii="Calibri" w:hAnsi="Calibri" w:eastAsia="Calibri" w:cs="Calibri"/>
                <w:sz w:val="16"/>
                <w:szCs w:val="16"/>
                <w:highlight w:val="yellow"/>
                <w:lang w:val="en-US"/>
              </w:rPr>
            </w:pPr>
          </w:p>
        </w:tc>
        <w:tc>
          <w:tcPr>
            <w:tcW w:w="3217" w:type="dxa"/>
          </w:tcPr>
          <w:p w:rsidRPr="006A7ED8" w:rsidR="003135C6" w:rsidRDefault="00D613C4" w14:paraId="57AE2A55" w14:textId="52579859">
            <w:pPr>
              <w:widowControl w:val="0"/>
              <w:spacing w:after="0"/>
              <w:rPr>
                <w:rFonts w:ascii="Calibri" w:hAnsi="Calibri" w:eastAsia="Calibri" w:cs="Calibri"/>
                <w:sz w:val="16"/>
                <w:szCs w:val="16"/>
                <w:lang w:val="en-US"/>
              </w:rPr>
            </w:pPr>
            <w:r w:rsidRPr="006A7ED8">
              <w:rPr>
                <w:rFonts w:eastAsia="Calibri" w:cs="Calibri"/>
                <w:sz w:val="16"/>
                <w:szCs w:val="16"/>
                <w:lang w:val="en-US"/>
              </w:rPr>
              <w:t xml:space="preserve">Metered data administrator </w:t>
            </w:r>
            <w:r w:rsidRPr="006A7ED8" w:rsidR="5C842809">
              <w:rPr>
                <w:rFonts w:eastAsia="Calibri" w:cs="Calibri"/>
                <w:sz w:val="16"/>
                <w:szCs w:val="16"/>
                <w:lang w:val="en-US"/>
              </w:rPr>
              <w:t xml:space="preserve">informs the consent </w:t>
            </w:r>
            <w:r w:rsidRPr="00E032F9" w:rsidR="00F47015">
              <w:rPr>
                <w:rFonts w:eastAsia="Calibri" w:cs="Calibri"/>
                <w:sz w:val="16"/>
                <w:szCs w:val="16"/>
                <w:lang w:val="en-US"/>
              </w:rPr>
              <w:t>administrator</w:t>
            </w:r>
            <w:r w:rsidRPr="006A7ED8" w:rsidR="5C842809">
              <w:rPr>
                <w:rFonts w:eastAsia="Calibri" w:cs="Calibri"/>
                <w:sz w:val="16"/>
                <w:szCs w:val="16"/>
                <w:lang w:val="en-US"/>
              </w:rPr>
              <w:t xml:space="preserve"> about the necessity to revoke all consents for the metering point.</w:t>
            </w:r>
          </w:p>
          <w:p w:rsidRPr="00E032F9" w:rsidR="003135C6" w:rsidRDefault="003135C6" w14:paraId="42C6D796" w14:textId="77777777">
            <w:pPr>
              <w:widowControl w:val="0"/>
              <w:spacing w:after="0"/>
              <w:rPr>
                <w:rFonts w:ascii="Calibri" w:hAnsi="Calibri" w:eastAsia="Calibri" w:cs="Calibri"/>
                <w:sz w:val="16"/>
                <w:szCs w:val="16"/>
                <w:highlight w:val="yellow"/>
                <w:lang w:val="en-US"/>
              </w:rPr>
            </w:pPr>
          </w:p>
        </w:tc>
        <w:tc>
          <w:tcPr>
            <w:tcW w:w="1110" w:type="dxa"/>
          </w:tcPr>
          <w:p w:rsidRPr="00E032F9" w:rsidR="003135C6" w:rsidRDefault="00B217C1" w14:paraId="2585DF15" w14:textId="78462337">
            <w:pPr>
              <w:widowControl w:val="0"/>
              <w:spacing w:after="0"/>
              <w:rPr>
                <w:rFonts w:ascii="Calibri" w:hAnsi="Calibri" w:eastAsia="Calibri" w:cs="Calibri"/>
                <w:sz w:val="16"/>
                <w:szCs w:val="16"/>
                <w:highlight w:val="yellow"/>
                <w:lang w:val="en-US"/>
              </w:rPr>
            </w:pPr>
            <w:r>
              <w:rPr>
                <w:rFonts w:eastAsia="Calibri" w:cs="Calibri"/>
                <w:sz w:val="16"/>
                <w:szCs w:val="16"/>
                <w:lang w:val="en-US"/>
              </w:rPr>
              <w:t>Meter</w:t>
            </w:r>
            <w:r w:rsidR="006A7ED8">
              <w:rPr>
                <w:rFonts w:eastAsia="Calibri" w:cs="Calibri"/>
                <w:sz w:val="16"/>
                <w:szCs w:val="16"/>
                <w:lang w:val="en-US"/>
              </w:rPr>
              <w:t>ed data</w:t>
            </w:r>
            <w:r>
              <w:rPr>
                <w:rFonts w:eastAsia="Calibri" w:cs="Calibri"/>
                <w:sz w:val="16"/>
                <w:szCs w:val="16"/>
                <w:lang w:val="en-US"/>
              </w:rPr>
              <w:t xml:space="preserve"> administrator</w:t>
            </w:r>
          </w:p>
        </w:tc>
        <w:tc>
          <w:tcPr>
            <w:tcW w:w="1163" w:type="dxa"/>
          </w:tcPr>
          <w:p w:rsidRPr="00E032F9" w:rsidR="003135C6" w:rsidRDefault="00D613C4" w14:paraId="377FD32F" w14:textId="77777777">
            <w:pPr>
              <w:widowControl w:val="0"/>
              <w:spacing w:after="0"/>
              <w:rPr>
                <w:rFonts w:ascii="Calibri" w:hAnsi="Calibri" w:eastAsia="Calibri" w:cs="Calibri"/>
                <w:sz w:val="16"/>
                <w:szCs w:val="16"/>
                <w:highlight w:val="yellow"/>
                <w:lang w:val="en-US"/>
              </w:rPr>
            </w:pPr>
            <w:r w:rsidRPr="006A7ED8">
              <w:rPr>
                <w:rFonts w:eastAsia="Calibri" w:cs="Calibri"/>
                <w:sz w:val="16"/>
                <w:szCs w:val="16"/>
                <w:lang w:val="en-US"/>
              </w:rPr>
              <w:t>Consent administrator</w:t>
            </w:r>
          </w:p>
        </w:tc>
        <w:tc>
          <w:tcPr>
            <w:tcW w:w="1228" w:type="dxa"/>
            <w:shd w:val="clear" w:color="auto" w:fill="auto"/>
          </w:tcPr>
          <w:p w:rsidRPr="00E032F9" w:rsidR="003135C6" w:rsidRDefault="00D613C4" w14:paraId="5C5E6D66" w14:textId="77777777">
            <w:pPr>
              <w:widowControl w:val="0"/>
              <w:spacing w:after="0"/>
              <w:rPr>
                <w:rFonts w:ascii="Calibri" w:hAnsi="Calibri" w:eastAsia="Calibri" w:cs="Calibri"/>
                <w:sz w:val="16"/>
                <w:szCs w:val="16"/>
                <w:highlight w:val="yellow"/>
                <w:lang w:val="en-US"/>
              </w:rPr>
            </w:pPr>
            <w:r w:rsidRPr="00EB0452">
              <w:rPr>
                <w:rFonts w:eastAsia="Calibri" w:cs="Calibri"/>
                <w:sz w:val="16"/>
                <w:szCs w:val="16"/>
                <w:lang w:val="en-US"/>
              </w:rPr>
              <w:t>I – Established consent information</w:t>
            </w:r>
          </w:p>
        </w:tc>
      </w:tr>
      <w:tr w:rsidR="003135C6" w:rsidTr="559A74E2" w14:paraId="40C4B0CC" w14:textId="77777777">
        <w:tc>
          <w:tcPr>
            <w:tcW w:w="751" w:type="dxa"/>
          </w:tcPr>
          <w:p w:rsidR="003135C6" w:rsidRDefault="00D613C4" w14:paraId="0AC87A71" w14:textId="77777777">
            <w:pPr>
              <w:widowControl w:val="0"/>
              <w:spacing w:after="0"/>
              <w:rPr>
                <w:rFonts w:ascii="Calibri" w:hAnsi="Calibri" w:eastAsia="Calibri" w:cs="Calibri"/>
                <w:sz w:val="16"/>
                <w:szCs w:val="16"/>
                <w:lang w:val="en-US"/>
              </w:rPr>
            </w:pPr>
            <w:r>
              <w:rPr>
                <w:rFonts w:eastAsia="Calibri" w:cs="Calibri"/>
                <w:sz w:val="16"/>
                <w:szCs w:val="16"/>
                <w:lang w:val="en-US"/>
              </w:rPr>
              <w:t>4.9</w:t>
            </w:r>
          </w:p>
        </w:tc>
        <w:tc>
          <w:tcPr>
            <w:tcW w:w="1648" w:type="dxa"/>
          </w:tcPr>
          <w:p w:rsidR="003135C6" w:rsidRDefault="00CA6C3D" w14:paraId="0172BF95" w14:textId="6A3EB771">
            <w:pPr>
              <w:widowControl w:val="0"/>
              <w:spacing w:after="0"/>
              <w:rPr>
                <w:rFonts w:ascii="Calibri" w:hAnsi="Calibri" w:eastAsia="Calibri" w:cs="Calibri"/>
                <w:sz w:val="16"/>
                <w:szCs w:val="16"/>
                <w:lang w:val="en-US"/>
              </w:rPr>
            </w:pPr>
            <w:r>
              <w:rPr>
                <w:rFonts w:eastAsia="Calibri" w:cs="Calibri"/>
                <w:sz w:val="16"/>
                <w:szCs w:val="16"/>
                <w:lang w:val="en-US"/>
              </w:rPr>
              <w:t>Notify metered data administrator</w:t>
            </w:r>
          </w:p>
        </w:tc>
        <w:tc>
          <w:tcPr>
            <w:tcW w:w="3217" w:type="dxa"/>
          </w:tcPr>
          <w:p w:rsidR="003135C6" w:rsidRDefault="00D613C4" w14:paraId="58AAD6F7" w14:textId="2C31E3FC">
            <w:pPr>
              <w:widowControl w:val="0"/>
              <w:spacing w:after="0"/>
              <w:rPr>
                <w:rFonts w:ascii="Calibri" w:hAnsi="Calibri" w:eastAsia="Calibri" w:cs="Calibri"/>
                <w:sz w:val="16"/>
                <w:szCs w:val="16"/>
                <w:lang w:val="en-US"/>
              </w:rPr>
            </w:pPr>
            <w:r>
              <w:rPr>
                <w:rFonts w:eastAsia="Calibri" w:cs="Calibri"/>
                <w:sz w:val="16"/>
                <w:szCs w:val="16"/>
                <w:lang w:val="en-US"/>
              </w:rPr>
              <w:t xml:space="preserve">The consent administrator </w:t>
            </w:r>
            <w:r w:rsidR="0026211E">
              <w:rPr>
                <w:rFonts w:eastAsia="Calibri" w:cs="Calibri"/>
                <w:sz w:val="16"/>
                <w:szCs w:val="16"/>
                <w:lang w:val="en-US"/>
              </w:rPr>
              <w:t>informs</w:t>
            </w:r>
            <w:r w:rsidR="00CA6C3D">
              <w:rPr>
                <w:rFonts w:eastAsia="Calibri" w:cs="Calibri"/>
                <w:sz w:val="16"/>
                <w:szCs w:val="16"/>
                <w:lang w:val="en-US"/>
              </w:rPr>
              <w:t xml:space="preserve"> </w:t>
            </w:r>
            <w:r>
              <w:rPr>
                <w:rFonts w:eastAsia="Calibri" w:cs="Calibri"/>
                <w:sz w:val="16"/>
                <w:szCs w:val="16"/>
                <w:lang w:val="en-US"/>
              </w:rPr>
              <w:t>the metered data administrator about the revocation.</w:t>
            </w:r>
          </w:p>
        </w:tc>
        <w:tc>
          <w:tcPr>
            <w:tcW w:w="1110" w:type="dxa"/>
          </w:tcPr>
          <w:p w:rsidR="003135C6" w:rsidRDefault="00D613C4" w14:paraId="2541178E" w14:textId="77777777">
            <w:pPr>
              <w:widowControl w:val="0"/>
              <w:spacing w:after="0"/>
              <w:rPr>
                <w:rFonts w:ascii="Calibri" w:hAnsi="Calibri" w:eastAsia="Calibri" w:cs="Calibri"/>
                <w:sz w:val="16"/>
                <w:szCs w:val="16"/>
                <w:lang w:val="en-US"/>
              </w:rPr>
            </w:pPr>
            <w:r>
              <w:rPr>
                <w:rFonts w:eastAsia="Calibri" w:cs="Calibri"/>
                <w:sz w:val="16"/>
                <w:szCs w:val="16"/>
                <w:lang w:val="en-US"/>
              </w:rPr>
              <w:t>Consent administrator</w:t>
            </w:r>
          </w:p>
        </w:tc>
        <w:tc>
          <w:tcPr>
            <w:tcW w:w="1163" w:type="dxa"/>
          </w:tcPr>
          <w:p w:rsidR="003135C6" w:rsidRDefault="00D613C4" w14:paraId="69228934" w14:textId="77777777">
            <w:pPr>
              <w:widowControl w:val="0"/>
              <w:spacing w:after="0"/>
              <w:rPr>
                <w:rFonts w:ascii="Calibri" w:hAnsi="Calibri" w:eastAsia="Calibri" w:cs="Calibri"/>
                <w:sz w:val="16"/>
                <w:szCs w:val="16"/>
                <w:lang w:val="en-US"/>
              </w:rPr>
            </w:pPr>
            <w:r>
              <w:rPr>
                <w:rFonts w:eastAsia="Calibri" w:cs="Calibri"/>
                <w:sz w:val="16"/>
                <w:szCs w:val="16"/>
                <w:lang w:val="en-US"/>
              </w:rPr>
              <w:t>Metered data administrator</w:t>
            </w:r>
          </w:p>
        </w:tc>
        <w:tc>
          <w:tcPr>
            <w:tcW w:w="1228" w:type="dxa"/>
          </w:tcPr>
          <w:p w:rsidR="003135C6" w:rsidRDefault="00D613C4" w14:paraId="661DE742" w14:textId="77777777">
            <w:pPr>
              <w:widowControl w:val="0"/>
              <w:spacing w:after="0"/>
              <w:rPr>
                <w:rFonts w:ascii="Calibri" w:hAnsi="Calibri" w:eastAsia="Calibri" w:cs="Calibri"/>
                <w:sz w:val="16"/>
                <w:szCs w:val="16"/>
                <w:lang w:val="en-US"/>
              </w:rPr>
            </w:pPr>
            <w:r>
              <w:rPr>
                <w:rFonts w:eastAsia="Calibri" w:cs="Calibri"/>
                <w:sz w:val="16"/>
                <w:szCs w:val="16"/>
                <w:lang w:val="en-US"/>
              </w:rPr>
              <w:t>I – Established consent information</w:t>
            </w:r>
          </w:p>
        </w:tc>
      </w:tr>
      <w:tr w:rsidR="00B72777" w:rsidTr="559A74E2" w14:paraId="39C0371F" w14:textId="77777777">
        <w:tc>
          <w:tcPr>
            <w:tcW w:w="751" w:type="dxa"/>
          </w:tcPr>
          <w:p w:rsidR="00B72777" w:rsidP="00B72777" w:rsidRDefault="00B72777" w14:paraId="1F520F5A" w14:textId="77777777">
            <w:pPr>
              <w:widowControl w:val="0"/>
              <w:spacing w:after="0"/>
              <w:rPr>
                <w:rFonts w:ascii="Calibri" w:hAnsi="Calibri" w:eastAsia="Calibri" w:cs="Calibri"/>
                <w:sz w:val="16"/>
                <w:szCs w:val="16"/>
                <w:lang w:val="en-US"/>
              </w:rPr>
            </w:pPr>
            <w:r>
              <w:rPr>
                <w:rFonts w:eastAsia="Calibri" w:cs="Calibri"/>
                <w:sz w:val="16"/>
                <w:szCs w:val="16"/>
                <w:lang w:val="en-US"/>
              </w:rPr>
              <w:t>4.10</w:t>
            </w:r>
          </w:p>
        </w:tc>
        <w:tc>
          <w:tcPr>
            <w:tcW w:w="1648" w:type="dxa"/>
          </w:tcPr>
          <w:p w:rsidR="00B72777" w:rsidP="00B72777" w:rsidRDefault="00B72777" w14:paraId="31388BAB" w14:textId="77777777">
            <w:pPr>
              <w:widowControl w:val="0"/>
              <w:spacing w:after="0"/>
              <w:rPr>
                <w:rFonts w:ascii="Calibri" w:hAnsi="Calibri" w:eastAsia="Calibri" w:cs="Calibri"/>
                <w:sz w:val="16"/>
                <w:szCs w:val="16"/>
                <w:lang w:val="en-US"/>
              </w:rPr>
            </w:pPr>
            <w:r>
              <w:rPr>
                <w:rFonts w:eastAsia="Calibri" w:cs="Calibri"/>
                <w:sz w:val="16"/>
                <w:szCs w:val="16"/>
                <w:lang w:val="en-US"/>
              </w:rPr>
              <w:t>End data sharing</w:t>
            </w:r>
          </w:p>
        </w:tc>
        <w:tc>
          <w:tcPr>
            <w:tcW w:w="3217" w:type="dxa"/>
          </w:tcPr>
          <w:p w:rsidR="00B72777" w:rsidP="00B72777" w:rsidRDefault="00B72777" w14:paraId="78F38029" w14:textId="77777777">
            <w:pPr>
              <w:widowControl w:val="0"/>
              <w:spacing w:after="0"/>
              <w:rPr>
                <w:rFonts w:ascii="Calibri" w:hAnsi="Calibri" w:eastAsia="Calibri" w:cs="Calibri"/>
                <w:sz w:val="16"/>
                <w:szCs w:val="16"/>
                <w:lang w:val="en-US"/>
              </w:rPr>
            </w:pPr>
            <w:r>
              <w:rPr>
                <w:rFonts w:eastAsia="Calibri" w:cs="Calibri"/>
                <w:sz w:val="16"/>
                <w:szCs w:val="16"/>
                <w:lang w:val="en-US"/>
              </w:rPr>
              <w:t>The metered data administrator must not transfer data under the scope of the revoked consent anymore.</w:t>
            </w:r>
          </w:p>
        </w:tc>
        <w:tc>
          <w:tcPr>
            <w:tcW w:w="1110" w:type="dxa"/>
          </w:tcPr>
          <w:p w:rsidR="00B72777" w:rsidP="00B72777" w:rsidRDefault="00B72777" w14:paraId="074BA0A2" w14:textId="77777777">
            <w:pPr>
              <w:widowControl w:val="0"/>
              <w:spacing w:after="0"/>
              <w:rPr>
                <w:rFonts w:ascii="Calibri" w:hAnsi="Calibri" w:eastAsia="Calibri" w:cs="Calibri"/>
                <w:sz w:val="16"/>
                <w:szCs w:val="16"/>
                <w:lang w:val="en-US"/>
              </w:rPr>
            </w:pPr>
            <w:r>
              <w:rPr>
                <w:rFonts w:eastAsia="Calibri" w:cs="Calibri"/>
                <w:sz w:val="16"/>
                <w:szCs w:val="16"/>
                <w:lang w:val="en-US"/>
              </w:rPr>
              <w:t>Metered data administrator</w:t>
            </w:r>
          </w:p>
        </w:tc>
        <w:tc>
          <w:tcPr>
            <w:tcW w:w="1163" w:type="dxa"/>
          </w:tcPr>
          <w:p w:rsidR="00B72777" w:rsidP="00B72777" w:rsidRDefault="00B72777" w14:paraId="16010E78" w14:textId="5C20DE35">
            <w:pPr>
              <w:widowControl w:val="0"/>
              <w:spacing w:after="0"/>
              <w:rPr>
                <w:rFonts w:ascii="Calibri" w:hAnsi="Calibri" w:eastAsia="Calibri" w:cs="Calibri"/>
                <w:sz w:val="16"/>
                <w:szCs w:val="16"/>
                <w:lang w:val="en-US"/>
              </w:rPr>
            </w:pPr>
            <w:r>
              <w:rPr>
                <w:rFonts w:eastAsia="Calibri" w:cs="Calibri"/>
                <w:sz w:val="16"/>
                <w:szCs w:val="16"/>
                <w:lang w:val="en-US"/>
              </w:rPr>
              <w:t>[not relevant]</w:t>
            </w:r>
          </w:p>
        </w:tc>
        <w:tc>
          <w:tcPr>
            <w:tcW w:w="1228" w:type="dxa"/>
          </w:tcPr>
          <w:p w:rsidR="00B72777" w:rsidP="00B72777" w:rsidRDefault="00B72777" w14:paraId="4555B673" w14:textId="77777777">
            <w:pPr>
              <w:widowControl w:val="0"/>
              <w:spacing w:after="0"/>
              <w:rPr>
                <w:rFonts w:ascii="Calibri" w:hAnsi="Calibri" w:eastAsia="Calibri" w:cs="Calibri"/>
                <w:sz w:val="16"/>
                <w:szCs w:val="16"/>
                <w:lang w:val="en-US"/>
              </w:rPr>
            </w:pPr>
            <w:r>
              <w:rPr>
                <w:rFonts w:eastAsia="Calibri" w:cs="Calibri"/>
                <w:sz w:val="16"/>
                <w:szCs w:val="16"/>
                <w:lang w:val="en-US"/>
              </w:rPr>
              <w:t>[not relevant]</w:t>
            </w:r>
          </w:p>
        </w:tc>
      </w:tr>
      <w:tr w:rsidR="00B72777" w:rsidTr="559A74E2" w14:paraId="6E65A109" w14:textId="77777777">
        <w:tc>
          <w:tcPr>
            <w:tcW w:w="751" w:type="dxa"/>
          </w:tcPr>
          <w:p w:rsidR="00B72777" w:rsidP="00B72777" w:rsidRDefault="00B72777" w14:paraId="678E754B" w14:textId="77777777">
            <w:pPr>
              <w:widowControl w:val="0"/>
              <w:spacing w:after="0"/>
              <w:rPr>
                <w:rFonts w:ascii="Calibri" w:hAnsi="Calibri" w:eastAsia="Calibri" w:cs="Calibri"/>
                <w:sz w:val="16"/>
                <w:szCs w:val="16"/>
                <w:lang w:val="en-US"/>
              </w:rPr>
            </w:pPr>
            <w:r>
              <w:rPr>
                <w:rFonts w:eastAsia="Calibri" w:cs="Calibri"/>
                <w:sz w:val="16"/>
                <w:szCs w:val="16"/>
                <w:lang w:val="en-US"/>
              </w:rPr>
              <w:t>4.11</w:t>
            </w:r>
          </w:p>
        </w:tc>
        <w:tc>
          <w:tcPr>
            <w:tcW w:w="1648" w:type="dxa"/>
          </w:tcPr>
          <w:p w:rsidR="00B72777" w:rsidP="00B72777" w:rsidRDefault="00B72777" w14:paraId="65C9E1E8" w14:textId="77777777">
            <w:pPr>
              <w:widowControl w:val="0"/>
              <w:spacing w:after="0"/>
              <w:rPr>
                <w:rFonts w:ascii="Calibri" w:hAnsi="Calibri" w:eastAsia="Calibri" w:cs="Calibri"/>
                <w:sz w:val="16"/>
                <w:szCs w:val="16"/>
                <w:lang w:val="en-US"/>
              </w:rPr>
            </w:pPr>
            <w:r>
              <w:rPr>
                <w:rFonts w:eastAsia="Calibri" w:cs="Calibri"/>
                <w:sz w:val="16"/>
                <w:szCs w:val="16"/>
                <w:lang w:val="en-US"/>
              </w:rPr>
              <w:t>Notify eligible party</w:t>
            </w:r>
          </w:p>
        </w:tc>
        <w:tc>
          <w:tcPr>
            <w:tcW w:w="3217" w:type="dxa"/>
          </w:tcPr>
          <w:p w:rsidR="00B72777" w:rsidP="00B72777" w:rsidRDefault="00B72777" w14:paraId="51E52647" w14:textId="77777777">
            <w:pPr>
              <w:widowControl w:val="0"/>
              <w:spacing w:after="0"/>
              <w:rPr>
                <w:rFonts w:ascii="Calibri" w:hAnsi="Calibri" w:eastAsia="Calibri" w:cs="Calibri"/>
                <w:sz w:val="16"/>
                <w:szCs w:val="16"/>
                <w:lang w:val="en-US"/>
              </w:rPr>
            </w:pPr>
            <w:r>
              <w:rPr>
                <w:rFonts w:eastAsia="Calibri" w:cs="Calibri"/>
                <w:sz w:val="16"/>
                <w:szCs w:val="16"/>
                <w:lang w:val="en-US"/>
              </w:rPr>
              <w:t xml:space="preserve">The consent administrator must inform the affected eligible party immediately and without unnecessary delay. </w:t>
            </w:r>
          </w:p>
        </w:tc>
        <w:tc>
          <w:tcPr>
            <w:tcW w:w="1110" w:type="dxa"/>
          </w:tcPr>
          <w:p w:rsidR="00B72777" w:rsidP="00B72777" w:rsidRDefault="00B72777" w14:paraId="02F5FA67" w14:textId="77777777">
            <w:pPr>
              <w:widowControl w:val="0"/>
              <w:spacing w:after="0"/>
              <w:rPr>
                <w:rFonts w:ascii="Calibri" w:hAnsi="Calibri" w:eastAsia="Calibri" w:cs="Calibri"/>
                <w:sz w:val="16"/>
                <w:szCs w:val="16"/>
                <w:lang w:val="en-US"/>
              </w:rPr>
            </w:pPr>
            <w:r>
              <w:rPr>
                <w:rFonts w:eastAsia="Calibri" w:cs="Calibri"/>
                <w:sz w:val="16"/>
                <w:szCs w:val="16"/>
                <w:lang w:val="en-US"/>
              </w:rPr>
              <w:t>Consent administrator</w:t>
            </w:r>
          </w:p>
        </w:tc>
        <w:tc>
          <w:tcPr>
            <w:tcW w:w="1163" w:type="dxa"/>
          </w:tcPr>
          <w:p w:rsidR="00B72777" w:rsidP="00B72777" w:rsidRDefault="00B72777" w14:paraId="7EC27987" w14:textId="77777777">
            <w:pPr>
              <w:widowControl w:val="0"/>
              <w:spacing w:after="0"/>
              <w:rPr>
                <w:rFonts w:ascii="Calibri" w:hAnsi="Calibri" w:eastAsia="Calibri" w:cs="Calibri"/>
                <w:sz w:val="16"/>
                <w:szCs w:val="16"/>
                <w:lang w:val="en-US"/>
              </w:rPr>
            </w:pPr>
            <w:r>
              <w:rPr>
                <w:rFonts w:eastAsia="Calibri" w:cs="Calibri"/>
                <w:sz w:val="16"/>
                <w:szCs w:val="16"/>
                <w:lang w:val="en-US"/>
              </w:rPr>
              <w:t>Eligible party</w:t>
            </w:r>
          </w:p>
        </w:tc>
        <w:tc>
          <w:tcPr>
            <w:tcW w:w="1228" w:type="dxa"/>
          </w:tcPr>
          <w:p w:rsidR="00B72777" w:rsidP="00B72777" w:rsidRDefault="00B72777" w14:paraId="71E15C3F" w14:textId="77777777">
            <w:pPr>
              <w:widowControl w:val="0"/>
              <w:spacing w:after="0"/>
              <w:rPr>
                <w:rFonts w:ascii="Calibri" w:hAnsi="Calibri" w:eastAsia="Calibri" w:cs="Calibri"/>
                <w:sz w:val="16"/>
                <w:szCs w:val="16"/>
                <w:lang w:val="en-US"/>
              </w:rPr>
            </w:pPr>
            <w:r>
              <w:rPr>
                <w:rFonts w:eastAsia="Calibri" w:cs="Calibri"/>
                <w:sz w:val="16"/>
                <w:szCs w:val="16"/>
                <w:lang w:val="en-US"/>
              </w:rPr>
              <w:t>I – Established consent information</w:t>
            </w:r>
          </w:p>
        </w:tc>
      </w:tr>
      <w:tr w:rsidR="00B72777" w:rsidTr="559A74E2" w14:paraId="01D0C7EC" w14:textId="77777777">
        <w:tc>
          <w:tcPr>
            <w:tcW w:w="751" w:type="dxa"/>
          </w:tcPr>
          <w:p w:rsidR="00B72777" w:rsidP="00B72777" w:rsidRDefault="00B72777" w14:paraId="12AAFA4C" w14:textId="77777777">
            <w:pPr>
              <w:widowControl w:val="0"/>
              <w:spacing w:after="0"/>
              <w:rPr>
                <w:rFonts w:ascii="Calibri" w:hAnsi="Calibri" w:eastAsia="Calibri" w:cs="Calibri"/>
                <w:sz w:val="16"/>
                <w:szCs w:val="16"/>
                <w:lang w:val="en-US"/>
              </w:rPr>
            </w:pPr>
            <w:r>
              <w:rPr>
                <w:rFonts w:eastAsia="Calibri" w:cs="Calibri"/>
                <w:sz w:val="16"/>
                <w:szCs w:val="16"/>
                <w:lang w:val="en-US"/>
              </w:rPr>
              <w:t>4.12</w:t>
            </w:r>
          </w:p>
        </w:tc>
        <w:tc>
          <w:tcPr>
            <w:tcW w:w="1648" w:type="dxa"/>
          </w:tcPr>
          <w:p w:rsidR="00B72777" w:rsidP="00B72777" w:rsidRDefault="00B72777" w14:paraId="10754777" w14:textId="77777777">
            <w:pPr>
              <w:widowControl w:val="0"/>
              <w:spacing w:after="0"/>
              <w:rPr>
                <w:rFonts w:ascii="Calibri" w:hAnsi="Calibri" w:eastAsia="Calibri" w:cs="Calibri"/>
                <w:sz w:val="16"/>
                <w:szCs w:val="16"/>
                <w:lang w:val="en-US"/>
              </w:rPr>
            </w:pPr>
            <w:r>
              <w:rPr>
                <w:rFonts w:eastAsia="Calibri" w:cs="Calibri"/>
                <w:sz w:val="16"/>
                <w:szCs w:val="16"/>
                <w:lang w:val="en-US"/>
              </w:rPr>
              <w:t>Execute consent end tasks</w:t>
            </w:r>
          </w:p>
        </w:tc>
        <w:tc>
          <w:tcPr>
            <w:tcW w:w="3217" w:type="dxa"/>
          </w:tcPr>
          <w:p w:rsidR="00B72777" w:rsidP="00B72777" w:rsidRDefault="113AD038" w14:paraId="64DE1D3D" w14:textId="4B520C34">
            <w:pPr>
              <w:widowControl w:val="0"/>
              <w:spacing w:after="0"/>
              <w:rPr>
                <w:rFonts w:ascii="Calibri" w:hAnsi="Calibri" w:eastAsia="Calibri" w:cs="Calibri"/>
                <w:sz w:val="16"/>
                <w:szCs w:val="16"/>
                <w:lang w:val="en-US"/>
              </w:rPr>
            </w:pPr>
            <w:r w:rsidRPr="670B5646">
              <w:rPr>
                <w:rFonts w:eastAsia="Calibri" w:cs="Calibri"/>
                <w:sz w:val="16"/>
                <w:szCs w:val="16"/>
                <w:lang w:val="en-US"/>
              </w:rPr>
              <w:t>The eligible party performs all tasks required to fulfil its related responsibilities immediately and without undue delay and in accordance with Regulation (EU) 2016/679.</w:t>
            </w:r>
          </w:p>
        </w:tc>
        <w:tc>
          <w:tcPr>
            <w:tcW w:w="1110" w:type="dxa"/>
          </w:tcPr>
          <w:p w:rsidR="00B72777" w:rsidP="00B72777" w:rsidRDefault="00B72777" w14:paraId="23E34759" w14:textId="77777777">
            <w:pPr>
              <w:widowControl w:val="0"/>
              <w:spacing w:after="0"/>
              <w:rPr>
                <w:rFonts w:ascii="Calibri" w:hAnsi="Calibri" w:eastAsia="Calibri" w:cs="Calibri"/>
                <w:sz w:val="16"/>
                <w:szCs w:val="16"/>
                <w:lang w:val="en-US"/>
              </w:rPr>
            </w:pPr>
            <w:r>
              <w:rPr>
                <w:rFonts w:eastAsia="Calibri" w:cs="Calibri"/>
                <w:sz w:val="16"/>
                <w:szCs w:val="16"/>
                <w:lang w:val="en-US"/>
              </w:rPr>
              <w:t>Eligible party</w:t>
            </w:r>
          </w:p>
        </w:tc>
        <w:tc>
          <w:tcPr>
            <w:tcW w:w="1163" w:type="dxa"/>
          </w:tcPr>
          <w:p w:rsidR="00B72777" w:rsidP="00B72777" w:rsidRDefault="00B72777" w14:paraId="6E1831B3" w14:textId="1E0372E4">
            <w:pPr>
              <w:widowControl w:val="0"/>
              <w:spacing w:after="0"/>
              <w:rPr>
                <w:rFonts w:ascii="Calibri" w:hAnsi="Calibri" w:eastAsia="Calibri" w:cs="Calibri"/>
                <w:sz w:val="16"/>
                <w:szCs w:val="16"/>
                <w:lang w:val="en-US"/>
              </w:rPr>
            </w:pPr>
            <w:r>
              <w:rPr>
                <w:rFonts w:eastAsia="Calibri" w:cs="Calibri"/>
                <w:sz w:val="16"/>
                <w:szCs w:val="16"/>
                <w:lang w:val="en-US"/>
              </w:rPr>
              <w:t>[not relevant]</w:t>
            </w:r>
          </w:p>
        </w:tc>
        <w:tc>
          <w:tcPr>
            <w:tcW w:w="1228" w:type="dxa"/>
          </w:tcPr>
          <w:p w:rsidR="00B72777" w:rsidP="00B72777" w:rsidRDefault="00B72777" w14:paraId="7A0F6ACE" w14:textId="77777777">
            <w:pPr>
              <w:widowControl w:val="0"/>
              <w:spacing w:after="0"/>
              <w:rPr>
                <w:rFonts w:ascii="Calibri" w:hAnsi="Calibri" w:eastAsia="Calibri" w:cs="Calibri"/>
                <w:sz w:val="16"/>
                <w:szCs w:val="16"/>
                <w:lang w:val="en-US"/>
              </w:rPr>
            </w:pPr>
            <w:r>
              <w:rPr>
                <w:rFonts w:eastAsia="Calibri" w:cs="Calibri"/>
                <w:sz w:val="16"/>
                <w:szCs w:val="16"/>
                <w:lang w:val="en-US"/>
              </w:rPr>
              <w:t>[not relevant]</w:t>
            </w:r>
          </w:p>
        </w:tc>
      </w:tr>
      <w:tr w:rsidR="00B72777" w:rsidTr="559A74E2" w14:paraId="663A8BC5" w14:textId="77777777">
        <w:tc>
          <w:tcPr>
            <w:tcW w:w="751" w:type="dxa"/>
          </w:tcPr>
          <w:p w:rsidR="00B72777" w:rsidP="00B72777" w:rsidRDefault="00B72777" w14:paraId="52C40A0B" w14:textId="77777777">
            <w:pPr>
              <w:widowControl w:val="0"/>
              <w:spacing w:after="0"/>
              <w:rPr>
                <w:rFonts w:ascii="Calibri" w:hAnsi="Calibri" w:eastAsia="Calibri" w:cs="Calibri"/>
                <w:sz w:val="16"/>
                <w:szCs w:val="16"/>
                <w:lang w:val="en-US"/>
              </w:rPr>
            </w:pPr>
            <w:r>
              <w:rPr>
                <w:rFonts w:eastAsia="Calibri" w:cs="Calibri"/>
                <w:sz w:val="16"/>
                <w:szCs w:val="16"/>
                <w:lang w:val="en-US"/>
              </w:rPr>
              <w:t>4.13</w:t>
            </w:r>
          </w:p>
        </w:tc>
        <w:tc>
          <w:tcPr>
            <w:tcW w:w="1648" w:type="dxa"/>
          </w:tcPr>
          <w:p w:rsidR="00B72777" w:rsidP="00B72777" w:rsidRDefault="00B72777" w14:paraId="031E36A4" w14:textId="77777777">
            <w:pPr>
              <w:widowControl w:val="0"/>
              <w:spacing w:after="0"/>
              <w:rPr>
                <w:rFonts w:ascii="Calibri" w:hAnsi="Calibri" w:eastAsia="Calibri" w:cs="Calibri"/>
                <w:sz w:val="16"/>
                <w:szCs w:val="16"/>
                <w:lang w:val="en-US"/>
              </w:rPr>
            </w:pPr>
            <w:r>
              <w:rPr>
                <w:rFonts w:eastAsia="Calibri" w:cs="Calibri"/>
                <w:sz w:val="16"/>
                <w:szCs w:val="16"/>
                <w:lang w:val="en-US"/>
              </w:rPr>
              <w:t>Notify final customer</w:t>
            </w:r>
          </w:p>
        </w:tc>
        <w:tc>
          <w:tcPr>
            <w:tcW w:w="3217" w:type="dxa"/>
          </w:tcPr>
          <w:p w:rsidR="00B72777" w:rsidP="00B72777" w:rsidRDefault="00B72777" w14:paraId="584322CD" w14:textId="27FDA4D0">
            <w:pPr>
              <w:widowControl w:val="0"/>
              <w:spacing w:after="0"/>
              <w:rPr>
                <w:rFonts w:ascii="Calibri" w:hAnsi="Calibri" w:eastAsia="Calibri" w:cs="Calibri"/>
                <w:sz w:val="16"/>
                <w:szCs w:val="16"/>
                <w:lang w:val="en-US"/>
              </w:rPr>
            </w:pPr>
            <w:r>
              <w:rPr>
                <w:rFonts w:eastAsia="Calibri" w:cs="Calibri"/>
                <w:sz w:val="16"/>
                <w:szCs w:val="16"/>
                <w:lang w:val="en-US"/>
              </w:rPr>
              <w:t>The consent administrator makes available the information that the consent has been revoked to the final customer.</w:t>
            </w:r>
          </w:p>
          <w:p w:rsidR="00B72777" w:rsidP="00B72777" w:rsidRDefault="00B72777" w14:paraId="54E11D2A" w14:textId="77777777">
            <w:pPr>
              <w:widowControl w:val="0"/>
              <w:spacing w:after="0"/>
              <w:rPr>
                <w:rFonts w:ascii="Calibri" w:hAnsi="Calibri" w:eastAsia="Calibri" w:cs="Calibri"/>
                <w:sz w:val="16"/>
                <w:szCs w:val="16"/>
                <w:lang w:val="en-US"/>
              </w:rPr>
            </w:pPr>
          </w:p>
        </w:tc>
        <w:tc>
          <w:tcPr>
            <w:tcW w:w="1110" w:type="dxa"/>
          </w:tcPr>
          <w:p w:rsidR="00B72777" w:rsidP="00B72777" w:rsidRDefault="00B72777" w14:paraId="18C25EA3" w14:textId="77777777">
            <w:pPr>
              <w:widowControl w:val="0"/>
              <w:spacing w:after="0"/>
              <w:rPr>
                <w:rFonts w:ascii="Calibri" w:hAnsi="Calibri" w:eastAsia="Calibri" w:cs="Calibri"/>
                <w:sz w:val="16"/>
                <w:szCs w:val="16"/>
                <w:lang w:val="en-US"/>
              </w:rPr>
            </w:pPr>
            <w:r>
              <w:rPr>
                <w:rFonts w:eastAsia="Calibri" w:cs="Calibri"/>
                <w:sz w:val="16"/>
                <w:szCs w:val="16"/>
                <w:lang w:val="en-US"/>
              </w:rPr>
              <w:t>Consent administrator</w:t>
            </w:r>
          </w:p>
        </w:tc>
        <w:tc>
          <w:tcPr>
            <w:tcW w:w="1163" w:type="dxa"/>
          </w:tcPr>
          <w:p w:rsidR="00B72777" w:rsidP="00B72777" w:rsidRDefault="00B72777" w14:paraId="0C8EE1CA" w14:textId="77777777">
            <w:pPr>
              <w:widowControl w:val="0"/>
              <w:spacing w:after="0"/>
              <w:rPr>
                <w:rFonts w:ascii="Calibri" w:hAnsi="Calibri" w:eastAsia="Calibri" w:cs="Calibri"/>
                <w:sz w:val="16"/>
                <w:szCs w:val="16"/>
                <w:lang w:val="en-US"/>
              </w:rPr>
            </w:pPr>
            <w:r>
              <w:rPr>
                <w:rFonts w:eastAsia="Calibri" w:cs="Calibri"/>
                <w:sz w:val="16"/>
                <w:szCs w:val="16"/>
                <w:lang w:val="en-US"/>
              </w:rPr>
              <w:t>Costumer</w:t>
            </w:r>
          </w:p>
        </w:tc>
        <w:tc>
          <w:tcPr>
            <w:tcW w:w="1228" w:type="dxa"/>
          </w:tcPr>
          <w:p w:rsidR="00B72777" w:rsidP="00B72777" w:rsidRDefault="00B72777" w14:paraId="75F93287" w14:textId="77777777">
            <w:pPr>
              <w:widowControl w:val="0"/>
              <w:spacing w:after="0"/>
              <w:rPr>
                <w:rFonts w:ascii="Calibri" w:hAnsi="Calibri" w:eastAsia="Calibri" w:cs="Calibri"/>
                <w:sz w:val="16"/>
                <w:szCs w:val="16"/>
                <w:lang w:val="en-US"/>
              </w:rPr>
            </w:pPr>
            <w:r>
              <w:rPr>
                <w:rFonts w:eastAsia="Calibri" w:cs="Calibri"/>
                <w:sz w:val="16"/>
                <w:szCs w:val="16"/>
                <w:lang w:val="en-US"/>
              </w:rPr>
              <w:t>I – Established consent information</w:t>
            </w:r>
          </w:p>
        </w:tc>
      </w:tr>
    </w:tbl>
    <w:p w:rsidR="003135C6" w:rsidRDefault="003135C6" w14:paraId="31126E5D" w14:textId="77777777"/>
    <w:p w:rsidR="00526FC6" w:rsidP="00E032F9" w:rsidRDefault="00E61D9F" w14:paraId="425EE5B6" w14:textId="6BF3B818">
      <w:pPr>
        <w:keepNext w:val="1"/>
        <w:spacing w:after="0"/>
        <w:jc w:val="center"/>
      </w:pPr>
      <w:ins w:author="Voornveld van W. (Wout)" w:date="2023-03-16T11:28:00Z" w:id="1998648551">
        <w:r w:rsidR="00E61D9F">
          <w:drawing>
            <wp:inline wp14:editId="49023822" wp14:anchorId="27712DE1">
              <wp:extent cx="5731510" cy="6409825"/>
              <wp:effectExtent l="0" t="0" r="2540" b="0"/>
              <wp:docPr id="5" name="Picture 5" title=""/>
              <wp:cNvGraphicFramePr>
                <a:graphicFrameLocks noChangeAspect="1"/>
              </wp:cNvGraphicFramePr>
              <a:graphic>
                <a:graphicData uri="http://schemas.openxmlformats.org/drawingml/2006/picture">
                  <pic:pic>
                    <pic:nvPicPr>
                      <pic:cNvPr id="0" name="Picture 5"/>
                      <pic:cNvPicPr/>
                    </pic:nvPicPr>
                    <pic:blipFill>
                      <a:blip r:embed="Rb89609c0a58e4a5b">
                        <a:extLst xmlns:a="http://schemas.openxmlformats.org/drawingml/2006/main">
                          <a:ext uri="{28A0092B-C50C-407E-A947-70E740481C1C}">
                            <a14:useLocalDpi xmlns:a14="http://schemas.microsoft.com/office/drawing/2010/main" val="0"/>
                          </a:ext>
                        </a:extLst>
                      </a:blip>
                      <a:srcRect t="748" r="3835" b="1363"/>
                      <a:stretch>
                        <a:fillRect/>
                      </a:stretch>
                    </pic:blipFill>
                    <pic:spPr>
                      <a:xfrm rot="0" flipH="0" flipV="0">
                        <a:off x="0" y="0"/>
                        <a:ext cx="5731510" cy="6409825"/>
                      </a:xfrm>
                      <a:prstGeom prst="rect">
                        <a:avLst/>
                      </a:prstGeom>
                    </pic:spPr>
                  </pic:pic>
                </a:graphicData>
              </a:graphic>
            </wp:inline>
          </w:drawing>
        </w:r>
      </w:ins>
    </w:p>
    <w:p w:rsidRPr="00E032F9" w:rsidR="00BA52D7" w:rsidP="00526FC6" w:rsidRDefault="52F2332B" w14:paraId="2DE403A5" w14:textId="3EA1F1AE">
      <w:pPr>
        <w:pStyle w:val="Beschriftung"/>
        <w:jc w:val="center"/>
        <w:rPr>
          <w:lang w:val="en-US"/>
        </w:rPr>
      </w:pPr>
      <w:r w:rsidRPr="559A74E2">
        <w:rPr>
          <w:lang w:val="en-US"/>
        </w:rPr>
        <w:t xml:space="preserve">Diagram </w:t>
      </w:r>
      <w:r w:rsidR="00526FC6">
        <w:fldChar w:fldCharType="begin"/>
      </w:r>
      <w:r w:rsidRPr="559A74E2" w:rsidR="00526FC6">
        <w:rPr>
          <w:lang w:val="en-US"/>
        </w:rPr>
        <w:instrText xml:space="preserve"> SEQ Diagram \* ARABIC </w:instrText>
      </w:r>
      <w:r w:rsidR="00526FC6">
        <w:fldChar w:fldCharType="separate"/>
      </w:r>
      <w:r w:rsidRPr="559A74E2" w:rsidR="4B013F93">
        <w:rPr>
          <w:noProof/>
          <w:lang w:val="en-US"/>
        </w:rPr>
        <w:t>4</w:t>
      </w:r>
      <w:r w:rsidR="00526FC6">
        <w:fldChar w:fldCharType="end"/>
      </w:r>
      <w:r w:rsidRPr="559A74E2">
        <w:rPr>
          <w:lang w:val="en-US"/>
        </w:rPr>
        <w:t xml:space="preserve"> - '</w:t>
      </w:r>
      <w:r w:rsidRPr="559A74E2" w:rsidR="1289E27A">
        <w:rPr>
          <w:lang w:val="en-US"/>
        </w:rPr>
        <w:t xml:space="preserve"> Revocation of access to accounting point master data by the final customer</w:t>
      </w:r>
      <w:r w:rsidRPr="559A74E2">
        <w:rPr>
          <w:lang w:val="en-US"/>
        </w:rPr>
        <w:t>'</w:t>
      </w:r>
    </w:p>
    <w:p w:rsidRPr="00E032F9" w:rsidR="00BA52D7" w:rsidRDefault="00BA52D7" w14:paraId="2995DBC6" w14:textId="77777777">
      <w:pPr>
        <w:spacing w:after="0" w:line="240" w:lineRule="auto"/>
        <w:rPr>
          <w:rFonts w:cs="Lohit Devanagari"/>
          <w:i/>
          <w:iCs/>
          <w:sz w:val="24"/>
          <w:szCs w:val="24"/>
          <w:lang w:val="en-US"/>
        </w:rPr>
      </w:pPr>
      <w:r w:rsidRPr="4414604E">
        <w:rPr>
          <w:lang w:val="en-US"/>
        </w:rPr>
        <w:br w:type="page"/>
      </w:r>
    </w:p>
    <w:tbl>
      <w:tblPr>
        <w:tblStyle w:val="Tabellenraster"/>
        <w:tblW w:w="0" w:type="auto"/>
        <w:tblLook w:val="04A0" w:firstRow="1" w:lastRow="0" w:firstColumn="1" w:lastColumn="0" w:noHBand="0" w:noVBand="1"/>
      </w:tblPr>
      <w:tblGrid>
        <w:gridCol w:w="744"/>
        <w:gridCol w:w="1630"/>
        <w:gridCol w:w="3147"/>
        <w:gridCol w:w="1110"/>
        <w:gridCol w:w="1161"/>
        <w:gridCol w:w="1224"/>
      </w:tblGrid>
      <w:tr w:rsidR="4414604E" w:rsidTr="001604A7" w14:paraId="11E91EAF" w14:textId="77777777">
        <w:trPr>
          <w:trHeight w:val="300"/>
        </w:trPr>
        <w:tc>
          <w:tcPr>
            <w:tcW w:w="9016" w:type="dxa"/>
            <w:gridSpan w:val="6"/>
            <w:shd w:val="clear" w:color="auto" w:fill="D0CECE" w:themeFill="background2" w:themeFillShade="E6"/>
          </w:tcPr>
          <w:p w:rsidR="4414604E" w:rsidP="559A74E2" w:rsidRDefault="6FB9ECED" w14:paraId="71CD872C" w14:textId="459B1F43">
            <w:pPr>
              <w:widowControl w:val="0"/>
              <w:spacing w:after="0"/>
              <w:jc w:val="center"/>
              <w:rPr>
                <w:rFonts w:ascii="Arial" w:hAnsi="Arial" w:eastAsia="Arial" w:cs="Arial"/>
                <w:b/>
                <w:bCs/>
                <w:i/>
                <w:iCs/>
                <w:color w:val="000000" w:themeColor="text1"/>
                <w:sz w:val="16"/>
                <w:szCs w:val="16"/>
                <w:lang w:val="en-GB"/>
              </w:rPr>
            </w:pPr>
            <w:r w:rsidRPr="559A74E2">
              <w:rPr>
                <w:rFonts w:ascii="Arial" w:hAnsi="Arial" w:eastAsia="Arial" w:cs="Arial"/>
                <w:b/>
                <w:bCs/>
                <w:i/>
                <w:iCs/>
                <w:sz w:val="16"/>
                <w:szCs w:val="16"/>
                <w:lang w:val="en-GB"/>
              </w:rPr>
              <w:lastRenderedPageBreak/>
              <w:t>Table III.</w:t>
            </w:r>
            <w:r w:rsidRPr="559A74E2" w:rsidR="0330F1BA">
              <w:rPr>
                <w:rFonts w:ascii="Arial" w:hAnsi="Arial" w:eastAsia="Arial" w:cs="Arial"/>
                <w:b/>
                <w:bCs/>
                <w:i/>
                <w:iCs/>
                <w:sz w:val="16"/>
                <w:szCs w:val="16"/>
                <w:lang w:val="en-GB"/>
              </w:rPr>
              <w:t>5</w:t>
            </w:r>
            <w:r w:rsidRPr="559A74E2">
              <w:rPr>
                <w:rFonts w:ascii="Arial" w:hAnsi="Arial" w:eastAsia="Arial" w:cs="Arial"/>
                <w:b/>
                <w:bCs/>
                <w:i/>
                <w:iCs/>
                <w:color w:val="000000" w:themeColor="text1"/>
                <w:sz w:val="16"/>
                <w:szCs w:val="16"/>
                <w:lang w:val="en-GB"/>
              </w:rPr>
              <w:t xml:space="preserve"> – Procedure </w:t>
            </w:r>
            <w:r w:rsidRPr="559A74E2" w:rsidR="1C56F5AF">
              <w:rPr>
                <w:rFonts w:ascii="Arial" w:hAnsi="Arial" w:eastAsia="Arial" w:cs="Arial"/>
                <w:b/>
                <w:bCs/>
                <w:i/>
                <w:iCs/>
                <w:color w:val="000000" w:themeColor="text1"/>
                <w:sz w:val="16"/>
                <w:szCs w:val="16"/>
                <w:lang w:val="en-GB"/>
              </w:rPr>
              <w:t>5</w:t>
            </w:r>
          </w:p>
        </w:tc>
      </w:tr>
      <w:tr w:rsidR="4414604E" w:rsidTr="001604A7" w14:paraId="57520A27" w14:textId="77777777">
        <w:trPr>
          <w:trHeight w:val="300"/>
        </w:trPr>
        <w:tc>
          <w:tcPr>
            <w:tcW w:w="2374" w:type="dxa"/>
            <w:gridSpan w:val="2"/>
            <w:shd w:val="clear" w:color="auto" w:fill="D0CECE" w:themeFill="background2" w:themeFillShade="E6"/>
          </w:tcPr>
          <w:p w:rsidR="4414604E" w:rsidP="4414604E" w:rsidRDefault="4414604E" w14:paraId="71E03893" w14:textId="26C3D72F">
            <w:pPr>
              <w:widowControl w:val="0"/>
              <w:spacing w:after="0"/>
              <w:rPr>
                <w:rFonts w:ascii="Arial" w:hAnsi="Arial" w:eastAsia="Arial" w:cs="Arial"/>
                <w:b/>
                <w:bCs/>
                <w:i/>
                <w:iCs/>
                <w:sz w:val="16"/>
                <w:szCs w:val="16"/>
                <w:lang w:val="en-GB"/>
              </w:rPr>
            </w:pPr>
            <w:r w:rsidRPr="4414604E">
              <w:rPr>
                <w:rFonts w:ascii="Arial" w:hAnsi="Arial" w:eastAsia="Arial" w:cs="Arial"/>
                <w:b/>
                <w:bCs/>
                <w:i/>
                <w:iCs/>
                <w:sz w:val="16"/>
                <w:szCs w:val="16"/>
                <w:lang w:val="en-GB"/>
              </w:rPr>
              <w:t>Procedure name</w:t>
            </w:r>
          </w:p>
        </w:tc>
        <w:tc>
          <w:tcPr>
            <w:tcW w:w="6642" w:type="dxa"/>
            <w:gridSpan w:val="4"/>
            <w:shd w:val="clear" w:color="auto" w:fill="auto"/>
          </w:tcPr>
          <w:p w:rsidR="06786754" w:rsidP="4414604E" w:rsidRDefault="77502159" w14:paraId="7D487C26" w14:textId="6884B0A4">
            <w:pPr>
              <w:widowControl w:val="0"/>
              <w:spacing w:after="0"/>
              <w:rPr>
                <w:rFonts w:eastAsia="Calibri" w:cs="Calibri"/>
                <w:sz w:val="16"/>
                <w:szCs w:val="16"/>
                <w:lang w:val="en-US"/>
              </w:rPr>
            </w:pPr>
            <w:r w:rsidRPr="559A74E2">
              <w:rPr>
                <w:rFonts w:eastAsia="Calibri" w:cs="Calibri"/>
                <w:sz w:val="16"/>
                <w:szCs w:val="16"/>
                <w:lang w:val="en-US"/>
              </w:rPr>
              <w:t xml:space="preserve">Access to </w:t>
            </w:r>
            <w:r w:rsidRPr="559A74E2" w:rsidR="3D85BF76">
              <w:rPr>
                <w:rFonts w:eastAsia="Calibri" w:cs="Calibri"/>
                <w:sz w:val="16"/>
                <w:szCs w:val="16"/>
                <w:lang w:val="en-US"/>
              </w:rPr>
              <w:t xml:space="preserve">market </w:t>
            </w:r>
            <w:r w:rsidRPr="559A74E2">
              <w:rPr>
                <w:rFonts w:eastAsia="Calibri" w:cs="Calibri"/>
                <w:i/>
                <w:iCs/>
                <w:sz w:val="16"/>
                <w:szCs w:val="16"/>
                <w:lang w:val="en-US"/>
              </w:rPr>
              <w:t>party master data</w:t>
            </w:r>
          </w:p>
        </w:tc>
      </w:tr>
      <w:tr w:rsidR="4414604E" w:rsidTr="001604A7" w14:paraId="7DDB2D5B" w14:textId="77777777">
        <w:trPr>
          <w:trHeight w:val="300"/>
        </w:trPr>
        <w:tc>
          <w:tcPr>
            <w:tcW w:w="744" w:type="dxa"/>
            <w:shd w:val="clear" w:color="auto" w:fill="D0CECE" w:themeFill="background2" w:themeFillShade="E6"/>
          </w:tcPr>
          <w:p w:rsidR="4414604E" w:rsidP="4414604E" w:rsidRDefault="4414604E" w14:paraId="512E38DF" w14:textId="77777777">
            <w:pPr>
              <w:widowControl w:val="0"/>
              <w:spacing w:after="0"/>
              <w:rPr>
                <w:rFonts w:ascii="Arial" w:hAnsi="Arial" w:eastAsia="Arial" w:cs="Arial"/>
                <w:sz w:val="16"/>
                <w:szCs w:val="16"/>
              </w:rPr>
            </w:pPr>
            <w:r w:rsidRPr="4414604E">
              <w:rPr>
                <w:rFonts w:ascii="Arial" w:hAnsi="Arial" w:eastAsia="Arial" w:cs="Arial"/>
                <w:b/>
                <w:bCs/>
                <w:i/>
                <w:iCs/>
                <w:sz w:val="16"/>
                <w:szCs w:val="16"/>
                <w:lang w:val="en-GB"/>
              </w:rPr>
              <w:t>Step No.</w:t>
            </w:r>
          </w:p>
        </w:tc>
        <w:tc>
          <w:tcPr>
            <w:tcW w:w="1630" w:type="dxa"/>
            <w:shd w:val="clear" w:color="auto" w:fill="D0CECE" w:themeFill="background2" w:themeFillShade="E6"/>
          </w:tcPr>
          <w:p w:rsidR="4414604E" w:rsidP="4414604E" w:rsidRDefault="4414604E" w14:paraId="42676B18" w14:textId="190B4616">
            <w:pPr>
              <w:widowControl w:val="0"/>
              <w:spacing w:after="0"/>
              <w:rPr>
                <w:rFonts w:ascii="Arial" w:hAnsi="Arial" w:eastAsia="Arial" w:cs="Arial"/>
                <w:sz w:val="16"/>
                <w:szCs w:val="16"/>
              </w:rPr>
            </w:pPr>
            <w:r w:rsidRPr="4414604E">
              <w:rPr>
                <w:rFonts w:ascii="Arial" w:hAnsi="Arial" w:eastAsia="Arial" w:cs="Arial"/>
                <w:b/>
                <w:bCs/>
                <w:i/>
                <w:iCs/>
                <w:sz w:val="16"/>
                <w:szCs w:val="16"/>
                <w:lang w:val="en-GB"/>
              </w:rPr>
              <w:t>Step</w:t>
            </w:r>
          </w:p>
        </w:tc>
        <w:tc>
          <w:tcPr>
            <w:tcW w:w="3147" w:type="dxa"/>
            <w:shd w:val="clear" w:color="auto" w:fill="D0CECE" w:themeFill="background2" w:themeFillShade="E6"/>
          </w:tcPr>
          <w:p w:rsidR="4414604E" w:rsidP="4414604E" w:rsidRDefault="4414604E" w14:paraId="0C592E37" w14:textId="314B37B6">
            <w:pPr>
              <w:widowControl w:val="0"/>
              <w:spacing w:after="0"/>
              <w:rPr>
                <w:rFonts w:ascii="Arial" w:hAnsi="Arial" w:eastAsia="Arial" w:cs="Arial"/>
                <w:sz w:val="16"/>
                <w:szCs w:val="16"/>
              </w:rPr>
            </w:pPr>
            <w:r w:rsidRPr="4414604E">
              <w:rPr>
                <w:rFonts w:ascii="Arial" w:hAnsi="Arial" w:eastAsia="Arial" w:cs="Arial"/>
                <w:b/>
                <w:bCs/>
                <w:i/>
                <w:iCs/>
                <w:sz w:val="16"/>
                <w:szCs w:val="16"/>
                <w:lang w:val="en-GB"/>
              </w:rPr>
              <w:t>Step description</w:t>
            </w:r>
          </w:p>
        </w:tc>
        <w:tc>
          <w:tcPr>
            <w:tcW w:w="1110" w:type="dxa"/>
            <w:shd w:val="clear" w:color="auto" w:fill="D0CECE" w:themeFill="background2" w:themeFillShade="E6"/>
          </w:tcPr>
          <w:p w:rsidR="4414604E" w:rsidP="4414604E" w:rsidRDefault="4414604E" w14:paraId="73E56F36" w14:textId="77777777">
            <w:pPr>
              <w:widowControl w:val="0"/>
              <w:spacing w:after="0"/>
              <w:rPr>
                <w:rFonts w:ascii="Arial" w:hAnsi="Arial" w:eastAsia="Arial" w:cs="Arial"/>
                <w:sz w:val="16"/>
                <w:szCs w:val="16"/>
              </w:rPr>
            </w:pPr>
            <w:r w:rsidRPr="4414604E">
              <w:rPr>
                <w:rFonts w:ascii="Arial" w:hAnsi="Arial" w:eastAsia="Arial" w:cs="Arial"/>
                <w:b/>
                <w:bCs/>
                <w:i/>
                <w:iCs/>
                <w:sz w:val="16"/>
                <w:szCs w:val="16"/>
                <w:lang w:val="en-GB"/>
              </w:rPr>
              <w:t>Information producer (actor)</w:t>
            </w:r>
          </w:p>
        </w:tc>
        <w:tc>
          <w:tcPr>
            <w:tcW w:w="1161" w:type="dxa"/>
            <w:shd w:val="clear" w:color="auto" w:fill="D0CECE" w:themeFill="background2" w:themeFillShade="E6"/>
          </w:tcPr>
          <w:p w:rsidR="4414604E" w:rsidP="4414604E" w:rsidRDefault="4414604E" w14:paraId="624EDBFE" w14:textId="77777777">
            <w:pPr>
              <w:widowControl w:val="0"/>
              <w:spacing w:after="0"/>
              <w:rPr>
                <w:rFonts w:ascii="Arial" w:hAnsi="Arial" w:eastAsia="Arial" w:cs="Arial"/>
                <w:sz w:val="16"/>
                <w:szCs w:val="16"/>
              </w:rPr>
            </w:pPr>
            <w:r w:rsidRPr="4414604E">
              <w:rPr>
                <w:rFonts w:ascii="Arial" w:hAnsi="Arial" w:eastAsia="Arial" w:cs="Arial"/>
                <w:b/>
                <w:bCs/>
                <w:i/>
                <w:iCs/>
                <w:sz w:val="16"/>
                <w:szCs w:val="16"/>
                <w:lang w:val="en-GB"/>
              </w:rPr>
              <w:t>Information receiver (actor)</w:t>
            </w:r>
          </w:p>
        </w:tc>
        <w:tc>
          <w:tcPr>
            <w:tcW w:w="1224" w:type="dxa"/>
            <w:shd w:val="clear" w:color="auto" w:fill="D0CECE" w:themeFill="background2" w:themeFillShade="E6"/>
          </w:tcPr>
          <w:p w:rsidR="4414604E" w:rsidP="4414604E" w:rsidRDefault="4414604E" w14:paraId="3D160A29" w14:textId="77777777">
            <w:pPr>
              <w:widowControl w:val="0"/>
              <w:spacing w:after="0"/>
              <w:rPr>
                <w:rFonts w:ascii="Arial" w:hAnsi="Arial" w:eastAsia="Arial" w:cs="Arial"/>
                <w:sz w:val="16"/>
                <w:szCs w:val="16"/>
              </w:rPr>
            </w:pPr>
            <w:r w:rsidRPr="4414604E">
              <w:rPr>
                <w:rFonts w:ascii="Arial" w:hAnsi="Arial" w:eastAsia="Arial" w:cs="Arial"/>
                <w:b/>
                <w:bCs/>
                <w:i/>
                <w:iCs/>
                <w:sz w:val="16"/>
                <w:szCs w:val="16"/>
                <w:lang w:val="en-GB"/>
              </w:rPr>
              <w:t>Information exchanged (IDs)</w:t>
            </w:r>
          </w:p>
        </w:tc>
      </w:tr>
      <w:tr w:rsidR="4414604E" w:rsidTr="001604A7" w14:paraId="18A9472A" w14:textId="77777777">
        <w:trPr>
          <w:trHeight w:val="300"/>
        </w:trPr>
        <w:tc>
          <w:tcPr>
            <w:tcW w:w="744" w:type="dxa"/>
          </w:tcPr>
          <w:p w:rsidR="7B103B37" w:rsidP="4414604E" w:rsidRDefault="7B103B37" w14:paraId="11EDB461" w14:textId="16C52750">
            <w:pPr>
              <w:widowControl w:val="0"/>
              <w:spacing w:after="0"/>
              <w:rPr>
                <w:rFonts w:ascii="Calibri" w:hAnsi="Calibri" w:eastAsia="Calibri" w:cs="Calibri"/>
                <w:sz w:val="16"/>
                <w:szCs w:val="16"/>
              </w:rPr>
            </w:pPr>
            <w:r w:rsidRPr="4414604E">
              <w:rPr>
                <w:rFonts w:eastAsia="Calibri" w:cs="Calibri"/>
                <w:sz w:val="16"/>
                <w:szCs w:val="16"/>
                <w:lang w:val="en-US"/>
              </w:rPr>
              <w:t>5</w:t>
            </w:r>
            <w:r w:rsidRPr="4414604E" w:rsidR="4414604E">
              <w:rPr>
                <w:rFonts w:eastAsia="Calibri" w:cs="Calibri"/>
                <w:sz w:val="16"/>
                <w:szCs w:val="16"/>
                <w:lang w:val="en-US"/>
              </w:rPr>
              <w:t>.1</w:t>
            </w:r>
          </w:p>
        </w:tc>
        <w:tc>
          <w:tcPr>
            <w:tcW w:w="1630" w:type="dxa"/>
          </w:tcPr>
          <w:p w:rsidR="4414604E" w:rsidP="559A74E2" w:rsidRDefault="6FB9ECED" w14:paraId="71122F75" w14:textId="44EEF218">
            <w:pPr>
              <w:widowControl w:val="0"/>
              <w:spacing w:after="0"/>
              <w:rPr>
                <w:rFonts w:eastAsia="Calibri" w:cs="Calibri"/>
                <w:sz w:val="16"/>
                <w:szCs w:val="16"/>
                <w:lang w:val="en-US"/>
              </w:rPr>
            </w:pPr>
            <w:r w:rsidRPr="559A74E2">
              <w:rPr>
                <w:rFonts w:eastAsia="Calibri" w:cs="Calibri"/>
                <w:sz w:val="16"/>
                <w:szCs w:val="16"/>
                <w:lang w:val="en-US"/>
              </w:rPr>
              <w:t xml:space="preserve">Identify </w:t>
            </w:r>
            <w:r w:rsidRPr="559A74E2" w:rsidR="25451D43">
              <w:rPr>
                <w:rFonts w:eastAsia="Calibri" w:cs="Calibri"/>
                <w:sz w:val="16"/>
                <w:szCs w:val="16"/>
                <w:lang w:val="en-US"/>
              </w:rPr>
              <w:t>party administrator</w:t>
            </w:r>
          </w:p>
        </w:tc>
        <w:tc>
          <w:tcPr>
            <w:tcW w:w="3147" w:type="dxa"/>
          </w:tcPr>
          <w:p w:rsidR="7150829D" w:rsidP="4414604E" w:rsidRDefault="12C2DAD8" w14:paraId="6F0546FA" w14:textId="5850AB77">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Party </w:t>
            </w:r>
            <w:r w:rsidRPr="559A74E2" w:rsidR="6FB9ECED">
              <w:rPr>
                <w:rFonts w:eastAsia="Calibri" w:cs="Calibri"/>
                <w:sz w:val="16"/>
                <w:szCs w:val="16"/>
                <w:lang w:val="en-US"/>
              </w:rPr>
              <w:t>identif</w:t>
            </w:r>
            <w:r w:rsidRPr="559A74E2" w:rsidR="7C83B7C9">
              <w:rPr>
                <w:rFonts w:eastAsia="Calibri" w:cs="Calibri"/>
                <w:sz w:val="16"/>
                <w:szCs w:val="16"/>
                <w:lang w:val="en-US"/>
              </w:rPr>
              <w:t>ies</w:t>
            </w:r>
            <w:r w:rsidRPr="559A74E2" w:rsidR="6FB9ECED">
              <w:rPr>
                <w:rFonts w:eastAsia="Calibri" w:cs="Calibri"/>
                <w:sz w:val="16"/>
                <w:szCs w:val="16"/>
                <w:lang w:val="en-US"/>
              </w:rPr>
              <w:t xml:space="preserve"> the </w:t>
            </w:r>
            <w:r w:rsidRPr="559A74E2" w:rsidR="25451D43">
              <w:rPr>
                <w:rFonts w:eastAsia="Calibri" w:cs="Calibri"/>
                <w:sz w:val="16"/>
                <w:szCs w:val="16"/>
                <w:lang w:val="en-US"/>
              </w:rPr>
              <w:t>party administrator</w:t>
            </w:r>
            <w:r w:rsidRPr="559A74E2" w:rsidR="6FB9ECED">
              <w:rPr>
                <w:rFonts w:eastAsia="Calibri" w:cs="Calibri"/>
                <w:sz w:val="16"/>
                <w:szCs w:val="16"/>
                <w:lang w:val="en-US"/>
              </w:rPr>
              <w:t>.</w:t>
            </w:r>
          </w:p>
        </w:tc>
        <w:tc>
          <w:tcPr>
            <w:tcW w:w="1110" w:type="dxa"/>
          </w:tcPr>
          <w:p w:rsidR="4414604E" w:rsidP="4414604E" w:rsidRDefault="4414604E" w14:paraId="21275CDC" w14:textId="77777777">
            <w:pPr>
              <w:widowControl w:val="0"/>
              <w:spacing w:after="0"/>
              <w:rPr>
                <w:rFonts w:ascii="Calibri" w:hAnsi="Calibri" w:eastAsia="Calibri" w:cs="Calibri"/>
                <w:sz w:val="16"/>
                <w:szCs w:val="16"/>
              </w:rPr>
            </w:pPr>
            <w:r w:rsidRPr="4414604E">
              <w:rPr>
                <w:rFonts w:eastAsia="Calibri" w:cs="Calibri"/>
                <w:sz w:val="16"/>
                <w:szCs w:val="16"/>
                <w:lang w:val="en-US"/>
              </w:rPr>
              <w:t>Competent authority</w:t>
            </w:r>
          </w:p>
        </w:tc>
        <w:tc>
          <w:tcPr>
            <w:tcW w:w="1161" w:type="dxa"/>
          </w:tcPr>
          <w:p w:rsidR="1DBEA7FD" w:rsidP="4414604E" w:rsidRDefault="1DBEA7FD" w14:paraId="59EDA549" w14:textId="43B887FF">
            <w:pPr>
              <w:widowControl w:val="0"/>
              <w:spacing w:after="0"/>
              <w:rPr>
                <w:rFonts w:ascii="Calibri" w:hAnsi="Calibri" w:eastAsia="Calibri" w:cs="Calibri"/>
                <w:sz w:val="16"/>
                <w:szCs w:val="16"/>
              </w:rPr>
            </w:pPr>
            <w:r w:rsidRPr="4414604E">
              <w:rPr>
                <w:rFonts w:eastAsia="Calibri" w:cs="Calibri"/>
                <w:sz w:val="16"/>
                <w:szCs w:val="16"/>
                <w:lang w:val="en-US"/>
              </w:rPr>
              <w:t xml:space="preserve">Eligible </w:t>
            </w:r>
            <w:r w:rsidRPr="4414604E" w:rsidR="477AC84B">
              <w:rPr>
                <w:rFonts w:eastAsia="Calibri" w:cs="Calibri"/>
                <w:sz w:val="16"/>
                <w:szCs w:val="16"/>
                <w:lang w:val="en-US"/>
              </w:rPr>
              <w:t>p</w:t>
            </w:r>
            <w:r w:rsidRPr="4414604E">
              <w:rPr>
                <w:rFonts w:eastAsia="Calibri" w:cs="Calibri"/>
                <w:sz w:val="16"/>
                <w:szCs w:val="16"/>
                <w:lang w:val="en-US"/>
              </w:rPr>
              <w:t>arty</w:t>
            </w:r>
          </w:p>
        </w:tc>
        <w:tc>
          <w:tcPr>
            <w:tcW w:w="1224" w:type="dxa"/>
          </w:tcPr>
          <w:p w:rsidR="4414604E" w:rsidP="4414604E" w:rsidRDefault="4414604E" w14:paraId="74033BF8" w14:textId="77777777">
            <w:pPr>
              <w:widowControl w:val="0"/>
              <w:spacing w:after="0"/>
              <w:rPr>
                <w:rFonts w:ascii="Calibri" w:hAnsi="Calibri" w:eastAsia="Calibri" w:cs="Calibri"/>
                <w:sz w:val="16"/>
                <w:szCs w:val="16"/>
                <w:lang w:val="en-US"/>
              </w:rPr>
            </w:pPr>
            <w:r w:rsidRPr="4414604E">
              <w:rPr>
                <w:rFonts w:eastAsia="Calibri" w:cs="Calibri"/>
                <w:sz w:val="16"/>
                <w:szCs w:val="16"/>
                <w:lang w:val="en-US"/>
              </w:rPr>
              <w:t>[not relevant]</w:t>
            </w:r>
          </w:p>
        </w:tc>
      </w:tr>
      <w:tr w:rsidR="4414604E" w:rsidTr="001604A7" w14:paraId="1257A471" w14:textId="77777777">
        <w:trPr>
          <w:trHeight w:val="300"/>
        </w:trPr>
        <w:tc>
          <w:tcPr>
            <w:tcW w:w="744" w:type="dxa"/>
          </w:tcPr>
          <w:p w:rsidR="40D4BD63" w:rsidP="4414604E" w:rsidRDefault="40D4BD63" w14:paraId="7B472540" w14:textId="04F0E1D8">
            <w:pPr>
              <w:widowControl w:val="0"/>
              <w:spacing w:after="0"/>
              <w:rPr>
                <w:rFonts w:ascii="Calibri" w:hAnsi="Calibri" w:eastAsia="Calibri" w:cs="Calibri"/>
                <w:sz w:val="16"/>
                <w:szCs w:val="16"/>
              </w:rPr>
            </w:pPr>
            <w:r w:rsidRPr="4414604E">
              <w:rPr>
                <w:rFonts w:eastAsia="Calibri" w:cs="Calibri"/>
                <w:sz w:val="16"/>
                <w:szCs w:val="16"/>
                <w:lang w:val="en-US"/>
              </w:rPr>
              <w:t>5</w:t>
            </w:r>
            <w:r w:rsidRPr="4414604E" w:rsidR="4414604E">
              <w:rPr>
                <w:rFonts w:eastAsia="Calibri" w:cs="Calibri"/>
                <w:sz w:val="16"/>
                <w:szCs w:val="16"/>
                <w:lang w:val="en-US"/>
              </w:rPr>
              <w:t>.2</w:t>
            </w:r>
          </w:p>
        </w:tc>
        <w:tc>
          <w:tcPr>
            <w:tcW w:w="1630" w:type="dxa"/>
          </w:tcPr>
          <w:p w:rsidR="4414604E" w:rsidP="4414604E" w:rsidRDefault="4414604E" w14:paraId="48D2DA39" w14:textId="7B6846E2">
            <w:pPr>
              <w:widowControl w:val="0"/>
              <w:spacing w:after="0"/>
              <w:rPr>
                <w:rFonts w:ascii="Calibri" w:hAnsi="Calibri" w:eastAsia="Calibri" w:cs="Calibri"/>
                <w:sz w:val="16"/>
                <w:szCs w:val="16"/>
              </w:rPr>
            </w:pPr>
            <w:r w:rsidRPr="4414604E">
              <w:rPr>
                <w:rFonts w:eastAsia="Calibri" w:cs="Calibri"/>
                <w:sz w:val="16"/>
                <w:szCs w:val="16"/>
                <w:lang w:val="en-US"/>
              </w:rPr>
              <w:t xml:space="preserve">Authenticate </w:t>
            </w:r>
            <w:r w:rsidRPr="4414604E" w:rsidR="2A27DBFB">
              <w:rPr>
                <w:rFonts w:eastAsia="Calibri" w:cs="Calibri"/>
                <w:sz w:val="16"/>
                <w:szCs w:val="16"/>
                <w:lang w:val="en-US"/>
              </w:rPr>
              <w:t>eligible party</w:t>
            </w:r>
          </w:p>
        </w:tc>
        <w:tc>
          <w:tcPr>
            <w:tcW w:w="3147" w:type="dxa"/>
          </w:tcPr>
          <w:p w:rsidR="05A9B475" w:rsidP="4414604E" w:rsidRDefault="5C5344FD" w14:paraId="204F2590" w14:textId="60A33D26">
            <w:pPr>
              <w:widowControl w:val="0"/>
              <w:spacing w:after="0"/>
              <w:rPr>
                <w:rFonts w:eastAsia="Calibri" w:cs="Calibri"/>
                <w:sz w:val="16"/>
                <w:szCs w:val="16"/>
                <w:lang w:val="en-US"/>
              </w:rPr>
            </w:pPr>
            <w:r w:rsidRPr="559A74E2">
              <w:rPr>
                <w:rFonts w:eastAsia="Calibri" w:cs="Calibri"/>
                <w:sz w:val="16"/>
                <w:szCs w:val="16"/>
                <w:lang w:val="en-US"/>
              </w:rPr>
              <w:t xml:space="preserve">If applicable, party authenticates at </w:t>
            </w:r>
            <w:r w:rsidRPr="559A74E2" w:rsidR="25451D43">
              <w:rPr>
                <w:rFonts w:eastAsia="Calibri" w:cs="Calibri"/>
                <w:sz w:val="16"/>
                <w:szCs w:val="16"/>
                <w:lang w:val="en-US"/>
              </w:rPr>
              <w:t>party administrator</w:t>
            </w:r>
          </w:p>
        </w:tc>
        <w:tc>
          <w:tcPr>
            <w:tcW w:w="1110" w:type="dxa"/>
          </w:tcPr>
          <w:p w:rsidR="37A433BA" w:rsidP="4414604E" w:rsidRDefault="37A433BA" w14:paraId="6825E26F" w14:textId="2EB2225B">
            <w:pPr>
              <w:widowControl w:val="0"/>
              <w:spacing w:after="0"/>
              <w:rPr>
                <w:rFonts w:eastAsia="Calibri" w:cs="Calibri"/>
                <w:sz w:val="16"/>
                <w:szCs w:val="16"/>
                <w:lang w:val="en-US"/>
              </w:rPr>
            </w:pPr>
            <w:r w:rsidRPr="4414604E">
              <w:rPr>
                <w:rFonts w:eastAsia="Calibri" w:cs="Calibri"/>
                <w:sz w:val="16"/>
                <w:szCs w:val="16"/>
                <w:lang w:val="en-US"/>
              </w:rPr>
              <w:t>Eligible party</w:t>
            </w:r>
          </w:p>
        </w:tc>
        <w:tc>
          <w:tcPr>
            <w:tcW w:w="1161" w:type="dxa"/>
          </w:tcPr>
          <w:p w:rsidR="4414604E" w:rsidP="1411AF2E" w:rsidRDefault="25451D43" w14:paraId="2871FDBC" w14:textId="075E754F">
            <w:pPr>
              <w:widowControl w:val="0"/>
              <w:spacing w:after="0"/>
            </w:pPr>
            <w:r w:rsidRPr="559A74E2">
              <w:rPr>
                <w:rFonts w:eastAsia="Calibri" w:cs="Calibri"/>
                <w:sz w:val="16"/>
                <w:szCs w:val="16"/>
                <w:lang w:val="en-US"/>
              </w:rPr>
              <w:t>Party administrator</w:t>
            </w:r>
          </w:p>
        </w:tc>
        <w:tc>
          <w:tcPr>
            <w:tcW w:w="1224" w:type="dxa"/>
          </w:tcPr>
          <w:p w:rsidR="4414604E" w:rsidP="4414604E" w:rsidRDefault="4414604E" w14:paraId="3B1EF099" w14:textId="77777777">
            <w:pPr>
              <w:widowControl w:val="0"/>
              <w:spacing w:after="0"/>
              <w:rPr>
                <w:rFonts w:ascii="Calibri" w:hAnsi="Calibri" w:eastAsia="Calibri" w:cs="Calibri"/>
                <w:sz w:val="16"/>
                <w:szCs w:val="16"/>
                <w:lang w:val="en-US"/>
              </w:rPr>
            </w:pPr>
            <w:r w:rsidRPr="4414604E">
              <w:rPr>
                <w:rFonts w:eastAsia="Calibri" w:cs="Calibri"/>
                <w:sz w:val="16"/>
                <w:szCs w:val="16"/>
                <w:lang w:val="en-US"/>
              </w:rPr>
              <w:t>[not relevant]</w:t>
            </w:r>
          </w:p>
        </w:tc>
      </w:tr>
      <w:tr w:rsidR="4414604E" w:rsidTr="001604A7" w14:paraId="7A6E99CF" w14:textId="77777777">
        <w:trPr>
          <w:trHeight w:val="300"/>
        </w:trPr>
        <w:tc>
          <w:tcPr>
            <w:tcW w:w="744" w:type="dxa"/>
          </w:tcPr>
          <w:p w:rsidR="091BBC59" w:rsidP="4414604E" w:rsidRDefault="091BBC59" w14:paraId="126B4890" w14:textId="787BCA2A">
            <w:pPr>
              <w:widowControl w:val="0"/>
              <w:spacing w:after="0"/>
              <w:rPr>
                <w:rFonts w:ascii="Calibri" w:hAnsi="Calibri" w:eastAsia="Calibri" w:cs="Calibri"/>
                <w:sz w:val="16"/>
                <w:szCs w:val="16"/>
                <w:lang w:val="en-US"/>
              </w:rPr>
            </w:pPr>
            <w:r w:rsidRPr="4414604E">
              <w:rPr>
                <w:rFonts w:eastAsia="Calibri" w:cs="Calibri"/>
                <w:sz w:val="16"/>
                <w:szCs w:val="16"/>
                <w:lang w:val="en-US"/>
              </w:rPr>
              <w:t>5</w:t>
            </w:r>
            <w:r w:rsidRPr="4414604E" w:rsidR="4414604E">
              <w:rPr>
                <w:rFonts w:eastAsia="Calibri" w:cs="Calibri"/>
                <w:sz w:val="16"/>
                <w:szCs w:val="16"/>
                <w:lang w:val="en-US"/>
              </w:rPr>
              <w:t>.3</w:t>
            </w:r>
          </w:p>
        </w:tc>
        <w:tc>
          <w:tcPr>
            <w:tcW w:w="1630" w:type="dxa"/>
          </w:tcPr>
          <w:p w:rsidR="4414604E" w:rsidP="4414604E" w:rsidRDefault="4414604E" w14:paraId="187FDA44" w14:textId="77777777">
            <w:pPr>
              <w:widowControl w:val="0"/>
              <w:spacing w:after="0"/>
              <w:rPr>
                <w:rFonts w:eastAsia="Calibri" w:cs="Calibri"/>
                <w:sz w:val="16"/>
                <w:szCs w:val="16"/>
                <w:lang w:val="en-US"/>
              </w:rPr>
            </w:pPr>
            <w:r w:rsidRPr="4414604E">
              <w:rPr>
                <w:rFonts w:eastAsia="Calibri" w:cs="Calibri"/>
                <w:sz w:val="16"/>
                <w:szCs w:val="16"/>
                <w:lang w:val="en-US"/>
              </w:rPr>
              <w:t>Check credentials</w:t>
            </w:r>
          </w:p>
        </w:tc>
        <w:tc>
          <w:tcPr>
            <w:tcW w:w="3147" w:type="dxa"/>
          </w:tcPr>
          <w:p w:rsidR="1AB54B8E" w:rsidP="4414604E" w:rsidRDefault="25451D43" w14:paraId="3078106E" w14:textId="70016E0F">
            <w:pPr>
              <w:widowControl w:val="0"/>
              <w:spacing w:after="0"/>
              <w:rPr>
                <w:rFonts w:ascii="Calibri" w:hAnsi="Calibri" w:eastAsia="Calibri" w:cs="Calibri"/>
                <w:sz w:val="16"/>
                <w:szCs w:val="16"/>
                <w:lang w:val="en-US"/>
              </w:rPr>
            </w:pPr>
            <w:r w:rsidRPr="559A74E2">
              <w:rPr>
                <w:rFonts w:eastAsia="Calibri" w:cs="Calibri"/>
                <w:sz w:val="16"/>
                <w:szCs w:val="16"/>
                <w:lang w:val="en-US"/>
              </w:rPr>
              <w:t>Party administrator</w:t>
            </w:r>
            <w:r w:rsidRPr="559A74E2" w:rsidR="6FB9ECED">
              <w:rPr>
                <w:rFonts w:eastAsia="Calibri" w:cs="Calibri"/>
                <w:sz w:val="16"/>
                <w:szCs w:val="16"/>
                <w:lang w:val="en-US"/>
              </w:rPr>
              <w:t xml:space="preserve"> transfers authentication information to identity service provider.</w:t>
            </w:r>
          </w:p>
        </w:tc>
        <w:tc>
          <w:tcPr>
            <w:tcW w:w="1110" w:type="dxa"/>
          </w:tcPr>
          <w:p w:rsidR="54604C15" w:rsidP="4414604E" w:rsidRDefault="25451D43" w14:paraId="4BA27749" w14:textId="24F72095">
            <w:pPr>
              <w:widowControl w:val="0"/>
              <w:spacing w:after="0"/>
              <w:rPr>
                <w:rFonts w:ascii="Calibri" w:hAnsi="Calibri" w:eastAsia="Calibri" w:cs="Calibri"/>
                <w:sz w:val="16"/>
                <w:szCs w:val="16"/>
              </w:rPr>
            </w:pPr>
            <w:r w:rsidRPr="559A74E2">
              <w:rPr>
                <w:rFonts w:eastAsia="Calibri" w:cs="Calibri"/>
                <w:sz w:val="16"/>
                <w:szCs w:val="16"/>
                <w:lang w:val="en-US"/>
              </w:rPr>
              <w:t>Party administrator</w:t>
            </w:r>
          </w:p>
        </w:tc>
        <w:tc>
          <w:tcPr>
            <w:tcW w:w="1161" w:type="dxa"/>
          </w:tcPr>
          <w:p w:rsidR="4414604E" w:rsidP="4414604E" w:rsidRDefault="4414604E" w14:paraId="0F93A917" w14:textId="77777777">
            <w:pPr>
              <w:widowControl w:val="0"/>
              <w:spacing w:after="0"/>
              <w:rPr>
                <w:rFonts w:ascii="Calibri" w:hAnsi="Calibri" w:eastAsia="Calibri" w:cs="Calibri"/>
                <w:sz w:val="16"/>
                <w:szCs w:val="16"/>
                <w:lang w:val="en-US"/>
              </w:rPr>
            </w:pPr>
            <w:r w:rsidRPr="4414604E">
              <w:rPr>
                <w:rFonts w:eastAsia="Calibri" w:cs="Calibri"/>
                <w:sz w:val="16"/>
                <w:szCs w:val="16"/>
                <w:lang w:val="en-US"/>
              </w:rPr>
              <w:t>Identity service provider</w:t>
            </w:r>
          </w:p>
        </w:tc>
        <w:tc>
          <w:tcPr>
            <w:tcW w:w="1224" w:type="dxa"/>
          </w:tcPr>
          <w:p w:rsidR="4414604E" w:rsidP="4414604E" w:rsidRDefault="4414604E" w14:paraId="598CA017" w14:textId="77777777">
            <w:pPr>
              <w:widowControl w:val="0"/>
              <w:spacing w:after="0"/>
              <w:rPr>
                <w:rFonts w:ascii="Calibri" w:hAnsi="Calibri" w:eastAsia="Calibri" w:cs="Calibri"/>
                <w:sz w:val="16"/>
                <w:szCs w:val="16"/>
                <w:lang w:val="en-US"/>
              </w:rPr>
            </w:pPr>
            <w:r w:rsidRPr="4414604E">
              <w:rPr>
                <w:rFonts w:eastAsia="Calibri" w:cs="Calibri"/>
                <w:sz w:val="16"/>
                <w:szCs w:val="16"/>
                <w:lang w:val="en-US"/>
              </w:rPr>
              <w:t>[not relevant]</w:t>
            </w:r>
          </w:p>
        </w:tc>
      </w:tr>
      <w:tr w:rsidR="4414604E" w:rsidTr="001604A7" w14:paraId="3F0B83E2" w14:textId="77777777">
        <w:trPr>
          <w:trHeight w:val="300"/>
        </w:trPr>
        <w:tc>
          <w:tcPr>
            <w:tcW w:w="744" w:type="dxa"/>
          </w:tcPr>
          <w:p w:rsidR="66A0E1AE" w:rsidP="4414604E" w:rsidRDefault="66A0E1AE" w14:paraId="6E61F227" w14:textId="031C3AE2">
            <w:pPr>
              <w:widowControl w:val="0"/>
              <w:spacing w:after="0"/>
              <w:rPr>
                <w:rFonts w:ascii="Calibri" w:hAnsi="Calibri" w:eastAsia="Calibri" w:cs="Calibri"/>
                <w:sz w:val="16"/>
                <w:szCs w:val="16"/>
                <w:lang w:val="en-US"/>
              </w:rPr>
            </w:pPr>
            <w:r w:rsidRPr="4414604E">
              <w:rPr>
                <w:rFonts w:eastAsia="Calibri" w:cs="Calibri"/>
                <w:sz w:val="16"/>
                <w:szCs w:val="16"/>
                <w:lang w:val="en-US"/>
              </w:rPr>
              <w:t>5</w:t>
            </w:r>
            <w:r w:rsidRPr="4414604E" w:rsidR="4414604E">
              <w:rPr>
                <w:rFonts w:eastAsia="Calibri" w:cs="Calibri"/>
                <w:sz w:val="16"/>
                <w:szCs w:val="16"/>
                <w:lang w:val="en-US"/>
              </w:rPr>
              <w:t>.4</w:t>
            </w:r>
          </w:p>
        </w:tc>
        <w:tc>
          <w:tcPr>
            <w:tcW w:w="1630" w:type="dxa"/>
          </w:tcPr>
          <w:p w:rsidR="4414604E" w:rsidP="4414604E" w:rsidRDefault="4414604E" w14:paraId="4749CD9E" w14:textId="54CF63CA">
            <w:pPr>
              <w:widowControl w:val="0"/>
              <w:spacing w:after="0"/>
              <w:rPr>
                <w:rFonts w:ascii="Calibri" w:hAnsi="Calibri" w:eastAsia="Calibri" w:cs="Calibri"/>
                <w:sz w:val="16"/>
                <w:szCs w:val="16"/>
                <w:lang w:val="en-US"/>
              </w:rPr>
            </w:pPr>
            <w:r w:rsidRPr="4414604E">
              <w:rPr>
                <w:rFonts w:eastAsia="Calibri" w:cs="Calibri"/>
                <w:sz w:val="16"/>
                <w:szCs w:val="16"/>
                <w:lang w:val="en-US"/>
              </w:rPr>
              <w:t xml:space="preserve">Inform </w:t>
            </w:r>
            <w:r w:rsidRPr="4414604E" w:rsidR="5A443BF1">
              <w:rPr>
                <w:rFonts w:eastAsia="Calibri" w:cs="Calibri"/>
                <w:sz w:val="16"/>
                <w:szCs w:val="16"/>
                <w:lang w:val="en-US"/>
              </w:rPr>
              <w:t>party</w:t>
            </w:r>
            <w:r w:rsidRPr="4414604E" w:rsidR="003D493B">
              <w:rPr>
                <w:rFonts w:eastAsia="Calibri" w:cs="Calibri"/>
                <w:sz w:val="16"/>
                <w:szCs w:val="16"/>
                <w:lang w:val="en-US"/>
              </w:rPr>
              <w:t xml:space="preserve"> </w:t>
            </w:r>
            <w:r w:rsidRPr="4414604E">
              <w:rPr>
                <w:rFonts w:eastAsia="Calibri" w:cs="Calibri"/>
                <w:sz w:val="16"/>
                <w:szCs w:val="16"/>
                <w:lang w:val="en-US"/>
              </w:rPr>
              <w:t>of credential check results</w:t>
            </w:r>
          </w:p>
        </w:tc>
        <w:tc>
          <w:tcPr>
            <w:tcW w:w="3147" w:type="dxa"/>
          </w:tcPr>
          <w:p w:rsidR="4414604E" w:rsidP="4414604E" w:rsidRDefault="25451D43" w14:paraId="72B6A43B" w14:textId="573FA8AD">
            <w:pPr>
              <w:widowControl w:val="0"/>
              <w:spacing w:after="0"/>
              <w:rPr>
                <w:rFonts w:ascii="Calibri" w:hAnsi="Calibri" w:eastAsia="Calibri" w:cs="Calibri"/>
                <w:sz w:val="16"/>
                <w:szCs w:val="16"/>
                <w:lang w:val="en-US"/>
              </w:rPr>
            </w:pPr>
            <w:r w:rsidRPr="559A74E2">
              <w:rPr>
                <w:rFonts w:eastAsia="Calibri" w:cs="Calibri"/>
                <w:sz w:val="16"/>
                <w:szCs w:val="16"/>
                <w:lang w:val="en-US"/>
              </w:rPr>
              <w:t>Party administrator</w:t>
            </w:r>
            <w:r w:rsidRPr="559A74E2" w:rsidR="6FB9ECED">
              <w:rPr>
                <w:rFonts w:eastAsia="Calibri" w:cs="Calibri"/>
                <w:sz w:val="16"/>
                <w:szCs w:val="16"/>
                <w:lang w:val="en-US"/>
              </w:rPr>
              <w:t xml:space="preserve"> communicates validation result and </w:t>
            </w:r>
            <w:r w:rsidRPr="559A74E2" w:rsidR="76C786D8">
              <w:rPr>
                <w:rFonts w:eastAsia="Calibri" w:cs="Calibri"/>
                <w:sz w:val="16"/>
                <w:szCs w:val="16"/>
                <w:lang w:val="en-US"/>
              </w:rPr>
              <w:t>provides</w:t>
            </w:r>
            <w:r w:rsidRPr="559A74E2" w:rsidR="6FB9ECED">
              <w:rPr>
                <w:rFonts w:eastAsia="Calibri" w:cs="Calibri"/>
                <w:sz w:val="16"/>
                <w:szCs w:val="16"/>
                <w:lang w:val="en-US"/>
              </w:rPr>
              <w:t xml:space="preserve"> a meaningful indication in case of an invalid request.</w:t>
            </w:r>
          </w:p>
        </w:tc>
        <w:tc>
          <w:tcPr>
            <w:tcW w:w="1110" w:type="dxa"/>
          </w:tcPr>
          <w:p w:rsidR="295CB8F9" w:rsidP="4414604E" w:rsidRDefault="25451D43" w14:paraId="165C715F" w14:textId="105A5DE1">
            <w:pPr>
              <w:widowControl w:val="0"/>
              <w:spacing w:after="0"/>
              <w:rPr>
                <w:rFonts w:ascii="Calibri" w:hAnsi="Calibri" w:eastAsia="Calibri" w:cs="Calibri"/>
                <w:sz w:val="16"/>
                <w:szCs w:val="16"/>
              </w:rPr>
            </w:pPr>
            <w:r w:rsidRPr="559A74E2">
              <w:rPr>
                <w:rFonts w:eastAsia="Calibri" w:cs="Calibri"/>
                <w:sz w:val="16"/>
                <w:szCs w:val="16"/>
                <w:lang w:val="en-US"/>
              </w:rPr>
              <w:t>Party administrator</w:t>
            </w:r>
          </w:p>
        </w:tc>
        <w:tc>
          <w:tcPr>
            <w:tcW w:w="1161" w:type="dxa"/>
          </w:tcPr>
          <w:p w:rsidR="4414604E" w:rsidP="4414604E" w:rsidRDefault="4414604E" w14:paraId="10D3B701" w14:textId="77777777">
            <w:pPr>
              <w:widowControl w:val="0"/>
              <w:spacing w:after="0"/>
              <w:rPr>
                <w:rFonts w:ascii="Calibri" w:hAnsi="Calibri" w:eastAsia="Calibri" w:cs="Calibri"/>
                <w:sz w:val="16"/>
                <w:szCs w:val="16"/>
                <w:lang w:val="en-US"/>
              </w:rPr>
            </w:pPr>
            <w:r w:rsidRPr="4414604E">
              <w:rPr>
                <w:rFonts w:eastAsia="Calibri" w:cs="Calibri"/>
                <w:sz w:val="16"/>
                <w:szCs w:val="16"/>
                <w:lang w:val="en-US"/>
              </w:rPr>
              <w:t>Final customer</w:t>
            </w:r>
          </w:p>
        </w:tc>
        <w:tc>
          <w:tcPr>
            <w:tcW w:w="1224" w:type="dxa"/>
          </w:tcPr>
          <w:p w:rsidR="4414604E" w:rsidP="4414604E" w:rsidRDefault="4414604E" w14:paraId="72DED27E" w14:textId="5FFB5585">
            <w:pPr>
              <w:widowControl w:val="0"/>
              <w:spacing w:after="0"/>
              <w:rPr>
                <w:rFonts w:eastAsia="Calibri" w:cs="Calibri"/>
                <w:sz w:val="16"/>
                <w:szCs w:val="16"/>
                <w:lang w:val="en-US"/>
              </w:rPr>
            </w:pPr>
            <w:r w:rsidRPr="4414604E">
              <w:rPr>
                <w:rFonts w:eastAsia="Calibri" w:cs="Calibri"/>
                <w:sz w:val="16"/>
                <w:szCs w:val="16"/>
                <w:lang w:val="en-US"/>
              </w:rPr>
              <w:t>[not relevant]</w:t>
            </w:r>
          </w:p>
        </w:tc>
      </w:tr>
      <w:tr w:rsidR="4414604E" w:rsidTr="001604A7" w14:paraId="4861D1C0" w14:textId="77777777">
        <w:trPr>
          <w:trHeight w:val="300"/>
        </w:trPr>
        <w:tc>
          <w:tcPr>
            <w:tcW w:w="744" w:type="dxa"/>
          </w:tcPr>
          <w:p w:rsidR="52D0C825" w:rsidP="4414604E" w:rsidRDefault="52D0C825" w14:paraId="6CD59C73" w14:textId="0C237427">
            <w:pPr>
              <w:widowControl w:val="0"/>
              <w:spacing w:after="0"/>
              <w:rPr>
                <w:rFonts w:ascii="Calibri" w:hAnsi="Calibri" w:eastAsia="Calibri" w:cs="Calibri"/>
                <w:sz w:val="16"/>
                <w:szCs w:val="16"/>
                <w:lang w:val="en-US"/>
              </w:rPr>
            </w:pPr>
            <w:r w:rsidRPr="4414604E">
              <w:rPr>
                <w:rFonts w:eastAsia="Calibri" w:cs="Calibri"/>
                <w:sz w:val="16"/>
                <w:szCs w:val="16"/>
                <w:lang w:val="en-US"/>
              </w:rPr>
              <w:t>5.5</w:t>
            </w:r>
          </w:p>
        </w:tc>
        <w:tc>
          <w:tcPr>
            <w:tcW w:w="1630" w:type="dxa"/>
          </w:tcPr>
          <w:p w:rsidR="1A84403E" w:rsidP="4414604E" w:rsidRDefault="1A84403E" w14:paraId="6173B739" w14:textId="56F56701">
            <w:pPr>
              <w:widowControl w:val="0"/>
              <w:spacing w:after="0"/>
              <w:rPr>
                <w:rFonts w:eastAsia="Calibri" w:cs="Calibri"/>
                <w:sz w:val="16"/>
                <w:szCs w:val="16"/>
                <w:lang w:val="en-US"/>
              </w:rPr>
            </w:pPr>
            <w:r w:rsidRPr="4414604E">
              <w:rPr>
                <w:rFonts w:eastAsia="Calibri" w:cs="Calibri"/>
                <w:sz w:val="16"/>
                <w:szCs w:val="16"/>
                <w:lang w:val="en-US"/>
              </w:rPr>
              <w:t>Request party information</w:t>
            </w:r>
          </w:p>
        </w:tc>
        <w:tc>
          <w:tcPr>
            <w:tcW w:w="3147" w:type="dxa"/>
          </w:tcPr>
          <w:p w:rsidR="4414604E" w:rsidP="1411AF2E" w:rsidRDefault="752E9E87" w14:paraId="2481D6EE" w14:textId="6ACCA1FE">
            <w:pPr>
              <w:widowControl w:val="0"/>
              <w:spacing w:after="0"/>
              <w:rPr>
                <w:rFonts w:eastAsia="Calibri" w:cs="Calibri"/>
                <w:sz w:val="16"/>
                <w:szCs w:val="16"/>
                <w:lang w:val="en-US"/>
              </w:rPr>
            </w:pPr>
            <w:r w:rsidRPr="1411AF2E">
              <w:rPr>
                <w:rFonts w:eastAsia="Calibri" w:cs="Calibri"/>
                <w:sz w:val="16"/>
                <w:szCs w:val="16"/>
                <w:lang w:val="en-US"/>
              </w:rPr>
              <w:t>Eligible parties</w:t>
            </w:r>
            <w:r w:rsidRPr="1411AF2E" w:rsidR="5386E5F6">
              <w:rPr>
                <w:rFonts w:eastAsia="Calibri" w:cs="Calibri"/>
                <w:sz w:val="16"/>
                <w:szCs w:val="16"/>
                <w:lang w:val="en-US"/>
              </w:rPr>
              <w:t xml:space="preserve"> specify the data they intend to </w:t>
            </w:r>
            <w:r w:rsidRPr="1411AF2E" w:rsidR="5DE31B57">
              <w:rPr>
                <w:rFonts w:eastAsia="Calibri" w:cs="Calibri"/>
                <w:sz w:val="16"/>
                <w:szCs w:val="16"/>
                <w:lang w:val="en-US"/>
              </w:rPr>
              <w:t>access</w:t>
            </w:r>
            <w:r w:rsidRPr="1411AF2E" w:rsidR="5386E5F6">
              <w:rPr>
                <w:rFonts w:eastAsia="Calibri" w:cs="Calibri"/>
                <w:sz w:val="16"/>
                <w:szCs w:val="16"/>
                <w:lang w:val="en-US"/>
              </w:rPr>
              <w:t>.</w:t>
            </w:r>
          </w:p>
        </w:tc>
        <w:tc>
          <w:tcPr>
            <w:tcW w:w="1110" w:type="dxa"/>
          </w:tcPr>
          <w:p w:rsidR="4414604E" w:rsidP="4414604E" w:rsidRDefault="4414604E" w14:paraId="663D7183" w14:textId="77777777">
            <w:pPr>
              <w:widowControl w:val="0"/>
              <w:spacing w:after="0"/>
              <w:rPr>
                <w:rFonts w:ascii="Calibri" w:hAnsi="Calibri" w:eastAsia="Calibri" w:cs="Calibri"/>
                <w:sz w:val="16"/>
                <w:szCs w:val="16"/>
              </w:rPr>
            </w:pPr>
            <w:r w:rsidRPr="4414604E">
              <w:rPr>
                <w:rFonts w:eastAsia="Calibri" w:cs="Calibri"/>
                <w:sz w:val="16"/>
                <w:szCs w:val="16"/>
                <w:lang w:val="en-US"/>
              </w:rPr>
              <w:t>Final customer</w:t>
            </w:r>
          </w:p>
        </w:tc>
        <w:tc>
          <w:tcPr>
            <w:tcW w:w="1161" w:type="dxa"/>
          </w:tcPr>
          <w:p w:rsidR="414D9556" w:rsidP="4414604E" w:rsidRDefault="25451D43" w14:paraId="471C30D7" w14:textId="60145F79">
            <w:pPr>
              <w:widowControl w:val="0"/>
              <w:spacing w:after="0"/>
              <w:rPr>
                <w:rFonts w:ascii="Calibri" w:hAnsi="Calibri" w:eastAsia="Calibri" w:cs="Calibri"/>
                <w:sz w:val="16"/>
                <w:szCs w:val="16"/>
              </w:rPr>
            </w:pPr>
            <w:r w:rsidRPr="559A74E2">
              <w:rPr>
                <w:rFonts w:eastAsia="Calibri" w:cs="Calibri"/>
                <w:sz w:val="16"/>
                <w:szCs w:val="16"/>
                <w:lang w:val="en-US"/>
              </w:rPr>
              <w:t>Party administrator</w:t>
            </w:r>
          </w:p>
        </w:tc>
        <w:tc>
          <w:tcPr>
            <w:tcW w:w="1224" w:type="dxa"/>
          </w:tcPr>
          <w:p w:rsidR="3639A9BF" w:rsidP="4414604E" w:rsidRDefault="50C2CF25" w14:paraId="28C991BC" w14:textId="1CB519B8">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J </w:t>
            </w:r>
            <w:r w:rsidRPr="559A74E2" w:rsidR="2C2C4964">
              <w:rPr>
                <w:rFonts w:eastAsia="Calibri" w:cs="Calibri"/>
                <w:sz w:val="16"/>
                <w:szCs w:val="16"/>
                <w:lang w:val="en-US"/>
              </w:rPr>
              <w:t xml:space="preserve">- </w:t>
            </w:r>
            <w:r w:rsidRPr="559A74E2" w:rsidR="54A98C6A">
              <w:rPr>
                <w:rFonts w:eastAsia="Calibri" w:cs="Calibri"/>
                <w:sz w:val="16"/>
                <w:szCs w:val="16"/>
                <w:lang w:val="en-US"/>
              </w:rPr>
              <w:t>Party</w:t>
            </w:r>
            <w:r w:rsidRPr="559A74E2" w:rsidR="2C2C4964">
              <w:rPr>
                <w:rFonts w:eastAsia="Calibri" w:cs="Calibri"/>
                <w:sz w:val="16"/>
                <w:szCs w:val="16"/>
                <w:lang w:val="en-US"/>
              </w:rPr>
              <w:t xml:space="preserve"> information</w:t>
            </w:r>
            <w:r w:rsidRPr="559A74E2" w:rsidR="600F45AE">
              <w:rPr>
                <w:rFonts w:eastAsia="Calibri" w:cs="Calibri"/>
                <w:sz w:val="16"/>
                <w:szCs w:val="16"/>
                <w:lang w:val="en-US"/>
              </w:rPr>
              <w:t xml:space="preserve"> request</w:t>
            </w:r>
          </w:p>
        </w:tc>
      </w:tr>
      <w:tr w:rsidR="4414604E" w:rsidTr="001604A7" w14:paraId="36E0024A" w14:textId="77777777">
        <w:trPr>
          <w:trHeight w:val="300"/>
        </w:trPr>
        <w:tc>
          <w:tcPr>
            <w:tcW w:w="744" w:type="dxa"/>
          </w:tcPr>
          <w:p w:rsidR="2FEA06E5" w:rsidP="4414604E" w:rsidRDefault="2FEA06E5" w14:paraId="4E19A1D7" w14:textId="5278044A">
            <w:pPr>
              <w:widowControl w:val="0"/>
              <w:spacing w:after="0"/>
              <w:rPr>
                <w:rFonts w:eastAsia="Calibri" w:cs="Calibri"/>
                <w:sz w:val="16"/>
                <w:szCs w:val="16"/>
                <w:lang w:val="en-US"/>
              </w:rPr>
            </w:pPr>
            <w:r w:rsidRPr="4414604E">
              <w:rPr>
                <w:rFonts w:eastAsia="Calibri" w:cs="Calibri"/>
                <w:sz w:val="16"/>
                <w:szCs w:val="16"/>
                <w:lang w:val="en-US"/>
              </w:rPr>
              <w:t>5.6</w:t>
            </w:r>
          </w:p>
        </w:tc>
        <w:tc>
          <w:tcPr>
            <w:tcW w:w="1630" w:type="dxa"/>
          </w:tcPr>
          <w:p w:rsidR="4414604E" w:rsidP="4414604E" w:rsidRDefault="4414604E" w14:paraId="1EF8C422" w14:textId="7CA56260">
            <w:pPr>
              <w:widowControl w:val="0"/>
              <w:spacing w:after="0"/>
              <w:rPr>
                <w:rFonts w:ascii="Calibri" w:hAnsi="Calibri" w:eastAsia="Calibri" w:cs="Calibri"/>
                <w:sz w:val="16"/>
                <w:szCs w:val="16"/>
                <w:lang w:val="en-US"/>
              </w:rPr>
            </w:pPr>
            <w:r w:rsidRPr="4414604E">
              <w:rPr>
                <w:rFonts w:eastAsia="Calibri" w:cs="Calibri"/>
                <w:sz w:val="16"/>
                <w:szCs w:val="16"/>
                <w:lang w:val="en-US"/>
              </w:rPr>
              <w:t xml:space="preserve">Validate </w:t>
            </w:r>
            <w:r w:rsidRPr="4414604E" w:rsidR="79D6B2D6">
              <w:rPr>
                <w:rFonts w:eastAsia="Calibri" w:cs="Calibri"/>
                <w:sz w:val="16"/>
                <w:szCs w:val="16"/>
                <w:lang w:val="en-US"/>
              </w:rPr>
              <w:t>party information request</w:t>
            </w:r>
          </w:p>
        </w:tc>
        <w:tc>
          <w:tcPr>
            <w:tcW w:w="3147" w:type="dxa"/>
          </w:tcPr>
          <w:p w:rsidR="4414604E" w:rsidP="4414604E" w:rsidRDefault="594E777F" w14:paraId="0A60D390" w14:textId="498419B6">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The </w:t>
            </w:r>
            <w:r w:rsidRPr="559A74E2" w:rsidR="25451D43">
              <w:rPr>
                <w:rFonts w:eastAsia="Calibri" w:cs="Calibri"/>
                <w:sz w:val="16"/>
                <w:szCs w:val="16"/>
                <w:lang w:val="en-US"/>
              </w:rPr>
              <w:t>party administrator</w:t>
            </w:r>
            <w:r w:rsidRPr="559A74E2">
              <w:rPr>
                <w:rFonts w:eastAsia="Calibri" w:cs="Calibri"/>
                <w:sz w:val="16"/>
                <w:szCs w:val="16"/>
                <w:lang w:val="en-US"/>
              </w:rPr>
              <w:t xml:space="preserve"> validates the request and provides a meaningful indication in case of an invalid request.</w:t>
            </w:r>
          </w:p>
        </w:tc>
        <w:tc>
          <w:tcPr>
            <w:tcW w:w="1110" w:type="dxa"/>
          </w:tcPr>
          <w:p w:rsidR="03D07654" w:rsidP="4414604E" w:rsidRDefault="25451D43" w14:paraId="6486729A" w14:textId="20058DD5">
            <w:pPr>
              <w:widowControl w:val="0"/>
              <w:spacing w:after="0"/>
              <w:rPr>
                <w:rFonts w:ascii="Calibri" w:hAnsi="Calibri" w:eastAsia="Calibri" w:cs="Calibri"/>
                <w:sz w:val="16"/>
                <w:szCs w:val="16"/>
                <w:lang w:val="en-US"/>
              </w:rPr>
            </w:pPr>
            <w:r w:rsidRPr="559A74E2">
              <w:rPr>
                <w:rFonts w:eastAsia="Calibri" w:cs="Calibri"/>
                <w:sz w:val="16"/>
                <w:szCs w:val="16"/>
                <w:lang w:val="en-US"/>
              </w:rPr>
              <w:t>Party administrator</w:t>
            </w:r>
          </w:p>
        </w:tc>
        <w:tc>
          <w:tcPr>
            <w:tcW w:w="1161" w:type="dxa"/>
          </w:tcPr>
          <w:p w:rsidR="4414604E" w:rsidP="4414604E" w:rsidRDefault="4414604E" w14:paraId="0B8C147B" w14:textId="77777777">
            <w:pPr>
              <w:widowControl w:val="0"/>
              <w:spacing w:after="0"/>
              <w:rPr>
                <w:rFonts w:ascii="Calibri" w:hAnsi="Calibri" w:eastAsia="Calibri" w:cs="Calibri"/>
                <w:sz w:val="16"/>
                <w:szCs w:val="16"/>
                <w:lang w:val="en-US"/>
              </w:rPr>
            </w:pPr>
            <w:r w:rsidRPr="4414604E">
              <w:rPr>
                <w:rFonts w:eastAsia="Calibri" w:cs="Calibri"/>
                <w:sz w:val="16"/>
                <w:szCs w:val="16"/>
                <w:lang w:val="en-US"/>
              </w:rPr>
              <w:t>Final customer</w:t>
            </w:r>
          </w:p>
        </w:tc>
        <w:tc>
          <w:tcPr>
            <w:tcW w:w="1224" w:type="dxa"/>
          </w:tcPr>
          <w:p w:rsidR="4414604E" w:rsidP="1411AF2E" w:rsidRDefault="646AC331" w14:paraId="6CF4CC32" w14:textId="42046E65">
            <w:pPr>
              <w:widowControl w:val="0"/>
              <w:spacing w:after="0"/>
              <w:rPr>
                <w:rFonts w:eastAsia="Calibri" w:cs="Calibri"/>
                <w:sz w:val="16"/>
                <w:szCs w:val="16"/>
                <w:lang w:val="en-US"/>
              </w:rPr>
            </w:pPr>
            <w:r w:rsidRPr="559A74E2">
              <w:rPr>
                <w:rFonts w:eastAsia="Calibri" w:cs="Calibri"/>
                <w:sz w:val="16"/>
                <w:szCs w:val="16"/>
                <w:lang w:val="en-US"/>
              </w:rPr>
              <w:t>K</w:t>
            </w:r>
            <w:r w:rsidRPr="559A74E2" w:rsidR="1D45DB65">
              <w:rPr>
                <w:rFonts w:eastAsia="Calibri" w:cs="Calibri"/>
                <w:sz w:val="16"/>
                <w:szCs w:val="16"/>
                <w:lang w:val="en-US"/>
              </w:rPr>
              <w:t>- Request validation information</w:t>
            </w:r>
          </w:p>
          <w:p w:rsidR="4414604E" w:rsidP="4414604E" w:rsidRDefault="4414604E" w14:paraId="6D02EB6B" w14:textId="77777777">
            <w:pPr>
              <w:widowControl w:val="0"/>
              <w:spacing w:after="0"/>
              <w:rPr>
                <w:rFonts w:ascii="Calibri" w:hAnsi="Calibri" w:eastAsia="Calibri" w:cs="Calibri"/>
                <w:sz w:val="16"/>
                <w:szCs w:val="16"/>
                <w:lang w:val="en-US"/>
              </w:rPr>
            </w:pPr>
          </w:p>
        </w:tc>
      </w:tr>
      <w:tr w:rsidR="4414604E" w:rsidTr="001604A7" w14:paraId="01323397" w14:textId="77777777">
        <w:trPr>
          <w:trHeight w:val="300"/>
        </w:trPr>
        <w:tc>
          <w:tcPr>
            <w:tcW w:w="744" w:type="dxa"/>
          </w:tcPr>
          <w:p w:rsidR="4414604E" w:rsidP="1411AF2E" w:rsidRDefault="6123C525" w14:paraId="5A62A062" w14:textId="301A3122">
            <w:pPr>
              <w:widowControl w:val="0"/>
              <w:spacing w:after="0"/>
              <w:rPr>
                <w:rFonts w:eastAsia="Calibri" w:cs="Calibri"/>
                <w:sz w:val="16"/>
                <w:szCs w:val="16"/>
                <w:lang w:val="en-US"/>
              </w:rPr>
            </w:pPr>
            <w:r w:rsidRPr="1411AF2E">
              <w:rPr>
                <w:rFonts w:eastAsia="Calibri" w:cs="Calibri"/>
                <w:sz w:val="16"/>
                <w:szCs w:val="16"/>
                <w:lang w:val="en-US"/>
              </w:rPr>
              <w:t>5.</w:t>
            </w:r>
            <w:r w:rsidRPr="1411AF2E" w:rsidR="1AFE181E">
              <w:rPr>
                <w:rFonts w:eastAsia="Calibri" w:cs="Calibri"/>
                <w:sz w:val="16"/>
                <w:szCs w:val="16"/>
                <w:lang w:val="en-US"/>
              </w:rPr>
              <w:t>7</w:t>
            </w:r>
          </w:p>
        </w:tc>
        <w:tc>
          <w:tcPr>
            <w:tcW w:w="1630" w:type="dxa"/>
          </w:tcPr>
          <w:p w:rsidR="4414604E" w:rsidP="1411AF2E" w:rsidRDefault="6123C525" w14:paraId="6FF82D7A" w14:textId="28C80265">
            <w:pPr>
              <w:widowControl w:val="0"/>
              <w:spacing w:after="0"/>
            </w:pPr>
            <w:r w:rsidRPr="1411AF2E">
              <w:rPr>
                <w:rFonts w:eastAsia="Calibri" w:cs="Calibri"/>
                <w:sz w:val="16"/>
                <w:szCs w:val="16"/>
                <w:lang w:val="en-US"/>
              </w:rPr>
              <w:t>Transfer party master data</w:t>
            </w:r>
          </w:p>
        </w:tc>
        <w:tc>
          <w:tcPr>
            <w:tcW w:w="3147" w:type="dxa"/>
          </w:tcPr>
          <w:p w:rsidR="4414604E" w:rsidP="1411AF2E" w:rsidRDefault="3B8D6E49" w14:paraId="50B1A86F" w14:textId="29EFF53D">
            <w:pPr>
              <w:widowControl w:val="0"/>
              <w:spacing w:after="0"/>
              <w:rPr>
                <w:rFonts w:eastAsia="Calibri" w:cs="Calibri"/>
                <w:sz w:val="16"/>
                <w:szCs w:val="16"/>
                <w:lang w:val="en-US"/>
              </w:rPr>
            </w:pPr>
            <w:r w:rsidRPr="559A74E2">
              <w:rPr>
                <w:rFonts w:eastAsia="Calibri" w:cs="Calibri"/>
                <w:sz w:val="16"/>
                <w:szCs w:val="16"/>
                <w:lang w:val="en-US"/>
              </w:rPr>
              <w:t xml:space="preserve">The </w:t>
            </w:r>
            <w:r w:rsidRPr="559A74E2" w:rsidR="25451D43">
              <w:rPr>
                <w:rFonts w:eastAsia="Calibri" w:cs="Calibri"/>
                <w:sz w:val="16"/>
                <w:szCs w:val="16"/>
                <w:lang w:val="en-US"/>
              </w:rPr>
              <w:t>party administrator</w:t>
            </w:r>
            <w:r w:rsidRPr="559A74E2">
              <w:rPr>
                <w:rFonts w:eastAsia="Calibri" w:cs="Calibri"/>
                <w:sz w:val="16"/>
                <w:szCs w:val="16"/>
                <w:lang w:val="en-US"/>
              </w:rPr>
              <w:t xml:space="preserve"> provides the party’s master data.</w:t>
            </w:r>
          </w:p>
        </w:tc>
        <w:tc>
          <w:tcPr>
            <w:tcW w:w="1110" w:type="dxa"/>
          </w:tcPr>
          <w:p w:rsidR="4414604E" w:rsidP="1411AF2E" w:rsidRDefault="25451D43" w14:paraId="023AD9BB" w14:textId="447903DE">
            <w:pPr>
              <w:widowControl w:val="0"/>
              <w:spacing w:after="0"/>
              <w:rPr>
                <w:rFonts w:eastAsia="Calibri" w:cs="Calibri"/>
                <w:sz w:val="16"/>
                <w:szCs w:val="16"/>
                <w:lang w:val="en-US"/>
              </w:rPr>
            </w:pPr>
            <w:r w:rsidRPr="559A74E2">
              <w:rPr>
                <w:rFonts w:eastAsia="Calibri" w:cs="Calibri"/>
                <w:sz w:val="16"/>
                <w:szCs w:val="16"/>
                <w:lang w:val="en-US"/>
              </w:rPr>
              <w:t>Party administrator</w:t>
            </w:r>
          </w:p>
        </w:tc>
        <w:tc>
          <w:tcPr>
            <w:tcW w:w="1161" w:type="dxa"/>
          </w:tcPr>
          <w:p w:rsidR="4414604E" w:rsidP="1411AF2E" w:rsidRDefault="202617D4" w14:paraId="6C12B164" w14:textId="45ABE6C1">
            <w:pPr>
              <w:widowControl w:val="0"/>
              <w:spacing w:after="0"/>
              <w:rPr>
                <w:rFonts w:eastAsia="Calibri" w:cs="Calibri"/>
                <w:sz w:val="16"/>
                <w:szCs w:val="16"/>
                <w:lang w:val="en-US"/>
              </w:rPr>
            </w:pPr>
            <w:r w:rsidRPr="1411AF2E">
              <w:rPr>
                <w:rFonts w:eastAsia="Calibri" w:cs="Calibri"/>
                <w:sz w:val="16"/>
                <w:szCs w:val="16"/>
                <w:lang w:val="en-US"/>
              </w:rPr>
              <w:t>Eligible party</w:t>
            </w:r>
          </w:p>
        </w:tc>
        <w:tc>
          <w:tcPr>
            <w:tcW w:w="1224" w:type="dxa"/>
            <w:shd w:val="clear" w:color="auto" w:fill="auto"/>
          </w:tcPr>
          <w:p w:rsidR="4414604E" w:rsidP="1411AF2E" w:rsidRDefault="2A6FC847" w14:paraId="6534024D" w14:textId="7DE81461">
            <w:pPr>
              <w:widowControl w:val="0"/>
              <w:spacing w:after="0"/>
              <w:rPr>
                <w:rFonts w:eastAsia="Calibri" w:cs="Calibri"/>
                <w:sz w:val="16"/>
                <w:szCs w:val="16"/>
                <w:lang w:val="en-US"/>
              </w:rPr>
            </w:pPr>
            <w:r w:rsidRPr="559A74E2">
              <w:rPr>
                <w:rFonts w:eastAsia="Calibri" w:cs="Calibri"/>
                <w:sz w:val="16"/>
                <w:szCs w:val="16"/>
                <w:lang w:val="en-US"/>
              </w:rPr>
              <w:t>L</w:t>
            </w:r>
            <w:r w:rsidRPr="559A74E2" w:rsidR="74027862">
              <w:rPr>
                <w:rFonts w:eastAsia="Calibri" w:cs="Calibri"/>
                <w:sz w:val="16"/>
                <w:szCs w:val="16"/>
                <w:lang w:val="en-US"/>
              </w:rPr>
              <w:t>– Party master data</w:t>
            </w:r>
          </w:p>
          <w:p w:rsidR="4414604E" w:rsidP="4414604E" w:rsidRDefault="4414604E" w14:paraId="57827B2C" w14:textId="77777777">
            <w:pPr>
              <w:widowControl w:val="0"/>
              <w:spacing w:after="0"/>
              <w:rPr>
                <w:rFonts w:ascii="Calibri" w:hAnsi="Calibri" w:eastAsia="Calibri" w:cs="Calibri"/>
                <w:sz w:val="16"/>
                <w:szCs w:val="16"/>
                <w:lang w:val="en-US"/>
              </w:rPr>
            </w:pPr>
          </w:p>
        </w:tc>
      </w:tr>
    </w:tbl>
    <w:p w:rsidR="003135C6" w:rsidDel="00E61D9F" w:rsidP="1411AF2E" w:rsidRDefault="001604A7" w14:paraId="4CCC99D7" w14:textId="2A837180">
      <w:ins w:author="Voornveld van W. (Wout)" w:date="2023-03-16T11:29:00Z" w:id="978979385">
        <w:r w:rsidR="001604A7">
          <w:drawing>
            <wp:inline wp14:editId="3913F0A5" wp14:anchorId="558D8BE4">
              <wp:extent cx="5731510" cy="5900920"/>
              <wp:effectExtent l="0" t="0" r="0" b="0"/>
              <wp:docPr id="6" name="Picture 6" title=""/>
              <wp:cNvGraphicFramePr>
                <a:graphicFrameLocks noChangeAspect="1"/>
              </wp:cNvGraphicFramePr>
              <a:graphic>
                <a:graphicData uri="http://schemas.openxmlformats.org/drawingml/2006/picture">
                  <pic:pic>
                    <pic:nvPicPr>
                      <pic:cNvPr id="0" name="Picture 6"/>
                      <pic:cNvPicPr/>
                    </pic:nvPicPr>
                    <pic:blipFill>
                      <a:blip r:embed="Ra07c3341788f48a5">
                        <a:extLst xmlns:a="http://schemas.openxmlformats.org/drawingml/2006/main">
                          <a:ext uri="{28A0092B-C50C-407E-A947-70E740481C1C}">
                            <a14:useLocalDpi xmlns:a14="http://schemas.microsoft.com/office/drawing/2010/main" val="0"/>
                          </a:ext>
                        </a:extLst>
                      </a:blip>
                      <a:srcRect b="1615"/>
                      <a:stretch>
                        <a:fillRect/>
                      </a:stretch>
                    </pic:blipFill>
                    <pic:spPr>
                      <a:xfrm rot="0" flipH="0" flipV="0">
                        <a:off x="0" y="0"/>
                        <a:ext cx="5731510" cy="5900920"/>
                      </a:xfrm>
                      <a:prstGeom prst="rect">
                        <a:avLst/>
                      </a:prstGeom>
                    </pic:spPr>
                  </pic:pic>
                </a:graphicData>
              </a:graphic>
            </wp:inline>
          </w:drawing>
        </w:r>
      </w:ins>
    </w:p>
    <w:p w:rsidR="1411AF2E" w:rsidP="559A74E2" w:rsidRDefault="74CD3F75" w14:paraId="6ABC1A2B" w14:textId="5C7DB266">
      <w:pPr>
        <w:pStyle w:val="Beschriftung"/>
        <w:jc w:val="center"/>
        <w:rPr>
          <w:lang w:val="en-US"/>
        </w:rPr>
      </w:pPr>
      <w:r w:rsidRPr="1BF3043E">
        <w:rPr>
          <w:lang w:val="en-US"/>
        </w:rPr>
        <w:t xml:space="preserve">Diagram </w:t>
      </w:r>
      <w:r w:rsidR="00BC16EF">
        <w:t>5</w:t>
      </w:r>
      <w:r w:rsidRPr="1BF3043E" w:rsidR="00BC16EF">
        <w:rPr>
          <w:lang w:val="en-US"/>
        </w:rPr>
        <w:t xml:space="preserve"> </w:t>
      </w:r>
      <w:r w:rsidRPr="1BF3043E">
        <w:rPr>
          <w:lang w:val="en-US"/>
        </w:rPr>
        <w:t xml:space="preserve">- 'Access to </w:t>
      </w:r>
      <w:r w:rsidRPr="1BF3043E" w:rsidR="1C2206FD">
        <w:rPr>
          <w:lang w:val="en-US"/>
        </w:rPr>
        <w:t xml:space="preserve">market </w:t>
      </w:r>
      <w:r w:rsidRPr="1BF3043E">
        <w:rPr>
          <w:lang w:val="en-US"/>
        </w:rPr>
        <w:t>party master data'</w:t>
      </w:r>
    </w:p>
    <w:p w:rsidR="1C18C02C" w:rsidRDefault="1C18C02C" w14:paraId="49E85B23" w14:textId="34F58850"/>
    <w:tbl>
      <w:tblPr>
        <w:tblStyle w:val="Tabellenraster"/>
        <w:tblW w:w="0" w:type="auto"/>
        <w:tblLook w:val="04A0" w:firstRow="1" w:lastRow="0" w:firstColumn="1" w:lastColumn="0" w:noHBand="0" w:noVBand="1"/>
      </w:tblPr>
      <w:tblGrid>
        <w:gridCol w:w="744"/>
        <w:gridCol w:w="1630"/>
        <w:gridCol w:w="3147"/>
        <w:gridCol w:w="1110"/>
        <w:gridCol w:w="1161"/>
        <w:gridCol w:w="1224"/>
      </w:tblGrid>
      <w:tr w:rsidR="559A74E2" w:rsidTr="559A74E2" w14:paraId="7BDED1EE" w14:textId="77777777">
        <w:trPr>
          <w:trHeight w:val="300"/>
        </w:trPr>
        <w:tc>
          <w:tcPr>
            <w:tcW w:w="9117" w:type="dxa"/>
            <w:gridSpan w:val="6"/>
            <w:shd w:val="clear" w:color="auto" w:fill="D0CECE" w:themeFill="background2" w:themeFillShade="E6"/>
          </w:tcPr>
          <w:p w:rsidR="559A74E2" w:rsidP="559A74E2" w:rsidRDefault="559A74E2" w14:paraId="349277F2" w14:textId="5A57CC0B">
            <w:pPr>
              <w:widowControl w:val="0"/>
              <w:spacing w:after="0"/>
              <w:jc w:val="center"/>
              <w:rPr>
                <w:rFonts w:ascii="Arial" w:hAnsi="Arial" w:eastAsia="Arial" w:cs="Arial"/>
                <w:b/>
                <w:bCs/>
                <w:i/>
                <w:iCs/>
                <w:color w:val="000000" w:themeColor="text1"/>
                <w:sz w:val="16"/>
                <w:szCs w:val="16"/>
                <w:lang w:val="en-GB"/>
              </w:rPr>
            </w:pPr>
            <w:r w:rsidRPr="559A74E2">
              <w:rPr>
                <w:rFonts w:ascii="Arial" w:hAnsi="Arial" w:eastAsia="Arial" w:cs="Arial"/>
                <w:b/>
                <w:bCs/>
                <w:i/>
                <w:iCs/>
                <w:sz w:val="16"/>
                <w:szCs w:val="16"/>
                <w:lang w:val="en-GB"/>
              </w:rPr>
              <w:t>Table III.</w:t>
            </w:r>
            <w:r w:rsidRPr="559A74E2" w:rsidR="6713BEDB">
              <w:rPr>
                <w:rFonts w:ascii="Arial" w:hAnsi="Arial" w:eastAsia="Arial" w:cs="Arial"/>
                <w:b/>
                <w:bCs/>
                <w:i/>
                <w:iCs/>
                <w:sz w:val="16"/>
                <w:szCs w:val="16"/>
                <w:lang w:val="en-GB"/>
              </w:rPr>
              <w:t>6</w:t>
            </w:r>
            <w:r w:rsidRPr="559A74E2">
              <w:rPr>
                <w:rFonts w:ascii="Arial" w:hAnsi="Arial" w:eastAsia="Arial" w:cs="Arial"/>
                <w:b/>
                <w:bCs/>
                <w:i/>
                <w:iCs/>
                <w:color w:val="000000" w:themeColor="text1"/>
                <w:sz w:val="16"/>
                <w:szCs w:val="16"/>
                <w:lang w:val="en-GB"/>
              </w:rPr>
              <w:t xml:space="preserve"> – Procedure </w:t>
            </w:r>
            <w:r w:rsidRPr="559A74E2" w:rsidR="5EBAD1A8">
              <w:rPr>
                <w:rFonts w:ascii="Arial" w:hAnsi="Arial" w:eastAsia="Arial" w:cs="Arial"/>
                <w:b/>
                <w:bCs/>
                <w:i/>
                <w:iCs/>
                <w:color w:val="000000" w:themeColor="text1"/>
                <w:sz w:val="16"/>
                <w:szCs w:val="16"/>
                <w:lang w:val="en-GB"/>
              </w:rPr>
              <w:t>6</w:t>
            </w:r>
          </w:p>
        </w:tc>
      </w:tr>
      <w:tr w:rsidR="559A74E2" w:rsidTr="559A74E2" w14:paraId="42D743EE" w14:textId="77777777">
        <w:trPr>
          <w:trHeight w:val="300"/>
        </w:trPr>
        <w:tc>
          <w:tcPr>
            <w:tcW w:w="2399" w:type="dxa"/>
            <w:gridSpan w:val="2"/>
            <w:shd w:val="clear" w:color="auto" w:fill="D0CECE" w:themeFill="background2" w:themeFillShade="E6"/>
          </w:tcPr>
          <w:p w:rsidR="559A74E2" w:rsidP="559A74E2" w:rsidRDefault="559A74E2" w14:paraId="5A8EC5E2" w14:textId="26C3D72F">
            <w:pPr>
              <w:widowControl w:val="0"/>
              <w:spacing w:after="0"/>
              <w:rPr>
                <w:rFonts w:ascii="Arial" w:hAnsi="Arial" w:eastAsia="Arial" w:cs="Arial"/>
                <w:b/>
                <w:bCs/>
                <w:i/>
                <w:iCs/>
                <w:sz w:val="16"/>
                <w:szCs w:val="16"/>
                <w:lang w:val="en-GB"/>
              </w:rPr>
            </w:pPr>
            <w:r w:rsidRPr="559A74E2">
              <w:rPr>
                <w:rFonts w:ascii="Arial" w:hAnsi="Arial" w:eastAsia="Arial" w:cs="Arial"/>
                <w:b/>
                <w:bCs/>
                <w:i/>
                <w:iCs/>
                <w:sz w:val="16"/>
                <w:szCs w:val="16"/>
                <w:lang w:val="en-GB"/>
              </w:rPr>
              <w:t>Procedure name</w:t>
            </w:r>
          </w:p>
        </w:tc>
        <w:tc>
          <w:tcPr>
            <w:tcW w:w="6718" w:type="dxa"/>
            <w:gridSpan w:val="4"/>
            <w:shd w:val="clear" w:color="auto" w:fill="auto"/>
          </w:tcPr>
          <w:p w:rsidR="559A74E2" w:rsidP="559A74E2" w:rsidRDefault="559A74E2" w14:paraId="677EF264" w14:textId="100CB41D">
            <w:pPr>
              <w:widowControl w:val="0"/>
              <w:spacing w:after="0"/>
              <w:rPr>
                <w:rFonts w:eastAsia="Calibri" w:cs="Calibri"/>
                <w:i/>
                <w:iCs/>
                <w:sz w:val="16"/>
                <w:szCs w:val="16"/>
                <w:lang w:val="en-US"/>
              </w:rPr>
            </w:pPr>
            <w:r w:rsidRPr="559A74E2">
              <w:rPr>
                <w:rFonts w:eastAsia="Calibri" w:cs="Calibri"/>
                <w:sz w:val="16"/>
                <w:szCs w:val="16"/>
                <w:lang w:val="en-US"/>
              </w:rPr>
              <w:t xml:space="preserve">Access to </w:t>
            </w:r>
            <w:r w:rsidRPr="559A74E2" w:rsidR="2FAD0A7C">
              <w:rPr>
                <w:rFonts w:eastAsia="Calibri" w:cs="Calibri"/>
                <w:sz w:val="16"/>
                <w:szCs w:val="16"/>
                <w:lang w:val="en-US"/>
              </w:rPr>
              <w:t xml:space="preserve">list of </w:t>
            </w:r>
            <w:r w:rsidRPr="559A74E2" w:rsidR="34004153">
              <w:rPr>
                <w:rFonts w:eastAsia="Calibri" w:cs="Calibri"/>
                <w:sz w:val="16"/>
                <w:szCs w:val="16"/>
                <w:lang w:val="en-US"/>
              </w:rPr>
              <w:t xml:space="preserve">market </w:t>
            </w:r>
            <w:r w:rsidRPr="559A74E2" w:rsidR="2FAD0A7C">
              <w:rPr>
                <w:rFonts w:eastAsia="Calibri" w:cs="Calibri"/>
                <w:sz w:val="16"/>
                <w:szCs w:val="16"/>
                <w:lang w:val="en-US"/>
              </w:rPr>
              <w:t>parties by their role</w:t>
            </w:r>
          </w:p>
        </w:tc>
      </w:tr>
      <w:tr w:rsidR="559A74E2" w:rsidTr="559A74E2" w14:paraId="51603866" w14:textId="77777777">
        <w:trPr>
          <w:trHeight w:val="300"/>
        </w:trPr>
        <w:tc>
          <w:tcPr>
            <w:tcW w:w="751" w:type="dxa"/>
            <w:shd w:val="clear" w:color="auto" w:fill="D0CECE" w:themeFill="background2" w:themeFillShade="E6"/>
          </w:tcPr>
          <w:p w:rsidR="559A74E2" w:rsidP="559A74E2" w:rsidRDefault="559A74E2" w14:paraId="3D43F157" w14:textId="77777777">
            <w:pPr>
              <w:widowControl w:val="0"/>
              <w:spacing w:after="0"/>
              <w:rPr>
                <w:rFonts w:ascii="Arial" w:hAnsi="Arial" w:eastAsia="Arial" w:cs="Arial"/>
                <w:sz w:val="16"/>
                <w:szCs w:val="16"/>
              </w:rPr>
            </w:pPr>
            <w:r w:rsidRPr="559A74E2">
              <w:rPr>
                <w:rFonts w:ascii="Arial" w:hAnsi="Arial" w:eastAsia="Arial" w:cs="Arial"/>
                <w:b/>
                <w:bCs/>
                <w:i/>
                <w:iCs/>
                <w:sz w:val="16"/>
                <w:szCs w:val="16"/>
                <w:lang w:val="en-GB"/>
              </w:rPr>
              <w:t>Step No.</w:t>
            </w:r>
          </w:p>
        </w:tc>
        <w:tc>
          <w:tcPr>
            <w:tcW w:w="1648" w:type="dxa"/>
            <w:shd w:val="clear" w:color="auto" w:fill="D0CECE" w:themeFill="background2" w:themeFillShade="E6"/>
          </w:tcPr>
          <w:p w:rsidR="559A74E2" w:rsidP="559A74E2" w:rsidRDefault="559A74E2" w14:paraId="77ED89D7" w14:textId="190B4616">
            <w:pPr>
              <w:widowControl w:val="0"/>
              <w:spacing w:after="0"/>
              <w:rPr>
                <w:rFonts w:ascii="Arial" w:hAnsi="Arial" w:eastAsia="Arial" w:cs="Arial"/>
                <w:sz w:val="16"/>
                <w:szCs w:val="16"/>
              </w:rPr>
            </w:pPr>
            <w:r w:rsidRPr="559A74E2">
              <w:rPr>
                <w:rFonts w:ascii="Arial" w:hAnsi="Arial" w:eastAsia="Arial" w:cs="Arial"/>
                <w:b/>
                <w:bCs/>
                <w:i/>
                <w:iCs/>
                <w:sz w:val="16"/>
                <w:szCs w:val="16"/>
                <w:lang w:val="en-GB"/>
              </w:rPr>
              <w:t>Step</w:t>
            </w:r>
          </w:p>
        </w:tc>
        <w:tc>
          <w:tcPr>
            <w:tcW w:w="3217" w:type="dxa"/>
            <w:shd w:val="clear" w:color="auto" w:fill="D0CECE" w:themeFill="background2" w:themeFillShade="E6"/>
          </w:tcPr>
          <w:p w:rsidR="559A74E2" w:rsidP="559A74E2" w:rsidRDefault="559A74E2" w14:paraId="49DFA47D" w14:textId="314B37B6">
            <w:pPr>
              <w:widowControl w:val="0"/>
              <w:spacing w:after="0"/>
              <w:rPr>
                <w:rFonts w:ascii="Arial" w:hAnsi="Arial" w:eastAsia="Arial" w:cs="Arial"/>
                <w:sz w:val="16"/>
                <w:szCs w:val="16"/>
              </w:rPr>
            </w:pPr>
            <w:r w:rsidRPr="559A74E2">
              <w:rPr>
                <w:rFonts w:ascii="Arial" w:hAnsi="Arial" w:eastAsia="Arial" w:cs="Arial"/>
                <w:b/>
                <w:bCs/>
                <w:i/>
                <w:iCs/>
                <w:sz w:val="16"/>
                <w:szCs w:val="16"/>
                <w:lang w:val="en-GB"/>
              </w:rPr>
              <w:t>Step description</w:t>
            </w:r>
          </w:p>
        </w:tc>
        <w:tc>
          <w:tcPr>
            <w:tcW w:w="1110" w:type="dxa"/>
            <w:shd w:val="clear" w:color="auto" w:fill="D0CECE" w:themeFill="background2" w:themeFillShade="E6"/>
          </w:tcPr>
          <w:p w:rsidR="559A74E2" w:rsidP="559A74E2" w:rsidRDefault="559A74E2" w14:paraId="376F4409" w14:textId="77777777">
            <w:pPr>
              <w:widowControl w:val="0"/>
              <w:spacing w:after="0"/>
              <w:rPr>
                <w:rFonts w:ascii="Arial" w:hAnsi="Arial" w:eastAsia="Arial" w:cs="Arial"/>
                <w:sz w:val="16"/>
                <w:szCs w:val="16"/>
              </w:rPr>
            </w:pPr>
            <w:r w:rsidRPr="559A74E2">
              <w:rPr>
                <w:rFonts w:ascii="Arial" w:hAnsi="Arial" w:eastAsia="Arial" w:cs="Arial"/>
                <w:b/>
                <w:bCs/>
                <w:i/>
                <w:iCs/>
                <w:sz w:val="16"/>
                <w:szCs w:val="16"/>
                <w:lang w:val="en-GB"/>
              </w:rPr>
              <w:t>Information producer (actor)</w:t>
            </w:r>
          </w:p>
        </w:tc>
        <w:tc>
          <w:tcPr>
            <w:tcW w:w="1163" w:type="dxa"/>
            <w:shd w:val="clear" w:color="auto" w:fill="D0CECE" w:themeFill="background2" w:themeFillShade="E6"/>
          </w:tcPr>
          <w:p w:rsidR="559A74E2" w:rsidP="559A74E2" w:rsidRDefault="559A74E2" w14:paraId="30170E66" w14:textId="77777777">
            <w:pPr>
              <w:widowControl w:val="0"/>
              <w:spacing w:after="0"/>
              <w:rPr>
                <w:rFonts w:ascii="Arial" w:hAnsi="Arial" w:eastAsia="Arial" w:cs="Arial"/>
                <w:sz w:val="16"/>
                <w:szCs w:val="16"/>
              </w:rPr>
            </w:pPr>
            <w:r w:rsidRPr="559A74E2">
              <w:rPr>
                <w:rFonts w:ascii="Arial" w:hAnsi="Arial" w:eastAsia="Arial" w:cs="Arial"/>
                <w:b/>
                <w:bCs/>
                <w:i/>
                <w:iCs/>
                <w:sz w:val="16"/>
                <w:szCs w:val="16"/>
                <w:lang w:val="en-GB"/>
              </w:rPr>
              <w:t>Information receiver (actor)</w:t>
            </w:r>
          </w:p>
        </w:tc>
        <w:tc>
          <w:tcPr>
            <w:tcW w:w="1228" w:type="dxa"/>
            <w:shd w:val="clear" w:color="auto" w:fill="D0CECE" w:themeFill="background2" w:themeFillShade="E6"/>
          </w:tcPr>
          <w:p w:rsidR="559A74E2" w:rsidP="559A74E2" w:rsidRDefault="559A74E2" w14:paraId="09ADAADA" w14:textId="77777777">
            <w:pPr>
              <w:widowControl w:val="0"/>
              <w:spacing w:after="0"/>
              <w:rPr>
                <w:rFonts w:ascii="Arial" w:hAnsi="Arial" w:eastAsia="Arial" w:cs="Arial"/>
                <w:sz w:val="16"/>
                <w:szCs w:val="16"/>
              </w:rPr>
            </w:pPr>
            <w:r w:rsidRPr="559A74E2">
              <w:rPr>
                <w:rFonts w:ascii="Arial" w:hAnsi="Arial" w:eastAsia="Arial" w:cs="Arial"/>
                <w:b/>
                <w:bCs/>
                <w:i/>
                <w:iCs/>
                <w:sz w:val="16"/>
                <w:szCs w:val="16"/>
                <w:lang w:val="en-GB"/>
              </w:rPr>
              <w:t>Information exchanged (IDs)</w:t>
            </w:r>
          </w:p>
        </w:tc>
      </w:tr>
      <w:tr w:rsidR="559A74E2" w:rsidTr="559A74E2" w14:paraId="205FF928" w14:textId="77777777">
        <w:trPr>
          <w:trHeight w:val="300"/>
        </w:trPr>
        <w:tc>
          <w:tcPr>
            <w:tcW w:w="751" w:type="dxa"/>
          </w:tcPr>
          <w:p w:rsidR="223C2FA6" w:rsidP="559A74E2" w:rsidRDefault="223C2FA6" w14:paraId="23877DD7" w14:textId="06A67E66">
            <w:pPr>
              <w:widowControl w:val="0"/>
              <w:spacing w:after="0"/>
              <w:rPr>
                <w:rFonts w:ascii="Calibri" w:hAnsi="Calibri" w:eastAsia="Calibri" w:cs="Calibri"/>
                <w:sz w:val="16"/>
                <w:szCs w:val="16"/>
              </w:rPr>
            </w:pPr>
            <w:r w:rsidRPr="559A74E2">
              <w:rPr>
                <w:rFonts w:eastAsia="Calibri" w:cs="Calibri"/>
                <w:sz w:val="16"/>
                <w:szCs w:val="16"/>
                <w:lang w:val="en-US"/>
              </w:rPr>
              <w:t>6</w:t>
            </w:r>
            <w:r w:rsidRPr="559A74E2" w:rsidR="559A74E2">
              <w:rPr>
                <w:rFonts w:eastAsia="Calibri" w:cs="Calibri"/>
                <w:sz w:val="16"/>
                <w:szCs w:val="16"/>
                <w:lang w:val="en-US"/>
              </w:rPr>
              <w:t>.1</w:t>
            </w:r>
          </w:p>
        </w:tc>
        <w:tc>
          <w:tcPr>
            <w:tcW w:w="1648" w:type="dxa"/>
          </w:tcPr>
          <w:p w:rsidR="559A74E2" w:rsidP="559A74E2" w:rsidRDefault="559A74E2" w14:paraId="3C795235" w14:textId="4614ED4E">
            <w:pPr>
              <w:widowControl w:val="0"/>
              <w:spacing w:after="0"/>
              <w:rPr>
                <w:rFonts w:eastAsia="Calibri" w:cs="Calibri"/>
                <w:sz w:val="16"/>
                <w:szCs w:val="16"/>
                <w:lang w:val="en-US"/>
              </w:rPr>
            </w:pPr>
            <w:r w:rsidRPr="559A74E2">
              <w:rPr>
                <w:rFonts w:eastAsia="Calibri" w:cs="Calibri"/>
                <w:sz w:val="16"/>
                <w:szCs w:val="16"/>
                <w:lang w:val="en-US"/>
              </w:rPr>
              <w:t xml:space="preserve">Identify </w:t>
            </w:r>
            <w:r w:rsidRPr="559A74E2" w:rsidR="25451D43">
              <w:rPr>
                <w:rFonts w:eastAsia="Calibri" w:cs="Calibri"/>
                <w:sz w:val="16"/>
                <w:szCs w:val="16"/>
                <w:lang w:val="en-US"/>
              </w:rPr>
              <w:t>party administrator</w:t>
            </w:r>
          </w:p>
        </w:tc>
        <w:tc>
          <w:tcPr>
            <w:tcW w:w="3217" w:type="dxa"/>
          </w:tcPr>
          <w:p w:rsidR="559A74E2" w:rsidP="559A74E2" w:rsidRDefault="559A74E2" w14:paraId="4B316BE7" w14:textId="3925CC0E">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Party identifies the </w:t>
            </w:r>
            <w:r w:rsidRPr="559A74E2" w:rsidR="25451D43">
              <w:rPr>
                <w:rFonts w:eastAsia="Calibri" w:cs="Calibri"/>
                <w:sz w:val="16"/>
                <w:szCs w:val="16"/>
                <w:lang w:val="en-US"/>
              </w:rPr>
              <w:t>party administrator</w:t>
            </w:r>
            <w:r w:rsidRPr="559A74E2">
              <w:rPr>
                <w:rFonts w:eastAsia="Calibri" w:cs="Calibri"/>
                <w:sz w:val="16"/>
                <w:szCs w:val="16"/>
                <w:lang w:val="en-US"/>
              </w:rPr>
              <w:t>.</w:t>
            </w:r>
          </w:p>
        </w:tc>
        <w:tc>
          <w:tcPr>
            <w:tcW w:w="1110" w:type="dxa"/>
          </w:tcPr>
          <w:p w:rsidR="559A74E2" w:rsidP="559A74E2" w:rsidRDefault="559A74E2" w14:paraId="53833F8E" w14:textId="77777777">
            <w:pPr>
              <w:widowControl w:val="0"/>
              <w:spacing w:after="0"/>
              <w:rPr>
                <w:rFonts w:ascii="Calibri" w:hAnsi="Calibri" w:eastAsia="Calibri" w:cs="Calibri"/>
                <w:sz w:val="16"/>
                <w:szCs w:val="16"/>
              </w:rPr>
            </w:pPr>
            <w:r w:rsidRPr="559A74E2">
              <w:rPr>
                <w:rFonts w:eastAsia="Calibri" w:cs="Calibri"/>
                <w:sz w:val="16"/>
                <w:szCs w:val="16"/>
                <w:lang w:val="en-US"/>
              </w:rPr>
              <w:t>Competent authority</w:t>
            </w:r>
          </w:p>
        </w:tc>
        <w:tc>
          <w:tcPr>
            <w:tcW w:w="1163" w:type="dxa"/>
          </w:tcPr>
          <w:p w:rsidR="559A74E2" w:rsidP="559A74E2" w:rsidRDefault="559A74E2" w14:paraId="626B0385" w14:textId="43B887FF">
            <w:pPr>
              <w:widowControl w:val="0"/>
              <w:spacing w:after="0"/>
              <w:rPr>
                <w:rFonts w:ascii="Calibri" w:hAnsi="Calibri" w:eastAsia="Calibri" w:cs="Calibri"/>
                <w:sz w:val="16"/>
                <w:szCs w:val="16"/>
              </w:rPr>
            </w:pPr>
            <w:r w:rsidRPr="559A74E2">
              <w:rPr>
                <w:rFonts w:eastAsia="Calibri" w:cs="Calibri"/>
                <w:sz w:val="16"/>
                <w:szCs w:val="16"/>
                <w:lang w:val="en-US"/>
              </w:rPr>
              <w:t>Eligible party</w:t>
            </w:r>
          </w:p>
        </w:tc>
        <w:tc>
          <w:tcPr>
            <w:tcW w:w="1228" w:type="dxa"/>
          </w:tcPr>
          <w:p w:rsidR="559A74E2" w:rsidP="559A74E2" w:rsidRDefault="559A74E2" w14:paraId="25A8F4EF" w14:textId="77777777">
            <w:pPr>
              <w:widowControl w:val="0"/>
              <w:spacing w:after="0"/>
              <w:rPr>
                <w:rFonts w:ascii="Calibri" w:hAnsi="Calibri" w:eastAsia="Calibri" w:cs="Calibri"/>
                <w:sz w:val="16"/>
                <w:szCs w:val="16"/>
                <w:lang w:val="en-US"/>
              </w:rPr>
            </w:pPr>
            <w:r w:rsidRPr="559A74E2">
              <w:rPr>
                <w:rFonts w:eastAsia="Calibri" w:cs="Calibri"/>
                <w:sz w:val="16"/>
                <w:szCs w:val="16"/>
                <w:lang w:val="en-US"/>
              </w:rPr>
              <w:t>[not relevant]</w:t>
            </w:r>
          </w:p>
        </w:tc>
      </w:tr>
      <w:tr w:rsidR="559A74E2" w:rsidTr="559A74E2" w14:paraId="13EF4D2E" w14:textId="77777777">
        <w:trPr>
          <w:trHeight w:val="300"/>
        </w:trPr>
        <w:tc>
          <w:tcPr>
            <w:tcW w:w="751" w:type="dxa"/>
          </w:tcPr>
          <w:p w:rsidR="23A20BF6" w:rsidP="559A74E2" w:rsidRDefault="23A20BF6" w14:paraId="42894662" w14:textId="4B3A0FDA">
            <w:pPr>
              <w:widowControl w:val="0"/>
              <w:spacing w:after="0"/>
              <w:rPr>
                <w:rFonts w:ascii="Calibri" w:hAnsi="Calibri" w:eastAsia="Calibri" w:cs="Calibri"/>
                <w:sz w:val="16"/>
                <w:szCs w:val="16"/>
              </w:rPr>
            </w:pPr>
            <w:r w:rsidRPr="559A74E2">
              <w:rPr>
                <w:rFonts w:eastAsia="Calibri" w:cs="Calibri"/>
                <w:sz w:val="16"/>
                <w:szCs w:val="16"/>
                <w:lang w:val="en-US"/>
              </w:rPr>
              <w:t>6</w:t>
            </w:r>
            <w:r w:rsidRPr="559A74E2" w:rsidR="559A74E2">
              <w:rPr>
                <w:rFonts w:eastAsia="Calibri" w:cs="Calibri"/>
                <w:sz w:val="16"/>
                <w:szCs w:val="16"/>
                <w:lang w:val="en-US"/>
              </w:rPr>
              <w:t>.2</w:t>
            </w:r>
          </w:p>
        </w:tc>
        <w:tc>
          <w:tcPr>
            <w:tcW w:w="1648" w:type="dxa"/>
          </w:tcPr>
          <w:p w:rsidR="559A74E2" w:rsidP="559A74E2" w:rsidRDefault="559A74E2" w14:paraId="39B19018" w14:textId="7B6846E2">
            <w:pPr>
              <w:widowControl w:val="0"/>
              <w:spacing w:after="0"/>
              <w:rPr>
                <w:rFonts w:ascii="Calibri" w:hAnsi="Calibri" w:eastAsia="Calibri" w:cs="Calibri"/>
                <w:sz w:val="16"/>
                <w:szCs w:val="16"/>
              </w:rPr>
            </w:pPr>
            <w:r w:rsidRPr="559A74E2">
              <w:rPr>
                <w:rFonts w:eastAsia="Calibri" w:cs="Calibri"/>
                <w:sz w:val="16"/>
                <w:szCs w:val="16"/>
                <w:lang w:val="en-US"/>
              </w:rPr>
              <w:t>Authenticate eligible party</w:t>
            </w:r>
          </w:p>
        </w:tc>
        <w:tc>
          <w:tcPr>
            <w:tcW w:w="3217" w:type="dxa"/>
          </w:tcPr>
          <w:p w:rsidR="559A74E2" w:rsidP="559A74E2" w:rsidRDefault="559A74E2" w14:paraId="175230B4" w14:textId="326DD4EB">
            <w:pPr>
              <w:widowControl w:val="0"/>
              <w:spacing w:after="0"/>
              <w:rPr>
                <w:rFonts w:eastAsia="Calibri" w:cs="Calibri"/>
                <w:sz w:val="16"/>
                <w:szCs w:val="16"/>
                <w:lang w:val="en-US"/>
              </w:rPr>
            </w:pPr>
            <w:r w:rsidRPr="559A74E2">
              <w:rPr>
                <w:rFonts w:eastAsia="Calibri" w:cs="Calibri"/>
                <w:sz w:val="16"/>
                <w:szCs w:val="16"/>
                <w:lang w:val="en-US"/>
              </w:rPr>
              <w:t xml:space="preserve">If applicable, party authenticates at </w:t>
            </w:r>
            <w:r w:rsidRPr="559A74E2" w:rsidR="25451D43">
              <w:rPr>
                <w:rFonts w:eastAsia="Calibri" w:cs="Calibri"/>
                <w:sz w:val="16"/>
                <w:szCs w:val="16"/>
                <w:lang w:val="en-US"/>
              </w:rPr>
              <w:t>party administrator</w:t>
            </w:r>
          </w:p>
        </w:tc>
        <w:tc>
          <w:tcPr>
            <w:tcW w:w="1110" w:type="dxa"/>
          </w:tcPr>
          <w:p w:rsidR="559A74E2" w:rsidP="559A74E2" w:rsidRDefault="559A74E2" w14:paraId="220BB08C" w14:textId="2EB2225B">
            <w:pPr>
              <w:widowControl w:val="0"/>
              <w:spacing w:after="0"/>
              <w:rPr>
                <w:rFonts w:eastAsia="Calibri" w:cs="Calibri"/>
                <w:sz w:val="16"/>
                <w:szCs w:val="16"/>
                <w:lang w:val="en-US"/>
              </w:rPr>
            </w:pPr>
            <w:r w:rsidRPr="559A74E2">
              <w:rPr>
                <w:rFonts w:eastAsia="Calibri" w:cs="Calibri"/>
                <w:sz w:val="16"/>
                <w:szCs w:val="16"/>
                <w:lang w:val="en-US"/>
              </w:rPr>
              <w:t>Eligible party</w:t>
            </w:r>
          </w:p>
        </w:tc>
        <w:tc>
          <w:tcPr>
            <w:tcW w:w="1163" w:type="dxa"/>
          </w:tcPr>
          <w:p w:rsidR="25451D43" w:rsidP="559A74E2" w:rsidRDefault="25451D43" w14:paraId="55AD1BED" w14:textId="7E50CBAE">
            <w:pPr>
              <w:widowControl w:val="0"/>
              <w:spacing w:after="0"/>
            </w:pPr>
            <w:r w:rsidRPr="559A74E2">
              <w:rPr>
                <w:rFonts w:eastAsia="Calibri" w:cs="Calibri"/>
                <w:sz w:val="16"/>
                <w:szCs w:val="16"/>
                <w:lang w:val="en-US"/>
              </w:rPr>
              <w:t>Party administrator</w:t>
            </w:r>
          </w:p>
        </w:tc>
        <w:tc>
          <w:tcPr>
            <w:tcW w:w="1228" w:type="dxa"/>
          </w:tcPr>
          <w:p w:rsidR="559A74E2" w:rsidP="559A74E2" w:rsidRDefault="559A74E2" w14:paraId="6CFBB492" w14:textId="77777777">
            <w:pPr>
              <w:widowControl w:val="0"/>
              <w:spacing w:after="0"/>
              <w:rPr>
                <w:rFonts w:ascii="Calibri" w:hAnsi="Calibri" w:eastAsia="Calibri" w:cs="Calibri"/>
                <w:sz w:val="16"/>
                <w:szCs w:val="16"/>
                <w:lang w:val="en-US"/>
              </w:rPr>
            </w:pPr>
            <w:r w:rsidRPr="559A74E2">
              <w:rPr>
                <w:rFonts w:eastAsia="Calibri" w:cs="Calibri"/>
                <w:sz w:val="16"/>
                <w:szCs w:val="16"/>
                <w:lang w:val="en-US"/>
              </w:rPr>
              <w:t>[not relevant]</w:t>
            </w:r>
          </w:p>
        </w:tc>
      </w:tr>
      <w:tr w:rsidR="559A74E2" w:rsidTr="559A74E2" w14:paraId="5F4ADACB" w14:textId="77777777">
        <w:trPr>
          <w:trHeight w:val="300"/>
        </w:trPr>
        <w:tc>
          <w:tcPr>
            <w:tcW w:w="751" w:type="dxa"/>
          </w:tcPr>
          <w:p w:rsidR="23A20BF6" w:rsidP="559A74E2" w:rsidRDefault="23A20BF6" w14:paraId="48F67862" w14:textId="011CC64E">
            <w:pPr>
              <w:widowControl w:val="0"/>
              <w:spacing w:after="0"/>
              <w:rPr>
                <w:rFonts w:ascii="Calibri" w:hAnsi="Calibri" w:eastAsia="Calibri" w:cs="Calibri"/>
                <w:sz w:val="16"/>
                <w:szCs w:val="16"/>
                <w:lang w:val="en-US"/>
              </w:rPr>
            </w:pPr>
            <w:r w:rsidRPr="559A74E2">
              <w:rPr>
                <w:rFonts w:eastAsia="Calibri" w:cs="Calibri"/>
                <w:sz w:val="16"/>
                <w:szCs w:val="16"/>
                <w:lang w:val="en-US"/>
              </w:rPr>
              <w:t>6</w:t>
            </w:r>
            <w:r w:rsidRPr="559A74E2" w:rsidR="559A74E2">
              <w:rPr>
                <w:rFonts w:eastAsia="Calibri" w:cs="Calibri"/>
                <w:sz w:val="16"/>
                <w:szCs w:val="16"/>
                <w:lang w:val="en-US"/>
              </w:rPr>
              <w:t>.3</w:t>
            </w:r>
          </w:p>
        </w:tc>
        <w:tc>
          <w:tcPr>
            <w:tcW w:w="1648" w:type="dxa"/>
          </w:tcPr>
          <w:p w:rsidR="559A74E2" w:rsidP="559A74E2" w:rsidRDefault="559A74E2" w14:paraId="7B314B1F" w14:textId="77777777">
            <w:pPr>
              <w:widowControl w:val="0"/>
              <w:spacing w:after="0"/>
              <w:rPr>
                <w:rFonts w:eastAsia="Calibri" w:cs="Calibri"/>
                <w:sz w:val="16"/>
                <w:szCs w:val="16"/>
                <w:lang w:val="en-US"/>
              </w:rPr>
            </w:pPr>
            <w:r w:rsidRPr="559A74E2">
              <w:rPr>
                <w:rFonts w:eastAsia="Calibri" w:cs="Calibri"/>
                <w:sz w:val="16"/>
                <w:szCs w:val="16"/>
                <w:lang w:val="en-US"/>
              </w:rPr>
              <w:t>Check credentials</w:t>
            </w:r>
          </w:p>
        </w:tc>
        <w:tc>
          <w:tcPr>
            <w:tcW w:w="3217" w:type="dxa"/>
          </w:tcPr>
          <w:p w:rsidR="25451D43" w:rsidP="559A74E2" w:rsidRDefault="25451D43" w14:paraId="65C57EDE" w14:textId="3E141917">
            <w:pPr>
              <w:widowControl w:val="0"/>
              <w:spacing w:after="0"/>
              <w:rPr>
                <w:rFonts w:ascii="Calibri" w:hAnsi="Calibri" w:eastAsia="Calibri" w:cs="Calibri"/>
                <w:sz w:val="16"/>
                <w:szCs w:val="16"/>
                <w:lang w:val="en-US"/>
              </w:rPr>
            </w:pPr>
            <w:r w:rsidRPr="559A74E2">
              <w:rPr>
                <w:rFonts w:eastAsia="Calibri" w:cs="Calibri"/>
                <w:sz w:val="16"/>
                <w:szCs w:val="16"/>
                <w:lang w:val="en-US"/>
              </w:rPr>
              <w:t>Party administrator</w:t>
            </w:r>
            <w:r w:rsidRPr="559A74E2" w:rsidR="559A74E2">
              <w:rPr>
                <w:rFonts w:eastAsia="Calibri" w:cs="Calibri"/>
                <w:sz w:val="16"/>
                <w:szCs w:val="16"/>
                <w:lang w:val="en-US"/>
              </w:rPr>
              <w:t xml:space="preserve"> transfers authentication information to identity service provider.</w:t>
            </w:r>
          </w:p>
        </w:tc>
        <w:tc>
          <w:tcPr>
            <w:tcW w:w="1110" w:type="dxa"/>
          </w:tcPr>
          <w:p w:rsidR="25451D43" w:rsidP="559A74E2" w:rsidRDefault="25451D43" w14:paraId="6A4289A0" w14:textId="5B46D486">
            <w:pPr>
              <w:widowControl w:val="0"/>
              <w:spacing w:after="0"/>
              <w:rPr>
                <w:rFonts w:ascii="Calibri" w:hAnsi="Calibri" w:eastAsia="Calibri" w:cs="Calibri"/>
                <w:sz w:val="16"/>
                <w:szCs w:val="16"/>
              </w:rPr>
            </w:pPr>
            <w:r w:rsidRPr="559A74E2">
              <w:rPr>
                <w:rFonts w:eastAsia="Calibri" w:cs="Calibri"/>
                <w:sz w:val="16"/>
                <w:szCs w:val="16"/>
                <w:lang w:val="en-US"/>
              </w:rPr>
              <w:t>Party administrator</w:t>
            </w:r>
          </w:p>
        </w:tc>
        <w:tc>
          <w:tcPr>
            <w:tcW w:w="1163" w:type="dxa"/>
          </w:tcPr>
          <w:p w:rsidR="559A74E2" w:rsidP="559A74E2" w:rsidRDefault="559A74E2" w14:paraId="517E99FC" w14:textId="77777777">
            <w:pPr>
              <w:widowControl w:val="0"/>
              <w:spacing w:after="0"/>
              <w:rPr>
                <w:rFonts w:ascii="Calibri" w:hAnsi="Calibri" w:eastAsia="Calibri" w:cs="Calibri"/>
                <w:sz w:val="16"/>
                <w:szCs w:val="16"/>
                <w:lang w:val="en-US"/>
              </w:rPr>
            </w:pPr>
            <w:r w:rsidRPr="559A74E2">
              <w:rPr>
                <w:rFonts w:eastAsia="Calibri" w:cs="Calibri"/>
                <w:sz w:val="16"/>
                <w:szCs w:val="16"/>
                <w:lang w:val="en-US"/>
              </w:rPr>
              <w:t>Identity service provider</w:t>
            </w:r>
          </w:p>
        </w:tc>
        <w:tc>
          <w:tcPr>
            <w:tcW w:w="1228" w:type="dxa"/>
          </w:tcPr>
          <w:p w:rsidR="559A74E2" w:rsidP="559A74E2" w:rsidRDefault="559A74E2" w14:paraId="4A102AB9" w14:textId="77777777">
            <w:pPr>
              <w:widowControl w:val="0"/>
              <w:spacing w:after="0"/>
              <w:rPr>
                <w:rFonts w:ascii="Calibri" w:hAnsi="Calibri" w:eastAsia="Calibri" w:cs="Calibri"/>
                <w:sz w:val="16"/>
                <w:szCs w:val="16"/>
                <w:lang w:val="en-US"/>
              </w:rPr>
            </w:pPr>
            <w:r w:rsidRPr="559A74E2">
              <w:rPr>
                <w:rFonts w:eastAsia="Calibri" w:cs="Calibri"/>
                <w:sz w:val="16"/>
                <w:szCs w:val="16"/>
                <w:lang w:val="en-US"/>
              </w:rPr>
              <w:t>[not relevant]</w:t>
            </w:r>
          </w:p>
        </w:tc>
      </w:tr>
      <w:tr w:rsidR="559A74E2" w:rsidTr="559A74E2" w14:paraId="687CC695" w14:textId="77777777">
        <w:trPr>
          <w:trHeight w:val="300"/>
        </w:trPr>
        <w:tc>
          <w:tcPr>
            <w:tcW w:w="751" w:type="dxa"/>
          </w:tcPr>
          <w:p w:rsidR="1C903F66" w:rsidP="559A74E2" w:rsidRDefault="1C903F66" w14:paraId="0F9CD3C2" w14:textId="35F32196">
            <w:pPr>
              <w:widowControl w:val="0"/>
              <w:spacing w:after="0"/>
              <w:rPr>
                <w:rFonts w:ascii="Calibri" w:hAnsi="Calibri" w:eastAsia="Calibri" w:cs="Calibri"/>
                <w:sz w:val="16"/>
                <w:szCs w:val="16"/>
                <w:lang w:val="en-US"/>
              </w:rPr>
            </w:pPr>
            <w:r w:rsidRPr="559A74E2">
              <w:rPr>
                <w:rFonts w:eastAsia="Calibri" w:cs="Calibri"/>
                <w:sz w:val="16"/>
                <w:szCs w:val="16"/>
                <w:lang w:val="en-US"/>
              </w:rPr>
              <w:t>6</w:t>
            </w:r>
            <w:r w:rsidRPr="559A74E2" w:rsidR="559A74E2">
              <w:rPr>
                <w:rFonts w:eastAsia="Calibri" w:cs="Calibri"/>
                <w:sz w:val="16"/>
                <w:szCs w:val="16"/>
                <w:lang w:val="en-US"/>
              </w:rPr>
              <w:t>.4</w:t>
            </w:r>
          </w:p>
        </w:tc>
        <w:tc>
          <w:tcPr>
            <w:tcW w:w="1648" w:type="dxa"/>
          </w:tcPr>
          <w:p w:rsidR="559A74E2" w:rsidP="559A74E2" w:rsidRDefault="559A74E2" w14:paraId="46D2332B" w14:textId="54CF63CA">
            <w:pPr>
              <w:widowControl w:val="0"/>
              <w:spacing w:after="0"/>
              <w:rPr>
                <w:rFonts w:ascii="Calibri" w:hAnsi="Calibri" w:eastAsia="Calibri" w:cs="Calibri"/>
                <w:sz w:val="16"/>
                <w:szCs w:val="16"/>
                <w:lang w:val="en-US"/>
              </w:rPr>
            </w:pPr>
            <w:r w:rsidRPr="559A74E2">
              <w:rPr>
                <w:rFonts w:eastAsia="Calibri" w:cs="Calibri"/>
                <w:sz w:val="16"/>
                <w:szCs w:val="16"/>
                <w:lang w:val="en-US"/>
              </w:rPr>
              <w:t>Inform party of credential check results</w:t>
            </w:r>
          </w:p>
        </w:tc>
        <w:tc>
          <w:tcPr>
            <w:tcW w:w="3217" w:type="dxa"/>
          </w:tcPr>
          <w:p w:rsidR="25451D43" w:rsidP="559A74E2" w:rsidRDefault="25451D43" w14:paraId="6F742F5A" w14:textId="61B95BEB">
            <w:pPr>
              <w:widowControl w:val="0"/>
              <w:spacing w:after="0"/>
              <w:rPr>
                <w:rFonts w:ascii="Calibri" w:hAnsi="Calibri" w:eastAsia="Calibri" w:cs="Calibri"/>
                <w:sz w:val="16"/>
                <w:szCs w:val="16"/>
                <w:lang w:val="en-US"/>
              </w:rPr>
            </w:pPr>
            <w:r w:rsidRPr="559A74E2">
              <w:rPr>
                <w:rFonts w:eastAsia="Calibri" w:cs="Calibri"/>
                <w:sz w:val="16"/>
                <w:szCs w:val="16"/>
                <w:lang w:val="en-US"/>
              </w:rPr>
              <w:t>Party administrator</w:t>
            </w:r>
            <w:r w:rsidRPr="559A74E2" w:rsidR="559A74E2">
              <w:rPr>
                <w:rFonts w:eastAsia="Calibri" w:cs="Calibri"/>
                <w:sz w:val="16"/>
                <w:szCs w:val="16"/>
                <w:lang w:val="en-US"/>
              </w:rPr>
              <w:t xml:space="preserve"> communicates validation result and provides a meaningful indication in case of an invalid request.</w:t>
            </w:r>
          </w:p>
          <w:p w:rsidR="559A74E2" w:rsidP="559A74E2" w:rsidRDefault="559A74E2" w14:paraId="0AA9FE66" w14:textId="77777777">
            <w:pPr>
              <w:widowControl w:val="0"/>
              <w:spacing w:after="0"/>
              <w:rPr>
                <w:rFonts w:ascii="Calibri" w:hAnsi="Calibri" w:eastAsia="Calibri" w:cs="Calibri"/>
                <w:sz w:val="16"/>
                <w:szCs w:val="16"/>
                <w:lang w:val="en-US"/>
              </w:rPr>
            </w:pPr>
          </w:p>
        </w:tc>
        <w:tc>
          <w:tcPr>
            <w:tcW w:w="1110" w:type="dxa"/>
          </w:tcPr>
          <w:p w:rsidR="25451D43" w:rsidP="559A74E2" w:rsidRDefault="25451D43" w14:paraId="1DF3991B" w14:textId="1D09721B">
            <w:pPr>
              <w:widowControl w:val="0"/>
              <w:spacing w:after="0"/>
              <w:rPr>
                <w:rFonts w:ascii="Calibri" w:hAnsi="Calibri" w:eastAsia="Calibri" w:cs="Calibri"/>
                <w:sz w:val="16"/>
                <w:szCs w:val="16"/>
              </w:rPr>
            </w:pPr>
            <w:r w:rsidRPr="559A74E2">
              <w:rPr>
                <w:rFonts w:eastAsia="Calibri" w:cs="Calibri"/>
                <w:sz w:val="16"/>
                <w:szCs w:val="16"/>
                <w:lang w:val="en-US"/>
              </w:rPr>
              <w:lastRenderedPageBreak/>
              <w:t>Party administrator</w:t>
            </w:r>
          </w:p>
        </w:tc>
        <w:tc>
          <w:tcPr>
            <w:tcW w:w="1163" w:type="dxa"/>
          </w:tcPr>
          <w:p w:rsidR="559A74E2" w:rsidP="559A74E2" w:rsidRDefault="559A74E2" w14:paraId="3F61D78E" w14:textId="77777777">
            <w:pPr>
              <w:widowControl w:val="0"/>
              <w:spacing w:after="0"/>
              <w:rPr>
                <w:rFonts w:ascii="Calibri" w:hAnsi="Calibri" w:eastAsia="Calibri" w:cs="Calibri"/>
                <w:sz w:val="16"/>
                <w:szCs w:val="16"/>
                <w:lang w:val="en-US"/>
              </w:rPr>
            </w:pPr>
            <w:r w:rsidRPr="559A74E2">
              <w:rPr>
                <w:rFonts w:eastAsia="Calibri" w:cs="Calibri"/>
                <w:sz w:val="16"/>
                <w:szCs w:val="16"/>
                <w:lang w:val="en-US"/>
              </w:rPr>
              <w:t>Final customer</w:t>
            </w:r>
          </w:p>
        </w:tc>
        <w:tc>
          <w:tcPr>
            <w:tcW w:w="1228" w:type="dxa"/>
          </w:tcPr>
          <w:p w:rsidR="559A74E2" w:rsidP="559A74E2" w:rsidRDefault="559A74E2" w14:paraId="405CF0C8" w14:textId="5FFB5585">
            <w:pPr>
              <w:widowControl w:val="0"/>
              <w:spacing w:after="0"/>
              <w:rPr>
                <w:rFonts w:eastAsia="Calibri" w:cs="Calibri"/>
                <w:sz w:val="16"/>
                <w:szCs w:val="16"/>
                <w:lang w:val="en-US"/>
              </w:rPr>
            </w:pPr>
            <w:r w:rsidRPr="559A74E2">
              <w:rPr>
                <w:rFonts w:eastAsia="Calibri" w:cs="Calibri"/>
                <w:sz w:val="16"/>
                <w:szCs w:val="16"/>
                <w:lang w:val="en-US"/>
              </w:rPr>
              <w:t>[not relevant]</w:t>
            </w:r>
          </w:p>
        </w:tc>
      </w:tr>
      <w:tr w:rsidR="559A74E2" w:rsidTr="559A74E2" w14:paraId="23DE0508" w14:textId="77777777">
        <w:trPr>
          <w:trHeight w:val="300"/>
        </w:trPr>
        <w:tc>
          <w:tcPr>
            <w:tcW w:w="751" w:type="dxa"/>
          </w:tcPr>
          <w:p w:rsidR="1C903F66" w:rsidP="559A74E2" w:rsidRDefault="1C903F66" w14:paraId="14E5420B" w14:textId="791F1EFC">
            <w:pPr>
              <w:widowControl w:val="0"/>
              <w:spacing w:after="0"/>
              <w:rPr>
                <w:rFonts w:ascii="Calibri" w:hAnsi="Calibri" w:eastAsia="Calibri" w:cs="Calibri"/>
                <w:sz w:val="16"/>
                <w:szCs w:val="16"/>
                <w:lang w:val="en-US"/>
              </w:rPr>
            </w:pPr>
            <w:r w:rsidRPr="559A74E2">
              <w:rPr>
                <w:rFonts w:eastAsia="Calibri" w:cs="Calibri"/>
                <w:sz w:val="16"/>
                <w:szCs w:val="16"/>
                <w:lang w:val="en-US"/>
              </w:rPr>
              <w:t>6</w:t>
            </w:r>
            <w:r w:rsidRPr="559A74E2" w:rsidR="559A74E2">
              <w:rPr>
                <w:rFonts w:eastAsia="Calibri" w:cs="Calibri"/>
                <w:sz w:val="16"/>
                <w:szCs w:val="16"/>
                <w:lang w:val="en-US"/>
              </w:rPr>
              <w:t>.5</w:t>
            </w:r>
          </w:p>
        </w:tc>
        <w:tc>
          <w:tcPr>
            <w:tcW w:w="1648" w:type="dxa"/>
          </w:tcPr>
          <w:p w:rsidR="559A74E2" w:rsidP="559A74E2" w:rsidRDefault="559A74E2" w14:paraId="5DC50A05" w14:textId="66D0F7B7">
            <w:pPr>
              <w:widowControl w:val="0"/>
              <w:spacing w:after="0"/>
              <w:rPr>
                <w:rFonts w:eastAsia="Calibri" w:cs="Calibri"/>
                <w:sz w:val="16"/>
                <w:szCs w:val="16"/>
                <w:lang w:val="en-US"/>
              </w:rPr>
            </w:pPr>
            <w:r w:rsidRPr="559A74E2">
              <w:rPr>
                <w:rFonts w:eastAsia="Calibri" w:cs="Calibri"/>
                <w:sz w:val="16"/>
                <w:szCs w:val="16"/>
                <w:lang w:val="en-US"/>
              </w:rPr>
              <w:t xml:space="preserve">Request </w:t>
            </w:r>
            <w:r w:rsidRPr="559A74E2" w:rsidR="232D1971">
              <w:rPr>
                <w:rFonts w:eastAsia="Calibri" w:cs="Calibri"/>
                <w:sz w:val="16"/>
                <w:szCs w:val="16"/>
                <w:lang w:val="en-US"/>
              </w:rPr>
              <w:t xml:space="preserve">list of market </w:t>
            </w:r>
            <w:r w:rsidRPr="559A74E2">
              <w:rPr>
                <w:rFonts w:eastAsia="Calibri" w:cs="Calibri"/>
                <w:sz w:val="16"/>
                <w:szCs w:val="16"/>
                <w:lang w:val="en-US"/>
              </w:rPr>
              <w:t>part</w:t>
            </w:r>
            <w:r w:rsidRPr="559A74E2" w:rsidR="1311A79E">
              <w:rPr>
                <w:rFonts w:eastAsia="Calibri" w:cs="Calibri"/>
                <w:sz w:val="16"/>
                <w:szCs w:val="16"/>
                <w:lang w:val="en-US"/>
              </w:rPr>
              <w:t>ies</w:t>
            </w:r>
          </w:p>
        </w:tc>
        <w:tc>
          <w:tcPr>
            <w:tcW w:w="3217" w:type="dxa"/>
          </w:tcPr>
          <w:p w:rsidR="559A74E2" w:rsidP="559A74E2" w:rsidRDefault="559A74E2" w14:paraId="38DF0004" w14:textId="7B5E2D99">
            <w:pPr>
              <w:widowControl w:val="0"/>
              <w:spacing w:after="0"/>
              <w:rPr>
                <w:rFonts w:eastAsia="Calibri" w:cs="Calibri"/>
                <w:sz w:val="16"/>
                <w:szCs w:val="16"/>
                <w:lang w:val="en-US"/>
              </w:rPr>
            </w:pPr>
            <w:r w:rsidRPr="559A74E2">
              <w:rPr>
                <w:rFonts w:eastAsia="Calibri" w:cs="Calibri"/>
                <w:sz w:val="16"/>
                <w:szCs w:val="16"/>
                <w:lang w:val="en-US"/>
              </w:rPr>
              <w:t>Eligible parties specify the data they intend to access.</w:t>
            </w:r>
            <w:r w:rsidRPr="559A74E2" w:rsidR="28BED102">
              <w:rPr>
                <w:rFonts w:eastAsia="Calibri" w:cs="Calibri"/>
                <w:sz w:val="16"/>
                <w:szCs w:val="16"/>
                <w:lang w:val="en-US"/>
              </w:rPr>
              <w:t xml:space="preserve"> The final customer provides the role of the parties and the point in time of validity.</w:t>
            </w:r>
          </w:p>
        </w:tc>
        <w:tc>
          <w:tcPr>
            <w:tcW w:w="1110" w:type="dxa"/>
          </w:tcPr>
          <w:p w:rsidR="559A74E2" w:rsidP="559A74E2" w:rsidRDefault="559A74E2" w14:paraId="00B651FC" w14:textId="77777777">
            <w:pPr>
              <w:widowControl w:val="0"/>
              <w:spacing w:after="0"/>
              <w:rPr>
                <w:rFonts w:ascii="Calibri" w:hAnsi="Calibri" w:eastAsia="Calibri" w:cs="Calibri"/>
                <w:sz w:val="16"/>
                <w:szCs w:val="16"/>
              </w:rPr>
            </w:pPr>
            <w:r w:rsidRPr="559A74E2">
              <w:rPr>
                <w:rFonts w:eastAsia="Calibri" w:cs="Calibri"/>
                <w:sz w:val="16"/>
                <w:szCs w:val="16"/>
                <w:lang w:val="en-US"/>
              </w:rPr>
              <w:t>Final customer</w:t>
            </w:r>
          </w:p>
        </w:tc>
        <w:tc>
          <w:tcPr>
            <w:tcW w:w="1163" w:type="dxa"/>
          </w:tcPr>
          <w:p w:rsidR="25451D43" w:rsidP="559A74E2" w:rsidRDefault="25451D43" w14:paraId="5296798C" w14:textId="5B90599F">
            <w:pPr>
              <w:widowControl w:val="0"/>
              <w:spacing w:after="0"/>
              <w:rPr>
                <w:rFonts w:ascii="Calibri" w:hAnsi="Calibri" w:eastAsia="Calibri" w:cs="Calibri"/>
                <w:sz w:val="16"/>
                <w:szCs w:val="16"/>
              </w:rPr>
            </w:pPr>
            <w:r w:rsidRPr="559A74E2">
              <w:rPr>
                <w:rFonts w:eastAsia="Calibri" w:cs="Calibri"/>
                <w:sz w:val="16"/>
                <w:szCs w:val="16"/>
                <w:lang w:val="en-US"/>
              </w:rPr>
              <w:t>Party administrator</w:t>
            </w:r>
          </w:p>
        </w:tc>
        <w:tc>
          <w:tcPr>
            <w:tcW w:w="1228" w:type="dxa"/>
          </w:tcPr>
          <w:p w:rsidR="49B5E4F1" w:rsidP="559A74E2" w:rsidRDefault="49B5E4F1" w14:paraId="22FCD9A1" w14:textId="24C83654">
            <w:pPr>
              <w:widowControl w:val="0"/>
              <w:spacing w:after="0"/>
              <w:rPr>
                <w:rFonts w:ascii="Calibri" w:hAnsi="Calibri" w:eastAsia="Calibri" w:cs="Calibri"/>
                <w:sz w:val="16"/>
                <w:szCs w:val="16"/>
                <w:lang w:val="en-US"/>
              </w:rPr>
            </w:pPr>
            <w:r w:rsidRPr="559A74E2">
              <w:rPr>
                <w:rFonts w:eastAsia="Calibri" w:cs="Calibri"/>
                <w:sz w:val="16"/>
                <w:szCs w:val="16"/>
                <w:lang w:val="en-US"/>
              </w:rPr>
              <w:t>O</w:t>
            </w:r>
            <w:r w:rsidRPr="559A74E2" w:rsidR="4EE036FD">
              <w:rPr>
                <w:rFonts w:eastAsia="Calibri" w:cs="Calibri"/>
                <w:sz w:val="16"/>
                <w:szCs w:val="16"/>
                <w:lang w:val="en-US"/>
              </w:rPr>
              <w:t xml:space="preserve"> – </w:t>
            </w:r>
            <w:r w:rsidRPr="559A74E2" w:rsidR="5D092A56">
              <w:rPr>
                <w:rFonts w:eastAsia="Calibri" w:cs="Calibri"/>
                <w:sz w:val="16"/>
                <w:szCs w:val="16"/>
                <w:lang w:val="en-US"/>
              </w:rPr>
              <w:t>Market p</w:t>
            </w:r>
            <w:r w:rsidRPr="559A74E2" w:rsidR="559A74E2">
              <w:rPr>
                <w:rFonts w:eastAsia="Calibri" w:cs="Calibri"/>
                <w:sz w:val="16"/>
                <w:szCs w:val="16"/>
                <w:lang w:val="en-US"/>
              </w:rPr>
              <w:t xml:space="preserve">arty </w:t>
            </w:r>
            <w:r w:rsidRPr="559A74E2" w:rsidR="4EE036FD">
              <w:rPr>
                <w:rFonts w:eastAsia="Calibri" w:cs="Calibri"/>
                <w:sz w:val="16"/>
                <w:szCs w:val="16"/>
                <w:lang w:val="en-US"/>
              </w:rPr>
              <w:t>list</w:t>
            </w:r>
            <w:r w:rsidRPr="559A74E2" w:rsidR="559A74E2">
              <w:rPr>
                <w:rFonts w:eastAsia="Calibri" w:cs="Calibri"/>
                <w:sz w:val="16"/>
                <w:szCs w:val="16"/>
                <w:lang w:val="en-US"/>
              </w:rPr>
              <w:t xml:space="preserve"> request</w:t>
            </w:r>
          </w:p>
        </w:tc>
      </w:tr>
      <w:tr w:rsidR="559A74E2" w:rsidTr="559A74E2" w14:paraId="50D413FA" w14:textId="77777777">
        <w:trPr>
          <w:trHeight w:val="300"/>
        </w:trPr>
        <w:tc>
          <w:tcPr>
            <w:tcW w:w="751" w:type="dxa"/>
          </w:tcPr>
          <w:p w:rsidR="416BDB73" w:rsidP="559A74E2" w:rsidRDefault="416BDB73" w14:paraId="41A90C1F" w14:textId="36828693">
            <w:pPr>
              <w:widowControl w:val="0"/>
              <w:spacing w:after="0"/>
              <w:rPr>
                <w:rFonts w:eastAsia="Calibri" w:cs="Calibri"/>
                <w:sz w:val="16"/>
                <w:szCs w:val="16"/>
                <w:lang w:val="en-US"/>
              </w:rPr>
            </w:pPr>
            <w:r w:rsidRPr="559A74E2">
              <w:rPr>
                <w:rFonts w:eastAsia="Calibri" w:cs="Calibri"/>
                <w:sz w:val="16"/>
                <w:szCs w:val="16"/>
                <w:lang w:val="en-US"/>
              </w:rPr>
              <w:t>6</w:t>
            </w:r>
            <w:r w:rsidRPr="559A74E2" w:rsidR="559A74E2">
              <w:rPr>
                <w:rFonts w:eastAsia="Calibri" w:cs="Calibri"/>
                <w:sz w:val="16"/>
                <w:szCs w:val="16"/>
                <w:lang w:val="en-US"/>
              </w:rPr>
              <w:t>.6</w:t>
            </w:r>
          </w:p>
        </w:tc>
        <w:tc>
          <w:tcPr>
            <w:tcW w:w="1648" w:type="dxa"/>
          </w:tcPr>
          <w:p w:rsidR="559A74E2" w:rsidP="559A74E2" w:rsidRDefault="559A74E2" w14:paraId="798FCD4E" w14:textId="7CA56260">
            <w:pPr>
              <w:widowControl w:val="0"/>
              <w:spacing w:after="0"/>
              <w:rPr>
                <w:rFonts w:ascii="Calibri" w:hAnsi="Calibri" w:eastAsia="Calibri" w:cs="Calibri"/>
                <w:sz w:val="16"/>
                <w:szCs w:val="16"/>
                <w:lang w:val="en-US"/>
              </w:rPr>
            </w:pPr>
            <w:r w:rsidRPr="559A74E2">
              <w:rPr>
                <w:rFonts w:eastAsia="Calibri" w:cs="Calibri"/>
                <w:sz w:val="16"/>
                <w:szCs w:val="16"/>
                <w:lang w:val="en-US"/>
              </w:rPr>
              <w:t>Validate party information request</w:t>
            </w:r>
          </w:p>
        </w:tc>
        <w:tc>
          <w:tcPr>
            <w:tcW w:w="3217" w:type="dxa"/>
          </w:tcPr>
          <w:p w:rsidR="559A74E2" w:rsidP="559A74E2" w:rsidRDefault="559A74E2" w14:paraId="36B0A6F1" w14:textId="18BE9052">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The </w:t>
            </w:r>
            <w:r w:rsidRPr="559A74E2" w:rsidR="25451D43">
              <w:rPr>
                <w:rFonts w:eastAsia="Calibri" w:cs="Calibri"/>
                <w:sz w:val="16"/>
                <w:szCs w:val="16"/>
                <w:lang w:val="en-US"/>
              </w:rPr>
              <w:t>party administrator</w:t>
            </w:r>
            <w:r w:rsidRPr="559A74E2">
              <w:rPr>
                <w:rFonts w:eastAsia="Calibri" w:cs="Calibri"/>
                <w:sz w:val="16"/>
                <w:szCs w:val="16"/>
                <w:lang w:val="en-US"/>
              </w:rPr>
              <w:t xml:space="preserve"> validates the request and provides a meaningful indication in case of an invalid request.</w:t>
            </w:r>
          </w:p>
        </w:tc>
        <w:tc>
          <w:tcPr>
            <w:tcW w:w="1110" w:type="dxa"/>
          </w:tcPr>
          <w:p w:rsidR="25451D43" w:rsidP="559A74E2" w:rsidRDefault="25451D43" w14:paraId="02E845E3" w14:textId="21CFE301">
            <w:pPr>
              <w:widowControl w:val="0"/>
              <w:spacing w:after="0"/>
              <w:rPr>
                <w:rFonts w:ascii="Calibri" w:hAnsi="Calibri" w:eastAsia="Calibri" w:cs="Calibri"/>
                <w:sz w:val="16"/>
                <w:szCs w:val="16"/>
                <w:lang w:val="en-US"/>
              </w:rPr>
            </w:pPr>
            <w:r w:rsidRPr="559A74E2">
              <w:rPr>
                <w:rFonts w:eastAsia="Calibri" w:cs="Calibri"/>
                <w:sz w:val="16"/>
                <w:szCs w:val="16"/>
                <w:lang w:val="en-US"/>
              </w:rPr>
              <w:t>Party administrator</w:t>
            </w:r>
          </w:p>
        </w:tc>
        <w:tc>
          <w:tcPr>
            <w:tcW w:w="1163" w:type="dxa"/>
          </w:tcPr>
          <w:p w:rsidR="559A74E2" w:rsidP="559A74E2" w:rsidRDefault="559A74E2" w14:paraId="3DBA5516" w14:textId="77777777">
            <w:pPr>
              <w:widowControl w:val="0"/>
              <w:spacing w:after="0"/>
              <w:rPr>
                <w:rFonts w:ascii="Calibri" w:hAnsi="Calibri" w:eastAsia="Calibri" w:cs="Calibri"/>
                <w:sz w:val="16"/>
                <w:szCs w:val="16"/>
                <w:lang w:val="en-US"/>
              </w:rPr>
            </w:pPr>
            <w:r w:rsidRPr="559A74E2">
              <w:rPr>
                <w:rFonts w:eastAsia="Calibri" w:cs="Calibri"/>
                <w:sz w:val="16"/>
                <w:szCs w:val="16"/>
                <w:lang w:val="en-US"/>
              </w:rPr>
              <w:t>Final customer</w:t>
            </w:r>
          </w:p>
        </w:tc>
        <w:tc>
          <w:tcPr>
            <w:tcW w:w="1228" w:type="dxa"/>
          </w:tcPr>
          <w:p w:rsidR="559A74E2" w:rsidP="559A74E2" w:rsidRDefault="559A74E2" w14:paraId="36E24B66" w14:textId="46B24DA4">
            <w:pPr>
              <w:widowControl w:val="0"/>
              <w:spacing w:after="0"/>
              <w:rPr>
                <w:rFonts w:eastAsia="Calibri" w:cs="Calibri"/>
                <w:sz w:val="16"/>
                <w:szCs w:val="16"/>
                <w:lang w:val="en-US"/>
              </w:rPr>
            </w:pPr>
            <w:r w:rsidRPr="559A74E2">
              <w:rPr>
                <w:rFonts w:eastAsia="Calibri" w:cs="Calibri"/>
                <w:sz w:val="16"/>
                <w:szCs w:val="16"/>
                <w:lang w:val="en-US"/>
              </w:rPr>
              <w:t>K</w:t>
            </w:r>
            <w:r w:rsidRPr="559A74E2" w:rsidR="3B08247B">
              <w:rPr>
                <w:rFonts w:eastAsia="Calibri" w:cs="Calibri"/>
                <w:sz w:val="16"/>
                <w:szCs w:val="16"/>
                <w:lang w:val="en-US"/>
              </w:rPr>
              <w:t xml:space="preserve"> </w:t>
            </w:r>
            <w:r w:rsidRPr="559A74E2">
              <w:rPr>
                <w:rFonts w:eastAsia="Calibri" w:cs="Calibri"/>
                <w:sz w:val="16"/>
                <w:szCs w:val="16"/>
                <w:lang w:val="en-US"/>
              </w:rPr>
              <w:t>- Request validation information</w:t>
            </w:r>
          </w:p>
          <w:p w:rsidR="559A74E2" w:rsidP="559A74E2" w:rsidRDefault="559A74E2" w14:paraId="106F1D24" w14:textId="77777777">
            <w:pPr>
              <w:widowControl w:val="0"/>
              <w:spacing w:after="0"/>
              <w:rPr>
                <w:rFonts w:ascii="Calibri" w:hAnsi="Calibri" w:eastAsia="Calibri" w:cs="Calibri"/>
                <w:sz w:val="16"/>
                <w:szCs w:val="16"/>
                <w:lang w:val="en-US"/>
              </w:rPr>
            </w:pPr>
          </w:p>
        </w:tc>
      </w:tr>
      <w:tr w:rsidR="559A74E2" w:rsidTr="559A74E2" w14:paraId="14D4B03E" w14:textId="77777777">
        <w:trPr>
          <w:trHeight w:val="300"/>
        </w:trPr>
        <w:tc>
          <w:tcPr>
            <w:tcW w:w="751" w:type="dxa"/>
          </w:tcPr>
          <w:p w:rsidR="416BDB73" w:rsidP="559A74E2" w:rsidRDefault="416BDB73" w14:paraId="4F0F81FF" w14:textId="200BFBD3">
            <w:pPr>
              <w:widowControl w:val="0"/>
              <w:spacing w:after="0"/>
              <w:rPr>
                <w:rFonts w:eastAsia="Calibri" w:cs="Calibri"/>
                <w:sz w:val="16"/>
                <w:szCs w:val="16"/>
                <w:lang w:val="en-US"/>
              </w:rPr>
            </w:pPr>
            <w:r w:rsidRPr="559A74E2">
              <w:rPr>
                <w:rFonts w:eastAsia="Calibri" w:cs="Calibri"/>
                <w:sz w:val="16"/>
                <w:szCs w:val="16"/>
                <w:lang w:val="en-US"/>
              </w:rPr>
              <w:t>6</w:t>
            </w:r>
            <w:r w:rsidRPr="559A74E2" w:rsidR="559A74E2">
              <w:rPr>
                <w:rFonts w:eastAsia="Calibri" w:cs="Calibri"/>
                <w:sz w:val="16"/>
                <w:szCs w:val="16"/>
                <w:lang w:val="en-US"/>
              </w:rPr>
              <w:t>.7</w:t>
            </w:r>
          </w:p>
        </w:tc>
        <w:tc>
          <w:tcPr>
            <w:tcW w:w="1648" w:type="dxa"/>
          </w:tcPr>
          <w:p w:rsidR="559A74E2" w:rsidP="559A74E2" w:rsidRDefault="559A74E2" w14:paraId="1746C06E" w14:textId="1D14A3F5">
            <w:pPr>
              <w:widowControl w:val="0"/>
              <w:spacing w:after="0"/>
            </w:pPr>
            <w:r w:rsidRPr="559A74E2">
              <w:rPr>
                <w:rFonts w:eastAsia="Calibri" w:cs="Calibri"/>
                <w:sz w:val="16"/>
                <w:szCs w:val="16"/>
                <w:lang w:val="en-US"/>
              </w:rPr>
              <w:t xml:space="preserve">Transfer party </w:t>
            </w:r>
            <w:r w:rsidRPr="559A74E2" w:rsidR="324BC385">
              <w:rPr>
                <w:rFonts w:eastAsia="Calibri" w:cs="Calibri"/>
                <w:sz w:val="16"/>
                <w:szCs w:val="16"/>
                <w:lang w:val="en-US"/>
              </w:rPr>
              <w:t>list</w:t>
            </w:r>
          </w:p>
        </w:tc>
        <w:tc>
          <w:tcPr>
            <w:tcW w:w="3217" w:type="dxa"/>
          </w:tcPr>
          <w:p w:rsidR="559A74E2" w:rsidP="559A74E2" w:rsidRDefault="559A74E2" w14:paraId="77E0661E" w14:textId="24F4CF3A">
            <w:pPr>
              <w:widowControl w:val="0"/>
              <w:spacing w:after="0"/>
              <w:rPr>
                <w:rFonts w:eastAsia="Calibri" w:cs="Calibri"/>
                <w:sz w:val="16"/>
                <w:szCs w:val="16"/>
                <w:lang w:val="en-US"/>
              </w:rPr>
            </w:pPr>
            <w:r w:rsidRPr="559A74E2">
              <w:rPr>
                <w:rFonts w:eastAsia="Calibri" w:cs="Calibri"/>
                <w:sz w:val="16"/>
                <w:szCs w:val="16"/>
                <w:lang w:val="en-US"/>
              </w:rPr>
              <w:t xml:space="preserve">The </w:t>
            </w:r>
            <w:r w:rsidRPr="559A74E2" w:rsidR="25451D43">
              <w:rPr>
                <w:rFonts w:eastAsia="Calibri" w:cs="Calibri"/>
                <w:sz w:val="16"/>
                <w:szCs w:val="16"/>
                <w:lang w:val="en-US"/>
              </w:rPr>
              <w:t>party administrator</w:t>
            </w:r>
            <w:r w:rsidRPr="559A74E2">
              <w:rPr>
                <w:rFonts w:eastAsia="Calibri" w:cs="Calibri"/>
                <w:sz w:val="16"/>
                <w:szCs w:val="16"/>
                <w:lang w:val="en-US"/>
              </w:rPr>
              <w:t xml:space="preserve"> provides the </w:t>
            </w:r>
            <w:r w:rsidRPr="559A74E2" w:rsidR="72FE9229">
              <w:rPr>
                <w:rFonts w:eastAsia="Calibri" w:cs="Calibri"/>
                <w:sz w:val="16"/>
                <w:szCs w:val="16"/>
                <w:lang w:val="en-US"/>
              </w:rPr>
              <w:t>list of parties for the respective role and timestamp</w:t>
            </w:r>
            <w:r w:rsidRPr="559A74E2">
              <w:rPr>
                <w:rFonts w:eastAsia="Calibri" w:cs="Calibri"/>
                <w:sz w:val="16"/>
                <w:szCs w:val="16"/>
                <w:lang w:val="en-US"/>
              </w:rPr>
              <w:t>.</w:t>
            </w:r>
          </w:p>
        </w:tc>
        <w:tc>
          <w:tcPr>
            <w:tcW w:w="1110" w:type="dxa"/>
          </w:tcPr>
          <w:p w:rsidR="25451D43" w:rsidP="559A74E2" w:rsidRDefault="25451D43" w14:paraId="02DFB8E7" w14:textId="25B50924">
            <w:pPr>
              <w:widowControl w:val="0"/>
              <w:spacing w:after="0"/>
              <w:rPr>
                <w:rFonts w:eastAsia="Calibri" w:cs="Calibri"/>
                <w:sz w:val="16"/>
                <w:szCs w:val="16"/>
                <w:lang w:val="en-US"/>
              </w:rPr>
            </w:pPr>
            <w:r w:rsidRPr="559A74E2">
              <w:rPr>
                <w:rFonts w:eastAsia="Calibri" w:cs="Calibri"/>
                <w:sz w:val="16"/>
                <w:szCs w:val="16"/>
                <w:lang w:val="en-US"/>
              </w:rPr>
              <w:t>Party administrator</w:t>
            </w:r>
          </w:p>
        </w:tc>
        <w:tc>
          <w:tcPr>
            <w:tcW w:w="1163" w:type="dxa"/>
          </w:tcPr>
          <w:p w:rsidR="559A74E2" w:rsidP="559A74E2" w:rsidRDefault="559A74E2" w14:paraId="7C1EE440" w14:textId="45ABE6C1">
            <w:pPr>
              <w:widowControl w:val="0"/>
              <w:spacing w:after="0"/>
              <w:rPr>
                <w:rFonts w:eastAsia="Calibri" w:cs="Calibri"/>
                <w:sz w:val="16"/>
                <w:szCs w:val="16"/>
                <w:lang w:val="en-US"/>
              </w:rPr>
            </w:pPr>
            <w:r w:rsidRPr="559A74E2">
              <w:rPr>
                <w:rFonts w:eastAsia="Calibri" w:cs="Calibri"/>
                <w:sz w:val="16"/>
                <w:szCs w:val="16"/>
                <w:lang w:val="en-US"/>
              </w:rPr>
              <w:t>Eligible party</w:t>
            </w:r>
          </w:p>
        </w:tc>
        <w:tc>
          <w:tcPr>
            <w:tcW w:w="1228" w:type="dxa"/>
            <w:shd w:val="clear" w:color="auto" w:fill="auto"/>
          </w:tcPr>
          <w:p w:rsidR="76453239" w:rsidP="559A74E2" w:rsidRDefault="76453239" w14:paraId="08E10265" w14:textId="0F85ADF4">
            <w:pPr>
              <w:widowControl w:val="0"/>
              <w:spacing w:after="0"/>
              <w:rPr>
                <w:rFonts w:eastAsia="Calibri" w:cs="Calibri"/>
                <w:sz w:val="16"/>
                <w:szCs w:val="16"/>
                <w:lang w:val="en-US"/>
              </w:rPr>
            </w:pPr>
            <w:r w:rsidRPr="559A74E2">
              <w:rPr>
                <w:rFonts w:eastAsia="Calibri" w:cs="Calibri"/>
                <w:sz w:val="16"/>
                <w:szCs w:val="16"/>
                <w:lang w:val="en-US"/>
              </w:rPr>
              <w:t>P</w:t>
            </w:r>
            <w:r w:rsidRPr="559A74E2" w:rsidR="181CEA1A">
              <w:rPr>
                <w:rFonts w:eastAsia="Calibri" w:cs="Calibri"/>
                <w:sz w:val="16"/>
                <w:szCs w:val="16"/>
                <w:lang w:val="en-US"/>
              </w:rPr>
              <w:t xml:space="preserve"> </w:t>
            </w:r>
            <w:r w:rsidRPr="559A74E2" w:rsidR="559A74E2">
              <w:rPr>
                <w:rFonts w:eastAsia="Calibri" w:cs="Calibri"/>
                <w:sz w:val="16"/>
                <w:szCs w:val="16"/>
                <w:lang w:val="en-US"/>
              </w:rPr>
              <w:t xml:space="preserve">– </w:t>
            </w:r>
            <w:r w:rsidRPr="559A74E2" w:rsidR="2B047D6A">
              <w:rPr>
                <w:rFonts w:eastAsia="Calibri" w:cs="Calibri"/>
                <w:sz w:val="16"/>
                <w:szCs w:val="16"/>
                <w:lang w:val="en-US"/>
              </w:rPr>
              <w:t>Market p</w:t>
            </w:r>
            <w:r w:rsidRPr="559A74E2" w:rsidR="559A74E2">
              <w:rPr>
                <w:rFonts w:eastAsia="Calibri" w:cs="Calibri"/>
                <w:sz w:val="16"/>
                <w:szCs w:val="16"/>
                <w:lang w:val="en-US"/>
              </w:rPr>
              <w:t xml:space="preserve">arty </w:t>
            </w:r>
            <w:r w:rsidRPr="559A74E2" w:rsidR="728939CC">
              <w:rPr>
                <w:rFonts w:eastAsia="Calibri" w:cs="Calibri"/>
                <w:sz w:val="16"/>
                <w:szCs w:val="16"/>
                <w:lang w:val="en-US"/>
              </w:rPr>
              <w:t>list</w:t>
            </w:r>
          </w:p>
          <w:p w:rsidR="559A74E2" w:rsidP="559A74E2" w:rsidRDefault="559A74E2" w14:paraId="2E803D1D" w14:textId="77777777">
            <w:pPr>
              <w:widowControl w:val="0"/>
              <w:spacing w:after="0"/>
              <w:rPr>
                <w:rFonts w:ascii="Calibri" w:hAnsi="Calibri" w:eastAsia="Calibri" w:cs="Calibri"/>
                <w:sz w:val="16"/>
                <w:szCs w:val="16"/>
                <w:lang w:val="en-US"/>
              </w:rPr>
            </w:pPr>
          </w:p>
        </w:tc>
      </w:tr>
    </w:tbl>
    <w:p w:rsidR="1C18C02C" w:rsidRDefault="1C18C02C" w14:paraId="30B08E2C" w14:textId="6F9F77B0"/>
    <w:p w:rsidR="1C18C02C" w:rsidP="1BF3043E" w:rsidRDefault="00BC16EF" w14:paraId="7D16D3F2" w14:textId="78344E30">
      <w:pPr>
        <w:keepNext w:val="1"/>
        <w:spacing w:after="0"/>
        <w:jc w:val="center"/>
        <w:rPr>
          <w:lang w:val="en-US"/>
        </w:rPr>
      </w:pPr>
      <w:ins w:author="Voornveld van W. (Wout)" w:date="2023-03-16T11:29:00Z" w:id="1930438245">
        <w:r w:rsidR="00BC16EF">
          <w:drawing>
            <wp:inline wp14:editId="1CE322F4" wp14:anchorId="4D93377F">
              <wp:extent cx="5731510" cy="5682804"/>
              <wp:effectExtent l="0" t="0" r="0" b="0"/>
              <wp:docPr id="7" name="Picture 7" title=""/>
              <wp:cNvGraphicFramePr>
                <a:graphicFrameLocks noChangeAspect="1"/>
              </wp:cNvGraphicFramePr>
              <a:graphic>
                <a:graphicData uri="http://schemas.openxmlformats.org/drawingml/2006/picture">
                  <pic:pic>
                    <pic:nvPicPr>
                      <pic:cNvPr id="0" name="Picture 7"/>
                      <pic:cNvPicPr/>
                    </pic:nvPicPr>
                    <pic:blipFill>
                      <a:blip r:embed="Re0621316905c486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5682804"/>
                      </a:xfrm>
                      <a:prstGeom prst="rect">
                        <a:avLst/>
                      </a:prstGeom>
                    </pic:spPr>
                  </pic:pic>
                </a:graphicData>
              </a:graphic>
            </wp:inline>
          </w:drawing>
        </w:r>
      </w:ins>
    </w:p>
    <w:p w:rsidR="1C18C02C" w:rsidP="559A74E2" w:rsidRDefault="4ABE2C5C" w14:paraId="7A3B3D14" w14:textId="5020BDC2">
      <w:pPr>
        <w:pStyle w:val="Beschriftung"/>
        <w:jc w:val="center"/>
        <w:rPr>
          <w:lang w:val="en-US"/>
        </w:rPr>
      </w:pPr>
      <w:r w:rsidRPr="1BF3043E">
        <w:rPr>
          <w:lang w:val="en-US"/>
        </w:rPr>
        <w:t xml:space="preserve">Diagram </w:t>
      </w:r>
      <w:r w:rsidR="00BC16EF">
        <w:t>6</w:t>
      </w:r>
      <w:r w:rsidRPr="1BF3043E" w:rsidR="00BC16EF">
        <w:rPr>
          <w:lang w:val="en-US"/>
        </w:rPr>
        <w:t xml:space="preserve"> </w:t>
      </w:r>
      <w:r w:rsidRPr="1BF3043E">
        <w:rPr>
          <w:lang w:val="en-US"/>
        </w:rPr>
        <w:t xml:space="preserve">- 'Access to </w:t>
      </w:r>
      <w:r w:rsidRPr="1BF3043E" w:rsidR="6B3E9360">
        <w:rPr>
          <w:lang w:val="en-US"/>
        </w:rPr>
        <w:t xml:space="preserve">list of </w:t>
      </w:r>
      <w:r w:rsidRPr="1BF3043E" w:rsidR="1E9C69FD">
        <w:rPr>
          <w:lang w:val="en-US"/>
        </w:rPr>
        <w:t xml:space="preserve">market </w:t>
      </w:r>
      <w:r w:rsidRPr="1BF3043E" w:rsidR="6B3E9360">
        <w:rPr>
          <w:lang w:val="en-US"/>
        </w:rPr>
        <w:t>parties by their role</w:t>
      </w:r>
      <w:r w:rsidRPr="1BF3043E">
        <w:rPr>
          <w:lang w:val="en-US"/>
        </w:rPr>
        <w:t>'</w:t>
      </w:r>
    </w:p>
    <w:p w:rsidR="1C18C02C" w:rsidP="559A74E2" w:rsidRDefault="1C18C02C" w14:paraId="466F23AA" w14:textId="726EAD48"/>
    <w:p w:rsidR="1C18C02C" w:rsidRDefault="1C18C02C" w14:paraId="2D8E09CC" w14:textId="55BC12CF"/>
    <w:p w:rsidR="1C18C02C" w:rsidRDefault="1C18C02C" w14:paraId="5571CF4D" w14:textId="348A8615"/>
    <w:p w:rsidR="1C18C02C" w:rsidRDefault="1C18C02C" w14:paraId="565F9CD1" w14:textId="08866898"/>
    <w:p w:rsidR="007119D6" w:rsidP="1C18C02C" w:rsidRDefault="007119D6" w14:paraId="6FD847CB" w14:textId="39D1FD1B">
      <w:pPr>
        <w:keepNext/>
      </w:pPr>
    </w:p>
    <w:p w:rsidR="007119D6" w:rsidP="1C18C02C" w:rsidRDefault="007119D6" w14:paraId="17B4B76B" w14:textId="25A3BAF4">
      <w:pPr>
        <w:keepNext/>
      </w:pPr>
    </w:p>
    <w:p w:rsidR="007119D6" w:rsidP="1C18C02C" w:rsidRDefault="007119D6" w14:paraId="2CB7BF01" w14:textId="2CD3E421">
      <w:pPr>
        <w:keepNext/>
      </w:pPr>
    </w:p>
    <w:p w:rsidR="007119D6" w:rsidP="1C18C02C" w:rsidRDefault="007119D6" w14:paraId="6EF9C54F" w14:textId="7598DCA8">
      <w:pPr>
        <w:keepNext/>
      </w:pPr>
    </w:p>
    <w:p w:rsidR="007119D6" w:rsidP="1C18C02C" w:rsidRDefault="007119D6" w14:paraId="0B1AF225" w14:textId="3A16AD14">
      <w:pPr>
        <w:keepNext/>
      </w:pPr>
    </w:p>
    <w:p w:rsidR="1C18C02C" w:rsidRDefault="1C18C02C" w14:paraId="28FCA224" w14:textId="097658B8"/>
    <w:p w:rsidR="007119D6" w:rsidP="1C18C02C" w:rsidRDefault="007119D6" w14:paraId="0B4020A7" w14:textId="068351B8">
      <w:pPr>
        <w:keepNext/>
        <w:spacing w:after="0"/>
        <w:jc w:val="center"/>
      </w:pPr>
    </w:p>
    <w:p w:rsidRPr="00E032F9" w:rsidR="003135C6" w:rsidRDefault="00D613C4" w14:paraId="1D7B270A" w14:textId="77777777">
      <w:pPr>
        <w:spacing w:after="0"/>
        <w:jc w:val="center"/>
        <w:rPr>
          <w:lang w:val="en-US"/>
        </w:rPr>
      </w:pPr>
      <w:r w:rsidRPr="00E032F9">
        <w:rPr>
          <w:lang w:val="en-US"/>
        </w:rPr>
        <w:br w:type="page"/>
      </w:r>
    </w:p>
    <w:tbl>
      <w:tblPr>
        <w:tblStyle w:val="Tabellenraster"/>
        <w:tblW w:w="9125" w:type="dxa"/>
        <w:tblLayout w:type="fixed"/>
        <w:tblLook w:val="04A0" w:firstRow="1" w:lastRow="0" w:firstColumn="1" w:lastColumn="0" w:noHBand="0" w:noVBand="1"/>
      </w:tblPr>
      <w:tblGrid>
        <w:gridCol w:w="1136"/>
        <w:gridCol w:w="1335"/>
        <w:gridCol w:w="6654"/>
      </w:tblGrid>
      <w:tr w:rsidR="003135C6" w:rsidTr="11865A7B" w14:paraId="4B34FFAC" w14:textId="77777777">
        <w:trPr>
          <w:trHeight w:val="300"/>
        </w:trPr>
        <w:tc>
          <w:tcPr>
            <w:tcW w:w="9125" w:type="dxa"/>
            <w:gridSpan w:val="3"/>
            <w:shd w:val="clear" w:color="auto" w:fill="D0CECE" w:themeFill="background2" w:themeFillShade="E6"/>
          </w:tcPr>
          <w:p w:rsidR="003135C6" w:rsidRDefault="002F5245" w14:paraId="142C53C1" w14:textId="26BF4598">
            <w:pPr>
              <w:pageBreakBefore/>
              <w:widowControl w:val="0"/>
              <w:spacing w:after="0"/>
              <w:jc w:val="center"/>
              <w:rPr>
                <w:rFonts w:ascii="Arial" w:hAnsi="Arial" w:eastAsia="Arial" w:cs="Arial"/>
                <w:sz w:val="16"/>
                <w:szCs w:val="16"/>
              </w:rPr>
            </w:pPr>
            <w:r>
              <w:rPr>
                <w:rFonts w:ascii="Arial" w:hAnsi="Arial" w:eastAsia="Arial" w:cs="Arial"/>
                <w:b/>
                <w:bCs/>
                <w:i/>
                <w:iCs/>
                <w:sz w:val="16"/>
                <w:szCs w:val="16"/>
                <w:lang w:val="en-GB"/>
              </w:rPr>
              <w:lastRenderedPageBreak/>
              <w:t xml:space="preserve">Table IV - </w:t>
            </w:r>
            <w:r w:rsidR="00D613C4">
              <w:rPr>
                <w:rFonts w:ascii="Arial" w:hAnsi="Arial" w:eastAsia="Arial" w:cs="Arial"/>
                <w:b/>
                <w:bCs/>
                <w:i/>
                <w:iCs/>
                <w:sz w:val="16"/>
                <w:szCs w:val="16"/>
                <w:lang w:val="en-GB"/>
              </w:rPr>
              <w:t>Information exchanged</w:t>
            </w:r>
          </w:p>
        </w:tc>
      </w:tr>
      <w:tr w:rsidR="003135C6" w:rsidTr="11865A7B" w14:paraId="247529C5" w14:textId="77777777">
        <w:trPr>
          <w:trHeight w:val="300"/>
        </w:trPr>
        <w:tc>
          <w:tcPr>
            <w:tcW w:w="1136" w:type="dxa"/>
            <w:shd w:val="clear" w:color="auto" w:fill="D0CECE" w:themeFill="background2" w:themeFillShade="E6"/>
          </w:tcPr>
          <w:p w:rsidR="003135C6" w:rsidRDefault="00D613C4" w14:paraId="75F57307"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exchanged, ID</w:t>
            </w:r>
          </w:p>
        </w:tc>
        <w:tc>
          <w:tcPr>
            <w:tcW w:w="1335" w:type="dxa"/>
            <w:tcBorders>
              <w:bottom w:val="single" w:color="auto" w:sz="4" w:space="0"/>
            </w:tcBorders>
            <w:shd w:val="clear" w:color="auto" w:fill="D0CECE" w:themeFill="background2" w:themeFillShade="E6"/>
          </w:tcPr>
          <w:p w:rsidR="003135C6" w:rsidRDefault="00D613C4" w14:paraId="5AC7FE26"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Name of information</w:t>
            </w:r>
          </w:p>
        </w:tc>
        <w:tc>
          <w:tcPr>
            <w:tcW w:w="6654" w:type="dxa"/>
            <w:shd w:val="clear" w:color="auto" w:fill="D0CECE" w:themeFill="background2" w:themeFillShade="E6"/>
          </w:tcPr>
          <w:p w:rsidR="003135C6" w:rsidRDefault="00D613C4" w14:paraId="43D9231E"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Description of information exchanged</w:t>
            </w:r>
          </w:p>
        </w:tc>
      </w:tr>
      <w:tr w:rsidRPr="00E032F9" w:rsidR="003135C6" w:rsidTr="11865A7B" w14:paraId="53B854C8" w14:textId="77777777">
        <w:trPr>
          <w:trHeight w:val="300"/>
        </w:trPr>
        <w:tc>
          <w:tcPr>
            <w:tcW w:w="1136" w:type="dxa"/>
            <w:tcBorders>
              <w:right w:val="single" w:color="auto" w:sz="4" w:space="0"/>
            </w:tcBorders>
          </w:tcPr>
          <w:p w:rsidR="003135C6" w:rsidRDefault="00D613C4" w14:paraId="5316D17B" w14:textId="77777777">
            <w:pPr>
              <w:widowControl w:val="0"/>
              <w:spacing w:after="0"/>
              <w:rPr>
                <w:rFonts w:ascii="Calibri" w:hAnsi="Calibri" w:eastAsia="Calibri" w:cs="Calibri"/>
                <w:sz w:val="16"/>
                <w:szCs w:val="16"/>
              </w:rPr>
            </w:pPr>
            <w:r>
              <w:rPr>
                <w:rFonts w:eastAsia="Calibri" w:cs="Calibri"/>
                <w:sz w:val="16"/>
                <w:szCs w:val="16"/>
                <w:lang w:val="en-US"/>
              </w:rPr>
              <w:t>A</w:t>
            </w:r>
          </w:p>
        </w:tc>
        <w:tc>
          <w:tcPr>
            <w:tcW w:w="1335" w:type="dxa"/>
            <w:tcBorders>
              <w:top w:val="single" w:color="auto" w:sz="4" w:space="0"/>
              <w:left w:val="single" w:color="auto" w:sz="4" w:space="0"/>
              <w:bottom w:val="single" w:color="auto" w:sz="4" w:space="0"/>
              <w:right w:val="single" w:color="auto" w:sz="4" w:space="0"/>
            </w:tcBorders>
          </w:tcPr>
          <w:p w:rsidR="003135C6" w:rsidRDefault="2D22639A" w14:paraId="5E9CF641" w14:textId="3266FE50">
            <w:pPr>
              <w:widowControl w:val="0"/>
              <w:spacing w:after="0"/>
              <w:rPr>
                <w:rFonts w:ascii="Calibri" w:hAnsi="Calibri" w:eastAsia="Calibri" w:cs="Calibri"/>
                <w:sz w:val="16"/>
                <w:szCs w:val="16"/>
                <w:lang w:val="en-US"/>
              </w:rPr>
            </w:pPr>
            <w:r w:rsidRPr="4AF7D480">
              <w:rPr>
                <w:rFonts w:eastAsia="Calibri" w:cs="Calibri"/>
                <w:sz w:val="16"/>
                <w:szCs w:val="16"/>
                <w:lang w:val="en-US"/>
              </w:rPr>
              <w:t xml:space="preserve">Accounting </w:t>
            </w:r>
            <w:r w:rsidRPr="4AF7D480" w:rsidR="5EA69D89">
              <w:rPr>
                <w:rFonts w:eastAsia="Calibri" w:cs="Calibri"/>
                <w:sz w:val="16"/>
                <w:szCs w:val="16"/>
                <w:lang w:val="en-US"/>
              </w:rPr>
              <w:t>point identification</w:t>
            </w:r>
          </w:p>
        </w:tc>
        <w:tc>
          <w:tcPr>
            <w:tcW w:w="6654" w:type="dxa"/>
            <w:tcBorders>
              <w:left w:val="single" w:color="auto" w:sz="4" w:space="0"/>
            </w:tcBorders>
          </w:tcPr>
          <w:tbl>
            <w:tblPr>
              <w:tblStyle w:val="TabellemithellemGitternetz1"/>
              <w:tblW w:w="5000" w:type="pct"/>
              <w:tblLayout w:type="fixed"/>
              <w:tblLook w:val="04A0" w:firstRow="1" w:lastRow="0" w:firstColumn="1" w:lastColumn="0" w:noHBand="0" w:noVBand="1"/>
            </w:tblPr>
            <w:tblGrid>
              <w:gridCol w:w="1389"/>
              <w:gridCol w:w="5039"/>
            </w:tblGrid>
            <w:tr w:rsidRPr="00E032F9" w:rsidR="003135C6" w:rsidTr="559A74E2" w14:paraId="075C4213" w14:textId="77777777">
              <w:tc>
                <w:tcPr>
                  <w:tcW w:w="1391" w:type="dxa"/>
                </w:tcPr>
                <w:p w:rsidR="003135C6" w:rsidP="4AF7D480" w:rsidRDefault="2AEBC717" w14:paraId="52AF734C" w14:textId="43675923">
                  <w:pPr>
                    <w:widowControl w:val="0"/>
                    <w:spacing w:after="0"/>
                    <w:rPr>
                      <w:rFonts w:eastAsia="Calibri" w:cs="Calibri"/>
                      <w:sz w:val="16"/>
                      <w:szCs w:val="16"/>
                      <w:lang w:val="en-GB"/>
                    </w:rPr>
                  </w:pPr>
                  <w:r w:rsidRPr="559A74E2">
                    <w:rPr>
                      <w:rFonts w:eastAsia="Calibri" w:cs="Calibri"/>
                      <w:sz w:val="16"/>
                      <w:szCs w:val="16"/>
                      <w:lang w:val="en-GB"/>
                    </w:rPr>
                    <w:t xml:space="preserve">Accounting </w:t>
                  </w:r>
                  <w:r w:rsidRPr="559A74E2" w:rsidR="0344FA8D">
                    <w:rPr>
                      <w:rFonts w:eastAsia="Calibri" w:cs="Calibri"/>
                      <w:sz w:val="16"/>
                      <w:szCs w:val="16"/>
                      <w:lang w:val="en-GB"/>
                    </w:rPr>
                    <w:t>point identifi</w:t>
                  </w:r>
                  <w:r w:rsidRPr="559A74E2" w:rsidR="1E768FFA">
                    <w:rPr>
                      <w:rFonts w:eastAsia="Calibri" w:cs="Calibri"/>
                      <w:sz w:val="16"/>
                      <w:szCs w:val="16"/>
                      <w:lang w:val="en-GB"/>
                    </w:rPr>
                    <w:t>cat</w:t>
                  </w:r>
                  <w:r w:rsidRPr="559A74E2" w:rsidR="2B16FEF8">
                    <w:rPr>
                      <w:rFonts w:eastAsia="Calibri" w:cs="Calibri"/>
                      <w:sz w:val="16"/>
                      <w:szCs w:val="16"/>
                      <w:lang w:val="en-GB"/>
                    </w:rPr>
                    <w:t>ion</w:t>
                  </w:r>
                </w:p>
              </w:tc>
              <w:tc>
                <w:tcPr>
                  <w:tcW w:w="5046" w:type="dxa"/>
                </w:tcPr>
                <w:p w:rsidR="003135C6" w:rsidRDefault="0344FA8D" w14:paraId="17805CFA" w14:textId="76B4E761">
                  <w:pPr>
                    <w:widowControl w:val="0"/>
                    <w:spacing w:after="0"/>
                    <w:rPr>
                      <w:rFonts w:ascii="Calibri" w:hAnsi="Calibri" w:eastAsia="Calibri" w:cs="Calibri"/>
                      <w:sz w:val="16"/>
                      <w:szCs w:val="16"/>
                      <w:lang w:val="en-US"/>
                    </w:rPr>
                  </w:pPr>
                  <w:r w:rsidRPr="559A74E2">
                    <w:rPr>
                      <w:rFonts w:eastAsia="Calibri" w:cs="Calibri"/>
                      <w:sz w:val="16"/>
                      <w:szCs w:val="16"/>
                      <w:lang w:val="en-GB"/>
                    </w:rPr>
                    <w:t xml:space="preserve">Unique identifier for the </w:t>
                  </w:r>
                  <w:r w:rsidRPr="559A74E2" w:rsidR="6E900840">
                    <w:rPr>
                      <w:rFonts w:eastAsia="Calibri" w:cs="Calibri"/>
                      <w:sz w:val="16"/>
                      <w:szCs w:val="16"/>
                      <w:lang w:val="en-GB"/>
                    </w:rPr>
                    <w:t xml:space="preserve">accounting </w:t>
                  </w:r>
                  <w:r w:rsidRPr="559A74E2">
                    <w:rPr>
                      <w:rFonts w:eastAsia="Calibri" w:cs="Calibri"/>
                      <w:sz w:val="16"/>
                      <w:szCs w:val="16"/>
                      <w:lang w:val="en-GB"/>
                    </w:rPr>
                    <w:t xml:space="preserve">point within the </w:t>
                  </w:r>
                  <w:r w:rsidRPr="559A74E2" w:rsidR="512EF85A">
                    <w:rPr>
                      <w:rFonts w:eastAsia="Calibri" w:cs="Calibri"/>
                      <w:sz w:val="16"/>
                      <w:szCs w:val="16"/>
                      <w:lang w:val="en-GB"/>
                    </w:rPr>
                    <w:t>m</w:t>
                  </w:r>
                  <w:r w:rsidRPr="559A74E2" w:rsidR="46B64384">
                    <w:rPr>
                      <w:rFonts w:eastAsia="Calibri" w:cs="Calibri"/>
                      <w:sz w:val="16"/>
                      <w:szCs w:val="16"/>
                      <w:lang w:val="en-GB"/>
                    </w:rPr>
                    <w:t>etering point administrator</w:t>
                  </w:r>
                  <w:r w:rsidRPr="559A74E2">
                    <w:rPr>
                      <w:rFonts w:eastAsia="Calibri" w:cs="Calibri"/>
                      <w:sz w:val="16"/>
                      <w:szCs w:val="16"/>
                      <w:lang w:val="en-GB"/>
                    </w:rPr>
                    <w:t>’s meter identification space.</w:t>
                  </w:r>
                </w:p>
              </w:tc>
            </w:tr>
          </w:tbl>
          <w:p w:rsidR="003135C6" w:rsidRDefault="003135C6" w14:paraId="4F904CB7" w14:textId="77777777">
            <w:pPr>
              <w:widowControl w:val="0"/>
              <w:spacing w:after="0"/>
              <w:rPr>
                <w:rFonts w:ascii="Calibri" w:hAnsi="Calibri" w:eastAsia="Calibri" w:cs="Calibri"/>
                <w:sz w:val="16"/>
                <w:szCs w:val="16"/>
                <w:lang w:val="en-US"/>
              </w:rPr>
            </w:pPr>
          </w:p>
        </w:tc>
      </w:tr>
      <w:tr w:rsidRPr="00E032F9" w:rsidR="003135C6" w:rsidTr="11865A7B" w14:paraId="4B954828" w14:textId="77777777">
        <w:trPr>
          <w:trHeight w:val="300"/>
        </w:trPr>
        <w:tc>
          <w:tcPr>
            <w:tcW w:w="1136" w:type="dxa"/>
            <w:tcBorders>
              <w:right w:val="single" w:color="auto" w:sz="4" w:space="0"/>
            </w:tcBorders>
          </w:tcPr>
          <w:p w:rsidR="003135C6" w:rsidP="4AF7D480" w:rsidRDefault="3DC81237" w14:paraId="61ED4E73" w14:textId="77777777">
            <w:pPr>
              <w:widowControl w:val="0"/>
              <w:spacing w:after="0"/>
              <w:rPr>
                <w:rFonts w:ascii="Calibri" w:hAnsi="Calibri" w:eastAsia="Calibri" w:cs="Calibri"/>
                <w:sz w:val="16"/>
                <w:szCs w:val="16"/>
                <w:lang w:val="en-US"/>
              </w:rPr>
            </w:pPr>
            <w:r w:rsidRPr="4AF7D480">
              <w:rPr>
                <w:rFonts w:eastAsia="Calibri" w:cs="Calibri"/>
                <w:sz w:val="16"/>
                <w:szCs w:val="16"/>
                <w:lang w:val="en-US"/>
              </w:rPr>
              <w:t>B</w:t>
            </w:r>
          </w:p>
        </w:tc>
        <w:tc>
          <w:tcPr>
            <w:tcW w:w="1335" w:type="dxa"/>
            <w:tcBorders>
              <w:top w:val="single" w:color="auto" w:sz="4" w:space="0"/>
              <w:left w:val="single" w:color="auto" w:sz="4" w:space="0"/>
              <w:bottom w:val="single" w:color="auto" w:sz="4" w:space="0"/>
              <w:right w:val="single" w:color="auto" w:sz="4" w:space="0"/>
            </w:tcBorders>
          </w:tcPr>
          <w:p w:rsidR="003135C6" w:rsidP="4AF7D480" w:rsidRDefault="11B381DE" w14:paraId="598C7D2E" w14:textId="1FC1DC1B">
            <w:pPr>
              <w:widowControl w:val="0"/>
              <w:spacing w:after="0"/>
              <w:rPr>
                <w:rFonts w:ascii="Calibri" w:hAnsi="Calibri" w:eastAsia="Calibri" w:cs="Calibri"/>
                <w:sz w:val="16"/>
                <w:szCs w:val="16"/>
              </w:rPr>
            </w:pPr>
            <w:r w:rsidRPr="1C18C02C">
              <w:rPr>
                <w:rFonts w:eastAsia="Calibri" w:cs="Calibri"/>
                <w:sz w:val="16"/>
                <w:szCs w:val="16"/>
                <w:lang w:val="en-US"/>
              </w:rPr>
              <w:t>Account</w:t>
            </w:r>
            <w:r w:rsidRPr="1C18C02C" w:rsidR="1821585E">
              <w:rPr>
                <w:rFonts w:eastAsia="Calibri" w:cs="Calibri"/>
                <w:sz w:val="16"/>
                <w:szCs w:val="16"/>
                <w:lang w:val="en-US"/>
              </w:rPr>
              <w:t>ing</w:t>
            </w:r>
            <w:r w:rsidRPr="1C18C02C">
              <w:rPr>
                <w:rFonts w:eastAsia="Calibri" w:cs="Calibri"/>
                <w:sz w:val="16"/>
                <w:szCs w:val="16"/>
                <w:lang w:val="en-US"/>
              </w:rPr>
              <w:t xml:space="preserve"> </w:t>
            </w:r>
            <w:r w:rsidRPr="1C18C02C" w:rsidR="49759E47">
              <w:rPr>
                <w:rFonts w:eastAsia="Calibri" w:cs="Calibri"/>
                <w:sz w:val="16"/>
                <w:szCs w:val="16"/>
                <w:lang w:val="en-US"/>
              </w:rPr>
              <w:t xml:space="preserve">point master </w:t>
            </w:r>
            <w:r w:rsidRPr="1C18C02C" w:rsidR="4DC3776A">
              <w:rPr>
                <w:rFonts w:eastAsia="Calibri" w:cs="Calibri"/>
                <w:sz w:val="16"/>
                <w:szCs w:val="16"/>
                <w:lang w:val="en-US"/>
              </w:rPr>
              <w:t xml:space="preserve">data </w:t>
            </w:r>
            <w:r w:rsidRPr="1C18C02C" w:rsidR="5C29065A">
              <w:rPr>
                <w:rFonts w:eastAsia="Calibri" w:cs="Calibri"/>
                <w:sz w:val="16"/>
                <w:szCs w:val="16"/>
                <w:lang w:val="en-US"/>
              </w:rPr>
              <w:t>request</w:t>
            </w:r>
          </w:p>
        </w:tc>
        <w:tc>
          <w:tcPr>
            <w:tcW w:w="6654" w:type="dxa"/>
            <w:tcBorders>
              <w:left w:val="single" w:color="auto" w:sz="4" w:space="0"/>
            </w:tcBorders>
          </w:tcPr>
          <w:tbl>
            <w:tblPr>
              <w:tblStyle w:val="TabellemithellemGitternetz1"/>
              <w:tblW w:w="5000" w:type="pct"/>
              <w:tblLayout w:type="fixed"/>
              <w:tblLook w:val="04A0" w:firstRow="1" w:lastRow="0" w:firstColumn="1" w:lastColumn="0" w:noHBand="0" w:noVBand="1"/>
            </w:tblPr>
            <w:tblGrid>
              <w:gridCol w:w="1389"/>
              <w:gridCol w:w="5039"/>
            </w:tblGrid>
            <w:tr w:rsidR="4AF7D480" w:rsidTr="1C18C02C" w14:paraId="1FBBF52F" w14:textId="77777777">
              <w:trPr>
                <w:trHeight w:val="300"/>
              </w:trPr>
              <w:tc>
                <w:tcPr>
                  <w:tcW w:w="1389" w:type="dxa"/>
                </w:tcPr>
                <w:p w:rsidR="07198BFF" w:rsidP="4AF7D480" w:rsidRDefault="07198BFF" w14:paraId="5AB17A54" w14:textId="4A9DE201">
                  <w:pPr>
                    <w:rPr>
                      <w:rFonts w:eastAsia="Calibri" w:cs="Calibri"/>
                      <w:sz w:val="16"/>
                      <w:szCs w:val="16"/>
                      <w:lang w:val="en-GB"/>
                    </w:rPr>
                  </w:pPr>
                  <w:r w:rsidRPr="4AF7D480">
                    <w:rPr>
                      <w:rFonts w:eastAsia="Calibri" w:cs="Calibri"/>
                      <w:sz w:val="16"/>
                      <w:szCs w:val="16"/>
                      <w:lang w:val="en-GB"/>
                    </w:rPr>
                    <w:t>Accounting point identification</w:t>
                  </w:r>
                </w:p>
              </w:tc>
              <w:tc>
                <w:tcPr>
                  <w:tcW w:w="5039" w:type="dxa"/>
                </w:tcPr>
                <w:p w:rsidR="07198BFF" w:rsidP="4AF7D480" w:rsidRDefault="07198BFF" w14:paraId="77D7243D" w14:textId="35493747">
                  <w:pPr>
                    <w:rPr>
                      <w:rFonts w:eastAsia="Calibri" w:cs="Calibri"/>
                      <w:sz w:val="16"/>
                      <w:szCs w:val="16"/>
                      <w:lang w:val="en-GB"/>
                    </w:rPr>
                  </w:pPr>
                  <w:r w:rsidRPr="4AF7D480">
                    <w:rPr>
                      <w:rFonts w:eastAsia="Calibri" w:cs="Calibri"/>
                      <w:sz w:val="16"/>
                      <w:szCs w:val="16"/>
                      <w:lang w:val="en-GB"/>
                    </w:rPr>
                    <w:t>Information object A – Accounting point identification</w:t>
                  </w:r>
                </w:p>
              </w:tc>
            </w:tr>
            <w:tr w:rsidRPr="00E032F9" w:rsidR="003135C6" w:rsidTr="1C18C02C" w14:paraId="28D2D659" w14:textId="77777777">
              <w:tc>
                <w:tcPr>
                  <w:tcW w:w="1391" w:type="dxa"/>
                </w:tcPr>
                <w:p w:rsidR="003135C6" w:rsidP="4AF7D480" w:rsidRDefault="59431C3B" w14:paraId="25290E4F" w14:textId="46FE8F0B">
                  <w:pPr>
                    <w:widowControl w:val="0"/>
                    <w:spacing w:after="0"/>
                    <w:rPr>
                      <w:rFonts w:eastAsia="Calibri" w:cs="Calibri"/>
                      <w:sz w:val="16"/>
                      <w:szCs w:val="16"/>
                      <w:lang w:val="en-GB"/>
                    </w:rPr>
                  </w:pPr>
                  <w:r w:rsidRPr="4AF7D480">
                    <w:rPr>
                      <w:rFonts w:eastAsia="Calibri" w:cs="Calibri"/>
                      <w:sz w:val="16"/>
                      <w:szCs w:val="16"/>
                      <w:lang w:val="en-GB"/>
                    </w:rPr>
                    <w:t>Snapshot timestamp</w:t>
                  </w:r>
                </w:p>
              </w:tc>
              <w:tc>
                <w:tcPr>
                  <w:tcW w:w="5046" w:type="dxa"/>
                </w:tcPr>
                <w:p w:rsidR="003135C6" w:rsidP="4AF7D480" w:rsidRDefault="711BA151" w14:paraId="5615F737" w14:textId="2A477207">
                  <w:pPr>
                    <w:widowControl w:val="0"/>
                    <w:spacing w:after="0"/>
                    <w:rPr>
                      <w:rFonts w:eastAsia="Calibri" w:cs="Calibri"/>
                      <w:sz w:val="16"/>
                      <w:szCs w:val="16"/>
                      <w:lang w:val="en-GB"/>
                    </w:rPr>
                  </w:pPr>
                  <w:r w:rsidRPr="4AF7D480">
                    <w:rPr>
                      <w:rFonts w:eastAsia="Calibri" w:cs="Calibri"/>
                      <w:sz w:val="16"/>
                      <w:szCs w:val="16"/>
                      <w:lang w:val="en-GB"/>
                    </w:rPr>
                    <w:t>Point in time for the accounting point master data validity.</w:t>
                  </w:r>
                </w:p>
              </w:tc>
            </w:tr>
            <w:tr w:rsidR="1C18C02C" w:rsidTr="1C18C02C" w14:paraId="6F9F3817" w14:textId="77777777">
              <w:trPr>
                <w:trHeight w:val="300"/>
              </w:trPr>
              <w:tc>
                <w:tcPr>
                  <w:tcW w:w="1389" w:type="dxa"/>
                </w:tcPr>
                <w:p w:rsidR="6FCA150A" w:rsidP="1C18C02C" w:rsidRDefault="6FCA150A" w14:paraId="2DD70564" w14:textId="3DF851C8">
                  <w:pPr>
                    <w:rPr>
                      <w:rFonts w:eastAsia="Calibri" w:cs="Calibri"/>
                      <w:sz w:val="16"/>
                      <w:szCs w:val="16"/>
                      <w:lang w:val="en-GB"/>
                    </w:rPr>
                  </w:pPr>
                  <w:r w:rsidRPr="1C18C02C">
                    <w:rPr>
                      <w:rFonts w:eastAsia="Calibri" w:cs="Calibri"/>
                      <w:sz w:val="16"/>
                      <w:szCs w:val="16"/>
                      <w:lang w:val="en-GB"/>
                    </w:rPr>
                    <w:t>Inform about changes until</w:t>
                  </w:r>
                </w:p>
              </w:tc>
              <w:tc>
                <w:tcPr>
                  <w:tcW w:w="5039" w:type="dxa"/>
                </w:tcPr>
                <w:p w:rsidR="6FCA150A" w:rsidP="1C18C02C" w:rsidRDefault="6FCA150A" w14:paraId="7986DE24" w14:textId="0C72A754">
                  <w:pPr>
                    <w:rPr>
                      <w:rFonts w:eastAsia="Calibri" w:cs="Calibri"/>
                      <w:sz w:val="16"/>
                      <w:szCs w:val="16"/>
                      <w:lang w:val="en-GB"/>
                    </w:rPr>
                  </w:pPr>
                  <w:r w:rsidRPr="1C18C02C">
                    <w:rPr>
                      <w:rFonts w:eastAsia="Calibri" w:cs="Calibri"/>
                      <w:sz w:val="16"/>
                      <w:szCs w:val="16"/>
                      <w:lang w:val="en-GB"/>
                    </w:rPr>
                    <w:t>Point in time in the future until when changes to accounting point master data have to be made available under the consent.</w:t>
                  </w:r>
                </w:p>
              </w:tc>
            </w:tr>
          </w:tbl>
          <w:p w:rsidR="003135C6" w:rsidP="4AF7D480" w:rsidRDefault="003135C6" w14:paraId="06971CD3" w14:textId="24D8D3B2">
            <w:pPr>
              <w:widowControl w:val="0"/>
              <w:spacing w:after="0" w:line="240" w:lineRule="auto"/>
            </w:pPr>
          </w:p>
        </w:tc>
      </w:tr>
      <w:tr w:rsidRPr="00E032F9" w:rsidR="003135C6" w:rsidTr="11865A7B" w14:paraId="05738430" w14:textId="77777777">
        <w:trPr>
          <w:trHeight w:val="300"/>
        </w:trPr>
        <w:tc>
          <w:tcPr>
            <w:tcW w:w="1136" w:type="dxa"/>
            <w:tcBorders>
              <w:right w:val="single" w:color="auto" w:sz="4" w:space="0"/>
            </w:tcBorders>
          </w:tcPr>
          <w:p w:rsidR="003135C6" w:rsidP="4AF7D480" w:rsidRDefault="6C4E56EC" w14:paraId="61740529" w14:textId="648F03D8">
            <w:pPr>
              <w:widowControl w:val="0"/>
              <w:spacing w:after="0"/>
              <w:rPr>
                <w:rFonts w:eastAsia="Calibri" w:cs="Calibri"/>
                <w:sz w:val="16"/>
                <w:szCs w:val="16"/>
                <w:lang w:val="en-US"/>
              </w:rPr>
            </w:pPr>
            <w:r w:rsidRPr="4AF7D480">
              <w:rPr>
                <w:rFonts w:eastAsia="Calibri" w:cs="Calibri"/>
                <w:sz w:val="16"/>
                <w:szCs w:val="16"/>
                <w:lang w:val="en-US"/>
              </w:rPr>
              <w:t>C</w:t>
            </w:r>
          </w:p>
        </w:tc>
        <w:tc>
          <w:tcPr>
            <w:tcW w:w="1335" w:type="dxa"/>
            <w:tcBorders>
              <w:top w:val="single" w:color="auto" w:sz="4" w:space="0"/>
              <w:left w:val="single" w:color="auto" w:sz="4" w:space="0"/>
              <w:bottom w:val="single" w:color="auto" w:sz="4" w:space="0"/>
              <w:right w:val="single" w:color="auto" w:sz="4" w:space="0"/>
            </w:tcBorders>
          </w:tcPr>
          <w:p w:rsidR="003135C6" w:rsidRDefault="00D613C4" w14:paraId="18EC2B55" w14:textId="77777777">
            <w:pPr>
              <w:widowControl w:val="0"/>
              <w:spacing w:after="0"/>
              <w:rPr>
                <w:rFonts w:ascii="Calibri" w:hAnsi="Calibri" w:eastAsia="Calibri" w:cs="Calibri"/>
                <w:sz w:val="16"/>
                <w:szCs w:val="16"/>
              </w:rPr>
            </w:pPr>
            <w:r>
              <w:rPr>
                <w:rFonts w:eastAsia="Calibri" w:cs="Calibri"/>
                <w:sz w:val="16"/>
                <w:szCs w:val="16"/>
                <w:lang w:val="en-US"/>
              </w:rPr>
              <w:t>Request validation information</w:t>
            </w:r>
          </w:p>
        </w:tc>
        <w:tc>
          <w:tcPr>
            <w:tcW w:w="6654" w:type="dxa"/>
            <w:tcBorders>
              <w:left w:val="single" w:color="auto" w:sz="4" w:space="0"/>
            </w:tcBorders>
          </w:tcPr>
          <w:tbl>
            <w:tblPr>
              <w:tblStyle w:val="TabellemithellemGitternetz1"/>
              <w:tblW w:w="5000" w:type="pct"/>
              <w:tblLayout w:type="fixed"/>
              <w:tblLook w:val="04A0" w:firstRow="1" w:lastRow="0" w:firstColumn="1" w:lastColumn="0" w:noHBand="0" w:noVBand="1"/>
            </w:tblPr>
            <w:tblGrid>
              <w:gridCol w:w="1389"/>
              <w:gridCol w:w="5039"/>
            </w:tblGrid>
            <w:tr w:rsidRPr="00E032F9" w:rsidR="003135C6" w14:paraId="18F1FAFE" w14:textId="77777777">
              <w:tc>
                <w:tcPr>
                  <w:tcW w:w="1391" w:type="dxa"/>
                </w:tcPr>
                <w:p w:rsidR="003135C6" w:rsidRDefault="00D613C4" w14:paraId="4A021969" w14:textId="77777777">
                  <w:pPr>
                    <w:widowControl w:val="0"/>
                    <w:spacing w:after="0"/>
                    <w:rPr>
                      <w:rFonts w:ascii="Calibri" w:hAnsi="Calibri" w:eastAsia="Calibri" w:cs="Calibri"/>
                      <w:sz w:val="16"/>
                      <w:szCs w:val="16"/>
                    </w:rPr>
                  </w:pPr>
                  <w:r>
                    <w:rPr>
                      <w:rFonts w:eastAsia="Calibri" w:cs="Calibri"/>
                      <w:sz w:val="16"/>
                      <w:szCs w:val="16"/>
                      <w:lang w:val="en-GB"/>
                    </w:rPr>
                    <w:t>Validation result</w:t>
                  </w:r>
                </w:p>
              </w:tc>
              <w:tc>
                <w:tcPr>
                  <w:tcW w:w="5046" w:type="dxa"/>
                </w:tcPr>
                <w:p w:rsidR="003135C6" w:rsidRDefault="00D613C4" w14:paraId="7A67DE0C" w14:textId="77777777">
                  <w:pPr>
                    <w:widowControl w:val="0"/>
                    <w:spacing w:after="0"/>
                    <w:rPr>
                      <w:rFonts w:ascii="Calibri" w:hAnsi="Calibri" w:eastAsia="Calibri" w:cs="Calibri"/>
                      <w:sz w:val="16"/>
                      <w:szCs w:val="16"/>
                      <w:lang w:val="en-US"/>
                    </w:rPr>
                  </w:pPr>
                  <w:r>
                    <w:rPr>
                      <w:rFonts w:eastAsia="Calibri" w:cs="Calibri"/>
                      <w:sz w:val="16"/>
                      <w:szCs w:val="16"/>
                      <w:lang w:val="en-GB"/>
                    </w:rPr>
                    <w:t>Information about the outcome of the validation step.</w:t>
                  </w:r>
                </w:p>
              </w:tc>
            </w:tr>
          </w:tbl>
          <w:p w:rsidR="003135C6" w:rsidRDefault="003135C6" w14:paraId="03EFCA41" w14:textId="77777777">
            <w:pPr>
              <w:widowControl w:val="0"/>
              <w:spacing w:after="0"/>
              <w:rPr>
                <w:rFonts w:ascii="Calibri" w:hAnsi="Calibri" w:eastAsia="Calibri" w:cs="Calibri"/>
                <w:sz w:val="16"/>
                <w:szCs w:val="16"/>
                <w:lang w:val="en-US"/>
              </w:rPr>
            </w:pPr>
          </w:p>
        </w:tc>
      </w:tr>
      <w:tr w:rsidR="003135C6" w:rsidTr="11865A7B" w14:paraId="4C942896" w14:textId="77777777">
        <w:trPr>
          <w:trHeight w:val="300"/>
        </w:trPr>
        <w:tc>
          <w:tcPr>
            <w:tcW w:w="1136" w:type="dxa"/>
            <w:tcBorders>
              <w:right w:val="single" w:color="auto" w:sz="4" w:space="0"/>
            </w:tcBorders>
          </w:tcPr>
          <w:p w:rsidR="003135C6" w:rsidP="4AF7D480" w:rsidRDefault="2F19CC8F" w14:paraId="65AEDD99" w14:textId="63FE6916">
            <w:pPr>
              <w:widowControl w:val="0"/>
              <w:spacing w:after="0"/>
              <w:rPr>
                <w:rFonts w:eastAsia="Calibri" w:cs="Calibri"/>
                <w:sz w:val="16"/>
                <w:szCs w:val="16"/>
                <w:lang w:val="en-US"/>
              </w:rPr>
            </w:pPr>
            <w:r w:rsidRPr="4AF7D480">
              <w:rPr>
                <w:rFonts w:eastAsia="Calibri" w:cs="Calibri"/>
                <w:sz w:val="16"/>
                <w:szCs w:val="16"/>
                <w:lang w:val="en-US"/>
              </w:rPr>
              <w:t>D</w:t>
            </w:r>
          </w:p>
        </w:tc>
        <w:tc>
          <w:tcPr>
            <w:tcW w:w="1335" w:type="dxa"/>
            <w:tcBorders>
              <w:top w:val="single" w:color="auto" w:sz="4" w:space="0"/>
              <w:left w:val="single" w:color="auto" w:sz="4" w:space="0"/>
              <w:bottom w:val="single" w:color="auto" w:sz="4" w:space="0"/>
              <w:right w:val="single" w:color="auto" w:sz="4" w:space="0"/>
            </w:tcBorders>
          </w:tcPr>
          <w:p w:rsidR="003135C6" w:rsidP="4AF7D480" w:rsidRDefault="2BF20FA1" w14:paraId="54AC5E56" w14:textId="69C96325">
            <w:pPr>
              <w:widowControl w:val="0"/>
              <w:spacing w:after="0"/>
              <w:rPr>
                <w:rFonts w:ascii="Calibri" w:hAnsi="Calibri" w:eastAsia="Calibri" w:cs="Calibri"/>
                <w:sz w:val="16"/>
                <w:szCs w:val="16"/>
              </w:rPr>
            </w:pPr>
            <w:r w:rsidRPr="1C18C02C">
              <w:rPr>
                <w:rFonts w:eastAsia="Calibri" w:cs="Calibri"/>
                <w:sz w:val="16"/>
                <w:szCs w:val="16"/>
                <w:lang w:val="en-US"/>
              </w:rPr>
              <w:t xml:space="preserve">Accounting </w:t>
            </w:r>
            <w:r w:rsidRPr="1C18C02C" w:rsidR="2BAEC209">
              <w:rPr>
                <w:rFonts w:eastAsia="Calibri" w:cs="Calibri"/>
                <w:sz w:val="16"/>
                <w:szCs w:val="16"/>
                <w:lang w:val="en-US"/>
              </w:rPr>
              <w:t xml:space="preserve">point </w:t>
            </w:r>
            <w:r w:rsidRPr="1C18C02C" w:rsidR="3DE55208">
              <w:rPr>
                <w:rFonts w:eastAsia="Calibri" w:cs="Calibri"/>
                <w:sz w:val="16"/>
                <w:szCs w:val="16"/>
                <w:lang w:val="en-US"/>
              </w:rPr>
              <w:t>master data</w:t>
            </w:r>
          </w:p>
        </w:tc>
        <w:tc>
          <w:tcPr>
            <w:tcW w:w="6654" w:type="dxa"/>
            <w:tcBorders>
              <w:left w:val="single" w:color="auto" w:sz="4" w:space="0"/>
            </w:tcBorders>
          </w:tcPr>
          <w:tbl>
            <w:tblPr>
              <w:tblStyle w:val="TabellemithellemGitternetz1"/>
              <w:tblW w:w="5000" w:type="pct"/>
              <w:tblLayout w:type="fixed"/>
              <w:tblLook w:val="04A0" w:firstRow="1" w:lastRow="0" w:firstColumn="1" w:lastColumn="0" w:noHBand="0" w:noVBand="1"/>
            </w:tblPr>
            <w:tblGrid>
              <w:gridCol w:w="1389"/>
              <w:gridCol w:w="5039"/>
            </w:tblGrid>
            <w:tr w:rsidRPr="00E032F9" w:rsidR="003135C6" w:rsidTr="1BF3043E" w14:paraId="5376AD36" w14:textId="77777777">
              <w:tc>
                <w:tcPr>
                  <w:tcW w:w="1391" w:type="dxa"/>
                </w:tcPr>
                <w:p w:rsidR="003135C6" w:rsidP="4AF7D480" w:rsidRDefault="7D990574" w14:paraId="32F53853" w14:textId="76387E50">
                  <w:pPr>
                    <w:widowControl w:val="0"/>
                    <w:spacing w:after="0"/>
                    <w:rPr>
                      <w:rFonts w:eastAsia="Calibri" w:cs="Calibri"/>
                      <w:sz w:val="16"/>
                      <w:szCs w:val="16"/>
                      <w:lang w:val="en-US"/>
                    </w:rPr>
                  </w:pPr>
                  <w:r w:rsidRPr="559A74E2">
                    <w:rPr>
                      <w:rFonts w:eastAsia="Calibri" w:cs="Calibri"/>
                      <w:sz w:val="16"/>
                      <w:szCs w:val="16"/>
                      <w:lang w:val="en-US"/>
                    </w:rPr>
                    <w:t xml:space="preserve">Accounting point </w:t>
                  </w:r>
                  <w:r w:rsidRPr="559A74E2" w:rsidR="35FCF3F9">
                    <w:rPr>
                      <w:rFonts w:eastAsia="Calibri" w:cs="Calibri"/>
                      <w:sz w:val="16"/>
                      <w:szCs w:val="16"/>
                      <w:lang w:val="en-US"/>
                    </w:rPr>
                    <w:t>ident</w:t>
                  </w:r>
                  <w:r w:rsidRPr="559A74E2" w:rsidR="64A142D2">
                    <w:rPr>
                      <w:rFonts w:eastAsia="Calibri" w:cs="Calibri"/>
                      <w:sz w:val="16"/>
                      <w:szCs w:val="16"/>
                      <w:lang w:val="en-US"/>
                    </w:rPr>
                    <w:t>i</w:t>
                  </w:r>
                  <w:r w:rsidRPr="559A74E2" w:rsidR="35FCF3F9">
                    <w:rPr>
                      <w:rFonts w:eastAsia="Calibri" w:cs="Calibri"/>
                      <w:sz w:val="16"/>
                      <w:szCs w:val="16"/>
                      <w:lang w:val="en-US"/>
                    </w:rPr>
                    <w:t>fication</w:t>
                  </w:r>
                </w:p>
              </w:tc>
              <w:tc>
                <w:tcPr>
                  <w:tcW w:w="5046" w:type="dxa"/>
                </w:tcPr>
                <w:p w:rsidR="003135C6" w:rsidP="4AF7D480" w:rsidRDefault="1EA965D5" w14:paraId="10E68DDE" w14:textId="23B2CB3A">
                  <w:pPr>
                    <w:widowControl w:val="0"/>
                    <w:spacing w:after="0"/>
                    <w:rPr>
                      <w:rFonts w:ascii="Calibri" w:hAnsi="Calibri" w:eastAsia="Calibri" w:cs="Calibri"/>
                      <w:sz w:val="16"/>
                      <w:szCs w:val="16"/>
                      <w:lang w:val="en-US"/>
                    </w:rPr>
                  </w:pPr>
                  <w:r w:rsidRPr="559A74E2">
                    <w:rPr>
                      <w:rFonts w:eastAsia="Calibri" w:cs="Calibri"/>
                      <w:sz w:val="16"/>
                      <w:szCs w:val="16"/>
                      <w:lang w:val="en-US"/>
                    </w:rPr>
                    <w:t xml:space="preserve">Unique identifier for the </w:t>
                  </w:r>
                  <w:r w:rsidRPr="559A74E2" w:rsidR="230A6E2F">
                    <w:rPr>
                      <w:rFonts w:eastAsia="Calibri" w:cs="Calibri"/>
                      <w:sz w:val="16"/>
                      <w:szCs w:val="16"/>
                      <w:lang w:val="en-US"/>
                    </w:rPr>
                    <w:t xml:space="preserve">accounting </w:t>
                  </w:r>
                  <w:r w:rsidRPr="559A74E2">
                    <w:rPr>
                      <w:rFonts w:eastAsia="Calibri" w:cs="Calibri"/>
                      <w:sz w:val="16"/>
                      <w:szCs w:val="16"/>
                      <w:lang w:val="en-US"/>
                    </w:rPr>
                    <w:t xml:space="preserve">point within the </w:t>
                  </w:r>
                  <w:r w:rsidRPr="559A74E2" w:rsidR="46B64384">
                    <w:rPr>
                      <w:rFonts w:eastAsia="Calibri" w:cs="Calibri"/>
                      <w:sz w:val="16"/>
                      <w:szCs w:val="16"/>
                      <w:lang w:val="en-US"/>
                    </w:rPr>
                    <w:t>Metering point administrator</w:t>
                  </w:r>
                  <w:r w:rsidRPr="559A74E2">
                    <w:rPr>
                      <w:rFonts w:eastAsia="Calibri" w:cs="Calibri"/>
                      <w:sz w:val="16"/>
                      <w:szCs w:val="16"/>
                      <w:lang w:val="en-US"/>
                    </w:rPr>
                    <w:t>’s meter identification space.</w:t>
                  </w:r>
                </w:p>
              </w:tc>
            </w:tr>
            <w:tr w:rsidRPr="00E032F9" w:rsidR="003135C6" w:rsidTr="1BF3043E" w14:paraId="567019E9" w14:textId="77777777">
              <w:tc>
                <w:tcPr>
                  <w:tcW w:w="1391" w:type="dxa"/>
                </w:tcPr>
                <w:p w:rsidR="003135C6" w:rsidP="4AF7D480" w:rsidRDefault="3DC81237" w14:paraId="4C921D63" w14:textId="77777777">
                  <w:pPr>
                    <w:widowControl w:val="0"/>
                    <w:spacing w:after="0"/>
                    <w:rPr>
                      <w:rFonts w:ascii="Calibri" w:hAnsi="Calibri" w:eastAsia="Calibri" w:cs="Calibri"/>
                      <w:sz w:val="16"/>
                      <w:szCs w:val="16"/>
                    </w:rPr>
                  </w:pPr>
                  <w:r w:rsidRPr="4AF7D480">
                    <w:rPr>
                      <w:rFonts w:eastAsia="Calibri" w:cs="Calibri"/>
                      <w:sz w:val="16"/>
                      <w:szCs w:val="16"/>
                      <w:lang w:val="en-US"/>
                    </w:rPr>
                    <w:t>Creation timestamp</w:t>
                  </w:r>
                </w:p>
              </w:tc>
              <w:tc>
                <w:tcPr>
                  <w:tcW w:w="5046" w:type="dxa"/>
                </w:tcPr>
                <w:p w:rsidR="003135C6" w:rsidP="4AF7D480" w:rsidRDefault="3DC81237" w14:paraId="2E7DA30F" w14:textId="77777777">
                  <w:pPr>
                    <w:widowControl w:val="0"/>
                    <w:spacing w:after="0"/>
                    <w:rPr>
                      <w:rFonts w:ascii="Calibri" w:hAnsi="Calibri" w:eastAsia="Calibri" w:cs="Calibri"/>
                      <w:sz w:val="16"/>
                      <w:szCs w:val="16"/>
                      <w:lang w:val="en-US"/>
                    </w:rPr>
                  </w:pPr>
                  <w:r w:rsidRPr="4AF7D480">
                    <w:rPr>
                      <w:rFonts w:eastAsia="Calibri" w:cs="Calibri"/>
                      <w:sz w:val="16"/>
                      <w:szCs w:val="16"/>
                      <w:lang w:val="en-US"/>
                    </w:rPr>
                    <w:t>Timestamp when the data package has been generated.</w:t>
                  </w:r>
                </w:p>
              </w:tc>
            </w:tr>
            <w:tr w:rsidR="4AF7D480" w:rsidTr="1BF3043E" w14:paraId="275E9E23" w14:textId="77777777">
              <w:trPr>
                <w:trHeight w:val="300"/>
              </w:trPr>
              <w:tc>
                <w:tcPr>
                  <w:tcW w:w="1389" w:type="dxa"/>
                </w:tcPr>
                <w:p w:rsidR="1E3B0075" w:rsidP="4AF7D480" w:rsidRDefault="0A3E39B0" w14:paraId="53067E7B" w14:textId="431E6059">
                  <w:pPr>
                    <w:rPr>
                      <w:rFonts w:eastAsia="Calibri" w:cs="Calibri"/>
                      <w:sz w:val="16"/>
                      <w:szCs w:val="16"/>
                      <w:lang w:val="en-US"/>
                    </w:rPr>
                  </w:pPr>
                  <w:r w:rsidRPr="559A74E2">
                    <w:rPr>
                      <w:rFonts w:eastAsia="Calibri" w:cs="Calibri"/>
                      <w:sz w:val="16"/>
                      <w:szCs w:val="16"/>
                      <w:lang w:val="en-US"/>
                    </w:rPr>
                    <w:t>Connection point identificat</w:t>
                  </w:r>
                  <w:r w:rsidRPr="559A74E2" w:rsidR="60F970F1">
                    <w:rPr>
                      <w:rFonts w:eastAsia="Calibri" w:cs="Calibri"/>
                      <w:sz w:val="16"/>
                      <w:szCs w:val="16"/>
                      <w:lang w:val="en-US"/>
                    </w:rPr>
                    <w:t>ion</w:t>
                  </w:r>
                </w:p>
              </w:tc>
              <w:tc>
                <w:tcPr>
                  <w:tcW w:w="5039" w:type="dxa"/>
                </w:tcPr>
                <w:p w:rsidR="1E3B0075" w:rsidP="4AF7D480" w:rsidRDefault="4373A33B" w14:paraId="57B268D8" w14:textId="27BFCFD4">
                  <w:pPr>
                    <w:widowControl w:val="0"/>
                    <w:spacing w:after="0"/>
                    <w:rPr>
                      <w:rFonts w:eastAsia="Calibri" w:cs="Calibri"/>
                      <w:sz w:val="16"/>
                      <w:szCs w:val="16"/>
                      <w:lang w:val="en-US"/>
                    </w:rPr>
                  </w:pPr>
                  <w:r w:rsidRPr="559A74E2">
                    <w:rPr>
                      <w:rFonts w:eastAsia="Calibri" w:cs="Calibri"/>
                      <w:sz w:val="16"/>
                      <w:szCs w:val="16"/>
                      <w:lang w:val="en-US"/>
                    </w:rPr>
                    <w:t xml:space="preserve">Unique identifier for the connection point the accounting point refers to within the </w:t>
                  </w:r>
                  <w:r w:rsidRPr="559A74E2" w:rsidR="46B64384">
                    <w:rPr>
                      <w:rFonts w:eastAsia="Calibri" w:cs="Calibri"/>
                      <w:sz w:val="16"/>
                      <w:szCs w:val="16"/>
                      <w:lang w:val="en-US"/>
                    </w:rPr>
                    <w:t>Metering point administrator</w:t>
                  </w:r>
                  <w:r w:rsidRPr="559A74E2" w:rsidR="2485F15D">
                    <w:rPr>
                      <w:rFonts w:eastAsia="Calibri" w:cs="Calibri"/>
                      <w:sz w:val="16"/>
                      <w:szCs w:val="16"/>
                      <w:lang w:val="en-US"/>
                    </w:rPr>
                    <w:t xml:space="preserve"> operator</w:t>
                  </w:r>
                  <w:r w:rsidRPr="559A74E2">
                    <w:rPr>
                      <w:rFonts w:eastAsia="Calibri" w:cs="Calibri"/>
                      <w:sz w:val="16"/>
                      <w:szCs w:val="16"/>
                      <w:lang w:val="en-US"/>
                    </w:rPr>
                    <w:t>’s meter identification space</w:t>
                  </w:r>
                </w:p>
              </w:tc>
            </w:tr>
            <w:tr w:rsidR="1C18C02C" w:rsidTr="1BF3043E" w14:paraId="47A52693" w14:textId="77777777">
              <w:trPr>
                <w:trHeight w:val="300"/>
              </w:trPr>
              <w:tc>
                <w:tcPr>
                  <w:tcW w:w="1389" w:type="dxa"/>
                </w:tcPr>
                <w:p w:rsidR="7E21430A" w:rsidP="1C18C02C" w:rsidRDefault="46B64384" w14:paraId="5F703D05" w14:textId="3F0637F5">
                  <w:pPr>
                    <w:rPr>
                      <w:rFonts w:eastAsia="Calibri" w:cs="Calibri"/>
                      <w:sz w:val="16"/>
                      <w:szCs w:val="16"/>
                      <w:lang w:val="en-US"/>
                    </w:rPr>
                  </w:pPr>
                  <w:r w:rsidRPr="559A74E2">
                    <w:rPr>
                      <w:rFonts w:eastAsia="Calibri" w:cs="Calibri"/>
                      <w:sz w:val="16"/>
                      <w:szCs w:val="16"/>
                      <w:lang w:val="en-US"/>
                    </w:rPr>
                    <w:t>Metering point administrator</w:t>
                  </w:r>
                  <w:r w:rsidRPr="559A74E2" w:rsidR="599C9E70">
                    <w:rPr>
                      <w:rFonts w:eastAsia="Calibri" w:cs="Calibri"/>
                      <w:sz w:val="16"/>
                      <w:szCs w:val="16"/>
                      <w:lang w:val="en-US"/>
                    </w:rPr>
                    <w:t xml:space="preserve"> identificat</w:t>
                  </w:r>
                  <w:r w:rsidRPr="559A74E2" w:rsidR="75D9A6EE">
                    <w:rPr>
                      <w:rFonts w:eastAsia="Calibri" w:cs="Calibri"/>
                      <w:sz w:val="16"/>
                      <w:szCs w:val="16"/>
                      <w:lang w:val="en-US"/>
                    </w:rPr>
                    <w:t>ion</w:t>
                  </w:r>
                </w:p>
              </w:tc>
              <w:tc>
                <w:tcPr>
                  <w:tcW w:w="5039" w:type="dxa"/>
                </w:tcPr>
                <w:p w:rsidR="7E21430A" w:rsidP="1C18C02C" w:rsidRDefault="599C9E70" w14:paraId="3715CF3B" w14:textId="65B354F8">
                  <w:pPr>
                    <w:rPr>
                      <w:rFonts w:eastAsia="Calibri" w:cs="Calibri"/>
                      <w:sz w:val="16"/>
                      <w:szCs w:val="16"/>
                      <w:lang w:val="en-US"/>
                    </w:rPr>
                  </w:pPr>
                  <w:r w:rsidRPr="559A74E2">
                    <w:rPr>
                      <w:rFonts w:eastAsia="Calibri" w:cs="Calibri"/>
                      <w:sz w:val="16"/>
                      <w:szCs w:val="16"/>
                      <w:lang w:val="en-US"/>
                    </w:rPr>
                    <w:t xml:space="preserve">The </w:t>
                  </w:r>
                  <w:r w:rsidRPr="559A74E2" w:rsidR="48181ED5">
                    <w:rPr>
                      <w:rFonts w:eastAsia="Calibri" w:cs="Calibri"/>
                      <w:sz w:val="16"/>
                      <w:szCs w:val="16"/>
                      <w:lang w:val="en-US"/>
                    </w:rPr>
                    <w:t>me</w:t>
                  </w:r>
                  <w:r w:rsidRPr="559A74E2" w:rsidR="46B64384">
                    <w:rPr>
                      <w:rFonts w:eastAsia="Calibri" w:cs="Calibri"/>
                      <w:sz w:val="16"/>
                      <w:szCs w:val="16"/>
                      <w:lang w:val="en-US"/>
                    </w:rPr>
                    <w:t>tering point administrator</w:t>
                  </w:r>
                  <w:r w:rsidRPr="559A74E2">
                    <w:rPr>
                      <w:rFonts w:eastAsia="Calibri" w:cs="Calibri"/>
                      <w:sz w:val="16"/>
                      <w:szCs w:val="16"/>
                      <w:lang w:val="en-US"/>
                    </w:rPr>
                    <w:t xml:space="preserve"> for this accounting point for further access to validated historical metering and consumption data.</w:t>
                  </w:r>
                </w:p>
              </w:tc>
            </w:tr>
            <w:tr w:rsidR="1C18C02C" w:rsidTr="1BF3043E" w14:paraId="765F51F5" w14:textId="77777777">
              <w:trPr>
                <w:trHeight w:val="300"/>
              </w:trPr>
              <w:tc>
                <w:tcPr>
                  <w:tcW w:w="1389" w:type="dxa"/>
                </w:tcPr>
                <w:p w:rsidR="7E21430A" w:rsidP="1C18C02C" w:rsidRDefault="599C9E70" w14:paraId="55C02CEC" w14:textId="1D054D10">
                  <w:pPr>
                    <w:rPr>
                      <w:rFonts w:eastAsia="Calibri" w:cs="Calibri"/>
                      <w:sz w:val="16"/>
                      <w:szCs w:val="16"/>
                      <w:lang w:val="en-US"/>
                    </w:rPr>
                  </w:pPr>
                  <w:r w:rsidRPr="559A74E2">
                    <w:rPr>
                      <w:rFonts w:eastAsia="Calibri" w:cs="Calibri"/>
                      <w:sz w:val="16"/>
                      <w:szCs w:val="16"/>
                      <w:lang w:val="en-US"/>
                    </w:rPr>
                    <w:t>Permission administrator identificat</w:t>
                  </w:r>
                  <w:r w:rsidRPr="559A74E2" w:rsidR="7911E99F">
                    <w:rPr>
                      <w:rFonts w:eastAsia="Calibri" w:cs="Calibri"/>
                      <w:sz w:val="16"/>
                      <w:szCs w:val="16"/>
                      <w:lang w:val="en-US"/>
                    </w:rPr>
                    <w:t>ion</w:t>
                  </w:r>
                </w:p>
              </w:tc>
              <w:tc>
                <w:tcPr>
                  <w:tcW w:w="5039" w:type="dxa"/>
                </w:tcPr>
                <w:p w:rsidR="7E21430A" w:rsidP="1C18C02C" w:rsidRDefault="7E21430A" w14:paraId="58FE0DD9" w14:textId="45B6BE85">
                  <w:pPr>
                    <w:rPr>
                      <w:rFonts w:eastAsia="Calibri" w:cs="Calibri"/>
                      <w:sz w:val="16"/>
                      <w:szCs w:val="16"/>
                      <w:lang w:val="en-US"/>
                    </w:rPr>
                  </w:pPr>
                  <w:r w:rsidRPr="1C18C02C">
                    <w:rPr>
                      <w:rFonts w:eastAsia="Calibri" w:cs="Calibri"/>
                      <w:sz w:val="16"/>
                      <w:szCs w:val="16"/>
                      <w:lang w:val="en-US"/>
                    </w:rPr>
                    <w:t>Permission administrator for this accounting point for further access to validated historical metering and consumption data.</w:t>
                  </w:r>
                </w:p>
              </w:tc>
            </w:tr>
            <w:tr w:rsidR="1C18C02C" w:rsidTr="1BF3043E" w14:paraId="18C4D44D" w14:textId="77777777">
              <w:trPr>
                <w:trHeight w:val="300"/>
              </w:trPr>
              <w:tc>
                <w:tcPr>
                  <w:tcW w:w="1389" w:type="dxa"/>
                </w:tcPr>
                <w:p w:rsidR="7E21430A" w:rsidP="1C18C02C" w:rsidRDefault="599C9E70" w14:paraId="64789E58" w14:textId="5F66B371">
                  <w:pPr>
                    <w:rPr>
                      <w:rFonts w:eastAsia="Calibri" w:cs="Calibri"/>
                      <w:sz w:val="16"/>
                      <w:szCs w:val="16"/>
                      <w:lang w:val="en-US"/>
                    </w:rPr>
                  </w:pPr>
                  <w:r w:rsidRPr="559A74E2">
                    <w:rPr>
                      <w:rFonts w:eastAsia="Calibri" w:cs="Calibri"/>
                      <w:sz w:val="16"/>
                      <w:szCs w:val="16"/>
                      <w:lang w:val="en-US"/>
                    </w:rPr>
                    <w:t>Connecting system operator identificat</w:t>
                  </w:r>
                  <w:r w:rsidRPr="559A74E2" w:rsidR="31A3FC7F">
                    <w:rPr>
                      <w:rFonts w:eastAsia="Calibri" w:cs="Calibri"/>
                      <w:sz w:val="16"/>
                      <w:szCs w:val="16"/>
                      <w:lang w:val="en-US"/>
                    </w:rPr>
                    <w:t>ion</w:t>
                  </w:r>
                </w:p>
              </w:tc>
              <w:tc>
                <w:tcPr>
                  <w:tcW w:w="5039" w:type="dxa"/>
                </w:tcPr>
                <w:p w:rsidR="7CC4B8D7" w:rsidP="1C18C02C" w:rsidRDefault="7CC4B8D7" w14:paraId="00E5DDAC" w14:textId="0663DFE4">
                  <w:pPr>
                    <w:rPr>
                      <w:rFonts w:eastAsia="Calibri" w:cs="Calibri"/>
                      <w:sz w:val="16"/>
                      <w:szCs w:val="16"/>
                      <w:lang w:val="en-US"/>
                    </w:rPr>
                  </w:pPr>
                  <w:r w:rsidRPr="1C18C02C">
                    <w:rPr>
                      <w:rFonts w:eastAsia="Calibri" w:cs="Calibri"/>
                      <w:sz w:val="16"/>
                      <w:szCs w:val="16"/>
                      <w:lang w:val="en-US"/>
                    </w:rPr>
                    <w:t>The connecting system operator.</w:t>
                  </w:r>
                </w:p>
              </w:tc>
            </w:tr>
            <w:tr w:rsidR="4AF7D480" w:rsidTr="1BF3043E" w14:paraId="0C939EE1" w14:textId="77777777">
              <w:trPr>
                <w:trHeight w:val="300"/>
              </w:trPr>
              <w:tc>
                <w:tcPr>
                  <w:tcW w:w="1389" w:type="dxa"/>
                </w:tcPr>
                <w:p w:rsidR="1E3B0075" w:rsidP="4AF7D480" w:rsidRDefault="0A3E39B0" w14:paraId="06B60023" w14:textId="74E15FF1">
                  <w:pPr>
                    <w:rPr>
                      <w:rFonts w:eastAsia="Calibri" w:cs="Calibri"/>
                      <w:sz w:val="16"/>
                      <w:szCs w:val="16"/>
                      <w:lang w:val="en-US"/>
                    </w:rPr>
                  </w:pPr>
                  <w:r w:rsidRPr="559A74E2">
                    <w:rPr>
                      <w:rFonts w:eastAsia="Calibri" w:cs="Calibri"/>
                      <w:sz w:val="16"/>
                      <w:szCs w:val="16"/>
                      <w:lang w:val="en-US"/>
                    </w:rPr>
                    <w:t>Final customer identificat</w:t>
                  </w:r>
                  <w:r w:rsidRPr="559A74E2" w:rsidR="6B117F96">
                    <w:rPr>
                      <w:rFonts w:eastAsia="Calibri" w:cs="Calibri"/>
                      <w:sz w:val="16"/>
                      <w:szCs w:val="16"/>
                      <w:lang w:val="en-US"/>
                    </w:rPr>
                    <w:t>ion</w:t>
                  </w:r>
                </w:p>
              </w:tc>
              <w:tc>
                <w:tcPr>
                  <w:tcW w:w="5039" w:type="dxa"/>
                </w:tcPr>
                <w:p w:rsidR="1E3B0075" w:rsidP="4AF7D480" w:rsidRDefault="1E3B0075" w14:paraId="2AE02283" w14:textId="643DC09F">
                  <w:pPr>
                    <w:rPr>
                      <w:rFonts w:eastAsia="Calibri" w:cs="Calibri"/>
                      <w:sz w:val="16"/>
                      <w:szCs w:val="16"/>
                      <w:lang w:val="en-US"/>
                    </w:rPr>
                  </w:pPr>
                  <w:r w:rsidRPr="4AF7D480">
                    <w:rPr>
                      <w:rFonts w:eastAsia="Calibri" w:cs="Calibri"/>
                      <w:sz w:val="16"/>
                      <w:szCs w:val="16"/>
                      <w:lang w:val="en-US"/>
                    </w:rPr>
                    <w:t>Unique identifier for the final customer</w:t>
                  </w:r>
                </w:p>
              </w:tc>
            </w:tr>
            <w:tr w:rsidR="4AF7D480" w:rsidTr="1BF3043E" w14:paraId="48074388" w14:textId="77777777">
              <w:trPr>
                <w:trHeight w:val="300"/>
              </w:trPr>
              <w:tc>
                <w:tcPr>
                  <w:tcW w:w="1389" w:type="dxa"/>
                </w:tcPr>
                <w:p w:rsidR="1A880CBC" w:rsidP="4AF7D480" w:rsidRDefault="2B27AFAB" w14:paraId="56CF3795" w14:textId="5496A9D3">
                  <w:pPr>
                    <w:rPr>
                      <w:rFonts w:eastAsia="Calibri" w:cs="Calibri"/>
                      <w:sz w:val="16"/>
                      <w:szCs w:val="16"/>
                      <w:lang w:val="en-US"/>
                    </w:rPr>
                  </w:pPr>
                  <w:r w:rsidRPr="559A74E2">
                    <w:rPr>
                      <w:rFonts w:eastAsia="Calibri" w:cs="Calibri"/>
                      <w:sz w:val="16"/>
                      <w:szCs w:val="16"/>
                      <w:lang w:val="en-US"/>
                    </w:rPr>
                    <w:t>Reference accounting point identificat</w:t>
                  </w:r>
                  <w:r w:rsidRPr="559A74E2" w:rsidR="7E8BCE3D">
                    <w:rPr>
                      <w:rFonts w:eastAsia="Calibri" w:cs="Calibri"/>
                      <w:sz w:val="16"/>
                      <w:szCs w:val="16"/>
                      <w:lang w:val="en-US"/>
                    </w:rPr>
                    <w:t>ion</w:t>
                  </w:r>
                </w:p>
              </w:tc>
              <w:tc>
                <w:tcPr>
                  <w:tcW w:w="5039" w:type="dxa"/>
                </w:tcPr>
                <w:p w:rsidR="1A880CBC" w:rsidP="4AF7D480" w:rsidRDefault="45702252" w14:paraId="70E0B9C4" w14:textId="61A5226F">
                  <w:pPr>
                    <w:rPr>
                      <w:rFonts w:eastAsia="Calibri" w:cs="Calibri"/>
                      <w:sz w:val="16"/>
                      <w:szCs w:val="16"/>
                      <w:lang w:val="en-US"/>
                    </w:rPr>
                  </w:pPr>
                  <w:r w:rsidRPr="559A74E2">
                    <w:rPr>
                      <w:rFonts w:eastAsia="Calibri" w:cs="Calibri"/>
                      <w:sz w:val="16"/>
                      <w:szCs w:val="16"/>
                      <w:lang w:val="en-US"/>
                    </w:rPr>
                    <w:t>Potentially, the accounting point lies behind another accounting point (e.g. in a multi-apartment building where all apartment meters are situated behind the main meter of the building). In this case, the reference accounting point identifier refers to that main building.</w:t>
                  </w:r>
                </w:p>
              </w:tc>
            </w:tr>
            <w:tr w:rsidRPr="00E032F9" w:rsidR="003135C6" w:rsidTr="1BF3043E" w14:paraId="5E90ABF5" w14:textId="77777777">
              <w:tc>
                <w:tcPr>
                  <w:tcW w:w="1391" w:type="dxa"/>
                </w:tcPr>
                <w:p w:rsidR="003135C6" w:rsidP="4AF7D480" w:rsidRDefault="3DC81237" w14:paraId="6B0551B0" w14:textId="77777777">
                  <w:pPr>
                    <w:widowControl w:val="0"/>
                    <w:spacing w:after="0"/>
                    <w:rPr>
                      <w:rFonts w:ascii="Calibri" w:hAnsi="Calibri" w:eastAsia="Calibri" w:cs="Calibri"/>
                      <w:sz w:val="16"/>
                      <w:szCs w:val="16"/>
                    </w:rPr>
                  </w:pPr>
                  <w:r w:rsidRPr="4AF7D480">
                    <w:rPr>
                      <w:rFonts w:eastAsia="Calibri" w:cs="Calibri"/>
                      <w:sz w:val="16"/>
                      <w:szCs w:val="16"/>
                      <w:lang w:val="en-US"/>
                    </w:rPr>
                    <w:t>Energy product</w:t>
                  </w:r>
                </w:p>
              </w:tc>
              <w:tc>
                <w:tcPr>
                  <w:tcW w:w="5046" w:type="dxa"/>
                </w:tcPr>
                <w:p w:rsidR="003135C6" w:rsidP="4AF7D480" w:rsidRDefault="3DC81237" w14:paraId="1DE3D565" w14:textId="2D1E550E">
                  <w:pPr>
                    <w:widowControl w:val="0"/>
                    <w:spacing w:after="0"/>
                    <w:rPr>
                      <w:rFonts w:ascii="Calibri" w:hAnsi="Calibri" w:eastAsia="Calibri" w:cs="Calibri"/>
                      <w:sz w:val="16"/>
                      <w:szCs w:val="16"/>
                      <w:lang w:val="en-US"/>
                    </w:rPr>
                  </w:pPr>
                  <w:r w:rsidRPr="4AF7D480">
                    <w:rPr>
                      <w:rFonts w:eastAsia="Calibri" w:cs="Calibri"/>
                      <w:sz w:val="16"/>
                      <w:szCs w:val="16"/>
                      <w:lang w:val="en-US"/>
                    </w:rPr>
                    <w:t>Energy product measured by the metering point (e.g., Energy active, Energy re-active).</w:t>
                  </w:r>
                </w:p>
              </w:tc>
            </w:tr>
            <w:tr w:rsidR="1C18C02C" w:rsidTr="1BF3043E" w14:paraId="66B0A582" w14:textId="77777777">
              <w:trPr>
                <w:trHeight w:val="300"/>
              </w:trPr>
              <w:tc>
                <w:tcPr>
                  <w:tcW w:w="1389" w:type="dxa"/>
                </w:tcPr>
                <w:p w:rsidR="65485DF0" w:rsidP="1C18C02C" w:rsidRDefault="65485DF0" w14:paraId="03F295AF" w14:textId="534CA63F">
                  <w:pPr>
                    <w:rPr>
                      <w:rFonts w:eastAsia="Calibri" w:cs="Calibri"/>
                      <w:sz w:val="16"/>
                      <w:szCs w:val="16"/>
                      <w:lang w:val="en-US"/>
                    </w:rPr>
                  </w:pPr>
                  <w:r w:rsidRPr="1C18C02C">
                    <w:rPr>
                      <w:rFonts w:eastAsia="Calibri" w:cs="Calibri"/>
                      <w:sz w:val="16"/>
                      <w:szCs w:val="16"/>
                      <w:lang w:val="en-US"/>
                    </w:rPr>
                    <w:t>Unit of measure</w:t>
                  </w:r>
                </w:p>
              </w:tc>
              <w:tc>
                <w:tcPr>
                  <w:tcW w:w="5039" w:type="dxa"/>
                </w:tcPr>
                <w:p w:rsidR="65485DF0" w:rsidP="1C18C02C" w:rsidRDefault="65485DF0" w14:paraId="2A305407" w14:textId="0FABA99C">
                  <w:pPr>
                    <w:rPr>
                      <w:rFonts w:eastAsia="Calibri" w:cs="Calibri"/>
                      <w:sz w:val="16"/>
                      <w:szCs w:val="16"/>
                      <w:lang w:val="en-US"/>
                    </w:rPr>
                  </w:pPr>
                  <w:r w:rsidRPr="1C18C02C">
                    <w:rPr>
                      <w:rFonts w:eastAsia="Calibri" w:cs="Calibri"/>
                      <w:sz w:val="16"/>
                      <w:szCs w:val="16"/>
                      <w:lang w:val="en-US"/>
                    </w:rPr>
                    <w:t>Unit of measure that energy is being measured in.</w:t>
                  </w:r>
                </w:p>
              </w:tc>
            </w:tr>
            <w:tr w:rsidR="1C18C02C" w:rsidTr="1BF3043E" w14:paraId="20E08725" w14:textId="77777777">
              <w:trPr>
                <w:trHeight w:val="300"/>
              </w:trPr>
              <w:tc>
                <w:tcPr>
                  <w:tcW w:w="1389" w:type="dxa"/>
                </w:tcPr>
                <w:p w:rsidR="7DF7D99F" w:rsidP="1C18C02C" w:rsidRDefault="7DF7D99F" w14:paraId="0D7E1AF5" w14:textId="2B4EACD6">
                  <w:pPr>
                    <w:rPr>
                      <w:rFonts w:eastAsia="Calibri" w:cs="Calibri"/>
                      <w:sz w:val="16"/>
                      <w:szCs w:val="16"/>
                      <w:lang w:val="en-US"/>
                    </w:rPr>
                  </w:pPr>
                  <w:r w:rsidRPr="1C18C02C">
                    <w:rPr>
                      <w:rFonts w:eastAsia="Calibri" w:cs="Calibri"/>
                      <w:sz w:val="16"/>
                      <w:szCs w:val="16"/>
                      <w:lang w:val="en-US"/>
                    </w:rPr>
                    <w:t>Accounting point direction</w:t>
                  </w:r>
                </w:p>
              </w:tc>
              <w:tc>
                <w:tcPr>
                  <w:tcW w:w="5039" w:type="dxa"/>
                </w:tcPr>
                <w:p w:rsidR="7DF7D99F" w:rsidP="1C18C02C" w:rsidRDefault="7DF7D99F" w14:paraId="7ED11D80" w14:textId="40AF9AEB">
                  <w:pPr>
                    <w:rPr>
                      <w:rFonts w:eastAsia="Calibri" w:cs="Calibri"/>
                      <w:sz w:val="16"/>
                      <w:szCs w:val="16"/>
                      <w:lang w:val="en-US"/>
                    </w:rPr>
                  </w:pPr>
                  <w:r w:rsidRPr="1C18C02C">
                    <w:rPr>
                      <w:rFonts w:eastAsia="Calibri" w:cs="Calibri"/>
                      <w:sz w:val="16"/>
                      <w:szCs w:val="16"/>
                      <w:lang w:val="en-US"/>
                    </w:rPr>
                    <w:t xml:space="preserve">Indicator showing whether just </w:t>
                  </w:r>
                  <w:r w:rsidRPr="1C18C02C">
                    <w:rPr>
                      <w:rFonts w:eastAsia="Calibri" w:cs="Calibri"/>
                      <w:i/>
                      <w:iCs/>
                      <w:sz w:val="16"/>
                      <w:szCs w:val="16"/>
                      <w:lang w:val="en-US"/>
                    </w:rPr>
                    <w:t>production</w:t>
                  </w:r>
                  <w:r w:rsidRPr="1C18C02C">
                    <w:rPr>
                      <w:rFonts w:eastAsia="Calibri" w:cs="Calibri"/>
                      <w:sz w:val="16"/>
                      <w:szCs w:val="16"/>
                      <w:lang w:val="en-US"/>
                    </w:rPr>
                    <w:t xml:space="preserve"> or </w:t>
                  </w:r>
                  <w:r w:rsidRPr="1C18C02C">
                    <w:rPr>
                      <w:rFonts w:eastAsia="Calibri" w:cs="Calibri"/>
                      <w:i/>
                      <w:iCs/>
                      <w:sz w:val="16"/>
                      <w:szCs w:val="16"/>
                      <w:lang w:val="en-US"/>
                    </w:rPr>
                    <w:t>consumption</w:t>
                  </w:r>
                  <w:r w:rsidRPr="1C18C02C">
                    <w:rPr>
                      <w:rFonts w:eastAsia="Calibri" w:cs="Calibri"/>
                      <w:sz w:val="16"/>
                      <w:szCs w:val="16"/>
                      <w:lang w:val="en-US"/>
                    </w:rPr>
                    <w:t xml:space="preserve"> or both </w:t>
                  </w:r>
                  <w:r w:rsidRPr="1C18C02C">
                    <w:rPr>
                      <w:rFonts w:eastAsia="Calibri" w:cs="Calibri"/>
                      <w:i/>
                      <w:iCs/>
                      <w:sz w:val="16"/>
                      <w:szCs w:val="16"/>
                      <w:lang w:val="en-US"/>
                    </w:rPr>
                    <w:t>combined</w:t>
                  </w:r>
                  <w:r w:rsidRPr="1C18C02C">
                    <w:rPr>
                      <w:rFonts w:eastAsia="Calibri" w:cs="Calibri"/>
                      <w:sz w:val="16"/>
                      <w:szCs w:val="16"/>
                      <w:lang w:val="en-US"/>
                    </w:rPr>
                    <w:t xml:space="preserve"> are measured via this accounting point</w:t>
                  </w:r>
                </w:p>
              </w:tc>
            </w:tr>
            <w:tr w:rsidRPr="00E032F9" w:rsidR="003135C6" w:rsidTr="1BF3043E" w14:paraId="39AAF071" w14:textId="77777777">
              <w:tc>
                <w:tcPr>
                  <w:tcW w:w="1391" w:type="dxa"/>
                </w:tcPr>
                <w:p w:rsidR="003135C6" w:rsidP="1C18C02C" w:rsidRDefault="7CAF41AE" w14:paraId="1343C665" w14:textId="3A01243B">
                  <w:pPr>
                    <w:widowControl w:val="0"/>
                    <w:spacing w:after="0"/>
                    <w:rPr>
                      <w:rFonts w:eastAsia="Calibri" w:cs="Calibri"/>
                      <w:sz w:val="16"/>
                      <w:szCs w:val="16"/>
                      <w:lang w:val="en-US"/>
                    </w:rPr>
                  </w:pPr>
                  <w:r w:rsidRPr="1C18C02C">
                    <w:rPr>
                      <w:rFonts w:eastAsia="Calibri" w:cs="Calibri"/>
                      <w:sz w:val="16"/>
                      <w:szCs w:val="16"/>
                      <w:lang w:val="en-US"/>
                    </w:rPr>
                    <w:t>Snapshot timestamp</w:t>
                  </w:r>
                </w:p>
              </w:tc>
              <w:tc>
                <w:tcPr>
                  <w:tcW w:w="5046" w:type="dxa"/>
                </w:tcPr>
                <w:p w:rsidR="003135C6" w:rsidP="1C18C02C" w:rsidRDefault="7661F3C0" w14:paraId="4E9FC6B0" w14:textId="3DC6B092">
                  <w:pPr>
                    <w:widowControl w:val="0"/>
                    <w:spacing w:after="0"/>
                    <w:rPr>
                      <w:rFonts w:eastAsia="Calibri" w:cs="Calibri"/>
                      <w:sz w:val="16"/>
                      <w:szCs w:val="16"/>
                      <w:lang w:val="en-US"/>
                    </w:rPr>
                  </w:pPr>
                  <w:r w:rsidRPr="1C18C02C">
                    <w:rPr>
                      <w:rFonts w:eastAsia="Calibri" w:cs="Calibri"/>
                      <w:sz w:val="16"/>
                      <w:szCs w:val="16"/>
                      <w:lang w:val="en-US"/>
                    </w:rPr>
                    <w:t>Validity point in time for provided master data information</w:t>
                  </w:r>
                </w:p>
              </w:tc>
            </w:tr>
            <w:tr w:rsidRPr="00E032F9" w:rsidR="003135C6" w:rsidTr="1BF3043E" w14:paraId="0AE2C639" w14:textId="77777777">
              <w:tc>
                <w:tcPr>
                  <w:tcW w:w="1391" w:type="dxa"/>
                </w:tcPr>
                <w:p w:rsidR="003135C6" w:rsidP="1C18C02C" w:rsidRDefault="24A4E0AE" w14:paraId="4938A45F" w14:textId="55A27E3F">
                  <w:pPr>
                    <w:widowControl w:val="0"/>
                    <w:spacing w:after="0"/>
                    <w:rPr>
                      <w:rFonts w:eastAsia="Calibri" w:cs="Calibri"/>
                      <w:sz w:val="16"/>
                      <w:szCs w:val="16"/>
                      <w:lang w:val="en-US"/>
                    </w:rPr>
                  </w:pPr>
                  <w:r w:rsidRPr="1C18C02C">
                    <w:rPr>
                      <w:rFonts w:eastAsia="Calibri" w:cs="Calibri"/>
                      <w:sz w:val="16"/>
                      <w:szCs w:val="16"/>
                      <w:lang w:val="en-US"/>
                    </w:rPr>
                    <w:t>Voltage level</w:t>
                  </w:r>
                </w:p>
              </w:tc>
              <w:tc>
                <w:tcPr>
                  <w:tcW w:w="5046" w:type="dxa"/>
                </w:tcPr>
                <w:p w:rsidR="003135C6" w:rsidP="559A74E2" w:rsidRDefault="1DFE332C" w14:paraId="2EC2B0A0" w14:textId="4CD5E6E2">
                  <w:pPr>
                    <w:widowControl w:val="0"/>
                    <w:spacing w:after="0"/>
                    <w:rPr>
                      <w:rFonts w:ascii="Calibri" w:hAnsi="Calibri" w:eastAsia="Calibri" w:cs="Calibri"/>
                      <w:sz w:val="16"/>
                      <w:szCs w:val="16"/>
                      <w:highlight w:val="yellow"/>
                      <w:lang w:val="en-US"/>
                    </w:rPr>
                  </w:pPr>
                  <w:r w:rsidRPr="1BF3043E">
                    <w:rPr>
                      <w:rFonts w:eastAsia="Calibri" w:cs="Calibri"/>
                      <w:sz w:val="16"/>
                      <w:szCs w:val="16"/>
                      <w:highlight w:val="yellow"/>
                      <w:lang w:val="en-US"/>
                    </w:rPr>
                    <w:t>?</w:t>
                  </w:r>
                </w:p>
              </w:tc>
            </w:tr>
            <w:tr w:rsidRPr="00E032F9" w:rsidR="003135C6" w:rsidTr="1BF3043E" w14:paraId="2655BE3F" w14:textId="77777777">
              <w:tc>
                <w:tcPr>
                  <w:tcW w:w="1391" w:type="dxa"/>
                </w:tcPr>
                <w:p w:rsidR="003135C6" w:rsidP="1C18C02C" w:rsidRDefault="57CB4E32" w14:paraId="65145CAE" w14:textId="7D4D71F2">
                  <w:pPr>
                    <w:widowControl w:val="0"/>
                    <w:spacing w:after="0"/>
                    <w:rPr>
                      <w:rFonts w:ascii="Calibri" w:hAnsi="Calibri" w:eastAsia="Calibri" w:cs="Calibri"/>
                      <w:sz w:val="16"/>
                      <w:szCs w:val="16"/>
                    </w:rPr>
                  </w:pPr>
                  <w:r w:rsidRPr="1C18C02C">
                    <w:rPr>
                      <w:rFonts w:eastAsia="Calibri" w:cs="Calibri"/>
                      <w:sz w:val="16"/>
                      <w:szCs w:val="16"/>
                      <w:lang w:val="en-US"/>
                    </w:rPr>
                    <w:t>Accounting point</w:t>
                  </w:r>
                  <w:r w:rsidRPr="1C18C02C" w:rsidR="6AA71036">
                    <w:rPr>
                      <w:rFonts w:eastAsia="Calibri" w:cs="Calibri"/>
                      <w:sz w:val="16"/>
                      <w:szCs w:val="16"/>
                      <w:lang w:val="en-US"/>
                    </w:rPr>
                    <w:t xml:space="preserve"> status</w:t>
                  </w:r>
                </w:p>
              </w:tc>
              <w:tc>
                <w:tcPr>
                  <w:tcW w:w="5046" w:type="dxa"/>
                </w:tcPr>
                <w:p w:rsidR="003135C6" w:rsidP="1C18C02C" w:rsidRDefault="3F062DCA" w14:paraId="1905C8DF" w14:textId="096582C6">
                  <w:pPr>
                    <w:widowControl w:val="0"/>
                    <w:spacing w:after="0"/>
                    <w:rPr>
                      <w:rFonts w:ascii="Calibri" w:hAnsi="Calibri" w:eastAsia="Calibri" w:cs="Calibri"/>
                      <w:sz w:val="16"/>
                      <w:szCs w:val="16"/>
                      <w:lang w:val="en-US"/>
                    </w:rPr>
                  </w:pPr>
                  <w:r w:rsidRPr="1C18C02C">
                    <w:rPr>
                      <w:rFonts w:ascii="Calibri" w:hAnsi="Calibri" w:eastAsia="Calibri" w:cs="Calibri"/>
                      <w:sz w:val="16"/>
                      <w:szCs w:val="16"/>
                      <w:lang w:val="en-US"/>
                    </w:rPr>
                    <w:t>A code specifying if the installation of the Accounting Point is physically connected to the grid and energy flow is possible.</w:t>
                  </w:r>
                </w:p>
              </w:tc>
            </w:tr>
            <w:tr w:rsidR="003135C6" w:rsidTr="1BF3043E" w14:paraId="7A507C47" w14:textId="77777777">
              <w:tc>
                <w:tcPr>
                  <w:tcW w:w="1391" w:type="dxa"/>
                </w:tcPr>
                <w:p w:rsidR="003135C6" w:rsidP="1C18C02C" w:rsidRDefault="6BF053DA" w14:paraId="542FAF5E" w14:textId="0D655871">
                  <w:pPr>
                    <w:widowControl w:val="0"/>
                    <w:spacing w:after="0"/>
                    <w:rPr>
                      <w:rFonts w:eastAsia="Calibri" w:cs="Calibri"/>
                      <w:sz w:val="16"/>
                      <w:szCs w:val="16"/>
                      <w:lang w:val="en-US"/>
                    </w:rPr>
                  </w:pPr>
                  <w:r w:rsidRPr="559A74E2">
                    <w:rPr>
                      <w:rFonts w:eastAsia="Calibri" w:cs="Calibri"/>
                      <w:sz w:val="16"/>
                      <w:szCs w:val="16"/>
                      <w:lang w:val="en-US"/>
                    </w:rPr>
                    <w:t>Metering grid area identificat</w:t>
                  </w:r>
                  <w:r w:rsidRPr="559A74E2" w:rsidR="78A78E70">
                    <w:rPr>
                      <w:rFonts w:eastAsia="Calibri" w:cs="Calibri"/>
                      <w:sz w:val="16"/>
                      <w:szCs w:val="16"/>
                      <w:lang w:val="en-US"/>
                    </w:rPr>
                    <w:t>ion</w:t>
                  </w:r>
                </w:p>
              </w:tc>
              <w:tc>
                <w:tcPr>
                  <w:tcW w:w="5046" w:type="dxa"/>
                </w:tcPr>
                <w:p w:rsidR="003135C6" w:rsidP="1C18C02C" w:rsidRDefault="324CDE9F" w14:paraId="4E3BCB91" w14:textId="398F7392">
                  <w:pPr>
                    <w:widowControl w:val="0"/>
                    <w:spacing w:after="0"/>
                    <w:rPr>
                      <w:rFonts w:eastAsia="Calibri" w:cs="Calibri"/>
                      <w:sz w:val="16"/>
                      <w:szCs w:val="16"/>
                      <w:lang w:val="en-US"/>
                    </w:rPr>
                  </w:pPr>
                  <w:r w:rsidRPr="559A74E2">
                    <w:rPr>
                      <w:rFonts w:eastAsia="Calibri" w:cs="Calibri"/>
                      <w:sz w:val="16"/>
                      <w:szCs w:val="16"/>
                      <w:lang w:val="en-US"/>
                    </w:rPr>
                    <w:t>Metering grid area identificat</w:t>
                  </w:r>
                  <w:r w:rsidRPr="559A74E2" w:rsidR="22455790">
                    <w:rPr>
                      <w:rFonts w:eastAsia="Calibri" w:cs="Calibri"/>
                      <w:sz w:val="16"/>
                      <w:szCs w:val="16"/>
                      <w:lang w:val="en-US"/>
                    </w:rPr>
                    <w:t>ion</w:t>
                  </w:r>
                  <w:r w:rsidRPr="559A74E2">
                    <w:rPr>
                      <w:rFonts w:eastAsia="Calibri" w:cs="Calibri"/>
                      <w:sz w:val="16"/>
                      <w:szCs w:val="16"/>
                      <w:lang w:val="en-US"/>
                    </w:rPr>
                    <w:t xml:space="preserve"> of the connection point</w:t>
                  </w:r>
                  <w:r w:rsidRPr="559A74E2" w:rsidR="0A94EA60">
                    <w:rPr>
                      <w:rFonts w:eastAsia="Calibri" w:cs="Calibri"/>
                      <w:sz w:val="16"/>
                      <w:szCs w:val="16"/>
                      <w:lang w:val="en-US"/>
                    </w:rPr>
                    <w:t>.</w:t>
                  </w:r>
                  <w:r w:rsidRPr="559A74E2" w:rsidR="007889B3">
                    <w:rPr>
                      <w:rFonts w:eastAsia="Calibri" w:cs="Calibri"/>
                      <w:sz w:val="16"/>
                      <w:szCs w:val="16"/>
                      <w:lang w:val="en-US"/>
                    </w:rPr>
                    <w:t xml:space="preserve"> This is done implicitly in some countries with just one bidding zone, but in MSs with more – potentially varying – bidding zones, this information will be derived from the metering grid area</w:t>
                  </w:r>
                  <w:r w:rsidRPr="559A74E2" w:rsidR="1ED44E1D">
                    <w:rPr>
                      <w:rFonts w:eastAsia="Calibri" w:cs="Calibri"/>
                      <w:sz w:val="16"/>
                      <w:szCs w:val="16"/>
                      <w:lang w:val="en-US"/>
                    </w:rPr>
                    <w:t>.</w:t>
                  </w:r>
                </w:p>
              </w:tc>
            </w:tr>
            <w:tr w:rsidR="003135C6" w:rsidTr="1BF3043E" w14:paraId="099C4198" w14:textId="77777777">
              <w:tc>
                <w:tcPr>
                  <w:tcW w:w="1391" w:type="dxa"/>
                </w:tcPr>
                <w:p w:rsidR="003135C6" w:rsidP="1C18C02C" w:rsidRDefault="3E2E1282" w14:paraId="45C257CB" w14:textId="30B6B122">
                  <w:pPr>
                    <w:widowControl w:val="0"/>
                    <w:spacing w:after="0"/>
                    <w:rPr>
                      <w:rFonts w:eastAsia="Calibri" w:cs="Calibri"/>
                      <w:sz w:val="16"/>
                      <w:szCs w:val="16"/>
                      <w:highlight w:val="yellow"/>
                      <w:lang w:val="en-US"/>
                    </w:rPr>
                  </w:pPr>
                  <w:r w:rsidRPr="1C18C02C">
                    <w:rPr>
                      <w:rFonts w:eastAsia="Calibri" w:cs="Calibri"/>
                      <w:sz w:val="16"/>
                      <w:szCs w:val="16"/>
                      <w:highlight w:val="yellow"/>
                      <w:lang w:val="en-US"/>
                    </w:rPr>
                    <w:t>Imbalance settlement method</w:t>
                  </w:r>
                </w:p>
              </w:tc>
              <w:tc>
                <w:tcPr>
                  <w:tcW w:w="5046" w:type="dxa"/>
                </w:tcPr>
                <w:p w:rsidR="003135C6" w:rsidP="1C18C02C" w:rsidRDefault="043BC6EF" w14:paraId="0643C64D" w14:textId="1F15E6E1">
                  <w:pPr>
                    <w:widowControl w:val="0"/>
                    <w:spacing w:after="0"/>
                    <w:rPr>
                      <w:rFonts w:ascii="Calibri" w:hAnsi="Calibri" w:eastAsia="Calibri" w:cs="Calibri"/>
                      <w:sz w:val="16"/>
                      <w:szCs w:val="16"/>
                      <w:highlight w:val="yellow"/>
                    </w:rPr>
                  </w:pPr>
                  <w:r w:rsidRPr="1C18C02C">
                    <w:rPr>
                      <w:rFonts w:eastAsia="Calibri" w:cs="Calibri"/>
                      <w:sz w:val="16"/>
                      <w:szCs w:val="16"/>
                      <w:highlight w:val="yellow"/>
                      <w:lang w:val="en-US"/>
                    </w:rPr>
                    <w:t>?</w:t>
                  </w:r>
                </w:p>
              </w:tc>
            </w:tr>
            <w:tr w:rsidRPr="00E032F9" w:rsidR="003135C6" w:rsidTr="1BF3043E" w14:paraId="72C97582" w14:textId="77777777">
              <w:tc>
                <w:tcPr>
                  <w:tcW w:w="1391" w:type="dxa"/>
                </w:tcPr>
                <w:p w:rsidR="003135C6" w:rsidP="1C18C02C" w:rsidRDefault="72B3C875" w14:paraId="3A86D263" w14:textId="097F6027">
                  <w:pPr>
                    <w:widowControl w:val="0"/>
                    <w:spacing w:after="0"/>
                    <w:rPr>
                      <w:rFonts w:eastAsia="Calibri" w:cs="Calibri"/>
                      <w:sz w:val="16"/>
                      <w:szCs w:val="16"/>
                      <w:highlight w:val="yellow"/>
                      <w:lang w:val="en-US"/>
                    </w:rPr>
                  </w:pPr>
                  <w:r w:rsidRPr="1C18C02C">
                    <w:rPr>
                      <w:rFonts w:eastAsia="Calibri" w:cs="Calibri"/>
                      <w:sz w:val="16"/>
                      <w:szCs w:val="16"/>
                      <w:highlight w:val="yellow"/>
                      <w:lang w:val="en-US"/>
                    </w:rPr>
                    <w:t>Transmission interval towards market</w:t>
                  </w:r>
                </w:p>
              </w:tc>
              <w:tc>
                <w:tcPr>
                  <w:tcW w:w="5046" w:type="dxa"/>
                </w:tcPr>
                <w:p w:rsidR="003135C6" w:rsidP="1C18C02C" w:rsidRDefault="72B3C875" w14:paraId="63C25865" w14:textId="5BEBECC1">
                  <w:pPr>
                    <w:widowControl w:val="0"/>
                    <w:spacing w:after="0"/>
                    <w:rPr>
                      <w:rFonts w:eastAsia="Calibri" w:cs="Calibri"/>
                      <w:sz w:val="16"/>
                      <w:szCs w:val="16"/>
                      <w:highlight w:val="yellow"/>
                      <w:lang w:val="en-US"/>
                    </w:rPr>
                  </w:pPr>
                  <w:r w:rsidRPr="1C18C02C">
                    <w:rPr>
                      <w:rFonts w:eastAsia="Calibri" w:cs="Calibri"/>
                      <w:sz w:val="16"/>
                      <w:szCs w:val="16"/>
                      <w:highlight w:val="yellow"/>
                      <w:lang w:val="en-US"/>
                    </w:rPr>
                    <w:t>Periodicity in which new validated metering and consumption data is being made available to other market actors like suppliers or other eligible parties.</w:t>
                  </w:r>
                </w:p>
              </w:tc>
            </w:tr>
            <w:tr w:rsidR="1C18C02C" w:rsidTr="1BF3043E" w14:paraId="4FF0A109" w14:textId="77777777">
              <w:trPr>
                <w:trHeight w:val="300"/>
              </w:trPr>
              <w:tc>
                <w:tcPr>
                  <w:tcW w:w="1389" w:type="dxa"/>
                </w:tcPr>
                <w:p w:rsidR="307E5E35" w:rsidP="1C18C02C" w:rsidRDefault="307E5E35" w14:paraId="16582AD2" w14:textId="024AAACA">
                  <w:pPr>
                    <w:rPr>
                      <w:rFonts w:eastAsia="Calibri" w:cs="Calibri"/>
                      <w:sz w:val="16"/>
                      <w:szCs w:val="16"/>
                      <w:lang w:val="en-US"/>
                    </w:rPr>
                  </w:pPr>
                  <w:r w:rsidRPr="1C18C02C">
                    <w:rPr>
                      <w:rFonts w:eastAsia="Calibri" w:cs="Calibri"/>
                      <w:sz w:val="16"/>
                      <w:szCs w:val="16"/>
                      <w:lang w:val="en-US"/>
                    </w:rPr>
                    <w:lastRenderedPageBreak/>
                    <w:t>Grid tariff ID</w:t>
                  </w:r>
                </w:p>
              </w:tc>
              <w:tc>
                <w:tcPr>
                  <w:tcW w:w="5039" w:type="dxa"/>
                </w:tcPr>
                <w:p w:rsidR="307E5E35" w:rsidP="1C18C02C" w:rsidRDefault="307E5E35" w14:paraId="1E7174A0" w14:textId="7AD9D0B4">
                  <w:pPr>
                    <w:rPr>
                      <w:rFonts w:eastAsia="Calibri" w:cs="Calibri"/>
                      <w:sz w:val="16"/>
                      <w:szCs w:val="16"/>
                      <w:lang w:val="en-US"/>
                    </w:rPr>
                  </w:pPr>
                  <w:r w:rsidRPr="1C18C02C">
                    <w:rPr>
                      <w:rFonts w:eastAsia="Calibri" w:cs="Calibri"/>
                      <w:sz w:val="16"/>
                      <w:szCs w:val="16"/>
                      <w:lang w:val="en-US"/>
                    </w:rPr>
                    <w:t>?</w:t>
                  </w:r>
                </w:p>
              </w:tc>
            </w:tr>
            <w:tr w:rsidR="1C18C02C" w:rsidTr="1BF3043E" w14:paraId="675033C6" w14:textId="77777777">
              <w:trPr>
                <w:trHeight w:val="300"/>
              </w:trPr>
              <w:tc>
                <w:tcPr>
                  <w:tcW w:w="1389" w:type="dxa"/>
                </w:tcPr>
                <w:p w:rsidR="307E5E35" w:rsidP="1C18C02C" w:rsidRDefault="307E5E35" w14:paraId="4AEEA44C" w14:textId="0D29CEF4">
                  <w:pPr>
                    <w:spacing w:after="0"/>
                    <w:rPr>
                      <w:rFonts w:eastAsia="Calibri" w:cs="Calibri"/>
                      <w:sz w:val="16"/>
                      <w:szCs w:val="16"/>
                      <w:lang w:val="en-US"/>
                    </w:rPr>
                  </w:pPr>
                  <w:r w:rsidRPr="1C18C02C">
                    <w:rPr>
                      <w:rFonts w:eastAsia="Calibri" w:cs="Calibri"/>
                      <w:sz w:val="16"/>
                      <w:szCs w:val="16"/>
                      <w:lang w:val="en-US"/>
                    </w:rPr>
                    <w:t>Metering device type</w:t>
                  </w:r>
                </w:p>
              </w:tc>
              <w:tc>
                <w:tcPr>
                  <w:tcW w:w="5039" w:type="dxa"/>
                </w:tcPr>
                <w:p w:rsidR="307E5E35" w:rsidP="1C18C02C" w:rsidRDefault="307E5E35" w14:paraId="5D34BEEB" w14:textId="631293CA">
                  <w:pPr>
                    <w:rPr>
                      <w:rFonts w:eastAsia="Calibri" w:cs="Calibri"/>
                      <w:sz w:val="16"/>
                      <w:szCs w:val="16"/>
                      <w:lang w:val="en-US"/>
                    </w:rPr>
                  </w:pPr>
                  <w:r w:rsidRPr="1C18C02C">
                    <w:rPr>
                      <w:rFonts w:eastAsia="Calibri" w:cs="Calibri"/>
                      <w:sz w:val="16"/>
                      <w:szCs w:val="16"/>
                      <w:lang w:val="en-US"/>
                    </w:rPr>
                    <w:t>Type of metering device (e.g. ferraris, intelligent metering system gen 1/ 2/ 3/...)</w:t>
                  </w:r>
                </w:p>
              </w:tc>
            </w:tr>
            <w:tr w:rsidR="1C18C02C" w:rsidTr="1BF3043E" w14:paraId="5011E65B" w14:textId="77777777">
              <w:trPr>
                <w:trHeight w:val="300"/>
              </w:trPr>
              <w:tc>
                <w:tcPr>
                  <w:tcW w:w="1389" w:type="dxa"/>
                </w:tcPr>
                <w:p w:rsidR="2F8917D0" w:rsidP="1C18C02C" w:rsidRDefault="5C34F940" w14:paraId="2F3C294F" w14:textId="297D1FDE">
                  <w:pPr>
                    <w:rPr>
                      <w:rFonts w:eastAsia="Calibri" w:cs="Calibri"/>
                      <w:sz w:val="16"/>
                      <w:szCs w:val="16"/>
                      <w:lang w:val="en-US"/>
                    </w:rPr>
                  </w:pPr>
                  <w:r w:rsidRPr="559A74E2">
                    <w:rPr>
                      <w:rFonts w:eastAsia="Calibri" w:cs="Calibri"/>
                      <w:sz w:val="16"/>
                      <w:szCs w:val="16"/>
                      <w:lang w:val="en-US"/>
                    </w:rPr>
                    <w:t>Balance responsible party identificat</w:t>
                  </w:r>
                  <w:r w:rsidRPr="559A74E2" w:rsidR="0C32AE51">
                    <w:rPr>
                      <w:rFonts w:eastAsia="Calibri" w:cs="Calibri"/>
                      <w:sz w:val="16"/>
                      <w:szCs w:val="16"/>
                      <w:lang w:val="en-US"/>
                    </w:rPr>
                    <w:t>ion</w:t>
                  </w:r>
                </w:p>
              </w:tc>
              <w:tc>
                <w:tcPr>
                  <w:tcW w:w="5039" w:type="dxa"/>
                </w:tcPr>
                <w:p w:rsidR="2F8917D0" w:rsidP="559A74E2" w:rsidRDefault="5C34F940" w14:paraId="381ACC8C" w14:textId="4FD44CB3">
                  <w:pPr>
                    <w:rPr>
                      <w:rFonts w:eastAsia="Calibri" w:cs="Calibri"/>
                      <w:sz w:val="16"/>
                      <w:szCs w:val="16"/>
                      <w:highlight w:val="yellow"/>
                      <w:lang w:val="en-US"/>
                    </w:rPr>
                  </w:pPr>
                  <w:r w:rsidRPr="559A74E2">
                    <w:rPr>
                      <w:rFonts w:eastAsia="Calibri" w:cs="Calibri"/>
                      <w:sz w:val="16"/>
                      <w:szCs w:val="16"/>
                      <w:highlight w:val="yellow"/>
                      <w:lang w:val="en-US"/>
                    </w:rPr>
                    <w:t>Def todo</w:t>
                  </w:r>
                </w:p>
              </w:tc>
            </w:tr>
            <w:tr w:rsidR="1C18C02C" w:rsidTr="1BF3043E" w14:paraId="5F025825" w14:textId="77777777">
              <w:trPr>
                <w:trHeight w:val="300"/>
              </w:trPr>
              <w:tc>
                <w:tcPr>
                  <w:tcW w:w="1389" w:type="dxa"/>
                </w:tcPr>
                <w:p w:rsidR="2F8917D0" w:rsidP="1C18C02C" w:rsidRDefault="5C34F940" w14:paraId="3C8DD8A2" w14:textId="1FEC1468">
                  <w:pPr>
                    <w:rPr>
                      <w:rFonts w:eastAsia="Calibri" w:cs="Calibri"/>
                      <w:sz w:val="16"/>
                      <w:szCs w:val="16"/>
                      <w:lang w:val="en-US"/>
                    </w:rPr>
                  </w:pPr>
                  <w:r w:rsidRPr="559A74E2">
                    <w:rPr>
                      <w:rFonts w:eastAsia="Calibri" w:cs="Calibri"/>
                      <w:sz w:val="16"/>
                      <w:szCs w:val="16"/>
                      <w:lang w:val="en-US"/>
                    </w:rPr>
                    <w:t>Energy supplier identificat</w:t>
                  </w:r>
                  <w:r w:rsidRPr="559A74E2" w:rsidR="53DBAB73">
                    <w:rPr>
                      <w:rFonts w:eastAsia="Calibri" w:cs="Calibri"/>
                      <w:sz w:val="16"/>
                      <w:szCs w:val="16"/>
                      <w:lang w:val="en-US"/>
                    </w:rPr>
                    <w:t>ion</w:t>
                  </w:r>
                </w:p>
              </w:tc>
              <w:tc>
                <w:tcPr>
                  <w:tcW w:w="5039" w:type="dxa"/>
                </w:tcPr>
                <w:p w:rsidR="2F8917D0" w:rsidP="559A74E2" w:rsidRDefault="5C34F940" w14:paraId="0B887B01" w14:textId="0BE6ABDE">
                  <w:pPr>
                    <w:rPr>
                      <w:rFonts w:eastAsia="Calibri" w:cs="Calibri"/>
                      <w:sz w:val="16"/>
                      <w:szCs w:val="16"/>
                      <w:highlight w:val="yellow"/>
                      <w:lang w:val="en-US"/>
                    </w:rPr>
                  </w:pPr>
                  <w:r w:rsidRPr="559A74E2">
                    <w:rPr>
                      <w:rFonts w:eastAsia="Calibri" w:cs="Calibri"/>
                      <w:sz w:val="16"/>
                      <w:szCs w:val="16"/>
                      <w:highlight w:val="yellow"/>
                      <w:lang w:val="en-US"/>
                    </w:rPr>
                    <w:t>Def todo</w:t>
                  </w:r>
                </w:p>
              </w:tc>
            </w:tr>
            <w:tr w:rsidR="1C18C02C" w:rsidTr="1BF3043E" w14:paraId="1B435A7E" w14:textId="77777777">
              <w:trPr>
                <w:trHeight w:val="300"/>
              </w:trPr>
              <w:tc>
                <w:tcPr>
                  <w:tcW w:w="1389" w:type="dxa"/>
                </w:tcPr>
                <w:p w:rsidR="1EBBE4AB" w:rsidP="1C18C02C" w:rsidRDefault="1EBBE4AB" w14:paraId="6830B579" w14:textId="6FA0DE15">
                  <w:pPr>
                    <w:rPr>
                      <w:rFonts w:eastAsia="Calibri" w:cs="Calibri"/>
                      <w:sz w:val="16"/>
                      <w:szCs w:val="16"/>
                      <w:lang w:val="en-US"/>
                    </w:rPr>
                  </w:pPr>
                  <w:r w:rsidRPr="1C18C02C">
                    <w:rPr>
                      <w:rFonts w:eastAsia="Calibri" w:cs="Calibri"/>
                      <w:sz w:val="16"/>
                      <w:szCs w:val="16"/>
                      <w:lang w:val="en-US"/>
                    </w:rPr>
                    <w:t>Address</w:t>
                  </w:r>
                </w:p>
              </w:tc>
              <w:tc>
                <w:tcPr>
                  <w:tcW w:w="5039" w:type="dxa"/>
                </w:tcPr>
                <w:p w:rsidR="4ACB1A6B" w:rsidP="1C18C02C" w:rsidRDefault="4ACB1A6B" w14:paraId="30F4397A" w14:textId="52A9B71A">
                  <w:pPr>
                    <w:rPr>
                      <w:rFonts w:eastAsia="Calibri" w:cs="Calibri"/>
                      <w:sz w:val="16"/>
                      <w:szCs w:val="16"/>
                      <w:lang w:val="en-US"/>
                    </w:rPr>
                  </w:pPr>
                  <w:r w:rsidRPr="1C18C02C">
                    <w:rPr>
                      <w:rFonts w:eastAsia="Calibri" w:cs="Calibri"/>
                      <w:sz w:val="16"/>
                      <w:szCs w:val="16"/>
                      <w:lang w:val="en-US"/>
                    </w:rPr>
                    <w:t>Address of the accounting point.</w:t>
                  </w:r>
                </w:p>
              </w:tc>
            </w:tr>
            <w:tr w:rsidR="1C18C02C" w:rsidTr="1BF3043E" w14:paraId="5C9F1322" w14:textId="77777777">
              <w:trPr>
                <w:trHeight w:val="300"/>
              </w:trPr>
              <w:tc>
                <w:tcPr>
                  <w:tcW w:w="6428" w:type="dxa"/>
                  <w:gridSpan w:val="2"/>
                </w:tcPr>
                <w:p w:rsidR="2F8917D0" w:rsidP="1C18C02C" w:rsidRDefault="2F8917D0" w14:paraId="6E075A58" w14:textId="06904792">
                  <w:pPr>
                    <w:jc w:val="center"/>
                    <w:rPr>
                      <w:rFonts w:eastAsia="Calibri" w:cs="Calibri"/>
                      <w:sz w:val="16"/>
                      <w:szCs w:val="16"/>
                      <w:lang w:val="en-US"/>
                    </w:rPr>
                  </w:pPr>
                  <w:r w:rsidRPr="1C18C02C">
                    <w:rPr>
                      <w:rFonts w:eastAsia="Calibri" w:cs="Calibri"/>
                      <w:i/>
                      <w:iCs/>
                      <w:sz w:val="16"/>
                      <w:szCs w:val="16"/>
                      <w:lang w:val="en-US"/>
                    </w:rPr>
                    <w:t>ContactInformation</w:t>
                  </w:r>
                </w:p>
              </w:tc>
            </w:tr>
            <w:tr w:rsidR="1C18C02C" w:rsidTr="1BF3043E" w14:paraId="27C134DE" w14:textId="77777777">
              <w:trPr>
                <w:trHeight w:val="300"/>
              </w:trPr>
              <w:tc>
                <w:tcPr>
                  <w:tcW w:w="1389" w:type="dxa"/>
                </w:tcPr>
                <w:p w:rsidR="12740A4A" w:rsidP="1C18C02C" w:rsidRDefault="12740A4A" w14:paraId="44FB2B29" w14:textId="532E16F1">
                  <w:pPr>
                    <w:rPr>
                      <w:rFonts w:eastAsia="Calibri" w:cs="Calibri"/>
                      <w:sz w:val="16"/>
                      <w:szCs w:val="16"/>
                      <w:lang w:val="en-US"/>
                    </w:rPr>
                  </w:pPr>
                  <w:r w:rsidRPr="1C18C02C">
                    <w:rPr>
                      <w:rFonts w:eastAsia="Calibri" w:cs="Calibri"/>
                      <w:sz w:val="16"/>
                      <w:szCs w:val="16"/>
                      <w:lang w:val="en-US"/>
                    </w:rPr>
                    <w:t>Ad</w:t>
                  </w:r>
                  <w:r w:rsidRPr="1C18C02C" w:rsidR="63673936">
                    <w:rPr>
                      <w:rFonts w:eastAsia="Calibri" w:cs="Calibri"/>
                      <w:sz w:val="16"/>
                      <w:szCs w:val="16"/>
                      <w:lang w:val="en-US"/>
                    </w:rPr>
                    <w:t>d</w:t>
                  </w:r>
                  <w:r w:rsidRPr="1C18C02C">
                    <w:rPr>
                      <w:rFonts w:eastAsia="Calibri" w:cs="Calibri"/>
                      <w:sz w:val="16"/>
                      <w:szCs w:val="16"/>
                      <w:lang w:val="en-US"/>
                    </w:rPr>
                    <w:t>ressee</w:t>
                  </w:r>
                </w:p>
              </w:tc>
              <w:tc>
                <w:tcPr>
                  <w:tcW w:w="5039" w:type="dxa"/>
                </w:tcPr>
                <w:p w:rsidR="12740A4A" w:rsidP="1C18C02C" w:rsidRDefault="12740A4A" w14:paraId="14597C01" w14:textId="7D672863">
                  <w:pPr>
                    <w:rPr>
                      <w:rFonts w:eastAsia="Calibri" w:cs="Calibri"/>
                      <w:sz w:val="16"/>
                      <w:szCs w:val="16"/>
                      <w:lang w:val="en-US"/>
                    </w:rPr>
                  </w:pPr>
                  <w:r w:rsidRPr="1C18C02C">
                    <w:rPr>
                      <w:rFonts w:eastAsia="Calibri" w:cs="Calibri"/>
                      <w:sz w:val="16"/>
                      <w:szCs w:val="16"/>
                      <w:lang w:val="en-US"/>
                    </w:rPr>
                    <w:t>Name of the natural or legal person that acts as the addressee.</w:t>
                  </w:r>
                </w:p>
              </w:tc>
            </w:tr>
            <w:tr w:rsidR="1C18C02C" w:rsidTr="1BF3043E" w14:paraId="556433C2" w14:textId="77777777">
              <w:trPr>
                <w:trHeight w:val="300"/>
              </w:trPr>
              <w:tc>
                <w:tcPr>
                  <w:tcW w:w="1389" w:type="dxa"/>
                </w:tcPr>
                <w:p w:rsidR="49259C53" w:rsidP="1C18C02C" w:rsidRDefault="49259C53" w14:paraId="735A40C1" w14:textId="4149B6C4">
                  <w:pPr>
                    <w:rPr>
                      <w:rFonts w:eastAsia="Calibri" w:cs="Calibri"/>
                      <w:sz w:val="16"/>
                      <w:szCs w:val="16"/>
                      <w:lang w:val="en-US"/>
                    </w:rPr>
                  </w:pPr>
                  <w:r w:rsidRPr="1C18C02C">
                    <w:rPr>
                      <w:rFonts w:eastAsia="Calibri" w:cs="Calibri"/>
                      <w:sz w:val="16"/>
                      <w:szCs w:val="16"/>
                      <w:lang w:val="en-US"/>
                    </w:rPr>
                    <w:t>Email</w:t>
                  </w:r>
                </w:p>
              </w:tc>
              <w:tc>
                <w:tcPr>
                  <w:tcW w:w="5039" w:type="dxa"/>
                </w:tcPr>
                <w:p w:rsidR="49259C53" w:rsidP="1C18C02C" w:rsidRDefault="49259C53" w14:paraId="335BA621" w14:textId="4BC7BF8B">
                  <w:pPr>
                    <w:rPr>
                      <w:rFonts w:eastAsia="Calibri" w:cs="Calibri"/>
                      <w:sz w:val="16"/>
                      <w:szCs w:val="16"/>
                      <w:lang w:val="en-US"/>
                    </w:rPr>
                  </w:pPr>
                  <w:r w:rsidRPr="1C18C02C">
                    <w:rPr>
                      <w:rFonts w:eastAsia="Calibri" w:cs="Calibri"/>
                      <w:sz w:val="16"/>
                      <w:szCs w:val="16"/>
                      <w:lang w:val="en-US"/>
                    </w:rPr>
                    <w:t>Email address of the ad</w:t>
                  </w:r>
                  <w:r w:rsidRPr="1C18C02C" w:rsidR="658421CE">
                    <w:rPr>
                      <w:rFonts w:eastAsia="Calibri" w:cs="Calibri"/>
                      <w:sz w:val="16"/>
                      <w:szCs w:val="16"/>
                      <w:lang w:val="en-US"/>
                    </w:rPr>
                    <w:t>d</w:t>
                  </w:r>
                  <w:r w:rsidRPr="1C18C02C">
                    <w:rPr>
                      <w:rFonts w:eastAsia="Calibri" w:cs="Calibri"/>
                      <w:sz w:val="16"/>
                      <w:szCs w:val="16"/>
                      <w:lang w:val="en-US"/>
                    </w:rPr>
                    <w:t>ressee, if applicable</w:t>
                  </w:r>
                  <w:r w:rsidRPr="1C18C02C" w:rsidR="4A5ADC06">
                    <w:rPr>
                      <w:rFonts w:eastAsia="Calibri" w:cs="Calibri"/>
                      <w:sz w:val="16"/>
                      <w:szCs w:val="16"/>
                      <w:lang w:val="en-US"/>
                    </w:rPr>
                    <w:t>.</w:t>
                  </w:r>
                </w:p>
              </w:tc>
            </w:tr>
            <w:tr w:rsidR="1C18C02C" w:rsidTr="1BF3043E" w14:paraId="51B632C2" w14:textId="77777777">
              <w:trPr>
                <w:trHeight w:val="300"/>
              </w:trPr>
              <w:tc>
                <w:tcPr>
                  <w:tcW w:w="1389" w:type="dxa"/>
                </w:tcPr>
                <w:p w:rsidR="49259C53" w:rsidP="1C18C02C" w:rsidRDefault="49259C53" w14:paraId="341D667E" w14:textId="2D34BB9A">
                  <w:pPr>
                    <w:rPr>
                      <w:rFonts w:eastAsia="Calibri" w:cs="Calibri"/>
                      <w:sz w:val="16"/>
                      <w:szCs w:val="16"/>
                      <w:lang w:val="en-US"/>
                    </w:rPr>
                  </w:pPr>
                  <w:r w:rsidRPr="1C18C02C">
                    <w:rPr>
                      <w:rFonts w:eastAsia="Calibri" w:cs="Calibri"/>
                      <w:sz w:val="16"/>
                      <w:szCs w:val="16"/>
                      <w:lang w:val="en-US"/>
                    </w:rPr>
                    <w:t>Phone number</w:t>
                  </w:r>
                </w:p>
              </w:tc>
              <w:tc>
                <w:tcPr>
                  <w:tcW w:w="5039" w:type="dxa"/>
                </w:tcPr>
                <w:p w:rsidR="49259C53" w:rsidP="1C18C02C" w:rsidRDefault="49259C53" w14:paraId="6C88E58D" w14:textId="6EB0C7FA">
                  <w:pPr>
                    <w:rPr>
                      <w:rFonts w:eastAsia="Calibri" w:cs="Calibri"/>
                      <w:sz w:val="16"/>
                      <w:szCs w:val="16"/>
                      <w:lang w:val="en-US"/>
                    </w:rPr>
                  </w:pPr>
                  <w:r w:rsidRPr="1C18C02C">
                    <w:rPr>
                      <w:rFonts w:eastAsia="Calibri" w:cs="Calibri"/>
                      <w:sz w:val="16"/>
                      <w:szCs w:val="16"/>
                      <w:lang w:val="en-US"/>
                    </w:rPr>
                    <w:t>Phone number of the ad</w:t>
                  </w:r>
                  <w:r w:rsidRPr="1C18C02C" w:rsidR="25013B65">
                    <w:rPr>
                      <w:rFonts w:eastAsia="Calibri" w:cs="Calibri"/>
                      <w:sz w:val="16"/>
                      <w:szCs w:val="16"/>
                      <w:lang w:val="en-US"/>
                    </w:rPr>
                    <w:t>d</w:t>
                  </w:r>
                  <w:r w:rsidRPr="1C18C02C">
                    <w:rPr>
                      <w:rFonts w:eastAsia="Calibri" w:cs="Calibri"/>
                      <w:sz w:val="16"/>
                      <w:szCs w:val="16"/>
                      <w:lang w:val="en-US"/>
                    </w:rPr>
                    <w:t>ressee, if applicable.</w:t>
                  </w:r>
                </w:p>
              </w:tc>
            </w:tr>
          </w:tbl>
          <w:p w:rsidR="003135C6" w:rsidP="4AF7D480" w:rsidRDefault="003135C6" w14:paraId="5F96A722" w14:textId="77777777">
            <w:pPr>
              <w:widowControl w:val="0"/>
              <w:spacing w:after="0"/>
              <w:rPr>
                <w:rFonts w:ascii="Calibri" w:hAnsi="Calibri" w:eastAsia="Calibri" w:cs="Calibri"/>
                <w:sz w:val="16"/>
                <w:szCs w:val="16"/>
              </w:rPr>
            </w:pPr>
          </w:p>
        </w:tc>
      </w:tr>
      <w:tr w:rsidRPr="00E032F9" w:rsidR="003135C6" w:rsidTr="11865A7B" w14:paraId="5AA2F750" w14:textId="77777777">
        <w:trPr>
          <w:trHeight w:val="300"/>
        </w:trPr>
        <w:tc>
          <w:tcPr>
            <w:tcW w:w="1136" w:type="dxa"/>
            <w:tcBorders>
              <w:right w:val="single" w:color="auto" w:sz="4" w:space="0"/>
            </w:tcBorders>
          </w:tcPr>
          <w:p w:rsidR="003135C6" w:rsidP="1C18C02C" w:rsidRDefault="59D44D69" w14:paraId="57DE78E1" w14:textId="1DE7C127">
            <w:pPr>
              <w:widowControl w:val="0"/>
              <w:spacing w:after="0"/>
              <w:rPr>
                <w:rFonts w:eastAsia="Calibri" w:cs="Calibri"/>
                <w:sz w:val="16"/>
                <w:szCs w:val="16"/>
                <w:lang w:val="en-US"/>
              </w:rPr>
            </w:pPr>
            <w:r w:rsidRPr="1C18C02C">
              <w:rPr>
                <w:rFonts w:eastAsia="Calibri" w:cs="Calibri"/>
                <w:sz w:val="16"/>
                <w:szCs w:val="16"/>
                <w:lang w:val="en-US"/>
              </w:rPr>
              <w:lastRenderedPageBreak/>
              <w:t>D</w:t>
            </w:r>
          </w:p>
        </w:tc>
        <w:tc>
          <w:tcPr>
            <w:tcW w:w="1335" w:type="dxa"/>
            <w:tcBorders>
              <w:top w:val="single" w:color="auto" w:sz="4" w:space="0"/>
              <w:left w:val="single" w:color="auto" w:sz="4" w:space="0"/>
              <w:bottom w:val="single" w:color="auto" w:sz="4" w:space="0"/>
              <w:right w:val="single" w:color="auto" w:sz="4" w:space="0"/>
            </w:tcBorders>
          </w:tcPr>
          <w:p w:rsidR="003135C6" w:rsidP="1C18C02C" w:rsidRDefault="5BED402F" w14:paraId="349C44BE" w14:textId="77777777">
            <w:pPr>
              <w:widowControl w:val="0"/>
              <w:spacing w:after="0"/>
              <w:rPr>
                <w:rFonts w:ascii="Calibri" w:hAnsi="Calibri" w:eastAsia="Calibri" w:cs="Calibri"/>
                <w:sz w:val="16"/>
                <w:szCs w:val="16"/>
                <w:lang w:val="en-US"/>
              </w:rPr>
            </w:pPr>
            <w:r w:rsidRPr="1C18C02C">
              <w:rPr>
                <w:rFonts w:eastAsia="Calibri" w:cs="Calibri"/>
                <w:sz w:val="16"/>
                <w:szCs w:val="16"/>
                <w:lang w:val="en-US"/>
              </w:rPr>
              <w:t>Preset consent information</w:t>
            </w:r>
          </w:p>
        </w:tc>
        <w:tc>
          <w:tcPr>
            <w:tcW w:w="6654" w:type="dxa"/>
            <w:tcBorders>
              <w:left w:val="single" w:color="auto" w:sz="4" w:space="0"/>
            </w:tcBorders>
          </w:tcPr>
          <w:tbl>
            <w:tblPr>
              <w:tblStyle w:val="TabellemithellemGitternetz1"/>
              <w:tblW w:w="5000" w:type="pct"/>
              <w:tblLayout w:type="fixed"/>
              <w:tblLook w:val="04A0" w:firstRow="1" w:lastRow="0" w:firstColumn="1" w:lastColumn="0" w:noHBand="0" w:noVBand="1"/>
            </w:tblPr>
            <w:tblGrid>
              <w:gridCol w:w="1389"/>
              <w:gridCol w:w="5039"/>
            </w:tblGrid>
            <w:tr w:rsidRPr="00E032F9" w:rsidR="003135C6" w:rsidTr="1C18C02C" w14:paraId="5066DE2C" w14:textId="77777777">
              <w:tc>
                <w:tcPr>
                  <w:tcW w:w="1391" w:type="dxa"/>
                </w:tcPr>
                <w:p w:rsidR="003135C6" w:rsidP="1C18C02C" w:rsidRDefault="5BED402F" w14:paraId="121B5FD8" w14:textId="77777777">
                  <w:pPr>
                    <w:widowControl w:val="0"/>
                    <w:spacing w:after="0"/>
                    <w:rPr>
                      <w:rFonts w:ascii="Calibri" w:hAnsi="Calibri" w:eastAsia="Calibri" w:cs="Calibri"/>
                      <w:sz w:val="16"/>
                      <w:szCs w:val="16"/>
                      <w:lang w:val="en-US"/>
                    </w:rPr>
                  </w:pPr>
                  <w:r w:rsidRPr="1C18C02C">
                    <w:rPr>
                      <w:rFonts w:eastAsia="Calibri" w:cs="Calibri"/>
                      <w:sz w:val="16"/>
                      <w:szCs w:val="16"/>
                      <w:lang w:val="en-US"/>
                    </w:rPr>
                    <w:t>Eligible party</w:t>
                  </w:r>
                </w:p>
              </w:tc>
              <w:tc>
                <w:tcPr>
                  <w:tcW w:w="5046" w:type="dxa"/>
                </w:tcPr>
                <w:p w:rsidR="003135C6" w:rsidP="1C18C02C" w:rsidRDefault="5BED402F" w14:paraId="2D13169B" w14:textId="77777777">
                  <w:pPr>
                    <w:widowControl w:val="0"/>
                    <w:spacing w:after="0"/>
                    <w:rPr>
                      <w:rFonts w:ascii="Calibri" w:hAnsi="Calibri" w:eastAsia="Calibri" w:cs="Calibri"/>
                      <w:sz w:val="16"/>
                      <w:szCs w:val="16"/>
                      <w:lang w:val="en-US"/>
                    </w:rPr>
                  </w:pPr>
                  <w:r w:rsidRPr="1C18C02C">
                    <w:rPr>
                      <w:rFonts w:eastAsia="Calibri" w:cs="Calibri"/>
                      <w:sz w:val="16"/>
                      <w:szCs w:val="16"/>
                      <w:lang w:val="en-US"/>
                    </w:rPr>
                    <w:t>Eligible party for which the consent has been given.</w:t>
                  </w:r>
                </w:p>
              </w:tc>
            </w:tr>
            <w:tr w:rsidRPr="00E032F9" w:rsidR="003135C6" w:rsidTr="1C18C02C" w14:paraId="12587C90" w14:textId="77777777">
              <w:tc>
                <w:tcPr>
                  <w:tcW w:w="1391" w:type="dxa"/>
                </w:tcPr>
                <w:p w:rsidR="003135C6" w:rsidP="1C18C02C" w:rsidRDefault="123F6B74" w14:paraId="3591B1DB" w14:textId="7ED9A9EE">
                  <w:pPr>
                    <w:widowControl w:val="0"/>
                    <w:spacing w:after="0"/>
                    <w:rPr>
                      <w:rFonts w:eastAsia="Calibri" w:cs="Calibri"/>
                      <w:sz w:val="16"/>
                      <w:szCs w:val="16"/>
                      <w:lang w:val="en-GB"/>
                    </w:rPr>
                  </w:pPr>
                  <w:r w:rsidRPr="1C18C02C">
                    <w:rPr>
                      <w:rFonts w:eastAsia="Calibri" w:cs="Calibri"/>
                      <w:sz w:val="16"/>
                      <w:szCs w:val="16"/>
                      <w:lang w:val="en-GB"/>
                    </w:rPr>
                    <w:t xml:space="preserve">Accounting </w:t>
                  </w:r>
                  <w:r w:rsidRPr="1C18C02C" w:rsidR="5BED402F">
                    <w:rPr>
                      <w:rFonts w:eastAsia="Calibri" w:cs="Calibri"/>
                      <w:sz w:val="16"/>
                      <w:szCs w:val="16"/>
                      <w:lang w:val="en-GB"/>
                    </w:rPr>
                    <w:t xml:space="preserve">point </w:t>
                  </w:r>
                  <w:r w:rsidRPr="1C18C02C" w:rsidR="551C85BC">
                    <w:rPr>
                      <w:rFonts w:eastAsia="Calibri" w:cs="Calibri"/>
                      <w:sz w:val="16"/>
                      <w:szCs w:val="16"/>
                      <w:lang w:val="en-GB"/>
                    </w:rPr>
                    <w:t>master data request</w:t>
                  </w:r>
                </w:p>
              </w:tc>
              <w:tc>
                <w:tcPr>
                  <w:tcW w:w="5046" w:type="dxa"/>
                </w:tcPr>
                <w:p w:rsidR="003135C6" w:rsidP="1C18C02C" w:rsidRDefault="0B304C84" w14:paraId="42F56B81" w14:textId="79890766">
                  <w:pPr>
                    <w:widowControl w:val="0"/>
                    <w:spacing w:after="0"/>
                    <w:rPr>
                      <w:rFonts w:ascii="Calibri" w:hAnsi="Calibri" w:eastAsia="Calibri" w:cs="Calibri"/>
                      <w:sz w:val="16"/>
                      <w:szCs w:val="16"/>
                    </w:rPr>
                  </w:pPr>
                  <w:r w:rsidRPr="1C18C02C">
                    <w:rPr>
                      <w:rFonts w:eastAsia="Calibri" w:cs="Calibri"/>
                      <w:sz w:val="16"/>
                      <w:szCs w:val="16"/>
                      <w:lang w:val="en-US"/>
                    </w:rPr>
                    <w:t>Info item B - accounting point master data request</w:t>
                  </w:r>
                </w:p>
                <w:p w:rsidR="003135C6" w:rsidP="1C18C02C" w:rsidRDefault="003135C6" w14:paraId="7BACBCA4" w14:textId="5DED7D18">
                  <w:pPr>
                    <w:widowControl w:val="0"/>
                    <w:spacing w:after="0"/>
                    <w:rPr>
                      <w:rFonts w:eastAsia="Calibri" w:cs="Calibri"/>
                      <w:sz w:val="16"/>
                      <w:szCs w:val="16"/>
                      <w:lang w:val="en-US"/>
                    </w:rPr>
                  </w:pPr>
                </w:p>
              </w:tc>
            </w:tr>
            <w:tr w:rsidR="003135C6" w:rsidTr="1C18C02C" w14:paraId="59D2D9CF" w14:textId="77777777">
              <w:tc>
                <w:tcPr>
                  <w:tcW w:w="1391" w:type="dxa"/>
                </w:tcPr>
                <w:p w:rsidR="003135C6" w:rsidP="1C18C02C" w:rsidRDefault="5BED402F" w14:paraId="39EC13BE" w14:textId="77777777">
                  <w:pPr>
                    <w:widowControl w:val="0"/>
                    <w:spacing w:after="0"/>
                    <w:rPr>
                      <w:rFonts w:ascii="Calibri" w:hAnsi="Calibri" w:eastAsia="Calibri" w:cs="Calibri"/>
                      <w:sz w:val="16"/>
                      <w:szCs w:val="16"/>
                    </w:rPr>
                  </w:pPr>
                  <w:r w:rsidRPr="1C18C02C">
                    <w:rPr>
                      <w:rFonts w:eastAsia="Calibri" w:cs="Calibri"/>
                      <w:sz w:val="16"/>
                      <w:szCs w:val="16"/>
                      <w:lang w:val="en-US"/>
                    </w:rPr>
                    <w:t>Purpose</w:t>
                  </w:r>
                </w:p>
              </w:tc>
              <w:tc>
                <w:tcPr>
                  <w:tcW w:w="5046" w:type="dxa"/>
                </w:tcPr>
                <w:p w:rsidR="003135C6" w:rsidP="1C18C02C" w:rsidRDefault="5BED402F" w14:paraId="6AEC5647" w14:textId="77777777">
                  <w:pPr>
                    <w:widowControl w:val="0"/>
                    <w:spacing w:after="0"/>
                    <w:rPr>
                      <w:rFonts w:ascii="Calibri" w:hAnsi="Calibri" w:eastAsia="Calibri" w:cs="Calibri"/>
                      <w:sz w:val="16"/>
                      <w:szCs w:val="16"/>
                      <w:lang w:val="en-US"/>
                    </w:rPr>
                  </w:pPr>
                  <w:r w:rsidRPr="1C18C02C">
                    <w:rPr>
                      <w:rFonts w:eastAsia="Calibri" w:cs="Calibri"/>
                      <w:sz w:val="16"/>
                      <w:szCs w:val="16"/>
                      <w:lang w:val="en-US"/>
                    </w:rPr>
                    <w:t>In accordance with Regulation (EU) 2016/679 Article 7 and Article 5.1 (b), the purpose for which the shared data is processed shall be specified explicitly and the data must not be further processed in a manner that is incompatible with those purposes. For non-personal data this is optional.</w:t>
                  </w:r>
                </w:p>
              </w:tc>
            </w:tr>
            <w:tr w:rsidRPr="00E032F9" w:rsidR="003135C6" w:rsidTr="1C18C02C" w14:paraId="06E64124" w14:textId="77777777">
              <w:tc>
                <w:tcPr>
                  <w:tcW w:w="1391" w:type="dxa"/>
                </w:tcPr>
                <w:p w:rsidR="003135C6" w:rsidP="1C18C02C" w:rsidRDefault="5BED402F" w14:paraId="7B0E2C96" w14:textId="77777777">
                  <w:pPr>
                    <w:widowControl w:val="0"/>
                    <w:spacing w:after="0"/>
                    <w:rPr>
                      <w:rFonts w:ascii="Calibri" w:hAnsi="Calibri" w:eastAsia="Calibri" w:cs="Calibri"/>
                      <w:sz w:val="16"/>
                      <w:szCs w:val="16"/>
                    </w:rPr>
                  </w:pPr>
                  <w:r w:rsidRPr="1C18C02C">
                    <w:rPr>
                      <w:rFonts w:eastAsia="Calibri" w:cs="Calibri"/>
                      <w:sz w:val="16"/>
                      <w:szCs w:val="16"/>
                      <w:lang w:val="en-US"/>
                    </w:rPr>
                    <w:t>Consent limit timestamp</w:t>
                  </w:r>
                </w:p>
              </w:tc>
              <w:tc>
                <w:tcPr>
                  <w:tcW w:w="5046" w:type="dxa"/>
                </w:tcPr>
                <w:p w:rsidR="003135C6" w:rsidP="1C18C02C" w:rsidRDefault="5BED402F" w14:paraId="62F24666" w14:textId="77777777">
                  <w:pPr>
                    <w:widowControl w:val="0"/>
                    <w:spacing w:after="0"/>
                    <w:rPr>
                      <w:rFonts w:ascii="Calibri" w:hAnsi="Calibri" w:eastAsia="Calibri" w:cs="Calibri"/>
                      <w:sz w:val="16"/>
                      <w:szCs w:val="16"/>
                      <w:lang w:val="en-US"/>
                    </w:rPr>
                  </w:pPr>
                  <w:r w:rsidRPr="1C18C02C">
                    <w:rPr>
                      <w:rFonts w:eastAsia="Calibri" w:cs="Calibri"/>
                      <w:sz w:val="16"/>
                      <w:szCs w:val="16"/>
                      <w:lang w:val="en-US"/>
                    </w:rPr>
                    <w:t>The timestamp for until when the eligible party has to delete the received data, even if the processing purpose is not fulfilled then.</w:t>
                  </w:r>
                </w:p>
              </w:tc>
            </w:tr>
          </w:tbl>
          <w:p w:rsidR="003135C6" w:rsidP="1C18C02C" w:rsidRDefault="003135C6" w14:paraId="5220BBB2" w14:textId="77777777">
            <w:pPr>
              <w:widowControl w:val="0"/>
              <w:spacing w:after="0" w:line="240" w:lineRule="auto"/>
              <w:rPr>
                <w:rFonts w:ascii="Calibri" w:hAnsi="Calibri" w:eastAsia="Calibri" w:cs="Calibri"/>
                <w:sz w:val="16"/>
                <w:szCs w:val="16"/>
                <w:lang w:val="en-US"/>
              </w:rPr>
            </w:pPr>
          </w:p>
        </w:tc>
      </w:tr>
      <w:tr w:rsidRPr="00E032F9" w:rsidR="003135C6" w:rsidTr="11865A7B" w14:paraId="0106B630" w14:textId="77777777">
        <w:trPr>
          <w:trHeight w:val="300"/>
        </w:trPr>
        <w:tc>
          <w:tcPr>
            <w:tcW w:w="1136" w:type="dxa"/>
            <w:tcBorders>
              <w:right w:val="single" w:color="auto" w:sz="4" w:space="0"/>
            </w:tcBorders>
          </w:tcPr>
          <w:p w:rsidR="003135C6" w:rsidRDefault="00D613C4" w14:paraId="140DA07A" w14:textId="77777777">
            <w:pPr>
              <w:widowControl w:val="0"/>
              <w:spacing w:after="0"/>
            </w:pPr>
            <w:r>
              <w:rPr>
                <w:rFonts w:eastAsia="Calibri" w:cs="Calibri"/>
                <w:sz w:val="16"/>
                <w:szCs w:val="16"/>
                <w:lang w:val="en-US"/>
              </w:rPr>
              <w:t>H</w:t>
            </w:r>
          </w:p>
        </w:tc>
        <w:tc>
          <w:tcPr>
            <w:tcW w:w="1335" w:type="dxa"/>
            <w:tcBorders>
              <w:top w:val="single" w:color="auto" w:sz="4" w:space="0"/>
              <w:left w:val="single" w:color="auto" w:sz="4" w:space="0"/>
              <w:bottom w:val="single" w:color="auto" w:sz="4" w:space="0"/>
              <w:right w:val="single" w:color="auto" w:sz="4" w:space="0"/>
            </w:tcBorders>
          </w:tcPr>
          <w:p w:rsidR="003135C6" w:rsidRDefault="00D613C4" w14:paraId="51B1D12F" w14:textId="77777777">
            <w:pPr>
              <w:widowControl w:val="0"/>
              <w:spacing w:after="0"/>
              <w:rPr>
                <w:rFonts w:ascii="Calibri" w:hAnsi="Calibri" w:eastAsia="Calibri" w:cs="Calibri"/>
                <w:sz w:val="16"/>
                <w:szCs w:val="16"/>
              </w:rPr>
            </w:pPr>
            <w:r>
              <w:rPr>
                <w:rFonts w:eastAsia="Calibri" w:cs="Calibri"/>
                <w:sz w:val="16"/>
                <w:szCs w:val="16"/>
                <w:lang w:val="en-US"/>
              </w:rPr>
              <w:t>Basic consent information</w:t>
            </w:r>
          </w:p>
        </w:tc>
        <w:tc>
          <w:tcPr>
            <w:tcW w:w="6654" w:type="dxa"/>
            <w:tcBorders>
              <w:left w:val="single" w:color="auto" w:sz="4" w:space="0"/>
            </w:tcBorders>
          </w:tcPr>
          <w:tbl>
            <w:tblPr>
              <w:tblStyle w:val="TabellemithellemGitternetz1"/>
              <w:tblW w:w="5000" w:type="pct"/>
              <w:tblLayout w:type="fixed"/>
              <w:tblLook w:val="04A0" w:firstRow="1" w:lastRow="0" w:firstColumn="1" w:lastColumn="0" w:noHBand="0" w:noVBand="1"/>
            </w:tblPr>
            <w:tblGrid>
              <w:gridCol w:w="1389"/>
              <w:gridCol w:w="5039"/>
            </w:tblGrid>
            <w:tr w:rsidRPr="00E032F9" w:rsidR="003135C6" w:rsidTr="1C18C02C" w14:paraId="090A5521" w14:textId="77777777">
              <w:tc>
                <w:tcPr>
                  <w:tcW w:w="1391" w:type="dxa"/>
                </w:tcPr>
                <w:p w:rsidR="003135C6" w:rsidRDefault="00D613C4" w14:paraId="15E7CBAF" w14:textId="77777777">
                  <w:pPr>
                    <w:widowControl w:val="0"/>
                    <w:spacing w:after="0"/>
                    <w:rPr>
                      <w:rFonts w:ascii="Calibri" w:hAnsi="Calibri" w:eastAsia="Calibri" w:cs="Calibri"/>
                      <w:sz w:val="16"/>
                      <w:szCs w:val="16"/>
                      <w:highlight w:val="red"/>
                      <w:lang w:val="en-US"/>
                    </w:rPr>
                  </w:pPr>
                  <w:r>
                    <w:rPr>
                      <w:rFonts w:eastAsia="Calibri" w:cs="Calibri"/>
                      <w:sz w:val="16"/>
                      <w:szCs w:val="16"/>
                      <w:lang w:val="en-US"/>
                    </w:rPr>
                    <w:t>Final customer</w:t>
                  </w:r>
                </w:p>
              </w:tc>
              <w:tc>
                <w:tcPr>
                  <w:tcW w:w="5046" w:type="dxa"/>
                </w:tcPr>
                <w:p w:rsidR="003135C6" w:rsidRDefault="00D613C4" w14:paraId="4CB1699E" w14:textId="77777777">
                  <w:pPr>
                    <w:widowControl w:val="0"/>
                    <w:spacing w:after="0"/>
                    <w:rPr>
                      <w:rFonts w:ascii="Calibri" w:hAnsi="Calibri" w:eastAsia="Calibri" w:cs="Calibri"/>
                      <w:sz w:val="16"/>
                      <w:szCs w:val="16"/>
                      <w:lang w:val="en-US"/>
                    </w:rPr>
                  </w:pPr>
                  <w:r>
                    <w:rPr>
                      <w:rFonts w:eastAsia="Calibri" w:cs="Calibri"/>
                      <w:sz w:val="16"/>
                      <w:szCs w:val="16"/>
                      <w:lang w:val="en-US"/>
                    </w:rPr>
                    <w:t>Final customer that has given the consent.</w:t>
                  </w:r>
                </w:p>
              </w:tc>
            </w:tr>
            <w:tr w:rsidRPr="00E032F9" w:rsidR="003135C6" w:rsidTr="1C18C02C" w14:paraId="155C263B" w14:textId="77777777">
              <w:tc>
                <w:tcPr>
                  <w:tcW w:w="1391" w:type="dxa"/>
                </w:tcPr>
                <w:p w:rsidR="003135C6" w:rsidRDefault="00D613C4" w14:paraId="7DE583A5" w14:textId="77777777">
                  <w:pPr>
                    <w:widowControl w:val="0"/>
                    <w:spacing w:after="0"/>
                    <w:rPr>
                      <w:rFonts w:ascii="Calibri" w:hAnsi="Calibri" w:eastAsia="Calibri" w:cs="Calibri"/>
                      <w:sz w:val="16"/>
                      <w:szCs w:val="16"/>
                      <w:lang w:val="en-US"/>
                    </w:rPr>
                  </w:pPr>
                  <w:r>
                    <w:rPr>
                      <w:rFonts w:eastAsia="Calibri" w:cs="Calibri"/>
                      <w:sz w:val="16"/>
                      <w:szCs w:val="16"/>
                      <w:lang w:val="en-US"/>
                    </w:rPr>
                    <w:t>Eligible party</w:t>
                  </w:r>
                </w:p>
              </w:tc>
              <w:tc>
                <w:tcPr>
                  <w:tcW w:w="5046" w:type="dxa"/>
                </w:tcPr>
                <w:p w:rsidR="003135C6" w:rsidRDefault="00D613C4" w14:paraId="7C2CAED7" w14:textId="77777777">
                  <w:pPr>
                    <w:widowControl w:val="0"/>
                    <w:spacing w:after="0"/>
                    <w:rPr>
                      <w:rFonts w:ascii="Calibri" w:hAnsi="Calibri" w:eastAsia="Calibri" w:cs="Calibri"/>
                      <w:sz w:val="16"/>
                      <w:szCs w:val="16"/>
                      <w:lang w:val="en-US"/>
                    </w:rPr>
                  </w:pPr>
                  <w:r>
                    <w:rPr>
                      <w:rFonts w:eastAsia="Calibri" w:cs="Calibri"/>
                      <w:sz w:val="16"/>
                      <w:szCs w:val="16"/>
                      <w:lang w:val="en-US"/>
                    </w:rPr>
                    <w:t>Eligible party for which the consent has been given.</w:t>
                  </w:r>
                </w:p>
              </w:tc>
            </w:tr>
            <w:tr w:rsidRPr="00E032F9" w:rsidR="003135C6" w:rsidTr="1C18C02C" w14:paraId="13E38914" w14:textId="77777777">
              <w:tc>
                <w:tcPr>
                  <w:tcW w:w="1391" w:type="dxa"/>
                </w:tcPr>
                <w:p w:rsidR="003135C6" w:rsidRDefault="69FDCEE3" w14:paraId="5336EA04" w14:textId="4482BFB7">
                  <w:pPr>
                    <w:widowControl w:val="0"/>
                    <w:spacing w:after="0"/>
                    <w:rPr>
                      <w:rFonts w:ascii="Calibri" w:hAnsi="Calibri" w:eastAsia="Calibri" w:cs="Calibri"/>
                      <w:sz w:val="16"/>
                      <w:szCs w:val="16"/>
                    </w:rPr>
                  </w:pPr>
                  <w:r w:rsidRPr="1C18C02C">
                    <w:rPr>
                      <w:rFonts w:eastAsia="Calibri" w:cs="Calibri"/>
                      <w:sz w:val="16"/>
                      <w:szCs w:val="16"/>
                      <w:lang w:val="en-US"/>
                    </w:rPr>
                    <w:t>Connection point master data</w:t>
                  </w:r>
                  <w:r w:rsidRPr="1C18C02C" w:rsidR="5BED402F">
                    <w:rPr>
                      <w:rFonts w:eastAsia="Calibri" w:cs="Calibri"/>
                      <w:sz w:val="16"/>
                      <w:szCs w:val="16"/>
                      <w:lang w:val="en-US"/>
                    </w:rPr>
                    <w:t xml:space="preserve"> request</w:t>
                  </w:r>
                </w:p>
              </w:tc>
              <w:tc>
                <w:tcPr>
                  <w:tcW w:w="5046" w:type="dxa"/>
                </w:tcPr>
                <w:p w:rsidR="003135C6" w:rsidRDefault="5BED402F" w14:paraId="32860C8F" w14:textId="70A23230">
                  <w:pPr>
                    <w:widowControl w:val="0"/>
                    <w:spacing w:after="0"/>
                    <w:rPr>
                      <w:rFonts w:ascii="Calibri" w:hAnsi="Calibri" w:eastAsia="Calibri" w:cs="Calibri"/>
                      <w:sz w:val="16"/>
                      <w:szCs w:val="16"/>
                      <w:lang w:val="en-US"/>
                    </w:rPr>
                  </w:pPr>
                  <w:r w:rsidRPr="1C18C02C">
                    <w:rPr>
                      <w:rFonts w:eastAsia="Calibri" w:cs="Calibri"/>
                      <w:sz w:val="16"/>
                      <w:szCs w:val="16"/>
                      <w:lang w:val="en-US"/>
                    </w:rPr>
                    <w:t xml:space="preserve">Information object C– </w:t>
                  </w:r>
                  <w:r w:rsidRPr="1C18C02C" w:rsidR="35D06B7F">
                    <w:rPr>
                      <w:rFonts w:eastAsia="Calibri" w:cs="Calibri"/>
                      <w:sz w:val="16"/>
                      <w:szCs w:val="16"/>
                      <w:lang w:val="en-US"/>
                    </w:rPr>
                    <w:t xml:space="preserve">Connection point master </w:t>
                  </w:r>
                  <w:r w:rsidRPr="1C18C02C">
                    <w:rPr>
                      <w:rFonts w:eastAsia="Calibri" w:cs="Calibri"/>
                      <w:sz w:val="16"/>
                      <w:szCs w:val="16"/>
                      <w:lang w:val="en-US"/>
                    </w:rPr>
                    <w:t>data request</w:t>
                  </w:r>
                </w:p>
              </w:tc>
            </w:tr>
            <w:tr w:rsidR="003135C6" w:rsidTr="1C18C02C" w14:paraId="28638EF0" w14:textId="77777777">
              <w:tc>
                <w:tcPr>
                  <w:tcW w:w="1391" w:type="dxa"/>
                </w:tcPr>
                <w:p w:rsidR="003135C6" w:rsidRDefault="00D613C4" w14:paraId="426690FC" w14:textId="77777777">
                  <w:pPr>
                    <w:widowControl w:val="0"/>
                    <w:spacing w:after="0"/>
                    <w:rPr>
                      <w:rFonts w:ascii="Calibri" w:hAnsi="Calibri" w:eastAsia="Calibri" w:cs="Calibri"/>
                      <w:sz w:val="16"/>
                      <w:szCs w:val="16"/>
                    </w:rPr>
                  </w:pPr>
                  <w:r>
                    <w:rPr>
                      <w:rFonts w:eastAsia="Calibri" w:cs="Calibri"/>
                      <w:sz w:val="16"/>
                      <w:szCs w:val="16"/>
                      <w:lang w:val="en-US"/>
                    </w:rPr>
                    <w:t>Purpose</w:t>
                  </w:r>
                </w:p>
              </w:tc>
              <w:tc>
                <w:tcPr>
                  <w:tcW w:w="5046" w:type="dxa"/>
                </w:tcPr>
                <w:p w:rsidR="003135C6" w:rsidRDefault="00D613C4" w14:paraId="20F6F9CF" w14:textId="77777777">
                  <w:pPr>
                    <w:widowControl w:val="0"/>
                    <w:spacing w:after="0"/>
                    <w:rPr>
                      <w:rFonts w:ascii="Calibri" w:hAnsi="Calibri" w:eastAsia="Calibri" w:cs="Calibri"/>
                      <w:sz w:val="16"/>
                      <w:szCs w:val="16"/>
                      <w:lang w:val="en-US"/>
                    </w:rPr>
                  </w:pPr>
                  <w:r>
                    <w:rPr>
                      <w:rFonts w:eastAsia="Calibri" w:cs="Calibri"/>
                      <w:sz w:val="16"/>
                      <w:szCs w:val="16"/>
                      <w:lang w:val="en-US"/>
                    </w:rPr>
                    <w:t>In accordance with Regulation (EU) 2016/679 Article 7 and Article 5.1 (b), the purpose for which the shared data is processed must be specified explicitly and the data must not be further processed in a manner that is incompatible with those purposes. For non-personal data this is optional.</w:t>
                  </w:r>
                </w:p>
              </w:tc>
            </w:tr>
            <w:tr w:rsidRPr="00E032F9" w:rsidR="003135C6" w:rsidTr="1C18C02C" w14:paraId="1E240E55" w14:textId="77777777">
              <w:tc>
                <w:tcPr>
                  <w:tcW w:w="1391" w:type="dxa"/>
                </w:tcPr>
                <w:p w:rsidR="003135C6" w:rsidRDefault="00D613C4" w14:paraId="263C0E4E" w14:textId="77777777">
                  <w:pPr>
                    <w:widowControl w:val="0"/>
                    <w:spacing w:after="0"/>
                    <w:rPr>
                      <w:rFonts w:ascii="Calibri" w:hAnsi="Calibri" w:eastAsia="Calibri" w:cs="Calibri"/>
                      <w:sz w:val="16"/>
                      <w:szCs w:val="16"/>
                      <w:lang w:val="en-US"/>
                    </w:rPr>
                  </w:pPr>
                  <w:r>
                    <w:rPr>
                      <w:rFonts w:eastAsia="Calibri" w:cs="Calibri"/>
                      <w:sz w:val="16"/>
                      <w:szCs w:val="16"/>
                      <w:lang w:val="en-US"/>
                    </w:rPr>
                    <w:t>Consent maximum lifetime</w:t>
                  </w:r>
                </w:p>
              </w:tc>
              <w:tc>
                <w:tcPr>
                  <w:tcW w:w="5046" w:type="dxa"/>
                </w:tcPr>
                <w:p w:rsidR="003135C6" w:rsidRDefault="00D613C4" w14:paraId="63D4DE66" w14:textId="77777777">
                  <w:pPr>
                    <w:widowControl w:val="0"/>
                    <w:spacing w:after="0"/>
                    <w:rPr>
                      <w:rFonts w:ascii="Calibri" w:hAnsi="Calibri" w:eastAsia="Calibri" w:cs="Calibri"/>
                      <w:sz w:val="16"/>
                      <w:szCs w:val="16"/>
                      <w:lang w:val="en-US"/>
                    </w:rPr>
                  </w:pPr>
                  <w:r>
                    <w:rPr>
                      <w:rFonts w:eastAsia="Calibri" w:cs="Calibri"/>
                      <w:sz w:val="16"/>
                      <w:szCs w:val="16"/>
                      <w:lang w:val="en-US"/>
                    </w:rPr>
                    <w:t>The timestamp for until when the eligible party has to consider the consent as revoked, even if the processing purpose is not fulfilled then.</w:t>
                  </w:r>
                </w:p>
              </w:tc>
            </w:tr>
          </w:tbl>
          <w:p w:rsidR="003135C6" w:rsidRDefault="003135C6" w14:paraId="13CB595B" w14:textId="77777777">
            <w:pPr>
              <w:widowControl w:val="0"/>
              <w:spacing w:after="0"/>
              <w:rPr>
                <w:rFonts w:ascii="Calibri" w:hAnsi="Calibri" w:eastAsia="Calibri" w:cs="Calibri"/>
                <w:sz w:val="16"/>
                <w:szCs w:val="16"/>
                <w:lang w:val="en-US"/>
              </w:rPr>
            </w:pPr>
          </w:p>
        </w:tc>
      </w:tr>
      <w:tr w:rsidRPr="00E032F9" w:rsidR="003135C6" w:rsidTr="11865A7B" w14:paraId="70C77A67" w14:textId="77777777">
        <w:trPr>
          <w:trHeight w:val="300"/>
        </w:trPr>
        <w:tc>
          <w:tcPr>
            <w:tcW w:w="1136" w:type="dxa"/>
            <w:tcBorders>
              <w:right w:val="single" w:color="auto" w:sz="4" w:space="0"/>
            </w:tcBorders>
          </w:tcPr>
          <w:p w:rsidR="003135C6" w:rsidRDefault="00D613C4" w14:paraId="2906B3E5" w14:textId="77777777">
            <w:pPr>
              <w:widowControl w:val="0"/>
              <w:spacing w:after="0"/>
            </w:pPr>
            <w:r>
              <w:rPr>
                <w:rFonts w:eastAsia="Calibri" w:cs="Calibri"/>
                <w:sz w:val="16"/>
                <w:szCs w:val="16"/>
                <w:lang w:val="en-US"/>
              </w:rPr>
              <w:t>I</w:t>
            </w:r>
          </w:p>
        </w:tc>
        <w:tc>
          <w:tcPr>
            <w:tcW w:w="1335" w:type="dxa"/>
            <w:tcBorders>
              <w:top w:val="single" w:color="auto" w:sz="4" w:space="0"/>
              <w:left w:val="single" w:color="auto" w:sz="4" w:space="0"/>
              <w:bottom w:val="single" w:color="auto" w:sz="4" w:space="0"/>
              <w:right w:val="single" w:color="auto" w:sz="4" w:space="0"/>
            </w:tcBorders>
          </w:tcPr>
          <w:p w:rsidR="003135C6" w:rsidRDefault="00D613C4" w14:paraId="7D56212A" w14:textId="77777777">
            <w:pPr>
              <w:widowControl w:val="0"/>
              <w:spacing w:after="0"/>
              <w:rPr>
                <w:rFonts w:ascii="Calibri" w:hAnsi="Calibri" w:eastAsia="Calibri" w:cs="Calibri"/>
                <w:sz w:val="16"/>
                <w:szCs w:val="16"/>
              </w:rPr>
            </w:pPr>
            <w:r>
              <w:rPr>
                <w:rFonts w:eastAsia="Calibri" w:cs="Calibri"/>
                <w:sz w:val="16"/>
                <w:szCs w:val="16"/>
                <w:lang w:val="en-US"/>
              </w:rPr>
              <w:t>Established consent information</w:t>
            </w:r>
          </w:p>
        </w:tc>
        <w:tc>
          <w:tcPr>
            <w:tcW w:w="6654" w:type="dxa"/>
            <w:tcBorders>
              <w:left w:val="single" w:color="auto" w:sz="4" w:space="0"/>
            </w:tcBorders>
          </w:tcPr>
          <w:tbl>
            <w:tblPr>
              <w:tblStyle w:val="TabellemithellemGitternetz1"/>
              <w:tblW w:w="5000" w:type="pct"/>
              <w:tblLayout w:type="fixed"/>
              <w:tblLook w:val="04A0" w:firstRow="1" w:lastRow="0" w:firstColumn="1" w:lastColumn="0" w:noHBand="0" w:noVBand="1"/>
            </w:tblPr>
            <w:tblGrid>
              <w:gridCol w:w="1389"/>
              <w:gridCol w:w="5039"/>
            </w:tblGrid>
            <w:tr w:rsidRPr="00E032F9" w:rsidR="003135C6" w14:paraId="040DF55A" w14:textId="77777777">
              <w:tc>
                <w:tcPr>
                  <w:tcW w:w="1391" w:type="dxa"/>
                </w:tcPr>
                <w:p w:rsidR="003135C6" w:rsidRDefault="00D613C4" w14:paraId="17B4B15F" w14:textId="77777777">
                  <w:pPr>
                    <w:widowControl w:val="0"/>
                    <w:spacing w:after="0"/>
                    <w:rPr>
                      <w:rFonts w:ascii="Calibri" w:hAnsi="Calibri" w:eastAsia="Calibri" w:cs="Calibri"/>
                      <w:sz w:val="16"/>
                      <w:szCs w:val="16"/>
                    </w:rPr>
                  </w:pPr>
                  <w:r>
                    <w:rPr>
                      <w:rFonts w:eastAsia="Calibri" w:cs="Calibri"/>
                      <w:sz w:val="16"/>
                      <w:szCs w:val="16"/>
                      <w:lang w:val="en-US"/>
                    </w:rPr>
                    <w:t>Consent identifier</w:t>
                  </w:r>
                </w:p>
              </w:tc>
              <w:tc>
                <w:tcPr>
                  <w:tcW w:w="5046" w:type="dxa"/>
                </w:tcPr>
                <w:p w:rsidR="003135C6" w:rsidRDefault="00D613C4" w14:paraId="2046A1C8" w14:textId="77777777">
                  <w:pPr>
                    <w:widowControl w:val="0"/>
                    <w:spacing w:after="0"/>
                    <w:rPr>
                      <w:rFonts w:ascii="Calibri" w:hAnsi="Calibri" w:eastAsia="Calibri" w:cs="Calibri"/>
                      <w:sz w:val="16"/>
                      <w:szCs w:val="16"/>
                      <w:lang w:val="en-US"/>
                    </w:rPr>
                  </w:pPr>
                  <w:r>
                    <w:rPr>
                      <w:rFonts w:eastAsia="Calibri" w:cs="Calibri"/>
                      <w:sz w:val="16"/>
                      <w:szCs w:val="16"/>
                      <w:lang w:val="en-US"/>
                    </w:rPr>
                    <w:t>A unique identifier of the consent.</w:t>
                  </w:r>
                </w:p>
              </w:tc>
            </w:tr>
            <w:tr w:rsidRPr="00E032F9" w:rsidR="003135C6" w14:paraId="0C9D4E29" w14:textId="77777777">
              <w:tc>
                <w:tcPr>
                  <w:tcW w:w="1391" w:type="dxa"/>
                </w:tcPr>
                <w:p w:rsidR="003135C6" w:rsidRDefault="00D613C4" w14:paraId="74C759EB" w14:textId="77777777">
                  <w:pPr>
                    <w:widowControl w:val="0"/>
                    <w:spacing w:after="0"/>
                    <w:rPr>
                      <w:rFonts w:ascii="Calibri" w:hAnsi="Calibri" w:eastAsia="Calibri" w:cs="Calibri"/>
                      <w:sz w:val="16"/>
                      <w:szCs w:val="16"/>
                    </w:rPr>
                  </w:pPr>
                  <w:r>
                    <w:rPr>
                      <w:rFonts w:eastAsia="Calibri" w:cs="Calibri"/>
                      <w:sz w:val="16"/>
                      <w:szCs w:val="16"/>
                      <w:lang w:val="en-US"/>
                    </w:rPr>
                    <w:t>Creation timestamp</w:t>
                  </w:r>
                </w:p>
              </w:tc>
              <w:tc>
                <w:tcPr>
                  <w:tcW w:w="5046" w:type="dxa"/>
                </w:tcPr>
                <w:p w:rsidR="003135C6" w:rsidRDefault="00D613C4" w14:paraId="31EEC1D0" w14:textId="77777777">
                  <w:pPr>
                    <w:widowControl w:val="0"/>
                    <w:spacing w:after="0"/>
                    <w:rPr>
                      <w:rFonts w:ascii="Calibri" w:hAnsi="Calibri" w:eastAsia="Calibri" w:cs="Calibri"/>
                      <w:sz w:val="16"/>
                      <w:szCs w:val="16"/>
                      <w:lang w:val="en-US"/>
                    </w:rPr>
                  </w:pPr>
                  <w:r>
                    <w:rPr>
                      <w:rFonts w:eastAsia="Calibri" w:cs="Calibri"/>
                      <w:sz w:val="16"/>
                      <w:szCs w:val="16"/>
                      <w:lang w:val="en-US"/>
                    </w:rPr>
                    <w:t>Creation timestamp the consent administrator has attached to the consent.</w:t>
                  </w:r>
                </w:p>
              </w:tc>
            </w:tr>
            <w:tr w:rsidRPr="00E032F9" w:rsidR="003135C6" w14:paraId="5B86AE16" w14:textId="77777777">
              <w:tc>
                <w:tcPr>
                  <w:tcW w:w="1391" w:type="dxa"/>
                </w:tcPr>
                <w:p w:rsidR="003135C6" w:rsidRDefault="00D613C4" w14:paraId="2F556087" w14:textId="77777777">
                  <w:pPr>
                    <w:widowControl w:val="0"/>
                    <w:spacing w:after="0"/>
                    <w:rPr>
                      <w:rFonts w:ascii="Calibri" w:hAnsi="Calibri" w:eastAsia="Calibri" w:cs="Calibri"/>
                      <w:sz w:val="16"/>
                      <w:szCs w:val="16"/>
                    </w:rPr>
                  </w:pPr>
                  <w:r>
                    <w:rPr>
                      <w:rFonts w:eastAsia="Calibri" w:cs="Calibri"/>
                      <w:sz w:val="16"/>
                      <w:szCs w:val="16"/>
                      <w:lang w:val="en-US"/>
                    </w:rPr>
                    <w:t>Basic consent information</w:t>
                  </w:r>
                </w:p>
              </w:tc>
              <w:tc>
                <w:tcPr>
                  <w:tcW w:w="5046" w:type="dxa"/>
                </w:tcPr>
                <w:p w:rsidRPr="00E032F9" w:rsidR="003135C6" w:rsidRDefault="00D613C4" w14:paraId="0590843C" w14:textId="77777777">
                  <w:pPr>
                    <w:widowControl w:val="0"/>
                    <w:spacing w:after="0"/>
                    <w:rPr>
                      <w:rFonts w:ascii="Calibri" w:hAnsi="Calibri" w:eastAsia="Calibri" w:cs="Calibri"/>
                      <w:sz w:val="16"/>
                      <w:szCs w:val="16"/>
                      <w:lang w:val="fr-FR"/>
                    </w:rPr>
                  </w:pPr>
                  <w:r w:rsidRPr="00E032F9">
                    <w:rPr>
                      <w:rFonts w:eastAsia="Calibri" w:cs="Calibri"/>
                      <w:sz w:val="16"/>
                      <w:szCs w:val="16"/>
                      <w:lang w:val="fr-FR"/>
                    </w:rPr>
                    <w:t>Information object H– Consent information</w:t>
                  </w:r>
                </w:p>
              </w:tc>
            </w:tr>
          </w:tbl>
          <w:p w:rsidRPr="00E032F9" w:rsidR="003135C6" w:rsidRDefault="003135C6" w14:paraId="6D9C8D39" w14:textId="77777777">
            <w:pPr>
              <w:widowControl w:val="0"/>
              <w:spacing w:after="0"/>
              <w:rPr>
                <w:rFonts w:ascii="Calibri" w:hAnsi="Calibri" w:eastAsia="Calibri" w:cs="Calibri"/>
                <w:lang w:val="fr-FR"/>
              </w:rPr>
            </w:pPr>
          </w:p>
        </w:tc>
      </w:tr>
      <w:tr w:rsidRPr="00E032F9" w:rsidR="003135C6" w:rsidTr="11865A7B" w14:paraId="3EF357C8" w14:textId="77777777">
        <w:trPr>
          <w:trHeight w:val="300"/>
        </w:trPr>
        <w:tc>
          <w:tcPr>
            <w:tcW w:w="1136" w:type="dxa"/>
            <w:tcBorders>
              <w:right w:val="single" w:color="auto" w:sz="4" w:space="0"/>
            </w:tcBorders>
          </w:tcPr>
          <w:p w:rsidR="003135C6" w:rsidRDefault="00D613C4" w14:paraId="3C1FE3A3" w14:textId="77777777">
            <w:pPr>
              <w:widowControl w:val="0"/>
              <w:spacing w:after="0"/>
            </w:pPr>
            <w:r>
              <w:rPr>
                <w:rFonts w:eastAsia="Calibri" w:cs="Calibri"/>
                <w:sz w:val="16"/>
                <w:szCs w:val="16"/>
                <w:lang w:val="en-US"/>
              </w:rPr>
              <w:t>J</w:t>
            </w:r>
          </w:p>
        </w:tc>
        <w:tc>
          <w:tcPr>
            <w:tcW w:w="1335" w:type="dxa"/>
            <w:tcBorders>
              <w:top w:val="single" w:color="auto" w:sz="4" w:space="0"/>
              <w:left w:val="single" w:color="auto" w:sz="4" w:space="0"/>
              <w:bottom w:val="single" w:color="auto" w:sz="4" w:space="0"/>
              <w:right w:val="single" w:color="auto" w:sz="4" w:space="0"/>
            </w:tcBorders>
          </w:tcPr>
          <w:p w:rsidR="003135C6" w:rsidRDefault="00D613C4" w14:paraId="565EB375" w14:textId="77777777">
            <w:pPr>
              <w:widowControl w:val="0"/>
              <w:spacing w:after="0"/>
              <w:rPr>
                <w:rFonts w:ascii="Calibri" w:hAnsi="Calibri" w:eastAsia="Calibri" w:cs="Calibri"/>
                <w:sz w:val="16"/>
                <w:szCs w:val="16"/>
                <w:lang w:val="en-US"/>
              </w:rPr>
            </w:pPr>
            <w:r>
              <w:rPr>
                <w:rFonts w:eastAsia="Calibri" w:cs="Calibri"/>
                <w:sz w:val="16"/>
                <w:szCs w:val="16"/>
                <w:lang w:val="en-US"/>
              </w:rPr>
              <w:t>Notification of termination of service</w:t>
            </w:r>
          </w:p>
        </w:tc>
        <w:tc>
          <w:tcPr>
            <w:tcW w:w="6654" w:type="dxa"/>
            <w:tcBorders>
              <w:left w:val="single" w:color="auto" w:sz="4" w:space="0"/>
            </w:tcBorders>
          </w:tcPr>
          <w:tbl>
            <w:tblPr>
              <w:tblStyle w:val="TabellemithellemGitternetz1"/>
              <w:tblW w:w="5000" w:type="pct"/>
              <w:tblLayout w:type="fixed"/>
              <w:tblLook w:val="04A0" w:firstRow="1" w:lastRow="0" w:firstColumn="1" w:lastColumn="0" w:noHBand="0" w:noVBand="1"/>
            </w:tblPr>
            <w:tblGrid>
              <w:gridCol w:w="1389"/>
              <w:gridCol w:w="5039"/>
            </w:tblGrid>
            <w:tr w:rsidRPr="00E032F9" w:rsidR="003135C6" w14:paraId="4361FC84" w14:textId="77777777">
              <w:tc>
                <w:tcPr>
                  <w:tcW w:w="1391" w:type="dxa"/>
                </w:tcPr>
                <w:p w:rsidR="003135C6" w:rsidRDefault="00D613C4" w14:paraId="124B8705" w14:textId="77777777">
                  <w:pPr>
                    <w:widowControl w:val="0"/>
                    <w:spacing w:after="0"/>
                    <w:rPr>
                      <w:rFonts w:ascii="Calibri" w:hAnsi="Calibri" w:eastAsia="Calibri" w:cs="Calibri"/>
                      <w:sz w:val="16"/>
                      <w:szCs w:val="16"/>
                    </w:rPr>
                  </w:pPr>
                  <w:r>
                    <w:rPr>
                      <w:rFonts w:eastAsia="Calibri" w:cs="Calibri"/>
                      <w:sz w:val="16"/>
                      <w:szCs w:val="16"/>
                      <w:lang w:val="en-US"/>
                    </w:rPr>
                    <w:t>Consent identifier</w:t>
                  </w:r>
                </w:p>
              </w:tc>
              <w:tc>
                <w:tcPr>
                  <w:tcW w:w="5046" w:type="dxa"/>
                </w:tcPr>
                <w:p w:rsidR="003135C6" w:rsidRDefault="00D613C4" w14:paraId="76E3BA2D" w14:textId="327A4A68">
                  <w:pPr>
                    <w:widowControl w:val="0"/>
                    <w:spacing w:after="0"/>
                    <w:rPr>
                      <w:rFonts w:ascii="Calibri" w:hAnsi="Calibri" w:eastAsia="Calibri" w:cs="Calibri"/>
                      <w:sz w:val="16"/>
                      <w:szCs w:val="16"/>
                      <w:lang w:val="en-US"/>
                    </w:rPr>
                  </w:pPr>
                  <w:r>
                    <w:rPr>
                      <w:rFonts w:eastAsia="Calibri" w:cs="Calibri"/>
                      <w:sz w:val="16"/>
                      <w:szCs w:val="16"/>
                      <w:lang w:val="en-US"/>
                    </w:rPr>
                    <w:t xml:space="preserve">A unique identifier of the consent referring to information object </w:t>
                  </w:r>
                  <w:r w:rsidR="008D1856">
                    <w:rPr>
                      <w:rFonts w:eastAsia="Calibri" w:cs="Calibri"/>
                      <w:sz w:val="16"/>
                      <w:szCs w:val="16"/>
                      <w:lang w:val="en-US"/>
                    </w:rPr>
                    <w:t>I</w:t>
                  </w:r>
                  <w:r>
                    <w:rPr>
                      <w:rFonts w:eastAsia="Calibri" w:cs="Calibri"/>
                      <w:sz w:val="16"/>
                      <w:szCs w:val="16"/>
                      <w:lang w:val="en-US"/>
                    </w:rPr>
                    <w:t xml:space="preserve"> – Established consent information.</w:t>
                  </w:r>
                </w:p>
              </w:tc>
            </w:tr>
            <w:tr w:rsidRPr="00E032F9" w:rsidR="003135C6" w14:paraId="423F2D06" w14:textId="77777777">
              <w:tc>
                <w:tcPr>
                  <w:tcW w:w="1391" w:type="dxa"/>
                </w:tcPr>
                <w:p w:rsidR="003135C6" w:rsidRDefault="00D613C4" w14:paraId="1091FF7B" w14:textId="77777777">
                  <w:pPr>
                    <w:widowControl w:val="0"/>
                    <w:spacing w:after="0"/>
                    <w:rPr>
                      <w:rFonts w:ascii="Calibri" w:hAnsi="Calibri" w:eastAsia="Calibri" w:cs="Calibri"/>
                      <w:sz w:val="16"/>
                      <w:szCs w:val="16"/>
                    </w:rPr>
                  </w:pPr>
                  <w:r>
                    <w:rPr>
                      <w:rFonts w:eastAsia="Calibri" w:cs="Calibri"/>
                      <w:sz w:val="16"/>
                      <w:szCs w:val="16"/>
                      <w:lang w:val="en-US"/>
                    </w:rPr>
                    <w:t>Termination timestamp</w:t>
                  </w:r>
                </w:p>
              </w:tc>
              <w:tc>
                <w:tcPr>
                  <w:tcW w:w="5046" w:type="dxa"/>
                </w:tcPr>
                <w:p w:rsidR="003135C6" w:rsidRDefault="00D613C4" w14:paraId="4F812C9A" w14:textId="77777777">
                  <w:pPr>
                    <w:widowControl w:val="0"/>
                    <w:spacing w:after="0"/>
                    <w:rPr>
                      <w:rFonts w:ascii="Calibri" w:hAnsi="Calibri" w:eastAsia="Calibri" w:cs="Calibri"/>
                      <w:sz w:val="16"/>
                      <w:szCs w:val="16"/>
                      <w:lang w:val="en-US"/>
                    </w:rPr>
                  </w:pPr>
                  <w:r>
                    <w:rPr>
                      <w:rFonts w:eastAsia="Calibri" w:cs="Calibri"/>
                      <w:sz w:val="16"/>
                      <w:szCs w:val="16"/>
                      <w:lang w:val="en-US"/>
                    </w:rPr>
                    <w:t>Timestamp indicating the point in time when the service is considered terminated by the eligible party.</w:t>
                  </w:r>
                </w:p>
              </w:tc>
            </w:tr>
          </w:tbl>
          <w:p w:rsidR="003135C6" w:rsidRDefault="003135C6" w14:paraId="675E05EE" w14:textId="77777777">
            <w:pPr>
              <w:widowControl w:val="0"/>
              <w:spacing w:after="0" w:line="240" w:lineRule="auto"/>
              <w:rPr>
                <w:lang w:val="en-US"/>
              </w:rPr>
            </w:pPr>
          </w:p>
        </w:tc>
      </w:tr>
      <w:tr w:rsidRPr="00E032F9" w:rsidR="003135C6" w:rsidTr="11865A7B" w14:paraId="74CB1003" w14:textId="77777777">
        <w:trPr>
          <w:trHeight w:val="300"/>
        </w:trPr>
        <w:tc>
          <w:tcPr>
            <w:tcW w:w="1136" w:type="dxa"/>
            <w:tcBorders>
              <w:right w:val="single" w:color="auto" w:sz="4" w:space="0"/>
            </w:tcBorders>
          </w:tcPr>
          <w:p w:rsidR="003135C6" w:rsidRDefault="00D613C4" w14:paraId="7336E69A" w14:textId="77777777">
            <w:pPr>
              <w:widowControl w:val="0"/>
              <w:spacing w:after="0"/>
            </w:pPr>
            <w:r>
              <w:rPr>
                <w:rFonts w:eastAsia="Calibri" w:cs="Calibri"/>
                <w:sz w:val="16"/>
                <w:szCs w:val="16"/>
                <w:lang w:val="en-US"/>
              </w:rPr>
              <w:t>K</w:t>
            </w:r>
          </w:p>
        </w:tc>
        <w:tc>
          <w:tcPr>
            <w:tcW w:w="1335" w:type="dxa"/>
            <w:tcBorders>
              <w:top w:val="single" w:color="auto" w:sz="4" w:space="0"/>
              <w:left w:val="single" w:color="auto" w:sz="4" w:space="0"/>
              <w:bottom w:val="single" w:color="auto" w:sz="4" w:space="0"/>
              <w:right w:val="single" w:color="auto" w:sz="4" w:space="0"/>
            </w:tcBorders>
          </w:tcPr>
          <w:p w:rsidR="003135C6" w:rsidRDefault="00D613C4" w14:paraId="41D4638A" w14:textId="77777777">
            <w:pPr>
              <w:widowControl w:val="0"/>
              <w:spacing w:after="0"/>
              <w:rPr>
                <w:rFonts w:ascii="Calibri" w:hAnsi="Calibri" w:eastAsia="Calibri" w:cs="Calibri"/>
                <w:sz w:val="16"/>
                <w:szCs w:val="16"/>
                <w:lang w:val="en-US"/>
              </w:rPr>
            </w:pPr>
            <w:r>
              <w:rPr>
                <w:rFonts w:eastAsia="Calibri" w:cs="Calibri"/>
                <w:sz w:val="16"/>
                <w:szCs w:val="16"/>
                <w:lang w:val="en-US"/>
              </w:rPr>
              <w:t>Details of information on listed consent</w:t>
            </w:r>
          </w:p>
        </w:tc>
        <w:tc>
          <w:tcPr>
            <w:tcW w:w="6654" w:type="dxa"/>
            <w:tcBorders>
              <w:left w:val="single" w:color="auto" w:sz="4" w:space="0"/>
            </w:tcBorders>
          </w:tcPr>
          <w:tbl>
            <w:tblPr>
              <w:tblStyle w:val="TabellemithellemGitternetz1"/>
              <w:tblW w:w="5000" w:type="pct"/>
              <w:tblLayout w:type="fixed"/>
              <w:tblLook w:val="04A0" w:firstRow="1" w:lastRow="0" w:firstColumn="1" w:lastColumn="0" w:noHBand="0" w:noVBand="1"/>
            </w:tblPr>
            <w:tblGrid>
              <w:gridCol w:w="1389"/>
              <w:gridCol w:w="5039"/>
            </w:tblGrid>
            <w:tr w:rsidRPr="00E032F9" w:rsidR="003135C6" w14:paraId="49600B59" w14:textId="77777777">
              <w:tc>
                <w:tcPr>
                  <w:tcW w:w="1391" w:type="dxa"/>
                </w:tcPr>
                <w:p w:rsidR="003135C6" w:rsidRDefault="00D613C4" w14:paraId="7AC761FD" w14:textId="77777777">
                  <w:pPr>
                    <w:widowControl w:val="0"/>
                    <w:spacing w:after="0"/>
                  </w:pPr>
                  <w:r>
                    <w:rPr>
                      <w:rFonts w:eastAsia="Calibri" w:cs="Calibri"/>
                      <w:sz w:val="16"/>
                      <w:szCs w:val="16"/>
                      <w:lang w:val="en-US"/>
                    </w:rPr>
                    <w:t>Details of the consent</w:t>
                  </w:r>
                </w:p>
              </w:tc>
              <w:tc>
                <w:tcPr>
                  <w:tcW w:w="5046" w:type="dxa"/>
                </w:tcPr>
                <w:p w:rsidR="003135C6" w:rsidRDefault="00D613C4" w14:paraId="5CBD2BC7" w14:textId="77777777">
                  <w:pPr>
                    <w:widowControl w:val="0"/>
                    <w:spacing w:after="0"/>
                    <w:rPr>
                      <w:rFonts w:ascii="Calibri" w:hAnsi="Calibri" w:eastAsia="Calibri" w:cs="Calibri"/>
                      <w:sz w:val="16"/>
                      <w:szCs w:val="16"/>
                      <w:lang w:val="en-US"/>
                    </w:rPr>
                  </w:pPr>
                  <w:r>
                    <w:rPr>
                      <w:rFonts w:eastAsia="Calibri" w:cs="Calibri"/>
                      <w:sz w:val="16"/>
                      <w:szCs w:val="16"/>
                      <w:lang w:val="en-US"/>
                    </w:rPr>
                    <w:t>Attributes of the consent as described in I – Established consent information.</w:t>
                  </w:r>
                </w:p>
              </w:tc>
            </w:tr>
            <w:tr w:rsidRPr="00E032F9" w:rsidR="003135C6" w14:paraId="47B33FB8" w14:textId="77777777">
              <w:tc>
                <w:tcPr>
                  <w:tcW w:w="1391" w:type="dxa"/>
                </w:tcPr>
                <w:p w:rsidR="003135C6" w:rsidRDefault="00D613C4" w14:paraId="36E667F0" w14:textId="77777777">
                  <w:pPr>
                    <w:widowControl w:val="0"/>
                    <w:spacing w:after="0"/>
                    <w:rPr>
                      <w:rFonts w:ascii="Calibri" w:hAnsi="Calibri" w:eastAsia="Calibri" w:cs="Calibri"/>
                      <w:sz w:val="16"/>
                      <w:szCs w:val="16"/>
                      <w:lang w:val="en-US"/>
                    </w:rPr>
                  </w:pPr>
                  <w:r>
                    <w:rPr>
                      <w:rFonts w:eastAsia="Calibri" w:cs="Calibri"/>
                      <w:sz w:val="16"/>
                      <w:szCs w:val="16"/>
                      <w:lang w:val="en-US"/>
                    </w:rPr>
                    <w:t>Reason for the end of consent</w:t>
                  </w:r>
                </w:p>
              </w:tc>
              <w:tc>
                <w:tcPr>
                  <w:tcW w:w="5046" w:type="dxa"/>
                </w:tcPr>
                <w:p w:rsidR="003135C6" w:rsidRDefault="00D613C4" w14:paraId="43FFDBC5" w14:textId="77777777">
                  <w:pPr>
                    <w:widowControl w:val="0"/>
                    <w:spacing w:after="0"/>
                    <w:rPr>
                      <w:rFonts w:ascii="Calibri" w:hAnsi="Calibri" w:eastAsia="Calibri" w:cs="Calibri"/>
                      <w:sz w:val="16"/>
                      <w:szCs w:val="16"/>
                      <w:lang w:val="en-US"/>
                    </w:rPr>
                  </w:pPr>
                  <w:r>
                    <w:rPr>
                      <w:rFonts w:eastAsia="Calibri" w:cs="Calibri"/>
                      <w:sz w:val="16"/>
                      <w:szCs w:val="16"/>
                      <w:lang w:val="en-US"/>
                    </w:rPr>
                    <w:t>If consent is not active anymore, the reason for why the consent administrator considers the consent has ended. For instance, this can indicate fulfilment of purpose, reach of consent end timestamp, revocation of final customer or termination by the eligible party.</w:t>
                  </w:r>
                </w:p>
              </w:tc>
            </w:tr>
            <w:tr w:rsidRPr="00E032F9" w:rsidR="003135C6" w14:paraId="61D30E0D" w14:textId="77777777">
              <w:tc>
                <w:tcPr>
                  <w:tcW w:w="1391" w:type="dxa"/>
                </w:tcPr>
                <w:p w:rsidR="003135C6" w:rsidRDefault="00D613C4" w14:paraId="517DFA99" w14:textId="77777777">
                  <w:pPr>
                    <w:widowControl w:val="0"/>
                    <w:spacing w:after="0"/>
                    <w:rPr>
                      <w:rFonts w:ascii="Calibri" w:hAnsi="Calibri" w:eastAsia="Calibri" w:cs="Calibri"/>
                      <w:sz w:val="16"/>
                      <w:szCs w:val="16"/>
                      <w:lang w:val="en-US"/>
                    </w:rPr>
                  </w:pPr>
                  <w:r>
                    <w:rPr>
                      <w:rFonts w:eastAsia="Calibri" w:cs="Calibri"/>
                      <w:sz w:val="16"/>
                      <w:szCs w:val="16"/>
                      <w:lang w:val="en-US"/>
                    </w:rPr>
                    <w:t>Consent end timestamp</w:t>
                  </w:r>
                </w:p>
              </w:tc>
              <w:tc>
                <w:tcPr>
                  <w:tcW w:w="5046" w:type="dxa"/>
                </w:tcPr>
                <w:p w:rsidR="003135C6" w:rsidRDefault="00D613C4" w14:paraId="5B7E525F" w14:textId="77777777">
                  <w:pPr>
                    <w:widowControl w:val="0"/>
                    <w:spacing w:after="0"/>
                    <w:rPr>
                      <w:rFonts w:ascii="Calibri" w:hAnsi="Calibri" w:eastAsia="Calibri" w:cs="Calibri"/>
                      <w:sz w:val="16"/>
                      <w:szCs w:val="16"/>
                      <w:lang w:val="en-US"/>
                    </w:rPr>
                  </w:pPr>
                  <w:r>
                    <w:rPr>
                      <w:rFonts w:eastAsia="Calibri" w:cs="Calibri"/>
                      <w:sz w:val="16"/>
                      <w:szCs w:val="16"/>
                      <w:lang w:val="en-US"/>
                    </w:rPr>
                    <w:t>If consent is not active anymore, the timestamp since when the consent administrator considers the consent as ended</w:t>
                  </w:r>
                </w:p>
              </w:tc>
            </w:tr>
          </w:tbl>
          <w:p w:rsidR="003135C6" w:rsidRDefault="003135C6" w14:paraId="2FC17F8B" w14:textId="77777777">
            <w:pPr>
              <w:widowControl w:val="0"/>
              <w:spacing w:after="0" w:line="240" w:lineRule="auto"/>
              <w:rPr>
                <w:rFonts w:ascii="Calibri" w:hAnsi="Calibri" w:eastAsia="Calibri" w:cs="Calibri"/>
                <w:sz w:val="16"/>
                <w:szCs w:val="16"/>
                <w:lang w:val="en-US"/>
              </w:rPr>
            </w:pPr>
          </w:p>
        </w:tc>
      </w:tr>
      <w:tr w:rsidRPr="00E032F9" w:rsidR="003135C6" w:rsidTr="11865A7B" w14:paraId="0C4A8F55" w14:textId="77777777">
        <w:trPr>
          <w:trHeight w:val="300"/>
        </w:trPr>
        <w:tc>
          <w:tcPr>
            <w:tcW w:w="1136" w:type="dxa"/>
            <w:tcBorders>
              <w:right w:val="single" w:color="auto" w:sz="4" w:space="0"/>
            </w:tcBorders>
          </w:tcPr>
          <w:p w:rsidR="003135C6" w:rsidRDefault="00D613C4" w14:paraId="1FE97689" w14:textId="77777777">
            <w:pPr>
              <w:widowControl w:val="0"/>
              <w:spacing w:after="0"/>
              <w:rPr>
                <w:rFonts w:ascii="Calibri" w:hAnsi="Calibri" w:eastAsia="Calibri" w:cs="Calibri"/>
                <w:sz w:val="16"/>
                <w:szCs w:val="16"/>
                <w:lang w:val="en-US"/>
              </w:rPr>
            </w:pPr>
            <w:r>
              <w:rPr>
                <w:rFonts w:eastAsia="Calibri" w:cs="Calibri"/>
                <w:sz w:val="16"/>
                <w:szCs w:val="16"/>
                <w:lang w:val="en-US"/>
              </w:rPr>
              <w:t>L</w:t>
            </w:r>
          </w:p>
        </w:tc>
        <w:tc>
          <w:tcPr>
            <w:tcW w:w="1335" w:type="dxa"/>
            <w:tcBorders>
              <w:top w:val="single" w:color="auto" w:sz="4" w:space="0"/>
              <w:left w:val="single" w:color="auto" w:sz="4" w:space="0"/>
              <w:bottom w:val="single" w:color="auto" w:sz="4" w:space="0"/>
              <w:right w:val="single" w:color="auto" w:sz="4" w:space="0"/>
            </w:tcBorders>
          </w:tcPr>
          <w:p w:rsidR="003135C6" w:rsidRDefault="00D613C4" w14:paraId="711F79A6" w14:textId="77777777">
            <w:pPr>
              <w:widowControl w:val="0"/>
              <w:spacing w:after="0"/>
              <w:rPr>
                <w:rFonts w:ascii="Calibri" w:hAnsi="Calibri" w:eastAsia="Calibri" w:cs="Calibri"/>
                <w:sz w:val="16"/>
                <w:szCs w:val="16"/>
                <w:lang w:val="en-US"/>
              </w:rPr>
            </w:pPr>
            <w:r>
              <w:rPr>
                <w:rFonts w:eastAsia="Calibri" w:cs="Calibri"/>
                <w:sz w:val="16"/>
                <w:szCs w:val="16"/>
                <w:lang w:val="en-US"/>
              </w:rPr>
              <w:t>Revocation notification by consent administrator</w:t>
            </w:r>
          </w:p>
        </w:tc>
        <w:tc>
          <w:tcPr>
            <w:tcW w:w="6654" w:type="dxa"/>
            <w:tcBorders>
              <w:left w:val="single" w:color="auto" w:sz="4" w:space="0"/>
            </w:tcBorders>
          </w:tcPr>
          <w:tbl>
            <w:tblPr>
              <w:tblStyle w:val="TabellemithellemGitternetz1"/>
              <w:tblW w:w="5000" w:type="pct"/>
              <w:tblLayout w:type="fixed"/>
              <w:tblLook w:val="04A0" w:firstRow="1" w:lastRow="0" w:firstColumn="1" w:lastColumn="0" w:noHBand="0" w:noVBand="1"/>
            </w:tblPr>
            <w:tblGrid>
              <w:gridCol w:w="1389"/>
              <w:gridCol w:w="5039"/>
            </w:tblGrid>
            <w:tr w:rsidRPr="00E032F9" w:rsidR="003135C6" w14:paraId="2AD22D70" w14:textId="77777777">
              <w:tc>
                <w:tcPr>
                  <w:tcW w:w="1391" w:type="dxa"/>
                </w:tcPr>
                <w:p w:rsidR="003135C6" w:rsidRDefault="00D613C4" w14:paraId="2C2EDB27" w14:textId="77777777">
                  <w:pPr>
                    <w:widowControl w:val="0"/>
                    <w:spacing w:after="0"/>
                    <w:rPr>
                      <w:rFonts w:ascii="Calibri" w:hAnsi="Calibri" w:eastAsia="Calibri" w:cs="Calibri"/>
                      <w:sz w:val="16"/>
                      <w:szCs w:val="16"/>
                    </w:rPr>
                  </w:pPr>
                  <w:r>
                    <w:rPr>
                      <w:rFonts w:eastAsia="Calibri" w:cs="Calibri"/>
                      <w:sz w:val="16"/>
                      <w:szCs w:val="16"/>
                      <w:lang w:val="en-US"/>
                    </w:rPr>
                    <w:t>Consent identifier</w:t>
                  </w:r>
                </w:p>
              </w:tc>
              <w:tc>
                <w:tcPr>
                  <w:tcW w:w="5046" w:type="dxa"/>
                </w:tcPr>
                <w:p w:rsidR="003135C6" w:rsidRDefault="00D613C4" w14:paraId="6A536FBB" w14:textId="77777777">
                  <w:pPr>
                    <w:widowControl w:val="0"/>
                    <w:spacing w:after="0"/>
                    <w:rPr>
                      <w:rFonts w:ascii="Calibri" w:hAnsi="Calibri" w:eastAsia="Calibri" w:cs="Calibri"/>
                      <w:sz w:val="16"/>
                      <w:szCs w:val="16"/>
                      <w:lang w:val="en-US"/>
                    </w:rPr>
                  </w:pPr>
                  <w:r>
                    <w:rPr>
                      <w:rFonts w:eastAsia="Calibri" w:cs="Calibri"/>
                      <w:sz w:val="16"/>
                      <w:szCs w:val="16"/>
                      <w:lang w:val="en-US"/>
                    </w:rPr>
                    <w:t>A unique identifier of the consent referring to information object I – Established consent information.</w:t>
                  </w:r>
                </w:p>
              </w:tc>
            </w:tr>
            <w:tr w:rsidRPr="00E032F9" w:rsidR="003135C6" w14:paraId="39221A34" w14:textId="77777777">
              <w:tc>
                <w:tcPr>
                  <w:tcW w:w="1391" w:type="dxa"/>
                </w:tcPr>
                <w:p w:rsidR="003135C6" w:rsidRDefault="00D613C4" w14:paraId="25A9DBBC" w14:textId="77777777">
                  <w:pPr>
                    <w:widowControl w:val="0"/>
                    <w:spacing w:after="0"/>
                  </w:pPr>
                  <w:r>
                    <w:rPr>
                      <w:rFonts w:eastAsia="Calibri" w:cs="Calibri"/>
                      <w:sz w:val="16"/>
                      <w:szCs w:val="16"/>
                      <w:lang w:val="en-US"/>
                    </w:rPr>
                    <w:t>Consent end timestamp</w:t>
                  </w:r>
                </w:p>
              </w:tc>
              <w:tc>
                <w:tcPr>
                  <w:tcW w:w="5046" w:type="dxa"/>
                </w:tcPr>
                <w:p w:rsidR="003135C6" w:rsidRDefault="00D613C4" w14:paraId="084A9C82" w14:textId="77777777">
                  <w:pPr>
                    <w:widowControl w:val="0"/>
                    <w:spacing w:after="0"/>
                    <w:rPr>
                      <w:rFonts w:ascii="Calibri" w:hAnsi="Calibri" w:eastAsia="Calibri" w:cs="Calibri"/>
                      <w:sz w:val="16"/>
                      <w:szCs w:val="16"/>
                      <w:lang w:val="en-US"/>
                    </w:rPr>
                  </w:pPr>
                  <w:r>
                    <w:rPr>
                      <w:rFonts w:eastAsia="Calibri" w:cs="Calibri"/>
                      <w:sz w:val="16"/>
                      <w:szCs w:val="16"/>
                      <w:lang w:val="en-US"/>
                    </w:rPr>
                    <w:t>Timestamp for when the revocation should be considered active.</w:t>
                  </w:r>
                </w:p>
              </w:tc>
            </w:tr>
          </w:tbl>
          <w:p w:rsidR="003135C6" w:rsidRDefault="003135C6" w14:paraId="0A4F7224" w14:textId="77777777">
            <w:pPr>
              <w:widowControl w:val="0"/>
              <w:spacing w:after="0" w:line="240" w:lineRule="auto"/>
              <w:rPr>
                <w:rFonts w:ascii="Calibri" w:hAnsi="Calibri" w:eastAsia="Calibri" w:cs="Calibri"/>
                <w:sz w:val="16"/>
                <w:szCs w:val="16"/>
                <w:lang w:val="en-US"/>
              </w:rPr>
            </w:pPr>
          </w:p>
        </w:tc>
      </w:tr>
      <w:tr w:rsidR="1411AF2E" w:rsidTr="11865A7B" w14:paraId="1D4EE1CE" w14:textId="77777777">
        <w:trPr>
          <w:trHeight w:val="300"/>
        </w:trPr>
        <w:tc>
          <w:tcPr>
            <w:tcW w:w="1136" w:type="dxa"/>
            <w:tcBorders>
              <w:right w:val="single" w:color="auto" w:sz="4" w:space="0"/>
            </w:tcBorders>
          </w:tcPr>
          <w:p w:rsidR="5BF135AF" w:rsidP="1411AF2E" w:rsidRDefault="55EC59EB" w14:paraId="438BCBD7" w14:textId="72CFD933">
            <w:pPr>
              <w:rPr>
                <w:rFonts w:eastAsia="Calibri" w:cs="Calibri"/>
                <w:sz w:val="16"/>
                <w:szCs w:val="16"/>
                <w:lang w:val="en-US"/>
              </w:rPr>
            </w:pPr>
            <w:r w:rsidRPr="19F8EC84">
              <w:rPr>
                <w:rFonts w:eastAsia="Calibri" w:cs="Calibri"/>
                <w:sz w:val="16"/>
                <w:szCs w:val="16"/>
                <w:lang w:val="en-US"/>
              </w:rPr>
              <w:lastRenderedPageBreak/>
              <w:t>M</w:t>
            </w:r>
          </w:p>
        </w:tc>
        <w:tc>
          <w:tcPr>
            <w:tcW w:w="1335" w:type="dxa"/>
            <w:tcBorders>
              <w:top w:val="single" w:color="auto" w:sz="4" w:space="0"/>
              <w:left w:val="single" w:color="auto" w:sz="4" w:space="0"/>
              <w:bottom w:val="single" w:color="auto" w:sz="4" w:space="0"/>
              <w:right w:val="single" w:color="auto" w:sz="4" w:space="0"/>
            </w:tcBorders>
          </w:tcPr>
          <w:p w:rsidR="5BF135AF" w:rsidP="1411AF2E" w:rsidRDefault="5BF135AF" w14:paraId="7FA1F3AD" w14:textId="1E603C8F">
            <w:pPr>
              <w:rPr>
                <w:rFonts w:eastAsia="Calibri" w:cs="Calibri"/>
                <w:sz w:val="16"/>
                <w:szCs w:val="16"/>
                <w:lang w:val="en-US"/>
              </w:rPr>
            </w:pPr>
            <w:r w:rsidRPr="1411AF2E">
              <w:rPr>
                <w:rFonts w:eastAsia="Calibri" w:cs="Calibri"/>
                <w:sz w:val="16"/>
                <w:szCs w:val="16"/>
                <w:lang w:val="en-US"/>
              </w:rPr>
              <w:t>Party information request</w:t>
            </w:r>
          </w:p>
        </w:tc>
        <w:tc>
          <w:tcPr>
            <w:tcW w:w="6654" w:type="dxa"/>
            <w:tcBorders>
              <w:left w:val="single" w:color="auto" w:sz="4" w:space="0"/>
            </w:tcBorders>
          </w:tcPr>
          <w:tbl>
            <w:tblPr>
              <w:tblStyle w:val="TabellemithellemGitternetz1"/>
              <w:tblW w:w="0" w:type="auto"/>
              <w:tblLayout w:type="fixed"/>
              <w:tblLook w:val="06A0" w:firstRow="1" w:lastRow="0" w:firstColumn="1" w:lastColumn="0" w:noHBand="1" w:noVBand="1"/>
            </w:tblPr>
            <w:tblGrid>
              <w:gridCol w:w="1388"/>
              <w:gridCol w:w="5048"/>
            </w:tblGrid>
            <w:tr w:rsidR="1411AF2E" w:rsidTr="1BF3043E" w14:paraId="0420DC80" w14:textId="77777777">
              <w:trPr>
                <w:trHeight w:val="300"/>
              </w:trPr>
              <w:tc>
                <w:tcPr>
                  <w:tcW w:w="1388" w:type="dxa"/>
                </w:tcPr>
                <w:p w:rsidR="7665F24C" w:rsidP="1411AF2E" w:rsidRDefault="5B92AFEB" w14:paraId="5BFB49A6" w14:textId="0BC647CF">
                  <w:pPr>
                    <w:rPr>
                      <w:rFonts w:eastAsia="Calibri" w:cs="Calibri"/>
                      <w:sz w:val="16"/>
                      <w:szCs w:val="16"/>
                      <w:lang w:val="en-US"/>
                    </w:rPr>
                  </w:pPr>
                  <w:r w:rsidRPr="559A74E2">
                    <w:rPr>
                      <w:rFonts w:eastAsia="Calibri" w:cs="Calibri"/>
                      <w:sz w:val="16"/>
                      <w:szCs w:val="16"/>
                      <w:lang w:val="en-US"/>
                    </w:rPr>
                    <w:t>Party id</w:t>
                  </w:r>
                  <w:r w:rsidRPr="559A74E2" w:rsidR="6690A793">
                    <w:rPr>
                      <w:rFonts w:eastAsia="Calibri" w:cs="Calibri"/>
                      <w:sz w:val="16"/>
                      <w:szCs w:val="16"/>
                      <w:lang w:val="en-US"/>
                    </w:rPr>
                    <w:t>entificat</w:t>
                  </w:r>
                  <w:r w:rsidRPr="559A74E2" w:rsidR="341E5F7F">
                    <w:rPr>
                      <w:rFonts w:eastAsia="Calibri" w:cs="Calibri"/>
                      <w:sz w:val="16"/>
                      <w:szCs w:val="16"/>
                      <w:lang w:val="en-US"/>
                    </w:rPr>
                    <w:t>ion</w:t>
                  </w:r>
                </w:p>
              </w:tc>
              <w:tc>
                <w:tcPr>
                  <w:tcW w:w="5048" w:type="dxa"/>
                </w:tcPr>
                <w:p w:rsidR="7665F24C" w:rsidP="1411AF2E" w:rsidRDefault="5B92AFEB" w14:paraId="54E84072" w14:textId="49134F11">
                  <w:pPr>
                    <w:rPr>
                      <w:rFonts w:eastAsia="Calibri" w:cs="Calibri"/>
                      <w:sz w:val="16"/>
                      <w:szCs w:val="16"/>
                      <w:lang w:val="en-US"/>
                    </w:rPr>
                  </w:pPr>
                  <w:r w:rsidRPr="559A74E2">
                    <w:rPr>
                      <w:rFonts w:eastAsia="Calibri" w:cs="Calibri"/>
                      <w:sz w:val="16"/>
                      <w:szCs w:val="16"/>
                      <w:lang w:val="en-US"/>
                    </w:rPr>
                    <w:t>The identificat</w:t>
                  </w:r>
                  <w:r w:rsidRPr="559A74E2" w:rsidR="3C6697F6">
                    <w:rPr>
                      <w:rFonts w:eastAsia="Calibri" w:cs="Calibri"/>
                      <w:sz w:val="16"/>
                      <w:szCs w:val="16"/>
                      <w:lang w:val="en-US"/>
                    </w:rPr>
                    <w:t>ion</w:t>
                  </w:r>
                  <w:r w:rsidRPr="559A74E2">
                    <w:rPr>
                      <w:rFonts w:eastAsia="Calibri" w:cs="Calibri"/>
                      <w:sz w:val="16"/>
                      <w:szCs w:val="16"/>
                      <w:lang w:val="en-US"/>
                    </w:rPr>
                    <w:t xml:space="preserve"> the party uses in market communication. E.g., the identificat</w:t>
                  </w:r>
                  <w:r w:rsidRPr="559A74E2" w:rsidR="16F3E725">
                    <w:rPr>
                      <w:rFonts w:eastAsia="Calibri" w:cs="Calibri"/>
                      <w:sz w:val="16"/>
                      <w:szCs w:val="16"/>
                      <w:lang w:val="en-US"/>
                    </w:rPr>
                    <w:t>ion</w:t>
                  </w:r>
                  <w:r w:rsidRPr="559A74E2">
                    <w:rPr>
                      <w:rFonts w:eastAsia="Calibri" w:cs="Calibri"/>
                      <w:sz w:val="16"/>
                      <w:szCs w:val="16"/>
                      <w:lang w:val="en-US"/>
                    </w:rPr>
                    <w:t xml:space="preserve"> the party </w:t>
                  </w:r>
                  <w:r w:rsidRPr="559A74E2" w:rsidR="2D8261CB">
                    <w:rPr>
                      <w:rFonts w:eastAsia="Calibri" w:cs="Calibri"/>
                      <w:sz w:val="16"/>
                      <w:szCs w:val="16"/>
                      <w:lang w:val="en-US"/>
                    </w:rPr>
                    <w:t xml:space="preserve">is stated as in </w:t>
                  </w:r>
                  <w:r w:rsidRPr="559A74E2" w:rsidR="2D8261CB">
                    <w:rPr>
                      <w:rFonts w:eastAsia="Calibri" w:cs="Calibri"/>
                      <w:i/>
                      <w:iCs/>
                      <w:sz w:val="16"/>
                      <w:szCs w:val="16"/>
                      <w:lang w:val="en-US"/>
                    </w:rPr>
                    <w:t>connecting system operator identificat</w:t>
                  </w:r>
                  <w:r w:rsidRPr="559A74E2" w:rsidR="48C62169">
                    <w:rPr>
                      <w:rFonts w:eastAsia="Calibri" w:cs="Calibri"/>
                      <w:i/>
                      <w:iCs/>
                      <w:sz w:val="16"/>
                      <w:szCs w:val="16"/>
                      <w:lang w:val="en-US"/>
                    </w:rPr>
                    <w:t>ion</w:t>
                  </w:r>
                  <w:r w:rsidRPr="559A74E2" w:rsidR="2D8261CB">
                    <w:rPr>
                      <w:rFonts w:eastAsia="Calibri" w:cs="Calibri"/>
                      <w:sz w:val="16"/>
                      <w:szCs w:val="16"/>
                      <w:lang w:val="en-US"/>
                    </w:rPr>
                    <w:t>.</w:t>
                  </w:r>
                </w:p>
              </w:tc>
            </w:tr>
            <w:tr w:rsidR="1411AF2E" w:rsidTr="1BF3043E" w14:paraId="220BD828" w14:textId="77777777">
              <w:trPr>
                <w:trHeight w:val="300"/>
              </w:trPr>
              <w:tc>
                <w:tcPr>
                  <w:tcW w:w="1388" w:type="dxa"/>
                </w:tcPr>
                <w:p w:rsidR="37B2D401" w:rsidP="1411AF2E" w:rsidRDefault="37B2D401" w14:paraId="7A4E8F9B" w14:textId="5C7201A7">
                  <w:pPr>
                    <w:rPr>
                      <w:rFonts w:eastAsia="Calibri" w:cs="Calibri"/>
                      <w:sz w:val="16"/>
                      <w:szCs w:val="16"/>
                      <w:lang w:val="en-US"/>
                    </w:rPr>
                  </w:pPr>
                  <w:r w:rsidRPr="1411AF2E">
                    <w:rPr>
                      <w:rFonts w:eastAsia="Calibri" w:cs="Calibri"/>
                      <w:sz w:val="16"/>
                      <w:szCs w:val="16"/>
                      <w:lang w:val="en-US"/>
                    </w:rPr>
                    <w:t>Validity timestamp</w:t>
                  </w:r>
                </w:p>
              </w:tc>
              <w:tc>
                <w:tcPr>
                  <w:tcW w:w="5048" w:type="dxa"/>
                </w:tcPr>
                <w:p w:rsidR="37B2D401" w:rsidP="1411AF2E" w:rsidRDefault="37B2D401" w14:paraId="290ECA77" w14:textId="7891C077">
                  <w:pPr>
                    <w:rPr>
                      <w:rFonts w:eastAsia="Calibri" w:cs="Calibri"/>
                      <w:sz w:val="16"/>
                      <w:szCs w:val="16"/>
                      <w:lang w:val="en-US"/>
                    </w:rPr>
                  </w:pPr>
                  <w:r w:rsidRPr="1411AF2E">
                    <w:rPr>
                      <w:rFonts w:eastAsia="Calibri" w:cs="Calibri"/>
                      <w:sz w:val="16"/>
                      <w:szCs w:val="16"/>
                      <w:lang w:val="en-US"/>
                    </w:rPr>
                    <w:t xml:space="preserve">Point in time for when the requested master data is considered </w:t>
                  </w:r>
                  <w:r w:rsidRPr="1411AF2E">
                    <w:rPr>
                      <w:rFonts w:eastAsia="Calibri" w:cs="Calibri"/>
                      <w:i/>
                      <w:iCs/>
                      <w:sz w:val="16"/>
                      <w:szCs w:val="16"/>
                      <w:lang w:val="en-US"/>
                    </w:rPr>
                    <w:t>active</w:t>
                  </w:r>
                  <w:r w:rsidRPr="1411AF2E">
                    <w:rPr>
                      <w:rFonts w:eastAsia="Calibri" w:cs="Calibri"/>
                      <w:sz w:val="16"/>
                      <w:szCs w:val="16"/>
                      <w:lang w:val="en-US"/>
                    </w:rPr>
                    <w:t>.</w:t>
                  </w:r>
                </w:p>
              </w:tc>
            </w:tr>
          </w:tbl>
          <w:p w:rsidR="1411AF2E" w:rsidP="1411AF2E" w:rsidRDefault="1411AF2E" w14:paraId="0B98EECF" w14:textId="72BC3D76">
            <w:pPr>
              <w:rPr>
                <w:rFonts w:eastAsia="Calibri" w:cs="Calibri"/>
                <w:sz w:val="16"/>
                <w:szCs w:val="16"/>
                <w:lang w:val="en-US"/>
              </w:rPr>
            </w:pPr>
          </w:p>
        </w:tc>
      </w:tr>
      <w:tr w:rsidR="1411AF2E" w:rsidTr="11865A7B" w14:paraId="27F31847" w14:textId="77777777">
        <w:trPr>
          <w:trHeight w:val="300"/>
        </w:trPr>
        <w:tc>
          <w:tcPr>
            <w:tcW w:w="1136" w:type="dxa"/>
            <w:tcBorders>
              <w:right w:val="single" w:color="auto" w:sz="4" w:space="0"/>
            </w:tcBorders>
          </w:tcPr>
          <w:p w:rsidR="5BF135AF" w:rsidP="1411AF2E" w:rsidRDefault="44953573" w14:paraId="45094D12" w14:textId="7E00FECE">
            <w:pPr>
              <w:rPr>
                <w:rFonts w:eastAsia="Calibri" w:cs="Calibri"/>
                <w:sz w:val="16"/>
                <w:szCs w:val="16"/>
                <w:lang w:val="en-US"/>
              </w:rPr>
            </w:pPr>
            <w:r w:rsidRPr="19F8EC84">
              <w:rPr>
                <w:rFonts w:eastAsia="Calibri" w:cs="Calibri"/>
                <w:sz w:val="16"/>
                <w:szCs w:val="16"/>
                <w:lang w:val="en-US"/>
              </w:rPr>
              <w:t>N</w:t>
            </w:r>
          </w:p>
        </w:tc>
        <w:tc>
          <w:tcPr>
            <w:tcW w:w="1335" w:type="dxa"/>
            <w:tcBorders>
              <w:top w:val="single" w:color="auto" w:sz="4" w:space="0"/>
              <w:left w:val="single" w:color="auto" w:sz="4" w:space="0"/>
              <w:bottom w:val="single" w:color="auto" w:sz="4" w:space="0"/>
              <w:right w:val="single" w:color="auto" w:sz="4" w:space="0"/>
            </w:tcBorders>
          </w:tcPr>
          <w:p w:rsidR="5BF135AF" w:rsidP="1411AF2E" w:rsidRDefault="5BF135AF" w14:paraId="2793B9DA" w14:textId="4B849671">
            <w:pPr>
              <w:rPr>
                <w:rFonts w:eastAsia="Calibri" w:cs="Calibri"/>
                <w:sz w:val="16"/>
                <w:szCs w:val="16"/>
                <w:lang w:val="en-US"/>
              </w:rPr>
            </w:pPr>
            <w:r w:rsidRPr="1411AF2E">
              <w:rPr>
                <w:rFonts w:eastAsia="Calibri" w:cs="Calibri"/>
                <w:sz w:val="16"/>
                <w:szCs w:val="16"/>
                <w:lang w:val="en-US"/>
              </w:rPr>
              <w:t>Party master data</w:t>
            </w:r>
          </w:p>
        </w:tc>
        <w:tc>
          <w:tcPr>
            <w:tcW w:w="6654" w:type="dxa"/>
            <w:tcBorders>
              <w:left w:val="single" w:color="auto" w:sz="4" w:space="0"/>
            </w:tcBorders>
          </w:tcPr>
          <w:tbl>
            <w:tblPr>
              <w:tblStyle w:val="TabellemithellemGitternetz1"/>
              <w:tblW w:w="0" w:type="auto"/>
              <w:tblLayout w:type="fixed"/>
              <w:tblLook w:val="06A0" w:firstRow="1" w:lastRow="0" w:firstColumn="1" w:lastColumn="0" w:noHBand="1" w:noVBand="1"/>
            </w:tblPr>
            <w:tblGrid>
              <w:gridCol w:w="1388"/>
              <w:gridCol w:w="5048"/>
            </w:tblGrid>
            <w:tr w:rsidR="1411AF2E" w:rsidTr="11865A7B" w14:paraId="08875740" w14:textId="77777777">
              <w:trPr>
                <w:trHeight w:val="300"/>
              </w:trPr>
              <w:tc>
                <w:tcPr>
                  <w:tcW w:w="1388" w:type="dxa"/>
                </w:tcPr>
                <w:p w:rsidR="35FDD24A" w:rsidP="1411AF2E" w:rsidRDefault="0F629163" w14:paraId="3D86F0D0" w14:textId="1DA93027">
                  <w:pPr>
                    <w:rPr>
                      <w:rFonts w:eastAsia="Calibri" w:cs="Calibri"/>
                      <w:sz w:val="16"/>
                      <w:szCs w:val="16"/>
                      <w:lang w:val="en-US"/>
                    </w:rPr>
                  </w:pPr>
                  <w:r w:rsidRPr="559A74E2">
                    <w:rPr>
                      <w:rFonts w:eastAsia="Calibri" w:cs="Calibri"/>
                      <w:sz w:val="16"/>
                      <w:szCs w:val="16"/>
                      <w:lang w:val="en-US"/>
                    </w:rPr>
                    <w:t>Party identificat</w:t>
                  </w:r>
                  <w:r w:rsidRPr="559A74E2" w:rsidR="264B8228">
                    <w:rPr>
                      <w:rFonts w:eastAsia="Calibri" w:cs="Calibri"/>
                      <w:sz w:val="16"/>
                      <w:szCs w:val="16"/>
                      <w:lang w:val="en-US"/>
                    </w:rPr>
                    <w:t>ion</w:t>
                  </w:r>
                </w:p>
              </w:tc>
              <w:tc>
                <w:tcPr>
                  <w:tcW w:w="5048" w:type="dxa"/>
                </w:tcPr>
                <w:p w:rsidR="35FDD24A" w:rsidP="1411AF2E" w:rsidRDefault="0F629163" w14:paraId="2D3C45F3" w14:textId="5BB46B85">
                  <w:pPr>
                    <w:rPr>
                      <w:rFonts w:eastAsia="Calibri" w:cs="Calibri"/>
                      <w:sz w:val="16"/>
                      <w:szCs w:val="16"/>
                      <w:lang w:val="en-US"/>
                    </w:rPr>
                  </w:pPr>
                  <w:r w:rsidRPr="559A74E2">
                    <w:rPr>
                      <w:rFonts w:eastAsia="Calibri" w:cs="Calibri"/>
                      <w:sz w:val="16"/>
                      <w:szCs w:val="16"/>
                      <w:lang w:val="en-US"/>
                    </w:rPr>
                    <w:t>The identificat</w:t>
                  </w:r>
                  <w:r w:rsidRPr="559A74E2" w:rsidR="4A567F55">
                    <w:rPr>
                      <w:rFonts w:eastAsia="Calibri" w:cs="Calibri"/>
                      <w:sz w:val="16"/>
                      <w:szCs w:val="16"/>
                      <w:lang w:val="en-US"/>
                    </w:rPr>
                    <w:t>ion</w:t>
                  </w:r>
                  <w:r w:rsidRPr="559A74E2">
                    <w:rPr>
                      <w:rFonts w:eastAsia="Calibri" w:cs="Calibri"/>
                      <w:sz w:val="16"/>
                      <w:szCs w:val="16"/>
                      <w:lang w:val="en-US"/>
                    </w:rPr>
                    <w:t xml:space="preserve"> the party uses in market communication. E.g., the identificat</w:t>
                  </w:r>
                  <w:r w:rsidRPr="559A74E2" w:rsidR="760D88AE">
                    <w:rPr>
                      <w:rFonts w:eastAsia="Calibri" w:cs="Calibri"/>
                      <w:sz w:val="16"/>
                      <w:szCs w:val="16"/>
                      <w:lang w:val="en-US"/>
                    </w:rPr>
                    <w:t>ion</w:t>
                  </w:r>
                  <w:r w:rsidRPr="559A74E2">
                    <w:rPr>
                      <w:rFonts w:eastAsia="Calibri" w:cs="Calibri"/>
                      <w:sz w:val="16"/>
                      <w:szCs w:val="16"/>
                      <w:lang w:val="en-US"/>
                    </w:rPr>
                    <w:t xml:space="preserve"> the party is stated as in </w:t>
                  </w:r>
                  <w:r w:rsidRPr="559A74E2">
                    <w:rPr>
                      <w:rFonts w:eastAsia="Calibri" w:cs="Calibri"/>
                      <w:i/>
                      <w:iCs/>
                      <w:sz w:val="16"/>
                      <w:szCs w:val="16"/>
                      <w:lang w:val="en-US"/>
                    </w:rPr>
                    <w:t>connecting system operator identificat</w:t>
                  </w:r>
                  <w:r w:rsidRPr="559A74E2" w:rsidR="5F98DF4C">
                    <w:rPr>
                      <w:rFonts w:eastAsia="Calibri" w:cs="Calibri"/>
                      <w:i/>
                      <w:iCs/>
                      <w:sz w:val="16"/>
                      <w:szCs w:val="16"/>
                      <w:lang w:val="en-US"/>
                    </w:rPr>
                    <w:t>ion</w:t>
                  </w:r>
                  <w:r w:rsidRPr="559A74E2">
                    <w:rPr>
                      <w:rFonts w:eastAsia="Calibri" w:cs="Calibri"/>
                      <w:sz w:val="16"/>
                      <w:szCs w:val="16"/>
                      <w:lang w:val="en-US"/>
                    </w:rPr>
                    <w:t>.</w:t>
                  </w:r>
                </w:p>
              </w:tc>
            </w:tr>
            <w:tr w:rsidR="1411AF2E" w:rsidTr="11865A7B" w14:paraId="571E4F29" w14:textId="77777777">
              <w:trPr>
                <w:trHeight w:val="300"/>
              </w:trPr>
              <w:tc>
                <w:tcPr>
                  <w:tcW w:w="1388" w:type="dxa"/>
                </w:tcPr>
                <w:p w:rsidR="35FDD24A" w:rsidP="1411AF2E" w:rsidRDefault="35FDD24A" w14:paraId="61A19193" w14:textId="02D131D3">
                  <w:pPr>
                    <w:rPr>
                      <w:rFonts w:eastAsia="Calibri" w:cs="Calibri"/>
                      <w:sz w:val="16"/>
                      <w:szCs w:val="16"/>
                      <w:lang w:val="en-US"/>
                    </w:rPr>
                  </w:pPr>
                  <w:r w:rsidRPr="1411AF2E">
                    <w:rPr>
                      <w:rFonts w:eastAsia="Calibri" w:cs="Calibri"/>
                      <w:sz w:val="16"/>
                      <w:szCs w:val="16"/>
                      <w:lang w:val="en-US"/>
                    </w:rPr>
                    <w:t>Validity timestamp</w:t>
                  </w:r>
                </w:p>
              </w:tc>
              <w:tc>
                <w:tcPr>
                  <w:tcW w:w="5048" w:type="dxa"/>
                </w:tcPr>
                <w:p w:rsidR="35FDD24A" w:rsidP="1411AF2E" w:rsidRDefault="35FDD24A" w14:paraId="7D8D867C" w14:textId="355E14DF">
                  <w:pPr>
                    <w:rPr>
                      <w:rFonts w:eastAsia="Calibri" w:cs="Calibri"/>
                      <w:sz w:val="16"/>
                      <w:szCs w:val="16"/>
                      <w:lang w:val="en-US"/>
                    </w:rPr>
                  </w:pPr>
                  <w:r w:rsidRPr="1411AF2E">
                    <w:rPr>
                      <w:rFonts w:eastAsia="Calibri" w:cs="Calibri"/>
                      <w:sz w:val="16"/>
                      <w:szCs w:val="16"/>
                      <w:lang w:val="en-US"/>
                    </w:rPr>
                    <w:t xml:space="preserve">Point in time for when the requested master data is considered </w:t>
                  </w:r>
                  <w:r w:rsidRPr="1411AF2E">
                    <w:rPr>
                      <w:rFonts w:eastAsia="Calibri" w:cs="Calibri"/>
                      <w:i/>
                      <w:iCs/>
                      <w:sz w:val="16"/>
                      <w:szCs w:val="16"/>
                      <w:lang w:val="en-US"/>
                    </w:rPr>
                    <w:t>active</w:t>
                  </w:r>
                  <w:r w:rsidRPr="1411AF2E">
                    <w:rPr>
                      <w:rFonts w:eastAsia="Calibri" w:cs="Calibri"/>
                      <w:sz w:val="16"/>
                      <w:szCs w:val="16"/>
                      <w:lang w:val="en-US"/>
                    </w:rPr>
                    <w:t>.</w:t>
                  </w:r>
                </w:p>
              </w:tc>
            </w:tr>
            <w:tr w:rsidR="1411AF2E" w:rsidTr="11865A7B" w14:paraId="20991332" w14:textId="77777777">
              <w:trPr>
                <w:trHeight w:val="300"/>
              </w:trPr>
              <w:tc>
                <w:tcPr>
                  <w:tcW w:w="1388" w:type="dxa"/>
                </w:tcPr>
                <w:p w:rsidR="35FDD24A" w:rsidP="1411AF2E" w:rsidRDefault="35FDD24A" w14:paraId="5576CD67" w14:textId="5778C991">
                  <w:pPr>
                    <w:rPr>
                      <w:rFonts w:eastAsia="Calibri" w:cs="Calibri"/>
                      <w:sz w:val="16"/>
                      <w:szCs w:val="16"/>
                      <w:lang w:val="en-US"/>
                    </w:rPr>
                  </w:pPr>
                  <w:r w:rsidRPr="1411AF2E">
                    <w:rPr>
                      <w:rFonts w:eastAsia="Calibri" w:cs="Calibri"/>
                      <w:sz w:val="16"/>
                      <w:szCs w:val="16"/>
                      <w:lang w:val="en-US"/>
                    </w:rPr>
                    <w:t>Name</w:t>
                  </w:r>
                </w:p>
              </w:tc>
              <w:tc>
                <w:tcPr>
                  <w:tcW w:w="5048" w:type="dxa"/>
                </w:tcPr>
                <w:p w:rsidR="35FDD24A" w:rsidP="1411AF2E" w:rsidRDefault="35FDD24A" w14:paraId="1651D401" w14:textId="4240C8B4">
                  <w:pPr>
                    <w:rPr>
                      <w:rFonts w:eastAsia="Calibri" w:cs="Calibri"/>
                      <w:sz w:val="16"/>
                      <w:szCs w:val="16"/>
                      <w:lang w:val="en-US"/>
                    </w:rPr>
                  </w:pPr>
                  <w:r w:rsidRPr="1411AF2E">
                    <w:rPr>
                      <w:rFonts w:eastAsia="Calibri" w:cs="Calibri"/>
                      <w:sz w:val="16"/>
                      <w:szCs w:val="16"/>
                      <w:lang w:val="en-US"/>
                    </w:rPr>
                    <w:t>Organisation’s name</w:t>
                  </w:r>
                </w:p>
              </w:tc>
            </w:tr>
            <w:tr w:rsidR="1411AF2E" w:rsidTr="11865A7B" w14:paraId="7D3960C3" w14:textId="77777777">
              <w:trPr>
                <w:trHeight w:val="300"/>
              </w:trPr>
              <w:tc>
                <w:tcPr>
                  <w:tcW w:w="1388" w:type="dxa"/>
                </w:tcPr>
                <w:p w:rsidR="35FDD24A" w:rsidP="1411AF2E" w:rsidRDefault="35FDD24A" w14:paraId="74F4E66D" w14:textId="68DEDED8">
                  <w:pPr>
                    <w:rPr>
                      <w:rFonts w:eastAsia="Calibri" w:cs="Calibri"/>
                      <w:sz w:val="16"/>
                      <w:szCs w:val="16"/>
                      <w:lang w:val="en-US"/>
                    </w:rPr>
                  </w:pPr>
                  <w:r w:rsidRPr="1411AF2E">
                    <w:rPr>
                      <w:rFonts w:eastAsia="Calibri" w:cs="Calibri"/>
                      <w:sz w:val="16"/>
                      <w:szCs w:val="16"/>
                      <w:lang w:val="en-US"/>
                    </w:rPr>
                    <w:t>Description</w:t>
                  </w:r>
                </w:p>
              </w:tc>
              <w:tc>
                <w:tcPr>
                  <w:tcW w:w="5048" w:type="dxa"/>
                </w:tcPr>
                <w:p w:rsidR="35FDD24A" w:rsidP="1411AF2E" w:rsidRDefault="35FDD24A" w14:paraId="450F4BDF" w14:textId="67095653">
                  <w:pPr>
                    <w:rPr>
                      <w:rFonts w:eastAsia="Calibri" w:cs="Calibri"/>
                      <w:sz w:val="16"/>
                      <w:szCs w:val="16"/>
                      <w:lang w:val="en-US"/>
                    </w:rPr>
                  </w:pPr>
                  <w:r w:rsidRPr="1411AF2E">
                    <w:rPr>
                      <w:rFonts w:eastAsia="Calibri" w:cs="Calibri"/>
                      <w:sz w:val="16"/>
                      <w:szCs w:val="16"/>
                      <w:lang w:val="en-US"/>
                    </w:rPr>
                    <w:t>If applicable, (self-)description of the organisation.</w:t>
                  </w:r>
                </w:p>
              </w:tc>
            </w:tr>
            <w:tr w:rsidR="1411AF2E" w:rsidTr="11865A7B" w14:paraId="5D92444E" w14:textId="77777777">
              <w:trPr>
                <w:trHeight w:val="2820"/>
              </w:trPr>
              <w:tc>
                <w:tcPr>
                  <w:tcW w:w="1388" w:type="dxa"/>
                </w:tcPr>
                <w:p w:rsidR="35FDD24A" w:rsidP="1411AF2E" w:rsidRDefault="35FDD24A" w14:paraId="30FE7547" w14:textId="0A771B0A">
                  <w:pPr>
                    <w:rPr>
                      <w:rFonts w:eastAsia="Calibri" w:cs="Calibri"/>
                      <w:sz w:val="16"/>
                      <w:szCs w:val="16"/>
                      <w:lang w:val="en-US"/>
                    </w:rPr>
                  </w:pPr>
                  <w:r w:rsidRPr="1411AF2E">
                    <w:rPr>
                      <w:rFonts w:eastAsia="Calibri" w:cs="Calibri"/>
                      <w:sz w:val="16"/>
                      <w:szCs w:val="16"/>
                      <w:lang w:val="en-US"/>
                    </w:rPr>
                    <w:t>Party type</w:t>
                  </w:r>
                </w:p>
              </w:tc>
              <w:tc>
                <w:tcPr>
                  <w:tcW w:w="5048" w:type="dxa"/>
                </w:tcPr>
                <w:p w:rsidR="35FDD24A" w:rsidP="1411AF2E" w:rsidRDefault="35FDD24A" w14:paraId="568ADEDD" w14:textId="31729380">
                  <w:pPr>
                    <w:rPr>
                      <w:rFonts w:eastAsia="Calibri" w:cs="Calibri"/>
                      <w:sz w:val="16"/>
                      <w:szCs w:val="16"/>
                      <w:lang w:val="en-US"/>
                    </w:rPr>
                  </w:pPr>
                  <w:r w:rsidRPr="1411AF2E">
                    <w:rPr>
                      <w:rFonts w:eastAsia="Calibri" w:cs="Calibri"/>
                      <w:sz w:val="16"/>
                      <w:szCs w:val="16"/>
                      <w:lang w:val="en-US"/>
                    </w:rPr>
                    <w:t>The role of the national actor/party with regards to the reference model. Types must be mappable to:</w:t>
                  </w:r>
                </w:p>
                <w:p w:rsidR="35FDD24A" w:rsidP="1411AF2E" w:rsidRDefault="35FDD24A" w14:paraId="6CEC0EE4" w14:textId="2D8943FD">
                  <w:pPr>
                    <w:pStyle w:val="Listenabsatz"/>
                    <w:numPr>
                      <w:ilvl w:val="0"/>
                      <w:numId w:val="7"/>
                    </w:numPr>
                    <w:spacing w:after="0"/>
                    <w:rPr>
                      <w:rFonts w:eastAsia="Calibri" w:cs="Calibri"/>
                      <w:sz w:val="16"/>
                      <w:szCs w:val="16"/>
                      <w:lang w:val="en-US"/>
                    </w:rPr>
                  </w:pPr>
                  <w:r w:rsidRPr="1411AF2E">
                    <w:rPr>
                      <w:rFonts w:eastAsia="Calibri" w:cs="Calibri"/>
                      <w:sz w:val="16"/>
                      <w:szCs w:val="16"/>
                      <w:lang w:val="en-US"/>
                    </w:rPr>
                    <w:t>Eligible party</w:t>
                  </w:r>
                </w:p>
                <w:p w:rsidR="35FDD24A" w:rsidP="1411AF2E" w:rsidRDefault="35FDD24A" w14:paraId="5116C135" w14:textId="6274526A">
                  <w:pPr>
                    <w:pStyle w:val="Listenabsatz"/>
                    <w:numPr>
                      <w:ilvl w:val="0"/>
                      <w:numId w:val="7"/>
                    </w:numPr>
                    <w:spacing w:after="0"/>
                    <w:rPr>
                      <w:rFonts w:eastAsia="Calibri" w:cs="Calibri"/>
                      <w:sz w:val="16"/>
                      <w:szCs w:val="16"/>
                      <w:lang w:val="en-US"/>
                    </w:rPr>
                  </w:pPr>
                  <w:r w:rsidRPr="1411AF2E">
                    <w:rPr>
                      <w:rFonts w:eastAsia="Calibri" w:cs="Calibri"/>
                      <w:sz w:val="16"/>
                      <w:szCs w:val="16"/>
                      <w:lang w:val="en-US"/>
                    </w:rPr>
                    <w:t>Energy community</w:t>
                  </w:r>
                </w:p>
                <w:p w:rsidR="35FDD24A" w:rsidP="1411AF2E" w:rsidRDefault="35FDD24A" w14:paraId="1E584633" w14:textId="11560DF6">
                  <w:pPr>
                    <w:pStyle w:val="Listenabsatz"/>
                    <w:numPr>
                      <w:ilvl w:val="0"/>
                      <w:numId w:val="7"/>
                    </w:numPr>
                    <w:spacing w:after="0"/>
                    <w:rPr>
                      <w:rFonts w:eastAsia="Calibri" w:cs="Calibri"/>
                      <w:sz w:val="16"/>
                      <w:szCs w:val="16"/>
                      <w:lang w:val="en-US"/>
                    </w:rPr>
                  </w:pPr>
                  <w:r w:rsidRPr="1411AF2E">
                    <w:rPr>
                      <w:rFonts w:eastAsia="Calibri" w:cs="Calibri"/>
                      <w:sz w:val="16"/>
                      <w:szCs w:val="16"/>
                      <w:lang w:val="en-US"/>
                    </w:rPr>
                    <w:t>Data access provider</w:t>
                  </w:r>
                </w:p>
                <w:p w:rsidR="35FDD24A" w:rsidP="1411AF2E" w:rsidRDefault="35FDD24A" w14:paraId="1A589EB9" w14:textId="327E39E1">
                  <w:pPr>
                    <w:pStyle w:val="Listenabsatz"/>
                    <w:numPr>
                      <w:ilvl w:val="0"/>
                      <w:numId w:val="7"/>
                    </w:numPr>
                    <w:spacing w:after="0"/>
                    <w:rPr>
                      <w:rFonts w:eastAsia="Calibri" w:cs="Calibri"/>
                      <w:sz w:val="16"/>
                      <w:szCs w:val="16"/>
                      <w:lang w:val="en-US"/>
                    </w:rPr>
                  </w:pPr>
                  <w:r w:rsidRPr="1411AF2E">
                    <w:rPr>
                      <w:rFonts w:eastAsia="Calibri" w:cs="Calibri"/>
                      <w:sz w:val="16"/>
                      <w:szCs w:val="16"/>
                      <w:lang w:val="en-US"/>
                    </w:rPr>
                    <w:t>Distribution system operator</w:t>
                  </w:r>
                </w:p>
                <w:p w:rsidR="35FDD24A" w:rsidP="1411AF2E" w:rsidRDefault="35FDD24A" w14:paraId="522033F1" w14:textId="3EF8AFC0">
                  <w:pPr>
                    <w:pStyle w:val="Listenabsatz"/>
                    <w:numPr>
                      <w:ilvl w:val="0"/>
                      <w:numId w:val="7"/>
                    </w:numPr>
                    <w:spacing w:after="0"/>
                    <w:rPr>
                      <w:rFonts w:eastAsia="Calibri" w:cs="Calibri"/>
                      <w:sz w:val="16"/>
                      <w:szCs w:val="16"/>
                      <w:lang w:val="en-US"/>
                    </w:rPr>
                  </w:pPr>
                  <w:r w:rsidRPr="1411AF2E">
                    <w:rPr>
                      <w:rFonts w:eastAsia="Calibri" w:cs="Calibri"/>
                      <w:sz w:val="16"/>
                      <w:szCs w:val="16"/>
                      <w:lang w:val="en-US"/>
                    </w:rPr>
                    <w:t>Transmission system operator</w:t>
                  </w:r>
                </w:p>
                <w:p w:rsidR="35FDD24A" w:rsidP="1411AF2E" w:rsidRDefault="0F629163" w14:paraId="5ADF8D50" w14:textId="3337BC16">
                  <w:pPr>
                    <w:pStyle w:val="Listenabsatz"/>
                    <w:numPr>
                      <w:ilvl w:val="0"/>
                      <w:numId w:val="7"/>
                    </w:numPr>
                    <w:spacing w:after="0"/>
                    <w:rPr>
                      <w:rFonts w:eastAsia="Calibri" w:cs="Calibri"/>
                      <w:sz w:val="16"/>
                      <w:szCs w:val="16"/>
                      <w:lang w:val="en-US"/>
                    </w:rPr>
                  </w:pPr>
                  <w:r w:rsidRPr="559A74E2">
                    <w:rPr>
                      <w:rFonts w:eastAsia="Calibri" w:cs="Calibri"/>
                      <w:sz w:val="16"/>
                      <w:szCs w:val="16"/>
                      <w:lang w:val="en-US"/>
                    </w:rPr>
                    <w:t>Metered data administrator</w:t>
                  </w:r>
                </w:p>
                <w:p w:rsidR="35FDD24A" w:rsidP="1411AF2E" w:rsidRDefault="1E47FF2F" w14:paraId="40599658" w14:textId="3AC0F692">
                  <w:pPr>
                    <w:pStyle w:val="Listenabsatz"/>
                    <w:numPr>
                      <w:ilvl w:val="0"/>
                      <w:numId w:val="7"/>
                    </w:numPr>
                    <w:spacing w:after="0"/>
                    <w:rPr>
                      <w:rFonts w:eastAsia="Calibri" w:cs="Calibri"/>
                      <w:sz w:val="16"/>
                      <w:szCs w:val="16"/>
                      <w:lang w:val="en-US"/>
                    </w:rPr>
                  </w:pPr>
                  <w:r w:rsidRPr="559A74E2">
                    <w:rPr>
                      <w:rFonts w:eastAsia="Calibri" w:cs="Calibri"/>
                      <w:sz w:val="16"/>
                      <w:szCs w:val="16"/>
                      <w:lang w:val="en-US"/>
                    </w:rPr>
                    <w:t>Metering point administrator</w:t>
                  </w:r>
                </w:p>
                <w:p w:rsidR="35FDD24A" w:rsidP="1411AF2E" w:rsidRDefault="0F629163" w14:paraId="0D62E67F" w14:textId="6BA39D33">
                  <w:pPr>
                    <w:pStyle w:val="Listenabsatz"/>
                    <w:numPr>
                      <w:ilvl w:val="0"/>
                      <w:numId w:val="7"/>
                    </w:numPr>
                    <w:spacing w:after="0"/>
                    <w:rPr>
                      <w:rFonts w:eastAsia="Calibri" w:cs="Calibri"/>
                      <w:sz w:val="16"/>
                      <w:szCs w:val="16"/>
                      <w:lang w:val="en-US"/>
                    </w:rPr>
                  </w:pPr>
                  <w:r w:rsidRPr="559A74E2">
                    <w:rPr>
                      <w:rFonts w:eastAsia="Calibri" w:cs="Calibri"/>
                      <w:sz w:val="16"/>
                      <w:szCs w:val="16"/>
                      <w:lang w:val="en-US"/>
                    </w:rPr>
                    <w:t>Meter operator</w:t>
                  </w:r>
                </w:p>
                <w:p w:rsidR="35FDD24A" w:rsidP="1411AF2E" w:rsidRDefault="25451D43" w14:paraId="31DA1127" w14:textId="05C7C208">
                  <w:pPr>
                    <w:pStyle w:val="Listenabsatz"/>
                    <w:numPr>
                      <w:ilvl w:val="0"/>
                      <w:numId w:val="7"/>
                    </w:numPr>
                    <w:spacing w:after="0"/>
                    <w:rPr>
                      <w:rFonts w:eastAsia="Calibri" w:cs="Calibri"/>
                      <w:sz w:val="16"/>
                      <w:szCs w:val="16"/>
                      <w:lang w:val="en-US"/>
                    </w:rPr>
                  </w:pPr>
                  <w:r w:rsidRPr="559A74E2">
                    <w:rPr>
                      <w:rFonts w:eastAsia="Calibri" w:cs="Calibri"/>
                      <w:sz w:val="16"/>
                      <w:szCs w:val="16"/>
                      <w:lang w:val="en-US"/>
                    </w:rPr>
                    <w:t>Party administrator</w:t>
                  </w:r>
                </w:p>
                <w:p w:rsidR="35FDD24A" w:rsidP="1411AF2E" w:rsidRDefault="35FDD24A" w14:paraId="357762EE" w14:textId="2A43D583">
                  <w:pPr>
                    <w:pStyle w:val="Listenabsatz"/>
                    <w:numPr>
                      <w:ilvl w:val="0"/>
                      <w:numId w:val="7"/>
                    </w:numPr>
                    <w:spacing w:after="0"/>
                    <w:rPr>
                      <w:rFonts w:eastAsia="Calibri" w:cs="Calibri"/>
                      <w:sz w:val="16"/>
                      <w:szCs w:val="16"/>
                      <w:lang w:val="en-US"/>
                    </w:rPr>
                  </w:pPr>
                  <w:r w:rsidRPr="1411AF2E">
                    <w:rPr>
                      <w:rFonts w:eastAsia="Calibri" w:cs="Calibri"/>
                      <w:sz w:val="16"/>
                      <w:szCs w:val="16"/>
                      <w:lang w:val="en-US"/>
                    </w:rPr>
                    <w:t>Permission administrator</w:t>
                  </w:r>
                </w:p>
                <w:p w:rsidR="463BDCC7" w:rsidP="1411AF2E" w:rsidRDefault="463BDCC7" w14:paraId="1868219A" w14:textId="0DC4A94B">
                  <w:pPr>
                    <w:pStyle w:val="Listenabsatz"/>
                    <w:numPr>
                      <w:ilvl w:val="0"/>
                      <w:numId w:val="7"/>
                    </w:numPr>
                    <w:spacing w:after="0"/>
                    <w:rPr>
                      <w:rFonts w:eastAsia="Calibri" w:cs="Calibri"/>
                      <w:sz w:val="16"/>
                      <w:szCs w:val="16"/>
                      <w:lang w:val="en-US"/>
                    </w:rPr>
                  </w:pPr>
                  <w:r w:rsidRPr="1411AF2E">
                    <w:rPr>
                      <w:rFonts w:eastAsia="Calibri" w:cs="Calibri"/>
                      <w:sz w:val="16"/>
                      <w:szCs w:val="16"/>
                      <w:lang w:val="en-US"/>
                    </w:rPr>
                    <w:t>Supplier</w:t>
                  </w:r>
                </w:p>
                <w:p w:rsidR="463BDCC7" w:rsidP="1411AF2E" w:rsidRDefault="463BDCC7" w14:paraId="2C419A75" w14:textId="24B34150">
                  <w:pPr>
                    <w:pStyle w:val="Listenabsatz"/>
                    <w:numPr>
                      <w:ilvl w:val="0"/>
                      <w:numId w:val="7"/>
                    </w:numPr>
                    <w:spacing w:after="0"/>
                    <w:rPr>
                      <w:rFonts w:eastAsia="Calibri" w:cs="Calibri"/>
                      <w:sz w:val="16"/>
                      <w:szCs w:val="16"/>
                      <w:lang w:val="en-US"/>
                    </w:rPr>
                  </w:pPr>
                  <w:r w:rsidRPr="1411AF2E">
                    <w:rPr>
                      <w:rFonts w:eastAsia="Calibri" w:cs="Calibri"/>
                      <w:sz w:val="16"/>
                      <w:szCs w:val="16"/>
                      <w:lang w:val="en-US"/>
                    </w:rPr>
                    <w:t>Other</w:t>
                  </w:r>
                </w:p>
              </w:tc>
            </w:tr>
            <w:tr w:rsidR="1411AF2E" w:rsidTr="11865A7B" w14:paraId="3CE568DD" w14:textId="77777777">
              <w:trPr>
                <w:trHeight w:val="1440"/>
              </w:trPr>
              <w:tc>
                <w:tcPr>
                  <w:tcW w:w="1388" w:type="dxa"/>
                </w:tcPr>
                <w:p w:rsidR="35FDD24A" w:rsidP="1411AF2E" w:rsidRDefault="35FDD24A" w14:paraId="4BB64010" w14:textId="29C9EAD8">
                  <w:pPr>
                    <w:rPr>
                      <w:rFonts w:eastAsia="Calibri" w:cs="Calibri"/>
                      <w:sz w:val="16"/>
                      <w:szCs w:val="16"/>
                      <w:lang w:val="en-US"/>
                    </w:rPr>
                  </w:pPr>
                  <w:r w:rsidRPr="1411AF2E">
                    <w:rPr>
                      <w:rFonts w:eastAsia="Calibri" w:cs="Calibri"/>
                      <w:sz w:val="16"/>
                      <w:szCs w:val="16"/>
                      <w:lang w:val="en-US"/>
                    </w:rPr>
                    <w:t>Contact information</w:t>
                  </w:r>
                </w:p>
              </w:tc>
              <w:tc>
                <w:tcPr>
                  <w:tcW w:w="5048" w:type="dxa"/>
                </w:tcPr>
                <w:p w:rsidR="0A3AF377" w:rsidP="1411AF2E" w:rsidRDefault="682143CA" w14:paraId="081DDCEC" w14:textId="2A960ED6">
                  <w:pPr>
                    <w:rPr>
                      <w:rFonts w:eastAsia="Calibri" w:cs="Calibri"/>
                      <w:sz w:val="16"/>
                      <w:szCs w:val="16"/>
                      <w:lang w:val="en-US"/>
                    </w:rPr>
                  </w:pPr>
                  <w:r w:rsidRPr="559A74E2">
                    <w:rPr>
                      <w:rFonts w:eastAsia="Calibri" w:cs="Calibri"/>
                      <w:sz w:val="16"/>
                      <w:szCs w:val="16"/>
                      <w:lang w:val="en-US"/>
                    </w:rPr>
                    <w:t>Data needed to establish contact with the party.</w:t>
                  </w:r>
                </w:p>
                <w:p w:rsidR="1411AF2E" w:rsidP="559A74E2" w:rsidRDefault="09D615F9" w14:paraId="63811256" w14:textId="38C4612C">
                  <w:pPr>
                    <w:pStyle w:val="Listenabsatz"/>
                    <w:numPr>
                      <w:ilvl w:val="0"/>
                      <w:numId w:val="2"/>
                    </w:numPr>
                    <w:rPr>
                      <w:rFonts w:eastAsia="Calibri" w:cs="Calibri"/>
                      <w:sz w:val="16"/>
                      <w:szCs w:val="16"/>
                      <w:lang w:val="en-US"/>
                    </w:rPr>
                  </w:pPr>
                  <w:r w:rsidRPr="559A74E2">
                    <w:rPr>
                      <w:rFonts w:eastAsia="Calibri" w:cs="Calibri"/>
                      <w:sz w:val="16"/>
                      <w:szCs w:val="16"/>
                      <w:lang w:val="en-US"/>
                    </w:rPr>
                    <w:t>Addressee</w:t>
                  </w:r>
                </w:p>
                <w:p w:rsidR="1411AF2E" w:rsidP="559A74E2" w:rsidRDefault="09D615F9" w14:paraId="39769158" w14:textId="3478D4C2">
                  <w:pPr>
                    <w:pStyle w:val="Listenabsatz"/>
                    <w:numPr>
                      <w:ilvl w:val="0"/>
                      <w:numId w:val="2"/>
                    </w:numPr>
                    <w:rPr>
                      <w:rFonts w:eastAsia="Calibri" w:cs="Calibri"/>
                      <w:sz w:val="16"/>
                      <w:szCs w:val="16"/>
                      <w:lang w:val="en-US"/>
                    </w:rPr>
                  </w:pPr>
                  <w:r w:rsidRPr="559A74E2">
                    <w:rPr>
                      <w:rFonts w:eastAsia="Calibri" w:cs="Calibri"/>
                      <w:sz w:val="16"/>
                      <w:szCs w:val="16"/>
                      <w:lang w:val="en-US"/>
                    </w:rPr>
                    <w:t xml:space="preserve">Care of </w:t>
                  </w:r>
                </w:p>
                <w:p w:rsidR="1411AF2E" w:rsidP="559A74E2" w:rsidRDefault="09D615F9" w14:paraId="02B23B21" w14:textId="4E884783">
                  <w:pPr>
                    <w:pStyle w:val="Listenabsatz"/>
                    <w:numPr>
                      <w:ilvl w:val="0"/>
                      <w:numId w:val="2"/>
                    </w:numPr>
                    <w:rPr>
                      <w:rFonts w:eastAsia="Calibri" w:cs="Calibri"/>
                      <w:sz w:val="16"/>
                      <w:szCs w:val="16"/>
                      <w:lang w:val="en-US"/>
                    </w:rPr>
                  </w:pPr>
                  <w:r w:rsidRPr="559A74E2">
                    <w:rPr>
                      <w:rFonts w:eastAsia="Calibri" w:cs="Calibri"/>
                      <w:sz w:val="16"/>
                      <w:szCs w:val="16"/>
                      <w:lang w:val="en-US"/>
                    </w:rPr>
                    <w:t>Street address</w:t>
                  </w:r>
                </w:p>
                <w:p w:rsidR="1411AF2E" w:rsidP="559A74E2" w:rsidRDefault="09D615F9" w14:paraId="398EB59F" w14:textId="72C3373D">
                  <w:pPr>
                    <w:pStyle w:val="Listenabsatz"/>
                    <w:numPr>
                      <w:ilvl w:val="0"/>
                      <w:numId w:val="2"/>
                    </w:numPr>
                    <w:rPr>
                      <w:rFonts w:eastAsia="Calibri" w:cs="Calibri"/>
                      <w:sz w:val="16"/>
                      <w:szCs w:val="16"/>
                      <w:lang w:val="en-US"/>
                    </w:rPr>
                  </w:pPr>
                  <w:r w:rsidRPr="559A74E2">
                    <w:rPr>
                      <w:rFonts w:eastAsia="Calibri" w:cs="Calibri"/>
                      <w:sz w:val="16"/>
                      <w:szCs w:val="16"/>
                      <w:lang w:val="en-US"/>
                    </w:rPr>
                    <w:t>Country</w:t>
                  </w:r>
                </w:p>
                <w:p w:rsidR="1411AF2E" w:rsidP="559A74E2" w:rsidRDefault="09D615F9" w14:paraId="30F394DD" w14:textId="306C1BE7">
                  <w:pPr>
                    <w:pStyle w:val="Listenabsatz"/>
                    <w:numPr>
                      <w:ilvl w:val="0"/>
                      <w:numId w:val="2"/>
                    </w:numPr>
                    <w:rPr>
                      <w:rFonts w:eastAsia="Calibri" w:cs="Calibri"/>
                      <w:sz w:val="16"/>
                      <w:szCs w:val="16"/>
                      <w:lang w:val="en-US"/>
                    </w:rPr>
                  </w:pPr>
                  <w:r w:rsidRPr="559A74E2">
                    <w:rPr>
                      <w:rFonts w:eastAsia="Calibri" w:cs="Calibri"/>
                      <w:sz w:val="16"/>
                      <w:szCs w:val="16"/>
                      <w:lang w:val="en-US"/>
                    </w:rPr>
                    <w:t>Phone number</w:t>
                  </w:r>
                </w:p>
                <w:p w:rsidR="1411AF2E" w:rsidP="559A74E2" w:rsidRDefault="09D615F9" w14:paraId="7F1E6311" w14:textId="3CEB85CA">
                  <w:pPr>
                    <w:pStyle w:val="Listenabsatz"/>
                    <w:numPr>
                      <w:ilvl w:val="0"/>
                      <w:numId w:val="2"/>
                    </w:numPr>
                    <w:rPr>
                      <w:rFonts w:eastAsia="Calibri" w:cs="Calibri"/>
                      <w:sz w:val="16"/>
                      <w:szCs w:val="16"/>
                      <w:lang w:val="en-US"/>
                    </w:rPr>
                  </w:pPr>
                  <w:r w:rsidRPr="559A74E2">
                    <w:rPr>
                      <w:rFonts w:eastAsia="Calibri" w:cs="Calibri"/>
                      <w:sz w:val="16"/>
                      <w:szCs w:val="16"/>
                      <w:lang w:val="en-US"/>
                    </w:rPr>
                    <w:t>Email</w:t>
                  </w:r>
                </w:p>
                <w:p w:rsidR="1411AF2E" w:rsidP="559A74E2" w:rsidRDefault="19E42212" w14:paraId="09A33EFD" w14:textId="49379954">
                  <w:pPr>
                    <w:pStyle w:val="Listenabsatz"/>
                    <w:numPr>
                      <w:ilvl w:val="0"/>
                      <w:numId w:val="2"/>
                    </w:numPr>
                    <w:rPr>
                      <w:rFonts w:eastAsia="Calibri" w:cs="Calibri"/>
                      <w:sz w:val="16"/>
                      <w:szCs w:val="16"/>
                      <w:lang w:val="en-US"/>
                    </w:rPr>
                  </w:pPr>
                  <w:r w:rsidRPr="559A74E2">
                    <w:rPr>
                      <w:rFonts w:eastAsia="Calibri" w:cs="Calibri"/>
                      <w:sz w:val="16"/>
                      <w:szCs w:val="16"/>
                      <w:lang w:val="en-US"/>
                    </w:rPr>
                    <w:t>Id in national business registry</w:t>
                  </w:r>
                </w:p>
                <w:p w:rsidR="1411AF2E" w:rsidP="559A74E2" w:rsidRDefault="19E42212" w14:paraId="29714170" w14:textId="3C8FA432">
                  <w:pPr>
                    <w:pStyle w:val="Listenabsatz"/>
                    <w:numPr>
                      <w:ilvl w:val="0"/>
                      <w:numId w:val="2"/>
                    </w:numPr>
                    <w:rPr>
                      <w:del w:author="Georg Hartner" w:date="2023-03-27T06:34:00Z" w:id="113"/>
                      <w:rFonts w:eastAsia="Calibri" w:cs="Calibri"/>
                      <w:sz w:val="16"/>
                      <w:szCs w:val="16"/>
                      <w:lang w:val="en-US"/>
                    </w:rPr>
                  </w:pPr>
                  <w:r w:rsidRPr="11865A7B">
                    <w:rPr>
                      <w:rFonts w:eastAsia="Calibri" w:cs="Calibri"/>
                      <w:sz w:val="16"/>
                      <w:szCs w:val="16"/>
                      <w:lang w:val="en-US"/>
                    </w:rPr>
                    <w:t>VAT No.</w:t>
                  </w:r>
                </w:p>
                <w:p w:rsidR="1411AF2E" w:rsidP="559A74E2" w:rsidRDefault="19E42212" w14:paraId="6870E0E2" w14:textId="452E9852">
                  <w:pPr>
                    <w:pStyle w:val="Listenabsatz"/>
                    <w:numPr>
                      <w:ilvl w:val="0"/>
                      <w:numId w:val="2"/>
                    </w:numPr>
                    <w:rPr>
                      <w:del w:author="Georg Hartner" w:date="2023-03-27T06:34:00Z" w:id="114"/>
                      <w:rFonts w:eastAsia="Calibri" w:cs="Calibri"/>
                      <w:sz w:val="16"/>
                      <w:szCs w:val="16"/>
                      <w:lang w:val="en-US"/>
                    </w:rPr>
                  </w:pPr>
                  <w:del w:author="Georg Hartner" w:date="2023-03-27T06:34:00Z" w:id="115">
                    <w:r w:rsidRPr="11865A7B" w:rsidDel="19E42212">
                      <w:rPr>
                        <w:rFonts w:eastAsia="Calibri" w:cs="Calibri"/>
                        <w:sz w:val="16"/>
                        <w:szCs w:val="16"/>
                        <w:lang w:val="en-US"/>
                      </w:rPr>
                      <w:delText>EIDAS identificat</w:delText>
                    </w:r>
                    <w:r w:rsidRPr="11865A7B" w:rsidDel="2BDEC1E3">
                      <w:rPr>
                        <w:rFonts w:eastAsia="Calibri" w:cs="Calibri"/>
                        <w:sz w:val="16"/>
                        <w:szCs w:val="16"/>
                        <w:lang w:val="en-US"/>
                      </w:rPr>
                      <w:delText>ion</w:delText>
                    </w:r>
                    <w:r w:rsidRPr="11865A7B" w:rsidDel="19E42212">
                      <w:rPr>
                        <w:rFonts w:eastAsia="Calibri" w:cs="Calibri"/>
                        <w:sz w:val="16"/>
                        <w:szCs w:val="16"/>
                        <w:lang w:val="en-US"/>
                      </w:rPr>
                      <w:delText xml:space="preserve"> (EU-Login)</w:delText>
                    </w:r>
                  </w:del>
                </w:p>
                <w:p w:rsidR="1411AF2E" w:rsidP="559A74E2" w:rsidRDefault="19E42212" w14:paraId="48FAC92D" w14:textId="20A5048F">
                  <w:pPr>
                    <w:pStyle w:val="Listenabsatz"/>
                    <w:numPr>
                      <w:ilvl w:val="0"/>
                      <w:numId w:val="2"/>
                    </w:numPr>
                    <w:rPr>
                      <w:rFonts w:eastAsia="Calibri" w:cs="Calibri"/>
                      <w:sz w:val="16"/>
                      <w:szCs w:val="16"/>
                      <w:lang w:val="en-US"/>
                    </w:rPr>
                  </w:pPr>
                  <w:r w:rsidRPr="559A74E2">
                    <w:rPr>
                      <w:rFonts w:eastAsia="Calibri" w:cs="Calibri"/>
                      <w:sz w:val="16"/>
                      <w:szCs w:val="16"/>
                      <w:lang w:val="en-US"/>
                    </w:rPr>
                    <w:t>Information about license for licensed activities</w:t>
                  </w:r>
                </w:p>
                <w:p w:rsidR="1411AF2E" w:rsidP="559A74E2" w:rsidRDefault="19E42212" w14:paraId="7F5E8B6B" w14:textId="7F38F1A6">
                  <w:pPr>
                    <w:pStyle w:val="Listenabsatz"/>
                    <w:numPr>
                      <w:ilvl w:val="0"/>
                      <w:numId w:val="2"/>
                    </w:numPr>
                    <w:rPr>
                      <w:rFonts w:eastAsia="Calibri" w:cs="Calibri"/>
                      <w:sz w:val="16"/>
                      <w:szCs w:val="16"/>
                      <w:lang w:val="en-US"/>
                    </w:rPr>
                  </w:pPr>
                  <w:r w:rsidRPr="559A74E2">
                    <w:rPr>
                      <w:rFonts w:eastAsia="Calibri" w:cs="Calibri"/>
                      <w:sz w:val="16"/>
                      <w:szCs w:val="16"/>
                      <w:lang w:val="en-US"/>
                    </w:rPr>
                    <w:t>License No.</w:t>
                  </w:r>
                </w:p>
              </w:tc>
            </w:tr>
          </w:tbl>
          <w:p w:rsidR="1411AF2E" w:rsidP="1411AF2E" w:rsidRDefault="1411AF2E" w14:paraId="6595FB82" w14:textId="75DED3D5">
            <w:pPr>
              <w:rPr>
                <w:rFonts w:eastAsia="Calibri" w:cs="Calibri"/>
                <w:sz w:val="16"/>
                <w:szCs w:val="16"/>
                <w:lang w:val="en-US"/>
              </w:rPr>
            </w:pPr>
          </w:p>
        </w:tc>
      </w:tr>
      <w:tr w:rsidR="559A74E2" w:rsidTr="11865A7B" w14:paraId="00AEFD91" w14:textId="77777777">
        <w:trPr>
          <w:trHeight w:val="300"/>
        </w:trPr>
        <w:tc>
          <w:tcPr>
            <w:tcW w:w="1136" w:type="dxa"/>
            <w:tcBorders>
              <w:right w:val="single" w:color="auto" w:sz="4" w:space="0"/>
            </w:tcBorders>
          </w:tcPr>
          <w:p w:rsidR="4D32545F" w:rsidP="559A74E2" w:rsidRDefault="4D32545F" w14:paraId="38F1DCF8" w14:textId="76EF9079">
            <w:pPr>
              <w:rPr>
                <w:rFonts w:eastAsia="Calibri" w:cs="Calibri"/>
                <w:sz w:val="16"/>
                <w:szCs w:val="16"/>
                <w:lang w:val="en-US"/>
              </w:rPr>
            </w:pPr>
            <w:r w:rsidRPr="559A74E2">
              <w:rPr>
                <w:rFonts w:eastAsia="Calibri" w:cs="Calibri"/>
                <w:sz w:val="16"/>
                <w:szCs w:val="16"/>
                <w:lang w:val="en-US"/>
              </w:rPr>
              <w:t>O</w:t>
            </w:r>
          </w:p>
        </w:tc>
        <w:tc>
          <w:tcPr>
            <w:tcW w:w="1335" w:type="dxa"/>
            <w:tcBorders>
              <w:top w:val="single" w:color="auto" w:sz="4" w:space="0"/>
              <w:left w:val="single" w:color="auto" w:sz="4" w:space="0"/>
              <w:bottom w:val="single" w:color="auto" w:sz="4" w:space="0"/>
              <w:right w:val="single" w:color="auto" w:sz="4" w:space="0"/>
            </w:tcBorders>
          </w:tcPr>
          <w:p w:rsidR="3B877D6C" w:rsidP="559A74E2" w:rsidRDefault="3B877D6C" w14:paraId="5650ADDC" w14:textId="1CD9AD17">
            <w:pPr>
              <w:rPr>
                <w:rFonts w:eastAsia="Calibri" w:cs="Calibri"/>
                <w:sz w:val="16"/>
                <w:szCs w:val="16"/>
                <w:lang w:val="en-US"/>
              </w:rPr>
            </w:pPr>
            <w:r w:rsidRPr="559A74E2">
              <w:rPr>
                <w:rFonts w:eastAsia="Calibri" w:cs="Calibri"/>
                <w:sz w:val="16"/>
                <w:szCs w:val="16"/>
                <w:lang w:val="en-US"/>
              </w:rPr>
              <w:t>Party list request</w:t>
            </w:r>
          </w:p>
        </w:tc>
        <w:tc>
          <w:tcPr>
            <w:tcW w:w="6654" w:type="dxa"/>
            <w:tcBorders>
              <w:left w:val="single" w:color="auto" w:sz="4" w:space="0"/>
            </w:tcBorders>
          </w:tcPr>
          <w:tbl>
            <w:tblPr>
              <w:tblStyle w:val="TabellemithellemGitternetz1"/>
              <w:tblW w:w="0" w:type="auto"/>
              <w:tblLayout w:type="fixed"/>
              <w:tblLook w:val="06A0" w:firstRow="1" w:lastRow="0" w:firstColumn="1" w:lastColumn="0" w:noHBand="1" w:noVBand="1"/>
            </w:tblPr>
            <w:tblGrid>
              <w:gridCol w:w="1405"/>
              <w:gridCol w:w="5030"/>
            </w:tblGrid>
            <w:tr w:rsidR="559A74E2" w:rsidTr="1BF3043E" w14:paraId="3A87AC3F" w14:textId="77777777">
              <w:trPr>
                <w:trHeight w:val="300"/>
              </w:trPr>
              <w:tc>
                <w:tcPr>
                  <w:tcW w:w="1405" w:type="dxa"/>
                </w:tcPr>
                <w:p w:rsidR="092DB6FF" w:rsidP="559A74E2" w:rsidRDefault="092DB6FF" w14:paraId="7406A9E1" w14:textId="337395BF">
                  <w:pPr>
                    <w:rPr>
                      <w:rFonts w:eastAsia="Calibri" w:cs="Calibri"/>
                      <w:sz w:val="16"/>
                      <w:szCs w:val="16"/>
                      <w:lang w:val="en-US"/>
                    </w:rPr>
                  </w:pPr>
                  <w:r w:rsidRPr="559A74E2">
                    <w:rPr>
                      <w:rFonts w:eastAsia="Calibri" w:cs="Calibri"/>
                      <w:sz w:val="16"/>
                      <w:szCs w:val="16"/>
                      <w:lang w:val="en-US"/>
                    </w:rPr>
                    <w:t xml:space="preserve">Party type </w:t>
                  </w:r>
                  <w:r w:rsidRPr="559A74E2" w:rsidR="0546BB5F">
                    <w:rPr>
                      <w:rFonts w:eastAsia="Calibri" w:cs="Calibri"/>
                      <w:sz w:val="16"/>
                      <w:szCs w:val="16"/>
                      <w:lang w:val="en-US"/>
                    </w:rPr>
                    <w:t>identificat</w:t>
                  </w:r>
                  <w:r w:rsidRPr="559A74E2" w:rsidR="6B6399B1">
                    <w:rPr>
                      <w:rFonts w:eastAsia="Calibri" w:cs="Calibri"/>
                      <w:sz w:val="16"/>
                      <w:szCs w:val="16"/>
                      <w:lang w:val="en-US"/>
                    </w:rPr>
                    <w:t>ion</w:t>
                  </w:r>
                </w:p>
              </w:tc>
              <w:tc>
                <w:tcPr>
                  <w:tcW w:w="5030" w:type="dxa"/>
                </w:tcPr>
                <w:p w:rsidR="0546BB5F" w:rsidP="559A74E2" w:rsidRDefault="0546BB5F" w14:paraId="12561AAF" w14:textId="530C8A95">
                  <w:pPr>
                    <w:rPr>
                      <w:rFonts w:eastAsia="Calibri" w:cs="Calibri"/>
                      <w:i/>
                      <w:iCs/>
                      <w:sz w:val="16"/>
                      <w:szCs w:val="16"/>
                      <w:lang w:val="en-US"/>
                    </w:rPr>
                  </w:pPr>
                  <w:r w:rsidRPr="559A74E2">
                    <w:rPr>
                      <w:rFonts w:eastAsia="Calibri" w:cs="Calibri"/>
                      <w:sz w:val="16"/>
                      <w:szCs w:val="16"/>
                      <w:lang w:val="en-US"/>
                    </w:rPr>
                    <w:t>The identificat</w:t>
                  </w:r>
                  <w:r w:rsidRPr="559A74E2" w:rsidR="648834FA">
                    <w:rPr>
                      <w:rFonts w:eastAsia="Calibri" w:cs="Calibri"/>
                      <w:sz w:val="16"/>
                      <w:szCs w:val="16"/>
                      <w:lang w:val="en-US"/>
                    </w:rPr>
                    <w:t>ion</w:t>
                  </w:r>
                  <w:r w:rsidRPr="559A74E2">
                    <w:rPr>
                      <w:rFonts w:eastAsia="Calibri" w:cs="Calibri"/>
                      <w:sz w:val="16"/>
                      <w:szCs w:val="16"/>
                      <w:lang w:val="en-US"/>
                    </w:rPr>
                    <w:t xml:space="preserve"> </w:t>
                  </w:r>
                  <w:r w:rsidRPr="559A74E2" w:rsidR="4D7DBD47">
                    <w:rPr>
                      <w:rFonts w:eastAsia="Calibri" w:cs="Calibri"/>
                      <w:sz w:val="16"/>
                      <w:szCs w:val="16"/>
                      <w:lang w:val="en-US"/>
                    </w:rPr>
                    <w:t xml:space="preserve">of the </w:t>
                  </w:r>
                  <w:r w:rsidRPr="559A74E2" w:rsidR="5F8EE5C3">
                    <w:rPr>
                      <w:rFonts w:eastAsia="Calibri" w:cs="Calibri"/>
                      <w:sz w:val="16"/>
                      <w:szCs w:val="16"/>
                      <w:lang w:val="en-US"/>
                    </w:rPr>
                    <w:t>role type</w:t>
                  </w:r>
                  <w:r w:rsidRPr="559A74E2" w:rsidR="4D7DBD47">
                    <w:rPr>
                      <w:rFonts w:eastAsia="Calibri" w:cs="Calibri"/>
                      <w:sz w:val="16"/>
                      <w:szCs w:val="16"/>
                      <w:lang w:val="en-US"/>
                    </w:rPr>
                    <w:t xml:space="preserve"> for which the list of parties is requested. This may be the national representation of</w:t>
                  </w:r>
                  <w:r w:rsidRPr="559A74E2" w:rsidR="7FC6B648">
                    <w:rPr>
                      <w:rFonts w:eastAsia="Calibri" w:cs="Calibri"/>
                      <w:sz w:val="16"/>
                      <w:szCs w:val="16"/>
                      <w:lang w:val="en-US"/>
                    </w:rPr>
                    <w:t xml:space="preserve"> </w:t>
                  </w:r>
                  <w:r w:rsidRPr="559A74E2" w:rsidR="4D7DBD47">
                    <w:rPr>
                      <w:rFonts w:eastAsia="Calibri" w:cs="Calibri"/>
                      <w:i/>
                      <w:iCs/>
                      <w:sz w:val="16"/>
                      <w:szCs w:val="16"/>
                      <w:lang w:val="en-US"/>
                    </w:rPr>
                    <w:t>m</w:t>
                  </w:r>
                  <w:r w:rsidRPr="559A74E2" w:rsidR="6F95C166">
                    <w:rPr>
                      <w:rFonts w:eastAsia="Calibri" w:cs="Calibri"/>
                      <w:i/>
                      <w:iCs/>
                      <w:sz w:val="16"/>
                      <w:szCs w:val="16"/>
                      <w:lang w:val="en-US"/>
                    </w:rPr>
                    <w:t xml:space="preserve">etered data administrator, </w:t>
                  </w:r>
                  <w:r w:rsidRPr="559A74E2" w:rsidR="3C731146">
                    <w:rPr>
                      <w:rFonts w:eastAsia="Calibri" w:cs="Calibri"/>
                      <w:i/>
                      <w:iCs/>
                      <w:sz w:val="16"/>
                      <w:szCs w:val="16"/>
                      <w:lang w:val="en-US"/>
                    </w:rPr>
                    <w:t>m</w:t>
                  </w:r>
                  <w:r w:rsidRPr="559A74E2" w:rsidR="46B64384">
                    <w:rPr>
                      <w:rFonts w:eastAsia="Calibri" w:cs="Calibri"/>
                      <w:i/>
                      <w:iCs/>
                      <w:sz w:val="16"/>
                      <w:szCs w:val="16"/>
                      <w:lang w:val="en-US"/>
                    </w:rPr>
                    <w:t>etering point administrator</w:t>
                  </w:r>
                  <w:r w:rsidRPr="559A74E2" w:rsidR="4D7DBD47">
                    <w:rPr>
                      <w:rFonts w:eastAsia="Calibri" w:cs="Calibri"/>
                      <w:i/>
                      <w:iCs/>
                      <w:sz w:val="16"/>
                      <w:szCs w:val="16"/>
                      <w:lang w:val="en-US"/>
                    </w:rPr>
                    <w:t xml:space="preserve">, meter operator, </w:t>
                  </w:r>
                  <w:r w:rsidRPr="559A74E2" w:rsidR="339473FB">
                    <w:rPr>
                      <w:rFonts w:eastAsia="Calibri" w:cs="Calibri"/>
                      <w:i/>
                      <w:iCs/>
                      <w:sz w:val="16"/>
                      <w:szCs w:val="16"/>
                      <w:lang w:val="en-US"/>
                    </w:rPr>
                    <w:t xml:space="preserve">permission administrator, data access provider, </w:t>
                  </w:r>
                  <w:r w:rsidRPr="559A74E2" w:rsidR="2D11A1E7">
                    <w:rPr>
                      <w:rFonts w:eastAsia="Calibri" w:cs="Calibri"/>
                      <w:i/>
                      <w:iCs/>
                      <w:sz w:val="16"/>
                      <w:szCs w:val="16"/>
                      <w:lang w:val="en-US"/>
                    </w:rPr>
                    <w:t>identity service provider and eligible party.</w:t>
                  </w:r>
                </w:p>
                <w:p w:rsidR="2D11A1E7" w:rsidP="559A74E2" w:rsidRDefault="2D11A1E7" w14:paraId="0FEDDC58" w14:textId="60E82E48">
                  <w:pPr>
                    <w:rPr>
                      <w:rFonts w:eastAsia="Calibri" w:cs="Calibri"/>
                      <w:i/>
                      <w:iCs/>
                      <w:sz w:val="16"/>
                      <w:szCs w:val="16"/>
                      <w:lang w:val="en-US"/>
                    </w:rPr>
                  </w:pPr>
                  <w:r w:rsidRPr="559A74E2">
                    <w:rPr>
                      <w:rFonts w:eastAsia="Calibri" w:cs="Calibri"/>
                      <w:b/>
                      <w:bCs/>
                      <w:i/>
                      <w:iCs/>
                      <w:sz w:val="16"/>
                      <w:szCs w:val="16"/>
                      <w:lang w:val="en-US"/>
                    </w:rPr>
                    <w:t>NOTE:</w:t>
                  </w:r>
                  <w:r w:rsidRPr="559A74E2">
                    <w:rPr>
                      <w:rFonts w:eastAsia="Calibri" w:cs="Calibri"/>
                      <w:i/>
                      <w:iCs/>
                      <w:sz w:val="16"/>
                      <w:szCs w:val="16"/>
                      <w:lang w:val="en-US"/>
                    </w:rPr>
                    <w:t xml:space="preserve"> In the future, this might also be extended with additional roles covered by reference models (e.g., energy community operator, flexibility service provider, supplier, etc.)</w:t>
                  </w:r>
                </w:p>
              </w:tc>
            </w:tr>
            <w:tr w:rsidR="559A74E2" w:rsidTr="1BF3043E" w14:paraId="4F7C54B1" w14:textId="77777777">
              <w:trPr>
                <w:trHeight w:val="300"/>
              </w:trPr>
              <w:tc>
                <w:tcPr>
                  <w:tcW w:w="1405" w:type="dxa"/>
                </w:tcPr>
                <w:p w:rsidR="0546BB5F" w:rsidP="559A74E2" w:rsidRDefault="0546BB5F" w14:paraId="3F0D7D73" w14:textId="0C8D16C6">
                  <w:pPr>
                    <w:rPr>
                      <w:rFonts w:eastAsia="Calibri" w:cs="Calibri"/>
                      <w:sz w:val="16"/>
                      <w:szCs w:val="16"/>
                      <w:lang w:val="en-US"/>
                    </w:rPr>
                  </w:pPr>
                  <w:r w:rsidRPr="559A74E2">
                    <w:rPr>
                      <w:rFonts w:eastAsia="Calibri" w:cs="Calibri"/>
                      <w:sz w:val="16"/>
                      <w:szCs w:val="16"/>
                      <w:lang w:val="en-US"/>
                    </w:rPr>
                    <w:t>Validity timestamp</w:t>
                  </w:r>
                </w:p>
              </w:tc>
              <w:tc>
                <w:tcPr>
                  <w:tcW w:w="5030" w:type="dxa"/>
                </w:tcPr>
                <w:p w:rsidR="0546BB5F" w:rsidP="559A74E2" w:rsidRDefault="0546BB5F" w14:paraId="22004D00" w14:textId="6F4EC663">
                  <w:pPr>
                    <w:rPr>
                      <w:rFonts w:eastAsia="Calibri" w:cs="Calibri"/>
                      <w:sz w:val="16"/>
                      <w:szCs w:val="16"/>
                      <w:lang w:val="en-US"/>
                    </w:rPr>
                  </w:pPr>
                  <w:r w:rsidRPr="559A74E2">
                    <w:rPr>
                      <w:rFonts w:eastAsia="Calibri" w:cs="Calibri"/>
                      <w:sz w:val="16"/>
                      <w:szCs w:val="16"/>
                      <w:lang w:val="en-US"/>
                    </w:rPr>
                    <w:t xml:space="preserve">Point in time for when the requested master data list is considered </w:t>
                  </w:r>
                  <w:r w:rsidRPr="559A74E2">
                    <w:rPr>
                      <w:rFonts w:eastAsia="Calibri" w:cs="Calibri"/>
                      <w:i/>
                      <w:iCs/>
                      <w:sz w:val="16"/>
                      <w:szCs w:val="16"/>
                      <w:lang w:val="en-US"/>
                    </w:rPr>
                    <w:t>active</w:t>
                  </w:r>
                  <w:r w:rsidRPr="559A74E2">
                    <w:rPr>
                      <w:rFonts w:eastAsia="Calibri" w:cs="Calibri"/>
                      <w:sz w:val="16"/>
                      <w:szCs w:val="16"/>
                      <w:lang w:val="en-US"/>
                    </w:rPr>
                    <w:t>.</w:t>
                  </w:r>
                </w:p>
                <w:p w:rsidR="559A74E2" w:rsidP="559A74E2" w:rsidRDefault="559A74E2" w14:paraId="11172BAA" w14:textId="4E2CF402">
                  <w:pPr>
                    <w:rPr>
                      <w:rFonts w:eastAsia="Calibri" w:cs="Calibri"/>
                      <w:sz w:val="16"/>
                      <w:szCs w:val="16"/>
                      <w:lang w:val="en-US"/>
                    </w:rPr>
                  </w:pPr>
                </w:p>
              </w:tc>
            </w:tr>
          </w:tbl>
          <w:p w:rsidR="559A74E2" w:rsidP="559A74E2" w:rsidRDefault="559A74E2" w14:paraId="0FF77338" w14:textId="5BFB0619">
            <w:pPr>
              <w:rPr>
                <w:rFonts w:eastAsia="Calibri" w:cs="Calibri"/>
                <w:sz w:val="16"/>
                <w:szCs w:val="16"/>
                <w:lang w:val="en-US"/>
              </w:rPr>
            </w:pPr>
          </w:p>
          <w:p w:rsidR="696C7A02" w:rsidP="559A74E2" w:rsidRDefault="696C7A02" w14:paraId="2AD4063C" w14:textId="57000A41">
            <w:pPr>
              <w:rPr>
                <w:rFonts w:eastAsia="Calibri" w:cs="Calibri"/>
                <w:sz w:val="16"/>
                <w:szCs w:val="16"/>
                <w:lang w:val="en-US"/>
              </w:rPr>
            </w:pPr>
            <w:r w:rsidRPr="559A74E2">
              <w:rPr>
                <w:rFonts w:eastAsia="Calibri" w:cs="Calibri"/>
                <w:sz w:val="16"/>
                <w:szCs w:val="16"/>
                <w:lang w:val="en-US"/>
              </w:rPr>
              <w:t>List of the following objects:</w:t>
            </w:r>
          </w:p>
        </w:tc>
      </w:tr>
      <w:tr w:rsidR="559A74E2" w:rsidTr="11865A7B" w14:paraId="69E4DC13" w14:textId="77777777">
        <w:trPr>
          <w:trHeight w:val="300"/>
        </w:trPr>
        <w:tc>
          <w:tcPr>
            <w:tcW w:w="1136" w:type="dxa"/>
            <w:tcBorders>
              <w:right w:val="single" w:color="auto" w:sz="4" w:space="0"/>
            </w:tcBorders>
          </w:tcPr>
          <w:p w:rsidR="4D32545F" w:rsidP="559A74E2" w:rsidRDefault="4D32545F" w14:paraId="20592073" w14:textId="5915910E">
            <w:pPr>
              <w:rPr>
                <w:rFonts w:eastAsia="Calibri" w:cs="Calibri"/>
                <w:sz w:val="16"/>
                <w:szCs w:val="16"/>
                <w:lang w:val="en-US"/>
              </w:rPr>
            </w:pPr>
            <w:r w:rsidRPr="559A74E2">
              <w:rPr>
                <w:rFonts w:eastAsia="Calibri" w:cs="Calibri"/>
                <w:sz w:val="16"/>
                <w:szCs w:val="16"/>
                <w:lang w:val="en-US"/>
              </w:rPr>
              <w:lastRenderedPageBreak/>
              <w:t>P</w:t>
            </w:r>
          </w:p>
        </w:tc>
        <w:tc>
          <w:tcPr>
            <w:tcW w:w="1335" w:type="dxa"/>
            <w:tcBorders>
              <w:top w:val="single" w:color="auto" w:sz="4" w:space="0"/>
              <w:left w:val="single" w:color="auto" w:sz="4" w:space="0"/>
              <w:bottom w:val="single" w:color="auto" w:sz="4" w:space="0"/>
              <w:right w:val="single" w:color="auto" w:sz="4" w:space="0"/>
            </w:tcBorders>
          </w:tcPr>
          <w:p w:rsidR="5D4C1266" w:rsidP="559A74E2" w:rsidRDefault="5D4C1266" w14:paraId="37BB4D52" w14:textId="1E3AF5C5">
            <w:pPr>
              <w:rPr>
                <w:rFonts w:eastAsia="Calibri" w:cs="Calibri"/>
                <w:sz w:val="16"/>
                <w:szCs w:val="16"/>
                <w:lang w:val="en-US"/>
              </w:rPr>
            </w:pPr>
            <w:r w:rsidRPr="559A74E2">
              <w:rPr>
                <w:rFonts w:eastAsia="Calibri" w:cs="Calibri"/>
                <w:sz w:val="16"/>
                <w:szCs w:val="16"/>
                <w:lang w:val="en-US"/>
              </w:rPr>
              <w:t>Party list</w:t>
            </w:r>
          </w:p>
        </w:tc>
        <w:tc>
          <w:tcPr>
            <w:tcW w:w="6654" w:type="dxa"/>
            <w:tcBorders>
              <w:left w:val="single" w:color="auto" w:sz="4" w:space="0"/>
            </w:tcBorders>
          </w:tcPr>
          <w:tbl>
            <w:tblPr>
              <w:tblStyle w:val="TabellemithellemGitternetz1"/>
              <w:tblW w:w="0" w:type="auto"/>
              <w:tblLayout w:type="fixed"/>
              <w:tblLook w:val="06A0" w:firstRow="1" w:lastRow="0" w:firstColumn="1" w:lastColumn="0" w:noHBand="1" w:noVBand="1"/>
            </w:tblPr>
            <w:tblGrid>
              <w:gridCol w:w="1380"/>
              <w:gridCol w:w="5055"/>
            </w:tblGrid>
            <w:tr w:rsidR="559A74E2" w:rsidTr="1BF3043E" w14:paraId="2A571DF9" w14:textId="77777777">
              <w:trPr>
                <w:trHeight w:val="300"/>
              </w:trPr>
              <w:tc>
                <w:tcPr>
                  <w:tcW w:w="1380" w:type="dxa"/>
                </w:tcPr>
                <w:p w:rsidR="133DB0F7" w:rsidP="559A74E2" w:rsidRDefault="133DB0F7" w14:paraId="4D5A487B" w14:textId="6645DC3B">
                  <w:pPr>
                    <w:rPr>
                      <w:rFonts w:eastAsia="Calibri" w:cs="Calibri"/>
                      <w:sz w:val="16"/>
                      <w:szCs w:val="16"/>
                      <w:lang w:val="en-US"/>
                    </w:rPr>
                  </w:pPr>
                  <w:r w:rsidRPr="559A74E2">
                    <w:rPr>
                      <w:rFonts w:eastAsia="Calibri" w:cs="Calibri"/>
                      <w:sz w:val="16"/>
                      <w:szCs w:val="16"/>
                      <w:lang w:val="en-US"/>
                    </w:rPr>
                    <w:t>Party identificat</w:t>
                  </w:r>
                  <w:r w:rsidRPr="559A74E2" w:rsidR="59D3E9F1">
                    <w:rPr>
                      <w:rFonts w:eastAsia="Calibri" w:cs="Calibri"/>
                      <w:sz w:val="16"/>
                      <w:szCs w:val="16"/>
                      <w:lang w:val="en-US"/>
                    </w:rPr>
                    <w:t>ion</w:t>
                  </w:r>
                </w:p>
              </w:tc>
              <w:tc>
                <w:tcPr>
                  <w:tcW w:w="5055" w:type="dxa"/>
                </w:tcPr>
                <w:p w:rsidR="25072133" w:rsidP="559A74E2" w:rsidRDefault="25072133" w14:paraId="158CD227" w14:textId="1CA6E933">
                  <w:pPr>
                    <w:rPr>
                      <w:rFonts w:eastAsia="Calibri" w:cs="Calibri"/>
                      <w:sz w:val="16"/>
                      <w:szCs w:val="16"/>
                      <w:lang w:val="en-US"/>
                    </w:rPr>
                  </w:pPr>
                  <w:r w:rsidRPr="559A74E2">
                    <w:rPr>
                      <w:rFonts w:eastAsia="Calibri" w:cs="Calibri"/>
                      <w:sz w:val="16"/>
                      <w:szCs w:val="16"/>
                      <w:lang w:val="en-US"/>
                    </w:rPr>
                    <w:t>The identificat</w:t>
                  </w:r>
                  <w:r w:rsidRPr="559A74E2" w:rsidR="3E4A4701">
                    <w:rPr>
                      <w:rFonts w:eastAsia="Calibri" w:cs="Calibri"/>
                      <w:sz w:val="16"/>
                      <w:szCs w:val="16"/>
                      <w:lang w:val="en-US"/>
                    </w:rPr>
                    <w:t>ion</w:t>
                  </w:r>
                  <w:r w:rsidRPr="559A74E2">
                    <w:rPr>
                      <w:rFonts w:eastAsia="Calibri" w:cs="Calibri"/>
                      <w:sz w:val="16"/>
                      <w:szCs w:val="16"/>
                      <w:lang w:val="en-US"/>
                    </w:rPr>
                    <w:t xml:space="preserve"> the party uses in market communication. E.g., the identificat</w:t>
                  </w:r>
                  <w:r w:rsidRPr="559A74E2" w:rsidR="21BEB3BB">
                    <w:rPr>
                      <w:rFonts w:eastAsia="Calibri" w:cs="Calibri"/>
                      <w:sz w:val="16"/>
                      <w:szCs w:val="16"/>
                      <w:lang w:val="en-US"/>
                    </w:rPr>
                    <w:t>ion</w:t>
                  </w:r>
                  <w:r w:rsidRPr="559A74E2">
                    <w:rPr>
                      <w:rFonts w:eastAsia="Calibri" w:cs="Calibri"/>
                      <w:sz w:val="16"/>
                      <w:szCs w:val="16"/>
                      <w:lang w:val="en-US"/>
                    </w:rPr>
                    <w:t xml:space="preserve"> the party is stated as in </w:t>
                  </w:r>
                  <w:r w:rsidRPr="559A74E2">
                    <w:rPr>
                      <w:rFonts w:eastAsia="Calibri" w:cs="Calibri"/>
                      <w:i/>
                      <w:iCs/>
                      <w:sz w:val="16"/>
                      <w:szCs w:val="16"/>
                      <w:lang w:val="en-US"/>
                    </w:rPr>
                    <w:t>connecting system operator identificat</w:t>
                  </w:r>
                  <w:r w:rsidRPr="559A74E2" w:rsidR="7708195B">
                    <w:rPr>
                      <w:rFonts w:eastAsia="Calibri" w:cs="Calibri"/>
                      <w:i/>
                      <w:iCs/>
                      <w:sz w:val="16"/>
                      <w:szCs w:val="16"/>
                      <w:lang w:val="en-US"/>
                    </w:rPr>
                    <w:t>ion</w:t>
                  </w:r>
                  <w:r w:rsidRPr="559A74E2">
                    <w:rPr>
                      <w:rFonts w:eastAsia="Calibri" w:cs="Calibri"/>
                      <w:sz w:val="16"/>
                      <w:szCs w:val="16"/>
                      <w:lang w:val="en-US"/>
                    </w:rPr>
                    <w:t>.</w:t>
                  </w:r>
                </w:p>
                <w:p w:rsidR="559A74E2" w:rsidP="559A74E2" w:rsidRDefault="559A74E2" w14:paraId="420FC459" w14:textId="7119D7F8">
                  <w:pPr>
                    <w:rPr>
                      <w:rFonts w:eastAsia="Calibri" w:cs="Calibri"/>
                      <w:sz w:val="16"/>
                      <w:szCs w:val="16"/>
                      <w:lang w:val="en-US"/>
                    </w:rPr>
                  </w:pPr>
                </w:p>
              </w:tc>
            </w:tr>
            <w:tr w:rsidR="559A74E2" w:rsidTr="1BF3043E" w14:paraId="26E31EF7" w14:textId="77777777">
              <w:trPr>
                <w:trHeight w:val="300"/>
              </w:trPr>
              <w:tc>
                <w:tcPr>
                  <w:tcW w:w="1380" w:type="dxa"/>
                </w:tcPr>
                <w:p w:rsidR="133DB0F7" w:rsidP="559A74E2" w:rsidRDefault="133DB0F7" w14:paraId="3239C64C" w14:textId="53935F89">
                  <w:pPr>
                    <w:rPr>
                      <w:rFonts w:eastAsia="Calibri" w:cs="Calibri"/>
                      <w:sz w:val="16"/>
                      <w:szCs w:val="16"/>
                      <w:lang w:val="en-US"/>
                    </w:rPr>
                  </w:pPr>
                  <w:r w:rsidRPr="559A74E2">
                    <w:rPr>
                      <w:rFonts w:eastAsia="Calibri" w:cs="Calibri"/>
                      <w:sz w:val="16"/>
                      <w:szCs w:val="16"/>
                      <w:lang w:val="en-US"/>
                    </w:rPr>
                    <w:t>Validity timestamp</w:t>
                  </w:r>
                </w:p>
              </w:tc>
              <w:tc>
                <w:tcPr>
                  <w:tcW w:w="5055" w:type="dxa"/>
                </w:tcPr>
                <w:p w:rsidR="2702B3FA" w:rsidP="559A74E2" w:rsidRDefault="2702B3FA" w14:paraId="2A5CBFB7" w14:textId="355E14DF">
                  <w:pPr>
                    <w:rPr>
                      <w:rFonts w:eastAsia="Calibri" w:cs="Calibri"/>
                      <w:sz w:val="16"/>
                      <w:szCs w:val="16"/>
                      <w:lang w:val="en-US"/>
                    </w:rPr>
                  </w:pPr>
                  <w:r w:rsidRPr="559A74E2">
                    <w:rPr>
                      <w:rFonts w:eastAsia="Calibri" w:cs="Calibri"/>
                      <w:sz w:val="16"/>
                      <w:szCs w:val="16"/>
                      <w:lang w:val="en-US"/>
                    </w:rPr>
                    <w:t xml:space="preserve">Point in time for when the requested master data is considered </w:t>
                  </w:r>
                  <w:r w:rsidRPr="559A74E2">
                    <w:rPr>
                      <w:rFonts w:eastAsia="Calibri" w:cs="Calibri"/>
                      <w:i/>
                      <w:iCs/>
                      <w:sz w:val="16"/>
                      <w:szCs w:val="16"/>
                      <w:lang w:val="en-US"/>
                    </w:rPr>
                    <w:t>active</w:t>
                  </w:r>
                  <w:r w:rsidRPr="559A74E2">
                    <w:rPr>
                      <w:rFonts w:eastAsia="Calibri" w:cs="Calibri"/>
                      <w:sz w:val="16"/>
                      <w:szCs w:val="16"/>
                      <w:lang w:val="en-US"/>
                    </w:rPr>
                    <w:t>.</w:t>
                  </w:r>
                </w:p>
                <w:p w:rsidR="559A74E2" w:rsidP="559A74E2" w:rsidRDefault="559A74E2" w14:paraId="40295A28" w14:textId="7213F089">
                  <w:pPr>
                    <w:rPr>
                      <w:rFonts w:eastAsia="Calibri" w:cs="Calibri"/>
                      <w:sz w:val="16"/>
                      <w:szCs w:val="16"/>
                      <w:lang w:val="en-US"/>
                    </w:rPr>
                  </w:pPr>
                </w:p>
              </w:tc>
            </w:tr>
            <w:tr w:rsidR="559A74E2" w:rsidTr="1BF3043E" w14:paraId="705DB542" w14:textId="77777777">
              <w:trPr>
                <w:trHeight w:val="300"/>
              </w:trPr>
              <w:tc>
                <w:tcPr>
                  <w:tcW w:w="1380" w:type="dxa"/>
                </w:tcPr>
                <w:p w:rsidR="133DB0F7" w:rsidP="559A74E2" w:rsidRDefault="133DB0F7" w14:paraId="672C9656" w14:textId="32FBC02C">
                  <w:pPr>
                    <w:rPr>
                      <w:rFonts w:eastAsia="Calibri" w:cs="Calibri"/>
                      <w:sz w:val="16"/>
                      <w:szCs w:val="16"/>
                      <w:lang w:val="en-US"/>
                    </w:rPr>
                  </w:pPr>
                  <w:r w:rsidRPr="559A74E2">
                    <w:rPr>
                      <w:rFonts w:eastAsia="Calibri" w:cs="Calibri"/>
                      <w:sz w:val="16"/>
                      <w:szCs w:val="16"/>
                      <w:lang w:val="en-US"/>
                    </w:rPr>
                    <w:t>Name</w:t>
                  </w:r>
                </w:p>
              </w:tc>
              <w:tc>
                <w:tcPr>
                  <w:tcW w:w="5055" w:type="dxa"/>
                </w:tcPr>
                <w:p w:rsidR="716C3107" w:rsidP="559A74E2" w:rsidRDefault="716C3107" w14:paraId="21A2C33A" w14:textId="4240C8B4">
                  <w:pPr>
                    <w:rPr>
                      <w:rFonts w:eastAsia="Calibri" w:cs="Calibri"/>
                      <w:sz w:val="16"/>
                      <w:szCs w:val="16"/>
                      <w:lang w:val="en-US"/>
                    </w:rPr>
                  </w:pPr>
                  <w:r w:rsidRPr="559A74E2">
                    <w:rPr>
                      <w:rFonts w:eastAsia="Calibri" w:cs="Calibri"/>
                      <w:sz w:val="16"/>
                      <w:szCs w:val="16"/>
                      <w:lang w:val="en-US"/>
                    </w:rPr>
                    <w:t>Organisation’s name</w:t>
                  </w:r>
                </w:p>
                <w:p w:rsidR="559A74E2" w:rsidP="559A74E2" w:rsidRDefault="559A74E2" w14:paraId="441C327D" w14:textId="4B1D9D0F">
                  <w:pPr>
                    <w:rPr>
                      <w:rFonts w:eastAsia="Calibri" w:cs="Calibri"/>
                      <w:sz w:val="16"/>
                      <w:szCs w:val="16"/>
                      <w:lang w:val="en-US"/>
                    </w:rPr>
                  </w:pPr>
                </w:p>
              </w:tc>
            </w:tr>
          </w:tbl>
          <w:p w:rsidR="559A74E2" w:rsidP="559A74E2" w:rsidRDefault="559A74E2" w14:paraId="1CA30646" w14:textId="74774E47">
            <w:pPr>
              <w:rPr>
                <w:rFonts w:eastAsia="Calibri" w:cs="Calibri"/>
                <w:sz w:val="16"/>
                <w:szCs w:val="16"/>
                <w:lang w:val="en-US"/>
              </w:rPr>
            </w:pPr>
          </w:p>
        </w:tc>
      </w:tr>
    </w:tbl>
    <w:p w:rsidR="1C18C02C" w:rsidRDefault="1C18C02C" w14:paraId="4C11E570" w14:textId="2C3F8E19"/>
    <w:p w:rsidR="003135C6" w:rsidRDefault="003135C6" w14:paraId="314EE24A" w14:textId="77777777">
      <w:pPr>
        <w:rPr>
          <w:rFonts w:ascii="Arial" w:hAnsi="Arial" w:eastAsia="Arial" w:cs="Arial"/>
          <w:sz w:val="20"/>
          <w:szCs w:val="20"/>
          <w:lang w:val="en-GB"/>
        </w:rPr>
      </w:pPr>
    </w:p>
    <w:sectPr w:rsidR="003135C6">
      <w:headerReference w:type="even" r:id="rId22"/>
      <w:headerReference w:type="default" r:id="rId23"/>
      <w:footerReference w:type="even" r:id="rId24"/>
      <w:footerReference w:type="default" r:id="rId25"/>
      <w:headerReference w:type="first" r:id="rId26"/>
      <w:footerReference w:type="first" r:id="rId27"/>
      <w:pgSz w:w="11906" w:h="16838" w:orient="portrait"/>
      <w:pgMar w:top="1440" w:right="1440" w:bottom="1440" w:left="1440" w:header="708" w:footer="708" w:gutter="0"/>
      <w:lnNumType w:countBy="1" w:distance="283" w:restart="continuous"/>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FN" w:author="Falkenring.Richard NB-NW-NM" w:date="2023-03-13T07:47:00Z" w:id="2">
    <w:p w:rsidR="559A74E2" w:rsidRDefault="559A74E2" w14:paraId="3B140E92" w14:textId="359DFB8D">
      <w:pPr>
        <w:pStyle w:val="Kommentartext"/>
      </w:pPr>
      <w:r>
        <w:t>so what is the more worth of this sentence?</w:t>
      </w:r>
      <w:r>
        <w:rPr>
          <w:rStyle w:val="Kommentarzeichen"/>
        </w:rPr>
        <w:annotationRef/>
      </w:r>
      <w:r>
        <w:rPr>
          <w:rStyle w:val="Kommentarzeichen"/>
        </w:rPr>
        <w:annotationRef/>
      </w:r>
    </w:p>
  </w:comment>
  <w:comment w:initials="GH" w:author="Georg Hartner" w:date="2023-05-22T08:45:00Z" w:id="3">
    <w:p w:rsidR="26D51B27" w:rsidRDefault="26D51B27" w14:paraId="535EA7E1" w14:textId="1D91C09C">
      <w:pPr>
        <w:pStyle w:val="Kommentartext"/>
      </w:pPr>
      <w:r>
        <w:t>this has been reclaimed several times in the consultation of Phase I</w:t>
      </w:r>
      <w:r>
        <w:rPr>
          <w:rStyle w:val="Kommentarzeichen"/>
        </w:rPr>
        <w:annotationRef/>
      </w:r>
    </w:p>
  </w:comment>
  <w:comment w:initials="GH" w:author="Georg Hartner" w:date="2023-03-09T16:09:00Z" w:id="16">
    <w:p w:rsidR="4EA81B1E" w:rsidRDefault="4EA81B1E" w14:paraId="2CB67D5D" w14:textId="436BE3AD">
      <w:pPr>
        <w:pStyle w:val="Kommentartext"/>
      </w:pPr>
      <w:r>
        <w:t>TODO has this been defined somewhere?</w:t>
      </w:r>
      <w:r>
        <w:rPr>
          <w:rStyle w:val="Kommentarzeichen"/>
        </w:rPr>
        <w:annotationRef/>
      </w:r>
      <w:r>
        <w:rPr>
          <w:rStyle w:val="Kommentarzeichen"/>
        </w:rPr>
        <w:annotationRef/>
      </w:r>
    </w:p>
  </w:comment>
  <w:comment w:initials="BW" w:author="Bhagyashree Wahie" w:date="2023-03-12T10:11:00Z" w:id="17">
    <w:p w:rsidR="559A74E2" w:rsidRDefault="559A74E2" w14:paraId="7FF20B08" w14:textId="23BEB10F">
      <w:pPr>
        <w:pStyle w:val="Kommentartext"/>
      </w:pPr>
      <w:r>
        <w:t>In the Harmonized Role model the Accounting point defined as: A domain under balance responsibility where energy supplier change can take place</w:t>
      </w:r>
      <w:r>
        <w:rPr>
          <w:rStyle w:val="Kommentarzeichen"/>
        </w:rPr>
        <w:annotationRef/>
      </w:r>
      <w:r>
        <w:rPr>
          <w:rStyle w:val="Kommentarzeichen"/>
        </w:rPr>
        <w:annotationRef/>
      </w:r>
    </w:p>
  </w:comment>
  <w:comment w:initials="DE" w:author="Diaz Montesinos Almudena (HLD EA)" w:date="2023-03-11T22:56:00Z" w:id="19">
    <w:p w:rsidR="559A74E2" w:rsidRDefault="559A74E2" w14:paraId="3F16FF52" w14:textId="6679539A">
      <w:pPr>
        <w:pStyle w:val="Kommentartext"/>
      </w:pPr>
      <w:r>
        <w:t>It seems people have difficulties in understanding the concept. Would it be possible to insert an example such as: An example of accounting points is different electric vehicle charging points in the same station.</w:t>
      </w:r>
      <w:r>
        <w:rPr>
          <w:rStyle w:val="Kommentarzeichen"/>
        </w:rPr>
        <w:annotationRef/>
      </w:r>
      <w:r>
        <w:rPr>
          <w:rStyle w:val="Kommentarzeichen"/>
        </w:rPr>
        <w:annotationRef/>
      </w:r>
    </w:p>
  </w:comment>
  <w:comment w:initials="GH" w:author="Georg Hartner" w:date="2023-03-13T10:41:00Z" w:id="25">
    <w:p w:rsidR="559A74E2" w:rsidRDefault="559A74E2" w14:paraId="72C6583B" w14:textId="4398F0D2">
      <w:pPr>
        <w:pStyle w:val="Kommentartext"/>
      </w:pPr>
      <w:r>
        <w:t>Find legal definition</w:t>
      </w:r>
      <w:r>
        <w:rPr>
          <w:rStyle w:val="Kommentarzeichen"/>
        </w:rPr>
        <w:annotationRef/>
      </w:r>
    </w:p>
  </w:comment>
  <w:comment w:initials="GH" w:author="Georg Hartner" w:date="2023-03-13T10:42:00Z" w:id="26">
    <w:p w:rsidR="559A74E2" w:rsidRDefault="559A74E2" w14:paraId="0F4A8712" w14:textId="555B791B">
      <w:pPr>
        <w:pStyle w:val="Kommentartext"/>
      </w:pPr>
      <w:r>
        <w:t>in supporting document, explain terminology well/ differentiation between accounting point and connection point and meter</w:t>
      </w:r>
      <w:r>
        <w:rPr>
          <w:rStyle w:val="Kommentarzeichen"/>
        </w:rPr>
        <w:annotationRef/>
      </w:r>
    </w:p>
    <w:p w:rsidR="559A74E2" w:rsidRDefault="559A74E2" w14:paraId="4CD1B45A" w14:textId="2B777066">
      <w:pPr>
        <w:pStyle w:val="Kommentartext"/>
      </w:pPr>
    </w:p>
  </w:comment>
  <w:comment w:initials="GH" w:author="Georg Hartner" w:date="2023-03-13T10:42:00Z" w:id="27">
    <w:p w:rsidR="559A74E2" w:rsidRDefault="559A74E2" w14:paraId="55F77ABC" w14:textId="6DFBF921">
      <w:pPr>
        <w:pStyle w:val="Kommentartext"/>
      </w:pPr>
      <w:r>
        <w:t>Check meter in EMD leak</w:t>
      </w:r>
      <w:r>
        <w:rPr>
          <w:rStyle w:val="Kommentarzeichen"/>
        </w:rPr>
        <w:annotationRef/>
      </w:r>
    </w:p>
  </w:comment>
  <w:comment w:initials="GH" w:author="Georg Hartner" w:date="2023-05-22T08:35:00Z" w:id="42">
    <w:p w:rsidR="26D51B27" w:rsidRDefault="26D51B27" w14:paraId="34DE12FE" w14:textId="6FA2B457">
      <w:pPr>
        <w:pStyle w:val="Kommentartext"/>
      </w:pPr>
      <w:r>
        <w:t>TODO when Phase I is published, move to WhereAs and refer to published act</w:t>
      </w:r>
      <w:r>
        <w:rPr>
          <w:rStyle w:val="Kommentarzeichen"/>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140E92" w15:done="1"/>
  <w15:commentEx w15:paraId="535EA7E1" w15:paraIdParent="3B140E92" w15:done="1"/>
  <w15:commentEx w15:paraId="2CB67D5D" w15:done="1"/>
  <w15:commentEx w15:paraId="7FF20B08" w15:paraIdParent="2CB67D5D" w15:done="1"/>
  <w15:commentEx w15:paraId="3F16FF52" w15:done="1"/>
  <w15:commentEx w15:paraId="72C6583B" w15:done="0"/>
  <w15:commentEx w15:paraId="4CD1B45A" w15:paraIdParent="72C6583B" w15:done="0"/>
  <w15:commentEx w15:paraId="55F77ABC" w15:paraIdParent="72C6583B" w15:done="0"/>
  <w15:commentEx w15:paraId="34DE12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F025C" w16cex:dateUtc="2023-03-13T06:47:00Z"/>
  <w16cex:commentExtensible w16cex:durableId="3715FC00" w16cex:dateUtc="2023-05-22T06:45:00Z"/>
  <w16cex:commentExtensible w16cex:durableId="4C311F47" w16cex:dateUtc="2023-03-09T15:09:00Z"/>
  <w16cex:commentExtensible w16cex:durableId="5B031141" w16cex:dateUtc="2023-03-12T09:11:00Z"/>
  <w16cex:commentExtensible w16cex:durableId="147606E8" w16cex:dateUtc="2023-03-11T21:56:00Z"/>
  <w16cex:commentExtensible w16cex:durableId="20B230EC" w16cex:dateUtc="2023-03-13T09:41:00Z"/>
  <w16cex:commentExtensible w16cex:durableId="3ECCC9C8" w16cex:dateUtc="2023-03-13T09:42:00Z"/>
  <w16cex:commentExtensible w16cex:durableId="206B41AD" w16cex:dateUtc="2023-03-13T09:42:00Z"/>
  <w16cex:commentExtensible w16cex:durableId="7D1C626B" w16cex:dateUtc="2023-05-22T0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140E92" w16cid:durableId="481F025C"/>
  <w16cid:commentId w16cid:paraId="535EA7E1" w16cid:durableId="3715FC00"/>
  <w16cid:commentId w16cid:paraId="2CB67D5D" w16cid:durableId="4C311F47"/>
  <w16cid:commentId w16cid:paraId="7FF20B08" w16cid:durableId="5B031141"/>
  <w16cid:commentId w16cid:paraId="3F16FF52" w16cid:durableId="147606E8"/>
  <w16cid:commentId w16cid:paraId="72C6583B" w16cid:durableId="20B230EC"/>
  <w16cid:commentId w16cid:paraId="4CD1B45A" w16cid:durableId="3ECCC9C8"/>
  <w16cid:commentId w16cid:paraId="55F77ABC" w16cid:durableId="206B41AD"/>
  <w16cid:commentId w16cid:paraId="34DE12FE" w16cid:durableId="7D1C62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02A4" w:rsidRDefault="006702A4" w14:paraId="38E7DA68" w14:textId="77777777">
      <w:r>
        <w:separator/>
      </w:r>
    </w:p>
  </w:endnote>
  <w:endnote w:type="continuationSeparator" w:id="0">
    <w:p w:rsidR="006702A4" w:rsidRDefault="006702A4" w14:paraId="2C202BBF" w14:textId="77777777">
      <w:r>
        <w:continuationSeparator/>
      </w:r>
    </w:p>
  </w:endnote>
  <w:endnote w:type="continuationNotice" w:id="1">
    <w:p w:rsidR="006702A4" w:rsidRDefault="006702A4" w14:paraId="19850D1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font>
  <w:font w:name="Noto Sans CJK SC">
    <w:panose1 w:val="020B0604020202020204"/>
    <w:charset w:val="00"/>
    <w:family w:val="roman"/>
    <w:notTrueType/>
    <w:pitch w:val="default"/>
  </w:font>
  <w:font w:name="Lohit Devanagari">
    <w:altName w:val="Nirmala UI"/>
    <w:panose1 w:val="020B0604020202020204"/>
    <w:charset w:val="00"/>
    <w:family w:val="roman"/>
    <w:notTrueType/>
    <w:pitch w:val="default"/>
  </w:font>
  <w:font w:name="EUAlbertina">
    <w:altName w:val="Times New Roman"/>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2AC7772F" w14:textId="7777777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57590049" w14:textId="7777777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08003A87" w14:textId="7777777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02A4" w:rsidRDefault="006702A4" w14:paraId="0791475F" w14:textId="77777777">
      <w:pPr>
        <w:rPr>
          <w:sz w:val="12"/>
        </w:rPr>
      </w:pPr>
      <w:r>
        <w:separator/>
      </w:r>
    </w:p>
  </w:footnote>
  <w:footnote w:type="continuationSeparator" w:id="0">
    <w:p w:rsidR="006702A4" w:rsidRDefault="006702A4" w14:paraId="204A3E11" w14:textId="77777777">
      <w:pPr>
        <w:rPr>
          <w:sz w:val="12"/>
        </w:rPr>
      </w:pPr>
      <w:r>
        <w:continuationSeparator/>
      </w:r>
    </w:p>
  </w:footnote>
  <w:footnote w:type="continuationNotice" w:id="1">
    <w:p w:rsidR="006702A4" w:rsidRDefault="006702A4" w14:paraId="1FAFE29E" w14:textId="77777777">
      <w:pPr>
        <w:spacing w:after="0" w:line="240" w:lineRule="auto"/>
      </w:pPr>
    </w:p>
  </w:footnote>
  <w:footnote w:id="2">
    <w:p w:rsidR="006702A4" w:rsidP="00E032F9" w:rsidRDefault="006702A4" w14:paraId="2D31054A" w14:textId="0B3B908E">
      <w:pPr>
        <w:pStyle w:val="Funotentext"/>
        <w:rPr>
          <w:rFonts w:eastAsiaTheme="minorEastAsia"/>
          <w:lang w:val="en-GB"/>
        </w:rPr>
      </w:pPr>
      <w:r w:rsidRPr="3A75A749">
        <w:rPr>
          <w:rStyle w:val="Funotenzeichen"/>
        </w:rPr>
        <w:footnoteRef/>
      </w:r>
      <w:r w:rsidRPr="00E032F9">
        <w:rPr>
          <w:lang w:val="en-US"/>
        </w:rPr>
        <w:t xml:space="preserve"> </w:t>
      </w:r>
      <w:r w:rsidRPr="3A75A749">
        <w:rPr>
          <w:rFonts w:eastAsiaTheme="minorEastAsia"/>
          <w:lang w:val="en-GB"/>
        </w:rPr>
        <w:t>OJ L 119 4.5.2016, p. 1</w:t>
      </w:r>
    </w:p>
  </w:footnote>
  <w:footnote w:id="3">
    <w:p w:rsidR="006702A4" w:rsidP="00E032F9" w:rsidRDefault="006702A4" w14:paraId="33B9894E" w14:textId="61131FE3">
      <w:pPr>
        <w:pStyle w:val="Funotentext"/>
        <w:rPr>
          <w:rFonts w:eastAsiaTheme="minorEastAsia"/>
          <w:lang w:val="en-GB"/>
        </w:rPr>
      </w:pPr>
      <w:r w:rsidRPr="3A75A749">
        <w:rPr>
          <w:rStyle w:val="Funotenzeichen"/>
        </w:rPr>
        <w:footnoteRef/>
      </w:r>
      <w:r w:rsidRPr="00E032F9">
        <w:rPr>
          <w:lang w:val="en-US"/>
        </w:rPr>
        <w:t xml:space="preserve"> </w:t>
      </w:r>
      <w:r w:rsidRPr="3A75A749">
        <w:rPr>
          <w:rFonts w:eastAsiaTheme="minorEastAsia"/>
          <w:lang w:val="en-GB"/>
        </w:rPr>
        <w:t>OJ L 201, 31.7.2002, p.37</w:t>
      </w:r>
    </w:p>
  </w:footnote>
  <w:footnote w:id="4">
    <w:p w:rsidR="006702A4" w:rsidRDefault="006702A4" w14:paraId="19361BDB" w14:textId="77777777">
      <w:pPr>
        <w:pStyle w:val="Funotentext"/>
        <w:rPr>
          <w:rFonts w:ascii="Calibri" w:hAnsi="Calibri" w:eastAsia="Calibri" w:cs="Calibri"/>
          <w:lang w:val="en-US"/>
        </w:rPr>
      </w:pPr>
      <w:r>
        <w:rPr>
          <w:rStyle w:val="Voetnoottekens"/>
        </w:rPr>
        <w:footnoteRef/>
      </w:r>
      <w:r>
        <w:rPr>
          <w:lang w:val="en-US"/>
        </w:rPr>
        <w:t xml:space="preserve"> </w:t>
      </w:r>
      <w:r>
        <w:rPr>
          <w:rFonts w:eastAsia="Calibri" w:cs="Calibri"/>
          <w:sz w:val="22"/>
          <w:szCs w:val="22"/>
          <w:lang w:val="en-US"/>
        </w:rPr>
        <w:t>Reference: Regulation (EU) N°910/2014 (the eIDAS Regulation)</w:t>
      </w:r>
    </w:p>
  </w:footnote>
  <w:footnote w:id="5">
    <w:p w:rsidR="006702A4" w:rsidRDefault="006702A4" w14:paraId="13AFA2AF" w14:textId="23A1FA7F">
      <w:pPr>
        <w:pStyle w:val="Funotentext"/>
        <w:widowControl w:val="0"/>
        <w:rPr>
          <w:lang w:val="en-US"/>
        </w:rPr>
      </w:pPr>
      <w:r>
        <w:rPr>
          <w:rStyle w:val="Voetnoottekens"/>
        </w:rPr>
        <w:footnoteRef/>
      </w:r>
      <w:r>
        <w:rPr>
          <w:lang w:val="en-US"/>
        </w:rPr>
        <w:t xml:space="preserve"> Note that the referred information will also be published and accessible from the </w:t>
      </w:r>
      <w:r w:rsidRPr="00E032F9">
        <w:rPr>
          <w:i/>
          <w:iCs/>
          <w:lang w:val="en-US"/>
        </w:rPr>
        <w:t>EU Advisory Authority</w:t>
      </w:r>
      <w:r>
        <w:rPr>
          <w:lang w:val="en-US"/>
        </w:rPr>
        <w:t>.</w:t>
      </w:r>
    </w:p>
  </w:footnote>
  <w:footnote w:id="6">
    <w:p w:rsidR="006702A4" w:rsidRDefault="006702A4" w14:paraId="0B198755" w14:textId="77777777">
      <w:pPr>
        <w:pStyle w:val="Funotentext"/>
        <w:rPr>
          <w:lang w:val="en-US"/>
        </w:rPr>
      </w:pPr>
      <w:r>
        <w:rPr>
          <w:rStyle w:val="Voetnoottekens"/>
        </w:rPr>
        <w:footnoteRef/>
      </w:r>
      <w:r>
        <w:rPr>
          <w:lang w:val="en-US"/>
        </w:rPr>
        <w:t xml:space="preserve"> Business Process Model and Notation 2.0: </w:t>
      </w:r>
      <w:hyperlink r:id="rId1">
        <w:r>
          <w:rPr>
            <w:rStyle w:val="Internetkoppeling"/>
            <w:lang w:val="en-US"/>
          </w:rPr>
          <w:t>https://www.omg.org/spec/BPMN/2.0.2/PDF</w:t>
        </w:r>
      </w:hyperlink>
      <w:r>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732E60B3" w14:textId="7777777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92105C" w14:paraId="76614669" w14:textId="33585272">
    <w:pPr>
      <w:pStyle w:val="Kopfzeile"/>
    </w:pPr>
    <w:sdt>
      <w:sdtPr>
        <w:id w:val="1584031649"/>
        <w:docPartObj>
          <w:docPartGallery w:val="Watermarks"/>
          <w:docPartUnique/>
        </w:docPartObj>
      </w:sdtPr>
      <w:sdtEndPr/>
      <w:sdtContent>
        <w:r>
          <w:rPr>
            <w:noProof/>
            <w:lang w:val="en-US"/>
          </w:rPr>
        </w:r>
        <w:r w:rsidR="0092105C">
          <w:rPr>
            <w:noProof/>
            <w:lang w:val="en-US"/>
          </w:rPr>
          <w:pict w14:anchorId="26F49C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margin-left:0;margin-top:0;width:412.4pt;height:247.45pt;rotation:315;z-index:-251658239;mso-wrap-edited:f;mso-width-percent:0;mso-height-percent:0;mso-position-horizontal:center;mso-position-horizontal-relative:margin;mso-position-vertical:center;mso-position-vertical-relative:margin;mso-width-percent:0;mso-height-percent:0" alt="" o:spid="_x0000_s1029" o:allowincell="f" fillcolor="silver" stroked="f" type="#_x0000_t136">
              <v:fill opacity=".5"/>
              <v:textpath style="font-family:&quot;Calibri&quot;;font-size:1pt" string="DRAFT"/>
              <w10:wrap anchorx="margin" anchory="margin"/>
            </v:shape>
          </w:pict>
        </w:r>
      </w:sdtContent>
    </w:sdt>
    <w:sdt>
      <w:sdtPr>
        <w:id w:val="396477408"/>
      </w:sdtPr>
      <w:sdtEndPr/>
      <w:sdtContent>
        <w:r>
          <w:rPr>
            <w:noProof/>
          </w:rPr>
        </w:r>
        <w:r w:rsidR="0092105C">
          <w:rPr>
            <w:noProof/>
          </w:rPr>
          <w:pict w14:anchorId="5DC4ECCA">
            <v:shape id="shapetype_136" style="position:absolute;margin-left:0;margin-top:0;width:50pt;height:50pt;z-index:251658240;visibility:hidden;mso-wrap-edited:f;mso-width-percent:0;mso-height-percent:0;mso-position-horizontal-relative:text;mso-position-vertical-relative:text;mso-width-percent:0;mso-height-percent:0" alt="" coordsize="21600,21600" o:spid="_x0000_s1028" o:spt="100" adj="10800,,0" path="m,l21600,em,21600r21600,e">
              <v:stroke joinstyle="miter"/>
              <v:formulas/>
              <v:path o:connecttype="custom" o:connectlocs="0,0;635000,0;0,635000;635000,635000" o:connectangles="0,0,0,0"/>
              <o:lock v:ext="edit" selection="t"/>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05EA5A81" w14:textId="7777777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188137A0"/>
    <w:multiLevelType w:val="multilevel"/>
    <w:tmpl w:val="A9CCAC44"/>
    <w:lvl w:ilvl="0">
      <w:start w:val="1"/>
      <w:numFmt w:val="decimal"/>
      <w:lvlText w:val="(%1)"/>
      <w:lvlJc w:val="left"/>
      <w:pPr>
        <w:tabs>
          <w:tab w:val="num" w:pos="0"/>
        </w:tabs>
        <w:ind w:left="720" w:hanging="360"/>
      </w:pPr>
      <w:rPr>
        <w:rFonts w:hint="default" w:asciiTheme="minorHAnsi" w:hAnsiTheme="minorHAnsi" w:cstheme="minorHAns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3"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8"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DCEA430"/>
    <w:multiLevelType w:val="hybridMultilevel"/>
    <w:tmpl w:val="FFFFFFFF"/>
    <w:lvl w:ilvl="0" w:tplc="8B40A3FC">
      <w:start w:val="1"/>
      <w:numFmt w:val="bullet"/>
      <w:lvlText w:val=""/>
      <w:lvlJc w:val="left"/>
      <w:pPr>
        <w:ind w:left="720" w:hanging="360"/>
      </w:pPr>
      <w:rPr>
        <w:rFonts w:hint="default" w:ascii="Symbol" w:hAnsi="Symbol"/>
      </w:rPr>
    </w:lvl>
    <w:lvl w:ilvl="1" w:tplc="6BAC189E">
      <w:start w:val="1"/>
      <w:numFmt w:val="bullet"/>
      <w:lvlText w:val="o"/>
      <w:lvlJc w:val="left"/>
      <w:pPr>
        <w:ind w:left="1440" w:hanging="360"/>
      </w:pPr>
      <w:rPr>
        <w:rFonts w:hint="default" w:ascii="Courier New" w:hAnsi="Courier New"/>
      </w:rPr>
    </w:lvl>
    <w:lvl w:ilvl="2" w:tplc="E5EE6E9E">
      <w:start w:val="1"/>
      <w:numFmt w:val="bullet"/>
      <w:lvlText w:val=""/>
      <w:lvlJc w:val="left"/>
      <w:pPr>
        <w:ind w:left="2160" w:hanging="360"/>
      </w:pPr>
      <w:rPr>
        <w:rFonts w:hint="default" w:ascii="Wingdings" w:hAnsi="Wingdings"/>
      </w:rPr>
    </w:lvl>
    <w:lvl w:ilvl="3" w:tplc="401499D4">
      <w:start w:val="1"/>
      <w:numFmt w:val="bullet"/>
      <w:lvlText w:val=""/>
      <w:lvlJc w:val="left"/>
      <w:pPr>
        <w:ind w:left="2880" w:hanging="360"/>
      </w:pPr>
      <w:rPr>
        <w:rFonts w:hint="default" w:ascii="Symbol" w:hAnsi="Symbol"/>
      </w:rPr>
    </w:lvl>
    <w:lvl w:ilvl="4" w:tplc="01348256">
      <w:start w:val="1"/>
      <w:numFmt w:val="bullet"/>
      <w:lvlText w:val="o"/>
      <w:lvlJc w:val="left"/>
      <w:pPr>
        <w:ind w:left="3600" w:hanging="360"/>
      </w:pPr>
      <w:rPr>
        <w:rFonts w:hint="default" w:ascii="Courier New" w:hAnsi="Courier New"/>
      </w:rPr>
    </w:lvl>
    <w:lvl w:ilvl="5" w:tplc="8DE06758">
      <w:start w:val="1"/>
      <w:numFmt w:val="bullet"/>
      <w:lvlText w:val=""/>
      <w:lvlJc w:val="left"/>
      <w:pPr>
        <w:ind w:left="4320" w:hanging="360"/>
      </w:pPr>
      <w:rPr>
        <w:rFonts w:hint="default" w:ascii="Wingdings" w:hAnsi="Wingdings"/>
      </w:rPr>
    </w:lvl>
    <w:lvl w:ilvl="6" w:tplc="05C0DFD4">
      <w:start w:val="1"/>
      <w:numFmt w:val="bullet"/>
      <w:lvlText w:val=""/>
      <w:lvlJc w:val="left"/>
      <w:pPr>
        <w:ind w:left="5040" w:hanging="360"/>
      </w:pPr>
      <w:rPr>
        <w:rFonts w:hint="default" w:ascii="Symbol" w:hAnsi="Symbol"/>
      </w:rPr>
    </w:lvl>
    <w:lvl w:ilvl="7" w:tplc="6B668196">
      <w:start w:val="1"/>
      <w:numFmt w:val="bullet"/>
      <w:lvlText w:val="o"/>
      <w:lvlJc w:val="left"/>
      <w:pPr>
        <w:ind w:left="5760" w:hanging="360"/>
      </w:pPr>
      <w:rPr>
        <w:rFonts w:hint="default" w:ascii="Courier New" w:hAnsi="Courier New"/>
      </w:rPr>
    </w:lvl>
    <w:lvl w:ilvl="8" w:tplc="DECA8CB2">
      <w:start w:val="1"/>
      <w:numFmt w:val="bullet"/>
      <w:lvlText w:val=""/>
      <w:lvlJc w:val="left"/>
      <w:pPr>
        <w:ind w:left="6480" w:hanging="360"/>
      </w:pPr>
      <w:rPr>
        <w:rFonts w:hint="default" w:ascii="Wingdings" w:hAnsi="Wingdings"/>
      </w:rPr>
    </w:lvl>
  </w:abstractNum>
  <w:abstractNum w:abstractNumId="11" w15:restartNumberingAfterBreak="0">
    <w:nsid w:val="3F5E3A69"/>
    <w:multiLevelType w:val="hybridMultilevel"/>
    <w:tmpl w:val="FFFFFFFF"/>
    <w:lvl w:ilvl="0" w:tplc="4FC6C174">
      <w:start w:val="1"/>
      <w:numFmt w:val="bullet"/>
      <w:lvlText w:val=""/>
      <w:lvlJc w:val="left"/>
      <w:pPr>
        <w:ind w:left="720" w:hanging="360"/>
      </w:pPr>
      <w:rPr>
        <w:rFonts w:hint="default" w:ascii="Symbol" w:hAnsi="Symbol"/>
      </w:rPr>
    </w:lvl>
    <w:lvl w:ilvl="1" w:tplc="F000EEC6">
      <w:start w:val="1"/>
      <w:numFmt w:val="bullet"/>
      <w:lvlText w:val="o"/>
      <w:lvlJc w:val="left"/>
      <w:pPr>
        <w:ind w:left="1440" w:hanging="360"/>
      </w:pPr>
      <w:rPr>
        <w:rFonts w:hint="default" w:ascii="Courier New" w:hAnsi="Courier New"/>
      </w:rPr>
    </w:lvl>
    <w:lvl w:ilvl="2" w:tplc="C7766CE8">
      <w:start w:val="1"/>
      <w:numFmt w:val="bullet"/>
      <w:lvlText w:val=""/>
      <w:lvlJc w:val="left"/>
      <w:pPr>
        <w:ind w:left="2160" w:hanging="360"/>
      </w:pPr>
      <w:rPr>
        <w:rFonts w:hint="default" w:ascii="Wingdings" w:hAnsi="Wingdings"/>
      </w:rPr>
    </w:lvl>
    <w:lvl w:ilvl="3" w:tplc="8C621B0E">
      <w:start w:val="1"/>
      <w:numFmt w:val="bullet"/>
      <w:lvlText w:val=""/>
      <w:lvlJc w:val="left"/>
      <w:pPr>
        <w:ind w:left="2880" w:hanging="360"/>
      </w:pPr>
      <w:rPr>
        <w:rFonts w:hint="default" w:ascii="Symbol" w:hAnsi="Symbol"/>
      </w:rPr>
    </w:lvl>
    <w:lvl w:ilvl="4" w:tplc="558684BC">
      <w:start w:val="1"/>
      <w:numFmt w:val="bullet"/>
      <w:lvlText w:val="o"/>
      <w:lvlJc w:val="left"/>
      <w:pPr>
        <w:ind w:left="3600" w:hanging="360"/>
      </w:pPr>
      <w:rPr>
        <w:rFonts w:hint="default" w:ascii="Courier New" w:hAnsi="Courier New"/>
      </w:rPr>
    </w:lvl>
    <w:lvl w:ilvl="5" w:tplc="A4061E48">
      <w:start w:val="1"/>
      <w:numFmt w:val="bullet"/>
      <w:lvlText w:val=""/>
      <w:lvlJc w:val="left"/>
      <w:pPr>
        <w:ind w:left="4320" w:hanging="360"/>
      </w:pPr>
      <w:rPr>
        <w:rFonts w:hint="default" w:ascii="Wingdings" w:hAnsi="Wingdings"/>
      </w:rPr>
    </w:lvl>
    <w:lvl w:ilvl="6" w:tplc="34CE1264">
      <w:start w:val="1"/>
      <w:numFmt w:val="bullet"/>
      <w:lvlText w:val=""/>
      <w:lvlJc w:val="left"/>
      <w:pPr>
        <w:ind w:left="5040" w:hanging="360"/>
      </w:pPr>
      <w:rPr>
        <w:rFonts w:hint="default" w:ascii="Symbol" w:hAnsi="Symbol"/>
      </w:rPr>
    </w:lvl>
    <w:lvl w:ilvl="7" w:tplc="09C8B36E">
      <w:start w:val="1"/>
      <w:numFmt w:val="bullet"/>
      <w:lvlText w:val="o"/>
      <w:lvlJc w:val="left"/>
      <w:pPr>
        <w:ind w:left="5760" w:hanging="360"/>
      </w:pPr>
      <w:rPr>
        <w:rFonts w:hint="default" w:ascii="Courier New" w:hAnsi="Courier New"/>
      </w:rPr>
    </w:lvl>
    <w:lvl w:ilvl="8" w:tplc="03EEFCAE">
      <w:start w:val="1"/>
      <w:numFmt w:val="bullet"/>
      <w:lvlText w:val=""/>
      <w:lvlJc w:val="left"/>
      <w:pPr>
        <w:ind w:left="6480" w:hanging="360"/>
      </w:pPr>
      <w:rPr>
        <w:rFonts w:hint="default" w:ascii="Wingdings" w:hAnsi="Wingdings"/>
      </w:rPr>
    </w:lvl>
  </w:abstractNum>
  <w:abstractNum w:abstractNumId="12"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13" w15:restartNumberingAfterBreak="0">
    <w:nsid w:val="456C0318"/>
    <w:multiLevelType w:val="multilevel"/>
    <w:tmpl w:val="B4E427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1293B14"/>
    <w:multiLevelType w:val="multilevel"/>
    <w:tmpl w:val="725A4EE6"/>
    <w:lvl w:ilvl="0">
      <w:start w:val="1"/>
      <w:numFmt w:val="decimal"/>
      <w:lvlText w:val="%1."/>
      <w:lvlJc w:val="left"/>
      <w:pPr>
        <w:tabs>
          <w:tab w:val="num" w:pos="0"/>
        </w:tabs>
        <w:ind w:left="720" w:hanging="360"/>
      </w:pPr>
      <w:rPr>
        <w:rFonts w:hint="default" w:asciiTheme="minorHAnsi" w:hAnsiTheme="minorHAnsi" w:cstheme="minorHAns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17" w15:restartNumberingAfterBreak="0">
    <w:nsid w:val="745813F7"/>
    <w:multiLevelType w:val="hybridMultilevel"/>
    <w:tmpl w:val="8A58C58E"/>
    <w:lvl w:ilvl="0" w:tplc="D9F67554">
      <w:numFmt w:val="bullet"/>
      <w:lvlText w:val=""/>
      <w:lvlJc w:val="left"/>
      <w:pPr>
        <w:ind w:left="720" w:hanging="360"/>
      </w:pPr>
      <w:rPr>
        <w:rFonts w:hint="default" w:ascii="Symbol" w:hAnsi="Symbol" w:eastAsia="Calibri" w:cs="Calibr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646620226">
    <w:abstractNumId w:val="12"/>
  </w:num>
  <w:num w:numId="2" w16cid:durableId="1458529810">
    <w:abstractNumId w:val="11"/>
  </w:num>
  <w:num w:numId="3" w16cid:durableId="1404335078">
    <w:abstractNumId w:val="2"/>
  </w:num>
  <w:num w:numId="4" w16cid:durableId="67071402">
    <w:abstractNumId w:val="4"/>
  </w:num>
  <w:num w:numId="5" w16cid:durableId="772939170">
    <w:abstractNumId w:val="14"/>
  </w:num>
  <w:num w:numId="6" w16cid:durableId="740953442">
    <w:abstractNumId w:val="6"/>
  </w:num>
  <w:num w:numId="7" w16cid:durableId="1296720092">
    <w:abstractNumId w:val="10"/>
  </w:num>
  <w:num w:numId="8" w16cid:durableId="1117682835">
    <w:abstractNumId w:val="16"/>
  </w:num>
  <w:num w:numId="9" w16cid:durableId="80495684">
    <w:abstractNumId w:val="0"/>
  </w:num>
  <w:num w:numId="10" w16cid:durableId="1971399620">
    <w:abstractNumId w:val="15"/>
  </w:num>
  <w:num w:numId="11" w16cid:durableId="1470629679">
    <w:abstractNumId w:val="1"/>
  </w:num>
  <w:num w:numId="12" w16cid:durableId="152456926">
    <w:abstractNumId w:val="18"/>
  </w:num>
  <w:num w:numId="13" w16cid:durableId="496727081">
    <w:abstractNumId w:val="5"/>
  </w:num>
  <w:num w:numId="14" w16cid:durableId="1261527982">
    <w:abstractNumId w:val="3"/>
  </w:num>
  <w:num w:numId="15" w16cid:durableId="571084803">
    <w:abstractNumId w:val="8"/>
  </w:num>
  <w:num w:numId="16" w16cid:durableId="2062510926">
    <w:abstractNumId w:val="9"/>
  </w:num>
  <w:num w:numId="17" w16cid:durableId="1944916491">
    <w:abstractNumId w:val="13"/>
  </w:num>
  <w:num w:numId="18" w16cid:durableId="1732192554">
    <w:abstractNumId w:val="17"/>
  </w:num>
  <w:num w:numId="19" w16cid:durableId="109497596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 Hartner">
    <w15:presenceInfo w15:providerId="AD" w15:userId="S::georg.hartner_oesterreichsenergie.at#ext#@edponcloud.onmicrosoft.com::379bbb8d-d193-461b-877d-18c48d1fdc9d"/>
  </w15:person>
  <w15:person w15:author="Falkenring.Richard NB-NW-NM">
    <w15:presenceInfo w15:providerId="AD" w15:userId="S::falkenring.richard_swm-infrastruktur.de#ext#@edponcloud.onmicrosoft.com::769c81db-7d97-43d9-a73d-998f23b827d2"/>
  </w15:person>
  <w15:person w15:author="Bhagyashree Wahie">
    <w15:presenceInfo w15:providerId="AD" w15:userId="S::bhagyashree.wahie_entsoe.eu#ext#@edponcloud.onmicrosoft.com::37ca0f7f-1e7b-4905-819d-c9a4aeba9b9c"/>
  </w15:person>
  <w15:person w15:author="Diaz Montesinos Almudena (HLD EA)">
    <w15:presenceInfo w15:providerId="AD" w15:userId="S::almudena.diazmontesinos_enel.com#ext#@edponcloud.onmicrosoft.com::d762e151-3f6e-4432-bacc-be5ea45dc15f"/>
  </w15:person>
  <w15:person w15:author="Voornveld van W. (Wout)">
    <w15:presenceInfo w15:providerId="AD" w15:userId="S::W.van.Voornveld@gasunie.nl::c2f63b67-3b99-412c-930b-7292c34a28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trackRevisions w:val="true"/>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23BD"/>
    <w:rsid w:val="000060FE"/>
    <w:rsid w:val="00006D13"/>
    <w:rsid w:val="0001266B"/>
    <w:rsid w:val="00013E2E"/>
    <w:rsid w:val="00027444"/>
    <w:rsid w:val="00037425"/>
    <w:rsid w:val="00046DFF"/>
    <w:rsid w:val="00052A10"/>
    <w:rsid w:val="00057795"/>
    <w:rsid w:val="0006223E"/>
    <w:rsid w:val="0006500C"/>
    <w:rsid w:val="000813D1"/>
    <w:rsid w:val="00084B51"/>
    <w:rsid w:val="00087DBA"/>
    <w:rsid w:val="00092423"/>
    <w:rsid w:val="00092E59"/>
    <w:rsid w:val="00095F49"/>
    <w:rsid w:val="000A5579"/>
    <w:rsid w:val="000C6DC7"/>
    <w:rsid w:val="000C7736"/>
    <w:rsid w:val="000D5F6D"/>
    <w:rsid w:val="000E3DEA"/>
    <w:rsid w:val="000E72C4"/>
    <w:rsid w:val="000E738B"/>
    <w:rsid w:val="000F1855"/>
    <w:rsid w:val="000F18A3"/>
    <w:rsid w:val="000F234F"/>
    <w:rsid w:val="000F4E42"/>
    <w:rsid w:val="0010175A"/>
    <w:rsid w:val="00106724"/>
    <w:rsid w:val="00127842"/>
    <w:rsid w:val="001303A9"/>
    <w:rsid w:val="00134BEA"/>
    <w:rsid w:val="001604A7"/>
    <w:rsid w:val="0016114F"/>
    <w:rsid w:val="00167CA3"/>
    <w:rsid w:val="00180A75"/>
    <w:rsid w:val="001839FE"/>
    <w:rsid w:val="0018469D"/>
    <w:rsid w:val="00185F56"/>
    <w:rsid w:val="00187D4C"/>
    <w:rsid w:val="00187EAC"/>
    <w:rsid w:val="00193AC5"/>
    <w:rsid w:val="001C0096"/>
    <w:rsid w:val="001C7395"/>
    <w:rsid w:val="001D6DF2"/>
    <w:rsid w:val="001E2847"/>
    <w:rsid w:val="001E71ED"/>
    <w:rsid w:val="00200F5D"/>
    <w:rsid w:val="00203248"/>
    <w:rsid w:val="00204803"/>
    <w:rsid w:val="002167E9"/>
    <w:rsid w:val="002174F4"/>
    <w:rsid w:val="002217AB"/>
    <w:rsid w:val="00224D13"/>
    <w:rsid w:val="00225448"/>
    <w:rsid w:val="0025175C"/>
    <w:rsid w:val="00251ABD"/>
    <w:rsid w:val="0026211E"/>
    <w:rsid w:val="00265895"/>
    <w:rsid w:val="00272E0D"/>
    <w:rsid w:val="00277DDD"/>
    <w:rsid w:val="00281CB2"/>
    <w:rsid w:val="00282157"/>
    <w:rsid w:val="00286B44"/>
    <w:rsid w:val="00286F71"/>
    <w:rsid w:val="00294634"/>
    <w:rsid w:val="002A1380"/>
    <w:rsid w:val="002A7F87"/>
    <w:rsid w:val="002B0235"/>
    <w:rsid w:val="002C11D3"/>
    <w:rsid w:val="002C3BE3"/>
    <w:rsid w:val="002C6A6B"/>
    <w:rsid w:val="002D14D5"/>
    <w:rsid w:val="002F0351"/>
    <w:rsid w:val="002F5245"/>
    <w:rsid w:val="002F6BD8"/>
    <w:rsid w:val="0030494E"/>
    <w:rsid w:val="003135C6"/>
    <w:rsid w:val="003235CE"/>
    <w:rsid w:val="00331E1D"/>
    <w:rsid w:val="00332939"/>
    <w:rsid w:val="0034312B"/>
    <w:rsid w:val="00347542"/>
    <w:rsid w:val="00347913"/>
    <w:rsid w:val="0037065B"/>
    <w:rsid w:val="00374CB8"/>
    <w:rsid w:val="003768D8"/>
    <w:rsid w:val="0038372B"/>
    <w:rsid w:val="00392E0A"/>
    <w:rsid w:val="003C3EB1"/>
    <w:rsid w:val="003C40D6"/>
    <w:rsid w:val="003D493B"/>
    <w:rsid w:val="003D55EB"/>
    <w:rsid w:val="003D5881"/>
    <w:rsid w:val="003D6352"/>
    <w:rsid w:val="003E7EDE"/>
    <w:rsid w:val="003F0FFD"/>
    <w:rsid w:val="004002D2"/>
    <w:rsid w:val="00401127"/>
    <w:rsid w:val="00410F63"/>
    <w:rsid w:val="00436DB5"/>
    <w:rsid w:val="00441259"/>
    <w:rsid w:val="004451FD"/>
    <w:rsid w:val="0045216A"/>
    <w:rsid w:val="00453E54"/>
    <w:rsid w:val="00463550"/>
    <w:rsid w:val="0046483D"/>
    <w:rsid w:val="00473E89"/>
    <w:rsid w:val="0048176A"/>
    <w:rsid w:val="0048586A"/>
    <w:rsid w:val="004B1279"/>
    <w:rsid w:val="004B17D6"/>
    <w:rsid w:val="004B5DE3"/>
    <w:rsid w:val="004B63CB"/>
    <w:rsid w:val="004E3F6B"/>
    <w:rsid w:val="004E6BD3"/>
    <w:rsid w:val="00502946"/>
    <w:rsid w:val="00504733"/>
    <w:rsid w:val="0050581F"/>
    <w:rsid w:val="00506AB8"/>
    <w:rsid w:val="00515AF9"/>
    <w:rsid w:val="0052691E"/>
    <w:rsid w:val="00526FC6"/>
    <w:rsid w:val="00535742"/>
    <w:rsid w:val="00537DDB"/>
    <w:rsid w:val="00542E65"/>
    <w:rsid w:val="00552CF0"/>
    <w:rsid w:val="005549A9"/>
    <w:rsid w:val="005630F8"/>
    <w:rsid w:val="0057236A"/>
    <w:rsid w:val="0057423E"/>
    <w:rsid w:val="0059772D"/>
    <w:rsid w:val="005A2CB8"/>
    <w:rsid w:val="005C2651"/>
    <w:rsid w:val="005C68D4"/>
    <w:rsid w:val="005C7A68"/>
    <w:rsid w:val="005C89BC"/>
    <w:rsid w:val="005D4FDA"/>
    <w:rsid w:val="005E25A0"/>
    <w:rsid w:val="005E6FCA"/>
    <w:rsid w:val="006008C9"/>
    <w:rsid w:val="00610CDB"/>
    <w:rsid w:val="00611B03"/>
    <w:rsid w:val="006221A5"/>
    <w:rsid w:val="00627030"/>
    <w:rsid w:val="00642C3A"/>
    <w:rsid w:val="00662D55"/>
    <w:rsid w:val="00667683"/>
    <w:rsid w:val="006702A4"/>
    <w:rsid w:val="00675575"/>
    <w:rsid w:val="00680FF9"/>
    <w:rsid w:val="00686C8B"/>
    <w:rsid w:val="00690148"/>
    <w:rsid w:val="00690AE9"/>
    <w:rsid w:val="006A7ED8"/>
    <w:rsid w:val="006B6F09"/>
    <w:rsid w:val="006D313D"/>
    <w:rsid w:val="006E5B76"/>
    <w:rsid w:val="006E5E1B"/>
    <w:rsid w:val="006E7CA3"/>
    <w:rsid w:val="006F3DE9"/>
    <w:rsid w:val="006F45CB"/>
    <w:rsid w:val="00705F34"/>
    <w:rsid w:val="007119D6"/>
    <w:rsid w:val="00712E44"/>
    <w:rsid w:val="00713F28"/>
    <w:rsid w:val="00715781"/>
    <w:rsid w:val="007277AD"/>
    <w:rsid w:val="007370FD"/>
    <w:rsid w:val="00750400"/>
    <w:rsid w:val="00755B02"/>
    <w:rsid w:val="00756B06"/>
    <w:rsid w:val="00771052"/>
    <w:rsid w:val="00771CB9"/>
    <w:rsid w:val="00772D20"/>
    <w:rsid w:val="007876E5"/>
    <w:rsid w:val="007889B3"/>
    <w:rsid w:val="00796210"/>
    <w:rsid w:val="007A6618"/>
    <w:rsid w:val="007B1769"/>
    <w:rsid w:val="007B5B1D"/>
    <w:rsid w:val="007C0B99"/>
    <w:rsid w:val="007D0819"/>
    <w:rsid w:val="007D0A85"/>
    <w:rsid w:val="007D540A"/>
    <w:rsid w:val="007E333B"/>
    <w:rsid w:val="007E5581"/>
    <w:rsid w:val="007E62D5"/>
    <w:rsid w:val="00804A79"/>
    <w:rsid w:val="00807203"/>
    <w:rsid w:val="0082294F"/>
    <w:rsid w:val="00825C13"/>
    <w:rsid w:val="00841CA0"/>
    <w:rsid w:val="008457C8"/>
    <w:rsid w:val="0085051A"/>
    <w:rsid w:val="00852A3E"/>
    <w:rsid w:val="0085363A"/>
    <w:rsid w:val="00854A4E"/>
    <w:rsid w:val="00856E30"/>
    <w:rsid w:val="0086300D"/>
    <w:rsid w:val="00865166"/>
    <w:rsid w:val="008687D7"/>
    <w:rsid w:val="0086CB99"/>
    <w:rsid w:val="00871EE3"/>
    <w:rsid w:val="00874089"/>
    <w:rsid w:val="0087423E"/>
    <w:rsid w:val="00880348"/>
    <w:rsid w:val="0088703D"/>
    <w:rsid w:val="0088791A"/>
    <w:rsid w:val="00893A75"/>
    <w:rsid w:val="008A0970"/>
    <w:rsid w:val="008B2D91"/>
    <w:rsid w:val="008B4C4D"/>
    <w:rsid w:val="008C2A7F"/>
    <w:rsid w:val="008C7839"/>
    <w:rsid w:val="008D1856"/>
    <w:rsid w:val="008E4110"/>
    <w:rsid w:val="008F378A"/>
    <w:rsid w:val="008F4620"/>
    <w:rsid w:val="008F5A4B"/>
    <w:rsid w:val="008F5CF8"/>
    <w:rsid w:val="00902D60"/>
    <w:rsid w:val="00905293"/>
    <w:rsid w:val="009054E4"/>
    <w:rsid w:val="00912389"/>
    <w:rsid w:val="00913FF5"/>
    <w:rsid w:val="0092105C"/>
    <w:rsid w:val="0092612C"/>
    <w:rsid w:val="00926A61"/>
    <w:rsid w:val="0093201C"/>
    <w:rsid w:val="0093326E"/>
    <w:rsid w:val="0093619E"/>
    <w:rsid w:val="00944F6B"/>
    <w:rsid w:val="0094521C"/>
    <w:rsid w:val="00946FF9"/>
    <w:rsid w:val="009539F9"/>
    <w:rsid w:val="0096211B"/>
    <w:rsid w:val="00976C0B"/>
    <w:rsid w:val="00984C41"/>
    <w:rsid w:val="0098578F"/>
    <w:rsid w:val="009910F6"/>
    <w:rsid w:val="009B00D7"/>
    <w:rsid w:val="009B559B"/>
    <w:rsid w:val="009B6C2A"/>
    <w:rsid w:val="009D7420"/>
    <w:rsid w:val="009E09ED"/>
    <w:rsid w:val="009E6192"/>
    <w:rsid w:val="009E77F6"/>
    <w:rsid w:val="009F1752"/>
    <w:rsid w:val="009F4B4A"/>
    <w:rsid w:val="009F6FD4"/>
    <w:rsid w:val="00A016A0"/>
    <w:rsid w:val="00A0583A"/>
    <w:rsid w:val="00A11888"/>
    <w:rsid w:val="00A12707"/>
    <w:rsid w:val="00A220A3"/>
    <w:rsid w:val="00A26D18"/>
    <w:rsid w:val="00A4037D"/>
    <w:rsid w:val="00A516F5"/>
    <w:rsid w:val="00A57091"/>
    <w:rsid w:val="00A7156E"/>
    <w:rsid w:val="00A744C6"/>
    <w:rsid w:val="00A849FB"/>
    <w:rsid w:val="00A93448"/>
    <w:rsid w:val="00A93F4A"/>
    <w:rsid w:val="00A96760"/>
    <w:rsid w:val="00AAD2EB"/>
    <w:rsid w:val="00ABE13D"/>
    <w:rsid w:val="00AC1EC5"/>
    <w:rsid w:val="00AC33D7"/>
    <w:rsid w:val="00AD26DB"/>
    <w:rsid w:val="00AD7C52"/>
    <w:rsid w:val="00AE1DDD"/>
    <w:rsid w:val="00AF140A"/>
    <w:rsid w:val="00AF3F39"/>
    <w:rsid w:val="00B01C3B"/>
    <w:rsid w:val="00B04B3C"/>
    <w:rsid w:val="00B059B0"/>
    <w:rsid w:val="00B0674D"/>
    <w:rsid w:val="00B11D40"/>
    <w:rsid w:val="00B11D6F"/>
    <w:rsid w:val="00B127FA"/>
    <w:rsid w:val="00B14C11"/>
    <w:rsid w:val="00B17DC9"/>
    <w:rsid w:val="00B197CC"/>
    <w:rsid w:val="00B217C1"/>
    <w:rsid w:val="00B22D6F"/>
    <w:rsid w:val="00B254AD"/>
    <w:rsid w:val="00B27F69"/>
    <w:rsid w:val="00B363B8"/>
    <w:rsid w:val="00B40407"/>
    <w:rsid w:val="00B652E8"/>
    <w:rsid w:val="00B70202"/>
    <w:rsid w:val="00B70368"/>
    <w:rsid w:val="00B72777"/>
    <w:rsid w:val="00B81F4E"/>
    <w:rsid w:val="00B8376A"/>
    <w:rsid w:val="00B94567"/>
    <w:rsid w:val="00B95BE1"/>
    <w:rsid w:val="00BA00B3"/>
    <w:rsid w:val="00BA3C5D"/>
    <w:rsid w:val="00BA52D7"/>
    <w:rsid w:val="00BB6331"/>
    <w:rsid w:val="00BC16EF"/>
    <w:rsid w:val="00BC385B"/>
    <w:rsid w:val="00BC4C60"/>
    <w:rsid w:val="00BD35B6"/>
    <w:rsid w:val="00BE0E6E"/>
    <w:rsid w:val="00C00720"/>
    <w:rsid w:val="00C07F0F"/>
    <w:rsid w:val="00C1282A"/>
    <w:rsid w:val="00C24789"/>
    <w:rsid w:val="00C33257"/>
    <w:rsid w:val="00C33350"/>
    <w:rsid w:val="00C350B0"/>
    <w:rsid w:val="00C40B98"/>
    <w:rsid w:val="00C42974"/>
    <w:rsid w:val="00C4465E"/>
    <w:rsid w:val="00C44845"/>
    <w:rsid w:val="00C454F6"/>
    <w:rsid w:val="00C50BE1"/>
    <w:rsid w:val="00C57680"/>
    <w:rsid w:val="00C6780F"/>
    <w:rsid w:val="00C74D7B"/>
    <w:rsid w:val="00C76558"/>
    <w:rsid w:val="00C853BB"/>
    <w:rsid w:val="00C87BB5"/>
    <w:rsid w:val="00C90AD8"/>
    <w:rsid w:val="00CA333E"/>
    <w:rsid w:val="00CA6C3D"/>
    <w:rsid w:val="00CC1E7D"/>
    <w:rsid w:val="00CC6209"/>
    <w:rsid w:val="00CC6697"/>
    <w:rsid w:val="00CF17B5"/>
    <w:rsid w:val="00CF5874"/>
    <w:rsid w:val="00D01E41"/>
    <w:rsid w:val="00D01FE6"/>
    <w:rsid w:val="00D178FB"/>
    <w:rsid w:val="00D256F1"/>
    <w:rsid w:val="00D3383F"/>
    <w:rsid w:val="00D522D3"/>
    <w:rsid w:val="00D52E5C"/>
    <w:rsid w:val="00D53142"/>
    <w:rsid w:val="00D613C4"/>
    <w:rsid w:val="00D61E22"/>
    <w:rsid w:val="00D63203"/>
    <w:rsid w:val="00D71D74"/>
    <w:rsid w:val="00D850C7"/>
    <w:rsid w:val="00D85C07"/>
    <w:rsid w:val="00D94428"/>
    <w:rsid w:val="00DADB34"/>
    <w:rsid w:val="00DB0888"/>
    <w:rsid w:val="00DC029A"/>
    <w:rsid w:val="00DC70A2"/>
    <w:rsid w:val="00DD2A75"/>
    <w:rsid w:val="00DE39B7"/>
    <w:rsid w:val="00DE46E2"/>
    <w:rsid w:val="00DE768E"/>
    <w:rsid w:val="00DF03E3"/>
    <w:rsid w:val="00DF1E9C"/>
    <w:rsid w:val="00DF6F33"/>
    <w:rsid w:val="00DF7115"/>
    <w:rsid w:val="00DFD379"/>
    <w:rsid w:val="00E027B1"/>
    <w:rsid w:val="00E032F9"/>
    <w:rsid w:val="00E05B6E"/>
    <w:rsid w:val="00E1437F"/>
    <w:rsid w:val="00E24773"/>
    <w:rsid w:val="00E24F9E"/>
    <w:rsid w:val="00E32C12"/>
    <w:rsid w:val="00E35B93"/>
    <w:rsid w:val="00E5054C"/>
    <w:rsid w:val="00E61D9F"/>
    <w:rsid w:val="00E709CB"/>
    <w:rsid w:val="00E71A14"/>
    <w:rsid w:val="00E726B4"/>
    <w:rsid w:val="00E72784"/>
    <w:rsid w:val="00E732C6"/>
    <w:rsid w:val="00E8281F"/>
    <w:rsid w:val="00E83843"/>
    <w:rsid w:val="00E87800"/>
    <w:rsid w:val="00E91AD0"/>
    <w:rsid w:val="00E941A7"/>
    <w:rsid w:val="00EB0452"/>
    <w:rsid w:val="00EB1008"/>
    <w:rsid w:val="00EB396D"/>
    <w:rsid w:val="00EB5EB1"/>
    <w:rsid w:val="00EB6794"/>
    <w:rsid w:val="00EC6AF0"/>
    <w:rsid w:val="00ED5D0D"/>
    <w:rsid w:val="00EE0CCE"/>
    <w:rsid w:val="00EE3F56"/>
    <w:rsid w:val="00EE7DD0"/>
    <w:rsid w:val="00F01029"/>
    <w:rsid w:val="00F01526"/>
    <w:rsid w:val="00F043E6"/>
    <w:rsid w:val="00F2345F"/>
    <w:rsid w:val="00F24D88"/>
    <w:rsid w:val="00F44F4C"/>
    <w:rsid w:val="00F47015"/>
    <w:rsid w:val="00F5002F"/>
    <w:rsid w:val="00F52676"/>
    <w:rsid w:val="00F7209C"/>
    <w:rsid w:val="00F760C8"/>
    <w:rsid w:val="00F83606"/>
    <w:rsid w:val="00F86388"/>
    <w:rsid w:val="00F94027"/>
    <w:rsid w:val="00FA29CB"/>
    <w:rsid w:val="00FB0880"/>
    <w:rsid w:val="00FC3A68"/>
    <w:rsid w:val="00FC5773"/>
    <w:rsid w:val="00FC5B8C"/>
    <w:rsid w:val="00FC77F4"/>
    <w:rsid w:val="00FD62D6"/>
    <w:rsid w:val="00FE4738"/>
    <w:rsid w:val="010305F4"/>
    <w:rsid w:val="011FCECA"/>
    <w:rsid w:val="012A41C0"/>
    <w:rsid w:val="012B0EE2"/>
    <w:rsid w:val="0141E344"/>
    <w:rsid w:val="018BBF19"/>
    <w:rsid w:val="019F502E"/>
    <w:rsid w:val="01A9AF1C"/>
    <w:rsid w:val="01BBC440"/>
    <w:rsid w:val="0209D94E"/>
    <w:rsid w:val="020BC6F4"/>
    <w:rsid w:val="0220F3B3"/>
    <w:rsid w:val="0226DA3E"/>
    <w:rsid w:val="023DB6EF"/>
    <w:rsid w:val="0246A34C"/>
    <w:rsid w:val="02800493"/>
    <w:rsid w:val="0286D5EA"/>
    <w:rsid w:val="0288C88A"/>
    <w:rsid w:val="029D9926"/>
    <w:rsid w:val="02B2828A"/>
    <w:rsid w:val="02E2E1F9"/>
    <w:rsid w:val="02E9A8CB"/>
    <w:rsid w:val="02F703F3"/>
    <w:rsid w:val="03272484"/>
    <w:rsid w:val="032C6B95"/>
    <w:rsid w:val="0330F1BA"/>
    <w:rsid w:val="0344FA8D"/>
    <w:rsid w:val="03457F7D"/>
    <w:rsid w:val="0365D750"/>
    <w:rsid w:val="0369F03C"/>
    <w:rsid w:val="036B6F49"/>
    <w:rsid w:val="037B72E4"/>
    <w:rsid w:val="03BE2899"/>
    <w:rsid w:val="03CAEB59"/>
    <w:rsid w:val="03CEBE1A"/>
    <w:rsid w:val="03D07654"/>
    <w:rsid w:val="03D28A8B"/>
    <w:rsid w:val="03D339D9"/>
    <w:rsid w:val="03D6A2F1"/>
    <w:rsid w:val="03D6DC73"/>
    <w:rsid w:val="03D74269"/>
    <w:rsid w:val="03DEDCB4"/>
    <w:rsid w:val="03EF0584"/>
    <w:rsid w:val="04164BE2"/>
    <w:rsid w:val="041F079F"/>
    <w:rsid w:val="043782F5"/>
    <w:rsid w:val="043BC6EF"/>
    <w:rsid w:val="0459756F"/>
    <w:rsid w:val="04767DA5"/>
    <w:rsid w:val="047757F9"/>
    <w:rsid w:val="047AB69A"/>
    <w:rsid w:val="0487575F"/>
    <w:rsid w:val="04B5405F"/>
    <w:rsid w:val="04B54142"/>
    <w:rsid w:val="04C0F2F8"/>
    <w:rsid w:val="04E7B63C"/>
    <w:rsid w:val="04ECD2D8"/>
    <w:rsid w:val="04F6FE60"/>
    <w:rsid w:val="04FB9D2D"/>
    <w:rsid w:val="05261FC3"/>
    <w:rsid w:val="05297A3B"/>
    <w:rsid w:val="053A9763"/>
    <w:rsid w:val="054387AA"/>
    <w:rsid w:val="0546BB5F"/>
    <w:rsid w:val="0554A520"/>
    <w:rsid w:val="0564E8E5"/>
    <w:rsid w:val="056BE092"/>
    <w:rsid w:val="0570B8CC"/>
    <w:rsid w:val="057707C3"/>
    <w:rsid w:val="05991796"/>
    <w:rsid w:val="059AE364"/>
    <w:rsid w:val="059DCD69"/>
    <w:rsid w:val="05A38F4B"/>
    <w:rsid w:val="05A9B475"/>
    <w:rsid w:val="05AE9901"/>
    <w:rsid w:val="05ED276D"/>
    <w:rsid w:val="05F362AA"/>
    <w:rsid w:val="0616598E"/>
    <w:rsid w:val="06280518"/>
    <w:rsid w:val="06325288"/>
    <w:rsid w:val="06427F7E"/>
    <w:rsid w:val="06585289"/>
    <w:rsid w:val="065A8A8A"/>
    <w:rsid w:val="0662C692"/>
    <w:rsid w:val="0666F0BA"/>
    <w:rsid w:val="067018A5"/>
    <w:rsid w:val="0670DE5C"/>
    <w:rsid w:val="06786754"/>
    <w:rsid w:val="06A190FE"/>
    <w:rsid w:val="06AB9E71"/>
    <w:rsid w:val="07198BFF"/>
    <w:rsid w:val="071F9746"/>
    <w:rsid w:val="071F9FAF"/>
    <w:rsid w:val="07314105"/>
    <w:rsid w:val="0756E561"/>
    <w:rsid w:val="0777858F"/>
    <w:rsid w:val="077E6773"/>
    <w:rsid w:val="077FA719"/>
    <w:rsid w:val="078E736D"/>
    <w:rsid w:val="07A06969"/>
    <w:rsid w:val="07A1A2D6"/>
    <w:rsid w:val="07A47D32"/>
    <w:rsid w:val="07B5462A"/>
    <w:rsid w:val="07BE2181"/>
    <w:rsid w:val="07CB1B11"/>
    <w:rsid w:val="07D7B208"/>
    <w:rsid w:val="07DF4FD1"/>
    <w:rsid w:val="07F1A387"/>
    <w:rsid w:val="07F7D930"/>
    <w:rsid w:val="07FFF13A"/>
    <w:rsid w:val="081BBCC6"/>
    <w:rsid w:val="0824739A"/>
    <w:rsid w:val="082DF98A"/>
    <w:rsid w:val="08370740"/>
    <w:rsid w:val="083ACFCC"/>
    <w:rsid w:val="0844831B"/>
    <w:rsid w:val="084D7D1F"/>
    <w:rsid w:val="085A7211"/>
    <w:rsid w:val="085C788F"/>
    <w:rsid w:val="08611AFD"/>
    <w:rsid w:val="0871641D"/>
    <w:rsid w:val="087A700A"/>
    <w:rsid w:val="08881B72"/>
    <w:rsid w:val="088DABC2"/>
    <w:rsid w:val="08BFBE0B"/>
    <w:rsid w:val="08C249A4"/>
    <w:rsid w:val="08C5F2BE"/>
    <w:rsid w:val="08C7A3F0"/>
    <w:rsid w:val="08CBFD5D"/>
    <w:rsid w:val="08D03631"/>
    <w:rsid w:val="08D7B33F"/>
    <w:rsid w:val="09074ECD"/>
    <w:rsid w:val="090B679D"/>
    <w:rsid w:val="091BBC59"/>
    <w:rsid w:val="092460EB"/>
    <w:rsid w:val="092DB6FF"/>
    <w:rsid w:val="093AEB63"/>
    <w:rsid w:val="097D2866"/>
    <w:rsid w:val="09855CAF"/>
    <w:rsid w:val="0989F3B4"/>
    <w:rsid w:val="09933149"/>
    <w:rsid w:val="099A24F7"/>
    <w:rsid w:val="09A06468"/>
    <w:rsid w:val="09AF3303"/>
    <w:rsid w:val="09BA8C35"/>
    <w:rsid w:val="09CB6685"/>
    <w:rsid w:val="09D615F9"/>
    <w:rsid w:val="09D72F21"/>
    <w:rsid w:val="0A27BDD1"/>
    <w:rsid w:val="0A2AD89F"/>
    <w:rsid w:val="0A326E0F"/>
    <w:rsid w:val="0A3AF377"/>
    <w:rsid w:val="0A3D6EDC"/>
    <w:rsid w:val="0A3E39B0"/>
    <w:rsid w:val="0A43FC8E"/>
    <w:rsid w:val="0A588C07"/>
    <w:rsid w:val="0A59A2B7"/>
    <w:rsid w:val="0A5B8E6C"/>
    <w:rsid w:val="0A8150AE"/>
    <w:rsid w:val="0A81B9D0"/>
    <w:rsid w:val="0A89CD99"/>
    <w:rsid w:val="0A90BD6B"/>
    <w:rsid w:val="0A94EA60"/>
    <w:rsid w:val="0A97CBFF"/>
    <w:rsid w:val="0AC4E627"/>
    <w:rsid w:val="0AD6BBC4"/>
    <w:rsid w:val="0AD80A2B"/>
    <w:rsid w:val="0AE89646"/>
    <w:rsid w:val="0AEA9CCA"/>
    <w:rsid w:val="0B0582D0"/>
    <w:rsid w:val="0B1F0ED1"/>
    <w:rsid w:val="0B2B0FE9"/>
    <w:rsid w:val="0B304C84"/>
    <w:rsid w:val="0B3D085B"/>
    <w:rsid w:val="0B5B99FA"/>
    <w:rsid w:val="0B6B01E8"/>
    <w:rsid w:val="0B74C257"/>
    <w:rsid w:val="0B85D7B2"/>
    <w:rsid w:val="0B89FA73"/>
    <w:rsid w:val="0B9AD090"/>
    <w:rsid w:val="0BA782A4"/>
    <w:rsid w:val="0BB04BF5"/>
    <w:rsid w:val="0BB9223B"/>
    <w:rsid w:val="0BC383E3"/>
    <w:rsid w:val="0BC7C52A"/>
    <w:rsid w:val="0BE3E06C"/>
    <w:rsid w:val="0BEA2AA1"/>
    <w:rsid w:val="0BECC276"/>
    <w:rsid w:val="0BF44A73"/>
    <w:rsid w:val="0BF57318"/>
    <w:rsid w:val="0C01C446"/>
    <w:rsid w:val="0C0461D4"/>
    <w:rsid w:val="0C228228"/>
    <w:rsid w:val="0C2DF81E"/>
    <w:rsid w:val="0C32AE51"/>
    <w:rsid w:val="0C39F523"/>
    <w:rsid w:val="0C3AD23F"/>
    <w:rsid w:val="0C47AF31"/>
    <w:rsid w:val="0C55A1D4"/>
    <w:rsid w:val="0C5D1B37"/>
    <w:rsid w:val="0C821698"/>
    <w:rsid w:val="0C873C52"/>
    <w:rsid w:val="0CBCFD71"/>
    <w:rsid w:val="0CBF388D"/>
    <w:rsid w:val="0CCCFF6E"/>
    <w:rsid w:val="0CEA6228"/>
    <w:rsid w:val="0CFB817B"/>
    <w:rsid w:val="0D092235"/>
    <w:rsid w:val="0D3FAA5B"/>
    <w:rsid w:val="0D72BE5A"/>
    <w:rsid w:val="0D8892D7"/>
    <w:rsid w:val="0D976868"/>
    <w:rsid w:val="0D9B08CE"/>
    <w:rsid w:val="0D9BEE0B"/>
    <w:rsid w:val="0DA34110"/>
    <w:rsid w:val="0DAB7C6F"/>
    <w:rsid w:val="0DBEA09D"/>
    <w:rsid w:val="0DC5B9E1"/>
    <w:rsid w:val="0DCE5D9F"/>
    <w:rsid w:val="0DF3FD5B"/>
    <w:rsid w:val="0E1DE6F9"/>
    <w:rsid w:val="0E45A691"/>
    <w:rsid w:val="0E939028"/>
    <w:rsid w:val="0EAC4E59"/>
    <w:rsid w:val="0EC17A5F"/>
    <w:rsid w:val="0EE02F7C"/>
    <w:rsid w:val="0EEF95BE"/>
    <w:rsid w:val="0F083CDC"/>
    <w:rsid w:val="0F0B2529"/>
    <w:rsid w:val="0F2125F8"/>
    <w:rsid w:val="0F23D105"/>
    <w:rsid w:val="0F2D1080"/>
    <w:rsid w:val="0F3401B8"/>
    <w:rsid w:val="0F3C52EA"/>
    <w:rsid w:val="0F5885CF"/>
    <w:rsid w:val="0F618A42"/>
    <w:rsid w:val="0F629163"/>
    <w:rsid w:val="0F7EECF4"/>
    <w:rsid w:val="0F873D79"/>
    <w:rsid w:val="0F9245E4"/>
    <w:rsid w:val="0F93B1C8"/>
    <w:rsid w:val="0FB1E5CF"/>
    <w:rsid w:val="0FD4F636"/>
    <w:rsid w:val="0FD6523A"/>
    <w:rsid w:val="0FDCE55C"/>
    <w:rsid w:val="0FF0A052"/>
    <w:rsid w:val="10054C2A"/>
    <w:rsid w:val="1006E331"/>
    <w:rsid w:val="101FBDEC"/>
    <w:rsid w:val="1028F0C8"/>
    <w:rsid w:val="10303C2B"/>
    <w:rsid w:val="104D5FAF"/>
    <w:rsid w:val="1056FE4B"/>
    <w:rsid w:val="1062D37A"/>
    <w:rsid w:val="10729565"/>
    <w:rsid w:val="107E0599"/>
    <w:rsid w:val="109482D6"/>
    <w:rsid w:val="10B4332F"/>
    <w:rsid w:val="10D3987E"/>
    <w:rsid w:val="10DA016F"/>
    <w:rsid w:val="10DD4DBE"/>
    <w:rsid w:val="10E4D3A9"/>
    <w:rsid w:val="10E7E712"/>
    <w:rsid w:val="111B2054"/>
    <w:rsid w:val="1125621D"/>
    <w:rsid w:val="112CDA5F"/>
    <w:rsid w:val="113212C7"/>
    <w:rsid w:val="113AD038"/>
    <w:rsid w:val="113F3E3F"/>
    <w:rsid w:val="1141738B"/>
    <w:rsid w:val="1145645B"/>
    <w:rsid w:val="11539DCC"/>
    <w:rsid w:val="117FF5A6"/>
    <w:rsid w:val="11865A7B"/>
    <w:rsid w:val="118B4AF8"/>
    <w:rsid w:val="118FF0BE"/>
    <w:rsid w:val="1191DA76"/>
    <w:rsid w:val="11961B3D"/>
    <w:rsid w:val="1199BA13"/>
    <w:rsid w:val="11A0DD0D"/>
    <w:rsid w:val="11A2562C"/>
    <w:rsid w:val="11A344F9"/>
    <w:rsid w:val="11A39E8E"/>
    <w:rsid w:val="11B381DE"/>
    <w:rsid w:val="11C4C129"/>
    <w:rsid w:val="11CEF29E"/>
    <w:rsid w:val="11CF12F7"/>
    <w:rsid w:val="11D34C63"/>
    <w:rsid w:val="11ECFCFE"/>
    <w:rsid w:val="11EE96D6"/>
    <w:rsid w:val="12002FB0"/>
    <w:rsid w:val="1209D170"/>
    <w:rsid w:val="12310BC5"/>
    <w:rsid w:val="123261EC"/>
    <w:rsid w:val="1233A003"/>
    <w:rsid w:val="123F6B74"/>
    <w:rsid w:val="12433C2C"/>
    <w:rsid w:val="1258AED8"/>
    <w:rsid w:val="1264B49C"/>
    <w:rsid w:val="1266EF54"/>
    <w:rsid w:val="1269BF6C"/>
    <w:rsid w:val="12740A4A"/>
    <w:rsid w:val="127BE132"/>
    <w:rsid w:val="1289E27A"/>
    <w:rsid w:val="12910C12"/>
    <w:rsid w:val="12926FAA"/>
    <w:rsid w:val="12A3C5DD"/>
    <w:rsid w:val="12BED247"/>
    <w:rsid w:val="12C2DAD8"/>
    <w:rsid w:val="12DA7B83"/>
    <w:rsid w:val="12E11964"/>
    <w:rsid w:val="12EDF7BB"/>
    <w:rsid w:val="12EF6CD4"/>
    <w:rsid w:val="1301D7C5"/>
    <w:rsid w:val="13033AE1"/>
    <w:rsid w:val="1311A79E"/>
    <w:rsid w:val="1319BA60"/>
    <w:rsid w:val="13200128"/>
    <w:rsid w:val="13271B59"/>
    <w:rsid w:val="13357350"/>
    <w:rsid w:val="133DB0F7"/>
    <w:rsid w:val="13474C9E"/>
    <w:rsid w:val="134E2B33"/>
    <w:rsid w:val="13508A09"/>
    <w:rsid w:val="1366ABDF"/>
    <w:rsid w:val="136A8F51"/>
    <w:rsid w:val="138BDDE4"/>
    <w:rsid w:val="13956319"/>
    <w:rsid w:val="13A0936B"/>
    <w:rsid w:val="13B113CF"/>
    <w:rsid w:val="13C63F6E"/>
    <w:rsid w:val="13D07A4E"/>
    <w:rsid w:val="13E4BAEC"/>
    <w:rsid w:val="13E5A683"/>
    <w:rsid w:val="13EE2181"/>
    <w:rsid w:val="14058FCD"/>
    <w:rsid w:val="1406C2B3"/>
    <w:rsid w:val="1411AF2E"/>
    <w:rsid w:val="1415C6D4"/>
    <w:rsid w:val="14200E58"/>
    <w:rsid w:val="1455AA7B"/>
    <w:rsid w:val="146E2D07"/>
    <w:rsid w:val="149553D8"/>
    <w:rsid w:val="149D1161"/>
    <w:rsid w:val="14A0AB6D"/>
    <w:rsid w:val="14CC1ABC"/>
    <w:rsid w:val="14D143B1"/>
    <w:rsid w:val="14DECD36"/>
    <w:rsid w:val="14E2B391"/>
    <w:rsid w:val="14F9E20B"/>
    <w:rsid w:val="14FF612E"/>
    <w:rsid w:val="14FF6336"/>
    <w:rsid w:val="150A0A96"/>
    <w:rsid w:val="150B7563"/>
    <w:rsid w:val="151BC266"/>
    <w:rsid w:val="1524A984"/>
    <w:rsid w:val="154844D7"/>
    <w:rsid w:val="1557F9CD"/>
    <w:rsid w:val="158071A7"/>
    <w:rsid w:val="1582EB1F"/>
    <w:rsid w:val="15BA888B"/>
    <w:rsid w:val="15BFD8D1"/>
    <w:rsid w:val="1601634F"/>
    <w:rsid w:val="1606AB21"/>
    <w:rsid w:val="16090BE2"/>
    <w:rsid w:val="16320216"/>
    <w:rsid w:val="1646FA8C"/>
    <w:rsid w:val="164DA433"/>
    <w:rsid w:val="166FDECA"/>
    <w:rsid w:val="1686041A"/>
    <w:rsid w:val="168D57CC"/>
    <w:rsid w:val="168E1AB2"/>
    <w:rsid w:val="16922F1E"/>
    <w:rsid w:val="1692C85A"/>
    <w:rsid w:val="16A455E8"/>
    <w:rsid w:val="16F1B201"/>
    <w:rsid w:val="16F3E725"/>
    <w:rsid w:val="17068FDF"/>
    <w:rsid w:val="171AB4A2"/>
    <w:rsid w:val="171B158A"/>
    <w:rsid w:val="17213508"/>
    <w:rsid w:val="172D0E7D"/>
    <w:rsid w:val="1744B796"/>
    <w:rsid w:val="17460994"/>
    <w:rsid w:val="174F5415"/>
    <w:rsid w:val="178FA469"/>
    <w:rsid w:val="17BC4CC0"/>
    <w:rsid w:val="17C4B6B2"/>
    <w:rsid w:val="17CAF4D9"/>
    <w:rsid w:val="17D85044"/>
    <w:rsid w:val="17DC0DEF"/>
    <w:rsid w:val="17E97494"/>
    <w:rsid w:val="17EFC371"/>
    <w:rsid w:val="180A4831"/>
    <w:rsid w:val="181CEA1A"/>
    <w:rsid w:val="1821585E"/>
    <w:rsid w:val="1827CF5B"/>
    <w:rsid w:val="183EAB04"/>
    <w:rsid w:val="18431625"/>
    <w:rsid w:val="1872DC69"/>
    <w:rsid w:val="188FD370"/>
    <w:rsid w:val="18AD072A"/>
    <w:rsid w:val="18BB3376"/>
    <w:rsid w:val="18BB9113"/>
    <w:rsid w:val="18EBC65A"/>
    <w:rsid w:val="18EF47F6"/>
    <w:rsid w:val="18F37F7B"/>
    <w:rsid w:val="19042102"/>
    <w:rsid w:val="1922D75D"/>
    <w:rsid w:val="192E1FBF"/>
    <w:rsid w:val="193602ED"/>
    <w:rsid w:val="193A35DB"/>
    <w:rsid w:val="194C96FD"/>
    <w:rsid w:val="1950DF16"/>
    <w:rsid w:val="195D0B72"/>
    <w:rsid w:val="1989A759"/>
    <w:rsid w:val="1990C5ED"/>
    <w:rsid w:val="199CD02C"/>
    <w:rsid w:val="19A74407"/>
    <w:rsid w:val="19CB8ECD"/>
    <w:rsid w:val="19E3AC96"/>
    <w:rsid w:val="19E42212"/>
    <w:rsid w:val="19E53CC5"/>
    <w:rsid w:val="19F8EC84"/>
    <w:rsid w:val="19F998B8"/>
    <w:rsid w:val="1A172873"/>
    <w:rsid w:val="1A344C2D"/>
    <w:rsid w:val="1A37AD13"/>
    <w:rsid w:val="1A45BE3B"/>
    <w:rsid w:val="1A52D943"/>
    <w:rsid w:val="1A785CE6"/>
    <w:rsid w:val="1A82E7E0"/>
    <w:rsid w:val="1A84403E"/>
    <w:rsid w:val="1A880CBC"/>
    <w:rsid w:val="1A8EFB39"/>
    <w:rsid w:val="1A92A562"/>
    <w:rsid w:val="1A9CFB5E"/>
    <w:rsid w:val="1AA16312"/>
    <w:rsid w:val="1AA494AF"/>
    <w:rsid w:val="1AB54B8E"/>
    <w:rsid w:val="1AB5BE26"/>
    <w:rsid w:val="1AB69201"/>
    <w:rsid w:val="1ABABCAE"/>
    <w:rsid w:val="1ABB81B3"/>
    <w:rsid w:val="1AC5C63F"/>
    <w:rsid w:val="1AD1AD0C"/>
    <w:rsid w:val="1AEDA9BE"/>
    <w:rsid w:val="1AFE181E"/>
    <w:rsid w:val="1B089C47"/>
    <w:rsid w:val="1B10FC09"/>
    <w:rsid w:val="1B1D473A"/>
    <w:rsid w:val="1B4186B9"/>
    <w:rsid w:val="1B4DDBD4"/>
    <w:rsid w:val="1B566D2E"/>
    <w:rsid w:val="1B66B433"/>
    <w:rsid w:val="1B7D861A"/>
    <w:rsid w:val="1B895B1B"/>
    <w:rsid w:val="1B924929"/>
    <w:rsid w:val="1B9563CA"/>
    <w:rsid w:val="1B9782D9"/>
    <w:rsid w:val="1BA49403"/>
    <w:rsid w:val="1BA6FBE0"/>
    <w:rsid w:val="1BD48789"/>
    <w:rsid w:val="1BEA37E7"/>
    <w:rsid w:val="1BF3043E"/>
    <w:rsid w:val="1C087082"/>
    <w:rsid w:val="1C14D34D"/>
    <w:rsid w:val="1C18C02C"/>
    <w:rsid w:val="1C2206FD"/>
    <w:rsid w:val="1C4D530F"/>
    <w:rsid w:val="1C56F5AF"/>
    <w:rsid w:val="1C74BDCB"/>
    <w:rsid w:val="1C89FE56"/>
    <w:rsid w:val="1C903F66"/>
    <w:rsid w:val="1C959160"/>
    <w:rsid w:val="1CAD3F25"/>
    <w:rsid w:val="1CBBF789"/>
    <w:rsid w:val="1CE305B7"/>
    <w:rsid w:val="1CE508D3"/>
    <w:rsid w:val="1CF08629"/>
    <w:rsid w:val="1D008BDE"/>
    <w:rsid w:val="1D020E1D"/>
    <w:rsid w:val="1D02F108"/>
    <w:rsid w:val="1D04BC62"/>
    <w:rsid w:val="1D2A100F"/>
    <w:rsid w:val="1D3A4C55"/>
    <w:rsid w:val="1D3B3772"/>
    <w:rsid w:val="1D41650E"/>
    <w:rsid w:val="1D45DB65"/>
    <w:rsid w:val="1D4C9132"/>
    <w:rsid w:val="1D53628E"/>
    <w:rsid w:val="1D693184"/>
    <w:rsid w:val="1DA411D0"/>
    <w:rsid w:val="1DA76743"/>
    <w:rsid w:val="1DADC841"/>
    <w:rsid w:val="1DBDB2A5"/>
    <w:rsid w:val="1DBEA7FD"/>
    <w:rsid w:val="1DBEAB41"/>
    <w:rsid w:val="1DC6F09E"/>
    <w:rsid w:val="1DCBE453"/>
    <w:rsid w:val="1DE0883A"/>
    <w:rsid w:val="1DE72D6E"/>
    <w:rsid w:val="1DE86F84"/>
    <w:rsid w:val="1DFE332C"/>
    <w:rsid w:val="1DFF137B"/>
    <w:rsid w:val="1E133F87"/>
    <w:rsid w:val="1E336031"/>
    <w:rsid w:val="1E3B0075"/>
    <w:rsid w:val="1E470AAB"/>
    <w:rsid w:val="1E47FF2F"/>
    <w:rsid w:val="1E5287CC"/>
    <w:rsid w:val="1E534744"/>
    <w:rsid w:val="1E57C7EA"/>
    <w:rsid w:val="1E64CE88"/>
    <w:rsid w:val="1E72FE42"/>
    <w:rsid w:val="1E768FFA"/>
    <w:rsid w:val="1E79535A"/>
    <w:rsid w:val="1E80282A"/>
    <w:rsid w:val="1E8036D3"/>
    <w:rsid w:val="1E8F1E76"/>
    <w:rsid w:val="1E927994"/>
    <w:rsid w:val="1E9C69FD"/>
    <w:rsid w:val="1E9E54F5"/>
    <w:rsid w:val="1EA965D5"/>
    <w:rsid w:val="1EBBE4AB"/>
    <w:rsid w:val="1ED44E1D"/>
    <w:rsid w:val="1EDC2B78"/>
    <w:rsid w:val="1F179B24"/>
    <w:rsid w:val="1F193F77"/>
    <w:rsid w:val="1F22C130"/>
    <w:rsid w:val="1F2C8944"/>
    <w:rsid w:val="1F460790"/>
    <w:rsid w:val="1F72083B"/>
    <w:rsid w:val="1F7BBCAA"/>
    <w:rsid w:val="1F84B58A"/>
    <w:rsid w:val="1F8DD448"/>
    <w:rsid w:val="1F9B58B6"/>
    <w:rsid w:val="1FB1C318"/>
    <w:rsid w:val="1FBD7D67"/>
    <w:rsid w:val="1FD3BAB1"/>
    <w:rsid w:val="20161757"/>
    <w:rsid w:val="20216F01"/>
    <w:rsid w:val="202617D4"/>
    <w:rsid w:val="202EA9D2"/>
    <w:rsid w:val="202FE9FC"/>
    <w:rsid w:val="20349851"/>
    <w:rsid w:val="20384ED4"/>
    <w:rsid w:val="203A2556"/>
    <w:rsid w:val="204E280A"/>
    <w:rsid w:val="2065FC4F"/>
    <w:rsid w:val="208B0350"/>
    <w:rsid w:val="20920DC1"/>
    <w:rsid w:val="20CE6E9C"/>
    <w:rsid w:val="20E8E140"/>
    <w:rsid w:val="2101824E"/>
    <w:rsid w:val="2110C9EE"/>
    <w:rsid w:val="2117BFA3"/>
    <w:rsid w:val="212B6652"/>
    <w:rsid w:val="2148B7AD"/>
    <w:rsid w:val="214FD501"/>
    <w:rsid w:val="21733950"/>
    <w:rsid w:val="21751958"/>
    <w:rsid w:val="21873FD4"/>
    <w:rsid w:val="21934ECE"/>
    <w:rsid w:val="2195398A"/>
    <w:rsid w:val="21A89A39"/>
    <w:rsid w:val="21BEB3BB"/>
    <w:rsid w:val="21DA4056"/>
    <w:rsid w:val="21F5F8C5"/>
    <w:rsid w:val="21FA8DBF"/>
    <w:rsid w:val="21FB2431"/>
    <w:rsid w:val="220F2635"/>
    <w:rsid w:val="2222F45D"/>
    <w:rsid w:val="223C2FA6"/>
    <w:rsid w:val="22455790"/>
    <w:rsid w:val="22558B31"/>
    <w:rsid w:val="227309FE"/>
    <w:rsid w:val="229B3C48"/>
    <w:rsid w:val="229C20CF"/>
    <w:rsid w:val="22B5A744"/>
    <w:rsid w:val="22B5B408"/>
    <w:rsid w:val="22BBD9A8"/>
    <w:rsid w:val="22BEA9DF"/>
    <w:rsid w:val="22C3C72E"/>
    <w:rsid w:val="22D50205"/>
    <w:rsid w:val="22DDD5C8"/>
    <w:rsid w:val="22E2F4A8"/>
    <w:rsid w:val="22E75333"/>
    <w:rsid w:val="2302AD9A"/>
    <w:rsid w:val="23092A8B"/>
    <w:rsid w:val="23093B34"/>
    <w:rsid w:val="230A6E2F"/>
    <w:rsid w:val="231A7658"/>
    <w:rsid w:val="232470BC"/>
    <w:rsid w:val="232BA898"/>
    <w:rsid w:val="232D1971"/>
    <w:rsid w:val="2331FA28"/>
    <w:rsid w:val="23588C1E"/>
    <w:rsid w:val="235F1A05"/>
    <w:rsid w:val="237EAF70"/>
    <w:rsid w:val="23897F36"/>
    <w:rsid w:val="238B526A"/>
    <w:rsid w:val="23999D0F"/>
    <w:rsid w:val="239BD036"/>
    <w:rsid w:val="23A061F1"/>
    <w:rsid w:val="23A20BF6"/>
    <w:rsid w:val="23B89F87"/>
    <w:rsid w:val="23C27745"/>
    <w:rsid w:val="23E2167C"/>
    <w:rsid w:val="23EFD44F"/>
    <w:rsid w:val="23F2C25A"/>
    <w:rsid w:val="23F501A6"/>
    <w:rsid w:val="2402C116"/>
    <w:rsid w:val="240C67FE"/>
    <w:rsid w:val="240D2ED7"/>
    <w:rsid w:val="241BF68B"/>
    <w:rsid w:val="2447A83C"/>
    <w:rsid w:val="246A7847"/>
    <w:rsid w:val="2478F559"/>
    <w:rsid w:val="2485F15D"/>
    <w:rsid w:val="249A453F"/>
    <w:rsid w:val="24A4E0AE"/>
    <w:rsid w:val="24ADE111"/>
    <w:rsid w:val="24DEF1D6"/>
    <w:rsid w:val="24FF9AC5"/>
    <w:rsid w:val="25013B65"/>
    <w:rsid w:val="25072133"/>
    <w:rsid w:val="25077675"/>
    <w:rsid w:val="25155754"/>
    <w:rsid w:val="251CEC15"/>
    <w:rsid w:val="25237B94"/>
    <w:rsid w:val="2537A097"/>
    <w:rsid w:val="25451D43"/>
    <w:rsid w:val="25487BD9"/>
    <w:rsid w:val="25604E18"/>
    <w:rsid w:val="25799E5D"/>
    <w:rsid w:val="257A1682"/>
    <w:rsid w:val="257DBCF8"/>
    <w:rsid w:val="2581E34A"/>
    <w:rsid w:val="2588D730"/>
    <w:rsid w:val="25912703"/>
    <w:rsid w:val="2597C253"/>
    <w:rsid w:val="259F1B02"/>
    <w:rsid w:val="25A95EB9"/>
    <w:rsid w:val="25C734C4"/>
    <w:rsid w:val="25CF226E"/>
    <w:rsid w:val="25D56A87"/>
    <w:rsid w:val="25D6888E"/>
    <w:rsid w:val="25D8CC7A"/>
    <w:rsid w:val="25E2A40A"/>
    <w:rsid w:val="25EEF246"/>
    <w:rsid w:val="2603D343"/>
    <w:rsid w:val="262032B9"/>
    <w:rsid w:val="2638F951"/>
    <w:rsid w:val="263A0032"/>
    <w:rsid w:val="264B8228"/>
    <w:rsid w:val="265747EB"/>
    <w:rsid w:val="265886AF"/>
    <w:rsid w:val="2669B263"/>
    <w:rsid w:val="2677E637"/>
    <w:rsid w:val="267E955D"/>
    <w:rsid w:val="2683D737"/>
    <w:rsid w:val="2688A8FF"/>
    <w:rsid w:val="26947F80"/>
    <w:rsid w:val="269F2B80"/>
    <w:rsid w:val="26B6ADC1"/>
    <w:rsid w:val="26B6B811"/>
    <w:rsid w:val="26B9F295"/>
    <w:rsid w:val="26BA2121"/>
    <w:rsid w:val="26BD3EA0"/>
    <w:rsid w:val="26CA500B"/>
    <w:rsid w:val="26CC0B03"/>
    <w:rsid w:val="26D51B27"/>
    <w:rsid w:val="26F8C1DD"/>
    <w:rsid w:val="26FB2E4B"/>
    <w:rsid w:val="2702B3FA"/>
    <w:rsid w:val="2711EA3A"/>
    <w:rsid w:val="2736521E"/>
    <w:rsid w:val="27391D29"/>
    <w:rsid w:val="273DF40E"/>
    <w:rsid w:val="273FBDDF"/>
    <w:rsid w:val="27452F1A"/>
    <w:rsid w:val="276E5B1F"/>
    <w:rsid w:val="277FBDD0"/>
    <w:rsid w:val="278AA024"/>
    <w:rsid w:val="2790D1C8"/>
    <w:rsid w:val="27BA27BF"/>
    <w:rsid w:val="27D41A4C"/>
    <w:rsid w:val="27F25805"/>
    <w:rsid w:val="28077E13"/>
    <w:rsid w:val="281A87C7"/>
    <w:rsid w:val="282FB7AA"/>
    <w:rsid w:val="283AFBE1"/>
    <w:rsid w:val="283B4FE8"/>
    <w:rsid w:val="2878A878"/>
    <w:rsid w:val="28953DB4"/>
    <w:rsid w:val="2899E3DD"/>
    <w:rsid w:val="28BD4855"/>
    <w:rsid w:val="28BED102"/>
    <w:rsid w:val="28EB7A7A"/>
    <w:rsid w:val="28EFB481"/>
    <w:rsid w:val="2908DF85"/>
    <w:rsid w:val="290E2DC7"/>
    <w:rsid w:val="2919F7B6"/>
    <w:rsid w:val="291A4932"/>
    <w:rsid w:val="291E20BD"/>
    <w:rsid w:val="2932C7CE"/>
    <w:rsid w:val="2936104D"/>
    <w:rsid w:val="293C0777"/>
    <w:rsid w:val="2955188E"/>
    <w:rsid w:val="2958D5E1"/>
    <w:rsid w:val="295CB8F9"/>
    <w:rsid w:val="295FDFA3"/>
    <w:rsid w:val="2967449B"/>
    <w:rsid w:val="296FEAAD"/>
    <w:rsid w:val="29932D19"/>
    <w:rsid w:val="29B08357"/>
    <w:rsid w:val="29B2BF4E"/>
    <w:rsid w:val="29C4312E"/>
    <w:rsid w:val="29DACC47"/>
    <w:rsid w:val="29DEED76"/>
    <w:rsid w:val="29F92AE8"/>
    <w:rsid w:val="2A24EA99"/>
    <w:rsid w:val="2A27DBFB"/>
    <w:rsid w:val="2A2EEF48"/>
    <w:rsid w:val="2A585095"/>
    <w:rsid w:val="2A5B8EE2"/>
    <w:rsid w:val="2A667567"/>
    <w:rsid w:val="2A6FC847"/>
    <w:rsid w:val="2A8F1279"/>
    <w:rsid w:val="2A9F0D47"/>
    <w:rsid w:val="2AAA1E42"/>
    <w:rsid w:val="2AB80B55"/>
    <w:rsid w:val="2AB94787"/>
    <w:rsid w:val="2ABE6DC2"/>
    <w:rsid w:val="2AC780A1"/>
    <w:rsid w:val="2ACF3D8A"/>
    <w:rsid w:val="2AEBC717"/>
    <w:rsid w:val="2B047D6A"/>
    <w:rsid w:val="2B16FEF8"/>
    <w:rsid w:val="2B27AFAB"/>
    <w:rsid w:val="2B28952B"/>
    <w:rsid w:val="2B3AD7FB"/>
    <w:rsid w:val="2B3C39CD"/>
    <w:rsid w:val="2B71EEFC"/>
    <w:rsid w:val="2B7D44B7"/>
    <w:rsid w:val="2B8309CC"/>
    <w:rsid w:val="2B9AF346"/>
    <w:rsid w:val="2BA0B850"/>
    <w:rsid w:val="2BAEC209"/>
    <w:rsid w:val="2BBAAE80"/>
    <w:rsid w:val="2BC707C1"/>
    <w:rsid w:val="2BC9D124"/>
    <w:rsid w:val="2BD02B9D"/>
    <w:rsid w:val="2BDEC1E3"/>
    <w:rsid w:val="2BE0F9A0"/>
    <w:rsid w:val="2BE291A8"/>
    <w:rsid w:val="2BEB10D1"/>
    <w:rsid w:val="2BF20FA1"/>
    <w:rsid w:val="2C0FFAFF"/>
    <w:rsid w:val="2C1C408F"/>
    <w:rsid w:val="2C281BAA"/>
    <w:rsid w:val="2C2C4964"/>
    <w:rsid w:val="2C38E742"/>
    <w:rsid w:val="2C436DF1"/>
    <w:rsid w:val="2C472B8E"/>
    <w:rsid w:val="2C4F248D"/>
    <w:rsid w:val="2C528C5D"/>
    <w:rsid w:val="2C5862DF"/>
    <w:rsid w:val="2C5C64E9"/>
    <w:rsid w:val="2C7F120A"/>
    <w:rsid w:val="2C7F684A"/>
    <w:rsid w:val="2CA86CC8"/>
    <w:rsid w:val="2CAC0F30"/>
    <w:rsid w:val="2CB34EFD"/>
    <w:rsid w:val="2CB701B6"/>
    <w:rsid w:val="2CBE656D"/>
    <w:rsid w:val="2CBFF5F3"/>
    <w:rsid w:val="2CC6C525"/>
    <w:rsid w:val="2CFC5542"/>
    <w:rsid w:val="2D11924A"/>
    <w:rsid w:val="2D11A1E7"/>
    <w:rsid w:val="2D11E9B2"/>
    <w:rsid w:val="2D22639A"/>
    <w:rsid w:val="2D3CAA1F"/>
    <w:rsid w:val="2D4D27F3"/>
    <w:rsid w:val="2D6B3060"/>
    <w:rsid w:val="2D7FB9D7"/>
    <w:rsid w:val="2D8261CB"/>
    <w:rsid w:val="2DA593A2"/>
    <w:rsid w:val="2DBF15F5"/>
    <w:rsid w:val="2DC39B61"/>
    <w:rsid w:val="2DD5F922"/>
    <w:rsid w:val="2DD6AE09"/>
    <w:rsid w:val="2DD976AD"/>
    <w:rsid w:val="2DEBC270"/>
    <w:rsid w:val="2E435BD0"/>
    <w:rsid w:val="2E76A652"/>
    <w:rsid w:val="2E861F8D"/>
    <w:rsid w:val="2E9203A6"/>
    <w:rsid w:val="2E94DC21"/>
    <w:rsid w:val="2E9E0880"/>
    <w:rsid w:val="2EA3D731"/>
    <w:rsid w:val="2EA7C65E"/>
    <w:rsid w:val="2EA94706"/>
    <w:rsid w:val="2EAE830D"/>
    <w:rsid w:val="2EAF5239"/>
    <w:rsid w:val="2EC9C68F"/>
    <w:rsid w:val="2ECBFDD8"/>
    <w:rsid w:val="2ECC534A"/>
    <w:rsid w:val="2ECDE794"/>
    <w:rsid w:val="2EF51923"/>
    <w:rsid w:val="2F03D3C2"/>
    <w:rsid w:val="2F0792BF"/>
    <w:rsid w:val="2F19CC8F"/>
    <w:rsid w:val="2F1D2C36"/>
    <w:rsid w:val="2F2970CA"/>
    <w:rsid w:val="2F3E9443"/>
    <w:rsid w:val="2F47B328"/>
    <w:rsid w:val="2F71F4FA"/>
    <w:rsid w:val="2F8917D0"/>
    <w:rsid w:val="2F898650"/>
    <w:rsid w:val="2F8E7027"/>
    <w:rsid w:val="2FAD0A7C"/>
    <w:rsid w:val="2FDA756D"/>
    <w:rsid w:val="2FEA06E5"/>
    <w:rsid w:val="2FED6755"/>
    <w:rsid w:val="2FF537A2"/>
    <w:rsid w:val="2FF95BE2"/>
    <w:rsid w:val="30030615"/>
    <w:rsid w:val="300FAAF0"/>
    <w:rsid w:val="3012EF1E"/>
    <w:rsid w:val="301A4A55"/>
    <w:rsid w:val="303B1C39"/>
    <w:rsid w:val="30412AB7"/>
    <w:rsid w:val="3042E4C0"/>
    <w:rsid w:val="304383AE"/>
    <w:rsid w:val="304FB621"/>
    <w:rsid w:val="306307B5"/>
    <w:rsid w:val="3067CE39"/>
    <w:rsid w:val="3067EA30"/>
    <w:rsid w:val="307DB54C"/>
    <w:rsid w:val="307E5E35"/>
    <w:rsid w:val="308971CA"/>
    <w:rsid w:val="309FA423"/>
    <w:rsid w:val="30B0B796"/>
    <w:rsid w:val="30D996AD"/>
    <w:rsid w:val="310FA264"/>
    <w:rsid w:val="3113DE6C"/>
    <w:rsid w:val="3119C479"/>
    <w:rsid w:val="314A8EE6"/>
    <w:rsid w:val="315FD79B"/>
    <w:rsid w:val="316927D2"/>
    <w:rsid w:val="3169C430"/>
    <w:rsid w:val="31736163"/>
    <w:rsid w:val="31758BFD"/>
    <w:rsid w:val="318659E9"/>
    <w:rsid w:val="3186A7F0"/>
    <w:rsid w:val="318B79EB"/>
    <w:rsid w:val="3191567F"/>
    <w:rsid w:val="31988006"/>
    <w:rsid w:val="31A205B3"/>
    <w:rsid w:val="31A3FC7F"/>
    <w:rsid w:val="31A4BDEB"/>
    <w:rsid w:val="31B80FEF"/>
    <w:rsid w:val="31BA82C8"/>
    <w:rsid w:val="31C898AB"/>
    <w:rsid w:val="31CFC665"/>
    <w:rsid w:val="31F70C1A"/>
    <w:rsid w:val="31FCA66E"/>
    <w:rsid w:val="31FCFB42"/>
    <w:rsid w:val="32185046"/>
    <w:rsid w:val="3219E6CF"/>
    <w:rsid w:val="321AEC7C"/>
    <w:rsid w:val="3224F1E6"/>
    <w:rsid w:val="3235A926"/>
    <w:rsid w:val="324BC02E"/>
    <w:rsid w:val="324BC385"/>
    <w:rsid w:val="324CDE9F"/>
    <w:rsid w:val="3280D890"/>
    <w:rsid w:val="328EC409"/>
    <w:rsid w:val="32952457"/>
    <w:rsid w:val="3296EB76"/>
    <w:rsid w:val="3297691B"/>
    <w:rsid w:val="329F56CE"/>
    <w:rsid w:val="32AD5975"/>
    <w:rsid w:val="32C18BB9"/>
    <w:rsid w:val="32EB1D20"/>
    <w:rsid w:val="33474BB2"/>
    <w:rsid w:val="335DE288"/>
    <w:rsid w:val="33741F58"/>
    <w:rsid w:val="33765975"/>
    <w:rsid w:val="339224A0"/>
    <w:rsid w:val="339473FB"/>
    <w:rsid w:val="33ACF7EF"/>
    <w:rsid w:val="33B35A71"/>
    <w:rsid w:val="33BA7803"/>
    <w:rsid w:val="33C45D26"/>
    <w:rsid w:val="33C5C065"/>
    <w:rsid w:val="33C81068"/>
    <w:rsid w:val="33E63582"/>
    <w:rsid w:val="34004153"/>
    <w:rsid w:val="340167AA"/>
    <w:rsid w:val="3401A819"/>
    <w:rsid w:val="34173918"/>
    <w:rsid w:val="341BF76D"/>
    <w:rsid w:val="341E5F7F"/>
    <w:rsid w:val="34339909"/>
    <w:rsid w:val="344F1116"/>
    <w:rsid w:val="34565F9C"/>
    <w:rsid w:val="345CF773"/>
    <w:rsid w:val="3464E4F9"/>
    <w:rsid w:val="34694FCB"/>
    <w:rsid w:val="3484C046"/>
    <w:rsid w:val="348D8CE6"/>
    <w:rsid w:val="34901430"/>
    <w:rsid w:val="34988DC2"/>
    <w:rsid w:val="34D597BF"/>
    <w:rsid w:val="34D90FA1"/>
    <w:rsid w:val="34E3C2E2"/>
    <w:rsid w:val="34F12F66"/>
    <w:rsid w:val="34F3C5DB"/>
    <w:rsid w:val="34F7DDC6"/>
    <w:rsid w:val="350034D7"/>
    <w:rsid w:val="350411B4"/>
    <w:rsid w:val="35114062"/>
    <w:rsid w:val="35132EB5"/>
    <w:rsid w:val="35349C04"/>
    <w:rsid w:val="3539A24A"/>
    <w:rsid w:val="353B3F5C"/>
    <w:rsid w:val="3540881E"/>
    <w:rsid w:val="35542565"/>
    <w:rsid w:val="355CCDAA"/>
    <w:rsid w:val="355F0C35"/>
    <w:rsid w:val="358D6ABB"/>
    <w:rsid w:val="359CD80A"/>
    <w:rsid w:val="35AEDDB1"/>
    <w:rsid w:val="35D06B7F"/>
    <w:rsid w:val="35E6C784"/>
    <w:rsid w:val="35F012D8"/>
    <w:rsid w:val="35FA0175"/>
    <w:rsid w:val="35FCF3F9"/>
    <w:rsid w:val="35FD630C"/>
    <w:rsid w:val="35FDD24A"/>
    <w:rsid w:val="36003E12"/>
    <w:rsid w:val="36058734"/>
    <w:rsid w:val="36100F84"/>
    <w:rsid w:val="3639A9BF"/>
    <w:rsid w:val="363E86B7"/>
    <w:rsid w:val="3643AE1F"/>
    <w:rsid w:val="36600012"/>
    <w:rsid w:val="366017CB"/>
    <w:rsid w:val="36716820"/>
    <w:rsid w:val="3689B956"/>
    <w:rsid w:val="36AB0A7D"/>
    <w:rsid w:val="36BD3CD0"/>
    <w:rsid w:val="36BD707E"/>
    <w:rsid w:val="36C2223A"/>
    <w:rsid w:val="36D06C65"/>
    <w:rsid w:val="36D38C7B"/>
    <w:rsid w:val="36F48FDE"/>
    <w:rsid w:val="370F27E8"/>
    <w:rsid w:val="37200D81"/>
    <w:rsid w:val="373998FD"/>
    <w:rsid w:val="37486D89"/>
    <w:rsid w:val="374EDE60"/>
    <w:rsid w:val="37545DE5"/>
    <w:rsid w:val="375ACD8F"/>
    <w:rsid w:val="37949835"/>
    <w:rsid w:val="37A433BA"/>
    <w:rsid w:val="37B2D401"/>
    <w:rsid w:val="37C02A59"/>
    <w:rsid w:val="37CF504C"/>
    <w:rsid w:val="37D905B4"/>
    <w:rsid w:val="37F9CFD8"/>
    <w:rsid w:val="37FBE82C"/>
    <w:rsid w:val="37FDF72D"/>
    <w:rsid w:val="380D3881"/>
    <w:rsid w:val="3810AE70"/>
    <w:rsid w:val="38200F12"/>
    <w:rsid w:val="382F6B35"/>
    <w:rsid w:val="38327163"/>
    <w:rsid w:val="383CA0BB"/>
    <w:rsid w:val="3855E42B"/>
    <w:rsid w:val="38768D98"/>
    <w:rsid w:val="387FDAA3"/>
    <w:rsid w:val="387FFD87"/>
    <w:rsid w:val="388D3B20"/>
    <w:rsid w:val="38A516B5"/>
    <w:rsid w:val="38AB3C28"/>
    <w:rsid w:val="38C6F6B4"/>
    <w:rsid w:val="38E0A57B"/>
    <w:rsid w:val="38F3C79B"/>
    <w:rsid w:val="38F49B62"/>
    <w:rsid w:val="39233E56"/>
    <w:rsid w:val="3928F009"/>
    <w:rsid w:val="39346815"/>
    <w:rsid w:val="39399F81"/>
    <w:rsid w:val="3945909B"/>
    <w:rsid w:val="394FF7C3"/>
    <w:rsid w:val="39856098"/>
    <w:rsid w:val="398EAD8B"/>
    <w:rsid w:val="398FD7CF"/>
    <w:rsid w:val="3996A2E6"/>
    <w:rsid w:val="39A31666"/>
    <w:rsid w:val="39A908E2"/>
    <w:rsid w:val="39E09DD3"/>
    <w:rsid w:val="39ED511F"/>
    <w:rsid w:val="39EE224D"/>
    <w:rsid w:val="3A0024B9"/>
    <w:rsid w:val="3A12F0B2"/>
    <w:rsid w:val="3A166555"/>
    <w:rsid w:val="3A1A3962"/>
    <w:rsid w:val="3A27481F"/>
    <w:rsid w:val="3A2B544C"/>
    <w:rsid w:val="3A36467E"/>
    <w:rsid w:val="3A50391C"/>
    <w:rsid w:val="3A75A749"/>
    <w:rsid w:val="3A8A0B66"/>
    <w:rsid w:val="3A9512F6"/>
    <w:rsid w:val="3AAB4E3C"/>
    <w:rsid w:val="3AB572E0"/>
    <w:rsid w:val="3AB6C3E7"/>
    <w:rsid w:val="3ABDCFFE"/>
    <w:rsid w:val="3AEA0337"/>
    <w:rsid w:val="3AFBD01A"/>
    <w:rsid w:val="3B08247B"/>
    <w:rsid w:val="3B10A676"/>
    <w:rsid w:val="3B2DE7D8"/>
    <w:rsid w:val="3B3E5E57"/>
    <w:rsid w:val="3B564758"/>
    <w:rsid w:val="3B65C36A"/>
    <w:rsid w:val="3B765573"/>
    <w:rsid w:val="3B819966"/>
    <w:rsid w:val="3B8559FE"/>
    <w:rsid w:val="3B877D6C"/>
    <w:rsid w:val="3B8D6E49"/>
    <w:rsid w:val="3B8FE49C"/>
    <w:rsid w:val="3BB541EA"/>
    <w:rsid w:val="3BB5B357"/>
    <w:rsid w:val="3BB801F5"/>
    <w:rsid w:val="3BD47967"/>
    <w:rsid w:val="3BF4F1D3"/>
    <w:rsid w:val="3C0EEFB2"/>
    <w:rsid w:val="3C1B0264"/>
    <w:rsid w:val="3C26659F"/>
    <w:rsid w:val="3C2B926F"/>
    <w:rsid w:val="3C501A9C"/>
    <w:rsid w:val="3C6697F6"/>
    <w:rsid w:val="3C67DF79"/>
    <w:rsid w:val="3C731146"/>
    <w:rsid w:val="3C752571"/>
    <w:rsid w:val="3C769314"/>
    <w:rsid w:val="3C8442C0"/>
    <w:rsid w:val="3CC7709B"/>
    <w:rsid w:val="3CCF594F"/>
    <w:rsid w:val="3CF6091A"/>
    <w:rsid w:val="3D095E9D"/>
    <w:rsid w:val="3D0E7E5E"/>
    <w:rsid w:val="3D10579F"/>
    <w:rsid w:val="3D11B5F0"/>
    <w:rsid w:val="3D292E7F"/>
    <w:rsid w:val="3D45D86A"/>
    <w:rsid w:val="3D757F9A"/>
    <w:rsid w:val="3D7B8A00"/>
    <w:rsid w:val="3D7E5742"/>
    <w:rsid w:val="3D7FA5A9"/>
    <w:rsid w:val="3D85BF76"/>
    <w:rsid w:val="3D8B3704"/>
    <w:rsid w:val="3DA70A12"/>
    <w:rsid w:val="3DB2A672"/>
    <w:rsid w:val="3DB66E1E"/>
    <w:rsid w:val="3DC3BEF7"/>
    <w:rsid w:val="3DC4B4B8"/>
    <w:rsid w:val="3DC81237"/>
    <w:rsid w:val="3DC93C8C"/>
    <w:rsid w:val="3DE11B30"/>
    <w:rsid w:val="3DE55208"/>
    <w:rsid w:val="3DEE2D7D"/>
    <w:rsid w:val="3DEE6B1C"/>
    <w:rsid w:val="3E038318"/>
    <w:rsid w:val="3E059225"/>
    <w:rsid w:val="3E0761A2"/>
    <w:rsid w:val="3E0FDD01"/>
    <w:rsid w:val="3E1A1C15"/>
    <w:rsid w:val="3E20376D"/>
    <w:rsid w:val="3E2E1282"/>
    <w:rsid w:val="3E35CE79"/>
    <w:rsid w:val="3E473D41"/>
    <w:rsid w:val="3E4A4701"/>
    <w:rsid w:val="3E54EB0F"/>
    <w:rsid w:val="3E73869A"/>
    <w:rsid w:val="3E91D876"/>
    <w:rsid w:val="3E95FCEB"/>
    <w:rsid w:val="3EA101D6"/>
    <w:rsid w:val="3EAAFA5F"/>
    <w:rsid w:val="3EAB1FB1"/>
    <w:rsid w:val="3EB946A4"/>
    <w:rsid w:val="3EC4EC0A"/>
    <w:rsid w:val="3F0218ED"/>
    <w:rsid w:val="3F028C97"/>
    <w:rsid w:val="3F062DCA"/>
    <w:rsid w:val="3F080DDF"/>
    <w:rsid w:val="3F09E2F9"/>
    <w:rsid w:val="3F1A27A3"/>
    <w:rsid w:val="3F2192BA"/>
    <w:rsid w:val="3F25182D"/>
    <w:rsid w:val="3F5EFEB1"/>
    <w:rsid w:val="3F6D2C49"/>
    <w:rsid w:val="3F9F803B"/>
    <w:rsid w:val="3F9FAF7D"/>
    <w:rsid w:val="3FA5C366"/>
    <w:rsid w:val="3FA71730"/>
    <w:rsid w:val="3FA797A0"/>
    <w:rsid w:val="3FA80B9E"/>
    <w:rsid w:val="3FD7FC2E"/>
    <w:rsid w:val="3FDD8CDD"/>
    <w:rsid w:val="3FED44C6"/>
    <w:rsid w:val="40088F40"/>
    <w:rsid w:val="400AE382"/>
    <w:rsid w:val="401204DB"/>
    <w:rsid w:val="40132850"/>
    <w:rsid w:val="404709FE"/>
    <w:rsid w:val="40472F02"/>
    <w:rsid w:val="40494F9B"/>
    <w:rsid w:val="404956B2"/>
    <w:rsid w:val="406DC1FD"/>
    <w:rsid w:val="407414D0"/>
    <w:rsid w:val="4098FA12"/>
    <w:rsid w:val="409A9FF4"/>
    <w:rsid w:val="409B98D9"/>
    <w:rsid w:val="40D4BD63"/>
    <w:rsid w:val="4103BF06"/>
    <w:rsid w:val="41125DDE"/>
    <w:rsid w:val="4113019F"/>
    <w:rsid w:val="4114C807"/>
    <w:rsid w:val="4118F76D"/>
    <w:rsid w:val="4121C0B3"/>
    <w:rsid w:val="4127E290"/>
    <w:rsid w:val="412C6812"/>
    <w:rsid w:val="41378D7D"/>
    <w:rsid w:val="413AD63A"/>
    <w:rsid w:val="41440340"/>
    <w:rsid w:val="414D9556"/>
    <w:rsid w:val="416BDB73"/>
    <w:rsid w:val="416CDE25"/>
    <w:rsid w:val="4176FDB8"/>
    <w:rsid w:val="417E07B3"/>
    <w:rsid w:val="4180B53B"/>
    <w:rsid w:val="418116EA"/>
    <w:rsid w:val="4183898C"/>
    <w:rsid w:val="418A9AFF"/>
    <w:rsid w:val="41939D76"/>
    <w:rsid w:val="41958095"/>
    <w:rsid w:val="41A69A5D"/>
    <w:rsid w:val="41B528C1"/>
    <w:rsid w:val="41BD64EF"/>
    <w:rsid w:val="41C2A942"/>
    <w:rsid w:val="41D11F1D"/>
    <w:rsid w:val="41F66391"/>
    <w:rsid w:val="41F959A4"/>
    <w:rsid w:val="41FF93D5"/>
    <w:rsid w:val="42109296"/>
    <w:rsid w:val="42161511"/>
    <w:rsid w:val="423CB8F2"/>
    <w:rsid w:val="42584207"/>
    <w:rsid w:val="426403D7"/>
    <w:rsid w:val="42695A2B"/>
    <w:rsid w:val="426A3C7D"/>
    <w:rsid w:val="4271FEB6"/>
    <w:rsid w:val="42788FED"/>
    <w:rsid w:val="427C6310"/>
    <w:rsid w:val="428A1983"/>
    <w:rsid w:val="4298F0B0"/>
    <w:rsid w:val="42B0979B"/>
    <w:rsid w:val="42BA5507"/>
    <w:rsid w:val="42D63478"/>
    <w:rsid w:val="42DC7429"/>
    <w:rsid w:val="43047097"/>
    <w:rsid w:val="432C32E4"/>
    <w:rsid w:val="432EC234"/>
    <w:rsid w:val="43416FE2"/>
    <w:rsid w:val="43475D3A"/>
    <w:rsid w:val="4373A33B"/>
    <w:rsid w:val="438553FA"/>
    <w:rsid w:val="43856661"/>
    <w:rsid w:val="439827B8"/>
    <w:rsid w:val="43BD4166"/>
    <w:rsid w:val="43BEA485"/>
    <w:rsid w:val="43CAA958"/>
    <w:rsid w:val="4414604E"/>
    <w:rsid w:val="441A1A20"/>
    <w:rsid w:val="441D3532"/>
    <w:rsid w:val="4422AD36"/>
    <w:rsid w:val="4443F02E"/>
    <w:rsid w:val="4483E94A"/>
    <w:rsid w:val="44842ED6"/>
    <w:rsid w:val="4494987C"/>
    <w:rsid w:val="44953573"/>
    <w:rsid w:val="44BB3EBF"/>
    <w:rsid w:val="44C1BE3E"/>
    <w:rsid w:val="44E82AC4"/>
    <w:rsid w:val="45135BDA"/>
    <w:rsid w:val="453FD9A3"/>
    <w:rsid w:val="4567364D"/>
    <w:rsid w:val="456F8C2E"/>
    <w:rsid w:val="45702252"/>
    <w:rsid w:val="45727239"/>
    <w:rsid w:val="45836F52"/>
    <w:rsid w:val="458F84CC"/>
    <w:rsid w:val="45956814"/>
    <w:rsid w:val="45A1779D"/>
    <w:rsid w:val="45B213CE"/>
    <w:rsid w:val="45C517FB"/>
    <w:rsid w:val="45C8650A"/>
    <w:rsid w:val="46069ABC"/>
    <w:rsid w:val="46086187"/>
    <w:rsid w:val="460DDB7F"/>
    <w:rsid w:val="460E475D"/>
    <w:rsid w:val="46128A94"/>
    <w:rsid w:val="461298DB"/>
    <w:rsid w:val="46197130"/>
    <w:rsid w:val="461D0BFE"/>
    <w:rsid w:val="4631467E"/>
    <w:rsid w:val="463BDCC7"/>
    <w:rsid w:val="463E82C1"/>
    <w:rsid w:val="4640B5E0"/>
    <w:rsid w:val="4641B61C"/>
    <w:rsid w:val="464B7277"/>
    <w:rsid w:val="46505890"/>
    <w:rsid w:val="46802887"/>
    <w:rsid w:val="46872B1D"/>
    <w:rsid w:val="469D0939"/>
    <w:rsid w:val="46B64384"/>
    <w:rsid w:val="46BC2EF4"/>
    <w:rsid w:val="46D3DDFA"/>
    <w:rsid w:val="46EBCAB7"/>
    <w:rsid w:val="47022670"/>
    <w:rsid w:val="4715A0EF"/>
    <w:rsid w:val="471D6EBA"/>
    <w:rsid w:val="472BF34F"/>
    <w:rsid w:val="472E0183"/>
    <w:rsid w:val="4745550B"/>
    <w:rsid w:val="47508AF5"/>
    <w:rsid w:val="476A66DF"/>
    <w:rsid w:val="477AC84B"/>
    <w:rsid w:val="4781926C"/>
    <w:rsid w:val="478B098B"/>
    <w:rsid w:val="47C86C50"/>
    <w:rsid w:val="47DCFBC0"/>
    <w:rsid w:val="47E2D725"/>
    <w:rsid w:val="47EE1F87"/>
    <w:rsid w:val="47F61640"/>
    <w:rsid w:val="47F973E9"/>
    <w:rsid w:val="48181ED5"/>
    <w:rsid w:val="481BC651"/>
    <w:rsid w:val="482B30FD"/>
    <w:rsid w:val="486F65FE"/>
    <w:rsid w:val="4876DEF8"/>
    <w:rsid w:val="4897602E"/>
    <w:rsid w:val="48985456"/>
    <w:rsid w:val="489F02DB"/>
    <w:rsid w:val="48C2CC9F"/>
    <w:rsid w:val="48C62169"/>
    <w:rsid w:val="49051601"/>
    <w:rsid w:val="4906C821"/>
    <w:rsid w:val="4907C581"/>
    <w:rsid w:val="4913DDF8"/>
    <w:rsid w:val="4918B996"/>
    <w:rsid w:val="4921FE80"/>
    <w:rsid w:val="49259C53"/>
    <w:rsid w:val="492D6773"/>
    <w:rsid w:val="495CF7A8"/>
    <w:rsid w:val="496538BD"/>
    <w:rsid w:val="49759E47"/>
    <w:rsid w:val="497A2B7C"/>
    <w:rsid w:val="497EA786"/>
    <w:rsid w:val="4997CFE3"/>
    <w:rsid w:val="499E6274"/>
    <w:rsid w:val="49AB789E"/>
    <w:rsid w:val="49B28BFB"/>
    <w:rsid w:val="49B5E4F1"/>
    <w:rsid w:val="49C60C59"/>
    <w:rsid w:val="49DE15D8"/>
    <w:rsid w:val="49F0B399"/>
    <w:rsid w:val="4A0C0C09"/>
    <w:rsid w:val="4A1693DD"/>
    <w:rsid w:val="4A1C47DF"/>
    <w:rsid w:val="4A243B17"/>
    <w:rsid w:val="4A2773CB"/>
    <w:rsid w:val="4A3713C9"/>
    <w:rsid w:val="4A567F55"/>
    <w:rsid w:val="4A5ADC06"/>
    <w:rsid w:val="4A647CD9"/>
    <w:rsid w:val="4A70EAF2"/>
    <w:rsid w:val="4A70EDDC"/>
    <w:rsid w:val="4A868EEB"/>
    <w:rsid w:val="4A88FABA"/>
    <w:rsid w:val="4AA86C14"/>
    <w:rsid w:val="4AAA305A"/>
    <w:rsid w:val="4AADEF5E"/>
    <w:rsid w:val="4ABE2C5C"/>
    <w:rsid w:val="4ACB1A6B"/>
    <w:rsid w:val="4ACDBB77"/>
    <w:rsid w:val="4AE34D3E"/>
    <w:rsid w:val="4AF7D480"/>
    <w:rsid w:val="4B013F93"/>
    <w:rsid w:val="4B1DDFFE"/>
    <w:rsid w:val="4B24D5A5"/>
    <w:rsid w:val="4B309204"/>
    <w:rsid w:val="4B5B4243"/>
    <w:rsid w:val="4B7AD0B4"/>
    <w:rsid w:val="4BABBC80"/>
    <w:rsid w:val="4BC7B6BB"/>
    <w:rsid w:val="4BCD50EC"/>
    <w:rsid w:val="4BD1715F"/>
    <w:rsid w:val="4BDB8A06"/>
    <w:rsid w:val="4BE103D5"/>
    <w:rsid w:val="4BE4BA75"/>
    <w:rsid w:val="4BED4034"/>
    <w:rsid w:val="4BFD98B9"/>
    <w:rsid w:val="4BFFB89F"/>
    <w:rsid w:val="4C076106"/>
    <w:rsid w:val="4C18A39F"/>
    <w:rsid w:val="4C1E6707"/>
    <w:rsid w:val="4C4DD03B"/>
    <w:rsid w:val="4C7E93A1"/>
    <w:rsid w:val="4C81C05A"/>
    <w:rsid w:val="4C87CC7E"/>
    <w:rsid w:val="4C9FAA61"/>
    <w:rsid w:val="4CB0EE3A"/>
    <w:rsid w:val="4CB4A496"/>
    <w:rsid w:val="4CB8C559"/>
    <w:rsid w:val="4CF8AA61"/>
    <w:rsid w:val="4D06602B"/>
    <w:rsid w:val="4D0AF9B2"/>
    <w:rsid w:val="4D32545F"/>
    <w:rsid w:val="4D718B9E"/>
    <w:rsid w:val="4D7CA8BB"/>
    <w:rsid w:val="4D7DBD47"/>
    <w:rsid w:val="4D9C6854"/>
    <w:rsid w:val="4D9CC10A"/>
    <w:rsid w:val="4D9D3537"/>
    <w:rsid w:val="4D9F8B77"/>
    <w:rsid w:val="4DA2FF7B"/>
    <w:rsid w:val="4DAB1878"/>
    <w:rsid w:val="4DAE6D99"/>
    <w:rsid w:val="4DBDFF59"/>
    <w:rsid w:val="4DC3776A"/>
    <w:rsid w:val="4DC9FD73"/>
    <w:rsid w:val="4DE2D619"/>
    <w:rsid w:val="4E072EBA"/>
    <w:rsid w:val="4E0F7188"/>
    <w:rsid w:val="4E111B41"/>
    <w:rsid w:val="4E133C49"/>
    <w:rsid w:val="4E338C5F"/>
    <w:rsid w:val="4E39C533"/>
    <w:rsid w:val="4E3A4E9A"/>
    <w:rsid w:val="4E473F21"/>
    <w:rsid w:val="4E5218A9"/>
    <w:rsid w:val="4E716475"/>
    <w:rsid w:val="4E731345"/>
    <w:rsid w:val="4EA3FDD0"/>
    <w:rsid w:val="4EA81B1E"/>
    <w:rsid w:val="4ECBFA0D"/>
    <w:rsid w:val="4EE036FD"/>
    <w:rsid w:val="4F0B9320"/>
    <w:rsid w:val="4F19B540"/>
    <w:rsid w:val="4F205361"/>
    <w:rsid w:val="4F2F3DB5"/>
    <w:rsid w:val="4F36B793"/>
    <w:rsid w:val="4F5AECE1"/>
    <w:rsid w:val="4F5C0DF3"/>
    <w:rsid w:val="4F69920B"/>
    <w:rsid w:val="4F75F313"/>
    <w:rsid w:val="4FB50440"/>
    <w:rsid w:val="4FD74B23"/>
    <w:rsid w:val="4FE07E13"/>
    <w:rsid w:val="4FE4FADB"/>
    <w:rsid w:val="4FEA072F"/>
    <w:rsid w:val="4FEA2DE4"/>
    <w:rsid w:val="50035AD1"/>
    <w:rsid w:val="501054C8"/>
    <w:rsid w:val="50150664"/>
    <w:rsid w:val="50250B61"/>
    <w:rsid w:val="5027233A"/>
    <w:rsid w:val="503653F3"/>
    <w:rsid w:val="503CEA5A"/>
    <w:rsid w:val="5057A99C"/>
    <w:rsid w:val="508F9F25"/>
    <w:rsid w:val="50A2F536"/>
    <w:rsid w:val="50A7AA93"/>
    <w:rsid w:val="50A7B02A"/>
    <w:rsid w:val="50BB8876"/>
    <w:rsid w:val="50C214F3"/>
    <w:rsid w:val="50C2CF25"/>
    <w:rsid w:val="50C9D80F"/>
    <w:rsid w:val="50E32B2A"/>
    <w:rsid w:val="50F549A6"/>
    <w:rsid w:val="50FA75D2"/>
    <w:rsid w:val="51002F9A"/>
    <w:rsid w:val="510D8D54"/>
    <w:rsid w:val="51190940"/>
    <w:rsid w:val="511DDEF5"/>
    <w:rsid w:val="512874B2"/>
    <w:rsid w:val="512EF85A"/>
    <w:rsid w:val="5134D392"/>
    <w:rsid w:val="5135A96E"/>
    <w:rsid w:val="5140636E"/>
    <w:rsid w:val="516C9A17"/>
    <w:rsid w:val="51719B8C"/>
    <w:rsid w:val="51837F97"/>
    <w:rsid w:val="5189AE20"/>
    <w:rsid w:val="519DA7D6"/>
    <w:rsid w:val="51ACC3D2"/>
    <w:rsid w:val="51CA1A47"/>
    <w:rsid w:val="51DF29F3"/>
    <w:rsid w:val="51EC0414"/>
    <w:rsid w:val="5208058F"/>
    <w:rsid w:val="520DEF6C"/>
    <w:rsid w:val="5227F13B"/>
    <w:rsid w:val="5234AA73"/>
    <w:rsid w:val="5244B2E8"/>
    <w:rsid w:val="525952DC"/>
    <w:rsid w:val="52631189"/>
    <w:rsid w:val="526EFA23"/>
    <w:rsid w:val="5278430B"/>
    <w:rsid w:val="529A4940"/>
    <w:rsid w:val="52A412BF"/>
    <w:rsid w:val="52C0F568"/>
    <w:rsid w:val="52C3B241"/>
    <w:rsid w:val="52C4AC74"/>
    <w:rsid w:val="52D0C825"/>
    <w:rsid w:val="52E50E77"/>
    <w:rsid w:val="52F2332B"/>
    <w:rsid w:val="52F5C2AB"/>
    <w:rsid w:val="52F85BA0"/>
    <w:rsid w:val="5322F78E"/>
    <w:rsid w:val="532589CC"/>
    <w:rsid w:val="533CC05D"/>
    <w:rsid w:val="533E9E05"/>
    <w:rsid w:val="53674FF6"/>
    <w:rsid w:val="53741480"/>
    <w:rsid w:val="5386E5F6"/>
    <w:rsid w:val="53870936"/>
    <w:rsid w:val="538BAE53"/>
    <w:rsid w:val="538EA8DD"/>
    <w:rsid w:val="53907CBE"/>
    <w:rsid w:val="53C7DF5D"/>
    <w:rsid w:val="53CBDC93"/>
    <w:rsid w:val="53D14027"/>
    <w:rsid w:val="53DBAB73"/>
    <w:rsid w:val="53E9931D"/>
    <w:rsid w:val="53F7A547"/>
    <w:rsid w:val="540AAFB6"/>
    <w:rsid w:val="540D0552"/>
    <w:rsid w:val="54205018"/>
    <w:rsid w:val="542FEAD2"/>
    <w:rsid w:val="5435852E"/>
    <w:rsid w:val="543C0A00"/>
    <w:rsid w:val="545E1B32"/>
    <w:rsid w:val="54604C15"/>
    <w:rsid w:val="54811120"/>
    <w:rsid w:val="5489A586"/>
    <w:rsid w:val="54924862"/>
    <w:rsid w:val="549932E4"/>
    <w:rsid w:val="54A98C6A"/>
    <w:rsid w:val="54AB99E7"/>
    <w:rsid w:val="54CD2079"/>
    <w:rsid w:val="54D57FCA"/>
    <w:rsid w:val="54D98C8A"/>
    <w:rsid w:val="54F87C84"/>
    <w:rsid w:val="550AE8C0"/>
    <w:rsid w:val="5511F34A"/>
    <w:rsid w:val="5515112A"/>
    <w:rsid w:val="551A75B8"/>
    <w:rsid w:val="551C85BC"/>
    <w:rsid w:val="5528D4E2"/>
    <w:rsid w:val="552F965F"/>
    <w:rsid w:val="554BF64D"/>
    <w:rsid w:val="55529EC6"/>
    <w:rsid w:val="55654AB5"/>
    <w:rsid w:val="55673DCA"/>
    <w:rsid w:val="5567DA6B"/>
    <w:rsid w:val="556BC723"/>
    <w:rsid w:val="559A74E2"/>
    <w:rsid w:val="55A8D048"/>
    <w:rsid w:val="55EC59EB"/>
    <w:rsid w:val="55ED3F5A"/>
    <w:rsid w:val="55F127A2"/>
    <w:rsid w:val="55F3A2DB"/>
    <w:rsid w:val="563B35B4"/>
    <w:rsid w:val="563DEE35"/>
    <w:rsid w:val="56436BB4"/>
    <w:rsid w:val="565893A3"/>
    <w:rsid w:val="56739887"/>
    <w:rsid w:val="5681E4F6"/>
    <w:rsid w:val="5699DE07"/>
    <w:rsid w:val="569CB759"/>
    <w:rsid w:val="56AB5FB1"/>
    <w:rsid w:val="56B32D03"/>
    <w:rsid w:val="56B43F56"/>
    <w:rsid w:val="56C26D09"/>
    <w:rsid w:val="56C34F15"/>
    <w:rsid w:val="56D0D272"/>
    <w:rsid w:val="56DB4A1D"/>
    <w:rsid w:val="56EDA583"/>
    <w:rsid w:val="56F6C94B"/>
    <w:rsid w:val="56FDA8F2"/>
    <w:rsid w:val="57161F3E"/>
    <w:rsid w:val="571DE952"/>
    <w:rsid w:val="5720BD95"/>
    <w:rsid w:val="57212488"/>
    <w:rsid w:val="57272B3B"/>
    <w:rsid w:val="572C2F26"/>
    <w:rsid w:val="574106EA"/>
    <w:rsid w:val="5758C2A7"/>
    <w:rsid w:val="57627059"/>
    <w:rsid w:val="5795D35D"/>
    <w:rsid w:val="57A7EC32"/>
    <w:rsid w:val="57B58BA2"/>
    <w:rsid w:val="57C8290E"/>
    <w:rsid w:val="57CB4E32"/>
    <w:rsid w:val="57E67D56"/>
    <w:rsid w:val="57F668B1"/>
    <w:rsid w:val="5814FBB3"/>
    <w:rsid w:val="583182CB"/>
    <w:rsid w:val="583E8D73"/>
    <w:rsid w:val="583FCFC3"/>
    <w:rsid w:val="585B4598"/>
    <w:rsid w:val="585FF22A"/>
    <w:rsid w:val="58626254"/>
    <w:rsid w:val="587E0CA4"/>
    <w:rsid w:val="587E1008"/>
    <w:rsid w:val="587FEF47"/>
    <w:rsid w:val="58B3FE7B"/>
    <w:rsid w:val="58C4BC0E"/>
    <w:rsid w:val="58D0F7D1"/>
    <w:rsid w:val="58D2276A"/>
    <w:rsid w:val="58DD5968"/>
    <w:rsid w:val="58DE3BA7"/>
    <w:rsid w:val="58E2FF2B"/>
    <w:rsid w:val="58F369B4"/>
    <w:rsid w:val="590876A2"/>
    <w:rsid w:val="5911784A"/>
    <w:rsid w:val="59168F78"/>
    <w:rsid w:val="59215755"/>
    <w:rsid w:val="59256DE5"/>
    <w:rsid w:val="592FA4CC"/>
    <w:rsid w:val="592FC1FF"/>
    <w:rsid w:val="5934AF3C"/>
    <w:rsid w:val="5941598A"/>
    <w:rsid w:val="59431C3B"/>
    <w:rsid w:val="59448945"/>
    <w:rsid w:val="594E777F"/>
    <w:rsid w:val="5954C577"/>
    <w:rsid w:val="5956E45E"/>
    <w:rsid w:val="5980CB6A"/>
    <w:rsid w:val="599C9E70"/>
    <w:rsid w:val="59D3E9F1"/>
    <w:rsid w:val="59D44D69"/>
    <w:rsid w:val="59D56D78"/>
    <w:rsid w:val="59E5A2D0"/>
    <w:rsid w:val="59EECCBB"/>
    <w:rsid w:val="59F4C04E"/>
    <w:rsid w:val="59F6EEBB"/>
    <w:rsid w:val="59F715F9"/>
    <w:rsid w:val="5A260FE9"/>
    <w:rsid w:val="5A443BF1"/>
    <w:rsid w:val="5A4790DB"/>
    <w:rsid w:val="5A56754B"/>
    <w:rsid w:val="5A582327"/>
    <w:rsid w:val="5A5B1CDD"/>
    <w:rsid w:val="5A608C6F"/>
    <w:rsid w:val="5A6D0972"/>
    <w:rsid w:val="5AB3C496"/>
    <w:rsid w:val="5ACDC443"/>
    <w:rsid w:val="5ACF3A97"/>
    <w:rsid w:val="5AD91E31"/>
    <w:rsid w:val="5ADA6F9C"/>
    <w:rsid w:val="5AE2EB66"/>
    <w:rsid w:val="5AEAFC37"/>
    <w:rsid w:val="5AFEA5CA"/>
    <w:rsid w:val="5B23B02E"/>
    <w:rsid w:val="5B3A44D2"/>
    <w:rsid w:val="5B3E720A"/>
    <w:rsid w:val="5B58C525"/>
    <w:rsid w:val="5B694D96"/>
    <w:rsid w:val="5B6F959D"/>
    <w:rsid w:val="5B80F0A7"/>
    <w:rsid w:val="5B92AFEB"/>
    <w:rsid w:val="5BB0D719"/>
    <w:rsid w:val="5BC0AF84"/>
    <w:rsid w:val="5BD1CA8E"/>
    <w:rsid w:val="5BE0A0C5"/>
    <w:rsid w:val="5BE780D6"/>
    <w:rsid w:val="5BEBDC36"/>
    <w:rsid w:val="5BED402F"/>
    <w:rsid w:val="5BF135AF"/>
    <w:rsid w:val="5C05DFE0"/>
    <w:rsid w:val="5C1284C5"/>
    <w:rsid w:val="5C29065A"/>
    <w:rsid w:val="5C307060"/>
    <w:rsid w:val="5C34F940"/>
    <w:rsid w:val="5C36072D"/>
    <w:rsid w:val="5C451B25"/>
    <w:rsid w:val="5C49B622"/>
    <w:rsid w:val="5C5344FD"/>
    <w:rsid w:val="5C57C9BE"/>
    <w:rsid w:val="5C5BA1E1"/>
    <w:rsid w:val="5C663F2E"/>
    <w:rsid w:val="5C6A1DFF"/>
    <w:rsid w:val="5C842809"/>
    <w:rsid w:val="5C8F8AA0"/>
    <w:rsid w:val="5C94B76B"/>
    <w:rsid w:val="5CA0E8A5"/>
    <w:rsid w:val="5CA8A628"/>
    <w:rsid w:val="5CBC4705"/>
    <w:rsid w:val="5CD53AB9"/>
    <w:rsid w:val="5CD919CC"/>
    <w:rsid w:val="5CEA94AD"/>
    <w:rsid w:val="5CFA5CC3"/>
    <w:rsid w:val="5D092A56"/>
    <w:rsid w:val="5D15A85C"/>
    <w:rsid w:val="5D1ADE70"/>
    <w:rsid w:val="5D2BD49D"/>
    <w:rsid w:val="5D3FF054"/>
    <w:rsid w:val="5D4C1266"/>
    <w:rsid w:val="5D5DB0AB"/>
    <w:rsid w:val="5D61DC1F"/>
    <w:rsid w:val="5D659E31"/>
    <w:rsid w:val="5D810734"/>
    <w:rsid w:val="5D822DEB"/>
    <w:rsid w:val="5D9E9CE5"/>
    <w:rsid w:val="5DA360C3"/>
    <w:rsid w:val="5DDEFDE0"/>
    <w:rsid w:val="5DE31B57"/>
    <w:rsid w:val="5DE4E96D"/>
    <w:rsid w:val="5DEC56D9"/>
    <w:rsid w:val="5DF8AFD4"/>
    <w:rsid w:val="5E0EE540"/>
    <w:rsid w:val="5E294038"/>
    <w:rsid w:val="5E376A92"/>
    <w:rsid w:val="5E3B81B2"/>
    <w:rsid w:val="5E447689"/>
    <w:rsid w:val="5E9F2BF9"/>
    <w:rsid w:val="5EA69D89"/>
    <w:rsid w:val="5EACDCCD"/>
    <w:rsid w:val="5EAE55DB"/>
    <w:rsid w:val="5EB15EBF"/>
    <w:rsid w:val="5EB34B62"/>
    <w:rsid w:val="5EBA35EB"/>
    <w:rsid w:val="5EBAD1A8"/>
    <w:rsid w:val="5EC65432"/>
    <w:rsid w:val="5ED51DB8"/>
    <w:rsid w:val="5EE40E7A"/>
    <w:rsid w:val="5EECEA06"/>
    <w:rsid w:val="5EFD59B8"/>
    <w:rsid w:val="5F0925EC"/>
    <w:rsid w:val="5F130E10"/>
    <w:rsid w:val="5F31F118"/>
    <w:rsid w:val="5F7662C7"/>
    <w:rsid w:val="5F80B9CE"/>
    <w:rsid w:val="5F87BCE5"/>
    <w:rsid w:val="5F8EE5C3"/>
    <w:rsid w:val="5F98DF4C"/>
    <w:rsid w:val="5FAA9E03"/>
    <w:rsid w:val="5FAADE9E"/>
    <w:rsid w:val="5FB95464"/>
    <w:rsid w:val="5FBABA47"/>
    <w:rsid w:val="5FBB1D56"/>
    <w:rsid w:val="5FCDE946"/>
    <w:rsid w:val="5FE91527"/>
    <w:rsid w:val="600F45AE"/>
    <w:rsid w:val="6018D3D0"/>
    <w:rsid w:val="60368FE2"/>
    <w:rsid w:val="605ED63E"/>
    <w:rsid w:val="6076A516"/>
    <w:rsid w:val="60A83A06"/>
    <w:rsid w:val="60AE79CA"/>
    <w:rsid w:val="60B79FDD"/>
    <w:rsid w:val="60BCF78C"/>
    <w:rsid w:val="60BF6FB4"/>
    <w:rsid w:val="60E59F7C"/>
    <w:rsid w:val="60F42CBB"/>
    <w:rsid w:val="60F6334F"/>
    <w:rsid w:val="60F970F1"/>
    <w:rsid w:val="6123C525"/>
    <w:rsid w:val="6124EDDF"/>
    <w:rsid w:val="612CD427"/>
    <w:rsid w:val="61305F14"/>
    <w:rsid w:val="61358F5C"/>
    <w:rsid w:val="613D7409"/>
    <w:rsid w:val="6141CE51"/>
    <w:rsid w:val="614EAFDD"/>
    <w:rsid w:val="615BB08F"/>
    <w:rsid w:val="61875A48"/>
    <w:rsid w:val="618C5D59"/>
    <w:rsid w:val="61B677BE"/>
    <w:rsid w:val="61CD5095"/>
    <w:rsid w:val="61E77502"/>
    <w:rsid w:val="620BAFC9"/>
    <w:rsid w:val="621AE9A6"/>
    <w:rsid w:val="621FD57B"/>
    <w:rsid w:val="6221AD7C"/>
    <w:rsid w:val="62390F54"/>
    <w:rsid w:val="6239B3BD"/>
    <w:rsid w:val="6241D410"/>
    <w:rsid w:val="624E15BD"/>
    <w:rsid w:val="625BF115"/>
    <w:rsid w:val="626040B5"/>
    <w:rsid w:val="626E00C4"/>
    <w:rsid w:val="627F538F"/>
    <w:rsid w:val="62C8A0FF"/>
    <w:rsid w:val="62C8E3F2"/>
    <w:rsid w:val="62E27F60"/>
    <w:rsid w:val="62EDA944"/>
    <w:rsid w:val="62EF9A84"/>
    <w:rsid w:val="62FC0F41"/>
    <w:rsid w:val="63140888"/>
    <w:rsid w:val="6316C6D6"/>
    <w:rsid w:val="6327BD23"/>
    <w:rsid w:val="6333A73E"/>
    <w:rsid w:val="633FF245"/>
    <w:rsid w:val="6340C8A3"/>
    <w:rsid w:val="636067FE"/>
    <w:rsid w:val="63673936"/>
    <w:rsid w:val="639670FB"/>
    <w:rsid w:val="63A5C56C"/>
    <w:rsid w:val="63D367FB"/>
    <w:rsid w:val="63D4DFB5"/>
    <w:rsid w:val="63E2DB54"/>
    <w:rsid w:val="63EE127E"/>
    <w:rsid w:val="6401DD73"/>
    <w:rsid w:val="641F1B4C"/>
    <w:rsid w:val="64210AE1"/>
    <w:rsid w:val="642CDE4B"/>
    <w:rsid w:val="6446EBB7"/>
    <w:rsid w:val="6453BF47"/>
    <w:rsid w:val="64561D49"/>
    <w:rsid w:val="646AC331"/>
    <w:rsid w:val="6479DBE0"/>
    <w:rsid w:val="648612C9"/>
    <w:rsid w:val="648834FA"/>
    <w:rsid w:val="649E1DE8"/>
    <w:rsid w:val="64A142D2"/>
    <w:rsid w:val="64A2FD2C"/>
    <w:rsid w:val="64A72590"/>
    <w:rsid w:val="64B2B74E"/>
    <w:rsid w:val="64B7181A"/>
    <w:rsid w:val="64B93B86"/>
    <w:rsid w:val="64C64320"/>
    <w:rsid w:val="64C9C433"/>
    <w:rsid w:val="64EAB3DF"/>
    <w:rsid w:val="64F70D20"/>
    <w:rsid w:val="651D9213"/>
    <w:rsid w:val="65216EE9"/>
    <w:rsid w:val="6527C28A"/>
    <w:rsid w:val="65459004"/>
    <w:rsid w:val="65485DF0"/>
    <w:rsid w:val="65527CA3"/>
    <w:rsid w:val="6568F894"/>
    <w:rsid w:val="658421CE"/>
    <w:rsid w:val="65858E91"/>
    <w:rsid w:val="65A70814"/>
    <w:rsid w:val="65BC050B"/>
    <w:rsid w:val="65C0CC5B"/>
    <w:rsid w:val="65F42A5A"/>
    <w:rsid w:val="65FD7ED9"/>
    <w:rsid w:val="65FF1F27"/>
    <w:rsid w:val="660BF94E"/>
    <w:rsid w:val="662C5AA1"/>
    <w:rsid w:val="66438737"/>
    <w:rsid w:val="666439FB"/>
    <w:rsid w:val="66702CA3"/>
    <w:rsid w:val="6681DE7B"/>
    <w:rsid w:val="6690A793"/>
    <w:rsid w:val="6694D797"/>
    <w:rsid w:val="669C9C72"/>
    <w:rsid w:val="66A0E1AE"/>
    <w:rsid w:val="66AA8DA0"/>
    <w:rsid w:val="66ADF7E0"/>
    <w:rsid w:val="66BF5DA3"/>
    <w:rsid w:val="66C20939"/>
    <w:rsid w:val="66D80179"/>
    <w:rsid w:val="66ECA435"/>
    <w:rsid w:val="670B5646"/>
    <w:rsid w:val="670E176B"/>
    <w:rsid w:val="6713BEDB"/>
    <w:rsid w:val="67179D22"/>
    <w:rsid w:val="671D6F04"/>
    <w:rsid w:val="67207DB6"/>
    <w:rsid w:val="6726B34F"/>
    <w:rsid w:val="67457C7E"/>
    <w:rsid w:val="6746C102"/>
    <w:rsid w:val="67565522"/>
    <w:rsid w:val="67609368"/>
    <w:rsid w:val="6772A356"/>
    <w:rsid w:val="677375A5"/>
    <w:rsid w:val="67982D3A"/>
    <w:rsid w:val="67A7C9AF"/>
    <w:rsid w:val="67BB947C"/>
    <w:rsid w:val="67C24B2A"/>
    <w:rsid w:val="67C29BEC"/>
    <w:rsid w:val="67C386D5"/>
    <w:rsid w:val="67C52EA7"/>
    <w:rsid w:val="67C63004"/>
    <w:rsid w:val="67D67E95"/>
    <w:rsid w:val="67E888A7"/>
    <w:rsid w:val="67FA765B"/>
    <w:rsid w:val="681F01C3"/>
    <w:rsid w:val="681F11EE"/>
    <w:rsid w:val="682143CA"/>
    <w:rsid w:val="6823F8E7"/>
    <w:rsid w:val="684FE32A"/>
    <w:rsid w:val="6873D1DA"/>
    <w:rsid w:val="68887496"/>
    <w:rsid w:val="68A1AEE8"/>
    <w:rsid w:val="68A850D8"/>
    <w:rsid w:val="68A92531"/>
    <w:rsid w:val="68B98BAF"/>
    <w:rsid w:val="68BF32E6"/>
    <w:rsid w:val="68C992DB"/>
    <w:rsid w:val="68D6F148"/>
    <w:rsid w:val="68DA1044"/>
    <w:rsid w:val="68DCA184"/>
    <w:rsid w:val="68E0F101"/>
    <w:rsid w:val="68FD2328"/>
    <w:rsid w:val="69011D7F"/>
    <w:rsid w:val="69120B9F"/>
    <w:rsid w:val="69145264"/>
    <w:rsid w:val="691A4724"/>
    <w:rsid w:val="692270D5"/>
    <w:rsid w:val="692D2F94"/>
    <w:rsid w:val="693BA9BE"/>
    <w:rsid w:val="695197E7"/>
    <w:rsid w:val="696C7A02"/>
    <w:rsid w:val="6972102B"/>
    <w:rsid w:val="698A893D"/>
    <w:rsid w:val="69C3F5A5"/>
    <w:rsid w:val="69C4A8B6"/>
    <w:rsid w:val="69D52AEF"/>
    <w:rsid w:val="69D65F5B"/>
    <w:rsid w:val="69E3E4F2"/>
    <w:rsid w:val="69F4DFDF"/>
    <w:rsid w:val="69FBC449"/>
    <w:rsid w:val="69FDCEE3"/>
    <w:rsid w:val="6A041C95"/>
    <w:rsid w:val="6A08DF15"/>
    <w:rsid w:val="6A2BEA63"/>
    <w:rsid w:val="6A394CAD"/>
    <w:rsid w:val="6A3F5049"/>
    <w:rsid w:val="6A4C7B5D"/>
    <w:rsid w:val="6A58CC07"/>
    <w:rsid w:val="6A5A49D8"/>
    <w:rsid w:val="6A6DD0AA"/>
    <w:rsid w:val="6A6E19E0"/>
    <w:rsid w:val="6A6F1A29"/>
    <w:rsid w:val="6A7541B2"/>
    <w:rsid w:val="6A8BD9EF"/>
    <w:rsid w:val="6A9181E6"/>
    <w:rsid w:val="6AA71036"/>
    <w:rsid w:val="6AAC0701"/>
    <w:rsid w:val="6AB89C07"/>
    <w:rsid w:val="6AC4D680"/>
    <w:rsid w:val="6ADB3139"/>
    <w:rsid w:val="6ADDB70A"/>
    <w:rsid w:val="6AF823B1"/>
    <w:rsid w:val="6AFDCFFD"/>
    <w:rsid w:val="6B117F96"/>
    <w:rsid w:val="6B2509F5"/>
    <w:rsid w:val="6B3C8328"/>
    <w:rsid w:val="6B3E9360"/>
    <w:rsid w:val="6B4A4D7B"/>
    <w:rsid w:val="6B6399B1"/>
    <w:rsid w:val="6B77B1A4"/>
    <w:rsid w:val="6BB6ED86"/>
    <w:rsid w:val="6BC2309B"/>
    <w:rsid w:val="6BCD4A14"/>
    <w:rsid w:val="6BF053DA"/>
    <w:rsid w:val="6BF49F50"/>
    <w:rsid w:val="6C4E56EC"/>
    <w:rsid w:val="6C504632"/>
    <w:rsid w:val="6C55284D"/>
    <w:rsid w:val="6C587C68"/>
    <w:rsid w:val="6C6AEB74"/>
    <w:rsid w:val="6C6CF07B"/>
    <w:rsid w:val="6C832E18"/>
    <w:rsid w:val="6C8426E9"/>
    <w:rsid w:val="6C8CF1E2"/>
    <w:rsid w:val="6CAE9712"/>
    <w:rsid w:val="6CB64BFD"/>
    <w:rsid w:val="6CCD99DF"/>
    <w:rsid w:val="6D2DC892"/>
    <w:rsid w:val="6D2FFFB7"/>
    <w:rsid w:val="6D42F7AA"/>
    <w:rsid w:val="6D852577"/>
    <w:rsid w:val="6D877264"/>
    <w:rsid w:val="6D9D18DA"/>
    <w:rsid w:val="6DC8800F"/>
    <w:rsid w:val="6DD0605A"/>
    <w:rsid w:val="6DF5FE48"/>
    <w:rsid w:val="6DF9DF9C"/>
    <w:rsid w:val="6E08562F"/>
    <w:rsid w:val="6E1E4429"/>
    <w:rsid w:val="6E25090A"/>
    <w:rsid w:val="6E309B45"/>
    <w:rsid w:val="6E36D726"/>
    <w:rsid w:val="6E3DCD84"/>
    <w:rsid w:val="6E3E7B82"/>
    <w:rsid w:val="6E489BE5"/>
    <w:rsid w:val="6E59697A"/>
    <w:rsid w:val="6E805B4E"/>
    <w:rsid w:val="6E8A1C6D"/>
    <w:rsid w:val="6E8EE343"/>
    <w:rsid w:val="6E900840"/>
    <w:rsid w:val="6EC52D44"/>
    <w:rsid w:val="6EF33D80"/>
    <w:rsid w:val="6EFF1699"/>
    <w:rsid w:val="6F068CCB"/>
    <w:rsid w:val="6F1531DB"/>
    <w:rsid w:val="6F1BCC71"/>
    <w:rsid w:val="6F1F417F"/>
    <w:rsid w:val="6F2933B2"/>
    <w:rsid w:val="6F2BACDD"/>
    <w:rsid w:val="6F2C4012"/>
    <w:rsid w:val="6F3CD749"/>
    <w:rsid w:val="6F53085E"/>
    <w:rsid w:val="6F6C34FA"/>
    <w:rsid w:val="6F740070"/>
    <w:rsid w:val="6F80D315"/>
    <w:rsid w:val="6F95C166"/>
    <w:rsid w:val="6FA5751C"/>
    <w:rsid w:val="6FAD434D"/>
    <w:rsid w:val="6FB9ECED"/>
    <w:rsid w:val="6FBC518D"/>
    <w:rsid w:val="6FC0D96B"/>
    <w:rsid w:val="6FCA150A"/>
    <w:rsid w:val="6FD14120"/>
    <w:rsid w:val="6FD6E0AD"/>
    <w:rsid w:val="6FE84F98"/>
    <w:rsid w:val="6FF88AA5"/>
    <w:rsid w:val="70196C4F"/>
    <w:rsid w:val="7064CEB0"/>
    <w:rsid w:val="707B4914"/>
    <w:rsid w:val="707D87C6"/>
    <w:rsid w:val="7090F0D3"/>
    <w:rsid w:val="70B21ABB"/>
    <w:rsid w:val="70DD383F"/>
    <w:rsid w:val="70E98AF5"/>
    <w:rsid w:val="70EAAE71"/>
    <w:rsid w:val="70F6746E"/>
    <w:rsid w:val="71007792"/>
    <w:rsid w:val="71086903"/>
    <w:rsid w:val="711BA151"/>
    <w:rsid w:val="712D82BA"/>
    <w:rsid w:val="7135AB63"/>
    <w:rsid w:val="71410BE4"/>
    <w:rsid w:val="7150829D"/>
    <w:rsid w:val="715521CF"/>
    <w:rsid w:val="71572C89"/>
    <w:rsid w:val="716C3107"/>
    <w:rsid w:val="7172E739"/>
    <w:rsid w:val="7197A26C"/>
    <w:rsid w:val="719BD7F9"/>
    <w:rsid w:val="71A8F78D"/>
    <w:rsid w:val="71BCF885"/>
    <w:rsid w:val="71CCD564"/>
    <w:rsid w:val="71E19809"/>
    <w:rsid w:val="71F4DE0B"/>
    <w:rsid w:val="72064592"/>
    <w:rsid w:val="722DC427"/>
    <w:rsid w:val="72588AF2"/>
    <w:rsid w:val="726696A2"/>
    <w:rsid w:val="72835235"/>
    <w:rsid w:val="7287863B"/>
    <w:rsid w:val="728939CC"/>
    <w:rsid w:val="7297F0F1"/>
    <w:rsid w:val="729947AD"/>
    <w:rsid w:val="72B1B178"/>
    <w:rsid w:val="72B3C875"/>
    <w:rsid w:val="72C88BF1"/>
    <w:rsid w:val="72E67175"/>
    <w:rsid w:val="72FE9229"/>
    <w:rsid w:val="72FF48F4"/>
    <w:rsid w:val="7304638C"/>
    <w:rsid w:val="73084405"/>
    <w:rsid w:val="7308E1E2"/>
    <w:rsid w:val="730A7825"/>
    <w:rsid w:val="731F458A"/>
    <w:rsid w:val="7337CC1A"/>
    <w:rsid w:val="73505CE2"/>
    <w:rsid w:val="735B9DFE"/>
    <w:rsid w:val="736040C0"/>
    <w:rsid w:val="736C1FFD"/>
    <w:rsid w:val="7372113D"/>
    <w:rsid w:val="737C5AD1"/>
    <w:rsid w:val="7382C3AC"/>
    <w:rsid w:val="73A81D13"/>
    <w:rsid w:val="73BBD245"/>
    <w:rsid w:val="73D146D7"/>
    <w:rsid w:val="73D6AB7F"/>
    <w:rsid w:val="73F267E9"/>
    <w:rsid w:val="73F83DFE"/>
    <w:rsid w:val="74027862"/>
    <w:rsid w:val="740DE62A"/>
    <w:rsid w:val="74267981"/>
    <w:rsid w:val="742A05A7"/>
    <w:rsid w:val="743E25A8"/>
    <w:rsid w:val="7444CD40"/>
    <w:rsid w:val="7451265E"/>
    <w:rsid w:val="74638E4D"/>
    <w:rsid w:val="7494E0E4"/>
    <w:rsid w:val="749A7E03"/>
    <w:rsid w:val="749F4814"/>
    <w:rsid w:val="74A2483D"/>
    <w:rsid w:val="74CD3F75"/>
    <w:rsid w:val="74D1C95D"/>
    <w:rsid w:val="74D9F582"/>
    <w:rsid w:val="74ED0509"/>
    <w:rsid w:val="74EFD23F"/>
    <w:rsid w:val="74F7DB86"/>
    <w:rsid w:val="75182A2E"/>
    <w:rsid w:val="752E9E87"/>
    <w:rsid w:val="75346EC8"/>
    <w:rsid w:val="753E3AF1"/>
    <w:rsid w:val="7547AB5C"/>
    <w:rsid w:val="756247A6"/>
    <w:rsid w:val="757896F5"/>
    <w:rsid w:val="757F4CD9"/>
    <w:rsid w:val="75AA787E"/>
    <w:rsid w:val="75ABBA3D"/>
    <w:rsid w:val="75BA6997"/>
    <w:rsid w:val="75D21601"/>
    <w:rsid w:val="75D9A6EE"/>
    <w:rsid w:val="75DCEF7B"/>
    <w:rsid w:val="75E95F31"/>
    <w:rsid w:val="75F9DE19"/>
    <w:rsid w:val="75FB719D"/>
    <w:rsid w:val="760D88AE"/>
    <w:rsid w:val="7627D283"/>
    <w:rsid w:val="76364E64"/>
    <w:rsid w:val="76453239"/>
    <w:rsid w:val="7648D2F9"/>
    <w:rsid w:val="7661F3C0"/>
    <w:rsid w:val="7662FC38"/>
    <w:rsid w:val="76642299"/>
    <w:rsid w:val="7665F24C"/>
    <w:rsid w:val="76661C72"/>
    <w:rsid w:val="76684215"/>
    <w:rsid w:val="76837FAD"/>
    <w:rsid w:val="768E87A1"/>
    <w:rsid w:val="76917250"/>
    <w:rsid w:val="76C786D8"/>
    <w:rsid w:val="76D8D8B0"/>
    <w:rsid w:val="76DA0B52"/>
    <w:rsid w:val="76E5C134"/>
    <w:rsid w:val="7708195B"/>
    <w:rsid w:val="770ADE82"/>
    <w:rsid w:val="772215A4"/>
    <w:rsid w:val="773CA25C"/>
    <w:rsid w:val="77416AA0"/>
    <w:rsid w:val="77502159"/>
    <w:rsid w:val="775B8DCD"/>
    <w:rsid w:val="77639469"/>
    <w:rsid w:val="77938C9F"/>
    <w:rsid w:val="7796637F"/>
    <w:rsid w:val="77A68162"/>
    <w:rsid w:val="77B1303E"/>
    <w:rsid w:val="77BA2133"/>
    <w:rsid w:val="77BD43E1"/>
    <w:rsid w:val="77D4B8A2"/>
    <w:rsid w:val="77E4408B"/>
    <w:rsid w:val="77E566AD"/>
    <w:rsid w:val="77E8954F"/>
    <w:rsid w:val="77EB4722"/>
    <w:rsid w:val="77FA48D2"/>
    <w:rsid w:val="77FD3ED7"/>
    <w:rsid w:val="77FE8A6D"/>
    <w:rsid w:val="78226C61"/>
    <w:rsid w:val="782D5A36"/>
    <w:rsid w:val="783FE223"/>
    <w:rsid w:val="7857CC2D"/>
    <w:rsid w:val="785E6F26"/>
    <w:rsid w:val="785E9072"/>
    <w:rsid w:val="78641F8F"/>
    <w:rsid w:val="786D246E"/>
    <w:rsid w:val="7882B50B"/>
    <w:rsid w:val="789FC105"/>
    <w:rsid w:val="78A78E70"/>
    <w:rsid w:val="78C0B2B4"/>
    <w:rsid w:val="78C8EC8D"/>
    <w:rsid w:val="78E50EBD"/>
    <w:rsid w:val="78E593C3"/>
    <w:rsid w:val="78F6257A"/>
    <w:rsid w:val="790ADC2B"/>
    <w:rsid w:val="7911070B"/>
    <w:rsid w:val="7911E99F"/>
    <w:rsid w:val="7916EA57"/>
    <w:rsid w:val="792A16AD"/>
    <w:rsid w:val="796227C2"/>
    <w:rsid w:val="7977D312"/>
    <w:rsid w:val="798A79EC"/>
    <w:rsid w:val="79961933"/>
    <w:rsid w:val="799C788E"/>
    <w:rsid w:val="79A1447F"/>
    <w:rsid w:val="79AE7747"/>
    <w:rsid w:val="79CB4CA9"/>
    <w:rsid w:val="79CC8988"/>
    <w:rsid w:val="79D6B2D6"/>
    <w:rsid w:val="79E76134"/>
    <w:rsid w:val="7A0F8972"/>
    <w:rsid w:val="7A1E974C"/>
    <w:rsid w:val="7A219986"/>
    <w:rsid w:val="7A298F76"/>
    <w:rsid w:val="7A2DBB7F"/>
    <w:rsid w:val="7A31511D"/>
    <w:rsid w:val="7A3B9166"/>
    <w:rsid w:val="7A422E9A"/>
    <w:rsid w:val="7A54BBDB"/>
    <w:rsid w:val="7A5E5531"/>
    <w:rsid w:val="7A621680"/>
    <w:rsid w:val="7A6A5563"/>
    <w:rsid w:val="7A9FF229"/>
    <w:rsid w:val="7AAB1868"/>
    <w:rsid w:val="7ABDE0AC"/>
    <w:rsid w:val="7AC067E2"/>
    <w:rsid w:val="7AD9F013"/>
    <w:rsid w:val="7ADC66FA"/>
    <w:rsid w:val="7AE257BF"/>
    <w:rsid w:val="7AFC6BE9"/>
    <w:rsid w:val="7B0CA320"/>
    <w:rsid w:val="7B103B37"/>
    <w:rsid w:val="7B1BC1FA"/>
    <w:rsid w:val="7B22E7E4"/>
    <w:rsid w:val="7B34CD4B"/>
    <w:rsid w:val="7B4E463C"/>
    <w:rsid w:val="7B8427FA"/>
    <w:rsid w:val="7B9C2899"/>
    <w:rsid w:val="7B9D5675"/>
    <w:rsid w:val="7BAFB408"/>
    <w:rsid w:val="7BB5CDC0"/>
    <w:rsid w:val="7BBD2E60"/>
    <w:rsid w:val="7BCA7B96"/>
    <w:rsid w:val="7BCBDD1E"/>
    <w:rsid w:val="7BD761C7"/>
    <w:rsid w:val="7BDE840E"/>
    <w:rsid w:val="7BDF369C"/>
    <w:rsid w:val="7BE2A993"/>
    <w:rsid w:val="7BFF5D57"/>
    <w:rsid w:val="7C02F9C7"/>
    <w:rsid w:val="7C2EFB80"/>
    <w:rsid w:val="7C318B66"/>
    <w:rsid w:val="7C3BB03B"/>
    <w:rsid w:val="7C47B052"/>
    <w:rsid w:val="7C4A8FD3"/>
    <w:rsid w:val="7C69CEEC"/>
    <w:rsid w:val="7C7C4B94"/>
    <w:rsid w:val="7C7F3DD4"/>
    <w:rsid w:val="7C83B7C9"/>
    <w:rsid w:val="7C984873"/>
    <w:rsid w:val="7C9DD006"/>
    <w:rsid w:val="7CA456AC"/>
    <w:rsid w:val="7CAB2DAC"/>
    <w:rsid w:val="7CAD0FC2"/>
    <w:rsid w:val="7CAF41AE"/>
    <w:rsid w:val="7CB6A6EE"/>
    <w:rsid w:val="7CC00E73"/>
    <w:rsid w:val="7CC4B8D7"/>
    <w:rsid w:val="7CD32C02"/>
    <w:rsid w:val="7D33ABC8"/>
    <w:rsid w:val="7D38F5F1"/>
    <w:rsid w:val="7D464F31"/>
    <w:rsid w:val="7D59DE74"/>
    <w:rsid w:val="7D5B8459"/>
    <w:rsid w:val="7D626325"/>
    <w:rsid w:val="7D66258F"/>
    <w:rsid w:val="7D691F71"/>
    <w:rsid w:val="7D6BF932"/>
    <w:rsid w:val="7D8E1C59"/>
    <w:rsid w:val="7D988958"/>
    <w:rsid w:val="7D990574"/>
    <w:rsid w:val="7DA57A2C"/>
    <w:rsid w:val="7DA58B7B"/>
    <w:rsid w:val="7DA70A5D"/>
    <w:rsid w:val="7DA8F9DB"/>
    <w:rsid w:val="7DB2D5AC"/>
    <w:rsid w:val="7DCDD12A"/>
    <w:rsid w:val="7DD88E5B"/>
    <w:rsid w:val="7DD8A984"/>
    <w:rsid w:val="7DE238AC"/>
    <w:rsid w:val="7DE5FBD3"/>
    <w:rsid w:val="7DF3A024"/>
    <w:rsid w:val="7DF7D99F"/>
    <w:rsid w:val="7E105807"/>
    <w:rsid w:val="7E12B17C"/>
    <w:rsid w:val="7E21430A"/>
    <w:rsid w:val="7E364C48"/>
    <w:rsid w:val="7E48E07C"/>
    <w:rsid w:val="7E65CC76"/>
    <w:rsid w:val="7E69285F"/>
    <w:rsid w:val="7E6C805B"/>
    <w:rsid w:val="7E730132"/>
    <w:rsid w:val="7E8BCE3D"/>
    <w:rsid w:val="7EB6D7A6"/>
    <w:rsid w:val="7EBED353"/>
    <w:rsid w:val="7ED4EAC7"/>
    <w:rsid w:val="7ED55068"/>
    <w:rsid w:val="7ED7A581"/>
    <w:rsid w:val="7F168643"/>
    <w:rsid w:val="7F1C2751"/>
    <w:rsid w:val="7F262F1F"/>
    <w:rsid w:val="7F4378F1"/>
    <w:rsid w:val="7F49F955"/>
    <w:rsid w:val="7F4E9E49"/>
    <w:rsid w:val="7F4EB8C0"/>
    <w:rsid w:val="7F606E3C"/>
    <w:rsid w:val="7F89C38D"/>
    <w:rsid w:val="7F8EADC6"/>
    <w:rsid w:val="7F941496"/>
    <w:rsid w:val="7F9D8BB8"/>
    <w:rsid w:val="7FB225C3"/>
    <w:rsid w:val="7FB2FA51"/>
    <w:rsid w:val="7FB3AEE4"/>
    <w:rsid w:val="7FB6B353"/>
    <w:rsid w:val="7FC6B648"/>
    <w:rsid w:val="7FD16946"/>
    <w:rsid w:val="7FD4A3FB"/>
    <w:rsid w:val="7FDFED29"/>
    <w:rsid w:val="7FE5AF0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C313FC1B-3B9E-482E-9EF2-081AF40C6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pPr>
      <w:spacing w:after="160" w:line="259" w:lineRule="auto"/>
    </w:pPr>
    <w:rPr>
      <w:sz w:val="22"/>
      <w:szCs w:val="22"/>
      <w:lang w:val="en-IE" w:eastAsia="en-US" w:bidi="ar-SA"/>
    </w:rPr>
  </w:style>
  <w:style w:type="paragraph" w:styleId="berschrift1">
    <w:name w:val="heading 1"/>
    <w:basedOn w:val="Standard"/>
    <w:next w:val="Standard"/>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berschrift3">
    <w:name w:val="heading 3"/>
    <w:basedOn w:val="Standard"/>
    <w:next w:val="Standard"/>
    <w:uiPriority w:val="9"/>
    <w:unhideWhenUsed/>
    <w:qFormat/>
    <w:pPr>
      <w:keepNext/>
      <w:keepLines/>
      <w:spacing w:before="40" w:after="0"/>
      <w:outlineLvl w:val="2"/>
    </w:pPr>
    <w:rPr>
      <w:rFonts w:asciiTheme="majorHAnsi" w:hAnsiTheme="majorHAnsi" w:eastAsiaTheme="majorEastAsia" w:cstheme="majorBidi"/>
      <w:color w:val="1F3864" w:themeColor="accent1" w:themeShade="80"/>
      <w:sz w:val="24"/>
      <w:szCs w:val="2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Kommentarzeichen">
    <w:name w:val="annotation reference"/>
    <w:basedOn w:val="Absatz-Standardschriftart"/>
    <w:uiPriority w:val="99"/>
    <w:semiHidden/>
    <w:unhideWhenUsed/>
    <w:qFormat/>
    <w:rPr>
      <w:sz w:val="16"/>
      <w:szCs w:val="16"/>
    </w:rPr>
  </w:style>
  <w:style w:type="character" w:styleId="Zeilennummer">
    <w:name w:val="line number"/>
    <w:basedOn w:val="Absatz-Standardschriftart"/>
    <w:uiPriority w:val="99"/>
    <w:semiHidden/>
    <w:unhideWhenUsed/>
    <w:qFormat/>
  </w:style>
  <w:style w:type="character" w:styleId="CommentTextChar" w:customStyle="1">
    <w:name w:val="Comment Text Char"/>
    <w:basedOn w:val="Absatz-Standardschriftart"/>
    <w:uiPriority w:val="99"/>
    <w:semiHidden/>
    <w:qFormat/>
    <w:rPr>
      <w:sz w:val="20"/>
      <w:szCs w:val="20"/>
    </w:rPr>
  </w:style>
  <w:style w:type="character" w:styleId="BalloonTextChar" w:customStyle="1">
    <w:name w:val="Balloon Text Char"/>
    <w:basedOn w:val="Absatz-Standardschriftart"/>
    <w:uiPriority w:val="99"/>
    <w:semiHidden/>
    <w:qFormat/>
    <w:rPr>
      <w:rFonts w:ascii="Segoe UI" w:hAnsi="Segoe UI" w:cs="Segoe UI"/>
      <w:sz w:val="18"/>
      <w:szCs w:val="18"/>
    </w:rPr>
  </w:style>
  <w:style w:type="character" w:styleId="normaltextrun1" w:customStyle="1">
    <w:name w:val="normaltextrun1"/>
    <w:basedOn w:val="Absatz-Standardschriftart"/>
    <w:qFormat/>
  </w:style>
  <w:style w:type="character" w:styleId="eop" w:customStyle="1">
    <w:name w:val="eop"/>
    <w:basedOn w:val="Absatz-Standardschriftart"/>
    <w:qFormat/>
  </w:style>
  <w:style w:type="character" w:styleId="CommentSubjectChar" w:customStyle="1">
    <w:name w:val="Comment Subject Char"/>
    <w:basedOn w:val="CommentTextChar"/>
    <w:uiPriority w:val="99"/>
    <w:semiHidden/>
    <w:qFormat/>
    <w:rPr>
      <w:b/>
      <w:bCs/>
      <w:sz w:val="20"/>
      <w:szCs w:val="20"/>
    </w:rPr>
  </w:style>
  <w:style w:type="character" w:styleId="Internetkoppeling" w:customStyle="1">
    <w:name w:val="Internetkoppeling"/>
    <w:uiPriority w:val="99"/>
    <w:unhideWhenUsed/>
    <w:qFormat/>
    <w:rPr>
      <w:color w:val="000080"/>
      <w:u w:val="single"/>
      <w:lang w:val="zh-CN" w:eastAsia="zh-CN" w:bidi="zh-CN"/>
    </w:rPr>
  </w:style>
  <w:style w:type="character" w:styleId="Bezochteinternetkoppeling" w:customStyle="1">
    <w:name w:val="Bezochte internetkoppeling"/>
    <w:basedOn w:val="Absatz-Standardschriftart"/>
    <w:uiPriority w:val="99"/>
    <w:semiHidden/>
    <w:unhideWhenUsed/>
    <w:qFormat/>
    <w:rPr>
      <w:color w:val="954F72" w:themeColor="followedHyperlink"/>
      <w:u w:val="single"/>
    </w:rPr>
  </w:style>
  <w:style w:type="character" w:styleId="Heading1Char" w:customStyle="1">
    <w:name w:val="Heading 1 Char"/>
    <w:basedOn w:val="Absatz-Standardschriftart"/>
    <w:uiPriority w:val="9"/>
    <w:qFormat/>
    <w:rPr>
      <w:rFonts w:asciiTheme="majorHAnsi" w:hAnsiTheme="majorHAnsi" w:eastAsiaTheme="majorEastAsia" w:cstheme="majorBidi"/>
      <w:color w:val="2F5496" w:themeColor="accent1" w:themeShade="BF"/>
      <w:sz w:val="32"/>
      <w:szCs w:val="32"/>
    </w:rPr>
  </w:style>
  <w:style w:type="character" w:styleId="HeaderChar" w:customStyle="1">
    <w:name w:val="Header Char"/>
    <w:basedOn w:val="Absatz-Standardschriftart"/>
    <w:uiPriority w:val="99"/>
    <w:qFormat/>
  </w:style>
  <w:style w:type="character" w:styleId="FooterChar" w:customStyle="1">
    <w:name w:val="Footer Char"/>
    <w:basedOn w:val="Absatz-Standardschriftart"/>
    <w:uiPriority w:val="99"/>
    <w:qFormat/>
  </w:style>
  <w:style w:type="character" w:styleId="Heading3Char" w:customStyle="1">
    <w:name w:val="Heading 3 Char"/>
    <w:basedOn w:val="Absatz-Standardschriftart"/>
    <w:uiPriority w:val="9"/>
    <w:qFormat/>
    <w:rPr>
      <w:rFonts w:asciiTheme="majorHAnsi" w:hAnsiTheme="majorHAnsi" w:eastAsiaTheme="majorEastAsia" w:cstheme="majorBidi"/>
      <w:color w:val="1F3864" w:themeColor="accent1" w:themeShade="80"/>
      <w:sz w:val="24"/>
      <w:szCs w:val="24"/>
    </w:rPr>
  </w:style>
  <w:style w:type="character" w:styleId="Voetnootanker" w:customStyle="1">
    <w:name w:val="Voetnootanker"/>
    <w:qFormat/>
    <w:rPr>
      <w:vertAlign w:val="superscript"/>
    </w:rPr>
  </w:style>
  <w:style w:type="character" w:styleId="FootnoteCharacters" w:customStyle="1">
    <w:name w:val="Footnote Characters"/>
    <w:basedOn w:val="Absatz-Standardschriftart"/>
    <w:uiPriority w:val="99"/>
    <w:semiHidden/>
    <w:unhideWhenUsed/>
    <w:qFormat/>
    <w:rPr>
      <w:vertAlign w:val="superscript"/>
    </w:rPr>
  </w:style>
  <w:style w:type="character" w:styleId="FootnoteTextChar" w:customStyle="1">
    <w:name w:val="Footnote Text Char"/>
    <w:basedOn w:val="Absatz-Standardschriftart"/>
    <w:uiPriority w:val="99"/>
    <w:semiHidden/>
    <w:qFormat/>
    <w:rPr>
      <w:sz w:val="20"/>
      <w:szCs w:val="20"/>
    </w:rPr>
  </w:style>
  <w:style w:type="character" w:styleId="VoetnoottekstChar1" w:customStyle="1">
    <w:name w:val="Voetnoottekst Char1"/>
    <w:basedOn w:val="Absatz-Standardschriftart"/>
    <w:uiPriority w:val="99"/>
    <w:semiHidden/>
    <w:qFormat/>
    <w:rPr>
      <w:sz w:val="20"/>
      <w:szCs w:val="20"/>
    </w:rPr>
  </w:style>
  <w:style w:type="character" w:styleId="Eindnootanker" w:customStyle="1">
    <w:name w:val="Eindnootanker"/>
    <w:qFormat/>
    <w:rPr>
      <w:vertAlign w:val="superscript"/>
    </w:rPr>
  </w:style>
  <w:style w:type="character" w:styleId="EndnoteCharacters" w:customStyle="1">
    <w:name w:val="Endnote Characters"/>
    <w:basedOn w:val="Absatz-Standardschriftart"/>
    <w:uiPriority w:val="99"/>
    <w:semiHidden/>
    <w:unhideWhenUsed/>
    <w:qFormat/>
    <w:rPr>
      <w:vertAlign w:val="superscript"/>
    </w:rPr>
  </w:style>
  <w:style w:type="character" w:styleId="EndnoteTextChar" w:customStyle="1">
    <w:name w:val="Endnote Text Char"/>
    <w:basedOn w:val="Absatz-Standardschriftart"/>
    <w:uiPriority w:val="99"/>
    <w:semiHidden/>
    <w:qFormat/>
    <w:rPr>
      <w:sz w:val="20"/>
      <w:szCs w:val="20"/>
    </w:rPr>
  </w:style>
  <w:style w:type="character" w:styleId="Regelnummering" w:customStyle="1">
    <w:name w:val="Regelnummering"/>
    <w:qFormat/>
  </w:style>
  <w:style w:type="character" w:styleId="Voetnoottekens" w:customStyle="1">
    <w:name w:val="Voetnoottekens"/>
    <w:qFormat/>
  </w:style>
  <w:style w:type="character" w:styleId="Eindnoottekens" w:customStyle="1">
    <w:name w:val="Eindnoottekens"/>
    <w:qFormat/>
  </w:style>
  <w:style w:type="character" w:styleId="FootnoteAnchor" w:customStyle="1">
    <w:name w:val="Footnote Anchor"/>
    <w:qFormat/>
    <w:rPr>
      <w:vertAlign w:val="superscript"/>
    </w:rPr>
  </w:style>
  <w:style w:type="character" w:styleId="LineNumbering" w:customStyle="1">
    <w:name w:val="Line Numbering"/>
    <w:qFormat/>
  </w:style>
  <w:style w:type="character" w:styleId="EndnoteAnchor" w:customStyle="1">
    <w:name w:val="Endnote Anchor"/>
    <w:qFormat/>
    <w:rPr>
      <w:vertAlign w:val="superscript"/>
    </w:rPr>
  </w:style>
  <w:style w:type="paragraph" w:styleId="Kop" w:customStyle="1">
    <w:name w:val="Kop"/>
    <w:basedOn w:val="Standard"/>
    <w:next w:val="Textkrper"/>
    <w:qFormat/>
    <w:pPr>
      <w:keepNext/>
      <w:spacing w:before="240" w:after="120"/>
    </w:pPr>
    <w:rPr>
      <w:rFonts w:ascii="Liberation Sans" w:hAnsi="Liberation Sans" w:eastAsia="Noto Sans CJK SC" w:cs="Lohit Devanagari"/>
      <w:sz w:val="28"/>
      <w:szCs w:val="28"/>
    </w:rPr>
  </w:style>
  <w:style w:type="paragraph" w:styleId="Textkrper">
    <w:name w:val="Body Text"/>
    <w:basedOn w:val="Standard"/>
    <w:qFormat/>
    <w:pPr>
      <w:spacing w:after="140" w:line="276" w:lineRule="auto"/>
    </w:pPr>
  </w:style>
  <w:style w:type="paragraph" w:styleId="Liste">
    <w:name w:val="List"/>
    <w:basedOn w:val="Textkrper"/>
    <w:qFormat/>
    <w:rPr>
      <w:rFonts w:cs="Lohit Devanagari"/>
    </w:rPr>
  </w:style>
  <w:style w:type="paragraph" w:styleId="Beschriftung">
    <w:name w:val="caption"/>
    <w:basedOn w:val="Standard"/>
    <w:next w:val="Standard"/>
    <w:qFormat/>
    <w:pPr>
      <w:suppressLineNumbers/>
      <w:spacing w:before="120" w:after="120"/>
    </w:pPr>
    <w:rPr>
      <w:rFonts w:cs="Lohit Devanagari"/>
      <w:i/>
      <w:iCs/>
      <w:sz w:val="24"/>
      <w:szCs w:val="24"/>
    </w:rPr>
  </w:style>
  <w:style w:type="paragraph" w:styleId="Index" w:customStyle="1">
    <w:name w:val="Index"/>
    <w:basedOn w:val="Standard"/>
    <w:qFormat/>
    <w:pPr>
      <w:suppressLineNumbers/>
    </w:pPr>
    <w:rPr>
      <w:rFonts w:cs="Lohit Devanagari"/>
    </w:rPr>
  </w:style>
  <w:style w:type="paragraph" w:styleId="Sprechblasentext">
    <w:name w:val="Balloon Text"/>
    <w:basedOn w:val="Standard"/>
    <w:uiPriority w:val="99"/>
    <w:semiHidden/>
    <w:unhideWhenUsed/>
    <w:qFormat/>
    <w:pPr>
      <w:spacing w:after="0" w:line="240" w:lineRule="auto"/>
    </w:pPr>
    <w:rPr>
      <w:rFonts w:ascii="Segoe UI" w:hAnsi="Segoe UI" w:cs="Segoe UI"/>
      <w:sz w:val="18"/>
      <w:szCs w:val="18"/>
    </w:rPr>
  </w:style>
  <w:style w:type="paragraph" w:styleId="Kommentartext">
    <w:name w:val="annotation text"/>
    <w:basedOn w:val="Standard"/>
    <w:uiPriority w:val="99"/>
    <w:semiHidden/>
    <w:unhideWhenUsed/>
    <w:qFormat/>
    <w:pPr>
      <w:spacing w:line="240" w:lineRule="auto"/>
    </w:pPr>
    <w:rPr>
      <w:sz w:val="20"/>
      <w:szCs w:val="20"/>
    </w:rPr>
  </w:style>
  <w:style w:type="paragraph" w:styleId="Kommentarthema">
    <w:name w:val="annotation subject"/>
    <w:basedOn w:val="Kommentartext"/>
    <w:next w:val="Kommentartext"/>
    <w:uiPriority w:val="99"/>
    <w:semiHidden/>
    <w:unhideWhenUsed/>
    <w:qFormat/>
    <w:rPr>
      <w:b/>
      <w:bCs/>
    </w:rPr>
  </w:style>
  <w:style w:type="paragraph" w:styleId="Endnotentext">
    <w:name w:val="endnote text"/>
    <w:basedOn w:val="Standard"/>
    <w:uiPriority w:val="99"/>
    <w:semiHidden/>
    <w:unhideWhenUsed/>
    <w:qFormat/>
    <w:pPr>
      <w:spacing w:after="0" w:line="240" w:lineRule="auto"/>
    </w:pPr>
    <w:rPr>
      <w:sz w:val="20"/>
      <w:szCs w:val="20"/>
    </w:rPr>
  </w:style>
  <w:style w:type="paragraph" w:styleId="Kop-envoettekst" w:customStyle="1">
    <w:name w:val="Kop- en voettekst"/>
    <w:basedOn w:val="Standard"/>
    <w:qFormat/>
  </w:style>
  <w:style w:type="paragraph" w:styleId="Fuzeile">
    <w:name w:val="footer"/>
    <w:basedOn w:val="Standard"/>
    <w:uiPriority w:val="99"/>
    <w:unhideWhenUsed/>
    <w:qFormat/>
    <w:pPr>
      <w:suppressLineNumbers/>
      <w:tabs>
        <w:tab w:val="center" w:pos="4513"/>
        <w:tab w:val="right" w:pos="9026"/>
      </w:tabs>
      <w:spacing w:after="0" w:line="240" w:lineRule="auto"/>
    </w:pPr>
  </w:style>
  <w:style w:type="paragraph" w:styleId="Funotentext">
    <w:name w:val="footnote text"/>
    <w:basedOn w:val="Standard"/>
    <w:uiPriority w:val="99"/>
    <w:semiHidden/>
    <w:unhideWhenUsed/>
    <w:qFormat/>
    <w:pPr>
      <w:spacing w:after="0" w:line="240" w:lineRule="auto"/>
    </w:pPr>
    <w:rPr>
      <w:sz w:val="20"/>
      <w:szCs w:val="20"/>
    </w:rPr>
  </w:style>
  <w:style w:type="paragraph" w:styleId="Kopfzeile">
    <w:name w:val="header"/>
    <w:basedOn w:val="Standard"/>
    <w:uiPriority w:val="99"/>
    <w:unhideWhenUsed/>
    <w:qFormat/>
    <w:pPr>
      <w:suppressLineNumbers/>
      <w:tabs>
        <w:tab w:val="center" w:pos="4513"/>
        <w:tab w:val="right" w:pos="9026"/>
      </w:tabs>
      <w:spacing w:after="0" w:line="240" w:lineRule="auto"/>
    </w:pPr>
  </w:style>
  <w:style w:type="paragraph" w:styleId="Listenabsatz">
    <w:name w:val="List Paragraph"/>
    <w:basedOn w:val="Standard"/>
    <w:uiPriority w:val="34"/>
    <w:qFormat/>
    <w:pPr>
      <w:ind w:left="720"/>
      <w:contextualSpacing/>
    </w:pPr>
  </w:style>
  <w:style w:type="paragraph" w:styleId="paragraph" w:customStyle="1">
    <w:name w:val="paragraph"/>
    <w:basedOn w:val="Standard"/>
    <w:qFormat/>
    <w:pPr>
      <w:spacing w:after="0" w:line="240" w:lineRule="auto"/>
    </w:pPr>
    <w:rPr>
      <w:rFonts w:ascii="Times New Roman" w:hAnsi="Times New Roman" w:eastAsia="Times New Roman" w:cs="Times New Roman"/>
      <w:sz w:val="24"/>
      <w:szCs w:val="24"/>
      <w:lang w:val="en-GB" w:eastAsia="en-GB"/>
    </w:rPr>
  </w:style>
  <w:style w:type="paragraph" w:styleId="CM3" w:customStyle="1">
    <w:name w:val="CM3"/>
    <w:basedOn w:val="Standard"/>
    <w:next w:val="Standard"/>
    <w:uiPriority w:val="99"/>
    <w:qFormat/>
    <w:pPr>
      <w:spacing w:after="0" w:line="240" w:lineRule="auto"/>
    </w:pPr>
    <w:rPr>
      <w:rFonts w:ascii="EUAlbertina" w:hAnsi="EUAlbertina"/>
      <w:sz w:val="24"/>
      <w:szCs w:val="24"/>
      <w:lang w:val="en-GB"/>
    </w:rPr>
  </w:style>
  <w:style w:type="paragraph" w:styleId="berarbeitung1" w:customStyle="1">
    <w:name w:val="Überarbeitung1"/>
    <w:uiPriority w:val="99"/>
    <w:semiHidden/>
    <w:qFormat/>
    <w:rPr>
      <w:sz w:val="22"/>
      <w:szCs w:val="22"/>
      <w:lang w:eastAsia="en-US" w:bidi="ar-SA"/>
    </w:rPr>
  </w:style>
  <w:style w:type="paragraph" w:styleId="Inhoudtabel" w:customStyle="1">
    <w:name w:val="Inhoud tabel"/>
    <w:basedOn w:val="Standard"/>
    <w:qFormat/>
    <w:pPr>
      <w:widowControl w:val="0"/>
      <w:suppressLineNumbers/>
    </w:pPr>
  </w:style>
  <w:style w:type="paragraph" w:styleId="Tabelkop" w:customStyle="1">
    <w:name w:val="Tabelkop"/>
    <w:basedOn w:val="Inhoudtabel"/>
    <w:qFormat/>
    <w:pPr>
      <w:jc w:val="center"/>
    </w:pPr>
    <w:rPr>
      <w:b/>
      <w:bCs/>
    </w:rPr>
  </w:style>
  <w:style w:type="table" w:styleId="Tabellenraster">
    <w:name w:val="Table Grid"/>
    <w:basedOn w:val="NormaleTabelle"/>
    <w:uiPriority w:val="39"/>
    <w:qFormat/>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EinfacheTabelle31" w:customStyle="1">
    <w:name w:val="Einfache Tabelle 31"/>
    <w:basedOn w:val="NormaleTabelle"/>
    <w:uiPriority w:val="43"/>
    <w:qFormat/>
    <w:tblPr/>
    <w:tblStylePr w:type="firstRow">
      <w:rPr>
        <w:b/>
        <w:bCs/>
        <w:caps/>
      </w:rPr>
      <w:tblPr/>
      <w:tcPr>
        <w:tcBorders>
          <w:bottom w:val="single" w:color="000000" w:themeColor="text1" w:sz="4" w:space="0"/>
        </w:tcBorders>
      </w:tcPr>
    </w:tblStylePr>
    <w:tblStylePr w:type="lastRow">
      <w:rPr>
        <w:b/>
        <w:bCs/>
        <w:caps/>
      </w:rPr>
      <w:tblPr/>
      <w:tcPr>
        <w:tcBorders>
          <w:top w:val="nil"/>
        </w:tcBorders>
      </w:tcPr>
    </w:tblStylePr>
    <w:tblStylePr w:type="firstCol">
      <w:rPr>
        <w:b/>
        <w:bCs/>
        <w:caps/>
      </w:rPr>
      <w:tblPr/>
      <w:tcPr>
        <w:tcBorders>
          <w:right w:val="single" w:color="000000"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emithellemGitternetz1" w:customStyle="1">
    <w:name w:val="Tabelle mit hellem Gitternetz1"/>
    <w:basedOn w:val="NormaleTabelle"/>
    <w:uiPriority w:val="40"/>
    <w:qFormat/>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 w:type="paragraph" w:styleId="berarbeitung">
    <w:name w:val="Revision"/>
    <w:hidden/>
    <w:uiPriority w:val="99"/>
    <w:semiHidden/>
    <w:rsid w:val="0006223E"/>
    <w:pPr>
      <w:suppressAutoHyphens w:val="0"/>
    </w:pPr>
    <w:rPr>
      <w:sz w:val="22"/>
      <w:szCs w:val="22"/>
      <w:lang w:eastAsia="en-US" w:bidi="ar-SA"/>
    </w:rPr>
  </w:style>
  <w:style w:type="character" w:styleId="Funotenzeichen">
    <w:name w:val="footnote reference"/>
    <w:basedOn w:val="Absatz-Standardschriftart"/>
    <w:uiPriority w:val="99"/>
    <w:semiHidden/>
    <w:unhideWhenUsed/>
    <w:rPr>
      <w:vertAlign w:val="superscript"/>
    </w:rPr>
  </w:style>
  <w:style w:type="paragraph" w:styleId="xmsonormal" w:customStyle="1">
    <w:name w:val="x_msonormal"/>
    <w:basedOn w:val="Standard"/>
    <w:rsid w:val="00A11888"/>
    <w:pPr>
      <w:suppressAutoHyphens w:val="0"/>
      <w:spacing w:after="0" w:line="240" w:lineRule="auto"/>
    </w:pPr>
    <w:rPr>
      <w:rFonts w:ascii="Calibri" w:hAnsi="Calibri" w:cs="Calibri"/>
      <w:lang w:val="en-GB" w:eastAsia="en-GB"/>
    </w:rPr>
  </w:style>
  <w:style w:type="character" w:styleId="xnormaltextrun" w:customStyle="1">
    <w:name w:val="x_normaltextrun"/>
    <w:basedOn w:val="Absatz-Standardschriftart"/>
    <w:rsid w:val="00A11888"/>
  </w:style>
  <w:style w:type="character" w:styleId="xspellingerror" w:customStyle="1">
    <w:name w:val="x_spellingerror"/>
    <w:basedOn w:val="Absatz-Standardschriftart"/>
    <w:rsid w:val="00A11888"/>
  </w:style>
  <w:style w:type="character" w:styleId="Hyperlink">
    <w:name w:val="Hyperlink"/>
    <w:basedOn w:val="Absatz-Standardschriftar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commentsExtended" Target="commentsExtended.xml" Id="rId13" /><Relationship Type="http://schemas.openxmlformats.org/officeDocument/2006/relationships/header" Target="header3.xml" Id="rId26"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footer" Target="footer2.xml" Id="rId25" /><Relationship Type="http://schemas.openxmlformats.org/officeDocument/2006/relationships/customXml" Target="../customXml/item2.xml" Id="rId2" /><Relationship Type="http://schemas.microsoft.com/office/2011/relationships/people" Target="people.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1.xml" Id="rId24"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header" Target="header2.xml" Id="rId23" /><Relationship Type="http://schemas.openxmlformats.org/officeDocument/2006/relationships/fontTable" Target="fontTable.xml" Id="rId28"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header" Target="header1.xml" Id="rId22" /><Relationship Type="http://schemas.openxmlformats.org/officeDocument/2006/relationships/footer" Target="footer3.xml" Id="rId27" /><Relationship Type="http://schemas.openxmlformats.org/officeDocument/2006/relationships/theme" Target="theme/theme1.xml" Id="rId30" /><Relationship Type="http://schemas.openxmlformats.org/officeDocument/2006/relationships/image" Target="/media/image7.emf" Id="Rfe361b4a39394345" /><Relationship Type="http://schemas.openxmlformats.org/officeDocument/2006/relationships/image" Target="/media/image8.emf" Id="R538346495b2e47c2" /><Relationship Type="http://schemas.openxmlformats.org/officeDocument/2006/relationships/image" Target="/media/image9.emf" Id="Ra36ad05caa0f47f1" /><Relationship Type="http://schemas.openxmlformats.org/officeDocument/2006/relationships/image" Target="/media/imagea.emf" Id="Rb89609c0a58e4a5b" /><Relationship Type="http://schemas.openxmlformats.org/officeDocument/2006/relationships/image" Target="/media/imageb.emf" Id="Ra07c3341788f48a5" /><Relationship Type="http://schemas.openxmlformats.org/officeDocument/2006/relationships/image" Target="/media/imagec.emf" Id="Re0621316905c4860" /></Relationships>
</file>

<file path=word/_rels/footnotes.xml.rels><?xml version="1.0" encoding="UTF-8" standalone="yes"?>
<Relationships xmlns="http://schemas.openxmlformats.org/package/2006/relationships"><Relationship Id="rId1" Type="http://schemas.openxmlformats.org/officeDocument/2006/relationships/hyperlink" Target="https://www.omg.org/spec/BPMN/2.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3.xml><?xml version="1.0" encoding="utf-8"?>
<ct:contentTypeSchema xmlns:ct="http://schemas.microsoft.com/office/2006/metadata/contentType" xmlns:ma="http://schemas.microsoft.com/office/2006/metadata/properties/metaAttributes" ct:_="" ma:_="" ma:contentTypeName="Document" ma:contentTypeID="0x01010037229E3A9A077E458BA7B884D54BD87E" ma:contentTypeVersion="22" ma:contentTypeDescription="Create a new document." ma:contentTypeScope="" ma:versionID="7e82f2fba98624a332604ad3e3966a58">
  <xsd:schema xmlns:xsd="http://www.w3.org/2001/XMLSchema" xmlns:xs="http://www.w3.org/2001/XMLSchema" xmlns:p="http://schemas.microsoft.com/office/2006/metadata/properties" xmlns:ns2="acaad41f-e0fa-46c9-bbb1-212c0f7da53b" xmlns:ns3="fc12a5ae-d718-4d66-a488-6fa128b23038" targetNamespace="http://schemas.microsoft.com/office/2006/metadata/properties" ma:root="true" ma:fieldsID="02b0ed414b58e5e4176b3128233fd548" ns2:_="" ns3:_="">
    <xsd:import namespace="acaad41f-e0fa-46c9-bbb1-212c0f7da53b"/>
    <xsd:import namespace="fc12a5ae-d718-4d66-a488-6fa128b23038"/>
    <xsd:element name="properties">
      <xsd:complexType>
        <xsd:sequence>
          <xsd:element name="documentManagement">
            <xsd:complexType>
              <xsd:all>
                <xsd:element ref="ns2:BuildNumber" minOccurs="0"/>
                <xsd:element ref="ns2:Diagram"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ad41f-e0fa-46c9-bbb1-212c0f7da53b" elementFormDefault="qualified">
    <xsd:import namespace="http://schemas.microsoft.com/office/2006/documentManagement/types"/>
    <xsd:import namespace="http://schemas.microsoft.com/office/infopath/2007/PartnerControls"/>
    <xsd:element name="BuildNumber" ma:index="1" nillable="true" ma:displayName="Build Number" ma:description="Following the pattern:&#10;[Major version].[Minor version 2 digits]&#10;&#10;e.g. 0.91" ma:format="Dropdown" ma:internalName="BuildNumber" ma:readOnly="false">
      <xsd:simpleType>
        <xsd:restriction base="dms:Text">
          <xsd:maxLength value="255"/>
        </xsd:restriction>
      </xsd:simpleType>
    </xsd:element>
    <xsd:element name="Diagram" ma:index="4" nillable="true" ma:displayName="Diagram" ma:format="Thumbnail" ma:hidden="true" ma:internalName="Diagram" ma:readOnly="false">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8d28bee-abf0-47e8-8ac6-803e313f41d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12a5ae-d718-4d66-a488-6fa128b23038"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0" nillable="true" ma:displayName="Taxonomy Catch All Column" ma:hidden="true" ma:list="{4d613543-1b79-47b8-8d06-a922e3eb33c4}" ma:internalName="TaxCatchAll" ma:readOnly="false" ma:showField="CatchAllData" ma:web="fc12a5ae-d718-4d66-a488-6fa128b23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c12a5ae-d718-4d66-a488-6fa128b23038" xsi:nil="true"/>
    <lcf76f155ced4ddcb4097134ff3c332f xmlns="acaad41f-e0fa-46c9-bbb1-212c0f7da53b">
      <Terms xmlns="http://schemas.microsoft.com/office/infopath/2007/PartnerControls"/>
    </lcf76f155ced4ddcb4097134ff3c332f>
    <Diagram xmlns="acaad41f-e0fa-46c9-bbb1-212c0f7da53b" xsi:nil="true"/>
    <BuildNumber xmlns="acaad41f-e0fa-46c9-bbb1-212c0f7da53b"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DF837DF3-9E5E-4098-B559-1FA672BF5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ad41f-e0fa-46c9-bbb1-212c0f7da53b"/>
    <ds:schemaRef ds:uri="fc12a5ae-d718-4d66-a488-6fa128b2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41DFB8-6C3F-4409-9B19-E868014CB251}">
  <ds:schemaRefs>
    <ds:schemaRef ds:uri="http://schemas.microsoft.com/office/2006/documentManagement/types"/>
    <ds:schemaRef ds:uri="a4da4238-d531-48d8-b319-49b6062b522f"/>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schemas.openxmlformats.org/package/2006/metadata/core-properties"/>
    <ds:schemaRef ds:uri="b566d979-40c0-42e2-a26d-a7f75714f75a"/>
    <ds:schemaRef ds:uri="http://www.w3.org/XML/1998/namespace"/>
    <ds:schemaRef ds:uri="http://purl.org/dc/dcmitype/"/>
    <ds:schemaRef ds:uri="fc12a5ae-d718-4d66-a488-6fa128b23038"/>
    <ds:schemaRef ds:uri="acaad41f-e0fa-46c9-bbb1-212c0f7da53b"/>
  </ds:schemaRefs>
</ds:datastoreItem>
</file>

<file path=customXml/itemProps5.xml><?xml version="1.0" encoding="utf-8"?>
<ds:datastoreItem xmlns:ds="http://schemas.openxmlformats.org/officeDocument/2006/customXml" ds:itemID="{FE396A5F-ACFE-445C-90AA-226B46F9F9A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EVN AG</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 Wit</dc:creator>
  <cp:keywords/>
  <dc:description/>
  <cp:lastModifiedBy>Georg Hartner</cp:lastModifiedBy>
  <cp:revision>34</cp:revision>
  <cp:lastPrinted>2021-11-11T13:24:00Z</cp:lastPrinted>
  <dcterms:created xsi:type="dcterms:W3CDTF">2022-12-19T03:14:00Z</dcterms:created>
  <dcterms:modified xsi:type="dcterms:W3CDTF">2025-05-14T14:10:17Z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_dlc_DocId">
    <vt:lpwstr>WPUKVQQCVQVV-2102099852-293</vt:lpwstr>
  </property>
  <property fmtid="{D5CDD505-2E9C-101B-9397-08002B2CF9AE}" pid="18" name="_dlc_DocIdItemGuid">
    <vt:lpwstr>e5c9b50b-cc9b-4ab2-a6e8-6556c78b30ec</vt:lpwstr>
  </property>
  <property fmtid="{D5CDD505-2E9C-101B-9397-08002B2CF9AE}" pid="19" name="_dlc_DocIdUrl">
    <vt:lpwstr>https://fhooe.sharepoint.com/sites/INSIEME/_layouts/15/DocIdRedir.aspx?ID=WPUKVQQCVQVV-2102099852-293, WPUKVQQCVQVV-2102099852-293</vt:lpwstr>
  </property>
</Properties>
</file>