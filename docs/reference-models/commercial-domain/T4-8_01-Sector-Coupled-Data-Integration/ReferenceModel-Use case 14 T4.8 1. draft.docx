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135C6" w:rsidP="00E032F9" w:rsidRDefault="003135C6" w14:paraId="672A6659" w14:textId="77777777">
      <w:pPr>
        <w:spacing w:line="276" w:lineRule="auto"/>
        <w:jc w:val="center"/>
        <w:rPr>
          <w:color w:val="FF0000"/>
          <w:highlight w:val="lightGray"/>
          <w:lang w:val="en-GB"/>
        </w:rPr>
      </w:pPr>
    </w:p>
    <w:p w:rsidR="006702A4" w:rsidP="006702A4" w:rsidRDefault="004C0FD6" w14:paraId="487E76D1" w14:textId="38A8F103">
      <w:pPr>
        <w:rPr>
          <w:rFonts w:ascii="Calibri Light" w:hAnsi="Calibri Light" w:eastAsia="Calibri Light" w:cs="Calibri Light"/>
          <w:color w:val="2F5496" w:themeColor="accent1" w:themeShade="BF"/>
          <w:sz w:val="32"/>
          <w:szCs w:val="32"/>
          <w:lang w:val="en-GB"/>
        </w:rPr>
      </w:pPr>
      <w:r>
        <w:rPr>
          <w:rFonts w:ascii="Calibri Light" w:hAnsi="Calibri Light" w:eastAsia="Calibri Light" w:cs="Calibri Light"/>
          <w:color w:val="2F5496" w:themeColor="accent1" w:themeShade="BF"/>
          <w:sz w:val="32"/>
          <w:szCs w:val="32"/>
          <w:lang w:val="en-GB"/>
        </w:rPr>
        <w:t>Project INSIEME – Reference Model Template</w:t>
      </w:r>
    </w:p>
    <w:p w:rsidR="004C0FD6" w:rsidP="006702A4" w:rsidRDefault="004C0FD6" w14:paraId="1204C5D7" w14:textId="18901603">
      <w:pPr>
        <w:rPr>
          <w:rFonts w:ascii="Calibri Light" w:hAnsi="Calibri Light" w:eastAsia="Calibri Light" w:cs="Calibri Light"/>
          <w:color w:val="2F5496" w:themeColor="accent1" w:themeShade="BF"/>
          <w:sz w:val="32"/>
          <w:szCs w:val="32"/>
          <w:lang w:val="en-GB"/>
        </w:rPr>
      </w:pPr>
      <w:r w:rsidRPr="3639BE5A">
        <w:rPr>
          <w:rFonts w:ascii="Calibri Light" w:hAnsi="Calibri Light" w:eastAsia="Calibri Light" w:cs="Calibri Light"/>
          <w:color w:val="2F5496" w:themeColor="accent1" w:themeShade="BF"/>
          <w:sz w:val="32"/>
          <w:szCs w:val="32"/>
          <w:lang w:val="en-GB"/>
        </w:rPr>
        <w:t xml:space="preserve">Task </w:t>
      </w:r>
      <w:r w:rsidRPr="3639BE5A" w:rsidR="442E243C">
        <w:rPr>
          <w:rFonts w:ascii="Calibri Light" w:hAnsi="Calibri Light" w:eastAsia="Calibri Light" w:cs="Calibri Light"/>
          <w:color w:val="2F5496" w:themeColor="accent1" w:themeShade="BF"/>
          <w:sz w:val="32"/>
          <w:szCs w:val="32"/>
          <w:lang w:val="en-GB"/>
        </w:rPr>
        <w:t>4.8</w:t>
      </w:r>
      <w:r w:rsidRPr="3639BE5A">
        <w:rPr>
          <w:rFonts w:ascii="Calibri Light" w:hAnsi="Calibri Light" w:eastAsia="Calibri Light" w:cs="Calibri Light"/>
          <w:color w:val="2F5496" w:themeColor="accent1" w:themeShade="BF"/>
          <w:sz w:val="32"/>
          <w:szCs w:val="32"/>
          <w:lang w:val="en-GB"/>
        </w:rPr>
        <w:t xml:space="preserve"> </w:t>
      </w:r>
      <w:r w:rsidRPr="3639BE5A" w:rsidR="00FD294E">
        <w:rPr>
          <w:rFonts w:ascii="Calibri Light" w:hAnsi="Calibri Light" w:eastAsia="Calibri Light" w:cs="Calibri Light"/>
          <w:color w:val="2F5496" w:themeColor="accent1" w:themeShade="BF"/>
          <w:sz w:val="32"/>
          <w:szCs w:val="32"/>
          <w:lang w:val="en-GB"/>
        </w:rPr>
        <w:t xml:space="preserve">- </w:t>
      </w:r>
      <w:r w:rsidRPr="3639BE5A" w:rsidR="0EB22A52">
        <w:rPr>
          <w:rFonts w:ascii="Calibri Light" w:hAnsi="Calibri Light" w:eastAsia="Calibri Light" w:cs="Calibri Light"/>
          <w:color w:val="2F5496" w:themeColor="accent1" w:themeShade="BF"/>
          <w:sz w:val="32"/>
          <w:szCs w:val="32"/>
          <w:lang w:val="en-GB"/>
        </w:rPr>
        <w:t>Sector Coupled Data Integration (SCDI)</w:t>
      </w:r>
    </w:p>
    <w:p w:rsidR="000813D1" w:rsidRDefault="000813D1" w14:paraId="045B955D" w14:textId="132792A9">
      <w:pPr>
        <w:rPr>
          <w:lang w:val="en-GB"/>
        </w:rPr>
      </w:pPr>
    </w:p>
    <w:p w:rsidR="003135C6" w:rsidP="00E032F9" w:rsidRDefault="003768D8" w14:paraId="08248D1B" w14:textId="42068790">
      <w:pPr>
        <w:spacing w:after="20"/>
        <w:rPr>
          <w:rFonts w:eastAsiaTheme="minorEastAsia"/>
          <w:color w:val="000000" w:themeColor="text1"/>
          <w:lang w:val="en-GB"/>
        </w:rPr>
      </w:pPr>
      <w:r w:rsidRPr="003768D8">
        <w:rPr>
          <w:rFonts w:eastAsiaTheme="minorEastAsia"/>
          <w:b/>
          <w:lang w:val="en-GB"/>
        </w:rPr>
        <w:t>CONTEXT</w:t>
      </w:r>
      <w:r w:rsidRPr="740DE62A" w:rsidR="00D613C4">
        <w:rPr>
          <w:rFonts w:eastAsiaTheme="minorEastAsia"/>
          <w:lang w:val="en-GB"/>
        </w:rPr>
        <w:t>:</w:t>
      </w:r>
    </w:p>
    <w:p w:rsidRPr="00FD294E" w:rsidR="000813D1" w:rsidP="00FD294E" w:rsidRDefault="00FD294E" w14:paraId="0D6740D5" w14:textId="3A3CA444">
      <w:pPr>
        <w:pStyle w:val="ListParagraph"/>
        <w:numPr>
          <w:ilvl w:val="0"/>
          <w:numId w:val="20"/>
        </w:numPr>
        <w:rPr>
          <w:rFonts w:ascii="Calibri" w:hAnsi="Calibri" w:eastAsia="Calibri" w:cs="Calibri"/>
          <w:highlight w:val="magenta"/>
          <w:lang w:val="en-US"/>
        </w:rPr>
      </w:pPr>
      <w:r w:rsidRPr="00FD294E">
        <w:rPr>
          <w:rFonts w:ascii="Calibri" w:hAnsi="Calibri" w:eastAsia="Calibri" w:cs="Calibri"/>
          <w:highlight w:val="magenta"/>
          <w:lang w:val="en-US"/>
        </w:rPr>
        <w:t>[TODO] If possible, please write explanations like recitals.</w:t>
      </w:r>
    </w:p>
    <w:p w:rsidR="003135C6" w:rsidRDefault="00D613C4" w14:paraId="3127BD76" w14:textId="77777777">
      <w:pPr>
        <w:jc w:val="center"/>
        <w:rPr>
          <w:lang w:val="en-GB"/>
        </w:rPr>
      </w:pPr>
      <w:r>
        <w:rPr>
          <w:lang w:val="en-GB"/>
        </w:rPr>
        <w:t>CHAPTER  I</w:t>
      </w:r>
    </w:p>
    <w:p w:rsidR="003135C6" w:rsidRDefault="00DF1E9C" w14:paraId="40D732D9" w14:textId="307A6E1B">
      <w:pPr>
        <w:jc w:val="center"/>
        <w:rPr>
          <w:b/>
          <w:bCs/>
          <w:lang w:val="en-GB"/>
        </w:rPr>
      </w:pPr>
      <w:r>
        <w:rPr>
          <w:b/>
          <w:bCs/>
          <w:lang w:val="en-GB"/>
        </w:rPr>
        <w:t xml:space="preserve">Regarding </w:t>
      </w:r>
      <w:r w:rsidR="00D613C4">
        <w:rPr>
          <w:b/>
          <w:bCs/>
          <w:lang w:val="en-GB"/>
        </w:rPr>
        <w:t>GENERAL  PROVISIONS</w:t>
      </w:r>
    </w:p>
    <w:p w:rsidR="003135C6" w:rsidRDefault="00DF1E9C" w14:paraId="0D468E7F" w14:textId="7477D1A7">
      <w:pPr>
        <w:jc w:val="center"/>
        <w:rPr>
          <w:lang w:val="en-GB"/>
        </w:rPr>
      </w:pPr>
      <w:r>
        <w:rPr>
          <w:i/>
          <w:iCs/>
          <w:lang w:val="en-GB"/>
        </w:rPr>
        <w:t>Issue</w:t>
      </w:r>
      <w:r w:rsidR="00D613C4">
        <w:rPr>
          <w:i/>
          <w:iCs/>
          <w:lang w:val="en-GB"/>
        </w:rPr>
        <w:t xml:space="preserve">  1</w:t>
      </w:r>
      <w:r w:rsidR="00D613C4">
        <w:rPr>
          <w:lang w:val="en-GB"/>
        </w:rPr>
        <w:t xml:space="preserve">  </w:t>
      </w:r>
    </w:p>
    <w:p w:rsidRPr="00E032F9" w:rsidR="003135C6" w:rsidP="00E032F9" w:rsidRDefault="00DF1E9C" w14:paraId="4101652C" w14:textId="4282C969">
      <w:pPr>
        <w:jc w:val="center"/>
        <w:rPr>
          <w:rFonts w:eastAsiaTheme="minorEastAsia"/>
          <w:lang w:val="en-GB"/>
        </w:rPr>
      </w:pPr>
      <w:r>
        <w:rPr>
          <w:rFonts w:eastAsiaTheme="minorEastAsia"/>
          <w:b/>
          <w:bCs/>
          <w:lang w:val="en-GB"/>
        </w:rPr>
        <w:t>On s</w:t>
      </w:r>
      <w:r w:rsidRPr="3A75A749" w:rsidR="3297691B">
        <w:rPr>
          <w:rFonts w:eastAsiaTheme="minorEastAsia"/>
          <w:b/>
          <w:bCs/>
          <w:lang w:val="en-GB"/>
        </w:rPr>
        <w:t>ubject  matter  and scope</w:t>
      </w:r>
      <w:r w:rsidRPr="3A75A749" w:rsidR="3297691B">
        <w:rPr>
          <w:rFonts w:eastAsiaTheme="minorEastAsia"/>
          <w:b/>
          <w:bCs/>
          <w:color w:val="FF0000"/>
          <w:lang w:val="en-GB"/>
        </w:rPr>
        <w:t xml:space="preserve"> </w:t>
      </w:r>
    </w:p>
    <w:p w:rsidRPr="000813D1" w:rsidR="003135C6" w:rsidP="111B2054" w:rsidRDefault="00FD294E" w14:paraId="4DDBEF00" w14:textId="456BB780">
      <w:pPr>
        <w:pStyle w:val="ListParagraph"/>
        <w:numPr>
          <w:ilvl w:val="0"/>
          <w:numId w:val="11"/>
        </w:numPr>
        <w:rPr>
          <w:rFonts w:eastAsiaTheme="minorEastAsia"/>
          <w:lang w:val="en-GB"/>
        </w:rPr>
      </w:pPr>
      <w:r w:rsidRPr="00360D0C">
        <w:rPr>
          <w:rFonts w:eastAsiaTheme="minorEastAsia"/>
          <w:highlight w:val="magenta"/>
          <w:lang w:val="en-GB"/>
        </w:rPr>
        <w:t>[IGNORE FOR NOW]</w:t>
      </w:r>
      <w:r w:rsidR="00E72784">
        <w:br/>
      </w:r>
    </w:p>
    <w:p w:rsidR="003135C6" w:rsidRDefault="00DF1E9C" w14:paraId="58EF7EAF" w14:textId="69FFE48F">
      <w:pPr>
        <w:jc w:val="center"/>
        <w:rPr>
          <w:i/>
          <w:iCs/>
          <w:lang w:val="en-GB"/>
        </w:rPr>
      </w:pPr>
      <w:r>
        <w:rPr>
          <w:i/>
          <w:iCs/>
          <w:lang w:val="en-GB"/>
        </w:rPr>
        <w:t>Issue</w:t>
      </w:r>
      <w:r w:rsidR="00D613C4">
        <w:rPr>
          <w:i/>
          <w:iCs/>
          <w:lang w:val="en-GB"/>
        </w:rPr>
        <w:t xml:space="preserve"> 2</w:t>
      </w:r>
    </w:p>
    <w:p w:rsidR="003135C6" w:rsidP="00E032F9" w:rsidRDefault="00DF1E9C" w14:paraId="29D6B04F" w14:textId="7472A56A">
      <w:pPr>
        <w:jc w:val="center"/>
        <w:rPr>
          <w:rFonts w:eastAsiaTheme="minorEastAsia"/>
          <w:lang w:val="en-GB"/>
        </w:rPr>
      </w:pPr>
      <w:r>
        <w:rPr>
          <w:b/>
          <w:bCs/>
          <w:lang w:val="en-GB"/>
        </w:rPr>
        <w:t>On d</w:t>
      </w:r>
      <w:r w:rsidR="00D613C4">
        <w:rPr>
          <w:b/>
          <w:bCs/>
          <w:lang w:val="en-GB"/>
        </w:rPr>
        <w:t>efinitions</w:t>
      </w:r>
    </w:p>
    <w:p w:rsidRPr="00B27F69" w:rsidR="003135C6" w:rsidP="111B2054" w:rsidRDefault="00D613C4" w14:paraId="0FA884A7" w14:textId="4E755DEA">
      <w:pPr>
        <w:rPr>
          <w:rFonts w:eastAsiaTheme="minorEastAsia"/>
          <w:lang w:val="en-GB"/>
        </w:rPr>
      </w:pPr>
      <w:r w:rsidRPr="111B2054">
        <w:rPr>
          <w:rFonts w:eastAsiaTheme="minorEastAsia"/>
          <w:lang w:val="en-GB"/>
        </w:rPr>
        <w:t xml:space="preserve">For the purpose of this implementing regulation, the definitions in Article 2 of Directive (EU) 2019/944 </w:t>
      </w:r>
      <w:r w:rsidRPr="111B2054">
        <w:rPr>
          <w:rFonts w:eastAsiaTheme="minorEastAsia"/>
          <w:highlight w:val="yellow"/>
          <w:lang w:val="en-GB"/>
        </w:rPr>
        <w:t xml:space="preserve">[TODO and state that the definitions </w:t>
      </w:r>
      <w:r w:rsidR="005272B9">
        <w:rPr>
          <w:rFonts w:eastAsiaTheme="minorEastAsia"/>
          <w:highlight w:val="yellow"/>
          <w:lang w:val="en-GB"/>
        </w:rPr>
        <w:t>in other pieces of European Legislation</w:t>
      </w:r>
      <w:r w:rsidRPr="111B2054">
        <w:rPr>
          <w:rFonts w:eastAsiaTheme="minorEastAsia"/>
          <w:highlight w:val="yellow"/>
          <w:lang w:val="en-GB"/>
        </w:rPr>
        <w:t>]</w:t>
      </w:r>
      <w:r w:rsidRPr="111B2054">
        <w:rPr>
          <w:rFonts w:eastAsiaTheme="minorEastAsia"/>
          <w:lang w:val="en-GB"/>
        </w:rPr>
        <w:t xml:space="preserve"> shall apply. In addition, the following definitions shall apply:</w:t>
      </w:r>
      <w:r>
        <w:br/>
      </w:r>
    </w:p>
    <w:p w:rsidRPr="005272B9" w:rsidR="7ADC66FA" w:rsidP="4EA81B1E" w:rsidRDefault="005272B9" w14:paraId="3D8E2874" w14:textId="7E7D046C">
      <w:pPr>
        <w:pStyle w:val="ListParagraph"/>
        <w:numPr>
          <w:ilvl w:val="0"/>
          <w:numId w:val="19"/>
        </w:numPr>
        <w:spacing w:after="0"/>
        <w:rPr>
          <w:rFonts w:eastAsiaTheme="minorEastAsia"/>
          <w:highlight w:val="magenta"/>
          <w:lang w:val="en-GB"/>
        </w:rPr>
      </w:pPr>
      <w:r w:rsidRPr="005272B9">
        <w:rPr>
          <w:rFonts w:eastAsiaTheme="minorEastAsia"/>
          <w:highlight w:val="magenta"/>
          <w:lang w:val="en-GB"/>
        </w:rPr>
        <w:t xml:space="preserve">[EXAMPLE] </w:t>
      </w:r>
      <w:r w:rsidRPr="005272B9" w:rsidR="2EA3D731">
        <w:rPr>
          <w:rFonts w:eastAsiaTheme="minorEastAsia"/>
          <w:highlight w:val="magenta"/>
          <w:lang w:val="en-GB"/>
        </w:rPr>
        <w:t>‘</w:t>
      </w:r>
      <w:r w:rsidRPr="005272B9" w:rsidR="7E12B17C">
        <w:rPr>
          <w:rFonts w:eastAsiaTheme="minorEastAsia"/>
          <w:highlight w:val="magenta"/>
          <w:lang w:val="en-GB"/>
        </w:rPr>
        <w:t>market party</w:t>
      </w:r>
      <w:r w:rsidRPr="005272B9" w:rsidR="2EA3D731">
        <w:rPr>
          <w:rFonts w:eastAsiaTheme="minorEastAsia"/>
          <w:highlight w:val="magenta"/>
          <w:lang w:val="en-GB"/>
        </w:rPr>
        <w:t>’, in the context of this act, means</w:t>
      </w:r>
      <w:r w:rsidRPr="005272B9" w:rsidR="6C504632">
        <w:rPr>
          <w:rFonts w:eastAsiaTheme="minorEastAsia"/>
          <w:highlight w:val="magenta"/>
          <w:lang w:val="en-GB"/>
        </w:rPr>
        <w:t xml:space="preserve"> organisations that take part in data exchange for the access to metering and consumption data, master data,</w:t>
      </w:r>
      <w:r w:rsidRPr="005272B9" w:rsidR="60E59F7C">
        <w:rPr>
          <w:rFonts w:eastAsiaTheme="minorEastAsia"/>
          <w:highlight w:val="magenta"/>
          <w:lang w:val="en-GB"/>
        </w:rPr>
        <w:t xml:space="preserve"> supplier switching,</w:t>
      </w:r>
      <w:r w:rsidRPr="005272B9" w:rsidR="6C504632">
        <w:rPr>
          <w:rFonts w:eastAsiaTheme="minorEastAsia"/>
          <w:highlight w:val="magenta"/>
          <w:lang w:val="en-GB"/>
        </w:rPr>
        <w:t xml:space="preserve"> demand response and other energy</w:t>
      </w:r>
      <w:r w:rsidRPr="005272B9" w:rsidR="6568F894">
        <w:rPr>
          <w:rFonts w:eastAsiaTheme="minorEastAsia"/>
          <w:highlight w:val="magenta"/>
          <w:lang w:val="en-GB"/>
        </w:rPr>
        <w:t xml:space="preserve"> services</w:t>
      </w:r>
      <w:r w:rsidRPr="005272B9" w:rsidR="0AEA9CCA">
        <w:rPr>
          <w:rFonts w:eastAsiaTheme="minorEastAsia"/>
          <w:highlight w:val="magenta"/>
          <w:lang w:val="en-GB"/>
        </w:rPr>
        <w:t>.</w:t>
      </w:r>
    </w:p>
    <w:p w:rsidR="00360D0C" w:rsidP="4EA81B1E" w:rsidRDefault="005272B9" w14:paraId="54F1631C" w14:textId="7E5B424F">
      <w:pPr>
        <w:pStyle w:val="ListParagraph"/>
        <w:numPr>
          <w:ilvl w:val="0"/>
          <w:numId w:val="19"/>
        </w:numPr>
        <w:spacing w:after="0"/>
        <w:rPr>
          <w:rFonts w:eastAsiaTheme="minorEastAsia"/>
          <w:lang w:val="en-GB"/>
        </w:rPr>
      </w:pPr>
      <w:r w:rsidRPr="005272B9">
        <w:rPr>
          <w:rFonts w:eastAsiaTheme="minorEastAsia"/>
          <w:highlight w:val="yellow"/>
          <w:lang w:val="en-GB"/>
        </w:rPr>
        <w:t>[TODO]</w:t>
      </w:r>
      <w:r>
        <w:rPr>
          <w:rFonts w:eastAsiaTheme="minorEastAsia"/>
          <w:lang w:val="en-GB"/>
        </w:rPr>
        <w:t xml:space="preserve"> provide your additional definitions</w:t>
      </w:r>
    </w:p>
    <w:p w:rsidR="00360D0C" w:rsidRDefault="005272B9" w14:paraId="7B065835" w14:textId="6E59DB1D">
      <w:pPr>
        <w:jc w:val="center"/>
        <w:rPr>
          <w:rFonts w:eastAsiaTheme="minorEastAsia"/>
          <w:lang w:val="en-GB"/>
        </w:rPr>
      </w:pPr>
      <w:r>
        <w:rPr>
          <w:rFonts w:eastAsiaTheme="minorEastAsia"/>
          <w:lang w:val="en-GB"/>
        </w:rPr>
        <w:t xml:space="preserve"> </w:t>
      </w:r>
    </w:p>
    <w:p w:rsidR="003135C6" w:rsidRDefault="00D613C4" w14:paraId="6092B1F7" w14:textId="6A452E19">
      <w:pPr>
        <w:jc w:val="center"/>
        <w:rPr>
          <w:rFonts w:eastAsiaTheme="minorEastAsia"/>
          <w:lang w:val="en-GB"/>
        </w:rPr>
      </w:pPr>
      <w:r>
        <w:rPr>
          <w:rFonts w:eastAsiaTheme="minorEastAsia"/>
          <w:lang w:val="en-GB"/>
        </w:rPr>
        <w:t>CHAPTER II</w:t>
      </w:r>
    </w:p>
    <w:p w:rsidR="003135C6" w:rsidP="448EB7B0" w:rsidRDefault="00DF1E9C" w14:paraId="1DAAE770" w14:textId="4E319A3B">
      <w:pPr>
        <w:jc w:val="center"/>
        <w:rPr>
          <w:rFonts w:eastAsia="ＭＳ 明朝" w:eastAsiaTheme="minorEastAsia"/>
          <w:b w:val="1"/>
          <w:bCs w:val="1"/>
          <w:lang w:val="en-GB"/>
        </w:rPr>
      </w:pPr>
      <w:r w:rsidRPr="448EB7B0" w:rsidR="00DF1E9C">
        <w:rPr>
          <w:rFonts w:eastAsia="ＭＳ 明朝" w:eastAsiaTheme="minorEastAsia"/>
          <w:b w:val="1"/>
          <w:bCs w:val="1"/>
          <w:lang w:val="en-GB"/>
        </w:rPr>
        <w:t>Regarding</w:t>
      </w:r>
      <w:r w:rsidRPr="448EB7B0" w:rsidR="00DF1E9C">
        <w:rPr>
          <w:rFonts w:eastAsia="ＭＳ 明朝" w:eastAsiaTheme="minorEastAsia"/>
          <w:b w:val="1"/>
          <w:bCs w:val="1"/>
          <w:lang w:val="en-GB"/>
        </w:rPr>
        <w:t xml:space="preserve"> </w:t>
      </w:r>
      <w:r w:rsidRPr="448EB7B0" w:rsidR="4A2BAA1F">
        <w:rPr>
          <w:rFonts w:eastAsia="ＭＳ 明朝" w:eastAsiaTheme="minorEastAsia"/>
          <w:b w:val="1"/>
          <w:bCs w:val="1"/>
          <w:lang w:val="en-GB"/>
        </w:rPr>
        <w:t>Sector-Coupled Data Integration (SCDI) Use case 14</w:t>
      </w:r>
    </w:p>
    <w:p w:rsidR="4AF7D480" w:rsidP="4AF7D480" w:rsidRDefault="4AF7D480" w14:paraId="4AFD0658" w14:textId="34C2F819">
      <w:pPr>
        <w:spacing w:after="0"/>
        <w:rPr>
          <w:rFonts w:eastAsiaTheme="minorEastAsia"/>
          <w:b/>
          <w:bCs/>
          <w:highlight w:val="yellow"/>
          <w:u w:val="single"/>
          <w:lang w:val="en-GB"/>
        </w:rPr>
      </w:pPr>
    </w:p>
    <w:p w:rsidR="00192C5B" w:rsidP="4AF7D480" w:rsidRDefault="00192C5B" w14:paraId="59A58A29" w14:textId="7463BAA9">
      <w:pPr>
        <w:spacing w:after="0"/>
        <w:rPr>
          <w:rFonts w:eastAsiaTheme="minorEastAsia"/>
          <w:b/>
          <w:bCs/>
          <w:highlight w:val="yellow"/>
          <w:u w:val="single"/>
          <w:lang w:val="en-GB"/>
        </w:rPr>
      </w:pPr>
      <w:r>
        <w:rPr>
          <w:rFonts w:eastAsiaTheme="minorEastAsia"/>
          <w:b/>
          <w:bCs/>
          <w:highlight w:val="yellow"/>
          <w:u w:val="single"/>
          <w:lang w:val="en-GB"/>
        </w:rPr>
        <w:t xml:space="preserve">[NOTE] Typically define responsibilities last and in close coordination with </w:t>
      </w:r>
      <w:r w:rsidRPr="00C40E92" w:rsidR="00C40E92">
        <w:rPr>
          <w:rFonts w:eastAsiaTheme="minorEastAsia"/>
          <w:b/>
          <w:bCs/>
          <w:i/>
          <w:iCs/>
          <w:highlight w:val="yellow"/>
          <w:u w:val="single"/>
          <w:lang w:val="en-GB"/>
        </w:rPr>
        <w:t>T5.5 EU Policy and regulation alignment</w:t>
      </w:r>
    </w:p>
    <w:p w:rsidR="00192C5B" w:rsidP="4AF7D480" w:rsidRDefault="00192C5B" w14:paraId="54668D38" w14:textId="77777777">
      <w:pPr>
        <w:spacing w:after="0"/>
        <w:rPr>
          <w:rFonts w:eastAsiaTheme="minorEastAsia"/>
          <w:b/>
          <w:bCs/>
          <w:highlight w:val="yellow"/>
          <w:u w:val="single"/>
          <w:lang w:val="en-GB"/>
        </w:rPr>
      </w:pPr>
    </w:p>
    <w:p w:rsidR="61B677BE" w:rsidP="559A74E2" w:rsidRDefault="00C40E92" w14:paraId="2E9077FE" w14:textId="33A0C031">
      <w:pPr>
        <w:spacing w:after="0"/>
        <w:jc w:val="center"/>
        <w:rPr>
          <w:rFonts w:eastAsiaTheme="minorEastAsia"/>
          <w:i/>
          <w:iCs/>
          <w:lang w:val="en-GB"/>
        </w:rPr>
      </w:pPr>
      <w:r>
        <w:rPr>
          <w:rFonts w:eastAsiaTheme="minorEastAsia"/>
          <w:i/>
          <w:iCs/>
          <w:lang w:val="en-GB"/>
        </w:rPr>
        <w:t>Article XX</w:t>
      </w:r>
    </w:p>
    <w:p w:rsidR="61B677BE" w:rsidP="559A74E2" w:rsidRDefault="69145264" w14:paraId="51CE0BC9" w14:textId="7F0D5832">
      <w:pPr>
        <w:spacing w:after="0"/>
        <w:jc w:val="center"/>
        <w:rPr>
          <w:rFonts w:eastAsiaTheme="minorEastAsia"/>
          <w:b/>
          <w:bCs/>
          <w:lang w:val="en-GB"/>
        </w:rPr>
      </w:pPr>
      <w:r w:rsidRPr="559A74E2">
        <w:rPr>
          <w:rFonts w:eastAsiaTheme="minorEastAsia"/>
          <w:b/>
          <w:bCs/>
          <w:lang w:val="en-GB"/>
        </w:rPr>
        <w:t xml:space="preserve">On responsibilities of </w:t>
      </w:r>
      <w:r w:rsidR="00192C5B">
        <w:rPr>
          <w:rFonts w:eastAsiaTheme="minorEastAsia"/>
          <w:b/>
          <w:bCs/>
          <w:lang w:val="en-GB"/>
        </w:rPr>
        <w:t>ROLE1</w:t>
      </w:r>
    </w:p>
    <w:p w:rsidR="4AF7D480" w:rsidP="4AF7D480" w:rsidRDefault="4AF7D480" w14:paraId="132ED585" w14:textId="02EEC690">
      <w:pPr>
        <w:spacing w:after="0"/>
        <w:jc w:val="center"/>
        <w:rPr>
          <w:rFonts w:ascii="Calibri" w:hAnsi="Calibri" w:eastAsia="Calibri" w:cs="Arial"/>
          <w:b/>
          <w:bCs/>
          <w:lang w:val="en-GB"/>
        </w:rPr>
      </w:pPr>
    </w:p>
    <w:p w:rsidRPr="00C40E92" w:rsidR="70F6746E" w:rsidP="559A74E2" w:rsidRDefault="00C40E92" w14:paraId="399DBC00" w14:textId="60646EE8">
      <w:pPr>
        <w:pStyle w:val="ListParagraph"/>
        <w:numPr>
          <w:ilvl w:val="0"/>
          <w:numId w:val="8"/>
        </w:numPr>
        <w:spacing w:after="0"/>
        <w:rPr>
          <w:lang w:val="en-GB"/>
        </w:rPr>
      </w:pPr>
      <w:r>
        <w:rPr>
          <w:rFonts w:eastAsiaTheme="minorEastAsia"/>
          <w:lang w:val="en-GB"/>
        </w:rPr>
        <w:t>ROLE1 shall …</w:t>
      </w:r>
      <w:r w:rsidR="3A2B544C">
        <w:br/>
      </w:r>
    </w:p>
    <w:p w:rsidR="00265895" w:rsidRDefault="00265895" w14:paraId="338A3CDB" w14:textId="77777777">
      <w:pPr>
        <w:spacing w:after="0" w:line="240" w:lineRule="auto"/>
        <w:rPr>
          <w:highlight w:val="lightGray"/>
          <w:lang w:val="en-GB"/>
        </w:rPr>
      </w:pPr>
      <w:r>
        <w:rPr>
          <w:highlight w:val="lightGray"/>
          <w:lang w:val="en-GB"/>
        </w:rPr>
        <w:br w:type="page"/>
      </w:r>
    </w:p>
    <w:p w:rsidR="003135C6" w:rsidRDefault="00D613C4" w14:paraId="6D741366" w14:textId="0F00FA2D">
      <w:pPr>
        <w:jc w:val="center"/>
        <w:rPr>
          <w:highlight w:val="lightGray"/>
          <w:lang w:val="en-GB"/>
        </w:rPr>
      </w:pPr>
      <w:r>
        <w:rPr>
          <w:highlight w:val="lightGray"/>
          <w:lang w:val="en-GB"/>
        </w:rPr>
        <w:lastRenderedPageBreak/>
        <w:t>ANNEX A</w:t>
      </w:r>
    </w:p>
    <w:p w:rsidR="003135C6" w:rsidP="448EB7B0" w:rsidRDefault="00D613C4" w14:paraId="6F069219" w14:textId="261082F1">
      <w:pPr>
        <w:rPr>
          <w:rFonts w:eastAsia="ＭＳ 明朝" w:eastAsiaTheme="minorEastAsia"/>
          <w:b w:val="1"/>
          <w:bCs w:val="1"/>
          <w:lang w:val="en-GB"/>
        </w:rPr>
      </w:pPr>
      <w:r w:rsidRPr="448EB7B0" w:rsidR="00D613C4">
        <w:rPr>
          <w:b w:val="1"/>
          <w:bCs w:val="1"/>
          <w:sz w:val="28"/>
          <w:szCs w:val="28"/>
          <w:lang w:val="en-GB"/>
        </w:rPr>
        <w:t>A1. The reference model for</w:t>
      </w:r>
      <w:r w:rsidRPr="448EB7B0" w:rsidR="00D613C4">
        <w:rPr>
          <w:b w:val="1"/>
          <w:bCs w:val="1"/>
          <w:sz w:val="28"/>
          <w:szCs w:val="28"/>
          <w:lang w:val="en-GB"/>
        </w:rPr>
        <w:t xml:space="preserve"> </w:t>
      </w:r>
      <w:r w:rsidRPr="448EB7B0" w:rsidR="334826AF">
        <w:rPr>
          <w:rFonts w:eastAsia="ＭＳ 明朝" w:eastAsiaTheme="minorEastAsia"/>
          <w:b w:val="1"/>
          <w:bCs w:val="1"/>
          <w:sz w:val="28"/>
          <w:szCs w:val="28"/>
          <w:lang w:val="en-GB"/>
        </w:rPr>
        <w:t>Sector-Coupled Data Integration (SCDI) Use case 14</w:t>
      </w:r>
    </w:p>
    <w:p w:rsidR="111B2054" w:rsidP="111B2054" w:rsidRDefault="00D850C7" w14:paraId="38A6A9EF" w14:textId="2E70CAE0">
      <w:pPr>
        <w:rPr>
          <w:del w:author="Georg Hartner" w:date="2023-05-22T07:11:00Z" w:id="1029422559"/>
          <w:b w:val="1"/>
          <w:bCs w:val="1"/>
          <w:highlight w:val="yellow"/>
          <w:u w:val="single"/>
          <w:lang w:val="en-GB"/>
        </w:rPr>
      </w:pPr>
      <w:r w:rsidRPr="448EB7B0" w:rsidR="00D850C7">
        <w:rPr>
          <w:lang w:val="en-GB"/>
        </w:rPr>
        <w:t xml:space="preserve">Table I </w:t>
      </w:r>
      <w:r w:rsidRPr="448EB7B0" w:rsidR="00D850C7">
        <w:rPr>
          <w:lang w:val="en-GB"/>
        </w:rPr>
        <w:t>contains</w:t>
      </w:r>
      <w:r w:rsidRPr="448EB7B0" w:rsidR="00D850C7">
        <w:rPr>
          <w:lang w:val="en-GB"/>
        </w:rPr>
        <w:t xml:space="preserve"> information needed </w:t>
      </w:r>
      <w:r w:rsidRPr="448EB7B0" w:rsidR="00473E89">
        <w:rPr>
          <w:lang w:val="en-GB"/>
        </w:rPr>
        <w:t xml:space="preserve">by </w:t>
      </w:r>
      <w:r w:rsidRPr="448EB7B0" w:rsidR="0F66E578">
        <w:rPr>
          <w:lang w:val="en-GB"/>
        </w:rPr>
        <w:t xml:space="preserve">stakeholder 1 and 2 </w:t>
      </w:r>
      <w:r w:rsidRPr="448EB7B0" w:rsidR="00473E89">
        <w:rPr>
          <w:lang w:val="en-GB"/>
        </w:rPr>
        <w:t>to set up for utilising</w:t>
      </w:r>
      <w:r w:rsidRPr="448EB7B0" w:rsidR="00AC1EC5">
        <w:rPr>
          <w:b w:val="0"/>
          <w:bCs w:val="0"/>
          <w:lang w:val="en-GB"/>
        </w:rPr>
        <w:t xml:space="preserve"> </w:t>
      </w:r>
      <w:r w:rsidRPr="448EB7B0" w:rsidR="4EA69ED3">
        <w:rPr>
          <w:rFonts w:eastAsia="ＭＳ 明朝" w:eastAsiaTheme="minorEastAsia"/>
          <w:b w:val="0"/>
          <w:bCs w:val="0"/>
          <w:lang w:val="en-GB"/>
        </w:rPr>
        <w:t>Sector-Coupled Data Integration (SCDI) Use case 14</w:t>
      </w:r>
      <w:r w:rsidRPr="448EB7B0" w:rsidR="00AC1EC5">
        <w:rPr>
          <w:b w:val="0"/>
          <w:bCs w:val="0"/>
          <w:lang w:val="en-GB"/>
        </w:rPr>
        <w:t xml:space="preserve"> in a M</w:t>
      </w:r>
      <w:r w:rsidRPr="448EB7B0" w:rsidR="00912389">
        <w:rPr>
          <w:lang w:val="en-GB"/>
        </w:rPr>
        <w:t xml:space="preserve">ember </w:t>
      </w:r>
      <w:r w:rsidRPr="448EB7B0" w:rsidR="00AC1EC5">
        <w:rPr>
          <w:lang w:val="en-GB"/>
        </w:rPr>
        <w:t>S</w:t>
      </w:r>
      <w:r w:rsidRPr="448EB7B0" w:rsidR="00912389">
        <w:rPr>
          <w:lang w:val="en-GB"/>
        </w:rPr>
        <w:t>tate</w:t>
      </w:r>
      <w:r w:rsidRPr="448EB7B0" w:rsidR="00AC1EC5">
        <w:rPr>
          <w:lang w:val="en-GB"/>
        </w:rPr>
        <w:t xml:space="preserve">. </w:t>
      </w:r>
    </w:p>
    <w:tbl>
      <w:tblPr>
        <w:tblStyle w:val="TableGrid"/>
        <w:tblW w:w="9120" w:type="dxa"/>
        <w:tblLayout w:type="fixed"/>
        <w:tblLook w:val="04A0" w:firstRow="1" w:lastRow="0" w:firstColumn="1" w:lastColumn="0" w:noHBand="0" w:noVBand="1"/>
      </w:tblPr>
      <w:tblGrid>
        <w:gridCol w:w="476"/>
        <w:gridCol w:w="1648"/>
        <w:gridCol w:w="6996"/>
      </w:tblGrid>
      <w:tr w:rsidRPr="00E032F9" w:rsidR="003135C6" w:rsidTr="2BDC8B29" w14:paraId="09A244B5" w14:textId="77777777">
        <w:trPr>
          <w:trHeight w:val="300"/>
        </w:trPr>
        <w:tc>
          <w:tcPr>
            <w:tcW w:w="9120" w:type="dxa"/>
            <w:gridSpan w:val="3"/>
            <w:shd w:val="clear" w:color="auto" w:fill="D0CECE" w:themeFill="background2" w:themeFillShade="E6"/>
            <w:tcMar/>
          </w:tcPr>
          <w:p w:rsidR="003135C6" w:rsidRDefault="006E7CA3" w14:paraId="68D1C5EF" w14:textId="607AB24B">
            <w:pPr>
              <w:widowControl w:val="0"/>
              <w:spacing w:after="0"/>
              <w:jc w:val="center"/>
              <w:rPr>
                <w:lang w:val="en-US"/>
              </w:rPr>
            </w:pPr>
            <w:r>
              <w:rPr>
                <w:rFonts w:ascii="Arial" w:hAnsi="Arial" w:eastAsia="Arial" w:cs="Arial"/>
                <w:b/>
                <w:bCs/>
                <w:i/>
                <w:iCs/>
                <w:sz w:val="16"/>
                <w:szCs w:val="16"/>
                <w:lang w:val="en-GB"/>
              </w:rPr>
              <w:t xml:space="preserve">Table I - </w:t>
            </w:r>
            <w:r w:rsidR="00D613C4">
              <w:rPr>
                <w:rFonts w:ascii="Arial" w:hAnsi="Arial" w:eastAsia="Arial" w:cs="Arial"/>
                <w:b/>
                <w:bCs/>
                <w:i/>
                <w:iCs/>
                <w:sz w:val="16"/>
                <w:szCs w:val="16"/>
                <w:lang w:val="en-GB"/>
              </w:rPr>
              <w:t>General information on Member State environments</w:t>
            </w:r>
          </w:p>
        </w:tc>
      </w:tr>
      <w:tr w:rsidR="003135C6" w:rsidTr="2BDC8B29" w14:paraId="3C9B9854" w14:textId="77777777">
        <w:trPr>
          <w:trHeight w:val="300"/>
        </w:trPr>
        <w:tc>
          <w:tcPr>
            <w:tcW w:w="476" w:type="dxa"/>
            <w:shd w:val="clear" w:color="auto" w:fill="D0CECE" w:themeFill="background2" w:themeFillShade="E6"/>
            <w:tcMar/>
          </w:tcPr>
          <w:p w:rsidR="003135C6" w:rsidRDefault="00D613C4" w14:paraId="0A97036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ID</w:t>
            </w:r>
          </w:p>
        </w:tc>
        <w:tc>
          <w:tcPr>
            <w:tcW w:w="1648" w:type="dxa"/>
            <w:tcBorders>
              <w:bottom w:val="single" w:color="auto" w:sz="4" w:space="0"/>
            </w:tcBorders>
            <w:shd w:val="clear" w:color="auto" w:fill="D0CECE" w:themeFill="background2" w:themeFillShade="E6"/>
            <w:tcMar/>
          </w:tcPr>
          <w:p w:rsidR="003135C6" w:rsidRDefault="00D613C4" w14:paraId="0D909AE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Name</w:t>
            </w:r>
          </w:p>
        </w:tc>
        <w:tc>
          <w:tcPr>
            <w:tcW w:w="6996" w:type="dxa"/>
            <w:shd w:val="clear" w:color="auto" w:fill="D0CECE" w:themeFill="background2" w:themeFillShade="E6"/>
            <w:tcMar/>
          </w:tcPr>
          <w:p w:rsidR="003135C6" w:rsidRDefault="00D613C4" w14:paraId="31FF54C8" w14:textId="77777777">
            <w:pPr>
              <w:widowControl w:val="0"/>
              <w:spacing w:after="0"/>
              <w:rPr>
                <w:rFonts w:ascii="Arial" w:hAnsi="Arial" w:eastAsia="Arial" w:cs="Arial"/>
                <w:b/>
                <w:bCs/>
                <w:i/>
                <w:iCs/>
                <w:color w:val="000000" w:themeColor="text1"/>
                <w:sz w:val="16"/>
                <w:szCs w:val="16"/>
                <w:lang w:val="en-GB"/>
              </w:rPr>
            </w:pPr>
            <w:r>
              <w:rPr>
                <w:rFonts w:ascii="Arial" w:hAnsi="Arial" w:eastAsia="Arial" w:cs="Arial"/>
                <w:b/>
                <w:bCs/>
                <w:i/>
                <w:iCs/>
                <w:color w:val="000000" w:themeColor="text1"/>
                <w:sz w:val="16"/>
                <w:szCs w:val="16"/>
                <w:lang w:val="en-GB"/>
              </w:rPr>
              <w:t>Description</w:t>
            </w:r>
          </w:p>
        </w:tc>
      </w:tr>
      <w:tr w:rsidRPr="00E032F9" w:rsidR="003135C6" w:rsidTr="2BDC8B29" w14:paraId="05051140" w14:textId="77777777">
        <w:trPr>
          <w:trHeight w:val="300"/>
        </w:trPr>
        <w:tc>
          <w:tcPr>
            <w:tcW w:w="476" w:type="dxa"/>
            <w:tcBorders>
              <w:right w:val="single" w:color="auto" w:sz="4" w:space="0"/>
            </w:tcBorders>
            <w:tcMar/>
          </w:tcPr>
          <w:p w:rsidR="003135C6" w:rsidRDefault="00D613C4" w14:paraId="7A3AE197" w14:textId="77777777">
            <w:pPr>
              <w:widowControl w:val="0"/>
              <w:spacing w:after="0"/>
              <w:rPr>
                <w:rFonts w:ascii="Calibri" w:hAnsi="Calibri" w:eastAsia="Calibri" w:cs="Calibri"/>
                <w:sz w:val="16"/>
                <w:szCs w:val="16"/>
                <w:lang w:val="en-US"/>
              </w:rPr>
            </w:pPr>
            <w:r>
              <w:rPr>
                <w:rFonts w:eastAsia="Calibri" w:cs="Calibri"/>
                <w:sz w:val="16"/>
                <w:szCs w:val="16"/>
                <w:lang w:val="en-US"/>
              </w:rPr>
              <w:t>I1</w:t>
            </w:r>
          </w:p>
        </w:tc>
        <w:tc>
          <w:tcPr>
            <w:tcW w:w="1648" w:type="dxa"/>
            <w:tcBorders>
              <w:top w:val="single" w:color="auto" w:sz="4" w:space="0"/>
              <w:left w:val="single" w:color="auto" w:sz="4" w:space="0"/>
              <w:bottom w:val="single" w:color="auto" w:sz="4" w:space="0"/>
              <w:right w:val="single" w:color="auto" w:sz="4" w:space="0"/>
            </w:tcBorders>
            <w:tcMar/>
          </w:tcPr>
          <w:p w:rsidR="003135C6" w:rsidRDefault="009A028B" w14:paraId="31A4269B" w14:textId="7F9FBA8A">
            <w:pPr>
              <w:widowControl w:val="0"/>
              <w:spacing w:after="0"/>
              <w:rPr>
                <w:rFonts w:ascii="Calibri" w:hAnsi="Calibri" w:eastAsia="Calibri" w:cs="Calibri"/>
                <w:sz w:val="16"/>
                <w:szCs w:val="16"/>
                <w:lang w:val="en-US"/>
              </w:rPr>
            </w:pPr>
            <w:r w:rsidRPr="448EB7B0" w:rsidR="00D613C4">
              <w:rPr>
                <w:rFonts w:eastAsia="Calibri" w:cs="Calibri"/>
                <w:sz w:val="16"/>
                <w:szCs w:val="16"/>
                <w:lang w:val="en-US"/>
              </w:rPr>
              <w:t>National competent authority</w:t>
            </w:r>
          </w:p>
        </w:tc>
        <w:tc>
          <w:tcPr>
            <w:tcW w:w="6996" w:type="dxa"/>
            <w:tcBorders>
              <w:left w:val="single" w:color="auto" w:sz="4" w:space="0"/>
            </w:tcBorders>
            <w:tcMar/>
          </w:tcPr>
          <w:tbl>
            <w:tblPr>
              <w:tblStyle w:val="TabellemithellemGitternetz1"/>
              <w:tblW w:w="5000" w:type="pct"/>
              <w:tblLayout w:type="fixed"/>
              <w:tblLook w:val="04A0" w:firstRow="1" w:lastRow="0" w:firstColumn="1" w:lastColumn="0" w:noHBand="0" w:noVBand="1"/>
            </w:tblPr>
            <w:tblGrid>
              <w:gridCol w:w="1391"/>
              <w:gridCol w:w="5379"/>
            </w:tblGrid>
            <w:tr w:rsidRPr="00E032F9" w:rsidR="003135C6" w:rsidTr="448EB7B0" w14:paraId="61E1C5BC" w14:textId="77777777">
              <w:tc>
                <w:tcPr>
                  <w:tcW w:w="1393" w:type="dxa"/>
                  <w:tcMar/>
                </w:tcPr>
                <w:p w:rsidR="003135C6" w:rsidRDefault="00D613C4" w14:paraId="76CAFD79" w14:textId="77777777">
                  <w:pPr>
                    <w:widowControl w:val="0"/>
                    <w:spacing w:after="0"/>
                  </w:pPr>
                  <w:r>
                    <w:rPr>
                      <w:rFonts w:eastAsia="Calibri" w:cs="Calibri"/>
                      <w:sz w:val="16"/>
                      <w:szCs w:val="16"/>
                      <w:lang w:val="en-GB"/>
                    </w:rPr>
                    <w:t>Name</w:t>
                  </w:r>
                </w:p>
              </w:tc>
              <w:tc>
                <w:tcPr>
                  <w:tcW w:w="5386" w:type="dxa"/>
                  <w:tcMar/>
                </w:tcPr>
                <w:p w:rsidR="003135C6" w:rsidP="448EB7B0" w:rsidRDefault="00D613C4" w14:paraId="78614023" w14:textId="2449AD56">
                  <w:pPr>
                    <w:widowControl w:val="0"/>
                    <w:spacing w:after="0"/>
                    <w:rPr>
                      <w:rFonts w:eastAsia="Calibri" w:cs="Calibri"/>
                      <w:sz w:val="16"/>
                      <w:szCs w:val="16"/>
                      <w:lang w:val="en-GB"/>
                    </w:rPr>
                  </w:pPr>
                  <w:r w:rsidRPr="448EB7B0" w:rsidR="417B7B22">
                    <w:rPr>
                      <w:rFonts w:eastAsia="Calibri" w:cs="Calibri"/>
                      <w:sz w:val="16"/>
                      <w:szCs w:val="16"/>
                      <w:lang w:val="en-GB"/>
                    </w:rPr>
                    <w:t>Ministry of Digital affairs Denmark</w:t>
                  </w:r>
                  <w:r w:rsidRPr="448EB7B0" w:rsidR="70DB83DF">
                    <w:rPr>
                      <w:rFonts w:eastAsia="Calibri" w:cs="Calibri"/>
                      <w:sz w:val="16"/>
                      <w:szCs w:val="16"/>
                      <w:lang w:val="en-GB"/>
                    </w:rPr>
                    <w:t xml:space="preserve"> (</w:t>
                  </w:r>
                  <w:r w:rsidRPr="448EB7B0" w:rsidR="40CCA2B8">
                    <w:rPr>
                      <w:rFonts w:eastAsia="Calibri" w:cs="Calibri"/>
                      <w:sz w:val="16"/>
                      <w:szCs w:val="16"/>
                      <w:lang w:val="en-GB"/>
                    </w:rPr>
                    <w:t>Digitaliser</w:t>
                  </w:r>
                  <w:r w:rsidRPr="448EB7B0" w:rsidR="40CCA2B8">
                    <w:rPr>
                      <w:rFonts w:eastAsia="Calibri" w:cs="Calibri"/>
                      <w:sz w:val="16"/>
                      <w:szCs w:val="16"/>
                      <w:lang w:val="en-GB"/>
                    </w:rPr>
                    <w:t>in</w:t>
                  </w:r>
                  <w:r w:rsidRPr="448EB7B0" w:rsidR="5D4BE532">
                    <w:rPr>
                      <w:rFonts w:eastAsia="Calibri" w:cs="Calibri"/>
                      <w:sz w:val="16"/>
                      <w:szCs w:val="16"/>
                      <w:lang w:val="en-GB"/>
                    </w:rPr>
                    <w:t>gsministeriet)</w:t>
                  </w:r>
                </w:p>
              </w:tc>
            </w:tr>
            <w:tr w:rsidRPr="00E032F9" w:rsidR="003135C6" w:rsidTr="448EB7B0" w14:paraId="2D16A2E2" w14:textId="77777777">
              <w:tc>
                <w:tcPr>
                  <w:tcW w:w="1393" w:type="dxa"/>
                  <w:tcMar/>
                </w:tcPr>
                <w:p w:rsidR="003135C6" w:rsidRDefault="00D613C4" w14:paraId="26803F5C" w14:textId="77777777">
                  <w:pPr>
                    <w:widowControl w:val="0"/>
                    <w:spacing w:after="0"/>
                  </w:pPr>
                  <w:r>
                    <w:rPr>
                      <w:rFonts w:eastAsia="Calibri" w:cs="Calibri"/>
                      <w:sz w:val="16"/>
                      <w:szCs w:val="16"/>
                      <w:lang w:val="en-GB"/>
                    </w:rPr>
                    <w:t>Website</w:t>
                  </w:r>
                </w:p>
              </w:tc>
              <w:tc>
                <w:tcPr>
                  <w:tcW w:w="5386" w:type="dxa"/>
                  <w:tcMar/>
                </w:tcPr>
                <w:p w:rsidR="003135C6" w:rsidRDefault="00D613C4" w14:paraId="5AF03158" w14:textId="771DDAED">
                  <w:pPr>
                    <w:widowControl w:val="0"/>
                    <w:spacing w:after="0"/>
                    <w:rPr>
                      <w:rFonts w:ascii="Calibri" w:hAnsi="Calibri" w:eastAsia="Calibri" w:cs="Calibri"/>
                      <w:sz w:val="16"/>
                      <w:szCs w:val="16"/>
                      <w:lang w:val="en-US"/>
                    </w:rPr>
                  </w:pPr>
                  <w:r w:rsidRPr="448EB7B0" w:rsidR="12CE7799">
                    <w:rPr>
                      <w:rFonts w:eastAsia="Calibri" w:cs="Calibri"/>
                      <w:sz w:val="16"/>
                      <w:szCs w:val="16"/>
                      <w:lang w:val="en-GB"/>
                    </w:rPr>
                    <w:t>https://www.digmin.dk/</w:t>
                  </w:r>
                </w:p>
              </w:tc>
            </w:tr>
            <w:tr w:rsidRPr="00E032F9" w:rsidR="003135C6" w:rsidTr="448EB7B0" w14:paraId="29C3F42C" w14:textId="77777777">
              <w:tc>
                <w:tcPr>
                  <w:tcW w:w="1393" w:type="dxa"/>
                  <w:tcMar/>
                </w:tcPr>
                <w:p w:rsidR="003135C6" w:rsidRDefault="00D613C4" w14:paraId="6CCDDDCA" w14:textId="77777777">
                  <w:pPr>
                    <w:widowControl w:val="0"/>
                    <w:spacing w:after="0"/>
                    <w:rPr>
                      <w:rFonts w:ascii="Calibri" w:hAnsi="Calibri" w:eastAsia="Calibri" w:cs="Calibri"/>
                      <w:sz w:val="16"/>
                      <w:szCs w:val="16"/>
                    </w:rPr>
                  </w:pPr>
                  <w:r>
                    <w:rPr>
                      <w:rFonts w:eastAsia="Calibri" w:cs="Calibri"/>
                      <w:sz w:val="16"/>
                      <w:szCs w:val="16"/>
                      <w:lang w:val="en-GB"/>
                    </w:rPr>
                    <w:t>Official contact</w:t>
                  </w:r>
                </w:p>
              </w:tc>
              <w:tc>
                <w:tcPr>
                  <w:tcW w:w="5386" w:type="dxa"/>
                  <w:tcMar/>
                </w:tcPr>
                <w:p w:rsidR="003135C6" w:rsidP="448EB7B0" w:rsidRDefault="25155754" w14:paraId="14FAAB21" w14:textId="6C1E63F8">
                  <w:pPr>
                    <w:widowControl w:val="0"/>
                    <w:spacing w:after="0"/>
                    <w:rPr>
                      <w:rFonts w:eastAsia="Calibri" w:cs="Calibri"/>
                      <w:sz w:val="16"/>
                      <w:szCs w:val="16"/>
                      <w:lang w:val="en-GB"/>
                    </w:rPr>
                  </w:pPr>
                  <w:r w:rsidRPr="448EB7B0" w:rsidR="333CDC0E">
                    <w:rPr>
                      <w:rFonts w:eastAsia="Calibri" w:cs="Calibri"/>
                      <w:sz w:val="16"/>
                      <w:szCs w:val="16"/>
                      <w:lang w:val="en-GB"/>
                    </w:rPr>
                    <w:t>Dansk Data Sp</w:t>
                  </w:r>
                  <w:r w:rsidRPr="448EB7B0" w:rsidR="333CDC0E">
                    <w:rPr>
                      <w:rFonts w:ascii="Calibri" w:hAnsi="Calibri" w:eastAsia="Calibri" w:cs="Calibri" w:asciiTheme="minorAscii" w:hAnsiTheme="minorAscii" w:eastAsiaTheme="minorAscii" w:cstheme="minorAscii"/>
                      <w:sz w:val="16"/>
                      <w:szCs w:val="16"/>
                      <w:lang w:val="en-GB"/>
                    </w:rPr>
                    <w:t>ace Forum. (</w:t>
                  </w:r>
                  <w:hyperlink r:id="R39288af9fc034f8d">
                    <w:r w:rsidRPr="448EB7B0" w:rsidR="333CDC0E">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16"/>
                        <w:szCs w:val="16"/>
                        <w:u w:val="single"/>
                        <w:lang w:val="en-GB"/>
                      </w:rPr>
                      <w:t>tobpan@digst.dk</w:t>
                    </w:r>
                  </w:hyperlink>
                  <w:r w:rsidRPr="448EB7B0" w:rsidR="333CDC0E">
                    <w:rPr>
                      <w:rFonts w:ascii="Calibri" w:hAnsi="Calibri" w:eastAsia="Calibri" w:cs="Calibri" w:asciiTheme="minorAscii" w:hAnsiTheme="minorAscii" w:eastAsiaTheme="minorAscii" w:cstheme="minorAscii"/>
                      <w:noProof w:val="0"/>
                      <w:color w:val="auto"/>
                      <w:sz w:val="16"/>
                      <w:szCs w:val="16"/>
                      <w:lang w:val="en-GB"/>
                    </w:rPr>
                    <w:t xml:space="preserve"> )</w:t>
                  </w:r>
                </w:p>
              </w:tc>
            </w:tr>
          </w:tbl>
          <w:p w:rsidR="003135C6" w:rsidRDefault="003135C6" w14:paraId="17AD93B2" w14:textId="77777777">
            <w:pPr>
              <w:widowControl w:val="0"/>
              <w:spacing w:after="0"/>
              <w:rPr>
                <w:rFonts w:ascii="Calibri" w:hAnsi="Calibri" w:eastAsia="Calibri" w:cs="Calibri"/>
                <w:sz w:val="16"/>
                <w:szCs w:val="16"/>
                <w:lang w:val="en-GB"/>
              </w:rPr>
            </w:pPr>
          </w:p>
        </w:tc>
      </w:tr>
      <w:tr w:rsidRPr="00E032F9" w:rsidR="003135C6" w:rsidTr="2BDC8B29" w14:paraId="75DF163B" w14:textId="77777777">
        <w:trPr>
          <w:trHeight w:val="300"/>
        </w:trPr>
        <w:tc>
          <w:tcPr>
            <w:tcW w:w="476" w:type="dxa"/>
            <w:tcBorders>
              <w:right w:val="single" w:color="auto" w:sz="4" w:space="0"/>
            </w:tcBorders>
            <w:tcMar/>
          </w:tcPr>
          <w:p w:rsidR="003135C6" w:rsidP="19F8EC84" w:rsidRDefault="4918B996" w14:paraId="688361E9" w14:textId="33ECBE30">
            <w:pPr>
              <w:widowControl w:val="0"/>
              <w:spacing w:after="0"/>
              <w:rPr>
                <w:rFonts w:eastAsia="Calibri" w:cs="Calibri"/>
                <w:sz w:val="16"/>
                <w:szCs w:val="16"/>
                <w:lang w:val="en-US"/>
              </w:rPr>
            </w:pPr>
            <w:r w:rsidRPr="19F8EC84">
              <w:rPr>
                <w:rFonts w:eastAsia="Calibri" w:cs="Calibri"/>
                <w:sz w:val="16"/>
                <w:szCs w:val="16"/>
                <w:lang w:val="en-US"/>
              </w:rPr>
              <w:t>I</w:t>
            </w:r>
            <w:r w:rsidR="009A028B">
              <w:rPr>
                <w:rFonts w:eastAsia="Calibri" w:cs="Calibri"/>
                <w:sz w:val="16"/>
                <w:szCs w:val="16"/>
                <w:lang w:val="en-US"/>
              </w:rPr>
              <w:t>2</w:t>
            </w:r>
          </w:p>
        </w:tc>
        <w:tc>
          <w:tcPr>
            <w:tcW w:w="1648" w:type="dxa"/>
            <w:tcBorders>
              <w:top w:val="single" w:color="auto" w:sz="4" w:space="0"/>
              <w:left w:val="single" w:color="auto" w:sz="4" w:space="0"/>
              <w:bottom w:val="single" w:color="auto" w:sz="4" w:space="0"/>
              <w:right w:val="single" w:color="auto" w:sz="4" w:space="0"/>
            </w:tcBorders>
            <w:tcMar/>
          </w:tcPr>
          <w:p w:rsidR="003135C6" w:rsidRDefault="009A028B" w14:paraId="64971CD8" w14:textId="5F9ED832">
            <w:pPr>
              <w:widowControl w:val="0"/>
              <w:spacing w:after="0"/>
              <w:rPr>
                <w:rFonts w:ascii="Calibri" w:hAnsi="Calibri" w:eastAsia="Calibri" w:cs="Calibri"/>
                <w:sz w:val="16"/>
                <w:szCs w:val="16"/>
                <w:lang w:val="en-US"/>
              </w:rPr>
            </w:pPr>
            <w:r w:rsidRPr="3BE989E3" w:rsidR="00D613C4">
              <w:rPr>
                <w:rFonts w:eastAsia="Calibri" w:cs="Calibri"/>
                <w:sz w:val="16"/>
                <w:szCs w:val="16"/>
                <w:lang w:val="en-US"/>
              </w:rPr>
              <w:t xml:space="preserve">Information about </w:t>
            </w:r>
            <w:r w:rsidRPr="3BE989E3" w:rsidR="2CC3867D">
              <w:rPr>
                <w:rFonts w:eastAsia="Calibri" w:cs="Calibri"/>
                <w:sz w:val="16"/>
                <w:szCs w:val="16"/>
                <w:lang w:val="en-US"/>
              </w:rPr>
              <w:t xml:space="preserve">permission </w:t>
            </w:r>
            <w:r w:rsidRPr="3BE989E3" w:rsidR="00D613C4">
              <w:rPr>
                <w:rFonts w:eastAsia="Calibri" w:cs="Calibri"/>
                <w:sz w:val="16"/>
                <w:szCs w:val="16"/>
                <w:lang w:val="en-US"/>
              </w:rPr>
              <w:t xml:space="preserve">administrators in a Member State </w:t>
            </w:r>
          </w:p>
          <w:p w:rsidR="003135C6" w:rsidRDefault="2936104D" w14:paraId="775C7D23" w14:textId="53824E7D">
            <w:pPr>
              <w:widowControl w:val="0"/>
              <w:spacing w:after="0"/>
              <w:rPr>
                <w:rFonts w:ascii="Calibri" w:hAnsi="Calibri" w:eastAsia="Calibri" w:cs="Calibri"/>
                <w:sz w:val="16"/>
                <w:szCs w:val="16"/>
                <w:lang w:val="en-US"/>
              </w:rPr>
            </w:pPr>
            <w:r w:rsidRPr="7372113D">
              <w:rPr>
                <w:rFonts w:eastAsia="Calibri" w:cs="Calibri"/>
                <w:sz w:val="16"/>
                <w:szCs w:val="16"/>
                <w:lang w:val="en-US"/>
              </w:rPr>
              <w:t>(</w:t>
            </w:r>
            <w:r w:rsidRPr="7372113D" w:rsidR="11A39E8E">
              <w:rPr>
                <w:rFonts w:eastAsia="Calibri" w:cs="Calibri"/>
                <w:sz w:val="16"/>
                <w:szCs w:val="16"/>
                <w:lang w:val="en-US"/>
              </w:rPr>
              <w:t xml:space="preserve">at least </w:t>
            </w:r>
            <w:r w:rsidRPr="7372113D">
              <w:rPr>
                <w:rFonts w:eastAsia="Calibri" w:cs="Calibri"/>
                <w:i/>
                <w:iCs/>
                <w:sz w:val="16"/>
                <w:szCs w:val="16"/>
                <w:lang w:val="en-US"/>
              </w:rPr>
              <w:t>one mapping per each active consent administrator in a Member State</w:t>
            </w:r>
            <w:r w:rsidRPr="7372113D">
              <w:rPr>
                <w:rFonts w:eastAsia="Calibri" w:cs="Calibri"/>
                <w:sz w:val="16"/>
                <w:szCs w:val="16"/>
                <w:lang w:val="en-US"/>
              </w:rPr>
              <w:t>)</w:t>
            </w:r>
          </w:p>
        </w:tc>
        <w:tc>
          <w:tcPr>
            <w:tcW w:w="6996" w:type="dxa"/>
            <w:tcBorders>
              <w:left w:val="single" w:color="auto" w:sz="4" w:space="0"/>
            </w:tcBorders>
            <w:tcMar/>
          </w:tcPr>
          <w:tbl>
            <w:tblPr>
              <w:tblStyle w:val="TabellemithellemGitternetz1"/>
              <w:tblW w:w="6770" w:type="dxa"/>
              <w:tblLayout w:type="fixed"/>
              <w:tblLook w:val="04A0" w:firstRow="1" w:lastRow="0" w:firstColumn="1" w:lastColumn="0" w:noHBand="0" w:noVBand="1"/>
              <w:tblPrChange w:author="Georg Hartner" w:date="2023-03-13T09:15:00Z" w:id="1">
                <w:tblPr>
                  <w:tblStyle w:val="TabellemithellemGitternetz1"/>
                  <w:tblW w:w="5000" w:type="pct"/>
                  <w:tblLook w:val="04A0" w:firstRow="1" w:lastRow="0" w:firstColumn="1" w:lastColumn="0" w:noHBand="0" w:noVBand="1"/>
                </w:tblPr>
              </w:tblPrChange>
            </w:tblPr>
            <w:tblGrid>
              <w:gridCol w:w="1390"/>
              <w:gridCol w:w="3700"/>
              <w:gridCol w:w="1680"/>
            </w:tblGrid>
            <w:tr w:rsidR="003135C6" w:rsidTr="2BDC8B29" w14:paraId="0FCD7076" w14:textId="77777777">
              <w:trPr>
                <w:gridAfter w:val="1"/>
                <w:wAfter w:w="1680" w:type="dxa"/>
                <w:trHeight w:val="300"/>
                <w:trPrChange w:author="Georg Hartner" w:date="2023-03-13T09:15:00Z" w:id="3">
                  <w:trPr>
                    <w:gridAfter w:val="1"/>
                    <w:trHeight w:val="300"/>
                  </w:trPr>
                </w:trPrChange>
              </w:trPr>
              <w:tc>
                <w:tcPr>
                  <w:tcW w:w="1390" w:type="dxa"/>
                  <w:tcMar/>
                  <w:tcPrChange w:author="Georg Hartner" w:date="2023-03-13T09:15:00Z" w:id="4">
                    <w:tcPr>
                      <w:tcW w:w="1083" w:type="dxa"/>
                    </w:tcPr>
                  </w:tcPrChange>
                </w:tcPr>
                <w:p w:rsidR="003135C6" w:rsidRDefault="00D613C4" w14:paraId="69C41B3B" w14:textId="77777777">
                  <w:pPr>
                    <w:widowControl w:val="0"/>
                    <w:spacing w:after="0"/>
                  </w:pPr>
                  <w:r>
                    <w:rPr>
                      <w:rFonts w:eastAsia="Calibri" w:cs="Calibri"/>
                      <w:sz w:val="16"/>
                      <w:szCs w:val="16"/>
                      <w:lang w:val="en-GB"/>
                    </w:rPr>
                    <w:t>Name</w:t>
                  </w:r>
                </w:p>
              </w:tc>
              <w:tc>
                <w:tcPr>
                  <w:tcW w:w="3700" w:type="dxa"/>
                  <w:tcMar/>
                  <w:tcPrChange w:author="Georg Hartner" w:date="2023-03-13T09:15:00Z" w:id="5">
                    <w:tcPr>
                      <w:tcW w:w="4007" w:type="dxa"/>
                      <w:gridSpan w:val="2"/>
                    </w:tcPr>
                  </w:tcPrChange>
                </w:tcPr>
                <w:p w:rsidR="003135C6" w:rsidP="448EB7B0" w:rsidRDefault="00D613C4" w14:paraId="41176464" w14:textId="1E387CF2">
                  <w:pPr>
                    <w:widowControl w:val="0"/>
                    <w:spacing w:after="0"/>
                    <w:rPr>
                      <w:rFonts w:eastAsia="Calibri" w:cs="Calibri"/>
                      <w:sz w:val="16"/>
                      <w:szCs w:val="16"/>
                      <w:lang w:val="en-GB"/>
                    </w:rPr>
                  </w:pPr>
                  <w:r w:rsidRPr="448EB7B0" w:rsidR="18EB629F">
                    <w:rPr>
                      <w:rFonts w:eastAsia="Calibri" w:cs="Calibri"/>
                      <w:sz w:val="16"/>
                      <w:szCs w:val="16"/>
                      <w:lang w:val="en-GB"/>
                    </w:rPr>
                    <w:t>Center Denmark</w:t>
                  </w:r>
                  <w:r w:rsidRPr="448EB7B0" w:rsidR="00D613C4">
                    <w:rPr>
                      <w:rFonts w:eastAsia="Calibri" w:cs="Calibri"/>
                      <w:sz w:val="16"/>
                      <w:szCs w:val="16"/>
                      <w:lang w:val="en-GB"/>
                    </w:rPr>
                    <w:t>.</w:t>
                  </w:r>
                </w:p>
              </w:tc>
            </w:tr>
            <w:tr w:rsidRPr="00E032F9" w:rsidR="00CF17B5" w:rsidTr="2BDC8B29" w14:paraId="27BEF59A" w14:textId="77777777">
              <w:trPr>
                <w:trHeight w:val="300"/>
                <w:trPrChange w:author="Georg Hartner" w:date="2023-03-13T09:15:00Z" w:id="6">
                  <w:trPr>
                    <w:trHeight w:val="300"/>
                  </w:trPr>
                </w:trPrChange>
              </w:trPr>
              <w:tc>
                <w:tcPr>
                  <w:tcW w:w="1390" w:type="dxa"/>
                  <w:tcMar/>
                  <w:tcPrChange w:author="Georg Hartner" w:date="2023-03-13T09:15:00Z" w:id="7">
                    <w:tcPr>
                      <w:tcW w:w="1083" w:type="dxa"/>
                    </w:tcPr>
                  </w:tcPrChange>
                </w:tcPr>
                <w:p w:rsidR="7372113D" w:rsidP="7372113D" w:rsidRDefault="7372113D" w14:paraId="6B9CEB40" w14:textId="37F4F42B">
                  <w:pPr>
                    <w:rPr>
                      <w:rFonts w:eastAsia="Calibri" w:cs="Calibri"/>
                      <w:sz w:val="16"/>
                      <w:szCs w:val="16"/>
                      <w:lang w:val="en-GB"/>
                    </w:rPr>
                  </w:pPr>
                  <w:r w:rsidRPr="7372113D">
                    <w:rPr>
                      <w:rFonts w:eastAsia="Calibri" w:cs="Calibri"/>
                      <w:sz w:val="16"/>
                      <w:szCs w:val="16"/>
                      <w:lang w:val="en-GB"/>
                    </w:rPr>
                    <w:t>Type of identification</w:t>
                  </w:r>
                </w:p>
              </w:tc>
              <w:tc>
                <w:tcPr>
                  <w:tcW w:w="5380" w:type="dxa"/>
                  <w:gridSpan w:val="2"/>
                  <w:tcMar/>
                  <w:tcPrChange w:author="Georg Hartner" w:date="2023-03-13T09:15:00Z" w:id="8">
                    <w:tcPr>
                      <w:tcW w:w="5687" w:type="dxa"/>
                      <w:gridSpan w:val="3"/>
                      <w:tcMar/>
                    </w:tcPr>
                  </w:tcPrChange>
                </w:tcPr>
                <w:p w:rsidR="7372113D" w:rsidP="448EB7B0" w:rsidRDefault="7372113D" w14:paraId="4AFBE463" w14:textId="214FFF6B">
                  <w:pPr>
                    <w:pStyle w:val="Normal"/>
                    <w:suppressLineNumbers w:val="0"/>
                    <w:bidi w:val="0"/>
                    <w:spacing w:before="0" w:beforeAutospacing="off" w:after="160" w:afterAutospacing="off" w:line="259" w:lineRule="auto"/>
                    <w:ind w:left="0" w:right="0"/>
                    <w:jc w:val="left"/>
                  </w:pPr>
                  <w:r w:rsidRPr="448EB7B0" w:rsidR="68439FAC">
                    <w:rPr>
                      <w:rFonts w:eastAsia="Calibri" w:cs="Calibri"/>
                      <w:sz w:val="16"/>
                      <w:szCs w:val="16"/>
                      <w:lang w:val="en-GB"/>
                    </w:rPr>
                    <w:t>CVR nr. 40176764</w:t>
                  </w:r>
                </w:p>
              </w:tc>
            </w:tr>
            <w:tr w:rsidRPr="00E032F9" w:rsidR="00A26D18" w:rsidTr="2BDC8B29" w14:paraId="013480E5" w14:textId="77777777">
              <w:trPr>
                <w:trHeight w:val="300"/>
                <w:trPrChange w:author="Georg Hartner" w:date="2023-03-13T09:15:00Z" w:id="9">
                  <w:trPr>
                    <w:trHeight w:val="300"/>
                  </w:trPr>
                </w:trPrChange>
              </w:trPr>
              <w:tc>
                <w:tcPr>
                  <w:tcW w:w="1390" w:type="dxa"/>
                  <w:tcMar/>
                  <w:tcPrChange w:author="Georg Hartner" w:date="2023-03-13T09:15:00Z" w:id="10">
                    <w:tcPr>
                      <w:tcW w:w="1083" w:type="dxa"/>
                    </w:tcPr>
                  </w:tcPrChange>
                </w:tcPr>
                <w:p w:rsidR="7372113D" w:rsidP="7372113D" w:rsidRDefault="7372113D" w14:paraId="724E4BC9" w14:textId="72984B86">
                  <w:pPr>
                    <w:rPr>
                      <w:rFonts w:eastAsia="Calibri" w:cs="Calibri"/>
                      <w:sz w:val="16"/>
                      <w:szCs w:val="16"/>
                      <w:lang w:val="en-GB"/>
                    </w:rPr>
                  </w:pPr>
                  <w:r w:rsidRPr="7372113D">
                    <w:rPr>
                      <w:rFonts w:eastAsia="Calibri" w:cs="Calibri"/>
                      <w:sz w:val="16"/>
                      <w:szCs w:val="16"/>
                      <w:lang w:val="en-GB"/>
                    </w:rPr>
                    <w:t>Identification of organisation</w:t>
                  </w:r>
                </w:p>
              </w:tc>
              <w:tc>
                <w:tcPr>
                  <w:tcW w:w="5380" w:type="dxa"/>
                  <w:gridSpan w:val="2"/>
                  <w:tcMar/>
                  <w:tcPrChange w:author="Georg Hartner" w:date="2023-03-13T09:15:00Z" w:id="11">
                    <w:tcPr>
                      <w:tcW w:w="5687" w:type="dxa"/>
                      <w:gridSpan w:val="3"/>
                    </w:tcPr>
                  </w:tcPrChange>
                </w:tcPr>
                <w:p w:rsidR="7372113D" w:rsidP="7372113D" w:rsidRDefault="7372113D" w14:paraId="18FCDE32" w14:textId="56923F11">
                  <w:pPr>
                    <w:rPr>
                      <w:rFonts w:eastAsia="Calibri" w:cs="Calibri"/>
                      <w:sz w:val="16"/>
                      <w:szCs w:val="16"/>
                      <w:lang w:val="en-GB"/>
                    </w:rPr>
                  </w:pPr>
                  <w:r w:rsidRPr="448EB7B0" w:rsidR="63AAAFC4">
                    <w:rPr>
                      <w:rFonts w:eastAsia="Calibri" w:cs="Calibri"/>
                      <w:sz w:val="16"/>
                      <w:szCs w:val="16"/>
                      <w:lang w:val="en-GB"/>
                    </w:rPr>
                    <w:t>(</w:t>
                  </w:r>
                  <w:r w:rsidRPr="448EB7B0" w:rsidR="0478E2A6">
                    <w:rPr>
                      <w:rFonts w:eastAsia="Calibri" w:cs="Calibri"/>
                      <w:sz w:val="16"/>
                      <w:szCs w:val="16"/>
                      <w:lang w:val="en-GB"/>
                    </w:rPr>
                    <w:t>Code or identification within the identification space nominated above</w:t>
                  </w:r>
                  <w:r w:rsidRPr="448EB7B0" w:rsidR="0B31CFE5">
                    <w:rPr>
                      <w:rFonts w:eastAsia="Calibri" w:cs="Calibri"/>
                      <w:sz w:val="16"/>
                      <w:szCs w:val="16"/>
                      <w:lang w:val="en-GB"/>
                    </w:rPr>
                    <w:t>)</w:t>
                  </w:r>
                  <w:r w:rsidRPr="448EB7B0" w:rsidR="0478E2A6">
                    <w:rPr>
                      <w:rFonts w:eastAsia="Calibri" w:cs="Calibri"/>
                      <w:sz w:val="16"/>
                      <w:szCs w:val="16"/>
                      <w:lang w:val="en-GB"/>
                    </w:rPr>
                    <w:t>.</w:t>
                  </w:r>
                </w:p>
              </w:tc>
            </w:tr>
            <w:tr w:rsidRPr="00E032F9" w:rsidR="003135C6" w:rsidTr="2BDC8B29" w14:paraId="48378AB7" w14:textId="77777777">
              <w:trPr>
                <w:gridAfter w:val="1"/>
                <w:wAfter w:w="1680" w:type="dxa"/>
                <w:trHeight w:val="300"/>
                <w:trPrChange w:author="Georg Hartner" w:date="2023-03-13T09:15:00Z" w:id="12">
                  <w:trPr>
                    <w:gridAfter w:val="1"/>
                    <w:trHeight w:val="300"/>
                  </w:trPr>
                </w:trPrChange>
              </w:trPr>
              <w:tc>
                <w:tcPr>
                  <w:tcW w:w="1390" w:type="dxa"/>
                  <w:tcMar/>
                  <w:tcPrChange w:author="Georg Hartner" w:date="2023-03-13T09:15:00Z" w:id="13">
                    <w:tcPr>
                      <w:tcW w:w="1083" w:type="dxa"/>
                    </w:tcPr>
                  </w:tcPrChange>
                </w:tcPr>
                <w:p w:rsidR="003135C6" w:rsidRDefault="00D613C4" w14:paraId="4D77DD82" w14:textId="77777777">
                  <w:pPr>
                    <w:widowControl w:val="0"/>
                    <w:spacing w:after="0"/>
                  </w:pPr>
                  <w:r>
                    <w:rPr>
                      <w:rFonts w:eastAsia="Calibri" w:cs="Calibri"/>
                      <w:sz w:val="16"/>
                      <w:szCs w:val="16"/>
                      <w:lang w:val="en-GB"/>
                    </w:rPr>
                    <w:t>Website</w:t>
                  </w:r>
                </w:p>
              </w:tc>
              <w:tc>
                <w:tcPr>
                  <w:tcW w:w="3700" w:type="dxa"/>
                  <w:tcMar/>
                  <w:tcPrChange w:author="Georg Hartner" w:date="2023-03-13T09:15:00Z" w:id="14">
                    <w:tcPr>
                      <w:tcW w:w="4007" w:type="dxa"/>
                      <w:gridSpan w:val="2"/>
                    </w:tcPr>
                  </w:tcPrChange>
                </w:tcPr>
                <w:p w:rsidR="003135C6" w:rsidP="448EB7B0" w:rsidRDefault="00D613C4" w14:paraId="1A2040AA" w14:textId="5BF2247C">
                  <w:pPr>
                    <w:widowControl w:val="0"/>
                    <w:spacing w:after="0"/>
                    <w:rPr>
                      <w:rFonts w:eastAsia="Calibri" w:cs="Calibri"/>
                      <w:sz w:val="16"/>
                      <w:szCs w:val="16"/>
                      <w:lang w:val="en-GB"/>
                    </w:rPr>
                  </w:pPr>
                  <w:r w:rsidRPr="448EB7B0" w:rsidR="169794B6">
                    <w:rPr>
                      <w:rFonts w:eastAsia="Calibri" w:cs="Calibri"/>
                      <w:sz w:val="16"/>
                      <w:szCs w:val="16"/>
                      <w:lang w:val="en-GB"/>
                    </w:rPr>
                    <w:t>https://www.centerdenmark.com/</w:t>
                  </w:r>
                </w:p>
              </w:tc>
            </w:tr>
            <w:tr w:rsidR="559A74E2" w:rsidTr="2BDC8B29" w14:paraId="5AD04769" w14:textId="77777777">
              <w:trPr>
                <w:gridAfter w:val="1"/>
                <w:wAfter w:w="1680" w:type="dxa"/>
                <w:trHeight w:val="300"/>
              </w:trPr>
              <w:tc>
                <w:tcPr>
                  <w:tcW w:w="1390" w:type="dxa"/>
                  <w:tcMar/>
                </w:tcPr>
                <w:p w:rsidR="681F01C3" w:rsidP="559A74E2" w:rsidRDefault="681F01C3" w14:paraId="36228210" w14:textId="56E980A3">
                  <w:pPr>
                    <w:rPr>
                      <w:rFonts w:eastAsia="Calibri" w:cs="Calibri"/>
                      <w:sz w:val="16"/>
                      <w:szCs w:val="16"/>
                      <w:lang w:val="en-GB"/>
                    </w:rPr>
                  </w:pPr>
                  <w:r w:rsidRPr="559A74E2">
                    <w:rPr>
                      <w:rFonts w:eastAsia="Calibri" w:cs="Calibri"/>
                      <w:sz w:val="16"/>
                      <w:szCs w:val="16"/>
                      <w:lang w:val="en-GB"/>
                    </w:rPr>
                    <w:t>User inface</w:t>
                  </w:r>
                </w:p>
              </w:tc>
              <w:tc>
                <w:tcPr>
                  <w:tcW w:w="5380" w:type="dxa"/>
                  <w:gridSpan w:val="2"/>
                  <w:tcMar/>
                </w:tcPr>
                <w:p w:rsidR="681F01C3" w:rsidP="559A74E2" w:rsidRDefault="681F01C3" w14:paraId="6B52EC77" w14:textId="18A5D470">
                  <w:pPr>
                    <w:rPr>
                      <w:rFonts w:eastAsia="Calibri" w:cs="Calibri"/>
                      <w:sz w:val="16"/>
                      <w:szCs w:val="16"/>
                      <w:lang w:val="en-GB"/>
                    </w:rPr>
                  </w:pPr>
                  <w:r w:rsidRPr="448EB7B0" w:rsidR="3FAF4330">
                    <w:rPr>
                      <w:rFonts w:eastAsia="Calibri" w:cs="Calibri"/>
                      <w:sz w:val="16"/>
                      <w:szCs w:val="16"/>
                      <w:lang w:val="en-GB"/>
                    </w:rPr>
                    <w:t>https://portal.centerdenmark.com/en-US/</w:t>
                  </w:r>
                </w:p>
              </w:tc>
            </w:tr>
            <w:tr w:rsidRPr="00E032F9" w:rsidR="003135C6" w:rsidTr="2BDC8B29" w14:paraId="7632BCD2" w14:textId="77777777">
              <w:trPr>
                <w:gridAfter w:val="1"/>
                <w:wAfter w:w="1680" w:type="dxa"/>
                <w:trHeight w:val="300"/>
              </w:trPr>
              <w:tc>
                <w:tcPr>
                  <w:tcW w:w="1390" w:type="dxa"/>
                  <w:tcMar/>
                </w:tcPr>
                <w:p w:rsidR="003135C6" w:rsidRDefault="00D613C4" w14:paraId="1B3AC778" w14:textId="77777777">
                  <w:pPr>
                    <w:widowControl w:val="0"/>
                    <w:spacing w:after="0"/>
                    <w:rPr>
                      <w:rFonts w:ascii="Calibri" w:hAnsi="Calibri" w:eastAsia="Calibri" w:cs="Calibri"/>
                      <w:sz w:val="16"/>
                      <w:szCs w:val="16"/>
                      <w:lang w:val="en-GB"/>
                    </w:rPr>
                  </w:pPr>
                  <w:r>
                    <w:rPr>
                      <w:rFonts w:eastAsia="Calibri" w:cs="Calibri"/>
                      <w:sz w:val="16"/>
                      <w:szCs w:val="16"/>
                      <w:lang w:val="en-GB"/>
                    </w:rPr>
                    <w:t>Official contact</w:t>
                  </w:r>
                </w:p>
              </w:tc>
              <w:tc>
                <w:tcPr>
                  <w:tcW w:w="5380" w:type="dxa"/>
                  <w:gridSpan w:val="2"/>
                  <w:tcMar/>
                </w:tcPr>
                <w:p w:rsidR="003135C6" w:rsidP="448EB7B0" w:rsidRDefault="2936104D" w14:paraId="43B00CB6" w14:textId="0ED9931A">
                  <w:pPr>
                    <w:widowControl w:val="0"/>
                    <w:spacing w:after="0"/>
                    <w:rPr>
                      <w:rFonts w:eastAsia="Calibri" w:cs="Calibri"/>
                      <w:sz w:val="16"/>
                      <w:szCs w:val="16"/>
                      <w:lang w:val="en-GB"/>
                    </w:rPr>
                  </w:pPr>
                  <w:r w:rsidRPr="448EB7B0" w:rsidR="1EB5A57C">
                    <w:rPr>
                      <w:rFonts w:eastAsia="Calibri" w:cs="Calibri"/>
                      <w:sz w:val="16"/>
                      <w:szCs w:val="16"/>
                      <w:lang w:val="en-GB"/>
                    </w:rPr>
                    <w:t>dataservices@centerdenmark.com</w:t>
                  </w:r>
                </w:p>
              </w:tc>
            </w:tr>
            <w:tr w:rsidRPr="00E032F9" w:rsidR="003135C6" w:rsidTr="2BDC8B29" w14:paraId="66F477EE" w14:textId="77777777">
              <w:trPr>
                <w:gridAfter w:val="1"/>
                <w:wAfter w:w="1680" w:type="dxa"/>
                <w:trHeight w:val="300"/>
              </w:trPr>
              <w:tc>
                <w:tcPr>
                  <w:tcW w:w="1390" w:type="dxa"/>
                  <w:tcMar/>
                </w:tcPr>
                <w:p w:rsidR="003135C6" w:rsidRDefault="00D613C4" w14:paraId="65248CCE" w14:textId="77777777">
                  <w:pPr>
                    <w:widowControl w:val="0"/>
                    <w:spacing w:after="0"/>
                  </w:pPr>
                  <w:r>
                    <w:rPr>
                      <w:rFonts w:eastAsia="Calibri" w:cs="Calibri"/>
                      <w:sz w:val="16"/>
                      <w:szCs w:val="16"/>
                      <w:lang w:val="en-GB"/>
                    </w:rPr>
                    <w:t>Consent management responsibility for</w:t>
                  </w:r>
                </w:p>
              </w:tc>
              <w:tc>
                <w:tcPr>
                  <w:tcW w:w="5380" w:type="dxa"/>
                  <w:gridSpan w:val="2"/>
                  <w:tcMar/>
                </w:tcPr>
                <w:p w:rsidR="003135C6" w:rsidP="3BE989E3" w:rsidRDefault="00D613C4" w14:paraId="30656AB9" w14:textId="7FC41C22">
                  <w:pPr>
                    <w:widowControl w:val="0"/>
                    <w:spacing w:after="0"/>
                    <w:rPr>
                      <w:rFonts w:eastAsia="Calibri" w:cs="Calibri"/>
                      <w:i w:val="1"/>
                      <w:iCs w:val="1"/>
                      <w:sz w:val="16"/>
                      <w:szCs w:val="16"/>
                      <w:lang w:val="en-GB"/>
                    </w:rPr>
                  </w:pPr>
                  <w:r w:rsidRPr="3BE989E3" w:rsidR="7F60A862">
                    <w:rPr>
                      <w:rFonts w:eastAsia="Calibri" w:cs="Calibri"/>
                      <w:i w:val="1"/>
                      <w:iCs w:val="1"/>
                      <w:sz w:val="16"/>
                      <w:szCs w:val="16"/>
                      <w:lang w:val="en-GB"/>
                    </w:rPr>
                    <w:t>Trefor (</w:t>
                  </w:r>
                  <w:r w:rsidRPr="3BE989E3" w:rsidR="7F60A862">
                    <w:rPr>
                      <w:rFonts w:eastAsia="Calibri" w:cs="Calibri"/>
                      <w:i w:val="1"/>
                      <w:iCs w:val="1"/>
                      <w:sz w:val="16"/>
                      <w:szCs w:val="16"/>
                      <w:lang w:val="en-GB"/>
                    </w:rPr>
                    <w:t>https://www.trefor.dk/ )</w:t>
                  </w:r>
                  <w:r w:rsidRPr="3BE989E3" w:rsidR="7F60A862">
                    <w:rPr>
                      <w:rFonts w:eastAsia="Calibri" w:cs="Calibri"/>
                      <w:i w:val="1"/>
                      <w:iCs w:val="1"/>
                      <w:sz w:val="16"/>
                      <w:szCs w:val="16"/>
                      <w:lang w:val="en-GB"/>
                    </w:rPr>
                    <w:t xml:space="preserve"> </w:t>
                  </w:r>
                  <w:r w:rsidRPr="3BE989E3" w:rsidR="28D76175">
                    <w:rPr>
                      <w:rFonts w:eastAsia="Calibri" w:cs="Calibri"/>
                      <w:i w:val="1"/>
                      <w:iCs w:val="1"/>
                      <w:sz w:val="16"/>
                      <w:szCs w:val="16"/>
                      <w:lang w:val="en-GB"/>
                    </w:rPr>
                    <w:t xml:space="preserve">DSO district heating, </w:t>
                  </w:r>
                  <w:r w:rsidRPr="3BE989E3" w:rsidR="28D76175">
                    <w:rPr>
                      <w:rFonts w:eastAsia="Calibri" w:cs="Calibri"/>
                      <w:i w:val="1"/>
                      <w:iCs w:val="1"/>
                      <w:sz w:val="16"/>
                      <w:szCs w:val="16"/>
                      <w:lang w:val="en-GB"/>
                    </w:rPr>
                    <w:t>electricity</w:t>
                  </w:r>
                  <w:r w:rsidRPr="3BE989E3" w:rsidR="28D76175">
                    <w:rPr>
                      <w:rFonts w:eastAsia="Calibri" w:cs="Calibri"/>
                      <w:i w:val="1"/>
                      <w:iCs w:val="1"/>
                      <w:sz w:val="16"/>
                      <w:szCs w:val="16"/>
                      <w:lang w:val="en-GB"/>
                    </w:rPr>
                    <w:t xml:space="preserve"> and water. </w:t>
                  </w:r>
                </w:p>
                <w:p w:rsidR="003135C6" w:rsidP="3BE989E3" w:rsidRDefault="00D613C4" w14:paraId="26A8E1AA" w14:textId="5E8E8229">
                  <w:pPr>
                    <w:widowControl w:val="0"/>
                    <w:spacing w:after="0"/>
                    <w:rPr>
                      <w:rFonts w:eastAsia="Calibri" w:cs="Calibri"/>
                      <w:i w:val="1"/>
                      <w:iCs w:val="1"/>
                      <w:sz w:val="16"/>
                      <w:szCs w:val="16"/>
                      <w:lang w:val="en-GB"/>
                    </w:rPr>
                  </w:pPr>
                </w:p>
              </w:tc>
            </w:tr>
            <w:tr w:rsidRPr="00E032F9" w:rsidR="003135C6" w:rsidTr="2BDC8B29" w14:paraId="46359945" w14:textId="77777777">
              <w:trPr>
                <w:gridAfter w:val="1"/>
                <w:wAfter w:w="1680" w:type="dxa"/>
                <w:trHeight w:val="300"/>
              </w:trPr>
              <w:tc>
                <w:tcPr>
                  <w:tcW w:w="1390" w:type="dxa"/>
                  <w:tcMar/>
                </w:tcPr>
                <w:p w:rsidR="2BDC8B29" w:rsidP="2BDC8B29" w:rsidRDefault="2BDC8B29" w14:paraId="0930B110" w14:textId="21242CDC">
                  <w:pPr>
                    <w:widowControl w:val="0"/>
                    <w:spacing w:after="0"/>
                    <w:rPr>
                      <w:rFonts w:eastAsia="Calibri" w:cs="Calibri"/>
                      <w:sz w:val="16"/>
                      <w:szCs w:val="16"/>
                      <w:lang w:val="en-GB"/>
                    </w:rPr>
                  </w:pPr>
                </w:p>
                <w:p w:rsidR="003135C6" w:rsidRDefault="00D613C4" w14:paraId="61A9F473" w14:textId="77777777">
                  <w:pPr>
                    <w:widowControl w:val="0"/>
                    <w:spacing w:after="0"/>
                  </w:pPr>
                  <w:r>
                    <w:rPr>
                      <w:rFonts w:eastAsia="Calibri" w:cs="Calibri"/>
                      <w:sz w:val="16"/>
                      <w:szCs w:val="16"/>
                      <w:lang w:val="en-GB"/>
                    </w:rPr>
                    <w:t>Documentation of access</w:t>
                  </w:r>
                </w:p>
              </w:tc>
              <w:tc>
                <w:tcPr>
                  <w:tcW w:w="5380" w:type="dxa"/>
                  <w:gridSpan w:val="2"/>
                  <w:tcMar/>
                </w:tcPr>
                <w:p w:rsidR="2BDC8B29" w:rsidP="2BDC8B29" w:rsidRDefault="2BDC8B29" w14:paraId="339D5754" w14:textId="293FA7D0">
                  <w:pPr>
                    <w:pStyle w:val="Normal"/>
                    <w:widowControl w:val="0"/>
                    <w:suppressLineNumbers w:val="0"/>
                    <w:bidi w:val="0"/>
                    <w:spacing w:before="0" w:beforeAutospacing="off" w:after="0" w:afterAutospacing="off" w:line="259" w:lineRule="auto"/>
                    <w:ind w:left="0" w:right="0"/>
                    <w:jc w:val="left"/>
                    <w:rPr>
                      <w:rFonts w:eastAsia="Calibri" w:cs="Calibri"/>
                      <w:i w:val="1"/>
                      <w:iCs w:val="1"/>
                      <w:sz w:val="16"/>
                      <w:szCs w:val="16"/>
                      <w:lang w:val="en-GB"/>
                    </w:rPr>
                  </w:pPr>
                </w:p>
                <w:p w:rsidR="003135C6" w:rsidP="3BE989E3" w:rsidRDefault="00D613C4" w14:paraId="54C16ECF" w14:textId="095A999C">
                  <w:pPr>
                    <w:pStyle w:val="Normal"/>
                    <w:widowControl w:val="0"/>
                    <w:suppressLineNumbers w:val="0"/>
                    <w:bidi w:val="0"/>
                    <w:spacing w:before="0" w:beforeAutospacing="off" w:after="0" w:afterAutospacing="off" w:line="259" w:lineRule="auto"/>
                    <w:ind w:left="0" w:right="0"/>
                    <w:jc w:val="left"/>
                  </w:pPr>
                  <w:r w:rsidRPr="3BE989E3" w:rsidR="5F0E6AF2">
                    <w:rPr>
                      <w:rFonts w:eastAsia="Calibri" w:cs="Calibri"/>
                      <w:i w:val="1"/>
                      <w:iCs w:val="1"/>
                      <w:sz w:val="16"/>
                      <w:szCs w:val="16"/>
                      <w:lang w:val="en-GB"/>
                    </w:rPr>
                    <w:t>TBD</w:t>
                  </w:r>
                </w:p>
              </w:tc>
            </w:tr>
            <w:tr w:rsidRPr="00E032F9" w:rsidR="003135C6" w:rsidTr="2BDC8B29" w14:paraId="7A7EAFDC" w14:textId="77777777">
              <w:trPr>
                <w:gridAfter w:val="1"/>
                <w:wAfter w:w="1680" w:type="dxa"/>
                <w:trHeight w:val="300"/>
              </w:trPr>
              <w:tc>
                <w:tcPr>
                  <w:tcW w:w="1390" w:type="dxa"/>
                  <w:tcMar/>
                </w:tcPr>
                <w:p w:rsidR="2BDC8B29" w:rsidP="2BDC8B29" w:rsidRDefault="2BDC8B29" w14:paraId="58D7E6A1" w14:textId="0703FF41">
                  <w:pPr>
                    <w:widowControl w:val="0"/>
                    <w:spacing w:after="0"/>
                    <w:rPr>
                      <w:rFonts w:eastAsia="Calibri" w:cs="Calibri"/>
                      <w:sz w:val="16"/>
                      <w:szCs w:val="16"/>
                      <w:lang w:val="en-GB"/>
                    </w:rPr>
                  </w:pPr>
                </w:p>
                <w:p w:rsidR="003135C6" w:rsidRDefault="00D613C4" w14:paraId="057F5641" w14:textId="77777777">
                  <w:pPr>
                    <w:widowControl w:val="0"/>
                    <w:spacing w:after="0"/>
                    <w:rPr>
                      <w:rFonts w:ascii="Calibri" w:hAnsi="Calibri" w:eastAsia="Calibri" w:cs="Calibri"/>
                      <w:sz w:val="16"/>
                      <w:szCs w:val="16"/>
                      <w:lang w:val="en-GB"/>
                    </w:rPr>
                  </w:pPr>
                  <w:r>
                    <w:rPr>
                      <w:rFonts w:eastAsia="Calibri" w:cs="Calibri"/>
                      <w:sz w:val="16"/>
                      <w:szCs w:val="16"/>
                      <w:lang w:val="en-GB"/>
                    </w:rPr>
                    <w:t>Identity service provider</w:t>
                  </w:r>
                </w:p>
              </w:tc>
              <w:tc>
                <w:tcPr>
                  <w:tcW w:w="5380" w:type="dxa"/>
                  <w:gridSpan w:val="2"/>
                  <w:tcMar/>
                </w:tcPr>
                <w:p w:rsidR="2BDC8B29" w:rsidP="2BDC8B29" w:rsidRDefault="2BDC8B29" w14:paraId="749E593F" w14:textId="3CA816DD">
                  <w:pPr>
                    <w:pStyle w:val="Normal"/>
                    <w:widowControl w:val="0"/>
                    <w:suppressLineNumbers w:val="0"/>
                    <w:bidi w:val="0"/>
                    <w:spacing w:before="0" w:beforeAutospacing="off" w:after="0" w:afterAutospacing="off" w:line="259" w:lineRule="auto"/>
                    <w:ind w:left="0" w:right="0"/>
                    <w:jc w:val="left"/>
                    <w:rPr>
                      <w:rFonts w:eastAsia="Calibri" w:cs="Calibri"/>
                      <w:i w:val="1"/>
                      <w:iCs w:val="1"/>
                      <w:sz w:val="16"/>
                      <w:szCs w:val="16"/>
                      <w:lang w:val="en-GB"/>
                    </w:rPr>
                  </w:pPr>
                </w:p>
                <w:p w:rsidR="4D2AE878" w:rsidP="3BE989E3" w:rsidRDefault="4D2AE878" w14:paraId="452E9764" w14:textId="284B9A95">
                  <w:pPr>
                    <w:pStyle w:val="Normal"/>
                    <w:widowControl w:val="0"/>
                    <w:suppressLineNumbers w:val="0"/>
                    <w:bidi w:val="0"/>
                    <w:spacing w:before="0" w:beforeAutospacing="off" w:after="0" w:afterAutospacing="off" w:line="259" w:lineRule="auto"/>
                    <w:ind w:left="0" w:right="0"/>
                    <w:jc w:val="left"/>
                  </w:pPr>
                  <w:r w:rsidRPr="3BE989E3" w:rsidR="4D2AE878">
                    <w:rPr>
                      <w:rFonts w:eastAsia="Calibri" w:cs="Calibri"/>
                      <w:i w:val="1"/>
                      <w:iCs w:val="1"/>
                      <w:sz w:val="16"/>
                      <w:szCs w:val="16"/>
                      <w:lang w:val="en-GB"/>
                    </w:rPr>
                    <w:t>TBD</w:t>
                  </w:r>
                </w:p>
                <w:p w:rsidR="003135C6" w:rsidP="3BE989E3" w:rsidRDefault="003135C6" w14:paraId="680A4E5D" w14:textId="77777777">
                  <w:pPr>
                    <w:widowControl w:val="0"/>
                    <w:spacing w:after="0"/>
                    <w:rPr>
                      <w:rFonts w:ascii="Calibri" w:hAnsi="Calibri" w:eastAsia="Calibri" w:cs="Calibri"/>
                      <w:i w:val="1"/>
                      <w:iCs w:val="1"/>
                      <w:sz w:val="16"/>
                      <w:szCs w:val="16"/>
                      <w:lang w:val="en-GB"/>
                    </w:rPr>
                  </w:pPr>
                </w:p>
              </w:tc>
            </w:tr>
            <w:tr w:rsidRPr="00E032F9" w:rsidR="003135C6" w:rsidTr="2BDC8B29" w14:paraId="779EBD66" w14:textId="77777777">
              <w:trPr>
                <w:gridAfter w:val="1"/>
                <w:wAfter w:w="1680" w:type="dxa"/>
                <w:trHeight w:val="300"/>
              </w:trPr>
              <w:tc>
                <w:tcPr>
                  <w:tcW w:w="1390" w:type="dxa"/>
                  <w:tcMar/>
                </w:tcPr>
                <w:p w:rsidR="003135C6" w:rsidP="2BDC8B29" w:rsidRDefault="00D613C4" w14:paraId="6E43361B" w14:textId="2A01C24F">
                  <w:pPr>
                    <w:widowControl w:val="0"/>
                    <w:spacing w:after="0"/>
                    <w:rPr>
                      <w:rFonts w:eastAsia="Calibri" w:cs="Calibri"/>
                      <w:sz w:val="16"/>
                      <w:szCs w:val="16"/>
                      <w:lang w:val="en-GB"/>
                    </w:rPr>
                  </w:pPr>
                </w:p>
                <w:p w:rsidR="003135C6" w:rsidP="2BDC8B29" w:rsidRDefault="00D613C4" w14:paraId="34DE1CDD" w14:textId="15DD06DD">
                  <w:pPr>
                    <w:pStyle w:val="Normal"/>
                    <w:widowControl w:val="0"/>
                    <w:spacing w:after="0"/>
                    <w:rPr>
                      <w:rFonts w:ascii="Calibri" w:hAnsi="Calibri" w:eastAsia="Calibri" w:cs="Calibri"/>
                      <w:sz w:val="16"/>
                      <w:szCs w:val="16"/>
                      <w:lang w:val="en-GB"/>
                    </w:rPr>
                  </w:pPr>
                  <w:r w:rsidRPr="2BDC8B29" w:rsidR="1ED663BD">
                    <w:rPr>
                      <w:rFonts w:eastAsia="Calibri" w:cs="Calibri"/>
                      <w:sz w:val="16"/>
                      <w:szCs w:val="16"/>
                      <w:lang w:val="en-GB"/>
                    </w:rPr>
                    <w:t>E</w:t>
                  </w:r>
                  <w:r w:rsidRPr="2BDC8B29" w:rsidR="00D613C4">
                    <w:rPr>
                      <w:rFonts w:eastAsia="Calibri" w:cs="Calibri"/>
                      <w:sz w:val="16"/>
                      <w:szCs w:val="16"/>
                      <w:lang w:val="en-GB"/>
                    </w:rPr>
                    <w:t>ligible party onboarding</w:t>
                  </w:r>
                </w:p>
              </w:tc>
              <w:tc>
                <w:tcPr>
                  <w:tcW w:w="5380" w:type="dxa"/>
                  <w:gridSpan w:val="2"/>
                  <w:tcMar/>
                </w:tcPr>
                <w:p w:rsidR="2BDC8B29" w:rsidP="2BDC8B29" w:rsidRDefault="2BDC8B29" w14:paraId="7C57F4FC" w14:textId="11CB9CCE">
                  <w:pPr>
                    <w:pStyle w:val="Normal"/>
                    <w:widowControl w:val="0"/>
                    <w:suppressLineNumbers w:val="0"/>
                    <w:bidi w:val="0"/>
                    <w:spacing w:before="0" w:beforeAutospacing="off" w:after="0" w:afterAutospacing="off" w:line="259" w:lineRule="auto"/>
                    <w:ind w:left="0" w:right="0"/>
                    <w:jc w:val="left"/>
                    <w:rPr>
                      <w:rFonts w:eastAsia="Calibri" w:cs="Calibri"/>
                      <w:i w:val="1"/>
                      <w:iCs w:val="1"/>
                      <w:sz w:val="16"/>
                      <w:szCs w:val="16"/>
                      <w:lang w:val="en-GB"/>
                    </w:rPr>
                  </w:pPr>
                </w:p>
                <w:p w:rsidR="003135C6" w:rsidP="3BE989E3" w:rsidRDefault="00D613C4" w14:paraId="34408CA8" w14:textId="0D069CA1">
                  <w:pPr>
                    <w:pStyle w:val="Normal"/>
                    <w:widowControl w:val="0"/>
                    <w:suppressLineNumbers w:val="0"/>
                    <w:bidi w:val="0"/>
                    <w:spacing w:before="0" w:beforeAutospacing="off" w:after="0" w:afterAutospacing="off" w:line="259" w:lineRule="auto"/>
                    <w:ind w:left="0" w:right="0"/>
                    <w:jc w:val="left"/>
                  </w:pPr>
                  <w:r w:rsidRPr="3BE989E3" w:rsidR="268C70BB">
                    <w:rPr>
                      <w:rFonts w:eastAsia="Calibri" w:cs="Calibri"/>
                      <w:i w:val="1"/>
                      <w:iCs w:val="1"/>
                      <w:sz w:val="16"/>
                      <w:szCs w:val="16"/>
                      <w:lang w:val="en-GB"/>
                    </w:rPr>
                    <w:t>TBD</w:t>
                  </w:r>
                </w:p>
              </w:tc>
            </w:tr>
            <w:tr w:rsidRPr="00E032F9" w:rsidR="003135C6" w:rsidTr="2BDC8B29" w14:paraId="3875FD95" w14:textId="77777777">
              <w:trPr>
                <w:gridAfter w:val="1"/>
                <w:wAfter w:w="1680" w:type="dxa"/>
                <w:trHeight w:val="300"/>
              </w:trPr>
              <w:tc>
                <w:tcPr>
                  <w:tcW w:w="1390" w:type="dxa"/>
                  <w:tcMar/>
                </w:tcPr>
                <w:p w:rsidR="2BDC8B29" w:rsidP="2BDC8B29" w:rsidRDefault="2BDC8B29" w14:paraId="7D16057E" w14:textId="55D73241">
                  <w:pPr>
                    <w:widowControl w:val="0"/>
                    <w:spacing w:after="0"/>
                    <w:rPr>
                      <w:rFonts w:eastAsia="Calibri" w:cs="Calibri"/>
                      <w:sz w:val="16"/>
                      <w:szCs w:val="16"/>
                      <w:lang w:val="en-GB"/>
                    </w:rPr>
                  </w:pPr>
                </w:p>
                <w:p w:rsidR="003135C6" w:rsidRDefault="00D613C4" w14:paraId="5A0E6EB0" w14:textId="77777777">
                  <w:pPr>
                    <w:widowControl w:val="0"/>
                    <w:spacing w:after="0"/>
                    <w:rPr>
                      <w:rFonts w:ascii="Calibri" w:hAnsi="Calibri" w:eastAsia="Calibri" w:cs="Calibri"/>
                      <w:sz w:val="16"/>
                      <w:szCs w:val="16"/>
                      <w:lang w:val="en-GB"/>
                    </w:rPr>
                  </w:pPr>
                  <w:r>
                    <w:rPr>
                      <w:rFonts w:eastAsia="Calibri" w:cs="Calibri"/>
                      <w:sz w:val="16"/>
                      <w:szCs w:val="16"/>
                      <w:lang w:val="en-GB"/>
                    </w:rPr>
                    <w:t>Eligible party test onboarding</w:t>
                  </w:r>
                </w:p>
              </w:tc>
              <w:tc>
                <w:tcPr>
                  <w:tcW w:w="5380" w:type="dxa"/>
                  <w:gridSpan w:val="2"/>
                  <w:tcMar/>
                </w:tcPr>
                <w:p w:rsidR="2BDC8B29" w:rsidP="2BDC8B29" w:rsidRDefault="2BDC8B29" w14:paraId="50005131" w14:textId="0B47B46F">
                  <w:pPr>
                    <w:pStyle w:val="Normal"/>
                    <w:widowControl w:val="0"/>
                    <w:suppressLineNumbers w:val="0"/>
                    <w:bidi w:val="0"/>
                    <w:spacing w:before="0" w:beforeAutospacing="off" w:after="0" w:afterAutospacing="off" w:line="259" w:lineRule="auto"/>
                    <w:ind w:left="0" w:right="0"/>
                    <w:jc w:val="left"/>
                    <w:rPr>
                      <w:rFonts w:eastAsia="Calibri" w:cs="Calibri"/>
                      <w:i w:val="1"/>
                      <w:iCs w:val="1"/>
                      <w:sz w:val="16"/>
                      <w:szCs w:val="16"/>
                      <w:lang w:val="en-GB"/>
                    </w:rPr>
                  </w:pPr>
                </w:p>
                <w:p w:rsidR="003135C6" w:rsidP="3BE989E3" w:rsidRDefault="00D613C4" w14:paraId="6857F5FB" w14:textId="2F99A867">
                  <w:pPr>
                    <w:pStyle w:val="Normal"/>
                    <w:widowControl w:val="0"/>
                    <w:suppressLineNumbers w:val="0"/>
                    <w:bidi w:val="0"/>
                    <w:spacing w:before="0" w:beforeAutospacing="off" w:after="0" w:afterAutospacing="off" w:line="259" w:lineRule="auto"/>
                    <w:ind w:left="0" w:right="0"/>
                    <w:jc w:val="left"/>
                  </w:pPr>
                  <w:r w:rsidRPr="3BE989E3" w:rsidR="643143B9">
                    <w:rPr>
                      <w:rFonts w:eastAsia="Calibri" w:cs="Calibri"/>
                      <w:i w:val="1"/>
                      <w:iCs w:val="1"/>
                      <w:sz w:val="16"/>
                      <w:szCs w:val="16"/>
                      <w:lang w:val="en-GB"/>
                    </w:rPr>
                    <w:t>TBD</w:t>
                  </w:r>
                </w:p>
              </w:tc>
            </w:tr>
            <w:tr w:rsidRPr="00E032F9" w:rsidR="003135C6" w:rsidTr="2BDC8B29" w14:paraId="5836F789" w14:textId="77777777">
              <w:trPr>
                <w:gridAfter w:val="1"/>
                <w:wAfter w:w="1680" w:type="dxa"/>
                <w:trHeight w:val="300"/>
              </w:trPr>
              <w:tc>
                <w:tcPr>
                  <w:tcW w:w="1390" w:type="dxa"/>
                  <w:tcMar/>
                </w:tcPr>
                <w:p w:rsidR="003135C6" w:rsidP="2BDC8B29" w:rsidRDefault="00D613C4" w14:paraId="63216557" w14:textId="0FFF01F4">
                  <w:pPr>
                    <w:widowControl w:val="0"/>
                    <w:spacing w:after="0"/>
                    <w:rPr>
                      <w:rFonts w:eastAsia="Calibri" w:cs="Calibri"/>
                      <w:sz w:val="16"/>
                      <w:szCs w:val="16"/>
                      <w:lang w:val="en-GB"/>
                    </w:rPr>
                  </w:pPr>
                </w:p>
                <w:p w:rsidR="003135C6" w:rsidP="2BDC8B29" w:rsidRDefault="00D613C4" w14:paraId="50092946" w14:textId="0A934885">
                  <w:pPr>
                    <w:pStyle w:val="Normal"/>
                    <w:widowControl w:val="0"/>
                    <w:spacing w:after="0"/>
                    <w:rPr>
                      <w:rFonts w:ascii="Calibri" w:hAnsi="Calibri" w:eastAsia="Calibri" w:cs="Calibri"/>
                      <w:sz w:val="16"/>
                      <w:szCs w:val="16"/>
                      <w:lang w:val="en-GB"/>
                    </w:rPr>
                  </w:pPr>
                  <w:r w:rsidRPr="2BDC8B29" w:rsidR="00D613C4">
                    <w:rPr>
                      <w:rFonts w:eastAsia="Calibri" w:cs="Calibri"/>
                      <w:sz w:val="16"/>
                      <w:szCs w:val="16"/>
                      <w:lang w:val="en-GB"/>
                    </w:rPr>
                    <w:t>Price list for access to data by eligible parties</w:t>
                  </w:r>
                </w:p>
              </w:tc>
              <w:tc>
                <w:tcPr>
                  <w:tcW w:w="3700" w:type="dxa"/>
                  <w:tcMar/>
                </w:tcPr>
                <w:p w:rsidR="003135C6" w:rsidRDefault="00D613C4" w14:paraId="788334D5" w14:textId="0155C139">
                  <w:pPr>
                    <w:widowControl w:val="0"/>
                    <w:spacing w:after="0"/>
                    <w:rPr>
                      <w:rFonts w:ascii="Calibri" w:hAnsi="Calibri" w:eastAsia="Calibri" w:cs="Calibri"/>
                      <w:sz w:val="16"/>
                      <w:szCs w:val="16"/>
                      <w:lang w:val="en-GB"/>
                    </w:rPr>
                  </w:pPr>
                  <w:r>
                    <w:br/>
                  </w:r>
                  <w:r w:rsidRPr="3BE989E3" w:rsidR="39BE1B2B">
                    <w:rPr>
                      <w:rFonts w:cs="Calibri"/>
                      <w:i w:val="1"/>
                      <w:iCs w:val="1"/>
                      <w:sz w:val="16"/>
                      <w:szCs w:val="16"/>
                      <w:lang w:val="en-GB"/>
                    </w:rPr>
                    <w:t>TBD</w:t>
                  </w:r>
                  <w:r w:rsidRPr="3BE989E3" w:rsidR="00D613C4">
                    <w:rPr>
                      <w:rFonts w:eastAsia="Calibri" w:cs="Calibri"/>
                      <w:sz w:val="16"/>
                      <w:szCs w:val="16"/>
                      <w:lang w:val="en-GB"/>
                    </w:rPr>
                    <w:t xml:space="preserve"> </w:t>
                  </w:r>
                </w:p>
              </w:tc>
            </w:tr>
          </w:tbl>
          <w:p w:rsidR="56739887" w:rsidRDefault="56739887" w14:paraId="480839B6" w14:textId="0D855320"/>
          <w:p w:rsidR="003135C6" w:rsidRDefault="003135C6" w14:paraId="19219836" w14:textId="77777777">
            <w:pPr>
              <w:widowControl w:val="0"/>
              <w:spacing w:after="0"/>
              <w:rPr>
                <w:rFonts w:ascii="Calibri" w:hAnsi="Calibri" w:eastAsia="Calibri" w:cs="Calibri"/>
                <w:i/>
                <w:iCs/>
                <w:sz w:val="16"/>
                <w:szCs w:val="16"/>
                <w:lang w:val="en-US"/>
              </w:rPr>
            </w:pPr>
          </w:p>
        </w:tc>
      </w:tr>
    </w:tbl>
    <w:p w:rsidR="1C18C02C" w:rsidRDefault="1C18C02C" w14:paraId="74184037" w14:textId="2D364C18"/>
    <w:p w:rsidRPr="006F1897" w:rsidR="149553D8" w:rsidP="3BE989E3" w:rsidRDefault="006F1897" w14:paraId="035FF037" w14:textId="6DDAAEBA">
      <w:pPr>
        <w:rPr>
          <w:b w:val="1"/>
          <w:bCs w:val="1"/>
          <w:i w:val="1"/>
          <w:iCs w:val="1"/>
          <w:u w:val="single"/>
          <w:lang w:val="en-GB"/>
        </w:rPr>
      </w:pPr>
      <w:r w:rsidRPr="3BE989E3" w:rsidR="006F1897">
        <w:rPr>
          <w:b w:val="1"/>
          <w:bCs w:val="1"/>
          <w:u w:val="single"/>
          <w:lang w:val="en-GB"/>
        </w:rPr>
        <w:t xml:space="preserve"> Please describe all </w:t>
      </w:r>
      <w:r w:rsidRPr="3BE989E3" w:rsidR="006F1897">
        <w:rPr>
          <w:b w:val="1"/>
          <w:bCs w:val="1"/>
          <w:i w:val="1"/>
          <w:iCs w:val="1"/>
          <w:u w:val="single"/>
          <w:lang w:val="en-GB"/>
        </w:rPr>
        <w:t xml:space="preserve">HARMONISED ROLES </w:t>
      </w:r>
      <w:r w:rsidRPr="3BE989E3" w:rsidR="006F1897">
        <w:rPr>
          <w:b w:val="1"/>
          <w:bCs w:val="1"/>
          <w:u w:val="single"/>
          <w:lang w:val="en-GB"/>
        </w:rPr>
        <w:t>below.</w:t>
      </w:r>
    </w:p>
    <w:tbl>
      <w:tblPr>
        <w:tblStyle w:val="TableGrid"/>
        <w:tblW w:w="9119" w:type="dxa"/>
        <w:tblLayout w:type="fixed"/>
        <w:tblLook w:val="04A0" w:firstRow="1" w:lastRow="0" w:firstColumn="1" w:lastColumn="0" w:noHBand="0" w:noVBand="1"/>
      </w:tblPr>
      <w:tblGrid>
        <w:gridCol w:w="1604"/>
        <w:gridCol w:w="1076"/>
        <w:gridCol w:w="6439"/>
      </w:tblGrid>
      <w:tr w:rsidR="003135C6" w:rsidTr="3BE989E3" w14:paraId="683ABEE9" w14:textId="77777777">
        <w:tc>
          <w:tcPr>
            <w:tcW w:w="9119" w:type="dxa"/>
            <w:gridSpan w:val="3"/>
            <w:shd w:val="clear" w:color="auto" w:fill="D0CECE" w:themeFill="background2" w:themeFillShade="E6"/>
            <w:tcMar/>
          </w:tcPr>
          <w:p w:rsidR="003135C6" w:rsidRDefault="006E7CA3" w14:paraId="543E9181" w14:textId="41A1D1A5">
            <w:pPr>
              <w:widowControl w:val="0"/>
              <w:spacing w:after="0"/>
              <w:jc w:val="center"/>
              <w:rPr>
                <w:rFonts w:ascii="Arial" w:hAnsi="Arial" w:eastAsia="Arial" w:cs="Arial"/>
                <w:sz w:val="16"/>
                <w:szCs w:val="16"/>
              </w:rPr>
            </w:pPr>
            <w:r>
              <w:rPr>
                <w:rFonts w:ascii="Arial" w:hAnsi="Arial" w:eastAsia="Arial" w:cs="Arial"/>
                <w:b/>
                <w:bCs/>
                <w:i/>
                <w:iCs/>
                <w:sz w:val="16"/>
                <w:szCs w:val="16"/>
                <w:lang w:val="en-GB"/>
              </w:rPr>
              <w:t xml:space="preserve">Table II - </w:t>
            </w:r>
            <w:r w:rsidR="00D613C4">
              <w:rPr>
                <w:rFonts w:ascii="Arial" w:hAnsi="Arial" w:eastAsia="Arial" w:cs="Arial"/>
                <w:b/>
                <w:bCs/>
                <w:i/>
                <w:iCs/>
                <w:sz w:val="16"/>
                <w:szCs w:val="16"/>
                <w:lang w:val="en-GB"/>
              </w:rPr>
              <w:t>Roles</w:t>
            </w:r>
          </w:p>
        </w:tc>
      </w:tr>
      <w:tr w:rsidR="003135C6" w:rsidTr="3BE989E3" w14:paraId="0083B553" w14:textId="77777777">
        <w:tc>
          <w:tcPr>
            <w:tcW w:w="1604" w:type="dxa"/>
            <w:shd w:val="clear" w:color="auto" w:fill="D0CECE" w:themeFill="background2" w:themeFillShade="E6"/>
            <w:tcMar/>
          </w:tcPr>
          <w:p w:rsidR="003135C6" w:rsidRDefault="00D613C4" w14:paraId="2B961CB4"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lastRenderedPageBreak/>
              <w:t>Role name</w:t>
            </w:r>
          </w:p>
        </w:tc>
        <w:tc>
          <w:tcPr>
            <w:tcW w:w="1076" w:type="dxa"/>
            <w:shd w:val="clear" w:color="auto" w:fill="D0CECE" w:themeFill="background2" w:themeFillShade="E6"/>
            <w:tcMar/>
          </w:tcPr>
          <w:p w:rsidR="003135C6" w:rsidRDefault="00D613C4" w14:paraId="72FE9138" w14:textId="77777777">
            <w:pPr>
              <w:widowControl w:val="0"/>
              <w:spacing w:after="0"/>
              <w:rPr>
                <w:rFonts w:ascii="Arial" w:hAnsi="Arial" w:eastAsia="Arial" w:cs="Arial"/>
                <w:color w:val="000000" w:themeColor="text1"/>
                <w:sz w:val="16"/>
                <w:szCs w:val="16"/>
                <w:lang w:val="en-GB"/>
              </w:rPr>
            </w:pPr>
            <w:r>
              <w:rPr>
                <w:rFonts w:ascii="Arial" w:hAnsi="Arial" w:eastAsia="Arial" w:cs="Arial"/>
                <w:b/>
                <w:bCs/>
                <w:i/>
                <w:iCs/>
                <w:color w:val="000000" w:themeColor="text1"/>
                <w:sz w:val="16"/>
                <w:szCs w:val="16"/>
                <w:lang w:val="en-GB"/>
              </w:rPr>
              <w:t>Role type</w:t>
            </w:r>
          </w:p>
        </w:tc>
        <w:tc>
          <w:tcPr>
            <w:tcW w:w="6439" w:type="dxa"/>
            <w:shd w:val="clear" w:color="auto" w:fill="D0CECE" w:themeFill="background2" w:themeFillShade="E6"/>
            <w:tcMar/>
          </w:tcPr>
          <w:p w:rsidR="003135C6" w:rsidRDefault="00D613C4" w14:paraId="44CD7B7D" w14:textId="77777777">
            <w:pPr>
              <w:widowControl w:val="0"/>
              <w:spacing w:after="0"/>
              <w:rPr>
                <w:rFonts w:ascii="Arial" w:hAnsi="Arial" w:eastAsia="Arial" w:cs="Arial"/>
                <w:color w:val="000000" w:themeColor="text1"/>
                <w:sz w:val="16"/>
                <w:szCs w:val="16"/>
              </w:rPr>
            </w:pPr>
            <w:r w:rsidRPr="670B5646">
              <w:rPr>
                <w:rFonts w:ascii="Arial" w:hAnsi="Arial" w:eastAsia="Arial" w:cs="Arial"/>
                <w:b/>
                <w:bCs/>
                <w:i/>
                <w:iCs/>
                <w:color w:val="000000" w:themeColor="text1"/>
                <w:sz w:val="16"/>
                <w:szCs w:val="16"/>
                <w:lang w:val="en-GB"/>
              </w:rPr>
              <w:t>Role description</w:t>
            </w:r>
          </w:p>
        </w:tc>
      </w:tr>
      <w:tr w:rsidRPr="00E032F9" w:rsidR="003135C6" w:rsidTr="3BE989E3" w14:paraId="51E6ECA1" w14:textId="77777777">
        <w:tc>
          <w:tcPr>
            <w:tcW w:w="1604" w:type="dxa"/>
            <w:tcMar/>
          </w:tcPr>
          <w:p w:rsidR="003135C6" w:rsidP="5DE4E96D" w:rsidRDefault="6F1F417F" w14:paraId="1C076193" w14:textId="42469B94">
            <w:pPr>
              <w:widowControl w:val="0"/>
              <w:spacing w:after="0"/>
              <w:rPr>
                <w:rFonts w:eastAsia="Calibri" w:cs="Calibri"/>
                <w:sz w:val="16"/>
                <w:szCs w:val="16"/>
                <w:lang w:val="en-US"/>
              </w:rPr>
            </w:pPr>
            <w:r w:rsidRPr="3BE989E3" w:rsidR="6F6A6446">
              <w:rPr>
                <w:rFonts w:eastAsia="Calibri" w:cs="Calibri"/>
                <w:sz w:val="16"/>
                <w:szCs w:val="16"/>
                <w:lang w:val="en-US"/>
              </w:rPr>
              <w:t xml:space="preserve">Final </w:t>
            </w:r>
            <w:r w:rsidRPr="3BE989E3" w:rsidR="1E5A3ACD">
              <w:rPr>
                <w:rFonts w:eastAsia="Calibri" w:cs="Calibri"/>
                <w:sz w:val="16"/>
                <w:szCs w:val="16"/>
                <w:lang w:val="en-US"/>
              </w:rPr>
              <w:t>C</w:t>
            </w:r>
            <w:r w:rsidRPr="3BE989E3" w:rsidR="1BD015A8">
              <w:rPr>
                <w:rFonts w:eastAsia="Calibri" w:cs="Calibri"/>
                <w:sz w:val="16"/>
                <w:szCs w:val="16"/>
                <w:lang w:val="en-US"/>
              </w:rPr>
              <w:t>ustomer</w:t>
            </w:r>
          </w:p>
        </w:tc>
        <w:tc>
          <w:tcPr>
            <w:tcW w:w="1076" w:type="dxa"/>
            <w:tcMar/>
          </w:tcPr>
          <w:p w:rsidR="003135C6" w:rsidRDefault="00D613C4" w14:paraId="368E3F1C"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Mar/>
          </w:tcPr>
          <w:p w:rsidR="00912389" w:rsidP="00912389" w:rsidRDefault="00912389" w14:paraId="5EA1CED3" w14:textId="5AD4DF49">
            <w:pPr>
              <w:widowControl w:val="0"/>
              <w:spacing w:after="0"/>
              <w:rPr>
                <w:rFonts w:ascii="Calibri" w:hAnsi="Calibri" w:eastAsia="Calibri" w:cs="Calibri"/>
                <w:sz w:val="16"/>
                <w:szCs w:val="16"/>
                <w:lang w:val="en-GB"/>
              </w:rPr>
            </w:pPr>
            <w:r w:rsidRPr="3BE989E3" w:rsidR="00D613C4">
              <w:rPr>
                <w:rFonts w:eastAsia="Calibri" w:cs="Calibri"/>
                <w:sz w:val="16"/>
                <w:szCs w:val="16"/>
                <w:lang w:val="en-GB"/>
              </w:rPr>
              <w:t xml:space="preserve">A party connected to the grid that </w:t>
            </w:r>
            <w:r w:rsidRPr="3BE989E3" w:rsidR="05369EF7">
              <w:rPr>
                <w:rFonts w:eastAsia="Calibri" w:cs="Calibri"/>
                <w:sz w:val="16"/>
                <w:szCs w:val="16"/>
                <w:lang w:val="en-GB"/>
              </w:rPr>
              <w:t xml:space="preserve">providing district heating, </w:t>
            </w:r>
            <w:r w:rsidRPr="3BE989E3" w:rsidR="05369EF7">
              <w:rPr>
                <w:rFonts w:eastAsia="Calibri" w:cs="Calibri"/>
                <w:sz w:val="16"/>
                <w:szCs w:val="16"/>
                <w:lang w:val="en-GB"/>
              </w:rPr>
              <w:t>electricity</w:t>
            </w:r>
            <w:r w:rsidRPr="3BE989E3" w:rsidR="05369EF7">
              <w:rPr>
                <w:rFonts w:eastAsia="Calibri" w:cs="Calibri"/>
                <w:sz w:val="16"/>
                <w:szCs w:val="16"/>
                <w:lang w:val="en-GB"/>
              </w:rPr>
              <w:t xml:space="preserve"> or water</w:t>
            </w:r>
            <w:r w:rsidRPr="3BE989E3" w:rsidR="00912389">
              <w:rPr>
                <w:rFonts w:eastAsia="Calibri" w:cs="Calibri"/>
                <w:sz w:val="16"/>
                <w:szCs w:val="16"/>
                <w:lang w:val="en-GB"/>
              </w:rPr>
              <w:t>.</w:t>
            </w:r>
          </w:p>
        </w:tc>
      </w:tr>
      <w:tr w:rsidRPr="00E032F9" w:rsidR="003135C6" w:rsidTr="3BE989E3" w14:paraId="0CAC4D65" w14:textId="77777777">
        <w:tc>
          <w:tcPr>
            <w:tcW w:w="1604" w:type="dxa"/>
            <w:tcMar/>
          </w:tcPr>
          <w:p w:rsidR="003135C6" w:rsidRDefault="00854BA5" w14:paraId="59CD754E" w14:textId="695A7D30">
            <w:pPr>
              <w:widowControl w:val="0"/>
              <w:spacing w:after="0"/>
              <w:rPr>
                <w:rFonts w:ascii="Calibri" w:hAnsi="Calibri" w:eastAsia="Calibri" w:cs="Calibri"/>
                <w:sz w:val="16"/>
                <w:szCs w:val="16"/>
                <w:lang w:val="en-US"/>
              </w:rPr>
            </w:pPr>
            <w:r>
              <w:rPr>
                <w:rFonts w:eastAsia="Calibri" w:cs="Calibri"/>
                <w:sz w:val="16"/>
                <w:szCs w:val="16"/>
                <w:lang w:val="en-US"/>
              </w:rPr>
              <w:t xml:space="preserve">Connecting </w:t>
            </w:r>
            <w:r w:rsidR="00BB4EB7">
              <w:rPr>
                <w:rFonts w:eastAsia="Calibri" w:cs="Calibri"/>
                <w:sz w:val="16"/>
                <w:szCs w:val="16"/>
                <w:lang w:val="en-US"/>
              </w:rPr>
              <w:t>s</w:t>
            </w:r>
            <w:r>
              <w:rPr>
                <w:rFonts w:eastAsia="Calibri" w:cs="Calibri"/>
                <w:sz w:val="16"/>
                <w:szCs w:val="16"/>
                <w:lang w:val="en-US"/>
              </w:rPr>
              <w:t xml:space="preserve">ystem </w:t>
            </w:r>
            <w:r w:rsidR="00BB4EB7">
              <w:rPr>
                <w:rFonts w:eastAsia="Calibri" w:cs="Calibri"/>
                <w:sz w:val="16"/>
                <w:szCs w:val="16"/>
                <w:lang w:val="en-US"/>
              </w:rPr>
              <w:t>o</w:t>
            </w:r>
            <w:r>
              <w:rPr>
                <w:rFonts w:eastAsia="Calibri" w:cs="Calibri"/>
                <w:sz w:val="16"/>
                <w:szCs w:val="16"/>
                <w:lang w:val="en-US"/>
              </w:rPr>
              <w:t>perator</w:t>
            </w:r>
            <w:r w:rsidR="00BB4EB7">
              <w:rPr>
                <w:rFonts w:eastAsia="Calibri" w:cs="Calibri"/>
                <w:sz w:val="16"/>
                <w:szCs w:val="16"/>
                <w:lang w:val="en-US"/>
              </w:rPr>
              <w:t xml:space="preserve"> (CSO)</w:t>
            </w:r>
          </w:p>
        </w:tc>
        <w:tc>
          <w:tcPr>
            <w:tcW w:w="1076" w:type="dxa"/>
            <w:tcMar/>
          </w:tcPr>
          <w:p w:rsidR="003135C6" w:rsidRDefault="00D613C4" w14:paraId="7286BE7B"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Mar/>
          </w:tcPr>
          <w:p w:rsidR="003135C6" w:rsidRDefault="00D613C4" w14:paraId="57D26A8D" w14:textId="77777777">
            <w:pPr>
              <w:widowControl w:val="0"/>
              <w:spacing w:after="0"/>
              <w:rPr>
                <w:rFonts w:ascii="Calibri" w:hAnsi="Calibri" w:eastAsia="Calibri" w:cs="Calibri"/>
                <w:sz w:val="16"/>
                <w:szCs w:val="16"/>
                <w:lang w:val="en-GB"/>
              </w:rPr>
            </w:pPr>
            <w:r w:rsidR="00D613C4">
              <w:rPr>
                <w:rFonts w:eastAsia="Calibri" w:cs="Calibri"/>
                <w:sz w:val="16"/>
                <w:szCs w:val="16"/>
                <w:lang w:val="en-GB"/>
              </w:rPr>
              <w:t>The national competent authority providing the mappings of national practices. It makes them available online and in an easily usable and publicly accessible form</w:t>
            </w:r>
            <w:r>
              <w:rPr>
                <w:rStyle w:val="Voetnootanker"/>
                <w:rFonts w:eastAsia="Calibri" w:cs="Calibri"/>
                <w:sz w:val="16"/>
                <w:szCs w:val="16"/>
                <w:lang w:val="en-GB"/>
              </w:rPr>
              <w:footnoteReference w:id="2"/>
            </w:r>
            <w:r w:rsidR="00D613C4">
              <w:rPr>
                <w:rFonts w:eastAsia="Calibri" w:cs="Calibri"/>
                <w:sz w:val="16"/>
                <w:szCs w:val="16"/>
                <w:lang w:val="en-GB"/>
              </w:rPr>
              <w:t>.</w:t>
            </w:r>
          </w:p>
        </w:tc>
      </w:tr>
      <w:tr w:rsidR="4AF7D480" w:rsidTr="3BE989E3" w14:paraId="06E72118" w14:textId="77777777">
        <w:trPr>
          <w:trHeight w:val="300"/>
        </w:trPr>
        <w:tc>
          <w:tcPr>
            <w:tcW w:w="1604" w:type="dxa"/>
            <w:tcMar/>
          </w:tcPr>
          <w:p w:rsidR="7A219986" w:rsidP="559A74E2" w:rsidRDefault="001976E3" w14:paraId="567CC5DD" w14:textId="25029D8B">
            <w:pPr>
              <w:rPr>
                <w:rFonts w:eastAsia="Calibri" w:cs="Calibri"/>
                <w:b/>
                <w:bCs/>
                <w:sz w:val="16"/>
                <w:szCs w:val="16"/>
                <w:lang w:val="en-US"/>
              </w:rPr>
            </w:pPr>
            <w:r>
              <w:rPr>
                <w:rFonts w:eastAsia="Calibri" w:cs="Calibri"/>
                <w:sz w:val="16"/>
                <w:szCs w:val="16"/>
                <w:lang w:val="en-US"/>
              </w:rPr>
              <w:t xml:space="preserve">Digital </w:t>
            </w:r>
            <w:r w:rsidR="00BB4EB7">
              <w:rPr>
                <w:rFonts w:eastAsia="Calibri" w:cs="Calibri"/>
                <w:sz w:val="16"/>
                <w:szCs w:val="16"/>
                <w:lang w:val="en-US"/>
              </w:rPr>
              <w:t>c</w:t>
            </w:r>
            <w:r>
              <w:rPr>
                <w:rFonts w:eastAsia="Calibri" w:cs="Calibri"/>
                <w:sz w:val="16"/>
                <w:szCs w:val="16"/>
                <w:lang w:val="en-US"/>
              </w:rPr>
              <w:t xml:space="preserve">ustomer </w:t>
            </w:r>
            <w:r w:rsidR="00BB4EB7">
              <w:rPr>
                <w:rFonts w:eastAsia="Calibri" w:cs="Calibri"/>
                <w:sz w:val="16"/>
                <w:szCs w:val="16"/>
                <w:lang w:val="en-US"/>
              </w:rPr>
              <w:t>i</w:t>
            </w:r>
            <w:r>
              <w:rPr>
                <w:rFonts w:eastAsia="Calibri" w:cs="Calibri"/>
                <w:sz w:val="16"/>
                <w:szCs w:val="16"/>
                <w:lang w:val="en-US"/>
              </w:rPr>
              <w:t>nterface</w:t>
            </w:r>
            <w:r w:rsidR="00BB4EB7">
              <w:rPr>
                <w:rFonts w:eastAsia="Calibri" w:cs="Calibri"/>
                <w:sz w:val="16"/>
                <w:szCs w:val="16"/>
                <w:lang w:val="en-US"/>
              </w:rPr>
              <w:t xml:space="preserve"> (DCI)</w:t>
            </w:r>
          </w:p>
        </w:tc>
        <w:tc>
          <w:tcPr>
            <w:tcW w:w="1076" w:type="dxa"/>
            <w:tcMar/>
          </w:tcPr>
          <w:p w:rsidR="7A219986" w:rsidP="4AF7D480" w:rsidRDefault="001976E3" w14:paraId="2F826F0C" w14:textId="074A60C1">
            <w:pPr>
              <w:rPr>
                <w:rFonts w:eastAsia="Calibri" w:cs="Calibri"/>
                <w:sz w:val="16"/>
                <w:szCs w:val="16"/>
                <w:lang w:val="en-GB"/>
              </w:rPr>
            </w:pPr>
            <w:r>
              <w:rPr>
                <w:rFonts w:eastAsia="Calibri" w:cs="Calibri"/>
                <w:sz w:val="16"/>
                <w:szCs w:val="16"/>
                <w:lang w:val="en-GB"/>
              </w:rPr>
              <w:t>System</w:t>
            </w:r>
          </w:p>
        </w:tc>
        <w:tc>
          <w:tcPr>
            <w:tcW w:w="6439" w:type="dxa"/>
            <w:tcMar/>
          </w:tcPr>
          <w:p w:rsidR="00657A63" w:rsidP="4AF7D480" w:rsidRDefault="0067213B" w14:paraId="7FE7BD15" w14:textId="383DEEBF">
            <w:pPr>
              <w:rPr>
                <w:rFonts w:eastAsia="Calibri" w:cs="Calibri"/>
                <w:sz w:val="16"/>
                <w:szCs w:val="16"/>
                <w:lang w:val="en-GB"/>
              </w:rPr>
            </w:pPr>
            <w:r>
              <w:rPr>
                <w:rFonts w:eastAsia="Calibri" w:cs="Calibri"/>
                <w:sz w:val="16"/>
                <w:szCs w:val="16"/>
                <w:lang w:val="en-GB"/>
              </w:rPr>
              <w:t>A system</w:t>
            </w:r>
            <w:r w:rsidR="00124E28">
              <w:rPr>
                <w:rFonts w:eastAsia="Calibri" w:cs="Calibri"/>
                <w:sz w:val="16"/>
                <w:szCs w:val="16"/>
                <w:lang w:val="en-GB"/>
              </w:rPr>
              <w:t xml:space="preserve"> – hardware or cloud-based – that </w:t>
            </w:r>
          </w:p>
          <w:p w:rsidR="7A219986" w:rsidP="00657A63" w:rsidRDefault="00AB4178" w14:paraId="1D7EB648" w14:textId="1B0B73CF">
            <w:pPr>
              <w:pStyle w:val="ListParagraph"/>
              <w:numPr>
                <w:ilvl w:val="0"/>
                <w:numId w:val="21"/>
              </w:numPr>
              <w:rPr>
                <w:rFonts w:eastAsia="Calibri" w:cs="Calibri"/>
                <w:sz w:val="16"/>
                <w:szCs w:val="16"/>
                <w:lang w:val="en-GB"/>
              </w:rPr>
            </w:pPr>
            <w:r>
              <w:rPr>
                <w:rFonts w:eastAsia="Calibri" w:cs="Calibri"/>
                <w:sz w:val="16"/>
                <w:szCs w:val="16"/>
                <w:lang w:val="en-GB"/>
              </w:rPr>
              <w:t xml:space="preserve">monitors and makes available to entitled actors </w:t>
            </w:r>
            <w:r w:rsidRPr="00657A63" w:rsidR="009E06E5">
              <w:rPr>
                <w:rFonts w:eastAsia="Calibri" w:cs="Calibri"/>
                <w:sz w:val="16"/>
                <w:szCs w:val="16"/>
                <w:lang w:val="en-GB"/>
              </w:rPr>
              <w:t>measurement data</w:t>
            </w:r>
            <w:r w:rsidRPr="00657A63" w:rsidR="00A7157E">
              <w:rPr>
                <w:rFonts w:eastAsia="Calibri" w:cs="Calibri"/>
                <w:sz w:val="16"/>
                <w:szCs w:val="16"/>
                <w:lang w:val="en-GB"/>
              </w:rPr>
              <w:t xml:space="preserve"> from customer premises (e.g. close-to-realtime smart metering data, data from controllable units)</w:t>
            </w:r>
            <w:r w:rsidR="00E1437D">
              <w:rPr>
                <w:rFonts w:eastAsia="Calibri" w:cs="Calibri"/>
                <w:sz w:val="16"/>
                <w:szCs w:val="16"/>
                <w:lang w:val="en-GB"/>
              </w:rPr>
              <w:t>;</w:t>
            </w:r>
          </w:p>
          <w:p w:rsidRPr="00A55C6E" w:rsidR="00A55C6E" w:rsidP="00A55C6E" w:rsidRDefault="00AB4178" w14:paraId="2D332C31" w14:textId="6D9AFA1A">
            <w:pPr>
              <w:pStyle w:val="ListParagraph"/>
              <w:numPr>
                <w:ilvl w:val="0"/>
                <w:numId w:val="21"/>
              </w:numPr>
              <w:rPr>
                <w:rFonts w:eastAsia="Calibri" w:cs="Calibri"/>
                <w:sz w:val="16"/>
                <w:szCs w:val="16"/>
                <w:lang w:val="en-GB"/>
              </w:rPr>
            </w:pPr>
            <w:r>
              <w:rPr>
                <w:rFonts w:eastAsia="Calibri" w:cs="Calibri"/>
                <w:sz w:val="16"/>
                <w:szCs w:val="16"/>
                <w:lang w:val="en-GB"/>
              </w:rPr>
              <w:t>receives c</w:t>
            </w:r>
            <w:r w:rsidR="00657A63">
              <w:rPr>
                <w:rFonts w:eastAsia="Calibri" w:cs="Calibri"/>
                <w:sz w:val="16"/>
                <w:szCs w:val="16"/>
                <w:lang w:val="en-GB"/>
              </w:rPr>
              <w:t>ommand-and-control data from (connecting) system operator(s)</w:t>
            </w:r>
            <w:r>
              <w:rPr>
                <w:rFonts w:eastAsia="Calibri" w:cs="Calibri"/>
                <w:sz w:val="16"/>
                <w:szCs w:val="16"/>
                <w:lang w:val="en-GB"/>
              </w:rPr>
              <w:t xml:space="preserve"> and other entitled actors</w:t>
            </w:r>
            <w:r w:rsidR="00E1437D">
              <w:rPr>
                <w:rFonts w:eastAsia="Calibri" w:cs="Calibri"/>
                <w:sz w:val="16"/>
                <w:szCs w:val="16"/>
                <w:lang w:val="en-GB"/>
              </w:rPr>
              <w:t xml:space="preserve"> and makes it available to entitled actors;</w:t>
            </w:r>
          </w:p>
          <w:p w:rsidRPr="00EA4713" w:rsidR="00EA4713" w:rsidP="00EA4713" w:rsidRDefault="00EA4713" w14:paraId="2CFD56BB" w14:textId="7AE183FA">
            <w:pPr>
              <w:rPr>
                <w:rFonts w:eastAsia="Calibri" w:cs="Calibri"/>
                <w:sz w:val="16"/>
                <w:szCs w:val="16"/>
                <w:lang w:val="en-GB"/>
              </w:rPr>
            </w:pPr>
            <w:r>
              <w:rPr>
                <w:rFonts w:eastAsia="Calibri" w:cs="Calibri"/>
                <w:sz w:val="16"/>
                <w:szCs w:val="16"/>
                <w:lang w:val="en-GB"/>
              </w:rPr>
              <w:t xml:space="preserve">For the abovementioned activities, the </w:t>
            </w:r>
            <w:r w:rsidRPr="00A55C6E">
              <w:rPr>
                <w:rFonts w:eastAsia="Calibri" w:cs="Calibri"/>
                <w:i/>
                <w:iCs/>
                <w:sz w:val="16"/>
                <w:szCs w:val="16"/>
                <w:lang w:val="en-GB"/>
              </w:rPr>
              <w:t>Digital Customer Interface</w:t>
            </w:r>
            <w:r>
              <w:rPr>
                <w:rFonts w:eastAsia="Calibri" w:cs="Calibri"/>
                <w:sz w:val="16"/>
                <w:szCs w:val="16"/>
                <w:lang w:val="en-GB"/>
              </w:rPr>
              <w:t xml:space="preserve"> </w:t>
            </w:r>
            <w:r w:rsidR="00A55C6E">
              <w:rPr>
                <w:rFonts w:eastAsia="Calibri" w:cs="Calibri"/>
                <w:sz w:val="16"/>
                <w:szCs w:val="16"/>
                <w:lang w:val="en-GB"/>
              </w:rPr>
              <w:t xml:space="preserve">manages the consent of the </w:t>
            </w:r>
            <w:r w:rsidRPr="00A55C6E" w:rsidR="00A55C6E">
              <w:rPr>
                <w:rFonts w:eastAsia="Calibri" w:cs="Calibri"/>
                <w:i/>
                <w:iCs/>
                <w:sz w:val="16"/>
                <w:szCs w:val="16"/>
                <w:lang w:val="en-GB"/>
              </w:rPr>
              <w:t>Final Customer</w:t>
            </w:r>
            <w:r w:rsidR="00A55C6E">
              <w:rPr>
                <w:rFonts w:eastAsia="Calibri" w:cs="Calibri"/>
                <w:sz w:val="16"/>
                <w:szCs w:val="16"/>
                <w:lang w:val="en-GB"/>
              </w:rPr>
              <w:t>.</w:t>
            </w:r>
          </w:p>
        </w:tc>
      </w:tr>
      <w:tr w:rsidR="001976E3" w:rsidTr="3BE989E3" w14:paraId="37FA6E99" w14:textId="77777777">
        <w:trPr>
          <w:trHeight w:val="300"/>
        </w:trPr>
        <w:tc>
          <w:tcPr>
            <w:tcW w:w="1604" w:type="dxa"/>
            <w:tcMar/>
          </w:tcPr>
          <w:p w:rsidRPr="001976E3" w:rsidR="001976E3" w:rsidP="559A74E2" w:rsidRDefault="001976E3" w14:paraId="023F4427" w14:textId="0AB018B2">
            <w:pPr>
              <w:rPr>
                <w:rFonts w:eastAsia="Calibri" w:cs="Calibri"/>
                <w:sz w:val="16"/>
                <w:szCs w:val="16"/>
                <w:lang w:val="en-US"/>
              </w:rPr>
            </w:pPr>
            <w:r w:rsidRPr="001976E3">
              <w:rPr>
                <w:rFonts w:eastAsia="Calibri" w:cs="Calibri"/>
                <w:sz w:val="16"/>
                <w:szCs w:val="16"/>
                <w:lang w:val="en-US"/>
              </w:rPr>
              <w:t xml:space="preserve">Energy </w:t>
            </w:r>
            <w:r w:rsidR="00BB4EB7">
              <w:rPr>
                <w:rFonts w:eastAsia="Calibri" w:cs="Calibri"/>
                <w:sz w:val="16"/>
                <w:szCs w:val="16"/>
                <w:lang w:val="en-US"/>
              </w:rPr>
              <w:t>m</w:t>
            </w:r>
            <w:r w:rsidRPr="001976E3">
              <w:rPr>
                <w:rFonts w:eastAsia="Calibri" w:cs="Calibri"/>
                <w:sz w:val="16"/>
                <w:szCs w:val="16"/>
                <w:lang w:val="en-US"/>
              </w:rPr>
              <w:t xml:space="preserve">anagement </w:t>
            </w:r>
            <w:r w:rsidR="00BB4EB7">
              <w:rPr>
                <w:rFonts w:eastAsia="Calibri" w:cs="Calibri"/>
                <w:sz w:val="16"/>
                <w:szCs w:val="16"/>
                <w:lang w:val="en-US"/>
              </w:rPr>
              <w:t>s</w:t>
            </w:r>
            <w:r w:rsidRPr="001976E3">
              <w:rPr>
                <w:rFonts w:eastAsia="Calibri" w:cs="Calibri"/>
                <w:sz w:val="16"/>
                <w:szCs w:val="16"/>
                <w:lang w:val="en-US"/>
              </w:rPr>
              <w:t>ystem</w:t>
            </w:r>
            <w:r w:rsidR="00BB4EB7">
              <w:rPr>
                <w:rFonts w:eastAsia="Calibri" w:cs="Calibri"/>
                <w:sz w:val="16"/>
                <w:szCs w:val="16"/>
                <w:lang w:val="en-US"/>
              </w:rPr>
              <w:t xml:space="preserve"> (EMS)</w:t>
            </w:r>
          </w:p>
        </w:tc>
        <w:tc>
          <w:tcPr>
            <w:tcW w:w="1076" w:type="dxa"/>
            <w:tcMar/>
          </w:tcPr>
          <w:p w:rsidRPr="001976E3" w:rsidR="001976E3" w:rsidP="4AF7D480" w:rsidRDefault="001976E3" w14:paraId="50263D78" w14:textId="6B4A81F4">
            <w:pPr>
              <w:rPr>
                <w:rFonts w:eastAsia="Calibri" w:cs="Calibri"/>
                <w:sz w:val="16"/>
                <w:szCs w:val="16"/>
                <w:lang w:val="en-GB"/>
              </w:rPr>
            </w:pPr>
            <w:r>
              <w:rPr>
                <w:rFonts w:eastAsia="Calibri" w:cs="Calibri"/>
                <w:sz w:val="16"/>
                <w:szCs w:val="16"/>
                <w:lang w:val="en-GB"/>
              </w:rPr>
              <w:t>System</w:t>
            </w:r>
          </w:p>
        </w:tc>
        <w:tc>
          <w:tcPr>
            <w:tcW w:w="6439" w:type="dxa"/>
            <w:tcMar/>
          </w:tcPr>
          <w:p w:rsidR="00EC3F1E" w:rsidP="4AF7D480" w:rsidRDefault="001329DD" w14:paraId="110F8F62" w14:textId="6C0F2985">
            <w:pPr>
              <w:rPr>
                <w:rFonts w:eastAsia="Calibri" w:cs="Calibri"/>
                <w:sz w:val="16"/>
                <w:szCs w:val="16"/>
                <w:lang w:val="en-GB"/>
              </w:rPr>
            </w:pPr>
            <w:r w:rsidRPr="3BE989E3" w:rsidR="6A847D59">
              <w:rPr>
                <w:rFonts w:eastAsia="Calibri" w:cs="Calibri"/>
                <w:sz w:val="16"/>
                <w:szCs w:val="16"/>
                <w:lang w:val="en-GB"/>
              </w:rPr>
              <w:t xml:space="preserve">A system that optimises the flow of </w:t>
            </w:r>
            <w:r w:rsidRPr="3BE989E3" w:rsidR="45A8CE32">
              <w:rPr>
                <w:rFonts w:eastAsia="Calibri" w:cs="Calibri"/>
                <w:sz w:val="16"/>
                <w:szCs w:val="16"/>
                <w:lang w:val="en-GB"/>
              </w:rPr>
              <w:t xml:space="preserve">district heating, </w:t>
            </w:r>
            <w:r w:rsidRPr="3BE989E3" w:rsidR="0CC10531">
              <w:rPr>
                <w:rFonts w:eastAsia="Calibri" w:cs="Calibri"/>
                <w:sz w:val="16"/>
                <w:szCs w:val="16"/>
                <w:lang w:val="en-GB"/>
              </w:rPr>
              <w:t xml:space="preserve">electricity </w:t>
            </w:r>
            <w:r w:rsidRPr="3BE989E3" w:rsidR="50102417">
              <w:rPr>
                <w:rFonts w:eastAsia="Calibri" w:cs="Calibri"/>
                <w:sz w:val="16"/>
                <w:szCs w:val="16"/>
                <w:lang w:val="en-GB"/>
              </w:rPr>
              <w:t xml:space="preserve">or/and water </w:t>
            </w:r>
            <w:r w:rsidRPr="3BE989E3" w:rsidR="0CC10531">
              <w:rPr>
                <w:rFonts w:eastAsia="Calibri" w:cs="Calibri"/>
                <w:sz w:val="16"/>
                <w:szCs w:val="16"/>
                <w:lang w:val="en-GB"/>
              </w:rPr>
              <w:t xml:space="preserve">at the connection agreement </w:t>
            </w:r>
            <w:r w:rsidRPr="3BE989E3" w:rsidR="0CC10531">
              <w:rPr>
                <w:rFonts w:eastAsia="Calibri" w:cs="Calibri"/>
                <w:sz w:val="16"/>
                <w:szCs w:val="16"/>
                <w:lang w:val="en-GB"/>
              </w:rPr>
              <w:t>point</w:t>
            </w:r>
            <w:r w:rsidRPr="3BE989E3" w:rsidR="0CC10531">
              <w:rPr>
                <w:rFonts w:eastAsia="Calibri" w:cs="Calibri"/>
                <w:sz w:val="16"/>
                <w:szCs w:val="16"/>
                <w:lang w:val="en-GB"/>
              </w:rPr>
              <w:t xml:space="preserve"> by controlling </w:t>
            </w:r>
            <w:r w:rsidRPr="3BE989E3" w:rsidR="129C527B">
              <w:rPr>
                <w:rFonts w:eastAsia="Calibri" w:cs="Calibri"/>
                <w:sz w:val="16"/>
                <w:szCs w:val="16"/>
                <w:lang w:val="en-GB"/>
              </w:rPr>
              <w:t>technical resources (e.g. batteries, inverters, charging stations, heat pumps etc.)</w:t>
            </w:r>
            <w:r w:rsidRPr="3BE989E3" w:rsidR="3EFFEFDD">
              <w:rPr>
                <w:rFonts w:eastAsia="Calibri" w:cs="Calibri"/>
                <w:sz w:val="16"/>
                <w:szCs w:val="16"/>
                <w:lang w:val="en-GB"/>
              </w:rPr>
              <w:t xml:space="preserve"> at final customer premises. </w:t>
            </w:r>
          </w:p>
          <w:p w:rsidRPr="001976E3" w:rsidR="001976E3" w:rsidP="4AF7D480" w:rsidRDefault="00EC3F1E" w14:paraId="6611125D" w14:textId="443370DD">
            <w:pPr>
              <w:rPr>
                <w:rFonts w:eastAsia="Calibri" w:cs="Calibri"/>
                <w:sz w:val="16"/>
                <w:szCs w:val="16"/>
                <w:lang w:val="en-GB"/>
              </w:rPr>
            </w:pPr>
            <w:r w:rsidRPr="00EC3F1E">
              <w:rPr>
                <w:rFonts w:eastAsia="Calibri" w:cs="Calibri"/>
                <w:b/>
                <w:bCs/>
                <w:sz w:val="16"/>
                <w:szCs w:val="16"/>
                <w:lang w:val="en-GB"/>
              </w:rPr>
              <w:t>Note:</w:t>
            </w:r>
            <w:r>
              <w:rPr>
                <w:rFonts w:eastAsia="Calibri" w:cs="Calibri"/>
                <w:sz w:val="16"/>
                <w:szCs w:val="16"/>
                <w:lang w:val="en-GB"/>
              </w:rPr>
              <w:t xml:space="preserve"> </w:t>
            </w:r>
            <w:r w:rsidR="00525F76">
              <w:rPr>
                <w:rFonts w:eastAsia="Calibri" w:cs="Calibri"/>
                <w:sz w:val="16"/>
                <w:szCs w:val="16"/>
                <w:lang w:val="en-GB"/>
              </w:rPr>
              <w:t>EMS may exist in a very comprehensive and advanced form</w:t>
            </w:r>
            <w:r>
              <w:rPr>
                <w:rFonts w:eastAsia="Calibri" w:cs="Calibri"/>
                <w:sz w:val="16"/>
                <w:szCs w:val="16"/>
                <w:lang w:val="en-GB"/>
              </w:rPr>
              <w:t xml:space="preserve"> (e.g. a building automation system controlling </w:t>
            </w:r>
            <w:r w:rsidR="00A15579">
              <w:rPr>
                <w:rFonts w:eastAsia="Calibri" w:cs="Calibri"/>
                <w:sz w:val="16"/>
                <w:szCs w:val="16"/>
                <w:lang w:val="en-GB"/>
              </w:rPr>
              <w:t>the vast majority of appliances</w:t>
            </w:r>
            <w:r>
              <w:rPr>
                <w:rFonts w:eastAsia="Calibri" w:cs="Calibri"/>
                <w:sz w:val="16"/>
                <w:szCs w:val="16"/>
                <w:lang w:val="en-GB"/>
              </w:rPr>
              <w:t>)</w:t>
            </w:r>
            <w:r w:rsidR="00525F76">
              <w:rPr>
                <w:rFonts w:eastAsia="Calibri" w:cs="Calibri"/>
                <w:sz w:val="16"/>
                <w:szCs w:val="16"/>
                <w:lang w:val="en-GB"/>
              </w:rPr>
              <w:t xml:space="preserve">, or in rudimentary </w:t>
            </w:r>
            <w:r>
              <w:rPr>
                <w:rFonts w:eastAsia="Calibri" w:cs="Calibri"/>
                <w:sz w:val="16"/>
                <w:szCs w:val="16"/>
                <w:lang w:val="en-GB"/>
              </w:rPr>
              <w:t>versions</w:t>
            </w:r>
            <w:r w:rsidR="00A15579">
              <w:rPr>
                <w:rFonts w:eastAsia="Calibri" w:cs="Calibri"/>
                <w:sz w:val="16"/>
                <w:szCs w:val="16"/>
                <w:lang w:val="en-GB"/>
              </w:rPr>
              <w:t xml:space="preserve"> (e.g. an inverter combined with a battery management system just controlling the most significant </w:t>
            </w:r>
            <w:r w:rsidR="009E4B8C">
              <w:rPr>
                <w:rFonts w:eastAsia="Calibri" w:cs="Calibri"/>
                <w:sz w:val="16"/>
                <w:szCs w:val="16"/>
                <w:lang w:val="en-GB"/>
              </w:rPr>
              <w:t>assets in a household).</w:t>
            </w:r>
          </w:p>
        </w:tc>
      </w:tr>
      <w:tr w:rsidR="001976E3" w:rsidTr="3BE989E3" w14:paraId="7F7F3EB0" w14:textId="77777777">
        <w:trPr>
          <w:trHeight w:val="300"/>
        </w:trPr>
        <w:tc>
          <w:tcPr>
            <w:tcW w:w="1604" w:type="dxa"/>
            <w:tcMar/>
          </w:tcPr>
          <w:p w:rsidRPr="001976E3" w:rsidR="001976E3" w:rsidP="559A74E2" w:rsidRDefault="00AA37A0" w14:paraId="5DFA2ED4" w14:textId="345D635B">
            <w:pPr>
              <w:rPr>
                <w:rFonts w:eastAsia="Calibri" w:cs="Calibri"/>
                <w:sz w:val="16"/>
                <w:szCs w:val="16"/>
                <w:lang w:val="en-US"/>
              </w:rPr>
            </w:pPr>
            <w:r>
              <w:rPr>
                <w:rFonts w:eastAsia="Calibri" w:cs="Calibri"/>
                <w:sz w:val="16"/>
                <w:szCs w:val="16"/>
                <w:lang w:val="en-US"/>
              </w:rPr>
              <w:t>Load</w:t>
            </w:r>
            <w:r w:rsidR="00BB4EB7">
              <w:rPr>
                <w:rFonts w:eastAsia="Calibri" w:cs="Calibri"/>
                <w:sz w:val="16"/>
                <w:szCs w:val="16"/>
                <w:lang w:val="en-US"/>
              </w:rPr>
              <w:t xml:space="preserve"> c</w:t>
            </w:r>
            <w:r>
              <w:rPr>
                <w:rFonts w:eastAsia="Calibri" w:cs="Calibri"/>
                <w:sz w:val="16"/>
                <w:szCs w:val="16"/>
                <w:lang w:val="en-US"/>
              </w:rPr>
              <w:t xml:space="preserve">ontrol </w:t>
            </w:r>
            <w:r w:rsidR="00BB4EB7">
              <w:rPr>
                <w:rFonts w:eastAsia="Calibri" w:cs="Calibri"/>
                <w:sz w:val="16"/>
                <w:szCs w:val="16"/>
                <w:lang w:val="en-US"/>
              </w:rPr>
              <w:t>s</w:t>
            </w:r>
            <w:r>
              <w:rPr>
                <w:rFonts w:eastAsia="Calibri" w:cs="Calibri"/>
                <w:sz w:val="16"/>
                <w:szCs w:val="16"/>
                <w:lang w:val="en-US"/>
              </w:rPr>
              <w:t>ystem</w:t>
            </w:r>
            <w:r w:rsidR="00BB4EB7">
              <w:rPr>
                <w:rFonts w:eastAsia="Calibri" w:cs="Calibri"/>
                <w:sz w:val="16"/>
                <w:szCs w:val="16"/>
                <w:lang w:val="en-US"/>
              </w:rPr>
              <w:t xml:space="preserve"> (LCS)</w:t>
            </w:r>
          </w:p>
        </w:tc>
        <w:tc>
          <w:tcPr>
            <w:tcW w:w="1076" w:type="dxa"/>
            <w:tcMar/>
          </w:tcPr>
          <w:p w:rsidRPr="001976E3" w:rsidR="001976E3" w:rsidP="4AF7D480" w:rsidRDefault="001976E3" w14:paraId="61E361F7" w14:textId="065F614B">
            <w:pPr>
              <w:rPr>
                <w:rFonts w:eastAsia="Calibri" w:cs="Calibri"/>
                <w:sz w:val="16"/>
                <w:szCs w:val="16"/>
                <w:lang w:val="en-GB"/>
              </w:rPr>
            </w:pPr>
            <w:r>
              <w:rPr>
                <w:rFonts w:eastAsia="Calibri" w:cs="Calibri"/>
                <w:sz w:val="16"/>
                <w:szCs w:val="16"/>
                <w:lang w:val="en-GB"/>
              </w:rPr>
              <w:t>System</w:t>
            </w:r>
          </w:p>
        </w:tc>
        <w:tc>
          <w:tcPr>
            <w:tcW w:w="6439" w:type="dxa"/>
            <w:tcMar/>
          </w:tcPr>
          <w:p w:rsidRPr="001976E3" w:rsidR="001976E3" w:rsidP="4AF7D480" w:rsidRDefault="00F1373F" w14:paraId="6B323099" w14:textId="321459A7">
            <w:pPr>
              <w:rPr>
                <w:rFonts w:eastAsia="Calibri" w:cs="Calibri"/>
                <w:sz w:val="16"/>
                <w:szCs w:val="16"/>
                <w:lang w:val="en-GB"/>
              </w:rPr>
            </w:pPr>
            <w:r>
              <w:rPr>
                <w:rFonts w:eastAsia="Calibri" w:cs="Calibri"/>
                <w:sz w:val="16"/>
                <w:szCs w:val="16"/>
                <w:lang w:val="en-GB"/>
              </w:rPr>
              <w:t xml:space="preserve">A system employed by the CSO that monitors the </w:t>
            </w:r>
            <w:r w:rsidR="00145798">
              <w:rPr>
                <w:rFonts w:eastAsia="Calibri" w:cs="Calibri"/>
                <w:sz w:val="16"/>
                <w:szCs w:val="16"/>
                <w:lang w:val="en-GB"/>
              </w:rPr>
              <w:t>state of critical network elements (CNEC) within a grid area</w:t>
            </w:r>
            <w:r w:rsidR="00307F81">
              <w:rPr>
                <w:rFonts w:eastAsia="Calibri" w:cs="Calibri"/>
                <w:sz w:val="16"/>
                <w:szCs w:val="16"/>
                <w:lang w:val="en-GB"/>
              </w:rPr>
              <w:t>, and makes available that data to other systems.</w:t>
            </w:r>
          </w:p>
        </w:tc>
      </w:tr>
      <w:tr w:rsidR="00307F81" w:rsidTr="3BE989E3" w14:paraId="03AF8060" w14:textId="77777777">
        <w:trPr>
          <w:trHeight w:val="300"/>
        </w:trPr>
        <w:tc>
          <w:tcPr>
            <w:tcW w:w="1604" w:type="dxa"/>
            <w:tcMar/>
          </w:tcPr>
          <w:p w:rsidR="00307F81" w:rsidP="559A74E2" w:rsidRDefault="00307F81" w14:paraId="60F6985D" w14:textId="6B08E981">
            <w:pPr>
              <w:rPr>
                <w:rFonts w:eastAsia="Calibri" w:cs="Calibri"/>
                <w:sz w:val="16"/>
                <w:szCs w:val="16"/>
                <w:lang w:val="en-US"/>
              </w:rPr>
            </w:pPr>
            <w:r>
              <w:rPr>
                <w:rFonts w:eastAsia="Calibri" w:cs="Calibri"/>
                <w:sz w:val="16"/>
                <w:szCs w:val="16"/>
                <w:lang w:val="en-US"/>
              </w:rPr>
              <w:t xml:space="preserve">Flexible </w:t>
            </w:r>
            <w:r w:rsidR="00BB4EB7">
              <w:rPr>
                <w:rFonts w:eastAsia="Calibri" w:cs="Calibri"/>
                <w:sz w:val="16"/>
                <w:szCs w:val="16"/>
                <w:lang w:val="en-US"/>
              </w:rPr>
              <w:t>c</w:t>
            </w:r>
            <w:r>
              <w:rPr>
                <w:rFonts w:eastAsia="Calibri" w:cs="Calibri"/>
                <w:sz w:val="16"/>
                <w:szCs w:val="16"/>
                <w:lang w:val="en-US"/>
              </w:rPr>
              <w:t xml:space="preserve">onnection </w:t>
            </w:r>
            <w:r w:rsidR="00BB4EB7">
              <w:rPr>
                <w:rFonts w:eastAsia="Calibri" w:cs="Calibri"/>
                <w:sz w:val="16"/>
                <w:szCs w:val="16"/>
                <w:lang w:val="en-US"/>
              </w:rPr>
              <w:t>d</w:t>
            </w:r>
            <w:r>
              <w:rPr>
                <w:rFonts w:eastAsia="Calibri" w:cs="Calibri"/>
                <w:sz w:val="16"/>
                <w:szCs w:val="16"/>
                <w:lang w:val="en-US"/>
              </w:rPr>
              <w:t xml:space="preserve">ispatching </w:t>
            </w:r>
            <w:r w:rsidR="00BB4EB7">
              <w:rPr>
                <w:rFonts w:eastAsia="Calibri" w:cs="Calibri"/>
                <w:sz w:val="16"/>
                <w:szCs w:val="16"/>
                <w:lang w:val="en-US"/>
              </w:rPr>
              <w:t>s</w:t>
            </w:r>
            <w:r>
              <w:rPr>
                <w:rFonts w:eastAsia="Calibri" w:cs="Calibri"/>
                <w:sz w:val="16"/>
                <w:szCs w:val="16"/>
                <w:lang w:val="en-US"/>
              </w:rPr>
              <w:t>ystem</w:t>
            </w:r>
            <w:r w:rsidR="00BB4EB7">
              <w:rPr>
                <w:rFonts w:eastAsia="Calibri" w:cs="Calibri"/>
                <w:sz w:val="16"/>
                <w:szCs w:val="16"/>
                <w:lang w:val="en-US"/>
              </w:rPr>
              <w:t xml:space="preserve"> (FCDS)</w:t>
            </w:r>
          </w:p>
        </w:tc>
        <w:tc>
          <w:tcPr>
            <w:tcW w:w="1076" w:type="dxa"/>
            <w:tcMar/>
          </w:tcPr>
          <w:p w:rsidR="00307F81" w:rsidP="4AF7D480" w:rsidRDefault="00307F81" w14:paraId="6F400272" w14:textId="4D7E9DE8">
            <w:pPr>
              <w:rPr>
                <w:rFonts w:eastAsia="Calibri" w:cs="Calibri"/>
                <w:sz w:val="16"/>
                <w:szCs w:val="16"/>
                <w:lang w:val="en-GB"/>
              </w:rPr>
            </w:pPr>
            <w:r>
              <w:rPr>
                <w:rFonts w:eastAsia="Calibri" w:cs="Calibri"/>
                <w:sz w:val="16"/>
                <w:szCs w:val="16"/>
                <w:lang w:val="en-GB"/>
              </w:rPr>
              <w:t>System</w:t>
            </w:r>
          </w:p>
        </w:tc>
        <w:tc>
          <w:tcPr>
            <w:tcW w:w="6439" w:type="dxa"/>
            <w:tcMar/>
          </w:tcPr>
          <w:p w:rsidR="00307F81" w:rsidP="4AF7D480" w:rsidRDefault="00307F81" w14:paraId="05AAC761" w14:textId="6D2BBEA0">
            <w:pPr>
              <w:rPr>
                <w:rFonts w:eastAsia="Calibri" w:cs="Calibri"/>
                <w:sz w:val="16"/>
                <w:szCs w:val="16"/>
                <w:lang w:val="en-GB"/>
              </w:rPr>
            </w:pPr>
            <w:r>
              <w:rPr>
                <w:rFonts w:eastAsia="Calibri" w:cs="Calibri"/>
                <w:sz w:val="16"/>
                <w:szCs w:val="16"/>
                <w:lang w:val="en-GB"/>
              </w:rPr>
              <w:t xml:space="preserve">A system employed by the CSO that </w:t>
            </w:r>
            <w:r w:rsidR="004E714B">
              <w:rPr>
                <w:rFonts w:eastAsia="Calibri" w:cs="Calibri"/>
                <w:sz w:val="16"/>
                <w:szCs w:val="16"/>
                <w:lang w:val="en-GB"/>
              </w:rPr>
              <w:t>processes measured and calculated data from other systems (e.g. the LCS or DCS), and assigns dynamic</w:t>
            </w:r>
            <w:r w:rsidR="0003221F">
              <w:rPr>
                <w:rFonts w:eastAsia="Calibri" w:cs="Calibri"/>
                <w:sz w:val="16"/>
                <w:szCs w:val="16"/>
                <w:lang w:val="en-GB"/>
              </w:rPr>
              <w:t xml:space="preserve"> connection limitations to </w:t>
            </w:r>
            <w:r w:rsidR="00FE0AFD">
              <w:rPr>
                <w:rFonts w:eastAsia="Calibri" w:cs="Calibri"/>
                <w:sz w:val="16"/>
                <w:szCs w:val="16"/>
                <w:lang w:val="en-GB"/>
              </w:rPr>
              <w:t>the connection agreement points under management.</w:t>
            </w:r>
          </w:p>
        </w:tc>
      </w:tr>
    </w:tbl>
    <w:p w:rsidR="4AF7D480" w:rsidP="4AF7D480" w:rsidRDefault="4AF7D480" w14:paraId="319EA0FF" w14:textId="4A3FA679"/>
    <w:p w:rsidR="5A5B1CDD" w:rsidP="00765C58" w:rsidRDefault="2936104D" w14:paraId="4FC1BF10" w14:textId="15B63418">
      <w:pPr>
        <w:jc w:val="both"/>
        <w:rPr>
          <w:rFonts w:eastAsia="Calibri" w:cs="Calibri"/>
          <w:lang w:val="en-GB"/>
        </w:rPr>
      </w:pPr>
      <w:r w:rsidRPr="111B2054">
        <w:rPr>
          <w:rFonts w:eastAsia="Calibri" w:cs="Calibri"/>
          <w:lang w:val="en-GB"/>
        </w:rPr>
        <w:t xml:space="preserve">All roles of type </w:t>
      </w:r>
      <w:r w:rsidRPr="111B2054">
        <w:rPr>
          <w:rFonts w:eastAsia="Calibri" w:cs="Calibri"/>
          <w:i/>
          <w:iCs/>
          <w:lang w:val="en-GB"/>
        </w:rPr>
        <w:t>Business</w:t>
      </w:r>
      <w:r w:rsidRPr="111B2054">
        <w:rPr>
          <w:rFonts w:eastAsia="Calibri" w:cs="Calibri"/>
          <w:lang w:val="en-GB"/>
        </w:rPr>
        <w:t xml:space="preserve"> are expected to be acting in secure, authenticated manner and through trusted communication channels. For this reason, the authentication steps used for these communication partners are not listed in the scenarios below.</w:t>
      </w:r>
      <w:r w:rsidRPr="111B2054" w:rsidR="2588D730">
        <w:rPr>
          <w:rFonts w:eastAsia="Calibri" w:cs="Calibri"/>
          <w:lang w:val="en-GB"/>
        </w:rPr>
        <w:t xml:space="preserve"> </w:t>
      </w:r>
    </w:p>
    <w:p w:rsidRPr="00765C58" w:rsidR="00765C58" w:rsidP="00765C58" w:rsidRDefault="00765C58" w14:paraId="42AEF440" w14:textId="0F97700D">
      <w:pPr>
        <w:jc w:val="both"/>
        <w:rPr>
          <w:rFonts w:eastAsia="Calibri" w:cs="Calibri"/>
          <w:b w:val="1"/>
          <w:bCs w:val="1"/>
          <w:lang w:val="en-GB"/>
        </w:rPr>
      </w:pPr>
      <w:r w:rsidRPr="3BE989E3" w:rsidR="00765C58">
        <w:rPr>
          <w:rFonts w:eastAsia="Calibri" w:cs="Calibri"/>
          <w:b w:val="1"/>
          <w:bCs w:val="1"/>
          <w:lang w:val="en-GB"/>
        </w:rPr>
        <w:t xml:space="preserve"> </w:t>
      </w:r>
      <w:r w:rsidRPr="3BE989E3" w:rsidR="17275B03">
        <w:rPr>
          <w:rFonts w:eastAsia="Calibri" w:cs="Calibri"/>
          <w:b w:val="1"/>
          <w:bCs w:val="1"/>
          <w:lang w:val="en-GB"/>
        </w:rPr>
        <w:t>L</w:t>
      </w:r>
      <w:r w:rsidRPr="3BE989E3" w:rsidR="00765C58">
        <w:rPr>
          <w:rFonts w:eastAsia="Calibri" w:cs="Calibri"/>
          <w:b w:val="1"/>
          <w:bCs w:val="1"/>
          <w:lang w:val="en-GB"/>
        </w:rPr>
        <w:t>ist of procedures.</w:t>
      </w:r>
    </w:p>
    <w:tbl>
      <w:tblPr>
        <w:tblStyle w:val="TableGrid"/>
        <w:tblW w:w="9118" w:type="dxa"/>
        <w:tblLayout w:type="fixed"/>
        <w:tblLook w:val="04A0" w:firstRow="1" w:lastRow="0" w:firstColumn="1" w:lastColumn="0" w:noHBand="0" w:noVBand="1"/>
      </w:tblPr>
      <w:tblGrid>
        <w:gridCol w:w="495"/>
        <w:gridCol w:w="4981"/>
        <w:gridCol w:w="1513"/>
        <w:gridCol w:w="2129"/>
      </w:tblGrid>
      <w:tr w:rsidR="003135C6" w:rsidTr="3BE989E3" w14:paraId="2A9C9665" w14:textId="77777777">
        <w:tc>
          <w:tcPr>
            <w:tcW w:w="9118" w:type="dxa"/>
            <w:gridSpan w:val="4"/>
            <w:shd w:val="clear" w:color="auto" w:fill="D0CECE" w:themeFill="background2" w:themeFillShade="E6"/>
            <w:tcMar/>
          </w:tcPr>
          <w:p w:rsidR="003135C6" w:rsidP="707D87C6" w:rsidRDefault="006E7CA3" w14:paraId="0761E0B2" w14:textId="482045E5">
            <w:pPr>
              <w:spacing w:after="0"/>
              <w:jc w:val="center"/>
              <w:rPr>
                <w:rFonts w:ascii="Arial" w:hAnsi="Arial" w:eastAsia="Arial" w:cs="Arial"/>
                <w:b/>
                <w:bCs/>
                <w:i/>
                <w:iCs/>
                <w:sz w:val="16"/>
                <w:szCs w:val="16"/>
                <w:lang w:val="en-GB"/>
              </w:rPr>
            </w:pPr>
            <w:r>
              <w:rPr>
                <w:rFonts w:ascii="Arial" w:hAnsi="Arial" w:eastAsia="Arial" w:cs="Arial"/>
                <w:b/>
                <w:bCs/>
                <w:i/>
                <w:iCs/>
                <w:sz w:val="16"/>
                <w:szCs w:val="16"/>
                <w:lang w:val="en-GB"/>
              </w:rPr>
              <w:t xml:space="preserve">Table III - </w:t>
            </w:r>
            <w:r w:rsidRPr="707D87C6" w:rsidR="65BC050B">
              <w:rPr>
                <w:rFonts w:ascii="Arial" w:hAnsi="Arial" w:eastAsia="Arial" w:cs="Arial"/>
                <w:b/>
                <w:bCs/>
                <w:i/>
                <w:iCs/>
                <w:sz w:val="16"/>
                <w:szCs w:val="16"/>
                <w:lang w:val="en-GB"/>
              </w:rPr>
              <w:t>Procedure</w:t>
            </w:r>
            <w:r w:rsidRPr="707D87C6" w:rsidR="2BD02B9D">
              <w:rPr>
                <w:rFonts w:ascii="Arial" w:hAnsi="Arial" w:eastAsia="Arial" w:cs="Arial"/>
                <w:b/>
                <w:bCs/>
                <w:i/>
                <w:iCs/>
                <w:sz w:val="16"/>
                <w:szCs w:val="16"/>
                <w:lang w:val="en-GB"/>
              </w:rPr>
              <w:t xml:space="preserve"> Conditions</w:t>
            </w:r>
          </w:p>
        </w:tc>
      </w:tr>
      <w:tr w:rsidR="003135C6" w:rsidTr="3BE989E3" w14:paraId="27C7FC80" w14:textId="77777777">
        <w:tc>
          <w:tcPr>
            <w:tcW w:w="495" w:type="dxa"/>
            <w:shd w:val="clear" w:color="auto" w:fill="D0CECE" w:themeFill="background2" w:themeFillShade="E6"/>
            <w:tcMar/>
          </w:tcPr>
          <w:p w:rsidR="003135C6" w:rsidRDefault="00D613C4" w14:paraId="32AFB29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No.</w:t>
            </w:r>
          </w:p>
        </w:tc>
        <w:tc>
          <w:tcPr>
            <w:tcW w:w="4981" w:type="dxa"/>
            <w:shd w:val="clear" w:color="auto" w:fill="D0CECE" w:themeFill="background2" w:themeFillShade="E6"/>
            <w:tcMar/>
          </w:tcPr>
          <w:p w:rsidR="003135C6" w:rsidRDefault="5EACDCCD" w14:paraId="378EFF06" w14:textId="03EEF968">
            <w:pPr>
              <w:widowControl w:val="0"/>
              <w:spacing w:after="0"/>
              <w:rPr>
                <w:rFonts w:ascii="Arial" w:hAnsi="Arial" w:eastAsia="Arial" w:cs="Arial"/>
                <w:color w:val="000000" w:themeColor="text1"/>
                <w:sz w:val="16"/>
                <w:szCs w:val="16"/>
              </w:rPr>
            </w:pPr>
            <w:r w:rsidRPr="707D87C6">
              <w:rPr>
                <w:rFonts w:ascii="Arial" w:hAnsi="Arial" w:eastAsia="Arial" w:cs="Arial"/>
                <w:b/>
                <w:bCs/>
                <w:i/>
                <w:iCs/>
                <w:color w:val="000000" w:themeColor="text1"/>
                <w:sz w:val="16"/>
                <w:szCs w:val="16"/>
                <w:lang w:val="en-GB"/>
              </w:rPr>
              <w:t>Procedure</w:t>
            </w:r>
            <w:r w:rsidRPr="707D87C6" w:rsidR="707D87C6">
              <w:rPr>
                <w:rFonts w:ascii="Arial" w:hAnsi="Arial" w:eastAsia="Arial" w:cs="Arial"/>
                <w:b/>
                <w:bCs/>
                <w:i/>
                <w:iCs/>
                <w:color w:val="000000" w:themeColor="text1"/>
                <w:sz w:val="16"/>
                <w:szCs w:val="16"/>
                <w:lang w:val="en-GB"/>
              </w:rPr>
              <w:t xml:space="preserve"> name</w:t>
            </w:r>
          </w:p>
        </w:tc>
        <w:tc>
          <w:tcPr>
            <w:tcW w:w="1513" w:type="dxa"/>
            <w:shd w:val="clear" w:color="auto" w:fill="D0CECE" w:themeFill="background2" w:themeFillShade="E6"/>
            <w:tcMar/>
          </w:tcPr>
          <w:p w:rsidR="003135C6" w:rsidRDefault="00D613C4" w14:paraId="4930E430"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Primary actor</w:t>
            </w:r>
          </w:p>
        </w:tc>
        <w:tc>
          <w:tcPr>
            <w:tcW w:w="2129" w:type="dxa"/>
            <w:shd w:val="clear" w:color="auto" w:fill="D0CECE" w:themeFill="background2" w:themeFillShade="E6"/>
            <w:tcMar/>
          </w:tcPr>
          <w:p w:rsidR="003135C6" w:rsidRDefault="00D613C4" w14:paraId="3EE7131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Pre-condition</w:t>
            </w:r>
          </w:p>
        </w:tc>
      </w:tr>
      <w:tr w:rsidR="008C3D95" w:rsidTr="3BE989E3" w14:paraId="14EBB6E2" w14:textId="77777777">
        <w:tc>
          <w:tcPr>
            <w:tcW w:w="495" w:type="dxa"/>
            <w:tcMar/>
          </w:tcPr>
          <w:p w:rsidR="008C3D95" w:rsidRDefault="008C3D95" w14:paraId="0B08E335" w14:textId="7F8963EB">
            <w:pPr>
              <w:widowControl w:val="0"/>
              <w:spacing w:after="0"/>
              <w:rPr>
                <w:rFonts w:eastAsia="Calibri" w:cs="Calibri"/>
                <w:sz w:val="16"/>
                <w:szCs w:val="16"/>
                <w:lang w:val="en-US"/>
              </w:rPr>
            </w:pPr>
            <w:r>
              <w:rPr>
                <w:rFonts w:eastAsia="Calibri" w:cs="Calibri"/>
                <w:sz w:val="16"/>
                <w:szCs w:val="16"/>
                <w:lang w:val="en-US"/>
              </w:rPr>
              <w:t>1</w:t>
            </w:r>
          </w:p>
        </w:tc>
        <w:tc>
          <w:tcPr>
            <w:tcW w:w="4981" w:type="dxa"/>
            <w:tcMar/>
          </w:tcPr>
          <w:p w:rsidR="008C3D95" w:rsidP="1411AF2E" w:rsidRDefault="008C3D95" w14:paraId="6F012ACA" w14:textId="370211F4">
            <w:pPr>
              <w:widowControl w:val="0"/>
              <w:spacing w:after="0"/>
              <w:rPr>
                <w:rFonts w:eastAsia="Calibri" w:cs="Calibri"/>
                <w:sz w:val="16"/>
                <w:szCs w:val="16"/>
                <w:lang w:val="en-US"/>
              </w:rPr>
            </w:pPr>
            <w:r w:rsidRPr="3BE989E3" w:rsidR="008C3D95">
              <w:rPr>
                <w:rFonts w:eastAsia="Calibri" w:cs="Calibri"/>
                <w:sz w:val="16"/>
                <w:szCs w:val="16"/>
                <w:lang w:val="en-US"/>
              </w:rPr>
              <w:t>Setup of the digital customer interface</w:t>
            </w:r>
            <w:r w:rsidRPr="3BE989E3" w:rsidR="6A4988BE">
              <w:rPr>
                <w:rFonts w:eastAsia="Calibri" w:cs="Calibri"/>
                <w:sz w:val="16"/>
                <w:szCs w:val="16"/>
                <w:lang w:val="en-US"/>
              </w:rPr>
              <w:t xml:space="preserve"> with secure login and ability to select relevant datasets and give 3 party ven</w:t>
            </w:r>
            <w:r w:rsidRPr="3BE989E3" w:rsidR="1B887EFE">
              <w:rPr>
                <w:rFonts w:eastAsia="Calibri" w:cs="Calibri"/>
                <w:sz w:val="16"/>
                <w:szCs w:val="16"/>
                <w:lang w:val="en-US"/>
              </w:rPr>
              <w:t>d</w:t>
            </w:r>
            <w:r w:rsidRPr="3BE989E3" w:rsidR="6A4988BE">
              <w:rPr>
                <w:rFonts w:eastAsia="Calibri" w:cs="Calibri"/>
                <w:sz w:val="16"/>
                <w:szCs w:val="16"/>
                <w:lang w:val="en-US"/>
              </w:rPr>
              <w:t xml:space="preserve">ors </w:t>
            </w:r>
            <w:r w:rsidRPr="3BE989E3" w:rsidR="2A5BB26E">
              <w:rPr>
                <w:rFonts w:eastAsia="Calibri" w:cs="Calibri"/>
                <w:sz w:val="16"/>
                <w:szCs w:val="16"/>
                <w:lang w:val="en-US"/>
              </w:rPr>
              <w:t>access</w:t>
            </w:r>
            <w:r w:rsidRPr="3BE989E3" w:rsidR="3D78D56B">
              <w:rPr>
                <w:rFonts w:eastAsia="Calibri" w:cs="Calibri"/>
                <w:sz w:val="16"/>
                <w:szCs w:val="16"/>
                <w:lang w:val="en-US"/>
              </w:rPr>
              <w:t xml:space="preserve"> to data</w:t>
            </w:r>
            <w:r w:rsidRPr="3BE989E3" w:rsidR="0A0290AA">
              <w:rPr>
                <w:rFonts w:eastAsia="Calibri" w:cs="Calibri"/>
                <w:sz w:val="16"/>
                <w:szCs w:val="16"/>
                <w:lang w:val="en-US"/>
              </w:rPr>
              <w:t xml:space="preserve"> with access equivalent to what is agreed between t</w:t>
            </w:r>
            <w:r w:rsidRPr="3BE989E3" w:rsidR="2CBBB7A5">
              <w:rPr>
                <w:rFonts w:eastAsia="Calibri" w:cs="Calibri"/>
                <w:sz w:val="16"/>
                <w:szCs w:val="16"/>
                <w:lang w:val="en-US"/>
              </w:rPr>
              <w:t>he</w:t>
            </w:r>
            <w:r w:rsidRPr="3BE989E3" w:rsidR="0A0290AA">
              <w:rPr>
                <w:rFonts w:eastAsia="Calibri" w:cs="Calibri"/>
                <w:sz w:val="16"/>
                <w:szCs w:val="16"/>
                <w:lang w:val="en-US"/>
              </w:rPr>
              <w:t xml:space="preserve"> pa</w:t>
            </w:r>
            <w:r w:rsidRPr="3BE989E3" w:rsidR="0E2285CA">
              <w:rPr>
                <w:rFonts w:eastAsia="Calibri" w:cs="Calibri"/>
                <w:sz w:val="16"/>
                <w:szCs w:val="16"/>
                <w:lang w:val="en-US"/>
              </w:rPr>
              <w:t>rties</w:t>
            </w:r>
          </w:p>
        </w:tc>
        <w:tc>
          <w:tcPr>
            <w:tcW w:w="1513" w:type="dxa"/>
            <w:tcMar/>
          </w:tcPr>
          <w:p w:rsidRPr="1411AF2E" w:rsidR="008C3D95" w:rsidRDefault="008C3D95" w14:paraId="1AD36C9D" w14:textId="2A980FAA">
            <w:pPr>
              <w:widowControl w:val="0"/>
              <w:spacing w:after="0"/>
              <w:rPr>
                <w:rFonts w:eastAsia="Calibri" w:cs="Calibri"/>
                <w:sz w:val="16"/>
                <w:szCs w:val="16"/>
                <w:lang w:val="en-US"/>
              </w:rPr>
            </w:pPr>
            <w:r w:rsidRPr="3BE989E3" w:rsidR="37C77A8C">
              <w:rPr>
                <w:rFonts w:eastAsia="Calibri" w:cs="Calibri"/>
                <w:sz w:val="16"/>
                <w:szCs w:val="16"/>
                <w:lang w:val="en-US"/>
              </w:rPr>
              <w:t>C</w:t>
            </w:r>
            <w:r w:rsidRPr="3BE989E3" w:rsidR="008C3D95">
              <w:rPr>
                <w:rFonts w:eastAsia="Calibri" w:cs="Calibri"/>
                <w:sz w:val="16"/>
                <w:szCs w:val="16"/>
                <w:lang w:val="en-US"/>
              </w:rPr>
              <w:t>ustomer</w:t>
            </w:r>
            <w:r w:rsidRPr="3BE989E3" w:rsidR="4AC908D4">
              <w:rPr>
                <w:rFonts w:eastAsia="Calibri" w:cs="Calibri"/>
                <w:sz w:val="16"/>
                <w:szCs w:val="16"/>
                <w:lang w:val="en-US"/>
              </w:rPr>
              <w:t xml:space="preserve"> and 3. party vendor</w:t>
            </w:r>
          </w:p>
        </w:tc>
        <w:tc>
          <w:tcPr>
            <w:tcW w:w="2129" w:type="dxa"/>
            <w:tcMar/>
          </w:tcPr>
          <w:p w:rsidRPr="1411AF2E" w:rsidR="008C3D95" w:rsidRDefault="008C3D95" w14:paraId="3BFA85CC" w14:textId="13B2CBEF">
            <w:pPr>
              <w:widowControl w:val="0"/>
              <w:spacing w:after="0"/>
              <w:rPr>
                <w:rFonts w:eastAsia="Calibri" w:cs="Calibri"/>
                <w:sz w:val="16"/>
                <w:szCs w:val="16"/>
                <w:lang w:val="en-US"/>
              </w:rPr>
            </w:pPr>
            <w:r w:rsidRPr="3BE989E3" w:rsidR="648E58CB">
              <w:rPr>
                <w:rFonts w:eastAsia="Calibri" w:cs="Calibri"/>
                <w:sz w:val="16"/>
                <w:szCs w:val="16"/>
                <w:lang w:val="en-US"/>
              </w:rPr>
              <w:t>C</w:t>
            </w:r>
            <w:r w:rsidRPr="3BE989E3" w:rsidR="008C3D95">
              <w:rPr>
                <w:rFonts w:eastAsia="Calibri" w:cs="Calibri"/>
                <w:sz w:val="16"/>
                <w:szCs w:val="16"/>
                <w:lang w:val="en-US"/>
              </w:rPr>
              <w:t xml:space="preserve">ustomer </w:t>
            </w:r>
            <w:r w:rsidRPr="3BE989E3" w:rsidR="0007293C">
              <w:rPr>
                <w:rFonts w:eastAsia="Calibri" w:cs="Calibri"/>
                <w:sz w:val="16"/>
                <w:szCs w:val="16"/>
                <w:lang w:val="en-US"/>
              </w:rPr>
              <w:t xml:space="preserve">has an active contract </w:t>
            </w:r>
          </w:p>
        </w:tc>
      </w:tr>
      <w:tr w:rsidR="003135C6" w:rsidTr="3BE989E3" w14:paraId="08A94CAD" w14:textId="77777777">
        <w:tc>
          <w:tcPr>
            <w:tcW w:w="495" w:type="dxa"/>
            <w:tcMar/>
          </w:tcPr>
          <w:p w:rsidR="003135C6" w:rsidRDefault="0007293C" w14:paraId="649841BE" w14:textId="63C4C8FF">
            <w:pPr>
              <w:widowControl w:val="0"/>
              <w:spacing w:after="0"/>
              <w:rPr>
                <w:rFonts w:ascii="Calibri" w:hAnsi="Calibri" w:eastAsia="Calibri" w:cs="Calibri"/>
                <w:sz w:val="16"/>
                <w:szCs w:val="16"/>
              </w:rPr>
            </w:pPr>
            <w:r>
              <w:rPr>
                <w:rFonts w:eastAsia="Calibri" w:cs="Calibri"/>
                <w:sz w:val="16"/>
                <w:szCs w:val="16"/>
                <w:lang w:val="en-US"/>
              </w:rPr>
              <w:t>2</w:t>
            </w:r>
          </w:p>
        </w:tc>
        <w:tc>
          <w:tcPr>
            <w:tcW w:w="4981" w:type="dxa"/>
            <w:tcMar/>
          </w:tcPr>
          <w:p w:rsidR="3BE989E3" w:rsidP="3BE989E3" w:rsidRDefault="3BE989E3" w14:paraId="67610165" w14:textId="0C0F1734">
            <w:pPr>
              <w:widowControl w:val="0"/>
              <w:spacing w:after="0"/>
              <w:rPr>
                <w:rFonts w:eastAsia="Calibri" w:cs="Calibri"/>
                <w:sz w:val="16"/>
                <w:szCs w:val="16"/>
                <w:lang w:val="en-US"/>
              </w:rPr>
            </w:pPr>
            <w:r w:rsidRPr="3BE989E3" w:rsidR="3BE989E3">
              <w:rPr>
                <w:rFonts w:eastAsia="Calibri" w:cs="Calibri"/>
                <w:sz w:val="16"/>
                <w:szCs w:val="16"/>
                <w:lang w:val="en-US"/>
              </w:rPr>
              <w:t xml:space="preserve">Revocation of </w:t>
            </w:r>
            <w:r w:rsidRPr="3BE989E3" w:rsidR="3BE989E3">
              <w:rPr>
                <w:rFonts w:eastAsia="Calibri" w:cs="Calibri"/>
                <w:sz w:val="16"/>
                <w:szCs w:val="16"/>
                <w:lang w:val="en-US"/>
              </w:rPr>
              <w:t xml:space="preserve">data </w:t>
            </w:r>
            <w:r w:rsidRPr="3BE989E3" w:rsidR="3BE989E3">
              <w:rPr>
                <w:rFonts w:eastAsia="Calibri" w:cs="Calibri"/>
                <w:sz w:val="16"/>
                <w:szCs w:val="16"/>
                <w:lang w:val="en-US"/>
              </w:rPr>
              <w:t>connection agreement by the customer</w:t>
            </w:r>
          </w:p>
        </w:tc>
        <w:tc>
          <w:tcPr>
            <w:tcW w:w="1513" w:type="dxa"/>
            <w:tcMar/>
          </w:tcPr>
          <w:p w:rsidR="0D135FF3" w:rsidP="3BE989E3" w:rsidRDefault="0D135FF3" w14:paraId="631F61FE" w14:textId="0D67BD7E">
            <w:pPr>
              <w:widowControl w:val="0"/>
              <w:spacing w:after="0"/>
              <w:rPr>
                <w:rFonts w:ascii="Calibri" w:hAnsi="Calibri" w:eastAsia="Calibri" w:cs="Calibri"/>
                <w:sz w:val="16"/>
                <w:szCs w:val="16"/>
              </w:rPr>
            </w:pPr>
            <w:r w:rsidRPr="3BE989E3" w:rsidR="0D135FF3">
              <w:rPr>
                <w:rFonts w:eastAsia="Calibri" w:cs="Calibri"/>
                <w:sz w:val="16"/>
                <w:szCs w:val="16"/>
                <w:lang w:val="en-US"/>
              </w:rPr>
              <w:t>C</w:t>
            </w:r>
            <w:r w:rsidRPr="3BE989E3" w:rsidR="3BE989E3">
              <w:rPr>
                <w:rFonts w:eastAsia="Calibri" w:cs="Calibri"/>
                <w:sz w:val="16"/>
                <w:szCs w:val="16"/>
                <w:lang w:val="en-US"/>
              </w:rPr>
              <w:t>ustomer</w:t>
            </w:r>
          </w:p>
        </w:tc>
        <w:tc>
          <w:tcPr>
            <w:tcW w:w="2129" w:type="dxa"/>
            <w:tcMar/>
          </w:tcPr>
          <w:p w:rsidR="61A6F68C" w:rsidP="3BE989E3" w:rsidRDefault="61A6F68C" w14:paraId="756EE346" w14:textId="069874A9">
            <w:pPr>
              <w:widowControl w:val="0"/>
              <w:spacing w:after="0"/>
              <w:rPr>
                <w:rFonts w:eastAsia="Calibri" w:cs="Calibri"/>
                <w:sz w:val="16"/>
                <w:szCs w:val="16"/>
                <w:lang w:val="en-US"/>
              </w:rPr>
            </w:pPr>
            <w:r w:rsidRPr="3BE989E3" w:rsidR="61A6F68C">
              <w:rPr>
                <w:rFonts w:eastAsia="Calibri" w:cs="Calibri"/>
                <w:sz w:val="16"/>
                <w:szCs w:val="16"/>
                <w:lang w:val="en-US"/>
              </w:rPr>
              <w:t>C</w:t>
            </w:r>
            <w:r w:rsidRPr="3BE989E3" w:rsidR="3BE989E3">
              <w:rPr>
                <w:rFonts w:eastAsia="Calibri" w:cs="Calibri"/>
                <w:sz w:val="16"/>
                <w:szCs w:val="16"/>
                <w:lang w:val="en-US"/>
              </w:rPr>
              <w:t xml:space="preserve">ustomer has </w:t>
            </w:r>
            <w:r w:rsidRPr="3BE989E3" w:rsidR="3BE989E3">
              <w:rPr>
                <w:rFonts w:eastAsia="Calibri" w:cs="Calibri"/>
                <w:sz w:val="16"/>
                <w:szCs w:val="16"/>
                <w:lang w:val="en-US"/>
              </w:rPr>
              <w:t>access to functionality within the platform</w:t>
            </w:r>
          </w:p>
        </w:tc>
      </w:tr>
      <w:tr w:rsidRPr="00E032F9" w:rsidR="003135C6" w:rsidTr="3BE989E3" w14:paraId="5ABACE0C" w14:textId="77777777">
        <w:tc>
          <w:tcPr>
            <w:tcW w:w="495" w:type="dxa"/>
            <w:tcMar/>
          </w:tcPr>
          <w:p w:rsidR="003135C6" w:rsidRDefault="0007293C" w14:paraId="18F999B5" w14:textId="6ACC9D18">
            <w:pPr>
              <w:widowControl w:val="0"/>
              <w:spacing w:after="0"/>
              <w:rPr>
                <w:rFonts w:ascii="Calibri" w:hAnsi="Calibri" w:eastAsia="Calibri" w:cs="Calibri"/>
                <w:sz w:val="16"/>
                <w:szCs w:val="16"/>
              </w:rPr>
            </w:pPr>
            <w:r>
              <w:rPr>
                <w:rFonts w:eastAsia="Calibri" w:cs="Calibri"/>
                <w:sz w:val="16"/>
                <w:szCs w:val="16"/>
                <w:lang w:val="en-US"/>
              </w:rPr>
              <w:t>3</w:t>
            </w:r>
          </w:p>
        </w:tc>
        <w:tc>
          <w:tcPr>
            <w:tcW w:w="4981" w:type="dxa"/>
            <w:tcMar/>
          </w:tcPr>
          <w:p w:rsidR="3BE989E3" w:rsidP="3BE989E3" w:rsidRDefault="3BE989E3" w14:paraId="61B71F95" w14:textId="70AFF045">
            <w:pPr>
              <w:rPr>
                <w:rFonts w:eastAsia="Calibri" w:cs="Calibri"/>
                <w:sz w:val="16"/>
                <w:szCs w:val="16"/>
                <w:lang w:val="en-US"/>
              </w:rPr>
            </w:pPr>
            <w:r w:rsidRPr="3BE989E3" w:rsidR="3BE989E3">
              <w:rPr>
                <w:rFonts w:eastAsia="Calibri" w:cs="Calibri"/>
                <w:sz w:val="16"/>
                <w:szCs w:val="16"/>
                <w:lang w:val="en-US"/>
              </w:rPr>
              <w:t xml:space="preserve">Termination of the </w:t>
            </w:r>
            <w:r w:rsidRPr="3BE989E3" w:rsidR="3BE989E3">
              <w:rPr>
                <w:rFonts w:eastAsia="Calibri" w:cs="Calibri"/>
                <w:sz w:val="16"/>
                <w:szCs w:val="16"/>
                <w:lang w:val="en-US"/>
              </w:rPr>
              <w:t xml:space="preserve">data </w:t>
            </w:r>
            <w:r w:rsidRPr="3BE989E3" w:rsidR="3BE989E3">
              <w:rPr>
                <w:rFonts w:eastAsia="Calibri" w:cs="Calibri"/>
                <w:sz w:val="16"/>
                <w:szCs w:val="16"/>
                <w:lang w:val="en-US"/>
              </w:rPr>
              <w:t>connection agreement by the connecting system operator.</w:t>
            </w:r>
          </w:p>
        </w:tc>
        <w:tc>
          <w:tcPr>
            <w:tcW w:w="1513" w:type="dxa"/>
            <w:tcMar/>
          </w:tcPr>
          <w:p w:rsidR="3BE989E3" w:rsidP="3BE989E3" w:rsidRDefault="3BE989E3" w14:paraId="3B051E89" w14:textId="0C9AFB75">
            <w:pPr>
              <w:rPr>
                <w:rFonts w:eastAsia="Calibri" w:cs="Calibri"/>
                <w:sz w:val="16"/>
                <w:szCs w:val="16"/>
                <w:lang w:val="en-US"/>
              </w:rPr>
            </w:pPr>
            <w:r w:rsidRPr="3BE989E3" w:rsidR="3BE989E3">
              <w:rPr>
                <w:rFonts w:eastAsia="Calibri" w:cs="Calibri"/>
                <w:sz w:val="16"/>
                <w:szCs w:val="16"/>
                <w:lang w:val="en-US"/>
              </w:rPr>
              <w:t>Eligible party</w:t>
            </w:r>
          </w:p>
        </w:tc>
        <w:tc>
          <w:tcPr>
            <w:tcW w:w="2129" w:type="dxa"/>
            <w:tcMar/>
          </w:tcPr>
          <w:p w:rsidR="60F21F8B" w:rsidP="3BE989E3" w:rsidRDefault="60F21F8B" w14:paraId="06FBA7D7" w14:textId="79F3F173">
            <w:pPr>
              <w:widowControl w:val="0"/>
              <w:spacing w:after="0"/>
              <w:rPr>
                <w:rFonts w:eastAsia="Calibri" w:cs="Calibri"/>
                <w:sz w:val="16"/>
                <w:szCs w:val="16"/>
                <w:lang w:val="en-US"/>
              </w:rPr>
            </w:pPr>
            <w:r w:rsidRPr="3BE989E3" w:rsidR="60F21F8B">
              <w:rPr>
                <w:rFonts w:eastAsia="Calibri" w:cs="Calibri"/>
                <w:sz w:val="16"/>
                <w:szCs w:val="16"/>
                <w:lang w:val="en-US"/>
              </w:rPr>
              <w:t>C</w:t>
            </w:r>
            <w:r w:rsidRPr="3BE989E3" w:rsidR="3BE989E3">
              <w:rPr>
                <w:rFonts w:eastAsia="Calibri" w:cs="Calibri"/>
                <w:sz w:val="16"/>
                <w:szCs w:val="16"/>
                <w:lang w:val="en-US"/>
              </w:rPr>
              <w:t>ustomer has access to functionality within the platform</w:t>
            </w:r>
          </w:p>
          <w:p w:rsidR="3BE989E3" w:rsidP="3BE989E3" w:rsidRDefault="3BE989E3" w14:paraId="054AEC4D" w14:textId="1BC59E11">
            <w:pPr>
              <w:rPr>
                <w:rFonts w:eastAsia="Calibri" w:cs="Calibri"/>
                <w:sz w:val="16"/>
                <w:szCs w:val="16"/>
                <w:lang w:val="en-US"/>
              </w:rPr>
            </w:pPr>
          </w:p>
        </w:tc>
      </w:tr>
      <w:tr w:rsidR="3EB946A4" w:rsidTr="3BE989E3" w14:paraId="7F846739" w14:textId="77777777">
        <w:trPr>
          <w:trHeight w:val="300"/>
        </w:trPr>
        <w:tc>
          <w:tcPr>
            <w:tcW w:w="495" w:type="dxa"/>
            <w:tcMar/>
          </w:tcPr>
          <w:p w:rsidR="7304638C" w:rsidP="3EB946A4" w:rsidRDefault="0007293C" w14:paraId="7CFEDAC5" w14:textId="74A548E9">
            <w:pPr>
              <w:rPr>
                <w:rFonts w:eastAsia="Calibri" w:cs="Calibri"/>
                <w:sz w:val="16"/>
                <w:szCs w:val="16"/>
                <w:lang w:val="en-US"/>
              </w:rPr>
            </w:pPr>
            <w:r>
              <w:rPr>
                <w:rFonts w:eastAsia="Calibri" w:cs="Calibri"/>
                <w:sz w:val="16"/>
                <w:szCs w:val="16"/>
                <w:lang w:val="en-US"/>
              </w:rPr>
              <w:t>4</w:t>
            </w:r>
          </w:p>
        </w:tc>
        <w:tc>
          <w:tcPr>
            <w:tcW w:w="4981" w:type="dxa"/>
            <w:tcMar/>
          </w:tcPr>
          <w:p w:rsidR="3BE989E3" w:rsidP="3BE989E3" w:rsidRDefault="3BE989E3" w14:paraId="330EE56D" w14:textId="169032F4">
            <w:pPr>
              <w:rPr>
                <w:rFonts w:eastAsia="Calibri" w:cs="Calibri"/>
                <w:sz w:val="16"/>
                <w:szCs w:val="16"/>
                <w:lang w:val="en-US"/>
              </w:rPr>
            </w:pPr>
            <w:r w:rsidRPr="3BE989E3" w:rsidR="3BE989E3">
              <w:rPr>
                <w:rFonts w:eastAsia="Calibri" w:cs="Calibri"/>
                <w:sz w:val="16"/>
                <w:szCs w:val="16"/>
                <w:lang w:val="en-US"/>
              </w:rPr>
              <w:t xml:space="preserve">Operation of the </w:t>
            </w:r>
            <w:r w:rsidRPr="3BE989E3" w:rsidR="3BE989E3">
              <w:rPr>
                <w:rFonts w:eastAsia="Calibri" w:cs="Calibri"/>
                <w:sz w:val="16"/>
                <w:szCs w:val="16"/>
                <w:lang w:val="en-US"/>
              </w:rPr>
              <w:t>data</w:t>
            </w:r>
            <w:r w:rsidRPr="3BE989E3" w:rsidR="3BE989E3">
              <w:rPr>
                <w:rFonts w:eastAsia="Calibri" w:cs="Calibri"/>
                <w:sz w:val="16"/>
                <w:szCs w:val="16"/>
                <w:lang w:val="en-US"/>
              </w:rPr>
              <w:t xml:space="preserve"> connection agreement</w:t>
            </w:r>
          </w:p>
        </w:tc>
        <w:tc>
          <w:tcPr>
            <w:tcW w:w="1513" w:type="dxa"/>
            <w:tcMar/>
          </w:tcPr>
          <w:p w:rsidR="3BE989E3" w:rsidP="3BE989E3" w:rsidRDefault="3BE989E3" w14:paraId="50AF7B74" w14:textId="3218F2BE">
            <w:pPr>
              <w:rPr>
                <w:rFonts w:eastAsia="Calibri" w:cs="Calibri"/>
                <w:sz w:val="16"/>
                <w:szCs w:val="16"/>
                <w:lang w:val="en-US"/>
              </w:rPr>
            </w:pPr>
            <w:r w:rsidRPr="3BE989E3" w:rsidR="3BE989E3">
              <w:rPr>
                <w:rFonts w:eastAsia="Calibri" w:cs="Calibri"/>
                <w:sz w:val="16"/>
                <w:szCs w:val="16"/>
                <w:lang w:val="en-US"/>
              </w:rPr>
              <w:t>Connecting system operator</w:t>
            </w:r>
          </w:p>
        </w:tc>
        <w:tc>
          <w:tcPr>
            <w:tcW w:w="2129" w:type="dxa"/>
            <w:tcMar/>
          </w:tcPr>
          <w:p w:rsidR="3BE989E3" w:rsidP="3BE989E3" w:rsidRDefault="3BE989E3" w14:paraId="3E676B5D" w14:textId="14741A47">
            <w:pPr>
              <w:rPr>
                <w:rFonts w:eastAsia="Calibri" w:cs="Calibri"/>
                <w:sz w:val="16"/>
                <w:szCs w:val="16"/>
                <w:lang w:val="en-US"/>
              </w:rPr>
            </w:pPr>
            <w:r w:rsidRPr="3BE989E3" w:rsidR="3BE989E3">
              <w:rPr>
                <w:rFonts w:eastAsia="Calibri" w:cs="Calibri"/>
                <w:sz w:val="16"/>
                <w:szCs w:val="16"/>
                <w:lang w:val="en-US"/>
              </w:rPr>
              <w:t>Connectors available through common data space</w:t>
            </w:r>
          </w:p>
        </w:tc>
      </w:tr>
      <w:tr w:rsidR="4AF7D480" w:rsidTr="3BE989E3" w14:paraId="0776CA75" w14:textId="77777777">
        <w:trPr>
          <w:trHeight w:val="300"/>
        </w:trPr>
        <w:tc>
          <w:tcPr>
            <w:tcW w:w="495" w:type="dxa"/>
            <w:tcMar/>
          </w:tcPr>
          <w:p w:rsidR="4A3713C9" w:rsidP="4AF7D480" w:rsidRDefault="0007293C" w14:paraId="22C4F68F" w14:textId="6CC03AAF">
            <w:pPr>
              <w:rPr>
                <w:rFonts w:eastAsia="Calibri" w:cs="Calibri"/>
                <w:sz w:val="16"/>
                <w:szCs w:val="16"/>
                <w:lang w:val="en-US"/>
              </w:rPr>
            </w:pPr>
            <w:r>
              <w:rPr>
                <w:rFonts w:eastAsia="Calibri" w:cs="Calibri"/>
                <w:sz w:val="16"/>
                <w:szCs w:val="16"/>
                <w:lang w:val="en-US"/>
              </w:rPr>
              <w:t>5</w:t>
            </w:r>
          </w:p>
        </w:tc>
        <w:tc>
          <w:tcPr>
            <w:tcW w:w="4981" w:type="dxa"/>
            <w:tcMar/>
          </w:tcPr>
          <w:p w:rsidR="3BE989E3" w:rsidP="3BE989E3" w:rsidRDefault="3BE989E3" w14:paraId="5412C939" w14:textId="77DBBBD5">
            <w:pPr>
              <w:widowControl w:val="0"/>
              <w:spacing w:after="0"/>
              <w:rPr>
                <w:rFonts w:eastAsia="Calibri" w:cs="Calibri"/>
                <w:sz w:val="16"/>
                <w:szCs w:val="16"/>
                <w:lang w:val="en-GB"/>
              </w:rPr>
            </w:pPr>
            <w:r w:rsidRPr="3BE989E3" w:rsidR="3BE989E3">
              <w:rPr>
                <w:rFonts w:eastAsia="Calibri" w:cs="Calibri"/>
                <w:sz w:val="16"/>
                <w:szCs w:val="16"/>
                <w:lang w:val="en-US"/>
              </w:rPr>
              <w:t>Onboarding of the</w:t>
            </w:r>
            <w:r w:rsidRPr="3BE989E3" w:rsidR="3BE989E3">
              <w:rPr>
                <w:rFonts w:eastAsia="Calibri" w:cs="Calibri"/>
                <w:sz w:val="16"/>
                <w:szCs w:val="16"/>
                <w:lang w:val="en-US"/>
              </w:rPr>
              <w:t xml:space="preserve"> existing and new</w:t>
            </w:r>
            <w:r w:rsidRPr="3BE989E3" w:rsidR="3BE989E3">
              <w:rPr>
                <w:rFonts w:eastAsia="Calibri" w:cs="Calibri"/>
                <w:sz w:val="16"/>
                <w:szCs w:val="16"/>
                <w:lang w:val="en-US"/>
              </w:rPr>
              <w:t xml:space="preserve"> customer</w:t>
            </w:r>
            <w:r w:rsidRPr="3BE989E3" w:rsidR="3BE989E3">
              <w:rPr>
                <w:rFonts w:eastAsia="Calibri" w:cs="Calibri"/>
                <w:sz w:val="16"/>
                <w:szCs w:val="16"/>
                <w:lang w:val="en-US"/>
              </w:rPr>
              <w:t>s</w:t>
            </w:r>
            <w:r w:rsidRPr="3BE989E3" w:rsidR="3BE989E3">
              <w:rPr>
                <w:rFonts w:eastAsia="Calibri" w:cs="Calibri"/>
                <w:sz w:val="16"/>
                <w:szCs w:val="16"/>
                <w:lang w:val="en-US"/>
              </w:rPr>
              <w:t xml:space="preserve"> </w:t>
            </w:r>
          </w:p>
        </w:tc>
        <w:tc>
          <w:tcPr>
            <w:tcW w:w="1513" w:type="dxa"/>
            <w:tcMar/>
          </w:tcPr>
          <w:p w:rsidR="214A9ED5" w:rsidP="3BE989E3" w:rsidRDefault="214A9ED5" w14:paraId="496D44FB" w14:textId="43881491">
            <w:pPr>
              <w:widowControl w:val="0"/>
              <w:spacing w:after="0"/>
              <w:rPr>
                <w:rFonts w:ascii="Calibri" w:hAnsi="Calibri" w:eastAsia="Calibri" w:cs="Calibri"/>
                <w:sz w:val="16"/>
                <w:szCs w:val="16"/>
              </w:rPr>
            </w:pPr>
            <w:r w:rsidRPr="3BE989E3" w:rsidR="214A9ED5">
              <w:rPr>
                <w:rFonts w:eastAsia="Calibri" w:cs="Calibri"/>
                <w:sz w:val="16"/>
                <w:szCs w:val="16"/>
                <w:lang w:val="en-US"/>
              </w:rPr>
              <w:t>C</w:t>
            </w:r>
            <w:r w:rsidRPr="3BE989E3" w:rsidR="3BE989E3">
              <w:rPr>
                <w:rFonts w:eastAsia="Calibri" w:cs="Calibri"/>
                <w:sz w:val="16"/>
                <w:szCs w:val="16"/>
                <w:lang w:val="en-US"/>
              </w:rPr>
              <w:t>ustomer</w:t>
            </w:r>
          </w:p>
        </w:tc>
        <w:tc>
          <w:tcPr>
            <w:tcW w:w="2129" w:type="dxa"/>
            <w:tcMar/>
          </w:tcPr>
          <w:p w:rsidR="3BE989E3" w:rsidP="3BE989E3" w:rsidRDefault="3BE989E3" w14:paraId="27AB6B55" w14:textId="0CA6DFF0">
            <w:pPr>
              <w:widowControl w:val="0"/>
              <w:spacing w:after="0"/>
              <w:rPr>
                <w:rFonts w:eastAsia="Calibri" w:cs="Calibri"/>
                <w:sz w:val="16"/>
                <w:szCs w:val="16"/>
                <w:lang w:val="en-US"/>
              </w:rPr>
            </w:pPr>
            <w:r w:rsidRPr="3BE989E3" w:rsidR="3BE989E3">
              <w:rPr>
                <w:rFonts w:eastAsia="Calibri" w:cs="Calibri"/>
                <w:sz w:val="16"/>
                <w:szCs w:val="16"/>
                <w:lang w:val="en-US"/>
              </w:rPr>
              <w:t>Contracts with costumer in place and data definition</w:t>
            </w:r>
          </w:p>
        </w:tc>
      </w:tr>
      <w:tr w:rsidR="3BE989E3" w:rsidTr="3BE989E3" w14:paraId="7C4ECCD6">
        <w:trPr>
          <w:trHeight w:val="300"/>
        </w:trPr>
        <w:tc>
          <w:tcPr>
            <w:tcW w:w="495" w:type="dxa"/>
            <w:tcMar/>
          </w:tcPr>
          <w:p w:rsidR="3BE989E3" w:rsidP="3BE989E3" w:rsidRDefault="3BE989E3" w14:paraId="77849767" w14:textId="1FF75D29">
            <w:pPr>
              <w:pStyle w:val="Normal"/>
              <w:rPr>
                <w:rFonts w:eastAsia="Calibri" w:cs="Calibri"/>
                <w:sz w:val="16"/>
                <w:szCs w:val="16"/>
                <w:lang w:val="en-US"/>
              </w:rPr>
            </w:pPr>
          </w:p>
        </w:tc>
        <w:tc>
          <w:tcPr>
            <w:tcW w:w="4981" w:type="dxa"/>
            <w:tcMar/>
          </w:tcPr>
          <w:p w:rsidR="3BE989E3" w:rsidP="3BE989E3" w:rsidRDefault="3BE989E3" w14:paraId="2CCA4C19" w14:textId="68407419">
            <w:pPr>
              <w:widowControl w:val="0"/>
              <w:spacing w:after="0"/>
              <w:rPr>
                <w:rFonts w:eastAsia="Calibri" w:cs="Calibri"/>
                <w:sz w:val="16"/>
                <w:szCs w:val="16"/>
                <w:lang w:val="en-US"/>
              </w:rPr>
            </w:pPr>
          </w:p>
        </w:tc>
        <w:tc>
          <w:tcPr>
            <w:tcW w:w="1513" w:type="dxa"/>
            <w:tcMar/>
          </w:tcPr>
          <w:p w:rsidR="3BE989E3" w:rsidP="3BE989E3" w:rsidRDefault="3BE989E3" w14:paraId="4A5DF541" w14:textId="32F7A692">
            <w:pPr>
              <w:widowControl w:val="0"/>
              <w:spacing w:after="0"/>
              <w:rPr>
                <w:rFonts w:eastAsia="Calibri" w:cs="Calibri"/>
                <w:sz w:val="16"/>
                <w:szCs w:val="16"/>
                <w:lang w:val="en-US"/>
              </w:rPr>
            </w:pPr>
          </w:p>
        </w:tc>
        <w:tc>
          <w:tcPr>
            <w:tcW w:w="2129" w:type="dxa"/>
            <w:tcMar/>
          </w:tcPr>
          <w:p w:rsidR="3BE989E3" w:rsidP="3BE989E3" w:rsidRDefault="3BE989E3" w14:paraId="6A61AE38" w14:textId="36D3A5D9">
            <w:pPr>
              <w:widowControl w:val="0"/>
              <w:spacing w:after="0"/>
              <w:rPr>
                <w:rFonts w:eastAsia="Calibri" w:cs="Calibri"/>
                <w:sz w:val="16"/>
                <w:szCs w:val="16"/>
                <w:lang w:val="en-US"/>
              </w:rPr>
            </w:pPr>
          </w:p>
        </w:tc>
      </w:tr>
    </w:tbl>
    <w:p w:rsidR="003135C6" w:rsidP="1411AF2E" w:rsidRDefault="003135C6" w14:paraId="1231BE67" w14:textId="4E0F2378">
      <w:pPr>
        <w:spacing w:after="0"/>
      </w:pPr>
    </w:p>
    <w:p w:rsidR="00CB2B2E" w:rsidP="437B18F5" w:rsidRDefault="00CB2B2E" w14:paraId="3C8A0740" w14:textId="28E256C0">
      <w:pPr>
        <w:spacing w:after="0" w:line="240" w:lineRule="auto"/>
        <w:rPr>
          <w:lang w:val="en-GB"/>
        </w:rPr>
      </w:pPr>
    </w:p>
    <w:p w:rsidRPr="00682C3D" w:rsidR="00761E0F" w:rsidP="00682C3D" w:rsidRDefault="00682C3D" w14:paraId="5BBB53FC" w14:textId="73F5354B">
      <w:pPr>
        <w:pStyle w:val="Heading3"/>
        <w:rPr>
          <w:lang w:val="en-GB"/>
        </w:rPr>
      </w:pPr>
      <w:r w:rsidRPr="00682C3D">
        <w:rPr>
          <w:lang w:val="en-GB"/>
        </w:rPr>
        <w:t xml:space="preserve">Procedure 1 – </w:t>
      </w:r>
      <w:r w:rsidR="00874C35">
        <w:rPr>
          <w:lang w:val="en-GB"/>
        </w:rPr>
        <w:t>Service Provider access data</w:t>
      </w:r>
    </w:p>
    <w:p w:rsidR="00682C3D" w:rsidP="111B2054" w:rsidRDefault="00682C3D" w14:paraId="5ACA11BF" w14:textId="77777777">
      <w:pPr>
        <w:spacing w:after="0"/>
        <w:rPr>
          <w:b/>
          <w:bCs/>
          <w:highlight w:val="yellow"/>
          <w:u w:val="single"/>
          <w:lang w:val="en-GB"/>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3135C6" w:rsidTr="559A74E2" w14:paraId="21BF0303" w14:textId="77777777">
        <w:tc>
          <w:tcPr>
            <w:tcW w:w="676" w:type="dxa"/>
            <w:shd w:val="clear" w:color="auto" w:fill="D0CECE" w:themeFill="background2" w:themeFillShade="E6"/>
          </w:tcPr>
          <w:p w:rsidR="003135C6" w:rsidRDefault="00D613C4" w14:paraId="27EC9BBD" w14:textId="1AD406F9">
            <w:pPr>
              <w:widowControl w:val="0"/>
              <w:spacing w:after="0"/>
              <w:rPr>
                <w:rFonts w:ascii="Arial" w:hAnsi="Arial" w:eastAsia="Arial" w:cs="Arial"/>
                <w:color w:val="000000" w:themeColor="text1"/>
                <w:sz w:val="16"/>
                <w:szCs w:val="16"/>
              </w:rPr>
            </w:pPr>
            <w:r w:rsidRPr="111B2054">
              <w:rPr>
                <w:lang w:val="en-US"/>
              </w:rPr>
              <w:br w:type="page"/>
            </w:r>
            <w:r>
              <w:rPr>
                <w:rFonts w:ascii="Arial" w:hAnsi="Arial" w:eastAsia="Arial" w:cs="Arial"/>
                <w:b/>
                <w:bCs/>
                <w:i/>
                <w:iCs/>
                <w:color w:val="000000" w:themeColor="text1"/>
                <w:sz w:val="16"/>
                <w:szCs w:val="16"/>
                <w:lang w:val="en-GB"/>
              </w:rPr>
              <w:t>Step No.</w:t>
            </w:r>
          </w:p>
        </w:tc>
        <w:tc>
          <w:tcPr>
            <w:tcW w:w="1680" w:type="dxa"/>
            <w:shd w:val="clear" w:color="auto" w:fill="D0CECE" w:themeFill="background2" w:themeFillShade="E6"/>
          </w:tcPr>
          <w:p w:rsidR="003135C6" w:rsidP="707D87C6" w:rsidRDefault="4422AD36" w14:paraId="68FE5209" w14:textId="676EE9BF">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w:t>
            </w:r>
          </w:p>
        </w:tc>
        <w:tc>
          <w:tcPr>
            <w:tcW w:w="3165" w:type="dxa"/>
            <w:shd w:val="clear" w:color="auto" w:fill="D0CECE" w:themeFill="background2" w:themeFillShade="E6"/>
          </w:tcPr>
          <w:p w:rsidR="003135C6" w:rsidP="707D87C6" w:rsidRDefault="138BDDE4" w14:paraId="7FA0D222" w14:textId="3629E759">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 description</w:t>
            </w:r>
          </w:p>
        </w:tc>
        <w:tc>
          <w:tcPr>
            <w:tcW w:w="1154" w:type="dxa"/>
            <w:shd w:val="clear" w:color="auto" w:fill="D0CECE" w:themeFill="background2" w:themeFillShade="E6"/>
          </w:tcPr>
          <w:p w:rsidR="003135C6" w:rsidRDefault="00D613C4" w14:paraId="49A7537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producer (actor)</w:t>
            </w:r>
          </w:p>
        </w:tc>
        <w:tc>
          <w:tcPr>
            <w:tcW w:w="1195" w:type="dxa"/>
            <w:shd w:val="clear" w:color="auto" w:fill="D0CECE" w:themeFill="background2" w:themeFillShade="E6"/>
          </w:tcPr>
          <w:p w:rsidR="003135C6" w:rsidRDefault="00D613C4" w14:paraId="4C8BD05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receiver (actor)</w:t>
            </w:r>
          </w:p>
        </w:tc>
        <w:tc>
          <w:tcPr>
            <w:tcW w:w="1280" w:type="dxa"/>
            <w:shd w:val="clear" w:color="auto" w:fill="D0CECE" w:themeFill="background2" w:themeFillShade="E6"/>
          </w:tcPr>
          <w:p w:rsidR="003135C6" w:rsidRDefault="00D613C4" w14:paraId="1FCAE0F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(IDs)</w:t>
            </w:r>
          </w:p>
        </w:tc>
      </w:tr>
      <w:tr w:rsidR="003135C6" w:rsidTr="559A74E2" w14:paraId="163856A5" w14:textId="77777777">
        <w:tc>
          <w:tcPr>
            <w:tcW w:w="676" w:type="dxa"/>
          </w:tcPr>
          <w:p w:rsidR="003135C6" w:rsidRDefault="00D613C4" w14:paraId="55D8B3B0" w14:textId="77777777">
            <w:pPr>
              <w:widowControl w:val="0"/>
              <w:spacing w:after="0"/>
              <w:rPr>
                <w:rFonts w:ascii="Calibri" w:hAnsi="Calibri" w:eastAsia="Calibri" w:cs="Calibri"/>
                <w:sz w:val="16"/>
                <w:szCs w:val="16"/>
              </w:rPr>
            </w:pPr>
            <w:r>
              <w:rPr>
                <w:rFonts w:eastAsia="Calibri" w:cs="Calibri"/>
                <w:sz w:val="16"/>
                <w:szCs w:val="16"/>
                <w:lang w:val="en-US"/>
              </w:rPr>
              <w:t>1.1</w:t>
            </w:r>
          </w:p>
        </w:tc>
        <w:tc>
          <w:tcPr>
            <w:tcW w:w="1680" w:type="dxa"/>
          </w:tcPr>
          <w:p w:rsidR="003135C6" w:rsidRDefault="00476450" w14:paraId="6EC9C669" w14:textId="3ADA579B">
            <w:pPr>
              <w:widowControl w:val="0"/>
              <w:spacing w:after="0"/>
              <w:rPr>
                <w:rFonts w:ascii="Calibri" w:hAnsi="Calibri" w:eastAsia="Calibri" w:cs="Calibri"/>
                <w:sz w:val="16"/>
                <w:szCs w:val="16"/>
              </w:rPr>
            </w:pPr>
            <w:r w:rsidRPr="00476450">
              <w:rPr>
                <w:rFonts w:eastAsia="Calibri" w:cs="Calibri"/>
                <w:sz w:val="16"/>
                <w:szCs w:val="16"/>
                <w:lang w:val="en-US"/>
              </w:rPr>
              <w:t>Authenticate Service Provider</w:t>
            </w:r>
          </w:p>
        </w:tc>
        <w:tc>
          <w:tcPr>
            <w:tcW w:w="3165" w:type="dxa"/>
          </w:tcPr>
          <w:p w:rsidR="003135C6" w:rsidRDefault="00605630" w14:paraId="37137DC2" w14:textId="1CCDD514">
            <w:pPr>
              <w:widowControl w:val="0"/>
              <w:spacing w:after="0"/>
              <w:rPr>
                <w:rFonts w:ascii="Calibri" w:hAnsi="Calibri" w:eastAsia="Calibri" w:cs="Calibri"/>
                <w:sz w:val="16"/>
                <w:szCs w:val="16"/>
                <w:lang w:val="en-US"/>
              </w:rPr>
            </w:pPr>
            <w:r>
              <w:rPr>
                <w:rFonts w:ascii="Calibri" w:hAnsi="Calibri" w:eastAsia="Calibri" w:cs="Calibri"/>
                <w:sz w:val="16"/>
                <w:szCs w:val="16"/>
                <w:lang w:val="en-US"/>
              </w:rPr>
              <w:t>The service provider</w:t>
            </w:r>
            <w:r w:rsidR="005B488A">
              <w:rPr>
                <w:rFonts w:ascii="Calibri" w:hAnsi="Calibri" w:eastAsia="Calibri" w:cs="Calibri"/>
                <w:sz w:val="16"/>
                <w:szCs w:val="16"/>
                <w:lang w:val="en-US"/>
              </w:rPr>
              <w:t xml:space="preserve"> logs in to the platform through an identity provider</w:t>
            </w:r>
          </w:p>
        </w:tc>
        <w:tc>
          <w:tcPr>
            <w:tcW w:w="1154" w:type="dxa"/>
          </w:tcPr>
          <w:p w:rsidR="003135C6" w:rsidRDefault="00493212" w14:paraId="073CCAB0" w14:textId="58524874">
            <w:pPr>
              <w:widowControl w:val="0"/>
              <w:spacing w:after="0"/>
              <w:rPr>
                <w:rFonts w:ascii="Calibri" w:hAnsi="Calibri" w:eastAsia="Calibri" w:cs="Calibri"/>
                <w:sz w:val="16"/>
                <w:szCs w:val="16"/>
                <w:lang w:val="en-US"/>
              </w:rPr>
            </w:pPr>
            <w:r>
              <w:rPr>
                <w:rFonts w:ascii="Calibri" w:hAnsi="Calibri" w:eastAsia="Calibri" w:cs="Calibri"/>
                <w:sz w:val="16"/>
                <w:szCs w:val="16"/>
                <w:lang w:val="en-US"/>
              </w:rPr>
              <w:t>Service provider</w:t>
            </w:r>
          </w:p>
        </w:tc>
        <w:tc>
          <w:tcPr>
            <w:tcW w:w="1195" w:type="dxa"/>
          </w:tcPr>
          <w:p w:rsidR="003135C6" w:rsidRDefault="007A32B6" w14:paraId="00F16E79" w14:textId="3213EDEB">
            <w:pPr>
              <w:widowControl w:val="0"/>
              <w:spacing w:after="0"/>
              <w:rPr>
                <w:rFonts w:ascii="Calibri" w:hAnsi="Calibri" w:eastAsia="Calibri" w:cs="Calibri"/>
                <w:sz w:val="16"/>
                <w:szCs w:val="16"/>
              </w:rPr>
            </w:pPr>
            <w:r>
              <w:rPr>
                <w:rFonts w:ascii="Calibri" w:hAnsi="Calibri" w:eastAsia="Calibri" w:cs="Calibri"/>
                <w:sz w:val="16"/>
                <w:szCs w:val="16"/>
                <w:lang w:val="en-US"/>
              </w:rPr>
              <w:t>Service provider</w:t>
            </w:r>
          </w:p>
        </w:tc>
        <w:tc>
          <w:tcPr>
            <w:tcW w:w="1280" w:type="dxa"/>
          </w:tcPr>
          <w:p w:rsidR="003135C6" w:rsidRDefault="00F5399D" w14:paraId="75C3579E" w14:textId="53C62A09">
            <w:pPr>
              <w:widowControl w:val="0"/>
              <w:spacing w:after="0"/>
              <w:rPr>
                <w:rFonts w:ascii="Calibri" w:hAnsi="Calibri" w:eastAsia="Calibri" w:cs="Calibri"/>
                <w:sz w:val="16"/>
                <w:szCs w:val="16"/>
                <w:lang w:val="en-US"/>
              </w:rPr>
            </w:pPr>
            <w:r>
              <w:rPr>
                <w:rFonts w:ascii="Calibri" w:hAnsi="Calibri" w:eastAsia="Calibri" w:cs="Calibri"/>
                <w:sz w:val="16"/>
                <w:szCs w:val="16"/>
                <w:lang w:val="en-US"/>
              </w:rPr>
              <w:t xml:space="preserve">A - </w:t>
            </w:r>
            <w:r w:rsidR="005D6DC4">
              <w:rPr>
                <w:rFonts w:ascii="Calibri" w:hAnsi="Calibri" w:eastAsia="Calibri" w:cs="Calibri"/>
                <w:sz w:val="16"/>
                <w:szCs w:val="16"/>
                <w:lang w:val="en-US"/>
              </w:rPr>
              <w:t>Identity</w:t>
            </w:r>
          </w:p>
        </w:tc>
      </w:tr>
      <w:tr w:rsidR="003135C6" w:rsidTr="559A74E2" w14:paraId="0D40BDA2" w14:textId="77777777">
        <w:tc>
          <w:tcPr>
            <w:tcW w:w="676" w:type="dxa"/>
          </w:tcPr>
          <w:p w:rsidR="003135C6" w:rsidRDefault="00D613C4" w14:paraId="39D7D509" w14:textId="77777777">
            <w:pPr>
              <w:widowControl w:val="0"/>
              <w:spacing w:after="0"/>
              <w:rPr>
                <w:rFonts w:ascii="Calibri" w:hAnsi="Calibri" w:eastAsia="Calibri" w:cs="Calibri"/>
                <w:sz w:val="16"/>
                <w:szCs w:val="16"/>
              </w:rPr>
            </w:pPr>
            <w:r>
              <w:rPr>
                <w:rFonts w:eastAsia="Calibri" w:cs="Calibri"/>
                <w:sz w:val="16"/>
                <w:szCs w:val="16"/>
                <w:lang w:val="en-US"/>
              </w:rPr>
              <w:t>1.2</w:t>
            </w:r>
          </w:p>
        </w:tc>
        <w:tc>
          <w:tcPr>
            <w:tcW w:w="1680" w:type="dxa"/>
          </w:tcPr>
          <w:p w:rsidR="003135C6" w:rsidRDefault="00874C35" w14:paraId="7F2357C0" w14:textId="6082D6F8">
            <w:pPr>
              <w:widowControl w:val="0"/>
              <w:spacing w:after="0"/>
              <w:rPr>
                <w:rFonts w:ascii="Calibri" w:hAnsi="Calibri" w:eastAsia="Calibri" w:cs="Calibri"/>
                <w:sz w:val="16"/>
                <w:szCs w:val="16"/>
              </w:rPr>
            </w:pPr>
            <w:r>
              <w:rPr>
                <w:rFonts w:eastAsia="Calibri" w:cs="Calibri"/>
                <w:sz w:val="16"/>
                <w:szCs w:val="16"/>
                <w:lang w:val="en-US"/>
              </w:rPr>
              <w:t>Acquire identity</w:t>
            </w:r>
          </w:p>
        </w:tc>
        <w:tc>
          <w:tcPr>
            <w:tcW w:w="3165" w:type="dxa"/>
          </w:tcPr>
          <w:p w:rsidR="003135C6" w:rsidRDefault="005B488A" w14:paraId="5EA4EA78" w14:textId="352E0B30">
            <w:pPr>
              <w:widowControl w:val="0"/>
              <w:spacing w:after="0"/>
              <w:rPr>
                <w:rFonts w:ascii="Calibri" w:hAnsi="Calibri" w:eastAsia="Calibri" w:cs="Calibri"/>
                <w:sz w:val="16"/>
                <w:szCs w:val="16"/>
                <w:lang w:val="en-US"/>
              </w:rPr>
            </w:pPr>
            <w:r>
              <w:rPr>
                <w:rFonts w:ascii="Calibri" w:hAnsi="Calibri" w:eastAsia="Calibri" w:cs="Calibri"/>
                <w:sz w:val="16"/>
                <w:szCs w:val="16"/>
                <w:lang w:val="en-US"/>
              </w:rPr>
              <w:t>The identity provider grants the service provider an identity in the form of a token</w:t>
            </w:r>
          </w:p>
        </w:tc>
        <w:tc>
          <w:tcPr>
            <w:tcW w:w="1154" w:type="dxa"/>
          </w:tcPr>
          <w:p w:rsidR="003135C6" w:rsidRDefault="00ED0F5B" w14:paraId="1405422C" w14:textId="379C1E2D">
            <w:pPr>
              <w:widowControl w:val="0"/>
              <w:spacing w:after="0"/>
              <w:rPr>
                <w:rFonts w:ascii="Calibri" w:hAnsi="Calibri" w:eastAsia="Calibri" w:cs="Calibri"/>
                <w:sz w:val="16"/>
                <w:szCs w:val="16"/>
              </w:rPr>
            </w:pPr>
            <w:r>
              <w:rPr>
                <w:rFonts w:ascii="Calibri" w:hAnsi="Calibri" w:eastAsia="Calibri" w:cs="Calibri"/>
                <w:sz w:val="16"/>
                <w:szCs w:val="16"/>
                <w:lang w:val="en-US"/>
              </w:rPr>
              <w:t>Service provider</w:t>
            </w:r>
          </w:p>
        </w:tc>
        <w:tc>
          <w:tcPr>
            <w:tcW w:w="1195" w:type="dxa"/>
          </w:tcPr>
          <w:p w:rsidR="003135C6" w:rsidRDefault="00DC5AAB" w14:paraId="7B1C9F18" w14:textId="69BFAD15">
            <w:pPr>
              <w:widowControl w:val="0"/>
              <w:spacing w:after="0"/>
              <w:rPr>
                <w:rFonts w:ascii="Calibri" w:hAnsi="Calibri" w:eastAsia="Calibri" w:cs="Calibri"/>
                <w:sz w:val="16"/>
                <w:szCs w:val="16"/>
                <w:lang w:val="en-US"/>
              </w:rPr>
            </w:pPr>
            <w:r>
              <w:rPr>
                <w:rFonts w:ascii="Calibri" w:hAnsi="Calibri" w:eastAsia="Calibri" w:cs="Calibri"/>
                <w:sz w:val="16"/>
                <w:szCs w:val="16"/>
                <w:lang w:val="en-US"/>
              </w:rPr>
              <w:t>Identity Provider</w:t>
            </w:r>
          </w:p>
        </w:tc>
        <w:tc>
          <w:tcPr>
            <w:tcW w:w="1280" w:type="dxa"/>
          </w:tcPr>
          <w:p w:rsidR="003135C6" w:rsidRDefault="005D6DC4" w14:paraId="694083D1" w14:textId="46E0C168">
            <w:pPr>
              <w:widowControl w:val="0"/>
              <w:spacing w:after="0"/>
              <w:rPr>
                <w:rFonts w:ascii="Calibri" w:hAnsi="Calibri" w:eastAsia="Calibri" w:cs="Calibri"/>
                <w:sz w:val="16"/>
                <w:szCs w:val="16"/>
                <w:lang w:val="en-US"/>
              </w:rPr>
            </w:pPr>
            <w:r>
              <w:rPr>
                <w:rFonts w:ascii="Calibri" w:hAnsi="Calibri" w:eastAsia="Calibri" w:cs="Calibri"/>
                <w:sz w:val="16"/>
                <w:szCs w:val="16"/>
                <w:lang w:val="en-US"/>
              </w:rPr>
              <w:t>A – Identity</w:t>
            </w:r>
          </w:p>
        </w:tc>
      </w:tr>
      <w:tr w:rsidR="00D67DED" w:rsidTr="559A74E2" w14:paraId="6E48BC71" w14:textId="77777777">
        <w:tc>
          <w:tcPr>
            <w:tcW w:w="676" w:type="dxa"/>
          </w:tcPr>
          <w:p w:rsidR="00D67DED" w:rsidRDefault="00D67DED" w14:paraId="718FE319" w14:textId="0E069906">
            <w:pPr>
              <w:widowControl w:val="0"/>
              <w:spacing w:after="0"/>
              <w:rPr>
                <w:rFonts w:eastAsia="Calibri" w:cs="Calibri"/>
                <w:sz w:val="16"/>
                <w:szCs w:val="16"/>
                <w:lang w:val="en-US"/>
              </w:rPr>
            </w:pPr>
            <w:r>
              <w:rPr>
                <w:rFonts w:eastAsia="Calibri" w:cs="Calibri"/>
                <w:sz w:val="16"/>
                <w:szCs w:val="16"/>
                <w:lang w:val="en-US"/>
              </w:rPr>
              <w:t>1.3</w:t>
            </w:r>
          </w:p>
        </w:tc>
        <w:tc>
          <w:tcPr>
            <w:tcW w:w="1680" w:type="dxa"/>
          </w:tcPr>
          <w:p w:rsidR="00D67DED" w:rsidRDefault="00F1538A" w14:paraId="38081910" w14:textId="17A6599E">
            <w:pPr>
              <w:widowControl w:val="0"/>
              <w:spacing w:after="0"/>
              <w:rPr>
                <w:rFonts w:eastAsia="Calibri" w:cs="Calibri"/>
                <w:sz w:val="16"/>
                <w:szCs w:val="16"/>
                <w:lang w:val="en-US"/>
              </w:rPr>
            </w:pPr>
            <w:r>
              <w:rPr>
                <w:rFonts w:eastAsia="Calibri" w:cs="Calibri"/>
                <w:sz w:val="16"/>
                <w:szCs w:val="16"/>
                <w:lang w:val="en-US"/>
              </w:rPr>
              <w:t>Identify required data</w:t>
            </w:r>
            <w:r w:rsidR="008F5097">
              <w:rPr>
                <w:rFonts w:eastAsia="Calibri" w:cs="Calibri"/>
                <w:sz w:val="16"/>
                <w:szCs w:val="16"/>
                <w:lang w:val="en-US"/>
              </w:rPr>
              <w:t xml:space="preserve"> </w:t>
            </w:r>
          </w:p>
        </w:tc>
        <w:tc>
          <w:tcPr>
            <w:tcW w:w="3165" w:type="dxa"/>
          </w:tcPr>
          <w:p w:rsidR="00D67DED" w:rsidRDefault="00347DB9" w14:paraId="29B652B4" w14:textId="5CE2E0F6">
            <w:pPr>
              <w:widowControl w:val="0"/>
              <w:spacing w:after="0"/>
              <w:rPr>
                <w:rFonts w:eastAsia="Calibri" w:cs="Calibri"/>
                <w:sz w:val="16"/>
                <w:szCs w:val="16"/>
                <w:lang w:val="en-US"/>
              </w:rPr>
            </w:pPr>
            <w:r>
              <w:rPr>
                <w:rFonts w:eastAsia="Calibri" w:cs="Calibri"/>
                <w:sz w:val="16"/>
                <w:szCs w:val="16"/>
                <w:lang w:val="en-US"/>
              </w:rPr>
              <w:t>The service provider identifies the data required to provide their service</w:t>
            </w:r>
          </w:p>
        </w:tc>
        <w:tc>
          <w:tcPr>
            <w:tcW w:w="1154" w:type="dxa"/>
          </w:tcPr>
          <w:p w:rsidR="00D67DED" w:rsidRDefault="007A32B6" w14:paraId="528F9FB4" w14:textId="20ADA47F">
            <w:pPr>
              <w:widowControl w:val="0"/>
              <w:spacing w:after="0"/>
              <w:rPr>
                <w:rFonts w:eastAsia="Calibri" w:cs="Calibri"/>
                <w:sz w:val="16"/>
                <w:szCs w:val="16"/>
                <w:lang w:val="en-US"/>
              </w:rPr>
            </w:pPr>
            <w:r>
              <w:rPr>
                <w:rFonts w:ascii="Calibri" w:hAnsi="Calibri" w:eastAsia="Calibri" w:cs="Calibri"/>
                <w:sz w:val="16"/>
                <w:szCs w:val="16"/>
                <w:lang w:val="en-US"/>
              </w:rPr>
              <w:t>Service provider</w:t>
            </w:r>
          </w:p>
        </w:tc>
        <w:tc>
          <w:tcPr>
            <w:tcW w:w="1195" w:type="dxa"/>
          </w:tcPr>
          <w:p w:rsidR="00D67DED" w:rsidRDefault="007A32B6" w14:paraId="6AEE8DD6" w14:textId="12D07447">
            <w:pPr>
              <w:widowControl w:val="0"/>
              <w:spacing w:after="0"/>
              <w:rPr>
                <w:rFonts w:eastAsia="Calibri" w:cs="Calibri"/>
                <w:sz w:val="16"/>
                <w:szCs w:val="16"/>
                <w:lang w:val="en-US"/>
              </w:rPr>
            </w:pPr>
            <w:r>
              <w:rPr>
                <w:rFonts w:ascii="Calibri" w:hAnsi="Calibri" w:eastAsia="Calibri" w:cs="Calibri"/>
                <w:sz w:val="16"/>
                <w:szCs w:val="16"/>
                <w:lang w:val="en-US"/>
              </w:rPr>
              <w:t>Service provider</w:t>
            </w:r>
          </w:p>
        </w:tc>
        <w:tc>
          <w:tcPr>
            <w:tcW w:w="1280" w:type="dxa"/>
          </w:tcPr>
          <w:p w:rsidRPr="001B1623" w:rsidR="00D67DED" w:rsidP="001B1623" w:rsidRDefault="001B1623" w14:paraId="5CC43597" w14:textId="6CD50642">
            <w:pPr>
              <w:widowControl w:val="0"/>
              <w:spacing w:after="0"/>
              <w:rPr>
                <w:rFonts w:eastAsia="Calibri" w:cs="Calibri"/>
                <w:sz w:val="16"/>
                <w:szCs w:val="16"/>
                <w:lang w:val="en-US"/>
              </w:rPr>
            </w:pPr>
            <w:r>
              <w:rPr>
                <w:rFonts w:eastAsia="Calibri" w:cs="Calibri"/>
                <w:sz w:val="16"/>
                <w:szCs w:val="16"/>
                <w:lang w:val="en-US"/>
              </w:rPr>
              <w:t>-</w:t>
            </w:r>
          </w:p>
        </w:tc>
      </w:tr>
      <w:tr w:rsidR="00D67DED" w:rsidTr="559A74E2" w14:paraId="50C97504" w14:textId="77777777">
        <w:tc>
          <w:tcPr>
            <w:tcW w:w="676" w:type="dxa"/>
          </w:tcPr>
          <w:p w:rsidR="00D67DED" w:rsidRDefault="00D67DED" w14:paraId="79734C99" w14:textId="2E4F5E51">
            <w:pPr>
              <w:widowControl w:val="0"/>
              <w:spacing w:after="0"/>
              <w:rPr>
                <w:rFonts w:eastAsia="Calibri" w:cs="Calibri"/>
                <w:sz w:val="16"/>
                <w:szCs w:val="16"/>
                <w:lang w:val="en-US"/>
              </w:rPr>
            </w:pPr>
            <w:r>
              <w:rPr>
                <w:rFonts w:eastAsia="Calibri" w:cs="Calibri"/>
                <w:sz w:val="16"/>
                <w:szCs w:val="16"/>
                <w:lang w:val="en-US"/>
              </w:rPr>
              <w:t>1.4</w:t>
            </w:r>
          </w:p>
        </w:tc>
        <w:tc>
          <w:tcPr>
            <w:tcW w:w="1680" w:type="dxa"/>
          </w:tcPr>
          <w:p w:rsidR="00D67DED" w:rsidRDefault="00F1538A" w14:paraId="574E79D3" w14:textId="63C9EF76">
            <w:pPr>
              <w:widowControl w:val="0"/>
              <w:spacing w:after="0"/>
              <w:rPr>
                <w:rFonts w:eastAsia="Calibri" w:cs="Calibri"/>
                <w:sz w:val="16"/>
                <w:szCs w:val="16"/>
                <w:lang w:val="en-US"/>
              </w:rPr>
            </w:pPr>
            <w:r>
              <w:rPr>
                <w:rFonts w:eastAsia="Calibri" w:cs="Calibri"/>
                <w:sz w:val="16"/>
                <w:szCs w:val="16"/>
                <w:lang w:val="en-US"/>
              </w:rPr>
              <w:t>Verify credentials</w:t>
            </w:r>
            <w:r w:rsidR="00613BB1">
              <w:rPr>
                <w:rFonts w:eastAsia="Calibri" w:cs="Calibri"/>
                <w:sz w:val="16"/>
                <w:szCs w:val="16"/>
                <w:lang w:val="en-US"/>
              </w:rPr>
              <w:t xml:space="preserve"> </w:t>
            </w:r>
          </w:p>
        </w:tc>
        <w:tc>
          <w:tcPr>
            <w:tcW w:w="3165" w:type="dxa"/>
          </w:tcPr>
          <w:p w:rsidR="00D67DED" w:rsidRDefault="00316B0D" w14:paraId="78A4713C" w14:textId="2540D0E1">
            <w:pPr>
              <w:widowControl w:val="0"/>
              <w:spacing w:after="0"/>
              <w:rPr>
                <w:rFonts w:eastAsia="Calibri" w:cs="Calibri"/>
                <w:sz w:val="16"/>
                <w:szCs w:val="16"/>
                <w:lang w:val="en-US"/>
              </w:rPr>
            </w:pPr>
            <w:r>
              <w:rPr>
                <w:rFonts w:eastAsia="Calibri" w:cs="Calibri"/>
                <w:sz w:val="16"/>
                <w:szCs w:val="16"/>
                <w:lang w:val="en-US"/>
              </w:rPr>
              <w:t>The service provider accesses the CDK platform and starts out by identifying themselves with the previously acquired token</w:t>
            </w:r>
            <w:r w:rsidR="00ED103D">
              <w:rPr>
                <w:rFonts w:eastAsia="Calibri" w:cs="Calibri"/>
                <w:sz w:val="16"/>
                <w:szCs w:val="16"/>
                <w:lang w:val="en-US"/>
              </w:rPr>
              <w:t>. The token is then verified against the identity provider.</w:t>
            </w:r>
          </w:p>
        </w:tc>
        <w:tc>
          <w:tcPr>
            <w:tcW w:w="1154" w:type="dxa"/>
          </w:tcPr>
          <w:p w:rsidR="00D67DED" w:rsidRDefault="00EB6D0A" w14:paraId="579905FA" w14:textId="06C50CD6">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D67DED" w:rsidRDefault="00840C53" w14:paraId="24873957" w14:textId="64A428F3">
            <w:pPr>
              <w:widowControl w:val="0"/>
              <w:spacing w:after="0"/>
              <w:rPr>
                <w:rFonts w:eastAsia="Calibri" w:cs="Calibri"/>
                <w:sz w:val="16"/>
                <w:szCs w:val="16"/>
                <w:lang w:val="en-US"/>
              </w:rPr>
            </w:pPr>
            <w:r>
              <w:rPr>
                <w:rFonts w:eastAsia="Calibri" w:cs="Calibri"/>
                <w:sz w:val="16"/>
                <w:szCs w:val="16"/>
                <w:lang w:val="en-US"/>
              </w:rPr>
              <w:t>Identity Provider</w:t>
            </w:r>
          </w:p>
        </w:tc>
        <w:tc>
          <w:tcPr>
            <w:tcW w:w="1280" w:type="dxa"/>
          </w:tcPr>
          <w:p w:rsidR="00D67DED" w:rsidRDefault="001B1623" w14:paraId="72AF7932" w14:textId="4ED96812">
            <w:pPr>
              <w:widowControl w:val="0"/>
              <w:spacing w:after="0"/>
              <w:rPr>
                <w:rFonts w:eastAsia="Calibri" w:cs="Calibri"/>
                <w:sz w:val="16"/>
                <w:szCs w:val="16"/>
                <w:lang w:val="en-US"/>
              </w:rPr>
            </w:pPr>
            <w:r>
              <w:rPr>
                <w:rFonts w:ascii="Calibri" w:hAnsi="Calibri" w:eastAsia="Calibri" w:cs="Calibri"/>
                <w:sz w:val="16"/>
                <w:szCs w:val="16"/>
                <w:lang w:val="en-US"/>
              </w:rPr>
              <w:t>A – Identity</w:t>
            </w:r>
          </w:p>
        </w:tc>
      </w:tr>
      <w:tr w:rsidR="001633E2" w:rsidTr="559A74E2" w14:paraId="50B7A691" w14:textId="77777777">
        <w:tc>
          <w:tcPr>
            <w:tcW w:w="676" w:type="dxa"/>
          </w:tcPr>
          <w:p w:rsidR="001633E2" w:rsidRDefault="001633E2" w14:paraId="57E8DA00" w14:textId="034FFBA0">
            <w:pPr>
              <w:widowControl w:val="0"/>
              <w:spacing w:after="0"/>
              <w:rPr>
                <w:rFonts w:eastAsia="Calibri" w:cs="Calibri"/>
                <w:sz w:val="16"/>
                <w:szCs w:val="16"/>
                <w:lang w:val="en-US"/>
              </w:rPr>
            </w:pPr>
            <w:r>
              <w:rPr>
                <w:rFonts w:eastAsia="Calibri" w:cs="Calibri"/>
                <w:sz w:val="16"/>
                <w:szCs w:val="16"/>
                <w:lang w:val="en-US"/>
              </w:rPr>
              <w:t>1.5</w:t>
            </w:r>
          </w:p>
        </w:tc>
        <w:tc>
          <w:tcPr>
            <w:tcW w:w="1680" w:type="dxa"/>
          </w:tcPr>
          <w:p w:rsidR="001633E2" w:rsidRDefault="000C140B" w14:paraId="1B0025C4" w14:textId="44EC0EAF">
            <w:pPr>
              <w:widowControl w:val="0"/>
              <w:spacing w:after="0"/>
              <w:rPr>
                <w:rFonts w:eastAsia="Calibri" w:cs="Calibri"/>
                <w:sz w:val="16"/>
                <w:szCs w:val="16"/>
                <w:lang w:val="en-US"/>
              </w:rPr>
            </w:pPr>
            <w:r>
              <w:rPr>
                <w:rFonts w:eastAsia="Calibri" w:cs="Calibri"/>
                <w:sz w:val="16"/>
                <w:szCs w:val="16"/>
                <w:lang w:val="en-US"/>
              </w:rPr>
              <w:t>Request access to data</w:t>
            </w:r>
          </w:p>
        </w:tc>
        <w:tc>
          <w:tcPr>
            <w:tcW w:w="3165" w:type="dxa"/>
          </w:tcPr>
          <w:p w:rsidR="001633E2" w:rsidRDefault="00ED103D" w14:paraId="6FB59C07" w14:textId="42051E37">
            <w:pPr>
              <w:widowControl w:val="0"/>
              <w:spacing w:after="0"/>
              <w:rPr>
                <w:rFonts w:eastAsia="Calibri" w:cs="Calibri"/>
                <w:sz w:val="16"/>
                <w:szCs w:val="16"/>
                <w:lang w:val="en-US"/>
              </w:rPr>
            </w:pPr>
            <w:r>
              <w:rPr>
                <w:rFonts w:eastAsia="Calibri" w:cs="Calibri"/>
                <w:sz w:val="16"/>
                <w:szCs w:val="16"/>
                <w:lang w:val="en-US"/>
              </w:rPr>
              <w:t>The service provider creates a data access request in the platform for the required data.</w:t>
            </w:r>
          </w:p>
        </w:tc>
        <w:tc>
          <w:tcPr>
            <w:tcW w:w="1154" w:type="dxa"/>
          </w:tcPr>
          <w:p w:rsidR="001633E2" w:rsidRDefault="00840C53" w14:paraId="252FB1DB" w14:textId="08C3D8A2">
            <w:pPr>
              <w:widowControl w:val="0"/>
              <w:spacing w:after="0"/>
              <w:rPr>
                <w:rFonts w:eastAsia="Calibri" w:cs="Calibri"/>
                <w:sz w:val="16"/>
                <w:szCs w:val="16"/>
                <w:lang w:val="en-US"/>
              </w:rPr>
            </w:pPr>
            <w:r>
              <w:rPr>
                <w:rFonts w:ascii="Calibri" w:hAnsi="Calibri" w:eastAsia="Calibri" w:cs="Calibri"/>
                <w:sz w:val="16"/>
                <w:szCs w:val="16"/>
                <w:lang w:val="en-US"/>
              </w:rPr>
              <w:t>Service provider</w:t>
            </w:r>
          </w:p>
        </w:tc>
        <w:tc>
          <w:tcPr>
            <w:tcW w:w="1195" w:type="dxa"/>
          </w:tcPr>
          <w:p w:rsidR="001633E2" w:rsidRDefault="00840C53" w14:paraId="31C6D508" w14:textId="0099F57E">
            <w:pPr>
              <w:widowControl w:val="0"/>
              <w:spacing w:after="0"/>
              <w:rPr>
                <w:rFonts w:eastAsia="Calibri" w:cs="Calibri"/>
                <w:sz w:val="16"/>
                <w:szCs w:val="16"/>
                <w:lang w:val="en-US"/>
              </w:rPr>
            </w:pPr>
            <w:r>
              <w:rPr>
                <w:rFonts w:eastAsia="Calibri" w:cs="Calibri"/>
                <w:sz w:val="16"/>
                <w:szCs w:val="16"/>
                <w:lang w:val="en-US"/>
              </w:rPr>
              <w:t>CDK</w:t>
            </w:r>
          </w:p>
        </w:tc>
        <w:tc>
          <w:tcPr>
            <w:tcW w:w="1280" w:type="dxa"/>
          </w:tcPr>
          <w:p w:rsidR="001633E2" w:rsidRDefault="001B1623" w14:paraId="33E76FC5" w14:textId="744194BD">
            <w:pPr>
              <w:widowControl w:val="0"/>
              <w:spacing w:after="0"/>
              <w:rPr>
                <w:rFonts w:eastAsia="Calibri" w:cs="Calibri"/>
                <w:sz w:val="16"/>
                <w:szCs w:val="16"/>
                <w:lang w:val="en-US"/>
              </w:rPr>
            </w:pPr>
            <w:r>
              <w:rPr>
                <w:rFonts w:eastAsia="Calibri" w:cs="Calibri"/>
                <w:sz w:val="16"/>
                <w:szCs w:val="16"/>
                <w:lang w:val="en-US"/>
              </w:rPr>
              <w:t xml:space="preserve">B – Data </w:t>
            </w:r>
            <w:r w:rsidR="00611214">
              <w:rPr>
                <w:rFonts w:eastAsia="Calibri" w:cs="Calibri"/>
                <w:sz w:val="16"/>
                <w:szCs w:val="16"/>
                <w:lang w:val="en-US"/>
              </w:rPr>
              <w:t xml:space="preserve">access </w:t>
            </w:r>
            <w:r>
              <w:rPr>
                <w:rFonts w:eastAsia="Calibri" w:cs="Calibri"/>
                <w:sz w:val="16"/>
                <w:szCs w:val="16"/>
                <w:lang w:val="en-US"/>
              </w:rPr>
              <w:t>request</w:t>
            </w:r>
          </w:p>
        </w:tc>
      </w:tr>
      <w:tr w:rsidR="003135C6" w:rsidTr="559A74E2" w14:paraId="7F2F33E8" w14:textId="77777777">
        <w:tc>
          <w:tcPr>
            <w:tcW w:w="676" w:type="dxa"/>
          </w:tcPr>
          <w:p w:rsidR="003135C6" w:rsidRDefault="00D613C4" w14:paraId="52860A0C" w14:textId="565C394E">
            <w:pPr>
              <w:widowControl w:val="0"/>
              <w:spacing w:after="0"/>
              <w:rPr>
                <w:rFonts w:ascii="Calibri" w:hAnsi="Calibri" w:eastAsia="Calibri" w:cs="Calibri"/>
                <w:sz w:val="16"/>
                <w:szCs w:val="16"/>
                <w:lang w:val="en-US"/>
              </w:rPr>
            </w:pPr>
            <w:r>
              <w:rPr>
                <w:rFonts w:eastAsia="Calibri" w:cs="Calibri"/>
                <w:sz w:val="16"/>
                <w:szCs w:val="16"/>
                <w:lang w:val="en-US"/>
              </w:rPr>
              <w:t>1.</w:t>
            </w:r>
            <w:r w:rsidR="001633E2">
              <w:rPr>
                <w:rFonts w:eastAsia="Calibri" w:cs="Calibri"/>
                <w:sz w:val="16"/>
                <w:szCs w:val="16"/>
                <w:lang w:val="en-US"/>
              </w:rPr>
              <w:t>6</w:t>
            </w:r>
          </w:p>
        </w:tc>
        <w:tc>
          <w:tcPr>
            <w:tcW w:w="1680" w:type="dxa"/>
          </w:tcPr>
          <w:p w:rsidRPr="000C140B" w:rsidR="003135C6" w:rsidRDefault="000C140B" w14:paraId="0EF0EBD9" w14:textId="3F3135BE">
            <w:pPr>
              <w:widowControl w:val="0"/>
              <w:spacing w:after="0"/>
              <w:rPr>
                <w:sz w:val="16"/>
                <w:szCs w:val="16"/>
              </w:rPr>
            </w:pPr>
            <w:r>
              <w:rPr>
                <w:sz w:val="16"/>
                <w:szCs w:val="16"/>
              </w:rPr>
              <w:t>Approve/deny request</w:t>
            </w:r>
          </w:p>
        </w:tc>
        <w:tc>
          <w:tcPr>
            <w:tcW w:w="3165" w:type="dxa"/>
          </w:tcPr>
          <w:p w:rsidR="00837811" w:rsidRDefault="00294D55" w14:paraId="69EBD120" w14:textId="0EEF34FF">
            <w:pPr>
              <w:widowControl w:val="0"/>
              <w:spacing w:after="0"/>
              <w:rPr>
                <w:rFonts w:ascii="Calibri" w:hAnsi="Calibri" w:eastAsia="Calibri" w:cs="Calibri"/>
                <w:sz w:val="16"/>
                <w:szCs w:val="16"/>
                <w:lang w:val="en-US"/>
              </w:rPr>
            </w:pPr>
            <w:r>
              <w:rPr>
                <w:rFonts w:ascii="Calibri" w:hAnsi="Calibri" w:eastAsia="Calibri" w:cs="Calibri"/>
                <w:sz w:val="16"/>
                <w:szCs w:val="16"/>
                <w:lang w:val="en-US"/>
              </w:rPr>
              <w:t xml:space="preserve">The utility company is notified of the request and </w:t>
            </w:r>
            <w:r w:rsidR="008562BF">
              <w:rPr>
                <w:rFonts w:ascii="Calibri" w:hAnsi="Calibri" w:eastAsia="Calibri" w:cs="Calibri"/>
                <w:sz w:val="16"/>
                <w:szCs w:val="16"/>
                <w:lang w:val="en-US"/>
              </w:rPr>
              <w:t xml:space="preserve">processes it. </w:t>
            </w:r>
          </w:p>
        </w:tc>
        <w:tc>
          <w:tcPr>
            <w:tcW w:w="1154" w:type="dxa"/>
          </w:tcPr>
          <w:p w:rsidR="003135C6" w:rsidRDefault="00840C53" w14:paraId="00C7693A" w14:textId="27173253">
            <w:pPr>
              <w:widowControl w:val="0"/>
              <w:spacing w:after="0"/>
              <w:rPr>
                <w:rFonts w:ascii="Calibri" w:hAnsi="Calibri" w:eastAsia="Calibri" w:cs="Calibri"/>
                <w:sz w:val="16"/>
                <w:szCs w:val="16"/>
                <w:lang w:val="en-US"/>
              </w:rPr>
            </w:pPr>
            <w:r>
              <w:rPr>
                <w:rFonts w:ascii="Calibri" w:hAnsi="Calibri" w:eastAsia="Calibri" w:cs="Calibri"/>
                <w:sz w:val="16"/>
                <w:szCs w:val="16"/>
                <w:lang w:val="en-US"/>
              </w:rPr>
              <w:t>CDK</w:t>
            </w:r>
          </w:p>
        </w:tc>
        <w:tc>
          <w:tcPr>
            <w:tcW w:w="1195" w:type="dxa"/>
          </w:tcPr>
          <w:p w:rsidR="003135C6" w:rsidRDefault="00840C53" w14:paraId="40E3728D" w14:textId="5415486F">
            <w:pPr>
              <w:widowControl w:val="0"/>
              <w:spacing w:after="0"/>
              <w:rPr>
                <w:rFonts w:ascii="Calibri" w:hAnsi="Calibri" w:eastAsia="Calibri" w:cs="Calibri"/>
                <w:sz w:val="16"/>
                <w:szCs w:val="16"/>
                <w:lang w:val="en-US"/>
              </w:rPr>
            </w:pPr>
            <w:r>
              <w:rPr>
                <w:rFonts w:ascii="Calibri" w:hAnsi="Calibri" w:eastAsia="Calibri" w:cs="Calibri"/>
                <w:sz w:val="16"/>
                <w:szCs w:val="16"/>
                <w:lang w:val="en-US"/>
              </w:rPr>
              <w:t>Utility Company</w:t>
            </w:r>
          </w:p>
        </w:tc>
        <w:tc>
          <w:tcPr>
            <w:tcW w:w="1280" w:type="dxa"/>
          </w:tcPr>
          <w:p w:rsidR="003135C6" w:rsidRDefault="001B1623" w14:paraId="3EB7D422" w14:textId="43F213CE">
            <w:pPr>
              <w:widowControl w:val="0"/>
              <w:spacing w:after="0"/>
              <w:rPr>
                <w:rFonts w:ascii="Calibri" w:hAnsi="Calibri" w:eastAsia="Calibri" w:cs="Calibri"/>
                <w:sz w:val="16"/>
                <w:szCs w:val="16"/>
                <w:lang w:val="en-US"/>
              </w:rPr>
            </w:pPr>
            <w:r>
              <w:rPr>
                <w:rFonts w:ascii="Calibri" w:hAnsi="Calibri" w:eastAsia="Calibri" w:cs="Calibri"/>
                <w:sz w:val="16"/>
                <w:szCs w:val="16"/>
                <w:lang w:val="en-US"/>
              </w:rPr>
              <w:t xml:space="preserve">B – Data </w:t>
            </w:r>
            <w:r w:rsidR="00611214">
              <w:rPr>
                <w:rFonts w:ascii="Calibri" w:hAnsi="Calibri" w:eastAsia="Calibri" w:cs="Calibri"/>
                <w:sz w:val="16"/>
                <w:szCs w:val="16"/>
                <w:lang w:val="en-US"/>
              </w:rPr>
              <w:t xml:space="preserve">access </w:t>
            </w:r>
            <w:r>
              <w:rPr>
                <w:rFonts w:ascii="Calibri" w:hAnsi="Calibri" w:eastAsia="Calibri" w:cs="Calibri"/>
                <w:sz w:val="16"/>
                <w:szCs w:val="16"/>
                <w:lang w:val="en-US"/>
              </w:rPr>
              <w:t>request</w:t>
            </w:r>
          </w:p>
          <w:p w:rsidR="003135C6" w:rsidRDefault="003135C6" w14:paraId="30D7AA69" w14:textId="77777777">
            <w:pPr>
              <w:widowControl w:val="0"/>
              <w:spacing w:after="0"/>
              <w:rPr>
                <w:rFonts w:ascii="Calibri" w:hAnsi="Calibri" w:eastAsia="Calibri" w:cs="Calibri"/>
                <w:sz w:val="16"/>
                <w:szCs w:val="16"/>
                <w:highlight w:val="yellow"/>
                <w:lang w:val="en-US"/>
              </w:rPr>
            </w:pPr>
          </w:p>
        </w:tc>
      </w:tr>
      <w:tr w:rsidR="00497053" w:rsidTr="559A74E2" w14:paraId="65659287" w14:textId="77777777">
        <w:tc>
          <w:tcPr>
            <w:tcW w:w="676" w:type="dxa"/>
          </w:tcPr>
          <w:p w:rsidR="00497053" w:rsidRDefault="00497053" w14:paraId="297B20C9" w14:textId="610522A7">
            <w:pPr>
              <w:widowControl w:val="0"/>
              <w:spacing w:after="0"/>
              <w:rPr>
                <w:rFonts w:eastAsia="Calibri" w:cs="Calibri"/>
                <w:sz w:val="16"/>
                <w:szCs w:val="16"/>
                <w:lang w:val="en-US"/>
              </w:rPr>
            </w:pPr>
            <w:r>
              <w:rPr>
                <w:rFonts w:eastAsia="Calibri" w:cs="Calibri"/>
                <w:sz w:val="16"/>
                <w:szCs w:val="16"/>
                <w:lang w:val="en-US"/>
              </w:rPr>
              <w:t>1.7</w:t>
            </w:r>
          </w:p>
        </w:tc>
        <w:tc>
          <w:tcPr>
            <w:tcW w:w="1680" w:type="dxa"/>
          </w:tcPr>
          <w:p w:rsidR="00497053" w:rsidRDefault="00A31AAD" w14:paraId="73A5847A" w14:textId="35772D2D">
            <w:pPr>
              <w:widowControl w:val="0"/>
              <w:spacing w:after="0"/>
              <w:rPr>
                <w:sz w:val="16"/>
                <w:szCs w:val="16"/>
              </w:rPr>
            </w:pPr>
            <w:r>
              <w:rPr>
                <w:sz w:val="16"/>
                <w:szCs w:val="16"/>
              </w:rPr>
              <w:t>Notify access granted</w:t>
            </w:r>
          </w:p>
        </w:tc>
        <w:tc>
          <w:tcPr>
            <w:tcW w:w="3165" w:type="dxa"/>
          </w:tcPr>
          <w:p w:rsidR="00497053" w:rsidRDefault="00C80931" w14:paraId="2FD824C6" w14:textId="7B029E98">
            <w:pPr>
              <w:widowControl w:val="0"/>
              <w:spacing w:after="0"/>
              <w:rPr>
                <w:rFonts w:eastAsia="Calibri" w:cs="Calibri"/>
                <w:sz w:val="16"/>
                <w:szCs w:val="16"/>
                <w:lang w:val="en-US"/>
              </w:rPr>
            </w:pPr>
            <w:r>
              <w:rPr>
                <w:rFonts w:eastAsia="Calibri" w:cs="Calibri"/>
                <w:sz w:val="16"/>
                <w:szCs w:val="16"/>
                <w:lang w:val="en-US"/>
              </w:rPr>
              <w:t>The service provider is notified of the result of their request.</w:t>
            </w:r>
          </w:p>
        </w:tc>
        <w:tc>
          <w:tcPr>
            <w:tcW w:w="1154" w:type="dxa"/>
          </w:tcPr>
          <w:p w:rsidR="00497053" w:rsidRDefault="00840C53" w14:paraId="12077B80" w14:textId="219583BB">
            <w:pPr>
              <w:widowControl w:val="0"/>
              <w:spacing w:after="0"/>
              <w:rPr>
                <w:rFonts w:eastAsia="Calibri" w:cs="Calibri"/>
                <w:sz w:val="16"/>
                <w:szCs w:val="16"/>
                <w:lang w:val="en-US"/>
              </w:rPr>
            </w:pPr>
            <w:r>
              <w:rPr>
                <w:rFonts w:eastAsia="Calibri" w:cs="Calibri"/>
                <w:sz w:val="16"/>
                <w:szCs w:val="16"/>
                <w:lang w:val="en-US"/>
              </w:rPr>
              <w:t>Utility Company</w:t>
            </w:r>
          </w:p>
        </w:tc>
        <w:tc>
          <w:tcPr>
            <w:tcW w:w="1195" w:type="dxa"/>
          </w:tcPr>
          <w:p w:rsidR="00497053" w:rsidRDefault="00840C53" w14:paraId="4419A07C" w14:textId="4A57C248">
            <w:pPr>
              <w:widowControl w:val="0"/>
              <w:spacing w:after="0"/>
              <w:rPr>
                <w:rFonts w:eastAsia="Calibri" w:cs="Calibri"/>
                <w:sz w:val="16"/>
                <w:szCs w:val="16"/>
                <w:lang w:val="en-US"/>
              </w:rPr>
            </w:pPr>
            <w:r>
              <w:rPr>
                <w:rFonts w:eastAsia="Calibri" w:cs="Calibri"/>
                <w:sz w:val="16"/>
                <w:szCs w:val="16"/>
                <w:lang w:val="en-US"/>
              </w:rPr>
              <w:t>CDK</w:t>
            </w:r>
          </w:p>
        </w:tc>
        <w:tc>
          <w:tcPr>
            <w:tcW w:w="1280" w:type="dxa"/>
          </w:tcPr>
          <w:p w:rsidR="00497053" w:rsidRDefault="00933F84" w14:paraId="262E9DB9" w14:textId="0CB7F187">
            <w:pPr>
              <w:widowControl w:val="0"/>
              <w:spacing w:after="0"/>
              <w:rPr>
                <w:rFonts w:eastAsia="Calibri" w:cs="Calibri"/>
                <w:sz w:val="16"/>
                <w:szCs w:val="16"/>
                <w:lang w:val="en-US"/>
              </w:rPr>
            </w:pPr>
            <w:r>
              <w:rPr>
                <w:rFonts w:eastAsia="Calibri" w:cs="Calibri"/>
                <w:sz w:val="16"/>
                <w:szCs w:val="16"/>
                <w:lang w:val="en-US"/>
              </w:rPr>
              <w:t>C – Request response</w:t>
            </w:r>
          </w:p>
        </w:tc>
      </w:tr>
      <w:tr w:rsidR="006F35B1" w:rsidTr="559A74E2" w14:paraId="5786C746" w14:textId="77777777">
        <w:tc>
          <w:tcPr>
            <w:tcW w:w="676" w:type="dxa"/>
          </w:tcPr>
          <w:p w:rsidR="006F35B1" w:rsidRDefault="006F35B1" w14:paraId="3EB11817" w14:textId="2A07E748">
            <w:pPr>
              <w:widowControl w:val="0"/>
              <w:spacing w:after="0"/>
              <w:rPr>
                <w:rFonts w:eastAsia="Calibri" w:cs="Calibri"/>
                <w:sz w:val="16"/>
                <w:szCs w:val="16"/>
                <w:lang w:val="en-US"/>
              </w:rPr>
            </w:pPr>
            <w:r>
              <w:rPr>
                <w:rFonts w:eastAsia="Calibri" w:cs="Calibri"/>
                <w:sz w:val="16"/>
                <w:szCs w:val="16"/>
                <w:lang w:val="en-US"/>
              </w:rPr>
              <w:t>1.8</w:t>
            </w:r>
          </w:p>
        </w:tc>
        <w:tc>
          <w:tcPr>
            <w:tcW w:w="1680" w:type="dxa"/>
          </w:tcPr>
          <w:p w:rsidR="006F35B1" w:rsidRDefault="006F35B1" w14:paraId="2AF5F031" w14:textId="7992138E">
            <w:pPr>
              <w:widowControl w:val="0"/>
              <w:spacing w:after="0"/>
              <w:rPr>
                <w:sz w:val="16"/>
                <w:szCs w:val="16"/>
              </w:rPr>
            </w:pPr>
            <w:r>
              <w:rPr>
                <w:sz w:val="16"/>
                <w:szCs w:val="16"/>
              </w:rPr>
              <w:t>List dataset catalogue</w:t>
            </w:r>
          </w:p>
        </w:tc>
        <w:tc>
          <w:tcPr>
            <w:tcW w:w="3165" w:type="dxa"/>
          </w:tcPr>
          <w:p w:rsidR="006F35B1" w:rsidRDefault="00940D20" w14:paraId="380C465E" w14:textId="132E2AEF">
            <w:pPr>
              <w:widowControl w:val="0"/>
              <w:spacing w:after="0"/>
              <w:rPr>
                <w:rFonts w:eastAsia="Calibri" w:cs="Calibri"/>
                <w:sz w:val="16"/>
                <w:szCs w:val="16"/>
                <w:lang w:val="en-US"/>
              </w:rPr>
            </w:pPr>
            <w:r>
              <w:rPr>
                <w:rFonts w:eastAsia="Calibri" w:cs="Calibri"/>
                <w:sz w:val="16"/>
                <w:szCs w:val="16"/>
                <w:lang w:val="en-US"/>
              </w:rPr>
              <w:t xml:space="preserve">The service provider views a list of datasets, which can be combined with the metering data. These datasets </w:t>
            </w:r>
            <w:r w:rsidR="00630C82">
              <w:rPr>
                <w:rFonts w:eastAsia="Calibri" w:cs="Calibri"/>
                <w:sz w:val="16"/>
                <w:szCs w:val="16"/>
                <w:lang w:val="en-US"/>
              </w:rPr>
              <w:t>are both from within the CDK platform and any other data space connected platform</w:t>
            </w:r>
          </w:p>
        </w:tc>
        <w:tc>
          <w:tcPr>
            <w:tcW w:w="1154" w:type="dxa"/>
          </w:tcPr>
          <w:p w:rsidR="006F35B1" w:rsidRDefault="004A1B70" w14:paraId="49F45153" w14:textId="22FDDC84">
            <w:pPr>
              <w:widowControl w:val="0"/>
              <w:spacing w:after="0"/>
              <w:rPr>
                <w:rFonts w:ascii="Calibri" w:hAnsi="Calibri" w:eastAsia="Calibri" w:cs="Calibri"/>
                <w:sz w:val="16"/>
                <w:szCs w:val="16"/>
                <w:lang w:val="en-US"/>
              </w:rPr>
            </w:pPr>
            <w:r>
              <w:rPr>
                <w:rFonts w:ascii="Calibri" w:hAnsi="Calibri" w:eastAsia="Calibri" w:cs="Calibri"/>
                <w:sz w:val="16"/>
                <w:szCs w:val="16"/>
                <w:lang w:val="en-US"/>
              </w:rPr>
              <w:t>CDK/data spaces</w:t>
            </w:r>
          </w:p>
        </w:tc>
        <w:tc>
          <w:tcPr>
            <w:tcW w:w="1195" w:type="dxa"/>
          </w:tcPr>
          <w:p w:rsidR="006F35B1" w:rsidRDefault="004A1B70" w14:paraId="3CE0BA70" w14:textId="43A8F803">
            <w:pPr>
              <w:widowControl w:val="0"/>
              <w:spacing w:after="0"/>
              <w:rPr>
                <w:rFonts w:eastAsia="Calibri" w:cs="Calibri"/>
                <w:sz w:val="16"/>
                <w:szCs w:val="16"/>
                <w:lang w:val="en-US"/>
              </w:rPr>
            </w:pPr>
            <w:r>
              <w:rPr>
                <w:rFonts w:eastAsia="Calibri" w:cs="Calibri"/>
                <w:sz w:val="16"/>
                <w:szCs w:val="16"/>
                <w:lang w:val="en-US"/>
              </w:rPr>
              <w:t>Service provider</w:t>
            </w:r>
          </w:p>
        </w:tc>
        <w:tc>
          <w:tcPr>
            <w:tcW w:w="1280" w:type="dxa"/>
          </w:tcPr>
          <w:p w:rsidR="006F35B1" w:rsidRDefault="004A1B70" w14:paraId="145D3A00" w14:textId="7CAA09B1">
            <w:pPr>
              <w:widowControl w:val="0"/>
              <w:spacing w:after="0"/>
              <w:rPr>
                <w:rFonts w:eastAsia="Calibri" w:cs="Calibri"/>
                <w:sz w:val="16"/>
                <w:szCs w:val="16"/>
                <w:lang w:val="en-US"/>
              </w:rPr>
            </w:pPr>
            <w:r>
              <w:rPr>
                <w:rFonts w:eastAsia="Calibri" w:cs="Calibri"/>
                <w:sz w:val="16"/>
                <w:szCs w:val="16"/>
                <w:lang w:val="en-US"/>
              </w:rPr>
              <w:t>F – List of datasets</w:t>
            </w:r>
          </w:p>
        </w:tc>
      </w:tr>
      <w:tr w:rsidR="00497053" w:rsidTr="559A74E2" w14:paraId="6CC2D5DB" w14:textId="77777777">
        <w:tc>
          <w:tcPr>
            <w:tcW w:w="676" w:type="dxa"/>
          </w:tcPr>
          <w:p w:rsidR="00497053" w:rsidRDefault="00497053" w14:paraId="3BB6247C" w14:textId="4A23CE28">
            <w:pPr>
              <w:widowControl w:val="0"/>
              <w:spacing w:after="0"/>
              <w:rPr>
                <w:rFonts w:eastAsia="Calibri" w:cs="Calibri"/>
                <w:sz w:val="16"/>
                <w:szCs w:val="16"/>
                <w:lang w:val="en-US"/>
              </w:rPr>
            </w:pPr>
            <w:r>
              <w:rPr>
                <w:rFonts w:eastAsia="Calibri" w:cs="Calibri"/>
                <w:sz w:val="16"/>
                <w:szCs w:val="16"/>
                <w:lang w:val="en-US"/>
              </w:rPr>
              <w:t>1.</w:t>
            </w:r>
            <w:r w:rsidR="006F35B1">
              <w:rPr>
                <w:rFonts w:eastAsia="Calibri" w:cs="Calibri"/>
                <w:sz w:val="16"/>
                <w:szCs w:val="16"/>
                <w:lang w:val="en-US"/>
              </w:rPr>
              <w:t>9</w:t>
            </w:r>
          </w:p>
        </w:tc>
        <w:tc>
          <w:tcPr>
            <w:tcW w:w="1680" w:type="dxa"/>
          </w:tcPr>
          <w:p w:rsidR="00497053" w:rsidRDefault="00A31AAD" w14:paraId="55A26F1B" w14:textId="38BEC61E">
            <w:pPr>
              <w:widowControl w:val="0"/>
              <w:spacing w:after="0"/>
              <w:rPr>
                <w:sz w:val="16"/>
                <w:szCs w:val="16"/>
              </w:rPr>
            </w:pPr>
            <w:r>
              <w:rPr>
                <w:sz w:val="16"/>
                <w:szCs w:val="16"/>
              </w:rPr>
              <w:t>Request required data</w:t>
            </w:r>
          </w:p>
        </w:tc>
        <w:tc>
          <w:tcPr>
            <w:tcW w:w="3165" w:type="dxa"/>
          </w:tcPr>
          <w:p w:rsidR="00497053" w:rsidRDefault="007609E8" w14:paraId="538D3247" w14:textId="0240D1DE">
            <w:pPr>
              <w:widowControl w:val="0"/>
              <w:spacing w:after="0"/>
              <w:rPr>
                <w:rFonts w:eastAsia="Calibri" w:cs="Calibri"/>
                <w:sz w:val="16"/>
                <w:szCs w:val="16"/>
                <w:lang w:val="en-US"/>
              </w:rPr>
            </w:pPr>
            <w:r>
              <w:rPr>
                <w:rFonts w:eastAsia="Calibri" w:cs="Calibri"/>
                <w:sz w:val="16"/>
                <w:szCs w:val="16"/>
                <w:lang w:val="en-US"/>
              </w:rPr>
              <w:t>If their request has been granted, the service provider can request the data through the CDK platform.</w:t>
            </w:r>
          </w:p>
        </w:tc>
        <w:tc>
          <w:tcPr>
            <w:tcW w:w="1154" w:type="dxa"/>
          </w:tcPr>
          <w:p w:rsidR="00497053" w:rsidRDefault="001A3037" w14:paraId="6ACEB4F8" w14:textId="715AFAEB">
            <w:pPr>
              <w:widowControl w:val="0"/>
              <w:spacing w:after="0"/>
              <w:rPr>
                <w:rFonts w:eastAsia="Calibri" w:cs="Calibri"/>
                <w:sz w:val="16"/>
                <w:szCs w:val="16"/>
                <w:lang w:val="en-US"/>
              </w:rPr>
            </w:pPr>
            <w:r>
              <w:rPr>
                <w:rFonts w:ascii="Calibri" w:hAnsi="Calibri" w:eastAsia="Calibri" w:cs="Calibri"/>
                <w:sz w:val="16"/>
                <w:szCs w:val="16"/>
                <w:lang w:val="en-US"/>
              </w:rPr>
              <w:t>Service provider</w:t>
            </w:r>
          </w:p>
        </w:tc>
        <w:tc>
          <w:tcPr>
            <w:tcW w:w="1195" w:type="dxa"/>
          </w:tcPr>
          <w:p w:rsidR="00497053" w:rsidRDefault="001A3037" w14:paraId="17016C82" w14:textId="41A1C328">
            <w:pPr>
              <w:widowControl w:val="0"/>
              <w:spacing w:after="0"/>
              <w:rPr>
                <w:rFonts w:eastAsia="Calibri" w:cs="Calibri"/>
                <w:sz w:val="16"/>
                <w:szCs w:val="16"/>
                <w:lang w:val="en-US"/>
              </w:rPr>
            </w:pPr>
            <w:r>
              <w:rPr>
                <w:rFonts w:eastAsia="Calibri" w:cs="Calibri"/>
                <w:sz w:val="16"/>
                <w:szCs w:val="16"/>
                <w:lang w:val="en-US"/>
              </w:rPr>
              <w:t>CDK</w:t>
            </w:r>
          </w:p>
        </w:tc>
        <w:tc>
          <w:tcPr>
            <w:tcW w:w="1280" w:type="dxa"/>
          </w:tcPr>
          <w:p w:rsidR="00497053" w:rsidRDefault="00611214" w14:paraId="2CAC659C" w14:textId="7FC63660">
            <w:pPr>
              <w:widowControl w:val="0"/>
              <w:spacing w:after="0"/>
              <w:rPr>
                <w:rFonts w:eastAsia="Calibri" w:cs="Calibri"/>
                <w:sz w:val="16"/>
                <w:szCs w:val="16"/>
                <w:lang w:val="en-US"/>
              </w:rPr>
            </w:pPr>
            <w:r>
              <w:rPr>
                <w:rFonts w:eastAsia="Calibri" w:cs="Calibri"/>
                <w:sz w:val="16"/>
                <w:szCs w:val="16"/>
                <w:lang w:val="en-US"/>
              </w:rPr>
              <w:t>D – Data request</w:t>
            </w:r>
          </w:p>
        </w:tc>
      </w:tr>
      <w:tr w:rsidR="00497053" w:rsidTr="559A74E2" w14:paraId="07EF8B0C" w14:textId="77777777">
        <w:tc>
          <w:tcPr>
            <w:tcW w:w="676" w:type="dxa"/>
          </w:tcPr>
          <w:p w:rsidR="00497053" w:rsidRDefault="00497053" w14:paraId="31A51B72" w14:textId="6F673C91">
            <w:pPr>
              <w:widowControl w:val="0"/>
              <w:spacing w:after="0"/>
              <w:rPr>
                <w:rFonts w:eastAsia="Calibri" w:cs="Calibri"/>
                <w:sz w:val="16"/>
                <w:szCs w:val="16"/>
                <w:lang w:val="en-US"/>
              </w:rPr>
            </w:pPr>
            <w:r>
              <w:rPr>
                <w:rFonts w:eastAsia="Calibri" w:cs="Calibri"/>
                <w:sz w:val="16"/>
                <w:szCs w:val="16"/>
                <w:lang w:val="en-US"/>
              </w:rPr>
              <w:t>1.</w:t>
            </w:r>
            <w:r w:rsidR="006F35B1">
              <w:rPr>
                <w:rFonts w:eastAsia="Calibri" w:cs="Calibri"/>
                <w:sz w:val="16"/>
                <w:szCs w:val="16"/>
                <w:lang w:val="en-US"/>
              </w:rPr>
              <w:t>10</w:t>
            </w:r>
          </w:p>
        </w:tc>
        <w:tc>
          <w:tcPr>
            <w:tcW w:w="1680" w:type="dxa"/>
          </w:tcPr>
          <w:p w:rsidR="00497053" w:rsidRDefault="00A31AAD" w14:paraId="261AAD8C" w14:textId="2B640766">
            <w:pPr>
              <w:widowControl w:val="0"/>
              <w:spacing w:after="0"/>
              <w:rPr>
                <w:sz w:val="16"/>
                <w:szCs w:val="16"/>
              </w:rPr>
            </w:pPr>
            <w:r>
              <w:rPr>
                <w:sz w:val="16"/>
                <w:szCs w:val="16"/>
              </w:rPr>
              <w:t>Assemble data</w:t>
            </w:r>
          </w:p>
        </w:tc>
        <w:tc>
          <w:tcPr>
            <w:tcW w:w="3165" w:type="dxa"/>
          </w:tcPr>
          <w:p w:rsidR="00497053" w:rsidRDefault="00257CD2" w14:paraId="6880921F" w14:textId="198B23A7">
            <w:pPr>
              <w:widowControl w:val="0"/>
              <w:spacing w:after="0"/>
              <w:rPr>
                <w:rFonts w:eastAsia="Calibri" w:cs="Calibri"/>
                <w:sz w:val="16"/>
                <w:szCs w:val="16"/>
                <w:lang w:val="en-US"/>
              </w:rPr>
            </w:pPr>
            <w:r>
              <w:rPr>
                <w:rFonts w:eastAsia="Calibri" w:cs="Calibri"/>
                <w:sz w:val="16"/>
                <w:szCs w:val="16"/>
                <w:lang w:val="en-US"/>
              </w:rPr>
              <w:t>If necessary, the required data can be coupled together from different sources. These source</w:t>
            </w:r>
            <w:r w:rsidR="00EB3184">
              <w:rPr>
                <w:rFonts w:eastAsia="Calibri" w:cs="Calibri"/>
                <w:sz w:val="16"/>
                <w:szCs w:val="16"/>
                <w:lang w:val="en-US"/>
              </w:rPr>
              <w:t>s</w:t>
            </w:r>
            <w:r>
              <w:rPr>
                <w:rFonts w:eastAsia="Calibri" w:cs="Calibri"/>
                <w:sz w:val="16"/>
                <w:szCs w:val="16"/>
                <w:lang w:val="en-US"/>
              </w:rPr>
              <w:t xml:space="preserve"> could both be different sources within the </w:t>
            </w:r>
            <w:r w:rsidR="00EB3184">
              <w:rPr>
                <w:rFonts w:eastAsia="Calibri" w:cs="Calibri"/>
                <w:sz w:val="16"/>
                <w:szCs w:val="16"/>
                <w:lang w:val="en-US"/>
              </w:rPr>
              <w:t>CDK platform and data from other data spaces.</w:t>
            </w:r>
          </w:p>
        </w:tc>
        <w:tc>
          <w:tcPr>
            <w:tcW w:w="1154" w:type="dxa"/>
          </w:tcPr>
          <w:p w:rsidR="00497053" w:rsidRDefault="00605630" w14:paraId="2772AD4B" w14:textId="10736CD3">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497053" w:rsidRDefault="00605630" w14:paraId="756EDDA6" w14:textId="1357D6B6">
            <w:pPr>
              <w:widowControl w:val="0"/>
              <w:spacing w:after="0"/>
              <w:rPr>
                <w:rFonts w:eastAsia="Calibri" w:cs="Calibri"/>
                <w:sz w:val="16"/>
                <w:szCs w:val="16"/>
                <w:lang w:val="en-US"/>
              </w:rPr>
            </w:pPr>
            <w:r>
              <w:rPr>
                <w:rFonts w:eastAsia="Calibri" w:cs="Calibri"/>
                <w:sz w:val="16"/>
                <w:szCs w:val="16"/>
                <w:lang w:val="en-US"/>
              </w:rPr>
              <w:t>CDK</w:t>
            </w:r>
          </w:p>
        </w:tc>
        <w:tc>
          <w:tcPr>
            <w:tcW w:w="1280" w:type="dxa"/>
          </w:tcPr>
          <w:p w:rsidR="00497053" w:rsidRDefault="00611214" w14:paraId="393A2D7B" w14:textId="7026D349">
            <w:pPr>
              <w:widowControl w:val="0"/>
              <w:spacing w:after="0"/>
              <w:rPr>
                <w:rFonts w:eastAsia="Calibri" w:cs="Calibri"/>
                <w:sz w:val="16"/>
                <w:szCs w:val="16"/>
                <w:lang w:val="en-US"/>
              </w:rPr>
            </w:pPr>
            <w:r>
              <w:rPr>
                <w:rFonts w:eastAsia="Calibri" w:cs="Calibri"/>
                <w:sz w:val="16"/>
                <w:szCs w:val="16"/>
                <w:lang w:val="en-US"/>
              </w:rPr>
              <w:t>D – Data request</w:t>
            </w:r>
          </w:p>
        </w:tc>
      </w:tr>
      <w:tr w:rsidR="00497053" w:rsidTr="559A74E2" w14:paraId="30A75D3C" w14:textId="77777777">
        <w:tc>
          <w:tcPr>
            <w:tcW w:w="676" w:type="dxa"/>
          </w:tcPr>
          <w:p w:rsidR="00497053" w:rsidRDefault="00497053" w14:paraId="2A695387" w14:textId="0E865CBC">
            <w:pPr>
              <w:widowControl w:val="0"/>
              <w:spacing w:after="0"/>
              <w:rPr>
                <w:rFonts w:eastAsia="Calibri" w:cs="Calibri"/>
                <w:sz w:val="16"/>
                <w:szCs w:val="16"/>
                <w:lang w:val="en-US"/>
              </w:rPr>
            </w:pPr>
            <w:r>
              <w:rPr>
                <w:rFonts w:eastAsia="Calibri" w:cs="Calibri"/>
                <w:sz w:val="16"/>
                <w:szCs w:val="16"/>
                <w:lang w:val="en-US"/>
              </w:rPr>
              <w:t>1.1</w:t>
            </w:r>
            <w:r w:rsidR="006F35B1">
              <w:rPr>
                <w:rFonts w:eastAsia="Calibri" w:cs="Calibri"/>
                <w:sz w:val="16"/>
                <w:szCs w:val="16"/>
                <w:lang w:val="en-US"/>
              </w:rPr>
              <w:t>1</w:t>
            </w:r>
          </w:p>
        </w:tc>
        <w:tc>
          <w:tcPr>
            <w:tcW w:w="1680" w:type="dxa"/>
          </w:tcPr>
          <w:p w:rsidR="00497053" w:rsidRDefault="00A31AAD" w14:paraId="25B63BE2" w14:textId="2C0A06B0">
            <w:pPr>
              <w:widowControl w:val="0"/>
              <w:spacing w:after="0"/>
              <w:rPr>
                <w:sz w:val="16"/>
                <w:szCs w:val="16"/>
              </w:rPr>
            </w:pPr>
            <w:r>
              <w:rPr>
                <w:sz w:val="16"/>
                <w:szCs w:val="16"/>
              </w:rPr>
              <w:t>Transfer data</w:t>
            </w:r>
          </w:p>
        </w:tc>
        <w:tc>
          <w:tcPr>
            <w:tcW w:w="3165" w:type="dxa"/>
          </w:tcPr>
          <w:p w:rsidR="00497053" w:rsidRDefault="00EB3184" w14:paraId="5B241EC6" w14:textId="74FA8F22">
            <w:pPr>
              <w:widowControl w:val="0"/>
              <w:spacing w:after="0"/>
              <w:rPr>
                <w:rFonts w:eastAsia="Calibri" w:cs="Calibri"/>
                <w:sz w:val="16"/>
                <w:szCs w:val="16"/>
                <w:lang w:val="en-US"/>
              </w:rPr>
            </w:pPr>
            <w:r>
              <w:rPr>
                <w:rFonts w:eastAsia="Calibri" w:cs="Calibri"/>
                <w:sz w:val="16"/>
                <w:szCs w:val="16"/>
                <w:lang w:val="en-US"/>
              </w:rPr>
              <w:t>If data from other data spaces is required, the platform fe</w:t>
            </w:r>
            <w:r w:rsidR="00BA5EF6">
              <w:rPr>
                <w:rFonts w:eastAsia="Calibri" w:cs="Calibri"/>
                <w:sz w:val="16"/>
                <w:szCs w:val="16"/>
                <w:lang w:val="en-US"/>
              </w:rPr>
              <w:t>tches this data and provides it to the service provider.</w:t>
            </w:r>
          </w:p>
        </w:tc>
        <w:tc>
          <w:tcPr>
            <w:tcW w:w="1154" w:type="dxa"/>
          </w:tcPr>
          <w:p w:rsidR="00497053" w:rsidRDefault="00605630" w14:paraId="13BD6B52" w14:textId="3D4F76CA">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497053" w:rsidRDefault="00605630" w14:paraId="64CAF703" w14:textId="06F93121">
            <w:pPr>
              <w:widowControl w:val="0"/>
              <w:spacing w:after="0"/>
              <w:rPr>
                <w:rFonts w:eastAsia="Calibri" w:cs="Calibri"/>
                <w:sz w:val="16"/>
                <w:szCs w:val="16"/>
                <w:lang w:val="en-US"/>
              </w:rPr>
            </w:pPr>
            <w:r>
              <w:rPr>
                <w:rFonts w:eastAsia="Calibri" w:cs="Calibri"/>
                <w:sz w:val="16"/>
                <w:szCs w:val="16"/>
                <w:lang w:val="en-US"/>
              </w:rPr>
              <w:t>Data Space</w:t>
            </w:r>
          </w:p>
        </w:tc>
        <w:tc>
          <w:tcPr>
            <w:tcW w:w="1280" w:type="dxa"/>
          </w:tcPr>
          <w:p w:rsidR="00497053" w:rsidRDefault="00611214" w14:paraId="59732034" w14:textId="34E2109A">
            <w:pPr>
              <w:widowControl w:val="0"/>
              <w:spacing w:after="0"/>
              <w:rPr>
                <w:rFonts w:eastAsia="Calibri" w:cs="Calibri"/>
                <w:sz w:val="16"/>
                <w:szCs w:val="16"/>
                <w:lang w:val="en-US"/>
              </w:rPr>
            </w:pPr>
            <w:r>
              <w:rPr>
                <w:rFonts w:eastAsia="Calibri" w:cs="Calibri"/>
                <w:sz w:val="16"/>
                <w:szCs w:val="16"/>
                <w:lang w:val="en-US"/>
              </w:rPr>
              <w:t>D – Data request</w:t>
            </w:r>
          </w:p>
        </w:tc>
      </w:tr>
      <w:tr w:rsidR="00497053" w:rsidTr="559A74E2" w14:paraId="38E2436F" w14:textId="77777777">
        <w:tc>
          <w:tcPr>
            <w:tcW w:w="676" w:type="dxa"/>
          </w:tcPr>
          <w:p w:rsidR="00497053" w:rsidRDefault="00497053" w14:paraId="27316EF9" w14:textId="4825D57D">
            <w:pPr>
              <w:widowControl w:val="0"/>
              <w:spacing w:after="0"/>
              <w:rPr>
                <w:rFonts w:eastAsia="Calibri" w:cs="Calibri"/>
                <w:sz w:val="16"/>
                <w:szCs w:val="16"/>
                <w:lang w:val="en-US"/>
              </w:rPr>
            </w:pPr>
            <w:r>
              <w:rPr>
                <w:rFonts w:eastAsia="Calibri" w:cs="Calibri"/>
                <w:sz w:val="16"/>
                <w:szCs w:val="16"/>
                <w:lang w:val="en-US"/>
              </w:rPr>
              <w:t>1.1</w:t>
            </w:r>
            <w:r w:rsidR="006F35B1">
              <w:rPr>
                <w:rFonts w:eastAsia="Calibri" w:cs="Calibri"/>
                <w:sz w:val="16"/>
                <w:szCs w:val="16"/>
                <w:lang w:val="en-US"/>
              </w:rPr>
              <w:t>2</w:t>
            </w:r>
          </w:p>
        </w:tc>
        <w:tc>
          <w:tcPr>
            <w:tcW w:w="1680" w:type="dxa"/>
          </w:tcPr>
          <w:p w:rsidR="00497053" w:rsidRDefault="00A31AAD" w14:paraId="2E7B09D2" w14:textId="2D69F975">
            <w:pPr>
              <w:widowControl w:val="0"/>
              <w:spacing w:after="0"/>
              <w:rPr>
                <w:sz w:val="16"/>
                <w:szCs w:val="16"/>
              </w:rPr>
            </w:pPr>
            <w:r>
              <w:rPr>
                <w:sz w:val="16"/>
                <w:szCs w:val="16"/>
              </w:rPr>
              <w:t>Receive data</w:t>
            </w:r>
          </w:p>
        </w:tc>
        <w:tc>
          <w:tcPr>
            <w:tcW w:w="3165" w:type="dxa"/>
          </w:tcPr>
          <w:p w:rsidR="00497053" w:rsidRDefault="00BA5EF6" w14:paraId="41347C14" w14:textId="7E11905C">
            <w:pPr>
              <w:widowControl w:val="0"/>
              <w:spacing w:after="0"/>
              <w:rPr>
                <w:rFonts w:eastAsia="Calibri" w:cs="Calibri"/>
                <w:sz w:val="16"/>
                <w:szCs w:val="16"/>
                <w:lang w:val="en-US"/>
              </w:rPr>
            </w:pPr>
            <w:r>
              <w:rPr>
                <w:rFonts w:eastAsia="Calibri" w:cs="Calibri"/>
                <w:sz w:val="16"/>
                <w:szCs w:val="16"/>
                <w:lang w:val="en-US"/>
              </w:rPr>
              <w:t>The service provider receives the requested data.</w:t>
            </w:r>
          </w:p>
        </w:tc>
        <w:tc>
          <w:tcPr>
            <w:tcW w:w="1154" w:type="dxa"/>
          </w:tcPr>
          <w:p w:rsidR="00497053" w:rsidRDefault="00605630" w14:paraId="1588ED5A" w14:textId="4A636E80">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497053" w:rsidRDefault="00605630" w14:paraId="41064041" w14:textId="172EB88F">
            <w:pPr>
              <w:widowControl w:val="0"/>
              <w:spacing w:after="0"/>
              <w:rPr>
                <w:rFonts w:eastAsia="Calibri" w:cs="Calibri"/>
                <w:sz w:val="16"/>
                <w:szCs w:val="16"/>
                <w:lang w:val="en-US"/>
              </w:rPr>
            </w:pPr>
            <w:r>
              <w:rPr>
                <w:rFonts w:ascii="Calibri" w:hAnsi="Calibri" w:eastAsia="Calibri" w:cs="Calibri"/>
                <w:sz w:val="16"/>
                <w:szCs w:val="16"/>
                <w:lang w:val="en-US"/>
              </w:rPr>
              <w:t>Service provider</w:t>
            </w:r>
          </w:p>
        </w:tc>
        <w:tc>
          <w:tcPr>
            <w:tcW w:w="1280" w:type="dxa"/>
          </w:tcPr>
          <w:p w:rsidR="00497053" w:rsidRDefault="00B252E4" w14:paraId="27DBDE0C" w14:textId="2BD11027">
            <w:pPr>
              <w:widowControl w:val="0"/>
              <w:spacing w:after="0"/>
              <w:rPr>
                <w:rFonts w:eastAsia="Calibri" w:cs="Calibri"/>
                <w:sz w:val="16"/>
                <w:szCs w:val="16"/>
                <w:lang w:val="en-US"/>
              </w:rPr>
            </w:pPr>
            <w:r>
              <w:rPr>
                <w:rFonts w:eastAsia="Calibri" w:cs="Calibri"/>
                <w:sz w:val="16"/>
                <w:szCs w:val="16"/>
                <w:lang w:val="en-US"/>
              </w:rPr>
              <w:t>E - Data</w:t>
            </w:r>
          </w:p>
        </w:tc>
      </w:tr>
    </w:tbl>
    <w:p w:rsidR="007119D6" w:rsidP="00500FF1" w:rsidRDefault="007119D6" w14:paraId="0B4020A7" w14:textId="59B626D8">
      <w:pPr>
        <w:spacing w:after="0"/>
      </w:pPr>
    </w:p>
    <w:p w:rsidR="003135C6" w:rsidP="437B18F5" w:rsidRDefault="006F35B1" w14:paraId="1D7B270A" w14:textId="0EB20574">
      <w:pPr>
        <w:spacing w:after="0" w:line="240" w:lineRule="auto"/>
        <w:rPr>
          <w:lang w:val="en-US"/>
        </w:rPr>
      </w:pPr>
      <w:r>
        <w:rPr>
          <w:noProof/>
        </w:rPr>
        <w:lastRenderedPageBreak/>
        <w:drawing>
          <wp:inline distT="0" distB="0" distL="0" distR="0" wp14:anchorId="6CF551A0" wp14:editId="3F5A8520">
            <wp:extent cx="5722620" cy="5350510"/>
            <wp:effectExtent l="0" t="0" r="0" b="2540"/>
            <wp:docPr id="15393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5350510"/>
                    </a:xfrm>
                    <a:prstGeom prst="rect">
                      <a:avLst/>
                    </a:prstGeom>
                    <a:noFill/>
                    <a:ln>
                      <a:noFill/>
                    </a:ln>
                  </pic:spPr>
                </pic:pic>
              </a:graphicData>
            </a:graphic>
          </wp:inline>
        </w:drawing>
      </w:r>
    </w:p>
    <w:p w:rsidR="006C38C3" w:rsidP="00B4280D" w:rsidRDefault="006C38C3" w14:paraId="6B1BA102" w14:textId="77777777">
      <w:pPr>
        <w:pStyle w:val="Heading3"/>
        <w:rPr>
          <w:lang w:val="en-GB"/>
        </w:rPr>
      </w:pPr>
    </w:p>
    <w:p w:rsidRPr="00682C3D" w:rsidR="00B4280D" w:rsidP="00B4280D" w:rsidRDefault="00B4280D" w14:paraId="626FBF8D" w14:textId="46052491">
      <w:pPr>
        <w:pStyle w:val="Heading3"/>
        <w:rPr>
          <w:lang w:val="en-GB"/>
        </w:rPr>
      </w:pPr>
      <w:r w:rsidRPr="00682C3D">
        <w:rPr>
          <w:lang w:val="en-GB"/>
        </w:rPr>
        <w:t xml:space="preserve">Procedure </w:t>
      </w:r>
      <w:r w:rsidR="006C38C3">
        <w:rPr>
          <w:lang w:val="en-GB"/>
        </w:rPr>
        <w:t>2</w:t>
      </w:r>
      <w:r w:rsidRPr="00682C3D">
        <w:rPr>
          <w:lang w:val="en-GB"/>
        </w:rPr>
        <w:t xml:space="preserve"> –</w:t>
      </w:r>
      <w:r w:rsidR="006C38C3">
        <w:rPr>
          <w:lang w:val="en-GB"/>
        </w:rPr>
        <w:t xml:space="preserve">Final Customer </w:t>
      </w:r>
      <w:r>
        <w:rPr>
          <w:lang w:val="en-GB"/>
        </w:rPr>
        <w:t>access data</w:t>
      </w:r>
    </w:p>
    <w:p w:rsidR="00B4280D" w:rsidP="00B4280D" w:rsidRDefault="00B4280D" w14:paraId="74146540" w14:textId="77777777">
      <w:pPr>
        <w:spacing w:after="0"/>
        <w:rPr>
          <w:b/>
          <w:bCs/>
          <w:highlight w:val="yellow"/>
          <w:u w:val="single"/>
          <w:lang w:val="en-GB"/>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B4280D" w:rsidTr="00475172" w14:paraId="77503339" w14:textId="77777777">
        <w:tc>
          <w:tcPr>
            <w:tcW w:w="676" w:type="dxa"/>
            <w:shd w:val="clear" w:color="auto" w:fill="D0CECE" w:themeFill="background2" w:themeFillShade="E6"/>
          </w:tcPr>
          <w:p w:rsidR="00B4280D" w:rsidP="00475172" w:rsidRDefault="00B4280D" w14:paraId="4D7D5112" w14:textId="77777777">
            <w:pPr>
              <w:widowControl w:val="0"/>
              <w:spacing w:after="0"/>
              <w:rPr>
                <w:rFonts w:ascii="Arial" w:hAnsi="Arial" w:eastAsia="Arial" w:cs="Arial"/>
                <w:color w:val="000000" w:themeColor="text1"/>
                <w:sz w:val="16"/>
                <w:szCs w:val="16"/>
              </w:rPr>
            </w:pPr>
            <w:r w:rsidRPr="111B2054">
              <w:rPr>
                <w:lang w:val="en-US"/>
              </w:rPr>
              <w:br w:type="page"/>
            </w:r>
            <w:r>
              <w:rPr>
                <w:rFonts w:ascii="Arial" w:hAnsi="Arial" w:eastAsia="Arial" w:cs="Arial"/>
                <w:b/>
                <w:bCs/>
                <w:i/>
                <w:iCs/>
                <w:color w:val="000000" w:themeColor="text1"/>
                <w:sz w:val="16"/>
                <w:szCs w:val="16"/>
                <w:lang w:val="en-GB"/>
              </w:rPr>
              <w:t>Step No.</w:t>
            </w:r>
          </w:p>
        </w:tc>
        <w:tc>
          <w:tcPr>
            <w:tcW w:w="1680" w:type="dxa"/>
            <w:shd w:val="clear" w:color="auto" w:fill="D0CECE" w:themeFill="background2" w:themeFillShade="E6"/>
          </w:tcPr>
          <w:p w:rsidR="00B4280D" w:rsidP="00475172" w:rsidRDefault="00B4280D" w14:paraId="5B9BED17" w14:textId="77777777">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w:t>
            </w:r>
          </w:p>
        </w:tc>
        <w:tc>
          <w:tcPr>
            <w:tcW w:w="3165" w:type="dxa"/>
            <w:shd w:val="clear" w:color="auto" w:fill="D0CECE" w:themeFill="background2" w:themeFillShade="E6"/>
          </w:tcPr>
          <w:p w:rsidR="00B4280D" w:rsidP="00475172" w:rsidRDefault="00B4280D" w14:paraId="07E36520" w14:textId="77777777">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 description</w:t>
            </w:r>
          </w:p>
        </w:tc>
        <w:tc>
          <w:tcPr>
            <w:tcW w:w="1154" w:type="dxa"/>
            <w:shd w:val="clear" w:color="auto" w:fill="D0CECE" w:themeFill="background2" w:themeFillShade="E6"/>
          </w:tcPr>
          <w:p w:rsidR="00B4280D" w:rsidP="00475172" w:rsidRDefault="00B4280D" w14:paraId="39AB20F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producer (actor)</w:t>
            </w:r>
          </w:p>
        </w:tc>
        <w:tc>
          <w:tcPr>
            <w:tcW w:w="1195" w:type="dxa"/>
            <w:shd w:val="clear" w:color="auto" w:fill="D0CECE" w:themeFill="background2" w:themeFillShade="E6"/>
          </w:tcPr>
          <w:p w:rsidR="00B4280D" w:rsidP="00475172" w:rsidRDefault="00B4280D" w14:paraId="751C813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receiver (actor)</w:t>
            </w:r>
          </w:p>
        </w:tc>
        <w:tc>
          <w:tcPr>
            <w:tcW w:w="1280" w:type="dxa"/>
            <w:shd w:val="clear" w:color="auto" w:fill="D0CECE" w:themeFill="background2" w:themeFillShade="E6"/>
          </w:tcPr>
          <w:p w:rsidR="00B4280D" w:rsidP="00475172" w:rsidRDefault="00B4280D" w14:paraId="6196F55F"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(IDs)</w:t>
            </w:r>
          </w:p>
        </w:tc>
      </w:tr>
      <w:tr w:rsidR="00B4280D" w:rsidTr="00475172" w14:paraId="039114E4" w14:textId="77777777">
        <w:tc>
          <w:tcPr>
            <w:tcW w:w="676" w:type="dxa"/>
          </w:tcPr>
          <w:p w:rsidR="00B4280D" w:rsidP="00475172" w:rsidRDefault="00B4280D" w14:paraId="5AC9F942" w14:textId="77777777">
            <w:pPr>
              <w:widowControl w:val="0"/>
              <w:spacing w:after="0"/>
              <w:rPr>
                <w:rFonts w:ascii="Calibri" w:hAnsi="Calibri" w:eastAsia="Calibri" w:cs="Calibri"/>
                <w:sz w:val="16"/>
                <w:szCs w:val="16"/>
              </w:rPr>
            </w:pPr>
            <w:r>
              <w:rPr>
                <w:rFonts w:eastAsia="Calibri" w:cs="Calibri"/>
                <w:sz w:val="16"/>
                <w:szCs w:val="16"/>
                <w:lang w:val="en-US"/>
              </w:rPr>
              <w:t>1.1</w:t>
            </w:r>
          </w:p>
        </w:tc>
        <w:tc>
          <w:tcPr>
            <w:tcW w:w="1680" w:type="dxa"/>
          </w:tcPr>
          <w:p w:rsidR="00B4280D" w:rsidP="00475172" w:rsidRDefault="00B4280D" w14:paraId="116C3405" w14:textId="35284EEC">
            <w:pPr>
              <w:widowControl w:val="0"/>
              <w:spacing w:after="0"/>
              <w:rPr>
                <w:rFonts w:ascii="Calibri" w:hAnsi="Calibri" w:eastAsia="Calibri" w:cs="Calibri"/>
                <w:sz w:val="16"/>
                <w:szCs w:val="16"/>
              </w:rPr>
            </w:pPr>
            <w:r w:rsidRPr="00476450">
              <w:rPr>
                <w:rFonts w:eastAsia="Calibri" w:cs="Calibri"/>
                <w:sz w:val="16"/>
                <w:szCs w:val="16"/>
                <w:lang w:val="en-US"/>
              </w:rPr>
              <w:t>Authenticate</w:t>
            </w:r>
            <w:r w:rsidR="005D4D0A">
              <w:rPr>
                <w:rFonts w:eastAsia="Calibri" w:cs="Calibri"/>
                <w:sz w:val="16"/>
                <w:szCs w:val="16"/>
                <w:lang w:val="en-US"/>
              </w:rPr>
              <w:t xml:space="preserve"> Final Customer</w:t>
            </w:r>
          </w:p>
        </w:tc>
        <w:tc>
          <w:tcPr>
            <w:tcW w:w="3165" w:type="dxa"/>
          </w:tcPr>
          <w:p w:rsidR="00B4280D" w:rsidP="00475172" w:rsidRDefault="00B4280D" w14:paraId="7F144B86" w14:textId="1A7D74EF">
            <w:pPr>
              <w:widowControl w:val="0"/>
              <w:spacing w:after="0"/>
              <w:rPr>
                <w:rFonts w:ascii="Calibri" w:hAnsi="Calibri" w:eastAsia="Calibri" w:cs="Calibri"/>
                <w:sz w:val="16"/>
                <w:szCs w:val="16"/>
                <w:lang w:val="en-US"/>
              </w:rPr>
            </w:pPr>
            <w:r>
              <w:rPr>
                <w:rFonts w:ascii="Calibri" w:hAnsi="Calibri" w:eastAsia="Calibri" w:cs="Calibri"/>
                <w:sz w:val="16"/>
                <w:szCs w:val="16"/>
                <w:lang w:val="en-US"/>
              </w:rPr>
              <w:t xml:space="preserve">The </w:t>
            </w:r>
            <w:r w:rsidR="005D4D0A">
              <w:rPr>
                <w:rFonts w:ascii="Calibri" w:hAnsi="Calibri" w:eastAsia="Calibri" w:cs="Calibri"/>
                <w:sz w:val="16"/>
                <w:szCs w:val="16"/>
                <w:lang w:val="en-US"/>
              </w:rPr>
              <w:t xml:space="preserve">final customer </w:t>
            </w:r>
            <w:r>
              <w:rPr>
                <w:rFonts w:ascii="Calibri" w:hAnsi="Calibri" w:eastAsia="Calibri" w:cs="Calibri"/>
                <w:sz w:val="16"/>
                <w:szCs w:val="16"/>
                <w:lang w:val="en-US"/>
              </w:rPr>
              <w:t>logs in to the platform through an identity provider</w:t>
            </w:r>
          </w:p>
        </w:tc>
        <w:tc>
          <w:tcPr>
            <w:tcW w:w="1154" w:type="dxa"/>
          </w:tcPr>
          <w:p w:rsidR="00B4280D" w:rsidP="00475172" w:rsidRDefault="005D4D0A" w14:paraId="48A25E39" w14:textId="6ADF06D8">
            <w:pPr>
              <w:widowControl w:val="0"/>
              <w:spacing w:after="0"/>
              <w:rPr>
                <w:rFonts w:ascii="Calibri" w:hAnsi="Calibri" w:eastAsia="Calibri" w:cs="Calibri"/>
                <w:sz w:val="16"/>
                <w:szCs w:val="16"/>
                <w:lang w:val="en-US"/>
              </w:rPr>
            </w:pPr>
            <w:r>
              <w:rPr>
                <w:rFonts w:ascii="Calibri" w:hAnsi="Calibri" w:eastAsia="Calibri" w:cs="Calibri"/>
                <w:sz w:val="16"/>
                <w:szCs w:val="16"/>
                <w:lang w:val="en-US"/>
              </w:rPr>
              <w:t>Final Customer</w:t>
            </w:r>
          </w:p>
        </w:tc>
        <w:tc>
          <w:tcPr>
            <w:tcW w:w="1195" w:type="dxa"/>
          </w:tcPr>
          <w:p w:rsidR="00B4280D" w:rsidP="00475172" w:rsidRDefault="005D4D0A" w14:paraId="18058501" w14:textId="416BF517">
            <w:pPr>
              <w:widowControl w:val="0"/>
              <w:spacing w:after="0"/>
              <w:rPr>
                <w:rFonts w:ascii="Calibri" w:hAnsi="Calibri" w:eastAsia="Calibri" w:cs="Calibri"/>
                <w:sz w:val="16"/>
                <w:szCs w:val="16"/>
              </w:rPr>
            </w:pPr>
            <w:r>
              <w:rPr>
                <w:rFonts w:ascii="Calibri" w:hAnsi="Calibri" w:eastAsia="Calibri" w:cs="Calibri"/>
                <w:sz w:val="16"/>
                <w:szCs w:val="16"/>
                <w:lang w:val="en-US"/>
              </w:rPr>
              <w:t>Final Customer</w:t>
            </w:r>
          </w:p>
        </w:tc>
        <w:tc>
          <w:tcPr>
            <w:tcW w:w="1280" w:type="dxa"/>
          </w:tcPr>
          <w:p w:rsidR="00B4280D" w:rsidP="00475172" w:rsidRDefault="00B4280D" w14:paraId="26CC381A" w14:textId="77777777">
            <w:pPr>
              <w:widowControl w:val="0"/>
              <w:spacing w:after="0"/>
              <w:rPr>
                <w:rFonts w:ascii="Calibri" w:hAnsi="Calibri" w:eastAsia="Calibri" w:cs="Calibri"/>
                <w:sz w:val="16"/>
                <w:szCs w:val="16"/>
                <w:lang w:val="en-US"/>
              </w:rPr>
            </w:pPr>
            <w:r>
              <w:rPr>
                <w:rFonts w:ascii="Calibri" w:hAnsi="Calibri" w:eastAsia="Calibri" w:cs="Calibri"/>
                <w:sz w:val="16"/>
                <w:szCs w:val="16"/>
                <w:lang w:val="en-US"/>
              </w:rPr>
              <w:t>A - Identity</w:t>
            </w:r>
          </w:p>
        </w:tc>
      </w:tr>
      <w:tr w:rsidR="00B4280D" w:rsidTr="00475172" w14:paraId="6534B72B" w14:textId="77777777">
        <w:tc>
          <w:tcPr>
            <w:tcW w:w="676" w:type="dxa"/>
          </w:tcPr>
          <w:p w:rsidR="00B4280D" w:rsidP="00475172" w:rsidRDefault="00B4280D" w14:paraId="6FDB2154" w14:textId="77777777">
            <w:pPr>
              <w:widowControl w:val="0"/>
              <w:spacing w:after="0"/>
              <w:rPr>
                <w:rFonts w:ascii="Calibri" w:hAnsi="Calibri" w:eastAsia="Calibri" w:cs="Calibri"/>
                <w:sz w:val="16"/>
                <w:szCs w:val="16"/>
              </w:rPr>
            </w:pPr>
            <w:r>
              <w:rPr>
                <w:rFonts w:eastAsia="Calibri" w:cs="Calibri"/>
                <w:sz w:val="16"/>
                <w:szCs w:val="16"/>
                <w:lang w:val="en-US"/>
              </w:rPr>
              <w:t>1.2</w:t>
            </w:r>
          </w:p>
        </w:tc>
        <w:tc>
          <w:tcPr>
            <w:tcW w:w="1680" w:type="dxa"/>
          </w:tcPr>
          <w:p w:rsidR="00B4280D" w:rsidP="00475172" w:rsidRDefault="00B4280D" w14:paraId="449A7DB0" w14:textId="77777777">
            <w:pPr>
              <w:widowControl w:val="0"/>
              <w:spacing w:after="0"/>
              <w:rPr>
                <w:rFonts w:ascii="Calibri" w:hAnsi="Calibri" w:eastAsia="Calibri" w:cs="Calibri"/>
                <w:sz w:val="16"/>
                <w:szCs w:val="16"/>
              </w:rPr>
            </w:pPr>
            <w:r>
              <w:rPr>
                <w:rFonts w:eastAsia="Calibri" w:cs="Calibri"/>
                <w:sz w:val="16"/>
                <w:szCs w:val="16"/>
                <w:lang w:val="en-US"/>
              </w:rPr>
              <w:t>Acquire identity</w:t>
            </w:r>
          </w:p>
        </w:tc>
        <w:tc>
          <w:tcPr>
            <w:tcW w:w="3165" w:type="dxa"/>
          </w:tcPr>
          <w:p w:rsidR="00B4280D" w:rsidP="00475172" w:rsidRDefault="00B4280D" w14:paraId="75D4B19C" w14:textId="584883AC">
            <w:pPr>
              <w:widowControl w:val="0"/>
              <w:spacing w:after="0"/>
              <w:rPr>
                <w:rFonts w:ascii="Calibri" w:hAnsi="Calibri" w:eastAsia="Calibri" w:cs="Calibri"/>
                <w:sz w:val="16"/>
                <w:szCs w:val="16"/>
                <w:lang w:val="en-US"/>
              </w:rPr>
            </w:pPr>
            <w:r>
              <w:rPr>
                <w:rFonts w:ascii="Calibri" w:hAnsi="Calibri" w:eastAsia="Calibri" w:cs="Calibri"/>
                <w:sz w:val="16"/>
                <w:szCs w:val="16"/>
                <w:lang w:val="en-US"/>
              </w:rPr>
              <w:t xml:space="preserve">The identity provider grants the </w:t>
            </w:r>
            <w:r w:rsidR="005D4D0A">
              <w:rPr>
                <w:rFonts w:ascii="Calibri" w:hAnsi="Calibri" w:eastAsia="Calibri" w:cs="Calibri"/>
                <w:sz w:val="16"/>
                <w:szCs w:val="16"/>
                <w:lang w:val="en-US"/>
              </w:rPr>
              <w:t>Final Customer</w:t>
            </w:r>
            <w:r>
              <w:rPr>
                <w:rFonts w:ascii="Calibri" w:hAnsi="Calibri" w:eastAsia="Calibri" w:cs="Calibri"/>
                <w:sz w:val="16"/>
                <w:szCs w:val="16"/>
                <w:lang w:val="en-US"/>
              </w:rPr>
              <w:t xml:space="preserve"> an identity in the form of a token</w:t>
            </w:r>
          </w:p>
        </w:tc>
        <w:tc>
          <w:tcPr>
            <w:tcW w:w="1154" w:type="dxa"/>
          </w:tcPr>
          <w:p w:rsidR="00B4280D" w:rsidP="00475172" w:rsidRDefault="005D4D0A" w14:paraId="7BAEA45B" w14:textId="69B694DF">
            <w:pPr>
              <w:widowControl w:val="0"/>
              <w:spacing w:after="0"/>
              <w:rPr>
                <w:rFonts w:ascii="Calibri" w:hAnsi="Calibri" w:eastAsia="Calibri" w:cs="Calibri"/>
                <w:sz w:val="16"/>
                <w:szCs w:val="16"/>
              </w:rPr>
            </w:pPr>
            <w:r>
              <w:rPr>
                <w:rFonts w:ascii="Calibri" w:hAnsi="Calibri" w:eastAsia="Calibri" w:cs="Calibri"/>
                <w:sz w:val="16"/>
                <w:szCs w:val="16"/>
                <w:lang w:val="en-US"/>
              </w:rPr>
              <w:t>Final Customer</w:t>
            </w:r>
          </w:p>
        </w:tc>
        <w:tc>
          <w:tcPr>
            <w:tcW w:w="1195" w:type="dxa"/>
          </w:tcPr>
          <w:p w:rsidR="00B4280D" w:rsidP="00475172" w:rsidRDefault="00B4280D" w14:paraId="75E42C78" w14:textId="77777777">
            <w:pPr>
              <w:widowControl w:val="0"/>
              <w:spacing w:after="0"/>
              <w:rPr>
                <w:rFonts w:ascii="Calibri" w:hAnsi="Calibri" w:eastAsia="Calibri" w:cs="Calibri"/>
                <w:sz w:val="16"/>
                <w:szCs w:val="16"/>
                <w:lang w:val="en-US"/>
              </w:rPr>
            </w:pPr>
            <w:r>
              <w:rPr>
                <w:rFonts w:ascii="Calibri" w:hAnsi="Calibri" w:eastAsia="Calibri" w:cs="Calibri"/>
                <w:sz w:val="16"/>
                <w:szCs w:val="16"/>
                <w:lang w:val="en-US"/>
              </w:rPr>
              <w:t>Identity Provider</w:t>
            </w:r>
          </w:p>
        </w:tc>
        <w:tc>
          <w:tcPr>
            <w:tcW w:w="1280" w:type="dxa"/>
          </w:tcPr>
          <w:p w:rsidR="00B4280D" w:rsidP="00475172" w:rsidRDefault="00B4280D" w14:paraId="4D8AE9B6" w14:textId="77777777">
            <w:pPr>
              <w:widowControl w:val="0"/>
              <w:spacing w:after="0"/>
              <w:rPr>
                <w:rFonts w:ascii="Calibri" w:hAnsi="Calibri" w:eastAsia="Calibri" w:cs="Calibri"/>
                <w:sz w:val="16"/>
                <w:szCs w:val="16"/>
                <w:lang w:val="en-US"/>
              </w:rPr>
            </w:pPr>
            <w:r>
              <w:rPr>
                <w:rFonts w:ascii="Calibri" w:hAnsi="Calibri" w:eastAsia="Calibri" w:cs="Calibri"/>
                <w:sz w:val="16"/>
                <w:szCs w:val="16"/>
                <w:lang w:val="en-US"/>
              </w:rPr>
              <w:t>A – Identity</w:t>
            </w:r>
          </w:p>
        </w:tc>
      </w:tr>
      <w:tr w:rsidR="00B4280D" w:rsidTr="00475172" w14:paraId="0FBC01E4" w14:textId="77777777">
        <w:tc>
          <w:tcPr>
            <w:tcW w:w="676" w:type="dxa"/>
          </w:tcPr>
          <w:p w:rsidR="00B4280D" w:rsidP="00475172" w:rsidRDefault="00B4280D" w14:paraId="3F1D7FE9" w14:textId="454E3053">
            <w:pPr>
              <w:widowControl w:val="0"/>
              <w:spacing w:after="0"/>
              <w:rPr>
                <w:rFonts w:eastAsia="Calibri" w:cs="Calibri"/>
                <w:sz w:val="16"/>
                <w:szCs w:val="16"/>
                <w:lang w:val="en-US"/>
              </w:rPr>
            </w:pPr>
            <w:r>
              <w:rPr>
                <w:rFonts w:eastAsia="Calibri" w:cs="Calibri"/>
                <w:sz w:val="16"/>
                <w:szCs w:val="16"/>
                <w:lang w:val="en-US"/>
              </w:rPr>
              <w:t>1.</w:t>
            </w:r>
            <w:r w:rsidR="008465AA">
              <w:rPr>
                <w:rFonts w:eastAsia="Calibri" w:cs="Calibri"/>
                <w:sz w:val="16"/>
                <w:szCs w:val="16"/>
                <w:lang w:val="en-US"/>
              </w:rPr>
              <w:t>3</w:t>
            </w:r>
          </w:p>
        </w:tc>
        <w:tc>
          <w:tcPr>
            <w:tcW w:w="1680" w:type="dxa"/>
          </w:tcPr>
          <w:p w:rsidR="00B4280D" w:rsidP="00475172" w:rsidRDefault="00B4280D" w14:paraId="69C0D832" w14:textId="77777777">
            <w:pPr>
              <w:widowControl w:val="0"/>
              <w:spacing w:after="0"/>
              <w:rPr>
                <w:rFonts w:eastAsia="Calibri" w:cs="Calibri"/>
                <w:sz w:val="16"/>
                <w:szCs w:val="16"/>
                <w:lang w:val="en-US"/>
              </w:rPr>
            </w:pPr>
            <w:r>
              <w:rPr>
                <w:rFonts w:eastAsia="Calibri" w:cs="Calibri"/>
                <w:sz w:val="16"/>
                <w:szCs w:val="16"/>
                <w:lang w:val="en-US"/>
              </w:rPr>
              <w:t xml:space="preserve">Verify credentials </w:t>
            </w:r>
          </w:p>
        </w:tc>
        <w:tc>
          <w:tcPr>
            <w:tcW w:w="3165" w:type="dxa"/>
          </w:tcPr>
          <w:p w:rsidR="00B4280D" w:rsidP="00475172" w:rsidRDefault="00B4280D" w14:paraId="2632EC1A" w14:textId="1EB8F003">
            <w:pPr>
              <w:widowControl w:val="0"/>
              <w:spacing w:after="0"/>
              <w:rPr>
                <w:rFonts w:eastAsia="Calibri" w:cs="Calibri"/>
                <w:sz w:val="16"/>
                <w:szCs w:val="16"/>
                <w:lang w:val="en-US"/>
              </w:rPr>
            </w:pPr>
            <w:r>
              <w:rPr>
                <w:rFonts w:eastAsia="Calibri" w:cs="Calibri"/>
                <w:sz w:val="16"/>
                <w:szCs w:val="16"/>
                <w:lang w:val="en-US"/>
              </w:rPr>
              <w:t>The</w:t>
            </w:r>
            <w:r w:rsidR="008465AA">
              <w:rPr>
                <w:rFonts w:ascii="Calibri" w:hAnsi="Calibri" w:eastAsia="Calibri" w:cs="Calibri"/>
                <w:sz w:val="16"/>
                <w:szCs w:val="16"/>
                <w:lang w:val="en-US"/>
              </w:rPr>
              <w:t xml:space="preserve"> Final Customer</w:t>
            </w:r>
            <w:r>
              <w:rPr>
                <w:rFonts w:eastAsia="Calibri" w:cs="Calibri"/>
                <w:sz w:val="16"/>
                <w:szCs w:val="16"/>
                <w:lang w:val="en-US"/>
              </w:rPr>
              <w:t xml:space="preserve"> accesses the CDK platform and starts out by identifying themselves with the previously acquired token. The token is then verified against the identity provider.</w:t>
            </w:r>
          </w:p>
        </w:tc>
        <w:tc>
          <w:tcPr>
            <w:tcW w:w="1154" w:type="dxa"/>
          </w:tcPr>
          <w:p w:rsidR="00B4280D" w:rsidP="00475172" w:rsidRDefault="00B4280D" w14:paraId="0A98778B" w14:textId="77777777">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B4280D" w:rsidP="00475172" w:rsidRDefault="00B4280D" w14:paraId="162EB7A9" w14:textId="77777777">
            <w:pPr>
              <w:widowControl w:val="0"/>
              <w:spacing w:after="0"/>
              <w:rPr>
                <w:rFonts w:eastAsia="Calibri" w:cs="Calibri"/>
                <w:sz w:val="16"/>
                <w:szCs w:val="16"/>
                <w:lang w:val="en-US"/>
              </w:rPr>
            </w:pPr>
            <w:r>
              <w:rPr>
                <w:rFonts w:eastAsia="Calibri" w:cs="Calibri"/>
                <w:sz w:val="16"/>
                <w:szCs w:val="16"/>
                <w:lang w:val="en-US"/>
              </w:rPr>
              <w:t>Identity Provider</w:t>
            </w:r>
          </w:p>
        </w:tc>
        <w:tc>
          <w:tcPr>
            <w:tcW w:w="1280" w:type="dxa"/>
          </w:tcPr>
          <w:p w:rsidR="00B4280D" w:rsidP="00475172" w:rsidRDefault="00B4280D" w14:paraId="19488FA9" w14:textId="77777777">
            <w:pPr>
              <w:widowControl w:val="0"/>
              <w:spacing w:after="0"/>
              <w:rPr>
                <w:rFonts w:eastAsia="Calibri" w:cs="Calibri"/>
                <w:sz w:val="16"/>
                <w:szCs w:val="16"/>
                <w:lang w:val="en-US"/>
              </w:rPr>
            </w:pPr>
            <w:r>
              <w:rPr>
                <w:rFonts w:ascii="Calibri" w:hAnsi="Calibri" w:eastAsia="Calibri" w:cs="Calibri"/>
                <w:sz w:val="16"/>
                <w:szCs w:val="16"/>
                <w:lang w:val="en-US"/>
              </w:rPr>
              <w:t>A – Identity</w:t>
            </w:r>
          </w:p>
        </w:tc>
      </w:tr>
      <w:tr w:rsidR="00B4280D" w:rsidTr="00475172" w14:paraId="2C87A458" w14:textId="77777777">
        <w:tc>
          <w:tcPr>
            <w:tcW w:w="676" w:type="dxa"/>
          </w:tcPr>
          <w:p w:rsidR="00B4280D" w:rsidP="00475172" w:rsidRDefault="00B4280D" w14:paraId="3AA143D9" w14:textId="61E841FA">
            <w:pPr>
              <w:widowControl w:val="0"/>
              <w:spacing w:after="0"/>
              <w:rPr>
                <w:rFonts w:eastAsia="Calibri" w:cs="Calibri"/>
                <w:sz w:val="16"/>
                <w:szCs w:val="16"/>
                <w:lang w:val="en-US"/>
              </w:rPr>
            </w:pPr>
            <w:r>
              <w:rPr>
                <w:rFonts w:eastAsia="Calibri" w:cs="Calibri"/>
                <w:sz w:val="16"/>
                <w:szCs w:val="16"/>
                <w:lang w:val="en-US"/>
              </w:rPr>
              <w:t>1.</w:t>
            </w:r>
            <w:r w:rsidR="008465AA">
              <w:rPr>
                <w:rFonts w:eastAsia="Calibri" w:cs="Calibri"/>
                <w:sz w:val="16"/>
                <w:szCs w:val="16"/>
                <w:lang w:val="en-US"/>
              </w:rPr>
              <w:t>4</w:t>
            </w:r>
          </w:p>
        </w:tc>
        <w:tc>
          <w:tcPr>
            <w:tcW w:w="1680" w:type="dxa"/>
          </w:tcPr>
          <w:p w:rsidR="00B4280D" w:rsidP="00475172" w:rsidRDefault="005D4B57" w14:paraId="57B4A243" w14:textId="3DB6ACC7">
            <w:pPr>
              <w:widowControl w:val="0"/>
              <w:spacing w:after="0"/>
              <w:rPr>
                <w:rFonts w:eastAsia="Calibri" w:cs="Calibri"/>
                <w:sz w:val="16"/>
                <w:szCs w:val="16"/>
                <w:lang w:val="en-US"/>
              </w:rPr>
            </w:pPr>
            <w:r>
              <w:rPr>
                <w:rFonts w:eastAsia="Calibri" w:cs="Calibri"/>
                <w:sz w:val="16"/>
                <w:szCs w:val="16"/>
                <w:lang w:val="en-US"/>
              </w:rPr>
              <w:t>Link customer to installation point(s)</w:t>
            </w:r>
          </w:p>
        </w:tc>
        <w:tc>
          <w:tcPr>
            <w:tcW w:w="3165" w:type="dxa"/>
          </w:tcPr>
          <w:p w:rsidR="00B4280D" w:rsidP="00475172" w:rsidRDefault="00A90BDE" w14:paraId="47C1DAA7" w14:textId="7900ABDE">
            <w:pPr>
              <w:widowControl w:val="0"/>
              <w:spacing w:after="0"/>
              <w:rPr>
                <w:rFonts w:eastAsia="Calibri" w:cs="Calibri"/>
                <w:sz w:val="16"/>
                <w:szCs w:val="16"/>
                <w:lang w:val="en-US"/>
              </w:rPr>
            </w:pPr>
            <w:r>
              <w:rPr>
                <w:rFonts w:eastAsia="Calibri" w:cs="Calibri"/>
                <w:sz w:val="16"/>
                <w:szCs w:val="16"/>
                <w:lang w:val="en-US"/>
              </w:rPr>
              <w:t>The Final Customer is linked to their installation points</w:t>
            </w:r>
          </w:p>
        </w:tc>
        <w:tc>
          <w:tcPr>
            <w:tcW w:w="1154" w:type="dxa"/>
          </w:tcPr>
          <w:p w:rsidR="00B4280D" w:rsidP="00475172" w:rsidRDefault="005D4B57" w14:paraId="72EE0B3C" w14:textId="549942D9">
            <w:pPr>
              <w:widowControl w:val="0"/>
              <w:spacing w:after="0"/>
              <w:rPr>
                <w:rFonts w:eastAsia="Calibri" w:cs="Calibri"/>
                <w:sz w:val="16"/>
                <w:szCs w:val="16"/>
                <w:lang w:val="en-US"/>
              </w:rPr>
            </w:pPr>
            <w:r>
              <w:rPr>
                <w:rFonts w:ascii="Calibri" w:hAnsi="Calibri" w:eastAsia="Calibri" w:cs="Calibri"/>
                <w:sz w:val="16"/>
                <w:szCs w:val="16"/>
                <w:lang w:val="en-US"/>
              </w:rPr>
              <w:t>CDK</w:t>
            </w:r>
          </w:p>
        </w:tc>
        <w:tc>
          <w:tcPr>
            <w:tcW w:w="1195" w:type="dxa"/>
          </w:tcPr>
          <w:p w:rsidR="00B4280D" w:rsidP="00475172" w:rsidRDefault="005D4B57" w14:paraId="31320372" w14:textId="7C9765A7">
            <w:pPr>
              <w:widowControl w:val="0"/>
              <w:spacing w:after="0"/>
              <w:rPr>
                <w:rFonts w:eastAsia="Calibri" w:cs="Calibri"/>
                <w:sz w:val="16"/>
                <w:szCs w:val="16"/>
                <w:lang w:val="en-US"/>
              </w:rPr>
            </w:pPr>
            <w:r>
              <w:rPr>
                <w:rFonts w:eastAsia="Calibri" w:cs="Calibri"/>
                <w:sz w:val="16"/>
                <w:szCs w:val="16"/>
                <w:lang w:val="en-US"/>
              </w:rPr>
              <w:t>Utility Company</w:t>
            </w:r>
          </w:p>
        </w:tc>
        <w:tc>
          <w:tcPr>
            <w:tcW w:w="1280" w:type="dxa"/>
          </w:tcPr>
          <w:p w:rsidR="00B4280D" w:rsidP="00475172" w:rsidRDefault="005D4B57" w14:paraId="66BAEF9F" w14:textId="15569A76">
            <w:pPr>
              <w:widowControl w:val="0"/>
              <w:spacing w:after="0"/>
              <w:rPr>
                <w:rFonts w:eastAsia="Calibri" w:cs="Calibri"/>
                <w:sz w:val="16"/>
                <w:szCs w:val="16"/>
                <w:lang w:val="en-US"/>
              </w:rPr>
            </w:pPr>
            <w:r>
              <w:rPr>
                <w:rFonts w:eastAsia="Calibri" w:cs="Calibri"/>
                <w:sz w:val="16"/>
                <w:szCs w:val="16"/>
                <w:lang w:val="en-US"/>
              </w:rPr>
              <w:t>F</w:t>
            </w:r>
            <w:r w:rsidR="00B4280D">
              <w:rPr>
                <w:rFonts w:eastAsia="Calibri" w:cs="Calibri"/>
                <w:sz w:val="16"/>
                <w:szCs w:val="16"/>
                <w:lang w:val="en-US"/>
              </w:rPr>
              <w:t xml:space="preserve"> – </w:t>
            </w:r>
            <w:r w:rsidR="00A90BDE">
              <w:rPr>
                <w:rFonts w:eastAsia="Calibri" w:cs="Calibri"/>
                <w:sz w:val="16"/>
                <w:szCs w:val="16"/>
                <w:lang w:val="en-US"/>
              </w:rPr>
              <w:t>Installation point ownership</w:t>
            </w:r>
          </w:p>
        </w:tc>
      </w:tr>
      <w:tr w:rsidR="00B4280D" w:rsidTr="00475172" w14:paraId="0466D9D9" w14:textId="77777777">
        <w:tc>
          <w:tcPr>
            <w:tcW w:w="676" w:type="dxa"/>
          </w:tcPr>
          <w:p w:rsidR="00B4280D" w:rsidP="00475172" w:rsidRDefault="00B4280D" w14:paraId="6AB887ED" w14:textId="45E6D47F">
            <w:pPr>
              <w:widowControl w:val="0"/>
              <w:spacing w:after="0"/>
              <w:rPr>
                <w:rFonts w:ascii="Calibri" w:hAnsi="Calibri" w:eastAsia="Calibri" w:cs="Calibri"/>
                <w:sz w:val="16"/>
                <w:szCs w:val="16"/>
                <w:lang w:val="en-US"/>
              </w:rPr>
            </w:pPr>
            <w:r>
              <w:rPr>
                <w:rFonts w:eastAsia="Calibri" w:cs="Calibri"/>
                <w:sz w:val="16"/>
                <w:szCs w:val="16"/>
                <w:lang w:val="en-US"/>
              </w:rPr>
              <w:t>1.</w:t>
            </w:r>
            <w:r w:rsidR="00A90BDE">
              <w:rPr>
                <w:rFonts w:eastAsia="Calibri" w:cs="Calibri"/>
                <w:sz w:val="16"/>
                <w:szCs w:val="16"/>
                <w:lang w:val="en-US"/>
              </w:rPr>
              <w:t>5</w:t>
            </w:r>
          </w:p>
        </w:tc>
        <w:tc>
          <w:tcPr>
            <w:tcW w:w="1680" w:type="dxa"/>
          </w:tcPr>
          <w:p w:rsidRPr="000C140B" w:rsidR="00B4280D" w:rsidP="00475172" w:rsidRDefault="00A90BDE" w14:paraId="444385A2" w14:textId="74FDB8D9">
            <w:pPr>
              <w:widowControl w:val="0"/>
              <w:spacing w:after="0"/>
              <w:rPr>
                <w:sz w:val="16"/>
                <w:szCs w:val="16"/>
              </w:rPr>
            </w:pPr>
            <w:r>
              <w:rPr>
                <w:sz w:val="16"/>
                <w:szCs w:val="16"/>
              </w:rPr>
              <w:t>Get list of installation point(s)</w:t>
            </w:r>
          </w:p>
        </w:tc>
        <w:tc>
          <w:tcPr>
            <w:tcW w:w="3165" w:type="dxa"/>
          </w:tcPr>
          <w:p w:rsidR="00B4280D" w:rsidP="00475172" w:rsidRDefault="00AC36D6" w14:paraId="6D6A7F53" w14:textId="0457FCFF">
            <w:pPr>
              <w:widowControl w:val="0"/>
              <w:spacing w:after="0"/>
              <w:rPr>
                <w:rFonts w:ascii="Calibri" w:hAnsi="Calibri" w:eastAsia="Calibri" w:cs="Calibri"/>
                <w:sz w:val="16"/>
                <w:szCs w:val="16"/>
                <w:lang w:val="en-US"/>
              </w:rPr>
            </w:pPr>
            <w:r>
              <w:rPr>
                <w:rFonts w:ascii="Calibri" w:hAnsi="Calibri" w:eastAsia="Calibri" w:cs="Calibri"/>
                <w:sz w:val="16"/>
                <w:szCs w:val="16"/>
                <w:lang w:val="en-US"/>
              </w:rPr>
              <w:t>The Final Customer can see their own installation point(s)</w:t>
            </w:r>
            <w:r w:rsidR="00B4280D">
              <w:rPr>
                <w:rFonts w:ascii="Calibri" w:hAnsi="Calibri" w:eastAsia="Calibri" w:cs="Calibri"/>
                <w:sz w:val="16"/>
                <w:szCs w:val="16"/>
                <w:lang w:val="en-US"/>
              </w:rPr>
              <w:t xml:space="preserve"> </w:t>
            </w:r>
          </w:p>
        </w:tc>
        <w:tc>
          <w:tcPr>
            <w:tcW w:w="1154" w:type="dxa"/>
          </w:tcPr>
          <w:p w:rsidR="00B4280D" w:rsidP="00475172" w:rsidRDefault="00B4280D" w14:paraId="29A38D70" w14:textId="77777777">
            <w:pPr>
              <w:widowControl w:val="0"/>
              <w:spacing w:after="0"/>
              <w:rPr>
                <w:rFonts w:ascii="Calibri" w:hAnsi="Calibri" w:eastAsia="Calibri" w:cs="Calibri"/>
                <w:sz w:val="16"/>
                <w:szCs w:val="16"/>
                <w:lang w:val="en-US"/>
              </w:rPr>
            </w:pPr>
            <w:r>
              <w:rPr>
                <w:rFonts w:ascii="Calibri" w:hAnsi="Calibri" w:eastAsia="Calibri" w:cs="Calibri"/>
                <w:sz w:val="16"/>
                <w:szCs w:val="16"/>
                <w:lang w:val="en-US"/>
              </w:rPr>
              <w:t>CDK</w:t>
            </w:r>
          </w:p>
        </w:tc>
        <w:tc>
          <w:tcPr>
            <w:tcW w:w="1195" w:type="dxa"/>
          </w:tcPr>
          <w:p w:rsidR="00B4280D" w:rsidP="00475172" w:rsidRDefault="006341BD" w14:paraId="0275C5F4" w14:textId="6DC61FFB">
            <w:pPr>
              <w:widowControl w:val="0"/>
              <w:spacing w:after="0"/>
              <w:rPr>
                <w:rFonts w:ascii="Calibri" w:hAnsi="Calibri" w:eastAsia="Calibri" w:cs="Calibri"/>
                <w:sz w:val="16"/>
                <w:szCs w:val="16"/>
                <w:lang w:val="en-US"/>
              </w:rPr>
            </w:pPr>
            <w:r>
              <w:rPr>
                <w:rFonts w:ascii="Calibri" w:hAnsi="Calibri" w:eastAsia="Calibri" w:cs="Calibri"/>
                <w:sz w:val="16"/>
                <w:szCs w:val="16"/>
                <w:lang w:val="en-US"/>
              </w:rPr>
              <w:t>Final Customer</w:t>
            </w:r>
          </w:p>
        </w:tc>
        <w:tc>
          <w:tcPr>
            <w:tcW w:w="1280" w:type="dxa"/>
          </w:tcPr>
          <w:p w:rsidR="00B4280D" w:rsidP="00475172" w:rsidRDefault="006341BD" w14:paraId="7B37C0F5" w14:textId="6D772A9A">
            <w:pPr>
              <w:widowControl w:val="0"/>
              <w:spacing w:after="0"/>
              <w:rPr>
                <w:rFonts w:ascii="Calibri" w:hAnsi="Calibri" w:eastAsia="Calibri" w:cs="Calibri"/>
                <w:sz w:val="16"/>
                <w:szCs w:val="16"/>
                <w:lang w:val="en-US"/>
              </w:rPr>
            </w:pPr>
            <w:r>
              <w:rPr>
                <w:rFonts w:ascii="Calibri" w:hAnsi="Calibri" w:eastAsia="Calibri" w:cs="Calibri"/>
                <w:sz w:val="16"/>
                <w:szCs w:val="16"/>
                <w:lang w:val="en-US"/>
              </w:rPr>
              <w:t>G -</w:t>
            </w:r>
            <w:r w:rsidR="00AC36D6">
              <w:rPr>
                <w:rFonts w:ascii="Calibri" w:hAnsi="Calibri" w:eastAsia="Calibri" w:cs="Calibri"/>
                <w:sz w:val="16"/>
                <w:szCs w:val="16"/>
                <w:lang w:val="en-US"/>
              </w:rPr>
              <w:t>Installation point list</w:t>
            </w:r>
          </w:p>
          <w:p w:rsidR="00B4280D" w:rsidP="00475172" w:rsidRDefault="00B4280D" w14:paraId="24F2745D" w14:textId="77777777">
            <w:pPr>
              <w:widowControl w:val="0"/>
              <w:spacing w:after="0"/>
              <w:rPr>
                <w:rFonts w:ascii="Calibri" w:hAnsi="Calibri" w:eastAsia="Calibri" w:cs="Calibri"/>
                <w:sz w:val="16"/>
                <w:szCs w:val="16"/>
                <w:highlight w:val="yellow"/>
                <w:lang w:val="en-US"/>
              </w:rPr>
            </w:pPr>
          </w:p>
        </w:tc>
      </w:tr>
      <w:tr w:rsidR="004A1B70" w:rsidTr="00475172" w14:paraId="33039117" w14:textId="77777777">
        <w:tc>
          <w:tcPr>
            <w:tcW w:w="676" w:type="dxa"/>
          </w:tcPr>
          <w:p w:rsidR="004A1B70" w:rsidP="004A1B70" w:rsidRDefault="004A1B70" w14:paraId="4F79AA60" w14:textId="3F956747">
            <w:pPr>
              <w:widowControl w:val="0"/>
              <w:spacing w:after="0"/>
              <w:rPr>
                <w:rFonts w:eastAsia="Calibri" w:cs="Calibri"/>
                <w:sz w:val="16"/>
                <w:szCs w:val="16"/>
                <w:lang w:val="en-US"/>
              </w:rPr>
            </w:pPr>
            <w:r>
              <w:rPr>
                <w:rFonts w:eastAsia="Calibri" w:cs="Calibri"/>
                <w:sz w:val="16"/>
                <w:szCs w:val="16"/>
                <w:lang w:val="en-US"/>
              </w:rPr>
              <w:t>1.6</w:t>
            </w:r>
          </w:p>
        </w:tc>
        <w:tc>
          <w:tcPr>
            <w:tcW w:w="1680" w:type="dxa"/>
          </w:tcPr>
          <w:p w:rsidR="004A1B70" w:rsidP="004A1B70" w:rsidRDefault="004A1B70" w14:paraId="0989F92C" w14:textId="590C7396">
            <w:pPr>
              <w:widowControl w:val="0"/>
              <w:spacing w:after="0"/>
              <w:rPr>
                <w:sz w:val="16"/>
                <w:szCs w:val="16"/>
              </w:rPr>
            </w:pPr>
            <w:r>
              <w:rPr>
                <w:sz w:val="16"/>
                <w:szCs w:val="16"/>
              </w:rPr>
              <w:t>List dataset catalogue</w:t>
            </w:r>
          </w:p>
        </w:tc>
        <w:tc>
          <w:tcPr>
            <w:tcW w:w="3165" w:type="dxa"/>
          </w:tcPr>
          <w:p w:rsidR="004A1B70" w:rsidP="004A1B70" w:rsidRDefault="004A1B70" w14:paraId="0D28CDBA" w14:textId="28740949">
            <w:pPr>
              <w:widowControl w:val="0"/>
              <w:spacing w:after="0"/>
              <w:rPr>
                <w:rFonts w:eastAsia="Calibri" w:cs="Calibri"/>
                <w:sz w:val="16"/>
                <w:szCs w:val="16"/>
                <w:lang w:val="en-US"/>
              </w:rPr>
            </w:pPr>
            <w:r>
              <w:rPr>
                <w:rFonts w:eastAsia="Calibri" w:cs="Calibri"/>
                <w:sz w:val="16"/>
                <w:szCs w:val="16"/>
                <w:lang w:val="en-US"/>
              </w:rPr>
              <w:t xml:space="preserve">The </w:t>
            </w:r>
            <w:r>
              <w:rPr>
                <w:rFonts w:eastAsia="Calibri" w:cs="Calibri"/>
                <w:sz w:val="16"/>
                <w:szCs w:val="16"/>
                <w:lang w:val="en-US"/>
              </w:rPr>
              <w:t>final customer</w:t>
            </w:r>
            <w:r>
              <w:rPr>
                <w:rFonts w:eastAsia="Calibri" w:cs="Calibri"/>
                <w:sz w:val="16"/>
                <w:szCs w:val="16"/>
                <w:lang w:val="en-US"/>
              </w:rPr>
              <w:t xml:space="preserve"> views a list of datasets, which can be combined with the metering data. These datasets are both from within </w:t>
            </w:r>
            <w:r>
              <w:rPr>
                <w:rFonts w:eastAsia="Calibri" w:cs="Calibri"/>
                <w:sz w:val="16"/>
                <w:szCs w:val="16"/>
                <w:lang w:val="en-US"/>
              </w:rPr>
              <w:lastRenderedPageBreak/>
              <w:t>the CDK platform and any other data space connected platform</w:t>
            </w:r>
          </w:p>
        </w:tc>
        <w:tc>
          <w:tcPr>
            <w:tcW w:w="1154" w:type="dxa"/>
          </w:tcPr>
          <w:p w:rsidR="004A1B70" w:rsidP="004A1B70" w:rsidRDefault="004A1B70" w14:paraId="716909A5" w14:textId="1E5F1A31">
            <w:pPr>
              <w:widowControl w:val="0"/>
              <w:spacing w:after="0"/>
              <w:rPr>
                <w:rFonts w:eastAsia="Calibri" w:cs="Calibri"/>
                <w:sz w:val="16"/>
                <w:szCs w:val="16"/>
                <w:lang w:val="en-US"/>
              </w:rPr>
            </w:pPr>
            <w:r>
              <w:rPr>
                <w:rFonts w:ascii="Calibri" w:hAnsi="Calibri" w:eastAsia="Calibri" w:cs="Calibri"/>
                <w:sz w:val="16"/>
                <w:szCs w:val="16"/>
                <w:lang w:val="en-US"/>
              </w:rPr>
              <w:lastRenderedPageBreak/>
              <w:t>CDK/data spaces</w:t>
            </w:r>
          </w:p>
        </w:tc>
        <w:tc>
          <w:tcPr>
            <w:tcW w:w="1195" w:type="dxa"/>
          </w:tcPr>
          <w:p w:rsidR="004A1B70" w:rsidP="004A1B70" w:rsidRDefault="004A1B70" w14:paraId="65A3FE2B" w14:textId="014A244D">
            <w:pPr>
              <w:widowControl w:val="0"/>
              <w:spacing w:after="0"/>
              <w:rPr>
                <w:rFonts w:eastAsia="Calibri" w:cs="Calibri"/>
                <w:sz w:val="16"/>
                <w:szCs w:val="16"/>
                <w:lang w:val="en-US"/>
              </w:rPr>
            </w:pPr>
            <w:r>
              <w:rPr>
                <w:rFonts w:eastAsia="Calibri" w:cs="Calibri"/>
                <w:sz w:val="16"/>
                <w:szCs w:val="16"/>
                <w:lang w:val="en-US"/>
              </w:rPr>
              <w:t>Final Customer</w:t>
            </w:r>
          </w:p>
        </w:tc>
        <w:tc>
          <w:tcPr>
            <w:tcW w:w="1280" w:type="dxa"/>
          </w:tcPr>
          <w:p w:rsidR="004A1B70" w:rsidP="004A1B70" w:rsidRDefault="004A1B70" w14:paraId="5F5AA1F1" w14:textId="60FE5188">
            <w:pPr>
              <w:widowControl w:val="0"/>
              <w:spacing w:after="0"/>
              <w:rPr>
                <w:rFonts w:eastAsia="Calibri" w:cs="Calibri"/>
                <w:sz w:val="16"/>
                <w:szCs w:val="16"/>
                <w:lang w:val="en-US"/>
              </w:rPr>
            </w:pPr>
            <w:r>
              <w:rPr>
                <w:rFonts w:eastAsia="Calibri" w:cs="Calibri"/>
                <w:sz w:val="16"/>
                <w:szCs w:val="16"/>
                <w:lang w:val="en-US"/>
              </w:rPr>
              <w:t>F – List of datasets</w:t>
            </w:r>
          </w:p>
        </w:tc>
      </w:tr>
      <w:tr w:rsidR="004A1B70" w:rsidTr="00475172" w14:paraId="0B78DF7B" w14:textId="77777777">
        <w:tc>
          <w:tcPr>
            <w:tcW w:w="676" w:type="dxa"/>
          </w:tcPr>
          <w:p w:rsidR="004A1B70" w:rsidP="004A1B70" w:rsidRDefault="004A1B70" w14:paraId="78C006F0" w14:textId="0091AC2B">
            <w:pPr>
              <w:widowControl w:val="0"/>
              <w:spacing w:after="0"/>
              <w:rPr>
                <w:rFonts w:eastAsia="Calibri" w:cs="Calibri"/>
                <w:sz w:val="16"/>
                <w:szCs w:val="16"/>
                <w:lang w:val="en-US"/>
              </w:rPr>
            </w:pPr>
            <w:r>
              <w:rPr>
                <w:rFonts w:eastAsia="Calibri" w:cs="Calibri"/>
                <w:sz w:val="16"/>
                <w:szCs w:val="16"/>
                <w:lang w:val="en-US"/>
              </w:rPr>
              <w:t>1.7</w:t>
            </w:r>
          </w:p>
        </w:tc>
        <w:tc>
          <w:tcPr>
            <w:tcW w:w="1680" w:type="dxa"/>
          </w:tcPr>
          <w:p w:rsidR="004A1B70" w:rsidP="004A1B70" w:rsidRDefault="004A1B70" w14:paraId="79D70C5C" w14:textId="0845501C">
            <w:pPr>
              <w:widowControl w:val="0"/>
              <w:spacing w:after="0"/>
              <w:rPr>
                <w:sz w:val="16"/>
                <w:szCs w:val="16"/>
              </w:rPr>
            </w:pPr>
            <w:r>
              <w:rPr>
                <w:sz w:val="16"/>
                <w:szCs w:val="16"/>
              </w:rPr>
              <w:t>Request data for installation point(s)</w:t>
            </w:r>
          </w:p>
        </w:tc>
        <w:tc>
          <w:tcPr>
            <w:tcW w:w="3165" w:type="dxa"/>
          </w:tcPr>
          <w:p w:rsidR="004A1B70" w:rsidP="004A1B70" w:rsidRDefault="004A1B70" w14:paraId="4A022A45" w14:textId="041E2642">
            <w:pPr>
              <w:widowControl w:val="0"/>
              <w:spacing w:after="0"/>
              <w:rPr>
                <w:rFonts w:eastAsia="Calibri" w:cs="Calibri"/>
                <w:sz w:val="16"/>
                <w:szCs w:val="16"/>
                <w:lang w:val="en-US"/>
              </w:rPr>
            </w:pPr>
            <w:r>
              <w:rPr>
                <w:rFonts w:eastAsia="Calibri" w:cs="Calibri"/>
                <w:sz w:val="16"/>
                <w:szCs w:val="16"/>
                <w:lang w:val="en-US"/>
              </w:rPr>
              <w:t>The Final Customer requests the data for one or more installation points</w:t>
            </w:r>
          </w:p>
        </w:tc>
        <w:tc>
          <w:tcPr>
            <w:tcW w:w="1154" w:type="dxa"/>
          </w:tcPr>
          <w:p w:rsidR="004A1B70" w:rsidP="004A1B70" w:rsidRDefault="004A1B70" w14:paraId="501C74DA" w14:textId="6C4B21F6">
            <w:pPr>
              <w:widowControl w:val="0"/>
              <w:spacing w:after="0"/>
              <w:rPr>
                <w:rFonts w:eastAsia="Calibri" w:cs="Calibri"/>
                <w:sz w:val="16"/>
                <w:szCs w:val="16"/>
                <w:lang w:val="en-US"/>
              </w:rPr>
            </w:pPr>
            <w:r>
              <w:rPr>
                <w:rFonts w:eastAsia="Calibri" w:cs="Calibri"/>
                <w:sz w:val="16"/>
                <w:szCs w:val="16"/>
                <w:lang w:val="en-US"/>
              </w:rPr>
              <w:t>Final Customer</w:t>
            </w:r>
          </w:p>
        </w:tc>
        <w:tc>
          <w:tcPr>
            <w:tcW w:w="1195" w:type="dxa"/>
          </w:tcPr>
          <w:p w:rsidR="004A1B70" w:rsidP="004A1B70" w:rsidRDefault="004A1B70" w14:paraId="6EBBBC97" w14:textId="7173CEB1">
            <w:pPr>
              <w:widowControl w:val="0"/>
              <w:spacing w:after="0"/>
              <w:rPr>
                <w:rFonts w:eastAsia="Calibri" w:cs="Calibri"/>
                <w:sz w:val="16"/>
                <w:szCs w:val="16"/>
                <w:lang w:val="en-US"/>
              </w:rPr>
            </w:pPr>
            <w:r>
              <w:rPr>
                <w:rFonts w:eastAsia="Calibri" w:cs="Calibri"/>
                <w:sz w:val="16"/>
                <w:szCs w:val="16"/>
                <w:lang w:val="en-US"/>
              </w:rPr>
              <w:t>CDK</w:t>
            </w:r>
          </w:p>
        </w:tc>
        <w:tc>
          <w:tcPr>
            <w:tcW w:w="1280" w:type="dxa"/>
          </w:tcPr>
          <w:p w:rsidR="004A1B70" w:rsidP="004A1B70" w:rsidRDefault="004A1B70" w14:paraId="333ECE30" w14:textId="5440B0E2">
            <w:pPr>
              <w:widowControl w:val="0"/>
              <w:spacing w:after="0"/>
              <w:rPr>
                <w:rFonts w:eastAsia="Calibri" w:cs="Calibri"/>
                <w:sz w:val="16"/>
                <w:szCs w:val="16"/>
                <w:lang w:val="en-US"/>
              </w:rPr>
            </w:pPr>
            <w:r>
              <w:rPr>
                <w:rFonts w:eastAsia="Calibri" w:cs="Calibri"/>
                <w:sz w:val="16"/>
                <w:szCs w:val="16"/>
                <w:lang w:val="en-US"/>
              </w:rPr>
              <w:t>D – Data request</w:t>
            </w:r>
          </w:p>
        </w:tc>
      </w:tr>
      <w:tr w:rsidR="004A1B70" w:rsidTr="00475172" w14:paraId="77D93A94" w14:textId="77777777">
        <w:tc>
          <w:tcPr>
            <w:tcW w:w="676" w:type="dxa"/>
          </w:tcPr>
          <w:p w:rsidR="004A1B70" w:rsidP="004A1B70" w:rsidRDefault="004A1B70" w14:paraId="21AAA2B6" w14:textId="18E52485">
            <w:pPr>
              <w:widowControl w:val="0"/>
              <w:spacing w:after="0"/>
              <w:rPr>
                <w:rFonts w:eastAsia="Calibri" w:cs="Calibri"/>
                <w:sz w:val="16"/>
                <w:szCs w:val="16"/>
                <w:lang w:val="en-US"/>
              </w:rPr>
            </w:pPr>
            <w:r>
              <w:rPr>
                <w:rFonts w:eastAsia="Calibri" w:cs="Calibri"/>
                <w:sz w:val="16"/>
                <w:szCs w:val="16"/>
                <w:lang w:val="en-US"/>
              </w:rPr>
              <w:t>1.8</w:t>
            </w:r>
          </w:p>
        </w:tc>
        <w:tc>
          <w:tcPr>
            <w:tcW w:w="1680" w:type="dxa"/>
          </w:tcPr>
          <w:p w:rsidR="004A1B70" w:rsidP="004A1B70" w:rsidRDefault="004A1B70" w14:paraId="2A30F157" w14:textId="77777777">
            <w:pPr>
              <w:widowControl w:val="0"/>
              <w:spacing w:after="0"/>
              <w:rPr>
                <w:sz w:val="16"/>
                <w:szCs w:val="16"/>
              </w:rPr>
            </w:pPr>
            <w:r>
              <w:rPr>
                <w:sz w:val="16"/>
                <w:szCs w:val="16"/>
              </w:rPr>
              <w:t>Assemble data</w:t>
            </w:r>
          </w:p>
        </w:tc>
        <w:tc>
          <w:tcPr>
            <w:tcW w:w="3165" w:type="dxa"/>
          </w:tcPr>
          <w:p w:rsidR="004A1B70" w:rsidP="004A1B70" w:rsidRDefault="004A1B70" w14:paraId="32A76C8D" w14:textId="77777777">
            <w:pPr>
              <w:widowControl w:val="0"/>
              <w:spacing w:after="0"/>
              <w:rPr>
                <w:rFonts w:eastAsia="Calibri" w:cs="Calibri"/>
                <w:sz w:val="16"/>
                <w:szCs w:val="16"/>
                <w:lang w:val="en-US"/>
              </w:rPr>
            </w:pPr>
            <w:r>
              <w:rPr>
                <w:rFonts w:eastAsia="Calibri" w:cs="Calibri"/>
                <w:sz w:val="16"/>
                <w:szCs w:val="16"/>
                <w:lang w:val="en-US"/>
              </w:rPr>
              <w:t>If necessary, the required data can be coupled together from different sources. These sources could both be different sources within the CDK platform and data from other data spaces.</w:t>
            </w:r>
          </w:p>
        </w:tc>
        <w:tc>
          <w:tcPr>
            <w:tcW w:w="1154" w:type="dxa"/>
          </w:tcPr>
          <w:p w:rsidR="004A1B70" w:rsidP="004A1B70" w:rsidRDefault="004A1B70" w14:paraId="5BFC1DCF" w14:textId="77777777">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4A1B70" w:rsidP="004A1B70" w:rsidRDefault="004A1B70" w14:paraId="72107E10" w14:textId="77777777">
            <w:pPr>
              <w:widowControl w:val="0"/>
              <w:spacing w:after="0"/>
              <w:rPr>
                <w:rFonts w:eastAsia="Calibri" w:cs="Calibri"/>
                <w:sz w:val="16"/>
                <w:szCs w:val="16"/>
                <w:lang w:val="en-US"/>
              </w:rPr>
            </w:pPr>
            <w:r>
              <w:rPr>
                <w:rFonts w:eastAsia="Calibri" w:cs="Calibri"/>
                <w:sz w:val="16"/>
                <w:szCs w:val="16"/>
                <w:lang w:val="en-US"/>
              </w:rPr>
              <w:t>CDK</w:t>
            </w:r>
          </w:p>
        </w:tc>
        <w:tc>
          <w:tcPr>
            <w:tcW w:w="1280" w:type="dxa"/>
          </w:tcPr>
          <w:p w:rsidR="004A1B70" w:rsidP="004A1B70" w:rsidRDefault="004A1B70" w14:paraId="7DC13348" w14:textId="77777777">
            <w:pPr>
              <w:widowControl w:val="0"/>
              <w:spacing w:after="0"/>
              <w:rPr>
                <w:rFonts w:eastAsia="Calibri" w:cs="Calibri"/>
                <w:sz w:val="16"/>
                <w:szCs w:val="16"/>
                <w:lang w:val="en-US"/>
              </w:rPr>
            </w:pPr>
            <w:r>
              <w:rPr>
                <w:rFonts w:eastAsia="Calibri" w:cs="Calibri"/>
                <w:sz w:val="16"/>
                <w:szCs w:val="16"/>
                <w:lang w:val="en-US"/>
              </w:rPr>
              <w:t>D – Data request</w:t>
            </w:r>
          </w:p>
        </w:tc>
      </w:tr>
      <w:tr w:rsidR="004A1B70" w:rsidTr="00475172" w14:paraId="505B4889" w14:textId="77777777">
        <w:tc>
          <w:tcPr>
            <w:tcW w:w="676" w:type="dxa"/>
          </w:tcPr>
          <w:p w:rsidR="004A1B70" w:rsidP="004A1B70" w:rsidRDefault="004A1B70" w14:paraId="63A92F7B" w14:textId="62AC081C">
            <w:pPr>
              <w:widowControl w:val="0"/>
              <w:spacing w:after="0"/>
              <w:rPr>
                <w:rFonts w:eastAsia="Calibri" w:cs="Calibri"/>
                <w:sz w:val="16"/>
                <w:szCs w:val="16"/>
                <w:lang w:val="en-US"/>
              </w:rPr>
            </w:pPr>
            <w:r>
              <w:rPr>
                <w:rFonts w:eastAsia="Calibri" w:cs="Calibri"/>
                <w:sz w:val="16"/>
                <w:szCs w:val="16"/>
                <w:lang w:val="en-US"/>
              </w:rPr>
              <w:t>1.9</w:t>
            </w:r>
          </w:p>
        </w:tc>
        <w:tc>
          <w:tcPr>
            <w:tcW w:w="1680" w:type="dxa"/>
          </w:tcPr>
          <w:p w:rsidR="004A1B70" w:rsidP="004A1B70" w:rsidRDefault="004A1B70" w14:paraId="6C8F7B4A" w14:textId="77777777">
            <w:pPr>
              <w:widowControl w:val="0"/>
              <w:spacing w:after="0"/>
              <w:rPr>
                <w:sz w:val="16"/>
                <w:szCs w:val="16"/>
              </w:rPr>
            </w:pPr>
            <w:r>
              <w:rPr>
                <w:sz w:val="16"/>
                <w:szCs w:val="16"/>
              </w:rPr>
              <w:t>Transfer data</w:t>
            </w:r>
          </w:p>
        </w:tc>
        <w:tc>
          <w:tcPr>
            <w:tcW w:w="3165" w:type="dxa"/>
          </w:tcPr>
          <w:p w:rsidR="004A1B70" w:rsidP="004A1B70" w:rsidRDefault="004A1B70" w14:paraId="5779BE84" w14:textId="5E6DD674">
            <w:pPr>
              <w:widowControl w:val="0"/>
              <w:spacing w:after="0"/>
              <w:rPr>
                <w:rFonts w:eastAsia="Calibri" w:cs="Calibri"/>
                <w:sz w:val="16"/>
                <w:szCs w:val="16"/>
                <w:lang w:val="en-US"/>
              </w:rPr>
            </w:pPr>
            <w:r>
              <w:rPr>
                <w:rFonts w:eastAsia="Calibri" w:cs="Calibri"/>
                <w:sz w:val="16"/>
                <w:szCs w:val="16"/>
                <w:lang w:val="en-US"/>
              </w:rPr>
              <w:t>If data from other data spaces is required, the platform fetches this data and provides it to the final customer.</w:t>
            </w:r>
          </w:p>
        </w:tc>
        <w:tc>
          <w:tcPr>
            <w:tcW w:w="1154" w:type="dxa"/>
          </w:tcPr>
          <w:p w:rsidR="004A1B70" w:rsidP="004A1B70" w:rsidRDefault="004A1B70" w14:paraId="748EB8DF" w14:textId="77777777">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4A1B70" w:rsidP="004A1B70" w:rsidRDefault="004A1B70" w14:paraId="22574AEF" w14:textId="77777777">
            <w:pPr>
              <w:widowControl w:val="0"/>
              <w:spacing w:after="0"/>
              <w:rPr>
                <w:rFonts w:eastAsia="Calibri" w:cs="Calibri"/>
                <w:sz w:val="16"/>
                <w:szCs w:val="16"/>
                <w:lang w:val="en-US"/>
              </w:rPr>
            </w:pPr>
            <w:r>
              <w:rPr>
                <w:rFonts w:eastAsia="Calibri" w:cs="Calibri"/>
                <w:sz w:val="16"/>
                <w:szCs w:val="16"/>
                <w:lang w:val="en-US"/>
              </w:rPr>
              <w:t>Data Space</w:t>
            </w:r>
          </w:p>
        </w:tc>
        <w:tc>
          <w:tcPr>
            <w:tcW w:w="1280" w:type="dxa"/>
          </w:tcPr>
          <w:p w:rsidR="004A1B70" w:rsidP="004A1B70" w:rsidRDefault="004A1B70" w14:paraId="09E2797C" w14:textId="77777777">
            <w:pPr>
              <w:widowControl w:val="0"/>
              <w:spacing w:after="0"/>
              <w:rPr>
                <w:rFonts w:eastAsia="Calibri" w:cs="Calibri"/>
                <w:sz w:val="16"/>
                <w:szCs w:val="16"/>
                <w:lang w:val="en-US"/>
              </w:rPr>
            </w:pPr>
            <w:r>
              <w:rPr>
                <w:rFonts w:eastAsia="Calibri" w:cs="Calibri"/>
                <w:sz w:val="16"/>
                <w:szCs w:val="16"/>
                <w:lang w:val="en-US"/>
              </w:rPr>
              <w:t>D – Data request</w:t>
            </w:r>
          </w:p>
        </w:tc>
      </w:tr>
      <w:tr w:rsidR="004A1B70" w:rsidTr="00475172" w14:paraId="6C68DF18" w14:textId="77777777">
        <w:tc>
          <w:tcPr>
            <w:tcW w:w="676" w:type="dxa"/>
          </w:tcPr>
          <w:p w:rsidR="004A1B70" w:rsidP="004A1B70" w:rsidRDefault="004A1B70" w14:paraId="58FA9C57" w14:textId="2E88D362">
            <w:pPr>
              <w:widowControl w:val="0"/>
              <w:spacing w:after="0"/>
              <w:rPr>
                <w:rFonts w:eastAsia="Calibri" w:cs="Calibri"/>
                <w:sz w:val="16"/>
                <w:szCs w:val="16"/>
                <w:lang w:val="en-US"/>
              </w:rPr>
            </w:pPr>
            <w:r>
              <w:rPr>
                <w:rFonts w:eastAsia="Calibri" w:cs="Calibri"/>
                <w:sz w:val="16"/>
                <w:szCs w:val="16"/>
                <w:lang w:val="en-US"/>
              </w:rPr>
              <w:t>1.10</w:t>
            </w:r>
          </w:p>
        </w:tc>
        <w:tc>
          <w:tcPr>
            <w:tcW w:w="1680" w:type="dxa"/>
          </w:tcPr>
          <w:p w:rsidR="004A1B70" w:rsidP="004A1B70" w:rsidRDefault="004A1B70" w14:paraId="214C9704" w14:textId="77777777">
            <w:pPr>
              <w:widowControl w:val="0"/>
              <w:spacing w:after="0"/>
              <w:rPr>
                <w:sz w:val="16"/>
                <w:szCs w:val="16"/>
              </w:rPr>
            </w:pPr>
            <w:r>
              <w:rPr>
                <w:sz w:val="16"/>
                <w:szCs w:val="16"/>
              </w:rPr>
              <w:t>Receive data</w:t>
            </w:r>
          </w:p>
        </w:tc>
        <w:tc>
          <w:tcPr>
            <w:tcW w:w="3165" w:type="dxa"/>
          </w:tcPr>
          <w:p w:rsidR="004A1B70" w:rsidP="004A1B70" w:rsidRDefault="004A1B70" w14:paraId="124A2D07" w14:textId="5DB4CD06">
            <w:pPr>
              <w:widowControl w:val="0"/>
              <w:spacing w:after="0"/>
              <w:rPr>
                <w:rFonts w:eastAsia="Calibri" w:cs="Calibri"/>
                <w:sz w:val="16"/>
                <w:szCs w:val="16"/>
                <w:lang w:val="en-US"/>
              </w:rPr>
            </w:pPr>
            <w:r>
              <w:rPr>
                <w:rFonts w:eastAsia="Calibri" w:cs="Calibri"/>
                <w:sz w:val="16"/>
                <w:szCs w:val="16"/>
                <w:lang w:val="en-US"/>
              </w:rPr>
              <w:t>The final customer receives the requested data.</w:t>
            </w:r>
          </w:p>
        </w:tc>
        <w:tc>
          <w:tcPr>
            <w:tcW w:w="1154" w:type="dxa"/>
          </w:tcPr>
          <w:p w:rsidR="004A1B70" w:rsidP="004A1B70" w:rsidRDefault="004A1B70" w14:paraId="42AE1E57" w14:textId="77777777">
            <w:pPr>
              <w:widowControl w:val="0"/>
              <w:spacing w:after="0"/>
              <w:rPr>
                <w:rFonts w:eastAsia="Calibri" w:cs="Calibri"/>
                <w:sz w:val="16"/>
                <w:szCs w:val="16"/>
                <w:lang w:val="en-US"/>
              </w:rPr>
            </w:pPr>
            <w:r>
              <w:rPr>
                <w:rFonts w:eastAsia="Calibri" w:cs="Calibri"/>
                <w:sz w:val="16"/>
                <w:szCs w:val="16"/>
                <w:lang w:val="en-US"/>
              </w:rPr>
              <w:t>CDK</w:t>
            </w:r>
          </w:p>
        </w:tc>
        <w:tc>
          <w:tcPr>
            <w:tcW w:w="1195" w:type="dxa"/>
          </w:tcPr>
          <w:p w:rsidR="004A1B70" w:rsidP="004A1B70" w:rsidRDefault="004A1B70" w14:paraId="2CCEBD4F" w14:textId="77777777">
            <w:pPr>
              <w:widowControl w:val="0"/>
              <w:spacing w:after="0"/>
              <w:rPr>
                <w:rFonts w:eastAsia="Calibri" w:cs="Calibri"/>
                <w:sz w:val="16"/>
                <w:szCs w:val="16"/>
                <w:lang w:val="en-US"/>
              </w:rPr>
            </w:pPr>
            <w:r>
              <w:rPr>
                <w:rFonts w:ascii="Calibri" w:hAnsi="Calibri" w:eastAsia="Calibri" w:cs="Calibri"/>
                <w:sz w:val="16"/>
                <w:szCs w:val="16"/>
                <w:lang w:val="en-US"/>
              </w:rPr>
              <w:t>Service provider</w:t>
            </w:r>
          </w:p>
        </w:tc>
        <w:tc>
          <w:tcPr>
            <w:tcW w:w="1280" w:type="dxa"/>
          </w:tcPr>
          <w:p w:rsidR="004A1B70" w:rsidP="004A1B70" w:rsidRDefault="004A1B70" w14:paraId="1241410A" w14:textId="77777777">
            <w:pPr>
              <w:widowControl w:val="0"/>
              <w:spacing w:after="0"/>
              <w:rPr>
                <w:rFonts w:eastAsia="Calibri" w:cs="Calibri"/>
                <w:sz w:val="16"/>
                <w:szCs w:val="16"/>
                <w:lang w:val="en-US"/>
              </w:rPr>
            </w:pPr>
            <w:r>
              <w:rPr>
                <w:rFonts w:eastAsia="Calibri" w:cs="Calibri"/>
                <w:sz w:val="16"/>
                <w:szCs w:val="16"/>
                <w:lang w:val="en-US"/>
              </w:rPr>
              <w:t>E - Data</w:t>
            </w:r>
          </w:p>
        </w:tc>
      </w:tr>
    </w:tbl>
    <w:p w:rsidR="00B4280D" w:rsidP="00B4280D" w:rsidRDefault="00B4280D" w14:paraId="0E4379FB" w14:textId="77777777">
      <w:pPr>
        <w:spacing w:after="0"/>
      </w:pPr>
    </w:p>
    <w:p w:rsidRPr="00E032F9" w:rsidR="00B4280D" w:rsidP="437B18F5" w:rsidRDefault="006F35B1" w14:paraId="578700B1" w14:textId="728F17E2">
      <w:pPr>
        <w:spacing w:after="0" w:line="240" w:lineRule="auto"/>
        <w:rPr>
          <w:lang w:val="en-US"/>
        </w:rPr>
      </w:pPr>
      <w:r>
        <w:rPr>
          <w:noProof/>
          <w:lang w:val="en-US"/>
        </w:rPr>
        <w:drawing>
          <wp:inline distT="0" distB="0" distL="0" distR="0" wp14:anchorId="2BB9A180" wp14:editId="71D0CE81">
            <wp:extent cx="5728335" cy="4878705"/>
            <wp:effectExtent l="0" t="0" r="5715" b="0"/>
            <wp:docPr id="471180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335" cy="4878705"/>
                    </a:xfrm>
                    <a:prstGeom prst="rect">
                      <a:avLst/>
                    </a:prstGeom>
                    <a:noFill/>
                    <a:ln>
                      <a:noFill/>
                    </a:ln>
                  </pic:spPr>
                </pic:pic>
              </a:graphicData>
            </a:graphic>
          </wp:inline>
        </w:drawing>
      </w:r>
    </w:p>
    <w:tbl>
      <w:tblPr>
        <w:tblStyle w:val="TableGrid"/>
        <w:tblW w:w="9125" w:type="dxa"/>
        <w:tblLayout w:type="fixed"/>
        <w:tblLook w:val="04A0" w:firstRow="1" w:lastRow="0" w:firstColumn="1" w:lastColumn="0" w:noHBand="0" w:noVBand="1"/>
      </w:tblPr>
      <w:tblGrid>
        <w:gridCol w:w="1136"/>
        <w:gridCol w:w="1335"/>
        <w:gridCol w:w="6654"/>
      </w:tblGrid>
      <w:tr w:rsidR="003135C6" w:rsidTr="11865A7B" w14:paraId="4B34FFAC" w14:textId="77777777">
        <w:trPr>
          <w:trHeight w:val="300"/>
        </w:trPr>
        <w:tc>
          <w:tcPr>
            <w:tcW w:w="9125" w:type="dxa"/>
            <w:gridSpan w:val="3"/>
            <w:shd w:val="clear" w:color="auto" w:fill="D0CECE" w:themeFill="background2" w:themeFillShade="E6"/>
          </w:tcPr>
          <w:p w:rsidR="003135C6" w:rsidRDefault="002F5245" w14:paraId="142C53C1" w14:textId="26BF4598">
            <w:pPr>
              <w:pageBreakBefore/>
              <w:widowControl w:val="0"/>
              <w:spacing w:after="0"/>
              <w:jc w:val="center"/>
              <w:rPr>
                <w:rFonts w:ascii="Arial" w:hAnsi="Arial" w:eastAsia="Arial" w:cs="Arial"/>
                <w:sz w:val="16"/>
                <w:szCs w:val="16"/>
              </w:rPr>
            </w:pPr>
            <w:r>
              <w:rPr>
                <w:rFonts w:ascii="Arial" w:hAnsi="Arial" w:eastAsia="Arial" w:cs="Arial"/>
                <w:b/>
                <w:bCs/>
                <w:i/>
                <w:iCs/>
                <w:sz w:val="16"/>
                <w:szCs w:val="16"/>
                <w:lang w:val="en-GB"/>
              </w:rPr>
              <w:lastRenderedPageBreak/>
              <w:t xml:space="preserve">Table IV - </w:t>
            </w:r>
            <w:r w:rsidR="00D613C4">
              <w:rPr>
                <w:rFonts w:ascii="Arial" w:hAnsi="Arial" w:eastAsia="Arial" w:cs="Arial"/>
                <w:b/>
                <w:bCs/>
                <w:i/>
                <w:iCs/>
                <w:sz w:val="16"/>
                <w:szCs w:val="16"/>
                <w:lang w:val="en-GB"/>
              </w:rPr>
              <w:t>Information exchanged</w:t>
            </w:r>
          </w:p>
        </w:tc>
      </w:tr>
      <w:tr w:rsidR="003135C6" w:rsidTr="11865A7B" w14:paraId="247529C5" w14:textId="77777777">
        <w:trPr>
          <w:trHeight w:val="300"/>
        </w:trPr>
        <w:tc>
          <w:tcPr>
            <w:tcW w:w="1136" w:type="dxa"/>
            <w:shd w:val="clear" w:color="auto" w:fill="D0CECE" w:themeFill="background2" w:themeFillShade="E6"/>
          </w:tcPr>
          <w:p w:rsidR="003135C6" w:rsidRDefault="00D613C4" w14:paraId="75F5730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w:t>
            </w:r>
          </w:p>
        </w:tc>
        <w:tc>
          <w:tcPr>
            <w:tcW w:w="1335" w:type="dxa"/>
            <w:tcBorders>
              <w:bottom w:val="single" w:color="auto" w:sz="4" w:space="0"/>
            </w:tcBorders>
            <w:shd w:val="clear" w:color="auto" w:fill="D0CECE" w:themeFill="background2" w:themeFillShade="E6"/>
          </w:tcPr>
          <w:p w:rsidR="003135C6" w:rsidRDefault="00D613C4" w14:paraId="5AC7FE26"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Name of information</w:t>
            </w:r>
          </w:p>
        </w:tc>
        <w:tc>
          <w:tcPr>
            <w:tcW w:w="6654" w:type="dxa"/>
            <w:shd w:val="clear" w:color="auto" w:fill="D0CECE" w:themeFill="background2" w:themeFillShade="E6"/>
          </w:tcPr>
          <w:p w:rsidR="003135C6" w:rsidRDefault="00D613C4" w14:paraId="43D9231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Description of information exchanged</w:t>
            </w:r>
          </w:p>
        </w:tc>
      </w:tr>
      <w:tr w:rsidRPr="00E032F9" w:rsidR="00E74137" w:rsidTr="11865A7B" w14:paraId="53B854C8" w14:textId="77777777">
        <w:trPr>
          <w:trHeight w:val="300"/>
        </w:trPr>
        <w:tc>
          <w:tcPr>
            <w:tcW w:w="1136" w:type="dxa"/>
            <w:tcBorders>
              <w:right w:val="single" w:color="auto" w:sz="4" w:space="0"/>
            </w:tcBorders>
          </w:tcPr>
          <w:p w:rsidR="00E74137" w:rsidP="00E74137" w:rsidRDefault="00E74137" w14:paraId="5316D17B" w14:textId="27A55E9E">
            <w:pPr>
              <w:widowControl w:val="0"/>
              <w:spacing w:after="0"/>
              <w:rPr>
                <w:rFonts w:ascii="Calibri" w:hAnsi="Calibri" w:eastAsia="Calibri" w:cs="Calibri"/>
                <w:sz w:val="16"/>
                <w:szCs w:val="16"/>
              </w:rPr>
            </w:pPr>
            <w:r>
              <w:rPr>
                <w:rFonts w:ascii="Calibri" w:hAnsi="Calibri" w:eastAsia="Calibri" w:cs="Calibri"/>
                <w:sz w:val="16"/>
                <w:szCs w:val="16"/>
                <w:lang w:val="en-US"/>
              </w:rPr>
              <w:t>A</w:t>
            </w:r>
          </w:p>
        </w:tc>
        <w:tc>
          <w:tcPr>
            <w:tcW w:w="1335" w:type="dxa"/>
            <w:tcBorders>
              <w:top w:val="single" w:color="auto" w:sz="4" w:space="0"/>
              <w:left w:val="single" w:color="auto" w:sz="4" w:space="0"/>
              <w:bottom w:val="single" w:color="auto" w:sz="4" w:space="0"/>
              <w:right w:val="single" w:color="auto" w:sz="4" w:space="0"/>
            </w:tcBorders>
          </w:tcPr>
          <w:p w:rsidR="00E74137" w:rsidP="00E74137" w:rsidRDefault="00E74137" w14:paraId="5E9CF641" w14:textId="0C612855">
            <w:pPr>
              <w:widowControl w:val="0"/>
              <w:spacing w:after="0"/>
              <w:rPr>
                <w:rFonts w:ascii="Calibri" w:hAnsi="Calibri" w:eastAsia="Calibri" w:cs="Calibri"/>
                <w:sz w:val="16"/>
                <w:szCs w:val="16"/>
                <w:lang w:val="en-US"/>
              </w:rPr>
            </w:pPr>
            <w:r>
              <w:rPr>
                <w:rFonts w:ascii="Calibri" w:hAnsi="Calibri" w:eastAsia="Calibri" w:cs="Calibri"/>
                <w:sz w:val="16"/>
                <w:szCs w:val="16"/>
                <w:lang w:val="en-US"/>
              </w:rPr>
              <w:t>Identity</w:t>
            </w:r>
          </w:p>
        </w:tc>
        <w:tc>
          <w:tcPr>
            <w:tcW w:w="6654" w:type="dxa"/>
            <w:tcBorders>
              <w:left w:val="single" w:color="auto" w:sz="4" w:space="0"/>
            </w:tcBorders>
          </w:tcPr>
          <w:p w:rsidR="00E74137" w:rsidP="00E74137" w:rsidRDefault="00E74137" w14:paraId="4F904CB7" w14:textId="77777777">
            <w:pPr>
              <w:widowControl w:val="0"/>
              <w:spacing w:after="0"/>
              <w:rPr>
                <w:rFonts w:ascii="Calibri" w:hAnsi="Calibri" w:eastAsia="Calibri" w:cs="Calibri"/>
                <w:sz w:val="16"/>
                <w:szCs w:val="16"/>
                <w:lang w:val="en-US"/>
              </w:rPr>
            </w:pPr>
          </w:p>
        </w:tc>
      </w:tr>
      <w:tr w:rsidRPr="00E032F9" w:rsidR="00E74137" w:rsidTr="11865A7B" w14:paraId="4B954828" w14:textId="77777777">
        <w:trPr>
          <w:trHeight w:val="300"/>
        </w:trPr>
        <w:tc>
          <w:tcPr>
            <w:tcW w:w="1136" w:type="dxa"/>
            <w:tcBorders>
              <w:right w:val="single" w:color="auto" w:sz="4" w:space="0"/>
            </w:tcBorders>
          </w:tcPr>
          <w:p w:rsidR="00E74137" w:rsidP="00E74137" w:rsidRDefault="00E74137" w14:paraId="61ED4E73" w14:textId="7E1FEE1E">
            <w:pPr>
              <w:widowControl w:val="0"/>
              <w:spacing w:after="0"/>
              <w:rPr>
                <w:rFonts w:ascii="Calibri" w:hAnsi="Calibri" w:eastAsia="Calibri" w:cs="Calibri"/>
                <w:sz w:val="16"/>
                <w:szCs w:val="16"/>
                <w:lang w:val="en-US"/>
              </w:rPr>
            </w:pPr>
            <w:r>
              <w:rPr>
                <w:rFonts w:eastAsia="Calibri" w:cs="Calibri"/>
                <w:sz w:val="16"/>
                <w:szCs w:val="16"/>
                <w:lang w:val="en-US"/>
              </w:rPr>
              <w:t>B</w:t>
            </w:r>
          </w:p>
        </w:tc>
        <w:tc>
          <w:tcPr>
            <w:tcW w:w="1335" w:type="dxa"/>
            <w:tcBorders>
              <w:top w:val="single" w:color="auto" w:sz="4" w:space="0"/>
              <w:left w:val="single" w:color="auto" w:sz="4" w:space="0"/>
              <w:bottom w:val="single" w:color="auto" w:sz="4" w:space="0"/>
              <w:right w:val="single" w:color="auto" w:sz="4" w:space="0"/>
            </w:tcBorders>
          </w:tcPr>
          <w:p w:rsidR="00E74137" w:rsidP="00E74137" w:rsidRDefault="00E74137" w14:paraId="598C7D2E" w14:textId="0C227070">
            <w:pPr>
              <w:widowControl w:val="0"/>
              <w:spacing w:after="0"/>
              <w:rPr>
                <w:rFonts w:ascii="Calibri" w:hAnsi="Calibri" w:eastAsia="Calibri" w:cs="Calibri"/>
                <w:sz w:val="16"/>
                <w:szCs w:val="16"/>
              </w:rPr>
            </w:pPr>
            <w:r>
              <w:rPr>
                <w:rFonts w:eastAsia="Calibri" w:cs="Calibri"/>
                <w:sz w:val="16"/>
                <w:szCs w:val="16"/>
                <w:lang w:val="en-US"/>
              </w:rPr>
              <w:t>Data access request</w:t>
            </w:r>
          </w:p>
        </w:tc>
        <w:tc>
          <w:tcPr>
            <w:tcW w:w="6654" w:type="dxa"/>
            <w:tcBorders>
              <w:left w:val="single" w:color="auto" w:sz="4" w:space="0"/>
            </w:tcBorders>
          </w:tcPr>
          <w:p w:rsidR="00E74137" w:rsidP="00E74137" w:rsidRDefault="00E74137" w14:paraId="06971CD3" w14:textId="24D8D3B2">
            <w:pPr>
              <w:widowControl w:val="0"/>
              <w:spacing w:after="0" w:line="240" w:lineRule="auto"/>
            </w:pPr>
          </w:p>
        </w:tc>
      </w:tr>
      <w:tr w:rsidRPr="00E032F9" w:rsidR="00E74137" w:rsidTr="11865A7B" w14:paraId="05738430" w14:textId="77777777">
        <w:trPr>
          <w:trHeight w:val="300"/>
        </w:trPr>
        <w:tc>
          <w:tcPr>
            <w:tcW w:w="1136" w:type="dxa"/>
            <w:tcBorders>
              <w:right w:val="single" w:color="auto" w:sz="4" w:space="0"/>
            </w:tcBorders>
          </w:tcPr>
          <w:p w:rsidR="00E74137" w:rsidP="00E74137" w:rsidRDefault="00E74137" w14:paraId="61740529" w14:textId="2FF160FA">
            <w:pPr>
              <w:widowControl w:val="0"/>
              <w:spacing w:after="0"/>
              <w:rPr>
                <w:rFonts w:eastAsia="Calibri" w:cs="Calibri"/>
                <w:sz w:val="16"/>
                <w:szCs w:val="16"/>
                <w:lang w:val="en-US"/>
              </w:rPr>
            </w:pPr>
            <w:r>
              <w:rPr>
                <w:rFonts w:eastAsia="Calibri" w:cs="Calibri"/>
                <w:sz w:val="16"/>
                <w:szCs w:val="16"/>
                <w:lang w:val="en-US"/>
              </w:rPr>
              <w:t>C</w:t>
            </w:r>
          </w:p>
        </w:tc>
        <w:tc>
          <w:tcPr>
            <w:tcW w:w="1335" w:type="dxa"/>
            <w:tcBorders>
              <w:top w:val="single" w:color="auto" w:sz="4" w:space="0"/>
              <w:left w:val="single" w:color="auto" w:sz="4" w:space="0"/>
              <w:bottom w:val="single" w:color="auto" w:sz="4" w:space="0"/>
              <w:right w:val="single" w:color="auto" w:sz="4" w:space="0"/>
            </w:tcBorders>
          </w:tcPr>
          <w:p w:rsidR="00E74137" w:rsidP="00E74137" w:rsidRDefault="00E74137" w14:paraId="18EC2B55" w14:textId="72D5F5D1">
            <w:pPr>
              <w:widowControl w:val="0"/>
              <w:spacing w:after="0"/>
              <w:rPr>
                <w:rFonts w:ascii="Calibri" w:hAnsi="Calibri" w:eastAsia="Calibri" w:cs="Calibri"/>
                <w:sz w:val="16"/>
                <w:szCs w:val="16"/>
              </w:rPr>
            </w:pPr>
            <w:r>
              <w:rPr>
                <w:rFonts w:eastAsia="Calibri" w:cs="Calibri"/>
                <w:sz w:val="16"/>
                <w:szCs w:val="16"/>
                <w:lang w:val="en-US"/>
              </w:rPr>
              <w:t>Request response</w:t>
            </w:r>
          </w:p>
        </w:tc>
        <w:tc>
          <w:tcPr>
            <w:tcW w:w="6654" w:type="dxa"/>
            <w:tcBorders>
              <w:left w:val="single" w:color="auto" w:sz="4" w:space="0"/>
            </w:tcBorders>
          </w:tcPr>
          <w:p w:rsidR="00E74137" w:rsidP="00E74137" w:rsidRDefault="00E74137" w14:paraId="03EFCA41" w14:textId="77777777">
            <w:pPr>
              <w:widowControl w:val="0"/>
              <w:spacing w:after="0"/>
              <w:rPr>
                <w:rFonts w:ascii="Calibri" w:hAnsi="Calibri" w:eastAsia="Calibri" w:cs="Calibri"/>
                <w:sz w:val="16"/>
                <w:szCs w:val="16"/>
                <w:lang w:val="en-US"/>
              </w:rPr>
            </w:pPr>
          </w:p>
        </w:tc>
      </w:tr>
      <w:tr w:rsidRPr="00E032F9" w:rsidR="00E74137" w:rsidTr="11865A7B" w14:paraId="7BB2D512" w14:textId="77777777">
        <w:trPr>
          <w:trHeight w:val="300"/>
        </w:trPr>
        <w:tc>
          <w:tcPr>
            <w:tcW w:w="1136" w:type="dxa"/>
            <w:tcBorders>
              <w:right w:val="single" w:color="auto" w:sz="4" w:space="0"/>
            </w:tcBorders>
          </w:tcPr>
          <w:p w:rsidR="00E74137" w:rsidP="00E74137" w:rsidRDefault="00E74137" w14:paraId="321CEA74" w14:textId="1B5D940C">
            <w:pPr>
              <w:widowControl w:val="0"/>
              <w:spacing w:after="0"/>
              <w:rPr>
                <w:rFonts w:eastAsia="Calibri" w:cs="Calibri"/>
                <w:sz w:val="16"/>
                <w:szCs w:val="16"/>
                <w:lang w:val="en-US"/>
              </w:rPr>
            </w:pPr>
            <w:r>
              <w:rPr>
                <w:rFonts w:eastAsia="Calibri" w:cs="Calibri"/>
                <w:sz w:val="16"/>
                <w:szCs w:val="16"/>
                <w:lang w:val="en-US"/>
              </w:rPr>
              <w:t>D</w:t>
            </w:r>
          </w:p>
        </w:tc>
        <w:tc>
          <w:tcPr>
            <w:tcW w:w="1335" w:type="dxa"/>
            <w:tcBorders>
              <w:top w:val="single" w:color="auto" w:sz="4" w:space="0"/>
              <w:left w:val="single" w:color="auto" w:sz="4" w:space="0"/>
              <w:bottom w:val="single" w:color="auto" w:sz="4" w:space="0"/>
              <w:right w:val="single" w:color="auto" w:sz="4" w:space="0"/>
            </w:tcBorders>
          </w:tcPr>
          <w:p w:rsidRPr="00762D02" w:rsidR="00E74137" w:rsidP="00E74137" w:rsidRDefault="00E74137" w14:paraId="1A5B3E95" w14:textId="700541E2">
            <w:pPr>
              <w:widowControl w:val="0"/>
              <w:spacing w:after="0"/>
              <w:rPr>
                <w:rFonts w:eastAsia="Calibri" w:cs="Calibri"/>
                <w:sz w:val="16"/>
                <w:szCs w:val="16"/>
                <w:highlight w:val="yellow"/>
                <w:lang w:val="en-US"/>
              </w:rPr>
            </w:pPr>
            <w:r>
              <w:rPr>
                <w:rFonts w:eastAsia="Calibri" w:cs="Calibri"/>
                <w:sz w:val="16"/>
                <w:szCs w:val="16"/>
                <w:lang w:val="en-US"/>
              </w:rPr>
              <w:t>Data request</w:t>
            </w:r>
          </w:p>
        </w:tc>
        <w:tc>
          <w:tcPr>
            <w:tcW w:w="6654" w:type="dxa"/>
            <w:tcBorders>
              <w:left w:val="single" w:color="auto" w:sz="4" w:space="0"/>
            </w:tcBorders>
          </w:tcPr>
          <w:p w:rsidR="00E74137" w:rsidP="00E74137" w:rsidRDefault="00E74137" w14:paraId="397C96D2" w14:textId="77777777">
            <w:pPr>
              <w:widowControl w:val="0"/>
              <w:spacing w:after="0"/>
              <w:rPr>
                <w:rFonts w:eastAsia="Calibri" w:cs="Calibri"/>
                <w:sz w:val="16"/>
                <w:szCs w:val="16"/>
                <w:lang w:val="en-GB"/>
              </w:rPr>
            </w:pPr>
          </w:p>
        </w:tc>
      </w:tr>
      <w:tr w:rsidRPr="00E032F9" w:rsidR="00E74137" w:rsidTr="11865A7B" w14:paraId="5C1ABCEE" w14:textId="77777777">
        <w:trPr>
          <w:trHeight w:val="300"/>
        </w:trPr>
        <w:tc>
          <w:tcPr>
            <w:tcW w:w="1136" w:type="dxa"/>
            <w:tcBorders>
              <w:right w:val="single" w:color="auto" w:sz="4" w:space="0"/>
            </w:tcBorders>
          </w:tcPr>
          <w:p w:rsidR="00E74137" w:rsidP="00E74137" w:rsidRDefault="00E74137" w14:paraId="211A4FC5" w14:textId="356C1259">
            <w:pPr>
              <w:widowControl w:val="0"/>
              <w:spacing w:after="0"/>
              <w:rPr>
                <w:rFonts w:eastAsia="Calibri" w:cs="Calibri"/>
                <w:sz w:val="16"/>
                <w:szCs w:val="16"/>
                <w:lang w:val="en-US"/>
              </w:rPr>
            </w:pPr>
            <w:r>
              <w:rPr>
                <w:rFonts w:eastAsia="Calibri" w:cs="Calibri"/>
                <w:sz w:val="16"/>
                <w:szCs w:val="16"/>
                <w:lang w:val="en-US"/>
              </w:rPr>
              <w:t>E</w:t>
            </w:r>
          </w:p>
        </w:tc>
        <w:tc>
          <w:tcPr>
            <w:tcW w:w="1335" w:type="dxa"/>
            <w:tcBorders>
              <w:top w:val="single" w:color="auto" w:sz="4" w:space="0"/>
              <w:left w:val="single" w:color="auto" w:sz="4" w:space="0"/>
              <w:bottom w:val="single" w:color="auto" w:sz="4" w:space="0"/>
              <w:right w:val="single" w:color="auto" w:sz="4" w:space="0"/>
            </w:tcBorders>
          </w:tcPr>
          <w:p w:rsidRPr="00762D02" w:rsidR="00E74137" w:rsidP="00E74137" w:rsidRDefault="00E74137" w14:paraId="0973072B" w14:textId="0E08AF89">
            <w:pPr>
              <w:widowControl w:val="0"/>
              <w:spacing w:after="0"/>
              <w:rPr>
                <w:rFonts w:eastAsia="Calibri" w:cs="Calibri"/>
                <w:sz w:val="16"/>
                <w:szCs w:val="16"/>
                <w:highlight w:val="yellow"/>
                <w:lang w:val="en-US"/>
              </w:rPr>
            </w:pPr>
            <w:r>
              <w:rPr>
                <w:rFonts w:eastAsia="Calibri" w:cs="Calibri"/>
                <w:sz w:val="16"/>
                <w:szCs w:val="16"/>
                <w:lang w:val="en-US"/>
              </w:rPr>
              <w:t>Data</w:t>
            </w:r>
          </w:p>
        </w:tc>
        <w:tc>
          <w:tcPr>
            <w:tcW w:w="6654" w:type="dxa"/>
            <w:tcBorders>
              <w:left w:val="single" w:color="auto" w:sz="4" w:space="0"/>
            </w:tcBorders>
          </w:tcPr>
          <w:p w:rsidR="00E74137" w:rsidP="00E74137" w:rsidRDefault="00E74137" w14:paraId="1CE6C4DB" w14:textId="77777777">
            <w:pPr>
              <w:widowControl w:val="0"/>
              <w:spacing w:after="0"/>
              <w:rPr>
                <w:rFonts w:eastAsia="Calibri" w:cs="Calibri"/>
                <w:sz w:val="16"/>
                <w:szCs w:val="16"/>
                <w:lang w:val="en-GB"/>
              </w:rPr>
            </w:pPr>
          </w:p>
        </w:tc>
      </w:tr>
    </w:tbl>
    <w:p w:rsidR="1C18C02C" w:rsidRDefault="1C18C02C" w14:paraId="4C11E570" w14:textId="2C3F8E19"/>
    <w:p w:rsidRPr="00762D02" w:rsidR="003135C6" w:rsidP="3DEE5B8D" w:rsidRDefault="00762D02" w14:paraId="314EE24A" w14:textId="15343A6C">
      <w:pPr>
        <w:rPr>
          <w:rFonts w:ascii="Arial" w:hAnsi="Arial" w:eastAsia="Arial" w:cs="Arial"/>
          <w:b w:val="1"/>
          <w:bCs w:val="1"/>
          <w:i w:val="1"/>
          <w:iCs w:val="1"/>
          <w:sz w:val="20"/>
          <w:szCs w:val="20"/>
          <w:highlight w:val="yellow"/>
          <w:u w:val="single"/>
          <w:lang w:val="en-GB"/>
        </w:rPr>
      </w:pPr>
    </w:p>
    <w:sectPr w:rsidRPr="00762D02" w:rsidR="003135C6">
      <w:headerReference w:type="even" r:id="rId14"/>
      <w:headerReference w:type="default" r:id="rId15"/>
      <w:footerReference w:type="even" r:id="rId16"/>
      <w:footerReference w:type="default" r:id="rId17"/>
      <w:headerReference w:type="first" r:id="rId18"/>
      <w:footerReference w:type="first" r:id="rId19"/>
      <w:pgSz w:w="11906" w:h="16838" w:orient="portrait"/>
      <w:pgMar w:top="1440" w:right="1440" w:bottom="1440" w:left="1440" w:header="708" w:footer="708" w:gutter="0"/>
      <w:lnNumType w:countBy="1" w:distance="283" w:restart="continuou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11FB" w:rsidRDefault="000E11FB" w14:paraId="4B5049A6" w14:textId="77777777">
      <w:r>
        <w:separator/>
      </w:r>
    </w:p>
  </w:endnote>
  <w:endnote w:type="continuationSeparator" w:id="0">
    <w:p w:rsidR="000E11FB" w:rsidRDefault="000E11FB" w14:paraId="70EF58FF" w14:textId="77777777">
      <w:r>
        <w:continuationSeparator/>
      </w:r>
    </w:p>
  </w:endnote>
  <w:endnote w:type="continuationNotice" w:id="1">
    <w:p w:rsidR="000E11FB" w:rsidRDefault="000E11FB" w14:paraId="1F259A7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2AC777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5759004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8003A8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11FB" w:rsidRDefault="000E11FB" w14:paraId="6F4AA296" w14:textId="77777777">
      <w:pPr>
        <w:rPr>
          <w:sz w:val="12"/>
        </w:rPr>
      </w:pPr>
      <w:r>
        <w:separator/>
      </w:r>
    </w:p>
  </w:footnote>
  <w:footnote w:type="continuationSeparator" w:id="0">
    <w:p w:rsidR="000E11FB" w:rsidRDefault="000E11FB" w14:paraId="10F47993" w14:textId="77777777">
      <w:pPr>
        <w:rPr>
          <w:sz w:val="12"/>
        </w:rPr>
      </w:pPr>
      <w:r>
        <w:continuationSeparator/>
      </w:r>
    </w:p>
  </w:footnote>
  <w:footnote w:type="continuationNotice" w:id="1">
    <w:p w:rsidR="000E11FB" w:rsidRDefault="000E11FB" w14:paraId="3148CC94" w14:textId="77777777">
      <w:pPr>
        <w:spacing w:after="0" w:line="240" w:lineRule="auto"/>
      </w:pPr>
    </w:p>
  </w:footnote>
  <w:footnote w:id="2">
    <w:p w:rsidR="006702A4" w:rsidRDefault="006702A4" w14:paraId="13AFA2AF" w14:textId="23A1FA7F">
      <w:pPr>
        <w:pStyle w:val="FootnoteText"/>
        <w:widowControl w:val="0"/>
        <w:rPr>
          <w:lang w:val="en-US"/>
        </w:rPr>
      </w:pPr>
      <w:r>
        <w:rPr>
          <w:rStyle w:val="Voetnoottekens"/>
        </w:rPr>
        <w:footnoteRef/>
      </w:r>
      <w:r>
        <w:rPr>
          <w:lang w:val="en-US"/>
        </w:rPr>
        <w:t xml:space="preserve"> Note that the referred information will also be published and accessible from the </w:t>
      </w:r>
      <w:r w:rsidRPr="00E032F9">
        <w:rPr>
          <w:i/>
          <w:iCs/>
          <w:lang w:val="en-US"/>
        </w:rPr>
        <w:t>EU Advisory Authority</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732E60B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4A1B70" w14:paraId="76614669" w14:textId="33585272">
    <w:pPr>
      <w:pStyle w:val="Header"/>
    </w:pPr>
    <w:sdt>
      <w:sdtPr>
        <w:id w:val="1584031649"/>
        <w:docPartObj>
          <w:docPartGallery w:val="Watermarks"/>
          <w:docPartUnique/>
        </w:docPartObj>
      </w:sdtPr>
      <w:sdtEndPr/>
      <w:sdtContent>
        <w:r>
          <w:rPr>
            <w:noProof/>
            <w:lang w:val="en-US"/>
          </w:rP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239;mso-wrap-edited:f;mso-width-percent:0;mso-height-percent:0;mso-position-horizontal:center;mso-position-horizontal-relative:margin;mso-position-vertical:center;mso-position-vertical-relative:margin;mso-width-percent:0;mso-height-percent:0" alt="" o:spid="_x0000_s1026" o:allowincell="f" fillcolor="silver" stroked="f" type="#_x0000_t136">
              <v:fill opacity=".5"/>
              <v:textpath style="font-family:&quot;Calibri&quot;;font-size:1pt" string="DRAFT"/>
              <w10:wrap anchorx="margin" anchory="margin"/>
            </v:shape>
          </w:pict>
        </w:r>
      </w:sdtContent>
    </w:sdt>
    <w:sdt>
      <w:sdtPr>
        <w:id w:val="396477408"/>
      </w:sdtPr>
      <w:sdtEndPr/>
      <w:sdtContent>
        <w:r>
          <w:rPr>
            <w:noProof/>
          </w:rPr>
          <w:pict w14:anchorId="5DC4ECCA">
            <v:shape id="shapetype_136" style="position:absolute;margin-left:0;margin-top:0;width:50pt;height:50pt;z-index:251658240;visibility:hidden;mso-wrap-edited:f;mso-width-percent:0;mso-height-percent:0;mso-position-horizontal-relative:text;mso-position-vertical-relative:text;mso-width-percent:0;mso-height-percent:0" alt="" coordsize="21600,21600" o:spid="_x0000_s1025" o:spt="100" adj="10800,,0" path="m,l21600,em,21600r21600,e">
              <v:stroke joinstyle="miter"/>
              <v:formulas/>
              <v:path o:connecttype="custom" o:connectlocs="0,0;548799456,0;0,548799456;548799456,548799456" o:connectangles="0,0,0,0"/>
              <o:lock v:ext="edit" selection="t"/>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5EA5A8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2A637C"/>
    <w:multiLevelType w:val="hybridMultilevel"/>
    <w:tmpl w:val="618EFD20"/>
    <w:lvl w:ilvl="0" w:tplc="1668F5CE">
      <w:start w:val="1"/>
      <w:numFmt w:val="bullet"/>
      <w:lvlText w:val="-"/>
      <w:lvlJc w:val="left"/>
      <w:pPr>
        <w:ind w:left="390" w:hanging="360"/>
      </w:pPr>
      <w:rPr>
        <w:rFonts w:hint="default" w:ascii="Calibri" w:hAnsi="Calibri" w:eastAsia="Calibri" w:cs="Calibri"/>
      </w:rPr>
    </w:lvl>
    <w:lvl w:ilvl="1" w:tplc="20000003" w:tentative="1">
      <w:start w:val="1"/>
      <w:numFmt w:val="bullet"/>
      <w:lvlText w:val="o"/>
      <w:lvlJc w:val="left"/>
      <w:pPr>
        <w:ind w:left="1110" w:hanging="360"/>
      </w:pPr>
      <w:rPr>
        <w:rFonts w:hint="default" w:ascii="Courier New" w:hAnsi="Courier New" w:cs="Courier New"/>
      </w:rPr>
    </w:lvl>
    <w:lvl w:ilvl="2" w:tplc="20000005" w:tentative="1">
      <w:start w:val="1"/>
      <w:numFmt w:val="bullet"/>
      <w:lvlText w:val=""/>
      <w:lvlJc w:val="left"/>
      <w:pPr>
        <w:ind w:left="1830" w:hanging="360"/>
      </w:pPr>
      <w:rPr>
        <w:rFonts w:hint="default" w:ascii="Wingdings" w:hAnsi="Wingdings"/>
      </w:rPr>
    </w:lvl>
    <w:lvl w:ilvl="3" w:tplc="20000001" w:tentative="1">
      <w:start w:val="1"/>
      <w:numFmt w:val="bullet"/>
      <w:lvlText w:val=""/>
      <w:lvlJc w:val="left"/>
      <w:pPr>
        <w:ind w:left="2550" w:hanging="360"/>
      </w:pPr>
      <w:rPr>
        <w:rFonts w:hint="default" w:ascii="Symbol" w:hAnsi="Symbol"/>
      </w:rPr>
    </w:lvl>
    <w:lvl w:ilvl="4" w:tplc="20000003" w:tentative="1">
      <w:start w:val="1"/>
      <w:numFmt w:val="bullet"/>
      <w:lvlText w:val="o"/>
      <w:lvlJc w:val="left"/>
      <w:pPr>
        <w:ind w:left="3270" w:hanging="360"/>
      </w:pPr>
      <w:rPr>
        <w:rFonts w:hint="default" w:ascii="Courier New" w:hAnsi="Courier New" w:cs="Courier New"/>
      </w:rPr>
    </w:lvl>
    <w:lvl w:ilvl="5" w:tplc="20000005" w:tentative="1">
      <w:start w:val="1"/>
      <w:numFmt w:val="bullet"/>
      <w:lvlText w:val=""/>
      <w:lvlJc w:val="left"/>
      <w:pPr>
        <w:ind w:left="3990" w:hanging="360"/>
      </w:pPr>
      <w:rPr>
        <w:rFonts w:hint="default" w:ascii="Wingdings" w:hAnsi="Wingdings"/>
      </w:rPr>
    </w:lvl>
    <w:lvl w:ilvl="6" w:tplc="20000001" w:tentative="1">
      <w:start w:val="1"/>
      <w:numFmt w:val="bullet"/>
      <w:lvlText w:val=""/>
      <w:lvlJc w:val="left"/>
      <w:pPr>
        <w:ind w:left="4710" w:hanging="360"/>
      </w:pPr>
      <w:rPr>
        <w:rFonts w:hint="default" w:ascii="Symbol" w:hAnsi="Symbol"/>
      </w:rPr>
    </w:lvl>
    <w:lvl w:ilvl="7" w:tplc="20000003" w:tentative="1">
      <w:start w:val="1"/>
      <w:numFmt w:val="bullet"/>
      <w:lvlText w:val="o"/>
      <w:lvlJc w:val="left"/>
      <w:pPr>
        <w:ind w:left="5430" w:hanging="360"/>
      </w:pPr>
      <w:rPr>
        <w:rFonts w:hint="default" w:ascii="Courier New" w:hAnsi="Courier New" w:cs="Courier New"/>
      </w:rPr>
    </w:lvl>
    <w:lvl w:ilvl="8" w:tplc="20000005" w:tentative="1">
      <w:start w:val="1"/>
      <w:numFmt w:val="bullet"/>
      <w:lvlText w:val=""/>
      <w:lvlJc w:val="left"/>
      <w:pPr>
        <w:ind w:left="6150" w:hanging="360"/>
      </w:pPr>
      <w:rPr>
        <w:rFonts w:hint="default" w:ascii="Wingdings" w:hAnsi="Wingdings"/>
      </w:rPr>
    </w:lvl>
  </w:abstractNum>
  <w:abstractNum w:abstractNumId="6"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9"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2"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3"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4"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1293B14"/>
    <w:multiLevelType w:val="multilevel"/>
    <w:tmpl w:val="725A4EE6"/>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19" w15:restartNumberingAfterBreak="0">
    <w:nsid w:val="745813F7"/>
    <w:multiLevelType w:val="hybridMultilevel"/>
    <w:tmpl w:val="8A58C58E"/>
    <w:lvl w:ilvl="0" w:tplc="D9F67554">
      <w:numFmt w:val="bullet"/>
      <w:lvlText w:val=""/>
      <w:lvlJc w:val="left"/>
      <w:pPr>
        <w:ind w:left="720" w:hanging="360"/>
      </w:pPr>
      <w:rPr>
        <w:rFonts w:hint="default" w:ascii="Symbol" w:hAnsi="Symbol"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D1C640D"/>
    <w:multiLevelType w:val="hybridMultilevel"/>
    <w:tmpl w:val="6A9A3722"/>
    <w:lvl w:ilvl="0" w:tplc="52D6615C">
      <w:start w:val="3"/>
      <w:numFmt w:val="bullet"/>
      <w:lvlText w:val=""/>
      <w:lvlJc w:val="left"/>
      <w:pPr>
        <w:ind w:left="720" w:hanging="360"/>
      </w:pPr>
      <w:rPr>
        <w:rFonts w:hint="default" w:ascii="Symbol" w:hAnsi="Symbol" w:eastAsia="Calibri" w:cs="Calibr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646620226">
    <w:abstractNumId w:val="13"/>
  </w:num>
  <w:num w:numId="2" w16cid:durableId="1458529810">
    <w:abstractNumId w:val="12"/>
  </w:num>
  <w:num w:numId="3" w16cid:durableId="1404335078">
    <w:abstractNumId w:val="2"/>
  </w:num>
  <w:num w:numId="4" w16cid:durableId="67071402">
    <w:abstractNumId w:val="4"/>
  </w:num>
  <w:num w:numId="5" w16cid:durableId="772939170">
    <w:abstractNumId w:val="15"/>
  </w:num>
  <w:num w:numId="6" w16cid:durableId="740953442">
    <w:abstractNumId w:val="7"/>
  </w:num>
  <w:num w:numId="7" w16cid:durableId="1296720092">
    <w:abstractNumId w:val="11"/>
  </w:num>
  <w:num w:numId="8" w16cid:durableId="1117682835">
    <w:abstractNumId w:val="18"/>
  </w:num>
  <w:num w:numId="9" w16cid:durableId="80495684">
    <w:abstractNumId w:val="0"/>
  </w:num>
  <w:num w:numId="10" w16cid:durableId="1971399620">
    <w:abstractNumId w:val="16"/>
  </w:num>
  <w:num w:numId="11" w16cid:durableId="1470629679">
    <w:abstractNumId w:val="1"/>
  </w:num>
  <w:num w:numId="12" w16cid:durableId="152456926">
    <w:abstractNumId w:val="20"/>
  </w:num>
  <w:num w:numId="13" w16cid:durableId="496727081">
    <w:abstractNumId w:val="6"/>
  </w:num>
  <w:num w:numId="14" w16cid:durableId="1261527982">
    <w:abstractNumId w:val="3"/>
  </w:num>
  <w:num w:numId="15" w16cid:durableId="571084803">
    <w:abstractNumId w:val="9"/>
  </w:num>
  <w:num w:numId="16" w16cid:durableId="2062510926">
    <w:abstractNumId w:val="10"/>
  </w:num>
  <w:num w:numId="17" w16cid:durableId="1944916491">
    <w:abstractNumId w:val="14"/>
  </w:num>
  <w:num w:numId="18" w16cid:durableId="1732192554">
    <w:abstractNumId w:val="19"/>
  </w:num>
  <w:num w:numId="19" w16cid:durableId="1094975962">
    <w:abstractNumId w:val="8"/>
  </w:num>
  <w:num w:numId="20" w16cid:durableId="1190491983">
    <w:abstractNumId w:val="17"/>
  </w:num>
  <w:num w:numId="21" w16cid:durableId="367295066">
    <w:abstractNumId w:val="21"/>
  </w:num>
  <w:num w:numId="22" w16cid:durableId="1157264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trackRevisions w:val="false"/>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60FE"/>
    <w:rsid w:val="00006D13"/>
    <w:rsid w:val="0001266B"/>
    <w:rsid w:val="00013E2E"/>
    <w:rsid w:val="00027444"/>
    <w:rsid w:val="0003221F"/>
    <w:rsid w:val="00037425"/>
    <w:rsid w:val="00046DFF"/>
    <w:rsid w:val="00051551"/>
    <w:rsid w:val="00052A10"/>
    <w:rsid w:val="00057795"/>
    <w:rsid w:val="0006223E"/>
    <w:rsid w:val="00063C85"/>
    <w:rsid w:val="0006500C"/>
    <w:rsid w:val="0007293C"/>
    <w:rsid w:val="000813D1"/>
    <w:rsid w:val="00081FA6"/>
    <w:rsid w:val="00084B51"/>
    <w:rsid w:val="00087DBA"/>
    <w:rsid w:val="00092423"/>
    <w:rsid w:val="00092E59"/>
    <w:rsid w:val="00095F49"/>
    <w:rsid w:val="000A5579"/>
    <w:rsid w:val="000B284E"/>
    <w:rsid w:val="000C140B"/>
    <w:rsid w:val="000C6DC7"/>
    <w:rsid w:val="000C7736"/>
    <w:rsid w:val="000D5F6D"/>
    <w:rsid w:val="000E11FB"/>
    <w:rsid w:val="000E3DEA"/>
    <w:rsid w:val="000E62F2"/>
    <w:rsid w:val="000E72C4"/>
    <w:rsid w:val="000E738B"/>
    <w:rsid w:val="000E7661"/>
    <w:rsid w:val="000F1855"/>
    <w:rsid w:val="000F18A3"/>
    <w:rsid w:val="000F234F"/>
    <w:rsid w:val="000F4E42"/>
    <w:rsid w:val="0010175A"/>
    <w:rsid w:val="00105C01"/>
    <w:rsid w:val="00106724"/>
    <w:rsid w:val="00116A5B"/>
    <w:rsid w:val="00124E28"/>
    <w:rsid w:val="00127842"/>
    <w:rsid w:val="001303A9"/>
    <w:rsid w:val="001329DD"/>
    <w:rsid w:val="00134BEA"/>
    <w:rsid w:val="00145798"/>
    <w:rsid w:val="001604A7"/>
    <w:rsid w:val="0016114F"/>
    <w:rsid w:val="001633E2"/>
    <w:rsid w:val="00167CA3"/>
    <w:rsid w:val="00180A75"/>
    <w:rsid w:val="001839FE"/>
    <w:rsid w:val="0018469D"/>
    <w:rsid w:val="00185F56"/>
    <w:rsid w:val="00187D4C"/>
    <w:rsid w:val="00187EAC"/>
    <w:rsid w:val="00192C5B"/>
    <w:rsid w:val="00193AC5"/>
    <w:rsid w:val="001976E3"/>
    <w:rsid w:val="001A3037"/>
    <w:rsid w:val="001B1623"/>
    <w:rsid w:val="001C0096"/>
    <w:rsid w:val="001C7395"/>
    <w:rsid w:val="001D6DF2"/>
    <w:rsid w:val="001E2847"/>
    <w:rsid w:val="001E71ED"/>
    <w:rsid w:val="00200F5D"/>
    <w:rsid w:val="00203248"/>
    <w:rsid w:val="00204803"/>
    <w:rsid w:val="002167E9"/>
    <w:rsid w:val="002174F4"/>
    <w:rsid w:val="002217AB"/>
    <w:rsid w:val="00224D13"/>
    <w:rsid w:val="00225448"/>
    <w:rsid w:val="0025175C"/>
    <w:rsid w:val="00251ABD"/>
    <w:rsid w:val="00257CD2"/>
    <w:rsid w:val="0026211E"/>
    <w:rsid w:val="00265895"/>
    <w:rsid w:val="00272E0D"/>
    <w:rsid w:val="00277DDD"/>
    <w:rsid w:val="00281CB2"/>
    <w:rsid w:val="00282157"/>
    <w:rsid w:val="00286B44"/>
    <w:rsid w:val="00286F71"/>
    <w:rsid w:val="00294634"/>
    <w:rsid w:val="00294D55"/>
    <w:rsid w:val="002A1380"/>
    <w:rsid w:val="002A7F87"/>
    <w:rsid w:val="002B0235"/>
    <w:rsid w:val="002C11D3"/>
    <w:rsid w:val="002C3BE3"/>
    <w:rsid w:val="002C6A6B"/>
    <w:rsid w:val="002D14D5"/>
    <w:rsid w:val="002E6805"/>
    <w:rsid w:val="002F0351"/>
    <w:rsid w:val="002F0504"/>
    <w:rsid w:val="002F5245"/>
    <w:rsid w:val="002F6BD8"/>
    <w:rsid w:val="0030494E"/>
    <w:rsid w:val="00307F81"/>
    <w:rsid w:val="003135C6"/>
    <w:rsid w:val="00316B0D"/>
    <w:rsid w:val="003235CE"/>
    <w:rsid w:val="00331E1D"/>
    <w:rsid w:val="00332939"/>
    <w:rsid w:val="0034312B"/>
    <w:rsid w:val="00347542"/>
    <w:rsid w:val="00347913"/>
    <w:rsid w:val="00347DB9"/>
    <w:rsid w:val="00360D0C"/>
    <w:rsid w:val="0037065B"/>
    <w:rsid w:val="00374CB8"/>
    <w:rsid w:val="003768D8"/>
    <w:rsid w:val="0038372B"/>
    <w:rsid w:val="00392E0A"/>
    <w:rsid w:val="003979F4"/>
    <w:rsid w:val="00397DDE"/>
    <w:rsid w:val="003C3EB1"/>
    <w:rsid w:val="003C40D6"/>
    <w:rsid w:val="003D493B"/>
    <w:rsid w:val="003D55EB"/>
    <w:rsid w:val="003D5881"/>
    <w:rsid w:val="003D6352"/>
    <w:rsid w:val="003E7EDE"/>
    <w:rsid w:val="003F0FFD"/>
    <w:rsid w:val="004002D2"/>
    <w:rsid w:val="00401127"/>
    <w:rsid w:val="00406EB7"/>
    <w:rsid w:val="00410F63"/>
    <w:rsid w:val="00433CE4"/>
    <w:rsid w:val="00436DB5"/>
    <w:rsid w:val="00441259"/>
    <w:rsid w:val="004451FD"/>
    <w:rsid w:val="0045216A"/>
    <w:rsid w:val="00453E54"/>
    <w:rsid w:val="00463550"/>
    <w:rsid w:val="0046483D"/>
    <w:rsid w:val="00473E89"/>
    <w:rsid w:val="00476450"/>
    <w:rsid w:val="0048176A"/>
    <w:rsid w:val="0048586A"/>
    <w:rsid w:val="00493212"/>
    <w:rsid w:val="00497053"/>
    <w:rsid w:val="004A0223"/>
    <w:rsid w:val="004A124E"/>
    <w:rsid w:val="004A1B70"/>
    <w:rsid w:val="004B1279"/>
    <w:rsid w:val="004B17D6"/>
    <w:rsid w:val="004B5DE3"/>
    <w:rsid w:val="004B63CB"/>
    <w:rsid w:val="004C0FD6"/>
    <w:rsid w:val="004C2B32"/>
    <w:rsid w:val="004D7A57"/>
    <w:rsid w:val="004E3F6B"/>
    <w:rsid w:val="004E6BD3"/>
    <w:rsid w:val="004E714B"/>
    <w:rsid w:val="00500FF1"/>
    <w:rsid w:val="00502946"/>
    <w:rsid w:val="00504733"/>
    <w:rsid w:val="0050581F"/>
    <w:rsid w:val="00506AB8"/>
    <w:rsid w:val="00515AF9"/>
    <w:rsid w:val="00522B93"/>
    <w:rsid w:val="00525F76"/>
    <w:rsid w:val="0052691E"/>
    <w:rsid w:val="00526FC6"/>
    <w:rsid w:val="005272B9"/>
    <w:rsid w:val="00535742"/>
    <w:rsid w:val="00537DDB"/>
    <w:rsid w:val="00542E65"/>
    <w:rsid w:val="00552CF0"/>
    <w:rsid w:val="005549A9"/>
    <w:rsid w:val="005630F8"/>
    <w:rsid w:val="0057236A"/>
    <w:rsid w:val="0057423E"/>
    <w:rsid w:val="00582F8A"/>
    <w:rsid w:val="0059772D"/>
    <w:rsid w:val="005A2CB8"/>
    <w:rsid w:val="005B488A"/>
    <w:rsid w:val="005C1807"/>
    <w:rsid w:val="005C2651"/>
    <w:rsid w:val="005C68D4"/>
    <w:rsid w:val="005C7A68"/>
    <w:rsid w:val="005C89BC"/>
    <w:rsid w:val="005D4B57"/>
    <w:rsid w:val="005D4D0A"/>
    <w:rsid w:val="005D4FDA"/>
    <w:rsid w:val="005D6CC2"/>
    <w:rsid w:val="005D6DC4"/>
    <w:rsid w:val="005E25A0"/>
    <w:rsid w:val="005E29EE"/>
    <w:rsid w:val="005E6FCA"/>
    <w:rsid w:val="005F1F8E"/>
    <w:rsid w:val="006008C9"/>
    <w:rsid w:val="00605630"/>
    <w:rsid w:val="00610CDB"/>
    <w:rsid w:val="00611214"/>
    <w:rsid w:val="00611B03"/>
    <w:rsid w:val="00613BB1"/>
    <w:rsid w:val="006221A5"/>
    <w:rsid w:val="00627030"/>
    <w:rsid w:val="00630C82"/>
    <w:rsid w:val="006341BD"/>
    <w:rsid w:val="00642C3A"/>
    <w:rsid w:val="00650E80"/>
    <w:rsid w:val="00657A63"/>
    <w:rsid w:val="00661556"/>
    <w:rsid w:val="00662D55"/>
    <w:rsid w:val="00667683"/>
    <w:rsid w:val="006702A4"/>
    <w:rsid w:val="0067213B"/>
    <w:rsid w:val="00675575"/>
    <w:rsid w:val="00680FF9"/>
    <w:rsid w:val="00682C3D"/>
    <w:rsid w:val="00686C8B"/>
    <w:rsid w:val="00690148"/>
    <w:rsid w:val="00690AE9"/>
    <w:rsid w:val="006A0E90"/>
    <w:rsid w:val="006A7ED8"/>
    <w:rsid w:val="006B6F09"/>
    <w:rsid w:val="006C38C3"/>
    <w:rsid w:val="006D313D"/>
    <w:rsid w:val="006E5B76"/>
    <w:rsid w:val="006E5E1B"/>
    <w:rsid w:val="006E7CA3"/>
    <w:rsid w:val="006F1897"/>
    <w:rsid w:val="006F35B1"/>
    <w:rsid w:val="006F3DE9"/>
    <w:rsid w:val="006F45CB"/>
    <w:rsid w:val="00705F34"/>
    <w:rsid w:val="007119D6"/>
    <w:rsid w:val="00712E44"/>
    <w:rsid w:val="00713F28"/>
    <w:rsid w:val="00715781"/>
    <w:rsid w:val="007277AD"/>
    <w:rsid w:val="007370FD"/>
    <w:rsid w:val="007471C6"/>
    <w:rsid w:val="00750400"/>
    <w:rsid w:val="00755B02"/>
    <w:rsid w:val="00756B06"/>
    <w:rsid w:val="007609E8"/>
    <w:rsid w:val="00761E0F"/>
    <w:rsid w:val="00762D02"/>
    <w:rsid w:val="00765C58"/>
    <w:rsid w:val="00771052"/>
    <w:rsid w:val="00771CB9"/>
    <w:rsid w:val="00772D20"/>
    <w:rsid w:val="00785584"/>
    <w:rsid w:val="007876E5"/>
    <w:rsid w:val="007889B3"/>
    <w:rsid w:val="00796210"/>
    <w:rsid w:val="007A32B6"/>
    <w:rsid w:val="007A6618"/>
    <w:rsid w:val="007B1769"/>
    <w:rsid w:val="007B253D"/>
    <w:rsid w:val="007B5B1D"/>
    <w:rsid w:val="007C0B99"/>
    <w:rsid w:val="007D0819"/>
    <w:rsid w:val="007D0A85"/>
    <w:rsid w:val="007D540A"/>
    <w:rsid w:val="007E0A60"/>
    <w:rsid w:val="007E333B"/>
    <w:rsid w:val="007E42DA"/>
    <w:rsid w:val="007E5581"/>
    <w:rsid w:val="007E62D5"/>
    <w:rsid w:val="007F6C47"/>
    <w:rsid w:val="00804A79"/>
    <w:rsid w:val="00807203"/>
    <w:rsid w:val="0082294F"/>
    <w:rsid w:val="00825C13"/>
    <w:rsid w:val="00837811"/>
    <w:rsid w:val="00840C53"/>
    <w:rsid w:val="00841CA0"/>
    <w:rsid w:val="008457C8"/>
    <w:rsid w:val="008465AA"/>
    <w:rsid w:val="0085051A"/>
    <w:rsid w:val="00852A3E"/>
    <w:rsid w:val="0085363A"/>
    <w:rsid w:val="00854A4E"/>
    <w:rsid w:val="00854BA5"/>
    <w:rsid w:val="008562BF"/>
    <w:rsid w:val="00856E30"/>
    <w:rsid w:val="0086300D"/>
    <w:rsid w:val="00865166"/>
    <w:rsid w:val="008687D7"/>
    <w:rsid w:val="0086CB99"/>
    <w:rsid w:val="00871EE3"/>
    <w:rsid w:val="00874089"/>
    <w:rsid w:val="0087423E"/>
    <w:rsid w:val="00874C35"/>
    <w:rsid w:val="00875565"/>
    <w:rsid w:val="00880348"/>
    <w:rsid w:val="00886D9B"/>
    <w:rsid w:val="0088703D"/>
    <w:rsid w:val="0088791A"/>
    <w:rsid w:val="00893A75"/>
    <w:rsid w:val="00894D68"/>
    <w:rsid w:val="008A0970"/>
    <w:rsid w:val="008A70CB"/>
    <w:rsid w:val="008B2D91"/>
    <w:rsid w:val="008B4C4D"/>
    <w:rsid w:val="008C2A7F"/>
    <w:rsid w:val="008C3D95"/>
    <w:rsid w:val="008C7839"/>
    <w:rsid w:val="008D1856"/>
    <w:rsid w:val="008E4110"/>
    <w:rsid w:val="008F378A"/>
    <w:rsid w:val="008F4620"/>
    <w:rsid w:val="008F5097"/>
    <w:rsid w:val="008F5A4B"/>
    <w:rsid w:val="008F5CF8"/>
    <w:rsid w:val="00902D60"/>
    <w:rsid w:val="00905293"/>
    <w:rsid w:val="009054E4"/>
    <w:rsid w:val="00912389"/>
    <w:rsid w:val="00913FF5"/>
    <w:rsid w:val="0092105C"/>
    <w:rsid w:val="0092612C"/>
    <w:rsid w:val="00926A61"/>
    <w:rsid w:val="0093201C"/>
    <w:rsid w:val="0093326E"/>
    <w:rsid w:val="00933F84"/>
    <w:rsid w:val="0093619E"/>
    <w:rsid w:val="00940D20"/>
    <w:rsid w:val="00944F6B"/>
    <w:rsid w:val="0094521C"/>
    <w:rsid w:val="00946FF9"/>
    <w:rsid w:val="009539F9"/>
    <w:rsid w:val="0096211B"/>
    <w:rsid w:val="00976C0B"/>
    <w:rsid w:val="00984C41"/>
    <w:rsid w:val="0098578F"/>
    <w:rsid w:val="009910F6"/>
    <w:rsid w:val="009A028B"/>
    <w:rsid w:val="009B00D7"/>
    <w:rsid w:val="009B559B"/>
    <w:rsid w:val="009B6C2A"/>
    <w:rsid w:val="009C5FAC"/>
    <w:rsid w:val="009D7420"/>
    <w:rsid w:val="009E06E5"/>
    <w:rsid w:val="009E09ED"/>
    <w:rsid w:val="009E4B8C"/>
    <w:rsid w:val="009E6192"/>
    <w:rsid w:val="009E77F6"/>
    <w:rsid w:val="009F1752"/>
    <w:rsid w:val="009F4B4A"/>
    <w:rsid w:val="009F6FD4"/>
    <w:rsid w:val="00A016A0"/>
    <w:rsid w:val="00A0583A"/>
    <w:rsid w:val="00A11888"/>
    <w:rsid w:val="00A12707"/>
    <w:rsid w:val="00A15579"/>
    <w:rsid w:val="00A220A3"/>
    <w:rsid w:val="00A236E8"/>
    <w:rsid w:val="00A26D18"/>
    <w:rsid w:val="00A31AAD"/>
    <w:rsid w:val="00A4037D"/>
    <w:rsid w:val="00A516F5"/>
    <w:rsid w:val="00A55C6E"/>
    <w:rsid w:val="00A57091"/>
    <w:rsid w:val="00A7156E"/>
    <w:rsid w:val="00A7157E"/>
    <w:rsid w:val="00A744C6"/>
    <w:rsid w:val="00A849FB"/>
    <w:rsid w:val="00A90BDE"/>
    <w:rsid w:val="00A93448"/>
    <w:rsid w:val="00A93F4A"/>
    <w:rsid w:val="00A96760"/>
    <w:rsid w:val="00AA37A0"/>
    <w:rsid w:val="00AAD2EB"/>
    <w:rsid w:val="00AB4178"/>
    <w:rsid w:val="00ABE13D"/>
    <w:rsid w:val="00AC1EC5"/>
    <w:rsid w:val="00AC2AB5"/>
    <w:rsid w:val="00AC33D7"/>
    <w:rsid w:val="00AC36D6"/>
    <w:rsid w:val="00AD26DB"/>
    <w:rsid w:val="00AD5A5A"/>
    <w:rsid w:val="00AD7C52"/>
    <w:rsid w:val="00AE1DDD"/>
    <w:rsid w:val="00AE4CA4"/>
    <w:rsid w:val="00AF140A"/>
    <w:rsid w:val="00AF3F39"/>
    <w:rsid w:val="00B01C3B"/>
    <w:rsid w:val="00B04B3C"/>
    <w:rsid w:val="00B059B0"/>
    <w:rsid w:val="00B0674D"/>
    <w:rsid w:val="00B111B2"/>
    <w:rsid w:val="00B11D40"/>
    <w:rsid w:val="00B11D6F"/>
    <w:rsid w:val="00B127FA"/>
    <w:rsid w:val="00B14C11"/>
    <w:rsid w:val="00B17DC9"/>
    <w:rsid w:val="00B197CC"/>
    <w:rsid w:val="00B217C1"/>
    <w:rsid w:val="00B22D6F"/>
    <w:rsid w:val="00B252E4"/>
    <w:rsid w:val="00B254AD"/>
    <w:rsid w:val="00B27F69"/>
    <w:rsid w:val="00B317CC"/>
    <w:rsid w:val="00B363B8"/>
    <w:rsid w:val="00B40407"/>
    <w:rsid w:val="00B4280D"/>
    <w:rsid w:val="00B652E8"/>
    <w:rsid w:val="00B70202"/>
    <w:rsid w:val="00B70368"/>
    <w:rsid w:val="00B72777"/>
    <w:rsid w:val="00B81F4E"/>
    <w:rsid w:val="00B8376A"/>
    <w:rsid w:val="00B94068"/>
    <w:rsid w:val="00B94567"/>
    <w:rsid w:val="00B95BE1"/>
    <w:rsid w:val="00BA00B3"/>
    <w:rsid w:val="00BA3C5D"/>
    <w:rsid w:val="00BA52D7"/>
    <w:rsid w:val="00BA5EF6"/>
    <w:rsid w:val="00BB4EB7"/>
    <w:rsid w:val="00BB6331"/>
    <w:rsid w:val="00BC16EF"/>
    <w:rsid w:val="00BC385B"/>
    <w:rsid w:val="00BC4C60"/>
    <w:rsid w:val="00BD35B6"/>
    <w:rsid w:val="00BD526D"/>
    <w:rsid w:val="00BE0E6E"/>
    <w:rsid w:val="00C00720"/>
    <w:rsid w:val="00C05613"/>
    <w:rsid w:val="00C07F0F"/>
    <w:rsid w:val="00C1282A"/>
    <w:rsid w:val="00C24789"/>
    <w:rsid w:val="00C33257"/>
    <w:rsid w:val="00C33350"/>
    <w:rsid w:val="00C350B0"/>
    <w:rsid w:val="00C40B98"/>
    <w:rsid w:val="00C40E92"/>
    <w:rsid w:val="00C42974"/>
    <w:rsid w:val="00C4465E"/>
    <w:rsid w:val="00C44845"/>
    <w:rsid w:val="00C454F6"/>
    <w:rsid w:val="00C50BE1"/>
    <w:rsid w:val="00C57680"/>
    <w:rsid w:val="00C6780F"/>
    <w:rsid w:val="00C72F44"/>
    <w:rsid w:val="00C74D7B"/>
    <w:rsid w:val="00C76558"/>
    <w:rsid w:val="00C80931"/>
    <w:rsid w:val="00C853BB"/>
    <w:rsid w:val="00C87BB5"/>
    <w:rsid w:val="00C90AD8"/>
    <w:rsid w:val="00CA333E"/>
    <w:rsid w:val="00CA6C3D"/>
    <w:rsid w:val="00CB2B2E"/>
    <w:rsid w:val="00CC1E7D"/>
    <w:rsid w:val="00CC4ED0"/>
    <w:rsid w:val="00CC6209"/>
    <w:rsid w:val="00CC6697"/>
    <w:rsid w:val="00CF17B5"/>
    <w:rsid w:val="00CF5874"/>
    <w:rsid w:val="00D01E41"/>
    <w:rsid w:val="00D01FE6"/>
    <w:rsid w:val="00D178FB"/>
    <w:rsid w:val="00D256F1"/>
    <w:rsid w:val="00D3383F"/>
    <w:rsid w:val="00D522D3"/>
    <w:rsid w:val="00D52E5C"/>
    <w:rsid w:val="00D53142"/>
    <w:rsid w:val="00D613C4"/>
    <w:rsid w:val="00D61E22"/>
    <w:rsid w:val="00D63203"/>
    <w:rsid w:val="00D67DED"/>
    <w:rsid w:val="00D71D74"/>
    <w:rsid w:val="00D850C7"/>
    <w:rsid w:val="00D85C07"/>
    <w:rsid w:val="00D94428"/>
    <w:rsid w:val="00DADB34"/>
    <w:rsid w:val="00DB0888"/>
    <w:rsid w:val="00DB360B"/>
    <w:rsid w:val="00DC029A"/>
    <w:rsid w:val="00DC5AAB"/>
    <w:rsid w:val="00DC70A2"/>
    <w:rsid w:val="00DD2A75"/>
    <w:rsid w:val="00DD513F"/>
    <w:rsid w:val="00DE39B7"/>
    <w:rsid w:val="00DE46E2"/>
    <w:rsid w:val="00DE768E"/>
    <w:rsid w:val="00DF03E3"/>
    <w:rsid w:val="00DF1E9C"/>
    <w:rsid w:val="00DF4014"/>
    <w:rsid w:val="00DF6F33"/>
    <w:rsid w:val="00DF7115"/>
    <w:rsid w:val="00DFD379"/>
    <w:rsid w:val="00E027B1"/>
    <w:rsid w:val="00E032F9"/>
    <w:rsid w:val="00E05B6E"/>
    <w:rsid w:val="00E1437D"/>
    <w:rsid w:val="00E1437F"/>
    <w:rsid w:val="00E151E4"/>
    <w:rsid w:val="00E24773"/>
    <w:rsid w:val="00E24F9E"/>
    <w:rsid w:val="00E32C12"/>
    <w:rsid w:val="00E35B93"/>
    <w:rsid w:val="00E5054C"/>
    <w:rsid w:val="00E506C9"/>
    <w:rsid w:val="00E52DD9"/>
    <w:rsid w:val="00E61D9F"/>
    <w:rsid w:val="00E61DA4"/>
    <w:rsid w:val="00E709CB"/>
    <w:rsid w:val="00E71A14"/>
    <w:rsid w:val="00E726B4"/>
    <w:rsid w:val="00E72784"/>
    <w:rsid w:val="00E732C6"/>
    <w:rsid w:val="00E74137"/>
    <w:rsid w:val="00E8281F"/>
    <w:rsid w:val="00E83843"/>
    <w:rsid w:val="00E87800"/>
    <w:rsid w:val="00E91AD0"/>
    <w:rsid w:val="00E941A7"/>
    <w:rsid w:val="00EA4713"/>
    <w:rsid w:val="00EB0452"/>
    <w:rsid w:val="00EB1008"/>
    <w:rsid w:val="00EB3184"/>
    <w:rsid w:val="00EB396D"/>
    <w:rsid w:val="00EB5EB1"/>
    <w:rsid w:val="00EB6794"/>
    <w:rsid w:val="00EB6D0A"/>
    <w:rsid w:val="00EC3F1E"/>
    <w:rsid w:val="00EC6AF0"/>
    <w:rsid w:val="00ED0F5B"/>
    <w:rsid w:val="00ED103D"/>
    <w:rsid w:val="00ED50B3"/>
    <w:rsid w:val="00ED5D0D"/>
    <w:rsid w:val="00EE0CCE"/>
    <w:rsid w:val="00EE3F56"/>
    <w:rsid w:val="00EE7DD0"/>
    <w:rsid w:val="00F01029"/>
    <w:rsid w:val="00F01526"/>
    <w:rsid w:val="00F043E6"/>
    <w:rsid w:val="00F1373F"/>
    <w:rsid w:val="00F1538A"/>
    <w:rsid w:val="00F2345F"/>
    <w:rsid w:val="00F24D88"/>
    <w:rsid w:val="00F35494"/>
    <w:rsid w:val="00F44F4C"/>
    <w:rsid w:val="00F47015"/>
    <w:rsid w:val="00F5002F"/>
    <w:rsid w:val="00F52676"/>
    <w:rsid w:val="00F5399D"/>
    <w:rsid w:val="00F630E5"/>
    <w:rsid w:val="00F67310"/>
    <w:rsid w:val="00F7209C"/>
    <w:rsid w:val="00F760C8"/>
    <w:rsid w:val="00F83606"/>
    <w:rsid w:val="00F86388"/>
    <w:rsid w:val="00F94027"/>
    <w:rsid w:val="00F96593"/>
    <w:rsid w:val="00FA29CB"/>
    <w:rsid w:val="00FB0880"/>
    <w:rsid w:val="00FC1BD0"/>
    <w:rsid w:val="00FC3A68"/>
    <w:rsid w:val="00FC5773"/>
    <w:rsid w:val="00FC5B8C"/>
    <w:rsid w:val="00FC77F4"/>
    <w:rsid w:val="00FD294E"/>
    <w:rsid w:val="00FD62D6"/>
    <w:rsid w:val="00FE0AFD"/>
    <w:rsid w:val="00FE4738"/>
    <w:rsid w:val="010305F4"/>
    <w:rsid w:val="011FCECA"/>
    <w:rsid w:val="012A41C0"/>
    <w:rsid w:val="012B0EE2"/>
    <w:rsid w:val="0141E344"/>
    <w:rsid w:val="018BBF19"/>
    <w:rsid w:val="019F502E"/>
    <w:rsid w:val="01A9AF1C"/>
    <w:rsid w:val="01BBC440"/>
    <w:rsid w:val="0209D94E"/>
    <w:rsid w:val="020BC6F4"/>
    <w:rsid w:val="0220F3B3"/>
    <w:rsid w:val="0226DA3E"/>
    <w:rsid w:val="023DB6EF"/>
    <w:rsid w:val="0246A34C"/>
    <w:rsid w:val="025610DB"/>
    <w:rsid w:val="02800493"/>
    <w:rsid w:val="0286D5EA"/>
    <w:rsid w:val="0288C88A"/>
    <w:rsid w:val="029D9926"/>
    <w:rsid w:val="02B2828A"/>
    <w:rsid w:val="02E2E1F9"/>
    <w:rsid w:val="02E9A8CB"/>
    <w:rsid w:val="02F703F3"/>
    <w:rsid w:val="031D17DD"/>
    <w:rsid w:val="031D17DD"/>
    <w:rsid w:val="03272484"/>
    <w:rsid w:val="032C6B95"/>
    <w:rsid w:val="0330F1BA"/>
    <w:rsid w:val="0344FA8D"/>
    <w:rsid w:val="03457F7D"/>
    <w:rsid w:val="0365D750"/>
    <w:rsid w:val="0369F03C"/>
    <w:rsid w:val="036B6F49"/>
    <w:rsid w:val="037B72E4"/>
    <w:rsid w:val="03BE2899"/>
    <w:rsid w:val="03CAEB59"/>
    <w:rsid w:val="03CB6DF9"/>
    <w:rsid w:val="03CEBE1A"/>
    <w:rsid w:val="03D07654"/>
    <w:rsid w:val="03D28A8B"/>
    <w:rsid w:val="03D339D9"/>
    <w:rsid w:val="03D6A2F1"/>
    <w:rsid w:val="03D6DC73"/>
    <w:rsid w:val="03D74269"/>
    <w:rsid w:val="03DEDCB4"/>
    <w:rsid w:val="03EF0584"/>
    <w:rsid w:val="04164BE2"/>
    <w:rsid w:val="041F079F"/>
    <w:rsid w:val="043782F5"/>
    <w:rsid w:val="043BC6EF"/>
    <w:rsid w:val="0459756F"/>
    <w:rsid w:val="04767DA5"/>
    <w:rsid w:val="047757F9"/>
    <w:rsid w:val="0478E2A6"/>
    <w:rsid w:val="047AB69A"/>
    <w:rsid w:val="0487575F"/>
    <w:rsid w:val="04B5405F"/>
    <w:rsid w:val="04B54142"/>
    <w:rsid w:val="04C0F2F8"/>
    <w:rsid w:val="04E7B63C"/>
    <w:rsid w:val="04ECD2D8"/>
    <w:rsid w:val="04F6FE60"/>
    <w:rsid w:val="04FB9D2D"/>
    <w:rsid w:val="05261FC3"/>
    <w:rsid w:val="05297A3B"/>
    <w:rsid w:val="05369EF7"/>
    <w:rsid w:val="053A9763"/>
    <w:rsid w:val="054387AA"/>
    <w:rsid w:val="0546BB5F"/>
    <w:rsid w:val="0554A520"/>
    <w:rsid w:val="0564E8E5"/>
    <w:rsid w:val="056BE092"/>
    <w:rsid w:val="0570B8CC"/>
    <w:rsid w:val="057707C3"/>
    <w:rsid w:val="05991796"/>
    <w:rsid w:val="059AE364"/>
    <w:rsid w:val="059DCD69"/>
    <w:rsid w:val="05A38F4B"/>
    <w:rsid w:val="05A9B475"/>
    <w:rsid w:val="05AE9901"/>
    <w:rsid w:val="05ED276D"/>
    <w:rsid w:val="05F362AA"/>
    <w:rsid w:val="0616598E"/>
    <w:rsid w:val="06280518"/>
    <w:rsid w:val="06325288"/>
    <w:rsid w:val="06427F7E"/>
    <w:rsid w:val="06585289"/>
    <w:rsid w:val="065A8A8A"/>
    <w:rsid w:val="0662C692"/>
    <w:rsid w:val="0666F0BA"/>
    <w:rsid w:val="067018A5"/>
    <w:rsid w:val="0670DE5C"/>
    <w:rsid w:val="06786754"/>
    <w:rsid w:val="06A190FE"/>
    <w:rsid w:val="06AB9E71"/>
    <w:rsid w:val="06CF2982"/>
    <w:rsid w:val="07198BFF"/>
    <w:rsid w:val="071F9746"/>
    <w:rsid w:val="071F9FAF"/>
    <w:rsid w:val="07314105"/>
    <w:rsid w:val="0756E561"/>
    <w:rsid w:val="0777858F"/>
    <w:rsid w:val="077E6773"/>
    <w:rsid w:val="077FA719"/>
    <w:rsid w:val="078E736D"/>
    <w:rsid w:val="07A06969"/>
    <w:rsid w:val="07A1A2D6"/>
    <w:rsid w:val="07A47D32"/>
    <w:rsid w:val="07B5462A"/>
    <w:rsid w:val="07BE2181"/>
    <w:rsid w:val="07CB1B11"/>
    <w:rsid w:val="07D7B208"/>
    <w:rsid w:val="07DF4FD1"/>
    <w:rsid w:val="07F1A387"/>
    <w:rsid w:val="07F7D930"/>
    <w:rsid w:val="07FFF13A"/>
    <w:rsid w:val="081BBCC6"/>
    <w:rsid w:val="0824739A"/>
    <w:rsid w:val="082DF98A"/>
    <w:rsid w:val="08370740"/>
    <w:rsid w:val="083ACFCC"/>
    <w:rsid w:val="0844831B"/>
    <w:rsid w:val="084B1202"/>
    <w:rsid w:val="084D7D1F"/>
    <w:rsid w:val="085A7211"/>
    <w:rsid w:val="085C788F"/>
    <w:rsid w:val="08611AFD"/>
    <w:rsid w:val="0871641D"/>
    <w:rsid w:val="087A700A"/>
    <w:rsid w:val="08881B72"/>
    <w:rsid w:val="088DABC2"/>
    <w:rsid w:val="08BFBE0B"/>
    <w:rsid w:val="08C249A4"/>
    <w:rsid w:val="08C5F2BE"/>
    <w:rsid w:val="08C7A3F0"/>
    <w:rsid w:val="08CBFD5D"/>
    <w:rsid w:val="08D03631"/>
    <w:rsid w:val="08D7B33F"/>
    <w:rsid w:val="09074ECD"/>
    <w:rsid w:val="090B679D"/>
    <w:rsid w:val="091BBC59"/>
    <w:rsid w:val="092460EB"/>
    <w:rsid w:val="092DB6FF"/>
    <w:rsid w:val="093AEB63"/>
    <w:rsid w:val="097358FF"/>
    <w:rsid w:val="097358FF"/>
    <w:rsid w:val="097D2866"/>
    <w:rsid w:val="09855CAF"/>
    <w:rsid w:val="0989F3B4"/>
    <w:rsid w:val="09933149"/>
    <w:rsid w:val="099A24F7"/>
    <w:rsid w:val="09A06468"/>
    <w:rsid w:val="09AF3303"/>
    <w:rsid w:val="09BA8C35"/>
    <w:rsid w:val="09CB6685"/>
    <w:rsid w:val="09D615F9"/>
    <w:rsid w:val="09D72F21"/>
    <w:rsid w:val="0A0290AA"/>
    <w:rsid w:val="0A27BDD1"/>
    <w:rsid w:val="0A2AD89F"/>
    <w:rsid w:val="0A326E0F"/>
    <w:rsid w:val="0A3AF377"/>
    <w:rsid w:val="0A3D6EDC"/>
    <w:rsid w:val="0A3E39B0"/>
    <w:rsid w:val="0A43FC8E"/>
    <w:rsid w:val="0A588C07"/>
    <w:rsid w:val="0A59A2B7"/>
    <w:rsid w:val="0A5B8E6C"/>
    <w:rsid w:val="0A8150AE"/>
    <w:rsid w:val="0A81B9D0"/>
    <w:rsid w:val="0A89CD99"/>
    <w:rsid w:val="0A90BD6B"/>
    <w:rsid w:val="0A94EA60"/>
    <w:rsid w:val="0A97CBFF"/>
    <w:rsid w:val="0AC4E627"/>
    <w:rsid w:val="0AD6BBC4"/>
    <w:rsid w:val="0AD80A2B"/>
    <w:rsid w:val="0AE89646"/>
    <w:rsid w:val="0AEA9CCA"/>
    <w:rsid w:val="0B0582D0"/>
    <w:rsid w:val="0B1F0ED1"/>
    <w:rsid w:val="0B2B0FE9"/>
    <w:rsid w:val="0B304C84"/>
    <w:rsid w:val="0B31CFE5"/>
    <w:rsid w:val="0B3D085B"/>
    <w:rsid w:val="0B5B99FA"/>
    <w:rsid w:val="0B6B01E8"/>
    <w:rsid w:val="0B74C257"/>
    <w:rsid w:val="0B85D7B2"/>
    <w:rsid w:val="0B89FA73"/>
    <w:rsid w:val="0B9AD090"/>
    <w:rsid w:val="0BA01820"/>
    <w:rsid w:val="0BA782A4"/>
    <w:rsid w:val="0BB04BF5"/>
    <w:rsid w:val="0BB9223B"/>
    <w:rsid w:val="0BC383E3"/>
    <w:rsid w:val="0BC7C52A"/>
    <w:rsid w:val="0BE3E06C"/>
    <w:rsid w:val="0BEA2AA1"/>
    <w:rsid w:val="0BECC276"/>
    <w:rsid w:val="0BF44A73"/>
    <w:rsid w:val="0BF57318"/>
    <w:rsid w:val="0C01C446"/>
    <w:rsid w:val="0C0461D4"/>
    <w:rsid w:val="0C228228"/>
    <w:rsid w:val="0C2DF81E"/>
    <w:rsid w:val="0C32AE51"/>
    <w:rsid w:val="0C39F523"/>
    <w:rsid w:val="0C3AD23F"/>
    <w:rsid w:val="0C47AF31"/>
    <w:rsid w:val="0C49E48C"/>
    <w:rsid w:val="0C55A1D4"/>
    <w:rsid w:val="0C5D1B37"/>
    <w:rsid w:val="0C821698"/>
    <w:rsid w:val="0C873C52"/>
    <w:rsid w:val="0CBCFD71"/>
    <w:rsid w:val="0CBF388D"/>
    <w:rsid w:val="0CC10531"/>
    <w:rsid w:val="0CCCFF6E"/>
    <w:rsid w:val="0CEA6228"/>
    <w:rsid w:val="0CFB817B"/>
    <w:rsid w:val="0D092235"/>
    <w:rsid w:val="0D12BBD9"/>
    <w:rsid w:val="0D135FF3"/>
    <w:rsid w:val="0D3FAA5B"/>
    <w:rsid w:val="0D72BE5A"/>
    <w:rsid w:val="0D7CBDE8"/>
    <w:rsid w:val="0D8892D7"/>
    <w:rsid w:val="0D976868"/>
    <w:rsid w:val="0D9B08CE"/>
    <w:rsid w:val="0D9BEE0B"/>
    <w:rsid w:val="0DA34110"/>
    <w:rsid w:val="0DAB7C6F"/>
    <w:rsid w:val="0DBEA09D"/>
    <w:rsid w:val="0DC5B9E1"/>
    <w:rsid w:val="0DCE5D9F"/>
    <w:rsid w:val="0DF3FD5B"/>
    <w:rsid w:val="0E1DE6F9"/>
    <w:rsid w:val="0E2285CA"/>
    <w:rsid w:val="0E45A691"/>
    <w:rsid w:val="0E939028"/>
    <w:rsid w:val="0EAC4E59"/>
    <w:rsid w:val="0EB22A52"/>
    <w:rsid w:val="0EC17A5F"/>
    <w:rsid w:val="0EE02F7C"/>
    <w:rsid w:val="0EEF95BE"/>
    <w:rsid w:val="0F083CDC"/>
    <w:rsid w:val="0F0B2529"/>
    <w:rsid w:val="0F2125F8"/>
    <w:rsid w:val="0F23D105"/>
    <w:rsid w:val="0F2D1080"/>
    <w:rsid w:val="0F3401B8"/>
    <w:rsid w:val="0F3C52EA"/>
    <w:rsid w:val="0F5885CF"/>
    <w:rsid w:val="0F618A42"/>
    <w:rsid w:val="0F629163"/>
    <w:rsid w:val="0F66E578"/>
    <w:rsid w:val="0F7EECF4"/>
    <w:rsid w:val="0F873D79"/>
    <w:rsid w:val="0F9245E4"/>
    <w:rsid w:val="0F93B1C8"/>
    <w:rsid w:val="0FB1E5CF"/>
    <w:rsid w:val="0FD4F636"/>
    <w:rsid w:val="0FD6523A"/>
    <w:rsid w:val="0FDCE55C"/>
    <w:rsid w:val="0FF0A052"/>
    <w:rsid w:val="10054C2A"/>
    <w:rsid w:val="1006E331"/>
    <w:rsid w:val="101FBDEC"/>
    <w:rsid w:val="1028F0C8"/>
    <w:rsid w:val="10303C2B"/>
    <w:rsid w:val="104D5FAF"/>
    <w:rsid w:val="1056FE4B"/>
    <w:rsid w:val="1062D37A"/>
    <w:rsid w:val="10729565"/>
    <w:rsid w:val="107E0599"/>
    <w:rsid w:val="109482D6"/>
    <w:rsid w:val="10B4332F"/>
    <w:rsid w:val="10D3987E"/>
    <w:rsid w:val="10DA016F"/>
    <w:rsid w:val="10DD4DBE"/>
    <w:rsid w:val="10E4D3A9"/>
    <w:rsid w:val="10E7E712"/>
    <w:rsid w:val="111B2054"/>
    <w:rsid w:val="1125621D"/>
    <w:rsid w:val="112CDA5F"/>
    <w:rsid w:val="113212C7"/>
    <w:rsid w:val="113AD038"/>
    <w:rsid w:val="113F3E3F"/>
    <w:rsid w:val="1141738B"/>
    <w:rsid w:val="1145645B"/>
    <w:rsid w:val="11539DCC"/>
    <w:rsid w:val="117FF5A6"/>
    <w:rsid w:val="11865A7B"/>
    <w:rsid w:val="118B4AF8"/>
    <w:rsid w:val="118FF0BE"/>
    <w:rsid w:val="1191DA76"/>
    <w:rsid w:val="11961B3D"/>
    <w:rsid w:val="1199BA13"/>
    <w:rsid w:val="11A0DD0D"/>
    <w:rsid w:val="11A2562C"/>
    <w:rsid w:val="11A344F9"/>
    <w:rsid w:val="11A39E8E"/>
    <w:rsid w:val="11B381DE"/>
    <w:rsid w:val="11C4C129"/>
    <w:rsid w:val="11CEF29E"/>
    <w:rsid w:val="11CF12F7"/>
    <w:rsid w:val="11D34C63"/>
    <w:rsid w:val="11ECFCFE"/>
    <w:rsid w:val="11EE96D6"/>
    <w:rsid w:val="12002FB0"/>
    <w:rsid w:val="1209D170"/>
    <w:rsid w:val="12310BC5"/>
    <w:rsid w:val="123261EC"/>
    <w:rsid w:val="1233A003"/>
    <w:rsid w:val="1237A338"/>
    <w:rsid w:val="123F6B74"/>
    <w:rsid w:val="12433C2C"/>
    <w:rsid w:val="1258AED8"/>
    <w:rsid w:val="1264B49C"/>
    <w:rsid w:val="1266EF54"/>
    <w:rsid w:val="1269BF6C"/>
    <w:rsid w:val="12740A4A"/>
    <w:rsid w:val="127BE132"/>
    <w:rsid w:val="1289E27A"/>
    <w:rsid w:val="12910C12"/>
    <w:rsid w:val="12926FAA"/>
    <w:rsid w:val="129C527B"/>
    <w:rsid w:val="12A3C5DD"/>
    <w:rsid w:val="12BED247"/>
    <w:rsid w:val="12C2DAD8"/>
    <w:rsid w:val="12CE7799"/>
    <w:rsid w:val="12DA7B83"/>
    <w:rsid w:val="12E11964"/>
    <w:rsid w:val="12EDF7BB"/>
    <w:rsid w:val="12EF6CD4"/>
    <w:rsid w:val="1301D7C5"/>
    <w:rsid w:val="13033AE1"/>
    <w:rsid w:val="1311A79E"/>
    <w:rsid w:val="1319BA60"/>
    <w:rsid w:val="13200128"/>
    <w:rsid w:val="13271B59"/>
    <w:rsid w:val="13357350"/>
    <w:rsid w:val="133DB0F7"/>
    <w:rsid w:val="13474C9E"/>
    <w:rsid w:val="134E2B33"/>
    <w:rsid w:val="13508A09"/>
    <w:rsid w:val="135266E7"/>
    <w:rsid w:val="1366ABDF"/>
    <w:rsid w:val="136A8F51"/>
    <w:rsid w:val="138BDDE4"/>
    <w:rsid w:val="13956319"/>
    <w:rsid w:val="13A0936B"/>
    <w:rsid w:val="13B113CF"/>
    <w:rsid w:val="13C63F6E"/>
    <w:rsid w:val="13D07A4E"/>
    <w:rsid w:val="13E4BAEC"/>
    <w:rsid w:val="13E5A683"/>
    <w:rsid w:val="13EE2181"/>
    <w:rsid w:val="14058FCD"/>
    <w:rsid w:val="1406C2B3"/>
    <w:rsid w:val="1411AF2E"/>
    <w:rsid w:val="1415C6D4"/>
    <w:rsid w:val="14200E58"/>
    <w:rsid w:val="1455AA7B"/>
    <w:rsid w:val="146E2D07"/>
    <w:rsid w:val="149553D8"/>
    <w:rsid w:val="149D1161"/>
    <w:rsid w:val="14A0AB6D"/>
    <w:rsid w:val="14CC1ABC"/>
    <w:rsid w:val="14D143B1"/>
    <w:rsid w:val="14DECD36"/>
    <w:rsid w:val="14E2B391"/>
    <w:rsid w:val="14F9E20B"/>
    <w:rsid w:val="14FF612E"/>
    <w:rsid w:val="14FF6336"/>
    <w:rsid w:val="150A0A96"/>
    <w:rsid w:val="150B7563"/>
    <w:rsid w:val="151BC266"/>
    <w:rsid w:val="1524A984"/>
    <w:rsid w:val="154844D7"/>
    <w:rsid w:val="1557F9CD"/>
    <w:rsid w:val="158071A7"/>
    <w:rsid w:val="1582EB1F"/>
    <w:rsid w:val="15BA888B"/>
    <w:rsid w:val="15BFD8D1"/>
    <w:rsid w:val="1601634F"/>
    <w:rsid w:val="1606AB21"/>
    <w:rsid w:val="16090BE2"/>
    <w:rsid w:val="16320216"/>
    <w:rsid w:val="1646FA8C"/>
    <w:rsid w:val="164DA433"/>
    <w:rsid w:val="166FDECA"/>
    <w:rsid w:val="1686041A"/>
    <w:rsid w:val="168D57CC"/>
    <w:rsid w:val="168E1AB2"/>
    <w:rsid w:val="16922F1E"/>
    <w:rsid w:val="1692C85A"/>
    <w:rsid w:val="169794B6"/>
    <w:rsid w:val="16A455E8"/>
    <w:rsid w:val="16F1B201"/>
    <w:rsid w:val="16F3E725"/>
    <w:rsid w:val="17068FDF"/>
    <w:rsid w:val="170E4395"/>
    <w:rsid w:val="171AB4A2"/>
    <w:rsid w:val="171B158A"/>
    <w:rsid w:val="17213508"/>
    <w:rsid w:val="17275B03"/>
    <w:rsid w:val="172D0E7D"/>
    <w:rsid w:val="1744B796"/>
    <w:rsid w:val="17460994"/>
    <w:rsid w:val="174F5415"/>
    <w:rsid w:val="178FA469"/>
    <w:rsid w:val="17BC4CC0"/>
    <w:rsid w:val="17C4B6B2"/>
    <w:rsid w:val="17CAF4D9"/>
    <w:rsid w:val="17D85044"/>
    <w:rsid w:val="17DC0DEF"/>
    <w:rsid w:val="17E68C96"/>
    <w:rsid w:val="17E97494"/>
    <w:rsid w:val="17EFC371"/>
    <w:rsid w:val="180A4831"/>
    <w:rsid w:val="181CEA1A"/>
    <w:rsid w:val="1821585E"/>
    <w:rsid w:val="1827CF5B"/>
    <w:rsid w:val="183EAB04"/>
    <w:rsid w:val="18431625"/>
    <w:rsid w:val="1872DC69"/>
    <w:rsid w:val="188FD370"/>
    <w:rsid w:val="18AD072A"/>
    <w:rsid w:val="18BB3376"/>
    <w:rsid w:val="18BB9113"/>
    <w:rsid w:val="18EB629F"/>
    <w:rsid w:val="18EBC65A"/>
    <w:rsid w:val="18EF47F6"/>
    <w:rsid w:val="18F37F7B"/>
    <w:rsid w:val="19042102"/>
    <w:rsid w:val="1922D75D"/>
    <w:rsid w:val="192E1FBF"/>
    <w:rsid w:val="193602ED"/>
    <w:rsid w:val="193A35DB"/>
    <w:rsid w:val="194C96FD"/>
    <w:rsid w:val="1950DF16"/>
    <w:rsid w:val="195D0B72"/>
    <w:rsid w:val="1989A759"/>
    <w:rsid w:val="1990C5ED"/>
    <w:rsid w:val="1999D1A0"/>
    <w:rsid w:val="199CD02C"/>
    <w:rsid w:val="19A74407"/>
    <w:rsid w:val="19CB8ECD"/>
    <w:rsid w:val="19E3AC96"/>
    <w:rsid w:val="19E42212"/>
    <w:rsid w:val="19E53CC5"/>
    <w:rsid w:val="19F8EC84"/>
    <w:rsid w:val="19F998B8"/>
    <w:rsid w:val="1A172873"/>
    <w:rsid w:val="1A344C2D"/>
    <w:rsid w:val="1A37AD13"/>
    <w:rsid w:val="1A45BE3B"/>
    <w:rsid w:val="1A52D943"/>
    <w:rsid w:val="1A785CE6"/>
    <w:rsid w:val="1A82E7E0"/>
    <w:rsid w:val="1A84403E"/>
    <w:rsid w:val="1A880CBC"/>
    <w:rsid w:val="1A8EFB39"/>
    <w:rsid w:val="1A92A562"/>
    <w:rsid w:val="1A9CFB5E"/>
    <w:rsid w:val="1AA16312"/>
    <w:rsid w:val="1AA494AF"/>
    <w:rsid w:val="1AB54B8E"/>
    <w:rsid w:val="1AB5BE26"/>
    <w:rsid w:val="1AB69201"/>
    <w:rsid w:val="1ABABCAE"/>
    <w:rsid w:val="1ABB81B3"/>
    <w:rsid w:val="1AC5C63F"/>
    <w:rsid w:val="1AD1AD0C"/>
    <w:rsid w:val="1AEDA9BE"/>
    <w:rsid w:val="1AFE181E"/>
    <w:rsid w:val="1B089C47"/>
    <w:rsid w:val="1B10FC09"/>
    <w:rsid w:val="1B1D473A"/>
    <w:rsid w:val="1B4186B9"/>
    <w:rsid w:val="1B4DDBD4"/>
    <w:rsid w:val="1B566D2E"/>
    <w:rsid w:val="1B66B433"/>
    <w:rsid w:val="1B7D861A"/>
    <w:rsid w:val="1B887EFE"/>
    <w:rsid w:val="1B895B1B"/>
    <w:rsid w:val="1B924929"/>
    <w:rsid w:val="1B9563CA"/>
    <w:rsid w:val="1B9782D9"/>
    <w:rsid w:val="1BA49403"/>
    <w:rsid w:val="1BA6FBE0"/>
    <w:rsid w:val="1BD015A8"/>
    <w:rsid w:val="1BD48789"/>
    <w:rsid w:val="1BEA37E7"/>
    <w:rsid w:val="1BF3043E"/>
    <w:rsid w:val="1C087082"/>
    <w:rsid w:val="1C14D34D"/>
    <w:rsid w:val="1C18C02C"/>
    <w:rsid w:val="1C2206FD"/>
    <w:rsid w:val="1C4D530F"/>
    <w:rsid w:val="1C56F5AF"/>
    <w:rsid w:val="1C74BDCB"/>
    <w:rsid w:val="1C89FE56"/>
    <w:rsid w:val="1C903F66"/>
    <w:rsid w:val="1C959160"/>
    <w:rsid w:val="1CAD3F25"/>
    <w:rsid w:val="1CBBF789"/>
    <w:rsid w:val="1CE305B7"/>
    <w:rsid w:val="1CE508D3"/>
    <w:rsid w:val="1CF08629"/>
    <w:rsid w:val="1D008BDE"/>
    <w:rsid w:val="1D020E1D"/>
    <w:rsid w:val="1D02F108"/>
    <w:rsid w:val="1D04BC62"/>
    <w:rsid w:val="1D2A100F"/>
    <w:rsid w:val="1D3A4C55"/>
    <w:rsid w:val="1D3B3772"/>
    <w:rsid w:val="1D41650E"/>
    <w:rsid w:val="1D45DB65"/>
    <w:rsid w:val="1D4C9132"/>
    <w:rsid w:val="1D53628E"/>
    <w:rsid w:val="1D5D94DC"/>
    <w:rsid w:val="1D693184"/>
    <w:rsid w:val="1D784DF3"/>
    <w:rsid w:val="1D7EBB63"/>
    <w:rsid w:val="1DA411D0"/>
    <w:rsid w:val="1DA76743"/>
    <w:rsid w:val="1DADC841"/>
    <w:rsid w:val="1DBDB2A5"/>
    <w:rsid w:val="1DBEA7FD"/>
    <w:rsid w:val="1DBEAB41"/>
    <w:rsid w:val="1DC6F09E"/>
    <w:rsid w:val="1DCBE453"/>
    <w:rsid w:val="1DE0883A"/>
    <w:rsid w:val="1DE72D6E"/>
    <w:rsid w:val="1DE86F84"/>
    <w:rsid w:val="1DFE332C"/>
    <w:rsid w:val="1DFF137B"/>
    <w:rsid w:val="1E113EE1"/>
    <w:rsid w:val="1E133F87"/>
    <w:rsid w:val="1E336031"/>
    <w:rsid w:val="1E3B0075"/>
    <w:rsid w:val="1E470AAB"/>
    <w:rsid w:val="1E47FF2F"/>
    <w:rsid w:val="1E5287CC"/>
    <w:rsid w:val="1E534744"/>
    <w:rsid w:val="1E57C7EA"/>
    <w:rsid w:val="1E5A3ACD"/>
    <w:rsid w:val="1E64CE88"/>
    <w:rsid w:val="1E72FE42"/>
    <w:rsid w:val="1E768FFA"/>
    <w:rsid w:val="1E79535A"/>
    <w:rsid w:val="1E80282A"/>
    <w:rsid w:val="1E8036D3"/>
    <w:rsid w:val="1E8F1E76"/>
    <w:rsid w:val="1E927994"/>
    <w:rsid w:val="1E9C69FD"/>
    <w:rsid w:val="1E9E54F5"/>
    <w:rsid w:val="1EA0E081"/>
    <w:rsid w:val="1EA0E081"/>
    <w:rsid w:val="1EA965D5"/>
    <w:rsid w:val="1EB5A57C"/>
    <w:rsid w:val="1EBBE4AB"/>
    <w:rsid w:val="1ED44E1D"/>
    <w:rsid w:val="1ED663BD"/>
    <w:rsid w:val="1EDC2B78"/>
    <w:rsid w:val="1F179B24"/>
    <w:rsid w:val="1F193F77"/>
    <w:rsid w:val="1F22C130"/>
    <w:rsid w:val="1F2C8944"/>
    <w:rsid w:val="1F460790"/>
    <w:rsid w:val="1F72083B"/>
    <w:rsid w:val="1F7BBCAA"/>
    <w:rsid w:val="1F84B58A"/>
    <w:rsid w:val="1F8DD448"/>
    <w:rsid w:val="1F9B58B6"/>
    <w:rsid w:val="1FB1C318"/>
    <w:rsid w:val="1FBD7D67"/>
    <w:rsid w:val="1FD3BAB1"/>
    <w:rsid w:val="20161757"/>
    <w:rsid w:val="20216F01"/>
    <w:rsid w:val="202617D4"/>
    <w:rsid w:val="202EA9D2"/>
    <w:rsid w:val="202FE9FC"/>
    <w:rsid w:val="20349851"/>
    <w:rsid w:val="20384ED4"/>
    <w:rsid w:val="203A2556"/>
    <w:rsid w:val="204E280A"/>
    <w:rsid w:val="2065FC4F"/>
    <w:rsid w:val="20885830"/>
    <w:rsid w:val="208B0350"/>
    <w:rsid w:val="20920DC1"/>
    <w:rsid w:val="20CE6E9C"/>
    <w:rsid w:val="20E8E140"/>
    <w:rsid w:val="2101824E"/>
    <w:rsid w:val="2110C9EE"/>
    <w:rsid w:val="2117BFA3"/>
    <w:rsid w:val="212B6652"/>
    <w:rsid w:val="2148B7AD"/>
    <w:rsid w:val="214A9ED5"/>
    <w:rsid w:val="214FD501"/>
    <w:rsid w:val="21733950"/>
    <w:rsid w:val="21751958"/>
    <w:rsid w:val="21873FD4"/>
    <w:rsid w:val="21934ECE"/>
    <w:rsid w:val="2195398A"/>
    <w:rsid w:val="21A89A39"/>
    <w:rsid w:val="21BEB3BB"/>
    <w:rsid w:val="21DA4056"/>
    <w:rsid w:val="21F5F8C5"/>
    <w:rsid w:val="21FA8DBF"/>
    <w:rsid w:val="21FB2431"/>
    <w:rsid w:val="220F2635"/>
    <w:rsid w:val="2222F45D"/>
    <w:rsid w:val="2226EA87"/>
    <w:rsid w:val="223C2FA6"/>
    <w:rsid w:val="22455790"/>
    <w:rsid w:val="22558B31"/>
    <w:rsid w:val="227309FE"/>
    <w:rsid w:val="229B3C48"/>
    <w:rsid w:val="229C20CF"/>
    <w:rsid w:val="22B5A744"/>
    <w:rsid w:val="22B5B408"/>
    <w:rsid w:val="22BBD9A8"/>
    <w:rsid w:val="22BEA9DF"/>
    <w:rsid w:val="22C3C72E"/>
    <w:rsid w:val="22D50205"/>
    <w:rsid w:val="22DDD5C8"/>
    <w:rsid w:val="22E2F4A8"/>
    <w:rsid w:val="22E75333"/>
    <w:rsid w:val="2302AD9A"/>
    <w:rsid w:val="23092A8B"/>
    <w:rsid w:val="23093B34"/>
    <w:rsid w:val="230A6E2F"/>
    <w:rsid w:val="231A7658"/>
    <w:rsid w:val="232470BC"/>
    <w:rsid w:val="232BA898"/>
    <w:rsid w:val="232D1971"/>
    <w:rsid w:val="2331FA28"/>
    <w:rsid w:val="23588C1E"/>
    <w:rsid w:val="235F1A05"/>
    <w:rsid w:val="237EAF70"/>
    <w:rsid w:val="23897F36"/>
    <w:rsid w:val="238B526A"/>
    <w:rsid w:val="23999D0F"/>
    <w:rsid w:val="239BD036"/>
    <w:rsid w:val="23A061F1"/>
    <w:rsid w:val="23A20BF6"/>
    <w:rsid w:val="23B89F87"/>
    <w:rsid w:val="23C27745"/>
    <w:rsid w:val="23E2167C"/>
    <w:rsid w:val="23EFD44F"/>
    <w:rsid w:val="23F2C25A"/>
    <w:rsid w:val="23F501A6"/>
    <w:rsid w:val="2402C116"/>
    <w:rsid w:val="240C67FE"/>
    <w:rsid w:val="240D2ED7"/>
    <w:rsid w:val="241BF68B"/>
    <w:rsid w:val="2447A83C"/>
    <w:rsid w:val="246A7847"/>
    <w:rsid w:val="2478F559"/>
    <w:rsid w:val="2485F15D"/>
    <w:rsid w:val="249A453F"/>
    <w:rsid w:val="24A4E0AE"/>
    <w:rsid w:val="24ADE111"/>
    <w:rsid w:val="24DEF1D6"/>
    <w:rsid w:val="24FF9AC5"/>
    <w:rsid w:val="25013B65"/>
    <w:rsid w:val="25072133"/>
    <w:rsid w:val="25077675"/>
    <w:rsid w:val="25155754"/>
    <w:rsid w:val="251CEC15"/>
    <w:rsid w:val="25237B94"/>
    <w:rsid w:val="2537A097"/>
    <w:rsid w:val="25451D43"/>
    <w:rsid w:val="25487BD9"/>
    <w:rsid w:val="25604E18"/>
    <w:rsid w:val="25799E5D"/>
    <w:rsid w:val="257A1682"/>
    <w:rsid w:val="257DBCF8"/>
    <w:rsid w:val="2581E34A"/>
    <w:rsid w:val="2588D730"/>
    <w:rsid w:val="25912703"/>
    <w:rsid w:val="2597C253"/>
    <w:rsid w:val="259F1B02"/>
    <w:rsid w:val="25A95EB9"/>
    <w:rsid w:val="25ACB59C"/>
    <w:rsid w:val="25C734C4"/>
    <w:rsid w:val="25CF226E"/>
    <w:rsid w:val="25D56A87"/>
    <w:rsid w:val="25D6888E"/>
    <w:rsid w:val="25D8CC7A"/>
    <w:rsid w:val="25E2A40A"/>
    <w:rsid w:val="25EEF246"/>
    <w:rsid w:val="2603D343"/>
    <w:rsid w:val="262032B9"/>
    <w:rsid w:val="2638F951"/>
    <w:rsid w:val="263A0032"/>
    <w:rsid w:val="264B8228"/>
    <w:rsid w:val="265747EB"/>
    <w:rsid w:val="265886AF"/>
    <w:rsid w:val="2669B263"/>
    <w:rsid w:val="2677E637"/>
    <w:rsid w:val="267E955D"/>
    <w:rsid w:val="2683D737"/>
    <w:rsid w:val="2688A8FF"/>
    <w:rsid w:val="268C70BB"/>
    <w:rsid w:val="26947F80"/>
    <w:rsid w:val="269F2B80"/>
    <w:rsid w:val="26B6ADC1"/>
    <w:rsid w:val="26B6B811"/>
    <w:rsid w:val="26B9F295"/>
    <w:rsid w:val="26BA2121"/>
    <w:rsid w:val="26BD3EA0"/>
    <w:rsid w:val="26CA500B"/>
    <w:rsid w:val="26CC0B03"/>
    <w:rsid w:val="26D51B27"/>
    <w:rsid w:val="26F8C1DD"/>
    <w:rsid w:val="26FB2E4B"/>
    <w:rsid w:val="2702B3FA"/>
    <w:rsid w:val="2711EA3A"/>
    <w:rsid w:val="2736521E"/>
    <w:rsid w:val="27391D29"/>
    <w:rsid w:val="273DF40E"/>
    <w:rsid w:val="273FBDDF"/>
    <w:rsid w:val="27452F1A"/>
    <w:rsid w:val="276E5B1F"/>
    <w:rsid w:val="277FBDD0"/>
    <w:rsid w:val="278AA024"/>
    <w:rsid w:val="2790D1C8"/>
    <w:rsid w:val="27BA27BF"/>
    <w:rsid w:val="27D41A4C"/>
    <w:rsid w:val="27F25805"/>
    <w:rsid w:val="28077E13"/>
    <w:rsid w:val="281A87C7"/>
    <w:rsid w:val="282FB7AA"/>
    <w:rsid w:val="283AFBE1"/>
    <w:rsid w:val="283B4FE8"/>
    <w:rsid w:val="2878A878"/>
    <w:rsid w:val="28953DB4"/>
    <w:rsid w:val="2899E3DD"/>
    <w:rsid w:val="28BD4855"/>
    <w:rsid w:val="28BED102"/>
    <w:rsid w:val="28D76175"/>
    <w:rsid w:val="28DF3F81"/>
    <w:rsid w:val="28EB7A7A"/>
    <w:rsid w:val="28EFB481"/>
    <w:rsid w:val="2908DF85"/>
    <w:rsid w:val="290E2DC7"/>
    <w:rsid w:val="2919F7B6"/>
    <w:rsid w:val="291A4932"/>
    <w:rsid w:val="291E20BD"/>
    <w:rsid w:val="2932C7CE"/>
    <w:rsid w:val="2936104D"/>
    <w:rsid w:val="293C0777"/>
    <w:rsid w:val="2955188E"/>
    <w:rsid w:val="2958D5E1"/>
    <w:rsid w:val="295CB8F9"/>
    <w:rsid w:val="295FDFA3"/>
    <w:rsid w:val="2967449B"/>
    <w:rsid w:val="296FEAAD"/>
    <w:rsid w:val="29932D19"/>
    <w:rsid w:val="29B08357"/>
    <w:rsid w:val="29B2BF4E"/>
    <w:rsid w:val="29C4312E"/>
    <w:rsid w:val="29DACC47"/>
    <w:rsid w:val="29DEED76"/>
    <w:rsid w:val="29F92AE8"/>
    <w:rsid w:val="2A24EA99"/>
    <w:rsid w:val="2A27DBFB"/>
    <w:rsid w:val="2A2EEF48"/>
    <w:rsid w:val="2A585095"/>
    <w:rsid w:val="2A5B8EE2"/>
    <w:rsid w:val="2A5BB26E"/>
    <w:rsid w:val="2A667567"/>
    <w:rsid w:val="2A6FC847"/>
    <w:rsid w:val="2A8F1279"/>
    <w:rsid w:val="2A9F0D47"/>
    <w:rsid w:val="2AA60EB0"/>
    <w:rsid w:val="2AAA1E42"/>
    <w:rsid w:val="2AB80B55"/>
    <w:rsid w:val="2AB94787"/>
    <w:rsid w:val="2ABE6DC2"/>
    <w:rsid w:val="2AC780A1"/>
    <w:rsid w:val="2ACF3D8A"/>
    <w:rsid w:val="2AEBC717"/>
    <w:rsid w:val="2B047D6A"/>
    <w:rsid w:val="2B16FEF8"/>
    <w:rsid w:val="2B27AFAB"/>
    <w:rsid w:val="2B28952B"/>
    <w:rsid w:val="2B3AD7FB"/>
    <w:rsid w:val="2B3C39CD"/>
    <w:rsid w:val="2B71EEFC"/>
    <w:rsid w:val="2B7D44B7"/>
    <w:rsid w:val="2B8309CC"/>
    <w:rsid w:val="2B9AF346"/>
    <w:rsid w:val="2BA0B850"/>
    <w:rsid w:val="2BAEC209"/>
    <w:rsid w:val="2BBAAE80"/>
    <w:rsid w:val="2BC707C1"/>
    <w:rsid w:val="2BC9D124"/>
    <w:rsid w:val="2BD02B9D"/>
    <w:rsid w:val="2BDC8B29"/>
    <w:rsid w:val="2BDEC1E3"/>
    <w:rsid w:val="2BE0F9A0"/>
    <w:rsid w:val="2BE291A8"/>
    <w:rsid w:val="2BEB10D1"/>
    <w:rsid w:val="2BF20FA1"/>
    <w:rsid w:val="2C0FFAFF"/>
    <w:rsid w:val="2C1C408F"/>
    <w:rsid w:val="2C281BAA"/>
    <w:rsid w:val="2C2C4964"/>
    <w:rsid w:val="2C38E742"/>
    <w:rsid w:val="2C436DF1"/>
    <w:rsid w:val="2C472B8E"/>
    <w:rsid w:val="2C4A53F1"/>
    <w:rsid w:val="2C4F248D"/>
    <w:rsid w:val="2C528C5D"/>
    <w:rsid w:val="2C5862DF"/>
    <w:rsid w:val="2C5C64E9"/>
    <w:rsid w:val="2C7F120A"/>
    <w:rsid w:val="2C7F684A"/>
    <w:rsid w:val="2CA86CC8"/>
    <w:rsid w:val="2CAC0F30"/>
    <w:rsid w:val="2CB34EFD"/>
    <w:rsid w:val="2CB701B6"/>
    <w:rsid w:val="2CBBB7A5"/>
    <w:rsid w:val="2CBE656D"/>
    <w:rsid w:val="2CBFF5F3"/>
    <w:rsid w:val="2CC3867D"/>
    <w:rsid w:val="2CC6C525"/>
    <w:rsid w:val="2CFC5542"/>
    <w:rsid w:val="2D11924A"/>
    <w:rsid w:val="2D11A1E7"/>
    <w:rsid w:val="2D11E9B2"/>
    <w:rsid w:val="2D22639A"/>
    <w:rsid w:val="2D3CAA1F"/>
    <w:rsid w:val="2D4D27F3"/>
    <w:rsid w:val="2D6B3060"/>
    <w:rsid w:val="2D7FB9D7"/>
    <w:rsid w:val="2D8261CB"/>
    <w:rsid w:val="2DA593A2"/>
    <w:rsid w:val="2DBF15F5"/>
    <w:rsid w:val="2DC39B61"/>
    <w:rsid w:val="2DD5F922"/>
    <w:rsid w:val="2DD6AE09"/>
    <w:rsid w:val="2DD976AD"/>
    <w:rsid w:val="2DEBC270"/>
    <w:rsid w:val="2E435BD0"/>
    <w:rsid w:val="2E76A652"/>
    <w:rsid w:val="2E861F8D"/>
    <w:rsid w:val="2E9203A6"/>
    <w:rsid w:val="2E94DC21"/>
    <w:rsid w:val="2E9E0880"/>
    <w:rsid w:val="2EA3D731"/>
    <w:rsid w:val="2EA7C65E"/>
    <w:rsid w:val="2EA94706"/>
    <w:rsid w:val="2EAE830D"/>
    <w:rsid w:val="2EAF5239"/>
    <w:rsid w:val="2EC9C68F"/>
    <w:rsid w:val="2ECBFDD8"/>
    <w:rsid w:val="2ECC534A"/>
    <w:rsid w:val="2ECDE794"/>
    <w:rsid w:val="2EF51923"/>
    <w:rsid w:val="2F03D3C2"/>
    <w:rsid w:val="2F0792BF"/>
    <w:rsid w:val="2F19CC8F"/>
    <w:rsid w:val="2F1D2C36"/>
    <w:rsid w:val="2F2970CA"/>
    <w:rsid w:val="2F3E9443"/>
    <w:rsid w:val="2F47B328"/>
    <w:rsid w:val="2F71F4FA"/>
    <w:rsid w:val="2F8917D0"/>
    <w:rsid w:val="2F898650"/>
    <w:rsid w:val="2F8E7027"/>
    <w:rsid w:val="2FAD0A7C"/>
    <w:rsid w:val="2FDA756D"/>
    <w:rsid w:val="2FEA06E5"/>
    <w:rsid w:val="2FED6755"/>
    <w:rsid w:val="2FF537A2"/>
    <w:rsid w:val="2FF95BE2"/>
    <w:rsid w:val="30030615"/>
    <w:rsid w:val="300FAAF0"/>
    <w:rsid w:val="3012EF1E"/>
    <w:rsid w:val="301A4A55"/>
    <w:rsid w:val="303B1C39"/>
    <w:rsid w:val="30412AB7"/>
    <w:rsid w:val="3042E4C0"/>
    <w:rsid w:val="304383AE"/>
    <w:rsid w:val="304FB621"/>
    <w:rsid w:val="306307B5"/>
    <w:rsid w:val="3067CE39"/>
    <w:rsid w:val="3067EA30"/>
    <w:rsid w:val="307DB54C"/>
    <w:rsid w:val="307E5E35"/>
    <w:rsid w:val="308971CA"/>
    <w:rsid w:val="309FA423"/>
    <w:rsid w:val="30B0B796"/>
    <w:rsid w:val="30CCD89D"/>
    <w:rsid w:val="30D996AD"/>
    <w:rsid w:val="310FA264"/>
    <w:rsid w:val="3113DE6C"/>
    <w:rsid w:val="3119C479"/>
    <w:rsid w:val="314A8EE6"/>
    <w:rsid w:val="315FD79B"/>
    <w:rsid w:val="316927D2"/>
    <w:rsid w:val="3169C430"/>
    <w:rsid w:val="31736163"/>
    <w:rsid w:val="31758BFD"/>
    <w:rsid w:val="318659E9"/>
    <w:rsid w:val="3186A7F0"/>
    <w:rsid w:val="318B79EB"/>
    <w:rsid w:val="3191567F"/>
    <w:rsid w:val="31988006"/>
    <w:rsid w:val="31A205B3"/>
    <w:rsid w:val="31A3FC7F"/>
    <w:rsid w:val="31A4BDEB"/>
    <w:rsid w:val="31B80FEF"/>
    <w:rsid w:val="31BA82C8"/>
    <w:rsid w:val="31C898AB"/>
    <w:rsid w:val="31CFC665"/>
    <w:rsid w:val="31F70C1A"/>
    <w:rsid w:val="31FCA66E"/>
    <w:rsid w:val="31FCFB42"/>
    <w:rsid w:val="32185046"/>
    <w:rsid w:val="3219E6CF"/>
    <w:rsid w:val="321AEC7C"/>
    <w:rsid w:val="3224F1E6"/>
    <w:rsid w:val="3235A926"/>
    <w:rsid w:val="324BC02E"/>
    <w:rsid w:val="324BC385"/>
    <w:rsid w:val="324CDE9F"/>
    <w:rsid w:val="3280D890"/>
    <w:rsid w:val="328EC409"/>
    <w:rsid w:val="32952457"/>
    <w:rsid w:val="3296EB76"/>
    <w:rsid w:val="3297691B"/>
    <w:rsid w:val="329F56CE"/>
    <w:rsid w:val="32AD5975"/>
    <w:rsid w:val="32C18BB9"/>
    <w:rsid w:val="32EB1D20"/>
    <w:rsid w:val="333CDC0E"/>
    <w:rsid w:val="33474BB2"/>
    <w:rsid w:val="334826AF"/>
    <w:rsid w:val="335DE288"/>
    <w:rsid w:val="33741F58"/>
    <w:rsid w:val="33765975"/>
    <w:rsid w:val="339224A0"/>
    <w:rsid w:val="339473FB"/>
    <w:rsid w:val="33ACF7EF"/>
    <w:rsid w:val="33B35A71"/>
    <w:rsid w:val="33BA7803"/>
    <w:rsid w:val="33C25814"/>
    <w:rsid w:val="33C45D26"/>
    <w:rsid w:val="33C5C065"/>
    <w:rsid w:val="33C81068"/>
    <w:rsid w:val="33E63582"/>
    <w:rsid w:val="34004153"/>
    <w:rsid w:val="340167AA"/>
    <w:rsid w:val="3401A819"/>
    <w:rsid w:val="34173918"/>
    <w:rsid w:val="341BF76D"/>
    <w:rsid w:val="341E5F7F"/>
    <w:rsid w:val="34339909"/>
    <w:rsid w:val="344F1116"/>
    <w:rsid w:val="34565F9C"/>
    <w:rsid w:val="345CF773"/>
    <w:rsid w:val="3464E4F9"/>
    <w:rsid w:val="34694FCB"/>
    <w:rsid w:val="3484C046"/>
    <w:rsid w:val="348D8CE6"/>
    <w:rsid w:val="34901430"/>
    <w:rsid w:val="34988DC2"/>
    <w:rsid w:val="34D597BF"/>
    <w:rsid w:val="34D90FA1"/>
    <w:rsid w:val="34E3C2E2"/>
    <w:rsid w:val="34F12F66"/>
    <w:rsid w:val="34F3C5DB"/>
    <w:rsid w:val="34F7DDC6"/>
    <w:rsid w:val="350034D7"/>
    <w:rsid w:val="350411B4"/>
    <w:rsid w:val="35114062"/>
    <w:rsid w:val="35132EB5"/>
    <w:rsid w:val="35349C04"/>
    <w:rsid w:val="3539A24A"/>
    <w:rsid w:val="353B3F5C"/>
    <w:rsid w:val="3540881E"/>
    <w:rsid w:val="35542565"/>
    <w:rsid w:val="355CCDAA"/>
    <w:rsid w:val="355F0C35"/>
    <w:rsid w:val="358D6ABB"/>
    <w:rsid w:val="359CD80A"/>
    <w:rsid w:val="35AEDDB1"/>
    <w:rsid w:val="35C9A8C3"/>
    <w:rsid w:val="35D06B7F"/>
    <w:rsid w:val="35E5A7B2"/>
    <w:rsid w:val="35E6C784"/>
    <w:rsid w:val="35F012D8"/>
    <w:rsid w:val="35FA0175"/>
    <w:rsid w:val="35FB122F"/>
    <w:rsid w:val="35FCF3F9"/>
    <w:rsid w:val="35FD630C"/>
    <w:rsid w:val="35FDD24A"/>
    <w:rsid w:val="36003E12"/>
    <w:rsid w:val="36058734"/>
    <w:rsid w:val="36100F84"/>
    <w:rsid w:val="3639A9BF"/>
    <w:rsid w:val="3639BE5A"/>
    <w:rsid w:val="363E86B7"/>
    <w:rsid w:val="3643AE1F"/>
    <w:rsid w:val="36600012"/>
    <w:rsid w:val="366017CB"/>
    <w:rsid w:val="36716820"/>
    <w:rsid w:val="3689B956"/>
    <w:rsid w:val="36AB0A7D"/>
    <w:rsid w:val="36BD3CD0"/>
    <w:rsid w:val="36BD707E"/>
    <w:rsid w:val="36C2223A"/>
    <w:rsid w:val="36D06C65"/>
    <w:rsid w:val="36D38C7B"/>
    <w:rsid w:val="36F48FDE"/>
    <w:rsid w:val="370F27E8"/>
    <w:rsid w:val="37200D81"/>
    <w:rsid w:val="373998FD"/>
    <w:rsid w:val="37414E39"/>
    <w:rsid w:val="37486D89"/>
    <w:rsid w:val="374EDE60"/>
    <w:rsid w:val="37545DE5"/>
    <w:rsid w:val="375ACD8F"/>
    <w:rsid w:val="37949835"/>
    <w:rsid w:val="37A433BA"/>
    <w:rsid w:val="37B2D401"/>
    <w:rsid w:val="37B601F6"/>
    <w:rsid w:val="37C02A59"/>
    <w:rsid w:val="37C77A8C"/>
    <w:rsid w:val="37CF504C"/>
    <w:rsid w:val="37D905B4"/>
    <w:rsid w:val="37F9CFD8"/>
    <w:rsid w:val="37FBE82C"/>
    <w:rsid w:val="37FDF72D"/>
    <w:rsid w:val="380D3881"/>
    <w:rsid w:val="3810AE70"/>
    <w:rsid w:val="38200F12"/>
    <w:rsid w:val="382F6B35"/>
    <w:rsid w:val="38327163"/>
    <w:rsid w:val="383CA0BB"/>
    <w:rsid w:val="3855E42B"/>
    <w:rsid w:val="38768D98"/>
    <w:rsid w:val="387FDAA3"/>
    <w:rsid w:val="387FFD87"/>
    <w:rsid w:val="388D3B20"/>
    <w:rsid w:val="38A516B5"/>
    <w:rsid w:val="38AB3C28"/>
    <w:rsid w:val="38C6F6B4"/>
    <w:rsid w:val="38E0A57B"/>
    <w:rsid w:val="38F3C79B"/>
    <w:rsid w:val="38F49B62"/>
    <w:rsid w:val="39233E56"/>
    <w:rsid w:val="3928F009"/>
    <w:rsid w:val="39346815"/>
    <w:rsid w:val="39399F81"/>
    <w:rsid w:val="3945909B"/>
    <w:rsid w:val="394FF7C3"/>
    <w:rsid w:val="39856098"/>
    <w:rsid w:val="398EAD8B"/>
    <w:rsid w:val="398FD7CF"/>
    <w:rsid w:val="3996A2E6"/>
    <w:rsid w:val="39A31666"/>
    <w:rsid w:val="39A908E2"/>
    <w:rsid w:val="39BE1B2B"/>
    <w:rsid w:val="39E09DD3"/>
    <w:rsid w:val="39ED511F"/>
    <w:rsid w:val="39EE224D"/>
    <w:rsid w:val="3A0024B9"/>
    <w:rsid w:val="3A12F0B2"/>
    <w:rsid w:val="3A166555"/>
    <w:rsid w:val="3A1A3962"/>
    <w:rsid w:val="3A27481F"/>
    <w:rsid w:val="3A2B544C"/>
    <w:rsid w:val="3A36467E"/>
    <w:rsid w:val="3A50391C"/>
    <w:rsid w:val="3A75A749"/>
    <w:rsid w:val="3A8A0B66"/>
    <w:rsid w:val="3A9512F6"/>
    <w:rsid w:val="3AAB4E3C"/>
    <w:rsid w:val="3AB572E0"/>
    <w:rsid w:val="3AB6C3E7"/>
    <w:rsid w:val="3ABDCFFE"/>
    <w:rsid w:val="3AEA0337"/>
    <w:rsid w:val="3AFBD01A"/>
    <w:rsid w:val="3B08247B"/>
    <w:rsid w:val="3B10A676"/>
    <w:rsid w:val="3B2DE7D8"/>
    <w:rsid w:val="3B3E5E57"/>
    <w:rsid w:val="3B564758"/>
    <w:rsid w:val="3B65C36A"/>
    <w:rsid w:val="3B765573"/>
    <w:rsid w:val="3B819966"/>
    <w:rsid w:val="3B8559FE"/>
    <w:rsid w:val="3B877D6C"/>
    <w:rsid w:val="3B8D6E49"/>
    <w:rsid w:val="3B8FE49C"/>
    <w:rsid w:val="3BB541EA"/>
    <w:rsid w:val="3BB5B357"/>
    <w:rsid w:val="3BB801F5"/>
    <w:rsid w:val="3BD47967"/>
    <w:rsid w:val="3BE989E3"/>
    <w:rsid w:val="3BF4F1D3"/>
    <w:rsid w:val="3C0EEFB2"/>
    <w:rsid w:val="3C1B0264"/>
    <w:rsid w:val="3C26659F"/>
    <w:rsid w:val="3C2B926F"/>
    <w:rsid w:val="3C501A9C"/>
    <w:rsid w:val="3C6697F6"/>
    <w:rsid w:val="3C67DF79"/>
    <w:rsid w:val="3C731146"/>
    <w:rsid w:val="3C752571"/>
    <w:rsid w:val="3C769314"/>
    <w:rsid w:val="3C8442C0"/>
    <w:rsid w:val="3CC7709B"/>
    <w:rsid w:val="3CCF594F"/>
    <w:rsid w:val="3CD60343"/>
    <w:rsid w:val="3CF6091A"/>
    <w:rsid w:val="3D095E9D"/>
    <w:rsid w:val="3D0E7E5E"/>
    <w:rsid w:val="3D10579F"/>
    <w:rsid w:val="3D11B5F0"/>
    <w:rsid w:val="3D292E7F"/>
    <w:rsid w:val="3D411329"/>
    <w:rsid w:val="3D45D86A"/>
    <w:rsid w:val="3D757F9A"/>
    <w:rsid w:val="3D78D56B"/>
    <w:rsid w:val="3D7B8A00"/>
    <w:rsid w:val="3D7E5742"/>
    <w:rsid w:val="3D7FA5A9"/>
    <w:rsid w:val="3D82DC08"/>
    <w:rsid w:val="3D85BF76"/>
    <w:rsid w:val="3D8B3704"/>
    <w:rsid w:val="3DA70A12"/>
    <w:rsid w:val="3DB2A672"/>
    <w:rsid w:val="3DB66E1E"/>
    <w:rsid w:val="3DC3BEF7"/>
    <w:rsid w:val="3DC4B4B8"/>
    <w:rsid w:val="3DC81237"/>
    <w:rsid w:val="3DC93C8C"/>
    <w:rsid w:val="3DD9ED2A"/>
    <w:rsid w:val="3DE11B30"/>
    <w:rsid w:val="3DE55208"/>
    <w:rsid w:val="3DEE2D7D"/>
    <w:rsid w:val="3DEE5B8D"/>
    <w:rsid w:val="3DEE6B1C"/>
    <w:rsid w:val="3E038318"/>
    <w:rsid w:val="3E059225"/>
    <w:rsid w:val="3E0761A2"/>
    <w:rsid w:val="3E0FDD01"/>
    <w:rsid w:val="3E1A1C15"/>
    <w:rsid w:val="3E20376D"/>
    <w:rsid w:val="3E2E1282"/>
    <w:rsid w:val="3E35CE79"/>
    <w:rsid w:val="3E473D41"/>
    <w:rsid w:val="3E4A4701"/>
    <w:rsid w:val="3E54EB0F"/>
    <w:rsid w:val="3E73869A"/>
    <w:rsid w:val="3E91D876"/>
    <w:rsid w:val="3E95FCEB"/>
    <w:rsid w:val="3EA101D6"/>
    <w:rsid w:val="3EAAFA5F"/>
    <w:rsid w:val="3EAB1FB1"/>
    <w:rsid w:val="3EB946A4"/>
    <w:rsid w:val="3EC4EC0A"/>
    <w:rsid w:val="3EFFEFDD"/>
    <w:rsid w:val="3F0218ED"/>
    <w:rsid w:val="3F028C97"/>
    <w:rsid w:val="3F062DCA"/>
    <w:rsid w:val="3F080DDF"/>
    <w:rsid w:val="3F09E2F9"/>
    <w:rsid w:val="3F1A27A3"/>
    <w:rsid w:val="3F2192BA"/>
    <w:rsid w:val="3F25182D"/>
    <w:rsid w:val="3F5EFEB1"/>
    <w:rsid w:val="3F6D2C49"/>
    <w:rsid w:val="3F9F803B"/>
    <w:rsid w:val="3F9FAF7D"/>
    <w:rsid w:val="3FA5C366"/>
    <w:rsid w:val="3FA71730"/>
    <w:rsid w:val="3FA797A0"/>
    <w:rsid w:val="3FA80B9E"/>
    <w:rsid w:val="3FAF4330"/>
    <w:rsid w:val="3FD7FC2E"/>
    <w:rsid w:val="3FDD8CDD"/>
    <w:rsid w:val="3FED44C6"/>
    <w:rsid w:val="3FF4967D"/>
    <w:rsid w:val="3FF4967D"/>
    <w:rsid w:val="40088F40"/>
    <w:rsid w:val="400AE382"/>
    <w:rsid w:val="401204DB"/>
    <w:rsid w:val="40132850"/>
    <w:rsid w:val="404709FE"/>
    <w:rsid w:val="40472F02"/>
    <w:rsid w:val="40494F9B"/>
    <w:rsid w:val="404956B2"/>
    <w:rsid w:val="406DC1FD"/>
    <w:rsid w:val="407414D0"/>
    <w:rsid w:val="4098FA12"/>
    <w:rsid w:val="409A9FF4"/>
    <w:rsid w:val="409B98D9"/>
    <w:rsid w:val="40CCA2B8"/>
    <w:rsid w:val="40D4BD63"/>
    <w:rsid w:val="4103BF06"/>
    <w:rsid w:val="41125DDE"/>
    <w:rsid w:val="4113019F"/>
    <w:rsid w:val="4114C807"/>
    <w:rsid w:val="4118F76D"/>
    <w:rsid w:val="4121C0B3"/>
    <w:rsid w:val="4127E290"/>
    <w:rsid w:val="412C6812"/>
    <w:rsid w:val="41378D7D"/>
    <w:rsid w:val="413AD63A"/>
    <w:rsid w:val="41440340"/>
    <w:rsid w:val="414D9556"/>
    <w:rsid w:val="416BDB73"/>
    <w:rsid w:val="416CDE25"/>
    <w:rsid w:val="4176FDB8"/>
    <w:rsid w:val="417B7B22"/>
    <w:rsid w:val="417E07B3"/>
    <w:rsid w:val="4180B53B"/>
    <w:rsid w:val="418116EA"/>
    <w:rsid w:val="4183898C"/>
    <w:rsid w:val="418A9AFF"/>
    <w:rsid w:val="41939D76"/>
    <w:rsid w:val="41958095"/>
    <w:rsid w:val="41A69A5D"/>
    <w:rsid w:val="41B528C1"/>
    <w:rsid w:val="41BD64EF"/>
    <w:rsid w:val="41C2A942"/>
    <w:rsid w:val="41D11F1D"/>
    <w:rsid w:val="41F66391"/>
    <w:rsid w:val="41F959A4"/>
    <w:rsid w:val="41FF93D5"/>
    <w:rsid w:val="42109296"/>
    <w:rsid w:val="42161511"/>
    <w:rsid w:val="423CB8F2"/>
    <w:rsid w:val="42584207"/>
    <w:rsid w:val="426403D7"/>
    <w:rsid w:val="42695A2B"/>
    <w:rsid w:val="426A3C7D"/>
    <w:rsid w:val="4271FEB6"/>
    <w:rsid w:val="42788FED"/>
    <w:rsid w:val="427C6310"/>
    <w:rsid w:val="428A1983"/>
    <w:rsid w:val="4298F0B0"/>
    <w:rsid w:val="42B0979B"/>
    <w:rsid w:val="42BA5507"/>
    <w:rsid w:val="42D63478"/>
    <w:rsid w:val="42DC7429"/>
    <w:rsid w:val="43047097"/>
    <w:rsid w:val="432C32E4"/>
    <w:rsid w:val="432EC234"/>
    <w:rsid w:val="43416FE2"/>
    <w:rsid w:val="43475D3A"/>
    <w:rsid w:val="4373A33B"/>
    <w:rsid w:val="43745C41"/>
    <w:rsid w:val="437B18F5"/>
    <w:rsid w:val="438553FA"/>
    <w:rsid w:val="43856661"/>
    <w:rsid w:val="439827B8"/>
    <w:rsid w:val="43BD4166"/>
    <w:rsid w:val="43BEA485"/>
    <w:rsid w:val="43CAA958"/>
    <w:rsid w:val="4414604E"/>
    <w:rsid w:val="441A1A20"/>
    <w:rsid w:val="441D3532"/>
    <w:rsid w:val="4422AD36"/>
    <w:rsid w:val="442E243C"/>
    <w:rsid w:val="4443F02E"/>
    <w:rsid w:val="4483E94A"/>
    <w:rsid w:val="44842ED6"/>
    <w:rsid w:val="448EB7B0"/>
    <w:rsid w:val="4494987C"/>
    <w:rsid w:val="44953573"/>
    <w:rsid w:val="44BB3EBF"/>
    <w:rsid w:val="44C1BE3E"/>
    <w:rsid w:val="44E82AC4"/>
    <w:rsid w:val="44F70972"/>
    <w:rsid w:val="45135BDA"/>
    <w:rsid w:val="453FD9A3"/>
    <w:rsid w:val="4567364D"/>
    <w:rsid w:val="456F8C2E"/>
    <w:rsid w:val="45702252"/>
    <w:rsid w:val="45727239"/>
    <w:rsid w:val="45836F52"/>
    <w:rsid w:val="458F84CC"/>
    <w:rsid w:val="45956814"/>
    <w:rsid w:val="45A1779D"/>
    <w:rsid w:val="45A8CE32"/>
    <w:rsid w:val="45B213CE"/>
    <w:rsid w:val="45C517FB"/>
    <w:rsid w:val="45C8650A"/>
    <w:rsid w:val="46069ABC"/>
    <w:rsid w:val="46086187"/>
    <w:rsid w:val="460DDB7F"/>
    <w:rsid w:val="460E475D"/>
    <w:rsid w:val="46128A94"/>
    <w:rsid w:val="461298DB"/>
    <w:rsid w:val="46197130"/>
    <w:rsid w:val="461D0BFE"/>
    <w:rsid w:val="4631467E"/>
    <w:rsid w:val="463BDCC7"/>
    <w:rsid w:val="463E82C1"/>
    <w:rsid w:val="4640B5E0"/>
    <w:rsid w:val="4641B61C"/>
    <w:rsid w:val="464B7277"/>
    <w:rsid w:val="46505890"/>
    <w:rsid w:val="4670F1E6"/>
    <w:rsid w:val="46802887"/>
    <w:rsid w:val="46872B1D"/>
    <w:rsid w:val="469D0939"/>
    <w:rsid w:val="46B64384"/>
    <w:rsid w:val="46BC2EF4"/>
    <w:rsid w:val="46D3DDFA"/>
    <w:rsid w:val="46EBCAB7"/>
    <w:rsid w:val="47022670"/>
    <w:rsid w:val="4715A0EF"/>
    <w:rsid w:val="471D6EBA"/>
    <w:rsid w:val="472BF34F"/>
    <w:rsid w:val="472E0183"/>
    <w:rsid w:val="4745550B"/>
    <w:rsid w:val="47508AF5"/>
    <w:rsid w:val="476A66DF"/>
    <w:rsid w:val="477AC84B"/>
    <w:rsid w:val="4781926C"/>
    <w:rsid w:val="478B098B"/>
    <w:rsid w:val="47C86C50"/>
    <w:rsid w:val="47DCFBC0"/>
    <w:rsid w:val="47E2D725"/>
    <w:rsid w:val="47EE1F87"/>
    <w:rsid w:val="47F61640"/>
    <w:rsid w:val="47F973E9"/>
    <w:rsid w:val="48181ED5"/>
    <w:rsid w:val="481BC651"/>
    <w:rsid w:val="482B30FD"/>
    <w:rsid w:val="48424140"/>
    <w:rsid w:val="486F65FE"/>
    <w:rsid w:val="4876DEF8"/>
    <w:rsid w:val="4897602E"/>
    <w:rsid w:val="48985456"/>
    <w:rsid w:val="489F02DB"/>
    <w:rsid w:val="48C2CC9F"/>
    <w:rsid w:val="48C62169"/>
    <w:rsid w:val="49051601"/>
    <w:rsid w:val="4906C821"/>
    <w:rsid w:val="4907C581"/>
    <w:rsid w:val="4913DDF8"/>
    <w:rsid w:val="4918B996"/>
    <w:rsid w:val="4921FE80"/>
    <w:rsid w:val="49259C53"/>
    <w:rsid w:val="492D6773"/>
    <w:rsid w:val="495CF7A8"/>
    <w:rsid w:val="496538BD"/>
    <w:rsid w:val="49759E47"/>
    <w:rsid w:val="497A2B7C"/>
    <w:rsid w:val="497EA786"/>
    <w:rsid w:val="4997CFE3"/>
    <w:rsid w:val="499E6274"/>
    <w:rsid w:val="49AB789E"/>
    <w:rsid w:val="49B28BFB"/>
    <w:rsid w:val="49B5E4F1"/>
    <w:rsid w:val="49C60C59"/>
    <w:rsid w:val="49DE15D8"/>
    <w:rsid w:val="49F0B399"/>
    <w:rsid w:val="4A0C0C09"/>
    <w:rsid w:val="4A1693DD"/>
    <w:rsid w:val="4A1C47DF"/>
    <w:rsid w:val="4A243B17"/>
    <w:rsid w:val="4A2773CB"/>
    <w:rsid w:val="4A2BAA1F"/>
    <w:rsid w:val="4A3713C9"/>
    <w:rsid w:val="4A567F55"/>
    <w:rsid w:val="4A5ADC06"/>
    <w:rsid w:val="4A647CD9"/>
    <w:rsid w:val="4A70EAF2"/>
    <w:rsid w:val="4A70EDDC"/>
    <w:rsid w:val="4A868EEB"/>
    <w:rsid w:val="4A88FABA"/>
    <w:rsid w:val="4AA86C14"/>
    <w:rsid w:val="4AAA305A"/>
    <w:rsid w:val="4AADEF5E"/>
    <w:rsid w:val="4ABE2C5C"/>
    <w:rsid w:val="4AC908D4"/>
    <w:rsid w:val="4ACB1A6B"/>
    <w:rsid w:val="4ACDBB77"/>
    <w:rsid w:val="4AE34D3E"/>
    <w:rsid w:val="4AF7D480"/>
    <w:rsid w:val="4B013F93"/>
    <w:rsid w:val="4B1DDFFE"/>
    <w:rsid w:val="4B24D5A5"/>
    <w:rsid w:val="4B2739B2"/>
    <w:rsid w:val="4B309204"/>
    <w:rsid w:val="4B5B4243"/>
    <w:rsid w:val="4B7AD0B4"/>
    <w:rsid w:val="4BABBC80"/>
    <w:rsid w:val="4BC7B6BB"/>
    <w:rsid w:val="4BCD50EC"/>
    <w:rsid w:val="4BD1715F"/>
    <w:rsid w:val="4BDB8A06"/>
    <w:rsid w:val="4BE103D5"/>
    <w:rsid w:val="4BE4BA75"/>
    <w:rsid w:val="4BED4034"/>
    <w:rsid w:val="4BFD98B9"/>
    <w:rsid w:val="4BFFB89F"/>
    <w:rsid w:val="4C076106"/>
    <w:rsid w:val="4C18A39F"/>
    <w:rsid w:val="4C1E6707"/>
    <w:rsid w:val="4C4DD03B"/>
    <w:rsid w:val="4C7E93A1"/>
    <w:rsid w:val="4C81C05A"/>
    <w:rsid w:val="4C87CC7E"/>
    <w:rsid w:val="4C9FAA61"/>
    <w:rsid w:val="4CB0EE3A"/>
    <w:rsid w:val="4CB4A496"/>
    <w:rsid w:val="4CB8C559"/>
    <w:rsid w:val="4CF8AA61"/>
    <w:rsid w:val="4D06602B"/>
    <w:rsid w:val="4D0AF9B2"/>
    <w:rsid w:val="4D2AE878"/>
    <w:rsid w:val="4D32545F"/>
    <w:rsid w:val="4D718B9E"/>
    <w:rsid w:val="4D7CA8BB"/>
    <w:rsid w:val="4D7DBD47"/>
    <w:rsid w:val="4D9C6854"/>
    <w:rsid w:val="4D9CC10A"/>
    <w:rsid w:val="4D9D3537"/>
    <w:rsid w:val="4D9F8B77"/>
    <w:rsid w:val="4DA2FF7B"/>
    <w:rsid w:val="4DAB1878"/>
    <w:rsid w:val="4DAE6D99"/>
    <w:rsid w:val="4DBDFF59"/>
    <w:rsid w:val="4DC3776A"/>
    <w:rsid w:val="4DC9FD73"/>
    <w:rsid w:val="4DE2D619"/>
    <w:rsid w:val="4E072EBA"/>
    <w:rsid w:val="4E0F7188"/>
    <w:rsid w:val="4E111B41"/>
    <w:rsid w:val="4E133C49"/>
    <w:rsid w:val="4E338C5F"/>
    <w:rsid w:val="4E39C533"/>
    <w:rsid w:val="4E3A4E9A"/>
    <w:rsid w:val="4E473F21"/>
    <w:rsid w:val="4E5218A9"/>
    <w:rsid w:val="4E716475"/>
    <w:rsid w:val="4E731345"/>
    <w:rsid w:val="4EA3FDD0"/>
    <w:rsid w:val="4EA69ED3"/>
    <w:rsid w:val="4EA81B1E"/>
    <w:rsid w:val="4ECBFA0D"/>
    <w:rsid w:val="4EE036FD"/>
    <w:rsid w:val="4F0B9320"/>
    <w:rsid w:val="4F19B540"/>
    <w:rsid w:val="4F205361"/>
    <w:rsid w:val="4F2F3DB5"/>
    <w:rsid w:val="4F36B793"/>
    <w:rsid w:val="4F5AECE1"/>
    <w:rsid w:val="4F5C0DF3"/>
    <w:rsid w:val="4F69920B"/>
    <w:rsid w:val="4F75F313"/>
    <w:rsid w:val="4FB50440"/>
    <w:rsid w:val="4FD74B23"/>
    <w:rsid w:val="4FE07E13"/>
    <w:rsid w:val="4FE4FADB"/>
    <w:rsid w:val="4FEA072F"/>
    <w:rsid w:val="4FEA2DE4"/>
    <w:rsid w:val="50035AD1"/>
    <w:rsid w:val="50102417"/>
    <w:rsid w:val="501054C8"/>
    <w:rsid w:val="50150664"/>
    <w:rsid w:val="501F7CB3"/>
    <w:rsid w:val="50250B61"/>
    <w:rsid w:val="5027233A"/>
    <w:rsid w:val="503653F3"/>
    <w:rsid w:val="503CEA5A"/>
    <w:rsid w:val="5057A99C"/>
    <w:rsid w:val="508F9F25"/>
    <w:rsid w:val="50A2F536"/>
    <w:rsid w:val="50A7AA93"/>
    <w:rsid w:val="50A7B02A"/>
    <w:rsid w:val="50BB8876"/>
    <w:rsid w:val="50C214F3"/>
    <w:rsid w:val="50C2CF25"/>
    <w:rsid w:val="50C9D80F"/>
    <w:rsid w:val="50E32B2A"/>
    <w:rsid w:val="50F549A6"/>
    <w:rsid w:val="50FA75D2"/>
    <w:rsid w:val="51002F9A"/>
    <w:rsid w:val="510D8D54"/>
    <w:rsid w:val="51190940"/>
    <w:rsid w:val="511DDEF5"/>
    <w:rsid w:val="512874B2"/>
    <w:rsid w:val="512C5175"/>
    <w:rsid w:val="512EF85A"/>
    <w:rsid w:val="5134D392"/>
    <w:rsid w:val="5135A96E"/>
    <w:rsid w:val="5140636E"/>
    <w:rsid w:val="516C9A17"/>
    <w:rsid w:val="51719B8C"/>
    <w:rsid w:val="51837F97"/>
    <w:rsid w:val="5189AE20"/>
    <w:rsid w:val="519DA7D6"/>
    <w:rsid w:val="51ACC3D2"/>
    <w:rsid w:val="51CA1A47"/>
    <w:rsid w:val="51DF29F3"/>
    <w:rsid w:val="51EC0414"/>
    <w:rsid w:val="5208058F"/>
    <w:rsid w:val="520DEF6C"/>
    <w:rsid w:val="5227F13B"/>
    <w:rsid w:val="5234AA73"/>
    <w:rsid w:val="5244B2E8"/>
    <w:rsid w:val="525952DC"/>
    <w:rsid w:val="52631189"/>
    <w:rsid w:val="526EFA23"/>
    <w:rsid w:val="5278430B"/>
    <w:rsid w:val="529A4940"/>
    <w:rsid w:val="52A412BF"/>
    <w:rsid w:val="52C0F568"/>
    <w:rsid w:val="52C3B241"/>
    <w:rsid w:val="52C4AC74"/>
    <w:rsid w:val="52D0C825"/>
    <w:rsid w:val="52E50E77"/>
    <w:rsid w:val="52F2332B"/>
    <w:rsid w:val="52F5C2AB"/>
    <w:rsid w:val="52F85BA0"/>
    <w:rsid w:val="5322F78E"/>
    <w:rsid w:val="532589CC"/>
    <w:rsid w:val="533CC05D"/>
    <w:rsid w:val="533E9E05"/>
    <w:rsid w:val="53674FF6"/>
    <w:rsid w:val="53741480"/>
    <w:rsid w:val="5386E5F6"/>
    <w:rsid w:val="53870936"/>
    <w:rsid w:val="538BAE53"/>
    <w:rsid w:val="538EA8DD"/>
    <w:rsid w:val="53907CBE"/>
    <w:rsid w:val="53C7DF5D"/>
    <w:rsid w:val="53CBDC93"/>
    <w:rsid w:val="53D14027"/>
    <w:rsid w:val="53DBAB73"/>
    <w:rsid w:val="53E9931D"/>
    <w:rsid w:val="53F7A547"/>
    <w:rsid w:val="540AAFB6"/>
    <w:rsid w:val="540D0552"/>
    <w:rsid w:val="54205018"/>
    <w:rsid w:val="542FEAD2"/>
    <w:rsid w:val="5435852E"/>
    <w:rsid w:val="543C0A00"/>
    <w:rsid w:val="545E1B32"/>
    <w:rsid w:val="54604C15"/>
    <w:rsid w:val="54811120"/>
    <w:rsid w:val="5489A586"/>
    <w:rsid w:val="54924862"/>
    <w:rsid w:val="549932E4"/>
    <w:rsid w:val="54A98C6A"/>
    <w:rsid w:val="54AB99E7"/>
    <w:rsid w:val="54CD2079"/>
    <w:rsid w:val="54D57FCA"/>
    <w:rsid w:val="54D98C8A"/>
    <w:rsid w:val="54F87C84"/>
    <w:rsid w:val="550AE8C0"/>
    <w:rsid w:val="5511F34A"/>
    <w:rsid w:val="5515112A"/>
    <w:rsid w:val="551A75B8"/>
    <w:rsid w:val="551C85BC"/>
    <w:rsid w:val="5528D4E2"/>
    <w:rsid w:val="552F965F"/>
    <w:rsid w:val="554BF64D"/>
    <w:rsid w:val="55529EC6"/>
    <w:rsid w:val="55654AB5"/>
    <w:rsid w:val="55673DCA"/>
    <w:rsid w:val="5567DA6B"/>
    <w:rsid w:val="556BC723"/>
    <w:rsid w:val="559A74E2"/>
    <w:rsid w:val="55A8D048"/>
    <w:rsid w:val="55EC59EB"/>
    <w:rsid w:val="55ED3F5A"/>
    <w:rsid w:val="55F127A2"/>
    <w:rsid w:val="55F3A2DB"/>
    <w:rsid w:val="563B35B4"/>
    <w:rsid w:val="563DEE35"/>
    <w:rsid w:val="56436BB4"/>
    <w:rsid w:val="565893A3"/>
    <w:rsid w:val="56739887"/>
    <w:rsid w:val="5681E4F6"/>
    <w:rsid w:val="5699DE07"/>
    <w:rsid w:val="569CB759"/>
    <w:rsid w:val="56AB5FB1"/>
    <w:rsid w:val="56B32D03"/>
    <w:rsid w:val="56B43F56"/>
    <w:rsid w:val="56C26D09"/>
    <w:rsid w:val="56C34F15"/>
    <w:rsid w:val="56D0D272"/>
    <w:rsid w:val="56DB4A1D"/>
    <w:rsid w:val="56EDA583"/>
    <w:rsid w:val="56F6C94B"/>
    <w:rsid w:val="56FDA8F2"/>
    <w:rsid w:val="57161F3E"/>
    <w:rsid w:val="571DE952"/>
    <w:rsid w:val="5720BD95"/>
    <w:rsid w:val="57212488"/>
    <w:rsid w:val="57272B3B"/>
    <w:rsid w:val="572C2F26"/>
    <w:rsid w:val="574106EA"/>
    <w:rsid w:val="5758C2A7"/>
    <w:rsid w:val="57627059"/>
    <w:rsid w:val="5795D35D"/>
    <w:rsid w:val="57A7EC32"/>
    <w:rsid w:val="57B36472"/>
    <w:rsid w:val="57B58BA2"/>
    <w:rsid w:val="57C8290E"/>
    <w:rsid w:val="57CB4E32"/>
    <w:rsid w:val="57E67D56"/>
    <w:rsid w:val="57F668B1"/>
    <w:rsid w:val="5814FBB3"/>
    <w:rsid w:val="583182CB"/>
    <w:rsid w:val="583E8D73"/>
    <w:rsid w:val="583FCFC3"/>
    <w:rsid w:val="585B4598"/>
    <w:rsid w:val="585FF22A"/>
    <w:rsid w:val="58626254"/>
    <w:rsid w:val="587E0CA4"/>
    <w:rsid w:val="587E1008"/>
    <w:rsid w:val="587FEF47"/>
    <w:rsid w:val="58B3FE7B"/>
    <w:rsid w:val="58C4BC0E"/>
    <w:rsid w:val="58D0F7D1"/>
    <w:rsid w:val="58D2276A"/>
    <w:rsid w:val="58DD5968"/>
    <w:rsid w:val="58DE3BA7"/>
    <w:rsid w:val="58E2FF2B"/>
    <w:rsid w:val="58F369B4"/>
    <w:rsid w:val="590876A2"/>
    <w:rsid w:val="5911784A"/>
    <w:rsid w:val="59168F78"/>
    <w:rsid w:val="59215755"/>
    <w:rsid w:val="59256DE5"/>
    <w:rsid w:val="592FA4CC"/>
    <w:rsid w:val="592FC1FF"/>
    <w:rsid w:val="5934AF3C"/>
    <w:rsid w:val="5941598A"/>
    <w:rsid w:val="59431C3B"/>
    <w:rsid w:val="59448945"/>
    <w:rsid w:val="5945A121"/>
    <w:rsid w:val="594E777F"/>
    <w:rsid w:val="5954C577"/>
    <w:rsid w:val="5956E45E"/>
    <w:rsid w:val="5980CB6A"/>
    <w:rsid w:val="599C9E70"/>
    <w:rsid w:val="59D3E9F1"/>
    <w:rsid w:val="59D44D69"/>
    <w:rsid w:val="59D56D78"/>
    <w:rsid w:val="59E5A2D0"/>
    <w:rsid w:val="59EECCBB"/>
    <w:rsid w:val="59F4C04E"/>
    <w:rsid w:val="59F6EEBB"/>
    <w:rsid w:val="59F715F9"/>
    <w:rsid w:val="5A260FE9"/>
    <w:rsid w:val="5A443BF1"/>
    <w:rsid w:val="5A4790DB"/>
    <w:rsid w:val="5A56754B"/>
    <w:rsid w:val="5A582327"/>
    <w:rsid w:val="5A5B1CDD"/>
    <w:rsid w:val="5A608C6F"/>
    <w:rsid w:val="5A6D0972"/>
    <w:rsid w:val="5A6D81F7"/>
    <w:rsid w:val="5AB3C496"/>
    <w:rsid w:val="5ACDC443"/>
    <w:rsid w:val="5ACF3A97"/>
    <w:rsid w:val="5AD91E31"/>
    <w:rsid w:val="5ADA6F9C"/>
    <w:rsid w:val="5AE2EB66"/>
    <w:rsid w:val="5AEAFC37"/>
    <w:rsid w:val="5AFEA5CA"/>
    <w:rsid w:val="5B23B02E"/>
    <w:rsid w:val="5B3A44D2"/>
    <w:rsid w:val="5B3E720A"/>
    <w:rsid w:val="5B58C525"/>
    <w:rsid w:val="5B694D96"/>
    <w:rsid w:val="5B6F959D"/>
    <w:rsid w:val="5B80F0A7"/>
    <w:rsid w:val="5B92AFEB"/>
    <w:rsid w:val="5BB0D719"/>
    <w:rsid w:val="5BC0AF84"/>
    <w:rsid w:val="5BD1CA8E"/>
    <w:rsid w:val="5BDA37F0"/>
    <w:rsid w:val="5BE0A0C5"/>
    <w:rsid w:val="5BE780D6"/>
    <w:rsid w:val="5BEBDC36"/>
    <w:rsid w:val="5BED402F"/>
    <w:rsid w:val="5BF135AF"/>
    <w:rsid w:val="5C05DFE0"/>
    <w:rsid w:val="5C1284C5"/>
    <w:rsid w:val="5C29065A"/>
    <w:rsid w:val="5C307060"/>
    <w:rsid w:val="5C34F940"/>
    <w:rsid w:val="5C36072D"/>
    <w:rsid w:val="5C451B25"/>
    <w:rsid w:val="5C49B622"/>
    <w:rsid w:val="5C5344FD"/>
    <w:rsid w:val="5C57C9BE"/>
    <w:rsid w:val="5C5BA1E1"/>
    <w:rsid w:val="5C663F2E"/>
    <w:rsid w:val="5C6A1DFF"/>
    <w:rsid w:val="5C842809"/>
    <w:rsid w:val="5C8F8AA0"/>
    <w:rsid w:val="5C94B76B"/>
    <w:rsid w:val="5CA0E8A5"/>
    <w:rsid w:val="5CA8A628"/>
    <w:rsid w:val="5CBC4705"/>
    <w:rsid w:val="5CD53AB9"/>
    <w:rsid w:val="5CD919CC"/>
    <w:rsid w:val="5CEA94AD"/>
    <w:rsid w:val="5CFA5CC3"/>
    <w:rsid w:val="5D092A56"/>
    <w:rsid w:val="5D15A85C"/>
    <w:rsid w:val="5D1ADE70"/>
    <w:rsid w:val="5D2BD49D"/>
    <w:rsid w:val="5D3FF054"/>
    <w:rsid w:val="5D4BE532"/>
    <w:rsid w:val="5D4C1266"/>
    <w:rsid w:val="5D5DB0AB"/>
    <w:rsid w:val="5D61DC1F"/>
    <w:rsid w:val="5D659E31"/>
    <w:rsid w:val="5D810734"/>
    <w:rsid w:val="5D822DEB"/>
    <w:rsid w:val="5D9E9CE5"/>
    <w:rsid w:val="5DA360C3"/>
    <w:rsid w:val="5DDEFDE0"/>
    <w:rsid w:val="5DE31B57"/>
    <w:rsid w:val="5DE4E96D"/>
    <w:rsid w:val="5DEC56D9"/>
    <w:rsid w:val="5DF8AFD4"/>
    <w:rsid w:val="5E0EE540"/>
    <w:rsid w:val="5E294038"/>
    <w:rsid w:val="5E376A92"/>
    <w:rsid w:val="5E3B81B2"/>
    <w:rsid w:val="5E447689"/>
    <w:rsid w:val="5E9F2BF9"/>
    <w:rsid w:val="5EA69D89"/>
    <w:rsid w:val="5EACDCCD"/>
    <w:rsid w:val="5EAE55DB"/>
    <w:rsid w:val="5EB15EBF"/>
    <w:rsid w:val="5EB34B62"/>
    <w:rsid w:val="5EBA35EB"/>
    <w:rsid w:val="5EBAD1A8"/>
    <w:rsid w:val="5EC65432"/>
    <w:rsid w:val="5ED51DB8"/>
    <w:rsid w:val="5EE40E7A"/>
    <w:rsid w:val="5EECEA06"/>
    <w:rsid w:val="5EFD59B8"/>
    <w:rsid w:val="5F0925EC"/>
    <w:rsid w:val="5F0E6AF2"/>
    <w:rsid w:val="5F130E10"/>
    <w:rsid w:val="5F31F118"/>
    <w:rsid w:val="5F7662C7"/>
    <w:rsid w:val="5F80B9CE"/>
    <w:rsid w:val="5F87BCE5"/>
    <w:rsid w:val="5F8EE5C3"/>
    <w:rsid w:val="5F98DF4C"/>
    <w:rsid w:val="5FAA9E03"/>
    <w:rsid w:val="5FAADE9E"/>
    <w:rsid w:val="5FB95464"/>
    <w:rsid w:val="5FBABA47"/>
    <w:rsid w:val="5FBB1D56"/>
    <w:rsid w:val="5FCDE946"/>
    <w:rsid w:val="5FCEC393"/>
    <w:rsid w:val="5FE91527"/>
    <w:rsid w:val="600F45AE"/>
    <w:rsid w:val="6018D3D0"/>
    <w:rsid w:val="60368FE2"/>
    <w:rsid w:val="605ED63E"/>
    <w:rsid w:val="6076A516"/>
    <w:rsid w:val="60A83A06"/>
    <w:rsid w:val="60AE79CA"/>
    <w:rsid w:val="60B79FDD"/>
    <w:rsid w:val="60BCF78C"/>
    <w:rsid w:val="60BF6FB4"/>
    <w:rsid w:val="60E59F7C"/>
    <w:rsid w:val="60F21F8B"/>
    <w:rsid w:val="60F42CBB"/>
    <w:rsid w:val="60F6334F"/>
    <w:rsid w:val="60F970F1"/>
    <w:rsid w:val="6123C525"/>
    <w:rsid w:val="6124EDDF"/>
    <w:rsid w:val="612CD427"/>
    <w:rsid w:val="61305F14"/>
    <w:rsid w:val="61358F5C"/>
    <w:rsid w:val="613D7409"/>
    <w:rsid w:val="6141CE51"/>
    <w:rsid w:val="614EAFDD"/>
    <w:rsid w:val="615BB08F"/>
    <w:rsid w:val="61875A48"/>
    <w:rsid w:val="618C5D59"/>
    <w:rsid w:val="61A6F68C"/>
    <w:rsid w:val="61B677BE"/>
    <w:rsid w:val="61CD5095"/>
    <w:rsid w:val="61E77502"/>
    <w:rsid w:val="620BAFC9"/>
    <w:rsid w:val="621AE9A6"/>
    <w:rsid w:val="621FD57B"/>
    <w:rsid w:val="6221AD7C"/>
    <w:rsid w:val="62390F54"/>
    <w:rsid w:val="6239B3BD"/>
    <w:rsid w:val="6241D410"/>
    <w:rsid w:val="624E15BD"/>
    <w:rsid w:val="625BF115"/>
    <w:rsid w:val="626040B5"/>
    <w:rsid w:val="6268BE36"/>
    <w:rsid w:val="626E00C4"/>
    <w:rsid w:val="627F538F"/>
    <w:rsid w:val="62C8A0FF"/>
    <w:rsid w:val="62C8E3F2"/>
    <w:rsid w:val="62E27F60"/>
    <w:rsid w:val="62EDA944"/>
    <w:rsid w:val="62EF9A84"/>
    <w:rsid w:val="62FC0F41"/>
    <w:rsid w:val="63140888"/>
    <w:rsid w:val="6316C6D6"/>
    <w:rsid w:val="6327BD23"/>
    <w:rsid w:val="6333A73E"/>
    <w:rsid w:val="633FF245"/>
    <w:rsid w:val="6340C8A3"/>
    <w:rsid w:val="636067FE"/>
    <w:rsid w:val="63673936"/>
    <w:rsid w:val="639670FB"/>
    <w:rsid w:val="63A5C56C"/>
    <w:rsid w:val="63AAAFC4"/>
    <w:rsid w:val="63D367FB"/>
    <w:rsid w:val="63D4DFB5"/>
    <w:rsid w:val="63E2DB54"/>
    <w:rsid w:val="63EE127E"/>
    <w:rsid w:val="6401DD73"/>
    <w:rsid w:val="641F1B4C"/>
    <w:rsid w:val="64210AE1"/>
    <w:rsid w:val="642CDE4B"/>
    <w:rsid w:val="643143B9"/>
    <w:rsid w:val="6446EBB7"/>
    <w:rsid w:val="6453BF47"/>
    <w:rsid w:val="64561D49"/>
    <w:rsid w:val="646AC331"/>
    <w:rsid w:val="6479DBE0"/>
    <w:rsid w:val="648612C9"/>
    <w:rsid w:val="648834FA"/>
    <w:rsid w:val="648E58CB"/>
    <w:rsid w:val="649E1DE8"/>
    <w:rsid w:val="64A142D2"/>
    <w:rsid w:val="64A2FD2C"/>
    <w:rsid w:val="64A72590"/>
    <w:rsid w:val="64B2B74E"/>
    <w:rsid w:val="64B7181A"/>
    <w:rsid w:val="64B93B86"/>
    <w:rsid w:val="64C64320"/>
    <w:rsid w:val="64C9C433"/>
    <w:rsid w:val="64EAB3DF"/>
    <w:rsid w:val="64F70D20"/>
    <w:rsid w:val="651D9213"/>
    <w:rsid w:val="65216EE9"/>
    <w:rsid w:val="6527C28A"/>
    <w:rsid w:val="65459004"/>
    <w:rsid w:val="65485DF0"/>
    <w:rsid w:val="65517C3C"/>
    <w:rsid w:val="65527CA3"/>
    <w:rsid w:val="6568F894"/>
    <w:rsid w:val="658421CE"/>
    <w:rsid w:val="65858E91"/>
    <w:rsid w:val="65A70814"/>
    <w:rsid w:val="65BC050B"/>
    <w:rsid w:val="65C0CC5B"/>
    <w:rsid w:val="65F42A5A"/>
    <w:rsid w:val="65FD7ED9"/>
    <w:rsid w:val="65FF1F27"/>
    <w:rsid w:val="660BF94E"/>
    <w:rsid w:val="662C5AA1"/>
    <w:rsid w:val="66438737"/>
    <w:rsid w:val="666439FB"/>
    <w:rsid w:val="66702CA3"/>
    <w:rsid w:val="6681DE7B"/>
    <w:rsid w:val="6690A793"/>
    <w:rsid w:val="6694D797"/>
    <w:rsid w:val="669C9C72"/>
    <w:rsid w:val="66A0E1AE"/>
    <w:rsid w:val="66AA8DA0"/>
    <w:rsid w:val="66ADF7E0"/>
    <w:rsid w:val="66C20939"/>
    <w:rsid w:val="66D80179"/>
    <w:rsid w:val="66ECA435"/>
    <w:rsid w:val="670B5646"/>
    <w:rsid w:val="670E176B"/>
    <w:rsid w:val="6713BEDB"/>
    <w:rsid w:val="67179D22"/>
    <w:rsid w:val="671D6F04"/>
    <w:rsid w:val="67207DB6"/>
    <w:rsid w:val="6726B34F"/>
    <w:rsid w:val="67457C7E"/>
    <w:rsid w:val="6746C102"/>
    <w:rsid w:val="67565522"/>
    <w:rsid w:val="67609368"/>
    <w:rsid w:val="6772A356"/>
    <w:rsid w:val="677375A5"/>
    <w:rsid w:val="67982D3A"/>
    <w:rsid w:val="67A7C9AF"/>
    <w:rsid w:val="67BB947C"/>
    <w:rsid w:val="67C24B2A"/>
    <w:rsid w:val="67C29BEC"/>
    <w:rsid w:val="67C386D5"/>
    <w:rsid w:val="67C52EA7"/>
    <w:rsid w:val="67C63004"/>
    <w:rsid w:val="67D1D30A"/>
    <w:rsid w:val="67D67E95"/>
    <w:rsid w:val="67E888A7"/>
    <w:rsid w:val="67FA765B"/>
    <w:rsid w:val="681F01C3"/>
    <w:rsid w:val="681F11EE"/>
    <w:rsid w:val="682143CA"/>
    <w:rsid w:val="6823F8E7"/>
    <w:rsid w:val="68439FAC"/>
    <w:rsid w:val="684FE32A"/>
    <w:rsid w:val="6873D1DA"/>
    <w:rsid w:val="68887496"/>
    <w:rsid w:val="68A1AEE8"/>
    <w:rsid w:val="68A850D8"/>
    <w:rsid w:val="68A92531"/>
    <w:rsid w:val="68B98BAF"/>
    <w:rsid w:val="68BF32E6"/>
    <w:rsid w:val="68C992DB"/>
    <w:rsid w:val="68D6F148"/>
    <w:rsid w:val="68DA1044"/>
    <w:rsid w:val="68DCA184"/>
    <w:rsid w:val="68E0F101"/>
    <w:rsid w:val="68FD2328"/>
    <w:rsid w:val="69011D7F"/>
    <w:rsid w:val="69120B9F"/>
    <w:rsid w:val="69145264"/>
    <w:rsid w:val="691A4724"/>
    <w:rsid w:val="692270D5"/>
    <w:rsid w:val="692D2F94"/>
    <w:rsid w:val="693BA9BE"/>
    <w:rsid w:val="695197E7"/>
    <w:rsid w:val="696C7A02"/>
    <w:rsid w:val="6972102B"/>
    <w:rsid w:val="698A893D"/>
    <w:rsid w:val="69C3F5A5"/>
    <w:rsid w:val="69C4A8B6"/>
    <w:rsid w:val="69D52AEF"/>
    <w:rsid w:val="69D65F5B"/>
    <w:rsid w:val="69E3E4F2"/>
    <w:rsid w:val="69F4DFDF"/>
    <w:rsid w:val="69FBC449"/>
    <w:rsid w:val="69FDCEE3"/>
    <w:rsid w:val="6A041C95"/>
    <w:rsid w:val="6A08DF15"/>
    <w:rsid w:val="6A2BEA63"/>
    <w:rsid w:val="6A394CAD"/>
    <w:rsid w:val="6A3F5049"/>
    <w:rsid w:val="6A4988BE"/>
    <w:rsid w:val="6A4C7B5D"/>
    <w:rsid w:val="6A58CC07"/>
    <w:rsid w:val="6A5A49D8"/>
    <w:rsid w:val="6A6DD0AA"/>
    <w:rsid w:val="6A6E19E0"/>
    <w:rsid w:val="6A6F1A29"/>
    <w:rsid w:val="6A7541B2"/>
    <w:rsid w:val="6A847D59"/>
    <w:rsid w:val="6A8BD9EF"/>
    <w:rsid w:val="6A9181E6"/>
    <w:rsid w:val="6AA71036"/>
    <w:rsid w:val="6AAC0701"/>
    <w:rsid w:val="6AB89C07"/>
    <w:rsid w:val="6AC4D680"/>
    <w:rsid w:val="6ADB3139"/>
    <w:rsid w:val="6ADDB70A"/>
    <w:rsid w:val="6AF823B1"/>
    <w:rsid w:val="6AFDCFFD"/>
    <w:rsid w:val="6B117F96"/>
    <w:rsid w:val="6B2509F5"/>
    <w:rsid w:val="6B3C8328"/>
    <w:rsid w:val="6B3E9360"/>
    <w:rsid w:val="6B3F676B"/>
    <w:rsid w:val="6B4A4D7B"/>
    <w:rsid w:val="6B6399B1"/>
    <w:rsid w:val="6B77B1A4"/>
    <w:rsid w:val="6BB6ED86"/>
    <w:rsid w:val="6BC2309B"/>
    <w:rsid w:val="6BCD4A14"/>
    <w:rsid w:val="6BF053DA"/>
    <w:rsid w:val="6BF49F50"/>
    <w:rsid w:val="6C4E56EC"/>
    <w:rsid w:val="6C504632"/>
    <w:rsid w:val="6C55284D"/>
    <w:rsid w:val="6C587C68"/>
    <w:rsid w:val="6C6AEB74"/>
    <w:rsid w:val="6C6CF07B"/>
    <w:rsid w:val="6C832E18"/>
    <w:rsid w:val="6C8426E9"/>
    <w:rsid w:val="6C8CF1E2"/>
    <w:rsid w:val="6CAE9712"/>
    <w:rsid w:val="6CB64BFD"/>
    <w:rsid w:val="6CCD99DF"/>
    <w:rsid w:val="6D2DC892"/>
    <w:rsid w:val="6D2FFFB7"/>
    <w:rsid w:val="6D42F7AA"/>
    <w:rsid w:val="6D7C19FD"/>
    <w:rsid w:val="6D852577"/>
    <w:rsid w:val="6D877264"/>
    <w:rsid w:val="6D9D18DA"/>
    <w:rsid w:val="6DC8800F"/>
    <w:rsid w:val="6DD0605A"/>
    <w:rsid w:val="6DF5FE48"/>
    <w:rsid w:val="6DF9DF9C"/>
    <w:rsid w:val="6E08562F"/>
    <w:rsid w:val="6E1E4429"/>
    <w:rsid w:val="6E25090A"/>
    <w:rsid w:val="6E309B45"/>
    <w:rsid w:val="6E36D726"/>
    <w:rsid w:val="6E3DCD84"/>
    <w:rsid w:val="6E3E7B82"/>
    <w:rsid w:val="6E489BE5"/>
    <w:rsid w:val="6E59697A"/>
    <w:rsid w:val="6E805B4E"/>
    <w:rsid w:val="6E8A1C6D"/>
    <w:rsid w:val="6E8EE343"/>
    <w:rsid w:val="6E900840"/>
    <w:rsid w:val="6EC52D44"/>
    <w:rsid w:val="6EF33D80"/>
    <w:rsid w:val="6EFF1699"/>
    <w:rsid w:val="6F068CCB"/>
    <w:rsid w:val="6F1531DB"/>
    <w:rsid w:val="6F1BCC71"/>
    <w:rsid w:val="6F1F417F"/>
    <w:rsid w:val="6F2933B2"/>
    <w:rsid w:val="6F2BACDD"/>
    <w:rsid w:val="6F2C4012"/>
    <w:rsid w:val="6F3CD749"/>
    <w:rsid w:val="6F53085E"/>
    <w:rsid w:val="6F6A6446"/>
    <w:rsid w:val="6F6C34FA"/>
    <w:rsid w:val="6F740070"/>
    <w:rsid w:val="6F80D315"/>
    <w:rsid w:val="6F95C166"/>
    <w:rsid w:val="6FA5751C"/>
    <w:rsid w:val="6FAD434D"/>
    <w:rsid w:val="6FB9ECED"/>
    <w:rsid w:val="6FBC518D"/>
    <w:rsid w:val="6FC0D96B"/>
    <w:rsid w:val="6FCA150A"/>
    <w:rsid w:val="6FD14120"/>
    <w:rsid w:val="6FD6E0AD"/>
    <w:rsid w:val="6FE84F98"/>
    <w:rsid w:val="6FF88AA5"/>
    <w:rsid w:val="70196C4F"/>
    <w:rsid w:val="7064CEB0"/>
    <w:rsid w:val="707B4914"/>
    <w:rsid w:val="707D87C6"/>
    <w:rsid w:val="7090F0D3"/>
    <w:rsid w:val="70B21ABB"/>
    <w:rsid w:val="70DB83DF"/>
    <w:rsid w:val="70DD383F"/>
    <w:rsid w:val="70E98AF5"/>
    <w:rsid w:val="70EAAE71"/>
    <w:rsid w:val="70F6746E"/>
    <w:rsid w:val="71007792"/>
    <w:rsid w:val="71086903"/>
    <w:rsid w:val="711BA151"/>
    <w:rsid w:val="712D82BA"/>
    <w:rsid w:val="7135AB63"/>
    <w:rsid w:val="71410BE4"/>
    <w:rsid w:val="7150829D"/>
    <w:rsid w:val="715521CF"/>
    <w:rsid w:val="71572C89"/>
    <w:rsid w:val="716C3107"/>
    <w:rsid w:val="7172E739"/>
    <w:rsid w:val="7197A26C"/>
    <w:rsid w:val="719BD7F9"/>
    <w:rsid w:val="71A8F78D"/>
    <w:rsid w:val="71BCF885"/>
    <w:rsid w:val="71CCD564"/>
    <w:rsid w:val="71E19809"/>
    <w:rsid w:val="71F4DE0B"/>
    <w:rsid w:val="72064592"/>
    <w:rsid w:val="722DC427"/>
    <w:rsid w:val="72588AF2"/>
    <w:rsid w:val="726696A2"/>
    <w:rsid w:val="72835235"/>
    <w:rsid w:val="7287863B"/>
    <w:rsid w:val="728939CC"/>
    <w:rsid w:val="7297F0F1"/>
    <w:rsid w:val="729947AD"/>
    <w:rsid w:val="72B1B178"/>
    <w:rsid w:val="72B3C875"/>
    <w:rsid w:val="72C88BF1"/>
    <w:rsid w:val="72E67175"/>
    <w:rsid w:val="72FE9229"/>
    <w:rsid w:val="72FF48F4"/>
    <w:rsid w:val="7304638C"/>
    <w:rsid w:val="73084405"/>
    <w:rsid w:val="7308E1E2"/>
    <w:rsid w:val="730A7825"/>
    <w:rsid w:val="731F458A"/>
    <w:rsid w:val="7337CC1A"/>
    <w:rsid w:val="73505CE2"/>
    <w:rsid w:val="735B9DFE"/>
    <w:rsid w:val="736040C0"/>
    <w:rsid w:val="736C1FFD"/>
    <w:rsid w:val="7372113D"/>
    <w:rsid w:val="737C5AD1"/>
    <w:rsid w:val="7382C3AC"/>
    <w:rsid w:val="73A81D13"/>
    <w:rsid w:val="73BBD245"/>
    <w:rsid w:val="73D146D7"/>
    <w:rsid w:val="73D6AB7F"/>
    <w:rsid w:val="73DC4662"/>
    <w:rsid w:val="73F267E9"/>
    <w:rsid w:val="73F83DFE"/>
    <w:rsid w:val="74027862"/>
    <w:rsid w:val="740DE62A"/>
    <w:rsid w:val="74267981"/>
    <w:rsid w:val="742A05A7"/>
    <w:rsid w:val="743E25A8"/>
    <w:rsid w:val="7444CD40"/>
    <w:rsid w:val="7451265E"/>
    <w:rsid w:val="74638E4D"/>
    <w:rsid w:val="747A4940"/>
    <w:rsid w:val="7494E0E4"/>
    <w:rsid w:val="749A7E03"/>
    <w:rsid w:val="749F4814"/>
    <w:rsid w:val="74A2483D"/>
    <w:rsid w:val="74CD3F75"/>
    <w:rsid w:val="74D1C95D"/>
    <w:rsid w:val="74D9F582"/>
    <w:rsid w:val="74ED0509"/>
    <w:rsid w:val="74EFD23F"/>
    <w:rsid w:val="74F7DB86"/>
    <w:rsid w:val="75182A2E"/>
    <w:rsid w:val="752E9E87"/>
    <w:rsid w:val="75346EC8"/>
    <w:rsid w:val="753E3AF1"/>
    <w:rsid w:val="7547AB5C"/>
    <w:rsid w:val="756247A6"/>
    <w:rsid w:val="757896F5"/>
    <w:rsid w:val="757F4CD9"/>
    <w:rsid w:val="75AA787E"/>
    <w:rsid w:val="75ABBA3D"/>
    <w:rsid w:val="75BA6997"/>
    <w:rsid w:val="75D21601"/>
    <w:rsid w:val="75D9A6EE"/>
    <w:rsid w:val="75DCEF7B"/>
    <w:rsid w:val="75E95F31"/>
    <w:rsid w:val="75F9DE19"/>
    <w:rsid w:val="75FB719D"/>
    <w:rsid w:val="760D88AE"/>
    <w:rsid w:val="7627D283"/>
    <w:rsid w:val="76364E64"/>
    <w:rsid w:val="76453239"/>
    <w:rsid w:val="7648D2F9"/>
    <w:rsid w:val="7661F3C0"/>
    <w:rsid w:val="7662FC38"/>
    <w:rsid w:val="76642299"/>
    <w:rsid w:val="7665F24C"/>
    <w:rsid w:val="76661C72"/>
    <w:rsid w:val="76684215"/>
    <w:rsid w:val="76837FAD"/>
    <w:rsid w:val="768E87A1"/>
    <w:rsid w:val="76917250"/>
    <w:rsid w:val="76C786D8"/>
    <w:rsid w:val="76D8D8B0"/>
    <w:rsid w:val="76DA0B52"/>
    <w:rsid w:val="76E5C134"/>
    <w:rsid w:val="7708195B"/>
    <w:rsid w:val="770ADE82"/>
    <w:rsid w:val="772215A4"/>
    <w:rsid w:val="773CA25C"/>
    <w:rsid w:val="77416AA0"/>
    <w:rsid w:val="77502159"/>
    <w:rsid w:val="775B8DCD"/>
    <w:rsid w:val="7760E5DE"/>
    <w:rsid w:val="77639469"/>
    <w:rsid w:val="77938C9F"/>
    <w:rsid w:val="7796637F"/>
    <w:rsid w:val="77A68162"/>
    <w:rsid w:val="77B1303E"/>
    <w:rsid w:val="77BA2133"/>
    <w:rsid w:val="77BAF7FB"/>
    <w:rsid w:val="77BD43E1"/>
    <w:rsid w:val="77D4B8A2"/>
    <w:rsid w:val="77E4408B"/>
    <w:rsid w:val="77E566AD"/>
    <w:rsid w:val="77E8954F"/>
    <w:rsid w:val="77EB4722"/>
    <w:rsid w:val="77FA48D2"/>
    <w:rsid w:val="77FD3ED7"/>
    <w:rsid w:val="77FE8A6D"/>
    <w:rsid w:val="78226C61"/>
    <w:rsid w:val="782D5A36"/>
    <w:rsid w:val="783FE223"/>
    <w:rsid w:val="7857CC2D"/>
    <w:rsid w:val="785E6F26"/>
    <w:rsid w:val="785E9072"/>
    <w:rsid w:val="78641F8F"/>
    <w:rsid w:val="786D246E"/>
    <w:rsid w:val="7882B50B"/>
    <w:rsid w:val="789FC105"/>
    <w:rsid w:val="78A78E70"/>
    <w:rsid w:val="78C0B2B4"/>
    <w:rsid w:val="78C8EC8D"/>
    <w:rsid w:val="78E50EBD"/>
    <w:rsid w:val="78E593C3"/>
    <w:rsid w:val="78F6257A"/>
    <w:rsid w:val="790ADC2B"/>
    <w:rsid w:val="7911070B"/>
    <w:rsid w:val="7911E99F"/>
    <w:rsid w:val="7916EA57"/>
    <w:rsid w:val="792A16AD"/>
    <w:rsid w:val="796227C2"/>
    <w:rsid w:val="7977D312"/>
    <w:rsid w:val="798A79EC"/>
    <w:rsid w:val="79961933"/>
    <w:rsid w:val="799C788E"/>
    <w:rsid w:val="79A1447F"/>
    <w:rsid w:val="79AE7747"/>
    <w:rsid w:val="79CB4CA9"/>
    <w:rsid w:val="79CC8988"/>
    <w:rsid w:val="79D6B2D6"/>
    <w:rsid w:val="79E76134"/>
    <w:rsid w:val="7A0F8972"/>
    <w:rsid w:val="7A1E974C"/>
    <w:rsid w:val="7A219986"/>
    <w:rsid w:val="7A298F76"/>
    <w:rsid w:val="7A2DBB7F"/>
    <w:rsid w:val="7A31511D"/>
    <w:rsid w:val="7A3B9166"/>
    <w:rsid w:val="7A422E9A"/>
    <w:rsid w:val="7A54BBDB"/>
    <w:rsid w:val="7A5E5531"/>
    <w:rsid w:val="7A621680"/>
    <w:rsid w:val="7A6A5563"/>
    <w:rsid w:val="7A9FF229"/>
    <w:rsid w:val="7AAB1868"/>
    <w:rsid w:val="7ABDE0AC"/>
    <w:rsid w:val="7AC067E2"/>
    <w:rsid w:val="7AD9F013"/>
    <w:rsid w:val="7ADC66FA"/>
    <w:rsid w:val="7AE257BF"/>
    <w:rsid w:val="7AFC6BE9"/>
    <w:rsid w:val="7B057D49"/>
    <w:rsid w:val="7B0CA320"/>
    <w:rsid w:val="7B103B37"/>
    <w:rsid w:val="7B1BC1FA"/>
    <w:rsid w:val="7B22E7E4"/>
    <w:rsid w:val="7B34CD4B"/>
    <w:rsid w:val="7B4E463C"/>
    <w:rsid w:val="7B8427FA"/>
    <w:rsid w:val="7B9C2899"/>
    <w:rsid w:val="7B9D5675"/>
    <w:rsid w:val="7BAFB408"/>
    <w:rsid w:val="7BB5CDC0"/>
    <w:rsid w:val="7BBD2E60"/>
    <w:rsid w:val="7BCA7B96"/>
    <w:rsid w:val="7BCBDD1E"/>
    <w:rsid w:val="7BD761C7"/>
    <w:rsid w:val="7BDE840E"/>
    <w:rsid w:val="7BDF369C"/>
    <w:rsid w:val="7BE2A993"/>
    <w:rsid w:val="7BFF5D57"/>
    <w:rsid w:val="7C02F9C7"/>
    <w:rsid w:val="7C1DB616"/>
    <w:rsid w:val="7C2EFB80"/>
    <w:rsid w:val="7C318B66"/>
    <w:rsid w:val="7C3BB03B"/>
    <w:rsid w:val="7C47B052"/>
    <w:rsid w:val="7C4A8FD3"/>
    <w:rsid w:val="7C69CEEC"/>
    <w:rsid w:val="7C7C4B94"/>
    <w:rsid w:val="7C7F3DD4"/>
    <w:rsid w:val="7C83B7C9"/>
    <w:rsid w:val="7C984873"/>
    <w:rsid w:val="7C9DD006"/>
    <w:rsid w:val="7CA456AC"/>
    <w:rsid w:val="7CAB2DAC"/>
    <w:rsid w:val="7CAD0FC2"/>
    <w:rsid w:val="7CAF41AE"/>
    <w:rsid w:val="7CB6A6EE"/>
    <w:rsid w:val="7CBCB240"/>
    <w:rsid w:val="7CC00E73"/>
    <w:rsid w:val="7CC4B8D7"/>
    <w:rsid w:val="7CD32C02"/>
    <w:rsid w:val="7D33ABC8"/>
    <w:rsid w:val="7D38F5F1"/>
    <w:rsid w:val="7D464F31"/>
    <w:rsid w:val="7D59DE74"/>
    <w:rsid w:val="7D5B8459"/>
    <w:rsid w:val="7D626325"/>
    <w:rsid w:val="7D66258F"/>
    <w:rsid w:val="7D691F71"/>
    <w:rsid w:val="7D6BF932"/>
    <w:rsid w:val="7D8E1C59"/>
    <w:rsid w:val="7D988958"/>
    <w:rsid w:val="7D990574"/>
    <w:rsid w:val="7DA57A2C"/>
    <w:rsid w:val="7DA58B7B"/>
    <w:rsid w:val="7DA70A5D"/>
    <w:rsid w:val="7DA8F9DB"/>
    <w:rsid w:val="7DB2D5AC"/>
    <w:rsid w:val="7DCDD12A"/>
    <w:rsid w:val="7DD88E5B"/>
    <w:rsid w:val="7DD8A984"/>
    <w:rsid w:val="7DE238AC"/>
    <w:rsid w:val="7DE5FBD3"/>
    <w:rsid w:val="7DF3A024"/>
    <w:rsid w:val="7DF7D99F"/>
    <w:rsid w:val="7E105807"/>
    <w:rsid w:val="7E12B17C"/>
    <w:rsid w:val="7E21430A"/>
    <w:rsid w:val="7E364C48"/>
    <w:rsid w:val="7E48E07C"/>
    <w:rsid w:val="7E65CC76"/>
    <w:rsid w:val="7E69285F"/>
    <w:rsid w:val="7E6C805B"/>
    <w:rsid w:val="7E730132"/>
    <w:rsid w:val="7E8BCE3D"/>
    <w:rsid w:val="7EB6D7A6"/>
    <w:rsid w:val="7EBED353"/>
    <w:rsid w:val="7ED4EAC7"/>
    <w:rsid w:val="7ED55068"/>
    <w:rsid w:val="7ED7A581"/>
    <w:rsid w:val="7F168643"/>
    <w:rsid w:val="7F1C2751"/>
    <w:rsid w:val="7F262F1F"/>
    <w:rsid w:val="7F4378F1"/>
    <w:rsid w:val="7F49F955"/>
    <w:rsid w:val="7F4E9E49"/>
    <w:rsid w:val="7F4EB8C0"/>
    <w:rsid w:val="7F606E3C"/>
    <w:rsid w:val="7F60A862"/>
    <w:rsid w:val="7F89C38D"/>
    <w:rsid w:val="7F8EADC6"/>
    <w:rsid w:val="7F941496"/>
    <w:rsid w:val="7F9D8BB8"/>
    <w:rsid w:val="7FB225C3"/>
    <w:rsid w:val="7FB2FA51"/>
    <w:rsid w:val="7FB3AEE4"/>
    <w:rsid w:val="7FB6B353"/>
    <w:rsid w:val="7FC6B648"/>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C313FC1B-3B9E-482E-9EF2-081AF40C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280D"/>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styleId="CommentTextChar" w:customStyle="1">
    <w:name w:val="Comment Text Char"/>
    <w:basedOn w:val="DefaultParagraphFont"/>
    <w:uiPriority w:val="99"/>
    <w:semiHidden/>
    <w:qFormat/>
    <w:rPr>
      <w:sz w:val="20"/>
      <w:szCs w:val="20"/>
    </w:rPr>
  </w:style>
  <w:style w:type="character" w:styleId="BalloonTextChar" w:customStyle="1">
    <w:name w:val="Balloon Text Char"/>
    <w:basedOn w:val="DefaultParagraphFont"/>
    <w:uiPriority w:val="99"/>
    <w:semiHidden/>
    <w:qFormat/>
    <w:rPr>
      <w:rFonts w:ascii="Segoe UI" w:hAnsi="Segoe UI" w:cs="Segoe UI"/>
      <w:sz w:val="18"/>
      <w:szCs w:val="18"/>
    </w:rPr>
  </w:style>
  <w:style w:type="character" w:styleId="normaltextrun1" w:customStyle="1">
    <w:name w:val="normaltextrun1"/>
    <w:basedOn w:val="DefaultParagraphFont"/>
    <w:qFormat/>
  </w:style>
  <w:style w:type="character" w:styleId="eop" w:customStyle="1">
    <w:name w:val="eop"/>
    <w:basedOn w:val="DefaultParagraphFon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DefaultParagraphFont"/>
    <w:uiPriority w:val="99"/>
    <w:semiHidden/>
    <w:unhideWhenUsed/>
    <w:qFormat/>
    <w:rPr>
      <w:color w:val="954F72" w:themeColor="followedHyperlink"/>
      <w:u w:val="single"/>
    </w:rPr>
  </w:style>
  <w:style w:type="character" w:styleId="Heading1Char" w:customStyle="1">
    <w:name w:val="Heading 1 Char"/>
    <w:basedOn w:val="DefaultParagraphFon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DefaultParagraphFont"/>
    <w:uiPriority w:val="99"/>
    <w:qFormat/>
  </w:style>
  <w:style w:type="character" w:styleId="FooterChar" w:customStyle="1">
    <w:name w:val="Footer Char"/>
    <w:basedOn w:val="DefaultParagraphFont"/>
    <w:uiPriority w:val="99"/>
    <w:qFormat/>
  </w:style>
  <w:style w:type="character" w:styleId="Heading3Char" w:customStyle="1">
    <w:name w:val="Heading 3 Char"/>
    <w:basedOn w:val="DefaultParagraphFon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DefaultParagraphFont"/>
    <w:uiPriority w:val="99"/>
    <w:semiHidden/>
    <w:unhideWhenUsed/>
    <w:qFormat/>
    <w:rPr>
      <w:vertAlign w:val="superscript"/>
    </w:rPr>
  </w:style>
  <w:style w:type="character" w:styleId="FootnoteTextChar" w:customStyle="1">
    <w:name w:val="Footnote Text Char"/>
    <w:basedOn w:val="DefaultParagraphFont"/>
    <w:uiPriority w:val="99"/>
    <w:semiHidden/>
    <w:qFormat/>
    <w:rPr>
      <w:sz w:val="20"/>
      <w:szCs w:val="20"/>
    </w:rPr>
  </w:style>
  <w:style w:type="character" w:styleId="VoetnoottekstChar1" w:customStyle="1">
    <w:name w:val="Voetnoottekst Char1"/>
    <w:basedOn w:val="DefaultParagraphFon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DefaultParagraphFont"/>
    <w:uiPriority w:val="99"/>
    <w:semiHidden/>
    <w:unhideWhenUsed/>
    <w:qFormat/>
    <w:rPr>
      <w:vertAlign w:val="superscript"/>
    </w:rPr>
  </w:style>
  <w:style w:type="character" w:styleId="EndnoteTextChar" w:customStyle="1">
    <w:name w:val="Endnote Text Char"/>
    <w:basedOn w:val="DefaultParagraphFon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semiHidden/>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styleId="Kop-envoettekst" w:customStyle="1">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styleId="paragraph" w:customStyle="1">
    <w:name w:val="paragraph"/>
    <w:basedOn w:val="Normal"/>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Normal"/>
    <w:next w:val="Normal"/>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Normal"/>
    <w:qFormat/>
    <w:pPr>
      <w:widowControl w:val="0"/>
      <w:suppressLineNumbers/>
    </w:pPr>
  </w:style>
  <w:style w:type="paragraph" w:styleId="Tabelkop" w:customStyle="1">
    <w:name w:val="Tabelkop"/>
    <w:basedOn w:val="Inhoudtabel"/>
    <w:qFormat/>
    <w:pPr>
      <w:jc w:val="center"/>
    </w:pPr>
    <w:rPr>
      <w:b/>
      <w:bCs/>
    </w:rPr>
  </w:style>
  <w:style w:type="table" w:styleId="TableGrid">
    <w:name w:val="Table Grid"/>
    <w:basedOn w:val="TableNormal"/>
    <w:uiPriority w:val="39"/>
    <w:qFormat/>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EinfacheTabelle31" w:customStyle="1">
    <w:name w:val="Einfache Tabelle 31"/>
    <w:basedOn w:val="TableNormal"/>
    <w:uiPriority w:val="43"/>
    <w:qFormat/>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1" w:customStyle="1">
    <w:name w:val="Tabelle mit hellem Gitternetz1"/>
    <w:basedOn w:val="TableNormal"/>
    <w:uiPriority w:val="4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styleId="xmsonormal" w:customStyle="1">
    <w:name w:val="x_msonormal"/>
    <w:basedOn w:val="Normal"/>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DefaultParagraphFont"/>
    <w:rsid w:val="00A11888"/>
  </w:style>
  <w:style w:type="character" w:styleId="xspellingerror" w:customStyle="1">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paragraph" w:styleId="TOCHeading">
    <w:name w:val="TOC Heading"/>
    <w:basedOn w:val="Heading1"/>
    <w:next w:val="Normal"/>
    <w:uiPriority w:val="39"/>
    <w:unhideWhenUsed/>
    <w:qFormat/>
    <w:rsid w:val="00081FA6"/>
    <w:pPr>
      <w:suppressAutoHyphens w:val="0"/>
      <w:spacing w:before="480" w:line="276" w:lineRule="auto"/>
      <w:outlineLvl w:val="9"/>
    </w:pPr>
    <w:rPr>
      <w:b/>
      <w:bCs/>
      <w:sz w:val="28"/>
      <w:szCs w:val="28"/>
      <w:lang w:val="de-AT" w:eastAsia="de-DE"/>
    </w:rPr>
  </w:style>
  <w:style w:type="paragraph" w:styleId="TOC2">
    <w:name w:val="toc 2"/>
    <w:basedOn w:val="Normal"/>
    <w:next w:val="Normal"/>
    <w:autoRedefine/>
    <w:uiPriority w:val="39"/>
    <w:unhideWhenUsed/>
    <w:rsid w:val="00081FA6"/>
    <w:pPr>
      <w:pBdr>
        <w:between w:val="double" w:color="auto" w:sz="6" w:space="0"/>
      </w:pBdr>
      <w:spacing w:before="120" w:after="120"/>
      <w:jc w:val="center"/>
    </w:pPr>
    <w:rPr>
      <w:rFonts w:cstheme="minorHAnsi"/>
      <w:i/>
      <w:iCs/>
      <w:sz w:val="20"/>
      <w:szCs w:val="20"/>
    </w:rPr>
  </w:style>
  <w:style w:type="paragraph" w:styleId="TOC1">
    <w:name w:val="toc 1"/>
    <w:basedOn w:val="Normal"/>
    <w:next w:val="Normal"/>
    <w:autoRedefine/>
    <w:uiPriority w:val="39"/>
    <w:unhideWhenUsed/>
    <w:rsid w:val="00081FA6"/>
    <w:pPr>
      <w:pBdr>
        <w:between w:val="double" w:color="auto" w:sz="6" w:space="0"/>
      </w:pBdr>
      <w:spacing w:before="120" w:after="120"/>
      <w:jc w:val="center"/>
    </w:pPr>
    <w:rPr>
      <w:rFonts w:cstheme="minorHAnsi"/>
      <w:b/>
      <w:bCs/>
      <w:i/>
      <w:iCs/>
      <w:sz w:val="24"/>
      <w:szCs w:val="24"/>
    </w:rPr>
  </w:style>
  <w:style w:type="paragraph" w:styleId="TOC3">
    <w:name w:val="toc 3"/>
    <w:basedOn w:val="Normal"/>
    <w:next w:val="Normal"/>
    <w:autoRedefine/>
    <w:uiPriority w:val="39"/>
    <w:unhideWhenUsed/>
    <w:rsid w:val="00081FA6"/>
    <w:pPr>
      <w:pBdr>
        <w:between w:val="double" w:color="auto" w:sz="6" w:space="0"/>
      </w:pBdr>
      <w:spacing w:before="120" w:after="120"/>
      <w:ind w:left="220"/>
      <w:jc w:val="center"/>
    </w:pPr>
    <w:rPr>
      <w:rFonts w:cstheme="minorHAnsi"/>
      <w:sz w:val="20"/>
      <w:szCs w:val="20"/>
    </w:rPr>
  </w:style>
  <w:style w:type="paragraph" w:styleId="TOC4">
    <w:name w:val="toc 4"/>
    <w:basedOn w:val="Normal"/>
    <w:next w:val="Normal"/>
    <w:autoRedefine/>
    <w:uiPriority w:val="39"/>
    <w:semiHidden/>
    <w:unhideWhenUsed/>
    <w:rsid w:val="00081FA6"/>
    <w:pPr>
      <w:pBdr>
        <w:between w:val="double" w:color="auto" w:sz="6" w:space="0"/>
      </w:pBdr>
      <w:spacing w:before="120" w:after="120"/>
      <w:ind w:left="440"/>
      <w:jc w:val="center"/>
    </w:pPr>
    <w:rPr>
      <w:rFonts w:cstheme="minorHAnsi"/>
      <w:sz w:val="20"/>
      <w:szCs w:val="20"/>
    </w:rPr>
  </w:style>
  <w:style w:type="paragraph" w:styleId="TOC5">
    <w:name w:val="toc 5"/>
    <w:basedOn w:val="Normal"/>
    <w:next w:val="Normal"/>
    <w:autoRedefine/>
    <w:uiPriority w:val="39"/>
    <w:semiHidden/>
    <w:unhideWhenUsed/>
    <w:rsid w:val="00081FA6"/>
    <w:pPr>
      <w:pBdr>
        <w:between w:val="double" w:color="auto" w:sz="6" w:space="0"/>
      </w:pBdr>
      <w:spacing w:before="120" w:after="120"/>
      <w:ind w:left="660"/>
      <w:jc w:val="center"/>
    </w:pPr>
    <w:rPr>
      <w:rFonts w:cstheme="minorHAnsi"/>
      <w:sz w:val="20"/>
      <w:szCs w:val="20"/>
    </w:rPr>
  </w:style>
  <w:style w:type="paragraph" w:styleId="TOC6">
    <w:name w:val="toc 6"/>
    <w:basedOn w:val="Normal"/>
    <w:next w:val="Normal"/>
    <w:autoRedefine/>
    <w:uiPriority w:val="39"/>
    <w:semiHidden/>
    <w:unhideWhenUsed/>
    <w:rsid w:val="00081FA6"/>
    <w:pPr>
      <w:pBdr>
        <w:between w:val="double" w:color="auto" w:sz="6" w:space="0"/>
      </w:pBdr>
      <w:spacing w:before="120" w:after="120"/>
      <w:ind w:left="880"/>
      <w:jc w:val="center"/>
    </w:pPr>
    <w:rPr>
      <w:rFonts w:cstheme="minorHAnsi"/>
      <w:sz w:val="20"/>
      <w:szCs w:val="20"/>
    </w:rPr>
  </w:style>
  <w:style w:type="paragraph" w:styleId="TOC7">
    <w:name w:val="toc 7"/>
    <w:basedOn w:val="Normal"/>
    <w:next w:val="Normal"/>
    <w:autoRedefine/>
    <w:uiPriority w:val="39"/>
    <w:semiHidden/>
    <w:unhideWhenUsed/>
    <w:rsid w:val="00081FA6"/>
    <w:pPr>
      <w:pBdr>
        <w:between w:val="double" w:color="auto" w:sz="6" w:space="0"/>
      </w:pBdr>
      <w:spacing w:before="120" w:after="120"/>
      <w:ind w:left="1100"/>
      <w:jc w:val="center"/>
    </w:pPr>
    <w:rPr>
      <w:rFonts w:cstheme="minorHAnsi"/>
      <w:sz w:val="20"/>
      <w:szCs w:val="20"/>
    </w:rPr>
  </w:style>
  <w:style w:type="paragraph" w:styleId="TOC8">
    <w:name w:val="toc 8"/>
    <w:basedOn w:val="Normal"/>
    <w:next w:val="Normal"/>
    <w:autoRedefine/>
    <w:uiPriority w:val="39"/>
    <w:semiHidden/>
    <w:unhideWhenUsed/>
    <w:rsid w:val="00081FA6"/>
    <w:pPr>
      <w:pBdr>
        <w:between w:val="double" w:color="auto" w:sz="6" w:space="0"/>
      </w:pBdr>
      <w:spacing w:before="120" w:after="120"/>
      <w:ind w:left="1320"/>
      <w:jc w:val="center"/>
    </w:pPr>
    <w:rPr>
      <w:rFonts w:cstheme="minorHAnsi"/>
      <w:sz w:val="20"/>
      <w:szCs w:val="20"/>
    </w:rPr>
  </w:style>
  <w:style w:type="paragraph" w:styleId="TOC9">
    <w:name w:val="toc 9"/>
    <w:basedOn w:val="Normal"/>
    <w:next w:val="Normal"/>
    <w:autoRedefine/>
    <w:uiPriority w:val="39"/>
    <w:semiHidden/>
    <w:unhideWhenUsed/>
    <w:rsid w:val="00081FA6"/>
    <w:pPr>
      <w:pBdr>
        <w:between w:val="double" w:color="auto" w:sz="6" w:space="0"/>
      </w:pBdr>
      <w:spacing w:before="120" w:after="120"/>
      <w:ind w:left="1540"/>
      <w:jc w:val="center"/>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82302">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509365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hyperlink" Target="mailto:tobpan@digst.dk" TargetMode="External" Id="R39288af9fc034f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3.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4.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EVN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De Wit</dc:creator>
  <keywords/>
  <dc:description/>
  <lastModifiedBy>Marie-Louise Krogh</lastModifiedBy>
  <revision>63</revision>
  <lastPrinted>2021-11-11T13:24:00.0000000Z</lastPrinted>
  <dcterms:created xsi:type="dcterms:W3CDTF">2025-05-19T08:18:00.0000000Z</dcterms:created>
  <dcterms:modified xsi:type="dcterms:W3CDTF">2025-06-16T11:05:20.5236995Z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WPUKVQQCVQVV-2102099852-835</vt:lpwstr>
  </property>
  <property fmtid="{D5CDD505-2E9C-101B-9397-08002B2CF9AE}" pid="18" name="_dlc_DocIdItemGuid">
    <vt:lpwstr>52b53922-5474-4c50-9491-c02812c9cba7</vt:lpwstr>
  </property>
  <property fmtid="{D5CDD505-2E9C-101B-9397-08002B2CF9AE}" pid="19" name="_dlc_DocIdUrl">
    <vt:lpwstr>https://fhooe.sharepoint.com/sites/INSIEME/_layouts/15/DocIdRedir.aspx?ID=WPUKVQQCVQVV-2102099852-835, WPUKVQQCVQVV-2102099852-835</vt:lpwstr>
  </property>
</Properties>
</file>