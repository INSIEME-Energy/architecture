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F6BB9" w:rsidR="006702A4" w:rsidP="403CD58F" w:rsidRDefault="004C0FD6" w14:paraId="487E76D1" w14:textId="4B2140C6">
      <w:pPr>
        <w:rPr>
          <w:rFonts w:eastAsia="Calibri Light"/>
          <w:color w:val="2F5496" w:themeColor="accent1" w:themeShade="BF"/>
          <w:sz w:val="32"/>
          <w:szCs w:val="32"/>
          <w:lang w:val="en-GB"/>
        </w:rPr>
      </w:pPr>
      <w:r w:rsidRPr="403CD58F">
        <w:rPr>
          <w:rFonts w:eastAsia="Calibri Light"/>
          <w:color w:val="2F5496" w:themeColor="accent1" w:themeShade="BF"/>
          <w:sz w:val="32"/>
          <w:szCs w:val="32"/>
          <w:lang w:val="en-GB"/>
        </w:rPr>
        <w:t>Project INSIEME – Reference Model Template</w:t>
      </w:r>
    </w:p>
    <w:p w:rsidRPr="001F6BB9" w:rsidR="000813D1" w:rsidP="771AB155" w:rsidRDefault="2A535501" w14:paraId="045B955D" w14:textId="4ED0EE46">
      <w:pPr>
        <w:rPr>
          <w:rFonts w:eastAsia="Calibri Light"/>
          <w:color w:val="2F5496" w:themeColor="accent1" w:themeShade="BF"/>
          <w:sz w:val="32"/>
          <w:szCs w:val="32"/>
          <w:lang w:val="en-GB"/>
        </w:rPr>
      </w:pPr>
      <w:r w:rsidRPr="68ECF823">
        <w:rPr>
          <w:rFonts w:eastAsia="Calibri Light"/>
          <w:color w:val="2F5496" w:themeColor="accent1" w:themeShade="BF"/>
          <w:sz w:val="32"/>
          <w:szCs w:val="32"/>
          <w:lang w:val="en-GB"/>
        </w:rPr>
        <w:t xml:space="preserve">Task </w:t>
      </w:r>
      <w:r w:rsidRPr="68ECF823" w:rsidR="18C92C78">
        <w:rPr>
          <w:rFonts w:eastAsia="Calibri Light"/>
          <w:color w:val="2F5496" w:themeColor="accent1" w:themeShade="BF"/>
          <w:sz w:val="32"/>
          <w:szCs w:val="32"/>
          <w:lang w:val="en-GB"/>
        </w:rPr>
        <w:t xml:space="preserve">4.5 </w:t>
      </w:r>
      <w:r w:rsidRPr="68ECF823" w:rsidR="29ACCBCE">
        <w:rPr>
          <w:rFonts w:eastAsia="Calibri Light"/>
          <w:color w:val="2F5496" w:themeColor="accent1" w:themeShade="BF"/>
          <w:sz w:val="32"/>
          <w:szCs w:val="32"/>
          <w:lang w:val="en-GB"/>
        </w:rPr>
        <w:t>–</w:t>
      </w:r>
      <w:r w:rsidRPr="68ECF823" w:rsidR="3D47F7C9">
        <w:rPr>
          <w:rFonts w:eastAsia="Calibri Light"/>
          <w:color w:val="2F5496" w:themeColor="accent1" w:themeShade="BF"/>
          <w:sz w:val="32"/>
          <w:szCs w:val="32"/>
          <w:lang w:val="en-GB"/>
        </w:rPr>
        <w:t xml:space="preserve"> </w:t>
      </w:r>
      <w:r w:rsidRPr="68ECF823" w:rsidR="6DB8618E">
        <w:rPr>
          <w:rFonts w:ascii="Calibri" w:hAnsi="Calibri" w:eastAsia="Calibri" w:cs="Calibri"/>
          <w:color w:val="2F5496" w:themeColor="accent1" w:themeShade="BF"/>
          <w:sz w:val="31"/>
          <w:szCs w:val="31"/>
          <w:lang w:val="en-GB"/>
        </w:rPr>
        <w:t xml:space="preserve">Electromobility: </w:t>
      </w:r>
      <w:r w:rsidRPr="68ECF823" w:rsidR="29ACCBCE">
        <w:rPr>
          <w:rFonts w:eastAsia="Calibri Light"/>
          <w:color w:val="2F5496" w:themeColor="accent1" w:themeShade="BF"/>
          <w:sz w:val="32"/>
          <w:szCs w:val="32"/>
          <w:lang w:val="en-GB"/>
        </w:rPr>
        <w:t xml:space="preserve">Long-term </w:t>
      </w:r>
      <w:r w:rsidRPr="68ECF823" w:rsidR="0E049B1F">
        <w:rPr>
          <w:rFonts w:eastAsia="Calibri Light"/>
          <w:color w:val="2F5496" w:themeColor="accent1" w:themeShade="BF"/>
          <w:sz w:val="32"/>
          <w:szCs w:val="32"/>
          <w:lang w:val="en-GB"/>
        </w:rPr>
        <w:t>Power F</w:t>
      </w:r>
      <w:r w:rsidRPr="68ECF823" w:rsidR="29ACCBCE">
        <w:rPr>
          <w:rFonts w:eastAsia="Calibri Light"/>
          <w:color w:val="2F5496" w:themeColor="accent1" w:themeShade="BF"/>
          <w:sz w:val="32"/>
          <w:szCs w:val="32"/>
          <w:lang w:val="en-GB"/>
        </w:rPr>
        <w:t>orecast</w:t>
      </w:r>
      <w:r w:rsidRPr="68ECF823" w:rsidR="2B618EAF">
        <w:rPr>
          <w:rFonts w:eastAsia="Calibri Light"/>
          <w:color w:val="2F5496" w:themeColor="accent1" w:themeShade="BF"/>
          <w:sz w:val="32"/>
          <w:szCs w:val="32"/>
          <w:lang w:val="en-GB"/>
        </w:rPr>
        <w:t xml:space="preserve"> – Connecting </w:t>
      </w:r>
      <w:r w:rsidRPr="68ECF823" w:rsidR="29439A42">
        <w:rPr>
          <w:rFonts w:eastAsia="Calibri Light"/>
          <w:color w:val="2F5496" w:themeColor="accent1" w:themeShade="BF"/>
          <w:sz w:val="32"/>
          <w:szCs w:val="32"/>
          <w:lang w:val="en-GB"/>
        </w:rPr>
        <w:t>System Operator</w:t>
      </w:r>
      <w:r w:rsidRPr="68ECF823" w:rsidR="6184BD00">
        <w:rPr>
          <w:rFonts w:eastAsia="Calibri Light"/>
          <w:color w:val="2F5496" w:themeColor="accent1" w:themeShade="BF"/>
          <w:sz w:val="32"/>
          <w:szCs w:val="32"/>
          <w:lang w:val="en-GB"/>
        </w:rPr>
        <w:t xml:space="preserve"> and </w:t>
      </w:r>
      <w:r w:rsidRPr="68ECF823" w:rsidR="63EF3D3B">
        <w:rPr>
          <w:rFonts w:eastAsia="Calibri Light"/>
          <w:color w:val="2F5496" w:themeColor="accent1" w:themeShade="BF"/>
          <w:sz w:val="32"/>
          <w:szCs w:val="32"/>
          <w:lang w:val="en-GB"/>
        </w:rPr>
        <w:t>electric</w:t>
      </w:r>
      <w:r w:rsidRPr="68ECF823" w:rsidR="1604E090">
        <w:rPr>
          <w:rFonts w:eastAsia="Calibri Light"/>
          <w:color w:val="2F5496" w:themeColor="accent1" w:themeShade="BF"/>
          <w:sz w:val="32"/>
          <w:szCs w:val="32"/>
          <w:lang w:val="en-GB"/>
        </w:rPr>
        <w:t xml:space="preserve"> Heavy</w:t>
      </w:r>
      <w:r w:rsidRPr="68ECF823" w:rsidR="0916270C">
        <w:rPr>
          <w:rFonts w:eastAsia="Calibri Light"/>
          <w:color w:val="2F5496" w:themeColor="accent1" w:themeShade="BF"/>
          <w:sz w:val="32"/>
          <w:szCs w:val="32"/>
          <w:lang w:val="en-GB"/>
        </w:rPr>
        <w:t>-</w:t>
      </w:r>
      <w:r w:rsidRPr="68ECF823" w:rsidR="1604E090">
        <w:rPr>
          <w:rFonts w:eastAsia="Calibri Light"/>
          <w:color w:val="2F5496" w:themeColor="accent1" w:themeShade="BF"/>
          <w:sz w:val="32"/>
          <w:szCs w:val="32"/>
          <w:lang w:val="en-GB"/>
        </w:rPr>
        <w:t xml:space="preserve">Duty </w:t>
      </w:r>
      <w:r w:rsidRPr="68ECF823" w:rsidR="201CBC0E">
        <w:rPr>
          <w:rFonts w:eastAsia="Calibri Light"/>
          <w:color w:val="2F5496" w:themeColor="accent1" w:themeShade="BF"/>
          <w:sz w:val="32"/>
          <w:szCs w:val="32"/>
          <w:lang w:val="en-GB"/>
        </w:rPr>
        <w:t>Vehicle</w:t>
      </w:r>
      <w:r w:rsidRPr="68ECF823" w:rsidR="2E8B9F2A">
        <w:rPr>
          <w:rFonts w:eastAsia="Calibri Light"/>
          <w:color w:val="2F5496" w:themeColor="accent1" w:themeShade="BF"/>
          <w:sz w:val="32"/>
          <w:szCs w:val="32"/>
          <w:lang w:val="en-GB"/>
        </w:rPr>
        <w:t>s</w:t>
      </w:r>
    </w:p>
    <w:p w:rsidR="5CAF0BBC" w:rsidP="5CAF0BBC" w:rsidRDefault="5CAF0BBC" w14:paraId="2A6FDE11" w14:textId="1F5DC5A7">
      <w:pPr>
        <w:spacing w:after="20"/>
        <w:rPr>
          <w:rFonts w:eastAsiaTheme="minorEastAsia"/>
          <w:b/>
          <w:bCs/>
          <w:lang w:val="en-GB"/>
        </w:rPr>
      </w:pPr>
    </w:p>
    <w:p w:rsidRPr="001F6BB9" w:rsidR="003135C6" w:rsidP="5CAF0BBC" w:rsidRDefault="0A3E9A26" w14:paraId="254CCD9C" w14:textId="18A6C0E7">
      <w:pPr>
        <w:spacing w:after="20"/>
        <w:rPr>
          <w:rFonts w:eastAsiaTheme="minorEastAsia"/>
          <w:highlight w:val="green"/>
          <w:lang w:val="en-GB"/>
        </w:rPr>
      </w:pPr>
      <w:r w:rsidRPr="5CAF0BBC">
        <w:rPr>
          <w:rFonts w:eastAsiaTheme="minorEastAsia"/>
          <w:b/>
          <w:bCs/>
          <w:lang w:val="en-GB"/>
        </w:rPr>
        <w:t>CONTEXT</w:t>
      </w:r>
      <w:r w:rsidRPr="5CAF0BBC" w:rsidR="2E978925">
        <w:rPr>
          <w:rFonts w:eastAsiaTheme="minorEastAsia"/>
          <w:lang w:val="en-GB"/>
        </w:rPr>
        <w:t>:</w:t>
      </w:r>
    </w:p>
    <w:p w:rsidR="683D73DA" w:rsidP="007F627E" w:rsidRDefault="47EEEE01" w14:paraId="5DDE28EE" w14:textId="795773B7">
      <w:pPr>
        <w:pStyle w:val="BodyText"/>
        <w:numPr>
          <w:ilvl w:val="0"/>
          <w:numId w:val="25"/>
        </w:numPr>
        <w:rPr>
          <w:lang w:val="en-GB"/>
        </w:rPr>
      </w:pPr>
      <w:r w:rsidRPr="68ECF823">
        <w:rPr>
          <w:lang w:val="en-GB"/>
        </w:rPr>
        <w:t xml:space="preserve">The present document focuses on information exchange between </w:t>
      </w:r>
      <w:r w:rsidRPr="68ECF823" w:rsidR="0C6AFE09">
        <w:rPr>
          <w:lang w:val="en-GB"/>
        </w:rPr>
        <w:t xml:space="preserve">Connecting </w:t>
      </w:r>
      <w:r w:rsidRPr="68ECF823">
        <w:rPr>
          <w:lang w:val="en-GB"/>
        </w:rPr>
        <w:t>System Operator</w:t>
      </w:r>
      <w:r w:rsidRPr="68ECF823" w:rsidR="43DC72D2">
        <w:rPr>
          <w:lang w:val="en-GB"/>
        </w:rPr>
        <w:t xml:space="preserve"> (</w:t>
      </w:r>
      <w:r w:rsidRPr="68ECF823" w:rsidR="557E42C1">
        <w:rPr>
          <w:lang w:val="en-GB"/>
        </w:rPr>
        <w:t>C</w:t>
      </w:r>
      <w:r w:rsidRPr="68ECF823" w:rsidR="43DC72D2">
        <w:rPr>
          <w:lang w:val="en-GB"/>
        </w:rPr>
        <w:t>SO)</w:t>
      </w:r>
      <w:r w:rsidRPr="68ECF823">
        <w:rPr>
          <w:lang w:val="en-GB"/>
        </w:rPr>
        <w:t xml:space="preserve"> and </w:t>
      </w:r>
      <w:r w:rsidRPr="68ECF823" w:rsidR="6D3F852D">
        <w:rPr>
          <w:lang w:val="en-GB"/>
        </w:rPr>
        <w:t xml:space="preserve">electric </w:t>
      </w:r>
      <w:r w:rsidRPr="68ECF823">
        <w:rPr>
          <w:lang w:val="en-GB"/>
        </w:rPr>
        <w:t>Heavy-Duty Vehicle (</w:t>
      </w:r>
      <w:proofErr w:type="spellStart"/>
      <w:r w:rsidRPr="68ECF823">
        <w:rPr>
          <w:lang w:val="en-GB"/>
        </w:rPr>
        <w:t>eHDV</w:t>
      </w:r>
      <w:proofErr w:type="spellEnd"/>
      <w:r w:rsidRPr="68ECF823">
        <w:rPr>
          <w:lang w:val="en-GB"/>
        </w:rPr>
        <w:t>) for the purpose of improving long-term grid hosting capacity forecasts</w:t>
      </w:r>
      <w:r w:rsidRPr="68ECF823" w:rsidR="5D3F045D">
        <w:rPr>
          <w:lang w:val="en-GB"/>
        </w:rPr>
        <w:t xml:space="preserve"> and </w:t>
      </w:r>
      <w:r w:rsidRPr="68ECF823" w:rsidR="0899B1CB">
        <w:rPr>
          <w:lang w:val="en-GB"/>
        </w:rPr>
        <w:t xml:space="preserve">improving access for </w:t>
      </w:r>
      <w:r w:rsidRPr="68ECF823" w:rsidR="247E1541">
        <w:rPr>
          <w:lang w:val="en-GB"/>
        </w:rPr>
        <w:t xml:space="preserve">the </w:t>
      </w:r>
      <w:proofErr w:type="spellStart"/>
      <w:r w:rsidRPr="68ECF823" w:rsidR="0899B1CB">
        <w:rPr>
          <w:lang w:val="en-GB"/>
        </w:rPr>
        <w:t>eHDV</w:t>
      </w:r>
      <w:proofErr w:type="spellEnd"/>
      <w:r w:rsidRPr="68ECF823" w:rsidR="656F0972">
        <w:rPr>
          <w:lang w:val="en-GB"/>
        </w:rPr>
        <w:t xml:space="preserve"> s</w:t>
      </w:r>
      <w:r w:rsidRPr="68ECF823" w:rsidR="63741F7B">
        <w:rPr>
          <w:lang w:val="en-GB"/>
        </w:rPr>
        <w:t>ector</w:t>
      </w:r>
      <w:r w:rsidRPr="68ECF823" w:rsidR="0899B1CB">
        <w:rPr>
          <w:lang w:val="en-GB"/>
        </w:rPr>
        <w:t xml:space="preserve"> to </w:t>
      </w:r>
      <w:r w:rsidRPr="68ECF823" w:rsidR="476E7833">
        <w:rPr>
          <w:lang w:val="en-GB"/>
        </w:rPr>
        <w:t>C</w:t>
      </w:r>
      <w:r w:rsidRPr="68ECF823" w:rsidR="0899B1CB">
        <w:rPr>
          <w:lang w:val="en-GB"/>
        </w:rPr>
        <w:t>SO</w:t>
      </w:r>
      <w:r w:rsidRPr="68ECF823" w:rsidR="707A312D">
        <w:rPr>
          <w:lang w:val="en-GB"/>
        </w:rPr>
        <w:t>’</w:t>
      </w:r>
      <w:r w:rsidRPr="68ECF823" w:rsidR="0899B1CB">
        <w:rPr>
          <w:lang w:val="en-GB"/>
        </w:rPr>
        <w:t>s</w:t>
      </w:r>
      <w:r w:rsidRPr="68ECF823" w:rsidR="5D3F045D">
        <w:rPr>
          <w:lang w:val="en-GB"/>
        </w:rPr>
        <w:t xml:space="preserve"> grid hosting capacity</w:t>
      </w:r>
      <w:r w:rsidRPr="68ECF823" w:rsidR="7A7388A3">
        <w:rPr>
          <w:lang w:val="en-GB"/>
        </w:rPr>
        <w:t xml:space="preserve"> forecasts</w:t>
      </w:r>
      <w:r w:rsidRPr="68ECF823" w:rsidR="439AFC82">
        <w:rPr>
          <w:lang w:val="en-GB"/>
        </w:rPr>
        <w:t xml:space="preserve">. </w:t>
      </w:r>
    </w:p>
    <w:p w:rsidR="60D29C87" w:rsidP="007F627E" w:rsidRDefault="4B7F467D" w14:paraId="43DFAE8F" w14:textId="43699C0F">
      <w:pPr>
        <w:pStyle w:val="BodyText"/>
        <w:numPr>
          <w:ilvl w:val="0"/>
          <w:numId w:val="25"/>
        </w:numPr>
        <w:rPr>
          <w:lang w:val="en-GB"/>
        </w:rPr>
      </w:pPr>
      <w:r w:rsidRPr="41D3FFDB">
        <w:rPr>
          <w:lang w:val="en-GB"/>
        </w:rPr>
        <w:t>In</w:t>
      </w:r>
      <w:r w:rsidRPr="41D3FFDB" w:rsidR="69DC75F2">
        <w:rPr>
          <w:lang w:val="en-GB"/>
        </w:rPr>
        <w:t xml:space="preserve"> the context of the present document, a long-term forecast considers a </w:t>
      </w:r>
      <w:r w:rsidRPr="41D3FFDB" w:rsidR="1BDE6D6C">
        <w:rPr>
          <w:lang w:val="en-GB"/>
        </w:rPr>
        <w:t>time horizon</w:t>
      </w:r>
      <w:r w:rsidRPr="41D3FFDB" w:rsidR="69DC75F2">
        <w:rPr>
          <w:lang w:val="en-GB"/>
        </w:rPr>
        <w:t xml:space="preserve"> of 0-10 years and differs from a short-term forecast that co</w:t>
      </w:r>
      <w:r w:rsidRPr="41D3FFDB" w:rsidR="1AE91803">
        <w:rPr>
          <w:lang w:val="en-GB"/>
        </w:rPr>
        <w:t>vers</w:t>
      </w:r>
      <w:r w:rsidRPr="41D3FFDB" w:rsidR="69DC75F2">
        <w:rPr>
          <w:lang w:val="en-GB"/>
        </w:rPr>
        <w:t xml:space="preserve"> </w:t>
      </w:r>
      <w:r w:rsidRPr="41D3FFDB" w:rsidR="167D4588">
        <w:rPr>
          <w:lang w:val="en-GB"/>
        </w:rPr>
        <w:t>the</w:t>
      </w:r>
      <w:r w:rsidRPr="41D3FFDB" w:rsidR="3428E768">
        <w:rPr>
          <w:lang w:val="en-GB"/>
        </w:rPr>
        <w:t xml:space="preserve"> period</w:t>
      </w:r>
      <w:r w:rsidRPr="41D3FFDB" w:rsidR="69DC75F2">
        <w:rPr>
          <w:lang w:val="en-GB"/>
        </w:rPr>
        <w:t xml:space="preserve"> from the current operation</w:t>
      </w:r>
      <w:r w:rsidRPr="41D3FFDB" w:rsidR="143EAE3C">
        <w:rPr>
          <w:lang w:val="en-GB"/>
        </w:rPr>
        <w:t>al</w:t>
      </w:r>
      <w:r w:rsidRPr="41D3FFDB" w:rsidR="69DC75F2">
        <w:rPr>
          <w:lang w:val="en-GB"/>
        </w:rPr>
        <w:t xml:space="preserve"> hour </w:t>
      </w:r>
      <w:r w:rsidRPr="41D3FFDB" w:rsidR="65B74FB1">
        <w:rPr>
          <w:lang w:val="en-GB"/>
        </w:rPr>
        <w:t xml:space="preserve">up to several </w:t>
      </w:r>
      <w:r w:rsidRPr="41D3FFDB" w:rsidR="69DC75F2">
        <w:rPr>
          <w:lang w:val="en-GB"/>
        </w:rPr>
        <w:t>weeks ahead.</w:t>
      </w:r>
    </w:p>
    <w:p w:rsidR="74192704" w:rsidP="007F627E" w:rsidRDefault="73A3C0E4" w14:paraId="01CC66F7" w14:textId="57D1CE40">
      <w:pPr>
        <w:pStyle w:val="BodyText"/>
        <w:numPr>
          <w:ilvl w:val="0"/>
          <w:numId w:val="25"/>
        </w:numPr>
        <w:rPr>
          <w:lang w:val="en-GB"/>
        </w:rPr>
      </w:pPr>
      <w:r w:rsidRPr="68ECF823">
        <w:rPr>
          <w:lang w:val="en-GB"/>
        </w:rPr>
        <w:t>The ambition in this reference model is to</w:t>
      </w:r>
      <w:r w:rsidRPr="68ECF823" w:rsidR="26FEDB49">
        <w:rPr>
          <w:lang w:val="en-GB"/>
        </w:rPr>
        <w:t xml:space="preserve"> make forecast</w:t>
      </w:r>
      <w:r w:rsidRPr="68ECF823" w:rsidR="6A510C4D">
        <w:rPr>
          <w:lang w:val="en-GB"/>
        </w:rPr>
        <w:t>s</w:t>
      </w:r>
      <w:r w:rsidRPr="68ECF823" w:rsidR="26FEDB49">
        <w:rPr>
          <w:lang w:val="en-GB"/>
        </w:rPr>
        <w:t xml:space="preserve"> as generic as possible</w:t>
      </w:r>
      <w:r w:rsidRPr="68ECF823" w:rsidR="64039FA9">
        <w:rPr>
          <w:lang w:val="en-GB"/>
        </w:rPr>
        <w:t>, suitable</w:t>
      </w:r>
      <w:r w:rsidRPr="68ECF823" w:rsidR="26FEDB49">
        <w:rPr>
          <w:lang w:val="en-GB"/>
        </w:rPr>
        <w:t xml:space="preserve"> </w:t>
      </w:r>
      <w:r w:rsidRPr="68ECF823" w:rsidR="1B83E283">
        <w:rPr>
          <w:lang w:val="en-GB"/>
        </w:rPr>
        <w:t>for</w:t>
      </w:r>
      <w:r w:rsidRPr="68ECF823" w:rsidR="26FEDB49">
        <w:rPr>
          <w:lang w:val="en-GB"/>
        </w:rPr>
        <w:t xml:space="preserve"> information exchange between </w:t>
      </w:r>
      <w:r w:rsidRPr="68ECF823" w:rsidR="24A01BF9">
        <w:rPr>
          <w:lang w:val="en-GB"/>
        </w:rPr>
        <w:t>C</w:t>
      </w:r>
      <w:r w:rsidRPr="68ECF823" w:rsidR="26FEDB49">
        <w:rPr>
          <w:lang w:val="en-GB"/>
        </w:rPr>
        <w:t xml:space="preserve">SO and other stakeholders. </w:t>
      </w:r>
    </w:p>
    <w:p w:rsidR="74192704" w:rsidP="007F627E" w:rsidRDefault="7B1757FB" w14:paraId="6B66D024" w14:textId="3C11D760">
      <w:pPr>
        <w:pStyle w:val="BodyText"/>
        <w:numPr>
          <w:ilvl w:val="0"/>
          <w:numId w:val="25"/>
        </w:numPr>
        <w:rPr>
          <w:lang w:val="en-GB"/>
        </w:rPr>
      </w:pPr>
      <w:r w:rsidRPr="0E1D4A2D">
        <w:rPr>
          <w:lang w:val="en-GB"/>
        </w:rPr>
        <w:t>Presently</w:t>
      </w:r>
      <w:r w:rsidRPr="0E1D4A2D" w:rsidR="0C80060C">
        <w:rPr>
          <w:lang w:val="en-GB"/>
        </w:rPr>
        <w:t>,</w:t>
      </w:r>
      <w:r w:rsidRPr="0E1D4A2D">
        <w:rPr>
          <w:lang w:val="en-GB"/>
        </w:rPr>
        <w:t xml:space="preserve"> </w:t>
      </w:r>
      <w:r w:rsidRPr="0E1D4A2D" w:rsidR="308F7251">
        <w:rPr>
          <w:lang w:val="en-GB"/>
        </w:rPr>
        <w:t xml:space="preserve">the </w:t>
      </w:r>
      <w:proofErr w:type="spellStart"/>
      <w:r w:rsidRPr="0E1D4A2D">
        <w:rPr>
          <w:lang w:val="en-GB"/>
        </w:rPr>
        <w:t>eHDV</w:t>
      </w:r>
      <w:proofErr w:type="spellEnd"/>
      <w:r w:rsidRPr="0E1D4A2D">
        <w:rPr>
          <w:lang w:val="en-GB"/>
        </w:rPr>
        <w:t xml:space="preserve"> sector do</w:t>
      </w:r>
      <w:r w:rsidRPr="0E1D4A2D" w:rsidR="223DC419">
        <w:rPr>
          <w:lang w:val="en-GB"/>
        </w:rPr>
        <w:t>es</w:t>
      </w:r>
      <w:r w:rsidRPr="0E1D4A2D">
        <w:rPr>
          <w:lang w:val="en-GB"/>
        </w:rPr>
        <w:t xml:space="preserve"> not have access to information on future grid hosting capacity.</w:t>
      </w:r>
    </w:p>
    <w:p w:rsidR="007F627E" w:rsidP="007F627E" w:rsidRDefault="4865CB89" w14:paraId="14522CED" w14:textId="6EC41F28">
      <w:pPr>
        <w:pStyle w:val="BodyText"/>
        <w:numPr>
          <w:ilvl w:val="0"/>
          <w:numId w:val="25"/>
        </w:numPr>
        <w:rPr>
          <w:lang w:val="en-GB"/>
        </w:rPr>
      </w:pPr>
      <w:r w:rsidRPr="68ECF823">
        <w:rPr>
          <w:lang w:val="en-GB"/>
        </w:rPr>
        <w:t xml:space="preserve">A new requirement for electricity </w:t>
      </w:r>
      <w:r w:rsidRPr="68ECF823" w:rsidR="0D9B46B2">
        <w:rPr>
          <w:lang w:val="en-GB"/>
        </w:rPr>
        <w:t>C</w:t>
      </w:r>
      <w:r w:rsidRPr="68ECF823" w:rsidR="2F54EDEF">
        <w:rPr>
          <w:lang w:val="en-GB"/>
        </w:rPr>
        <w:t>SO</w:t>
      </w:r>
      <w:r w:rsidRPr="68ECF823">
        <w:rPr>
          <w:lang w:val="en-GB"/>
        </w:rPr>
        <w:t xml:space="preserve">s, </w:t>
      </w:r>
      <w:r w:rsidRPr="68ECF823" w:rsidR="12A450BF">
        <w:rPr>
          <w:lang w:val="en-GB"/>
        </w:rPr>
        <w:t xml:space="preserve">at </w:t>
      </w:r>
      <w:r w:rsidRPr="68ECF823">
        <w:rPr>
          <w:lang w:val="en-GB"/>
        </w:rPr>
        <w:t>both transmission and distribution levels, is to publish and update information on the capacity available for new connections in their areas of operation, both for production and consumption.</w:t>
      </w:r>
    </w:p>
    <w:p w:rsidRPr="007F627E" w:rsidR="5CEA6F0E" w:rsidP="007F627E" w:rsidRDefault="3357887C" w14:paraId="17CDED04" w14:textId="23371CA2">
      <w:pPr>
        <w:pStyle w:val="BodyText"/>
        <w:numPr>
          <w:ilvl w:val="0"/>
          <w:numId w:val="25"/>
        </w:numPr>
        <w:rPr>
          <w:lang w:val="en-GB"/>
        </w:rPr>
      </w:pPr>
      <w:r w:rsidRPr="007F627E">
        <w:rPr>
          <w:lang w:val="en-GB"/>
        </w:rPr>
        <w:t>The European Commission has acknowledged a gap between grid capacity and connection demand as an issue that must be addressed and launched several initiatives on network development plans, grid hosting capacity information and flexibility need assessment. (</w:t>
      </w:r>
      <w:r w:rsidRPr="007F627E">
        <w:t>Regulation 2024/1747 and Directive 2024/1711)</w:t>
      </w:r>
      <w:r w:rsidRPr="007F627E">
        <w:rPr>
          <w:lang w:val="en-GB"/>
        </w:rPr>
        <w:t xml:space="preserve"> </w:t>
      </w:r>
    </w:p>
    <w:p w:rsidR="5CEA6F0E" w:rsidP="007F627E" w:rsidRDefault="3357887C" w14:paraId="3BC57D66" w14:textId="1D0D9529">
      <w:pPr>
        <w:pStyle w:val="BodyText"/>
        <w:numPr>
          <w:ilvl w:val="0"/>
          <w:numId w:val="25"/>
        </w:numPr>
        <w:rPr>
          <w:lang w:val="en-GB"/>
        </w:rPr>
      </w:pPr>
      <w:r w:rsidRPr="771AB155">
        <w:rPr>
          <w:lang w:val="en-GB"/>
        </w:rPr>
        <w:t xml:space="preserve">Grid Action Plan </w:t>
      </w:r>
      <w:r w:rsidRPr="771AB155" w:rsidR="2FD7ACBD">
        <w:rPr>
          <w:lang w:val="en-GB"/>
        </w:rPr>
        <w:t xml:space="preserve">Action </w:t>
      </w:r>
      <w:r w:rsidRPr="771AB155" w:rsidR="74B1C068">
        <w:rPr>
          <w:lang w:val="en-GB"/>
        </w:rPr>
        <w:t>number</w:t>
      </w:r>
      <w:r w:rsidRPr="771AB155">
        <w:rPr>
          <w:lang w:val="en-GB"/>
        </w:rPr>
        <w:t xml:space="preserve"> 6 urges ENTSO-E and the EU DSO Entity to </w:t>
      </w:r>
      <w:r w:rsidRPr="771AB155">
        <w:rPr>
          <w:i/>
          <w:iCs/>
          <w:lang w:val="en-GB"/>
        </w:rPr>
        <w:t>‘(…) establish a pan-EU overview that should give visibility to project developers when conceptualising their projects, such as new renewable or EV recharging infrastructure projects and help developers estimate the risk of connection request approval delays and, thus, have a clearer forecast about when projects can start receiving revenues’.</w:t>
      </w:r>
      <w:r w:rsidRPr="771AB155">
        <w:rPr>
          <w:lang w:val="en-GB"/>
        </w:rPr>
        <w:t xml:space="preserve"> </w:t>
      </w:r>
    </w:p>
    <w:p w:rsidR="5CEA6F0E" w:rsidP="007F627E" w:rsidRDefault="2578F924" w14:paraId="0D1F5361" w14:textId="2342013E">
      <w:pPr>
        <w:pStyle w:val="BodyText"/>
        <w:numPr>
          <w:ilvl w:val="0"/>
          <w:numId w:val="25"/>
        </w:numPr>
        <w:rPr>
          <w:lang w:val="en-GB"/>
        </w:rPr>
      </w:pPr>
      <w:r>
        <w:t xml:space="preserve">Presently, </w:t>
      </w:r>
      <w:ins w:author="Ruwaida Yvonne (DU-I)" w:date="2025-11-24T05:59:00Z" w:id="0">
        <w:r w:rsidR="20707695">
          <w:t>C</w:t>
        </w:r>
      </w:ins>
      <w:r>
        <w:t>SOs do not have any access to representative long-term power forecast</w:t>
      </w:r>
      <w:r w:rsidR="7CE4624C">
        <w:t xml:space="preserve"> requirements from </w:t>
      </w:r>
      <w:r>
        <w:t xml:space="preserve">future </w:t>
      </w:r>
      <w:proofErr w:type="spellStart"/>
      <w:r>
        <w:t>eHDV</w:t>
      </w:r>
      <w:proofErr w:type="spellEnd"/>
      <w:r>
        <w:t xml:space="preserve"> fleets.</w:t>
      </w:r>
      <w:r w:rsidRPr="68ECF823">
        <w:rPr>
          <w:lang w:val="en-GB"/>
        </w:rPr>
        <w:t xml:space="preserve"> </w:t>
      </w:r>
    </w:p>
    <w:p w:rsidR="683D73DA" w:rsidP="007F627E" w:rsidRDefault="765D5438" w14:paraId="4BABBEFA" w14:textId="24E06ACF">
      <w:pPr>
        <w:pStyle w:val="BodyText"/>
        <w:numPr>
          <w:ilvl w:val="0"/>
          <w:numId w:val="25"/>
        </w:numPr>
        <w:rPr>
          <w:lang w:val="en-GB"/>
        </w:rPr>
      </w:pPr>
      <w:r w:rsidRPr="68ECF823">
        <w:rPr>
          <w:lang w:val="en-GB"/>
        </w:rPr>
        <w:t>Information on f</w:t>
      </w:r>
      <w:r w:rsidRPr="68ECF823" w:rsidR="111E3CC2">
        <w:rPr>
          <w:lang w:val="en-GB"/>
        </w:rPr>
        <w:t xml:space="preserve">uture power needs of </w:t>
      </w:r>
      <w:proofErr w:type="spellStart"/>
      <w:r w:rsidRPr="68ECF823" w:rsidR="111E3CC2">
        <w:rPr>
          <w:lang w:val="en-GB"/>
        </w:rPr>
        <w:t>eHDV</w:t>
      </w:r>
      <w:proofErr w:type="spellEnd"/>
      <w:r w:rsidRPr="68ECF823" w:rsidR="7C39C3C6">
        <w:rPr>
          <w:lang w:val="en-GB"/>
        </w:rPr>
        <w:t xml:space="preserve"> fleets is required by </w:t>
      </w:r>
      <w:r w:rsidRPr="68ECF823" w:rsidR="1CD3D264">
        <w:rPr>
          <w:lang w:val="en-GB"/>
        </w:rPr>
        <w:t>C</w:t>
      </w:r>
      <w:r w:rsidRPr="68ECF823" w:rsidR="7C39C3C6">
        <w:rPr>
          <w:lang w:val="en-GB"/>
        </w:rPr>
        <w:t xml:space="preserve">SOs in order </w:t>
      </w:r>
      <w:r w:rsidRPr="68ECF823" w:rsidR="111E3CC2">
        <w:rPr>
          <w:lang w:val="en-GB"/>
        </w:rPr>
        <w:t xml:space="preserve">to plan </w:t>
      </w:r>
      <w:r w:rsidRPr="68ECF823" w:rsidR="68142EF8">
        <w:rPr>
          <w:lang w:val="en-GB"/>
        </w:rPr>
        <w:t xml:space="preserve">for </w:t>
      </w:r>
      <w:r w:rsidRPr="68ECF823" w:rsidR="111E3CC2">
        <w:rPr>
          <w:lang w:val="en-GB"/>
        </w:rPr>
        <w:t xml:space="preserve">the expansion of the grid. The power demand from </w:t>
      </w:r>
      <w:proofErr w:type="spellStart"/>
      <w:r w:rsidRPr="68ECF823" w:rsidR="111E3CC2">
        <w:rPr>
          <w:lang w:val="en-GB"/>
        </w:rPr>
        <w:t>eHDVs</w:t>
      </w:r>
      <w:proofErr w:type="spellEnd"/>
      <w:r w:rsidRPr="68ECF823" w:rsidR="111E3CC2">
        <w:rPr>
          <w:lang w:val="en-GB"/>
        </w:rPr>
        <w:t xml:space="preserve"> has a significant impact on </w:t>
      </w:r>
      <w:r w:rsidRPr="68ECF823" w:rsidR="26E9BEC8">
        <w:rPr>
          <w:lang w:val="en-GB"/>
        </w:rPr>
        <w:t>C</w:t>
      </w:r>
      <w:r w:rsidRPr="68ECF823" w:rsidR="4B82F88C">
        <w:rPr>
          <w:lang w:val="en-GB"/>
        </w:rPr>
        <w:t>SO</w:t>
      </w:r>
      <w:r w:rsidRPr="68ECF823" w:rsidR="111E3CC2">
        <w:rPr>
          <w:lang w:val="en-GB"/>
        </w:rPr>
        <w:t xml:space="preserve">s and should be included in </w:t>
      </w:r>
      <w:r w:rsidRPr="68ECF823" w:rsidR="09E90858">
        <w:rPr>
          <w:lang w:val="en-GB"/>
        </w:rPr>
        <w:t>C</w:t>
      </w:r>
      <w:r w:rsidRPr="68ECF823" w:rsidR="7F3422B3">
        <w:rPr>
          <w:lang w:val="en-GB"/>
        </w:rPr>
        <w:t xml:space="preserve">SO </w:t>
      </w:r>
      <w:r w:rsidRPr="68ECF823" w:rsidR="111E3CC2">
        <w:rPr>
          <w:lang w:val="en-GB"/>
        </w:rPr>
        <w:t xml:space="preserve">Power Forecast and in the future mandatory 10-year Network Development Plans (Draft TYNDP from ENTSO-E to ACER May 2025). </w:t>
      </w:r>
    </w:p>
    <w:p w:rsidR="683D73DA" w:rsidP="0E1D4A2D" w:rsidRDefault="5AC2AF65" w14:paraId="2CEC38E8" w14:textId="1CDA950C">
      <w:pPr>
        <w:pStyle w:val="BodyText"/>
        <w:numPr>
          <w:ilvl w:val="0"/>
          <w:numId w:val="25"/>
        </w:numPr>
        <w:rPr>
          <w:lang w:val="en-GB"/>
        </w:rPr>
      </w:pPr>
      <w:r w:rsidRPr="0E1D4A2D">
        <w:rPr>
          <w:lang w:val="en-GB"/>
        </w:rPr>
        <w:t xml:space="preserve">The </w:t>
      </w:r>
      <w:proofErr w:type="spellStart"/>
      <w:r w:rsidRPr="0E1D4A2D">
        <w:rPr>
          <w:lang w:val="en-GB"/>
        </w:rPr>
        <w:t>eHDV</w:t>
      </w:r>
      <w:proofErr w:type="spellEnd"/>
      <w:r w:rsidRPr="0E1D4A2D">
        <w:rPr>
          <w:lang w:val="en-GB"/>
        </w:rPr>
        <w:t xml:space="preserve"> regulation framework includes the CO2 regulation (EU 2019/1242) to reduce tailpipe CO2 with 45% to 2030 vs. 2019. Since the regulation addresses limiting tailpipe emissions, zero-emission vehicles (ZEVs) are the only v</w:t>
      </w:r>
      <w:r w:rsidRPr="0E1D4A2D" w:rsidR="5D3795D3">
        <w:rPr>
          <w:lang w:val="en-GB"/>
        </w:rPr>
        <w:t>iable</w:t>
      </w:r>
      <w:r w:rsidRPr="0E1D4A2D">
        <w:rPr>
          <w:lang w:val="en-GB"/>
        </w:rPr>
        <w:t xml:space="preserve"> alternative for complying with the regulation. Approximately one third of new vehicle registrations 2030 </w:t>
      </w:r>
      <w:r w:rsidRPr="0E1D4A2D" w:rsidR="2437F0B8">
        <w:rPr>
          <w:lang w:val="en-GB"/>
        </w:rPr>
        <w:t>must</w:t>
      </w:r>
      <w:r w:rsidRPr="0E1D4A2D">
        <w:rPr>
          <w:lang w:val="en-GB"/>
        </w:rPr>
        <w:t xml:space="preserve"> be zero-emission. The majority (~90%) will be Battery Electric Vehicles </w:t>
      </w:r>
      <w:r w:rsidRPr="0E1D4A2D" w:rsidR="3D586269">
        <w:rPr>
          <w:lang w:val="en-GB"/>
        </w:rPr>
        <w:t>[</w:t>
      </w:r>
      <w:r w:rsidRPr="0E1D4A2D">
        <w:rPr>
          <w:lang w:val="en-GB"/>
        </w:rPr>
        <w:t>“The technological and market readiness of heavy-duty road transport vehicles” DG Move May 27, 2025</w:t>
      </w:r>
      <w:r w:rsidRPr="0E1D4A2D" w:rsidR="5507AAB8">
        <w:rPr>
          <w:lang w:val="en-GB"/>
        </w:rPr>
        <w:t>]</w:t>
      </w:r>
      <w:r w:rsidRPr="0E1D4A2D">
        <w:rPr>
          <w:lang w:val="en-GB"/>
        </w:rPr>
        <w:t xml:space="preserve">. </w:t>
      </w:r>
    </w:p>
    <w:p w:rsidR="683D73DA" w:rsidP="007F627E" w:rsidRDefault="0DF5F945" w14:paraId="526B1602" w14:textId="780304F1">
      <w:pPr>
        <w:pStyle w:val="BodyText"/>
        <w:numPr>
          <w:ilvl w:val="0"/>
          <w:numId w:val="25"/>
        </w:numPr>
        <w:rPr>
          <w:lang w:val="en-GB"/>
        </w:rPr>
      </w:pPr>
      <w:r w:rsidRPr="0E1D4A2D">
        <w:rPr>
          <w:lang w:val="en-GB"/>
        </w:rPr>
        <w:t xml:space="preserve">It is essential for the fulfilment of the CO2 regulation that </w:t>
      </w:r>
      <w:r w:rsidRPr="0E1D4A2D" w:rsidR="3466B20E">
        <w:rPr>
          <w:lang w:val="en-GB"/>
        </w:rPr>
        <w:t>SO</w:t>
      </w:r>
      <w:r w:rsidRPr="0E1D4A2D">
        <w:rPr>
          <w:lang w:val="en-GB"/>
        </w:rPr>
        <w:t xml:space="preserve">s can prepare the grid in time to enable connection of ~40.000 fast chargers and ~400.000 slow chargers in Europe </w:t>
      </w:r>
      <w:r w:rsidRPr="0E1D4A2D" w:rsidR="741311F4">
        <w:rPr>
          <w:lang w:val="en-GB"/>
        </w:rPr>
        <w:t>to</w:t>
      </w:r>
      <w:r w:rsidRPr="0E1D4A2D">
        <w:rPr>
          <w:lang w:val="en-GB"/>
        </w:rPr>
        <w:t xml:space="preserve"> support a fleet of 400.000 ZEVs. As of Q2 2025, there is an estimated ~1000-1100 </w:t>
      </w:r>
      <w:proofErr w:type="spellStart"/>
      <w:r w:rsidRPr="0E1D4A2D">
        <w:rPr>
          <w:lang w:val="en-GB"/>
        </w:rPr>
        <w:t>eHDV</w:t>
      </w:r>
      <w:proofErr w:type="spellEnd"/>
      <w:r w:rsidRPr="0E1D4A2D">
        <w:rPr>
          <w:lang w:val="en-GB"/>
        </w:rPr>
        <w:t xml:space="preserve"> accessible fast chargers (&gt;350kW) in Europe </w:t>
      </w:r>
      <w:r w:rsidRPr="0E1D4A2D" w:rsidR="6C2AC9FC">
        <w:rPr>
          <w:lang w:val="en-GB"/>
        </w:rPr>
        <w:t>[</w:t>
      </w:r>
      <w:r w:rsidRPr="0E1D4A2D">
        <w:rPr>
          <w:lang w:val="en-GB"/>
        </w:rPr>
        <w:t xml:space="preserve">Source: EY and </w:t>
      </w:r>
      <w:proofErr w:type="spellStart"/>
      <w:r w:rsidRPr="0E1D4A2D">
        <w:rPr>
          <w:lang w:val="en-GB"/>
        </w:rPr>
        <w:t>Milence</w:t>
      </w:r>
      <w:proofErr w:type="spellEnd"/>
      <w:r w:rsidRPr="0E1D4A2D" w:rsidR="302E90AE">
        <w:rPr>
          <w:lang w:val="en-GB"/>
        </w:rPr>
        <w:t>]</w:t>
      </w:r>
      <w:r w:rsidRPr="0E1D4A2D">
        <w:rPr>
          <w:lang w:val="en-GB"/>
        </w:rPr>
        <w:t xml:space="preserve">. </w:t>
      </w:r>
    </w:p>
    <w:p w:rsidR="683D73DA" w:rsidP="007F627E" w:rsidRDefault="683D73DA" w14:paraId="719CF432" w14:textId="31D7FA9E">
      <w:pPr>
        <w:pStyle w:val="BodyText"/>
        <w:numPr>
          <w:ilvl w:val="0"/>
          <w:numId w:val="25"/>
        </w:numPr>
        <w:rPr>
          <w:lang w:val="en-GB"/>
        </w:rPr>
      </w:pPr>
      <w:r w:rsidRPr="42867963">
        <w:rPr>
          <w:lang w:val="en-GB"/>
        </w:rPr>
        <w:t xml:space="preserve">Regulation (EU) 2023/18042 on the deployment of alternative fuels infrastructure (AFIR) is under implementation in member states to support the roll-out of zero-emission vehicles. The same regulation imposes demands on charging hubs of 7.2 MW every 60 km along the TEN-T core network and 3.0 MW along the TEN-T comprehensive network. </w:t>
      </w:r>
    </w:p>
    <w:p w:rsidRPr="00E72D04" w:rsidR="683D73DA" w:rsidP="007F627E" w:rsidRDefault="3C7AF9AD" w14:paraId="1E83F4DA" w14:textId="422AEA7F">
      <w:pPr>
        <w:pStyle w:val="BodyText"/>
        <w:numPr>
          <w:ilvl w:val="0"/>
          <w:numId w:val="25"/>
        </w:numPr>
        <w:rPr>
          <w:lang w:val="en-GB"/>
        </w:rPr>
      </w:pPr>
      <w:r w:rsidRPr="7E864098">
        <w:rPr>
          <w:lang w:val="en-GB"/>
        </w:rPr>
        <w:t xml:space="preserve">AFIR </w:t>
      </w:r>
      <w:r w:rsidRPr="7E864098" w:rsidR="24D17A59">
        <w:rPr>
          <w:lang w:val="en-GB"/>
        </w:rPr>
        <w:t>sets minimum requirements</w:t>
      </w:r>
      <w:r w:rsidRPr="7E864098">
        <w:rPr>
          <w:lang w:val="en-GB"/>
        </w:rPr>
        <w:t xml:space="preserve">. However, </w:t>
      </w:r>
      <w:r w:rsidRPr="7E864098" w:rsidR="1123A64D">
        <w:rPr>
          <w:lang w:val="en-GB"/>
        </w:rPr>
        <w:t>considerably</w:t>
      </w:r>
      <w:r w:rsidRPr="7E864098">
        <w:rPr>
          <w:lang w:val="en-GB"/>
        </w:rPr>
        <w:t xml:space="preserve"> more fast charging a</w:t>
      </w:r>
      <w:r w:rsidRPr="7E864098" w:rsidR="63159298">
        <w:rPr>
          <w:lang w:val="en-GB"/>
        </w:rPr>
        <w:t>nd</w:t>
      </w:r>
      <w:r w:rsidRPr="7E864098">
        <w:rPr>
          <w:lang w:val="en-GB"/>
        </w:rPr>
        <w:t xml:space="preserve"> private or private shared charging in depots is required to support the fleet size derived from the CO2 regulation.</w:t>
      </w:r>
    </w:p>
    <w:p w:rsidR="683D73DA" w:rsidP="007F627E" w:rsidRDefault="0DF5F945" w14:paraId="63181F01" w14:textId="69D2C7A4">
      <w:pPr>
        <w:pStyle w:val="BodyText"/>
        <w:numPr>
          <w:ilvl w:val="0"/>
          <w:numId w:val="25"/>
        </w:numPr>
        <w:rPr>
          <w:lang w:val="en-GB"/>
        </w:rPr>
      </w:pPr>
      <w:r w:rsidRPr="0E1D4A2D">
        <w:rPr>
          <w:lang w:val="en-GB"/>
        </w:rPr>
        <w:t xml:space="preserve">Grid hosting capacity maps are a useful tool to evaluate where and when grid capacity will be available for connecting these charging hubs to the grid. Each member state is responsible </w:t>
      </w:r>
      <w:r w:rsidRPr="0E1D4A2D" w:rsidR="56884408">
        <w:rPr>
          <w:lang w:val="en-GB"/>
        </w:rPr>
        <w:t xml:space="preserve">for </w:t>
      </w:r>
      <w:r w:rsidRPr="0E1D4A2D">
        <w:rPr>
          <w:lang w:val="en-GB"/>
        </w:rPr>
        <w:t>provid</w:t>
      </w:r>
      <w:r w:rsidRPr="0E1D4A2D" w:rsidR="67BFFA41">
        <w:rPr>
          <w:lang w:val="en-GB"/>
        </w:rPr>
        <w:t>ing</w:t>
      </w:r>
      <w:r w:rsidRPr="0E1D4A2D">
        <w:rPr>
          <w:lang w:val="en-GB"/>
        </w:rPr>
        <w:t xml:space="preserve"> </w:t>
      </w:r>
      <w:r w:rsidRPr="0E1D4A2D" w:rsidR="72F5B97C">
        <w:rPr>
          <w:lang w:val="en-GB"/>
        </w:rPr>
        <w:t xml:space="preserve">AFIR </w:t>
      </w:r>
      <w:r w:rsidRPr="0E1D4A2D">
        <w:rPr>
          <w:lang w:val="en-GB"/>
        </w:rPr>
        <w:t xml:space="preserve">compliance plans to the commission. </w:t>
      </w:r>
    </w:p>
    <w:p w:rsidR="683D73DA" w:rsidP="007F627E" w:rsidRDefault="58CB3019" w14:paraId="787047BB" w14:textId="3388CB2D">
      <w:pPr>
        <w:pStyle w:val="BodyText"/>
        <w:numPr>
          <w:ilvl w:val="0"/>
          <w:numId w:val="25"/>
        </w:numPr>
      </w:pPr>
      <w:r>
        <w:t xml:space="preserve">Electricity grid project developers </w:t>
      </w:r>
      <w:r w:rsidR="3FC94D75">
        <w:t>require</w:t>
      </w:r>
      <w:r>
        <w:t xml:space="preserve"> long-term grid hosting capacity information from </w:t>
      </w:r>
      <w:ins w:author="Ruwaida Yvonne (DU-I)" w:date="2025-11-24T05:59:00Z" w:id="1">
        <w:r w:rsidR="53E50808">
          <w:t>C</w:t>
        </w:r>
      </w:ins>
      <w:r w:rsidR="4C7DA95A">
        <w:t>SO</w:t>
      </w:r>
      <w:r>
        <w:t xml:space="preserve">s </w:t>
      </w:r>
      <w:r w:rsidR="46D3E29E">
        <w:t>in order to make</w:t>
      </w:r>
      <w:r>
        <w:t xml:space="preserve"> future energy</w:t>
      </w:r>
      <w:r w:rsidR="09C9B441">
        <w:t xml:space="preserve"> infrastructure</w:t>
      </w:r>
      <w:r>
        <w:t xml:space="preserve"> investments.  </w:t>
      </w:r>
    </w:p>
    <w:p w:rsidR="3258B441" w:rsidP="007F627E" w:rsidRDefault="0D7F60DB" w14:paraId="03C35441" w14:textId="46B43A59">
      <w:pPr>
        <w:pStyle w:val="BodyText"/>
        <w:numPr>
          <w:ilvl w:val="0"/>
          <w:numId w:val="25"/>
        </w:numPr>
        <w:rPr>
          <w:lang w:val="en-GB"/>
        </w:rPr>
      </w:pPr>
      <w:ins w:author="Ruwaida Yvonne (DU-I)" w:date="2025-11-24T05:59:00Z" w:id="2">
        <w:r w:rsidRPr="68ECF823">
          <w:rPr>
            <w:lang w:val="en-GB"/>
          </w:rPr>
          <w:t>C</w:t>
        </w:r>
      </w:ins>
      <w:r w:rsidRPr="68ECF823" w:rsidR="75E4C86A">
        <w:rPr>
          <w:lang w:val="en-GB"/>
        </w:rPr>
        <w:t>SO</w:t>
      </w:r>
      <w:r w:rsidRPr="68ECF823" w:rsidR="111E3CC2">
        <w:rPr>
          <w:lang w:val="en-GB"/>
        </w:rPr>
        <w:t xml:space="preserve">s need information </w:t>
      </w:r>
      <w:r w:rsidRPr="68ECF823" w:rsidR="288512A0">
        <w:rPr>
          <w:lang w:val="en-GB"/>
        </w:rPr>
        <w:t xml:space="preserve">on </w:t>
      </w:r>
      <w:r w:rsidRPr="68ECF823" w:rsidR="111E3CC2">
        <w:rPr>
          <w:lang w:val="en-GB"/>
        </w:rPr>
        <w:t>customers’ and other relevant stakeholders’ future needs for grid hosting capacity for network development plans, assessing future flexibility needs and</w:t>
      </w:r>
      <w:r w:rsidRPr="68ECF823" w:rsidR="05D70AC8">
        <w:rPr>
          <w:lang w:val="en-GB"/>
        </w:rPr>
        <w:t xml:space="preserve"> reliable </w:t>
      </w:r>
      <w:r w:rsidR="05D70AC8">
        <w:t xml:space="preserve">grid hosting capacity </w:t>
      </w:r>
      <w:r w:rsidRPr="68ECF823" w:rsidR="111E3CC2">
        <w:rPr>
          <w:lang w:val="en-GB"/>
        </w:rPr>
        <w:t>l</w:t>
      </w:r>
      <w:proofErr w:type="spellStart"/>
      <w:r w:rsidR="111E3CC2">
        <w:t>ong</w:t>
      </w:r>
      <w:proofErr w:type="spellEnd"/>
      <w:r w:rsidR="111E3CC2">
        <w:t>-term forecast</w:t>
      </w:r>
      <w:r w:rsidR="38696271">
        <w:t>s</w:t>
      </w:r>
      <w:r w:rsidR="111E3CC2">
        <w:t>.</w:t>
      </w:r>
      <w:r w:rsidRPr="68ECF823" w:rsidR="111E3CC2">
        <w:rPr>
          <w:lang w:val="en-GB"/>
        </w:rPr>
        <w:t xml:space="preserve"> </w:t>
      </w:r>
    </w:p>
    <w:p w:rsidR="2CDDDCA3" w:rsidP="007F627E" w:rsidRDefault="5CB86DBC" w14:paraId="7A86B7A9" w14:textId="4F2075C2">
      <w:pPr>
        <w:pStyle w:val="BodyText"/>
        <w:numPr>
          <w:ilvl w:val="0"/>
          <w:numId w:val="25"/>
        </w:numPr>
        <w:rPr>
          <w:lang w:val="en-GB"/>
        </w:rPr>
      </w:pPr>
      <w:r w:rsidRPr="68ECF823">
        <w:rPr>
          <w:lang w:val="en-GB"/>
        </w:rPr>
        <w:t xml:space="preserve">Forecasts for future </w:t>
      </w:r>
      <w:r w:rsidRPr="68ECF823" w:rsidR="7A27650C">
        <w:rPr>
          <w:lang w:val="en-GB"/>
        </w:rPr>
        <w:t xml:space="preserve">charging </w:t>
      </w:r>
      <w:r w:rsidRPr="68ECF823">
        <w:rPr>
          <w:lang w:val="en-GB"/>
        </w:rPr>
        <w:t xml:space="preserve">capacity needs of </w:t>
      </w:r>
      <w:proofErr w:type="spellStart"/>
      <w:r w:rsidRPr="68ECF823">
        <w:rPr>
          <w:lang w:val="en-GB"/>
        </w:rPr>
        <w:t>eHDVs</w:t>
      </w:r>
      <w:proofErr w:type="spellEnd"/>
      <w:r w:rsidRPr="68ECF823">
        <w:rPr>
          <w:lang w:val="en-GB"/>
        </w:rPr>
        <w:t xml:space="preserve"> can be based on (i) historic driving patterns of HDVs and (II) energy consumption and charging data from existing </w:t>
      </w:r>
      <w:proofErr w:type="spellStart"/>
      <w:r w:rsidRPr="68ECF823">
        <w:rPr>
          <w:lang w:val="en-GB"/>
        </w:rPr>
        <w:t>eHDVs</w:t>
      </w:r>
      <w:proofErr w:type="spellEnd"/>
      <w:r w:rsidRPr="68ECF823">
        <w:rPr>
          <w:lang w:val="en-GB"/>
        </w:rPr>
        <w:t xml:space="preserve">. Currently, there is a limited </w:t>
      </w:r>
      <w:r w:rsidRPr="68ECF823" w:rsidR="06EB626F">
        <w:rPr>
          <w:lang w:val="en-GB"/>
        </w:rPr>
        <w:t>number</w:t>
      </w:r>
      <w:r w:rsidRPr="68ECF823">
        <w:rPr>
          <w:lang w:val="en-GB"/>
        </w:rPr>
        <w:t xml:space="preserve"> of </w:t>
      </w:r>
      <w:proofErr w:type="spellStart"/>
      <w:r w:rsidRPr="68ECF823">
        <w:rPr>
          <w:lang w:val="en-GB"/>
        </w:rPr>
        <w:t>eHDVs</w:t>
      </w:r>
      <w:proofErr w:type="spellEnd"/>
      <w:r w:rsidRPr="68ECF823">
        <w:rPr>
          <w:lang w:val="en-GB"/>
        </w:rPr>
        <w:t xml:space="preserve"> circulating but</w:t>
      </w:r>
      <w:r w:rsidRPr="68ECF823" w:rsidR="2C86FCB1">
        <w:rPr>
          <w:lang w:val="en-GB"/>
        </w:rPr>
        <w:t>,</w:t>
      </w:r>
      <w:r w:rsidRPr="68ECF823">
        <w:rPr>
          <w:lang w:val="en-GB"/>
        </w:rPr>
        <w:t xml:space="preserve"> with new data continuously collected, more accurate forecasts </w:t>
      </w:r>
      <w:r w:rsidRPr="68ECF823" w:rsidR="5BFDB18D">
        <w:rPr>
          <w:lang w:val="en-GB"/>
        </w:rPr>
        <w:t xml:space="preserve">are </w:t>
      </w:r>
      <w:r w:rsidRPr="68ECF823" w:rsidR="17D3FD3A">
        <w:rPr>
          <w:lang w:val="en-GB"/>
        </w:rPr>
        <w:t>likely</w:t>
      </w:r>
      <w:r w:rsidRPr="68ECF823">
        <w:rPr>
          <w:lang w:val="en-GB"/>
        </w:rPr>
        <w:t xml:space="preserve">. For </w:t>
      </w:r>
      <w:r w:rsidRPr="68ECF823" w:rsidR="45AC8A80">
        <w:rPr>
          <w:lang w:val="en-GB"/>
        </w:rPr>
        <w:t>C</w:t>
      </w:r>
      <w:r w:rsidRPr="68ECF823">
        <w:rPr>
          <w:lang w:val="en-GB"/>
        </w:rPr>
        <w:t>SOs, the requirement are the</w:t>
      </w:r>
      <w:r w:rsidRPr="68ECF823" w:rsidR="6480348F">
        <w:rPr>
          <w:lang w:val="en-GB"/>
        </w:rPr>
        <w:t xml:space="preserve"> future</w:t>
      </w:r>
      <w:r w:rsidRPr="68ECF823">
        <w:rPr>
          <w:lang w:val="en-GB"/>
        </w:rPr>
        <w:t xml:space="preserve"> </w:t>
      </w:r>
      <w:r w:rsidRPr="68ECF823" w:rsidR="13F87BA2">
        <w:rPr>
          <w:lang w:val="en-GB"/>
        </w:rPr>
        <w:t xml:space="preserve">charging capacity </w:t>
      </w:r>
      <w:r w:rsidRPr="68ECF823">
        <w:rPr>
          <w:lang w:val="en-GB"/>
        </w:rPr>
        <w:t>needs for the various grid locations (in MW).</w:t>
      </w:r>
    </w:p>
    <w:p w:rsidR="683D73DA" w:rsidP="007F627E" w:rsidRDefault="00DA006E" w14:paraId="0A3E298C" w14:textId="265E2B00">
      <w:pPr>
        <w:pStyle w:val="BodyText"/>
        <w:numPr>
          <w:ilvl w:val="0"/>
          <w:numId w:val="25"/>
        </w:numPr>
        <w:rPr>
          <w:lang w:val="en-GB"/>
        </w:rPr>
      </w:pPr>
      <w:r w:rsidRPr="7E864098">
        <w:rPr>
          <w:lang w:val="en-GB"/>
        </w:rPr>
        <w:t>To</w:t>
      </w:r>
      <w:r w:rsidRPr="7E864098" w:rsidR="5139B1D7">
        <w:rPr>
          <w:lang w:val="en-GB"/>
        </w:rPr>
        <w:t xml:space="preserve"> respect privacy and ensure competitiveness, forecasts from </w:t>
      </w:r>
      <w:proofErr w:type="spellStart"/>
      <w:r w:rsidRPr="7E864098" w:rsidR="73BD3CF1">
        <w:rPr>
          <w:lang w:val="en-GB"/>
        </w:rPr>
        <w:t>eHDVs</w:t>
      </w:r>
      <w:proofErr w:type="spellEnd"/>
      <w:r w:rsidRPr="7E864098" w:rsidR="73BD3CF1">
        <w:rPr>
          <w:lang w:val="en-GB"/>
        </w:rPr>
        <w:t xml:space="preserve"> </w:t>
      </w:r>
      <w:r w:rsidRPr="7E864098" w:rsidR="76C09E9C">
        <w:rPr>
          <w:lang w:val="en-GB"/>
        </w:rPr>
        <w:t>charging capacity</w:t>
      </w:r>
      <w:r w:rsidRPr="7E864098" w:rsidR="10C57428">
        <w:rPr>
          <w:lang w:val="en-GB"/>
        </w:rPr>
        <w:t xml:space="preserve"> needs</w:t>
      </w:r>
      <w:r w:rsidRPr="7E864098" w:rsidR="6F86FF66">
        <w:rPr>
          <w:lang w:val="en-GB"/>
        </w:rPr>
        <w:t xml:space="preserve"> </w:t>
      </w:r>
      <w:r w:rsidRPr="7E864098" w:rsidR="73BD3CF1">
        <w:rPr>
          <w:lang w:val="en-GB"/>
        </w:rPr>
        <w:t xml:space="preserve">are </w:t>
      </w:r>
      <w:r w:rsidRPr="7E864098" w:rsidR="557D59CA">
        <w:rPr>
          <w:lang w:val="en-GB"/>
        </w:rPr>
        <w:t xml:space="preserve">currently </w:t>
      </w:r>
      <w:r w:rsidRPr="7E864098" w:rsidR="1E95EFC5">
        <w:rPr>
          <w:lang w:val="en-GB"/>
        </w:rPr>
        <w:t>made for</w:t>
      </w:r>
      <w:r w:rsidRPr="7E864098" w:rsidR="73BD3CF1">
        <w:rPr>
          <w:lang w:val="en-GB"/>
        </w:rPr>
        <w:t xml:space="preserve"> geographical area</w:t>
      </w:r>
      <w:r w:rsidRPr="7E864098" w:rsidR="47A15957">
        <w:rPr>
          <w:lang w:val="en-GB"/>
        </w:rPr>
        <w:t>s</w:t>
      </w:r>
      <w:r w:rsidRPr="7E864098" w:rsidR="73BD3CF1">
        <w:rPr>
          <w:lang w:val="en-GB"/>
        </w:rPr>
        <w:t xml:space="preserve"> </w:t>
      </w:r>
      <w:r w:rsidRPr="7E864098" w:rsidR="3B2CC85B">
        <w:rPr>
          <w:lang w:val="en-GB"/>
        </w:rPr>
        <w:t xml:space="preserve">that </w:t>
      </w:r>
      <w:r w:rsidRPr="7E864098" w:rsidR="73BD3CF1">
        <w:rPr>
          <w:lang w:val="en-GB"/>
        </w:rPr>
        <w:t xml:space="preserve">do not </w:t>
      </w:r>
      <w:r w:rsidRPr="7E864098" w:rsidR="6F8CE656">
        <w:rPr>
          <w:lang w:val="en-GB"/>
        </w:rPr>
        <w:t xml:space="preserve">necessarily </w:t>
      </w:r>
      <w:r w:rsidRPr="7E864098" w:rsidR="73BD3CF1">
        <w:rPr>
          <w:lang w:val="en-GB"/>
        </w:rPr>
        <w:t xml:space="preserve">align with </w:t>
      </w:r>
      <w:r w:rsidRPr="7E864098" w:rsidR="4BB98D30">
        <w:rPr>
          <w:lang w:val="en-GB"/>
        </w:rPr>
        <w:t xml:space="preserve">the ones defined by </w:t>
      </w:r>
      <w:r w:rsidRPr="7E864098" w:rsidR="1FBD2756">
        <w:rPr>
          <w:lang w:val="en-GB"/>
        </w:rPr>
        <w:t>grid</w:t>
      </w:r>
      <w:r w:rsidRPr="7E864098" w:rsidR="34E3F3C0">
        <w:rPr>
          <w:lang w:val="en-GB"/>
        </w:rPr>
        <w:t xml:space="preserve"> structure</w:t>
      </w:r>
      <w:r w:rsidRPr="7E864098" w:rsidR="1B0CA0A4">
        <w:rPr>
          <w:lang w:val="en-GB"/>
        </w:rPr>
        <w:t xml:space="preserve">. Finding ways to bridge this </w:t>
      </w:r>
      <w:r w:rsidRPr="7E864098" w:rsidR="6F5C1043">
        <w:rPr>
          <w:lang w:val="en-GB"/>
        </w:rPr>
        <w:t>misalignment</w:t>
      </w:r>
      <w:r w:rsidRPr="7E864098" w:rsidR="1B0CA0A4">
        <w:rPr>
          <w:lang w:val="en-GB"/>
        </w:rPr>
        <w:t xml:space="preserve"> is </w:t>
      </w:r>
      <w:r w:rsidRPr="7E864098" w:rsidR="0A13142C">
        <w:rPr>
          <w:lang w:val="en-GB"/>
        </w:rPr>
        <w:t>essential</w:t>
      </w:r>
      <w:r w:rsidRPr="7E864098" w:rsidR="1B0CA0A4">
        <w:rPr>
          <w:lang w:val="en-GB"/>
        </w:rPr>
        <w:t>.</w:t>
      </w:r>
    </w:p>
    <w:p w:rsidR="683D73DA" w:rsidP="007F627E" w:rsidRDefault="4B6075A0" w14:paraId="7561E588" w14:textId="1E49BB68">
      <w:pPr>
        <w:pStyle w:val="BodyText"/>
        <w:numPr>
          <w:ilvl w:val="0"/>
          <w:numId w:val="25"/>
        </w:numPr>
        <w:rPr>
          <w:lang w:val="en-GB"/>
        </w:rPr>
      </w:pPr>
      <w:r w:rsidRPr="7E864098">
        <w:rPr>
          <w:lang w:val="en-GB"/>
        </w:rPr>
        <w:t xml:space="preserve">Forecasts for </w:t>
      </w:r>
      <w:proofErr w:type="spellStart"/>
      <w:r w:rsidRPr="7E864098">
        <w:rPr>
          <w:lang w:val="en-GB"/>
        </w:rPr>
        <w:t>eHDVs</w:t>
      </w:r>
      <w:proofErr w:type="spellEnd"/>
      <w:r w:rsidRPr="7E864098" w:rsidR="71382FE9">
        <w:rPr>
          <w:lang w:val="en-GB"/>
        </w:rPr>
        <w:t>’</w:t>
      </w:r>
      <w:r w:rsidRPr="7E864098">
        <w:rPr>
          <w:lang w:val="en-GB"/>
        </w:rPr>
        <w:t xml:space="preserve"> future </w:t>
      </w:r>
      <w:r w:rsidRPr="7E864098" w:rsidR="150A90CA">
        <w:rPr>
          <w:lang w:val="en-GB"/>
        </w:rPr>
        <w:t xml:space="preserve">charging </w:t>
      </w:r>
      <w:r w:rsidRPr="7E864098">
        <w:rPr>
          <w:lang w:val="en-GB"/>
        </w:rPr>
        <w:t xml:space="preserve">capacity needs are to be restricted to parties with access rights. </w:t>
      </w:r>
    </w:p>
    <w:p w:rsidR="683D73DA" w:rsidP="007F627E" w:rsidRDefault="3357887C" w14:paraId="07677CAB" w14:textId="7F57E2D6">
      <w:pPr>
        <w:pStyle w:val="BodyText"/>
        <w:numPr>
          <w:ilvl w:val="0"/>
          <w:numId w:val="25"/>
        </w:numPr>
        <w:rPr>
          <w:lang w:val="en-GB"/>
        </w:rPr>
      </w:pPr>
      <w:r w:rsidRPr="771AB155">
        <w:rPr>
          <w:lang w:val="en-GB"/>
        </w:rPr>
        <w:t>Access to grid hosting capacity is unrestricted.</w:t>
      </w:r>
    </w:p>
    <w:p w:rsidR="683D73DA" w:rsidP="007F627E" w:rsidRDefault="47EEEE01" w14:paraId="2671F7EB" w14:textId="7A9DE6D2">
      <w:pPr>
        <w:pStyle w:val="BodyText"/>
        <w:numPr>
          <w:ilvl w:val="0"/>
          <w:numId w:val="25"/>
        </w:numPr>
        <w:rPr>
          <w:lang w:val="en-GB"/>
        </w:rPr>
      </w:pPr>
      <w:r w:rsidRPr="68ECF823">
        <w:rPr>
          <w:lang w:val="en-US"/>
        </w:rPr>
        <w:t>The energy sector is undergoing</w:t>
      </w:r>
      <w:r w:rsidRPr="68ECF823" w:rsidR="559315F1">
        <w:rPr>
          <w:lang w:val="en-US"/>
        </w:rPr>
        <w:t xml:space="preserve"> </w:t>
      </w:r>
      <w:r w:rsidRPr="68ECF823">
        <w:rPr>
          <w:lang w:val="en-US"/>
        </w:rPr>
        <w:t>rapid transformation</w:t>
      </w:r>
      <w:r w:rsidRPr="68ECF823" w:rsidR="0B1A42C9">
        <w:rPr>
          <w:lang w:val="en-US"/>
        </w:rPr>
        <w:t>,</w:t>
      </w:r>
      <w:r w:rsidRPr="68ECF823">
        <w:rPr>
          <w:lang w:val="en-US"/>
        </w:rPr>
        <w:t xml:space="preserve"> driven by decarbonization, decentralization, </w:t>
      </w:r>
      <w:proofErr w:type="spellStart"/>
      <w:r w:rsidRPr="68ECF823">
        <w:rPr>
          <w:lang w:val="en-US"/>
        </w:rPr>
        <w:t>digitali</w:t>
      </w:r>
      <w:r w:rsidRPr="68ECF823" w:rsidR="4A6E43A7">
        <w:rPr>
          <w:lang w:val="en-US"/>
        </w:rPr>
        <w:t>s</w:t>
      </w:r>
      <w:r w:rsidRPr="68ECF823">
        <w:rPr>
          <w:lang w:val="en-US"/>
        </w:rPr>
        <w:t>ation</w:t>
      </w:r>
      <w:proofErr w:type="spellEnd"/>
      <w:r w:rsidRPr="68ECF823" w:rsidR="0B0DFDF9">
        <w:rPr>
          <w:lang w:val="en-US"/>
        </w:rPr>
        <w:t xml:space="preserve"> and electrification</w:t>
      </w:r>
      <w:r w:rsidRPr="68ECF823">
        <w:rPr>
          <w:lang w:val="en-US"/>
        </w:rPr>
        <w:t>. Long-term forecasts are essential to anticipate future energy demand, generation capacity and infrastructure needs</w:t>
      </w:r>
      <w:r w:rsidRPr="68ECF823" w:rsidR="7E110650">
        <w:rPr>
          <w:lang w:val="en-US"/>
        </w:rPr>
        <w:t>. Such forecasts</w:t>
      </w:r>
      <w:r w:rsidRPr="68ECF823">
        <w:rPr>
          <w:lang w:val="en-US"/>
        </w:rPr>
        <w:t xml:space="preserve"> enabl</w:t>
      </w:r>
      <w:r w:rsidRPr="68ECF823" w:rsidR="43BBBD25">
        <w:rPr>
          <w:lang w:val="en-US"/>
        </w:rPr>
        <w:t>e</w:t>
      </w:r>
      <w:r w:rsidRPr="68ECF823">
        <w:rPr>
          <w:lang w:val="en-US"/>
        </w:rPr>
        <w:t xml:space="preserve"> proactive investment and policy</w:t>
      </w:r>
      <w:r w:rsidRPr="68ECF823" w:rsidR="2C18EECF">
        <w:rPr>
          <w:lang w:val="en-US"/>
        </w:rPr>
        <w:t xml:space="preserve"> </w:t>
      </w:r>
      <w:r w:rsidRPr="68ECF823">
        <w:rPr>
          <w:lang w:val="en-US"/>
        </w:rPr>
        <w:t>planning</w:t>
      </w:r>
      <w:r w:rsidRPr="68ECF823" w:rsidR="5481A62B">
        <w:rPr>
          <w:lang w:val="en-US"/>
        </w:rPr>
        <w:t xml:space="preserve">, </w:t>
      </w:r>
      <w:r w:rsidRPr="68ECF823" w:rsidR="4E3E0A5E">
        <w:rPr>
          <w:lang w:val="en-US"/>
        </w:rPr>
        <w:t>eff</w:t>
      </w:r>
      <w:r w:rsidRPr="68ECF823" w:rsidR="660F7D95">
        <w:rPr>
          <w:lang w:val="en-US"/>
        </w:rPr>
        <w:t>i</w:t>
      </w:r>
      <w:r w:rsidRPr="68ECF823" w:rsidR="4E3E0A5E">
        <w:rPr>
          <w:lang w:val="en-US"/>
        </w:rPr>
        <w:t xml:space="preserve">cient </w:t>
      </w:r>
      <w:r w:rsidRPr="68ECF823" w:rsidR="1E5A2B30">
        <w:rPr>
          <w:lang w:val="en-US"/>
        </w:rPr>
        <w:t>grid</w:t>
      </w:r>
      <w:r w:rsidRPr="68ECF823" w:rsidR="7DCFB6CF">
        <w:rPr>
          <w:lang w:val="en-US"/>
        </w:rPr>
        <w:t xml:space="preserve"> </w:t>
      </w:r>
      <w:r w:rsidRPr="68ECF823" w:rsidR="4E3E0A5E">
        <w:rPr>
          <w:lang w:val="en-US"/>
        </w:rPr>
        <w:t xml:space="preserve">use and </w:t>
      </w:r>
      <w:r w:rsidRPr="68ECF823" w:rsidR="669CB4A0">
        <w:rPr>
          <w:lang w:val="en-US"/>
        </w:rPr>
        <w:t xml:space="preserve">the </w:t>
      </w:r>
      <w:r w:rsidRPr="68ECF823" w:rsidR="4E3E0A5E">
        <w:rPr>
          <w:lang w:val="en-US"/>
        </w:rPr>
        <w:t>avoidance of stranded assets</w:t>
      </w:r>
      <w:r w:rsidRPr="68ECF823" w:rsidR="1E44C8A6">
        <w:rPr>
          <w:lang w:val="en-US"/>
        </w:rPr>
        <w:t>.</w:t>
      </w:r>
    </w:p>
    <w:p w:rsidR="683D73DA" w:rsidP="007F627E" w:rsidRDefault="00DA006E" w14:paraId="28B5D0C7" w14:textId="5826422E">
      <w:pPr>
        <w:pStyle w:val="BodyText"/>
        <w:numPr>
          <w:ilvl w:val="0"/>
          <w:numId w:val="25"/>
        </w:numPr>
        <w:rPr>
          <w:lang w:val="en-GB"/>
        </w:rPr>
      </w:pPr>
      <w:r w:rsidRPr="7E864098">
        <w:rPr>
          <w:lang w:val="en-US"/>
        </w:rPr>
        <w:t xml:space="preserve">Stakeholders, </w:t>
      </w:r>
      <w:r w:rsidRPr="7E864098" w:rsidR="4B6075A0">
        <w:rPr>
          <w:lang w:val="en-US"/>
        </w:rPr>
        <w:t xml:space="preserve">including transmission and distribution system operators, regulators, and market participants—require a </w:t>
      </w:r>
      <w:r w:rsidRPr="7E864098">
        <w:rPr>
          <w:lang w:val="en-US"/>
        </w:rPr>
        <w:t xml:space="preserve">harmonized </w:t>
      </w:r>
      <w:r w:rsidRPr="7E864098" w:rsidR="4B6075A0">
        <w:rPr>
          <w:lang w:val="en-US"/>
        </w:rPr>
        <w:t xml:space="preserve">approach to forecasting </w:t>
      </w:r>
      <w:r w:rsidRPr="7E864098" w:rsidR="0EC90915">
        <w:rPr>
          <w:lang w:val="en-US"/>
        </w:rPr>
        <w:t xml:space="preserve">for </w:t>
      </w:r>
      <w:r w:rsidRPr="7E864098" w:rsidR="4B6075A0">
        <w:rPr>
          <w:lang w:val="en-US"/>
        </w:rPr>
        <w:t>align</w:t>
      </w:r>
      <w:r w:rsidRPr="7E864098" w:rsidR="5E288CCF">
        <w:rPr>
          <w:lang w:val="en-US"/>
        </w:rPr>
        <w:t xml:space="preserve">ing </w:t>
      </w:r>
      <w:r w:rsidRPr="7E864098" w:rsidR="4B6075A0">
        <w:rPr>
          <w:lang w:val="en-US"/>
        </w:rPr>
        <w:t>national and regional strategies.</w:t>
      </w:r>
      <w:del w:author="Lars-Henrik Björnsson" w:date="2025-11-12T16:45:00Z" w:id="3">
        <w:r w:rsidRPr="7E864098" w:rsidDel="00AB6C11">
          <w:rPr>
            <w:lang w:val="en-GB"/>
          </w:rPr>
          <w:delText xml:space="preserve"> </w:delText>
        </w:r>
      </w:del>
      <w:r w:rsidRPr="7E864098" w:rsidR="4B6075A0">
        <w:rPr>
          <w:lang w:val="en-GB"/>
        </w:rPr>
        <w:t xml:space="preserve"> </w:t>
      </w:r>
      <w:r w:rsidRPr="7E864098" w:rsidR="4B6075A0">
        <w:rPr>
          <w:lang w:val="en-US"/>
        </w:rPr>
        <w:t xml:space="preserve">This document addresses a common framework for the development, validation and use of long-term </w:t>
      </w:r>
      <w:r w:rsidRPr="7E864098" w:rsidR="20B34C07">
        <w:rPr>
          <w:lang w:val="en-US"/>
        </w:rPr>
        <w:t>power</w:t>
      </w:r>
      <w:r w:rsidRPr="7E864098" w:rsidR="4B6075A0">
        <w:rPr>
          <w:lang w:val="en-US"/>
        </w:rPr>
        <w:t xml:space="preserve"> forecasts that encourages the consistent and transparent application of long-term forecasting practices in support of a resilient and sustainable energy system.</w:t>
      </w:r>
      <w:r w:rsidRPr="7E864098" w:rsidR="4B6075A0">
        <w:rPr>
          <w:lang w:val="en-GB"/>
        </w:rPr>
        <w:t xml:space="preserve"> </w:t>
      </w:r>
    </w:p>
    <w:p w:rsidRPr="003516DA" w:rsidR="003516DA" w:rsidP="5CAF0BBC" w:rsidRDefault="6A48DC12" w14:paraId="7BD0DE76" w14:textId="33DCFC63">
      <w:pPr>
        <w:spacing w:after="20"/>
        <w:rPr>
          <w:del w:author="Wiss Emma (DU-I)" w:date="2025-10-20T11:07:00Z" w16du:dateUtc="2025-10-20T09:07:00Z" w:id="4"/>
          <w:rFonts w:eastAsiaTheme="minorEastAsia"/>
          <w:highlight w:val="red"/>
          <w:lang w:val="en-GB"/>
        </w:rPr>
      </w:pPr>
      <w:r w:rsidRPr="5CAF0BBC">
        <w:rPr>
          <w:rFonts w:eastAsiaTheme="minorEastAsia"/>
          <w:lang w:val="en-GB"/>
        </w:rPr>
        <w:t xml:space="preserve"> </w:t>
      </w:r>
    </w:p>
    <w:p w:rsidRPr="001F6BB9" w:rsidR="003135C6" w:rsidRDefault="00D613C4" w14:paraId="3127BD76" w14:textId="77777777">
      <w:pPr>
        <w:spacing w:after="20"/>
        <w:jc w:val="center"/>
        <w:rPr>
          <w:rFonts w:cstheme="minorHAnsi"/>
          <w:lang w:val="en-GB"/>
        </w:rPr>
        <w:pPrChange w:author="Wiss Emma (DU-I)" w:date="2025-10-20T11:07:00Z" w16du:dateUtc="2025-10-20T09:07:00Z" w:id="5">
          <w:pPr>
            <w:jc w:val="center"/>
          </w:pPr>
        </w:pPrChange>
      </w:pPr>
      <w:r w:rsidRPr="001F6BB9">
        <w:rPr>
          <w:rFonts w:cstheme="minorHAnsi"/>
          <w:lang w:val="en-GB"/>
        </w:rPr>
        <w:t>CHAPTER  I</w:t>
      </w:r>
    </w:p>
    <w:p w:rsidRPr="001F6BB9" w:rsidR="003135C6" w:rsidRDefault="00DF1E9C" w14:paraId="40D732D9" w14:textId="307A6E1B">
      <w:pPr>
        <w:jc w:val="center"/>
        <w:rPr>
          <w:rFonts w:cstheme="minorHAnsi"/>
          <w:b/>
          <w:bCs/>
          <w:lang w:val="en-GB"/>
        </w:rPr>
      </w:pPr>
      <w:r w:rsidRPr="001F6BB9">
        <w:rPr>
          <w:rFonts w:cstheme="minorHAnsi"/>
          <w:b/>
          <w:bCs/>
          <w:lang w:val="en-GB"/>
        </w:rPr>
        <w:t xml:space="preserve">Regarding </w:t>
      </w:r>
      <w:r w:rsidRPr="001F6BB9" w:rsidR="00D613C4">
        <w:rPr>
          <w:rFonts w:cstheme="minorHAnsi"/>
          <w:b/>
          <w:bCs/>
          <w:lang w:val="en-GB"/>
        </w:rPr>
        <w:t>GENERAL  PROVISIONS</w:t>
      </w:r>
    </w:p>
    <w:p w:rsidRPr="001F6BB9" w:rsidR="003135C6" w:rsidRDefault="00DF1E9C" w14:paraId="0D468E7F" w14:textId="7477D1A7">
      <w:pPr>
        <w:jc w:val="center"/>
        <w:rPr>
          <w:rFonts w:cstheme="minorHAnsi"/>
          <w:lang w:val="en-GB"/>
        </w:rPr>
      </w:pPr>
      <w:r w:rsidRPr="001F6BB9">
        <w:rPr>
          <w:rFonts w:cstheme="minorHAnsi"/>
          <w:i/>
          <w:iCs/>
          <w:lang w:val="en-GB"/>
        </w:rPr>
        <w:t>Issue</w:t>
      </w:r>
      <w:r w:rsidRPr="001F6BB9" w:rsidR="00D613C4">
        <w:rPr>
          <w:rFonts w:cstheme="minorHAnsi"/>
          <w:i/>
          <w:iCs/>
          <w:lang w:val="en-GB"/>
        </w:rPr>
        <w:t xml:space="preserve">  1</w:t>
      </w:r>
      <w:r w:rsidRPr="001F6BB9" w:rsidR="00D613C4">
        <w:rPr>
          <w:rFonts w:cstheme="minorHAnsi"/>
          <w:lang w:val="en-GB"/>
        </w:rPr>
        <w:t xml:space="preserve">  </w:t>
      </w:r>
    </w:p>
    <w:p w:rsidRPr="001F6BB9" w:rsidR="003135C6" w:rsidP="771AB155" w:rsidRDefault="6BFF0358" w14:paraId="5C85C79A" w14:textId="54D94D9D">
      <w:pPr>
        <w:jc w:val="center"/>
        <w:rPr>
          <w:rFonts w:eastAsiaTheme="minorEastAsia"/>
          <w:lang w:val="en-GB"/>
        </w:rPr>
      </w:pPr>
      <w:r w:rsidRPr="771AB155">
        <w:rPr>
          <w:rFonts w:eastAsiaTheme="minorEastAsia"/>
          <w:b/>
          <w:bCs/>
          <w:lang w:val="en-GB"/>
        </w:rPr>
        <w:t>On s</w:t>
      </w:r>
      <w:r w:rsidRPr="771AB155" w:rsidR="3133CDC1">
        <w:rPr>
          <w:rFonts w:eastAsiaTheme="minorEastAsia"/>
          <w:b/>
          <w:bCs/>
          <w:lang w:val="en-GB"/>
        </w:rPr>
        <w:t>ubject  matter  and scope</w:t>
      </w:r>
      <w:r w:rsidRPr="771AB155" w:rsidR="3133CDC1">
        <w:rPr>
          <w:rFonts w:eastAsiaTheme="minorEastAsia"/>
          <w:b/>
          <w:bCs/>
          <w:color w:val="FF0000"/>
          <w:lang w:val="en-GB"/>
        </w:rPr>
        <w:t xml:space="preserve"> </w:t>
      </w:r>
    </w:p>
    <w:p w:rsidR="771AB155" w:rsidP="771AB155" w:rsidRDefault="771AB155" w14:paraId="47FBE9F5" w14:textId="59BF587E">
      <w:pPr>
        <w:jc w:val="center"/>
        <w:rPr>
          <w:rFonts w:eastAsiaTheme="minorEastAsia"/>
          <w:b/>
          <w:bCs/>
          <w:color w:val="FF0000"/>
          <w:lang w:val="en-GB"/>
        </w:rPr>
      </w:pPr>
    </w:p>
    <w:p w:rsidRPr="001F6BB9" w:rsidR="003135C6" w:rsidP="5CAF0BBC" w:rsidRDefault="00DF1E9C" w14:paraId="58EF7EAF" w14:textId="74BEDA7D">
      <w:pPr>
        <w:jc w:val="center"/>
        <w:rPr>
          <w:i/>
          <w:iCs/>
          <w:lang w:val="en-GB"/>
        </w:rPr>
      </w:pPr>
      <w:r w:rsidRPr="5CAF0BBC">
        <w:rPr>
          <w:i/>
          <w:iCs/>
          <w:lang w:val="en-GB"/>
        </w:rPr>
        <w:t>Issue</w:t>
      </w:r>
      <w:r w:rsidRPr="5CAF0BBC" w:rsidR="00D613C4">
        <w:rPr>
          <w:i/>
          <w:iCs/>
          <w:lang w:val="en-GB"/>
        </w:rPr>
        <w:t xml:space="preserve"> 2</w:t>
      </w:r>
    </w:p>
    <w:p w:rsidRPr="001F6BB9" w:rsidR="003135C6" w:rsidP="00E032F9" w:rsidRDefault="00DF1E9C" w14:paraId="29D6B04F" w14:textId="7472A56A">
      <w:pPr>
        <w:jc w:val="center"/>
        <w:rPr>
          <w:rFonts w:eastAsiaTheme="minorEastAsia" w:cstheme="minorHAnsi"/>
          <w:lang w:val="en-GB"/>
        </w:rPr>
      </w:pPr>
      <w:r w:rsidRPr="001F6BB9">
        <w:rPr>
          <w:rFonts w:cstheme="minorHAnsi"/>
          <w:b/>
          <w:bCs/>
          <w:lang w:val="en-GB"/>
        </w:rPr>
        <w:t>On d</w:t>
      </w:r>
      <w:r w:rsidRPr="001F6BB9" w:rsidR="00D613C4">
        <w:rPr>
          <w:rFonts w:cstheme="minorHAnsi"/>
          <w:b/>
          <w:bCs/>
          <w:lang w:val="en-GB"/>
        </w:rPr>
        <w:t>efinitions</w:t>
      </w:r>
    </w:p>
    <w:p w:rsidRPr="001F6BB9" w:rsidR="003135C6" w:rsidP="403CD58F" w:rsidRDefault="00D613C4" w14:paraId="0FA884A7" w14:textId="32D5BE45">
      <w:r w:rsidRPr="5CAF0BBC">
        <w:rPr>
          <w:rFonts w:eastAsiaTheme="minorEastAsia"/>
          <w:lang w:val="en-GB"/>
        </w:rPr>
        <w:t xml:space="preserve">For the purpose of this </w:t>
      </w:r>
      <w:r w:rsidRPr="5CAF0BBC" w:rsidR="3AFA6A40">
        <w:rPr>
          <w:rFonts w:eastAsiaTheme="minorEastAsia"/>
          <w:lang w:val="en-GB"/>
        </w:rPr>
        <w:t>document</w:t>
      </w:r>
      <w:r w:rsidRPr="5CAF0BBC">
        <w:rPr>
          <w:rFonts w:eastAsiaTheme="minorEastAsia"/>
          <w:lang w:val="en-GB"/>
        </w:rPr>
        <w:t>, the following definitions shall apply:</w:t>
      </w:r>
    </w:p>
    <w:p w:rsidRPr="00053344" w:rsidR="00EE613F" w:rsidP="05AA7132" w:rsidRDefault="009437EA" w14:paraId="148989A8" w14:textId="596C48EE">
      <w:pPr>
        <w:pStyle w:val="ListParagraph"/>
        <w:numPr>
          <w:ilvl w:val="0"/>
          <w:numId w:val="21"/>
        </w:numPr>
        <w:spacing w:after="0"/>
        <w:rPr>
          <w:rFonts w:eastAsiaTheme="minorEastAsia"/>
          <w:lang w:val="en-GB"/>
        </w:rPr>
      </w:pPr>
      <w:r w:rsidRPr="05AA7132">
        <w:rPr>
          <w:rFonts w:eastAsiaTheme="minorEastAsia"/>
          <w:lang w:val="en-GB"/>
        </w:rPr>
        <w:t>‘</w:t>
      </w:r>
      <w:proofErr w:type="spellStart"/>
      <w:r w:rsidRPr="05AA7132">
        <w:rPr>
          <w:rFonts w:eastAsiaTheme="minorEastAsia"/>
          <w:lang w:val="en-GB"/>
        </w:rPr>
        <w:t>eHDV</w:t>
      </w:r>
      <w:proofErr w:type="spellEnd"/>
      <w:r w:rsidRPr="05AA7132" w:rsidR="00053344">
        <w:rPr>
          <w:rFonts w:eastAsiaTheme="minorEastAsia"/>
          <w:lang w:val="en-GB"/>
        </w:rPr>
        <w:t xml:space="preserve"> ’</w:t>
      </w:r>
      <w:r w:rsidRPr="05AA7132">
        <w:rPr>
          <w:rFonts w:eastAsiaTheme="minorEastAsia"/>
          <w:lang w:val="en-GB"/>
        </w:rPr>
        <w:t xml:space="preserve"> in the context of this </w:t>
      </w:r>
      <w:r w:rsidRPr="692E8576" w:rsidR="007D14FE">
        <w:rPr>
          <w:rFonts w:eastAsiaTheme="minorEastAsia"/>
          <w:lang w:val="en-GB"/>
        </w:rPr>
        <w:t>document</w:t>
      </w:r>
      <w:r w:rsidRPr="05AA7132">
        <w:rPr>
          <w:rFonts w:eastAsiaTheme="minorEastAsia"/>
          <w:lang w:val="en-GB"/>
        </w:rPr>
        <w:t xml:space="preserve">, </w:t>
      </w:r>
      <w:r w:rsidRPr="05AA7132" w:rsidR="00053344">
        <w:rPr>
          <w:rFonts w:eastAsiaTheme="minorEastAsia"/>
          <w:lang w:val="en-GB"/>
        </w:rPr>
        <w:t xml:space="preserve">means </w:t>
      </w:r>
      <w:r w:rsidR="007225B3">
        <w:rPr>
          <w:rFonts w:eastAsiaTheme="minorEastAsia"/>
          <w:lang w:val="en-GB"/>
        </w:rPr>
        <w:t>electric</w:t>
      </w:r>
      <w:r w:rsidRPr="05AA7132" w:rsidR="00354B3D">
        <w:rPr>
          <w:rFonts w:eastAsiaTheme="minorEastAsia"/>
          <w:lang w:val="en-GB"/>
        </w:rPr>
        <w:t xml:space="preserve"> </w:t>
      </w:r>
      <w:r w:rsidRPr="05AA7132" w:rsidR="00D47D46">
        <w:rPr>
          <w:rFonts w:eastAsiaTheme="minorEastAsia"/>
          <w:lang w:val="en-GB"/>
        </w:rPr>
        <w:t>H</w:t>
      </w:r>
      <w:r w:rsidRPr="05AA7132" w:rsidR="00A3504C">
        <w:rPr>
          <w:rFonts w:eastAsiaTheme="minorEastAsia"/>
          <w:lang w:val="en-GB"/>
        </w:rPr>
        <w:t>eavy</w:t>
      </w:r>
      <w:r w:rsidRPr="182A2135" w:rsidR="1F94BC48">
        <w:rPr>
          <w:rFonts w:eastAsiaTheme="minorEastAsia"/>
          <w:lang w:val="en-GB"/>
        </w:rPr>
        <w:t>-</w:t>
      </w:r>
      <w:r w:rsidRPr="05AA7132" w:rsidR="00D47D46">
        <w:rPr>
          <w:rFonts w:eastAsiaTheme="minorEastAsia"/>
          <w:lang w:val="en-GB"/>
        </w:rPr>
        <w:t>D</w:t>
      </w:r>
      <w:r w:rsidRPr="05AA7132" w:rsidR="00A3504C">
        <w:rPr>
          <w:rFonts w:eastAsiaTheme="minorEastAsia"/>
          <w:lang w:val="en-GB"/>
        </w:rPr>
        <w:t xml:space="preserve">uty </w:t>
      </w:r>
      <w:r w:rsidRPr="05AA7132" w:rsidR="00D47D46">
        <w:rPr>
          <w:rFonts w:eastAsiaTheme="minorEastAsia"/>
          <w:lang w:val="en-GB"/>
        </w:rPr>
        <w:t>V</w:t>
      </w:r>
      <w:r w:rsidRPr="05AA7132" w:rsidR="00A3504C">
        <w:rPr>
          <w:rFonts w:eastAsiaTheme="minorEastAsia"/>
          <w:lang w:val="en-GB"/>
        </w:rPr>
        <w:t xml:space="preserve">ehicle </w:t>
      </w:r>
    </w:p>
    <w:p w:rsidR="00053344" w:rsidP="05AA7132" w:rsidRDefault="00053344" w14:paraId="30E6D8CF" w14:textId="3397B0E8">
      <w:pPr>
        <w:pStyle w:val="ListParagraph"/>
        <w:numPr>
          <w:ilvl w:val="0"/>
          <w:numId w:val="21"/>
        </w:numPr>
        <w:spacing w:after="0"/>
        <w:rPr>
          <w:rFonts w:eastAsiaTheme="minorEastAsia"/>
          <w:lang w:val="en-GB"/>
        </w:rPr>
      </w:pPr>
      <w:r w:rsidRPr="05AA7132">
        <w:rPr>
          <w:rFonts w:eastAsiaTheme="minorEastAsia"/>
          <w:lang w:val="en-GB"/>
        </w:rPr>
        <w:t>‘</w:t>
      </w:r>
      <w:proofErr w:type="spellStart"/>
      <w:r w:rsidRPr="05AA7132">
        <w:rPr>
          <w:rFonts w:eastAsiaTheme="minorEastAsia"/>
          <w:lang w:val="en-GB"/>
        </w:rPr>
        <w:t>eHDV</w:t>
      </w:r>
      <w:proofErr w:type="spellEnd"/>
      <w:r w:rsidRPr="05AA7132" w:rsidR="00D47D46">
        <w:rPr>
          <w:rFonts w:eastAsiaTheme="minorEastAsia"/>
          <w:lang w:val="en-GB"/>
        </w:rPr>
        <w:t xml:space="preserve"> data</w:t>
      </w:r>
      <w:r w:rsidRPr="05AA7132">
        <w:rPr>
          <w:rFonts w:eastAsiaTheme="minorEastAsia"/>
          <w:lang w:val="en-GB"/>
        </w:rPr>
        <w:t xml:space="preserve">’ in the context of this </w:t>
      </w:r>
      <w:r w:rsidRPr="692E8576" w:rsidR="1A61A582">
        <w:rPr>
          <w:rFonts w:eastAsiaTheme="minorEastAsia"/>
          <w:lang w:val="en-GB"/>
        </w:rPr>
        <w:t>document</w:t>
      </w:r>
      <w:r w:rsidRPr="05AA7132">
        <w:rPr>
          <w:rFonts w:eastAsiaTheme="minorEastAsia"/>
          <w:lang w:val="en-GB"/>
        </w:rPr>
        <w:t>, means</w:t>
      </w:r>
      <w:r w:rsidRPr="05AA7132" w:rsidR="00D47D46">
        <w:rPr>
          <w:rFonts w:eastAsiaTheme="minorEastAsia"/>
          <w:lang w:val="en-GB"/>
        </w:rPr>
        <w:t xml:space="preserve"> data </w:t>
      </w:r>
      <w:r w:rsidR="00A30AAD">
        <w:rPr>
          <w:rFonts w:eastAsiaTheme="minorEastAsia"/>
          <w:lang w:val="en-GB"/>
        </w:rPr>
        <w:t xml:space="preserve">related to and </w:t>
      </w:r>
      <w:r w:rsidRPr="05AA7132" w:rsidR="00D81EC0">
        <w:rPr>
          <w:rFonts w:eastAsiaTheme="minorEastAsia"/>
          <w:lang w:val="en-GB"/>
        </w:rPr>
        <w:t>from</w:t>
      </w:r>
      <w:r w:rsidRPr="05AA7132">
        <w:rPr>
          <w:rFonts w:eastAsiaTheme="minorEastAsia"/>
          <w:lang w:val="en-GB"/>
        </w:rPr>
        <w:t xml:space="preserve"> </w:t>
      </w:r>
      <w:r w:rsidR="007225B3">
        <w:rPr>
          <w:rFonts w:eastAsiaTheme="minorEastAsia"/>
          <w:lang w:val="en-GB"/>
        </w:rPr>
        <w:t>electric</w:t>
      </w:r>
      <w:r w:rsidRPr="05AA7132">
        <w:rPr>
          <w:rFonts w:eastAsiaTheme="minorEastAsia"/>
          <w:lang w:val="en-GB"/>
        </w:rPr>
        <w:t xml:space="preserve"> </w:t>
      </w:r>
      <w:r w:rsidRPr="05AA7132" w:rsidR="00D81EC0">
        <w:rPr>
          <w:rFonts w:eastAsiaTheme="minorEastAsia"/>
          <w:lang w:val="en-GB"/>
        </w:rPr>
        <w:t>H</w:t>
      </w:r>
      <w:r w:rsidRPr="05AA7132">
        <w:rPr>
          <w:rFonts w:eastAsiaTheme="minorEastAsia"/>
          <w:lang w:val="en-GB"/>
        </w:rPr>
        <w:t>eavy</w:t>
      </w:r>
      <w:r w:rsidRPr="182A2135" w:rsidR="1F94BC48">
        <w:rPr>
          <w:rFonts w:eastAsiaTheme="minorEastAsia"/>
          <w:lang w:val="en-GB"/>
        </w:rPr>
        <w:t>-</w:t>
      </w:r>
      <w:r w:rsidRPr="05AA7132" w:rsidR="00D81EC0">
        <w:rPr>
          <w:rFonts w:eastAsiaTheme="minorEastAsia"/>
          <w:lang w:val="en-GB"/>
        </w:rPr>
        <w:t>D</w:t>
      </w:r>
      <w:r w:rsidRPr="05AA7132">
        <w:rPr>
          <w:rFonts w:eastAsiaTheme="minorEastAsia"/>
          <w:lang w:val="en-GB"/>
        </w:rPr>
        <w:t xml:space="preserve">uty </w:t>
      </w:r>
      <w:r w:rsidRPr="05AA7132" w:rsidR="00D81EC0">
        <w:rPr>
          <w:rFonts w:eastAsiaTheme="minorEastAsia"/>
          <w:lang w:val="en-GB"/>
        </w:rPr>
        <w:t>V</w:t>
      </w:r>
      <w:r w:rsidRPr="05AA7132">
        <w:rPr>
          <w:rFonts w:eastAsiaTheme="minorEastAsia"/>
          <w:lang w:val="en-GB"/>
        </w:rPr>
        <w:t xml:space="preserve">ehicles </w:t>
      </w:r>
    </w:p>
    <w:p w:rsidRPr="00A035FE" w:rsidR="00D81EC0" w:rsidP="7E864098" w:rsidRDefault="2BEBAF60" w14:paraId="01BCA9F3" w14:textId="0FDD7300">
      <w:pPr>
        <w:pStyle w:val="ListParagraph"/>
        <w:numPr>
          <w:ilvl w:val="0"/>
          <w:numId w:val="21"/>
        </w:numPr>
        <w:spacing w:after="0"/>
        <w:rPr>
          <w:rFonts w:eastAsiaTheme="minorEastAsia"/>
          <w:lang w:val="en-GB"/>
        </w:rPr>
      </w:pPr>
      <w:r w:rsidRPr="7E864098">
        <w:rPr>
          <w:rFonts w:eastAsiaTheme="minorEastAsia"/>
          <w:lang w:val="en-GB"/>
        </w:rPr>
        <w:t>‘</w:t>
      </w:r>
      <w:proofErr w:type="spellStart"/>
      <w:r w:rsidRPr="7E864098">
        <w:rPr>
          <w:rFonts w:eastAsiaTheme="minorEastAsia"/>
          <w:lang w:val="en-GB"/>
        </w:rPr>
        <w:t>eHDV</w:t>
      </w:r>
      <w:proofErr w:type="spellEnd"/>
      <w:r w:rsidRPr="7E864098">
        <w:rPr>
          <w:rFonts w:eastAsiaTheme="minorEastAsia"/>
          <w:lang w:val="en-GB"/>
        </w:rPr>
        <w:t xml:space="preserve"> </w:t>
      </w:r>
      <w:r w:rsidRPr="7E864098" w:rsidR="6124DC39">
        <w:rPr>
          <w:rFonts w:eastAsiaTheme="minorEastAsia"/>
          <w:lang w:val="en-GB"/>
        </w:rPr>
        <w:t xml:space="preserve">long-term </w:t>
      </w:r>
      <w:r w:rsidRPr="7E864098">
        <w:rPr>
          <w:rFonts w:eastAsiaTheme="minorEastAsia"/>
          <w:lang w:val="en-GB"/>
        </w:rPr>
        <w:t xml:space="preserve">forecast’ in the context of this </w:t>
      </w:r>
      <w:r w:rsidRPr="7E864098" w:rsidR="1979AD39">
        <w:rPr>
          <w:rFonts w:eastAsiaTheme="minorEastAsia"/>
          <w:lang w:val="en-GB"/>
        </w:rPr>
        <w:t>document</w:t>
      </w:r>
      <w:r w:rsidRPr="7E864098">
        <w:rPr>
          <w:rFonts w:eastAsiaTheme="minorEastAsia"/>
          <w:lang w:val="en-GB"/>
        </w:rPr>
        <w:t xml:space="preserve">, means a forecast about </w:t>
      </w:r>
      <w:r w:rsidRPr="7E864098" w:rsidR="7A07CD4E">
        <w:rPr>
          <w:rFonts w:eastAsiaTheme="minorEastAsia"/>
          <w:lang w:val="en-GB"/>
        </w:rPr>
        <w:t>electric</w:t>
      </w:r>
      <w:r w:rsidRPr="7E864098">
        <w:rPr>
          <w:rFonts w:eastAsiaTheme="minorEastAsia"/>
          <w:lang w:val="en-GB"/>
        </w:rPr>
        <w:t xml:space="preserve"> Heavy</w:t>
      </w:r>
      <w:r w:rsidRPr="7E864098" w:rsidR="756D3687">
        <w:rPr>
          <w:rFonts w:eastAsiaTheme="minorEastAsia"/>
          <w:lang w:val="en-GB"/>
        </w:rPr>
        <w:t>-</w:t>
      </w:r>
      <w:r w:rsidRPr="7E864098">
        <w:rPr>
          <w:rFonts w:eastAsiaTheme="minorEastAsia"/>
          <w:lang w:val="en-GB"/>
        </w:rPr>
        <w:t xml:space="preserve">Duty Vehicles </w:t>
      </w:r>
      <w:r w:rsidRPr="7E864098" w:rsidR="56900EA7">
        <w:rPr>
          <w:rFonts w:eastAsiaTheme="minorEastAsia"/>
          <w:lang w:val="en-GB"/>
        </w:rPr>
        <w:t xml:space="preserve">future need for </w:t>
      </w:r>
      <w:r w:rsidRPr="7E864098" w:rsidR="76BE0BE2">
        <w:rPr>
          <w:rFonts w:eastAsiaTheme="minorEastAsia"/>
          <w:lang w:val="en-GB"/>
        </w:rPr>
        <w:t xml:space="preserve">charging </w:t>
      </w:r>
      <w:r w:rsidRPr="7E864098" w:rsidR="56900EA7">
        <w:rPr>
          <w:rFonts w:eastAsiaTheme="minorEastAsia"/>
          <w:lang w:val="en-GB"/>
        </w:rPr>
        <w:t>capacity</w:t>
      </w:r>
      <w:r w:rsidRPr="7E864098" w:rsidR="32C46AD8">
        <w:rPr>
          <w:rFonts w:eastAsiaTheme="minorEastAsia"/>
          <w:lang w:val="en-GB"/>
        </w:rPr>
        <w:t xml:space="preserve"> (</w:t>
      </w:r>
      <w:r w:rsidRPr="7E864098" w:rsidR="67047E04">
        <w:rPr>
          <w:rFonts w:eastAsiaTheme="minorEastAsia"/>
          <w:lang w:val="en-GB"/>
        </w:rPr>
        <w:t>current forecasts are often</w:t>
      </w:r>
      <w:r w:rsidRPr="7E864098" w:rsidR="32C46AD8">
        <w:rPr>
          <w:rFonts w:eastAsiaTheme="minorEastAsia"/>
          <w:lang w:val="en-GB"/>
        </w:rPr>
        <w:t xml:space="preserve"> derived from </w:t>
      </w:r>
      <w:r w:rsidRPr="7E864098" w:rsidR="3AD0B983">
        <w:rPr>
          <w:rFonts w:eastAsiaTheme="minorEastAsia"/>
          <w:lang w:val="en-GB"/>
        </w:rPr>
        <w:t xml:space="preserve">information for </w:t>
      </w:r>
      <w:r w:rsidRPr="7E864098" w:rsidR="32C46AD8">
        <w:rPr>
          <w:rFonts w:eastAsiaTheme="minorEastAsia"/>
          <w:lang w:val="en-GB"/>
        </w:rPr>
        <w:t>a mix of current diesel and electrical vehicles)</w:t>
      </w:r>
    </w:p>
    <w:p w:rsidR="7B2E969C" w:rsidP="68ECF823" w:rsidRDefault="32B5CEDA" w14:paraId="54705E9D" w14:textId="286836F4">
      <w:pPr>
        <w:pStyle w:val="ListParagraph"/>
        <w:numPr>
          <w:ilvl w:val="0"/>
          <w:numId w:val="21"/>
        </w:numPr>
        <w:spacing w:after="0"/>
        <w:rPr>
          <w:rFonts w:eastAsiaTheme="minorEastAsia"/>
          <w:lang w:val="en-GB"/>
        </w:rPr>
      </w:pPr>
      <w:r w:rsidRPr="68ECF823">
        <w:rPr>
          <w:rFonts w:eastAsiaTheme="minorEastAsia"/>
          <w:lang w:val="en-GB"/>
        </w:rPr>
        <w:t>‘Long-term forecast</w:t>
      </w:r>
      <w:r w:rsidRPr="68ECF823" w:rsidR="14C2B16D">
        <w:rPr>
          <w:rFonts w:eastAsiaTheme="minorEastAsia"/>
          <w:lang w:val="en-GB"/>
        </w:rPr>
        <w:t xml:space="preserve"> for grid</w:t>
      </w:r>
      <w:r w:rsidRPr="68ECF823" w:rsidR="78DA1E20">
        <w:rPr>
          <w:rFonts w:eastAsiaTheme="minorEastAsia"/>
          <w:lang w:val="en-GB"/>
        </w:rPr>
        <w:t xml:space="preserve"> hosting capacity </w:t>
      </w:r>
      <w:r w:rsidRPr="68ECF823" w:rsidR="5A7DCB7C">
        <w:rPr>
          <w:rFonts w:eastAsiaTheme="minorEastAsia"/>
          <w:lang w:val="en-GB"/>
        </w:rPr>
        <w:t>information’</w:t>
      </w:r>
      <w:r w:rsidRPr="68ECF823">
        <w:rPr>
          <w:rFonts w:eastAsiaTheme="minorEastAsia"/>
          <w:lang w:val="en-GB"/>
        </w:rPr>
        <w:t xml:space="preserve"> in the context of this </w:t>
      </w:r>
      <w:r w:rsidRPr="68ECF823" w:rsidR="39D0816D">
        <w:rPr>
          <w:rFonts w:eastAsiaTheme="minorEastAsia"/>
          <w:lang w:val="en-GB"/>
        </w:rPr>
        <w:t>document</w:t>
      </w:r>
      <w:r w:rsidRPr="68ECF823">
        <w:rPr>
          <w:rFonts w:eastAsiaTheme="minorEastAsia"/>
          <w:lang w:val="en-GB"/>
        </w:rPr>
        <w:t>, m</w:t>
      </w:r>
      <w:r w:rsidRPr="68ECF823" w:rsidR="436622AC">
        <w:rPr>
          <w:rFonts w:eastAsiaTheme="minorEastAsia"/>
          <w:lang w:val="en-GB"/>
        </w:rPr>
        <w:t xml:space="preserve">eans </w:t>
      </w:r>
      <w:r w:rsidRPr="68ECF823" w:rsidR="642836FF">
        <w:rPr>
          <w:rFonts w:eastAsiaTheme="minorEastAsia"/>
          <w:lang w:val="en-GB"/>
        </w:rPr>
        <w:t xml:space="preserve">a forecast for grid hosting capacity information </w:t>
      </w:r>
      <w:r w:rsidRPr="68ECF823" w:rsidR="19863F09">
        <w:rPr>
          <w:rFonts w:eastAsiaTheme="minorEastAsia"/>
          <w:lang w:val="en-GB"/>
        </w:rPr>
        <w:t xml:space="preserve">from the System Operator </w:t>
      </w:r>
      <w:r w:rsidRPr="68ECF823" w:rsidR="5919EBAF">
        <w:rPr>
          <w:rFonts w:eastAsiaTheme="minorEastAsia"/>
          <w:lang w:val="en-GB"/>
        </w:rPr>
        <w:t xml:space="preserve">that is an indication of what is available for </w:t>
      </w:r>
      <w:r w:rsidRPr="68ECF823" w:rsidR="05CC930C">
        <w:rPr>
          <w:rFonts w:eastAsiaTheme="minorEastAsia"/>
          <w:lang w:val="en-GB"/>
        </w:rPr>
        <w:t xml:space="preserve">new </w:t>
      </w:r>
      <w:r w:rsidRPr="68ECF823" w:rsidR="5919EBAF">
        <w:rPr>
          <w:rFonts w:eastAsiaTheme="minorEastAsia"/>
          <w:lang w:val="en-GB"/>
        </w:rPr>
        <w:t>connections</w:t>
      </w:r>
      <w:r w:rsidRPr="68ECF823" w:rsidR="72133786">
        <w:rPr>
          <w:rFonts w:eastAsiaTheme="minorEastAsia"/>
          <w:lang w:val="en-GB"/>
        </w:rPr>
        <w:t xml:space="preserve"> 1-10 years in the future</w:t>
      </w:r>
    </w:p>
    <w:p w:rsidR="29987E64" w:rsidP="68ECF823" w:rsidRDefault="29987E64" w14:paraId="1527F8E4" w14:textId="6B04057E">
      <w:pPr>
        <w:pStyle w:val="ListParagraph"/>
        <w:numPr>
          <w:ilvl w:val="0"/>
          <w:numId w:val="21"/>
        </w:numPr>
        <w:spacing w:after="0"/>
        <w:rPr>
          <w:ins w:author="Ruwaida Yvonne (DU-I)" w:date="2025-11-24T05:15:00Z" w16du:dateUtc="2025-11-24T05:15:43Z" w:id="6"/>
          <w:rFonts w:eastAsiaTheme="minorEastAsia"/>
        </w:rPr>
      </w:pPr>
      <w:commentRangeStart w:id="7"/>
      <w:ins w:author="Ruwaida Yvonne (DU-I)" w:date="2025-11-24T05:15:00Z" w:id="8">
        <w:r w:rsidRPr="68ECF823">
          <w:rPr>
            <w:rFonts w:eastAsiaTheme="minorEastAsia"/>
          </w:rPr>
          <w:t>‘Data area’ in the context of this document means data representing a geographic area</w:t>
        </w:r>
      </w:ins>
    </w:p>
    <w:p w:rsidR="29987E64" w:rsidP="68ECF823" w:rsidRDefault="29987E64" w14:paraId="17A0788D" w14:textId="4FE965EB">
      <w:pPr>
        <w:pStyle w:val="ListParagraph"/>
        <w:numPr>
          <w:ilvl w:val="0"/>
          <w:numId w:val="21"/>
        </w:numPr>
        <w:spacing w:after="0"/>
        <w:rPr>
          <w:ins w:author="Ruwaida Yvonne (DU-I)" w:date="2025-11-24T05:15:00Z" w16du:dateUtc="2025-11-24T05:15:43Z" w:id="9"/>
          <w:lang w:val="en-GB"/>
        </w:rPr>
      </w:pPr>
      <w:ins w:author="Ruwaida Yvonne (DU-I)" w:date="2025-11-24T05:15:00Z" w:id="10">
        <w:r w:rsidRPr="68ECF823">
          <w:rPr>
            <w:rFonts w:eastAsiaTheme="minorEastAsia"/>
            <w:lang w:val="en-GB"/>
          </w:rPr>
          <w:t>‘Data set’ in the context of this document means p</w:t>
        </w:r>
        <w:r w:rsidRPr="68ECF823">
          <w:rPr>
            <w:lang w:val="en-GB"/>
          </w:rPr>
          <w:t>ower or energy data within a time period for a geographic area</w:t>
        </w:r>
      </w:ins>
    </w:p>
    <w:p w:rsidR="29987E64" w:rsidP="68ECF823" w:rsidRDefault="29987E64" w14:paraId="384262F5" w14:textId="622BE105">
      <w:pPr>
        <w:pStyle w:val="ListParagraph"/>
        <w:numPr>
          <w:ilvl w:val="0"/>
          <w:numId w:val="21"/>
        </w:numPr>
        <w:spacing w:after="0"/>
        <w:rPr>
          <w:ins w:author="Ruwaida Yvonne (DU-I)" w:date="2025-11-24T05:15:00Z" w16du:dateUtc="2025-11-24T05:15:43Z" w:id="11"/>
        </w:rPr>
      </w:pPr>
      <w:ins w:author="Ruwaida Yvonne (DU-I)" w:date="2025-11-24T05:15:00Z" w:id="12">
        <w:r w:rsidRPr="68ECF823">
          <w:rPr>
            <w:rFonts w:eastAsiaTheme="minorEastAsia"/>
          </w:rPr>
          <w:t>‘Hexagon‘ in the context of this document means a</w:t>
        </w:r>
        <w:r w:rsidRPr="68ECF823">
          <w:t xml:space="preserve"> type of representation or format of a geographic area</w:t>
        </w:r>
      </w:ins>
    </w:p>
    <w:p w:rsidR="68ECF823" w:rsidP="68ECF823" w:rsidRDefault="68ECF823" w14:paraId="05DCF121" w14:textId="1C88B2F1">
      <w:pPr>
        <w:spacing w:after="0"/>
        <w:rPr>
          <w:rFonts w:eastAsiaTheme="minorEastAsia"/>
          <w:lang w:val="en-GB"/>
        </w:rPr>
      </w:pPr>
      <w:commentRangeEnd w:id="7"/>
      <w:r>
        <w:rPr>
          <w:rStyle w:val="CommentReference"/>
          <w:rFonts w:eastAsiaTheme="minorEastAsia"/>
          <w:sz w:val="22"/>
          <w:szCs w:val="22"/>
          <w:lang w:val="en-GB"/>
        </w:rPr>
        <w:commentReference w:id="7"/>
      </w:r>
    </w:p>
    <w:p w:rsidR="68ECF823" w:rsidP="68ECF823" w:rsidRDefault="68ECF823" w14:paraId="7EE85280" w14:textId="358B1D5A">
      <w:pPr>
        <w:spacing w:after="0"/>
        <w:rPr>
          <w:rFonts w:eastAsiaTheme="minorEastAsia"/>
          <w:lang w:val="en-GB"/>
        </w:rPr>
      </w:pPr>
    </w:p>
    <w:p w:rsidR="68ECF823" w:rsidP="68ECF823" w:rsidRDefault="68ECF823" w14:paraId="538F1DE9" w14:textId="20E1E3DF">
      <w:pPr>
        <w:spacing w:after="0"/>
        <w:rPr>
          <w:rFonts w:eastAsiaTheme="minorEastAsia"/>
          <w:lang w:val="en-GB"/>
        </w:rPr>
      </w:pPr>
    </w:p>
    <w:p w:rsidR="68ECF823" w:rsidP="68ECF823" w:rsidRDefault="68ECF823" w14:paraId="155AA5A8" w14:textId="2D16B007">
      <w:pPr>
        <w:spacing w:after="0"/>
        <w:rPr>
          <w:rFonts w:eastAsiaTheme="minorEastAsia"/>
          <w:lang w:val="en-GB"/>
        </w:rPr>
      </w:pPr>
    </w:p>
    <w:p w:rsidRPr="001F6BB9" w:rsidR="003135C6" w:rsidRDefault="00D613C4" w14:paraId="6092B1F7" w14:textId="6A452E19">
      <w:pPr>
        <w:jc w:val="center"/>
        <w:rPr>
          <w:rFonts w:eastAsiaTheme="minorEastAsia" w:cstheme="minorHAnsi"/>
          <w:lang w:val="en-GB"/>
        </w:rPr>
      </w:pPr>
      <w:r w:rsidRPr="001F6BB9">
        <w:rPr>
          <w:rFonts w:eastAsiaTheme="minorEastAsia" w:cstheme="minorHAnsi"/>
          <w:lang w:val="en-GB"/>
        </w:rPr>
        <w:t>CHAPTER II</w:t>
      </w:r>
    </w:p>
    <w:p w:rsidRPr="001F6BB9" w:rsidR="003135C6" w:rsidP="5CAF0BBC" w:rsidRDefault="00DF1E9C" w14:paraId="1DAAE770" w14:textId="60FC6D18">
      <w:pPr>
        <w:jc w:val="center"/>
        <w:rPr>
          <w:rFonts w:eastAsiaTheme="minorEastAsia"/>
          <w:b/>
          <w:bCs/>
          <w:lang w:val="en-GB"/>
        </w:rPr>
      </w:pPr>
      <w:r w:rsidRPr="5CAF0BBC">
        <w:rPr>
          <w:rFonts w:eastAsiaTheme="minorEastAsia"/>
          <w:b/>
          <w:bCs/>
          <w:lang w:val="en-GB"/>
        </w:rPr>
        <w:t xml:space="preserve">Regarding </w:t>
      </w:r>
      <w:r w:rsidRPr="5CAF0BBC" w:rsidR="00192C5B">
        <w:rPr>
          <w:rFonts w:eastAsiaTheme="minorEastAsia"/>
          <w:b/>
          <w:bCs/>
          <w:lang w:val="en-GB"/>
        </w:rPr>
        <w:t>[YOUR USE CAS</w:t>
      </w:r>
      <w:r w:rsidRPr="5CAF0BBC" w:rsidR="00433CE4">
        <w:rPr>
          <w:rFonts w:eastAsiaTheme="minorEastAsia"/>
          <w:b/>
          <w:bCs/>
          <w:lang w:val="en-GB"/>
        </w:rPr>
        <w:t>E</w:t>
      </w:r>
      <w:r w:rsidRPr="5CAF0BBC" w:rsidR="00192C5B">
        <w:rPr>
          <w:rFonts w:eastAsiaTheme="minorEastAsia"/>
          <w:b/>
          <w:bCs/>
          <w:lang w:val="en-GB"/>
        </w:rPr>
        <w:t>]</w:t>
      </w:r>
    </w:p>
    <w:p w:rsidRPr="001F6BB9" w:rsidR="4AF7D480" w:rsidP="5CAF0BBC" w:rsidRDefault="4AF7D480" w14:paraId="4AFD0658" w14:textId="34C2F819">
      <w:pPr>
        <w:spacing w:after="0"/>
        <w:rPr>
          <w:rFonts w:eastAsiaTheme="minorEastAsia"/>
          <w:b/>
          <w:bCs/>
          <w:u w:val="single"/>
          <w:lang w:val="en-GB"/>
        </w:rPr>
      </w:pPr>
    </w:p>
    <w:p w:rsidRPr="001F6BB9" w:rsidR="00192C5B" w:rsidP="5CAF0BBC" w:rsidRDefault="00192C5B" w14:paraId="59A58A29" w14:textId="7463BAA9">
      <w:pPr>
        <w:spacing w:after="0"/>
        <w:rPr>
          <w:rFonts w:eastAsiaTheme="minorEastAsia"/>
          <w:b/>
          <w:bCs/>
          <w:u w:val="single"/>
          <w:lang w:val="en-GB"/>
        </w:rPr>
      </w:pPr>
      <w:r w:rsidRPr="5CAF0BBC">
        <w:rPr>
          <w:rFonts w:eastAsiaTheme="minorEastAsia"/>
          <w:b/>
          <w:bCs/>
          <w:u w:val="single"/>
          <w:lang w:val="en-GB"/>
        </w:rPr>
        <w:t xml:space="preserve">[NOTE] Typically define responsibilities last and in close coordination with </w:t>
      </w:r>
      <w:r w:rsidRPr="5CAF0BBC" w:rsidR="00C40E92">
        <w:rPr>
          <w:rFonts w:eastAsiaTheme="minorEastAsia"/>
          <w:b/>
          <w:bCs/>
          <w:i/>
          <w:iCs/>
          <w:u w:val="single"/>
          <w:lang w:val="en-GB"/>
        </w:rPr>
        <w:t>T5.5 EU Policy and regulation alignment</w:t>
      </w:r>
    </w:p>
    <w:p w:rsidRPr="001F6BB9" w:rsidR="00192C5B" w:rsidP="4AF7D480" w:rsidRDefault="00192C5B" w14:paraId="54668D38" w14:textId="77777777">
      <w:pPr>
        <w:spacing w:after="0"/>
        <w:rPr>
          <w:rFonts w:eastAsiaTheme="minorEastAsia" w:cstheme="minorHAnsi"/>
          <w:b/>
          <w:bCs/>
          <w:highlight w:val="yellow"/>
          <w:u w:val="single"/>
          <w:lang w:val="en-GB"/>
        </w:rPr>
      </w:pPr>
    </w:p>
    <w:p w:rsidRPr="001F6BB9" w:rsidR="61B677BE" w:rsidP="559A74E2" w:rsidRDefault="00C40E92" w14:paraId="2E9077FE" w14:textId="33A0C031">
      <w:pPr>
        <w:spacing w:after="0"/>
        <w:jc w:val="center"/>
        <w:rPr>
          <w:rFonts w:eastAsiaTheme="minorEastAsia" w:cstheme="minorHAnsi"/>
          <w:i/>
          <w:iCs/>
          <w:lang w:val="en-GB"/>
        </w:rPr>
      </w:pPr>
      <w:r w:rsidRPr="001F6BB9">
        <w:rPr>
          <w:rFonts w:eastAsiaTheme="minorEastAsia" w:cstheme="minorHAnsi"/>
          <w:i/>
          <w:iCs/>
          <w:lang w:val="en-GB"/>
        </w:rPr>
        <w:t>Article XX</w:t>
      </w:r>
    </w:p>
    <w:p w:rsidRPr="001F6BB9" w:rsidR="61B677BE" w:rsidP="559A74E2" w:rsidRDefault="69145264" w14:paraId="51CE0BC9" w14:textId="7F0D5832">
      <w:pPr>
        <w:spacing w:after="0"/>
        <w:jc w:val="center"/>
        <w:rPr>
          <w:rFonts w:eastAsiaTheme="minorEastAsia" w:cstheme="minorHAnsi"/>
          <w:b/>
          <w:bCs/>
          <w:lang w:val="en-GB"/>
        </w:rPr>
      </w:pPr>
      <w:r w:rsidRPr="001F6BB9">
        <w:rPr>
          <w:rFonts w:eastAsiaTheme="minorEastAsia" w:cstheme="minorHAnsi"/>
          <w:b/>
          <w:bCs/>
          <w:lang w:val="en-GB"/>
        </w:rPr>
        <w:t xml:space="preserve">On responsibilities of </w:t>
      </w:r>
      <w:r w:rsidRPr="001F6BB9" w:rsidR="00192C5B">
        <w:rPr>
          <w:rFonts w:eastAsiaTheme="minorEastAsia" w:cstheme="minorHAnsi"/>
          <w:b/>
          <w:bCs/>
          <w:lang w:val="en-GB"/>
        </w:rPr>
        <w:t>ROLE1</w:t>
      </w:r>
    </w:p>
    <w:p w:rsidRPr="001F6BB9" w:rsidR="4AF7D480" w:rsidP="4AF7D480" w:rsidRDefault="4AF7D480" w14:paraId="132ED585" w14:textId="02EEC690">
      <w:pPr>
        <w:spacing w:after="0"/>
        <w:jc w:val="center"/>
        <w:rPr>
          <w:rFonts w:eastAsia="Calibri" w:cstheme="minorHAnsi"/>
          <w:b/>
          <w:bCs/>
          <w:lang w:val="en-GB"/>
        </w:rPr>
      </w:pPr>
    </w:p>
    <w:p w:rsidRPr="001F6BB9" w:rsidR="00265895" w:rsidP="5CAF0BBC" w:rsidRDefault="00C40E92" w14:paraId="338A3CDB" w14:textId="726ED67A">
      <w:pPr>
        <w:pStyle w:val="ListParagraph"/>
        <w:numPr>
          <w:ilvl w:val="0"/>
          <w:numId w:val="10"/>
        </w:numPr>
        <w:spacing w:after="0" w:line="240" w:lineRule="auto"/>
        <w:rPr>
          <w:rFonts w:eastAsiaTheme="minorEastAsia"/>
          <w:lang w:val="en-GB"/>
        </w:rPr>
      </w:pPr>
      <w:r w:rsidRPr="5CAF0BBC">
        <w:rPr>
          <w:rFonts w:eastAsiaTheme="minorEastAsia"/>
          <w:lang w:val="en-GB"/>
        </w:rPr>
        <w:t>ROLE1 shall …</w:t>
      </w:r>
    </w:p>
    <w:p w:rsidR="5CAF0BBC" w:rsidP="5CAF0BBC" w:rsidRDefault="5CAF0BBC" w14:paraId="5E933622" w14:textId="0AC7FF81">
      <w:pPr>
        <w:pStyle w:val="ListParagraph"/>
        <w:spacing w:after="0"/>
        <w:rPr>
          <w:rFonts w:eastAsiaTheme="minorEastAsia"/>
          <w:lang w:val="en-GB"/>
        </w:rPr>
      </w:pPr>
    </w:p>
    <w:p w:rsidR="5CAF0BBC" w:rsidP="5CAF0BBC" w:rsidRDefault="5CAF0BBC" w14:paraId="04E2134F" w14:textId="7F25760E">
      <w:pPr>
        <w:pStyle w:val="ListParagraph"/>
        <w:spacing w:after="0"/>
        <w:rPr>
          <w:rFonts w:eastAsiaTheme="minorEastAsia"/>
          <w:lang w:val="en-GB"/>
        </w:rPr>
      </w:pPr>
    </w:p>
    <w:p w:rsidRPr="001F6BB9" w:rsidR="003135C6" w:rsidRDefault="00D613C4" w14:paraId="6D741366" w14:textId="105EB830">
      <w:pPr>
        <w:spacing w:after="0" w:line="240" w:lineRule="auto"/>
        <w:jc w:val="center"/>
        <w:rPr>
          <w:rFonts w:cstheme="minorHAnsi"/>
          <w:highlight w:val="lightGray"/>
          <w:lang w:val="en-GB"/>
        </w:rPr>
        <w:pPrChange w:author="Wiss Emma (DU-I)" w:date="2025-10-20T11:07:00Z" w16du:dateUtc="2025-10-20T09:07:00Z" w:id="13">
          <w:pPr>
            <w:jc w:val="center"/>
          </w:pPr>
        </w:pPrChange>
      </w:pPr>
      <w:r w:rsidRPr="001F6BB9">
        <w:rPr>
          <w:rFonts w:cstheme="minorHAnsi"/>
          <w:highlight w:val="lightGray"/>
          <w:lang w:val="en-GB"/>
        </w:rPr>
        <w:t>ANNEX A</w:t>
      </w:r>
    </w:p>
    <w:p w:rsidRPr="001F6BB9" w:rsidR="003135C6" w:rsidP="17AD2C88" w:rsidRDefault="00D613C4" w14:paraId="6F069219" w14:textId="5C78D18A">
      <w:pPr>
        <w:rPr>
          <w:b/>
          <w:bCs/>
          <w:sz w:val="28"/>
          <w:szCs w:val="28"/>
          <w:lang w:val="en-GB"/>
        </w:rPr>
      </w:pPr>
      <w:r w:rsidRPr="17AD2C88">
        <w:rPr>
          <w:b/>
          <w:bCs/>
          <w:sz w:val="28"/>
          <w:szCs w:val="28"/>
          <w:lang w:val="en-GB"/>
        </w:rPr>
        <w:t xml:space="preserve">A1. The reference model for </w:t>
      </w:r>
      <w:r w:rsidRPr="00E72D04" w:rsidR="00433CE4">
        <w:rPr>
          <w:b/>
          <w:bCs/>
          <w:sz w:val="28"/>
          <w:szCs w:val="28"/>
          <w:lang w:val="en-GB"/>
        </w:rPr>
        <w:t>[YOUR USE CASE]</w:t>
      </w:r>
    </w:p>
    <w:p w:rsidRPr="00E72D04" w:rsidR="111B2054" w:rsidP="17AD2C88" w:rsidRDefault="3D91E87F" w14:paraId="38A6A9EF" w14:textId="273A9CAC">
      <w:pPr>
        <w:rPr>
          <w:b/>
          <w:bCs/>
          <w:u w:val="single"/>
          <w:lang w:val="en-GB"/>
        </w:rPr>
      </w:pPr>
      <w:r w:rsidRPr="17AD2C88">
        <w:rPr>
          <w:lang w:val="en-GB"/>
        </w:rPr>
        <w:t xml:space="preserve">Table I contains information needed </w:t>
      </w:r>
      <w:r w:rsidRPr="17AD2C88" w:rsidR="2528B415">
        <w:rPr>
          <w:lang w:val="en-GB"/>
        </w:rPr>
        <w:t xml:space="preserve">by </w:t>
      </w:r>
      <w:r w:rsidRPr="00E72D04" w:rsidR="1173147A">
        <w:rPr>
          <w:lang w:val="en-GB"/>
        </w:rPr>
        <w:t>[Stakeholder1 AND Stakeholder2]</w:t>
      </w:r>
      <w:r w:rsidRPr="17AD2C88" w:rsidR="1173147A">
        <w:rPr>
          <w:lang w:val="en-GB"/>
        </w:rPr>
        <w:t xml:space="preserve"> </w:t>
      </w:r>
      <w:r w:rsidRPr="17AD2C88" w:rsidR="2528B415">
        <w:rPr>
          <w:lang w:val="en-GB"/>
        </w:rPr>
        <w:t>to set up for utilising</w:t>
      </w:r>
      <w:r w:rsidRPr="17AD2C88" w:rsidR="027C2A86">
        <w:rPr>
          <w:lang w:val="en-GB"/>
        </w:rPr>
        <w:t xml:space="preserve"> </w:t>
      </w:r>
      <w:r w:rsidRPr="00E72D04" w:rsidR="1173147A">
        <w:rPr>
          <w:lang w:val="en-GB"/>
        </w:rPr>
        <w:t>[YOUR USE CASE]</w:t>
      </w:r>
      <w:r w:rsidRPr="17AD2C88" w:rsidR="027C2A86">
        <w:rPr>
          <w:lang w:val="en-GB"/>
        </w:rPr>
        <w:t xml:space="preserve"> in a M</w:t>
      </w:r>
      <w:r w:rsidRPr="17AD2C88" w:rsidR="174402E1">
        <w:rPr>
          <w:lang w:val="en-GB"/>
        </w:rPr>
        <w:t xml:space="preserve">ember </w:t>
      </w:r>
      <w:r w:rsidRPr="17AD2C88" w:rsidR="027C2A86">
        <w:rPr>
          <w:lang w:val="en-GB"/>
        </w:rPr>
        <w:t>S</w:t>
      </w:r>
      <w:r w:rsidRPr="17AD2C88" w:rsidR="174402E1">
        <w:rPr>
          <w:lang w:val="en-GB"/>
        </w:rPr>
        <w:t>tate</w:t>
      </w:r>
      <w:r w:rsidRPr="17AD2C88" w:rsidR="027C2A86">
        <w:rPr>
          <w:lang w:val="en-GB"/>
        </w:rPr>
        <w:t xml:space="preserve">. </w:t>
      </w:r>
      <w:r w:rsidRPr="00E72D04" w:rsidR="6BF70FBC">
        <w:rPr>
          <w:lang w:val="en-GB"/>
        </w:rPr>
        <w:t>Do we need Table 1?</w:t>
      </w:r>
    </w:p>
    <w:tbl>
      <w:tblPr>
        <w:tblStyle w:val="TableGrid"/>
        <w:tblW w:w="9120" w:type="dxa"/>
        <w:tblLayout w:type="fixed"/>
        <w:tblLook w:val="04A0" w:firstRow="1" w:lastRow="0" w:firstColumn="1" w:lastColumn="0" w:noHBand="0" w:noVBand="1"/>
      </w:tblPr>
      <w:tblGrid>
        <w:gridCol w:w="476"/>
        <w:gridCol w:w="1648"/>
        <w:gridCol w:w="6996"/>
      </w:tblGrid>
      <w:tr w:rsidRPr="001F6BB9" w:rsidR="003135C6" w:rsidTr="0E1D4A2D" w14:paraId="09A244B5" w14:textId="77777777">
        <w:trPr>
          <w:trHeight w:val="300"/>
        </w:trPr>
        <w:tc>
          <w:tcPr>
            <w:tcW w:w="9120" w:type="dxa"/>
            <w:gridSpan w:val="3"/>
            <w:shd w:val="clear" w:color="auto" w:fill="D0CECE" w:themeFill="background2" w:themeFillShade="E6"/>
          </w:tcPr>
          <w:p w:rsidRPr="001F6BB9" w:rsidR="003135C6" w:rsidRDefault="513531D7" w14:paraId="68D1C5EF" w14:textId="607AB24B">
            <w:pPr>
              <w:widowControl w:val="0"/>
              <w:spacing w:after="0"/>
              <w:jc w:val="center"/>
              <w:rPr>
                <w:lang w:val="en-US"/>
              </w:rPr>
            </w:pPr>
            <w:r w:rsidRPr="17AD2C88">
              <w:rPr>
                <w:rFonts w:eastAsia="Arial"/>
                <w:b/>
                <w:bCs/>
                <w:i/>
                <w:iCs/>
                <w:sz w:val="16"/>
                <w:szCs w:val="16"/>
                <w:lang w:val="en-GB"/>
              </w:rPr>
              <w:t xml:space="preserve">Table I - </w:t>
            </w:r>
            <w:r w:rsidRPr="17AD2C88" w:rsidR="00D613C4">
              <w:rPr>
                <w:rFonts w:eastAsia="Arial"/>
                <w:b/>
                <w:bCs/>
                <w:i/>
                <w:iCs/>
                <w:sz w:val="16"/>
                <w:szCs w:val="16"/>
                <w:lang w:val="en-GB"/>
              </w:rPr>
              <w:t>General information on Member State environments</w:t>
            </w:r>
          </w:p>
        </w:tc>
      </w:tr>
      <w:tr w:rsidRPr="001F6BB9" w:rsidR="003135C6" w:rsidTr="0E1D4A2D" w14:paraId="3C9B9854" w14:textId="77777777">
        <w:trPr>
          <w:trHeight w:val="300"/>
        </w:trPr>
        <w:tc>
          <w:tcPr>
            <w:tcW w:w="476" w:type="dxa"/>
            <w:shd w:val="clear" w:color="auto" w:fill="D0CECE" w:themeFill="background2" w:themeFillShade="E6"/>
          </w:tcPr>
          <w:p w:rsidRPr="001F6BB9" w:rsidR="003135C6" w:rsidP="17AD2C88" w:rsidRDefault="00D613C4" w14:paraId="0A970367" w14:textId="77777777">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ID</w:t>
            </w:r>
          </w:p>
        </w:tc>
        <w:tc>
          <w:tcPr>
            <w:tcW w:w="1648" w:type="dxa"/>
            <w:tcBorders>
              <w:bottom w:val="single" w:color="auto" w:sz="4" w:space="0"/>
            </w:tcBorders>
            <w:shd w:val="clear" w:color="auto" w:fill="D0CECE" w:themeFill="background2" w:themeFillShade="E6"/>
          </w:tcPr>
          <w:p w:rsidRPr="001F6BB9" w:rsidR="003135C6" w:rsidP="17AD2C88" w:rsidRDefault="00D613C4" w14:paraId="0D909AED" w14:textId="77777777">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Name</w:t>
            </w:r>
          </w:p>
        </w:tc>
        <w:tc>
          <w:tcPr>
            <w:tcW w:w="6996" w:type="dxa"/>
            <w:shd w:val="clear" w:color="auto" w:fill="D0CECE" w:themeFill="background2" w:themeFillShade="E6"/>
          </w:tcPr>
          <w:p w:rsidRPr="001F6BB9" w:rsidR="003135C6" w:rsidP="17AD2C88" w:rsidRDefault="00D613C4" w14:paraId="31FF54C8" w14:textId="77777777">
            <w:pPr>
              <w:widowControl w:val="0"/>
              <w:spacing w:after="0"/>
              <w:rPr>
                <w:rFonts w:eastAsia="Arial"/>
                <w:b/>
                <w:bCs/>
                <w:i/>
                <w:iCs/>
                <w:color w:val="000000" w:themeColor="text1"/>
                <w:sz w:val="16"/>
                <w:szCs w:val="16"/>
                <w:lang w:val="en-GB"/>
              </w:rPr>
            </w:pPr>
            <w:r w:rsidRPr="17AD2C88">
              <w:rPr>
                <w:rFonts w:eastAsia="Arial"/>
                <w:b/>
                <w:bCs/>
                <w:i/>
                <w:iCs/>
                <w:color w:val="000000" w:themeColor="text1"/>
                <w:sz w:val="16"/>
                <w:szCs w:val="16"/>
                <w:lang w:val="en-GB"/>
              </w:rPr>
              <w:t>Description</w:t>
            </w:r>
          </w:p>
        </w:tc>
      </w:tr>
      <w:tr w:rsidRPr="001F6BB9" w:rsidR="003135C6" w:rsidTr="0E1D4A2D" w14:paraId="05051140" w14:textId="77777777">
        <w:trPr>
          <w:trHeight w:val="300"/>
        </w:trPr>
        <w:tc>
          <w:tcPr>
            <w:tcW w:w="476" w:type="dxa"/>
            <w:tcBorders>
              <w:right w:val="single" w:color="auto" w:sz="4" w:space="0"/>
            </w:tcBorders>
          </w:tcPr>
          <w:p w:rsidRPr="001F6BB9" w:rsidR="003135C6" w:rsidP="17AD2C88" w:rsidRDefault="00D613C4" w14:paraId="7A3AE197" w14:textId="77777777">
            <w:pPr>
              <w:widowControl w:val="0"/>
              <w:spacing w:after="0"/>
              <w:rPr>
                <w:rFonts w:eastAsia="Calibri"/>
                <w:sz w:val="16"/>
                <w:szCs w:val="16"/>
                <w:lang w:val="en-US"/>
              </w:rPr>
            </w:pPr>
            <w:r w:rsidRPr="17AD2C88">
              <w:rPr>
                <w:rFonts w:eastAsia="Calibri"/>
                <w:sz w:val="16"/>
                <w:szCs w:val="16"/>
                <w:lang w:val="en-US"/>
              </w:rPr>
              <w:t>I1</w:t>
            </w:r>
          </w:p>
        </w:tc>
        <w:tc>
          <w:tcPr>
            <w:tcW w:w="1648" w:type="dxa"/>
            <w:tcBorders>
              <w:top w:val="single" w:color="auto" w:sz="4" w:space="0"/>
              <w:left w:val="single" w:color="auto" w:sz="4" w:space="0"/>
              <w:bottom w:val="single" w:color="auto" w:sz="4" w:space="0"/>
              <w:right w:val="single" w:color="auto" w:sz="4" w:space="0"/>
            </w:tcBorders>
          </w:tcPr>
          <w:p w:rsidRPr="001F6BB9" w:rsidR="003135C6" w:rsidRDefault="3FB9C36F" w14:paraId="31A4269B" w14:textId="23772199">
            <w:pPr>
              <w:widowControl w:val="0"/>
              <w:spacing w:after="0"/>
              <w:rPr>
                <w:rFonts w:eastAsia="Calibri"/>
                <w:sz w:val="16"/>
                <w:szCs w:val="16"/>
                <w:lang w:val="en-US"/>
              </w:rPr>
            </w:pPr>
            <w:r w:rsidRPr="00E72D04">
              <w:rPr>
                <w:rFonts w:eastAsia="Calibri"/>
                <w:sz w:val="16"/>
                <w:szCs w:val="16"/>
                <w:lang w:val="en-US"/>
              </w:rPr>
              <w:t>[EXAMPLE]</w:t>
            </w:r>
            <w:r w:rsidRPr="17AD2C88">
              <w:rPr>
                <w:rFonts w:eastAsia="Calibri"/>
                <w:sz w:val="16"/>
                <w:szCs w:val="16"/>
                <w:lang w:val="en-US"/>
              </w:rPr>
              <w:t xml:space="preserve"> </w:t>
            </w:r>
          </w:p>
        </w:tc>
        <w:tc>
          <w:tcPr>
            <w:tcW w:w="6996" w:type="dxa"/>
            <w:tcBorders>
              <w:left w:val="single" w:color="auto" w:sz="4" w:space="0"/>
            </w:tcBorders>
          </w:tcPr>
          <w:p w:rsidRPr="001F6BB9" w:rsidR="003135C6" w:rsidP="17AD2C88" w:rsidRDefault="003135C6" w14:paraId="17AD93B2" w14:textId="77777777">
            <w:pPr>
              <w:widowControl w:val="0"/>
              <w:spacing w:after="0"/>
              <w:rPr>
                <w:rFonts w:eastAsia="Calibri"/>
                <w:sz w:val="16"/>
                <w:szCs w:val="16"/>
                <w:lang w:val="en-GB"/>
              </w:rPr>
            </w:pPr>
          </w:p>
        </w:tc>
      </w:tr>
    </w:tbl>
    <w:p w:rsidRPr="001F6BB9" w:rsidR="149553D8" w:rsidP="0E1D4A2D" w:rsidRDefault="6C41651A" w14:paraId="035FF037" w14:textId="15102FFE">
      <w:pPr>
        <w:spacing w:after="0" w:line="240" w:lineRule="auto"/>
        <w:rPr>
          <w:b/>
          <w:bCs/>
          <w:i/>
          <w:iCs/>
          <w:u w:val="single"/>
          <w:lang w:val="en-GB"/>
        </w:rPr>
      </w:pPr>
      <w:r w:rsidRPr="0E1D4A2D">
        <w:rPr>
          <w:b/>
          <w:bCs/>
          <w:u w:val="single"/>
          <w:lang w:val="en-GB"/>
        </w:rPr>
        <w:t xml:space="preserve">Please describe all </w:t>
      </w:r>
      <w:r w:rsidRPr="0E1D4A2D">
        <w:rPr>
          <w:b/>
          <w:bCs/>
          <w:i/>
          <w:iCs/>
          <w:u w:val="single"/>
          <w:lang w:val="en-GB"/>
        </w:rPr>
        <w:t xml:space="preserve">HARMONISED ROLES </w:t>
      </w:r>
      <w:r w:rsidRPr="0E1D4A2D">
        <w:rPr>
          <w:b/>
          <w:bCs/>
          <w:u w:val="single"/>
          <w:lang w:val="en-GB"/>
        </w:rPr>
        <w:t>below.</w:t>
      </w:r>
    </w:p>
    <w:tbl>
      <w:tblPr>
        <w:tblStyle w:val="TableGrid"/>
        <w:tblW w:w="9119" w:type="dxa"/>
        <w:tblLayout w:type="fixed"/>
        <w:tblLook w:val="04A0" w:firstRow="1" w:lastRow="0" w:firstColumn="1" w:lastColumn="0" w:noHBand="0" w:noVBand="1"/>
      </w:tblPr>
      <w:tblGrid>
        <w:gridCol w:w="1604"/>
        <w:gridCol w:w="1076"/>
        <w:gridCol w:w="6439"/>
      </w:tblGrid>
      <w:tr w:rsidRPr="001F6BB9" w:rsidR="003135C6" w:rsidTr="68ECF823" w14:paraId="683ABEE9" w14:textId="77777777">
        <w:tc>
          <w:tcPr>
            <w:tcW w:w="9119" w:type="dxa"/>
            <w:gridSpan w:val="3"/>
            <w:shd w:val="clear" w:color="auto" w:fill="D0CECE" w:themeFill="background2" w:themeFillShade="E6"/>
          </w:tcPr>
          <w:p w:rsidRPr="001F6BB9" w:rsidR="003135C6" w:rsidRDefault="006E7CA3" w14:paraId="543E9181" w14:textId="41A1D1A5">
            <w:pPr>
              <w:widowControl w:val="0"/>
              <w:spacing w:after="0"/>
              <w:jc w:val="center"/>
              <w:rPr>
                <w:rFonts w:eastAsia="Arial" w:cstheme="minorHAnsi"/>
                <w:sz w:val="16"/>
                <w:szCs w:val="16"/>
              </w:rPr>
            </w:pPr>
            <w:r w:rsidRPr="001F6BB9">
              <w:rPr>
                <w:rFonts w:eastAsia="Arial" w:cstheme="minorHAnsi"/>
                <w:b/>
                <w:bCs/>
                <w:i/>
                <w:iCs/>
                <w:sz w:val="16"/>
                <w:szCs w:val="16"/>
                <w:lang w:val="en-GB"/>
              </w:rPr>
              <w:t xml:space="preserve">Table II - </w:t>
            </w:r>
            <w:r w:rsidRPr="001F6BB9" w:rsidR="00D613C4">
              <w:rPr>
                <w:rFonts w:eastAsia="Arial" w:cstheme="minorHAnsi"/>
                <w:b/>
                <w:bCs/>
                <w:i/>
                <w:iCs/>
                <w:sz w:val="16"/>
                <w:szCs w:val="16"/>
                <w:lang w:val="en-GB"/>
              </w:rPr>
              <w:t>Roles</w:t>
            </w:r>
          </w:p>
        </w:tc>
      </w:tr>
      <w:tr w:rsidRPr="001F6BB9" w:rsidR="003135C6" w:rsidTr="68ECF823" w14:paraId="0083B553" w14:textId="77777777">
        <w:tc>
          <w:tcPr>
            <w:tcW w:w="1604" w:type="dxa"/>
            <w:shd w:val="clear" w:color="auto" w:fill="D0CECE" w:themeFill="background2" w:themeFillShade="E6"/>
          </w:tcPr>
          <w:p w:rsidRPr="001F6BB9" w:rsidR="003135C6" w:rsidRDefault="00D613C4" w14:paraId="2B961CB4"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name</w:t>
            </w:r>
          </w:p>
        </w:tc>
        <w:tc>
          <w:tcPr>
            <w:tcW w:w="1076" w:type="dxa"/>
            <w:shd w:val="clear" w:color="auto" w:fill="D0CECE" w:themeFill="background2" w:themeFillShade="E6"/>
          </w:tcPr>
          <w:p w:rsidRPr="001F6BB9" w:rsidR="003135C6" w:rsidRDefault="00D613C4" w14:paraId="72FE9138" w14:textId="77777777">
            <w:pPr>
              <w:widowControl w:val="0"/>
              <w:spacing w:after="0"/>
              <w:rPr>
                <w:rFonts w:eastAsia="Arial" w:cstheme="minorHAnsi"/>
                <w:color w:val="000000" w:themeColor="text1"/>
                <w:sz w:val="16"/>
                <w:szCs w:val="16"/>
                <w:lang w:val="en-GB"/>
              </w:rPr>
            </w:pPr>
            <w:r w:rsidRPr="001F6BB9">
              <w:rPr>
                <w:rFonts w:eastAsia="Arial" w:cstheme="minorHAnsi"/>
                <w:b/>
                <w:bCs/>
                <w:i/>
                <w:iCs/>
                <w:color w:val="000000" w:themeColor="text1"/>
                <w:sz w:val="16"/>
                <w:szCs w:val="16"/>
                <w:lang w:val="en-GB"/>
              </w:rPr>
              <w:t>Role type</w:t>
            </w:r>
          </w:p>
        </w:tc>
        <w:tc>
          <w:tcPr>
            <w:tcW w:w="6439" w:type="dxa"/>
            <w:shd w:val="clear" w:color="auto" w:fill="D0CECE" w:themeFill="background2" w:themeFillShade="E6"/>
          </w:tcPr>
          <w:p w:rsidRPr="001F6BB9" w:rsidR="003135C6" w:rsidRDefault="00D613C4" w14:paraId="44CD7B7D"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description</w:t>
            </w:r>
          </w:p>
        </w:tc>
      </w:tr>
      <w:tr w:rsidRPr="001F6BB9" w:rsidR="003135C6" w:rsidTr="68ECF823" w14:paraId="51E6ECA1" w14:textId="77777777">
        <w:tc>
          <w:tcPr>
            <w:tcW w:w="1604" w:type="dxa"/>
          </w:tcPr>
          <w:p w:rsidRPr="001F6BB9" w:rsidR="003135C6" w:rsidP="0D9D8D7D" w:rsidRDefault="3B06E631" w14:paraId="1C076193" w14:textId="14E80525">
            <w:pPr>
              <w:widowControl w:val="0"/>
              <w:spacing w:after="0"/>
              <w:rPr>
                <w:rFonts w:eastAsia="Calibri"/>
                <w:sz w:val="16"/>
                <w:szCs w:val="16"/>
                <w:lang w:val="en-US"/>
              </w:rPr>
            </w:pPr>
            <w:commentRangeStart w:id="14"/>
            <w:r w:rsidRPr="6B73AF78">
              <w:rPr>
                <w:rFonts w:eastAsia="Calibri"/>
                <w:sz w:val="16"/>
                <w:szCs w:val="16"/>
                <w:lang w:val="en-US"/>
              </w:rPr>
              <w:t>Final customer</w:t>
            </w:r>
            <w:commentRangeEnd w:id="14"/>
            <w:r w:rsidRPr="001F6BB9" w:rsidR="6F1F417F">
              <w:rPr>
                <w:rStyle w:val="CommentReference"/>
                <w:rFonts w:eastAsia="Calibri"/>
                <w:lang w:val="en-US"/>
              </w:rPr>
              <w:commentReference w:id="14"/>
            </w:r>
          </w:p>
        </w:tc>
        <w:tc>
          <w:tcPr>
            <w:tcW w:w="1076" w:type="dxa"/>
          </w:tcPr>
          <w:p w:rsidRPr="001F6BB9" w:rsidR="003135C6" w:rsidRDefault="00D613C4" w14:paraId="368E3F1C" w14:textId="77777777">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rsidRPr="0056115D" w:rsidR="0056115D" w:rsidP="0E1D4A2D" w:rsidRDefault="2CBFFCAE" w14:paraId="4B46A4C8" w14:textId="5551C015">
            <w:pPr>
              <w:widowControl w:val="0"/>
              <w:spacing w:after="0"/>
              <w:rPr>
                <w:rFonts w:eastAsia="Calibri"/>
                <w:sz w:val="16"/>
                <w:szCs w:val="16"/>
                <w:lang w:val="en-US"/>
              </w:rPr>
            </w:pPr>
            <w:r w:rsidRPr="7E864098">
              <w:rPr>
                <w:rFonts w:ascii="Calibri" w:hAnsi="Calibri" w:eastAsia="Calibri" w:cs="Calibri"/>
                <w:sz w:val="16"/>
                <w:szCs w:val="16"/>
                <w:lang w:val="en-US"/>
              </w:rPr>
              <w:t>As defined in Article 2(3) of Directive (EU) 2019/944</w:t>
            </w:r>
            <w:r w:rsidRPr="7E864098">
              <w:rPr>
                <w:rFonts w:ascii="Calibri" w:hAnsi="Calibri" w:eastAsia="Calibri" w:cs="Calibri"/>
                <w:color w:val="0078D4"/>
                <w:sz w:val="16"/>
                <w:szCs w:val="16"/>
                <w:lang w:val="en-US"/>
              </w:rPr>
              <w:t>,</w:t>
            </w:r>
            <w:r w:rsidRPr="7E864098">
              <w:rPr>
                <w:rFonts w:eastAsia="Calibri"/>
                <w:sz w:val="16"/>
                <w:szCs w:val="16"/>
                <w:lang w:val="en-US"/>
              </w:rPr>
              <w:t xml:space="preserve"> this r</w:t>
            </w:r>
            <w:r w:rsidRPr="7E864098" w:rsidR="06F7E6A0">
              <w:rPr>
                <w:rFonts w:eastAsia="Calibri"/>
                <w:sz w:val="16"/>
                <w:szCs w:val="16"/>
                <w:lang w:val="en-US"/>
              </w:rPr>
              <w:t>efers to a party connected to the grid that purchases electricity for its own use.</w:t>
            </w:r>
          </w:p>
          <w:p w:rsidRPr="001F6BB9" w:rsidR="00912389" w:rsidP="0E1D4A2D" w:rsidRDefault="046F3B2F" w14:paraId="5EA1CED3" w14:textId="14CC5B6E">
            <w:pPr>
              <w:widowControl w:val="0"/>
              <w:spacing w:after="0"/>
              <w:rPr>
                <w:rFonts w:eastAsia="Calibri"/>
                <w:sz w:val="16"/>
                <w:szCs w:val="16"/>
                <w:lang w:val="en-US"/>
              </w:rPr>
            </w:pPr>
            <w:r w:rsidRPr="0E1D4A2D">
              <w:rPr>
                <w:rFonts w:eastAsia="Calibri"/>
                <w:sz w:val="16"/>
                <w:szCs w:val="16"/>
                <w:lang w:val="en-US"/>
              </w:rPr>
              <w:t>Note: also includes the case of active customers and participants of renewable energy communities or citizen energy communities</w:t>
            </w:r>
            <w:r w:rsidRPr="0E1D4A2D" w:rsidR="14F35155">
              <w:rPr>
                <w:rFonts w:eastAsia="Calibri"/>
                <w:sz w:val="16"/>
                <w:szCs w:val="16"/>
                <w:lang w:val="en-US"/>
              </w:rPr>
              <w:t>.</w:t>
            </w:r>
          </w:p>
        </w:tc>
      </w:tr>
      <w:tr w:rsidRPr="001F6BB9" w:rsidR="003135C6" w:rsidTr="68ECF823" w14:paraId="0CAC4D65" w14:textId="77777777">
        <w:tc>
          <w:tcPr>
            <w:tcW w:w="1604" w:type="dxa"/>
          </w:tcPr>
          <w:p w:rsidRPr="001F6BB9" w:rsidR="003135C6" w:rsidRDefault="00D613C4" w14:paraId="59CD754E" w14:textId="241A0953">
            <w:pPr>
              <w:widowControl w:val="0"/>
              <w:spacing w:after="0"/>
              <w:rPr>
                <w:rFonts w:eastAsia="Calibri" w:cstheme="minorHAnsi"/>
                <w:sz w:val="16"/>
                <w:szCs w:val="16"/>
                <w:lang w:val="en-US"/>
              </w:rPr>
            </w:pPr>
            <w:r w:rsidRPr="001F6BB9">
              <w:rPr>
                <w:rFonts w:eastAsia="Calibri" w:cstheme="minorHAnsi"/>
                <w:sz w:val="16"/>
                <w:szCs w:val="16"/>
                <w:lang w:val="en-US"/>
              </w:rPr>
              <w:t>Competent authority</w:t>
            </w:r>
          </w:p>
        </w:tc>
        <w:tc>
          <w:tcPr>
            <w:tcW w:w="1076" w:type="dxa"/>
          </w:tcPr>
          <w:p w:rsidRPr="001F6BB9" w:rsidR="003135C6" w:rsidRDefault="00D613C4" w14:paraId="7286BE7B" w14:textId="77777777">
            <w:pPr>
              <w:widowControl w:val="0"/>
              <w:spacing w:after="0"/>
              <w:rPr>
                <w:rFonts w:eastAsia="Calibri" w:cstheme="minorHAnsi"/>
                <w:sz w:val="16"/>
                <w:szCs w:val="16"/>
                <w:lang w:val="en-GB"/>
              </w:rPr>
            </w:pPr>
            <w:r w:rsidRPr="001F6BB9">
              <w:rPr>
                <w:rFonts w:eastAsia="Calibri" w:cstheme="minorHAnsi"/>
                <w:sz w:val="16"/>
                <w:szCs w:val="16"/>
                <w:lang w:val="en-GB"/>
              </w:rPr>
              <w:t>Business</w:t>
            </w:r>
          </w:p>
        </w:tc>
        <w:tc>
          <w:tcPr>
            <w:tcW w:w="6439" w:type="dxa"/>
          </w:tcPr>
          <w:p w:rsidRPr="001F6BB9" w:rsidR="003135C6" w:rsidRDefault="006A3E1B" w14:paraId="57D26A8D" w14:textId="7A8E211C">
            <w:pPr>
              <w:widowControl w:val="0"/>
              <w:spacing w:after="0"/>
              <w:rPr>
                <w:rFonts w:eastAsia="Calibri" w:cstheme="minorHAnsi"/>
                <w:sz w:val="16"/>
                <w:szCs w:val="16"/>
                <w:lang w:val="en-GB"/>
              </w:rPr>
            </w:pPr>
            <w:r w:rsidRPr="001F6BB9">
              <w:rPr>
                <w:rFonts w:eastAsia="Calibri" w:cstheme="minorHAnsi"/>
                <w:sz w:val="16"/>
                <w:szCs w:val="16"/>
              </w:rPr>
              <w:t>A competent authority could be a public or private entity in a Member State.</w:t>
            </w:r>
          </w:p>
        </w:tc>
      </w:tr>
      <w:tr w:rsidRPr="001F6BB9" w:rsidR="4AF7D480" w:rsidTr="68ECF823" w14:paraId="06E72118" w14:textId="77777777">
        <w:trPr>
          <w:trHeight w:val="300"/>
        </w:trPr>
        <w:tc>
          <w:tcPr>
            <w:tcW w:w="1604" w:type="dxa"/>
          </w:tcPr>
          <w:p w:rsidRPr="001F6BB9" w:rsidR="7A219986" w:rsidP="559A74E2" w:rsidRDefault="006A3E1B" w14:paraId="567CC5DD" w14:textId="4A07C329">
            <w:pPr>
              <w:rPr>
                <w:rFonts w:eastAsia="Calibri" w:cstheme="minorHAnsi"/>
                <w:b/>
                <w:bCs/>
                <w:sz w:val="16"/>
                <w:szCs w:val="16"/>
                <w:lang w:val="en-US"/>
              </w:rPr>
            </w:pPr>
            <w:r w:rsidRPr="001F6BB9">
              <w:rPr>
                <w:rFonts w:eastAsia="Calibri" w:cstheme="minorHAnsi"/>
                <w:sz w:val="16"/>
                <w:szCs w:val="16"/>
                <w:lang w:val="en-US"/>
              </w:rPr>
              <w:t>Eligible party</w:t>
            </w:r>
          </w:p>
        </w:tc>
        <w:tc>
          <w:tcPr>
            <w:tcW w:w="1076" w:type="dxa"/>
          </w:tcPr>
          <w:p w:rsidRPr="001F6BB9" w:rsidR="7A219986" w:rsidP="4AF7D480" w:rsidRDefault="6402F009" w14:paraId="2F826F0C" w14:textId="0BE3A4E4">
            <w:pPr>
              <w:rPr>
                <w:rFonts w:eastAsia="Calibri"/>
                <w:sz w:val="16"/>
                <w:szCs w:val="16"/>
                <w:lang w:val="en-GB"/>
              </w:rPr>
            </w:pPr>
            <w:r w:rsidRPr="692E8576">
              <w:rPr>
                <w:rFonts w:eastAsia="Calibri"/>
                <w:sz w:val="16"/>
                <w:szCs w:val="16"/>
                <w:lang w:val="en-GB"/>
              </w:rPr>
              <w:t>All</w:t>
            </w:r>
          </w:p>
        </w:tc>
        <w:tc>
          <w:tcPr>
            <w:tcW w:w="6439" w:type="dxa"/>
          </w:tcPr>
          <w:p w:rsidRPr="001F6BB9" w:rsidR="7A219986" w:rsidP="0E1D4A2D" w:rsidRDefault="43F6DBA9" w14:paraId="2CFD56BB" w14:textId="4304ADB6">
            <w:pPr>
              <w:rPr>
                <w:rFonts w:eastAsia="Calibri"/>
                <w:sz w:val="16"/>
                <w:szCs w:val="16"/>
                <w:lang w:val="en-GB"/>
              </w:rPr>
            </w:pPr>
            <w:r w:rsidRPr="7E864098">
              <w:rPr>
                <w:rFonts w:eastAsia="Calibri"/>
                <w:sz w:val="16"/>
                <w:szCs w:val="16"/>
              </w:rPr>
              <w:t xml:space="preserve">An ‘eligible party’ is an entity offering energy-related services to </w:t>
            </w:r>
            <w:r w:rsidRPr="7E864098" w:rsidR="5C0D9090">
              <w:rPr>
                <w:rFonts w:eastAsia="Calibri"/>
                <w:sz w:val="16"/>
                <w:szCs w:val="16"/>
              </w:rPr>
              <w:t>F</w:t>
            </w:r>
            <w:r w:rsidRPr="7E864098">
              <w:rPr>
                <w:rFonts w:eastAsia="Calibri"/>
                <w:sz w:val="16"/>
                <w:szCs w:val="16"/>
              </w:rPr>
              <w:t xml:space="preserve">inal </w:t>
            </w:r>
            <w:r w:rsidRPr="7E864098" w:rsidR="1EBEC75B">
              <w:rPr>
                <w:rFonts w:eastAsia="Calibri"/>
                <w:sz w:val="16"/>
                <w:szCs w:val="16"/>
              </w:rPr>
              <w:t>C</w:t>
            </w:r>
            <w:r w:rsidRPr="7E864098">
              <w:rPr>
                <w:rFonts w:eastAsia="Calibri"/>
                <w:sz w:val="16"/>
                <w:szCs w:val="16"/>
              </w:rPr>
              <w:t>ustomers</w:t>
            </w:r>
            <w:r w:rsidRPr="7E864098" w:rsidR="2356DF27">
              <w:rPr>
                <w:rFonts w:eastAsia="Calibri"/>
                <w:sz w:val="16"/>
                <w:szCs w:val="16"/>
              </w:rPr>
              <w:t>. Examples include</w:t>
            </w:r>
            <w:r w:rsidRPr="7E864098">
              <w:rPr>
                <w:rFonts w:eastAsia="Calibri"/>
                <w:sz w:val="16"/>
                <w:szCs w:val="16"/>
              </w:rPr>
              <w:t xml:space="preserve"> transmission and distribution system operators, delegated operators and other third parties, aggregators, energy service companies, renewable energy communities, citizen energy communities and balancing service providers.</w:t>
            </w:r>
          </w:p>
        </w:tc>
      </w:tr>
      <w:tr w:rsidRPr="001F6BB9" w:rsidR="00CB53DA" w:rsidTr="68ECF823" w14:paraId="73FBB53A" w14:textId="77777777">
        <w:trPr>
          <w:trHeight w:val="300"/>
        </w:trPr>
        <w:tc>
          <w:tcPr>
            <w:tcW w:w="1604" w:type="dxa"/>
          </w:tcPr>
          <w:p w:rsidRPr="001F6BB9" w:rsidR="00CB53DA" w:rsidP="559A74E2" w:rsidRDefault="7B116C6B" w14:paraId="75AB4CC5" w14:textId="22A6D632">
            <w:pPr>
              <w:rPr>
                <w:rFonts w:eastAsia="Calibri"/>
                <w:sz w:val="16"/>
                <w:szCs w:val="16"/>
                <w:lang w:val="en-US"/>
              </w:rPr>
            </w:pPr>
            <w:r w:rsidRPr="0E1D4A2D">
              <w:rPr>
                <w:rFonts w:eastAsia="Calibri"/>
                <w:sz w:val="16"/>
                <w:szCs w:val="16"/>
                <w:lang w:val="en-US"/>
              </w:rPr>
              <w:t>Connecting System Operator CSO</w:t>
            </w:r>
          </w:p>
        </w:tc>
        <w:tc>
          <w:tcPr>
            <w:tcW w:w="1076" w:type="dxa"/>
          </w:tcPr>
          <w:p w:rsidRPr="692E8576" w:rsidR="00CB53DA" w:rsidP="4AF7D480" w:rsidRDefault="7B116C6B" w14:paraId="47AD19AD" w14:textId="4BA3AB95">
            <w:pPr>
              <w:rPr>
                <w:rFonts w:eastAsia="Calibri"/>
                <w:sz w:val="16"/>
                <w:szCs w:val="16"/>
                <w:lang w:val="en-GB"/>
              </w:rPr>
            </w:pPr>
            <w:r w:rsidRPr="0E1D4A2D">
              <w:rPr>
                <w:rFonts w:eastAsia="Calibri"/>
                <w:sz w:val="16"/>
                <w:szCs w:val="16"/>
                <w:lang w:val="en-GB"/>
              </w:rPr>
              <w:t>Business</w:t>
            </w:r>
          </w:p>
        </w:tc>
        <w:tc>
          <w:tcPr>
            <w:tcW w:w="6439" w:type="dxa"/>
          </w:tcPr>
          <w:p w:rsidRPr="001F6BB9" w:rsidR="00CB53DA" w:rsidP="4AF7D480" w:rsidRDefault="63C3FE37" w14:paraId="56BEE248" w14:textId="645B91E5">
            <w:pPr>
              <w:rPr>
                <w:rFonts w:eastAsia="Calibri"/>
                <w:sz w:val="16"/>
                <w:szCs w:val="16"/>
              </w:rPr>
            </w:pPr>
            <w:r w:rsidRPr="0E1D4A2D">
              <w:rPr>
                <w:rFonts w:eastAsia="Calibri"/>
                <w:sz w:val="16"/>
                <w:szCs w:val="16"/>
              </w:rPr>
              <w:t xml:space="preserve">A </w:t>
            </w:r>
            <w:r w:rsidRPr="0E1D4A2D" w:rsidR="5E2680FB">
              <w:rPr>
                <w:rFonts w:eastAsia="Calibri"/>
                <w:sz w:val="16"/>
                <w:szCs w:val="16"/>
              </w:rPr>
              <w:t>Connecting</w:t>
            </w:r>
            <w:r w:rsidRPr="0E1D4A2D">
              <w:rPr>
                <w:rFonts w:eastAsia="Calibri"/>
                <w:sz w:val="16"/>
                <w:szCs w:val="16"/>
              </w:rPr>
              <w:t xml:space="preserve"> System Operator that connects the final customer to the grid</w:t>
            </w:r>
          </w:p>
        </w:tc>
      </w:tr>
      <w:tr w:rsidRPr="001F6BB9" w:rsidR="0056115D" w:rsidTr="68ECF823" w14:paraId="577EA290" w14:textId="77777777">
        <w:trPr>
          <w:trHeight w:val="300"/>
        </w:trPr>
        <w:tc>
          <w:tcPr>
            <w:tcW w:w="1604" w:type="dxa"/>
          </w:tcPr>
          <w:p w:rsidRPr="001F6BB9" w:rsidR="0056115D" w:rsidP="0B4E7E45" w:rsidRDefault="30D8CA7D" w14:paraId="1650CF13" w14:textId="749FB44A">
            <w:pPr>
              <w:rPr>
                <w:rFonts w:eastAsia="Calibri"/>
                <w:sz w:val="16"/>
                <w:szCs w:val="16"/>
                <w:lang w:val="en-US"/>
              </w:rPr>
            </w:pPr>
            <w:proofErr w:type="spellStart"/>
            <w:r w:rsidRPr="0B4E7E45">
              <w:rPr>
                <w:rFonts w:eastAsia="Calibri"/>
                <w:sz w:val="16"/>
                <w:szCs w:val="16"/>
              </w:rPr>
              <w:t>eHDV</w:t>
            </w:r>
            <w:proofErr w:type="spellEnd"/>
            <w:r w:rsidRPr="0B4E7E45">
              <w:rPr>
                <w:rFonts w:eastAsia="Calibri"/>
                <w:sz w:val="16"/>
                <w:szCs w:val="16"/>
              </w:rPr>
              <w:t xml:space="preserve"> </w:t>
            </w:r>
            <w:r w:rsidRPr="0B4E7E45" w:rsidR="55292CB9">
              <w:rPr>
                <w:rFonts w:eastAsia="Calibri"/>
                <w:sz w:val="16"/>
                <w:szCs w:val="16"/>
              </w:rPr>
              <w:t>Data Administrator</w:t>
            </w:r>
          </w:p>
        </w:tc>
        <w:tc>
          <w:tcPr>
            <w:tcW w:w="1076" w:type="dxa"/>
          </w:tcPr>
          <w:p w:rsidRPr="001F6BB9" w:rsidR="0056115D" w:rsidP="4AF7D480" w:rsidRDefault="006A3E1B" w14:paraId="3524BE54" w14:textId="03281D96">
            <w:pPr>
              <w:rPr>
                <w:rFonts w:eastAsia="Calibri" w:cstheme="minorHAnsi"/>
                <w:sz w:val="16"/>
                <w:szCs w:val="16"/>
                <w:lang w:val="en-GB"/>
              </w:rPr>
            </w:pPr>
            <w:r w:rsidRPr="001F6BB9">
              <w:rPr>
                <w:rFonts w:eastAsia="Calibri" w:cstheme="minorHAnsi"/>
                <w:sz w:val="16"/>
                <w:szCs w:val="16"/>
                <w:lang w:val="en-GB"/>
              </w:rPr>
              <w:t>Business</w:t>
            </w:r>
          </w:p>
        </w:tc>
        <w:tc>
          <w:tcPr>
            <w:tcW w:w="6439" w:type="dxa"/>
          </w:tcPr>
          <w:p w:rsidRPr="001F6BB9" w:rsidR="0056115D" w:rsidP="0B4E7E45" w:rsidRDefault="1EDBB644" w14:paraId="5DA67FB8" w14:textId="1CE20899">
            <w:pPr>
              <w:rPr>
                <w:rFonts w:eastAsia="Calibri"/>
                <w:sz w:val="16"/>
                <w:szCs w:val="16"/>
                <w:lang w:val="en-GB"/>
              </w:rPr>
            </w:pPr>
            <w:r w:rsidRPr="05AA7132">
              <w:rPr>
                <w:rFonts w:eastAsia="Calibri"/>
                <w:sz w:val="16"/>
                <w:szCs w:val="16"/>
              </w:rPr>
              <w:t xml:space="preserve">A party responsible for </w:t>
            </w:r>
            <w:proofErr w:type="spellStart"/>
            <w:r w:rsidRPr="05AA7132" w:rsidR="112ACF56">
              <w:rPr>
                <w:rFonts w:eastAsia="Calibri"/>
                <w:sz w:val="16"/>
                <w:szCs w:val="16"/>
              </w:rPr>
              <w:t>e</w:t>
            </w:r>
            <w:r w:rsidRPr="05AA7132">
              <w:rPr>
                <w:rFonts w:eastAsia="Calibri"/>
                <w:sz w:val="16"/>
                <w:szCs w:val="16"/>
              </w:rPr>
              <w:t>HD</w:t>
            </w:r>
            <w:r w:rsidRPr="05AA7132" w:rsidR="36A35E3C">
              <w:rPr>
                <w:rFonts w:eastAsia="Calibri"/>
                <w:sz w:val="16"/>
                <w:szCs w:val="16"/>
              </w:rPr>
              <w:t>V</w:t>
            </w:r>
            <w:proofErr w:type="spellEnd"/>
            <w:r w:rsidRPr="05AA7132">
              <w:rPr>
                <w:rFonts w:eastAsia="Calibri"/>
                <w:sz w:val="16"/>
                <w:szCs w:val="16"/>
              </w:rPr>
              <w:t xml:space="preserve"> data and distributing these data to </w:t>
            </w:r>
            <w:proofErr w:type="spellStart"/>
            <w:r w:rsidR="00E7316F">
              <w:rPr>
                <w:rFonts w:eastAsia="Calibri"/>
                <w:sz w:val="16"/>
                <w:szCs w:val="16"/>
              </w:rPr>
              <w:t>eHDV</w:t>
            </w:r>
            <w:proofErr w:type="spellEnd"/>
            <w:r w:rsidR="00E7316F">
              <w:rPr>
                <w:rFonts w:eastAsia="Calibri"/>
                <w:sz w:val="16"/>
                <w:szCs w:val="16"/>
              </w:rPr>
              <w:t xml:space="preserve"> Forecast producers</w:t>
            </w:r>
            <w:r w:rsidRPr="05AA7132">
              <w:rPr>
                <w:rFonts w:eastAsia="Calibri"/>
                <w:sz w:val="16"/>
                <w:szCs w:val="16"/>
              </w:rPr>
              <w:t>.</w:t>
            </w:r>
          </w:p>
        </w:tc>
      </w:tr>
      <w:tr w:rsidRPr="001F6BB9" w:rsidR="006A3E1B" w:rsidTr="68ECF823" w14:paraId="55555034" w14:textId="77777777">
        <w:trPr>
          <w:trHeight w:val="300"/>
        </w:trPr>
        <w:tc>
          <w:tcPr>
            <w:tcW w:w="1604" w:type="dxa"/>
          </w:tcPr>
          <w:p w:rsidRPr="001F6BB9" w:rsidR="006A3E1B" w:rsidP="0B4E7E45" w:rsidRDefault="5F31F37F" w14:paraId="5B07E493" w14:textId="034C484F">
            <w:pPr>
              <w:rPr>
                <w:rFonts w:eastAsia="Calibri"/>
                <w:sz w:val="16"/>
                <w:szCs w:val="16"/>
              </w:rPr>
            </w:pPr>
            <w:proofErr w:type="spellStart"/>
            <w:r w:rsidRPr="68ECF823">
              <w:rPr>
                <w:rFonts w:eastAsia="Calibri"/>
                <w:sz w:val="16"/>
                <w:szCs w:val="16"/>
              </w:rPr>
              <w:t>eHDV</w:t>
            </w:r>
            <w:proofErr w:type="spellEnd"/>
            <w:r w:rsidRPr="68ECF823">
              <w:rPr>
                <w:rFonts w:eastAsia="Calibri"/>
                <w:sz w:val="16"/>
                <w:szCs w:val="16"/>
              </w:rPr>
              <w:t xml:space="preserve"> </w:t>
            </w:r>
            <w:r w:rsidRPr="68ECF823" w:rsidR="716B3E8D">
              <w:rPr>
                <w:sz w:val="16"/>
                <w:szCs w:val="16"/>
              </w:rPr>
              <w:t xml:space="preserve">Data </w:t>
            </w:r>
            <w:commentRangeStart w:id="15"/>
            <w:commentRangeStart w:id="16"/>
            <w:r w:rsidRPr="68ECF823" w:rsidR="716B3E8D">
              <w:rPr>
                <w:sz w:val="16"/>
                <w:szCs w:val="16"/>
              </w:rPr>
              <w:t xml:space="preserve">Permission </w:t>
            </w:r>
            <w:commentRangeEnd w:id="15"/>
            <w:r w:rsidRPr="68ECF823" w:rsidR="762E1EF0">
              <w:rPr>
                <w:rStyle w:val="CommentReference"/>
              </w:rPr>
              <w:commentReference w:id="15"/>
            </w:r>
            <w:commentRangeEnd w:id="16"/>
            <w:r>
              <w:rPr>
                <w:rStyle w:val="CommentReference"/>
              </w:rPr>
              <w:commentReference w:id="16"/>
            </w:r>
            <w:r w:rsidRPr="68ECF823" w:rsidR="716B3E8D">
              <w:rPr>
                <w:sz w:val="16"/>
                <w:szCs w:val="16"/>
              </w:rPr>
              <w:t>administrator</w:t>
            </w:r>
          </w:p>
        </w:tc>
        <w:tc>
          <w:tcPr>
            <w:tcW w:w="1076" w:type="dxa"/>
          </w:tcPr>
          <w:p w:rsidRPr="001F6BB9" w:rsidR="006A3E1B" w:rsidP="006A3E1B" w:rsidRDefault="006A3E1B" w14:paraId="58D8C74C" w14:textId="5CEED867">
            <w:pPr>
              <w:rPr>
                <w:rFonts w:eastAsia="Calibri" w:cstheme="minorHAnsi"/>
                <w:sz w:val="16"/>
                <w:szCs w:val="16"/>
                <w:lang w:val="en-GB"/>
              </w:rPr>
            </w:pPr>
            <w:r w:rsidRPr="001F6BB9">
              <w:rPr>
                <w:rFonts w:cstheme="minorHAnsi"/>
                <w:sz w:val="16"/>
                <w:szCs w:val="16"/>
              </w:rPr>
              <w:t>Business</w:t>
            </w:r>
          </w:p>
        </w:tc>
        <w:tc>
          <w:tcPr>
            <w:tcW w:w="6439" w:type="dxa"/>
          </w:tcPr>
          <w:p w:rsidRPr="001F6BB9" w:rsidR="006A3E1B" w:rsidP="0B4E7E45" w:rsidRDefault="152BDC53" w14:paraId="0F629E08" w14:textId="396B86D2">
            <w:pPr>
              <w:rPr>
                <w:sz w:val="16"/>
                <w:szCs w:val="16"/>
              </w:rPr>
            </w:pPr>
            <w:r w:rsidRPr="0E1D4A2D">
              <w:rPr>
                <w:sz w:val="16"/>
                <w:szCs w:val="16"/>
              </w:rPr>
              <w:t xml:space="preserve">A party responsible for administering a register of data access permissions for a set of </w:t>
            </w:r>
            <w:proofErr w:type="spellStart"/>
            <w:r w:rsidRPr="0E1D4A2D" w:rsidR="10231782">
              <w:rPr>
                <w:rFonts w:eastAsia="Calibri"/>
                <w:sz w:val="16"/>
                <w:szCs w:val="16"/>
              </w:rPr>
              <w:t>eHDV</w:t>
            </w:r>
            <w:proofErr w:type="spellEnd"/>
            <w:r w:rsidRPr="0E1D4A2D" w:rsidR="10231782">
              <w:rPr>
                <w:rFonts w:eastAsia="Calibri"/>
                <w:sz w:val="16"/>
                <w:szCs w:val="16"/>
              </w:rPr>
              <w:t xml:space="preserve"> </w:t>
            </w:r>
            <w:r w:rsidRPr="0E1D4A2D">
              <w:rPr>
                <w:sz w:val="16"/>
                <w:szCs w:val="16"/>
              </w:rPr>
              <w:t>data, making this information available to</w:t>
            </w:r>
            <w:r w:rsidRPr="0E1D4A2D">
              <w:rPr>
                <w:rFonts w:eastAsia="Calibri"/>
                <w:sz w:val="16"/>
                <w:szCs w:val="16"/>
              </w:rPr>
              <w:t xml:space="preserve"> </w:t>
            </w:r>
            <w:proofErr w:type="spellStart"/>
            <w:r w:rsidRPr="0E1D4A2D" w:rsidR="47C1EBEA">
              <w:rPr>
                <w:rFonts w:eastAsia="Calibri"/>
                <w:sz w:val="16"/>
                <w:szCs w:val="16"/>
              </w:rPr>
              <w:t>eHDV</w:t>
            </w:r>
            <w:proofErr w:type="spellEnd"/>
            <w:r w:rsidRPr="0E1D4A2D" w:rsidR="47C1EBEA">
              <w:rPr>
                <w:rFonts w:eastAsia="Calibri"/>
                <w:sz w:val="16"/>
                <w:szCs w:val="16"/>
              </w:rPr>
              <w:t xml:space="preserve"> Forecast producers</w:t>
            </w:r>
            <w:r w:rsidRPr="0E1D4A2D" w:rsidR="1F37CC95">
              <w:rPr>
                <w:rFonts w:eastAsia="Calibri"/>
                <w:sz w:val="16"/>
                <w:szCs w:val="16"/>
              </w:rPr>
              <w:t xml:space="preserve"> under </w:t>
            </w:r>
            <w:r w:rsidRPr="0E1D4A2D" w:rsidR="3CB8181E">
              <w:rPr>
                <w:rFonts w:eastAsia="Calibri"/>
                <w:sz w:val="16"/>
                <w:szCs w:val="16"/>
              </w:rPr>
              <w:t>a non-disclosure agreement (</w:t>
            </w:r>
            <w:r w:rsidRPr="0E1D4A2D" w:rsidR="1F37CC95">
              <w:rPr>
                <w:rFonts w:eastAsia="Calibri"/>
                <w:sz w:val="16"/>
                <w:szCs w:val="16"/>
              </w:rPr>
              <w:t>NDA</w:t>
            </w:r>
            <w:r w:rsidRPr="0E1D4A2D" w:rsidR="25974EC0">
              <w:rPr>
                <w:rFonts w:eastAsia="Calibri"/>
                <w:sz w:val="16"/>
                <w:szCs w:val="16"/>
              </w:rPr>
              <w:t>)</w:t>
            </w:r>
            <w:r w:rsidRPr="0E1D4A2D" w:rsidR="47C1EBEA">
              <w:rPr>
                <w:rFonts w:eastAsia="Calibri"/>
                <w:sz w:val="16"/>
                <w:szCs w:val="16"/>
              </w:rPr>
              <w:t>.</w:t>
            </w:r>
            <w:r w:rsidRPr="0E1D4A2D" w:rsidR="13A7620C">
              <w:rPr>
                <w:sz w:val="16"/>
                <w:szCs w:val="16"/>
              </w:rPr>
              <w:t xml:space="preserve"> </w:t>
            </w:r>
          </w:p>
        </w:tc>
      </w:tr>
      <w:tr w:rsidRPr="001F6BB9" w:rsidR="006A3E1B" w:rsidTr="68ECF823" w14:paraId="5F214B8D" w14:textId="77777777">
        <w:trPr>
          <w:trHeight w:val="300"/>
        </w:trPr>
        <w:tc>
          <w:tcPr>
            <w:tcW w:w="1604" w:type="dxa"/>
          </w:tcPr>
          <w:p w:rsidRPr="001F6BB9" w:rsidR="006A3E1B" w:rsidP="006A3E1B" w:rsidRDefault="00331946" w14:paraId="1971BE1F" w14:textId="46A079BD">
            <w:pPr>
              <w:rPr>
                <w:rFonts w:cstheme="minorHAnsi"/>
                <w:sz w:val="16"/>
                <w:szCs w:val="16"/>
              </w:rPr>
            </w:pPr>
            <w:proofErr w:type="spellStart"/>
            <w:r>
              <w:rPr>
                <w:rFonts w:cstheme="minorHAnsi"/>
                <w:sz w:val="16"/>
                <w:szCs w:val="16"/>
              </w:rPr>
              <w:t>eHDV</w:t>
            </w:r>
            <w:proofErr w:type="spellEnd"/>
            <w:r>
              <w:rPr>
                <w:rFonts w:cstheme="minorHAnsi"/>
                <w:sz w:val="16"/>
                <w:szCs w:val="16"/>
              </w:rPr>
              <w:t xml:space="preserve"> </w:t>
            </w:r>
            <w:r w:rsidRPr="001F6BB9" w:rsidR="006A3E1B">
              <w:rPr>
                <w:rFonts w:cstheme="minorHAnsi"/>
                <w:sz w:val="16"/>
                <w:szCs w:val="16"/>
              </w:rPr>
              <w:t>Forecast producer</w:t>
            </w:r>
          </w:p>
        </w:tc>
        <w:tc>
          <w:tcPr>
            <w:tcW w:w="1076" w:type="dxa"/>
          </w:tcPr>
          <w:p w:rsidRPr="001F6BB9" w:rsidR="006A3E1B" w:rsidP="006A3E1B" w:rsidRDefault="006A3E1B" w14:paraId="3B977D76" w14:textId="4D80B908">
            <w:pPr>
              <w:rPr>
                <w:rFonts w:cstheme="minorHAnsi"/>
                <w:sz w:val="16"/>
                <w:szCs w:val="16"/>
              </w:rPr>
            </w:pPr>
            <w:r w:rsidRPr="001F6BB9">
              <w:rPr>
                <w:rFonts w:cstheme="minorHAnsi"/>
                <w:sz w:val="16"/>
                <w:szCs w:val="16"/>
              </w:rPr>
              <w:t>Business</w:t>
            </w:r>
          </w:p>
        </w:tc>
        <w:tc>
          <w:tcPr>
            <w:tcW w:w="6439" w:type="dxa"/>
          </w:tcPr>
          <w:p w:rsidRPr="001F6BB9" w:rsidR="006A3E1B" w:rsidP="006A3E1B" w:rsidRDefault="006A3E1B" w14:paraId="3DB4E0CF" w14:textId="2731F676">
            <w:pPr>
              <w:rPr>
                <w:rFonts w:cstheme="minorHAnsi"/>
                <w:sz w:val="16"/>
                <w:szCs w:val="16"/>
              </w:rPr>
            </w:pPr>
            <w:r w:rsidRPr="001F6BB9">
              <w:rPr>
                <w:rFonts w:cstheme="minorHAnsi"/>
                <w:sz w:val="16"/>
                <w:szCs w:val="16"/>
              </w:rPr>
              <w:t>A party responsible for producing</w:t>
            </w:r>
            <w:r w:rsidR="00331946">
              <w:rPr>
                <w:rFonts w:cstheme="minorHAnsi"/>
                <w:sz w:val="16"/>
                <w:szCs w:val="16"/>
              </w:rPr>
              <w:t xml:space="preserve"> </w:t>
            </w:r>
            <w:proofErr w:type="spellStart"/>
            <w:r w:rsidR="00331946">
              <w:rPr>
                <w:rFonts w:cstheme="minorHAnsi"/>
                <w:sz w:val="16"/>
                <w:szCs w:val="16"/>
              </w:rPr>
              <w:t>eHDV</w:t>
            </w:r>
            <w:proofErr w:type="spellEnd"/>
            <w:r w:rsidRPr="001F6BB9">
              <w:rPr>
                <w:rFonts w:cstheme="minorHAnsi"/>
                <w:sz w:val="16"/>
                <w:szCs w:val="16"/>
              </w:rPr>
              <w:t xml:space="preserve"> forecast data</w:t>
            </w:r>
          </w:p>
        </w:tc>
      </w:tr>
      <w:tr w:rsidRPr="001F6BB9" w:rsidR="006A3E1B" w:rsidTr="68ECF823" w14:paraId="7DA6C712" w14:textId="77777777">
        <w:trPr>
          <w:trHeight w:val="300"/>
        </w:trPr>
        <w:tc>
          <w:tcPr>
            <w:tcW w:w="1604" w:type="dxa"/>
          </w:tcPr>
          <w:p w:rsidRPr="001F6BB9" w:rsidR="006A3E1B" w:rsidP="0B4E7E45" w:rsidRDefault="295B5FC8" w14:paraId="2BDD8728" w14:textId="0F1D38B9">
            <w:pPr>
              <w:rPr>
                <w:sz w:val="16"/>
                <w:szCs w:val="16"/>
                <w:lang w:val="en-US"/>
              </w:rPr>
            </w:pPr>
            <w:proofErr w:type="spellStart"/>
            <w:r w:rsidRPr="05AA7132">
              <w:rPr>
                <w:rFonts w:eastAsia="Calibri"/>
                <w:sz w:val="16"/>
                <w:szCs w:val="16"/>
              </w:rPr>
              <w:t>eHDV</w:t>
            </w:r>
            <w:proofErr w:type="spellEnd"/>
            <w:r w:rsidRPr="05AA7132">
              <w:rPr>
                <w:rFonts w:eastAsia="Calibri"/>
                <w:sz w:val="16"/>
                <w:szCs w:val="16"/>
              </w:rPr>
              <w:t xml:space="preserve"> </w:t>
            </w:r>
            <w:r w:rsidRPr="05AA7132" w:rsidR="1EDBB644">
              <w:rPr>
                <w:sz w:val="16"/>
                <w:szCs w:val="16"/>
              </w:rPr>
              <w:t>Forecast Data access provider</w:t>
            </w:r>
          </w:p>
        </w:tc>
        <w:tc>
          <w:tcPr>
            <w:tcW w:w="1076" w:type="dxa"/>
          </w:tcPr>
          <w:p w:rsidRPr="001F6BB9" w:rsidR="006A3E1B" w:rsidP="006A3E1B" w:rsidRDefault="006A3E1B" w14:paraId="6C96CB04" w14:textId="74E05579">
            <w:pPr>
              <w:rPr>
                <w:rFonts w:cstheme="minorHAnsi"/>
                <w:sz w:val="16"/>
                <w:szCs w:val="16"/>
              </w:rPr>
            </w:pPr>
            <w:r w:rsidRPr="001F6BB9">
              <w:rPr>
                <w:rFonts w:cstheme="minorHAnsi"/>
                <w:sz w:val="16"/>
                <w:szCs w:val="16"/>
              </w:rPr>
              <w:t>Business</w:t>
            </w:r>
          </w:p>
        </w:tc>
        <w:tc>
          <w:tcPr>
            <w:tcW w:w="6439" w:type="dxa"/>
          </w:tcPr>
          <w:p w:rsidRPr="001F6BB9" w:rsidR="006A3E1B" w:rsidP="0B4E7E45" w:rsidRDefault="55292CB9" w14:paraId="6FF74F36" w14:textId="5BDCB5FE">
            <w:pPr>
              <w:rPr>
                <w:sz w:val="16"/>
                <w:szCs w:val="16"/>
              </w:rPr>
            </w:pPr>
            <w:r w:rsidRPr="0B4E7E45">
              <w:rPr>
                <w:sz w:val="16"/>
                <w:szCs w:val="16"/>
              </w:rPr>
              <w:t xml:space="preserve">A party responsible for access to </w:t>
            </w:r>
            <w:proofErr w:type="spellStart"/>
            <w:r w:rsidRPr="0B4E7E45" w:rsidR="515CBF90">
              <w:rPr>
                <w:rFonts w:eastAsia="Calibri"/>
                <w:sz w:val="16"/>
                <w:szCs w:val="16"/>
              </w:rPr>
              <w:t>eHDV</w:t>
            </w:r>
            <w:proofErr w:type="spellEnd"/>
            <w:r w:rsidRPr="0B4E7E45" w:rsidR="515CBF90">
              <w:rPr>
                <w:rFonts w:eastAsia="Calibri"/>
                <w:sz w:val="16"/>
                <w:szCs w:val="16"/>
              </w:rPr>
              <w:t xml:space="preserve"> </w:t>
            </w:r>
            <w:r w:rsidRPr="0B4E7E45">
              <w:rPr>
                <w:sz w:val="16"/>
                <w:szCs w:val="16"/>
              </w:rPr>
              <w:t>Forecast Data</w:t>
            </w:r>
          </w:p>
        </w:tc>
      </w:tr>
      <w:tr w:rsidRPr="001F6BB9" w:rsidR="006A3E1B" w:rsidTr="68ECF823" w14:paraId="1119D352" w14:textId="77777777">
        <w:trPr>
          <w:trHeight w:val="300"/>
        </w:trPr>
        <w:tc>
          <w:tcPr>
            <w:tcW w:w="1604" w:type="dxa"/>
            <w:vAlign w:val="center"/>
          </w:tcPr>
          <w:p w:rsidRPr="001F6BB9" w:rsidR="006A3E1B" w:rsidP="006A3E1B" w:rsidRDefault="006A3E1B" w14:paraId="22A2248E" w14:textId="56A5C050">
            <w:pPr>
              <w:rPr>
                <w:rFonts w:cstheme="minorHAnsi"/>
                <w:sz w:val="16"/>
                <w:szCs w:val="16"/>
              </w:rPr>
            </w:pPr>
            <w:r w:rsidRPr="001F6BB9">
              <w:rPr>
                <w:rFonts w:cstheme="minorHAnsi"/>
                <w:color w:val="000000"/>
                <w:sz w:val="16"/>
                <w:szCs w:val="16"/>
              </w:rPr>
              <w:t>Grid hosting capacity website provider</w:t>
            </w:r>
          </w:p>
        </w:tc>
        <w:tc>
          <w:tcPr>
            <w:tcW w:w="1076" w:type="dxa"/>
            <w:vAlign w:val="center"/>
          </w:tcPr>
          <w:p w:rsidRPr="001F6BB9" w:rsidR="006A3E1B" w:rsidP="692E8576" w:rsidRDefault="57A1D09C" w14:paraId="7FFAFAE0" w14:textId="5D3BF0E0">
            <w:pPr>
              <w:rPr>
                <w:sz w:val="16"/>
                <w:szCs w:val="16"/>
              </w:rPr>
            </w:pPr>
            <w:r w:rsidRPr="692E8576">
              <w:rPr>
                <w:sz w:val="16"/>
                <w:szCs w:val="16"/>
              </w:rPr>
              <w:t>Business</w:t>
            </w:r>
          </w:p>
          <w:p w:rsidRPr="001F6BB9" w:rsidR="006A3E1B" w:rsidP="006A3E1B" w:rsidRDefault="006A3E1B" w14:paraId="4161180E" w14:textId="4010C4B3">
            <w:pPr>
              <w:rPr>
                <w:sz w:val="16"/>
                <w:szCs w:val="16"/>
              </w:rPr>
            </w:pPr>
          </w:p>
        </w:tc>
        <w:tc>
          <w:tcPr>
            <w:tcW w:w="6439" w:type="dxa"/>
            <w:vAlign w:val="center"/>
          </w:tcPr>
          <w:p w:rsidRPr="001F6BB9" w:rsidR="006A3E1B" w:rsidP="05AA7132" w:rsidRDefault="6527F5D1" w14:paraId="44E49AF7" w14:textId="2FCF9D0C">
            <w:pPr>
              <w:rPr>
                <w:sz w:val="16"/>
                <w:szCs w:val="16"/>
              </w:rPr>
            </w:pPr>
            <w:r w:rsidRPr="05AA7132">
              <w:rPr>
                <w:color w:val="000000" w:themeColor="text1"/>
                <w:sz w:val="16"/>
                <w:szCs w:val="16"/>
              </w:rPr>
              <w:t xml:space="preserve">A party who provides Grid hosting capacity website </w:t>
            </w:r>
          </w:p>
        </w:tc>
      </w:tr>
      <w:tr w:rsidR="692E8576" w:rsidTr="68ECF823" w14:paraId="4C393C07" w14:textId="77777777">
        <w:trPr>
          <w:trHeight w:val="300"/>
        </w:trPr>
        <w:tc>
          <w:tcPr>
            <w:tcW w:w="1604" w:type="dxa"/>
            <w:vAlign w:val="center"/>
          </w:tcPr>
          <w:p w:rsidR="393BA560" w:rsidP="692E8576" w:rsidRDefault="592A21F2" w14:paraId="0184F96C" w14:textId="34A9BB2B">
            <w:pPr>
              <w:rPr>
                <w:sz w:val="16"/>
                <w:szCs w:val="16"/>
              </w:rPr>
            </w:pPr>
            <w:r w:rsidRPr="68ECF823">
              <w:rPr>
                <w:sz w:val="16"/>
                <w:szCs w:val="16"/>
              </w:rPr>
              <w:t>Power forecast</w:t>
            </w:r>
            <w:r w:rsidRPr="68ECF823" w:rsidR="3E625643">
              <w:rPr>
                <w:sz w:val="16"/>
                <w:szCs w:val="16"/>
              </w:rPr>
              <w:t xml:space="preserve"> data</w:t>
            </w:r>
            <w:r w:rsidRPr="68ECF823">
              <w:rPr>
                <w:sz w:val="16"/>
                <w:szCs w:val="16"/>
              </w:rPr>
              <w:t xml:space="preserve"> pro</w:t>
            </w:r>
            <w:r w:rsidRPr="68ECF823" w:rsidR="5A4CB4F6">
              <w:rPr>
                <w:sz w:val="16"/>
                <w:szCs w:val="16"/>
              </w:rPr>
              <w:t>vid</w:t>
            </w:r>
            <w:r w:rsidRPr="68ECF823">
              <w:rPr>
                <w:sz w:val="16"/>
                <w:szCs w:val="16"/>
              </w:rPr>
              <w:t>e</w:t>
            </w:r>
            <w:r w:rsidRPr="68ECF823" w:rsidR="5E40F14A">
              <w:rPr>
                <w:sz w:val="16"/>
                <w:szCs w:val="16"/>
              </w:rPr>
              <w:t>r</w:t>
            </w:r>
          </w:p>
        </w:tc>
        <w:tc>
          <w:tcPr>
            <w:tcW w:w="1076" w:type="dxa"/>
            <w:vAlign w:val="center"/>
          </w:tcPr>
          <w:p w:rsidR="6D0EBC41" w:rsidP="692E8576" w:rsidRDefault="6D0EBC41" w14:paraId="23890B70" w14:textId="5D3BF0E0">
            <w:pPr>
              <w:rPr>
                <w:sz w:val="16"/>
                <w:szCs w:val="16"/>
              </w:rPr>
            </w:pPr>
            <w:r w:rsidRPr="692E8576">
              <w:rPr>
                <w:sz w:val="16"/>
                <w:szCs w:val="16"/>
              </w:rPr>
              <w:t>Business</w:t>
            </w:r>
          </w:p>
          <w:p w:rsidR="692E8576" w:rsidP="692E8576" w:rsidRDefault="692E8576" w14:paraId="6EC54823" w14:textId="6DD989AA">
            <w:pPr>
              <w:rPr>
                <w:sz w:val="16"/>
                <w:szCs w:val="16"/>
              </w:rPr>
            </w:pPr>
          </w:p>
        </w:tc>
        <w:tc>
          <w:tcPr>
            <w:tcW w:w="6439" w:type="dxa"/>
            <w:vAlign w:val="center"/>
          </w:tcPr>
          <w:p w:rsidR="393BA560" w:rsidP="692E8576" w:rsidRDefault="592A21F2" w14:paraId="771D26E0" w14:textId="78BCB462">
            <w:pPr>
              <w:rPr>
                <w:sz w:val="16"/>
                <w:szCs w:val="16"/>
              </w:rPr>
            </w:pPr>
            <w:r w:rsidRPr="68ECF823">
              <w:rPr>
                <w:sz w:val="16"/>
                <w:szCs w:val="16"/>
              </w:rPr>
              <w:t>A party responsible for p</w:t>
            </w:r>
            <w:r w:rsidRPr="68ECF823" w:rsidR="0F8B7F5F">
              <w:rPr>
                <w:sz w:val="16"/>
                <w:szCs w:val="16"/>
              </w:rPr>
              <w:t>roviding</w:t>
            </w:r>
            <w:r w:rsidRPr="68ECF823">
              <w:rPr>
                <w:sz w:val="16"/>
                <w:szCs w:val="16"/>
              </w:rPr>
              <w:t xml:space="preserve"> power forecast data</w:t>
            </w:r>
          </w:p>
        </w:tc>
      </w:tr>
      <w:tr w:rsidR="692E8576" w:rsidTr="68ECF823" w14:paraId="4C6C744D" w14:textId="77777777">
        <w:trPr>
          <w:trHeight w:val="300"/>
        </w:trPr>
        <w:tc>
          <w:tcPr>
            <w:tcW w:w="1604" w:type="dxa"/>
            <w:vAlign w:val="center"/>
          </w:tcPr>
          <w:p w:rsidR="393BA560" w:rsidP="692E8576" w:rsidRDefault="393BA560" w14:paraId="19182BD2" w14:textId="5286B265">
            <w:pPr>
              <w:rPr>
                <w:sz w:val="16"/>
                <w:szCs w:val="16"/>
              </w:rPr>
            </w:pPr>
            <w:r w:rsidRPr="692E8576">
              <w:rPr>
                <w:sz w:val="16"/>
                <w:szCs w:val="16"/>
              </w:rPr>
              <w:t>Power forecast access provider</w:t>
            </w:r>
          </w:p>
        </w:tc>
        <w:tc>
          <w:tcPr>
            <w:tcW w:w="1076" w:type="dxa"/>
            <w:vAlign w:val="center"/>
          </w:tcPr>
          <w:p w:rsidR="3F50DB0C" w:rsidP="692E8576" w:rsidRDefault="3F50DB0C" w14:paraId="20F4FFA0" w14:textId="1ABE3981">
            <w:pPr>
              <w:rPr>
                <w:sz w:val="16"/>
                <w:szCs w:val="16"/>
              </w:rPr>
            </w:pPr>
            <w:r w:rsidRPr="692E8576">
              <w:rPr>
                <w:sz w:val="16"/>
                <w:szCs w:val="16"/>
              </w:rPr>
              <w:t>Business</w:t>
            </w:r>
          </w:p>
        </w:tc>
        <w:tc>
          <w:tcPr>
            <w:tcW w:w="6439" w:type="dxa"/>
            <w:vAlign w:val="center"/>
          </w:tcPr>
          <w:p w:rsidR="393BA560" w:rsidP="692E8576" w:rsidRDefault="393BA560" w14:paraId="10432A61" w14:textId="28019F44">
            <w:pPr>
              <w:rPr>
                <w:sz w:val="16"/>
                <w:szCs w:val="16"/>
              </w:rPr>
            </w:pPr>
            <w:r w:rsidRPr="692E8576">
              <w:rPr>
                <w:sz w:val="16"/>
                <w:szCs w:val="16"/>
              </w:rPr>
              <w:t>A party responsible for access to the power forecast Data</w:t>
            </w:r>
          </w:p>
        </w:tc>
      </w:tr>
    </w:tbl>
    <w:p w:rsidR="5CAF0BBC" w:rsidP="5CAF0BBC" w:rsidRDefault="5CAF0BBC" w14:paraId="0773D3DB" w14:textId="0B854AFD">
      <w:pPr>
        <w:jc w:val="center"/>
        <w:rPr>
          <w:del w:author="Wiss Emma (DU-I)" w:date="2025-10-20T11:07:00Z" w16du:dateUtc="2025-10-20T09:07:00Z" w:id="17"/>
          <w:rFonts w:eastAsia="Calibri"/>
          <w:b/>
          <w:bCs/>
          <w:lang w:val="en-GB"/>
        </w:rPr>
      </w:pPr>
    </w:p>
    <w:p w:rsidR="00C061C2" w:rsidRDefault="00C061C2" w14:paraId="7D4280CB" w14:textId="77777777">
      <w:pPr>
        <w:rPr>
          <w:ins w:author="Wiss Emma (DU-I)" w:date="2025-10-20T11:07:00Z" w16du:dateUtc="2025-10-20T09:07:00Z" w:id="18"/>
          <w:rFonts w:eastAsia="Calibri"/>
          <w:b/>
          <w:bCs/>
          <w:lang w:val="en-GB"/>
        </w:rPr>
        <w:pPrChange w:author="Wiss Emma (DU-I)" w:date="2025-10-20T11:07:00Z" w16du:dateUtc="2025-10-20T09:07:00Z" w:id="19">
          <w:pPr>
            <w:jc w:val="center"/>
          </w:pPr>
        </w:pPrChange>
      </w:pPr>
    </w:p>
    <w:p w:rsidR="1BA7B45D" w:rsidP="5CAF0BBC" w:rsidRDefault="1BA7B45D" w14:paraId="484FA078" w14:textId="3DB3949A">
      <w:pPr>
        <w:jc w:val="center"/>
        <w:rPr>
          <w:rFonts w:eastAsia="Calibri"/>
          <w:b/>
          <w:bCs/>
          <w:lang w:val="en-GB"/>
        </w:rPr>
      </w:pPr>
      <w:r w:rsidRPr="5CAF0BBC">
        <w:rPr>
          <w:rFonts w:eastAsia="Calibri"/>
          <w:b/>
          <w:bCs/>
          <w:lang w:val="en-GB"/>
        </w:rPr>
        <w:t>P</w:t>
      </w:r>
      <w:r w:rsidRPr="5CAF0BBC" w:rsidR="38BA817B">
        <w:rPr>
          <w:rFonts w:eastAsia="Calibri"/>
          <w:b/>
          <w:bCs/>
          <w:lang w:val="en-GB"/>
        </w:rPr>
        <w:t>ROCEDURES</w:t>
      </w:r>
    </w:p>
    <w:p w:rsidR="5A5B1CDD" w:rsidP="05AA7132" w:rsidRDefault="2936104D" w14:paraId="4FC1BF10" w14:textId="586C9287">
      <w:pPr>
        <w:jc w:val="both"/>
        <w:rPr>
          <w:rFonts w:eastAsia="Calibri"/>
          <w:lang w:val="en-GB"/>
        </w:rPr>
      </w:pPr>
      <w:r w:rsidRPr="17AD2C88">
        <w:rPr>
          <w:rFonts w:eastAsia="Calibri"/>
          <w:lang w:val="en-GB"/>
        </w:rPr>
        <w:t xml:space="preserve">All roles are expected to be </w:t>
      </w:r>
      <w:r w:rsidRPr="17AD2C88" w:rsidR="544711DC">
        <w:rPr>
          <w:rFonts w:eastAsia="Calibri"/>
          <w:lang w:val="en-GB"/>
        </w:rPr>
        <w:t>accessing</w:t>
      </w:r>
      <w:r w:rsidRPr="17AD2C88" w:rsidR="1B12F87D">
        <w:rPr>
          <w:rFonts w:eastAsia="Calibri"/>
          <w:lang w:val="en-GB"/>
        </w:rPr>
        <w:t xml:space="preserve"> </w:t>
      </w:r>
      <w:r w:rsidRPr="17AD2C88" w:rsidR="7E095FEA">
        <w:rPr>
          <w:rFonts w:eastAsia="Calibri"/>
          <w:lang w:val="en-GB"/>
        </w:rPr>
        <w:t xml:space="preserve">information </w:t>
      </w:r>
      <w:r w:rsidRPr="17AD2C88">
        <w:rPr>
          <w:rFonts w:eastAsia="Calibri"/>
          <w:lang w:val="en-GB"/>
        </w:rPr>
        <w:t>in secure, authenticated manner and through trusted communication channels. For this reason, the authentication steps used for these communication partners are not listed in the scenarios below.</w:t>
      </w:r>
      <w:r w:rsidRPr="17AD2C88" w:rsidR="2588D730">
        <w:rPr>
          <w:rFonts w:eastAsia="Calibri"/>
          <w:lang w:val="en-GB"/>
        </w:rPr>
        <w:t xml:space="preserve"> </w:t>
      </w:r>
    </w:p>
    <w:p w:rsidR="00765C58" w:rsidP="05AA7132" w:rsidRDefault="511B5680" w14:paraId="42AEF440" w14:textId="6EDC7CF5">
      <w:pPr>
        <w:jc w:val="both"/>
        <w:rPr>
          <w:rFonts w:eastAsia="Calibri"/>
          <w:lang w:val="en-GB"/>
        </w:rPr>
      </w:pPr>
      <w:r w:rsidRPr="7E864098">
        <w:rPr>
          <w:rFonts w:eastAsia="Calibri"/>
          <w:lang w:val="en-GB"/>
        </w:rPr>
        <w:t>An overview of t</w:t>
      </w:r>
      <w:r w:rsidRPr="7E864098" w:rsidR="00101189">
        <w:rPr>
          <w:rFonts w:eastAsia="Calibri"/>
          <w:lang w:val="en-GB"/>
        </w:rPr>
        <w:t xml:space="preserve">he main procedures for the use case </w:t>
      </w:r>
      <w:r w:rsidRPr="7E864098" w:rsidR="01D3447B">
        <w:rPr>
          <w:rFonts w:eastAsia="Calibri"/>
          <w:lang w:val="en-GB"/>
        </w:rPr>
        <w:t xml:space="preserve">is presented in </w:t>
      </w:r>
      <w:r w:rsidRPr="7E864098" w:rsidR="00101189">
        <w:rPr>
          <w:rFonts w:eastAsia="Calibri"/>
          <w:lang w:val="en-GB"/>
        </w:rPr>
        <w:t>Table III</w:t>
      </w:r>
      <w:r w:rsidRPr="7E864098" w:rsidR="18762453">
        <w:rPr>
          <w:rFonts w:eastAsia="Calibri"/>
          <w:lang w:val="en-GB"/>
        </w:rPr>
        <w:t>.</w:t>
      </w:r>
      <w:r w:rsidRPr="7E864098" w:rsidR="00101189">
        <w:rPr>
          <w:rFonts w:eastAsia="Calibri"/>
          <w:lang w:val="en-GB"/>
        </w:rPr>
        <w:t xml:space="preserve"> </w:t>
      </w:r>
      <w:r w:rsidRPr="7E864098" w:rsidR="25B3FB7D">
        <w:rPr>
          <w:rFonts w:eastAsia="Calibri"/>
          <w:lang w:val="en-GB"/>
        </w:rPr>
        <w:t>Further</w:t>
      </w:r>
      <w:r w:rsidRPr="7E864098" w:rsidR="7B6595D3">
        <w:rPr>
          <w:rFonts w:eastAsia="Calibri"/>
          <w:lang w:val="en-GB"/>
        </w:rPr>
        <w:t xml:space="preserve"> detail</w:t>
      </w:r>
      <w:r w:rsidRPr="7E864098" w:rsidR="26B2790C">
        <w:rPr>
          <w:rFonts w:eastAsia="Calibri"/>
          <w:lang w:val="en-GB"/>
        </w:rPr>
        <w:t>s</w:t>
      </w:r>
      <w:r w:rsidRPr="7E864098" w:rsidR="7B6595D3">
        <w:rPr>
          <w:rFonts w:eastAsia="Calibri"/>
          <w:lang w:val="en-GB"/>
        </w:rPr>
        <w:t xml:space="preserve"> </w:t>
      </w:r>
      <w:r w:rsidRPr="7E864098" w:rsidR="797AC82F">
        <w:rPr>
          <w:rFonts w:eastAsia="Calibri"/>
          <w:lang w:val="en-GB"/>
        </w:rPr>
        <w:t>are</w:t>
      </w:r>
      <w:r w:rsidRPr="7E864098" w:rsidR="00101189">
        <w:rPr>
          <w:rFonts w:eastAsia="Calibri"/>
          <w:lang w:val="en-GB"/>
        </w:rPr>
        <w:t xml:space="preserve"> </w:t>
      </w:r>
      <w:r w:rsidRPr="7E864098" w:rsidR="2EC34BCF">
        <w:rPr>
          <w:rFonts w:eastAsia="Calibri"/>
          <w:lang w:val="en-GB"/>
        </w:rPr>
        <w:t xml:space="preserve">included </w:t>
      </w:r>
      <w:r w:rsidRPr="7E864098" w:rsidR="00101189">
        <w:rPr>
          <w:rFonts w:eastAsia="Calibri"/>
          <w:lang w:val="en-GB"/>
        </w:rPr>
        <w:t>in Tables IV.1 – IV.3.</w:t>
      </w:r>
    </w:p>
    <w:p w:rsidRPr="00101189" w:rsidR="006D1256" w:rsidP="05AA7132" w:rsidRDefault="006D1256" w14:paraId="2CA5E441" w14:textId="77777777">
      <w:pPr>
        <w:jc w:val="both"/>
        <w:rPr>
          <w:del w:author="Wiss Emma (DU-I)" w:date="2025-10-20T11:07:00Z" w16du:dateUtc="2025-10-20T09:07:00Z" w:id="20"/>
          <w:rFonts w:eastAsia="Calibri"/>
          <w:lang w:val="en-GB"/>
        </w:rPr>
      </w:pPr>
    </w:p>
    <w:tbl>
      <w:tblPr>
        <w:tblStyle w:val="TableGrid"/>
        <w:tblW w:w="9233" w:type="dxa"/>
        <w:tblLayout w:type="fixed"/>
        <w:tblLook w:val="04A0" w:firstRow="1" w:lastRow="0" w:firstColumn="1" w:lastColumn="0" w:noHBand="0" w:noVBand="1"/>
      </w:tblPr>
      <w:tblGrid>
        <w:gridCol w:w="501"/>
        <w:gridCol w:w="5043"/>
        <w:gridCol w:w="1532"/>
        <w:gridCol w:w="2157"/>
      </w:tblGrid>
      <w:tr w:rsidRPr="001F6BB9" w:rsidR="003135C6" w:rsidTr="5988C165" w14:paraId="2A9C9665" w14:textId="77777777">
        <w:trPr>
          <w:trHeight w:val="192"/>
        </w:trPr>
        <w:tc>
          <w:tcPr>
            <w:tcW w:w="9233" w:type="dxa"/>
            <w:gridSpan w:val="4"/>
            <w:shd w:val="clear" w:color="auto" w:fill="D0CECE" w:themeFill="background2" w:themeFillShade="E6"/>
            <w:tcMar/>
          </w:tcPr>
          <w:p w:rsidRPr="001F6BB9" w:rsidR="003135C6" w:rsidP="707D87C6" w:rsidRDefault="006E7CA3" w14:paraId="0761E0B2" w14:textId="482045E5">
            <w:pPr>
              <w:spacing w:after="0"/>
              <w:jc w:val="center"/>
              <w:rPr>
                <w:rFonts w:eastAsia="Arial" w:cstheme="minorHAnsi"/>
                <w:b/>
                <w:bCs/>
                <w:i/>
                <w:iCs/>
                <w:sz w:val="16"/>
                <w:szCs w:val="16"/>
                <w:lang w:val="en-GB"/>
              </w:rPr>
            </w:pPr>
            <w:r w:rsidRPr="001F6BB9">
              <w:rPr>
                <w:rFonts w:eastAsia="Arial" w:cstheme="minorHAnsi"/>
                <w:b/>
                <w:bCs/>
                <w:i/>
                <w:iCs/>
                <w:sz w:val="16"/>
                <w:szCs w:val="16"/>
                <w:lang w:val="en-GB"/>
              </w:rPr>
              <w:t xml:space="preserve">Table III - </w:t>
            </w:r>
            <w:r w:rsidRPr="001F6BB9" w:rsidR="65BC050B">
              <w:rPr>
                <w:rFonts w:eastAsia="Arial" w:cstheme="minorHAnsi"/>
                <w:b/>
                <w:bCs/>
                <w:i/>
                <w:iCs/>
                <w:sz w:val="16"/>
                <w:szCs w:val="16"/>
                <w:lang w:val="en-GB"/>
              </w:rPr>
              <w:t>Procedure</w:t>
            </w:r>
            <w:r w:rsidRPr="001F6BB9" w:rsidR="2BD02B9D">
              <w:rPr>
                <w:rFonts w:eastAsia="Arial" w:cstheme="minorHAnsi"/>
                <w:b/>
                <w:bCs/>
                <w:i/>
                <w:iCs/>
                <w:sz w:val="16"/>
                <w:szCs w:val="16"/>
                <w:lang w:val="en-GB"/>
              </w:rPr>
              <w:t xml:space="preserve"> Conditions</w:t>
            </w:r>
          </w:p>
        </w:tc>
      </w:tr>
      <w:tr w:rsidRPr="001F6BB9" w:rsidR="003135C6" w:rsidTr="5988C165" w14:paraId="27C7FC80" w14:textId="77777777">
        <w:trPr>
          <w:trHeight w:val="184"/>
        </w:trPr>
        <w:tc>
          <w:tcPr>
            <w:tcW w:w="501" w:type="dxa"/>
            <w:shd w:val="clear" w:color="auto" w:fill="D0CECE" w:themeFill="background2" w:themeFillShade="E6"/>
            <w:tcMar/>
          </w:tcPr>
          <w:p w:rsidRPr="001F6BB9" w:rsidR="003135C6" w:rsidRDefault="00D613C4" w14:paraId="32AFB29E"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No.</w:t>
            </w:r>
          </w:p>
        </w:tc>
        <w:tc>
          <w:tcPr>
            <w:tcW w:w="5043" w:type="dxa"/>
            <w:shd w:val="clear" w:color="auto" w:fill="D0CECE" w:themeFill="background2" w:themeFillShade="E6"/>
            <w:tcMar/>
          </w:tcPr>
          <w:p w:rsidRPr="001F6BB9" w:rsidR="003135C6" w:rsidRDefault="5EACDCCD" w14:paraId="378EFF06" w14:textId="03EEF968">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Procedure</w:t>
            </w:r>
            <w:r w:rsidRPr="001F6BB9" w:rsidR="707D87C6">
              <w:rPr>
                <w:rFonts w:eastAsia="Arial" w:cstheme="minorHAnsi"/>
                <w:b/>
                <w:bCs/>
                <w:i/>
                <w:iCs/>
                <w:color w:val="000000" w:themeColor="text1"/>
                <w:sz w:val="16"/>
                <w:szCs w:val="16"/>
                <w:lang w:val="en-GB"/>
              </w:rPr>
              <w:t xml:space="preserve"> name</w:t>
            </w:r>
          </w:p>
        </w:tc>
        <w:tc>
          <w:tcPr>
            <w:tcW w:w="1532" w:type="dxa"/>
            <w:shd w:val="clear" w:color="auto" w:fill="D0CECE" w:themeFill="background2" w:themeFillShade="E6"/>
            <w:tcMar/>
          </w:tcPr>
          <w:p w:rsidRPr="001F6BB9" w:rsidR="003135C6" w:rsidRDefault="00D613C4" w14:paraId="4930E430"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Primary actor</w:t>
            </w:r>
          </w:p>
        </w:tc>
        <w:tc>
          <w:tcPr>
            <w:tcW w:w="2155" w:type="dxa"/>
            <w:shd w:val="clear" w:color="auto" w:fill="D0CECE" w:themeFill="background2" w:themeFillShade="E6"/>
            <w:tcMar/>
          </w:tcPr>
          <w:p w:rsidRPr="001F6BB9" w:rsidR="003135C6" w:rsidRDefault="00D613C4" w14:paraId="3EE71312"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Pre-condition</w:t>
            </w:r>
          </w:p>
        </w:tc>
      </w:tr>
      <w:tr w:rsidRPr="001F6BB9" w:rsidR="003135C6" w:rsidTr="5988C165" w14:paraId="08A94CAD" w14:textId="77777777">
        <w:trPr>
          <w:trHeight w:val="402"/>
        </w:trPr>
        <w:tc>
          <w:tcPr>
            <w:tcW w:w="501" w:type="dxa"/>
            <w:tcMar/>
            <w:vAlign w:val="center"/>
          </w:tcPr>
          <w:p w:rsidRPr="001F6BB9" w:rsidR="003135C6" w:rsidP="0E1D4A2D" w:rsidRDefault="10E437C8" w14:paraId="649841BE" w14:textId="77777777">
            <w:pPr>
              <w:widowControl w:val="0"/>
              <w:spacing w:after="0"/>
              <w:rPr>
                <w:rFonts w:eastAsia="Calibri"/>
                <w:sz w:val="16"/>
                <w:szCs w:val="16"/>
              </w:rPr>
            </w:pPr>
            <w:r w:rsidRPr="0E1D4A2D">
              <w:rPr>
                <w:rFonts w:eastAsia="Calibri"/>
                <w:sz w:val="16"/>
                <w:szCs w:val="16"/>
                <w:lang w:val="en-US"/>
              </w:rPr>
              <w:t>1</w:t>
            </w:r>
          </w:p>
        </w:tc>
        <w:tc>
          <w:tcPr>
            <w:tcW w:w="5043" w:type="dxa"/>
            <w:tcMar/>
            <w:vAlign w:val="center"/>
          </w:tcPr>
          <w:p w:rsidRPr="001F6BB9" w:rsidR="003135C6" w:rsidP="7E864098" w:rsidRDefault="19404796" w14:paraId="403D6050" w14:textId="1AAD4E4C">
            <w:pPr>
              <w:widowControl w:val="0"/>
              <w:spacing w:after="0"/>
              <w:rPr>
                <w:ins w:author="Tomé Ferreira" w:date="2025-11-13T12:56:00Z" w16du:dateUtc="2025-11-13T12:56:49Z" w:id="21"/>
                <w:rFonts w:eastAsia="Calibri"/>
                <w:i/>
                <w:iCs/>
                <w:sz w:val="16"/>
                <w:szCs w:val="16"/>
                <w:lang w:val="en-GB"/>
              </w:rPr>
            </w:pPr>
            <w:r w:rsidRPr="7E864098">
              <w:rPr>
                <w:rFonts w:eastAsia="Calibri"/>
                <w:sz w:val="16"/>
                <w:szCs w:val="16"/>
                <w:lang w:val="en-GB"/>
              </w:rPr>
              <w:t xml:space="preserve">Access to </w:t>
            </w:r>
            <w:proofErr w:type="spellStart"/>
            <w:r w:rsidRPr="7E864098" w:rsidR="6B1C6E05">
              <w:rPr>
                <w:rFonts w:eastAsia="Calibri"/>
                <w:sz w:val="16"/>
                <w:szCs w:val="16"/>
              </w:rPr>
              <w:t>eHDV</w:t>
            </w:r>
            <w:proofErr w:type="spellEnd"/>
            <w:r w:rsidRPr="7E864098" w:rsidR="6B1C6E05">
              <w:rPr>
                <w:rFonts w:eastAsia="Calibri"/>
                <w:sz w:val="16"/>
                <w:szCs w:val="16"/>
                <w:lang w:val="en-GB"/>
              </w:rPr>
              <w:t xml:space="preserve"> </w:t>
            </w:r>
            <w:r w:rsidRPr="7E864098" w:rsidR="0EF10526">
              <w:rPr>
                <w:rFonts w:eastAsia="Calibri"/>
                <w:sz w:val="16"/>
                <w:szCs w:val="16"/>
                <w:lang w:val="en-GB"/>
              </w:rPr>
              <w:t>data</w:t>
            </w:r>
          </w:p>
          <w:p w:rsidRPr="001F6BB9" w:rsidR="003135C6" w:rsidP="7E864098" w:rsidRDefault="1FC4E253" w14:paraId="5F8DCBE2" w14:textId="1937CD88">
            <w:pPr>
              <w:widowControl w:val="0"/>
              <w:spacing w:after="0"/>
              <w:rPr>
                <w:rFonts w:ascii="Calibri" w:hAnsi="Calibri" w:eastAsia="Calibri" w:cs="Calibri"/>
                <w:sz w:val="16"/>
                <w:szCs w:val="16"/>
                <w:lang w:val="en-GB"/>
              </w:rPr>
            </w:pPr>
            <w:r w:rsidRPr="7E864098">
              <w:rPr>
                <w:rFonts w:ascii="Calibri" w:hAnsi="Calibri" w:eastAsia="Calibri" w:cs="Calibri"/>
                <w:color w:val="000000" w:themeColor="text1"/>
                <w:sz w:val="16"/>
                <w:szCs w:val="16"/>
                <w:highlight w:val="yellow"/>
                <w:lang w:val="en-GB"/>
              </w:rPr>
              <w:t>(Category: Dataset &amp; Scenario Creation)</w:t>
            </w:r>
          </w:p>
          <w:p w:rsidRPr="001F6BB9" w:rsidR="003135C6" w:rsidP="7E864098" w:rsidRDefault="003135C6" w14:paraId="4B63CBC6" w14:textId="47BA9B14">
            <w:pPr>
              <w:widowControl w:val="0"/>
              <w:spacing w:after="0"/>
              <w:rPr>
                <w:rFonts w:eastAsia="Calibri"/>
                <w:sz w:val="16"/>
                <w:szCs w:val="16"/>
                <w:lang w:val="en-GB"/>
              </w:rPr>
            </w:pPr>
          </w:p>
        </w:tc>
        <w:tc>
          <w:tcPr>
            <w:tcW w:w="1532" w:type="dxa"/>
            <w:tcMar/>
            <w:vAlign w:val="center"/>
          </w:tcPr>
          <w:p w:rsidRPr="001F6BB9" w:rsidR="003135C6" w:rsidP="0E1D4A2D" w:rsidRDefault="0C27CF08" w14:paraId="772BAA0B" w14:textId="4C4966F6">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rFonts w:eastAsia="Calibri"/>
                <w:sz w:val="16"/>
                <w:szCs w:val="16"/>
                <w:lang w:val="en-US"/>
              </w:rPr>
              <w:t xml:space="preserve"> </w:t>
            </w:r>
            <w:r w:rsidRPr="0E1D4A2D" w:rsidR="71E41D66">
              <w:rPr>
                <w:rFonts w:eastAsia="Calibri"/>
                <w:sz w:val="16"/>
                <w:szCs w:val="16"/>
                <w:lang w:val="en-US"/>
              </w:rPr>
              <w:t>data administrator</w:t>
            </w:r>
          </w:p>
        </w:tc>
        <w:tc>
          <w:tcPr>
            <w:tcW w:w="2155" w:type="dxa"/>
            <w:tcMar/>
            <w:vAlign w:val="center"/>
          </w:tcPr>
          <w:p w:rsidRPr="00101189" w:rsidR="003135C6" w:rsidP="0E1D4A2D" w:rsidRDefault="0D3D2FEB" w14:paraId="11543B19" w14:textId="0561AE0A">
            <w:pPr>
              <w:widowControl w:val="0"/>
              <w:spacing w:after="0"/>
              <w:rPr>
                <w:rFonts w:eastAsia="Calibri"/>
                <w:sz w:val="16"/>
                <w:szCs w:val="16"/>
                <w:lang w:val="en-US"/>
              </w:rPr>
            </w:pPr>
            <w:r w:rsidRPr="0E1D4A2D">
              <w:rPr>
                <w:rFonts w:eastAsia="Calibri"/>
                <w:sz w:val="16"/>
                <w:szCs w:val="16"/>
                <w:lang w:val="en-US"/>
              </w:rPr>
              <w:t xml:space="preserve">The </w:t>
            </w:r>
            <w:r w:rsidRPr="0E1D4A2D" w:rsidR="6838E13E">
              <w:rPr>
                <w:rFonts w:eastAsia="Calibri"/>
                <w:sz w:val="16"/>
                <w:szCs w:val="16"/>
                <w:lang w:val="en-US"/>
              </w:rPr>
              <w:t xml:space="preserve">eligible </w:t>
            </w:r>
            <w:r w:rsidRPr="0E1D4A2D">
              <w:rPr>
                <w:rFonts w:eastAsia="Calibri"/>
                <w:sz w:val="16"/>
                <w:szCs w:val="16"/>
                <w:lang w:val="en-US"/>
              </w:rPr>
              <w:t>party has permission to access the requested data</w:t>
            </w:r>
            <w:r w:rsidRPr="0E1D4A2D" w:rsidR="41954CF5">
              <w:rPr>
                <w:rFonts w:eastAsia="Calibri"/>
                <w:sz w:val="16"/>
                <w:szCs w:val="16"/>
                <w:lang w:val="en-US"/>
              </w:rPr>
              <w:t xml:space="preserve">. </w:t>
            </w:r>
            <w:r w:rsidRPr="0E1D4A2D" w:rsidR="05159AE3">
              <w:rPr>
                <w:rFonts w:eastAsia="Calibri"/>
                <w:sz w:val="16"/>
                <w:szCs w:val="16"/>
                <w:lang w:val="en-US"/>
              </w:rPr>
              <w:t xml:space="preserve">User consent or regulation. </w:t>
            </w:r>
          </w:p>
        </w:tc>
      </w:tr>
      <w:tr w:rsidRPr="001F6BB9" w:rsidR="003135C6" w:rsidTr="5988C165" w14:paraId="5ABACE0C" w14:textId="77777777">
        <w:trPr>
          <w:trHeight w:val="402"/>
        </w:trPr>
        <w:tc>
          <w:tcPr>
            <w:tcW w:w="501" w:type="dxa"/>
            <w:tcMar/>
            <w:vAlign w:val="center"/>
          </w:tcPr>
          <w:p w:rsidRPr="001F6BB9" w:rsidR="003135C6" w:rsidP="0E1D4A2D" w:rsidRDefault="10E437C8" w14:paraId="18F999B5" w14:textId="77777777">
            <w:pPr>
              <w:widowControl w:val="0"/>
              <w:spacing w:after="0"/>
              <w:rPr>
                <w:rFonts w:eastAsia="Calibri"/>
                <w:sz w:val="16"/>
                <w:szCs w:val="16"/>
              </w:rPr>
            </w:pPr>
            <w:r w:rsidRPr="0E1D4A2D">
              <w:rPr>
                <w:rFonts w:eastAsia="Calibri"/>
                <w:sz w:val="16"/>
                <w:szCs w:val="16"/>
                <w:lang w:val="en-US"/>
              </w:rPr>
              <w:t>2</w:t>
            </w:r>
          </w:p>
        </w:tc>
        <w:tc>
          <w:tcPr>
            <w:tcW w:w="5043" w:type="dxa"/>
            <w:tcMar/>
            <w:vAlign w:val="center"/>
          </w:tcPr>
          <w:p w:rsidRPr="001F6BB9" w:rsidR="003135C6" w:rsidP="7E864098" w:rsidRDefault="3A9B57AD" w14:paraId="5BAA5D1F" w14:textId="30560987">
            <w:pPr>
              <w:widowControl w:val="0"/>
              <w:spacing w:after="0"/>
              <w:rPr>
                <w:ins w:author="Tomé Ferreira" w:date="2025-11-13T12:56:00Z" w16du:dateUtc="2025-11-13T12:56:57Z" w:id="22"/>
                <w:rFonts w:eastAsia="Calibri"/>
                <w:i/>
                <w:iCs/>
                <w:sz w:val="16"/>
                <w:szCs w:val="16"/>
                <w:lang w:val="en-GB"/>
              </w:rPr>
            </w:pPr>
            <w:r w:rsidRPr="7E864098">
              <w:rPr>
                <w:rFonts w:eastAsia="Calibri"/>
                <w:sz w:val="16"/>
                <w:szCs w:val="16"/>
                <w:lang w:val="en-GB"/>
              </w:rPr>
              <w:t xml:space="preserve">Access to </w:t>
            </w:r>
            <w:proofErr w:type="spellStart"/>
            <w:r w:rsidRPr="7E864098" w:rsidR="3DA8BB1B">
              <w:rPr>
                <w:rFonts w:eastAsia="Calibri"/>
                <w:sz w:val="16"/>
                <w:szCs w:val="16"/>
              </w:rPr>
              <w:t>eHDV</w:t>
            </w:r>
            <w:proofErr w:type="spellEnd"/>
            <w:r w:rsidRPr="7E864098" w:rsidR="3DA8BB1B">
              <w:rPr>
                <w:rFonts w:eastAsia="Calibri"/>
                <w:sz w:val="16"/>
                <w:szCs w:val="16"/>
                <w:lang w:val="en-GB"/>
              </w:rPr>
              <w:t xml:space="preserve"> </w:t>
            </w:r>
            <w:r w:rsidRPr="7E864098" w:rsidR="1CFE0B6F">
              <w:rPr>
                <w:rFonts w:eastAsia="Calibri"/>
                <w:sz w:val="16"/>
                <w:szCs w:val="16"/>
                <w:lang w:val="en-GB"/>
              </w:rPr>
              <w:t xml:space="preserve">power </w:t>
            </w:r>
            <w:r w:rsidRPr="7E864098" w:rsidR="33E1AC22">
              <w:rPr>
                <w:rFonts w:eastAsia="Calibri"/>
                <w:sz w:val="16"/>
                <w:szCs w:val="16"/>
                <w:lang w:val="en-GB"/>
              </w:rPr>
              <w:t>f</w:t>
            </w:r>
            <w:r w:rsidRPr="7E864098" w:rsidR="30527484">
              <w:rPr>
                <w:rFonts w:eastAsia="Calibri"/>
                <w:sz w:val="16"/>
                <w:szCs w:val="16"/>
                <w:lang w:val="en-GB"/>
              </w:rPr>
              <w:t>orecast</w:t>
            </w:r>
            <w:r w:rsidRPr="7E864098">
              <w:rPr>
                <w:rFonts w:eastAsia="Calibri"/>
                <w:sz w:val="16"/>
                <w:szCs w:val="16"/>
                <w:lang w:val="en-GB"/>
              </w:rPr>
              <w:t xml:space="preserve"> data</w:t>
            </w:r>
          </w:p>
          <w:p w:rsidRPr="001F6BB9" w:rsidR="003135C6" w:rsidP="7E864098" w:rsidRDefault="597F6492" w14:paraId="7D9D0787" w14:textId="3997EE9A">
            <w:pPr>
              <w:widowControl w:val="0"/>
              <w:spacing w:after="0"/>
              <w:rPr>
                <w:rFonts w:eastAsia="Calibri"/>
                <w:sz w:val="16"/>
                <w:szCs w:val="16"/>
                <w:lang w:val="en-GB"/>
              </w:rPr>
            </w:pPr>
            <w:r w:rsidRPr="7E864098">
              <w:rPr>
                <w:rFonts w:eastAsia="Calibri"/>
                <w:sz w:val="16"/>
                <w:szCs w:val="16"/>
                <w:lang w:val="en-GB"/>
              </w:rPr>
              <w:t>(</w:t>
            </w:r>
            <w:r w:rsidRPr="7E864098">
              <w:rPr>
                <w:rFonts w:eastAsia="Calibri"/>
                <w:sz w:val="16"/>
                <w:szCs w:val="16"/>
                <w:highlight w:val="yellow"/>
                <w:lang w:val="en-GB"/>
                <w:rPrChange w:author="Tomé Ferreira" w:date="2025-11-13T12:57:00Z" w:id="23">
                  <w:rPr>
                    <w:rFonts w:eastAsia="Calibri"/>
                    <w:sz w:val="16"/>
                    <w:szCs w:val="16"/>
                    <w:lang w:val="en-GB"/>
                  </w:rPr>
                </w:rPrChange>
              </w:rPr>
              <w:t>Category: Result Submission &amp; Delivery)</w:t>
            </w:r>
            <w:r w:rsidRPr="7E864098">
              <w:rPr>
                <w:rFonts w:eastAsia="Calibri"/>
                <w:sz w:val="16"/>
                <w:szCs w:val="16"/>
                <w:lang w:val="en-GB"/>
              </w:rPr>
              <w:t xml:space="preserve"> </w:t>
            </w:r>
          </w:p>
        </w:tc>
        <w:tc>
          <w:tcPr>
            <w:tcW w:w="1532" w:type="dxa"/>
            <w:tcMar/>
            <w:vAlign w:val="center"/>
          </w:tcPr>
          <w:p w:rsidRPr="001F6BB9" w:rsidR="003135C6" w:rsidP="0E1D4A2D" w:rsidRDefault="4B818332" w14:paraId="624E7EFF" w14:textId="53ED9191">
            <w:pPr>
              <w:widowControl w:val="0"/>
              <w:spacing w:after="0"/>
              <w:rPr>
                <w:rFonts w:eastAsia="Calibri"/>
                <w:sz w:val="16"/>
                <w:szCs w:val="16"/>
                <w:lang w:val="en-US"/>
              </w:rPr>
            </w:pPr>
            <w:r w:rsidRPr="0E1D4A2D">
              <w:rPr>
                <w:rFonts w:eastAsia="Calibri"/>
                <w:sz w:val="16"/>
                <w:szCs w:val="16"/>
                <w:lang w:val="en-US"/>
              </w:rPr>
              <w:t xml:space="preserve">Power </w:t>
            </w:r>
            <w:r w:rsidRPr="0E1D4A2D" w:rsidR="61B42AE5">
              <w:rPr>
                <w:rFonts w:eastAsia="Calibri"/>
                <w:sz w:val="16"/>
                <w:szCs w:val="16"/>
                <w:lang w:val="en-US"/>
              </w:rPr>
              <w:t>f</w:t>
            </w:r>
            <w:r w:rsidRPr="0E1D4A2D" w:rsidR="34052E64">
              <w:rPr>
                <w:rFonts w:eastAsia="Calibri"/>
                <w:sz w:val="16"/>
                <w:szCs w:val="16"/>
                <w:lang w:val="en-US"/>
              </w:rPr>
              <w:t>orecast</w:t>
            </w:r>
            <w:r w:rsidRPr="0E1D4A2D" w:rsidR="0CEAF312">
              <w:rPr>
                <w:rFonts w:eastAsia="Calibri"/>
                <w:sz w:val="16"/>
                <w:szCs w:val="16"/>
                <w:lang w:val="en-US"/>
              </w:rPr>
              <w:t xml:space="preserve"> data provider</w:t>
            </w:r>
          </w:p>
        </w:tc>
        <w:tc>
          <w:tcPr>
            <w:tcW w:w="2155" w:type="dxa"/>
            <w:tcMar/>
            <w:vAlign w:val="center"/>
          </w:tcPr>
          <w:p w:rsidRPr="00101189" w:rsidR="003135C6" w:rsidP="0E1D4A2D" w:rsidRDefault="581E7BA3" w14:paraId="7DC5C5D5" w14:textId="29517C54">
            <w:pPr>
              <w:widowControl w:val="0"/>
              <w:spacing w:after="0"/>
              <w:rPr>
                <w:rFonts w:eastAsia="Calibri"/>
                <w:sz w:val="16"/>
                <w:szCs w:val="16"/>
                <w:highlight w:val="magenta"/>
                <w:lang w:val="en-US"/>
              </w:rPr>
            </w:pPr>
            <w:r w:rsidRPr="0E1D4A2D">
              <w:rPr>
                <w:rFonts w:eastAsia="Calibri"/>
                <w:sz w:val="16"/>
                <w:szCs w:val="16"/>
                <w:lang w:val="en-US"/>
              </w:rPr>
              <w:t xml:space="preserve">The </w:t>
            </w:r>
            <w:r w:rsidRPr="0E1D4A2D" w:rsidR="79190D79">
              <w:rPr>
                <w:rFonts w:eastAsia="Calibri"/>
                <w:sz w:val="16"/>
                <w:szCs w:val="16"/>
                <w:lang w:val="en-US"/>
              </w:rPr>
              <w:t xml:space="preserve">eligible </w:t>
            </w:r>
            <w:r w:rsidRPr="0E1D4A2D">
              <w:rPr>
                <w:rFonts w:eastAsia="Calibri"/>
                <w:sz w:val="16"/>
                <w:szCs w:val="16"/>
                <w:lang w:val="en-US"/>
              </w:rPr>
              <w:t>party has permission to access the requested data</w:t>
            </w:r>
            <w:r w:rsidRPr="0E1D4A2D" w:rsidR="479E944D">
              <w:rPr>
                <w:rFonts w:eastAsia="Calibri"/>
                <w:sz w:val="16"/>
                <w:szCs w:val="16"/>
                <w:lang w:val="en-US"/>
              </w:rPr>
              <w:t xml:space="preserve">. </w:t>
            </w:r>
            <w:r w:rsidRPr="0E1D4A2D" w:rsidR="74F1E8AC">
              <w:rPr>
                <w:rFonts w:eastAsia="Calibri"/>
                <w:sz w:val="16"/>
                <w:szCs w:val="16"/>
                <w:lang w:val="en-US"/>
              </w:rPr>
              <w:t>User consent</w:t>
            </w:r>
            <w:r w:rsidRPr="0E1D4A2D" w:rsidR="05159AE3">
              <w:rPr>
                <w:rFonts w:eastAsia="Calibri"/>
                <w:sz w:val="16"/>
                <w:szCs w:val="16"/>
                <w:lang w:val="en-US"/>
              </w:rPr>
              <w:t xml:space="preserve"> or </w:t>
            </w:r>
            <w:r w:rsidRPr="0E1D4A2D" w:rsidR="74F1E8AC">
              <w:rPr>
                <w:rFonts w:eastAsia="Calibri"/>
                <w:sz w:val="16"/>
                <w:szCs w:val="16"/>
                <w:lang w:val="en-US"/>
              </w:rPr>
              <w:t>regulation.</w:t>
            </w:r>
          </w:p>
        </w:tc>
      </w:tr>
      <w:tr w:rsidRPr="001F6BB9" w:rsidR="3EB946A4" w:rsidTr="5988C165" w14:paraId="7F846739" w14:textId="77777777">
        <w:trPr>
          <w:trHeight w:val="351"/>
          <w:del w:author="Ruwaida Yvonne (DU-I)" w:date="2026-02-19T06:30:08.436Z" w16du:dateUtc="2026-02-19T06:30:08.436Z" w:id="1978298517"/>
        </w:trPr>
        <w:tc>
          <w:tcPr>
            <w:tcW w:w="501" w:type="dxa"/>
            <w:tcMar/>
            <w:vAlign w:val="center"/>
          </w:tcPr>
          <w:p w:rsidRPr="001F6BB9" w:rsidR="7304638C" w:rsidP="0E1D4A2D" w:rsidRDefault="0CD7DBD4" w14:paraId="7CFEDAC5" w14:textId="2A4946AB">
            <w:pPr>
              <w:rPr>
                <w:rFonts w:eastAsia="Calibri"/>
                <w:sz w:val="16"/>
                <w:szCs w:val="16"/>
                <w:lang w:val="en-US"/>
              </w:rPr>
            </w:pPr>
            <w:r w:rsidRPr="0E1D4A2D">
              <w:rPr>
                <w:rFonts w:eastAsia="Calibri"/>
                <w:sz w:val="16"/>
                <w:szCs w:val="16"/>
                <w:lang w:val="en-US"/>
              </w:rPr>
              <w:t>3</w:t>
            </w:r>
          </w:p>
        </w:tc>
        <w:tc>
          <w:tcPr>
            <w:tcW w:w="5043" w:type="dxa"/>
            <w:tcMar/>
            <w:vAlign w:val="center"/>
          </w:tcPr>
          <w:p w:rsidRPr="001F6BB9" w:rsidR="3EB946A4" w:rsidP="7E864098" w:rsidRDefault="10271D82" w14:paraId="442253D5" w14:textId="6F1EFE23">
            <w:pPr>
              <w:widowControl w:val="0"/>
              <w:spacing w:after="0"/>
              <w:rPr>
                <w:ins w:author="Tomé Ferreira" w:date="2025-11-13T12:57:00Z" w16du:dateUtc="2025-11-13T12:57:45Z" w:id="24"/>
                <w:rFonts w:eastAsia="Calibri"/>
                <w:i/>
                <w:iCs/>
                <w:sz w:val="16"/>
                <w:szCs w:val="16"/>
                <w:lang w:val="en-GB"/>
              </w:rPr>
            </w:pPr>
            <w:r w:rsidRPr="7E864098">
              <w:rPr>
                <w:rFonts w:eastAsia="Calibri"/>
                <w:sz w:val="16"/>
                <w:szCs w:val="16"/>
                <w:lang w:val="en-GB"/>
              </w:rPr>
              <w:t>Access to Grid hosting capacity informatio</w:t>
            </w:r>
            <w:r w:rsidRPr="7E864098" w:rsidR="43F6DBA9">
              <w:rPr>
                <w:rFonts w:eastAsia="Calibri"/>
                <w:sz w:val="16"/>
                <w:szCs w:val="16"/>
                <w:lang w:val="en-GB"/>
              </w:rPr>
              <w:t>n</w:t>
            </w:r>
          </w:p>
          <w:p w:rsidRPr="001F6BB9" w:rsidR="3EB946A4" w:rsidP="7E864098" w:rsidRDefault="33B1B79C" w14:paraId="7C1E92E2" w14:textId="577C936F">
            <w:pPr>
              <w:widowControl w:val="0"/>
              <w:spacing w:after="0"/>
              <w:rPr>
                <w:rFonts w:eastAsia="Calibri"/>
                <w:sz w:val="16"/>
                <w:szCs w:val="16"/>
                <w:lang w:val="en-GB"/>
              </w:rPr>
            </w:pPr>
            <w:r w:rsidRPr="7E864098">
              <w:rPr>
                <w:rFonts w:eastAsia="Calibri"/>
                <w:sz w:val="16"/>
                <w:szCs w:val="16"/>
                <w:lang w:val="en-GB"/>
              </w:rPr>
              <w:t>(</w:t>
            </w:r>
            <w:r w:rsidRPr="7E864098">
              <w:rPr>
                <w:rFonts w:eastAsia="Calibri"/>
                <w:sz w:val="16"/>
                <w:szCs w:val="16"/>
                <w:highlight w:val="yellow"/>
                <w:lang w:val="en-GB"/>
              </w:rPr>
              <w:t>Category: Result Submission &amp; Delivery)</w:t>
            </w:r>
          </w:p>
          <w:p w:rsidRPr="001F6BB9" w:rsidR="3EB946A4" w:rsidP="7E864098" w:rsidRDefault="3EB946A4" w14:paraId="51201D5B" w14:textId="6F84C38D">
            <w:pPr>
              <w:widowControl w:val="0"/>
              <w:spacing w:after="0"/>
              <w:rPr>
                <w:rFonts w:eastAsia="Calibri"/>
                <w:sz w:val="16"/>
                <w:szCs w:val="16"/>
                <w:lang w:val="en-GB"/>
              </w:rPr>
            </w:pPr>
          </w:p>
        </w:tc>
        <w:tc>
          <w:tcPr>
            <w:tcW w:w="1532" w:type="dxa"/>
            <w:tcMar/>
            <w:vAlign w:val="center"/>
          </w:tcPr>
          <w:p w:rsidRPr="001F6BB9" w:rsidR="3EB946A4" w:rsidP="0E1D4A2D" w:rsidRDefault="3E9E6783" w14:paraId="51141EE2" w14:textId="5189ECE5">
            <w:pPr>
              <w:rPr>
                <w:rFonts w:eastAsia="Calibri"/>
                <w:sz w:val="16"/>
                <w:szCs w:val="16"/>
                <w:lang w:val="en-US"/>
              </w:rPr>
            </w:pPr>
            <w:r w:rsidRPr="0E1D4A2D">
              <w:rPr>
                <w:rFonts w:eastAsia="Calibri"/>
                <w:sz w:val="16"/>
                <w:szCs w:val="16"/>
                <w:lang w:val="en-US"/>
              </w:rPr>
              <w:t xml:space="preserve">Connecting </w:t>
            </w:r>
            <w:r w:rsidRPr="0E1D4A2D" w:rsidR="713EB174">
              <w:rPr>
                <w:rFonts w:eastAsia="Calibri"/>
                <w:sz w:val="16"/>
                <w:szCs w:val="16"/>
                <w:lang w:val="en-US"/>
              </w:rPr>
              <w:t>System Operator (</w:t>
            </w:r>
            <w:r w:rsidRPr="0E1D4A2D">
              <w:rPr>
                <w:rFonts w:eastAsia="Calibri"/>
                <w:sz w:val="16"/>
                <w:szCs w:val="16"/>
                <w:lang w:val="en-US"/>
              </w:rPr>
              <w:t>C</w:t>
            </w:r>
            <w:r w:rsidRPr="0E1D4A2D" w:rsidR="713EB174">
              <w:rPr>
                <w:rFonts w:eastAsia="Calibri"/>
                <w:sz w:val="16"/>
                <w:szCs w:val="16"/>
                <w:lang w:val="en-US"/>
              </w:rPr>
              <w:t>SO)</w:t>
            </w:r>
          </w:p>
        </w:tc>
        <w:tc>
          <w:tcPr>
            <w:tcW w:w="2155" w:type="dxa"/>
            <w:tcMar/>
            <w:vAlign w:val="center"/>
          </w:tcPr>
          <w:p w:rsidRPr="00101189" w:rsidR="3EB946A4" w:rsidP="0E1D4A2D" w:rsidRDefault="005111EF" w14:paraId="7D026BD4" w14:textId="74C13E43">
            <w:pPr>
              <w:rPr>
                <w:rFonts w:eastAsia="Calibri"/>
                <w:sz w:val="16"/>
                <w:szCs w:val="16"/>
                <w:lang w:val="en-US"/>
              </w:rPr>
            </w:pPr>
            <w:r w:rsidRPr="0E1D4A2D">
              <w:rPr>
                <w:rFonts w:eastAsia="Calibri"/>
                <w:sz w:val="16"/>
                <w:szCs w:val="16"/>
                <w:lang w:val="en-US"/>
              </w:rPr>
              <w:t>None</w:t>
            </w:r>
          </w:p>
        </w:tc>
      </w:tr>
    </w:tbl>
    <w:p w:rsidR="00040ADB" w:rsidP="5CAF0BBC" w:rsidRDefault="00040ADB" w14:paraId="1E5CF51B" w14:textId="77777777">
      <w:pPr>
        <w:rPr>
          <w:lang w:val="en-US"/>
        </w:rPr>
      </w:pPr>
    </w:p>
    <w:p w:rsidRPr="00101189" w:rsidR="00101189" w:rsidP="5CAF0BBC" w:rsidRDefault="10E437C8" w14:paraId="172CB90C" w14:textId="410811BD">
      <w:pPr>
        <w:rPr>
          <w:del w:author="Wiss Emma (DU-I)" w:date="2025-10-20T11:08:00Z" w16du:dateUtc="2025-10-20T09:08:00Z" w:id="25"/>
          <w:b/>
          <w:bCs/>
          <w:u w:val="single"/>
          <w:lang w:val="en-US"/>
        </w:rPr>
      </w:pPr>
      <w:r w:rsidRPr="0E1D4A2D">
        <w:rPr>
          <w:lang w:val="en-US"/>
        </w:rPr>
        <w:t xml:space="preserve">All diagrams describing the </w:t>
      </w:r>
      <w:r w:rsidRPr="0E1D4A2D" w:rsidR="14C470B2">
        <w:rPr>
          <w:lang w:val="en-US"/>
        </w:rPr>
        <w:t xml:space="preserve">procedures </w:t>
      </w:r>
      <w:r w:rsidRPr="0E1D4A2D">
        <w:rPr>
          <w:lang w:val="en-US"/>
        </w:rPr>
        <w:t>are of an illustrative nature.</w:t>
      </w:r>
      <w:r w:rsidRPr="0E1D4A2D" w:rsidR="4D2EDFC8">
        <w:rPr>
          <w:lang w:val="en-US"/>
        </w:rPr>
        <w:t xml:space="preserve"> Information objects </w:t>
      </w:r>
      <w:r w:rsidRPr="0E1D4A2D" w:rsidR="342B85E7">
        <w:rPr>
          <w:lang w:val="en-US"/>
        </w:rPr>
        <w:t>referred to</w:t>
      </w:r>
      <w:r w:rsidRPr="0E1D4A2D" w:rsidR="4D2EDFC8">
        <w:rPr>
          <w:lang w:val="en-US"/>
        </w:rPr>
        <w:t xml:space="preserve"> in columns Information exchanged (IDs) are defined in Table V.</w:t>
      </w:r>
      <w:r w:rsidRPr="0E1D4A2D" w:rsidR="4BB783C8">
        <w:rPr>
          <w:lang w:val="en-US"/>
        </w:rPr>
        <w:t xml:space="preserve"> Table IV.1, IV.2 and IV.3 explain the procedures from Table III in </w:t>
      </w:r>
      <w:r w:rsidRPr="0E1D4A2D" w:rsidR="0D0C3465">
        <w:rPr>
          <w:lang w:val="en-US"/>
        </w:rPr>
        <w:t>further</w:t>
      </w:r>
      <w:r w:rsidRPr="0E1D4A2D" w:rsidR="4BB783C8">
        <w:rPr>
          <w:lang w:val="en-US"/>
        </w:rPr>
        <w:t xml:space="preserve"> detail</w:t>
      </w:r>
      <w:r w:rsidRPr="0E1D4A2D" w:rsidR="296FA760">
        <w:rPr>
          <w:lang w:val="en-US"/>
        </w:rPr>
        <w:t>,</w:t>
      </w:r>
      <w:r w:rsidRPr="0E1D4A2D" w:rsidR="4BB783C8">
        <w:rPr>
          <w:lang w:val="en-US"/>
        </w:rPr>
        <w:t xml:space="preserve"> step by step, together with the information exchanged.</w:t>
      </w:r>
    </w:p>
    <w:p w:rsidRPr="00101189" w:rsidR="00761E0F" w:rsidRDefault="00761E0F" w14:paraId="5BBB53FC" w14:textId="77777777">
      <w:pPr>
        <w:rPr>
          <w:rFonts w:cstheme="minorHAnsi"/>
          <w:b/>
          <w:bCs/>
          <w:highlight w:val="yellow"/>
          <w:u w:val="single"/>
          <w:lang w:val="en-US"/>
        </w:rPr>
        <w:pPrChange w:author="Wiss Emma (DU-I)" w:date="2025-10-20T11:08:00Z" w16du:dateUtc="2025-10-20T09:08:00Z" w:id="26">
          <w:pPr>
            <w:spacing w:after="0"/>
          </w:pPr>
        </w:pPrChange>
      </w:pPr>
    </w:p>
    <w:tbl>
      <w:tblPr>
        <w:tblStyle w:val="TableGrid"/>
        <w:tblW w:w="9150" w:type="dxa"/>
        <w:tblLayout w:type="fixed"/>
        <w:tblLook w:val="04A0" w:firstRow="1" w:lastRow="0" w:firstColumn="1" w:lastColumn="0" w:noHBand="0" w:noVBand="1"/>
        <w:tblPrChange w:author="" w:id="279531509">
          <w:tblPr/>
        </w:tblPrChange>
      </w:tblPr>
      <w:tblGrid>
        <w:gridCol w:w="676"/>
        <w:gridCol w:w="1680"/>
        <w:gridCol w:w="3165"/>
        <w:gridCol w:w="1154"/>
        <w:gridCol w:w="1195"/>
        <w:gridCol w:w="1280"/>
      </w:tblGrid>
      <w:tr w:rsidRPr="001F6BB9" w:rsidR="001F6BB9" w:rsidTr="2C0F67F4" w14:paraId="0C1A0DE0" w14:textId="77777777">
        <w:tc>
          <w:tcPr>
            <w:tcW w:w="9150" w:type="dxa"/>
            <w:gridSpan w:val="6"/>
            <w:shd w:val="clear" w:color="auto" w:fill="D0CECE" w:themeFill="background2" w:themeFillShade="E6"/>
            <w:tcMar/>
          </w:tcPr>
          <w:p w:rsidRPr="001F6BB9" w:rsidR="001F6BB9" w:rsidP="0B4E7E45" w:rsidRDefault="470043A9" w14:paraId="6A384774" w14:textId="539744A0">
            <w:pPr>
              <w:widowControl w:val="0"/>
              <w:spacing w:after="0"/>
              <w:jc w:val="center"/>
              <w:rPr>
                <w:rFonts w:eastAsia="Arial"/>
                <w:b/>
                <w:bCs/>
                <w:i/>
                <w:iCs/>
                <w:color w:val="000000" w:themeColor="text1"/>
                <w:sz w:val="16"/>
                <w:szCs w:val="16"/>
                <w:lang w:val="en-GB"/>
              </w:rPr>
            </w:pPr>
            <w:r w:rsidRPr="0B4E7E45">
              <w:rPr>
                <w:rFonts w:eastAsia="Arial"/>
                <w:b/>
                <w:bCs/>
                <w:i/>
                <w:iCs/>
                <w:sz w:val="16"/>
                <w:szCs w:val="16"/>
                <w:lang w:val="en-GB"/>
              </w:rPr>
              <w:t xml:space="preserve">Table IV.1 – Procedure steps to access </w:t>
            </w:r>
            <w:proofErr w:type="spellStart"/>
            <w:r w:rsidRPr="0B4E7E45" w:rsidR="266FCAE6">
              <w:rPr>
                <w:rFonts w:eastAsia="Arial"/>
                <w:b/>
                <w:bCs/>
                <w:i/>
                <w:iCs/>
                <w:sz w:val="16"/>
                <w:szCs w:val="16"/>
                <w:lang w:val="en-GB"/>
              </w:rPr>
              <w:t>eHDV</w:t>
            </w:r>
            <w:proofErr w:type="spellEnd"/>
            <w:r w:rsidRPr="0B4E7E45" w:rsidR="266FCAE6">
              <w:rPr>
                <w:rFonts w:eastAsia="Arial"/>
                <w:b/>
                <w:bCs/>
                <w:i/>
                <w:iCs/>
                <w:sz w:val="16"/>
                <w:szCs w:val="16"/>
                <w:lang w:val="en-GB"/>
              </w:rPr>
              <w:t xml:space="preserve"> </w:t>
            </w:r>
            <w:r w:rsidRPr="0B4E7E45">
              <w:rPr>
                <w:rFonts w:eastAsia="Arial"/>
                <w:b/>
                <w:bCs/>
                <w:i/>
                <w:iCs/>
                <w:sz w:val="16"/>
                <w:szCs w:val="16"/>
                <w:lang w:val="en-GB"/>
              </w:rPr>
              <w:t>data</w:t>
            </w:r>
          </w:p>
        </w:tc>
      </w:tr>
      <w:tr w:rsidRPr="001F6BB9" w:rsidR="003135C6" w:rsidTr="2C0F67F4" w14:paraId="21BF0303" w14:textId="77777777">
        <w:tc>
          <w:tcPr>
            <w:tcW w:w="676" w:type="dxa"/>
            <w:shd w:val="clear" w:color="auto" w:fill="D0CECE" w:themeFill="background2" w:themeFillShade="E6"/>
            <w:tcMar/>
          </w:tcPr>
          <w:p w:rsidRPr="001F6BB9" w:rsidR="003135C6" w:rsidRDefault="00D613C4" w14:paraId="27EC9BBD" w14:textId="1AD406F9">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Mar/>
          </w:tcPr>
          <w:p w:rsidRPr="001F6BB9" w:rsidR="003135C6" w:rsidP="707D87C6" w:rsidRDefault="4422AD36" w14:paraId="68FE5209" w14:textId="676EE9BF">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Mar/>
          </w:tcPr>
          <w:p w:rsidRPr="001F6BB9" w:rsidR="003135C6" w:rsidP="707D87C6" w:rsidRDefault="138BDDE4" w14:paraId="7FA0D222" w14:textId="3629E759">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Mar/>
          </w:tcPr>
          <w:p w:rsidRPr="001F6BB9" w:rsidR="003135C6" w:rsidRDefault="00D613C4" w14:paraId="49A75372"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Mar/>
          </w:tcPr>
          <w:p w:rsidRPr="001F6BB9" w:rsidR="003135C6" w:rsidRDefault="00D613C4" w14:paraId="4C8BD05E"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Mar/>
          </w:tcPr>
          <w:p w:rsidRPr="001F6BB9" w:rsidR="003135C6" w:rsidRDefault="00D613C4" w14:paraId="1FCAE0FD"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Pr="001F6BB9" w:rsidR="001F6BB9" w:rsidTr="2C0F67F4" w14:paraId="0D40BDA2" w14:textId="77777777">
        <w:tc>
          <w:tcPr>
            <w:tcW w:w="676" w:type="dxa"/>
            <w:tcMar/>
            <w:vAlign w:val="center"/>
          </w:tcPr>
          <w:p w:rsidRPr="001F6BB9" w:rsidR="001F6BB9" w:rsidP="0E1D4A2D" w:rsidRDefault="24118B66" w14:paraId="39D7D509" w14:textId="558C2CA7">
            <w:pPr>
              <w:widowControl w:val="0"/>
              <w:spacing w:after="0"/>
              <w:rPr>
                <w:rFonts w:eastAsia="Calibri"/>
                <w:sz w:val="16"/>
                <w:szCs w:val="16"/>
                <w:lang w:val="en-US"/>
              </w:rPr>
            </w:pPr>
            <w:r w:rsidRPr="0E1D4A2D">
              <w:rPr>
                <w:rFonts w:eastAsia="Calibri"/>
                <w:sz w:val="16"/>
                <w:szCs w:val="16"/>
                <w:lang w:val="en-US"/>
              </w:rPr>
              <w:t>1.</w:t>
            </w:r>
            <w:r w:rsidRPr="0E1D4A2D" w:rsidR="3053C141">
              <w:rPr>
                <w:rFonts w:eastAsia="Calibri"/>
                <w:sz w:val="16"/>
                <w:szCs w:val="16"/>
                <w:lang w:val="en-US"/>
              </w:rPr>
              <w:t>1</w:t>
            </w:r>
          </w:p>
        </w:tc>
        <w:tc>
          <w:tcPr>
            <w:tcW w:w="1680" w:type="dxa"/>
            <w:tcMar/>
            <w:vAlign w:val="center"/>
          </w:tcPr>
          <w:p w:rsidRPr="00101189" w:rsidR="00101189" w:rsidP="0E1D4A2D" w:rsidRDefault="2A5EB5EA" w14:paraId="7F2357C0" w14:textId="1984D07A">
            <w:pPr>
              <w:widowControl w:val="0"/>
              <w:spacing w:after="0"/>
              <w:rPr>
                <w:color w:val="000000"/>
                <w:sz w:val="16"/>
                <w:szCs w:val="16"/>
              </w:rPr>
            </w:pPr>
            <w:r w:rsidRPr="7E864098">
              <w:rPr>
                <w:color w:val="000000" w:themeColor="text1"/>
                <w:sz w:val="16"/>
                <w:szCs w:val="16"/>
              </w:rPr>
              <w:t>Send</w:t>
            </w:r>
            <w:r w:rsidRPr="7E864098" w:rsidR="41F32F51">
              <w:rPr>
                <w:color w:val="000000" w:themeColor="text1"/>
                <w:sz w:val="16"/>
                <w:szCs w:val="16"/>
              </w:rPr>
              <w:t xml:space="preserve"> </w:t>
            </w:r>
            <w:proofErr w:type="spellStart"/>
            <w:r w:rsidRPr="7E864098" w:rsidR="159364CA">
              <w:rPr>
                <w:rFonts w:eastAsia="Calibri"/>
                <w:sz w:val="16"/>
                <w:szCs w:val="16"/>
              </w:rPr>
              <w:t>eHDV</w:t>
            </w:r>
            <w:proofErr w:type="spellEnd"/>
            <w:r w:rsidRPr="7E864098" w:rsidR="159364CA">
              <w:rPr>
                <w:color w:val="000000" w:themeColor="text1"/>
                <w:sz w:val="16"/>
                <w:szCs w:val="16"/>
              </w:rPr>
              <w:t xml:space="preserve"> </w:t>
            </w:r>
            <w:r w:rsidRPr="7E864098" w:rsidR="41F32F51">
              <w:rPr>
                <w:color w:val="000000" w:themeColor="text1"/>
                <w:sz w:val="16"/>
                <w:szCs w:val="16"/>
              </w:rPr>
              <w:t>data</w:t>
            </w:r>
            <w:r w:rsidRPr="7E864098" w:rsidR="18A47277">
              <w:rPr>
                <w:color w:val="000000" w:themeColor="text1"/>
                <w:sz w:val="16"/>
                <w:szCs w:val="16"/>
              </w:rPr>
              <w:t xml:space="preserve"> request</w:t>
            </w:r>
          </w:p>
        </w:tc>
        <w:tc>
          <w:tcPr>
            <w:tcW w:w="3165" w:type="dxa"/>
            <w:tcMar/>
            <w:vAlign w:val="center"/>
          </w:tcPr>
          <w:p w:rsidRPr="001F6BB9" w:rsidR="001F6BB9" w:rsidP="0E1D4A2D" w:rsidRDefault="0BA3F571" w14:paraId="5EA4EA78" w14:textId="57FC716E">
            <w:pPr>
              <w:widowControl w:val="0"/>
              <w:spacing w:after="0"/>
              <w:rPr>
                <w:rFonts w:eastAsia="Calibri"/>
                <w:sz w:val="16"/>
                <w:szCs w:val="16"/>
                <w:lang w:val="en-US"/>
              </w:rPr>
            </w:pPr>
            <w:r w:rsidRPr="0E1D4A2D">
              <w:rPr>
                <w:color w:val="000000" w:themeColor="text1"/>
                <w:sz w:val="16"/>
                <w:szCs w:val="16"/>
              </w:rPr>
              <w:t xml:space="preserve">Process Step for </w:t>
            </w:r>
            <w:proofErr w:type="spellStart"/>
            <w:r w:rsidRPr="0E1D4A2D" w:rsidR="706F1CF5">
              <w:rPr>
                <w:rFonts w:eastAsia="Calibri"/>
                <w:sz w:val="16"/>
                <w:szCs w:val="16"/>
              </w:rPr>
              <w:t>eHDV</w:t>
            </w:r>
            <w:proofErr w:type="spellEnd"/>
            <w:r w:rsidRPr="0E1D4A2D" w:rsidR="706F1CF5">
              <w:rPr>
                <w:color w:val="000000" w:themeColor="text1"/>
                <w:sz w:val="16"/>
                <w:szCs w:val="16"/>
              </w:rPr>
              <w:t xml:space="preserve"> </w:t>
            </w:r>
            <w:r w:rsidRPr="0E1D4A2D">
              <w:rPr>
                <w:color w:val="000000" w:themeColor="text1"/>
                <w:sz w:val="16"/>
                <w:szCs w:val="16"/>
              </w:rPr>
              <w:t>data transfer</w:t>
            </w:r>
            <w:r w:rsidRPr="0E1D4A2D" w:rsidR="541524B1">
              <w:rPr>
                <w:color w:val="000000" w:themeColor="text1"/>
                <w:sz w:val="16"/>
                <w:szCs w:val="16"/>
              </w:rPr>
              <w:t>.</w:t>
            </w:r>
            <w:r w:rsidRPr="0E1D4A2D">
              <w:rPr>
                <w:rStyle w:val="font01"/>
                <w:rFonts w:asciiTheme="minorHAnsi" w:hAnsiTheme="minorHAnsi"/>
                <w:sz w:val="16"/>
                <w:szCs w:val="16"/>
              </w:rPr>
              <w:t xml:space="preserve"> Forecast producer specifies the requests </w:t>
            </w:r>
            <w:r w:rsidRPr="0E1D4A2D" w:rsidR="4F5E8998">
              <w:rPr>
                <w:rStyle w:val="font01"/>
                <w:rFonts w:asciiTheme="minorHAnsi" w:hAnsiTheme="minorHAnsi"/>
                <w:sz w:val="16"/>
                <w:szCs w:val="16"/>
              </w:rPr>
              <w:t xml:space="preserve">for </w:t>
            </w:r>
            <w:proofErr w:type="spellStart"/>
            <w:r w:rsidRPr="0E1D4A2D" w:rsidR="4834507B">
              <w:rPr>
                <w:rFonts w:eastAsia="Calibri"/>
                <w:sz w:val="16"/>
                <w:szCs w:val="16"/>
              </w:rPr>
              <w:t>eHDV</w:t>
            </w:r>
            <w:proofErr w:type="spellEnd"/>
            <w:r w:rsidRPr="0E1D4A2D" w:rsidR="4834507B">
              <w:rPr>
                <w:rStyle w:val="font01"/>
                <w:rFonts w:asciiTheme="minorHAnsi" w:hAnsiTheme="minorHAnsi"/>
                <w:sz w:val="16"/>
                <w:szCs w:val="16"/>
              </w:rPr>
              <w:t xml:space="preserve"> </w:t>
            </w:r>
            <w:r w:rsidRPr="0E1D4A2D">
              <w:rPr>
                <w:rStyle w:val="font01"/>
                <w:rFonts w:asciiTheme="minorHAnsi" w:hAnsiTheme="minorHAnsi"/>
                <w:sz w:val="16"/>
                <w:szCs w:val="16"/>
              </w:rPr>
              <w:t>data.</w:t>
            </w:r>
          </w:p>
        </w:tc>
        <w:tc>
          <w:tcPr>
            <w:tcW w:w="1154" w:type="dxa"/>
            <w:tcMar/>
            <w:vAlign w:val="center"/>
          </w:tcPr>
          <w:p w:rsidRPr="001F6BB9" w:rsidR="001F6BB9" w:rsidP="0E1D4A2D" w:rsidRDefault="24118B66" w14:paraId="1405422C" w14:textId="2FFCA6FA">
            <w:pPr>
              <w:widowControl w:val="0"/>
              <w:spacing w:after="0"/>
              <w:rPr>
                <w:rFonts w:eastAsia="Calibri"/>
                <w:sz w:val="16"/>
                <w:szCs w:val="16"/>
              </w:rPr>
            </w:pPr>
            <w:r w:rsidRPr="2C0F67F4" w:rsidR="18A79E9F">
              <w:rPr>
                <w:color w:val="000000" w:themeColor="text1" w:themeTint="FF" w:themeShade="FF"/>
                <w:sz w:val="16"/>
                <w:szCs w:val="16"/>
              </w:rPr>
              <w:t xml:space="preserve">Power </w:t>
            </w:r>
            <w:r w:rsidRPr="2C0F67F4" w:rsidR="24118B66">
              <w:rPr>
                <w:color w:val="000000" w:themeColor="text1" w:themeTint="FF" w:themeShade="FF"/>
                <w:sz w:val="16"/>
                <w:szCs w:val="16"/>
              </w:rPr>
              <w:t>Forecast data provider</w:t>
            </w:r>
          </w:p>
        </w:tc>
        <w:tc>
          <w:tcPr>
            <w:tcW w:w="1195" w:type="dxa"/>
            <w:tcMar/>
            <w:vAlign w:val="center"/>
          </w:tcPr>
          <w:p w:rsidRPr="001F6BB9" w:rsidR="001F6BB9" w:rsidP="0E1D4A2D" w:rsidRDefault="4D80EC76" w14:paraId="7B1C9F18" w14:textId="5B606CA0">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Pr="0E1D4A2D" w:rsidR="0BA3F571">
              <w:rPr>
                <w:color w:val="000000" w:themeColor="text1"/>
                <w:sz w:val="16"/>
                <w:szCs w:val="16"/>
              </w:rPr>
              <w:t>Data Administrator</w:t>
            </w:r>
          </w:p>
        </w:tc>
        <w:tc>
          <w:tcPr>
            <w:tcW w:w="1280" w:type="dxa"/>
            <w:tcMar/>
            <w:vAlign w:val="center"/>
          </w:tcPr>
          <w:p w:rsidRPr="001F6BB9" w:rsidR="001F6BB9" w:rsidP="0E1D4A2D" w:rsidRDefault="301A3029" w14:paraId="694083D1" w14:textId="2AEBE14D">
            <w:pPr>
              <w:widowControl w:val="0"/>
              <w:spacing w:after="0"/>
              <w:rPr>
                <w:rFonts w:eastAsia="Calibri"/>
                <w:sz w:val="16"/>
                <w:szCs w:val="16"/>
                <w:lang w:val="en-US"/>
              </w:rPr>
            </w:pPr>
            <w:r w:rsidRPr="0E1D4A2D">
              <w:rPr>
                <w:rFonts w:eastAsia="Calibri"/>
                <w:sz w:val="16"/>
                <w:szCs w:val="16"/>
              </w:rPr>
              <w:t xml:space="preserve">(A) </w:t>
            </w:r>
            <w:proofErr w:type="spellStart"/>
            <w:r w:rsidRPr="0E1D4A2D" w:rsidR="02368707">
              <w:rPr>
                <w:rFonts w:eastAsia="Calibri"/>
                <w:sz w:val="16"/>
                <w:szCs w:val="16"/>
              </w:rPr>
              <w:t>eHDV</w:t>
            </w:r>
            <w:proofErr w:type="spellEnd"/>
            <w:r w:rsidRPr="0E1D4A2D" w:rsidR="02368707">
              <w:rPr>
                <w:color w:val="000000" w:themeColor="text1"/>
                <w:sz w:val="16"/>
                <w:szCs w:val="16"/>
              </w:rPr>
              <w:t xml:space="preserve"> </w:t>
            </w:r>
            <w:r w:rsidRPr="0E1D4A2D" w:rsidR="0BA3F571">
              <w:rPr>
                <w:color w:val="000000" w:themeColor="text1"/>
                <w:sz w:val="16"/>
                <w:szCs w:val="16"/>
              </w:rPr>
              <w:t>data request</w:t>
            </w:r>
          </w:p>
        </w:tc>
      </w:tr>
      <w:tr w:rsidR="316E7344" w:rsidTr="2C0F67F4" w14:paraId="62A6DE0F" w14:textId="77777777">
        <w:trPr>
          <w:trHeight w:val="300"/>
        </w:trPr>
        <w:tc>
          <w:tcPr>
            <w:tcW w:w="676" w:type="dxa"/>
            <w:tcMar/>
            <w:vAlign w:val="center"/>
          </w:tcPr>
          <w:p w:rsidR="316E7344" w:rsidP="0E1D4A2D" w:rsidRDefault="2EE5EB65" w14:paraId="71203B8F" w14:textId="746E34D5">
            <w:pPr>
              <w:rPr>
                <w:rFonts w:eastAsia="Calibri"/>
                <w:sz w:val="16"/>
                <w:szCs w:val="16"/>
                <w:lang w:val="en-US"/>
              </w:rPr>
            </w:pPr>
            <w:r w:rsidRPr="0E1D4A2D">
              <w:rPr>
                <w:rFonts w:eastAsia="Calibri"/>
                <w:sz w:val="16"/>
                <w:szCs w:val="16"/>
                <w:lang w:val="en-US"/>
              </w:rPr>
              <w:t>1</w:t>
            </w:r>
            <w:r w:rsidRPr="0E1D4A2D" w:rsidR="2DB7BA23">
              <w:rPr>
                <w:rFonts w:eastAsia="Calibri"/>
                <w:sz w:val="16"/>
                <w:szCs w:val="16"/>
                <w:lang w:val="en-US"/>
              </w:rPr>
              <w:t>.2</w:t>
            </w:r>
          </w:p>
        </w:tc>
        <w:tc>
          <w:tcPr>
            <w:tcW w:w="1680" w:type="dxa"/>
            <w:tcMar/>
            <w:vAlign w:val="center"/>
          </w:tcPr>
          <w:p w:rsidR="316E7344" w:rsidP="0E1D4A2D" w:rsidRDefault="048D1B49" w14:paraId="19C3037F" w14:textId="7A49B446">
            <w:pPr>
              <w:rPr>
                <w:color w:val="000000" w:themeColor="text1"/>
                <w:sz w:val="16"/>
                <w:szCs w:val="16"/>
              </w:rPr>
            </w:pPr>
            <w:r w:rsidRPr="0E1D4A2D">
              <w:rPr>
                <w:color w:val="000000" w:themeColor="text1"/>
                <w:sz w:val="16"/>
                <w:szCs w:val="16"/>
              </w:rPr>
              <w:t>Execute v</w:t>
            </w:r>
            <w:r w:rsidRPr="0E1D4A2D" w:rsidR="6C98E762">
              <w:rPr>
                <w:color w:val="000000" w:themeColor="text1"/>
                <w:sz w:val="16"/>
                <w:szCs w:val="16"/>
              </w:rPr>
              <w:t>alidat</w:t>
            </w:r>
            <w:r w:rsidRPr="0E1D4A2D" w:rsidR="06F3B35D">
              <w:rPr>
                <w:color w:val="000000" w:themeColor="text1"/>
                <w:sz w:val="16"/>
                <w:szCs w:val="16"/>
              </w:rPr>
              <w:t xml:space="preserve">ing </w:t>
            </w:r>
            <w:proofErr w:type="spellStart"/>
            <w:r w:rsidRPr="0E1D4A2D" w:rsidR="06F3B35D">
              <w:rPr>
                <w:color w:val="000000" w:themeColor="text1"/>
                <w:sz w:val="16"/>
                <w:szCs w:val="16"/>
              </w:rPr>
              <w:t>eHDV</w:t>
            </w:r>
            <w:proofErr w:type="spellEnd"/>
            <w:r w:rsidRPr="0E1D4A2D" w:rsidR="06F3B35D">
              <w:rPr>
                <w:color w:val="000000" w:themeColor="text1"/>
                <w:sz w:val="16"/>
                <w:szCs w:val="16"/>
              </w:rPr>
              <w:t xml:space="preserve"> data</w:t>
            </w:r>
            <w:r w:rsidRPr="0E1D4A2D" w:rsidR="6C98E762">
              <w:rPr>
                <w:color w:val="000000" w:themeColor="text1"/>
                <w:sz w:val="16"/>
                <w:szCs w:val="16"/>
              </w:rPr>
              <w:t xml:space="preserve"> request</w:t>
            </w:r>
          </w:p>
        </w:tc>
        <w:tc>
          <w:tcPr>
            <w:tcW w:w="3165" w:type="dxa"/>
            <w:tcMar/>
            <w:vAlign w:val="center"/>
          </w:tcPr>
          <w:p w:rsidR="316E7344" w:rsidP="0E1D4A2D" w:rsidRDefault="6C98E762" w14:paraId="5543C9CB" w14:textId="3147316C">
            <w:pPr>
              <w:rPr>
                <w:color w:val="000000" w:themeColor="text1"/>
                <w:sz w:val="16"/>
                <w:szCs w:val="16"/>
              </w:rPr>
            </w:pPr>
            <w:r w:rsidRPr="0E1D4A2D">
              <w:rPr>
                <w:color w:val="000000" w:themeColor="text1"/>
                <w:sz w:val="16"/>
                <w:szCs w:val="16"/>
              </w:rPr>
              <w:t xml:space="preserve">Validate request from </w:t>
            </w:r>
            <w:r w:rsidRPr="0E1D4A2D" w:rsidR="7A107346">
              <w:rPr>
                <w:color w:val="000000" w:themeColor="text1"/>
                <w:sz w:val="16"/>
                <w:szCs w:val="16"/>
              </w:rPr>
              <w:t xml:space="preserve">Forecast data </w:t>
            </w:r>
            <w:commentRangeStart w:id="28"/>
            <w:r w:rsidRPr="0E1D4A2D" w:rsidR="7A107346">
              <w:rPr>
                <w:color w:val="000000" w:themeColor="text1"/>
                <w:sz w:val="16"/>
                <w:szCs w:val="16"/>
              </w:rPr>
              <w:t>provider</w:t>
            </w:r>
            <w:r w:rsidRPr="0E1D4A2D" w:rsidR="13BCE97E">
              <w:rPr>
                <w:color w:val="000000" w:themeColor="text1"/>
                <w:sz w:val="16"/>
                <w:szCs w:val="16"/>
              </w:rPr>
              <w:t xml:space="preserve">. </w:t>
            </w:r>
            <w:commentRangeEnd w:id="28"/>
            <w:r w:rsidRPr="0E1D4A2D" w:rsidR="316E7344">
              <w:rPr>
                <w:rStyle w:val="CommentReference"/>
                <w:color w:val="000000" w:themeColor="text1"/>
              </w:rPr>
              <w:commentReference w:id="28"/>
            </w:r>
            <w:r w:rsidRPr="0E1D4A2D" w:rsidR="38006B6C">
              <w:rPr>
                <w:color w:val="000000" w:themeColor="text1"/>
                <w:sz w:val="16"/>
                <w:szCs w:val="16"/>
              </w:rPr>
              <w:t>In case of an invalid request, a meaningful indication is provided</w:t>
            </w:r>
            <w:r w:rsidRPr="0E1D4A2D" w:rsidR="40BBBD43">
              <w:rPr>
                <w:color w:val="000000" w:themeColor="text1"/>
                <w:sz w:val="16"/>
                <w:szCs w:val="16"/>
              </w:rPr>
              <w:t>.</w:t>
            </w:r>
          </w:p>
        </w:tc>
        <w:tc>
          <w:tcPr>
            <w:tcW w:w="1154" w:type="dxa"/>
            <w:tcMar/>
            <w:vAlign w:val="center"/>
          </w:tcPr>
          <w:p w:rsidR="316E7344" w:rsidP="0E1D4A2D" w:rsidRDefault="316E7344" w14:paraId="0AAC954D" w14:textId="2469A5AF">
            <w:pPr>
              <w:widowControl w:val="0"/>
              <w:spacing w:after="0"/>
              <w:rPr>
                <w:color w:val="000000" w:themeColor="text1"/>
                <w:sz w:val="16"/>
                <w:szCs w:val="16"/>
                <w:lang w:val="en-US"/>
              </w:rPr>
            </w:pPr>
          </w:p>
          <w:p w:rsidR="0F014A2A" w:rsidP="0E1D4A2D" w:rsidRDefault="1FED4E8E" w14:paraId="1F8EB6A8" w14:textId="66A144E3">
            <w:pPr>
              <w:rPr>
                <w:color w:val="000000" w:themeColor="text1"/>
                <w:sz w:val="16"/>
                <w:szCs w:val="16"/>
              </w:rPr>
            </w:pPr>
            <w:proofErr w:type="spellStart"/>
            <w:r w:rsidRPr="0E1D4A2D">
              <w:rPr>
                <w:color w:val="000000" w:themeColor="text1"/>
                <w:sz w:val="16"/>
                <w:szCs w:val="16"/>
              </w:rPr>
              <w:t>e</w:t>
            </w:r>
            <w:r w:rsidRPr="0E1D4A2D" w:rsidR="5BA4BCE1">
              <w:rPr>
                <w:color w:val="000000" w:themeColor="text1"/>
                <w:sz w:val="16"/>
                <w:szCs w:val="16"/>
              </w:rPr>
              <w:t>HDV</w:t>
            </w:r>
            <w:proofErr w:type="spellEnd"/>
            <w:r w:rsidRPr="0E1D4A2D" w:rsidR="40936D2A">
              <w:rPr>
                <w:color w:val="000000" w:themeColor="text1"/>
                <w:sz w:val="16"/>
                <w:szCs w:val="16"/>
              </w:rPr>
              <w:t xml:space="preserve"> Data Administrator</w:t>
            </w:r>
          </w:p>
        </w:tc>
        <w:tc>
          <w:tcPr>
            <w:tcW w:w="1195" w:type="dxa"/>
            <w:tcMar/>
            <w:vAlign w:val="center"/>
          </w:tcPr>
          <w:p w:rsidR="316E7344" w:rsidP="0E1D4A2D" w:rsidRDefault="316E7344" w14:paraId="14A064D1" w14:textId="55F29E4C">
            <w:pPr>
              <w:rPr>
                <w:color w:val="000000" w:themeColor="text1"/>
                <w:sz w:val="16"/>
                <w:szCs w:val="16"/>
              </w:rPr>
            </w:pPr>
          </w:p>
        </w:tc>
        <w:tc>
          <w:tcPr>
            <w:tcW w:w="1280" w:type="dxa"/>
            <w:tcMar/>
            <w:vAlign w:val="center"/>
          </w:tcPr>
          <w:p w:rsidR="316E7344" w:rsidP="0E1D4A2D" w:rsidRDefault="316E7344" w14:paraId="057DF85C" w14:textId="017ED0F3">
            <w:pPr>
              <w:rPr>
                <w:rFonts w:eastAsia="Calibri"/>
                <w:sz w:val="16"/>
                <w:szCs w:val="16"/>
              </w:rPr>
            </w:pPr>
          </w:p>
        </w:tc>
      </w:tr>
      <w:tr w:rsidRPr="001F6BB9" w:rsidR="001F6BB9" w:rsidTr="2C0F67F4" w14:paraId="7F2F33E8" w14:textId="77777777">
        <w:tblPrEx>
          <w:tblW w:w="9150" w:type="dxa"/>
          <w:tblLayout w:type="fixed"/>
          <w:tblPrExChange w:author="Wout van Voornveld" w:date="2025-10-01T15:57:00Z" w16du:dateUtc="2025-10-01T13:57:00Z" w:id="29">
            <w:tblPrEx>
              <w:tblW w:w="9150" w:type="dxa"/>
              <w:tblLayout w:type="fixed"/>
            </w:tblPrEx>
          </w:tblPrExChange>
        </w:tblPrEx>
        <w:trPr>
          <w:trHeight w:val="747"/>
          <w:trPrChange w:author="Wout van Voornveld" w:date="2025-10-01T15:57:00Z" w16du:dateUtc="2025-10-01T13:57:00Z" w:id="30">
            <w:trPr>
              <w:gridAfter w:val="0"/>
            </w:trPr>
          </w:trPrChange>
        </w:trPr>
        <w:tc>
          <w:tcPr>
            <w:tcW w:w="676" w:type="dxa"/>
            <w:tcMar/>
            <w:vAlign w:val="center"/>
            <w:tcPrChange w:author="Wout van Voornveld" w:date="2025-10-01T15:57:00Z" w16du:dateUtc="2025-10-01T13:57:00Z" w:id="31">
              <w:tcPr>
                <w:tcW w:w="676" w:type="dxa"/>
              </w:tcPr>
            </w:tcPrChange>
          </w:tcPr>
          <w:p w:rsidRPr="001F6BB9" w:rsidR="001F6BB9" w:rsidP="0E1D4A2D" w:rsidRDefault="24118B66" w14:paraId="52860A0C" w14:textId="6F293E21">
            <w:pPr>
              <w:widowControl w:val="0"/>
              <w:spacing w:after="0"/>
              <w:rPr>
                <w:rFonts w:eastAsia="Calibri"/>
                <w:sz w:val="16"/>
                <w:szCs w:val="16"/>
                <w:lang w:val="en-US"/>
              </w:rPr>
            </w:pPr>
            <w:r w:rsidRPr="0E1D4A2D">
              <w:rPr>
                <w:rFonts w:eastAsia="Calibri"/>
                <w:sz w:val="16"/>
                <w:szCs w:val="16"/>
                <w:lang w:val="en-US"/>
              </w:rPr>
              <w:t>1.</w:t>
            </w:r>
            <w:r w:rsidRPr="0E1D4A2D" w:rsidR="40060DC1">
              <w:rPr>
                <w:rFonts w:eastAsia="Calibri"/>
                <w:sz w:val="16"/>
                <w:szCs w:val="16"/>
                <w:lang w:val="en-US"/>
              </w:rPr>
              <w:t>3</w:t>
            </w:r>
          </w:p>
        </w:tc>
        <w:tc>
          <w:tcPr>
            <w:tcW w:w="1680" w:type="dxa"/>
            <w:tcMar/>
            <w:vAlign w:val="center"/>
            <w:tcPrChange w:author="Wout van Voornveld" w:date="2025-10-01T15:57:00Z" w16du:dateUtc="2025-10-01T13:57:00Z" w:id="32">
              <w:tcPr>
                <w:tcW w:w="1680" w:type="dxa"/>
                <w:gridSpan w:val="2"/>
                <w:vAlign w:val="center"/>
              </w:tcPr>
            </w:tcPrChange>
          </w:tcPr>
          <w:p w:rsidRPr="001F6BB9" w:rsidR="001F6BB9" w:rsidP="0E1D4A2D" w:rsidRDefault="5E08C2AB" w14:paraId="0EF0EBD9" w14:textId="2F65798E">
            <w:pPr>
              <w:widowControl w:val="0"/>
              <w:spacing w:after="0"/>
              <w:rPr>
                <w:color w:val="000000" w:themeColor="text1"/>
                <w:sz w:val="16"/>
                <w:szCs w:val="16"/>
              </w:rPr>
            </w:pPr>
            <w:r w:rsidRPr="0E1D4A2D">
              <w:rPr>
                <w:color w:val="000000" w:themeColor="text1"/>
                <w:sz w:val="16"/>
                <w:szCs w:val="16"/>
              </w:rPr>
              <w:t xml:space="preserve">Send </w:t>
            </w:r>
            <w:r w:rsidRPr="0E1D4A2D" w:rsidR="1E4E1313">
              <w:rPr>
                <w:color w:val="000000" w:themeColor="text1"/>
                <w:sz w:val="16"/>
                <w:szCs w:val="16"/>
              </w:rPr>
              <w:t>I</w:t>
            </w:r>
            <w:r w:rsidRPr="0E1D4A2D" w:rsidR="13D8EBAB">
              <w:rPr>
                <w:color w:val="000000" w:themeColor="text1"/>
                <w:sz w:val="16"/>
                <w:szCs w:val="16"/>
              </w:rPr>
              <w:t>nvoice</w:t>
            </w:r>
          </w:p>
        </w:tc>
        <w:tc>
          <w:tcPr>
            <w:tcW w:w="3165" w:type="dxa"/>
            <w:tcMar/>
            <w:vAlign w:val="center"/>
            <w:tcPrChange w:author="Wout van Voornveld" w:date="2025-10-01T15:57:00Z" w16du:dateUtc="2025-10-01T13:57:00Z" w:id="33">
              <w:tcPr>
                <w:tcW w:w="3165" w:type="dxa"/>
                <w:vAlign w:val="center"/>
              </w:tcPr>
            </w:tcPrChange>
          </w:tcPr>
          <w:p w:rsidRPr="001F6BB9" w:rsidR="001F6BB9" w:rsidP="0E1D4A2D" w:rsidRDefault="2DE8488D" w14:paraId="69EBD120" w14:textId="71A2B0C3">
            <w:pPr>
              <w:widowControl w:val="0"/>
              <w:spacing w:after="0"/>
              <w:rPr>
                <w:rFonts w:eastAsia="Calibri"/>
                <w:sz w:val="16"/>
                <w:szCs w:val="16"/>
                <w:lang w:val="en-US"/>
              </w:rPr>
            </w:pPr>
            <w:r w:rsidRPr="0E1D4A2D">
              <w:rPr>
                <w:rFonts w:eastAsia="Calibri"/>
                <w:sz w:val="16"/>
                <w:szCs w:val="16"/>
                <w:lang w:val="en-US"/>
              </w:rPr>
              <w:t>If billing is</w:t>
            </w:r>
            <w:r w:rsidRPr="0E1D4A2D" w:rsidR="23066C9A">
              <w:rPr>
                <w:rFonts w:eastAsia="Calibri"/>
                <w:sz w:val="16"/>
                <w:szCs w:val="16"/>
                <w:lang w:val="en-US"/>
              </w:rPr>
              <w:t xml:space="preserve"> requ</w:t>
            </w:r>
            <w:r w:rsidRPr="0E1D4A2D" w:rsidR="25821020">
              <w:rPr>
                <w:rFonts w:eastAsia="Calibri"/>
                <w:sz w:val="16"/>
                <w:szCs w:val="16"/>
                <w:lang w:val="en-US"/>
              </w:rPr>
              <w:t>ired</w:t>
            </w:r>
            <w:r w:rsidRPr="0E1D4A2D" w:rsidR="37972289">
              <w:rPr>
                <w:rFonts w:eastAsia="Calibri"/>
                <w:sz w:val="16"/>
                <w:szCs w:val="16"/>
                <w:lang w:val="en-US"/>
              </w:rPr>
              <w:t>,</w:t>
            </w:r>
            <w:r w:rsidRPr="0E1D4A2D">
              <w:rPr>
                <w:rFonts w:eastAsia="Calibri"/>
                <w:sz w:val="16"/>
                <w:szCs w:val="16"/>
                <w:lang w:val="en-US"/>
              </w:rPr>
              <w:t xml:space="preserve"> </w:t>
            </w:r>
            <w:r w:rsidRPr="0E1D4A2D" w:rsidR="23066C9A">
              <w:rPr>
                <w:rFonts w:eastAsia="Calibri"/>
                <w:sz w:val="16"/>
                <w:szCs w:val="16"/>
                <w:lang w:val="en-US"/>
              </w:rPr>
              <w:t xml:space="preserve">the </w:t>
            </w:r>
            <w:proofErr w:type="spellStart"/>
            <w:r w:rsidRPr="0E1D4A2D" w:rsidR="23066C9A">
              <w:rPr>
                <w:rFonts w:eastAsia="Calibri"/>
                <w:sz w:val="16"/>
                <w:szCs w:val="16"/>
                <w:lang w:val="en-US"/>
              </w:rPr>
              <w:t>eHDV</w:t>
            </w:r>
            <w:proofErr w:type="spellEnd"/>
            <w:r w:rsidRPr="0E1D4A2D" w:rsidR="23066C9A">
              <w:rPr>
                <w:rFonts w:eastAsia="Calibri"/>
                <w:sz w:val="16"/>
                <w:szCs w:val="16"/>
                <w:lang w:val="en-US"/>
              </w:rPr>
              <w:t xml:space="preserve"> Data Administrator provides an invoice</w:t>
            </w:r>
            <w:r w:rsidRPr="0E1D4A2D" w:rsidR="16BCE0FD">
              <w:rPr>
                <w:rFonts w:eastAsia="Calibri"/>
                <w:sz w:val="16"/>
                <w:szCs w:val="16"/>
                <w:lang w:val="en-US"/>
              </w:rPr>
              <w:t xml:space="preserve">. Otherwise, </w:t>
            </w:r>
            <w:r w:rsidRPr="0E1D4A2D" w:rsidR="317EE02F">
              <w:rPr>
                <w:rFonts w:eastAsia="Calibri"/>
                <w:sz w:val="16"/>
                <w:szCs w:val="16"/>
                <w:lang w:val="en-US"/>
              </w:rPr>
              <w:t>continue with Step 1.4</w:t>
            </w:r>
          </w:p>
        </w:tc>
        <w:tc>
          <w:tcPr>
            <w:tcW w:w="1154" w:type="dxa"/>
            <w:tcMar/>
            <w:vAlign w:val="center"/>
            <w:tcPrChange w:author="Wout van Voornveld" w:date="2025-10-01T15:57:00Z" w16du:dateUtc="2025-10-01T13:57:00Z" w:id="34">
              <w:tcPr>
                <w:tcW w:w="1154" w:type="dxa"/>
                <w:vAlign w:val="center"/>
              </w:tcPr>
            </w:tcPrChange>
          </w:tcPr>
          <w:p w:rsidRPr="001F6BB9" w:rsidR="001F6BB9" w:rsidP="0E1D4A2D" w:rsidRDefault="08FB686A" w14:paraId="00C7693A" w14:textId="3DD28984">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Pr="0E1D4A2D" w:rsidR="0BA3F571">
              <w:rPr>
                <w:color w:val="000000" w:themeColor="text1"/>
                <w:sz w:val="16"/>
                <w:szCs w:val="16"/>
              </w:rPr>
              <w:t>Data Administrator</w:t>
            </w:r>
          </w:p>
        </w:tc>
        <w:tc>
          <w:tcPr>
            <w:tcW w:w="1195" w:type="dxa"/>
            <w:tcMar/>
            <w:vAlign w:val="center"/>
            <w:tcPrChange w:author="Wout van Voornveld" w:date="2025-10-01T15:57:00Z" w16du:dateUtc="2025-10-01T13:57:00Z" w:id="35">
              <w:tcPr>
                <w:tcW w:w="1195" w:type="dxa"/>
                <w:vAlign w:val="center"/>
              </w:tcPr>
            </w:tcPrChange>
          </w:tcPr>
          <w:p w:rsidRPr="001F6BB9" w:rsidR="001F6BB9" w:rsidP="0E1D4A2D" w:rsidRDefault="181ACF4C" w14:paraId="40E3728D" w14:textId="33607C79">
            <w:pPr>
              <w:widowControl w:val="0"/>
              <w:spacing w:after="0"/>
              <w:rPr>
                <w:rFonts w:eastAsia="Calibri"/>
                <w:sz w:val="16"/>
                <w:szCs w:val="16"/>
                <w:lang w:val="en-US"/>
              </w:rPr>
            </w:pPr>
            <w:r w:rsidRPr="68ECF823">
              <w:rPr>
                <w:color w:val="000000" w:themeColor="text1"/>
                <w:sz w:val="16"/>
                <w:szCs w:val="16"/>
              </w:rPr>
              <w:t xml:space="preserve">Power </w:t>
            </w:r>
            <w:r w:rsidRPr="68ECF823" w:rsidR="668E688E">
              <w:rPr>
                <w:color w:val="000000" w:themeColor="text1"/>
                <w:sz w:val="16"/>
                <w:szCs w:val="16"/>
              </w:rPr>
              <w:t>Forecast data provider</w:t>
            </w:r>
          </w:p>
        </w:tc>
        <w:tc>
          <w:tcPr>
            <w:tcW w:w="1280" w:type="dxa"/>
            <w:tcMar/>
            <w:vAlign w:val="center"/>
            <w:tcPrChange w:author="Wout van Voornveld" w:date="2025-10-01T15:57:00Z" w16du:dateUtc="2025-10-01T13:57:00Z" w:id="36">
              <w:tcPr>
                <w:tcW w:w="1280" w:type="dxa"/>
                <w:gridSpan w:val="2"/>
                <w:vAlign w:val="center"/>
              </w:tcPr>
            </w:tcPrChange>
          </w:tcPr>
          <w:p w:rsidRPr="001F6BB9" w:rsidR="001F6BB9" w:rsidP="0E1D4A2D" w:rsidRDefault="0EA68D83" w14:paraId="30D7AA69" w14:textId="5D5A695D">
            <w:pPr>
              <w:widowControl w:val="0"/>
              <w:spacing w:after="0"/>
              <w:rPr>
                <w:rFonts w:eastAsia="Calibri"/>
                <w:sz w:val="16"/>
                <w:szCs w:val="16"/>
                <w:highlight w:val="yellow"/>
                <w:lang w:val="en-US"/>
              </w:rPr>
            </w:pPr>
            <w:r w:rsidRPr="0E1D4A2D">
              <w:rPr>
                <w:rFonts w:eastAsia="Calibri"/>
                <w:sz w:val="16"/>
                <w:szCs w:val="16"/>
              </w:rPr>
              <w:t xml:space="preserve">(B) </w:t>
            </w:r>
            <w:proofErr w:type="spellStart"/>
            <w:r w:rsidRPr="0E1D4A2D" w:rsidR="63C7AB5D">
              <w:rPr>
                <w:rFonts w:eastAsia="Calibri"/>
                <w:sz w:val="16"/>
                <w:szCs w:val="16"/>
              </w:rPr>
              <w:t>eHDV</w:t>
            </w:r>
            <w:proofErr w:type="spellEnd"/>
            <w:r w:rsidRPr="0E1D4A2D" w:rsidR="63C7AB5D">
              <w:rPr>
                <w:color w:val="000000" w:themeColor="text1"/>
                <w:sz w:val="16"/>
                <w:szCs w:val="16"/>
              </w:rPr>
              <w:t xml:space="preserve"> </w:t>
            </w:r>
            <w:r w:rsidRPr="0E1D4A2D" w:rsidR="0BA3F571">
              <w:rPr>
                <w:color w:val="000000" w:themeColor="text1"/>
                <w:sz w:val="16"/>
                <w:szCs w:val="16"/>
              </w:rPr>
              <w:t xml:space="preserve">Data </w:t>
            </w:r>
            <w:r w:rsidRPr="0E1D4A2D" w:rsidR="79F72A33">
              <w:rPr>
                <w:color w:val="000000" w:themeColor="text1"/>
                <w:sz w:val="16"/>
                <w:szCs w:val="16"/>
              </w:rPr>
              <w:t>I</w:t>
            </w:r>
            <w:r w:rsidRPr="0E1D4A2D" w:rsidR="0BA3F571">
              <w:rPr>
                <w:color w:val="000000" w:themeColor="text1"/>
                <w:sz w:val="16"/>
                <w:szCs w:val="16"/>
              </w:rPr>
              <w:t>nvoice</w:t>
            </w:r>
          </w:p>
        </w:tc>
      </w:tr>
      <w:tr w:rsidRPr="001F6BB9" w:rsidR="001F6BB9" w:rsidTr="2C0F67F4" w14:paraId="56DF2F60" w14:textId="77777777">
        <w:tc>
          <w:tcPr>
            <w:tcW w:w="676" w:type="dxa"/>
            <w:tcMar/>
            <w:vAlign w:val="center"/>
          </w:tcPr>
          <w:p w:rsidRPr="001F6BB9" w:rsidR="001F6BB9" w:rsidP="0E1D4A2D" w:rsidRDefault="24118B66" w14:paraId="63508DCD" w14:textId="2B4F64E5">
            <w:pPr>
              <w:widowControl w:val="0"/>
              <w:spacing w:after="0"/>
              <w:rPr>
                <w:rFonts w:eastAsia="Calibri"/>
                <w:sz w:val="16"/>
                <w:szCs w:val="16"/>
                <w:lang w:val="en-US"/>
              </w:rPr>
            </w:pPr>
            <w:r w:rsidRPr="0E1D4A2D">
              <w:rPr>
                <w:rFonts w:eastAsia="Calibri"/>
                <w:sz w:val="16"/>
                <w:szCs w:val="16"/>
                <w:lang w:val="en-US"/>
              </w:rPr>
              <w:t>1.</w:t>
            </w:r>
            <w:r w:rsidRPr="0E1D4A2D" w:rsidR="6F35D17B">
              <w:rPr>
                <w:rFonts w:eastAsia="Calibri"/>
                <w:sz w:val="16"/>
                <w:szCs w:val="16"/>
                <w:lang w:val="en-US"/>
              </w:rPr>
              <w:t>3</w:t>
            </w:r>
            <w:r w:rsidRPr="0E1D4A2D" w:rsidR="54B981A8">
              <w:rPr>
                <w:rFonts w:eastAsia="Calibri"/>
                <w:sz w:val="16"/>
                <w:szCs w:val="16"/>
                <w:lang w:val="en-US"/>
              </w:rPr>
              <w:t>.1</w:t>
            </w:r>
          </w:p>
        </w:tc>
        <w:tc>
          <w:tcPr>
            <w:tcW w:w="1680" w:type="dxa"/>
            <w:tcMar/>
            <w:vAlign w:val="center"/>
          </w:tcPr>
          <w:p w:rsidRPr="001F6BB9" w:rsidR="001F6BB9" w:rsidP="0E1D4A2D" w:rsidRDefault="5B032AC6" w14:paraId="3A0048FF" w14:textId="3BD6D9AA">
            <w:pPr>
              <w:widowControl w:val="0"/>
              <w:spacing w:after="0"/>
            </w:pPr>
            <w:r w:rsidRPr="0E1D4A2D">
              <w:rPr>
                <w:color w:val="000000" w:themeColor="text1"/>
                <w:sz w:val="16"/>
                <w:szCs w:val="16"/>
              </w:rPr>
              <w:t xml:space="preserve">Execute </w:t>
            </w:r>
            <w:r w:rsidRPr="0E1D4A2D" w:rsidR="1B430A8B">
              <w:rPr>
                <w:color w:val="000000" w:themeColor="text1"/>
                <w:sz w:val="16"/>
                <w:szCs w:val="16"/>
              </w:rPr>
              <w:t>Invoice acceptance</w:t>
            </w:r>
            <w:r w:rsidRPr="0E1D4A2D" w:rsidR="48B6E9BF">
              <w:rPr>
                <w:color w:val="000000" w:themeColor="text1"/>
                <w:sz w:val="16"/>
                <w:szCs w:val="16"/>
              </w:rPr>
              <w:t xml:space="preserve"> </w:t>
            </w:r>
          </w:p>
        </w:tc>
        <w:tc>
          <w:tcPr>
            <w:tcW w:w="3165" w:type="dxa"/>
            <w:tcMar/>
            <w:vAlign w:val="center"/>
          </w:tcPr>
          <w:p w:rsidRPr="001F6BB9" w:rsidR="001F6BB9" w:rsidP="0E1D4A2D" w:rsidRDefault="1490AAA6" w14:paraId="3BF0B5FA" w14:textId="5F6A2A81">
            <w:pPr>
              <w:widowControl w:val="0"/>
              <w:spacing w:after="0"/>
              <w:rPr>
                <w:color w:val="000000" w:themeColor="text1"/>
                <w:sz w:val="16"/>
                <w:szCs w:val="16"/>
              </w:rPr>
            </w:pPr>
            <w:r w:rsidRPr="0E1D4A2D">
              <w:rPr>
                <w:rFonts w:eastAsia="Calibri"/>
                <w:sz w:val="16"/>
                <w:szCs w:val="16"/>
                <w:lang w:val="en-US"/>
              </w:rPr>
              <w:t>Step for acceptance of the invoice</w:t>
            </w:r>
            <w:r w:rsidRPr="0E1D4A2D" w:rsidR="607C417E">
              <w:rPr>
                <w:rFonts w:eastAsia="Calibri"/>
                <w:sz w:val="16"/>
                <w:szCs w:val="16"/>
                <w:lang w:val="en-US"/>
              </w:rPr>
              <w:t xml:space="preserve">. </w:t>
            </w:r>
            <w:r w:rsidRPr="0E1D4A2D" w:rsidR="7C34FF5A">
              <w:rPr>
                <w:color w:val="000000" w:themeColor="text1"/>
                <w:sz w:val="16"/>
                <w:szCs w:val="16"/>
              </w:rPr>
              <w:t>In case of rejection of the invoice, a meaningful indication is provided</w:t>
            </w:r>
            <w:r w:rsidRPr="0E1D4A2D" w:rsidR="78AD19F4">
              <w:rPr>
                <w:color w:val="000000" w:themeColor="text1"/>
                <w:sz w:val="16"/>
                <w:szCs w:val="16"/>
              </w:rPr>
              <w:t>.</w:t>
            </w:r>
          </w:p>
        </w:tc>
        <w:tc>
          <w:tcPr>
            <w:tcW w:w="1154" w:type="dxa"/>
            <w:tcMar/>
            <w:vAlign w:val="center"/>
          </w:tcPr>
          <w:p w:rsidRPr="001F6BB9" w:rsidR="001F6BB9" w:rsidP="0E1D4A2D" w:rsidRDefault="7C978125" w14:paraId="5BA9022E" w14:textId="69302024">
            <w:pPr>
              <w:widowControl w:val="0"/>
              <w:spacing w:after="0"/>
              <w:rPr>
                <w:rFonts w:eastAsia="Calibri"/>
                <w:sz w:val="16"/>
                <w:szCs w:val="16"/>
                <w:lang w:val="en-US"/>
              </w:rPr>
            </w:pPr>
            <w:r w:rsidRPr="68ECF823">
              <w:rPr>
                <w:color w:val="000000" w:themeColor="text1"/>
                <w:sz w:val="16"/>
                <w:szCs w:val="16"/>
              </w:rPr>
              <w:t>Power f</w:t>
            </w:r>
            <w:r w:rsidRPr="68ECF823" w:rsidR="668E688E">
              <w:rPr>
                <w:color w:val="000000" w:themeColor="text1"/>
                <w:sz w:val="16"/>
                <w:szCs w:val="16"/>
              </w:rPr>
              <w:t>orecast data provider</w:t>
            </w:r>
          </w:p>
        </w:tc>
        <w:tc>
          <w:tcPr>
            <w:tcW w:w="1195" w:type="dxa"/>
            <w:tcMar/>
            <w:vAlign w:val="center"/>
          </w:tcPr>
          <w:p w:rsidRPr="001F6BB9" w:rsidR="001F6BB9" w:rsidP="0E1D4A2D" w:rsidRDefault="60C5E3C5" w14:paraId="64DE2218" w14:textId="70FAD3F7">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Pr="0E1D4A2D" w:rsidR="0BA3F571">
              <w:rPr>
                <w:color w:val="000000" w:themeColor="text1"/>
                <w:sz w:val="16"/>
                <w:szCs w:val="16"/>
              </w:rPr>
              <w:t>Data Administrator</w:t>
            </w:r>
          </w:p>
        </w:tc>
        <w:tc>
          <w:tcPr>
            <w:tcW w:w="1280" w:type="dxa"/>
            <w:tcMar/>
            <w:vAlign w:val="center"/>
          </w:tcPr>
          <w:p w:rsidRPr="001F6BB9" w:rsidR="001F6BB9" w:rsidP="0E1D4A2D" w:rsidRDefault="7C3286F2" w14:paraId="7196D064" w14:textId="2E1B3D74">
            <w:pPr>
              <w:widowControl w:val="0"/>
              <w:spacing w:after="0"/>
              <w:rPr>
                <w:rFonts w:eastAsia="Calibri"/>
                <w:sz w:val="16"/>
                <w:szCs w:val="16"/>
                <w:highlight w:val="yellow"/>
                <w:lang w:val="en-US"/>
              </w:rPr>
            </w:pPr>
            <w:r w:rsidRPr="0E1D4A2D">
              <w:rPr>
                <w:rFonts w:eastAsia="Calibri"/>
                <w:sz w:val="16"/>
                <w:szCs w:val="16"/>
              </w:rPr>
              <w:t xml:space="preserve">(C) </w:t>
            </w:r>
            <w:proofErr w:type="spellStart"/>
            <w:r w:rsidRPr="0E1D4A2D" w:rsidR="10C35987">
              <w:rPr>
                <w:rFonts w:eastAsia="Calibri"/>
                <w:sz w:val="16"/>
                <w:szCs w:val="16"/>
              </w:rPr>
              <w:t>eHDV</w:t>
            </w:r>
            <w:proofErr w:type="spellEnd"/>
            <w:r w:rsidRPr="0E1D4A2D" w:rsidR="10C35987">
              <w:rPr>
                <w:color w:val="000000" w:themeColor="text1"/>
                <w:sz w:val="16"/>
                <w:szCs w:val="16"/>
              </w:rPr>
              <w:t xml:space="preserve"> </w:t>
            </w:r>
            <w:r w:rsidRPr="0E1D4A2D" w:rsidR="0BA3F571">
              <w:rPr>
                <w:color w:val="000000" w:themeColor="text1"/>
                <w:sz w:val="16"/>
                <w:szCs w:val="16"/>
              </w:rPr>
              <w:t>Data Invoice acceptance</w:t>
            </w:r>
          </w:p>
        </w:tc>
      </w:tr>
      <w:tr w:rsidRPr="001F6BB9" w:rsidR="001F6BB9" w:rsidTr="2C0F67F4" w14:paraId="3086E27A" w14:textId="77777777">
        <w:tc>
          <w:tcPr>
            <w:tcW w:w="676" w:type="dxa"/>
            <w:tcMar/>
            <w:vAlign w:val="center"/>
          </w:tcPr>
          <w:p w:rsidRPr="001F6BB9" w:rsidR="001F6BB9" w:rsidP="0E1D4A2D" w:rsidRDefault="24118B66" w14:paraId="6C964F70" w14:textId="1116A634">
            <w:pPr>
              <w:widowControl w:val="0"/>
              <w:spacing w:after="0"/>
              <w:rPr>
                <w:rFonts w:eastAsia="Calibri"/>
                <w:sz w:val="16"/>
                <w:szCs w:val="16"/>
                <w:lang w:val="en-US"/>
              </w:rPr>
            </w:pPr>
            <w:r w:rsidRPr="0E1D4A2D">
              <w:rPr>
                <w:rFonts w:eastAsia="Calibri"/>
                <w:sz w:val="16"/>
                <w:szCs w:val="16"/>
                <w:lang w:val="en-US"/>
              </w:rPr>
              <w:t>1.</w:t>
            </w:r>
            <w:r w:rsidRPr="0E1D4A2D" w:rsidR="74F58BD3">
              <w:rPr>
                <w:rFonts w:eastAsia="Calibri"/>
                <w:sz w:val="16"/>
                <w:szCs w:val="16"/>
                <w:lang w:val="en-US"/>
              </w:rPr>
              <w:t>4</w:t>
            </w:r>
          </w:p>
        </w:tc>
        <w:tc>
          <w:tcPr>
            <w:tcW w:w="1680" w:type="dxa"/>
            <w:tcMar/>
            <w:vAlign w:val="center"/>
          </w:tcPr>
          <w:p w:rsidRPr="001F6BB9" w:rsidR="001F6BB9" w:rsidP="0E1D4A2D" w:rsidRDefault="008774C5" w14:paraId="0EF0DE75" w14:textId="0C3E06A4">
            <w:pPr>
              <w:widowControl w:val="0"/>
              <w:spacing w:after="0"/>
              <w:rPr>
                <w:rFonts w:eastAsia="Calibri"/>
                <w:sz w:val="16"/>
                <w:szCs w:val="16"/>
                <w:lang w:val="en-US"/>
              </w:rPr>
            </w:pPr>
            <w:r w:rsidRPr="0E1D4A2D">
              <w:rPr>
                <w:color w:val="000000" w:themeColor="text1"/>
                <w:sz w:val="16"/>
                <w:szCs w:val="16"/>
              </w:rPr>
              <w:t>Send</w:t>
            </w:r>
            <w:commentRangeStart w:id="37"/>
            <w:commentRangeEnd w:id="37"/>
            <w:r w:rsidRPr="0E1D4A2D" w:rsidR="1CAE1046">
              <w:rPr>
                <w:rStyle w:val="CommentReference"/>
                <w:color w:val="000000" w:themeColor="text1"/>
              </w:rPr>
              <w:commentReference w:id="37"/>
            </w:r>
            <w:r w:rsidRPr="0E1D4A2D" w:rsidR="79966E6F">
              <w:rPr>
                <w:color w:val="000000" w:themeColor="text1"/>
                <w:sz w:val="16"/>
                <w:szCs w:val="16"/>
              </w:rPr>
              <w:t xml:space="preserve"> </w:t>
            </w:r>
            <w:proofErr w:type="spellStart"/>
            <w:r w:rsidRPr="0E1D4A2D" w:rsidR="7CF8B0B1">
              <w:rPr>
                <w:rFonts w:eastAsia="Calibri"/>
                <w:sz w:val="16"/>
                <w:szCs w:val="16"/>
              </w:rPr>
              <w:t>eHDV</w:t>
            </w:r>
            <w:proofErr w:type="spellEnd"/>
            <w:r w:rsidRPr="0E1D4A2D" w:rsidR="7CF8B0B1">
              <w:rPr>
                <w:color w:val="000000" w:themeColor="text1"/>
                <w:sz w:val="16"/>
                <w:szCs w:val="16"/>
              </w:rPr>
              <w:t xml:space="preserve"> </w:t>
            </w:r>
            <w:commentRangeStart w:id="38"/>
            <w:r w:rsidRPr="0E1D4A2D" w:rsidR="79966E6F">
              <w:rPr>
                <w:color w:val="000000" w:themeColor="text1"/>
                <w:sz w:val="16"/>
                <w:szCs w:val="16"/>
              </w:rPr>
              <w:t>data</w:t>
            </w:r>
            <w:commentRangeEnd w:id="38"/>
            <w:r w:rsidRPr="001F6BB9" w:rsidR="1CAE1046">
              <w:rPr>
                <w:rStyle w:val="CommentReference"/>
                <w:rFonts w:eastAsia="Calibri"/>
                <w:lang w:val="en-US"/>
              </w:rPr>
              <w:commentReference w:id="38"/>
            </w:r>
          </w:p>
        </w:tc>
        <w:tc>
          <w:tcPr>
            <w:tcW w:w="3165" w:type="dxa"/>
            <w:tcMar/>
            <w:vAlign w:val="center"/>
          </w:tcPr>
          <w:p w:rsidRPr="001F6BB9" w:rsidR="001F6BB9" w:rsidP="0E1D4A2D" w:rsidRDefault="5D3D39BC" w14:paraId="06AA49EC" w14:textId="2DC76133">
            <w:pPr>
              <w:widowControl w:val="0"/>
              <w:spacing w:after="0"/>
              <w:rPr>
                <w:color w:val="000000" w:themeColor="text1"/>
                <w:sz w:val="16"/>
                <w:szCs w:val="16"/>
                <w:lang w:val="en-US"/>
              </w:rPr>
            </w:pPr>
            <w:r w:rsidRPr="0E1D4A2D">
              <w:rPr>
                <w:rFonts w:eastAsia="Calibri"/>
                <w:sz w:val="16"/>
                <w:szCs w:val="16"/>
              </w:rPr>
              <w:t xml:space="preserve">Process Step </w:t>
            </w:r>
            <w:r w:rsidRPr="0E1D4A2D" w:rsidR="0F919508">
              <w:rPr>
                <w:rFonts w:eastAsia="Calibri"/>
                <w:sz w:val="16"/>
                <w:szCs w:val="16"/>
              </w:rPr>
              <w:t>to</w:t>
            </w:r>
            <w:r w:rsidRPr="0E1D4A2D">
              <w:rPr>
                <w:rFonts w:eastAsia="Calibri"/>
                <w:sz w:val="16"/>
                <w:szCs w:val="16"/>
              </w:rPr>
              <w:t xml:space="preserve"> </w:t>
            </w:r>
            <w:r w:rsidRPr="0E1D4A2D" w:rsidR="1792AFF9">
              <w:rPr>
                <w:rFonts w:eastAsia="Calibri"/>
                <w:sz w:val="16"/>
                <w:szCs w:val="16"/>
              </w:rPr>
              <w:t>send</w:t>
            </w:r>
            <w:r w:rsidRPr="0E1D4A2D">
              <w:rPr>
                <w:rFonts w:eastAsia="Calibri"/>
                <w:sz w:val="16"/>
                <w:szCs w:val="16"/>
              </w:rPr>
              <w:t xml:space="preserve"> </w:t>
            </w:r>
            <w:proofErr w:type="spellStart"/>
            <w:r w:rsidRPr="0E1D4A2D" w:rsidR="12100B0C">
              <w:rPr>
                <w:rFonts w:eastAsia="Calibri"/>
                <w:sz w:val="16"/>
                <w:szCs w:val="16"/>
              </w:rPr>
              <w:t>eHDV</w:t>
            </w:r>
            <w:proofErr w:type="spellEnd"/>
            <w:r w:rsidRPr="0E1D4A2D" w:rsidR="12100B0C">
              <w:rPr>
                <w:rFonts w:eastAsia="Calibri"/>
                <w:sz w:val="16"/>
                <w:szCs w:val="16"/>
              </w:rPr>
              <w:t xml:space="preserve"> </w:t>
            </w:r>
            <w:r w:rsidRPr="0E1D4A2D">
              <w:rPr>
                <w:rFonts w:eastAsia="Calibri"/>
                <w:sz w:val="16"/>
                <w:szCs w:val="16"/>
              </w:rPr>
              <w:t>data</w:t>
            </w:r>
            <w:r w:rsidRPr="0E1D4A2D" w:rsidR="02C63301">
              <w:rPr>
                <w:rFonts w:eastAsia="Calibri"/>
                <w:sz w:val="16"/>
                <w:szCs w:val="16"/>
              </w:rPr>
              <w:t>.</w:t>
            </w:r>
            <w:r w:rsidRPr="0E1D4A2D">
              <w:rPr>
                <w:color w:val="000000" w:themeColor="text1"/>
                <w:sz w:val="16"/>
                <w:szCs w:val="16"/>
              </w:rPr>
              <w:t xml:space="preserve"> Forecast producer receives the requested data</w:t>
            </w:r>
            <w:r w:rsidRPr="0E1D4A2D" w:rsidR="24FDDF6D">
              <w:rPr>
                <w:color w:val="000000" w:themeColor="text1"/>
                <w:sz w:val="16"/>
                <w:szCs w:val="16"/>
              </w:rPr>
              <w:t xml:space="preserve"> under </w:t>
            </w:r>
            <w:r w:rsidRPr="0E1D4A2D" w:rsidR="11937404">
              <w:rPr>
                <w:color w:val="000000" w:themeColor="text1"/>
                <w:sz w:val="16"/>
                <w:szCs w:val="16"/>
              </w:rPr>
              <w:t>NDA</w:t>
            </w:r>
            <w:r w:rsidRPr="0E1D4A2D" w:rsidR="38CE7180">
              <w:rPr>
                <w:color w:val="000000" w:themeColor="text1"/>
                <w:sz w:val="16"/>
                <w:szCs w:val="16"/>
              </w:rPr>
              <w:t>.</w:t>
            </w:r>
          </w:p>
        </w:tc>
        <w:tc>
          <w:tcPr>
            <w:tcW w:w="1154" w:type="dxa"/>
            <w:tcMar/>
            <w:vAlign w:val="center"/>
          </w:tcPr>
          <w:p w:rsidRPr="001F6BB9" w:rsidR="001F6BB9" w:rsidP="0E1D4A2D" w:rsidRDefault="5981712A" w14:paraId="33C194C2" w14:textId="608B13AA">
            <w:pPr>
              <w:widowControl w:val="0"/>
              <w:spacing w:after="0"/>
              <w:rPr>
                <w:rFonts w:eastAsia="Calibri"/>
                <w:sz w:val="16"/>
                <w:szCs w:val="16"/>
                <w:lang w:val="en-US"/>
              </w:rPr>
            </w:pPr>
            <w:proofErr w:type="spellStart"/>
            <w:r w:rsidRPr="0E1D4A2D">
              <w:rPr>
                <w:rFonts w:eastAsia="Calibri"/>
                <w:sz w:val="16"/>
                <w:szCs w:val="16"/>
              </w:rPr>
              <w:t>eHDV</w:t>
            </w:r>
            <w:proofErr w:type="spellEnd"/>
            <w:r w:rsidRPr="0E1D4A2D">
              <w:rPr>
                <w:color w:val="000000" w:themeColor="text1"/>
                <w:sz w:val="16"/>
                <w:szCs w:val="16"/>
              </w:rPr>
              <w:t xml:space="preserve"> </w:t>
            </w:r>
            <w:r w:rsidRPr="0E1D4A2D" w:rsidR="0BA3F571">
              <w:rPr>
                <w:color w:val="000000" w:themeColor="text1"/>
                <w:sz w:val="16"/>
                <w:szCs w:val="16"/>
              </w:rPr>
              <w:t>Data Administrator</w:t>
            </w:r>
          </w:p>
        </w:tc>
        <w:tc>
          <w:tcPr>
            <w:tcW w:w="1195" w:type="dxa"/>
            <w:tcMar/>
            <w:vAlign w:val="center"/>
          </w:tcPr>
          <w:p w:rsidRPr="001F6BB9" w:rsidR="001F6BB9" w:rsidP="0E1D4A2D" w:rsidRDefault="216FFB3C" w14:paraId="544FE3CF" w14:textId="5BBD4036">
            <w:pPr>
              <w:widowControl w:val="0"/>
              <w:spacing w:after="0"/>
              <w:rPr>
                <w:rFonts w:eastAsia="Calibri"/>
                <w:sz w:val="16"/>
                <w:szCs w:val="16"/>
              </w:rPr>
            </w:pPr>
            <w:r w:rsidRPr="68ECF823">
              <w:rPr>
                <w:color w:val="000000" w:themeColor="text1"/>
                <w:sz w:val="16"/>
                <w:szCs w:val="16"/>
              </w:rPr>
              <w:t>Power f</w:t>
            </w:r>
            <w:r w:rsidRPr="68ECF823" w:rsidR="668E688E">
              <w:rPr>
                <w:color w:val="000000" w:themeColor="text1"/>
                <w:sz w:val="16"/>
                <w:szCs w:val="16"/>
              </w:rPr>
              <w:t>orecast data provider</w:t>
            </w:r>
          </w:p>
        </w:tc>
        <w:tc>
          <w:tcPr>
            <w:tcW w:w="1280" w:type="dxa"/>
            <w:tcMar/>
            <w:vAlign w:val="center"/>
          </w:tcPr>
          <w:p w:rsidRPr="001F6BB9" w:rsidR="001F6BB9" w:rsidP="0E1D4A2D" w:rsidRDefault="5FB4FB91" w14:paraId="6D64CD37" w14:textId="02C2927E">
            <w:pPr>
              <w:widowControl w:val="0"/>
              <w:spacing w:after="0"/>
              <w:rPr>
                <w:rFonts w:eastAsia="Calibri"/>
                <w:sz w:val="16"/>
                <w:szCs w:val="16"/>
              </w:rPr>
            </w:pPr>
            <w:r w:rsidRPr="0E1D4A2D">
              <w:rPr>
                <w:rFonts w:eastAsia="Calibri"/>
                <w:sz w:val="16"/>
                <w:szCs w:val="16"/>
              </w:rPr>
              <w:t xml:space="preserve">(D) </w:t>
            </w:r>
            <w:proofErr w:type="spellStart"/>
            <w:r w:rsidRPr="0E1D4A2D" w:rsidR="3F78A51A">
              <w:rPr>
                <w:rFonts w:eastAsia="Calibri"/>
                <w:sz w:val="16"/>
                <w:szCs w:val="16"/>
              </w:rPr>
              <w:t>eHDV</w:t>
            </w:r>
            <w:proofErr w:type="spellEnd"/>
            <w:r w:rsidRPr="0E1D4A2D" w:rsidR="3F78A51A">
              <w:rPr>
                <w:color w:val="000000" w:themeColor="text1"/>
                <w:sz w:val="16"/>
                <w:szCs w:val="16"/>
              </w:rPr>
              <w:t xml:space="preserve"> </w:t>
            </w:r>
            <w:r w:rsidRPr="0E1D4A2D" w:rsidR="0BA3F571">
              <w:rPr>
                <w:color w:val="000000" w:themeColor="text1"/>
                <w:sz w:val="16"/>
                <w:szCs w:val="16"/>
              </w:rPr>
              <w:t xml:space="preserve">data </w:t>
            </w:r>
          </w:p>
        </w:tc>
      </w:tr>
    </w:tbl>
    <w:p w:rsidR="08E0F3FD" w:rsidRDefault="08E0F3FD" w14:paraId="1978A0AA" w14:textId="5F1E2871"/>
    <w:p w:rsidR="771AB155" w:rsidP="0E1D4A2D" w:rsidRDefault="0FC950C6" w14:paraId="6C4A82DF" w14:textId="750BA8EA">
      <w:pPr>
        <w:jc w:val="center"/>
      </w:pPr>
      <w:r>
        <w:rPr>
          <w:noProof/>
        </w:rPr>
        <w:drawing>
          <wp:inline distT="0" distB="0" distL="0" distR="0" wp14:anchorId="7A9F2ECE" wp14:editId="2EC71D9B">
            <wp:extent cx="4801471" cy="2612448"/>
            <wp:effectExtent l="0" t="0" r="0" b="0"/>
            <wp:docPr id="1946744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4342" name=""/>
                    <pic:cNvPicPr/>
                  </pic:nvPicPr>
                  <pic:blipFill>
                    <a:blip r:embed="rId16">
                      <a:extLst>
                        <a:ext uri="{28A0092B-C50C-407E-A947-70E740481C1C}">
                          <a14:useLocalDpi xmlns:a14="http://schemas.microsoft.com/office/drawing/2010/main"/>
                        </a:ext>
                      </a:extLst>
                    </a:blip>
                    <a:stretch>
                      <a:fillRect/>
                    </a:stretch>
                  </pic:blipFill>
                  <pic:spPr>
                    <a:xfrm>
                      <a:off x="0" y="0"/>
                      <a:ext cx="4801471" cy="2612448"/>
                    </a:xfrm>
                    <a:prstGeom prst="rect">
                      <a:avLst/>
                    </a:prstGeom>
                  </pic:spPr>
                </pic:pic>
              </a:graphicData>
            </a:graphic>
          </wp:inline>
        </w:drawing>
      </w:r>
    </w:p>
    <w:p w:rsidR="5CAF0BBC" w:rsidP="08E0F3FD" w:rsidRDefault="4BF420F5" w14:paraId="03437496" w14:textId="47683E24">
      <w:pPr>
        <w:pStyle w:val="Caption"/>
        <w:suppressLineNumbers w:val="0"/>
      </w:pPr>
      <w:r w:rsidRPr="006D1256">
        <w:rPr>
          <w:sz w:val="22"/>
          <w:szCs w:val="22"/>
        </w:rPr>
        <w:t xml:space="preserve">Figure </w:t>
      </w:r>
      <w:r w:rsidRPr="006D1256" w:rsidR="3433E4C0">
        <w:rPr>
          <w:sz w:val="22"/>
          <w:szCs w:val="22"/>
        </w:rPr>
        <w:t xml:space="preserve">1. </w:t>
      </w:r>
      <w:r w:rsidRPr="08E0F3FD" w:rsidR="70F8C456">
        <w:rPr>
          <w:sz w:val="22"/>
          <w:szCs w:val="22"/>
        </w:rPr>
        <w:t>D</w:t>
      </w:r>
      <w:r w:rsidRPr="08E0F3FD">
        <w:rPr>
          <w:sz w:val="22"/>
          <w:szCs w:val="22"/>
        </w:rPr>
        <w:t>iagram</w:t>
      </w:r>
      <w:r w:rsidRPr="006D1256">
        <w:rPr>
          <w:sz w:val="22"/>
          <w:szCs w:val="22"/>
        </w:rPr>
        <w:t xml:space="preserve"> corresponding to the procedure in Table IV.1. </w:t>
      </w:r>
      <w:r w:rsidR="5CAF0BBC">
        <w:br w:type="page"/>
      </w: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Pr="001F6BB9" w:rsidR="008A08FF" w:rsidTr="68ECF823" w14:paraId="0F1CA5FE" w14:textId="77777777">
        <w:tc>
          <w:tcPr>
            <w:tcW w:w="9150" w:type="dxa"/>
            <w:gridSpan w:val="6"/>
            <w:shd w:val="clear" w:color="auto" w:fill="D0CECE" w:themeFill="background2" w:themeFillShade="E6"/>
          </w:tcPr>
          <w:p w:rsidRPr="001F6BB9" w:rsidR="008A08FF" w:rsidP="0E1D4A2D" w:rsidRDefault="4205A287" w14:paraId="6605FF36" w14:textId="6D1F42AA">
            <w:pPr>
              <w:widowControl w:val="0"/>
              <w:spacing w:after="0"/>
              <w:jc w:val="center"/>
              <w:rPr>
                <w:rFonts w:eastAsia="Calibri"/>
                <w:b/>
                <w:bCs/>
                <w:i/>
                <w:iCs/>
                <w:sz w:val="16"/>
                <w:szCs w:val="16"/>
                <w:vertAlign w:val="superscript"/>
                <w:lang w:val="en-GB"/>
              </w:rPr>
            </w:pPr>
            <w:r w:rsidRPr="0E1D4A2D">
              <w:rPr>
                <w:rFonts w:eastAsia="Arial"/>
                <w:b/>
                <w:bCs/>
                <w:i/>
                <w:iCs/>
                <w:sz w:val="16"/>
                <w:szCs w:val="16"/>
                <w:lang w:val="en-GB"/>
              </w:rPr>
              <w:t>Table IV.2 – Procedure steps to a</w:t>
            </w:r>
            <w:r w:rsidRPr="0E1D4A2D">
              <w:rPr>
                <w:rFonts w:eastAsia="Calibri"/>
                <w:b/>
                <w:bCs/>
                <w:i/>
                <w:iCs/>
                <w:sz w:val="16"/>
                <w:szCs w:val="16"/>
                <w:lang w:val="en-GB"/>
              </w:rPr>
              <w:t>ccess</w:t>
            </w:r>
            <w:r w:rsidRPr="0E1D4A2D" w:rsidR="2195ADCE">
              <w:rPr>
                <w:rFonts w:eastAsia="Calibri"/>
                <w:b/>
                <w:bCs/>
                <w:i/>
                <w:iCs/>
                <w:sz w:val="16"/>
                <w:szCs w:val="16"/>
                <w:lang w:val="en-GB"/>
              </w:rPr>
              <w:t xml:space="preserve"> long-term</w:t>
            </w:r>
            <w:r w:rsidRPr="0E1D4A2D">
              <w:rPr>
                <w:rFonts w:eastAsia="Calibri"/>
                <w:b/>
                <w:bCs/>
                <w:i/>
                <w:iCs/>
                <w:color w:val="FF0000"/>
                <w:sz w:val="16"/>
                <w:szCs w:val="16"/>
                <w:lang w:val="en-GB"/>
              </w:rPr>
              <w:t xml:space="preserve"> </w:t>
            </w:r>
            <w:r w:rsidRPr="0E1D4A2D" w:rsidR="60CA6890">
              <w:rPr>
                <w:rFonts w:eastAsia="Calibri"/>
                <w:b/>
                <w:bCs/>
                <w:i/>
                <w:iCs/>
                <w:sz w:val="16"/>
                <w:szCs w:val="16"/>
                <w:lang w:val="en-GB"/>
              </w:rPr>
              <w:t xml:space="preserve">power </w:t>
            </w:r>
            <w:r w:rsidRPr="0E1D4A2D" w:rsidR="516A3DCA">
              <w:rPr>
                <w:rFonts w:eastAsia="Calibri"/>
                <w:b/>
                <w:bCs/>
                <w:i/>
                <w:iCs/>
                <w:sz w:val="16"/>
                <w:szCs w:val="16"/>
                <w:lang w:val="en-GB"/>
              </w:rPr>
              <w:t>f</w:t>
            </w:r>
            <w:r w:rsidRPr="0E1D4A2D" w:rsidR="6373EC0F">
              <w:rPr>
                <w:rFonts w:eastAsia="Calibri"/>
                <w:b/>
                <w:bCs/>
                <w:i/>
                <w:iCs/>
                <w:sz w:val="16"/>
                <w:szCs w:val="16"/>
                <w:lang w:val="en-GB"/>
              </w:rPr>
              <w:t>orecast</w:t>
            </w:r>
            <w:r w:rsidRPr="0E1D4A2D">
              <w:rPr>
                <w:rFonts w:eastAsia="Calibri"/>
                <w:b/>
                <w:bCs/>
                <w:i/>
                <w:iCs/>
                <w:sz w:val="16"/>
                <w:szCs w:val="16"/>
                <w:lang w:val="en-GB"/>
              </w:rPr>
              <w:t xml:space="preserve"> data</w:t>
            </w:r>
            <w:r w:rsidRPr="0E1D4A2D" w:rsidR="6F4B6B5F">
              <w:rPr>
                <w:rFonts w:eastAsia="Calibri"/>
                <w:b/>
                <w:bCs/>
                <w:i/>
                <w:iCs/>
                <w:sz w:val="16"/>
                <w:szCs w:val="16"/>
                <w:vertAlign w:val="superscript"/>
                <w:lang w:val="en-GB"/>
              </w:rPr>
              <w:t>(*)</w:t>
            </w:r>
          </w:p>
        </w:tc>
      </w:tr>
      <w:tr w:rsidRPr="001F6BB9" w:rsidR="008A08FF" w:rsidTr="68ECF823" w14:paraId="7CEC8602" w14:textId="77777777">
        <w:tc>
          <w:tcPr>
            <w:tcW w:w="676" w:type="dxa"/>
            <w:shd w:val="clear" w:color="auto" w:fill="D0CECE" w:themeFill="background2" w:themeFillShade="E6"/>
          </w:tcPr>
          <w:p w:rsidRPr="001F6BB9" w:rsidR="008A08FF" w:rsidP="00970275" w:rsidRDefault="008A08FF" w14:paraId="5918BFEA" w14:textId="77777777">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rsidRPr="001F6BB9" w:rsidR="008A08FF" w:rsidP="00970275" w:rsidRDefault="008A08FF" w14:paraId="25874827"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rsidRPr="001F6BB9" w:rsidR="008A08FF" w:rsidP="00970275" w:rsidRDefault="008A08FF" w14:paraId="51E7D955"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rsidRPr="001F6BB9" w:rsidR="008A08FF" w:rsidP="00970275" w:rsidRDefault="008A08FF" w14:paraId="46897190"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rsidRPr="001F6BB9" w:rsidR="008A08FF" w:rsidP="00970275" w:rsidRDefault="008A08FF" w14:paraId="21D6796E"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rsidRPr="001F6BB9" w:rsidR="008A08FF" w:rsidP="00970275" w:rsidRDefault="008A08FF" w14:paraId="3BFD3BD1"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Pr="001F6BB9" w:rsidR="008A08FF" w:rsidTr="68ECF823" w14:paraId="4616B786" w14:textId="77777777">
        <w:trPr>
          <w:trHeight w:val="300"/>
        </w:trPr>
        <w:tc>
          <w:tcPr>
            <w:tcW w:w="676" w:type="dxa"/>
          </w:tcPr>
          <w:p w:rsidRPr="001F6BB9" w:rsidR="008A08FF" w:rsidP="008A08FF" w:rsidRDefault="008A08FF" w14:paraId="7D32F0F8" w14:textId="6E64470F">
            <w:pPr>
              <w:widowControl w:val="0"/>
              <w:spacing w:after="0"/>
              <w:rPr>
                <w:rFonts w:eastAsia="Calibri"/>
                <w:sz w:val="16"/>
                <w:szCs w:val="16"/>
              </w:rPr>
            </w:pPr>
            <w:r w:rsidRPr="316E7344">
              <w:rPr>
                <w:rFonts w:eastAsia="Calibri"/>
                <w:sz w:val="16"/>
                <w:szCs w:val="16"/>
                <w:lang w:val="en-US"/>
              </w:rPr>
              <w:t>2.</w:t>
            </w:r>
            <w:r w:rsidRPr="316E7344" w:rsidR="2BA0882E">
              <w:rPr>
                <w:rFonts w:eastAsia="Calibri"/>
                <w:sz w:val="16"/>
                <w:szCs w:val="16"/>
                <w:lang w:val="en-US"/>
              </w:rPr>
              <w:t>1</w:t>
            </w:r>
          </w:p>
        </w:tc>
        <w:tc>
          <w:tcPr>
            <w:tcW w:w="1680" w:type="dxa"/>
            <w:vAlign w:val="center"/>
          </w:tcPr>
          <w:p w:rsidRPr="008A08FF" w:rsidR="008A08FF" w:rsidP="0E1D4A2D" w:rsidRDefault="4347724E" w14:paraId="26535AF9" w14:textId="71EDE723">
            <w:pPr>
              <w:widowControl w:val="0"/>
              <w:spacing w:after="0"/>
              <w:rPr>
                <w:color w:val="000000" w:themeColor="text1"/>
                <w:sz w:val="16"/>
                <w:szCs w:val="16"/>
              </w:rPr>
            </w:pPr>
            <w:r w:rsidRPr="0E1D4A2D">
              <w:rPr>
                <w:color w:val="000000" w:themeColor="text1"/>
                <w:sz w:val="16"/>
                <w:szCs w:val="16"/>
              </w:rPr>
              <w:t xml:space="preserve">Send </w:t>
            </w:r>
            <w:r w:rsidRPr="0E1D4A2D" w:rsidR="2195ADCE">
              <w:rPr>
                <w:color w:val="000000" w:themeColor="text1"/>
                <w:sz w:val="16"/>
                <w:szCs w:val="16"/>
              </w:rPr>
              <w:t xml:space="preserve">Long-term </w:t>
            </w:r>
            <w:r w:rsidRPr="0E1D4A2D" w:rsidR="4669896A">
              <w:rPr>
                <w:color w:val="000000" w:themeColor="text1"/>
                <w:sz w:val="16"/>
                <w:szCs w:val="16"/>
              </w:rPr>
              <w:t>P</w:t>
            </w:r>
            <w:r w:rsidRPr="0E1D4A2D" w:rsidR="2195ADCE">
              <w:rPr>
                <w:color w:val="000000" w:themeColor="text1"/>
                <w:sz w:val="16"/>
                <w:szCs w:val="16"/>
              </w:rPr>
              <w:t xml:space="preserve">ower </w:t>
            </w:r>
            <w:r w:rsidRPr="0E1D4A2D" w:rsidR="027FA16B">
              <w:rPr>
                <w:color w:val="000000" w:themeColor="text1"/>
                <w:sz w:val="16"/>
                <w:szCs w:val="16"/>
              </w:rPr>
              <w:t>F</w:t>
            </w:r>
            <w:r w:rsidRPr="0E1D4A2D" w:rsidR="41EE5F06">
              <w:rPr>
                <w:color w:val="000000" w:themeColor="text1"/>
                <w:sz w:val="16"/>
                <w:szCs w:val="16"/>
              </w:rPr>
              <w:t>orecast</w:t>
            </w:r>
            <w:r w:rsidRPr="0E1D4A2D" w:rsidR="4205A287">
              <w:rPr>
                <w:color w:val="000000" w:themeColor="text1"/>
                <w:sz w:val="16"/>
                <w:szCs w:val="16"/>
              </w:rPr>
              <w:t xml:space="preserve"> data</w:t>
            </w:r>
            <w:r w:rsidRPr="0E1D4A2D" w:rsidR="155E07A9">
              <w:rPr>
                <w:color w:val="000000" w:themeColor="text1"/>
                <w:sz w:val="16"/>
                <w:szCs w:val="16"/>
              </w:rPr>
              <w:t xml:space="preserve"> request</w:t>
            </w:r>
          </w:p>
        </w:tc>
        <w:tc>
          <w:tcPr>
            <w:tcW w:w="3165" w:type="dxa"/>
            <w:vAlign w:val="center"/>
          </w:tcPr>
          <w:p w:rsidRPr="008A08FF" w:rsidR="008A08FF" w:rsidP="68ECF823" w:rsidRDefault="136F22E0" w14:paraId="66D5C61E" w14:textId="70A7D427">
            <w:pPr>
              <w:widowControl w:val="0"/>
              <w:spacing w:after="0"/>
              <w:rPr>
                <w:color w:val="000000" w:themeColor="text1"/>
                <w:sz w:val="16"/>
                <w:szCs w:val="16"/>
                <w:lang w:val="en-US"/>
              </w:rPr>
            </w:pPr>
            <w:r w:rsidRPr="68ECF823">
              <w:rPr>
                <w:color w:val="000000" w:themeColor="text1"/>
                <w:sz w:val="16"/>
                <w:szCs w:val="16"/>
              </w:rPr>
              <w:t xml:space="preserve">Process steps for </w:t>
            </w:r>
            <w:r w:rsidRPr="68ECF823" w:rsidR="5E8A4AE5">
              <w:rPr>
                <w:color w:val="000000" w:themeColor="text1"/>
                <w:sz w:val="16"/>
                <w:szCs w:val="16"/>
              </w:rPr>
              <w:t xml:space="preserve">long-term power </w:t>
            </w:r>
            <w:r w:rsidRPr="68ECF823">
              <w:rPr>
                <w:color w:val="000000" w:themeColor="text1"/>
                <w:sz w:val="16"/>
                <w:szCs w:val="16"/>
              </w:rPr>
              <w:t xml:space="preserve">forecast data </w:t>
            </w:r>
            <w:r w:rsidRPr="68ECF823" w:rsidR="164FED12">
              <w:rPr>
                <w:color w:val="000000" w:themeColor="text1"/>
                <w:sz w:val="16"/>
                <w:szCs w:val="16"/>
              </w:rPr>
              <w:t>request</w:t>
            </w:r>
            <w:r w:rsidRPr="68ECF823" w:rsidR="24C0562A">
              <w:rPr>
                <w:color w:val="000000" w:themeColor="text1"/>
                <w:sz w:val="16"/>
                <w:szCs w:val="16"/>
              </w:rPr>
              <w:t>.</w:t>
            </w:r>
            <w:r w:rsidRPr="68ECF823">
              <w:rPr>
                <w:color w:val="000000" w:themeColor="text1"/>
                <w:sz w:val="16"/>
                <w:szCs w:val="16"/>
              </w:rPr>
              <w:t xml:space="preserve"> </w:t>
            </w:r>
            <w:r w:rsidRPr="68ECF823" w:rsidR="1859FCE6">
              <w:rPr>
                <w:color w:val="000000" w:themeColor="text1"/>
                <w:sz w:val="16"/>
                <w:szCs w:val="16"/>
              </w:rPr>
              <w:t>The e</w:t>
            </w:r>
            <w:r w:rsidRPr="68ECF823">
              <w:rPr>
                <w:color w:val="000000" w:themeColor="text1"/>
                <w:sz w:val="16"/>
                <w:szCs w:val="16"/>
              </w:rPr>
              <w:t xml:space="preserve">ligible party </w:t>
            </w:r>
            <w:r w:rsidRPr="68ECF823" w:rsidR="77BB57E3">
              <w:rPr>
                <w:color w:val="000000" w:themeColor="text1"/>
                <w:sz w:val="16"/>
                <w:szCs w:val="16"/>
              </w:rPr>
              <w:t xml:space="preserve">requests </w:t>
            </w:r>
            <w:r w:rsidRPr="68ECF823" w:rsidR="2BF662C2">
              <w:rPr>
                <w:color w:val="000000" w:themeColor="text1"/>
                <w:sz w:val="16"/>
                <w:szCs w:val="16"/>
              </w:rPr>
              <w:t xml:space="preserve">forecast data </w:t>
            </w:r>
            <w:r w:rsidRPr="68ECF823" w:rsidR="3D973CD6">
              <w:rPr>
                <w:color w:val="000000" w:themeColor="text1"/>
                <w:sz w:val="16"/>
                <w:szCs w:val="16"/>
              </w:rPr>
              <w:t xml:space="preserve">for specific </w:t>
            </w:r>
            <w:commentRangeStart w:id="39"/>
            <w:r w:rsidRPr="68ECF823" w:rsidR="104CD6E8">
              <w:rPr>
                <w:color w:val="000000" w:themeColor="text1"/>
                <w:sz w:val="16"/>
                <w:szCs w:val="16"/>
              </w:rPr>
              <w:t>areas</w:t>
            </w:r>
            <w:r w:rsidRPr="68ECF823" w:rsidR="21EBA1DA">
              <w:rPr>
                <w:color w:val="000000" w:themeColor="text1"/>
                <w:sz w:val="16"/>
                <w:szCs w:val="16"/>
              </w:rPr>
              <w:t xml:space="preserve"> /</w:t>
            </w:r>
            <w:proofErr w:type="spellStart"/>
            <w:r w:rsidRPr="68ECF823" w:rsidR="21EBA1DA">
              <w:rPr>
                <w:color w:val="000000" w:themeColor="text1"/>
                <w:sz w:val="16"/>
                <w:szCs w:val="16"/>
              </w:rPr>
              <w:t>mRID</w:t>
            </w:r>
            <w:proofErr w:type="spellEnd"/>
            <w:r w:rsidRPr="68ECF823" w:rsidR="21EBA1DA">
              <w:rPr>
                <w:color w:val="000000" w:themeColor="text1"/>
                <w:sz w:val="16"/>
                <w:szCs w:val="16"/>
              </w:rPr>
              <w:t xml:space="preserve"> object</w:t>
            </w:r>
            <w:commentRangeEnd w:id="39"/>
            <w:r w:rsidRPr="008A08FF" w:rsidR="0FF4A62A">
              <w:rPr>
                <w:rStyle w:val="CommentReference"/>
                <w:color w:val="000000" w:themeColor="text1"/>
                <w:lang w:val="en-US"/>
              </w:rPr>
              <w:commentReference w:id="39"/>
            </w:r>
          </w:p>
        </w:tc>
        <w:tc>
          <w:tcPr>
            <w:tcW w:w="1154" w:type="dxa"/>
            <w:vAlign w:val="center"/>
          </w:tcPr>
          <w:p w:rsidRPr="008A08FF" w:rsidR="008A08FF" w:rsidP="008A08FF" w:rsidRDefault="008A08FF" w14:paraId="321E4790" w14:textId="62AC0BA8">
            <w:pPr>
              <w:widowControl w:val="0"/>
              <w:spacing w:after="0"/>
              <w:rPr>
                <w:rFonts w:eastAsia="Calibri" w:cstheme="minorHAnsi"/>
                <w:sz w:val="16"/>
                <w:szCs w:val="16"/>
              </w:rPr>
            </w:pPr>
            <w:r w:rsidRPr="008A08FF">
              <w:rPr>
                <w:rFonts w:cstheme="minorHAnsi"/>
                <w:color w:val="000000"/>
                <w:sz w:val="16"/>
                <w:szCs w:val="16"/>
              </w:rPr>
              <w:t>Eligible party</w:t>
            </w:r>
          </w:p>
        </w:tc>
        <w:tc>
          <w:tcPr>
            <w:tcW w:w="1195" w:type="dxa"/>
            <w:vAlign w:val="center"/>
          </w:tcPr>
          <w:p w:rsidRPr="008A08FF" w:rsidR="008A08FF" w:rsidP="008A08FF" w:rsidRDefault="01FB13A6" w14:paraId="4EAC30E9" w14:textId="57CC4EB6">
            <w:pPr>
              <w:widowControl w:val="0"/>
              <w:spacing w:after="0"/>
              <w:rPr>
                <w:rFonts w:eastAsia="Calibri"/>
                <w:sz w:val="16"/>
                <w:szCs w:val="16"/>
                <w:lang w:val="en-US"/>
              </w:rPr>
            </w:pPr>
            <w:r w:rsidRPr="68ECF823">
              <w:rPr>
                <w:color w:val="000000" w:themeColor="text1"/>
                <w:sz w:val="16"/>
                <w:szCs w:val="16"/>
              </w:rPr>
              <w:t>Power f</w:t>
            </w:r>
            <w:r w:rsidRPr="68ECF823" w:rsidR="78E00560">
              <w:rPr>
                <w:color w:val="000000" w:themeColor="text1"/>
                <w:sz w:val="16"/>
                <w:szCs w:val="16"/>
              </w:rPr>
              <w:t>orecast data provider</w:t>
            </w:r>
          </w:p>
        </w:tc>
        <w:tc>
          <w:tcPr>
            <w:tcW w:w="1280" w:type="dxa"/>
            <w:vAlign w:val="center"/>
          </w:tcPr>
          <w:p w:rsidRPr="008A08FF" w:rsidR="008A08FF" w:rsidP="05AA7132" w:rsidRDefault="4F2D3B4F" w14:paraId="3EDD2D11" w14:textId="2ADF9F7D">
            <w:pPr>
              <w:widowControl w:val="0"/>
              <w:spacing w:after="0"/>
              <w:rPr>
                <w:color w:val="000000" w:themeColor="text1"/>
                <w:sz w:val="16"/>
                <w:szCs w:val="16"/>
                <w:lang w:val="en-US"/>
              </w:rPr>
            </w:pPr>
            <w:r w:rsidRPr="0E1D4A2D">
              <w:rPr>
                <w:color w:val="000000" w:themeColor="text1"/>
                <w:sz w:val="16"/>
                <w:szCs w:val="16"/>
              </w:rPr>
              <w:t>(</w:t>
            </w:r>
            <w:r w:rsidRPr="0E1D4A2D" w:rsidR="7827C833">
              <w:rPr>
                <w:color w:val="000000" w:themeColor="text1"/>
                <w:sz w:val="16"/>
                <w:szCs w:val="16"/>
              </w:rPr>
              <w:t>E</w:t>
            </w:r>
            <w:r w:rsidRPr="0E1D4A2D">
              <w:rPr>
                <w:color w:val="000000" w:themeColor="text1"/>
                <w:sz w:val="16"/>
                <w:szCs w:val="16"/>
              </w:rPr>
              <w:t>)</w:t>
            </w:r>
            <w:r w:rsidRPr="0E1D4A2D" w:rsidR="275ED5F2">
              <w:rPr>
                <w:color w:val="000000" w:themeColor="text1"/>
                <w:sz w:val="16"/>
                <w:szCs w:val="16"/>
              </w:rPr>
              <w:t xml:space="preserve"> </w:t>
            </w:r>
            <w:r w:rsidRPr="0E1D4A2D" w:rsidR="136C6632">
              <w:rPr>
                <w:color w:val="000000" w:themeColor="text1"/>
                <w:sz w:val="16"/>
                <w:szCs w:val="16"/>
              </w:rPr>
              <w:t xml:space="preserve">Long-term </w:t>
            </w:r>
            <w:r w:rsidRPr="0E1D4A2D" w:rsidR="2195ADCE">
              <w:rPr>
                <w:color w:val="000000" w:themeColor="text1"/>
                <w:sz w:val="16"/>
                <w:szCs w:val="16"/>
              </w:rPr>
              <w:t>powe</w:t>
            </w:r>
            <w:ins w:author="Wiss Emma (DU-I)" w:date="2025-10-20T11:05:00Z" w:id="40">
              <w:r w:rsidRPr="0E1D4A2D" w:rsidR="480E3DCB">
                <w:rPr>
                  <w:color w:val="000000" w:themeColor="text1"/>
                  <w:sz w:val="16"/>
                  <w:szCs w:val="16"/>
                </w:rPr>
                <w:t>r</w:t>
              </w:r>
            </w:ins>
            <w:r w:rsidRPr="0E1D4A2D" w:rsidR="2195ADCE">
              <w:rPr>
                <w:color w:val="000000" w:themeColor="text1"/>
                <w:sz w:val="16"/>
                <w:szCs w:val="16"/>
              </w:rPr>
              <w:t xml:space="preserve"> </w:t>
            </w:r>
            <w:r w:rsidRPr="0E1D4A2D" w:rsidR="02F9A3BC">
              <w:rPr>
                <w:color w:val="000000" w:themeColor="text1"/>
                <w:sz w:val="16"/>
                <w:szCs w:val="16"/>
              </w:rPr>
              <w:t>f</w:t>
            </w:r>
            <w:r w:rsidRPr="0E1D4A2D" w:rsidR="661472B1">
              <w:rPr>
                <w:color w:val="000000" w:themeColor="text1"/>
                <w:sz w:val="16"/>
                <w:szCs w:val="16"/>
              </w:rPr>
              <w:t>orecast</w:t>
            </w:r>
            <w:r w:rsidRPr="0E1D4A2D" w:rsidR="0CCC96A6">
              <w:rPr>
                <w:color w:val="000000" w:themeColor="text1"/>
                <w:sz w:val="16"/>
                <w:szCs w:val="16"/>
              </w:rPr>
              <w:t xml:space="preserve"> data request</w:t>
            </w:r>
          </w:p>
        </w:tc>
      </w:tr>
      <w:tr w:rsidR="05AA7132" w:rsidTr="68ECF823" w14:paraId="5F457530" w14:textId="77777777">
        <w:trPr>
          <w:trHeight w:val="300"/>
        </w:trPr>
        <w:tc>
          <w:tcPr>
            <w:tcW w:w="676" w:type="dxa"/>
          </w:tcPr>
          <w:p w:rsidR="1274F3A1" w:rsidP="05AA7132" w:rsidRDefault="1274F3A1" w14:paraId="3D56B909" w14:textId="084F9588">
            <w:pPr>
              <w:rPr>
                <w:rFonts w:eastAsia="Calibri"/>
                <w:sz w:val="16"/>
                <w:szCs w:val="16"/>
                <w:lang w:val="en-US"/>
              </w:rPr>
            </w:pPr>
            <w:r w:rsidRPr="05AA7132">
              <w:rPr>
                <w:rFonts w:eastAsia="Calibri"/>
                <w:sz w:val="16"/>
                <w:szCs w:val="16"/>
                <w:lang w:val="en-US"/>
              </w:rPr>
              <w:t>2.</w:t>
            </w:r>
            <w:r w:rsidRPr="08E0F3FD" w:rsidR="0F3B37CE">
              <w:rPr>
                <w:rFonts w:eastAsia="Calibri"/>
                <w:sz w:val="16"/>
                <w:szCs w:val="16"/>
                <w:lang w:val="en-US"/>
              </w:rPr>
              <w:t>1</w:t>
            </w:r>
          </w:p>
        </w:tc>
        <w:tc>
          <w:tcPr>
            <w:tcW w:w="1680" w:type="dxa"/>
            <w:vAlign w:val="center"/>
          </w:tcPr>
          <w:p w:rsidR="149E9855" w:rsidP="0E1D4A2D" w:rsidRDefault="2AF158A7" w14:paraId="3468C13C" w14:textId="3814D39E">
            <w:pPr>
              <w:rPr>
                <w:color w:val="000000" w:themeColor="text1"/>
                <w:sz w:val="16"/>
                <w:szCs w:val="16"/>
              </w:rPr>
            </w:pPr>
            <w:r w:rsidRPr="0E1D4A2D">
              <w:rPr>
                <w:color w:val="000000" w:themeColor="text1"/>
                <w:sz w:val="16"/>
                <w:szCs w:val="16"/>
              </w:rPr>
              <w:t>Execute v</w:t>
            </w:r>
            <w:r w:rsidRPr="0E1D4A2D" w:rsidR="4FD60918">
              <w:rPr>
                <w:color w:val="000000" w:themeColor="text1"/>
                <w:sz w:val="16"/>
                <w:szCs w:val="16"/>
              </w:rPr>
              <w:t>alidat</w:t>
            </w:r>
            <w:r w:rsidRPr="0E1D4A2D" w:rsidR="26B209D4">
              <w:rPr>
                <w:color w:val="000000" w:themeColor="text1"/>
                <w:sz w:val="16"/>
                <w:szCs w:val="16"/>
              </w:rPr>
              <w:t>ing Long-term power forecast data</w:t>
            </w:r>
            <w:r w:rsidRPr="0E1D4A2D" w:rsidR="4FD60918">
              <w:rPr>
                <w:color w:val="000000" w:themeColor="text1"/>
                <w:sz w:val="16"/>
                <w:szCs w:val="16"/>
              </w:rPr>
              <w:t xml:space="preserve"> </w:t>
            </w:r>
            <w:commentRangeStart w:id="41"/>
            <w:r w:rsidRPr="0E1D4A2D" w:rsidR="4FD60918">
              <w:rPr>
                <w:color w:val="000000" w:themeColor="text1"/>
                <w:sz w:val="16"/>
                <w:szCs w:val="16"/>
              </w:rPr>
              <w:t>request</w:t>
            </w:r>
            <w:commentRangeEnd w:id="41"/>
            <w:r w:rsidR="149E9855">
              <w:rPr>
                <w:rStyle w:val="CommentReference"/>
                <w:color w:val="000000" w:themeColor="text1"/>
              </w:rPr>
              <w:commentReference w:id="41"/>
            </w:r>
          </w:p>
        </w:tc>
        <w:tc>
          <w:tcPr>
            <w:tcW w:w="3165" w:type="dxa"/>
            <w:vAlign w:val="center"/>
          </w:tcPr>
          <w:p w:rsidR="38C84E8A" w:rsidP="05AA7132" w:rsidRDefault="143C2218" w14:paraId="08908AFA" w14:textId="5D252CFB">
            <w:pPr>
              <w:rPr>
                <w:color w:val="000000" w:themeColor="text1"/>
                <w:sz w:val="16"/>
                <w:szCs w:val="16"/>
              </w:rPr>
            </w:pPr>
            <w:r w:rsidRPr="2563FD0C">
              <w:rPr>
                <w:color w:val="000000" w:themeColor="text1"/>
                <w:sz w:val="16"/>
                <w:szCs w:val="16"/>
              </w:rPr>
              <w:t>Validate request from eligible party</w:t>
            </w:r>
            <w:commentRangeStart w:id="42"/>
            <w:r w:rsidRPr="08E0F3FD" w:rsidR="45185500">
              <w:rPr>
                <w:color w:val="000000" w:themeColor="text1"/>
                <w:sz w:val="16"/>
                <w:szCs w:val="16"/>
              </w:rPr>
              <w:t xml:space="preserve">. </w:t>
            </w:r>
            <w:commentRangeEnd w:id="42"/>
            <w:r w:rsidRPr="08E0F3FD" w:rsidR="2363CFA8">
              <w:rPr>
                <w:rStyle w:val="CommentReference"/>
                <w:color w:val="000000" w:themeColor="text1"/>
              </w:rPr>
              <w:commentReference w:id="42"/>
            </w:r>
            <w:r w:rsidRPr="08E0F3FD" w:rsidR="45185500">
              <w:rPr>
                <w:color w:val="000000" w:themeColor="text1"/>
                <w:sz w:val="16"/>
                <w:szCs w:val="16"/>
              </w:rPr>
              <w:t>In case of an invalid request, a meaningful indication is provided.</w:t>
            </w:r>
          </w:p>
        </w:tc>
        <w:tc>
          <w:tcPr>
            <w:tcW w:w="1154" w:type="dxa"/>
            <w:vAlign w:val="center"/>
          </w:tcPr>
          <w:p w:rsidR="05AA7132" w:rsidP="2563FD0C" w:rsidRDefault="2F52DE37" w14:paraId="14174871" w14:textId="591D8AF7">
            <w:pPr>
              <w:widowControl w:val="0"/>
              <w:spacing w:after="0"/>
              <w:rPr>
                <w:rFonts w:eastAsia="Calibri"/>
                <w:sz w:val="16"/>
                <w:szCs w:val="16"/>
                <w:lang w:val="en-US"/>
              </w:rPr>
            </w:pPr>
            <w:r w:rsidRPr="68ECF823">
              <w:rPr>
                <w:color w:val="000000" w:themeColor="text1"/>
                <w:sz w:val="16"/>
                <w:szCs w:val="16"/>
              </w:rPr>
              <w:t>Power f</w:t>
            </w:r>
            <w:r w:rsidRPr="68ECF823" w:rsidR="72504C32">
              <w:rPr>
                <w:color w:val="000000" w:themeColor="text1"/>
                <w:sz w:val="16"/>
                <w:szCs w:val="16"/>
              </w:rPr>
              <w:t>orecast data provider</w:t>
            </w:r>
          </w:p>
        </w:tc>
        <w:tc>
          <w:tcPr>
            <w:tcW w:w="1195" w:type="dxa"/>
            <w:vAlign w:val="center"/>
          </w:tcPr>
          <w:p w:rsidR="05AA7132" w:rsidP="05AA7132" w:rsidRDefault="05AA7132" w14:paraId="654BD912" w14:textId="03BE0C82">
            <w:pPr>
              <w:rPr>
                <w:color w:val="000000" w:themeColor="text1"/>
                <w:sz w:val="16"/>
                <w:szCs w:val="16"/>
              </w:rPr>
            </w:pPr>
          </w:p>
        </w:tc>
        <w:tc>
          <w:tcPr>
            <w:tcW w:w="1280" w:type="dxa"/>
            <w:vAlign w:val="center"/>
          </w:tcPr>
          <w:p w:rsidR="05FF1F27" w:rsidP="05AA7132" w:rsidRDefault="05FF1F27" w14:paraId="6639F878" w14:textId="256F147F">
            <w:pPr>
              <w:rPr>
                <w:color w:val="000000" w:themeColor="text1"/>
                <w:sz w:val="16"/>
                <w:szCs w:val="16"/>
              </w:rPr>
            </w:pPr>
          </w:p>
        </w:tc>
      </w:tr>
      <w:tr w:rsidRPr="001F6BB9" w:rsidR="00950F99" w:rsidTr="68ECF823" w14:paraId="79415FF0" w14:textId="77777777">
        <w:tc>
          <w:tcPr>
            <w:tcW w:w="676" w:type="dxa"/>
          </w:tcPr>
          <w:p w:rsidRPr="001F6BB9" w:rsidR="00950F99" w:rsidP="05AA7132" w:rsidRDefault="58C1E1C5" w14:paraId="708B5B0E" w14:textId="1A36C19A">
            <w:pPr>
              <w:widowControl w:val="0"/>
              <w:spacing w:after="0"/>
              <w:rPr>
                <w:rFonts w:eastAsia="Calibri"/>
                <w:sz w:val="16"/>
                <w:szCs w:val="16"/>
                <w:lang w:val="en-US"/>
              </w:rPr>
            </w:pPr>
            <w:r w:rsidRPr="05AA7132">
              <w:rPr>
                <w:rFonts w:eastAsia="Calibri"/>
                <w:sz w:val="16"/>
                <w:szCs w:val="16"/>
                <w:lang w:val="en-US"/>
              </w:rPr>
              <w:t>2.</w:t>
            </w:r>
            <w:r w:rsidRPr="08E0F3FD" w:rsidR="63BD1490">
              <w:rPr>
                <w:rFonts w:eastAsia="Calibri"/>
                <w:sz w:val="16"/>
                <w:szCs w:val="16"/>
                <w:lang w:val="en-US"/>
              </w:rPr>
              <w:t>3</w:t>
            </w:r>
          </w:p>
        </w:tc>
        <w:tc>
          <w:tcPr>
            <w:tcW w:w="1680" w:type="dxa"/>
            <w:vAlign w:val="center"/>
          </w:tcPr>
          <w:p w:rsidRPr="008A08FF" w:rsidR="00950F99" w:rsidP="05AA7132" w:rsidRDefault="22C67226" w14:paraId="2D311DF3" w14:textId="284E70A6">
            <w:pPr>
              <w:widowControl w:val="0"/>
              <w:spacing w:after="0"/>
              <w:rPr>
                <w:color w:val="000000" w:themeColor="text1"/>
                <w:sz w:val="16"/>
                <w:szCs w:val="16"/>
              </w:rPr>
            </w:pPr>
            <w:r w:rsidRPr="0E1D4A2D">
              <w:rPr>
                <w:color w:val="000000" w:themeColor="text1"/>
                <w:sz w:val="16"/>
                <w:szCs w:val="16"/>
              </w:rPr>
              <w:t xml:space="preserve">Send </w:t>
            </w:r>
            <w:commentRangeStart w:id="43"/>
            <w:r w:rsidRPr="0E1D4A2D">
              <w:rPr>
                <w:color w:val="000000" w:themeColor="text1"/>
                <w:sz w:val="16"/>
                <w:szCs w:val="16"/>
              </w:rPr>
              <w:t>invoice</w:t>
            </w:r>
            <w:commentRangeEnd w:id="43"/>
            <w:r w:rsidRPr="008A08FF" w:rsidR="5E4B4FA3">
              <w:rPr>
                <w:rStyle w:val="CommentReference"/>
                <w:color w:val="000000" w:themeColor="text1"/>
              </w:rPr>
              <w:commentReference w:id="43"/>
            </w:r>
          </w:p>
        </w:tc>
        <w:tc>
          <w:tcPr>
            <w:tcW w:w="3165" w:type="dxa"/>
            <w:vAlign w:val="center"/>
          </w:tcPr>
          <w:p w:rsidRPr="008A08FF" w:rsidR="00950F99" w:rsidP="7E864098" w:rsidRDefault="558DF960" w14:paraId="5AF4EB74" w14:textId="6608F6EB">
            <w:pPr>
              <w:widowControl w:val="0"/>
              <w:spacing w:after="0"/>
              <w:rPr>
                <w:ins w:author="Ruwaida Yvonne (DU-I)" w:date="2025-11-14T10:33:00Z" w16du:dateUtc="2025-11-14T10:33:05Z" w:id="44"/>
                <w:sz w:val="16"/>
                <w:szCs w:val="16"/>
                <w:lang w:val="en-US"/>
              </w:rPr>
            </w:pPr>
            <w:commentRangeStart w:id="45"/>
            <w:ins w:author="Ruwaida Yvonne (DU-I)" w:date="2025-11-14T10:32:00Z" w:id="46">
              <w:r w:rsidRPr="68ECF823">
                <w:rPr>
                  <w:sz w:val="16"/>
                  <w:szCs w:val="16"/>
                </w:rPr>
                <w:t>[</w:t>
              </w:r>
            </w:ins>
            <w:ins w:author="Ruwaida Yvonne (DU-I)" w:date="2025-11-14T10:33:00Z" w:id="47">
              <w:r w:rsidRPr="68ECF823">
                <w:rPr>
                  <w:sz w:val="16"/>
                  <w:szCs w:val="16"/>
                </w:rPr>
                <w:t xml:space="preserve">Optional] </w:t>
              </w:r>
            </w:ins>
            <w:commentRangeEnd w:id="45"/>
            <w:r w:rsidRPr="008A08FF" w:rsidR="10C21A87">
              <w:rPr>
                <w:rStyle w:val="CommentReference"/>
                <w:lang w:val="en-US"/>
              </w:rPr>
              <w:commentReference w:id="45"/>
            </w:r>
          </w:p>
          <w:p w:rsidRPr="008A08FF" w:rsidR="00950F99" w:rsidP="0E1D4A2D" w:rsidRDefault="5E16E805" w14:paraId="5056C27A" w14:textId="49709A58">
            <w:pPr>
              <w:widowControl w:val="0"/>
              <w:spacing w:after="0"/>
              <w:rPr>
                <w:sz w:val="16"/>
                <w:szCs w:val="16"/>
                <w:lang w:val="en-US"/>
              </w:rPr>
            </w:pPr>
            <w:r w:rsidRPr="7E864098">
              <w:rPr>
                <w:sz w:val="16"/>
                <w:szCs w:val="16"/>
              </w:rPr>
              <w:t xml:space="preserve">If billing is required, the </w:t>
            </w:r>
            <w:r w:rsidRPr="7E864098" w:rsidR="79F457E8">
              <w:rPr>
                <w:sz w:val="16"/>
                <w:szCs w:val="16"/>
              </w:rPr>
              <w:t>Forecast data provider</w:t>
            </w:r>
            <w:r w:rsidRPr="7E864098">
              <w:rPr>
                <w:sz w:val="16"/>
                <w:szCs w:val="16"/>
              </w:rPr>
              <w:t xml:space="preserve"> provides an invoice. Otherwise, continue with Step </w:t>
            </w:r>
            <w:r w:rsidRPr="7E864098" w:rsidR="417FA7FF">
              <w:rPr>
                <w:sz w:val="16"/>
                <w:szCs w:val="16"/>
              </w:rPr>
              <w:t>2</w:t>
            </w:r>
            <w:r w:rsidRPr="7E864098">
              <w:rPr>
                <w:sz w:val="16"/>
                <w:szCs w:val="16"/>
              </w:rPr>
              <w:t xml:space="preserve">.4  </w:t>
            </w:r>
          </w:p>
        </w:tc>
        <w:tc>
          <w:tcPr>
            <w:tcW w:w="1154" w:type="dxa"/>
            <w:vAlign w:val="center"/>
          </w:tcPr>
          <w:p w:rsidRPr="008A08FF" w:rsidR="00950F99" w:rsidP="00950F99" w:rsidRDefault="70353A46" w14:paraId="2B6F9BF0" w14:textId="7FC68921">
            <w:pPr>
              <w:widowControl w:val="0"/>
              <w:spacing w:after="0"/>
              <w:rPr>
                <w:rFonts w:eastAsia="Calibri"/>
                <w:sz w:val="16"/>
                <w:szCs w:val="16"/>
                <w:lang w:val="en-US"/>
              </w:rPr>
            </w:pPr>
            <w:r w:rsidRPr="68ECF823">
              <w:rPr>
                <w:color w:val="000000" w:themeColor="text1"/>
                <w:sz w:val="16"/>
                <w:szCs w:val="16"/>
              </w:rPr>
              <w:t>Power f</w:t>
            </w:r>
            <w:r w:rsidRPr="68ECF823" w:rsidR="0E09C054">
              <w:rPr>
                <w:color w:val="000000" w:themeColor="text1"/>
                <w:sz w:val="16"/>
                <w:szCs w:val="16"/>
              </w:rPr>
              <w:t>orecast data provider</w:t>
            </w:r>
          </w:p>
        </w:tc>
        <w:tc>
          <w:tcPr>
            <w:tcW w:w="1195" w:type="dxa"/>
            <w:vAlign w:val="center"/>
          </w:tcPr>
          <w:p w:rsidRPr="008A08FF" w:rsidR="00950F99" w:rsidP="00950F99" w:rsidRDefault="00950F99" w14:paraId="73BE02F4" w14:textId="752999BB">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280" w:type="dxa"/>
            <w:vAlign w:val="center"/>
          </w:tcPr>
          <w:p w:rsidRPr="008A08FF" w:rsidR="00950F99" w:rsidP="00950F99" w:rsidRDefault="2595BB10" w14:paraId="5B843064" w14:textId="1B7DEE7E">
            <w:pPr>
              <w:widowControl w:val="0"/>
              <w:spacing w:after="0"/>
              <w:rPr>
                <w:rFonts w:eastAsia="Calibri"/>
                <w:sz w:val="16"/>
                <w:szCs w:val="16"/>
                <w:highlight w:val="yellow"/>
                <w:lang w:val="en-US"/>
              </w:rPr>
            </w:pPr>
            <w:r w:rsidRPr="0E1D4A2D">
              <w:rPr>
                <w:color w:val="000000" w:themeColor="text1"/>
                <w:sz w:val="16"/>
                <w:szCs w:val="16"/>
              </w:rPr>
              <w:t>(</w:t>
            </w:r>
            <w:r w:rsidRPr="0E1D4A2D" w:rsidR="5E0B9584">
              <w:rPr>
                <w:color w:val="000000" w:themeColor="text1"/>
                <w:sz w:val="16"/>
                <w:szCs w:val="16"/>
              </w:rPr>
              <w:t>F</w:t>
            </w:r>
            <w:r w:rsidRPr="0E1D4A2D">
              <w:rPr>
                <w:color w:val="000000" w:themeColor="text1"/>
                <w:sz w:val="16"/>
                <w:szCs w:val="16"/>
              </w:rPr>
              <w:t xml:space="preserve">) </w:t>
            </w:r>
            <w:r w:rsidRPr="0E1D4A2D" w:rsidR="2195ADCE">
              <w:rPr>
                <w:color w:val="000000" w:themeColor="text1"/>
                <w:sz w:val="16"/>
                <w:szCs w:val="16"/>
              </w:rPr>
              <w:t xml:space="preserve">Long-term </w:t>
            </w:r>
            <w:r w:rsidRPr="0E1D4A2D" w:rsidR="6BA4489E">
              <w:rPr>
                <w:color w:val="000000" w:themeColor="text1"/>
                <w:sz w:val="16"/>
                <w:szCs w:val="16"/>
              </w:rPr>
              <w:t>P</w:t>
            </w:r>
            <w:r w:rsidRPr="0E1D4A2D" w:rsidR="3E430450">
              <w:rPr>
                <w:color w:val="000000" w:themeColor="text1"/>
                <w:sz w:val="16"/>
                <w:szCs w:val="16"/>
              </w:rPr>
              <w:t xml:space="preserve">ower </w:t>
            </w:r>
            <w:r w:rsidRPr="0E1D4A2D" w:rsidR="4E1E89E8">
              <w:rPr>
                <w:color w:val="000000" w:themeColor="text1"/>
                <w:sz w:val="16"/>
                <w:szCs w:val="16"/>
              </w:rPr>
              <w:t>F</w:t>
            </w:r>
            <w:r w:rsidRPr="0E1D4A2D" w:rsidR="4133409D">
              <w:rPr>
                <w:color w:val="000000" w:themeColor="text1"/>
                <w:sz w:val="16"/>
                <w:szCs w:val="16"/>
              </w:rPr>
              <w:t xml:space="preserve">orecast </w:t>
            </w:r>
            <w:r w:rsidRPr="0E1D4A2D" w:rsidR="65A7D9B7">
              <w:rPr>
                <w:color w:val="000000" w:themeColor="text1"/>
                <w:sz w:val="16"/>
                <w:szCs w:val="16"/>
              </w:rPr>
              <w:t>d</w:t>
            </w:r>
            <w:r w:rsidRPr="0E1D4A2D" w:rsidR="4133409D">
              <w:rPr>
                <w:color w:val="000000" w:themeColor="text1"/>
                <w:sz w:val="16"/>
                <w:szCs w:val="16"/>
              </w:rPr>
              <w:t>ata</w:t>
            </w:r>
            <w:r w:rsidRPr="0E1D4A2D" w:rsidR="3B62C736">
              <w:rPr>
                <w:color w:val="000000" w:themeColor="text1"/>
                <w:sz w:val="16"/>
                <w:szCs w:val="16"/>
              </w:rPr>
              <w:t xml:space="preserve"> invoice</w:t>
            </w:r>
          </w:p>
        </w:tc>
      </w:tr>
      <w:tr w:rsidRPr="001F6BB9" w:rsidR="00950F99" w:rsidTr="68ECF823" w14:paraId="4595812F" w14:textId="77777777">
        <w:tc>
          <w:tcPr>
            <w:tcW w:w="676" w:type="dxa"/>
          </w:tcPr>
          <w:p w:rsidRPr="001F6BB9" w:rsidR="00950F99" w:rsidP="05AA7132" w:rsidRDefault="58C1E1C5" w14:paraId="5C0A84CE" w14:textId="297EC78A">
            <w:pPr>
              <w:widowControl w:val="0"/>
              <w:spacing w:after="0"/>
              <w:rPr>
                <w:rFonts w:eastAsia="Calibri"/>
                <w:sz w:val="16"/>
                <w:szCs w:val="16"/>
                <w:lang w:val="en-US"/>
              </w:rPr>
            </w:pPr>
            <w:r w:rsidRPr="05AA7132">
              <w:rPr>
                <w:rFonts w:eastAsia="Calibri"/>
                <w:sz w:val="16"/>
                <w:szCs w:val="16"/>
                <w:lang w:val="en-US"/>
              </w:rPr>
              <w:t>2.</w:t>
            </w:r>
            <w:r w:rsidRPr="08E0F3FD" w:rsidR="33B56F5B">
              <w:rPr>
                <w:rFonts w:eastAsia="Calibri"/>
                <w:sz w:val="16"/>
                <w:szCs w:val="16"/>
                <w:lang w:val="en-US"/>
              </w:rPr>
              <w:t>3.1</w:t>
            </w:r>
          </w:p>
        </w:tc>
        <w:tc>
          <w:tcPr>
            <w:tcW w:w="1680" w:type="dxa"/>
            <w:vAlign w:val="center"/>
          </w:tcPr>
          <w:p w:rsidRPr="008A08FF" w:rsidR="00950F99" w:rsidP="0E1D4A2D" w:rsidRDefault="686B2439" w14:paraId="1A95AE2D" w14:textId="3C419B5F">
            <w:pPr>
              <w:widowControl w:val="0"/>
              <w:spacing w:after="0"/>
              <w:rPr>
                <w:color w:val="000000" w:themeColor="text1"/>
                <w:sz w:val="16"/>
                <w:szCs w:val="16"/>
              </w:rPr>
            </w:pPr>
            <w:r w:rsidRPr="0E1D4A2D">
              <w:rPr>
                <w:color w:val="000000" w:themeColor="text1"/>
                <w:sz w:val="16"/>
                <w:szCs w:val="16"/>
              </w:rPr>
              <w:t>Execut</w:t>
            </w:r>
            <w:r w:rsidRPr="0E1D4A2D" w:rsidR="5D51C144">
              <w:rPr>
                <w:color w:val="000000" w:themeColor="text1"/>
                <w:sz w:val="16"/>
                <w:szCs w:val="16"/>
              </w:rPr>
              <w:t xml:space="preserve">e </w:t>
            </w:r>
            <w:r w:rsidRPr="0E1D4A2D" w:rsidR="2EBC85B8">
              <w:rPr>
                <w:color w:val="000000" w:themeColor="text1"/>
                <w:sz w:val="16"/>
                <w:szCs w:val="16"/>
              </w:rPr>
              <w:t>I</w:t>
            </w:r>
            <w:r w:rsidRPr="0E1D4A2D" w:rsidR="5D51C144">
              <w:rPr>
                <w:color w:val="000000" w:themeColor="text1"/>
                <w:sz w:val="16"/>
                <w:szCs w:val="16"/>
              </w:rPr>
              <w:t>nvoice</w:t>
            </w:r>
            <w:r w:rsidRPr="0E1D4A2D" w:rsidR="2EBC85B8">
              <w:rPr>
                <w:color w:val="000000" w:themeColor="text1"/>
                <w:sz w:val="16"/>
                <w:szCs w:val="16"/>
              </w:rPr>
              <w:t xml:space="preserve"> acceptance</w:t>
            </w:r>
          </w:p>
        </w:tc>
        <w:tc>
          <w:tcPr>
            <w:tcW w:w="3165" w:type="dxa"/>
            <w:vAlign w:val="center"/>
          </w:tcPr>
          <w:p w:rsidRPr="008A08FF" w:rsidR="00950F99" w:rsidP="7E864098" w:rsidRDefault="32B97E29" w14:paraId="4BDC9D8A" w14:textId="3E48875C">
            <w:pPr>
              <w:widowControl w:val="0"/>
              <w:spacing w:after="0"/>
              <w:rPr>
                <w:ins w:author="Ruwaida Yvonne (DU-I)" w:date="2025-11-14T10:33:00Z" w16du:dateUtc="2025-11-14T10:33:13Z" w:id="48"/>
                <w:color w:val="000000" w:themeColor="text1"/>
                <w:sz w:val="16"/>
                <w:szCs w:val="16"/>
                <w:lang w:val="en-US"/>
              </w:rPr>
            </w:pPr>
            <w:ins w:author="Ruwaida Yvonne (DU-I)" w:date="2025-11-14T10:33:00Z" w:id="49">
              <w:r w:rsidRPr="7E864098">
                <w:rPr>
                  <w:rFonts w:eastAsia="Calibri"/>
                  <w:sz w:val="16"/>
                  <w:szCs w:val="16"/>
                </w:rPr>
                <w:t>[Optional]</w:t>
              </w:r>
            </w:ins>
          </w:p>
          <w:p w:rsidRPr="008A08FF" w:rsidR="00950F99" w:rsidP="0E1D4A2D" w:rsidRDefault="0910E94E" w14:paraId="7B47B7EE" w14:textId="5B93F4F2">
            <w:pPr>
              <w:widowControl w:val="0"/>
              <w:spacing w:after="0"/>
              <w:rPr>
                <w:color w:val="000000" w:themeColor="text1"/>
                <w:sz w:val="16"/>
                <w:szCs w:val="16"/>
                <w:lang w:val="en-US"/>
              </w:rPr>
            </w:pPr>
            <w:r w:rsidRPr="7E864098">
              <w:rPr>
                <w:rFonts w:eastAsia="Calibri"/>
                <w:sz w:val="16"/>
                <w:szCs w:val="16"/>
                <w:lang w:val="en-US"/>
              </w:rPr>
              <w:t xml:space="preserve">Step for acceptance of the invoice. </w:t>
            </w:r>
            <w:r w:rsidRPr="7E864098">
              <w:rPr>
                <w:color w:val="000000" w:themeColor="text1"/>
                <w:sz w:val="16"/>
                <w:szCs w:val="16"/>
              </w:rPr>
              <w:t>In case of rejection of the invoice, a meaningful indication is provided.</w:t>
            </w:r>
          </w:p>
        </w:tc>
        <w:tc>
          <w:tcPr>
            <w:tcW w:w="1154" w:type="dxa"/>
            <w:vAlign w:val="center"/>
          </w:tcPr>
          <w:p w:rsidRPr="008A08FF" w:rsidR="00950F99" w:rsidP="00950F99" w:rsidRDefault="00950F99" w14:paraId="09681F86" w14:textId="7C181D1A">
            <w:pPr>
              <w:widowControl w:val="0"/>
              <w:spacing w:after="0"/>
              <w:rPr>
                <w:rFonts w:eastAsia="Calibri" w:cstheme="minorHAnsi"/>
                <w:sz w:val="16"/>
                <w:szCs w:val="16"/>
                <w:lang w:val="en-US"/>
              </w:rPr>
            </w:pPr>
            <w:r w:rsidRPr="008A08FF">
              <w:rPr>
                <w:rFonts w:cstheme="minorHAnsi"/>
                <w:color w:val="000000"/>
                <w:sz w:val="16"/>
                <w:szCs w:val="16"/>
              </w:rPr>
              <w:t>Eligible party</w:t>
            </w:r>
          </w:p>
        </w:tc>
        <w:tc>
          <w:tcPr>
            <w:tcW w:w="1195" w:type="dxa"/>
            <w:vAlign w:val="center"/>
          </w:tcPr>
          <w:p w:rsidRPr="008A08FF" w:rsidR="00950F99" w:rsidP="00950F99" w:rsidRDefault="00950F99" w14:paraId="7A8E071B" w14:textId="74F161E4">
            <w:pPr>
              <w:widowControl w:val="0"/>
              <w:spacing w:after="0"/>
              <w:rPr>
                <w:rFonts w:eastAsia="Calibri"/>
                <w:sz w:val="16"/>
                <w:szCs w:val="16"/>
                <w:lang w:val="en-US"/>
              </w:rPr>
            </w:pPr>
            <w:r w:rsidRPr="692E8576">
              <w:rPr>
                <w:color w:val="000000" w:themeColor="text1"/>
                <w:sz w:val="16"/>
                <w:szCs w:val="16"/>
              </w:rPr>
              <w:t>Forecast data provider</w:t>
            </w:r>
          </w:p>
        </w:tc>
        <w:tc>
          <w:tcPr>
            <w:tcW w:w="1280" w:type="dxa"/>
            <w:vAlign w:val="center"/>
          </w:tcPr>
          <w:p w:rsidRPr="008A08FF" w:rsidR="00950F99" w:rsidP="00950F99" w:rsidRDefault="49C5225A" w14:paraId="35B39630" w14:textId="386C6C9F">
            <w:pPr>
              <w:widowControl w:val="0"/>
              <w:spacing w:after="0"/>
              <w:rPr>
                <w:rFonts w:eastAsia="Calibri"/>
                <w:sz w:val="16"/>
                <w:szCs w:val="16"/>
                <w:highlight w:val="yellow"/>
                <w:lang w:val="en-US"/>
              </w:rPr>
            </w:pPr>
            <w:r w:rsidRPr="0E1D4A2D">
              <w:rPr>
                <w:color w:val="000000" w:themeColor="text1"/>
                <w:sz w:val="16"/>
                <w:szCs w:val="16"/>
              </w:rPr>
              <w:t>(</w:t>
            </w:r>
            <w:r w:rsidRPr="0E1D4A2D" w:rsidR="75412CFA">
              <w:rPr>
                <w:color w:val="000000" w:themeColor="text1"/>
                <w:sz w:val="16"/>
                <w:szCs w:val="16"/>
              </w:rPr>
              <w:t>G</w:t>
            </w:r>
            <w:r w:rsidRPr="0E1D4A2D">
              <w:rPr>
                <w:color w:val="000000" w:themeColor="text1"/>
                <w:sz w:val="16"/>
                <w:szCs w:val="16"/>
              </w:rPr>
              <w:t xml:space="preserve">) </w:t>
            </w:r>
            <w:r w:rsidRPr="0E1D4A2D" w:rsidR="2195ADCE">
              <w:rPr>
                <w:color w:val="000000" w:themeColor="text1"/>
                <w:sz w:val="16"/>
                <w:szCs w:val="16"/>
              </w:rPr>
              <w:t xml:space="preserve">Long-term </w:t>
            </w:r>
            <w:r w:rsidRPr="0E1D4A2D" w:rsidR="407EC036">
              <w:rPr>
                <w:color w:val="000000" w:themeColor="text1"/>
                <w:sz w:val="16"/>
                <w:szCs w:val="16"/>
              </w:rPr>
              <w:t>P</w:t>
            </w:r>
            <w:r w:rsidRPr="0E1D4A2D" w:rsidR="2195ADCE">
              <w:rPr>
                <w:color w:val="000000" w:themeColor="text1"/>
                <w:sz w:val="16"/>
                <w:szCs w:val="16"/>
              </w:rPr>
              <w:t xml:space="preserve">ower </w:t>
            </w:r>
            <w:r w:rsidRPr="0E1D4A2D" w:rsidR="63DEF18A">
              <w:rPr>
                <w:color w:val="000000" w:themeColor="text1"/>
                <w:sz w:val="16"/>
                <w:szCs w:val="16"/>
              </w:rPr>
              <w:t>F</w:t>
            </w:r>
            <w:r w:rsidRPr="0E1D4A2D" w:rsidR="4133409D">
              <w:rPr>
                <w:color w:val="000000" w:themeColor="text1"/>
                <w:sz w:val="16"/>
                <w:szCs w:val="16"/>
              </w:rPr>
              <w:t xml:space="preserve">orecast </w:t>
            </w:r>
            <w:r w:rsidRPr="0E1D4A2D" w:rsidR="46780D8F">
              <w:rPr>
                <w:color w:val="000000" w:themeColor="text1"/>
                <w:sz w:val="16"/>
                <w:szCs w:val="16"/>
              </w:rPr>
              <w:t>d</w:t>
            </w:r>
            <w:r w:rsidRPr="0E1D4A2D" w:rsidR="4133409D">
              <w:rPr>
                <w:color w:val="000000" w:themeColor="text1"/>
                <w:sz w:val="16"/>
                <w:szCs w:val="16"/>
              </w:rPr>
              <w:t xml:space="preserve">ata </w:t>
            </w:r>
            <w:r w:rsidRPr="0E1D4A2D" w:rsidR="45837944">
              <w:rPr>
                <w:color w:val="000000" w:themeColor="text1"/>
                <w:sz w:val="16"/>
                <w:szCs w:val="16"/>
              </w:rPr>
              <w:t>i</w:t>
            </w:r>
            <w:r w:rsidRPr="0E1D4A2D" w:rsidR="4133409D">
              <w:rPr>
                <w:color w:val="000000" w:themeColor="text1"/>
                <w:sz w:val="16"/>
                <w:szCs w:val="16"/>
              </w:rPr>
              <w:t>nvoice</w:t>
            </w:r>
            <w:r w:rsidRPr="0E1D4A2D" w:rsidR="3B62C736">
              <w:rPr>
                <w:color w:val="000000" w:themeColor="text1"/>
                <w:sz w:val="16"/>
                <w:szCs w:val="16"/>
              </w:rPr>
              <w:t xml:space="preserve"> acceptance</w:t>
            </w:r>
          </w:p>
        </w:tc>
      </w:tr>
      <w:tr w:rsidRPr="001F6BB9" w:rsidR="00950F99" w:rsidTr="68ECF823" w14:paraId="1C88E420" w14:textId="77777777">
        <w:tc>
          <w:tcPr>
            <w:tcW w:w="676" w:type="dxa"/>
          </w:tcPr>
          <w:p w:rsidRPr="001F6BB9" w:rsidR="00950F99" w:rsidP="05AA7132" w:rsidRDefault="58C1E1C5" w14:paraId="68680FE9" w14:textId="77CB4B6D">
            <w:pPr>
              <w:widowControl w:val="0"/>
              <w:spacing w:after="0"/>
              <w:rPr>
                <w:rFonts w:eastAsia="Calibri"/>
                <w:sz w:val="16"/>
                <w:szCs w:val="16"/>
                <w:lang w:val="en-US"/>
              </w:rPr>
            </w:pPr>
            <w:r w:rsidRPr="05AA7132">
              <w:rPr>
                <w:rFonts w:eastAsia="Calibri"/>
                <w:sz w:val="16"/>
                <w:szCs w:val="16"/>
                <w:lang w:val="en-US"/>
              </w:rPr>
              <w:t>2.</w:t>
            </w:r>
            <w:r w:rsidRPr="08E0F3FD" w:rsidR="7E8A38AA">
              <w:rPr>
                <w:rFonts w:eastAsia="Calibri"/>
                <w:sz w:val="16"/>
                <w:szCs w:val="16"/>
                <w:lang w:val="en-US"/>
              </w:rPr>
              <w:t>4</w:t>
            </w:r>
          </w:p>
        </w:tc>
        <w:tc>
          <w:tcPr>
            <w:tcW w:w="1680" w:type="dxa"/>
            <w:vAlign w:val="center"/>
          </w:tcPr>
          <w:p w:rsidRPr="008A08FF" w:rsidR="00950F99" w:rsidP="0E1D4A2D" w:rsidRDefault="7DE46808" w14:paraId="7B3740FF" w14:textId="5C414002">
            <w:pPr>
              <w:widowControl w:val="0"/>
              <w:spacing w:after="0"/>
              <w:rPr>
                <w:rFonts w:eastAsia="Calibri"/>
                <w:sz w:val="16"/>
                <w:szCs w:val="16"/>
                <w:lang w:val="en-US"/>
              </w:rPr>
            </w:pPr>
            <w:r w:rsidRPr="0E1D4A2D">
              <w:rPr>
                <w:color w:val="000000" w:themeColor="text1"/>
                <w:sz w:val="16"/>
                <w:szCs w:val="16"/>
              </w:rPr>
              <w:t>Send</w:t>
            </w:r>
            <w:commentRangeStart w:id="50"/>
            <w:commentRangeEnd w:id="50"/>
            <w:r w:rsidRPr="0E1D4A2D" w:rsidR="309115EC">
              <w:rPr>
                <w:rStyle w:val="CommentReference"/>
                <w:color w:val="000000" w:themeColor="text1"/>
              </w:rPr>
              <w:commentReference w:id="50"/>
            </w:r>
            <w:r w:rsidRPr="0E1D4A2D" w:rsidR="3B62C736">
              <w:rPr>
                <w:color w:val="000000" w:themeColor="text1"/>
                <w:sz w:val="16"/>
                <w:szCs w:val="16"/>
              </w:rPr>
              <w:t xml:space="preserve"> </w:t>
            </w:r>
            <w:r w:rsidRPr="0E1D4A2D" w:rsidR="5E41E1E6">
              <w:rPr>
                <w:color w:val="000000" w:themeColor="text1"/>
                <w:sz w:val="16"/>
                <w:szCs w:val="16"/>
              </w:rPr>
              <w:t>Long-term P</w:t>
            </w:r>
            <w:r w:rsidRPr="0E1D4A2D" w:rsidR="754598CD">
              <w:rPr>
                <w:color w:val="000000" w:themeColor="text1"/>
                <w:sz w:val="16"/>
                <w:szCs w:val="16"/>
              </w:rPr>
              <w:t>ower</w:t>
            </w:r>
            <w:r w:rsidRPr="0E1D4A2D" w:rsidR="3B62C736">
              <w:rPr>
                <w:color w:val="000000" w:themeColor="text1"/>
                <w:sz w:val="16"/>
                <w:szCs w:val="16"/>
              </w:rPr>
              <w:t xml:space="preserve"> Forecast data</w:t>
            </w:r>
          </w:p>
        </w:tc>
        <w:tc>
          <w:tcPr>
            <w:tcW w:w="3165" w:type="dxa"/>
            <w:vAlign w:val="center"/>
          </w:tcPr>
          <w:p w:rsidRPr="008A08FF" w:rsidR="00950F99" w:rsidP="08E0F3FD" w:rsidRDefault="58C1E1C5" w14:paraId="338C4153" w14:textId="2867F15C">
            <w:pPr>
              <w:widowControl w:val="0"/>
              <w:spacing w:after="0"/>
              <w:rPr>
                <w:color w:val="000000" w:themeColor="text1"/>
                <w:sz w:val="16"/>
                <w:szCs w:val="16"/>
              </w:rPr>
            </w:pPr>
            <w:r w:rsidRPr="08E0F3FD">
              <w:rPr>
                <w:rFonts w:eastAsia="Calibri"/>
                <w:sz w:val="16"/>
                <w:szCs w:val="16"/>
              </w:rPr>
              <w:t xml:space="preserve">Process </w:t>
            </w:r>
            <w:r w:rsidRPr="08E0F3FD" w:rsidR="2212968D">
              <w:rPr>
                <w:rFonts w:eastAsia="Calibri"/>
                <w:sz w:val="16"/>
                <w:szCs w:val="16"/>
              </w:rPr>
              <w:t>Step to send</w:t>
            </w:r>
            <w:r w:rsidRPr="08E0F3FD">
              <w:rPr>
                <w:rFonts w:eastAsia="Calibri"/>
                <w:sz w:val="16"/>
                <w:szCs w:val="16"/>
              </w:rPr>
              <w:t xml:space="preserve"> </w:t>
            </w:r>
            <w:r w:rsidRPr="08E0F3FD" w:rsidR="00040A96">
              <w:rPr>
                <w:rFonts w:eastAsia="Calibri"/>
                <w:sz w:val="16"/>
                <w:szCs w:val="16"/>
              </w:rPr>
              <w:t>long-term power</w:t>
            </w:r>
            <w:r w:rsidRPr="08E0F3FD" w:rsidR="00CA13E9">
              <w:rPr>
                <w:rFonts w:eastAsia="Calibri"/>
                <w:sz w:val="16"/>
                <w:szCs w:val="16"/>
              </w:rPr>
              <w:t xml:space="preserve"> </w:t>
            </w:r>
            <w:r w:rsidRPr="08E0F3FD">
              <w:rPr>
                <w:rFonts w:eastAsia="Calibri"/>
                <w:sz w:val="16"/>
                <w:szCs w:val="16"/>
              </w:rPr>
              <w:t>forecast data</w:t>
            </w:r>
            <w:r w:rsidRPr="08E0F3FD" w:rsidR="2212968D">
              <w:rPr>
                <w:rFonts w:eastAsia="Calibri"/>
                <w:sz w:val="16"/>
                <w:szCs w:val="16"/>
              </w:rPr>
              <w:t>.</w:t>
            </w:r>
            <w:r w:rsidRPr="08E0F3FD">
              <w:rPr>
                <w:color w:val="000000" w:themeColor="text1"/>
                <w:sz w:val="16"/>
                <w:szCs w:val="16"/>
              </w:rPr>
              <w:t xml:space="preserve"> Eligible party </w:t>
            </w:r>
            <w:r w:rsidRPr="08E0F3FD" w:rsidR="2212968D">
              <w:rPr>
                <w:color w:val="000000" w:themeColor="text1"/>
                <w:sz w:val="16"/>
                <w:szCs w:val="16"/>
              </w:rPr>
              <w:t>receives</w:t>
            </w:r>
            <w:r w:rsidRPr="08E0F3FD">
              <w:rPr>
                <w:color w:val="000000" w:themeColor="text1"/>
                <w:sz w:val="16"/>
                <w:szCs w:val="16"/>
              </w:rPr>
              <w:t xml:space="preserve"> the requested</w:t>
            </w:r>
            <w:r w:rsidRPr="08E0F3FD" w:rsidR="2EB32ED6">
              <w:rPr>
                <w:color w:val="000000" w:themeColor="text1"/>
                <w:sz w:val="16"/>
                <w:szCs w:val="16"/>
              </w:rPr>
              <w:t xml:space="preserve"> </w:t>
            </w:r>
            <w:r w:rsidRPr="08E0F3FD">
              <w:rPr>
                <w:color w:val="000000" w:themeColor="text1"/>
                <w:sz w:val="16"/>
                <w:szCs w:val="16"/>
              </w:rPr>
              <w:t>data</w:t>
            </w:r>
            <w:r w:rsidRPr="08E0F3FD" w:rsidR="2212968D">
              <w:rPr>
                <w:color w:val="000000" w:themeColor="text1"/>
                <w:sz w:val="16"/>
                <w:szCs w:val="16"/>
              </w:rPr>
              <w:t xml:space="preserve"> under NDA. </w:t>
            </w:r>
          </w:p>
          <w:p w:rsidRPr="008A08FF" w:rsidR="00950F99" w:rsidP="00950F99" w:rsidRDefault="00950F99" w14:paraId="11C5714C" w14:textId="7A39911A">
            <w:pPr>
              <w:widowControl w:val="0"/>
              <w:spacing w:after="0"/>
              <w:rPr>
                <w:rStyle w:val="font131"/>
                <w:rFonts w:asciiTheme="minorHAnsi" w:hAnsiTheme="minorHAnsi"/>
                <w:sz w:val="16"/>
                <w:szCs w:val="16"/>
                <w:lang w:val="en-US"/>
              </w:rPr>
            </w:pPr>
          </w:p>
        </w:tc>
        <w:tc>
          <w:tcPr>
            <w:tcW w:w="1154" w:type="dxa"/>
            <w:vAlign w:val="center"/>
          </w:tcPr>
          <w:p w:rsidRPr="008A08FF" w:rsidR="00950F99" w:rsidP="00950F99" w:rsidRDefault="75CDA758" w14:paraId="5E98316C" w14:textId="2C6AF7E3">
            <w:pPr>
              <w:widowControl w:val="0"/>
              <w:spacing w:after="0"/>
              <w:rPr>
                <w:rFonts w:eastAsia="Calibri"/>
                <w:sz w:val="16"/>
                <w:szCs w:val="16"/>
                <w:lang w:val="en-US"/>
              </w:rPr>
            </w:pPr>
            <w:r w:rsidRPr="68ECF823">
              <w:rPr>
                <w:color w:val="000000" w:themeColor="text1"/>
                <w:sz w:val="16"/>
                <w:szCs w:val="16"/>
              </w:rPr>
              <w:t>Power f</w:t>
            </w:r>
            <w:r w:rsidRPr="68ECF823" w:rsidR="0E09C054">
              <w:rPr>
                <w:color w:val="000000" w:themeColor="text1"/>
                <w:sz w:val="16"/>
                <w:szCs w:val="16"/>
              </w:rPr>
              <w:t>orecast data provider</w:t>
            </w:r>
          </w:p>
        </w:tc>
        <w:tc>
          <w:tcPr>
            <w:tcW w:w="1195" w:type="dxa"/>
            <w:vAlign w:val="center"/>
          </w:tcPr>
          <w:p w:rsidRPr="008A08FF" w:rsidR="00950F99" w:rsidP="00950F99" w:rsidRDefault="00950F99" w14:paraId="0FACDAA6" w14:textId="1C6BE27D">
            <w:pPr>
              <w:widowControl w:val="0"/>
              <w:spacing w:after="0"/>
              <w:rPr>
                <w:rFonts w:eastAsia="Calibri" w:cstheme="minorHAnsi"/>
                <w:sz w:val="16"/>
                <w:szCs w:val="16"/>
              </w:rPr>
            </w:pPr>
            <w:r w:rsidRPr="008A08FF">
              <w:rPr>
                <w:rFonts w:cstheme="minorHAnsi"/>
                <w:color w:val="000000"/>
                <w:sz w:val="16"/>
                <w:szCs w:val="16"/>
              </w:rPr>
              <w:t>Eligible party</w:t>
            </w:r>
          </w:p>
        </w:tc>
        <w:tc>
          <w:tcPr>
            <w:tcW w:w="1280" w:type="dxa"/>
            <w:vAlign w:val="center"/>
          </w:tcPr>
          <w:p w:rsidRPr="008A08FF" w:rsidR="00950F99" w:rsidP="00950F99" w:rsidRDefault="6BE581BC" w14:paraId="754CC0AF" w14:textId="0809AE0E">
            <w:pPr>
              <w:widowControl w:val="0"/>
              <w:spacing w:after="0"/>
              <w:rPr>
                <w:color w:val="000000" w:themeColor="text1"/>
                <w:sz w:val="16"/>
                <w:szCs w:val="16"/>
              </w:rPr>
            </w:pPr>
            <w:r w:rsidRPr="0E1D4A2D">
              <w:rPr>
                <w:color w:val="000000" w:themeColor="text1"/>
                <w:sz w:val="16"/>
                <w:szCs w:val="16"/>
              </w:rPr>
              <w:t>(</w:t>
            </w:r>
            <w:r w:rsidRPr="0E1D4A2D" w:rsidR="21B4B119">
              <w:rPr>
                <w:color w:val="000000" w:themeColor="text1"/>
                <w:sz w:val="16"/>
                <w:szCs w:val="16"/>
              </w:rPr>
              <w:t>H</w:t>
            </w:r>
            <w:r w:rsidRPr="0E1D4A2D">
              <w:rPr>
                <w:color w:val="000000" w:themeColor="text1"/>
                <w:sz w:val="16"/>
                <w:szCs w:val="16"/>
              </w:rPr>
              <w:t xml:space="preserve">) </w:t>
            </w:r>
            <w:r w:rsidRPr="0E1D4A2D" w:rsidR="1FC897E7">
              <w:rPr>
                <w:color w:val="000000" w:themeColor="text1"/>
                <w:sz w:val="16"/>
                <w:szCs w:val="16"/>
              </w:rPr>
              <w:t xml:space="preserve">Long-term </w:t>
            </w:r>
            <w:r w:rsidRPr="0E1D4A2D" w:rsidR="65512B01">
              <w:rPr>
                <w:color w:val="000000" w:themeColor="text1"/>
                <w:sz w:val="16"/>
                <w:szCs w:val="16"/>
              </w:rPr>
              <w:t>P</w:t>
            </w:r>
            <w:r w:rsidRPr="0E1D4A2D" w:rsidR="2195ADCE">
              <w:rPr>
                <w:color w:val="000000" w:themeColor="text1"/>
                <w:sz w:val="16"/>
                <w:szCs w:val="16"/>
              </w:rPr>
              <w:t xml:space="preserve">ower </w:t>
            </w:r>
            <w:r w:rsidRPr="0E1D4A2D" w:rsidR="1A799BD1">
              <w:rPr>
                <w:color w:val="000000" w:themeColor="text1"/>
                <w:sz w:val="16"/>
                <w:szCs w:val="16"/>
              </w:rPr>
              <w:t>F</w:t>
            </w:r>
            <w:r w:rsidRPr="0E1D4A2D" w:rsidR="4133409D">
              <w:rPr>
                <w:color w:val="000000" w:themeColor="text1"/>
                <w:sz w:val="16"/>
                <w:szCs w:val="16"/>
              </w:rPr>
              <w:t>orecast</w:t>
            </w:r>
            <w:r w:rsidRPr="0E1D4A2D" w:rsidR="3B62C736">
              <w:rPr>
                <w:color w:val="000000" w:themeColor="text1"/>
                <w:sz w:val="16"/>
                <w:szCs w:val="16"/>
              </w:rPr>
              <w:t xml:space="preserve"> data</w:t>
            </w:r>
          </w:p>
        </w:tc>
      </w:tr>
    </w:tbl>
    <w:p w:rsidR="008A08FF" w:rsidP="008A08FF" w:rsidRDefault="2F076416" w14:paraId="473D79E5" w14:textId="67A99E09">
      <w:pPr>
        <w:tabs>
          <w:tab w:val="left" w:pos="2657"/>
        </w:tabs>
        <w:rPr>
          <w:sz w:val="20"/>
          <w:szCs w:val="20"/>
        </w:rPr>
      </w:pPr>
      <w:r w:rsidRPr="0E1D4A2D">
        <w:rPr>
          <w:sz w:val="20"/>
          <w:szCs w:val="20"/>
          <w:vertAlign w:val="superscript"/>
        </w:rPr>
        <w:t>(*)</w:t>
      </w:r>
      <w:r w:rsidRPr="0E1D4A2D" w:rsidR="00F43CD7">
        <w:rPr>
          <w:sz w:val="20"/>
          <w:szCs w:val="20"/>
        </w:rPr>
        <w:t>The</w:t>
      </w:r>
      <w:r w:rsidRPr="0E1D4A2D" w:rsidR="75963F3C">
        <w:rPr>
          <w:sz w:val="20"/>
          <w:szCs w:val="20"/>
        </w:rPr>
        <w:t xml:space="preserve"> </w:t>
      </w:r>
      <w:r w:rsidRPr="0E1D4A2D">
        <w:rPr>
          <w:sz w:val="20"/>
          <w:szCs w:val="20"/>
        </w:rPr>
        <w:t>procedure can be ma</w:t>
      </w:r>
      <w:r w:rsidRPr="0E1D4A2D" w:rsidR="77C76C8C">
        <w:rPr>
          <w:sz w:val="20"/>
          <w:szCs w:val="20"/>
        </w:rPr>
        <w:t>de more</w:t>
      </w:r>
      <w:r w:rsidRPr="0E1D4A2D" w:rsidR="443B194F">
        <w:rPr>
          <w:sz w:val="20"/>
          <w:szCs w:val="20"/>
        </w:rPr>
        <w:t xml:space="preserve"> specific</w:t>
      </w:r>
      <w:r w:rsidRPr="0E1D4A2D" w:rsidR="77C76C8C">
        <w:rPr>
          <w:sz w:val="20"/>
          <w:szCs w:val="20"/>
        </w:rPr>
        <w:t xml:space="preserve"> </w:t>
      </w:r>
      <w:r w:rsidRPr="0E1D4A2D" w:rsidR="39DF07E2">
        <w:rPr>
          <w:sz w:val="20"/>
          <w:szCs w:val="20"/>
        </w:rPr>
        <w:t xml:space="preserve">by </w:t>
      </w:r>
      <w:r w:rsidRPr="0E1D4A2D" w:rsidR="35EB8986">
        <w:rPr>
          <w:sz w:val="20"/>
          <w:szCs w:val="20"/>
        </w:rPr>
        <w:t>making</w:t>
      </w:r>
      <w:r w:rsidRPr="0E1D4A2D" w:rsidR="77C76C8C">
        <w:rPr>
          <w:sz w:val="20"/>
          <w:szCs w:val="20"/>
        </w:rPr>
        <w:t xml:space="preserve"> explicit reference to </w:t>
      </w:r>
      <w:r w:rsidRPr="0E1D4A2D" w:rsidR="79B131FF">
        <w:rPr>
          <w:sz w:val="20"/>
          <w:szCs w:val="20"/>
        </w:rPr>
        <w:t xml:space="preserve">the </w:t>
      </w:r>
      <w:proofErr w:type="spellStart"/>
      <w:r w:rsidRPr="0E1D4A2D" w:rsidR="77C76C8C">
        <w:rPr>
          <w:sz w:val="20"/>
          <w:szCs w:val="20"/>
        </w:rPr>
        <w:t>eHDV</w:t>
      </w:r>
      <w:proofErr w:type="spellEnd"/>
      <w:r w:rsidRPr="0E1D4A2D" w:rsidR="77C76C8C">
        <w:rPr>
          <w:sz w:val="20"/>
          <w:szCs w:val="20"/>
        </w:rPr>
        <w:t xml:space="preserve"> power forecast data</w:t>
      </w:r>
      <w:r w:rsidRPr="0E1D4A2D" w:rsidR="16AA280A">
        <w:rPr>
          <w:sz w:val="20"/>
          <w:szCs w:val="20"/>
        </w:rPr>
        <w:t>.</w:t>
      </w:r>
    </w:p>
    <w:p w:rsidR="692E8576" w:rsidP="0E1D4A2D" w:rsidRDefault="692E8576" w14:paraId="75CFDF10" w14:textId="148F3D16">
      <w:pPr>
        <w:tabs>
          <w:tab w:val="left" w:pos="2657"/>
        </w:tabs>
        <w:rPr>
          <w:sz w:val="20"/>
          <w:szCs w:val="20"/>
        </w:rPr>
      </w:pPr>
    </w:p>
    <w:p w:rsidR="692E8576" w:rsidP="0E1D4A2D" w:rsidRDefault="171C6BE9" w14:paraId="41D630C9" w14:textId="2778D07B">
      <w:pPr>
        <w:tabs>
          <w:tab w:val="left" w:pos="2657"/>
        </w:tabs>
        <w:jc w:val="center"/>
      </w:pPr>
      <w:r>
        <w:rPr>
          <w:noProof/>
        </w:rPr>
        <w:drawing>
          <wp:inline distT="0" distB="0" distL="0" distR="0" wp14:anchorId="5883C043" wp14:editId="36984F0A">
            <wp:extent cx="4668116" cy="2539890"/>
            <wp:effectExtent l="0" t="0" r="0" b="0"/>
            <wp:docPr id="62437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3106" name=""/>
                    <pic:cNvPicPr/>
                  </pic:nvPicPr>
                  <pic:blipFill>
                    <a:blip r:embed="rId17">
                      <a:extLst>
                        <a:ext uri="{28A0092B-C50C-407E-A947-70E740481C1C}">
                          <a14:useLocalDpi xmlns:a14="http://schemas.microsoft.com/office/drawing/2010/main"/>
                        </a:ext>
                      </a:extLst>
                    </a:blip>
                    <a:stretch>
                      <a:fillRect/>
                    </a:stretch>
                  </pic:blipFill>
                  <pic:spPr>
                    <a:xfrm>
                      <a:off x="0" y="0"/>
                      <a:ext cx="4668116" cy="2539890"/>
                    </a:xfrm>
                    <a:prstGeom prst="rect">
                      <a:avLst/>
                    </a:prstGeom>
                  </pic:spPr>
                </pic:pic>
              </a:graphicData>
            </a:graphic>
          </wp:inline>
        </w:drawing>
      </w:r>
    </w:p>
    <w:p w:rsidR="5CAF0BBC" w:rsidP="6B73AF78" w:rsidRDefault="7F1F2316" w14:paraId="324610E3" w14:textId="1FED52C0">
      <w:pPr>
        <w:pStyle w:val="Caption"/>
      </w:pPr>
      <w:r w:rsidRPr="6B73AF78">
        <w:rPr>
          <w:sz w:val="22"/>
          <w:szCs w:val="22"/>
        </w:rPr>
        <w:t xml:space="preserve">Figure 2. </w:t>
      </w:r>
      <w:r w:rsidRPr="6B73AF78" w:rsidR="547A25F4">
        <w:rPr>
          <w:sz w:val="22"/>
          <w:szCs w:val="22"/>
        </w:rPr>
        <w:t>D</w:t>
      </w:r>
      <w:r w:rsidRPr="6B73AF78">
        <w:rPr>
          <w:sz w:val="22"/>
          <w:szCs w:val="22"/>
        </w:rPr>
        <w:t xml:space="preserve">iagram corresponding to the procedure in Table IV.2. </w:t>
      </w:r>
      <w:r w:rsidR="5CAF0BBC">
        <w:br w:type="page"/>
      </w: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Pr="001F6BB9" w:rsidR="008A08FF" w:rsidTr="68ECF823" w14:paraId="558C1696" w14:textId="77777777">
        <w:tc>
          <w:tcPr>
            <w:tcW w:w="9150" w:type="dxa"/>
            <w:gridSpan w:val="6"/>
            <w:shd w:val="clear" w:color="auto" w:fill="D0CECE" w:themeFill="background2" w:themeFillShade="E6"/>
          </w:tcPr>
          <w:p w:rsidRPr="001F6BB9" w:rsidR="008A08FF" w:rsidP="00970275" w:rsidRDefault="008A08FF" w14:paraId="73E5E4EC" w14:textId="0B7FB646">
            <w:pPr>
              <w:widowControl w:val="0"/>
              <w:spacing w:after="0"/>
              <w:jc w:val="center"/>
              <w:rPr>
                <w:rFonts w:eastAsia="Arial" w:cstheme="minorHAnsi"/>
                <w:b/>
                <w:bCs/>
                <w:i/>
                <w:iCs/>
                <w:color w:val="000000" w:themeColor="text1"/>
                <w:sz w:val="16"/>
                <w:szCs w:val="16"/>
                <w:lang w:val="en-GB"/>
              </w:rPr>
            </w:pPr>
            <w:r w:rsidRPr="001F6BB9">
              <w:rPr>
                <w:rFonts w:eastAsia="Arial" w:cstheme="minorHAnsi"/>
                <w:b/>
                <w:bCs/>
                <w:i/>
                <w:iCs/>
                <w:sz w:val="16"/>
                <w:szCs w:val="16"/>
                <w:lang w:val="en-GB"/>
              </w:rPr>
              <w:t>Table IV.</w:t>
            </w:r>
            <w:r>
              <w:rPr>
                <w:rFonts w:eastAsia="Arial" w:cstheme="minorHAnsi"/>
                <w:b/>
                <w:bCs/>
                <w:i/>
                <w:iCs/>
                <w:sz w:val="16"/>
                <w:szCs w:val="16"/>
                <w:lang w:val="en-GB"/>
              </w:rPr>
              <w:t>3</w:t>
            </w:r>
            <w:r w:rsidRPr="001F6BB9">
              <w:rPr>
                <w:rFonts w:eastAsia="Arial" w:cstheme="minorHAnsi"/>
                <w:b/>
                <w:bCs/>
                <w:i/>
                <w:iCs/>
                <w:sz w:val="16"/>
                <w:szCs w:val="16"/>
                <w:lang w:val="en-GB"/>
              </w:rPr>
              <w:t xml:space="preserve"> – Procedure steps to </w:t>
            </w:r>
            <w:r w:rsidRPr="008A08FF">
              <w:rPr>
                <w:rFonts w:eastAsia="Arial" w:cstheme="minorHAnsi"/>
                <w:b/>
                <w:bCs/>
                <w:i/>
                <w:iCs/>
                <w:sz w:val="16"/>
                <w:szCs w:val="16"/>
                <w:lang w:val="en-GB"/>
              </w:rPr>
              <w:t>a</w:t>
            </w:r>
            <w:r w:rsidRPr="008A08FF">
              <w:rPr>
                <w:rFonts w:eastAsia="Calibri" w:cstheme="minorHAnsi"/>
                <w:b/>
                <w:bCs/>
                <w:i/>
                <w:iCs/>
                <w:sz w:val="16"/>
                <w:szCs w:val="16"/>
                <w:lang w:val="en-GB"/>
              </w:rPr>
              <w:t>ccess</w:t>
            </w:r>
            <w:r>
              <w:rPr>
                <w:rFonts w:eastAsia="Calibri" w:cstheme="minorHAnsi"/>
                <w:b/>
                <w:bCs/>
                <w:i/>
                <w:iCs/>
                <w:sz w:val="16"/>
                <w:szCs w:val="16"/>
                <w:lang w:val="en-GB"/>
              </w:rPr>
              <w:t xml:space="preserve"> </w:t>
            </w:r>
            <w:r w:rsidRPr="008A08FF">
              <w:rPr>
                <w:rFonts w:eastAsia="Calibri" w:cstheme="minorHAnsi"/>
                <w:b/>
                <w:bCs/>
                <w:i/>
                <w:iCs/>
                <w:sz w:val="16"/>
                <w:szCs w:val="16"/>
                <w:lang w:val="en-GB"/>
              </w:rPr>
              <w:t>grid hosting capacity information</w:t>
            </w:r>
          </w:p>
        </w:tc>
      </w:tr>
      <w:tr w:rsidRPr="001F6BB9" w:rsidR="008A08FF" w:rsidTr="68ECF823" w14:paraId="07EAF836" w14:textId="77777777">
        <w:tc>
          <w:tcPr>
            <w:tcW w:w="676" w:type="dxa"/>
            <w:shd w:val="clear" w:color="auto" w:fill="D0CECE" w:themeFill="background2" w:themeFillShade="E6"/>
          </w:tcPr>
          <w:p w:rsidRPr="001F6BB9" w:rsidR="008A08FF" w:rsidP="00970275" w:rsidRDefault="008A08FF" w14:paraId="7A4B6536" w14:textId="77777777">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rsidRPr="001F6BB9" w:rsidR="008A08FF" w:rsidP="00970275" w:rsidRDefault="008A08FF" w14:paraId="3976B7F6"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rsidRPr="001F6BB9" w:rsidR="008A08FF" w:rsidP="00970275" w:rsidRDefault="008A08FF" w14:paraId="1A7C2F36"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rsidRPr="001F6BB9" w:rsidR="008A08FF" w:rsidP="00970275" w:rsidRDefault="008A08FF" w14:paraId="292BF21A"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rsidRPr="001F6BB9" w:rsidR="008A08FF" w:rsidP="00970275" w:rsidRDefault="008A08FF" w14:paraId="15F38DDD"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rsidRPr="001F6BB9" w:rsidR="008A08FF" w:rsidP="00970275" w:rsidRDefault="008A08FF" w14:paraId="3B961686"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5AA7132" w:rsidTr="68ECF823" w14:paraId="0042C77D" w14:textId="77777777">
        <w:trPr>
          <w:trHeight w:val="300"/>
        </w:trPr>
        <w:tc>
          <w:tcPr>
            <w:tcW w:w="676" w:type="dxa"/>
            <w:vAlign w:val="center"/>
          </w:tcPr>
          <w:p w:rsidR="2A4337C2" w:rsidP="0E1D4A2D" w:rsidRDefault="31CEFF39" w14:paraId="74CE1971" w14:textId="083B966B">
            <w:pPr>
              <w:rPr>
                <w:rFonts w:ascii="Aptos Narrow" w:hAnsi="Aptos Narrow"/>
                <w:color w:val="000000" w:themeColor="text1"/>
                <w:sz w:val="16"/>
                <w:szCs w:val="16"/>
                <w:lang w:val="en-US"/>
              </w:rPr>
            </w:pPr>
            <w:r w:rsidRPr="0E1D4A2D">
              <w:rPr>
                <w:rFonts w:eastAsiaTheme="minorEastAsia"/>
                <w:color w:val="000000" w:themeColor="text1"/>
                <w:sz w:val="16"/>
                <w:szCs w:val="16"/>
                <w:lang w:val="en-US"/>
              </w:rPr>
              <w:t>3.1</w:t>
            </w:r>
          </w:p>
        </w:tc>
        <w:tc>
          <w:tcPr>
            <w:tcW w:w="1680" w:type="dxa"/>
            <w:vAlign w:val="center"/>
          </w:tcPr>
          <w:p w:rsidR="7C485D80" w:rsidP="0E1D4A2D" w:rsidRDefault="40D831E4" w14:paraId="2B141E15" w14:textId="6D6E1741">
            <w:pPr>
              <w:rPr>
                <w:rFonts w:ascii="Aptos Narrow" w:hAnsi="Aptos Narrow"/>
                <w:color w:val="000000" w:themeColor="text1"/>
                <w:sz w:val="16"/>
                <w:szCs w:val="16"/>
              </w:rPr>
            </w:pPr>
            <w:r w:rsidRPr="0E1D4A2D">
              <w:rPr>
                <w:rFonts w:eastAsiaTheme="minorEastAsia"/>
                <w:color w:val="000000" w:themeColor="text1"/>
                <w:sz w:val="16"/>
                <w:szCs w:val="16"/>
                <w:lang w:val="en-US"/>
              </w:rPr>
              <w:t>Execute c</w:t>
            </w:r>
            <w:commentRangeStart w:id="51"/>
            <w:proofErr w:type="spellStart"/>
            <w:r w:rsidRPr="0E1D4A2D" w:rsidR="3DEBD0FD">
              <w:rPr>
                <w:rFonts w:eastAsiaTheme="minorEastAsia"/>
                <w:color w:val="000000" w:themeColor="text1"/>
                <w:sz w:val="16"/>
                <w:szCs w:val="16"/>
              </w:rPr>
              <w:t>ompi</w:t>
            </w:r>
            <w:r w:rsidRPr="0E1D4A2D" w:rsidR="20D937A9">
              <w:rPr>
                <w:rFonts w:eastAsiaTheme="minorEastAsia"/>
                <w:color w:val="000000" w:themeColor="text1"/>
                <w:sz w:val="16"/>
                <w:szCs w:val="16"/>
              </w:rPr>
              <w:t>l</w:t>
            </w:r>
            <w:r w:rsidRPr="0E1D4A2D">
              <w:rPr>
                <w:rFonts w:eastAsiaTheme="minorEastAsia"/>
                <w:color w:val="000000" w:themeColor="text1"/>
                <w:sz w:val="16"/>
                <w:szCs w:val="16"/>
              </w:rPr>
              <w:t>ation</w:t>
            </w:r>
            <w:proofErr w:type="spellEnd"/>
            <w:r w:rsidRPr="0E1D4A2D" w:rsidR="229CB6D4">
              <w:rPr>
                <w:rFonts w:eastAsiaTheme="minorEastAsia"/>
                <w:color w:val="000000" w:themeColor="text1"/>
                <w:sz w:val="16"/>
                <w:szCs w:val="16"/>
              </w:rPr>
              <w:t xml:space="preserve"> of</w:t>
            </w:r>
            <w:r w:rsidRPr="0E1D4A2D" w:rsidR="7B116C6B">
              <w:rPr>
                <w:rFonts w:eastAsiaTheme="minorEastAsia"/>
                <w:color w:val="000000" w:themeColor="text1"/>
                <w:sz w:val="16"/>
                <w:szCs w:val="16"/>
              </w:rPr>
              <w:t xml:space="preserve"> </w:t>
            </w:r>
            <w:commentRangeEnd w:id="51"/>
            <w:r w:rsidRPr="0E1D4A2D" w:rsidR="00651020">
              <w:rPr>
                <w:rStyle w:val="CommentReference"/>
                <w:rFonts w:eastAsiaTheme="minorEastAsia"/>
                <w:color w:val="000000" w:themeColor="text1"/>
              </w:rPr>
              <w:commentReference w:id="51"/>
            </w:r>
            <w:r w:rsidRPr="0E1D4A2D" w:rsidR="31CEFF39">
              <w:rPr>
                <w:rFonts w:eastAsiaTheme="minorEastAsia"/>
                <w:color w:val="000000" w:themeColor="text1"/>
                <w:sz w:val="16"/>
                <w:szCs w:val="16"/>
              </w:rPr>
              <w:t xml:space="preserve">Grid </w:t>
            </w:r>
            <w:r w:rsidRPr="0E1D4A2D" w:rsidR="4169537A">
              <w:rPr>
                <w:rFonts w:eastAsiaTheme="minorEastAsia"/>
                <w:color w:val="000000" w:themeColor="text1"/>
                <w:sz w:val="16"/>
                <w:szCs w:val="16"/>
              </w:rPr>
              <w:t>H</w:t>
            </w:r>
            <w:r w:rsidRPr="0E1D4A2D" w:rsidR="31CEFF39">
              <w:rPr>
                <w:rFonts w:eastAsiaTheme="minorEastAsia"/>
                <w:color w:val="000000" w:themeColor="text1"/>
                <w:sz w:val="16"/>
                <w:szCs w:val="16"/>
              </w:rPr>
              <w:t xml:space="preserve">osting </w:t>
            </w:r>
            <w:r w:rsidRPr="0E1D4A2D" w:rsidR="64DA40D8">
              <w:rPr>
                <w:rFonts w:eastAsiaTheme="minorEastAsia"/>
                <w:color w:val="000000" w:themeColor="text1"/>
                <w:sz w:val="16"/>
                <w:szCs w:val="16"/>
              </w:rPr>
              <w:t>C</w:t>
            </w:r>
            <w:r w:rsidRPr="0E1D4A2D" w:rsidR="31CEFF39">
              <w:rPr>
                <w:rFonts w:eastAsiaTheme="minorEastAsia"/>
                <w:color w:val="000000" w:themeColor="text1"/>
                <w:sz w:val="16"/>
                <w:szCs w:val="16"/>
              </w:rPr>
              <w:t>apacity information</w:t>
            </w:r>
          </w:p>
        </w:tc>
        <w:tc>
          <w:tcPr>
            <w:tcW w:w="3165" w:type="dxa"/>
            <w:vAlign w:val="center"/>
          </w:tcPr>
          <w:p w:rsidR="2A4337C2" w:rsidP="0E1D4A2D" w:rsidRDefault="31CEFF39" w14:paraId="2E60E056" w14:textId="5DFD03BF">
            <w:pPr>
              <w:rPr>
                <w:rFonts w:ascii="Aptos Narrow" w:hAnsi="Aptos Narrow"/>
                <w:color w:val="000000" w:themeColor="text1"/>
                <w:sz w:val="16"/>
                <w:szCs w:val="16"/>
              </w:rPr>
            </w:pPr>
            <w:r w:rsidRPr="0E1D4A2D">
              <w:rPr>
                <w:rFonts w:eastAsiaTheme="minorEastAsia"/>
                <w:color w:val="000000" w:themeColor="text1"/>
                <w:sz w:val="16"/>
                <w:szCs w:val="16"/>
              </w:rPr>
              <w:t>Internal activity</w:t>
            </w:r>
            <w:r w:rsidRPr="0E1D4A2D" w:rsidR="783A229A">
              <w:rPr>
                <w:rFonts w:eastAsiaTheme="minorEastAsia"/>
                <w:color w:val="000000" w:themeColor="text1"/>
                <w:sz w:val="16"/>
                <w:szCs w:val="16"/>
              </w:rPr>
              <w:t>.</w:t>
            </w:r>
            <w:r w:rsidRPr="0E1D4A2D">
              <w:rPr>
                <w:rFonts w:eastAsiaTheme="minorEastAsia"/>
                <w:color w:val="000000" w:themeColor="text1"/>
                <w:sz w:val="16"/>
                <w:szCs w:val="16"/>
              </w:rPr>
              <w:t xml:space="preserve"> </w:t>
            </w:r>
            <w:r w:rsidRPr="0E1D4A2D" w:rsidR="4A1E4319">
              <w:rPr>
                <w:rFonts w:eastAsiaTheme="minorEastAsia"/>
                <w:color w:val="000000" w:themeColor="text1"/>
                <w:sz w:val="16"/>
                <w:szCs w:val="16"/>
              </w:rPr>
              <w:t>C</w:t>
            </w:r>
            <w:r w:rsidRPr="0E1D4A2D">
              <w:rPr>
                <w:rFonts w:eastAsiaTheme="minorEastAsia"/>
                <w:color w:val="000000" w:themeColor="text1"/>
                <w:sz w:val="16"/>
                <w:szCs w:val="16"/>
              </w:rPr>
              <w:t xml:space="preserve">SO </w:t>
            </w:r>
            <w:r w:rsidRPr="0E1D4A2D" w:rsidR="3A608EE0">
              <w:rPr>
                <w:rFonts w:eastAsiaTheme="minorEastAsia"/>
                <w:color w:val="000000" w:themeColor="text1"/>
                <w:sz w:val="16"/>
                <w:szCs w:val="16"/>
              </w:rPr>
              <w:t>checks</w:t>
            </w:r>
            <w:r w:rsidRPr="0E1D4A2D" w:rsidR="3DBB98DB">
              <w:rPr>
                <w:rFonts w:eastAsiaTheme="minorEastAsia"/>
                <w:color w:val="000000" w:themeColor="text1"/>
                <w:sz w:val="16"/>
                <w:szCs w:val="16"/>
              </w:rPr>
              <w:t xml:space="preserve"> for</w:t>
            </w:r>
            <w:r w:rsidRPr="0E1D4A2D" w:rsidR="3A608EE0">
              <w:rPr>
                <w:rFonts w:eastAsiaTheme="minorEastAsia"/>
                <w:color w:val="000000" w:themeColor="text1"/>
                <w:sz w:val="16"/>
                <w:szCs w:val="16"/>
              </w:rPr>
              <w:t xml:space="preserve"> </w:t>
            </w:r>
            <w:r w:rsidRPr="0E1D4A2D">
              <w:rPr>
                <w:rFonts w:eastAsiaTheme="minorEastAsia"/>
                <w:color w:val="000000" w:themeColor="text1"/>
                <w:sz w:val="16"/>
                <w:szCs w:val="16"/>
              </w:rPr>
              <w:t>grid hosting capacity</w:t>
            </w:r>
          </w:p>
        </w:tc>
        <w:tc>
          <w:tcPr>
            <w:tcW w:w="1154" w:type="dxa"/>
            <w:vAlign w:val="center"/>
          </w:tcPr>
          <w:p w:rsidR="2A4337C2" w:rsidP="0E1D4A2D" w:rsidRDefault="7F484297" w14:paraId="0B33C3E1" w14:textId="28EC40EC">
            <w:pPr>
              <w:rPr>
                <w:rFonts w:ascii="Aptos Narrow" w:hAnsi="Aptos Narrow"/>
                <w:color w:val="000000" w:themeColor="text1"/>
                <w:sz w:val="16"/>
                <w:szCs w:val="16"/>
              </w:rPr>
            </w:pPr>
            <w:r w:rsidRPr="0E1D4A2D">
              <w:rPr>
                <w:rFonts w:eastAsiaTheme="minorEastAsia"/>
                <w:color w:val="000000" w:themeColor="text1"/>
                <w:sz w:val="16"/>
                <w:szCs w:val="16"/>
              </w:rPr>
              <w:t>C</w:t>
            </w:r>
            <w:r w:rsidRPr="0E1D4A2D" w:rsidR="0C88E02C">
              <w:rPr>
                <w:rFonts w:eastAsiaTheme="minorEastAsia"/>
                <w:color w:val="000000" w:themeColor="text1"/>
                <w:sz w:val="16"/>
                <w:szCs w:val="16"/>
              </w:rPr>
              <w:t>SO</w:t>
            </w:r>
          </w:p>
        </w:tc>
        <w:tc>
          <w:tcPr>
            <w:tcW w:w="1195" w:type="dxa"/>
            <w:vAlign w:val="center"/>
          </w:tcPr>
          <w:p w:rsidR="2A4337C2" w:rsidP="0E1D4A2D" w:rsidRDefault="2A4337C2" w14:paraId="53D1C0F3" w14:textId="163D59B2">
            <w:pPr>
              <w:rPr>
                <w:rFonts w:eastAsiaTheme="minorEastAsia"/>
                <w:color w:val="000000" w:themeColor="text1"/>
                <w:sz w:val="16"/>
                <w:szCs w:val="16"/>
              </w:rPr>
            </w:pPr>
          </w:p>
        </w:tc>
        <w:tc>
          <w:tcPr>
            <w:tcW w:w="1280" w:type="dxa"/>
            <w:vAlign w:val="center"/>
          </w:tcPr>
          <w:p w:rsidR="2A4337C2" w:rsidP="0E1D4A2D" w:rsidRDefault="2A4337C2" w14:paraId="29B09BC4" w14:textId="3D9652CB">
            <w:pPr>
              <w:widowControl w:val="0"/>
              <w:spacing w:after="0"/>
              <w:rPr>
                <w:rFonts w:eastAsiaTheme="minorEastAsia"/>
                <w:color w:val="000000" w:themeColor="text1"/>
                <w:sz w:val="16"/>
                <w:szCs w:val="16"/>
                <w:lang w:val="en-US"/>
              </w:rPr>
            </w:pPr>
          </w:p>
        </w:tc>
      </w:tr>
      <w:tr w:rsidRPr="001F6BB9" w:rsidR="00101189" w:rsidTr="68ECF823" w14:paraId="4C45BF10" w14:textId="77777777">
        <w:tc>
          <w:tcPr>
            <w:tcW w:w="676" w:type="dxa"/>
            <w:vAlign w:val="center"/>
          </w:tcPr>
          <w:p w:rsidRPr="001F6BB9" w:rsidR="00101189" w:rsidP="0E1D4A2D" w:rsidRDefault="4BB783C8" w14:paraId="5C40E7D0" w14:textId="6EA66C31">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lang w:val="en-US"/>
              </w:rPr>
              <w:t>3.</w:t>
            </w:r>
            <w:r w:rsidRPr="0E1D4A2D" w:rsidR="20F25ED6">
              <w:rPr>
                <w:rFonts w:eastAsiaTheme="minorEastAsia"/>
                <w:color w:val="000000" w:themeColor="text1"/>
                <w:sz w:val="16"/>
                <w:szCs w:val="16"/>
                <w:lang w:val="en-US"/>
              </w:rPr>
              <w:t>2</w:t>
            </w:r>
          </w:p>
        </w:tc>
        <w:tc>
          <w:tcPr>
            <w:tcW w:w="1680" w:type="dxa"/>
            <w:vAlign w:val="center"/>
          </w:tcPr>
          <w:p w:rsidRPr="00101189" w:rsidR="00101189" w:rsidP="0E1D4A2D" w:rsidRDefault="5176610F" w14:paraId="4109F93E" w14:textId="01FE7646">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Send </w:t>
            </w:r>
            <w:r w:rsidRPr="0E1D4A2D" w:rsidR="104B1932">
              <w:rPr>
                <w:rFonts w:eastAsiaTheme="minorEastAsia"/>
                <w:color w:val="000000" w:themeColor="text1"/>
                <w:sz w:val="16"/>
                <w:szCs w:val="16"/>
              </w:rPr>
              <w:t>G</w:t>
            </w:r>
            <w:r w:rsidRPr="0E1D4A2D" w:rsidR="4BB783C8">
              <w:rPr>
                <w:rFonts w:eastAsiaTheme="minorEastAsia"/>
                <w:color w:val="000000" w:themeColor="text1"/>
                <w:sz w:val="16"/>
                <w:szCs w:val="16"/>
              </w:rPr>
              <w:t xml:space="preserve">rid </w:t>
            </w:r>
            <w:r w:rsidRPr="0E1D4A2D" w:rsidR="6FAA90C5">
              <w:rPr>
                <w:rFonts w:eastAsiaTheme="minorEastAsia"/>
                <w:color w:val="000000" w:themeColor="text1"/>
                <w:sz w:val="16"/>
                <w:szCs w:val="16"/>
              </w:rPr>
              <w:t>H</w:t>
            </w:r>
            <w:r w:rsidRPr="0E1D4A2D" w:rsidR="4BB783C8">
              <w:rPr>
                <w:rFonts w:eastAsiaTheme="minorEastAsia"/>
                <w:color w:val="000000" w:themeColor="text1"/>
                <w:sz w:val="16"/>
                <w:szCs w:val="16"/>
              </w:rPr>
              <w:t xml:space="preserve">osting </w:t>
            </w:r>
            <w:r w:rsidRPr="0E1D4A2D" w:rsidR="76107A70">
              <w:rPr>
                <w:rFonts w:eastAsiaTheme="minorEastAsia"/>
                <w:color w:val="000000" w:themeColor="text1"/>
                <w:sz w:val="16"/>
                <w:szCs w:val="16"/>
              </w:rPr>
              <w:t>C</w:t>
            </w:r>
            <w:r w:rsidRPr="0E1D4A2D" w:rsidR="4BB783C8">
              <w:rPr>
                <w:rFonts w:eastAsiaTheme="minorEastAsia"/>
                <w:color w:val="000000" w:themeColor="text1"/>
                <w:sz w:val="16"/>
                <w:szCs w:val="16"/>
              </w:rPr>
              <w:t>apacity</w:t>
            </w:r>
            <w:r w:rsidRPr="0E1D4A2D" w:rsidR="1AEF9947">
              <w:rPr>
                <w:rFonts w:eastAsiaTheme="minorEastAsia"/>
                <w:color w:val="000000" w:themeColor="text1"/>
                <w:sz w:val="16"/>
                <w:szCs w:val="16"/>
              </w:rPr>
              <w:t xml:space="preserve"> </w:t>
            </w:r>
            <w:commentRangeStart w:id="52"/>
            <w:r w:rsidRPr="0E1D4A2D" w:rsidR="1AEF9947">
              <w:rPr>
                <w:rFonts w:eastAsiaTheme="minorEastAsia"/>
                <w:color w:val="000000" w:themeColor="text1"/>
                <w:sz w:val="16"/>
                <w:szCs w:val="16"/>
              </w:rPr>
              <w:t>information</w:t>
            </w:r>
            <w:commentRangeEnd w:id="52"/>
            <w:r w:rsidRPr="0E1D4A2D" w:rsidR="7FCFC274">
              <w:rPr>
                <w:rStyle w:val="CommentReference"/>
                <w:rFonts w:eastAsiaTheme="minorEastAsia"/>
                <w:color w:val="000000" w:themeColor="text1"/>
              </w:rPr>
              <w:commentReference w:id="52"/>
            </w:r>
            <w:r w:rsidRPr="0E1D4A2D" w:rsidR="7B116C6B">
              <w:rPr>
                <w:rFonts w:eastAsiaTheme="minorEastAsia"/>
                <w:color w:val="000000" w:themeColor="text1"/>
                <w:sz w:val="16"/>
                <w:szCs w:val="16"/>
              </w:rPr>
              <w:t xml:space="preserve"> to the website provider</w:t>
            </w:r>
          </w:p>
        </w:tc>
        <w:tc>
          <w:tcPr>
            <w:tcW w:w="3165" w:type="dxa"/>
            <w:vAlign w:val="center"/>
          </w:tcPr>
          <w:p w:rsidRPr="00101189" w:rsidR="00101189" w:rsidP="0E1D4A2D" w:rsidRDefault="148FAEED" w14:paraId="36ABA1D5" w14:textId="7087C919">
            <w:pPr>
              <w:widowControl w:val="0"/>
              <w:spacing w:after="0"/>
              <w:rPr>
                <w:rFonts w:ascii="Aptos Narrow" w:hAnsi="Aptos Narrow"/>
                <w:color w:val="000000" w:themeColor="text1"/>
                <w:sz w:val="16"/>
                <w:szCs w:val="16"/>
                <w:lang w:val="en-US"/>
              </w:rPr>
            </w:pPr>
            <w:ins w:author="Ruwaida Yvonne (DU-I)" w:date="2025-11-24T05:37:00Z" w:id="53">
              <w:r w:rsidRPr="68ECF823">
                <w:rPr>
                  <w:rFonts w:eastAsiaTheme="minorEastAsia"/>
                  <w:color w:val="000000" w:themeColor="text1"/>
                  <w:sz w:val="16"/>
                  <w:szCs w:val="16"/>
                </w:rPr>
                <w:t>C</w:t>
              </w:r>
            </w:ins>
            <w:r w:rsidRPr="68ECF823" w:rsidR="030C869D">
              <w:rPr>
                <w:rFonts w:eastAsiaTheme="minorEastAsia"/>
                <w:color w:val="000000" w:themeColor="text1"/>
                <w:sz w:val="16"/>
                <w:szCs w:val="16"/>
              </w:rPr>
              <w:t>SO provides Grid hosting capacity information to grid hosting capacity website provider</w:t>
            </w:r>
          </w:p>
        </w:tc>
        <w:tc>
          <w:tcPr>
            <w:tcW w:w="1154" w:type="dxa"/>
            <w:vAlign w:val="center"/>
          </w:tcPr>
          <w:p w:rsidRPr="00101189" w:rsidR="00101189" w:rsidP="0E1D4A2D" w:rsidRDefault="56C37E43" w14:paraId="716C27D7" w14:textId="6BC65853">
            <w:pPr>
              <w:widowControl w:val="0"/>
              <w:spacing w:after="0"/>
              <w:rPr>
                <w:rFonts w:ascii="Aptos Narrow" w:hAnsi="Aptos Narrow"/>
                <w:color w:val="000000" w:themeColor="text1"/>
                <w:sz w:val="16"/>
                <w:szCs w:val="16"/>
                <w:lang w:val="en-US"/>
              </w:rPr>
            </w:pPr>
            <w:r w:rsidRPr="0E1D4A2D">
              <w:rPr>
                <w:rFonts w:eastAsiaTheme="minorEastAsia"/>
                <w:color w:val="000000" w:themeColor="text1"/>
                <w:sz w:val="16"/>
                <w:szCs w:val="16"/>
              </w:rPr>
              <w:t>C</w:t>
            </w:r>
            <w:r w:rsidRPr="0E1D4A2D" w:rsidR="4BB783C8">
              <w:rPr>
                <w:rFonts w:eastAsiaTheme="minorEastAsia"/>
                <w:color w:val="000000" w:themeColor="text1"/>
                <w:sz w:val="16"/>
                <w:szCs w:val="16"/>
              </w:rPr>
              <w:t>SO</w:t>
            </w:r>
          </w:p>
        </w:tc>
        <w:tc>
          <w:tcPr>
            <w:tcW w:w="1195" w:type="dxa"/>
            <w:vAlign w:val="center"/>
          </w:tcPr>
          <w:p w:rsidRPr="00101189" w:rsidR="00101189" w:rsidP="0E1D4A2D" w:rsidRDefault="4BB783C8" w14:paraId="5D415D89" w14:textId="7237DD6C">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280" w:type="dxa"/>
            <w:vAlign w:val="center"/>
          </w:tcPr>
          <w:p w:rsidRPr="00101189" w:rsidR="00101189" w:rsidP="0E1D4A2D" w:rsidRDefault="3184F9C1" w14:paraId="47BC6D62" w14:textId="3DC48FBF">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w:t>
            </w:r>
            <w:r w:rsidRPr="0E1D4A2D" w:rsidR="68F3C50B">
              <w:rPr>
                <w:rFonts w:eastAsiaTheme="minorEastAsia"/>
                <w:color w:val="000000" w:themeColor="text1"/>
                <w:sz w:val="16"/>
                <w:szCs w:val="16"/>
              </w:rPr>
              <w:t>I</w:t>
            </w:r>
            <w:r w:rsidRPr="0E1D4A2D">
              <w:rPr>
                <w:rFonts w:eastAsiaTheme="minorEastAsia"/>
                <w:color w:val="000000" w:themeColor="text1"/>
                <w:sz w:val="16"/>
                <w:szCs w:val="16"/>
              </w:rPr>
              <w:t xml:space="preserve">1) </w:t>
            </w:r>
            <w:r w:rsidRPr="0E1D4A2D" w:rsidR="4BB783C8">
              <w:rPr>
                <w:rFonts w:eastAsiaTheme="minorEastAsia"/>
                <w:color w:val="000000" w:themeColor="text1"/>
                <w:sz w:val="16"/>
                <w:szCs w:val="16"/>
              </w:rPr>
              <w:t>Grid Hosting Capacity information</w:t>
            </w:r>
            <w:r w:rsidRPr="0E1D4A2D" w:rsidR="2F5FE0F7">
              <w:rPr>
                <w:rFonts w:eastAsiaTheme="minorEastAsia"/>
                <w:color w:val="000000" w:themeColor="text1"/>
                <w:sz w:val="16"/>
                <w:szCs w:val="16"/>
              </w:rPr>
              <w:t xml:space="preserve"> </w:t>
            </w:r>
            <w:r w:rsidRPr="0E1D4A2D">
              <w:rPr>
                <w:rFonts w:eastAsiaTheme="minorEastAsia"/>
                <w:color w:val="000000" w:themeColor="text1"/>
                <w:sz w:val="16"/>
                <w:szCs w:val="16"/>
              </w:rPr>
              <w:t>production</w:t>
            </w:r>
          </w:p>
          <w:p w:rsidRPr="00101189" w:rsidR="00101189" w:rsidP="0E1D4A2D" w:rsidRDefault="3184F9C1" w14:paraId="2FAE497B" w14:textId="7BC93E16">
            <w:pPr>
              <w:widowControl w:val="0"/>
              <w:spacing w:after="0"/>
              <w:rPr>
                <w:rFonts w:eastAsiaTheme="minorEastAsia"/>
                <w:color w:val="000000" w:themeColor="text1"/>
                <w:sz w:val="16"/>
                <w:szCs w:val="16"/>
                <w:lang w:val="en-US"/>
              </w:rPr>
            </w:pPr>
            <w:r w:rsidRPr="0E1D4A2D">
              <w:rPr>
                <w:rFonts w:eastAsiaTheme="minorEastAsia"/>
                <w:color w:val="000000" w:themeColor="text1"/>
                <w:sz w:val="16"/>
                <w:szCs w:val="16"/>
              </w:rPr>
              <w:t>(</w:t>
            </w:r>
            <w:r w:rsidRPr="0E1D4A2D" w:rsidR="6891C885">
              <w:rPr>
                <w:rFonts w:eastAsiaTheme="minorEastAsia"/>
                <w:color w:val="000000" w:themeColor="text1"/>
                <w:sz w:val="16"/>
                <w:szCs w:val="16"/>
              </w:rPr>
              <w:t>I</w:t>
            </w:r>
            <w:r w:rsidRPr="0E1D4A2D">
              <w:rPr>
                <w:rFonts w:eastAsiaTheme="minorEastAsia"/>
                <w:color w:val="000000" w:themeColor="text1"/>
                <w:sz w:val="16"/>
                <w:szCs w:val="16"/>
              </w:rPr>
              <w:t>2) Grid Hosting Capacity information consumption (</w:t>
            </w:r>
            <w:r w:rsidRPr="0E1D4A2D" w:rsidR="6345568C">
              <w:rPr>
                <w:rFonts w:eastAsiaTheme="minorEastAsia"/>
                <w:color w:val="000000" w:themeColor="text1"/>
                <w:sz w:val="16"/>
                <w:szCs w:val="16"/>
              </w:rPr>
              <w:t>I</w:t>
            </w:r>
            <w:r w:rsidRPr="0E1D4A2D">
              <w:rPr>
                <w:rFonts w:eastAsiaTheme="minorEastAsia"/>
                <w:color w:val="000000" w:themeColor="text1"/>
                <w:sz w:val="16"/>
                <w:szCs w:val="16"/>
              </w:rPr>
              <w:t>3) Grid Hosting Capacity information energy storage</w:t>
            </w:r>
          </w:p>
        </w:tc>
      </w:tr>
      <w:tr w:rsidRPr="001F6BB9" w:rsidR="00101189" w:rsidTr="68ECF823" w14:paraId="7D437519" w14:textId="77777777">
        <w:tc>
          <w:tcPr>
            <w:tcW w:w="676" w:type="dxa"/>
            <w:vAlign w:val="center"/>
          </w:tcPr>
          <w:p w:rsidRPr="001F6BB9" w:rsidR="00101189" w:rsidP="0E1D4A2D" w:rsidRDefault="4BB783C8" w14:paraId="092D409C" w14:textId="4A37AA49">
            <w:pPr>
              <w:widowControl w:val="0"/>
              <w:spacing w:after="0"/>
              <w:rPr>
                <w:rFonts w:ascii="Aptos Narrow" w:hAnsi="Aptos Narrow"/>
                <w:color w:val="000000" w:themeColor="text1"/>
                <w:sz w:val="16"/>
                <w:szCs w:val="16"/>
                <w:lang w:val="en-US"/>
              </w:rPr>
            </w:pPr>
            <w:r w:rsidRPr="0E1D4A2D">
              <w:rPr>
                <w:rFonts w:eastAsiaTheme="minorEastAsia"/>
                <w:color w:val="000000" w:themeColor="text1"/>
                <w:sz w:val="16"/>
                <w:szCs w:val="16"/>
                <w:lang w:val="en-US"/>
              </w:rPr>
              <w:t>3.</w:t>
            </w:r>
            <w:r w:rsidRPr="0E1D4A2D" w:rsidR="7624AB9A">
              <w:rPr>
                <w:rFonts w:eastAsiaTheme="minorEastAsia"/>
                <w:color w:val="000000" w:themeColor="text1"/>
                <w:sz w:val="16"/>
                <w:szCs w:val="16"/>
                <w:lang w:val="en-US"/>
              </w:rPr>
              <w:t>3</w:t>
            </w:r>
          </w:p>
        </w:tc>
        <w:tc>
          <w:tcPr>
            <w:tcW w:w="1680" w:type="dxa"/>
            <w:vAlign w:val="center"/>
          </w:tcPr>
          <w:p w:rsidRPr="00101189" w:rsidR="00101189" w:rsidP="0E1D4A2D" w:rsidRDefault="36B52E04" w14:paraId="2814678E" w14:textId="21FBC442">
            <w:pPr>
              <w:widowControl w:val="0"/>
              <w:spacing w:after="0"/>
              <w:rPr>
                <w:rFonts w:ascii="Aptos Narrow" w:hAnsi="Aptos Narrow"/>
                <w:color w:val="000000" w:themeColor="text1"/>
                <w:sz w:val="16"/>
                <w:szCs w:val="16"/>
              </w:rPr>
            </w:pPr>
            <w:commentRangeStart w:id="54"/>
            <w:r w:rsidRPr="0E1D4A2D">
              <w:rPr>
                <w:rFonts w:eastAsiaTheme="minorEastAsia"/>
                <w:color w:val="000000" w:themeColor="text1"/>
                <w:sz w:val="16"/>
                <w:szCs w:val="16"/>
              </w:rPr>
              <w:t xml:space="preserve">Execute publishing </w:t>
            </w:r>
            <w:r w:rsidRPr="0E1D4A2D" w:rsidR="7C11F3D1">
              <w:rPr>
                <w:rFonts w:eastAsiaTheme="minorEastAsia"/>
                <w:color w:val="000000" w:themeColor="text1"/>
                <w:sz w:val="16"/>
                <w:szCs w:val="16"/>
              </w:rPr>
              <w:t>G</w:t>
            </w:r>
            <w:r w:rsidRPr="0E1D4A2D" w:rsidR="42778462">
              <w:rPr>
                <w:rFonts w:eastAsiaTheme="minorEastAsia"/>
                <w:color w:val="000000" w:themeColor="text1"/>
                <w:sz w:val="16"/>
                <w:szCs w:val="16"/>
              </w:rPr>
              <w:t xml:space="preserve">rid </w:t>
            </w:r>
            <w:r w:rsidRPr="0E1D4A2D" w:rsidR="277372CA">
              <w:rPr>
                <w:rFonts w:eastAsiaTheme="minorEastAsia"/>
                <w:color w:val="000000" w:themeColor="text1"/>
                <w:sz w:val="16"/>
                <w:szCs w:val="16"/>
              </w:rPr>
              <w:t>H</w:t>
            </w:r>
            <w:r w:rsidRPr="0E1D4A2D" w:rsidR="42778462">
              <w:rPr>
                <w:rFonts w:eastAsiaTheme="minorEastAsia"/>
                <w:color w:val="000000" w:themeColor="text1"/>
                <w:sz w:val="16"/>
                <w:szCs w:val="16"/>
              </w:rPr>
              <w:t xml:space="preserve">osting </w:t>
            </w:r>
            <w:r w:rsidRPr="0E1D4A2D" w:rsidR="764E80B6">
              <w:rPr>
                <w:rFonts w:eastAsiaTheme="minorEastAsia"/>
                <w:color w:val="000000" w:themeColor="text1"/>
                <w:sz w:val="16"/>
                <w:szCs w:val="16"/>
              </w:rPr>
              <w:t>C</w:t>
            </w:r>
            <w:r w:rsidRPr="0E1D4A2D" w:rsidR="42778462">
              <w:rPr>
                <w:rFonts w:eastAsiaTheme="minorEastAsia"/>
                <w:color w:val="000000" w:themeColor="text1"/>
                <w:sz w:val="16"/>
                <w:szCs w:val="16"/>
              </w:rPr>
              <w:t>apacity</w:t>
            </w:r>
            <w:r w:rsidRPr="0E1D4A2D" w:rsidR="1E2F8133">
              <w:rPr>
                <w:rFonts w:eastAsiaTheme="minorEastAsia"/>
                <w:color w:val="000000" w:themeColor="text1"/>
                <w:sz w:val="16"/>
                <w:szCs w:val="16"/>
              </w:rPr>
              <w:t xml:space="preserve"> information</w:t>
            </w:r>
            <w:r w:rsidRPr="0E1D4A2D" w:rsidR="42778462">
              <w:rPr>
                <w:rFonts w:eastAsiaTheme="minorEastAsia"/>
                <w:color w:val="000000" w:themeColor="text1"/>
                <w:sz w:val="16"/>
                <w:szCs w:val="16"/>
              </w:rPr>
              <w:t xml:space="preserve"> </w:t>
            </w:r>
            <w:commentRangeStart w:id="55"/>
            <w:r w:rsidRPr="0E1D4A2D" w:rsidR="2350DA1A">
              <w:rPr>
                <w:rFonts w:eastAsiaTheme="minorEastAsia"/>
                <w:color w:val="000000" w:themeColor="text1"/>
                <w:sz w:val="16"/>
                <w:szCs w:val="16"/>
              </w:rPr>
              <w:t>on</w:t>
            </w:r>
            <w:commentRangeEnd w:id="55"/>
            <w:r w:rsidRPr="0E1D4A2D" w:rsidR="6D41ACAE">
              <w:rPr>
                <w:rStyle w:val="CommentReference"/>
                <w:rFonts w:eastAsiaTheme="minorEastAsia"/>
                <w:color w:val="000000" w:themeColor="text1"/>
              </w:rPr>
              <w:commentReference w:id="55"/>
            </w:r>
            <w:commentRangeEnd w:id="54"/>
            <w:r w:rsidRPr="0E1D4A2D" w:rsidR="6D41ACAE">
              <w:rPr>
                <w:rStyle w:val="CommentReference"/>
                <w:rFonts w:eastAsiaTheme="minorEastAsia"/>
                <w:color w:val="000000" w:themeColor="text1"/>
              </w:rPr>
              <w:commentReference w:id="54"/>
            </w:r>
            <w:r w:rsidRPr="0E1D4A2D" w:rsidR="426D785D">
              <w:rPr>
                <w:rFonts w:eastAsiaTheme="minorEastAsia"/>
                <w:color w:val="000000" w:themeColor="text1"/>
                <w:sz w:val="16"/>
                <w:szCs w:val="16"/>
              </w:rPr>
              <w:t xml:space="preserve"> the website</w:t>
            </w:r>
          </w:p>
        </w:tc>
        <w:tc>
          <w:tcPr>
            <w:tcW w:w="3165" w:type="dxa"/>
            <w:vAlign w:val="center"/>
          </w:tcPr>
          <w:p w:rsidRPr="00101189" w:rsidR="00101189" w:rsidP="0E1D4A2D" w:rsidRDefault="4BB783C8" w14:paraId="31D585FB" w14:textId="64394437">
            <w:pPr>
              <w:widowControl w:val="0"/>
              <w:spacing w:after="0"/>
              <w:rPr>
                <w:color w:val="000000" w:themeColor="text1"/>
                <w:sz w:val="16"/>
                <w:szCs w:val="16"/>
                <w:lang w:val="en-US"/>
              </w:rPr>
            </w:pPr>
            <w:r w:rsidRPr="0E1D4A2D">
              <w:rPr>
                <w:rFonts w:eastAsiaTheme="minorEastAsia"/>
                <w:color w:val="000000" w:themeColor="text1"/>
                <w:sz w:val="16"/>
                <w:szCs w:val="16"/>
              </w:rPr>
              <w:t>Grid hosting capacity website provider publishes grid hosting capacity information on website</w:t>
            </w:r>
            <w:r w:rsidRPr="0E1D4A2D" w:rsidR="7C72048C">
              <w:rPr>
                <w:rFonts w:eastAsiaTheme="minorEastAsia"/>
                <w:color w:val="000000" w:themeColor="text1"/>
                <w:sz w:val="16"/>
                <w:szCs w:val="16"/>
              </w:rPr>
              <w:t>. Eligible party can read Grid hosting capacity information for the selected area directly on the webpage.</w:t>
            </w:r>
            <w:r w:rsidRPr="0E1D4A2D" w:rsidR="2B5146B9">
              <w:rPr>
                <w:rFonts w:eastAsiaTheme="minorEastAsia"/>
                <w:color w:val="000000" w:themeColor="text1"/>
                <w:sz w:val="16"/>
                <w:szCs w:val="16"/>
              </w:rPr>
              <w:t xml:space="preserve"> </w:t>
            </w:r>
            <w:r w:rsidRPr="0E1D4A2D" w:rsidR="2B5146B9">
              <w:rPr>
                <w:color w:val="000000" w:themeColor="text1"/>
                <w:sz w:val="16"/>
                <w:szCs w:val="16"/>
              </w:rPr>
              <w:t>In case of unsuccessful publication, a meaningful indication is provided.</w:t>
            </w:r>
          </w:p>
        </w:tc>
        <w:tc>
          <w:tcPr>
            <w:tcW w:w="1154" w:type="dxa"/>
            <w:vAlign w:val="center"/>
          </w:tcPr>
          <w:p w:rsidRPr="00101189" w:rsidR="00101189" w:rsidP="0E1D4A2D" w:rsidRDefault="4BB783C8" w14:paraId="6781CE64" w14:textId="63B6F952">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195" w:type="dxa"/>
            <w:vAlign w:val="center"/>
          </w:tcPr>
          <w:p w:rsidRPr="00101189" w:rsidR="00101189" w:rsidP="0E1D4A2D" w:rsidRDefault="1D29B81D" w14:paraId="79D7B4DB" w14:textId="7407A50C">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Eligible Party</w:t>
            </w:r>
          </w:p>
        </w:tc>
        <w:tc>
          <w:tcPr>
            <w:tcW w:w="1280" w:type="dxa"/>
            <w:vAlign w:val="center"/>
          </w:tcPr>
          <w:p w:rsidRPr="00101189" w:rsidR="00101189" w:rsidP="0E1D4A2D" w:rsidRDefault="53CC00B4" w14:paraId="27F345D9" w14:textId="52D0ABF3">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w:t>
            </w:r>
            <w:r w:rsidRPr="0E1D4A2D" w:rsidR="23A2B079">
              <w:rPr>
                <w:rFonts w:eastAsiaTheme="minorEastAsia"/>
                <w:color w:val="000000" w:themeColor="text1"/>
                <w:sz w:val="16"/>
                <w:szCs w:val="16"/>
              </w:rPr>
              <w:t>I</w:t>
            </w:r>
            <w:r w:rsidRPr="0E1D4A2D">
              <w:rPr>
                <w:rFonts w:eastAsiaTheme="minorEastAsia"/>
                <w:color w:val="000000" w:themeColor="text1"/>
                <w:sz w:val="16"/>
                <w:szCs w:val="16"/>
              </w:rPr>
              <w:t>1) Grid Hosting Capacity information production</w:t>
            </w:r>
          </w:p>
          <w:p w:rsidRPr="00101189" w:rsidR="00101189" w:rsidP="0E1D4A2D" w:rsidRDefault="53CC00B4" w14:paraId="6342304A" w14:textId="24F2A295">
            <w:pPr>
              <w:widowControl w:val="0"/>
              <w:spacing w:after="0"/>
              <w:rPr>
                <w:rFonts w:eastAsiaTheme="minorEastAsia"/>
                <w:color w:val="000000" w:themeColor="text1"/>
                <w:sz w:val="16"/>
                <w:szCs w:val="16"/>
                <w:lang w:val="en-US"/>
              </w:rPr>
            </w:pPr>
            <w:r w:rsidRPr="0E1D4A2D">
              <w:rPr>
                <w:rFonts w:eastAsiaTheme="minorEastAsia"/>
                <w:color w:val="000000" w:themeColor="text1"/>
                <w:sz w:val="16"/>
                <w:szCs w:val="16"/>
              </w:rPr>
              <w:t>(</w:t>
            </w:r>
            <w:r w:rsidRPr="0E1D4A2D" w:rsidR="0F92B179">
              <w:rPr>
                <w:rFonts w:eastAsiaTheme="minorEastAsia"/>
                <w:color w:val="000000" w:themeColor="text1"/>
                <w:sz w:val="16"/>
                <w:szCs w:val="16"/>
              </w:rPr>
              <w:t>I</w:t>
            </w:r>
            <w:r w:rsidRPr="0E1D4A2D">
              <w:rPr>
                <w:rFonts w:eastAsiaTheme="minorEastAsia"/>
                <w:color w:val="000000" w:themeColor="text1"/>
                <w:sz w:val="16"/>
                <w:szCs w:val="16"/>
              </w:rPr>
              <w:t>2) Grid Hosting Capacity information consumption (</w:t>
            </w:r>
            <w:r w:rsidRPr="0E1D4A2D" w:rsidR="514196AD">
              <w:rPr>
                <w:rFonts w:eastAsiaTheme="minorEastAsia"/>
                <w:color w:val="000000" w:themeColor="text1"/>
                <w:sz w:val="16"/>
                <w:szCs w:val="16"/>
              </w:rPr>
              <w:t>I</w:t>
            </w:r>
            <w:r w:rsidRPr="0E1D4A2D">
              <w:rPr>
                <w:rFonts w:eastAsiaTheme="minorEastAsia"/>
                <w:color w:val="000000" w:themeColor="text1"/>
                <w:sz w:val="16"/>
                <w:szCs w:val="16"/>
              </w:rPr>
              <w:t>3) Grid Hosting Capacity information energy storage</w:t>
            </w:r>
          </w:p>
        </w:tc>
      </w:tr>
    </w:tbl>
    <w:p w:rsidR="0E1D4A2D" w:rsidRDefault="0E1D4A2D" w14:paraId="45AE0998" w14:textId="3F946D86"/>
    <w:p w:rsidR="268DCE20" w:rsidP="087A1824" w:rsidRDefault="268DCE20" w14:paraId="2CF2176D" w14:textId="77E68040">
      <w:pPr>
        <w:tabs>
          <w:tab w:val="left" w:pos="2657"/>
        </w:tabs>
      </w:pPr>
    </w:p>
    <w:p w:rsidR="087A1824" w:rsidP="274A8F81" w:rsidRDefault="087A1824" w14:paraId="19B1BDF2" w14:textId="1F72132F">
      <w:pPr>
        <w:tabs>
          <w:tab w:val="left" w:pos="2657"/>
        </w:tabs>
        <w:jc w:val="center"/>
      </w:pPr>
    </w:p>
    <w:p w:rsidR="17AD2C88" w:rsidP="0E1D4A2D" w:rsidRDefault="1F8E51ED" w14:paraId="6B5193BC" w14:textId="603907DB">
      <w:pPr>
        <w:jc w:val="center"/>
      </w:pPr>
      <w:r>
        <w:rPr>
          <w:noProof/>
        </w:rPr>
        <w:drawing>
          <wp:inline distT="0" distB="0" distL="0" distR="0" wp14:anchorId="6CA81E10" wp14:editId="53584E7F">
            <wp:extent cx="4061225" cy="2790825"/>
            <wp:effectExtent l="0" t="0" r="0" b="0"/>
            <wp:docPr id="74072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24447" name=""/>
                    <pic:cNvPicPr/>
                  </pic:nvPicPr>
                  <pic:blipFill>
                    <a:blip r:embed="rId18">
                      <a:extLst>
                        <a:ext uri="{28A0092B-C50C-407E-A947-70E740481C1C}">
                          <a14:useLocalDpi xmlns:a14="http://schemas.microsoft.com/office/drawing/2010/main"/>
                        </a:ext>
                      </a:extLst>
                    </a:blip>
                    <a:stretch>
                      <a:fillRect/>
                    </a:stretch>
                  </pic:blipFill>
                  <pic:spPr>
                    <a:xfrm>
                      <a:off x="0" y="0"/>
                      <a:ext cx="4061225" cy="2790825"/>
                    </a:xfrm>
                    <a:prstGeom prst="rect">
                      <a:avLst/>
                    </a:prstGeom>
                  </pic:spPr>
                </pic:pic>
              </a:graphicData>
            </a:graphic>
          </wp:inline>
        </w:drawing>
      </w:r>
    </w:p>
    <w:p w:rsidR="008C35B8" w:rsidP="0E1D4A2D" w:rsidRDefault="66B06A27" w14:paraId="778CA3CB" w14:textId="099441A1">
      <w:pPr>
        <w:pStyle w:val="Caption"/>
        <w:spacing w:after="0" w:line="240" w:lineRule="auto"/>
        <w:rPr>
          <w:sz w:val="22"/>
          <w:szCs w:val="22"/>
        </w:rPr>
      </w:pPr>
      <w:r w:rsidRPr="0E1D4A2D">
        <w:rPr>
          <w:sz w:val="22"/>
          <w:szCs w:val="22"/>
        </w:rPr>
        <w:t xml:space="preserve">Figure 3. </w:t>
      </w:r>
      <w:r w:rsidRPr="0E1D4A2D" w:rsidR="18D6669E">
        <w:rPr>
          <w:sz w:val="22"/>
          <w:szCs w:val="22"/>
        </w:rPr>
        <w:t>D</w:t>
      </w:r>
      <w:r w:rsidRPr="0E1D4A2D">
        <w:rPr>
          <w:sz w:val="22"/>
          <w:szCs w:val="22"/>
        </w:rPr>
        <w:t xml:space="preserve">iagram corresponding to the procedure in Table IV.3. </w:t>
      </w:r>
    </w:p>
    <w:p w:rsidR="0E1D4A2D" w:rsidP="0E1D4A2D" w:rsidRDefault="0E1D4A2D" w14:paraId="54E76A00" w14:textId="7B2FC0E3">
      <w:pPr>
        <w:rPr>
          <w:ins w:author="Wiss Emma (DU-I)" w:date="2025-10-20T11:08:00Z" w16du:dateUtc="2025-10-20T09:08:00Z" w:id="56"/>
        </w:rPr>
      </w:pPr>
    </w:p>
    <w:p w:rsidR="1E00DDAC" w:rsidP="5CAF0BBC" w:rsidRDefault="395D66F4" w14:paraId="0D8B82F2" w14:textId="3018179B">
      <w:pPr>
        <w:tabs>
          <w:tab w:val="left" w:pos="2657"/>
        </w:tabs>
        <w:jc w:val="center"/>
        <w:rPr>
          <w:b/>
          <w:bCs/>
        </w:rPr>
      </w:pPr>
      <w:r w:rsidRPr="5CAF0BBC">
        <w:rPr>
          <w:b/>
          <w:bCs/>
        </w:rPr>
        <w:t>INFORMATION OBJECTS</w:t>
      </w:r>
    </w:p>
    <w:p w:rsidR="5CAF0BBC" w:rsidP="5CAF0BBC" w:rsidRDefault="5CAF0BBC" w14:paraId="2379968F" w14:textId="215D6E98">
      <w:pPr>
        <w:spacing w:after="0"/>
      </w:pPr>
    </w:p>
    <w:p w:rsidR="5382A424" w:rsidP="0E1D4A2D" w:rsidRDefault="5382A424" w14:paraId="78B3706A" w14:textId="23324D25">
      <w:pPr>
        <w:spacing w:after="0" w:line="240" w:lineRule="auto"/>
        <w:jc w:val="center"/>
        <w:rPr>
          <w:rFonts w:ascii="Times New Roman" w:hAnsi="Times New Roman" w:eastAsia="Times New Roman" w:cs="Times New Roman"/>
          <w:i/>
          <w:iCs/>
          <w:color w:val="333333"/>
        </w:rPr>
      </w:pPr>
      <w:r w:rsidRPr="0E1D4A2D">
        <w:rPr>
          <w:rFonts w:ascii="Times New Roman" w:hAnsi="Times New Roman" w:eastAsia="Times New Roman" w:cs="Times New Roman"/>
          <w:i/>
          <w:iCs/>
          <w:color w:val="333333"/>
        </w:rPr>
        <w:t>Table V</w:t>
      </w:r>
    </w:p>
    <w:p w:rsidR="0E1D4A2D" w:rsidP="0E1D4A2D" w:rsidRDefault="0E1D4A2D" w14:paraId="3606FE8C" w14:textId="5A05915C">
      <w:pPr>
        <w:spacing w:after="0"/>
      </w:pPr>
    </w:p>
    <w:tbl>
      <w:tblPr>
        <w:tblW w:w="9020" w:type="dxa"/>
        <w:tblLook w:val="0600" w:firstRow="0" w:lastRow="0" w:firstColumn="0" w:lastColumn="0" w:noHBand="1" w:noVBand="1"/>
        <w:tblPrChange w:author="" w:id="1402039796">
          <w:tblPr/>
        </w:tblPrChange>
      </w:tblPr>
      <w:tblGrid>
        <w:gridCol w:w="1230"/>
        <w:gridCol w:w="1690"/>
        <w:gridCol w:w="1496"/>
        <w:gridCol w:w="4604"/>
      </w:tblGrid>
      <w:tr w:rsidR="6B73AF78" w:rsidTr="60D024A3" w14:paraId="0E9A8144" w14:textId="77777777">
        <w:trPr>
          <w:trHeight w:val="300"/>
        </w:trPr>
        <w:tc>
          <w:tcPr>
            <w:tcW w:w="123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0CECE" w:themeFill="background2" w:themeFillShade="E6"/>
            <w:tcMar>
              <w:top w:w="96" w:type="dxa"/>
              <w:left w:w="192" w:type="dxa"/>
              <w:bottom w:w="96" w:type="dxa"/>
              <w:right w:w="192" w:type="dxa"/>
            </w:tcMar>
          </w:tcPr>
          <w:p w:rsidR="6B73AF78" w:rsidP="6B73AF78" w:rsidRDefault="6B73AF78" w14:paraId="2F15F9FF" w14:textId="77777777">
            <w:pPr>
              <w:widowControl w:val="0"/>
              <w:spacing w:after="0"/>
              <w:jc w:val="center"/>
              <w:rPr>
                <w:rFonts w:eastAsia="Arial"/>
                <w:b/>
                <w:bCs/>
                <w:i/>
                <w:iCs/>
                <w:sz w:val="16"/>
                <w:szCs w:val="16"/>
                <w:lang w:val="en-GB"/>
              </w:rPr>
            </w:pPr>
            <w:r w:rsidRPr="6B73AF78">
              <w:rPr>
                <w:rFonts w:eastAsia="Arial"/>
                <w:b/>
                <w:bCs/>
                <w:i/>
                <w:iCs/>
                <w:sz w:val="16"/>
                <w:szCs w:val="16"/>
                <w:lang w:val="en-GB"/>
              </w:rPr>
              <w:t>Information exchanged, ID</w:t>
            </w:r>
          </w:p>
        </w:tc>
        <w:tc>
          <w:tcPr>
            <w:tcW w:w="169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D0CECE" w:themeFill="background2" w:themeFillShade="E6"/>
            <w:tcMar>
              <w:top w:w="96" w:type="dxa"/>
              <w:left w:w="192" w:type="dxa"/>
              <w:bottom w:w="96" w:type="dxa"/>
              <w:right w:w="192" w:type="dxa"/>
            </w:tcMar>
          </w:tcPr>
          <w:p w:rsidR="6B73AF78" w:rsidP="6B73AF78" w:rsidRDefault="6B73AF78" w14:paraId="24C14D17" w14:textId="77777777">
            <w:pPr>
              <w:widowControl w:val="0"/>
              <w:spacing w:after="0"/>
              <w:jc w:val="center"/>
              <w:rPr>
                <w:rFonts w:eastAsia="Arial"/>
                <w:b/>
                <w:bCs/>
                <w:i/>
                <w:iCs/>
                <w:sz w:val="16"/>
                <w:szCs w:val="16"/>
                <w:lang w:val="en-GB"/>
              </w:rPr>
            </w:pPr>
            <w:r w:rsidRPr="6B73AF78">
              <w:rPr>
                <w:rFonts w:eastAsia="Arial"/>
                <w:b/>
                <w:bCs/>
                <w:i/>
                <w:iCs/>
                <w:sz w:val="16"/>
                <w:szCs w:val="16"/>
                <w:lang w:val="en-GB"/>
              </w:rPr>
              <w:t>Name of information</w:t>
            </w:r>
          </w:p>
        </w:tc>
        <w:tc>
          <w:tcPr>
            <w:tcW w:w="6100" w:type="dxa"/>
            <w:gridSpan w:val="2"/>
            <w:tcBorders>
              <w:top w:val="single" w:color="000000" w:themeColor="text1" w:sz="2" w:space="0"/>
              <w:left w:val="single" w:color="000000" w:themeColor="text1" w:sz="2" w:space="0"/>
              <w:bottom w:val="single" w:color="auto" w:sz="4" w:space="0"/>
              <w:right w:val="single" w:color="000000" w:themeColor="text1" w:sz="2" w:space="0"/>
            </w:tcBorders>
            <w:shd w:val="clear" w:color="auto" w:fill="D0CECE" w:themeFill="background2" w:themeFillShade="E6"/>
            <w:tcMar>
              <w:top w:w="96" w:type="dxa"/>
              <w:left w:w="192" w:type="dxa"/>
              <w:bottom w:w="96" w:type="dxa"/>
              <w:right w:w="192" w:type="dxa"/>
            </w:tcMar>
          </w:tcPr>
          <w:p w:rsidR="6B73AF78" w:rsidP="6B73AF78" w:rsidRDefault="6B73AF78" w14:paraId="40A19B1F" w14:textId="77777777">
            <w:pPr>
              <w:widowControl w:val="0"/>
              <w:spacing w:after="0"/>
              <w:jc w:val="center"/>
              <w:rPr>
                <w:rFonts w:eastAsia="Arial"/>
                <w:b/>
                <w:bCs/>
                <w:i/>
                <w:iCs/>
                <w:sz w:val="16"/>
                <w:szCs w:val="16"/>
                <w:lang w:val="en-GB"/>
              </w:rPr>
            </w:pPr>
            <w:r w:rsidRPr="6B73AF78">
              <w:rPr>
                <w:rFonts w:eastAsia="Arial"/>
                <w:b/>
                <w:bCs/>
                <w:i/>
                <w:iCs/>
                <w:sz w:val="16"/>
                <w:szCs w:val="16"/>
                <w:lang w:val="en-GB"/>
              </w:rPr>
              <w:t>Description of information exchanged</w:t>
            </w:r>
          </w:p>
        </w:tc>
      </w:tr>
      <w:tr w:rsidR="6B73AF78" w:rsidTr="60D024A3" w14:paraId="6B579D84"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6B73AF78" w:rsidP="0E1D4A2D" w:rsidRDefault="091741D4" w14:paraId="198BED14" w14:textId="0252BEFB">
            <w:pPr>
              <w:widowControl w:val="0"/>
              <w:spacing w:after="0"/>
              <w:rPr>
                <w:rFonts w:eastAsia="Calibri"/>
                <w:sz w:val="16"/>
                <w:szCs w:val="16"/>
                <w:lang w:val="en-US"/>
              </w:rPr>
            </w:pPr>
            <w:r w:rsidRPr="0E1D4A2D">
              <w:rPr>
                <w:rFonts w:eastAsia="Calibri"/>
                <w:sz w:val="16"/>
                <w:szCs w:val="16"/>
              </w:rPr>
              <w:t xml:space="preserve"> (A) </w:t>
            </w:r>
            <w:proofErr w:type="spellStart"/>
            <w:r w:rsidRPr="0E1D4A2D">
              <w:rPr>
                <w:rFonts w:eastAsia="Calibri"/>
                <w:sz w:val="16"/>
                <w:szCs w:val="16"/>
              </w:rPr>
              <w:t>eHDV</w:t>
            </w:r>
            <w:proofErr w:type="spellEnd"/>
            <w:r w:rsidRPr="0E1D4A2D">
              <w:rPr>
                <w:color w:val="000000" w:themeColor="text1"/>
                <w:sz w:val="16"/>
                <w:szCs w:val="16"/>
              </w:rPr>
              <w:t xml:space="preserve"> data request</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1F7760C3" w:rsidP="0E1D4A2D" w:rsidRDefault="76D0C6D2" w14:paraId="15FFCB9C" w14:textId="28FA7DEC">
            <w:pPr>
              <w:rPr>
                <w:rFonts w:ascii="Calibri" w:hAnsi="Calibri" w:eastAsia="Calibri" w:cs="Calibri"/>
                <w:color w:val="000000" w:themeColor="text1"/>
                <w:sz w:val="16"/>
                <w:szCs w:val="16"/>
                <w:lang w:val="en-GB"/>
              </w:rPr>
            </w:pPr>
            <w:proofErr w:type="spellStart"/>
            <w:r w:rsidRPr="0E1D4A2D">
              <w:rPr>
                <w:rFonts w:ascii="Calibri" w:hAnsi="Calibri" w:eastAsia="Calibri" w:cs="Calibri"/>
                <w:color w:val="000000" w:themeColor="text1"/>
                <w:sz w:val="16"/>
                <w:szCs w:val="16"/>
                <w:lang w:val="en-GB"/>
              </w:rPr>
              <w:t>e</w:t>
            </w:r>
            <w:r w:rsidRPr="0E1D4A2D" w:rsidR="091741D4">
              <w:rPr>
                <w:rFonts w:ascii="Calibri" w:hAnsi="Calibri" w:eastAsia="Calibri" w:cs="Calibri"/>
                <w:color w:val="000000" w:themeColor="text1"/>
                <w:sz w:val="16"/>
                <w:szCs w:val="16"/>
                <w:lang w:val="en-GB"/>
              </w:rPr>
              <w:t>HDV</w:t>
            </w:r>
            <w:proofErr w:type="spellEnd"/>
            <w:r w:rsidRPr="0E1D4A2D" w:rsidR="091741D4">
              <w:rPr>
                <w:rFonts w:ascii="Calibri" w:hAnsi="Calibri" w:eastAsia="Calibri" w:cs="Calibri"/>
                <w:color w:val="000000" w:themeColor="text1"/>
                <w:sz w:val="16"/>
                <w:szCs w:val="16"/>
                <w:lang w:val="en-GB"/>
              </w:rPr>
              <w:t xml:space="preserve"> data request</w:t>
            </w:r>
            <w:r w:rsidRPr="0E1D4A2D" w:rsidR="1C018AE5">
              <w:rPr>
                <w:rFonts w:ascii="Calibri" w:hAnsi="Calibri" w:eastAsia="Calibri" w:cs="Calibri"/>
                <w:color w:val="000000" w:themeColor="text1"/>
                <w:sz w:val="16"/>
                <w:szCs w:val="16"/>
                <w:lang w:val="en-GB"/>
              </w:rPr>
              <w:t xml:space="preserve"> </w:t>
            </w:r>
            <w:proofErr w:type="spellStart"/>
            <w:r w:rsidRPr="0E1D4A2D" w:rsidR="1C018AE5">
              <w:rPr>
                <w:rFonts w:ascii="Calibri" w:hAnsi="Calibri" w:eastAsia="Calibri" w:cs="Calibri"/>
                <w:color w:val="000000" w:themeColor="text1"/>
                <w:sz w:val="16"/>
                <w:szCs w:val="16"/>
                <w:lang w:val="en-GB"/>
              </w:rPr>
              <w:t>request</w:t>
            </w:r>
            <w:proofErr w:type="spellEnd"/>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B73AF78" w:rsidP="0E1D4A2D" w:rsidRDefault="1C018AE5" w14:paraId="621F04FE" w14:textId="77777777">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B73AF78" w:rsidP="68ECF823" w:rsidRDefault="7076060A" w14:paraId="6FD6A7D9" w14:textId="390CE7E6">
            <w:pPr>
              <w:spacing w:line="257" w:lineRule="auto"/>
              <w:rPr>
                <w:rFonts w:ascii="Calibri" w:hAnsi="Calibri" w:eastAsia="Calibri" w:cs="Calibri"/>
                <w:sz w:val="16"/>
                <w:szCs w:val="16"/>
                <w:lang w:val="en-GB"/>
              </w:rPr>
            </w:pPr>
            <w:r w:rsidRPr="68ECF823">
              <w:rPr>
                <w:rFonts w:eastAsiaTheme="minorEastAsia"/>
                <w:color w:val="000000" w:themeColor="text1"/>
                <w:sz w:val="16"/>
                <w:szCs w:val="16"/>
              </w:rPr>
              <w:t>Timestamp when the data package has been generated</w:t>
            </w:r>
            <w:r w:rsidRPr="68ECF823" w:rsidR="29486542">
              <w:rPr>
                <w:rFonts w:eastAsiaTheme="minorEastAsia"/>
                <w:color w:val="000000" w:themeColor="text1"/>
                <w:sz w:val="16"/>
                <w:szCs w:val="16"/>
              </w:rPr>
              <w:t xml:space="preserve">. </w:t>
            </w:r>
            <w:r w:rsidRPr="68ECF823" w:rsidR="29486542">
              <w:rPr>
                <w:rFonts w:ascii="Calibri" w:hAnsi="Calibri" w:eastAsia="Calibri" w:cs="Calibri"/>
                <w:color w:val="881798"/>
                <w:sz w:val="16"/>
                <w:szCs w:val="16"/>
              </w:rPr>
              <w:t>Datetime object according to ISO8601</w:t>
            </w:r>
          </w:p>
        </w:tc>
      </w:tr>
      <w:tr w:rsidR="6B73AF78" w:rsidTr="60D024A3" w14:paraId="1AE5E8D2" w14:textId="77777777">
        <w:trPr>
          <w:trHeight w:val="300"/>
        </w:trPr>
        <w:tc>
          <w:tcPr>
            <w:tcW w:w="1230" w:type="dxa"/>
            <w:vMerge/>
            <w:tcBorders/>
            <w:tcMar/>
          </w:tcPr>
          <w:p w:rsidR="00590829" w:rsidRDefault="00590829" w14:paraId="33B05F31" w14:textId="77777777"/>
        </w:tc>
        <w:tc>
          <w:tcPr>
            <w:tcW w:w="1690" w:type="dxa"/>
            <w:vMerge/>
            <w:tcBorders/>
            <w:tcMar/>
          </w:tcPr>
          <w:p w:rsidR="00590829" w:rsidRDefault="00590829" w14:paraId="0B263D5A"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1B6D9CC7" w:rsidP="0E1D4A2D" w:rsidRDefault="4AC4C6AC" w14:paraId="534F4616" w14:textId="3A56D5B5">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Country Code</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1B6D9CC7" w:rsidP="0E1D4A2D" w:rsidRDefault="4AC4C6AC" w14:paraId="154802EC" w14:textId="485AF615">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 xml:space="preserve">A country / geographical </w:t>
            </w:r>
            <w:r w:rsidRPr="0E1D4A2D" w:rsidR="08D94458">
              <w:rPr>
                <w:rFonts w:eastAsiaTheme="minorEastAsia"/>
                <w:color w:val="000000" w:themeColor="text1"/>
                <w:sz w:val="16"/>
                <w:szCs w:val="16"/>
                <w:lang w:val="en-US"/>
              </w:rPr>
              <w:t xml:space="preserve">area </w:t>
            </w:r>
            <w:r w:rsidRPr="0E1D4A2D">
              <w:rPr>
                <w:rFonts w:eastAsiaTheme="minorEastAsia"/>
                <w:color w:val="000000" w:themeColor="text1"/>
                <w:sz w:val="16"/>
                <w:szCs w:val="16"/>
                <w:lang w:val="en-US"/>
              </w:rPr>
              <w:t>where vehicle</w:t>
            </w:r>
            <w:r w:rsidRPr="0E1D4A2D" w:rsidR="02743983">
              <w:rPr>
                <w:rFonts w:eastAsiaTheme="minorEastAsia"/>
                <w:color w:val="000000" w:themeColor="text1"/>
                <w:sz w:val="16"/>
                <w:szCs w:val="16"/>
                <w:lang w:val="en-US"/>
              </w:rPr>
              <w:t>s</w:t>
            </w:r>
            <w:r w:rsidRPr="0E1D4A2D">
              <w:rPr>
                <w:rFonts w:eastAsiaTheme="minorEastAsia"/>
                <w:color w:val="000000" w:themeColor="text1"/>
                <w:sz w:val="16"/>
                <w:szCs w:val="16"/>
                <w:lang w:val="en-US"/>
              </w:rPr>
              <w:t xml:space="preserve"> have moved within</w:t>
            </w:r>
          </w:p>
        </w:tc>
      </w:tr>
      <w:tr w:rsidR="6B73AF78" w:rsidTr="60D024A3" w14:paraId="1E8116B4" w14:textId="77777777">
        <w:trPr>
          <w:trHeight w:val="300"/>
        </w:trPr>
        <w:tc>
          <w:tcPr>
            <w:tcW w:w="1230" w:type="dxa"/>
            <w:vMerge/>
            <w:tcBorders/>
            <w:tcMar/>
          </w:tcPr>
          <w:p w:rsidR="00590829" w:rsidRDefault="00590829" w14:paraId="742EB704" w14:textId="77777777"/>
        </w:tc>
        <w:tc>
          <w:tcPr>
            <w:tcW w:w="1690" w:type="dxa"/>
            <w:vMerge/>
            <w:tcBorders/>
            <w:tcMar/>
          </w:tcPr>
          <w:p w:rsidR="00590829" w:rsidRDefault="00590829" w14:paraId="351924D1"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B73AF78" w:rsidP="0E1D4A2D" w:rsidRDefault="1C018AE5" w14:paraId="77F38CA5" w14:textId="77777777">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start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B73AF78" w:rsidP="68ECF823" w:rsidRDefault="4EE9F0AB" w14:paraId="1C905209" w14:textId="3647BE31">
            <w:pPr>
              <w:spacing w:line="257" w:lineRule="auto"/>
              <w:rPr>
                <w:rFonts w:ascii="Calibri" w:hAnsi="Calibri" w:eastAsia="Calibri" w:cs="Calibri"/>
                <w:sz w:val="16"/>
                <w:szCs w:val="16"/>
                <w:lang w:val="en-GB"/>
              </w:rPr>
            </w:pPr>
            <w:r w:rsidRPr="68ECF823">
              <w:rPr>
                <w:rFonts w:ascii="Calibri" w:hAnsi="Calibri" w:eastAsia="Calibri" w:cs="Calibri"/>
                <w:color w:val="881798"/>
                <w:sz w:val="16"/>
                <w:szCs w:val="16"/>
              </w:rPr>
              <w:t>Datetime object according to ISO8601</w:t>
            </w:r>
          </w:p>
        </w:tc>
      </w:tr>
      <w:tr w:rsidR="6B73AF78" w:rsidTr="60D024A3" w14:paraId="734306F5" w14:textId="77777777">
        <w:trPr>
          <w:trHeight w:val="300"/>
        </w:trPr>
        <w:tc>
          <w:tcPr>
            <w:tcW w:w="1230" w:type="dxa"/>
            <w:vMerge/>
            <w:tcBorders/>
            <w:tcMar/>
          </w:tcPr>
          <w:p w:rsidR="00590829" w:rsidRDefault="00590829" w14:paraId="3B743F25" w14:textId="77777777"/>
        </w:tc>
        <w:tc>
          <w:tcPr>
            <w:tcW w:w="1690" w:type="dxa"/>
            <w:vMerge/>
            <w:tcBorders/>
            <w:tcMar/>
          </w:tcPr>
          <w:p w:rsidR="00590829" w:rsidRDefault="00590829" w14:paraId="52FF4D7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B73AF78" w:rsidP="0E1D4A2D" w:rsidRDefault="1C018AE5" w14:paraId="06F17DC2" w14:textId="77777777">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end</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B73AF78" w:rsidP="68ECF823" w:rsidRDefault="6B940998" w14:paraId="196B81F4" w14:textId="00EF9BA8">
            <w:pPr>
              <w:spacing w:line="257" w:lineRule="auto"/>
              <w:rPr>
                <w:rFonts w:ascii="Calibri" w:hAnsi="Calibri" w:eastAsia="Calibri" w:cs="Calibri"/>
                <w:sz w:val="16"/>
                <w:szCs w:val="16"/>
                <w:lang w:val="en-GB"/>
              </w:rPr>
            </w:pPr>
            <w:r w:rsidRPr="68ECF823">
              <w:rPr>
                <w:rFonts w:ascii="Calibri" w:hAnsi="Calibri" w:eastAsia="Calibri" w:cs="Calibri"/>
                <w:color w:val="881798"/>
                <w:sz w:val="16"/>
                <w:szCs w:val="16"/>
              </w:rPr>
              <w:t>Datetime object according to ISO8601</w:t>
            </w:r>
          </w:p>
        </w:tc>
      </w:tr>
      <w:tr w:rsidR="0E1D4A2D" w:rsidTr="60D024A3" w14:paraId="05BAAB4F"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704B879D" w14:textId="24BFD466">
            <w:pPr>
              <w:widowControl w:val="0"/>
              <w:spacing w:after="0"/>
              <w:rPr>
                <w:rFonts w:ascii="Calibri" w:hAnsi="Calibri" w:eastAsia="Calibri" w:cs="Arial"/>
                <w:sz w:val="16"/>
                <w:szCs w:val="16"/>
                <w:lang w:val="en-US"/>
              </w:rPr>
            </w:pPr>
            <w:r w:rsidRPr="0E1D4A2D">
              <w:rPr>
                <w:rFonts w:ascii="Calibri" w:hAnsi="Calibri" w:eastAsia="Calibri" w:cs="Arial"/>
                <w:sz w:val="16"/>
                <w:szCs w:val="16"/>
              </w:rPr>
              <w:t xml:space="preserve">(B) </w:t>
            </w:r>
            <w:proofErr w:type="spellStart"/>
            <w:r w:rsidRPr="0E1D4A2D">
              <w:rPr>
                <w:rFonts w:ascii="Calibri" w:hAnsi="Calibri" w:eastAsia="Calibri" w:cs="Arial"/>
                <w:sz w:val="16"/>
                <w:szCs w:val="16"/>
              </w:rPr>
              <w:t>eHDV</w:t>
            </w:r>
            <w:proofErr w:type="spellEnd"/>
            <w:r w:rsidRPr="0E1D4A2D">
              <w:rPr>
                <w:rFonts w:ascii="Calibri" w:hAnsi="Calibri" w:eastAsia="Calibri" w:cs="Arial"/>
                <w:color w:val="000000" w:themeColor="text1"/>
                <w:sz w:val="16"/>
                <w:szCs w:val="16"/>
              </w:rPr>
              <w:t xml:space="preserve"> Data Invoice</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7A58DFA0" w14:textId="76385658">
            <w:pPr>
              <w:spacing w:after="0"/>
              <w:rPr>
                <w:rFonts w:ascii="Calibri" w:hAnsi="Calibri" w:eastAsia="Calibri" w:cs="Arial"/>
                <w:color w:val="000000" w:themeColor="text1"/>
                <w:sz w:val="16"/>
                <w:szCs w:val="16"/>
                <w:lang w:val="en-GB"/>
              </w:rPr>
            </w:pPr>
            <w:proofErr w:type="spellStart"/>
            <w:r w:rsidRPr="0E1D4A2D">
              <w:rPr>
                <w:rFonts w:ascii="Calibri" w:hAnsi="Calibri" w:eastAsia="Calibri" w:cs="Arial"/>
                <w:color w:val="000000" w:themeColor="text1"/>
                <w:sz w:val="16"/>
                <w:szCs w:val="16"/>
                <w:lang w:val="en-GB"/>
              </w:rPr>
              <w:t>eHDV</w:t>
            </w:r>
            <w:proofErr w:type="spellEnd"/>
            <w:r w:rsidRPr="0E1D4A2D">
              <w:rPr>
                <w:rFonts w:ascii="Calibri" w:hAnsi="Calibri" w:eastAsia="Calibri" w:cs="Arial"/>
                <w:color w:val="000000" w:themeColor="text1"/>
                <w:sz w:val="16"/>
                <w:szCs w:val="16"/>
                <w:lang w:val="en-GB"/>
              </w:rPr>
              <w:t xml:space="preserve"> Data Invoice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8DBA5F4" w14:textId="77777777">
            <w:pPr>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7A7F4976" w14:textId="0392CDCD">
            <w:pPr>
              <w:spacing w:after="0"/>
              <w:rPr>
                <w:rFonts w:ascii="Calibri" w:hAnsi="Calibri" w:eastAsia="Calibri" w:cs="Calibri"/>
                <w:sz w:val="16"/>
                <w:szCs w:val="16"/>
                <w:lang w:val="en-GB"/>
              </w:rPr>
            </w:pPr>
            <w:r w:rsidRPr="68ECF823">
              <w:rPr>
                <w:rFonts w:ascii="Calibri" w:hAnsi="Calibri" w:cs="Arial" w:eastAsiaTheme="minorEastAsia"/>
                <w:color w:val="000000" w:themeColor="text1"/>
                <w:sz w:val="16"/>
                <w:szCs w:val="16"/>
              </w:rPr>
              <w:t>Timestamp when data request was processed</w:t>
            </w:r>
            <w:r w:rsidRPr="68ECF823" w:rsidR="4B1119DF">
              <w:rPr>
                <w:rFonts w:ascii="Calibri" w:hAnsi="Calibri" w:cs="Arial" w:eastAsiaTheme="minorEastAsia"/>
                <w:color w:val="000000" w:themeColor="text1"/>
                <w:sz w:val="16"/>
                <w:szCs w:val="16"/>
              </w:rPr>
              <w:t xml:space="preserve">. </w:t>
            </w:r>
            <w:r w:rsidRPr="68ECF823" w:rsidR="4B1119DF">
              <w:rPr>
                <w:rFonts w:ascii="Calibri" w:hAnsi="Calibri" w:eastAsia="Calibri" w:cs="Calibri"/>
                <w:color w:val="881798"/>
                <w:sz w:val="16"/>
                <w:szCs w:val="16"/>
              </w:rPr>
              <w:t>Datetime object according to ISO8601</w:t>
            </w:r>
          </w:p>
        </w:tc>
      </w:tr>
      <w:tr w:rsidR="0E1D4A2D" w:rsidTr="60D024A3" w14:paraId="2E4EF2D7" w14:textId="77777777">
        <w:trPr>
          <w:trHeight w:val="300"/>
        </w:trPr>
        <w:tc>
          <w:tcPr>
            <w:tcW w:w="1230" w:type="dxa"/>
            <w:vMerge/>
            <w:tcMar>
              <w:top w:w="11" w:type="dxa"/>
              <w:left w:w="11" w:type="dxa"/>
              <w:bottom w:w="0" w:type="dxa"/>
              <w:right w:w="11" w:type="dxa"/>
            </w:tcMar>
            <w:vAlign w:val="center"/>
          </w:tcPr>
          <w:p w:rsidR="00590829" w:rsidRDefault="00590829" w14:paraId="1F5B7554" w14:textId="77777777"/>
        </w:tc>
        <w:tc>
          <w:tcPr>
            <w:tcW w:w="1690" w:type="dxa"/>
            <w:vMerge/>
            <w:tcMar>
              <w:top w:w="11" w:type="dxa"/>
              <w:left w:w="11" w:type="dxa"/>
              <w:bottom w:w="0" w:type="dxa"/>
              <w:right w:w="11" w:type="dxa"/>
            </w:tcMar>
            <w:vAlign w:val="center"/>
          </w:tcPr>
          <w:p w:rsidR="00590829" w:rsidRDefault="00590829" w14:paraId="34F168E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83A44B8" w14:textId="41D5F77D">
            <w:pPr>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Invoice Specifications</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873F3BD" w14:textId="11111531">
            <w:pPr>
              <w:spacing w:after="0"/>
              <w:rPr>
                <w:rFonts w:ascii="Calibri" w:hAnsi="Calibri" w:cs="Arial" w:eastAsiaTheme="minorEastAsia"/>
                <w:color w:val="000000" w:themeColor="text1"/>
                <w:sz w:val="16"/>
                <w:szCs w:val="16"/>
                <w:lang w:val="en-US"/>
              </w:rPr>
            </w:pPr>
            <w:r w:rsidRPr="0E1D4A2D">
              <w:rPr>
                <w:rFonts w:ascii="Calibri" w:hAnsi="Calibri" w:cs="Arial" w:eastAsiaTheme="minorEastAsia"/>
                <w:color w:val="000000" w:themeColor="text1"/>
                <w:sz w:val="16"/>
                <w:szCs w:val="16"/>
                <w:lang w:val="en-US"/>
              </w:rPr>
              <w:t xml:space="preserve">A standard invoice generated in line with the supplier’s specifications </w:t>
            </w:r>
          </w:p>
        </w:tc>
      </w:tr>
      <w:tr w:rsidR="0E1D4A2D" w:rsidTr="60D024A3" w14:paraId="7D5C2528"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6A9F3086" w14:textId="5573955D">
            <w:pPr>
              <w:widowControl w:val="0"/>
              <w:spacing w:after="0"/>
              <w:rPr>
                <w:rFonts w:eastAsia="Calibri"/>
                <w:sz w:val="16"/>
                <w:szCs w:val="16"/>
                <w:highlight w:val="yellow"/>
                <w:lang w:val="en-US"/>
              </w:rPr>
            </w:pPr>
            <w:r w:rsidRPr="0E1D4A2D">
              <w:rPr>
                <w:rFonts w:eastAsia="Calibri"/>
                <w:sz w:val="16"/>
                <w:szCs w:val="16"/>
              </w:rPr>
              <w:t xml:space="preserve">(C) </w:t>
            </w:r>
            <w:proofErr w:type="spellStart"/>
            <w:r w:rsidRPr="0E1D4A2D">
              <w:rPr>
                <w:rFonts w:eastAsia="Calibri"/>
                <w:sz w:val="16"/>
                <w:szCs w:val="16"/>
              </w:rPr>
              <w:t>eHDV</w:t>
            </w:r>
            <w:proofErr w:type="spellEnd"/>
            <w:r w:rsidRPr="0E1D4A2D">
              <w:rPr>
                <w:color w:val="000000" w:themeColor="text1"/>
                <w:sz w:val="16"/>
                <w:szCs w:val="16"/>
              </w:rPr>
              <w:t xml:space="preserve"> Data Invoice acceptance</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5DC34EFD" w14:textId="2734AE01">
            <w:pPr>
              <w:rPr>
                <w:rFonts w:ascii="Calibri" w:hAnsi="Calibri" w:eastAsia="Calibri" w:cs="Calibri"/>
                <w:color w:val="000000" w:themeColor="text1"/>
                <w:sz w:val="16"/>
                <w:szCs w:val="16"/>
                <w:lang w:val="en-GB"/>
              </w:rPr>
            </w:pPr>
            <w:proofErr w:type="spellStart"/>
            <w:r w:rsidRPr="0E1D4A2D">
              <w:rPr>
                <w:rFonts w:ascii="Calibri" w:hAnsi="Calibri" w:eastAsia="Calibri" w:cs="Calibri"/>
                <w:color w:val="000000" w:themeColor="text1"/>
                <w:sz w:val="16"/>
                <w:szCs w:val="16"/>
                <w:lang w:val="en-GB"/>
              </w:rPr>
              <w:t>eHDV</w:t>
            </w:r>
            <w:proofErr w:type="spellEnd"/>
            <w:r w:rsidRPr="0E1D4A2D">
              <w:rPr>
                <w:rFonts w:ascii="Calibri" w:hAnsi="Calibri" w:eastAsia="Calibri" w:cs="Calibri"/>
                <w:color w:val="000000" w:themeColor="text1"/>
                <w:sz w:val="16"/>
                <w:szCs w:val="16"/>
                <w:lang w:val="en-GB"/>
              </w:rPr>
              <w:t xml:space="preserve"> Data Invoice acceptance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7419087" w14:textId="77777777">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53550C85" w14:textId="34671397">
            <w:pPr>
              <w:spacing w:line="257" w:lineRule="auto"/>
              <w:rPr>
                <w:rFonts w:ascii="Calibri" w:hAnsi="Calibri" w:eastAsia="Calibri" w:cs="Calibri"/>
                <w:sz w:val="16"/>
                <w:szCs w:val="16"/>
              </w:rPr>
            </w:pPr>
            <w:r w:rsidRPr="68ECF823">
              <w:rPr>
                <w:rFonts w:eastAsiaTheme="minorEastAsia"/>
                <w:color w:val="000000" w:themeColor="text1"/>
                <w:sz w:val="16"/>
                <w:szCs w:val="16"/>
              </w:rPr>
              <w:t>Timestamp when Invoice was processed</w:t>
            </w:r>
            <w:r w:rsidRPr="68ECF823" w:rsidR="261CD981">
              <w:rPr>
                <w:rFonts w:eastAsiaTheme="minorEastAsia"/>
                <w:color w:val="000000" w:themeColor="text1"/>
                <w:sz w:val="16"/>
                <w:szCs w:val="16"/>
              </w:rPr>
              <w:t xml:space="preserve">. </w:t>
            </w:r>
            <w:r w:rsidRPr="68ECF823" w:rsidR="261CD981">
              <w:rPr>
                <w:rFonts w:ascii="Calibri" w:hAnsi="Calibri" w:eastAsia="Calibri" w:cs="Calibri"/>
                <w:color w:val="881798"/>
                <w:sz w:val="16"/>
                <w:szCs w:val="16"/>
              </w:rPr>
              <w:t>Datetime object according to ISO8601</w:t>
            </w:r>
          </w:p>
        </w:tc>
      </w:tr>
      <w:tr w:rsidR="0E1D4A2D" w:rsidTr="60D024A3" w14:paraId="26A61F42" w14:textId="77777777">
        <w:trPr>
          <w:trHeight w:val="300"/>
        </w:trPr>
        <w:tc>
          <w:tcPr>
            <w:tcW w:w="1230" w:type="dxa"/>
            <w:vMerge/>
            <w:tcMar>
              <w:top w:w="11" w:type="dxa"/>
              <w:left w:w="11" w:type="dxa"/>
              <w:bottom w:w="0" w:type="dxa"/>
              <w:right w:w="11" w:type="dxa"/>
            </w:tcMar>
            <w:vAlign w:val="center"/>
          </w:tcPr>
          <w:p w:rsidR="00590829" w:rsidRDefault="00590829" w14:paraId="2FF2437B" w14:textId="77777777"/>
        </w:tc>
        <w:tc>
          <w:tcPr>
            <w:tcW w:w="1690" w:type="dxa"/>
            <w:vMerge/>
            <w:tcMar>
              <w:top w:w="11" w:type="dxa"/>
              <w:left w:w="11" w:type="dxa"/>
              <w:bottom w:w="0" w:type="dxa"/>
              <w:right w:w="11" w:type="dxa"/>
            </w:tcMar>
            <w:vAlign w:val="center"/>
          </w:tcPr>
          <w:p w:rsidR="00590829" w:rsidRDefault="00590829" w14:paraId="2AABAF8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73235C3" w14:textId="08CEE596">
            <w:pPr>
              <w:spacing w:line="257" w:lineRule="auto"/>
            </w:pPr>
            <w:r w:rsidRPr="0E1D4A2D">
              <w:rPr>
                <w:rFonts w:eastAsiaTheme="minorEastAsia"/>
                <w:color w:val="000000" w:themeColor="text1"/>
                <w:sz w:val="16"/>
                <w:szCs w:val="16"/>
                <w:lang w:val="en-GB"/>
              </w:rPr>
              <w:t>Acceptance acknowledgement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00ABC4C" w14:textId="4E2E0DB7">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standard invoice acceptance acknowledgement generated in line with the customer’s specifications</w:t>
            </w:r>
          </w:p>
        </w:tc>
      </w:tr>
      <w:tr w:rsidR="0E1D4A2D" w:rsidTr="60D024A3" w14:paraId="4978869B"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03C77673" w14:textId="1B221B3D">
            <w:pPr>
              <w:widowControl w:val="0"/>
              <w:spacing w:after="0"/>
              <w:rPr>
                <w:color w:val="000000" w:themeColor="text1"/>
                <w:sz w:val="16"/>
                <w:szCs w:val="16"/>
              </w:rPr>
            </w:pPr>
            <w:r w:rsidRPr="2C0F67F4" w:rsidR="5570E09B">
              <w:rPr>
                <w:rFonts w:eastAsia="Calibri"/>
                <w:sz w:val="16"/>
                <w:szCs w:val="16"/>
              </w:rPr>
              <w:t xml:space="preserve"> </w:t>
            </w:r>
            <w:r w:rsidRPr="2C0F67F4" w:rsidR="5570E09B">
              <w:rPr>
                <w:rFonts w:eastAsia="Calibri"/>
                <w:sz w:val="16"/>
                <w:szCs w:val="16"/>
                <w:highlight w:val="yellow"/>
              </w:rPr>
              <w:t xml:space="preserve">(D) </w:t>
            </w:r>
            <w:r w:rsidRPr="2C0F67F4" w:rsidR="5570E09B">
              <w:rPr>
                <w:rFonts w:eastAsia="Calibri"/>
                <w:sz w:val="16"/>
                <w:szCs w:val="16"/>
                <w:highlight w:val="yellow"/>
              </w:rPr>
              <w:t>eHDV</w:t>
            </w:r>
            <w:r w:rsidRPr="2C0F67F4" w:rsidR="5570E09B">
              <w:rPr>
                <w:color w:val="000000" w:themeColor="text1" w:themeTint="FF" w:themeShade="FF"/>
                <w:sz w:val="16"/>
                <w:szCs w:val="16"/>
                <w:highlight w:val="yellow"/>
              </w:rPr>
              <w:t xml:space="preserve"> data</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1F7ADFE0" w:rsidP="0E1D4A2D" w:rsidRDefault="1F7ADFE0" w14:paraId="121A17ED" w14:textId="0E00AE1F">
            <w:pPr>
              <w:rPr>
                <w:rFonts w:ascii="Calibri" w:hAnsi="Calibri" w:eastAsia="Calibri" w:cs="Calibri"/>
                <w:color w:val="000000" w:themeColor="text1"/>
                <w:sz w:val="16"/>
                <w:szCs w:val="16"/>
                <w:lang w:val="en-GB"/>
              </w:rPr>
            </w:pPr>
            <w:proofErr w:type="spellStart"/>
            <w:r w:rsidRPr="0E1D4A2D">
              <w:rPr>
                <w:rFonts w:ascii="Calibri" w:hAnsi="Calibri" w:eastAsia="Calibri" w:cs="Calibri"/>
                <w:color w:val="000000" w:themeColor="text1"/>
                <w:sz w:val="16"/>
                <w:szCs w:val="16"/>
                <w:lang w:val="en-GB"/>
              </w:rPr>
              <w:t>eHDV</w:t>
            </w:r>
            <w:proofErr w:type="spellEnd"/>
            <w:r w:rsidRPr="0E1D4A2D">
              <w:rPr>
                <w:rFonts w:ascii="Calibri" w:hAnsi="Calibri" w:eastAsia="Calibri" w:cs="Calibri"/>
                <w:color w:val="000000" w:themeColor="text1"/>
                <w:sz w:val="16"/>
                <w:szCs w:val="16"/>
                <w:lang w:val="en-GB"/>
              </w:rPr>
              <w:t xml:space="preserve"> data</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B0144A9" w14:textId="77777777">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257A5340" w14:textId="5A008F60">
            <w:pPr>
              <w:spacing w:line="257" w:lineRule="auto"/>
              <w:rPr>
                <w:rFonts w:ascii="Calibri" w:hAnsi="Calibri" w:eastAsia="Calibri" w:cs="Calibri"/>
                <w:sz w:val="16"/>
                <w:szCs w:val="16"/>
              </w:rPr>
            </w:pPr>
            <w:r w:rsidRPr="68ECF823">
              <w:rPr>
                <w:rFonts w:eastAsiaTheme="minorEastAsia"/>
                <w:color w:val="000000" w:themeColor="text1"/>
                <w:sz w:val="16"/>
                <w:szCs w:val="16"/>
              </w:rPr>
              <w:t>Timestamp when the data extract has been generated</w:t>
            </w:r>
            <w:r w:rsidRPr="68ECF823" w:rsidR="14857902">
              <w:rPr>
                <w:rFonts w:eastAsiaTheme="minorEastAsia"/>
                <w:color w:val="000000" w:themeColor="text1"/>
                <w:sz w:val="16"/>
                <w:szCs w:val="16"/>
              </w:rPr>
              <w:t>.</w:t>
            </w:r>
            <w:r w:rsidRPr="68ECF823" w:rsidR="14857902">
              <w:rPr>
                <w:rFonts w:ascii="Calibri" w:hAnsi="Calibri" w:eastAsia="Calibri" w:cs="Calibri"/>
                <w:color w:val="881798"/>
                <w:sz w:val="16"/>
                <w:szCs w:val="16"/>
              </w:rPr>
              <w:t xml:space="preserve"> Datetime object according to ISO8601</w:t>
            </w:r>
          </w:p>
        </w:tc>
      </w:tr>
      <w:tr w:rsidR="0E1D4A2D" w:rsidTr="60D024A3" w14:paraId="48615DB0" w14:textId="77777777">
        <w:trPr>
          <w:trHeight w:val="300"/>
        </w:trPr>
        <w:tc>
          <w:tcPr>
            <w:tcW w:w="1230" w:type="dxa"/>
            <w:vMerge/>
            <w:tcMar>
              <w:top w:w="11" w:type="dxa"/>
              <w:left w:w="11" w:type="dxa"/>
              <w:bottom w:w="0" w:type="dxa"/>
              <w:right w:w="11" w:type="dxa"/>
            </w:tcMar>
            <w:vAlign w:val="center"/>
          </w:tcPr>
          <w:p w:rsidR="00590829" w:rsidRDefault="00590829" w14:paraId="02BDEF7D" w14:textId="77777777"/>
        </w:tc>
        <w:tc>
          <w:tcPr>
            <w:tcW w:w="1690" w:type="dxa"/>
            <w:vMerge/>
            <w:tcMar>
              <w:top w:w="11" w:type="dxa"/>
              <w:left w:w="11" w:type="dxa"/>
              <w:bottom w:w="0" w:type="dxa"/>
              <w:right w:w="11" w:type="dxa"/>
            </w:tcMar>
            <w:vAlign w:val="center"/>
          </w:tcPr>
          <w:p w:rsidR="00590829" w:rsidRDefault="00590829" w14:paraId="036C457C"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19BA5DC5" w14:textId="35BEB537">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Vehicle info</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194F8D7C" w14:textId="6580DF7E">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Anonymized Vehicle usage information needed for simulation / forecasting model</w:t>
            </w:r>
          </w:p>
        </w:tc>
      </w:tr>
      <w:tr w:rsidR="0E1D4A2D" w:rsidTr="60D024A3" w14:paraId="12F25D7E" w14:textId="77777777">
        <w:trPr>
          <w:trHeight w:val="300"/>
        </w:trPr>
        <w:tc>
          <w:tcPr>
            <w:tcW w:w="1230" w:type="dxa"/>
            <w:vMerge/>
            <w:tcMar>
              <w:top w:w="11" w:type="dxa"/>
              <w:left w:w="11" w:type="dxa"/>
              <w:bottom w:w="0" w:type="dxa"/>
              <w:right w:w="11" w:type="dxa"/>
            </w:tcMar>
            <w:vAlign w:val="center"/>
          </w:tcPr>
          <w:p w:rsidR="00590829" w:rsidRDefault="00590829" w14:paraId="7968409F" w14:textId="77777777"/>
        </w:tc>
        <w:tc>
          <w:tcPr>
            <w:tcW w:w="1690" w:type="dxa"/>
            <w:vMerge/>
            <w:tcMar>
              <w:top w:w="11" w:type="dxa"/>
              <w:left w:w="11" w:type="dxa"/>
              <w:bottom w:w="0" w:type="dxa"/>
              <w:right w:w="11" w:type="dxa"/>
            </w:tcMar>
            <w:vAlign w:val="center"/>
          </w:tcPr>
          <w:p w:rsidR="00590829" w:rsidRDefault="00590829" w14:paraId="034CF7BE"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17EC7FE4" w14:textId="3A3EB99D">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Vehicle 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1534AB4B" w14:paraId="7E38217E" w14:textId="27C53D68">
            <w:pPr>
              <w:spacing w:line="257" w:lineRule="auto"/>
              <w:rPr>
                <w:rFonts w:ascii="Calibri" w:hAnsi="Calibri" w:eastAsia="Calibri" w:cs="Calibri"/>
                <w:sz w:val="16"/>
                <w:szCs w:val="16"/>
                <w:lang w:val="en-GB"/>
              </w:rPr>
            </w:pPr>
            <w:r w:rsidRPr="68ECF823">
              <w:rPr>
                <w:rFonts w:ascii="Calibri" w:hAnsi="Calibri" w:eastAsia="Calibri" w:cs="Calibri"/>
                <w:color w:val="881798"/>
                <w:sz w:val="16"/>
                <w:szCs w:val="16"/>
              </w:rPr>
              <w:t>Datetime object according to ISO8601</w:t>
            </w:r>
          </w:p>
        </w:tc>
      </w:tr>
      <w:tr w:rsidR="0E1D4A2D" w:rsidTr="60D024A3" w14:paraId="59C44CA3"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27DD4983" w:rsidP="0E1D4A2D" w:rsidRDefault="27DD4983" w14:paraId="468BC67E" w14:textId="13428D5B">
            <w:pPr>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w:t>
            </w:r>
            <w:r w:rsidRPr="0E1D4A2D" w:rsidR="384C058A">
              <w:rPr>
                <w:rFonts w:ascii="Calibri" w:hAnsi="Calibri" w:eastAsia="Calibri" w:cs="Calibri"/>
                <w:color w:val="000000" w:themeColor="text1"/>
                <w:sz w:val="16"/>
                <w:szCs w:val="16"/>
                <w:lang w:val="en-GB"/>
              </w:rPr>
              <w:t>E</w:t>
            </w:r>
            <w:r w:rsidRPr="0E1D4A2D">
              <w:rPr>
                <w:rFonts w:ascii="Calibri" w:hAnsi="Calibri" w:eastAsia="Calibri" w:cs="Calibri"/>
                <w:color w:val="000000" w:themeColor="text1"/>
                <w:sz w:val="16"/>
                <w:szCs w:val="16"/>
                <w:lang w:val="en-GB"/>
              </w:rPr>
              <w:t xml:space="preserve">) Long-term </w:t>
            </w:r>
            <w:r w:rsidRPr="0E1D4A2D" w:rsidR="7248B54F">
              <w:rPr>
                <w:rFonts w:ascii="Calibri" w:hAnsi="Calibri" w:eastAsia="Calibri" w:cs="Calibri"/>
                <w:color w:val="000000" w:themeColor="text1"/>
                <w:sz w:val="16"/>
                <w:szCs w:val="16"/>
                <w:lang w:val="en-GB"/>
              </w:rPr>
              <w:t>P</w:t>
            </w:r>
            <w:r w:rsidRPr="0E1D4A2D">
              <w:rPr>
                <w:rFonts w:ascii="Calibri" w:hAnsi="Calibri" w:eastAsia="Calibri" w:cs="Calibri"/>
                <w:color w:val="000000" w:themeColor="text1"/>
                <w:sz w:val="16"/>
                <w:szCs w:val="16"/>
                <w:lang w:val="en-GB"/>
              </w:rPr>
              <w:t xml:space="preserve">ower </w:t>
            </w:r>
            <w:r w:rsidRPr="0E1D4A2D" w:rsidR="3D3572F0">
              <w:rPr>
                <w:rFonts w:ascii="Calibri" w:hAnsi="Calibri" w:eastAsia="Calibri" w:cs="Calibri"/>
                <w:color w:val="000000" w:themeColor="text1"/>
                <w:sz w:val="16"/>
                <w:szCs w:val="16"/>
                <w:lang w:val="en-GB"/>
              </w:rPr>
              <w:t>F</w:t>
            </w:r>
            <w:r w:rsidRPr="0E1D4A2D">
              <w:rPr>
                <w:rFonts w:ascii="Calibri" w:hAnsi="Calibri" w:eastAsia="Calibri" w:cs="Calibri"/>
                <w:color w:val="000000" w:themeColor="text1"/>
                <w:sz w:val="16"/>
                <w:szCs w:val="16"/>
                <w:lang w:val="en-GB"/>
              </w:rPr>
              <w:t>orecast data request</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27DD4983" w:rsidP="0E1D4A2D" w:rsidRDefault="27DD4983" w14:paraId="464BF2AD" w14:textId="28EDC82F">
            <w:r w:rsidRPr="0E1D4A2D">
              <w:rPr>
                <w:rFonts w:ascii="Calibri" w:hAnsi="Calibri" w:eastAsia="Calibri" w:cs="Calibri"/>
                <w:color w:val="000000" w:themeColor="text1"/>
                <w:sz w:val="16"/>
                <w:szCs w:val="16"/>
                <w:lang w:val="en-GB"/>
              </w:rPr>
              <w:t xml:space="preserve">Long-term </w:t>
            </w:r>
            <w:r w:rsidRPr="0E1D4A2D" w:rsidR="67384AD4">
              <w:rPr>
                <w:rFonts w:ascii="Calibri" w:hAnsi="Calibri" w:eastAsia="Calibri" w:cs="Calibri"/>
                <w:color w:val="000000" w:themeColor="text1"/>
                <w:sz w:val="16"/>
                <w:szCs w:val="16"/>
                <w:lang w:val="en-GB"/>
              </w:rPr>
              <w:t>P</w:t>
            </w:r>
            <w:r w:rsidRPr="0E1D4A2D">
              <w:rPr>
                <w:rFonts w:ascii="Calibri" w:hAnsi="Calibri" w:eastAsia="Calibri" w:cs="Calibri"/>
                <w:color w:val="000000" w:themeColor="text1"/>
                <w:sz w:val="16"/>
                <w:szCs w:val="16"/>
                <w:lang w:val="en-GB"/>
              </w:rPr>
              <w:t xml:space="preserve">ower </w:t>
            </w:r>
            <w:r w:rsidRPr="0E1D4A2D" w:rsidR="7D6F3697">
              <w:rPr>
                <w:rFonts w:ascii="Calibri" w:hAnsi="Calibri" w:eastAsia="Calibri" w:cs="Calibri"/>
                <w:color w:val="000000" w:themeColor="text1"/>
                <w:sz w:val="16"/>
                <w:szCs w:val="16"/>
                <w:lang w:val="en-GB"/>
              </w:rPr>
              <w:t>F</w:t>
            </w:r>
            <w:r w:rsidRPr="0E1D4A2D">
              <w:rPr>
                <w:rFonts w:ascii="Calibri" w:hAnsi="Calibri" w:eastAsia="Calibri" w:cs="Calibri"/>
                <w:color w:val="000000" w:themeColor="text1"/>
                <w:sz w:val="16"/>
                <w:szCs w:val="16"/>
                <w:lang w:val="en-GB"/>
              </w:rPr>
              <w:t>orecast data request</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7DD4983" w:rsidP="0E1D4A2D" w:rsidRDefault="27DD4983" w14:paraId="11041F6B" w14:textId="2F2EDA3F">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7DD4983" w:rsidP="68ECF823" w:rsidRDefault="7AB1D79C" w14:paraId="27812D69" w14:textId="79FC7789">
            <w:pPr>
              <w:spacing w:line="257" w:lineRule="auto"/>
              <w:rPr>
                <w:rFonts w:ascii="Calibri" w:hAnsi="Calibri" w:eastAsia="Calibri" w:cs="Calibri"/>
                <w:sz w:val="16"/>
                <w:szCs w:val="16"/>
              </w:rPr>
            </w:pPr>
            <w:r w:rsidRPr="68ECF823">
              <w:rPr>
                <w:rFonts w:eastAsiaTheme="minorEastAsia"/>
                <w:color w:val="000000" w:themeColor="text1"/>
                <w:sz w:val="16"/>
                <w:szCs w:val="16"/>
              </w:rPr>
              <w:t>Timestamp when the data package has been generated</w:t>
            </w:r>
            <w:r w:rsidRPr="68ECF823" w:rsidR="1C701096">
              <w:rPr>
                <w:rFonts w:eastAsiaTheme="minorEastAsia"/>
                <w:color w:val="000000" w:themeColor="text1"/>
                <w:sz w:val="16"/>
                <w:szCs w:val="16"/>
              </w:rPr>
              <w:t>.</w:t>
            </w:r>
            <w:r w:rsidRPr="68ECF823" w:rsidR="1C701096">
              <w:rPr>
                <w:rFonts w:ascii="Calibri" w:hAnsi="Calibri" w:eastAsia="Calibri" w:cs="Calibri"/>
                <w:color w:val="881798"/>
                <w:sz w:val="16"/>
                <w:szCs w:val="16"/>
              </w:rPr>
              <w:t xml:space="preserve"> Datetime object according to ISO8601</w:t>
            </w:r>
          </w:p>
        </w:tc>
      </w:tr>
      <w:tr w:rsidR="0E1D4A2D" w:rsidTr="60D024A3" w14:paraId="13914CD1" w14:textId="77777777">
        <w:trPr>
          <w:trHeight w:val="300"/>
        </w:trPr>
        <w:tc>
          <w:tcPr>
            <w:tcW w:w="1230" w:type="dxa"/>
            <w:vMerge/>
            <w:tcBorders/>
            <w:tcMar>
              <w:top w:w="11" w:type="dxa"/>
              <w:left w:w="11" w:type="dxa"/>
              <w:bottom w:w="0" w:type="dxa"/>
              <w:right w:w="11" w:type="dxa"/>
            </w:tcMar>
            <w:vAlign w:val="center"/>
          </w:tcPr>
          <w:p w:rsidR="00590829" w:rsidRDefault="00590829" w14:paraId="563C0EBB" w14:textId="77777777"/>
        </w:tc>
        <w:tc>
          <w:tcPr>
            <w:tcW w:w="1690" w:type="dxa"/>
            <w:vMerge/>
            <w:tcBorders/>
            <w:tcMar>
              <w:top w:w="11" w:type="dxa"/>
              <w:left w:w="11" w:type="dxa"/>
              <w:bottom w:w="0" w:type="dxa"/>
              <w:right w:w="11" w:type="dxa"/>
            </w:tcMar>
            <w:vAlign w:val="center"/>
          </w:tcPr>
          <w:p w:rsidR="00590829" w:rsidRDefault="00590829" w14:paraId="267E301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7DD4983" w:rsidP="0E1D4A2D" w:rsidRDefault="27DD4983" w14:paraId="27660166" w14:textId="49AD0312">
            <w:pPr>
              <w:spacing w:line="257" w:lineRule="auto"/>
              <w:rPr>
                <w:rFonts w:ascii="Calibri" w:hAnsi="Calibri" w:eastAsia="Calibri" w:cs="Calibri"/>
                <w:color w:val="000000" w:themeColor="text1"/>
                <w:sz w:val="16"/>
                <w:szCs w:val="16"/>
                <w:lang w:val="en-GB"/>
              </w:rPr>
            </w:pPr>
            <w:r w:rsidRPr="0E1D4A2D">
              <w:rPr>
                <w:rFonts w:eastAsiaTheme="minorEastAsia"/>
                <w:color w:val="000000" w:themeColor="text1"/>
                <w:sz w:val="16"/>
                <w:szCs w:val="16"/>
                <w:lang w:val="en-GB"/>
              </w:rPr>
              <w:t>Dataset for area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1543CFC" w:rsidP="0E1D4A2D" w:rsidRDefault="27DD4983" w14:paraId="3CE53FC0" w14:textId="1634E786">
            <w:pPr>
              <w:spacing w:line="257" w:lineRule="auto"/>
              <w:rPr>
                <w:rFonts w:eastAsiaTheme="minorEastAsia"/>
                <w:color w:val="000000" w:themeColor="text1"/>
                <w:sz w:val="16"/>
                <w:szCs w:val="16"/>
                <w:lang w:val="en-US"/>
              </w:rPr>
            </w:pPr>
            <w:commentRangeStart w:id="58"/>
            <w:commentRangeStart w:id="59"/>
            <w:r w:rsidRPr="0E1D4A2D">
              <w:rPr>
                <w:rFonts w:eastAsiaTheme="minorEastAsia"/>
                <w:color w:val="000000" w:themeColor="text1"/>
                <w:sz w:val="16"/>
                <w:szCs w:val="16"/>
                <w:lang w:val="en-US"/>
              </w:rPr>
              <w:t>A dataset of coordinates defining a geographical area (polygon)</w:t>
            </w:r>
            <w:commentRangeEnd w:id="58"/>
            <w:r w:rsidR="21543CFC">
              <w:rPr>
                <w:rStyle w:val="CommentReference"/>
                <w:rFonts w:eastAsiaTheme="minorEastAsia"/>
                <w:color w:val="000000" w:themeColor="text1"/>
                <w:lang w:val="en-US"/>
              </w:rPr>
              <w:commentReference w:id="58"/>
            </w:r>
            <w:commentRangeEnd w:id="59"/>
            <w:r>
              <w:rPr>
                <w:rStyle w:val="CommentReference"/>
              </w:rPr>
              <w:commentReference w:id="59"/>
            </w:r>
          </w:p>
        </w:tc>
      </w:tr>
      <w:tr w:rsidR="0E1D4A2D" w:rsidTr="60D024A3" w14:paraId="32995B9A" w14:textId="77777777">
        <w:trPr>
          <w:trHeight w:val="300"/>
        </w:trPr>
        <w:tc>
          <w:tcPr>
            <w:tcW w:w="1230" w:type="dxa"/>
            <w:vMerge/>
            <w:tcBorders/>
            <w:tcMar>
              <w:top w:w="11" w:type="dxa"/>
              <w:left w:w="11" w:type="dxa"/>
              <w:bottom w:w="0" w:type="dxa"/>
              <w:right w:w="11" w:type="dxa"/>
            </w:tcMar>
            <w:vAlign w:val="center"/>
          </w:tcPr>
          <w:p w:rsidR="00590829" w:rsidRDefault="00590829" w14:paraId="0F56BBAF" w14:textId="77777777"/>
        </w:tc>
        <w:tc>
          <w:tcPr>
            <w:tcW w:w="1690" w:type="dxa"/>
            <w:vMerge/>
            <w:tcBorders/>
            <w:tcMar>
              <w:top w:w="11" w:type="dxa"/>
              <w:left w:w="11" w:type="dxa"/>
              <w:bottom w:w="0" w:type="dxa"/>
              <w:right w:w="11" w:type="dxa"/>
            </w:tcMar>
            <w:vAlign w:val="center"/>
          </w:tcPr>
          <w:p w:rsidR="00590829" w:rsidRDefault="00590829" w14:paraId="069B0AC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7A53C5D2" w:rsidP="0E1D4A2D" w:rsidRDefault="7A53C5D2" w14:paraId="26E7833F" w14:textId="111F2770">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lang w:val="en-GB"/>
              </w:rPr>
              <w:t>(</w:t>
            </w:r>
            <w:r w:rsidRPr="0E1D4A2D" w:rsidR="27DD4983">
              <w:rPr>
                <w:rFonts w:eastAsiaTheme="minorEastAsia"/>
                <w:color w:val="000000" w:themeColor="text1"/>
                <w:sz w:val="16"/>
                <w:szCs w:val="16"/>
                <w:lang w:val="en-GB"/>
              </w:rPr>
              <w:t>Optional</w:t>
            </w:r>
            <w:r w:rsidRPr="0E1D4A2D" w:rsidR="65CE4BA7">
              <w:rPr>
                <w:rFonts w:eastAsiaTheme="minorEastAsia"/>
                <w:color w:val="000000" w:themeColor="text1"/>
                <w:sz w:val="16"/>
                <w:szCs w:val="16"/>
                <w:lang w:val="en-GB"/>
              </w:rPr>
              <w:t>)</w:t>
            </w:r>
            <w:r w:rsidRPr="0E1D4A2D" w:rsidR="27DD4983">
              <w:rPr>
                <w:rFonts w:eastAsiaTheme="minorEastAsia"/>
                <w:color w:val="000000" w:themeColor="text1"/>
                <w:sz w:val="16"/>
                <w:szCs w:val="16"/>
                <w:lang w:val="en-GB"/>
              </w:rPr>
              <w:t xml:space="preserve"> </w:t>
            </w:r>
            <w:commentRangeStart w:id="60"/>
            <w:proofErr w:type="spellStart"/>
            <w:r w:rsidRPr="0E1D4A2D" w:rsidR="27DD4983">
              <w:rPr>
                <w:rFonts w:eastAsiaTheme="minorEastAsia"/>
                <w:color w:val="000000" w:themeColor="text1"/>
                <w:sz w:val="16"/>
                <w:szCs w:val="16"/>
                <w:lang w:val="en-GB"/>
              </w:rPr>
              <w:t>mRID</w:t>
            </w:r>
            <w:commentRangeEnd w:id="60"/>
            <w:r>
              <w:rPr>
                <w:rStyle w:val="CommentReference"/>
                <w:rFonts w:eastAsiaTheme="minorEastAsia"/>
                <w:color w:val="000000" w:themeColor="text1"/>
                <w:lang w:val="en-GB"/>
              </w:rPr>
              <w:commentReference w:id="60"/>
            </w:r>
            <w:proofErr w:type="spellEnd"/>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7DD4983" w:rsidP="0E1D4A2D" w:rsidRDefault="27DD4983" w14:paraId="4D792954" w14:textId="44019372">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Master Resource Identifier is a global consistent identification of any network model object</w:t>
            </w:r>
          </w:p>
          <w:p w:rsidR="27DD4983" w:rsidP="0E1D4A2D" w:rsidRDefault="27DD4983" w14:paraId="794CE1E6" w14:textId="3187C9E7">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MRID will be used when agreed with eligible party that that produces information.</w:t>
            </w:r>
          </w:p>
        </w:tc>
      </w:tr>
      <w:tr w:rsidR="0E1D4A2D" w:rsidTr="60D024A3" w14:paraId="3C9A5C9F" w14:textId="77777777">
        <w:trPr>
          <w:trHeight w:val="300"/>
        </w:trPr>
        <w:tc>
          <w:tcPr>
            <w:tcW w:w="1230" w:type="dxa"/>
            <w:vMerge/>
            <w:tcBorders/>
            <w:tcMar>
              <w:top w:w="11" w:type="dxa"/>
              <w:left w:w="11" w:type="dxa"/>
              <w:bottom w:w="0" w:type="dxa"/>
              <w:right w:w="11" w:type="dxa"/>
            </w:tcMar>
            <w:vAlign w:val="center"/>
          </w:tcPr>
          <w:p w:rsidR="00590829" w:rsidRDefault="00590829" w14:paraId="17647F0F" w14:textId="77777777"/>
        </w:tc>
        <w:tc>
          <w:tcPr>
            <w:tcW w:w="1690" w:type="dxa"/>
            <w:vMerge/>
            <w:tcBorders/>
            <w:tcMar>
              <w:top w:w="11" w:type="dxa"/>
              <w:left w:w="11" w:type="dxa"/>
              <w:bottom w:w="0" w:type="dxa"/>
              <w:right w:w="11" w:type="dxa"/>
            </w:tcMar>
            <w:vAlign w:val="center"/>
          </w:tcPr>
          <w:p w:rsidR="00590829" w:rsidRDefault="00590829" w14:paraId="16ACBEE4"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7DD4983" w:rsidP="0E1D4A2D" w:rsidRDefault="27DD4983" w14:paraId="5DD98ACC" w14:textId="23A5515B">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start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7DD4983" w:rsidP="68ECF823" w:rsidRDefault="4146D45F" w14:paraId="6C61409F" w14:textId="08C5AF96">
            <w:pPr>
              <w:spacing w:line="257" w:lineRule="auto"/>
              <w:rPr>
                <w:rFonts w:ascii="Calibri" w:hAnsi="Calibri" w:eastAsia="Calibri" w:cs="Calibri"/>
                <w:sz w:val="16"/>
                <w:szCs w:val="16"/>
                <w:lang w:val="en-GB"/>
              </w:rPr>
            </w:pPr>
            <w:r w:rsidRPr="68ECF823">
              <w:rPr>
                <w:rFonts w:ascii="Calibri" w:hAnsi="Calibri" w:eastAsia="Calibri" w:cs="Calibri"/>
                <w:color w:val="881798"/>
                <w:sz w:val="16"/>
                <w:szCs w:val="16"/>
              </w:rPr>
              <w:t>Datetime object according to ISO8601</w:t>
            </w:r>
          </w:p>
        </w:tc>
      </w:tr>
      <w:tr w:rsidR="0E1D4A2D" w:rsidTr="60D024A3" w14:paraId="2A2AE360" w14:textId="77777777">
        <w:trPr>
          <w:trHeight w:val="300"/>
        </w:trPr>
        <w:tc>
          <w:tcPr>
            <w:tcW w:w="1230" w:type="dxa"/>
            <w:vMerge/>
            <w:tcBorders/>
            <w:tcMar>
              <w:top w:w="11" w:type="dxa"/>
              <w:left w:w="11" w:type="dxa"/>
              <w:bottom w:w="0" w:type="dxa"/>
              <w:right w:w="11" w:type="dxa"/>
            </w:tcMar>
            <w:vAlign w:val="center"/>
          </w:tcPr>
          <w:p w:rsidR="00590829" w:rsidRDefault="00590829" w14:paraId="1DBC8FEA" w14:textId="77777777"/>
        </w:tc>
        <w:tc>
          <w:tcPr>
            <w:tcW w:w="1690" w:type="dxa"/>
            <w:vMerge/>
            <w:tcBorders/>
            <w:tcMar>
              <w:top w:w="11" w:type="dxa"/>
              <w:left w:w="11" w:type="dxa"/>
              <w:bottom w:w="0" w:type="dxa"/>
              <w:right w:w="11" w:type="dxa"/>
            </w:tcMar>
            <w:vAlign w:val="center"/>
          </w:tcPr>
          <w:p w:rsidR="00590829" w:rsidRDefault="00590829" w14:paraId="7BB8962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7DD4983" w:rsidP="0E1D4A2D" w:rsidRDefault="27DD4983" w14:paraId="506CCD96" w14:textId="03C5CAD0">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end</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7DD4983" w:rsidP="68ECF823" w:rsidRDefault="1063C69F" w14:paraId="6A6B88E7" w14:textId="608BE03C">
            <w:pPr>
              <w:spacing w:line="257" w:lineRule="auto"/>
              <w:rPr>
                <w:rFonts w:ascii="Calibri" w:hAnsi="Calibri" w:eastAsia="Calibri" w:cs="Calibri"/>
                <w:sz w:val="16"/>
                <w:szCs w:val="16"/>
                <w:lang w:val="en-GB"/>
              </w:rPr>
            </w:pPr>
            <w:r w:rsidRPr="68ECF823">
              <w:rPr>
                <w:rFonts w:ascii="Calibri" w:hAnsi="Calibri" w:eastAsia="Calibri" w:cs="Calibri"/>
                <w:color w:val="881798"/>
                <w:sz w:val="16"/>
                <w:szCs w:val="16"/>
              </w:rPr>
              <w:t>Datetime object according to ISO8601</w:t>
            </w:r>
          </w:p>
        </w:tc>
      </w:tr>
      <w:tr w:rsidR="68ECF823" w:rsidTr="60D024A3" w14:paraId="1B9F3E4C" w14:textId="77777777">
        <w:trPr>
          <w:trHeight w:val="300"/>
        </w:trPr>
        <w:tc>
          <w:tcPr>
            <w:tcW w:w="1230" w:type="dxa"/>
            <w:vMerge/>
            <w:tcBorders/>
            <w:tcMar>
              <w:top w:w="11" w:type="dxa"/>
              <w:left w:w="11" w:type="dxa"/>
              <w:bottom w:w="0" w:type="dxa"/>
              <w:right w:w="11" w:type="dxa"/>
            </w:tcMar>
            <w:vAlign w:val="center"/>
          </w:tcPr>
          <w:p w:rsidR="00ED4811" w:rsidRDefault="00ED4811" w14:paraId="3E212F92" w14:textId="77777777"/>
        </w:tc>
        <w:tc>
          <w:tcPr>
            <w:tcW w:w="1690" w:type="dxa"/>
            <w:vMerge/>
            <w:tcBorders/>
            <w:tcMar>
              <w:top w:w="11" w:type="dxa"/>
              <w:left w:w="11" w:type="dxa"/>
              <w:bottom w:w="0" w:type="dxa"/>
              <w:right w:w="11" w:type="dxa"/>
            </w:tcMar>
            <w:vAlign w:val="center"/>
          </w:tcPr>
          <w:p w:rsidR="00ED4811" w:rsidRDefault="00ED4811" w14:paraId="7969CDB4"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599BDF6E" w:rsidP="68ECF823" w:rsidRDefault="599BDF6E" w14:paraId="259D8633" w14:textId="32F9FB7B">
            <w:pPr>
              <w:spacing w:line="257" w:lineRule="auto"/>
              <w:rPr>
                <w:rFonts w:ascii="Calibri" w:hAnsi="Calibri" w:eastAsia="Calibri" w:cs="Calibri"/>
                <w:color w:val="000000" w:themeColor="text1"/>
                <w:sz w:val="16"/>
                <w:szCs w:val="16"/>
                <w:lang w:val="en-GB"/>
              </w:rPr>
            </w:pPr>
            <w:commentRangeStart w:id="61"/>
            <w:commentRangeStart w:id="62"/>
            <w:r w:rsidRPr="68ECF823">
              <w:rPr>
                <w:rFonts w:ascii="Calibri" w:hAnsi="Calibri" w:eastAsia="Calibri" w:cs="Calibri"/>
                <w:color w:val="000000" w:themeColor="text1"/>
                <w:sz w:val="16"/>
                <w:szCs w:val="16"/>
                <w:lang w:val="en-GB"/>
              </w:rPr>
              <w:t>Periodicity</w:t>
            </w:r>
            <w:r w:rsidRPr="68ECF823" w:rsidR="23070B5D">
              <w:rPr>
                <w:rFonts w:ascii="Calibri" w:hAnsi="Calibri" w:eastAsia="Calibri" w:cs="Calibri"/>
                <w:color w:val="000000" w:themeColor="text1"/>
                <w:sz w:val="16"/>
                <w:szCs w:val="16"/>
                <w:lang w:val="en-GB"/>
              </w:rPr>
              <w:t xml:space="preserve"> </w:t>
            </w:r>
            <w:r w:rsidRPr="68ECF823" w:rsidR="22032782">
              <w:rPr>
                <w:rFonts w:ascii="Calibri" w:hAnsi="Calibri" w:eastAsia="Calibri" w:cs="Calibri"/>
                <w:color w:val="000000" w:themeColor="text1"/>
                <w:sz w:val="16"/>
                <w:szCs w:val="16"/>
                <w:lang w:val="en-GB"/>
              </w:rPr>
              <w:t>(constant)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599BDF6E" w:rsidP="68ECF823" w:rsidRDefault="599BDF6E" w14:paraId="7DC1589A" w14:textId="49D6C8A8">
            <w:pPr>
              <w:spacing w:line="257" w:lineRule="auto"/>
              <w:rPr>
                <w:rFonts w:ascii="Calibri" w:hAnsi="Calibri" w:eastAsia="Calibri" w:cs="Calibri"/>
                <w:sz w:val="16"/>
                <w:szCs w:val="16"/>
                <w:lang w:val="en-GB"/>
              </w:rPr>
            </w:pPr>
            <w:commentRangeEnd w:id="61"/>
            <w:r w:rsidRPr="68ECF823">
              <w:rPr>
                <w:rStyle w:val="CommentReference"/>
                <w:rFonts w:ascii="Calibri" w:hAnsi="Calibri" w:eastAsia="Calibri" w:cs="Calibri"/>
                <w:color w:val="000000" w:themeColor="text1"/>
              </w:rPr>
              <w:commentReference w:id="61"/>
            </w:r>
            <w:commentRangeEnd w:id="62"/>
            <w:r>
              <w:rPr>
                <w:rStyle w:val="CommentReference"/>
              </w:rPr>
              <w:commentReference w:id="62"/>
            </w:r>
            <w:r w:rsidRPr="68ECF823" w:rsidR="2BF09B16">
              <w:rPr>
                <w:rFonts w:ascii="Calibri" w:hAnsi="Calibri" w:eastAsia="Calibri" w:cs="Calibri"/>
                <w:color w:val="000000" w:themeColor="text1"/>
                <w:sz w:val="16"/>
                <w:szCs w:val="16"/>
              </w:rPr>
              <w:t>e.g., hourly, daily, etc.</w:t>
            </w:r>
          </w:p>
        </w:tc>
      </w:tr>
      <w:tr w:rsidR="68ECF823" w:rsidTr="60D024A3" w14:paraId="2940E7DE" w14:textId="77777777">
        <w:trPr>
          <w:trHeight w:val="450"/>
        </w:trPr>
        <w:tc>
          <w:tcPr>
            <w:tcW w:w="1230" w:type="dxa"/>
            <w:vMerge/>
            <w:tcBorders/>
            <w:tcMar>
              <w:top w:w="11" w:type="dxa"/>
              <w:left w:w="11" w:type="dxa"/>
              <w:bottom w:w="0" w:type="dxa"/>
              <w:right w:w="11" w:type="dxa"/>
            </w:tcMar>
            <w:vAlign w:val="center"/>
          </w:tcPr>
          <w:p w:rsidR="00ED4811" w:rsidRDefault="00ED4811" w14:paraId="6F143A81" w14:textId="77777777"/>
        </w:tc>
        <w:tc>
          <w:tcPr>
            <w:tcW w:w="1690" w:type="dxa"/>
            <w:vMerge/>
            <w:tcBorders/>
            <w:tcMar>
              <w:top w:w="11" w:type="dxa"/>
              <w:left w:w="11" w:type="dxa"/>
              <w:bottom w:w="0" w:type="dxa"/>
              <w:right w:w="11" w:type="dxa"/>
            </w:tcMar>
            <w:vAlign w:val="center"/>
          </w:tcPr>
          <w:p w:rsidR="00ED4811" w:rsidRDefault="00ED4811" w14:paraId="426FF1F3"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599BDF6E" w:rsidP="68ECF823" w:rsidRDefault="599BDF6E" w14:paraId="7070BE7C" w14:textId="2A0FDE03">
            <w:pPr>
              <w:spacing w:line="257" w:lineRule="auto"/>
              <w:rPr>
                <w:rFonts w:ascii="Calibri" w:hAnsi="Calibri" w:eastAsia="Calibri" w:cs="Calibri"/>
                <w:color w:val="000000" w:themeColor="text1"/>
                <w:sz w:val="16"/>
                <w:szCs w:val="16"/>
                <w:lang w:val="en-GB"/>
              </w:rPr>
            </w:pPr>
            <w:r w:rsidRPr="68ECF823">
              <w:rPr>
                <w:rFonts w:ascii="Calibri" w:hAnsi="Calibri" w:eastAsia="Calibri" w:cs="Calibri"/>
                <w:color w:val="000000" w:themeColor="text1"/>
                <w:sz w:val="16"/>
                <w:szCs w:val="16"/>
                <w:lang w:val="en-GB"/>
              </w:rPr>
              <w:t>Forecast object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1951C58D" w:rsidP="68ECF823" w:rsidRDefault="1951C58D" w14:paraId="77D3E815" w14:textId="77C1A22C">
            <w:pPr>
              <w:spacing w:line="257" w:lineRule="auto"/>
              <w:rPr>
                <w:rFonts w:ascii="Calibri" w:hAnsi="Calibri" w:eastAsia="Calibri" w:cs="Calibri"/>
                <w:sz w:val="16"/>
                <w:szCs w:val="16"/>
                <w:lang w:val="en-US"/>
              </w:rPr>
            </w:pPr>
            <w:r w:rsidRPr="68ECF823">
              <w:rPr>
                <w:rFonts w:ascii="Calibri" w:hAnsi="Calibri" w:eastAsia="Calibri" w:cs="Calibri"/>
                <w:color w:val="000000" w:themeColor="text1"/>
                <w:sz w:val="16"/>
                <w:szCs w:val="16"/>
              </w:rPr>
              <w:t>e.g., maximum over 60 minutes, 95% confidence interval over one day, etc.</w:t>
            </w:r>
          </w:p>
        </w:tc>
      </w:tr>
      <w:tr w:rsidR="0E1D4A2D" w:rsidTr="60D024A3" w14:paraId="28B41A13"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E1D4A2D" w:rsidP="0E1D4A2D" w:rsidRDefault="0E1D4A2D" w14:paraId="11B80F5A" w14:textId="228F67A2">
            <w:pPr>
              <w:widowControl w:val="0"/>
              <w:spacing w:after="0"/>
              <w:rPr>
                <w:rFonts w:ascii="Calibri" w:hAnsi="Calibri" w:eastAsia="Calibri" w:cs="Arial"/>
                <w:sz w:val="16"/>
                <w:szCs w:val="16"/>
              </w:rPr>
            </w:pPr>
            <w:r w:rsidRPr="0E1D4A2D">
              <w:rPr>
                <w:rFonts w:ascii="Calibri" w:hAnsi="Calibri" w:eastAsia="Calibri" w:cs="Arial"/>
                <w:sz w:val="16"/>
                <w:szCs w:val="16"/>
              </w:rPr>
              <w:t xml:space="preserve"> (</w:t>
            </w:r>
            <w:r w:rsidRPr="0E1D4A2D" w:rsidR="05295BD3">
              <w:rPr>
                <w:rFonts w:ascii="Calibri" w:hAnsi="Calibri" w:eastAsia="Calibri" w:cs="Arial"/>
                <w:sz w:val="16"/>
                <w:szCs w:val="16"/>
              </w:rPr>
              <w:t>F</w:t>
            </w:r>
            <w:r w:rsidRPr="0E1D4A2D">
              <w:rPr>
                <w:rFonts w:ascii="Calibri" w:hAnsi="Calibri" w:eastAsia="Calibri" w:cs="Arial"/>
                <w:sz w:val="16"/>
                <w:szCs w:val="16"/>
              </w:rPr>
              <w:t xml:space="preserve">) </w:t>
            </w:r>
            <w:r w:rsidRPr="0E1D4A2D" w:rsidR="69E2CD4A">
              <w:rPr>
                <w:rFonts w:ascii="Calibri" w:hAnsi="Calibri" w:eastAsia="Calibri" w:cs="Arial"/>
                <w:sz w:val="16"/>
                <w:szCs w:val="16"/>
              </w:rPr>
              <w:t>Long-term Power Forecast data</w:t>
            </w:r>
            <w:r w:rsidRPr="0E1D4A2D">
              <w:rPr>
                <w:rFonts w:ascii="Calibri" w:hAnsi="Calibri" w:eastAsia="Calibri" w:cs="Arial"/>
                <w:sz w:val="16"/>
                <w:szCs w:val="16"/>
              </w:rPr>
              <w:t xml:space="preserve"> Invoice</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06E56A20" w:rsidP="0E1D4A2D" w:rsidRDefault="06E56A20" w14:paraId="605D9251" w14:textId="6D586152">
            <w:pPr>
              <w:spacing w:after="0"/>
              <w:rPr>
                <w:rFonts w:ascii="Calibri" w:hAnsi="Calibri" w:eastAsia="Calibri" w:cs="Arial"/>
                <w:sz w:val="16"/>
                <w:szCs w:val="16"/>
              </w:rPr>
            </w:pPr>
            <w:r w:rsidRPr="0E1D4A2D">
              <w:rPr>
                <w:rFonts w:ascii="Calibri" w:hAnsi="Calibri" w:eastAsia="Calibri" w:cs="Arial"/>
                <w:sz w:val="16"/>
                <w:szCs w:val="16"/>
              </w:rPr>
              <w:t>Long-term Power Forecast data Invoice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37DCE3A" w14:textId="77777777">
            <w:pPr>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16187FD7" w14:textId="03EDDB33">
            <w:pPr>
              <w:spacing w:after="0"/>
              <w:rPr>
                <w:rFonts w:ascii="Calibri" w:hAnsi="Calibri" w:eastAsia="Calibri" w:cs="Calibri"/>
                <w:sz w:val="16"/>
                <w:szCs w:val="16"/>
              </w:rPr>
            </w:pPr>
            <w:r w:rsidRPr="68ECF823">
              <w:rPr>
                <w:rFonts w:ascii="Calibri" w:hAnsi="Calibri" w:cs="Arial" w:eastAsiaTheme="minorEastAsia"/>
                <w:color w:val="000000" w:themeColor="text1"/>
                <w:sz w:val="16"/>
                <w:szCs w:val="16"/>
              </w:rPr>
              <w:t>Timestamp when data request was processed</w:t>
            </w:r>
            <w:r w:rsidRPr="68ECF823" w:rsidR="186DD7E0">
              <w:rPr>
                <w:rFonts w:ascii="Calibri" w:hAnsi="Calibri" w:cs="Arial" w:eastAsiaTheme="minorEastAsia"/>
                <w:color w:val="000000" w:themeColor="text1"/>
                <w:sz w:val="16"/>
                <w:szCs w:val="16"/>
              </w:rPr>
              <w:t>.</w:t>
            </w:r>
            <w:r w:rsidRPr="68ECF823" w:rsidR="186DD7E0">
              <w:rPr>
                <w:rFonts w:ascii="Calibri" w:hAnsi="Calibri" w:eastAsia="Calibri" w:cs="Calibri"/>
                <w:color w:val="881798"/>
                <w:sz w:val="16"/>
                <w:szCs w:val="16"/>
              </w:rPr>
              <w:t xml:space="preserve"> Datetime object according to ISO8601</w:t>
            </w:r>
          </w:p>
        </w:tc>
      </w:tr>
      <w:tr w:rsidR="0E1D4A2D" w:rsidTr="60D024A3" w14:paraId="58934C44" w14:textId="77777777">
        <w:trPr>
          <w:trHeight w:val="300"/>
        </w:trPr>
        <w:tc>
          <w:tcPr>
            <w:tcW w:w="1230" w:type="dxa"/>
            <w:vMerge/>
            <w:tcMar>
              <w:top w:w="11" w:type="dxa"/>
              <w:left w:w="11" w:type="dxa"/>
              <w:bottom w:w="0" w:type="dxa"/>
              <w:right w:w="11" w:type="dxa"/>
            </w:tcMar>
            <w:vAlign w:val="center"/>
          </w:tcPr>
          <w:p w:rsidR="00590829" w:rsidRDefault="00590829" w14:paraId="0E9F9725" w14:textId="77777777"/>
        </w:tc>
        <w:tc>
          <w:tcPr>
            <w:tcW w:w="1690" w:type="dxa"/>
            <w:vMerge/>
            <w:tcMar>
              <w:top w:w="11" w:type="dxa"/>
              <w:left w:w="11" w:type="dxa"/>
              <w:bottom w:w="0" w:type="dxa"/>
              <w:right w:w="11" w:type="dxa"/>
            </w:tcMar>
            <w:vAlign w:val="center"/>
          </w:tcPr>
          <w:p w:rsidR="00590829" w:rsidRDefault="00590829" w14:paraId="7C35A909"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7665F50" w14:textId="41D5F77D">
            <w:pPr>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Invoice Specifications</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0F581D0" w14:textId="11111531">
            <w:pPr>
              <w:spacing w:after="0"/>
              <w:rPr>
                <w:rFonts w:ascii="Calibri" w:hAnsi="Calibri" w:cs="Arial" w:eastAsiaTheme="minorEastAsia"/>
                <w:color w:val="000000" w:themeColor="text1"/>
                <w:sz w:val="16"/>
                <w:szCs w:val="16"/>
                <w:lang w:val="en-US"/>
              </w:rPr>
            </w:pPr>
            <w:r w:rsidRPr="0E1D4A2D">
              <w:rPr>
                <w:rFonts w:ascii="Calibri" w:hAnsi="Calibri" w:cs="Arial" w:eastAsiaTheme="minorEastAsia"/>
                <w:color w:val="000000" w:themeColor="text1"/>
                <w:sz w:val="16"/>
                <w:szCs w:val="16"/>
                <w:lang w:val="en-US"/>
              </w:rPr>
              <w:t xml:space="preserve">A standard invoice generated in line with the supplier’s specifications </w:t>
            </w:r>
          </w:p>
        </w:tc>
      </w:tr>
      <w:tr w:rsidR="0E1D4A2D" w:rsidTr="60D024A3" w14:paraId="3B6CC94F"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64572321" w:rsidP="0E1D4A2D" w:rsidRDefault="64572321" w14:paraId="03D5257B" w14:textId="2D6794DD">
            <w:pPr>
              <w:widowControl w:val="0"/>
              <w:spacing w:after="0"/>
              <w:rPr>
                <w:rFonts w:eastAsia="Calibri"/>
                <w:sz w:val="16"/>
                <w:szCs w:val="16"/>
                <w:highlight w:val="yellow"/>
                <w:lang w:val="en-US"/>
              </w:rPr>
            </w:pPr>
            <w:r w:rsidRPr="0E1D4A2D">
              <w:rPr>
                <w:color w:val="000000" w:themeColor="text1"/>
                <w:sz w:val="16"/>
                <w:szCs w:val="16"/>
              </w:rPr>
              <w:t xml:space="preserve">(G) Long-term Power Forecast data </w:t>
            </w:r>
            <w:r w:rsidRPr="0E1D4A2D" w:rsidR="715C8E69">
              <w:rPr>
                <w:color w:val="000000" w:themeColor="text1"/>
                <w:sz w:val="16"/>
                <w:szCs w:val="16"/>
              </w:rPr>
              <w:t>I</w:t>
            </w:r>
            <w:r w:rsidRPr="0E1D4A2D">
              <w:rPr>
                <w:color w:val="000000" w:themeColor="text1"/>
                <w:sz w:val="16"/>
                <w:szCs w:val="16"/>
              </w:rPr>
              <w:t>nvoice acceptance</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64572321" w:rsidP="0E1D4A2D" w:rsidRDefault="64572321" w14:paraId="3543FDB4" w14:textId="061D8D0D">
            <w:pPr>
              <w:widowControl w:val="0"/>
              <w:spacing w:after="0"/>
              <w:rPr>
                <w:rFonts w:eastAsia="Calibri"/>
                <w:sz w:val="16"/>
                <w:szCs w:val="16"/>
                <w:highlight w:val="yellow"/>
                <w:lang w:val="en-US"/>
              </w:rPr>
            </w:pPr>
            <w:r w:rsidRPr="0E1D4A2D">
              <w:rPr>
                <w:color w:val="000000" w:themeColor="text1"/>
                <w:sz w:val="16"/>
                <w:szCs w:val="16"/>
              </w:rPr>
              <w:t xml:space="preserve">Long-term Power Forecast data </w:t>
            </w:r>
            <w:r w:rsidRPr="0E1D4A2D" w:rsidR="787734E7">
              <w:rPr>
                <w:color w:val="000000" w:themeColor="text1"/>
                <w:sz w:val="16"/>
                <w:szCs w:val="16"/>
              </w:rPr>
              <w:t>I</w:t>
            </w:r>
            <w:r w:rsidRPr="0E1D4A2D">
              <w:rPr>
                <w:color w:val="000000" w:themeColor="text1"/>
                <w:sz w:val="16"/>
                <w:szCs w:val="16"/>
              </w:rPr>
              <w:t>nvoice acceptance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47C687C" w14:textId="77777777">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1F8EAECB" w14:textId="323C5454">
            <w:pPr>
              <w:spacing w:line="257" w:lineRule="auto"/>
              <w:rPr>
                <w:rFonts w:eastAsiaTheme="minorEastAsia"/>
                <w:color w:val="000000" w:themeColor="text1"/>
                <w:sz w:val="16"/>
                <w:szCs w:val="16"/>
              </w:rPr>
            </w:pPr>
            <w:r w:rsidRPr="0E1D4A2D">
              <w:rPr>
                <w:rFonts w:eastAsiaTheme="minorEastAsia"/>
                <w:color w:val="000000" w:themeColor="text1"/>
                <w:sz w:val="16"/>
                <w:szCs w:val="16"/>
              </w:rPr>
              <w:t>Timestamp when Invoice was processed</w:t>
            </w:r>
          </w:p>
        </w:tc>
      </w:tr>
      <w:tr w:rsidR="0E1D4A2D" w:rsidTr="60D024A3" w14:paraId="3902B70B" w14:textId="77777777">
        <w:trPr>
          <w:trHeight w:val="300"/>
        </w:trPr>
        <w:tc>
          <w:tcPr>
            <w:tcW w:w="1230" w:type="dxa"/>
            <w:vMerge/>
            <w:tcMar>
              <w:top w:w="11" w:type="dxa"/>
              <w:left w:w="11" w:type="dxa"/>
              <w:bottom w:w="0" w:type="dxa"/>
              <w:right w:w="11" w:type="dxa"/>
            </w:tcMar>
            <w:vAlign w:val="center"/>
          </w:tcPr>
          <w:p w:rsidR="00590829" w:rsidRDefault="00590829" w14:paraId="56377079" w14:textId="77777777"/>
        </w:tc>
        <w:tc>
          <w:tcPr>
            <w:tcW w:w="1690" w:type="dxa"/>
            <w:vMerge/>
            <w:tcMar>
              <w:top w:w="11" w:type="dxa"/>
              <w:left w:w="11" w:type="dxa"/>
              <w:bottom w:w="0" w:type="dxa"/>
              <w:right w:w="11" w:type="dxa"/>
            </w:tcMar>
            <w:vAlign w:val="center"/>
          </w:tcPr>
          <w:p w:rsidR="00590829" w:rsidRDefault="00590829" w14:paraId="220B6E38"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6A6EE8B" w14:textId="08CEE596">
            <w:pPr>
              <w:spacing w:line="257" w:lineRule="auto"/>
            </w:pPr>
            <w:r w:rsidRPr="0E1D4A2D">
              <w:rPr>
                <w:rFonts w:eastAsiaTheme="minorEastAsia"/>
                <w:color w:val="000000" w:themeColor="text1"/>
                <w:sz w:val="16"/>
                <w:szCs w:val="16"/>
                <w:lang w:val="en-GB"/>
              </w:rPr>
              <w:t>Acceptance acknowledgement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E9A891B" w14:textId="4E2E0DB7">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A standard invoice acceptance acknowledgement generated in line with the customer’s specifications</w:t>
            </w:r>
          </w:p>
        </w:tc>
      </w:tr>
      <w:tr w:rsidR="0E1D4A2D" w:rsidTr="60D024A3" w14:paraId="7A1EBE75" w14:textId="77777777">
        <w:trPr>
          <w:trHeight w:val="300"/>
        </w:trPr>
        <w:tc>
          <w:tcPr>
            <w:tcW w:w="123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21221D16" w:rsidP="0E1D4A2D" w:rsidRDefault="21221D16" w14:paraId="1ABD6DA3" w14:textId="6C292462">
            <w:pPr>
              <w:rPr>
                <w:rFonts w:eastAsiaTheme="minorEastAsia"/>
                <w:color w:val="000000" w:themeColor="text1"/>
                <w:sz w:val="16"/>
                <w:szCs w:val="16"/>
              </w:rPr>
            </w:pPr>
            <w:r w:rsidRPr="0E1D4A2D">
              <w:rPr>
                <w:rFonts w:eastAsiaTheme="minorEastAsia"/>
                <w:color w:val="000000" w:themeColor="text1"/>
                <w:sz w:val="16"/>
                <w:szCs w:val="16"/>
              </w:rPr>
              <w:t>(</w:t>
            </w:r>
            <w:r w:rsidRPr="0E1D4A2D" w:rsidR="243907B9">
              <w:rPr>
                <w:rFonts w:eastAsiaTheme="minorEastAsia"/>
                <w:color w:val="000000" w:themeColor="text1"/>
                <w:sz w:val="16"/>
                <w:szCs w:val="16"/>
              </w:rPr>
              <w:t>H</w:t>
            </w:r>
            <w:r w:rsidRPr="0E1D4A2D">
              <w:rPr>
                <w:rFonts w:eastAsiaTheme="minorEastAsia"/>
                <w:color w:val="000000" w:themeColor="text1"/>
                <w:sz w:val="16"/>
                <w:szCs w:val="16"/>
              </w:rPr>
              <w:t>) Long-term Power Forecast data</w:t>
            </w:r>
          </w:p>
        </w:tc>
        <w:tc>
          <w:tcPr>
            <w:tcW w:w="1690" w:type="dxa"/>
            <w:vMerge w:val="restart"/>
            <w:tcBorders>
              <w:top w:val="single" w:color="000000" w:themeColor="text1" w:sz="2" w:space="0"/>
              <w:left w:val="single" w:color="000000" w:themeColor="text1" w:sz="2" w:space="0"/>
              <w:bottom w:val="single" w:color="000000" w:themeColor="text1" w:sz="2" w:space="0"/>
              <w:right w:val="single" w:color="000000" w:themeColor="text1" w:sz="2" w:space="0"/>
            </w:tcBorders>
            <w:tcMar>
              <w:top w:w="11" w:type="dxa"/>
              <w:left w:w="11" w:type="dxa"/>
              <w:bottom w:w="0" w:type="dxa"/>
              <w:right w:w="11" w:type="dxa"/>
            </w:tcMar>
            <w:vAlign w:val="center"/>
          </w:tcPr>
          <w:p w:rsidR="72C563CD" w:rsidP="0E1D4A2D" w:rsidRDefault="72C563CD" w14:paraId="58FAFF3D" w14:textId="082F6C0C">
            <w:pPr>
              <w:rPr>
                <w:rFonts w:eastAsiaTheme="minorEastAsia"/>
                <w:color w:val="000000" w:themeColor="text1"/>
                <w:sz w:val="16"/>
                <w:szCs w:val="16"/>
              </w:rPr>
            </w:pPr>
            <w:r w:rsidRPr="0E1D4A2D">
              <w:rPr>
                <w:rFonts w:eastAsiaTheme="minorEastAsia"/>
                <w:color w:val="000000" w:themeColor="text1"/>
                <w:sz w:val="16"/>
                <w:szCs w:val="16"/>
              </w:rPr>
              <w:t>Long-term Power Forecast data</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19F6601" w14:textId="2F2EDA3F">
            <w:pPr>
              <w:spacing w:line="257" w:lineRule="auto"/>
              <w:rPr>
                <w:rFonts w:eastAsiaTheme="minorEastAsia"/>
                <w:color w:val="000000" w:themeColor="text1"/>
                <w:sz w:val="16"/>
                <w:szCs w:val="16"/>
                <w:lang w:val="en-GB"/>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46064FA1" w14:textId="79CE0CC0">
            <w:pPr>
              <w:spacing w:line="257" w:lineRule="auto"/>
              <w:rPr>
                <w:rFonts w:ascii="Calibri" w:hAnsi="Calibri" w:eastAsia="Calibri" w:cs="Calibri"/>
                <w:sz w:val="16"/>
                <w:szCs w:val="16"/>
              </w:rPr>
            </w:pPr>
            <w:r w:rsidRPr="68ECF823">
              <w:rPr>
                <w:rFonts w:eastAsiaTheme="minorEastAsia"/>
                <w:color w:val="000000" w:themeColor="text1"/>
                <w:sz w:val="16"/>
                <w:szCs w:val="16"/>
              </w:rPr>
              <w:t>Timestamp when the data package has been generated</w:t>
            </w:r>
            <w:r w:rsidRPr="68ECF823" w:rsidR="1D1B13BC">
              <w:rPr>
                <w:rFonts w:eastAsiaTheme="minorEastAsia"/>
                <w:color w:val="000000" w:themeColor="text1"/>
                <w:sz w:val="16"/>
                <w:szCs w:val="16"/>
              </w:rPr>
              <w:t>.</w:t>
            </w:r>
            <w:r w:rsidRPr="68ECF823" w:rsidR="1D1B13BC">
              <w:rPr>
                <w:rFonts w:ascii="Calibri" w:hAnsi="Calibri" w:eastAsia="Calibri" w:cs="Calibri"/>
                <w:color w:val="881798"/>
                <w:sz w:val="16"/>
                <w:szCs w:val="16"/>
              </w:rPr>
              <w:t xml:space="preserve"> Datetime object according to ISO8601</w:t>
            </w:r>
          </w:p>
        </w:tc>
      </w:tr>
      <w:tr w:rsidR="0E1D4A2D" w:rsidTr="60D024A3" w14:paraId="53678CDC" w14:textId="77777777">
        <w:trPr>
          <w:trHeight w:val="300"/>
        </w:trPr>
        <w:tc>
          <w:tcPr>
            <w:tcW w:w="1230" w:type="dxa"/>
            <w:vMerge/>
            <w:tcMar>
              <w:top w:w="11" w:type="dxa"/>
              <w:left w:w="11" w:type="dxa"/>
              <w:bottom w:w="0" w:type="dxa"/>
              <w:right w:w="11" w:type="dxa"/>
            </w:tcMar>
            <w:vAlign w:val="center"/>
          </w:tcPr>
          <w:p w:rsidR="00590829" w:rsidRDefault="00590829" w14:paraId="6984484E" w14:textId="77777777"/>
        </w:tc>
        <w:tc>
          <w:tcPr>
            <w:tcW w:w="1690" w:type="dxa"/>
            <w:vMerge/>
            <w:tcMar>
              <w:top w:w="11" w:type="dxa"/>
              <w:left w:w="11" w:type="dxa"/>
              <w:bottom w:w="0" w:type="dxa"/>
              <w:right w:w="11" w:type="dxa"/>
            </w:tcMar>
            <w:vAlign w:val="center"/>
          </w:tcPr>
          <w:p w:rsidR="00590829" w:rsidRDefault="00590829" w14:paraId="461F1274" w14:textId="77777777"/>
        </w:tc>
        <w:tc>
          <w:tcPr>
            <w:tcW w:w="1496" w:type="dxa"/>
            <w:tcBorders>
              <w:top w:val="single" w:color="auto" w:sz="4" w:space="0"/>
              <w:left w:val="single" w:color="000000" w:themeColor="text1" w:sz="2" w:space="0"/>
              <w:bottom w:val="single" w:color="auto" w:sz="4" w:space="0"/>
              <w:right w:val="single" w:color="auto" w:sz="4" w:space="0"/>
            </w:tcBorders>
            <w:shd w:val="clear" w:color="auto" w:fill="FFFFFF" w:themeFill="background1"/>
            <w:tcMar>
              <w:top w:w="11" w:type="dxa"/>
              <w:left w:w="11" w:type="dxa"/>
              <w:bottom w:w="0" w:type="dxa"/>
              <w:right w:w="11" w:type="dxa"/>
            </w:tcMar>
            <w:vAlign w:val="center"/>
          </w:tcPr>
          <w:p w:rsidR="68D59C26" w:rsidP="68ECF823" w:rsidRDefault="099B9BA9" w14:paraId="36529B3B" w14:textId="1D521FF0">
            <w:pPr>
              <w:spacing w:line="257" w:lineRule="auto"/>
              <w:rPr>
                <w:rFonts w:eastAsiaTheme="minorEastAsia"/>
                <w:color w:val="000000" w:themeColor="text1"/>
                <w:sz w:val="16"/>
                <w:szCs w:val="16"/>
                <w:lang w:val="en-GB"/>
              </w:rPr>
            </w:pPr>
            <w:r w:rsidRPr="68ECF823">
              <w:rPr>
                <w:rFonts w:eastAsiaTheme="minorEastAsia"/>
                <w:color w:val="000000" w:themeColor="text1"/>
                <w:sz w:val="16"/>
                <w:szCs w:val="16"/>
                <w:lang w:val="en-GB"/>
              </w:rPr>
              <w:t>Dataset for area [degree] (WGS 84)</w:t>
            </w:r>
          </w:p>
        </w:tc>
        <w:tc>
          <w:tcPr>
            <w:tcW w:w="4604" w:type="dxa"/>
            <w:tcBorders>
              <w:top w:val="single" w:color="auto" w:sz="4" w:space="0"/>
              <w:left w:val="single" w:color="auto" w:sz="4" w:space="0"/>
              <w:bottom w:val="single" w:color="auto" w:sz="4" w:space="0"/>
              <w:right w:val="single" w:color="auto" w:sz="4" w:space="0"/>
            </w:tcBorders>
            <w:shd w:val="clear" w:color="auto" w:fill="FFFFFF" w:themeFill="background1"/>
            <w:tcMar>
              <w:top w:w="11" w:type="dxa"/>
              <w:left w:w="11" w:type="dxa"/>
              <w:bottom w:w="0" w:type="dxa"/>
              <w:right w:w="11" w:type="dxa"/>
            </w:tcMar>
            <w:vAlign w:val="center"/>
          </w:tcPr>
          <w:p w:rsidR="21543CFC" w:rsidP="68ECF823" w:rsidRDefault="1ABD5553" w14:paraId="53532000" w14:textId="6DEA588A">
            <w:pPr>
              <w:spacing w:line="257" w:lineRule="auto"/>
              <w:rPr>
                <w:rFonts w:eastAsiaTheme="minorEastAsia"/>
                <w:color w:val="000000" w:themeColor="text1"/>
                <w:sz w:val="16"/>
                <w:szCs w:val="16"/>
                <w:lang w:val="en-US"/>
              </w:rPr>
            </w:pPr>
            <w:commentRangeStart w:id="63"/>
            <w:commentRangeStart w:id="64"/>
            <w:r w:rsidRPr="68ECF823">
              <w:rPr>
                <w:rFonts w:eastAsiaTheme="minorEastAsia"/>
                <w:color w:val="000000" w:themeColor="text1"/>
                <w:sz w:val="16"/>
                <w:szCs w:val="16"/>
                <w:lang w:val="en-US"/>
              </w:rPr>
              <w:t>A dataset of coordinates defining a geographical area (polygon)</w:t>
            </w:r>
            <w:commentRangeEnd w:id="63"/>
            <w:r w:rsidR="66098AA0">
              <w:rPr>
                <w:rStyle w:val="CommentReference"/>
                <w:rFonts w:eastAsiaTheme="minorEastAsia"/>
                <w:color w:val="000000" w:themeColor="text1"/>
                <w:lang w:val="en-US"/>
              </w:rPr>
              <w:commentReference w:id="63"/>
            </w:r>
            <w:commentRangeEnd w:id="64"/>
            <w:r>
              <w:rPr>
                <w:rStyle w:val="CommentReference"/>
              </w:rPr>
              <w:commentReference w:id="64"/>
            </w:r>
          </w:p>
        </w:tc>
      </w:tr>
      <w:tr w:rsidR="7E864098" w:rsidTr="60D024A3" w14:paraId="48E7FE2F" w14:textId="77777777">
        <w:trPr>
          <w:trHeight w:val="300"/>
          <w:ins w:author="Ruwaida Yvonne (DU-I)" w:date="2025-11-14T09:41:00Z" w:id="66294985"/>
        </w:trPr>
        <w:tc>
          <w:tcPr>
            <w:tcW w:w="1230" w:type="dxa"/>
            <w:vMerge/>
            <w:tcMar>
              <w:top w:w="11" w:type="dxa"/>
              <w:left w:w="11" w:type="dxa"/>
              <w:bottom w:w="0" w:type="dxa"/>
              <w:right w:w="11" w:type="dxa"/>
            </w:tcMar>
            <w:vAlign w:val="center"/>
          </w:tcPr>
          <w:p w:rsidR="00EA7372" w:rsidRDefault="00EA7372" w14:paraId="23A79DE9" w14:textId="77777777"/>
        </w:tc>
        <w:tc>
          <w:tcPr>
            <w:tcW w:w="1690" w:type="dxa"/>
            <w:vMerge/>
            <w:tcMar>
              <w:top w:w="11" w:type="dxa"/>
              <w:left w:w="11" w:type="dxa"/>
              <w:bottom w:w="0" w:type="dxa"/>
              <w:right w:w="11" w:type="dxa"/>
            </w:tcMar>
            <w:vAlign w:val="center"/>
          </w:tcPr>
          <w:p w:rsidR="00EA7372" w:rsidRDefault="00EA7372" w14:paraId="4FCBF7AC" w14:textId="77777777"/>
        </w:tc>
        <w:tc>
          <w:tcPr>
            <w:tcW w:w="1496" w:type="dxa"/>
            <w:tcBorders>
              <w:top w:val="single" w:color="auto" w:sz="4" w:space="0"/>
              <w:left w:val="single" w:color="000000" w:themeColor="text1" w:sz="2" w:space="0"/>
              <w:bottom w:val="single" w:color="auto" w:sz="4" w:space="0"/>
              <w:right w:val="single" w:color="auto" w:sz="4" w:space="0"/>
            </w:tcBorders>
            <w:shd w:val="clear" w:color="auto" w:fill="FFFFFF" w:themeFill="background1"/>
            <w:tcMar>
              <w:top w:w="11" w:type="dxa"/>
              <w:left w:w="11" w:type="dxa"/>
              <w:bottom w:w="0" w:type="dxa"/>
              <w:right w:w="11" w:type="dxa"/>
            </w:tcMar>
            <w:vAlign w:val="center"/>
          </w:tcPr>
          <w:p w:rsidR="4A18AA8A" w:rsidP="68ECF823" w:rsidRDefault="7560A8E5" w14:paraId="3AE0CBA3" w14:textId="111F2770">
            <w:pPr>
              <w:spacing w:line="257" w:lineRule="auto"/>
              <w:rPr>
                <w:rFonts w:eastAsiaTheme="minorEastAsia"/>
                <w:color w:val="000000" w:themeColor="text1"/>
                <w:sz w:val="16"/>
                <w:szCs w:val="16"/>
                <w:lang w:val="en-GB"/>
              </w:rPr>
            </w:pPr>
            <w:r w:rsidRPr="68ECF823">
              <w:rPr>
                <w:rFonts w:eastAsiaTheme="minorEastAsia"/>
                <w:color w:val="000000" w:themeColor="text1"/>
                <w:sz w:val="16"/>
                <w:szCs w:val="16"/>
                <w:lang w:val="en-GB"/>
              </w:rPr>
              <w:t xml:space="preserve">(Optional) </w:t>
            </w:r>
            <w:commentRangeStart w:id="66"/>
            <w:proofErr w:type="spellStart"/>
            <w:r w:rsidRPr="68ECF823">
              <w:rPr>
                <w:rFonts w:eastAsiaTheme="minorEastAsia"/>
                <w:color w:val="000000" w:themeColor="text1"/>
                <w:sz w:val="16"/>
                <w:szCs w:val="16"/>
                <w:lang w:val="en-GB"/>
              </w:rPr>
              <w:t>mRID</w:t>
            </w:r>
            <w:commentRangeEnd w:id="66"/>
            <w:r w:rsidR="4A18AA8A">
              <w:rPr>
                <w:rStyle w:val="CommentReference"/>
                <w:rFonts w:eastAsiaTheme="minorEastAsia"/>
                <w:color w:val="000000" w:themeColor="text1"/>
                <w:lang w:val="en-GB"/>
              </w:rPr>
              <w:commentReference w:id="66"/>
            </w:r>
            <w:proofErr w:type="spellEnd"/>
          </w:p>
          <w:p w:rsidR="7E864098" w:rsidP="68ECF823" w:rsidRDefault="7E864098" w14:paraId="35565D5F" w14:textId="679C1800">
            <w:pPr>
              <w:spacing w:line="257" w:lineRule="auto"/>
              <w:rPr>
                <w:rFonts w:eastAsiaTheme="minorEastAsia"/>
                <w:color w:val="000000" w:themeColor="text1"/>
                <w:sz w:val="16"/>
                <w:szCs w:val="16"/>
                <w:lang w:val="en-GB"/>
              </w:rPr>
            </w:pPr>
          </w:p>
        </w:tc>
        <w:tc>
          <w:tcPr>
            <w:tcW w:w="4604" w:type="dxa"/>
            <w:tcBorders>
              <w:top w:val="single" w:color="auto" w:sz="4" w:space="0"/>
              <w:left w:val="single" w:color="auto" w:sz="4" w:space="0"/>
              <w:bottom w:val="single" w:color="auto" w:sz="4" w:space="0"/>
              <w:right w:val="single" w:color="auto" w:sz="4" w:space="0"/>
            </w:tcBorders>
            <w:shd w:val="clear" w:color="auto" w:fill="FFFFFF" w:themeFill="background1"/>
            <w:tcMar>
              <w:top w:w="11" w:type="dxa"/>
              <w:left w:w="11" w:type="dxa"/>
              <w:bottom w:w="0" w:type="dxa"/>
              <w:right w:w="11" w:type="dxa"/>
            </w:tcMar>
            <w:vAlign w:val="center"/>
          </w:tcPr>
          <w:p w:rsidR="4A18AA8A" w:rsidP="68ECF823" w:rsidRDefault="3819C298" w14:paraId="4EBC49DC" w14:textId="1A05DA43">
            <w:pPr>
              <w:spacing w:line="257" w:lineRule="auto"/>
              <w:rPr>
                <w:rFonts w:eastAsiaTheme="minorEastAsia"/>
                <w:color w:val="000000" w:themeColor="text1"/>
                <w:sz w:val="16"/>
                <w:szCs w:val="16"/>
                <w:lang w:val="en-US"/>
              </w:rPr>
            </w:pPr>
            <w:r w:rsidRPr="68ECF823">
              <w:rPr>
                <w:rFonts w:eastAsiaTheme="minorEastAsia"/>
                <w:color w:val="000000" w:themeColor="text1"/>
                <w:sz w:val="16"/>
                <w:szCs w:val="16"/>
                <w:lang w:val="en-US"/>
              </w:rPr>
              <w:t>M</w:t>
            </w:r>
            <w:r w:rsidRPr="68ECF823" w:rsidR="7560A8E5">
              <w:rPr>
                <w:rFonts w:eastAsiaTheme="minorEastAsia"/>
                <w:color w:val="000000" w:themeColor="text1"/>
                <w:sz w:val="16"/>
                <w:szCs w:val="16"/>
                <w:lang w:val="en-US"/>
              </w:rPr>
              <w:t>aster Resource Identifier is a global consistent identification of any network model object</w:t>
            </w:r>
          </w:p>
          <w:p w:rsidR="4A18AA8A" w:rsidP="68ECF823" w:rsidRDefault="7560A8E5" w14:paraId="14E6371D" w14:textId="3DF03490">
            <w:pPr>
              <w:spacing w:line="257" w:lineRule="auto"/>
              <w:rPr>
                <w:rFonts w:eastAsiaTheme="minorEastAsia"/>
                <w:color w:val="000000" w:themeColor="text1"/>
                <w:sz w:val="16"/>
                <w:szCs w:val="16"/>
                <w:lang w:val="en-US"/>
              </w:rPr>
            </w:pPr>
            <w:r w:rsidRPr="68ECF823">
              <w:rPr>
                <w:rFonts w:eastAsiaTheme="minorEastAsia"/>
                <w:color w:val="000000" w:themeColor="text1"/>
                <w:sz w:val="16"/>
                <w:szCs w:val="16"/>
                <w:lang w:val="en-US"/>
              </w:rPr>
              <w:t>MRID will be used when agreed with eligible party that that produces information.</w:t>
            </w:r>
          </w:p>
        </w:tc>
      </w:tr>
      <w:tr w:rsidR="0E1D4A2D" w:rsidTr="60D024A3" w14:paraId="7D3C3742" w14:textId="77777777">
        <w:trPr>
          <w:trHeight w:val="300"/>
        </w:trPr>
        <w:tc>
          <w:tcPr>
            <w:tcW w:w="1230" w:type="dxa"/>
            <w:vMerge/>
            <w:tcMar>
              <w:top w:w="11" w:type="dxa"/>
              <w:left w:w="11" w:type="dxa"/>
              <w:bottom w:w="0" w:type="dxa"/>
              <w:right w:w="11" w:type="dxa"/>
            </w:tcMar>
            <w:vAlign w:val="center"/>
          </w:tcPr>
          <w:p w:rsidR="00590829" w:rsidRDefault="00590829" w14:paraId="6E6A5574" w14:textId="77777777"/>
        </w:tc>
        <w:tc>
          <w:tcPr>
            <w:tcW w:w="1690" w:type="dxa"/>
            <w:vMerge/>
            <w:tcMar>
              <w:top w:w="11" w:type="dxa"/>
              <w:left w:w="11" w:type="dxa"/>
              <w:bottom w:w="0" w:type="dxa"/>
              <w:right w:w="11" w:type="dxa"/>
            </w:tcMar>
            <w:vAlign w:val="center"/>
          </w:tcPr>
          <w:p w:rsidR="00590829" w:rsidRDefault="00590829" w14:paraId="34C9DDD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6098AA0" w:rsidP="0E1D4A2D" w:rsidRDefault="66098AA0" w14:paraId="140DD3FB" w14:textId="7D13D2EF">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Unit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6098AA0" w:rsidP="0E1D4A2D" w:rsidRDefault="66098AA0" w14:paraId="1BA729C5" w14:textId="40B0AB9E">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[MW]</w:t>
            </w:r>
          </w:p>
        </w:tc>
      </w:tr>
      <w:tr w:rsidR="0E1D4A2D" w:rsidTr="60D024A3" w14:paraId="34B49595" w14:textId="77777777">
        <w:trPr>
          <w:trHeight w:val="300"/>
        </w:trPr>
        <w:tc>
          <w:tcPr>
            <w:tcW w:w="1230" w:type="dxa"/>
            <w:vMerge/>
            <w:tcMar>
              <w:top w:w="11" w:type="dxa"/>
              <w:left w:w="11" w:type="dxa"/>
              <w:bottom w:w="0" w:type="dxa"/>
              <w:right w:w="11" w:type="dxa"/>
            </w:tcMar>
            <w:vAlign w:val="center"/>
          </w:tcPr>
          <w:p w:rsidR="00590829" w:rsidRDefault="00590829" w14:paraId="1ACA99D0" w14:textId="77777777"/>
        </w:tc>
        <w:tc>
          <w:tcPr>
            <w:tcW w:w="1690" w:type="dxa"/>
            <w:vMerge/>
            <w:tcMar>
              <w:top w:w="11" w:type="dxa"/>
              <w:left w:w="11" w:type="dxa"/>
              <w:bottom w:w="0" w:type="dxa"/>
              <w:right w:w="11" w:type="dxa"/>
            </w:tcMar>
            <w:vAlign w:val="center"/>
          </w:tcPr>
          <w:p w:rsidR="00590829" w:rsidRDefault="00590829" w14:paraId="0A651186"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6098AA0" w:rsidP="0E1D4A2D" w:rsidRDefault="66098AA0" w14:paraId="13F79442" w14:textId="43BED621">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Quantity</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6098AA0" w:rsidP="0E1D4A2D" w:rsidRDefault="66098AA0" w14:paraId="62F9FD72" w14:textId="5726D7CA">
            <w:pPr>
              <w:spacing w:line="257" w:lineRule="auto"/>
              <w:rPr>
                <w:rFonts w:eastAsiaTheme="minorEastAsia"/>
                <w:color w:val="000000" w:themeColor="text1"/>
                <w:sz w:val="16"/>
                <w:szCs w:val="16"/>
                <w:lang w:val="en-US"/>
              </w:rPr>
            </w:pPr>
            <w:r w:rsidRPr="0E1D4A2D">
              <w:rPr>
                <w:rFonts w:eastAsiaTheme="minorEastAsia"/>
                <w:color w:val="000000" w:themeColor="text1"/>
                <w:sz w:val="16"/>
                <w:szCs w:val="16"/>
                <w:lang w:val="en-US"/>
              </w:rPr>
              <w:t>Forecasted electrical power consumption or generation</w:t>
            </w:r>
          </w:p>
        </w:tc>
      </w:tr>
      <w:tr w:rsidR="0E1D4A2D" w:rsidTr="60D024A3" w14:paraId="1552B8C9" w14:textId="77777777">
        <w:tblPrEx>
          <w:tblW w:w="9020" w:type="dxa"/>
          <w:tblLook w:val="0600" w:firstRow="0" w:lastRow="0" w:firstColumn="0" w:lastColumn="0" w:noHBand="1" w:noVBand="1"/>
          <w:tblPrExChange w:author="Ruwaida Yvonne (DU-I)" w:date="2025-11-24T05:56:00Z" w:id="67">
            <w:tblPrEx>
              <w:tblW w:w="0" w:type="auto"/>
              <w:tblLook w:val="0600" w:firstRow="0" w:lastRow="0" w:firstColumn="0" w:lastColumn="0" w:noHBand="1" w:noVBand="1"/>
            </w:tblPrEx>
          </w:tblPrExChange>
        </w:tblPrEx>
        <w:trPr>
          <w:trHeight w:val="360"/>
          <w:trPrChange w:author="Ruwaida Yvonne (DU-I)" w:date="2025-11-24T05:56:00Z" w:id="68">
            <w:trPr>
              <w:gridAfter w:val="0"/>
              <w:trHeight w:val="300"/>
            </w:trPr>
          </w:trPrChange>
        </w:trPr>
        <w:tc>
          <w:tcPr>
            <w:tcW w:w="1230" w:type="dxa"/>
            <w:vMerge/>
            <w:tcMar>
              <w:top w:w="11" w:type="dxa"/>
              <w:left w:w="11" w:type="dxa"/>
              <w:bottom w:w="0" w:type="dxa"/>
              <w:right w:w="11" w:type="dxa"/>
            </w:tcMar>
            <w:vAlign w:val="center"/>
          </w:tcPr>
          <w:p w:rsidR="00590829" w:rsidRDefault="00590829" w14:paraId="6C81D1F3" w14:textId="77777777"/>
        </w:tc>
        <w:tc>
          <w:tcPr>
            <w:tcW w:w="1690" w:type="dxa"/>
            <w:vMerge/>
            <w:tcMar>
              <w:top w:w="11" w:type="dxa"/>
              <w:left w:w="11" w:type="dxa"/>
              <w:bottom w:w="0" w:type="dxa"/>
              <w:right w:w="11" w:type="dxa"/>
            </w:tcMar>
            <w:vAlign w:val="center"/>
          </w:tcPr>
          <w:p w:rsidR="00590829" w:rsidRDefault="00590829" w14:paraId="5197025D"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Change w:author="Ruwaida Yvonne (DU-I)" w:date="2025-11-24T05:56:00Z" w:id="71">
              <w:tcPr>
                <w:tcW w:w="1496" w:type="dxa"/>
                <w:gridSpan w:val="2"/>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tcPrChange>
          </w:tcPr>
          <w:p w:rsidR="0E1D4A2D" w:rsidP="0E1D4A2D" w:rsidRDefault="0E1D4A2D" w14:paraId="032F96C8" w14:textId="23A5515B">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start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Change w:author="Ruwaida Yvonne (DU-I)" w:date="2025-11-24T05:56:00Z" w:id="72">
              <w:tcPr>
                <w:tcW w:w="4604" w:type="dxa"/>
                <w:gridSpan w:val="2"/>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tcPrChange>
          </w:tcPr>
          <w:p w:rsidR="0E1D4A2D" w:rsidP="68ECF823" w:rsidRDefault="659A656F" w14:paraId="269282E4" w14:textId="620A86E0">
            <w:pPr>
              <w:spacing w:line="257" w:lineRule="auto"/>
              <w:rPr>
                <w:rFonts w:ascii="Calibri" w:hAnsi="Calibri" w:eastAsia="Calibri" w:cs="Calibri"/>
                <w:sz w:val="16"/>
                <w:szCs w:val="16"/>
                <w:lang w:val="en-GB"/>
              </w:rPr>
            </w:pPr>
            <w:r w:rsidRPr="68ECF823">
              <w:rPr>
                <w:rFonts w:ascii="Calibri" w:hAnsi="Calibri" w:eastAsia="Calibri" w:cs="Calibri"/>
                <w:color w:val="000000" w:themeColor="text1"/>
                <w:sz w:val="16"/>
                <w:szCs w:val="16"/>
              </w:rPr>
              <w:t>Datetime object according to ISO8601</w:t>
            </w:r>
          </w:p>
        </w:tc>
      </w:tr>
      <w:tr w:rsidR="0E1D4A2D" w:rsidTr="60D024A3" w14:paraId="7F8CB09B" w14:textId="77777777">
        <w:trPr>
          <w:trHeight w:val="300"/>
        </w:trPr>
        <w:tc>
          <w:tcPr>
            <w:tcW w:w="1230" w:type="dxa"/>
            <w:vMerge/>
            <w:tcMar>
              <w:top w:w="11" w:type="dxa"/>
              <w:left w:w="11" w:type="dxa"/>
              <w:bottom w:w="0" w:type="dxa"/>
              <w:right w:w="11" w:type="dxa"/>
            </w:tcMar>
            <w:vAlign w:val="center"/>
          </w:tcPr>
          <w:p w:rsidR="00590829" w:rsidRDefault="00590829" w14:paraId="0F1AFC43" w14:textId="77777777"/>
        </w:tc>
        <w:tc>
          <w:tcPr>
            <w:tcW w:w="1690" w:type="dxa"/>
            <w:vMerge/>
            <w:tcMar>
              <w:top w:w="11" w:type="dxa"/>
              <w:left w:w="11" w:type="dxa"/>
              <w:bottom w:w="0" w:type="dxa"/>
              <w:right w:w="11" w:type="dxa"/>
            </w:tcMar>
            <w:vAlign w:val="center"/>
          </w:tcPr>
          <w:p w:rsidR="00590829" w:rsidRDefault="00590829" w14:paraId="56303078"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5FC0968" w14:textId="03C5CAD0">
            <w:pPr>
              <w:spacing w:line="257" w:lineRule="auto"/>
              <w:rPr>
                <w:rFonts w:ascii="Calibri" w:hAnsi="Calibri" w:eastAsia="Calibri" w:cs="Calibri"/>
                <w:color w:val="000000" w:themeColor="text1"/>
                <w:sz w:val="16"/>
                <w:szCs w:val="16"/>
                <w:lang w:val="en-GB"/>
              </w:rPr>
            </w:pPr>
            <w:r w:rsidRPr="0E1D4A2D">
              <w:rPr>
                <w:rFonts w:ascii="Calibri" w:hAnsi="Calibri" w:eastAsia="Calibri" w:cs="Calibri"/>
                <w:color w:val="000000" w:themeColor="text1"/>
                <w:sz w:val="16"/>
                <w:szCs w:val="16"/>
                <w:lang w:val="en-GB"/>
              </w:rPr>
              <w:t>Time period end</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FA51F0F" w14:paraId="51BCE07A" w14:textId="21F3A8A6">
            <w:pPr>
              <w:spacing w:line="257" w:lineRule="auto"/>
              <w:rPr>
                <w:rFonts w:ascii="Calibri" w:hAnsi="Calibri" w:eastAsia="Calibri" w:cs="Calibri"/>
                <w:sz w:val="16"/>
                <w:szCs w:val="16"/>
                <w:lang w:val="en-GB"/>
              </w:rPr>
            </w:pPr>
            <w:r w:rsidRPr="68ECF823">
              <w:rPr>
                <w:rFonts w:ascii="Calibri" w:hAnsi="Calibri" w:eastAsia="Calibri" w:cs="Calibri"/>
                <w:color w:val="000000" w:themeColor="text1"/>
                <w:sz w:val="16"/>
                <w:szCs w:val="16"/>
              </w:rPr>
              <w:t>Datetime object according to ISO8601</w:t>
            </w:r>
          </w:p>
        </w:tc>
      </w:tr>
      <w:tr w:rsidR="0E1D4A2D" w:rsidTr="60D024A3" w14:paraId="385B9246" w14:textId="77777777">
        <w:trPr>
          <w:trHeight w:val="300"/>
        </w:trPr>
        <w:tc>
          <w:tcPr>
            <w:tcW w:w="1230" w:type="dxa"/>
            <w:vMerge/>
            <w:tcMar>
              <w:top w:w="11" w:type="dxa"/>
              <w:left w:w="11" w:type="dxa"/>
              <w:bottom w:w="0" w:type="dxa"/>
              <w:right w:w="11" w:type="dxa"/>
            </w:tcMar>
            <w:vAlign w:val="center"/>
          </w:tcPr>
          <w:p w:rsidR="00590829" w:rsidRDefault="00590829" w14:paraId="398F1430" w14:textId="77777777"/>
        </w:tc>
        <w:tc>
          <w:tcPr>
            <w:tcW w:w="1690" w:type="dxa"/>
            <w:vMerge/>
            <w:tcMar>
              <w:top w:w="11" w:type="dxa"/>
              <w:left w:w="11" w:type="dxa"/>
              <w:bottom w:w="0" w:type="dxa"/>
              <w:right w:w="11" w:type="dxa"/>
            </w:tcMar>
            <w:vAlign w:val="center"/>
          </w:tcPr>
          <w:p w:rsidR="00590829" w:rsidRDefault="00590829" w14:paraId="5E699BCE"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20C73E6" w:rsidP="0E1D4A2D" w:rsidRDefault="220C73E6" w14:paraId="7B64B2E5" w14:textId="75C019AD">
            <w:pPr>
              <w:spacing w:line="257" w:lineRule="auto"/>
              <w:rPr>
                <w:rFonts w:ascii="Calibri" w:hAnsi="Calibri" w:eastAsia="Calibri" w:cs="Calibri"/>
                <w:color w:val="000000" w:themeColor="text1"/>
                <w:sz w:val="16"/>
                <w:szCs w:val="16"/>
                <w:lang w:val="sv-SE"/>
              </w:rPr>
            </w:pPr>
            <w:r w:rsidRPr="0E1D4A2D">
              <w:rPr>
                <w:rFonts w:ascii="Calibri" w:hAnsi="Calibri" w:eastAsia="Calibri" w:cs="Calibri"/>
                <w:color w:val="000000" w:themeColor="text1"/>
                <w:sz w:val="16"/>
                <w:szCs w:val="16"/>
                <w:lang w:val="en-GB"/>
              </w:rPr>
              <w:t>(Optional) Forecast accuracy</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20C73E6" w:rsidP="0E1D4A2D" w:rsidRDefault="220C73E6" w14:paraId="51DF75C1" w14:textId="19261AE0">
            <w:pPr>
              <w:spacing w:line="257" w:lineRule="auto"/>
              <w:rPr>
                <w:rFonts w:ascii="Calibri" w:hAnsi="Calibri" w:eastAsia="Calibri" w:cs="Calibri"/>
                <w:color w:val="000000" w:themeColor="text1"/>
                <w:sz w:val="16"/>
                <w:szCs w:val="16"/>
                <w:lang w:val="en-GB"/>
              </w:rPr>
            </w:pPr>
            <w:r w:rsidRPr="00457C15">
              <w:rPr>
                <w:rFonts w:ascii="Calibri" w:hAnsi="Calibri" w:eastAsia="Calibri" w:cs="Calibri"/>
                <w:color w:val="000000" w:themeColor="text1"/>
                <w:sz w:val="16"/>
                <w:szCs w:val="16"/>
                <w:lang w:val="fr-FR"/>
                <w:rPrChange w:author="Ruwaida Yvonne (DU-I)" w:date="2025-11-21T07:23:00Z" w16du:dateUtc="2025-11-21T06:23:00Z" w:id="73">
                  <w:rPr>
                    <w:rFonts w:ascii="Calibri" w:hAnsi="Calibri" w:eastAsia="Calibri" w:cs="Calibri"/>
                    <w:color w:val="000000" w:themeColor="text1"/>
                    <w:sz w:val="16"/>
                    <w:szCs w:val="16"/>
                    <w:lang w:val="en-GB"/>
                  </w:rPr>
                </w:rPrChange>
              </w:rPr>
              <w:t xml:space="preserve">Standard </w:t>
            </w:r>
            <w:proofErr w:type="spellStart"/>
            <w:r w:rsidRPr="00457C15">
              <w:rPr>
                <w:rFonts w:ascii="Calibri" w:hAnsi="Calibri" w:eastAsia="Calibri" w:cs="Calibri"/>
                <w:color w:val="000000" w:themeColor="text1"/>
                <w:sz w:val="16"/>
                <w:szCs w:val="16"/>
                <w:lang w:val="fr-FR"/>
                <w:rPrChange w:author="Ruwaida Yvonne (DU-I)" w:date="2025-11-21T07:23:00Z" w16du:dateUtc="2025-11-21T06:23:00Z" w:id="74">
                  <w:rPr>
                    <w:rFonts w:ascii="Calibri" w:hAnsi="Calibri" w:eastAsia="Calibri" w:cs="Calibri"/>
                    <w:color w:val="000000" w:themeColor="text1"/>
                    <w:sz w:val="16"/>
                    <w:szCs w:val="16"/>
                    <w:lang w:val="en-GB"/>
                  </w:rPr>
                </w:rPrChange>
              </w:rPr>
              <w:t>deviation</w:t>
            </w:r>
            <w:proofErr w:type="spellEnd"/>
            <w:r w:rsidRPr="00457C15">
              <w:rPr>
                <w:rFonts w:ascii="Calibri" w:hAnsi="Calibri" w:eastAsia="Calibri" w:cs="Calibri"/>
                <w:color w:val="000000" w:themeColor="text1"/>
                <w:sz w:val="16"/>
                <w:szCs w:val="16"/>
                <w:lang w:val="fr-FR"/>
                <w:rPrChange w:author="Ruwaida Yvonne (DU-I)" w:date="2025-11-21T07:23:00Z" w16du:dateUtc="2025-11-21T06:23:00Z" w:id="75">
                  <w:rPr>
                    <w:rFonts w:ascii="Calibri" w:hAnsi="Calibri" w:eastAsia="Calibri" w:cs="Calibri"/>
                    <w:color w:val="000000" w:themeColor="text1"/>
                    <w:sz w:val="16"/>
                    <w:szCs w:val="16"/>
                    <w:lang w:val="en-GB"/>
                  </w:rPr>
                </w:rPrChange>
              </w:rPr>
              <w:t xml:space="preserve">, confidence </w:t>
            </w:r>
            <w:proofErr w:type="spellStart"/>
            <w:r w:rsidRPr="00457C15">
              <w:rPr>
                <w:rFonts w:ascii="Calibri" w:hAnsi="Calibri" w:eastAsia="Calibri" w:cs="Calibri"/>
                <w:color w:val="000000" w:themeColor="text1"/>
                <w:sz w:val="16"/>
                <w:szCs w:val="16"/>
                <w:lang w:val="fr-FR"/>
                <w:rPrChange w:author="Ruwaida Yvonne (DU-I)" w:date="2025-11-21T07:23:00Z" w16du:dateUtc="2025-11-21T06:23:00Z" w:id="76">
                  <w:rPr>
                    <w:rFonts w:ascii="Calibri" w:hAnsi="Calibri" w:eastAsia="Calibri" w:cs="Calibri"/>
                    <w:color w:val="000000" w:themeColor="text1"/>
                    <w:sz w:val="16"/>
                    <w:szCs w:val="16"/>
                    <w:lang w:val="en-GB"/>
                  </w:rPr>
                </w:rPrChange>
              </w:rPr>
              <w:t>intervals</w:t>
            </w:r>
            <w:proofErr w:type="spellEnd"/>
            <w:r w:rsidRPr="00457C15">
              <w:rPr>
                <w:rFonts w:ascii="Calibri" w:hAnsi="Calibri" w:eastAsia="Calibri" w:cs="Calibri"/>
                <w:color w:val="000000" w:themeColor="text1"/>
                <w:sz w:val="16"/>
                <w:szCs w:val="16"/>
                <w:lang w:val="fr-FR"/>
                <w:rPrChange w:author="Ruwaida Yvonne (DU-I)" w:date="2025-11-21T07:23:00Z" w16du:dateUtc="2025-11-21T06:23:00Z" w:id="77">
                  <w:rPr>
                    <w:rFonts w:ascii="Calibri" w:hAnsi="Calibri" w:eastAsia="Calibri" w:cs="Calibri"/>
                    <w:color w:val="000000" w:themeColor="text1"/>
                    <w:sz w:val="16"/>
                    <w:szCs w:val="16"/>
                    <w:lang w:val="en-GB"/>
                  </w:rPr>
                </w:rPrChange>
              </w:rPr>
              <w:t xml:space="preserve">, etc. </w:t>
            </w:r>
            <w:r w:rsidRPr="0E1D4A2D" w:rsidR="1DFE60FE">
              <w:rPr>
                <w:rFonts w:ascii="Calibri" w:hAnsi="Calibri" w:eastAsia="Calibri" w:cs="Calibri"/>
                <w:color w:val="000000" w:themeColor="text1"/>
                <w:sz w:val="16"/>
                <w:szCs w:val="16"/>
                <w:lang w:val="en-GB"/>
              </w:rPr>
              <w:t>A</w:t>
            </w:r>
            <w:r w:rsidRPr="0E1D4A2D">
              <w:rPr>
                <w:rFonts w:ascii="Calibri" w:hAnsi="Calibri" w:eastAsia="Calibri" w:cs="Calibri"/>
                <w:color w:val="000000" w:themeColor="text1"/>
                <w:sz w:val="16"/>
                <w:szCs w:val="16"/>
                <w:lang w:val="en-GB"/>
              </w:rPr>
              <w:t>lt</w:t>
            </w:r>
            <w:r w:rsidRPr="0E1D4A2D" w:rsidR="26DAE284">
              <w:rPr>
                <w:rFonts w:ascii="Calibri" w:hAnsi="Calibri" w:eastAsia="Calibri" w:cs="Calibri"/>
                <w:color w:val="000000" w:themeColor="text1"/>
                <w:sz w:val="16"/>
                <w:szCs w:val="16"/>
                <w:lang w:val="en-GB"/>
              </w:rPr>
              <w:t>ernatively</w:t>
            </w:r>
            <w:r w:rsidRPr="0E1D4A2D" w:rsidR="5BC7DDFB">
              <w:rPr>
                <w:rFonts w:ascii="Calibri" w:hAnsi="Calibri" w:eastAsia="Calibri" w:cs="Calibri"/>
                <w:color w:val="000000" w:themeColor="text1"/>
                <w:sz w:val="16"/>
                <w:szCs w:val="16"/>
                <w:lang w:val="en-GB"/>
              </w:rPr>
              <w:t>,</w:t>
            </w:r>
            <w:r w:rsidRPr="0E1D4A2D">
              <w:rPr>
                <w:rFonts w:ascii="Calibri" w:hAnsi="Calibri" w:eastAsia="Calibri" w:cs="Calibri"/>
                <w:color w:val="000000" w:themeColor="text1"/>
                <w:sz w:val="16"/>
                <w:szCs w:val="16"/>
                <w:lang w:val="en-GB"/>
              </w:rPr>
              <w:t xml:space="preserve"> </w:t>
            </w:r>
            <w:r w:rsidRPr="0E1D4A2D" w:rsidR="30345B0C">
              <w:rPr>
                <w:rFonts w:ascii="Calibri" w:hAnsi="Calibri" w:eastAsia="Calibri" w:cs="Calibri"/>
                <w:color w:val="000000" w:themeColor="text1"/>
                <w:sz w:val="16"/>
                <w:szCs w:val="16"/>
                <w:lang w:val="en-GB"/>
              </w:rPr>
              <w:t xml:space="preserve">best/worst case </w:t>
            </w:r>
            <w:r w:rsidRPr="0E1D4A2D">
              <w:rPr>
                <w:rFonts w:ascii="Calibri" w:hAnsi="Calibri" w:eastAsia="Calibri" w:cs="Calibri"/>
                <w:color w:val="000000" w:themeColor="text1"/>
                <w:sz w:val="16"/>
                <w:szCs w:val="16"/>
                <w:lang w:val="en-GB"/>
              </w:rPr>
              <w:t>scenario</w:t>
            </w:r>
            <w:r w:rsidRPr="0E1D4A2D" w:rsidR="14A9AE4A">
              <w:rPr>
                <w:rFonts w:ascii="Calibri" w:hAnsi="Calibri" w:eastAsia="Calibri" w:cs="Calibri"/>
                <w:color w:val="000000" w:themeColor="text1"/>
                <w:sz w:val="16"/>
                <w:szCs w:val="16"/>
                <w:lang w:val="en-GB"/>
              </w:rPr>
              <w:t>s</w:t>
            </w:r>
          </w:p>
        </w:tc>
      </w:tr>
      <w:tr w:rsidR="68ECF823" w:rsidTr="60D024A3" w14:paraId="423D30A6" w14:textId="77777777">
        <w:trPr>
          <w:trHeight w:val="300"/>
        </w:trPr>
        <w:tc>
          <w:tcPr>
            <w:tcW w:w="123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68ECF823" w:rsidP="68ECF823" w:rsidRDefault="68ECF823" w14:paraId="1AE34DC9" w14:textId="476ADC3F">
            <w:pPr>
              <w:rPr>
                <w:rFonts w:ascii="Calibri" w:hAnsi="Calibri" w:eastAsia="MS Mincho" w:cs="Arial"/>
                <w:color w:val="000000" w:themeColor="text1"/>
                <w:sz w:val="16"/>
                <w:szCs w:val="16"/>
              </w:rPr>
            </w:pPr>
          </w:p>
          <w:p w:rsidR="0D24AF4B" w:rsidP="68ECF823" w:rsidRDefault="0D24AF4B" w14:paraId="2CCDB96C" w14:textId="44C2A6BE">
            <w:pPr>
              <w:spacing w:after="0"/>
              <w:rPr>
                <w:rFonts w:ascii="Calibri" w:hAnsi="Calibri" w:eastAsia="MS Mincho" w:cs="Arial"/>
                <w:sz w:val="16"/>
                <w:szCs w:val="16"/>
              </w:rPr>
            </w:pPr>
            <w:r w:rsidRPr="68ECF823">
              <w:rPr>
                <w:rFonts w:ascii="Calibri" w:hAnsi="Calibri" w:eastAsia="MS Mincho" w:cs="Arial"/>
                <w:color w:val="000000" w:themeColor="text1"/>
                <w:sz w:val="16"/>
                <w:szCs w:val="16"/>
              </w:rPr>
              <w:t>(</w:t>
            </w:r>
            <w:r w:rsidRPr="68ECF823" w:rsidR="142B6C81">
              <w:rPr>
                <w:rFonts w:ascii="Calibri" w:hAnsi="Calibri" w:eastAsia="MS Mincho" w:cs="Arial"/>
                <w:color w:val="000000" w:themeColor="text1"/>
                <w:sz w:val="16"/>
                <w:szCs w:val="16"/>
              </w:rPr>
              <w:t>I</w:t>
            </w:r>
            <w:r w:rsidRPr="68ECF823">
              <w:rPr>
                <w:rFonts w:ascii="Calibri" w:hAnsi="Calibri" w:eastAsia="MS Mincho" w:cs="Arial"/>
                <w:color w:val="000000" w:themeColor="text1"/>
                <w:sz w:val="16"/>
                <w:szCs w:val="16"/>
              </w:rPr>
              <w:t>1) Grid Hosting Capacity information</w:t>
            </w:r>
          </w:p>
        </w:tc>
        <w:tc>
          <w:tcPr>
            <w:tcW w:w="169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Pr="0036393C" w:rsidR="68ECF823" w:rsidP="68ECF823" w:rsidRDefault="68ECF823" w14:paraId="0176C6C9" w14:textId="7AAB1AB3">
            <w:pPr>
              <w:rPr>
                <w:rFonts w:ascii="Calibri" w:hAnsi="Calibri" w:eastAsia="MS Mincho" w:cs="Arial"/>
                <w:color w:val="000000" w:themeColor="text1"/>
                <w:sz w:val="16"/>
                <w:szCs w:val="16"/>
                <w:lang w:val="en-GB"/>
              </w:rPr>
            </w:pPr>
          </w:p>
          <w:p w:rsidR="0D24AF4B" w:rsidP="68ECF823" w:rsidRDefault="0D24AF4B" w14:paraId="62C916B7" w14:textId="382B938A">
            <w:pPr>
              <w:widowControl w:val="0"/>
              <w:spacing w:after="0"/>
              <w:rPr>
                <w:rFonts w:ascii="Calibri" w:hAnsi="Calibri" w:eastAsia="MS Mincho" w:cs="Arial"/>
                <w:sz w:val="16"/>
                <w:szCs w:val="16"/>
                <w:lang w:val="sv-SE"/>
              </w:rPr>
            </w:pPr>
            <w:proofErr w:type="spellStart"/>
            <w:r w:rsidRPr="68ECF823">
              <w:rPr>
                <w:rFonts w:ascii="Calibri" w:hAnsi="Calibri" w:eastAsia="MS Mincho" w:cs="Arial"/>
                <w:color w:val="000000" w:themeColor="text1"/>
                <w:sz w:val="16"/>
                <w:szCs w:val="16"/>
                <w:lang w:val="sv-SE"/>
              </w:rPr>
              <w:t>Available</w:t>
            </w:r>
            <w:proofErr w:type="spellEnd"/>
            <w:r w:rsidRPr="68ECF823">
              <w:rPr>
                <w:rFonts w:ascii="Calibri" w:hAnsi="Calibri" w:eastAsia="MS Mincho" w:cs="Arial"/>
                <w:color w:val="000000" w:themeColor="text1"/>
                <w:sz w:val="16"/>
                <w:szCs w:val="16"/>
                <w:lang w:val="sv-SE"/>
              </w:rPr>
              <w:t xml:space="preserve"> </w:t>
            </w:r>
            <w:proofErr w:type="spellStart"/>
            <w:r w:rsidRPr="68ECF823">
              <w:rPr>
                <w:rFonts w:ascii="Calibri" w:hAnsi="Calibri" w:eastAsia="MS Mincho" w:cs="Arial"/>
                <w:color w:val="000000" w:themeColor="text1"/>
                <w:sz w:val="16"/>
                <w:szCs w:val="16"/>
                <w:lang w:val="sv-SE"/>
              </w:rPr>
              <w:t>capacity</w:t>
            </w:r>
            <w:proofErr w:type="spellEnd"/>
            <w:r w:rsidRPr="68ECF823">
              <w:rPr>
                <w:rFonts w:ascii="Calibri" w:hAnsi="Calibri" w:eastAsia="MS Mincho" w:cs="Arial"/>
                <w:color w:val="000000" w:themeColor="text1"/>
                <w:sz w:val="16"/>
                <w:szCs w:val="16"/>
                <w:lang w:val="sv-SE"/>
              </w:rPr>
              <w:t xml:space="preserve"> </w:t>
            </w:r>
            <w:proofErr w:type="spellStart"/>
            <w:r w:rsidRPr="68ECF823">
              <w:rPr>
                <w:rFonts w:ascii="Calibri" w:hAnsi="Calibri" w:eastAsia="MS Mincho" w:cs="Arial"/>
                <w:color w:val="000000" w:themeColor="text1"/>
                <w:sz w:val="16"/>
                <w:szCs w:val="16"/>
                <w:lang w:val="sv-SE"/>
              </w:rPr>
              <w:t>production</w:t>
            </w:r>
            <w:proofErr w:type="spellEnd"/>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216D2985" w14:textId="1D3C8F20">
            <w:pPr>
              <w:rPr>
                <w:rFonts w:ascii="Calibri" w:hAnsi="Calibri" w:eastAsia="Calibri" w:cs="Calibri"/>
                <w:color w:val="000000" w:themeColor="text1"/>
                <w:sz w:val="16"/>
                <w:szCs w:val="16"/>
              </w:rPr>
            </w:pPr>
            <w:r w:rsidRPr="68ECF823">
              <w:rPr>
                <w:rFonts w:ascii="Calibri" w:hAnsi="Calibri" w:eastAsia="Calibri" w:cs="Calibri"/>
                <w:color w:val="000000" w:themeColor="text1"/>
                <w:sz w:val="16"/>
                <w:szCs w:val="16"/>
              </w:rPr>
              <w:t>Object Description</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511613B1" w14:textId="6BB05FAA">
            <w:pPr>
              <w:rPr>
                <w:rFonts w:ascii="Calibri" w:hAnsi="Calibri" w:eastAsia="Calibri" w:cs="Calibri"/>
                <w:color w:val="000000" w:themeColor="text1"/>
                <w:sz w:val="16"/>
                <w:szCs w:val="16"/>
                <w:lang w:val="en-GB"/>
              </w:rPr>
            </w:pPr>
            <w:r w:rsidRPr="68ECF823">
              <w:rPr>
                <w:rFonts w:ascii="Calibri" w:hAnsi="Calibri" w:eastAsia="Calibri" w:cs="Calibri"/>
                <w:color w:val="000000" w:themeColor="text1"/>
                <w:sz w:val="16"/>
                <w:szCs w:val="16"/>
                <w:lang w:val="en-GB"/>
              </w:rPr>
              <w:t>Description of the gr</w:t>
            </w:r>
            <w:commentRangeStart w:id="78"/>
            <w:r w:rsidRPr="68ECF823">
              <w:rPr>
                <w:rFonts w:ascii="Calibri" w:hAnsi="Calibri" w:eastAsia="Calibri" w:cs="Calibri"/>
                <w:color w:val="000000" w:themeColor="text1"/>
                <w:sz w:val="16"/>
                <w:szCs w:val="16"/>
                <w:lang w:val="en-GB"/>
              </w:rPr>
              <w:t>id hosting capacity information provided</w:t>
            </w:r>
            <w:commentRangeEnd w:id="78"/>
            <w:r>
              <w:rPr>
                <w:rStyle w:val="CommentReference"/>
                <w:rFonts w:ascii="Calibri" w:hAnsi="Calibri" w:eastAsia="Calibri" w:cs="Calibri"/>
                <w:color w:val="000000" w:themeColor="text1"/>
                <w:lang w:val="en-GB"/>
              </w:rPr>
              <w:commentReference w:id="78"/>
            </w:r>
          </w:p>
        </w:tc>
      </w:tr>
      <w:tr w:rsidR="0E1D4A2D" w:rsidTr="60D024A3" w14:paraId="33212D07" w14:textId="77777777">
        <w:trPr>
          <w:trHeight w:val="300"/>
        </w:trPr>
        <w:tc>
          <w:tcPr>
            <w:tcW w:w="1230" w:type="dxa"/>
            <w:vMerge/>
            <w:tcBorders/>
            <w:tcMar>
              <w:top w:w="11" w:type="dxa"/>
              <w:left w:w="11" w:type="dxa"/>
              <w:bottom w:w="0" w:type="dxa"/>
              <w:right w:w="11" w:type="dxa"/>
            </w:tcMar>
            <w:vAlign w:val="center"/>
          </w:tcPr>
          <w:p w:rsidR="0E1D4A2D" w:rsidP="0E1D4A2D" w:rsidRDefault="0E1D4A2D" w14:paraId="35CF28CE" w14:textId="44C2A6BE">
            <w:pPr>
              <w:spacing w:after="0"/>
              <w:rPr>
                <w:rFonts w:ascii="Calibri" w:hAnsi="Calibri" w:eastAsia="MS Mincho" w:cs="Arial"/>
                <w:sz w:val="16"/>
                <w:szCs w:val="16"/>
              </w:rPr>
            </w:pPr>
            <w:r w:rsidRPr="0E1D4A2D">
              <w:rPr>
                <w:rFonts w:ascii="Calibri" w:hAnsi="Calibri" w:eastAsia="MS Mincho" w:cs="Arial"/>
                <w:color w:val="000000" w:themeColor="text1"/>
                <w:sz w:val="16"/>
                <w:szCs w:val="16"/>
              </w:rPr>
              <w:t>(</w:t>
            </w:r>
            <w:r w:rsidRPr="0E1D4A2D" w:rsidR="418658F5">
              <w:rPr>
                <w:rFonts w:ascii="Calibri" w:hAnsi="Calibri" w:eastAsia="MS Mincho" w:cs="Arial"/>
                <w:color w:val="000000" w:themeColor="text1"/>
                <w:sz w:val="16"/>
                <w:szCs w:val="16"/>
              </w:rPr>
              <w:t>I</w:t>
            </w:r>
            <w:r w:rsidRPr="0E1D4A2D">
              <w:rPr>
                <w:rFonts w:ascii="Calibri" w:hAnsi="Calibri" w:eastAsia="MS Mincho" w:cs="Arial"/>
                <w:color w:val="000000" w:themeColor="text1"/>
                <w:sz w:val="16"/>
                <w:szCs w:val="16"/>
              </w:rPr>
              <w:t>1) Grid Hosting Capacity information</w:t>
            </w:r>
          </w:p>
        </w:tc>
        <w:tc>
          <w:tcPr>
            <w:tcW w:w="1690" w:type="dxa"/>
            <w:vMerge/>
            <w:tcBorders/>
            <w:tcMar>
              <w:top w:w="11" w:type="dxa"/>
              <w:left w:w="11" w:type="dxa"/>
              <w:bottom w:w="0" w:type="dxa"/>
              <w:right w:w="11" w:type="dxa"/>
            </w:tcMar>
            <w:vAlign w:val="center"/>
          </w:tcPr>
          <w:p w:rsidR="0E1D4A2D" w:rsidP="0E1D4A2D" w:rsidRDefault="0E1D4A2D" w14:paraId="07E26BFF" w14:textId="382B938A">
            <w:pPr>
              <w:widowControl w:val="0"/>
              <w:spacing w:after="0"/>
              <w:rPr>
                <w:rFonts w:ascii="Calibri" w:hAnsi="Calibri" w:eastAsia="MS Mincho" w:cs="Arial"/>
                <w:sz w:val="16"/>
                <w:szCs w:val="16"/>
                <w:lang w:val="sv-SE"/>
              </w:rPr>
            </w:pPr>
            <w:proofErr w:type="spellStart"/>
            <w:r w:rsidRPr="0E1D4A2D">
              <w:rPr>
                <w:rFonts w:ascii="Calibri" w:hAnsi="Calibri" w:eastAsia="MS Mincho" w:cs="Arial"/>
                <w:color w:val="000000" w:themeColor="text1"/>
                <w:sz w:val="16"/>
                <w:szCs w:val="16"/>
                <w:lang w:val="sv-SE"/>
              </w:rPr>
              <w:t>Available</w:t>
            </w:r>
            <w:proofErr w:type="spellEnd"/>
            <w:r w:rsidRPr="0E1D4A2D">
              <w:rPr>
                <w:rFonts w:ascii="Calibri" w:hAnsi="Calibri" w:eastAsia="MS Mincho" w:cs="Arial"/>
                <w:color w:val="000000" w:themeColor="text1"/>
                <w:sz w:val="16"/>
                <w:szCs w:val="16"/>
                <w:lang w:val="sv-SE"/>
              </w:rPr>
              <w:t xml:space="preserve"> </w:t>
            </w:r>
            <w:proofErr w:type="spellStart"/>
            <w:r w:rsidRPr="0E1D4A2D">
              <w:rPr>
                <w:rFonts w:ascii="Calibri" w:hAnsi="Calibri" w:eastAsia="MS Mincho" w:cs="Arial"/>
                <w:color w:val="000000" w:themeColor="text1"/>
                <w:sz w:val="16"/>
                <w:szCs w:val="16"/>
                <w:lang w:val="sv-SE"/>
              </w:rPr>
              <w:t>capacity</w:t>
            </w:r>
            <w:proofErr w:type="spellEnd"/>
            <w:r w:rsidRPr="0E1D4A2D">
              <w:rPr>
                <w:rFonts w:ascii="Calibri" w:hAnsi="Calibri" w:eastAsia="MS Mincho" w:cs="Arial"/>
                <w:color w:val="000000" w:themeColor="text1"/>
                <w:sz w:val="16"/>
                <w:szCs w:val="16"/>
                <w:lang w:val="sv-SE"/>
              </w:rPr>
              <w:t xml:space="preserve"> </w:t>
            </w:r>
            <w:proofErr w:type="spellStart"/>
            <w:r w:rsidRPr="0E1D4A2D">
              <w:rPr>
                <w:rFonts w:ascii="Calibri" w:hAnsi="Calibri" w:eastAsia="MS Mincho" w:cs="Arial"/>
                <w:color w:val="000000" w:themeColor="text1"/>
                <w:sz w:val="16"/>
                <w:szCs w:val="16"/>
                <w:lang w:val="sv-SE"/>
              </w:rPr>
              <w:t>production</w:t>
            </w:r>
            <w:proofErr w:type="spellEnd"/>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F4E12EB" w14:textId="77777777">
            <w:pPr>
              <w:widowControl w:val="0"/>
              <w:spacing w:after="0"/>
              <w:rPr>
                <w:rFonts w:ascii="Calibri" w:hAnsi="Calibri" w:cs="Arial" w:eastAsiaTheme="minorEastAsia"/>
                <w:color w:val="000000" w:themeColor="text1"/>
                <w:sz w:val="16"/>
                <w:szCs w:val="16"/>
              </w:rPr>
            </w:pPr>
            <w:r w:rsidRPr="0E1D4A2D">
              <w:rPr>
                <w:rFonts w:ascii="Calibri" w:hAnsi="Calibri" w:cs="Arial"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5DF512D1" w14:textId="763969A6">
            <w:pPr>
              <w:widowControl w:val="0"/>
              <w:spacing w:after="0" w:line="257" w:lineRule="auto"/>
              <w:rPr>
                <w:rFonts w:ascii="Calibri" w:hAnsi="Calibri" w:eastAsia="Calibri" w:cs="Calibri"/>
                <w:sz w:val="16"/>
                <w:szCs w:val="16"/>
                <w:lang w:val="en-GB"/>
              </w:rPr>
            </w:pPr>
            <w:r w:rsidRPr="68ECF823">
              <w:rPr>
                <w:rFonts w:ascii="Calibri" w:hAnsi="Calibri" w:cs="Arial" w:eastAsiaTheme="minorEastAsia"/>
                <w:color w:val="000000" w:themeColor="text1"/>
                <w:sz w:val="16"/>
                <w:szCs w:val="16"/>
                <w:lang w:val="en-GB"/>
              </w:rPr>
              <w:t>Timestamp when the data package has been generated</w:t>
            </w:r>
            <w:r w:rsidRPr="68ECF823" w:rsidR="6F6490C7">
              <w:rPr>
                <w:rFonts w:ascii="Calibri" w:hAnsi="Calibri" w:cs="Arial" w:eastAsiaTheme="minorEastAsia"/>
                <w:color w:val="000000" w:themeColor="text1"/>
                <w:sz w:val="16"/>
                <w:szCs w:val="16"/>
                <w:lang w:val="en-GB"/>
              </w:rPr>
              <w:t xml:space="preserve">. </w:t>
            </w:r>
            <w:r w:rsidRPr="68ECF823" w:rsidR="6F6490C7">
              <w:rPr>
                <w:rFonts w:ascii="Calibri" w:hAnsi="Calibri" w:eastAsia="Calibri" w:cs="Calibri"/>
                <w:color w:val="000000" w:themeColor="text1"/>
                <w:sz w:val="16"/>
                <w:szCs w:val="16"/>
              </w:rPr>
              <w:t>Datetime object according to ISO8601</w:t>
            </w:r>
          </w:p>
        </w:tc>
      </w:tr>
      <w:tr w:rsidR="0E1D4A2D" w:rsidTr="60D024A3" w14:paraId="1C6A7DFB" w14:textId="77777777">
        <w:trPr>
          <w:trHeight w:val="300"/>
        </w:trPr>
        <w:tc>
          <w:tcPr>
            <w:tcW w:w="1230" w:type="dxa"/>
            <w:vMerge/>
            <w:tcBorders/>
            <w:tcMar>
              <w:top w:w="11" w:type="dxa"/>
              <w:left w:w="11" w:type="dxa"/>
              <w:bottom w:w="0" w:type="dxa"/>
              <w:right w:w="11" w:type="dxa"/>
            </w:tcMar>
            <w:vAlign w:val="center"/>
          </w:tcPr>
          <w:p w:rsidR="00590829" w:rsidRDefault="00590829" w14:paraId="45AC3D02" w14:textId="77777777"/>
        </w:tc>
        <w:tc>
          <w:tcPr>
            <w:tcW w:w="1690" w:type="dxa"/>
            <w:vMerge/>
            <w:tcBorders/>
            <w:tcMar>
              <w:top w:w="11" w:type="dxa"/>
              <w:left w:w="11" w:type="dxa"/>
              <w:bottom w:w="0" w:type="dxa"/>
              <w:right w:w="11" w:type="dxa"/>
            </w:tcMar>
            <w:vAlign w:val="center"/>
          </w:tcPr>
          <w:p w:rsidR="00590829" w:rsidRDefault="00590829" w14:paraId="3D1348D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0B9B646" w14:textId="77777777">
            <w:pPr>
              <w:widowControl w:val="0"/>
              <w:spacing w:after="0"/>
              <w:rPr>
                <w:rFonts w:ascii="Calibri" w:hAnsi="Calibri" w:cs="Arial" w:eastAsiaTheme="minorEastAsia"/>
                <w:color w:val="000000" w:themeColor="text1"/>
                <w:sz w:val="16"/>
                <w:szCs w:val="16"/>
                <w:lang w:val="sv-SE"/>
              </w:rPr>
            </w:pPr>
            <w:proofErr w:type="spellStart"/>
            <w:r w:rsidRPr="0E1D4A2D">
              <w:rPr>
                <w:rFonts w:ascii="Calibri" w:hAnsi="Calibri" w:cs="Arial" w:eastAsiaTheme="minorEastAsia"/>
                <w:color w:val="000000" w:themeColor="text1"/>
                <w:sz w:val="16"/>
                <w:szCs w:val="16"/>
                <w:lang w:val="sv-SE"/>
              </w:rPr>
              <w:t>Time</w:t>
            </w:r>
            <w:proofErr w:type="spellEnd"/>
            <w:r w:rsidRPr="0E1D4A2D">
              <w:rPr>
                <w:rFonts w:ascii="Calibri" w:hAnsi="Calibri" w:cs="Arial" w:eastAsiaTheme="minorEastAsia"/>
                <w:color w:val="000000" w:themeColor="text1"/>
                <w:sz w:val="16"/>
                <w:szCs w:val="16"/>
                <w:lang w:val="sv-SE"/>
              </w:rPr>
              <w:t xml:space="preserve"> [</w:t>
            </w:r>
            <w:proofErr w:type="spellStart"/>
            <w:r w:rsidRPr="0E1D4A2D">
              <w:rPr>
                <w:rFonts w:ascii="Calibri" w:hAnsi="Calibri" w:cs="Arial" w:eastAsiaTheme="minorEastAsia"/>
                <w:color w:val="000000" w:themeColor="text1"/>
                <w:sz w:val="16"/>
                <w:szCs w:val="16"/>
                <w:lang w:val="sv-SE"/>
              </w:rPr>
              <w:t>year</w:t>
            </w:r>
            <w:proofErr w:type="spellEnd"/>
            <w:r w:rsidRPr="0E1D4A2D">
              <w:rPr>
                <w:rFonts w:ascii="Calibri" w:hAnsi="Calibri" w:cs="Arial" w:eastAsiaTheme="minorEastAsia"/>
                <w:color w:val="000000" w:themeColor="text1"/>
                <w:sz w:val="16"/>
                <w:szCs w:val="16"/>
                <w:lang w:val="sv-SE"/>
              </w:rPr>
              <w:t>]</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113C8AB0" w14:textId="26ADEFC3">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The year for the available grid hosting capacity (can be one or more years)</w:t>
            </w:r>
          </w:p>
        </w:tc>
      </w:tr>
      <w:tr w:rsidR="0E1D4A2D" w:rsidTr="60D024A3" w14:paraId="0098073E" w14:textId="77777777">
        <w:trPr>
          <w:trHeight w:val="300"/>
        </w:trPr>
        <w:tc>
          <w:tcPr>
            <w:tcW w:w="1230" w:type="dxa"/>
            <w:vMerge/>
            <w:tcBorders/>
            <w:tcMar>
              <w:top w:w="11" w:type="dxa"/>
              <w:left w:w="11" w:type="dxa"/>
              <w:bottom w:w="0" w:type="dxa"/>
              <w:right w:w="11" w:type="dxa"/>
            </w:tcMar>
            <w:vAlign w:val="center"/>
          </w:tcPr>
          <w:p w:rsidR="00590829" w:rsidRDefault="00590829" w14:paraId="0473EDFB" w14:textId="77777777"/>
        </w:tc>
        <w:tc>
          <w:tcPr>
            <w:tcW w:w="1690" w:type="dxa"/>
            <w:vMerge/>
            <w:tcBorders/>
            <w:tcMar>
              <w:top w:w="11" w:type="dxa"/>
              <w:left w:w="11" w:type="dxa"/>
              <w:bottom w:w="0" w:type="dxa"/>
              <w:right w:w="11" w:type="dxa"/>
            </w:tcMar>
            <w:vAlign w:val="center"/>
          </w:tcPr>
          <w:p w:rsidR="00590829" w:rsidRDefault="00590829" w14:paraId="0149A6D1"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E558446" w14:textId="42113B01">
            <w:pPr>
              <w:widowControl w:val="0"/>
              <w:spacing w:after="0"/>
              <w:rPr>
                <w:rFonts w:ascii="Calibri" w:hAnsi="Calibri" w:cs="Arial" w:eastAsiaTheme="minorEastAsia"/>
                <w:color w:val="000000" w:themeColor="text1"/>
                <w:sz w:val="16"/>
                <w:szCs w:val="16"/>
                <w:lang w:val="sv-SE"/>
              </w:rPr>
            </w:pPr>
            <w:r w:rsidRPr="0E1D4A2D">
              <w:rPr>
                <w:rFonts w:ascii="Calibri" w:hAnsi="Calibri" w:cs="Arial" w:eastAsiaTheme="minorEastAsia"/>
                <w:color w:val="000000" w:themeColor="text1"/>
                <w:sz w:val="16"/>
                <w:szCs w:val="16"/>
                <w:lang w:val="sv-SE"/>
              </w:rPr>
              <w:t>Station</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6F26EC8" w14:textId="3558940F">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The identification name of the station</w:t>
            </w:r>
          </w:p>
        </w:tc>
      </w:tr>
      <w:tr w:rsidR="0E1D4A2D" w:rsidTr="60D024A3" w14:paraId="053BDB2C" w14:textId="77777777">
        <w:trPr>
          <w:trHeight w:val="300"/>
        </w:trPr>
        <w:tc>
          <w:tcPr>
            <w:tcW w:w="1230" w:type="dxa"/>
            <w:vMerge/>
            <w:tcBorders/>
            <w:tcMar>
              <w:top w:w="11" w:type="dxa"/>
              <w:left w:w="11" w:type="dxa"/>
              <w:bottom w:w="0" w:type="dxa"/>
              <w:right w:w="11" w:type="dxa"/>
            </w:tcMar>
            <w:vAlign w:val="center"/>
          </w:tcPr>
          <w:p w:rsidR="00590829" w:rsidRDefault="00590829" w14:paraId="2DD98AEB" w14:textId="77777777"/>
        </w:tc>
        <w:tc>
          <w:tcPr>
            <w:tcW w:w="1690" w:type="dxa"/>
            <w:vMerge/>
            <w:tcBorders/>
            <w:tcMar>
              <w:top w:w="11" w:type="dxa"/>
              <w:left w:w="11" w:type="dxa"/>
              <w:bottom w:w="0" w:type="dxa"/>
              <w:right w:w="11" w:type="dxa"/>
            </w:tcMar>
            <w:vAlign w:val="center"/>
          </w:tcPr>
          <w:p w:rsidR="00590829" w:rsidRDefault="00590829" w14:paraId="7CD47FC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E7F28E9" w14:textId="77777777">
            <w:pPr>
              <w:widowControl w:val="0"/>
              <w:spacing w:after="0"/>
              <w:rPr>
                <w:rFonts w:ascii="Calibri" w:hAnsi="Calibri" w:cs="Arial" w:eastAsiaTheme="minorEastAsia"/>
                <w:color w:val="000000" w:themeColor="text1"/>
                <w:sz w:val="16"/>
                <w:szCs w:val="16"/>
                <w:lang w:val="sv-SE"/>
              </w:rPr>
            </w:pPr>
            <w:proofErr w:type="spellStart"/>
            <w:r w:rsidRPr="0E1D4A2D">
              <w:rPr>
                <w:rFonts w:ascii="Calibri" w:hAnsi="Calibri" w:cs="Arial" w:eastAsiaTheme="minorEastAsia"/>
                <w:color w:val="000000" w:themeColor="text1"/>
                <w:sz w:val="16"/>
                <w:szCs w:val="16"/>
                <w:lang w:val="sv-SE"/>
              </w:rPr>
              <w:t>Voltage</w:t>
            </w:r>
            <w:proofErr w:type="spellEnd"/>
            <w:r w:rsidRPr="0E1D4A2D">
              <w:rPr>
                <w:rFonts w:ascii="Calibri" w:hAnsi="Calibri" w:cs="Arial" w:eastAsiaTheme="minorEastAsia"/>
                <w:color w:val="000000" w:themeColor="text1"/>
                <w:sz w:val="16"/>
                <w:szCs w:val="16"/>
                <w:lang w:val="sv-SE"/>
              </w:rPr>
              <w:t xml:space="preserve"> </w:t>
            </w:r>
            <w:proofErr w:type="spellStart"/>
            <w:r w:rsidRPr="0E1D4A2D">
              <w:rPr>
                <w:rFonts w:ascii="Calibri" w:hAnsi="Calibri" w:cs="Arial" w:eastAsiaTheme="minorEastAsia"/>
                <w:color w:val="000000" w:themeColor="text1"/>
                <w:sz w:val="16"/>
                <w:szCs w:val="16"/>
                <w:lang w:val="sv-SE"/>
              </w:rPr>
              <w:t>level</w:t>
            </w:r>
            <w:proofErr w:type="spellEnd"/>
            <w:r w:rsidRPr="0E1D4A2D">
              <w:rPr>
                <w:rFonts w:ascii="Calibri" w:hAnsi="Calibri" w:cs="Arial" w:eastAsiaTheme="minorEastAsia"/>
                <w:color w:val="000000" w:themeColor="text1"/>
                <w:sz w:val="16"/>
                <w:szCs w:val="16"/>
                <w:lang w:val="sv-SE"/>
              </w:rPr>
              <w:t xml:space="preserve"> [kV]</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ED17B75" w14:textId="11D6814F">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The voltage level that the station is feeding</w:t>
            </w:r>
          </w:p>
        </w:tc>
      </w:tr>
      <w:tr w:rsidR="0E1D4A2D" w:rsidTr="60D024A3" w14:paraId="1B312527" w14:textId="77777777">
        <w:trPr>
          <w:trHeight w:val="300"/>
        </w:trPr>
        <w:tc>
          <w:tcPr>
            <w:tcW w:w="1230" w:type="dxa"/>
            <w:vMerge/>
            <w:tcBorders/>
            <w:tcMar>
              <w:top w:w="11" w:type="dxa"/>
              <w:left w:w="11" w:type="dxa"/>
              <w:bottom w:w="0" w:type="dxa"/>
              <w:right w:w="11" w:type="dxa"/>
            </w:tcMar>
            <w:vAlign w:val="center"/>
          </w:tcPr>
          <w:p w:rsidR="00590829" w:rsidRDefault="00590829" w14:paraId="00C9CBEA" w14:textId="77777777"/>
        </w:tc>
        <w:tc>
          <w:tcPr>
            <w:tcW w:w="1690" w:type="dxa"/>
            <w:vMerge/>
            <w:tcBorders/>
            <w:tcMar>
              <w:top w:w="11" w:type="dxa"/>
              <w:left w:w="11" w:type="dxa"/>
              <w:bottom w:w="0" w:type="dxa"/>
              <w:right w:w="11" w:type="dxa"/>
            </w:tcMar>
            <w:vAlign w:val="center"/>
          </w:tcPr>
          <w:p w:rsidR="00590829" w:rsidRDefault="00590829" w14:paraId="1B5A364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466D890" w14:textId="70C0B913">
            <w:pPr>
              <w:widowControl w:val="0"/>
              <w:spacing w:after="0"/>
              <w:rPr>
                <w:rFonts w:ascii="Calibri" w:hAnsi="Calibri" w:cs="Arial" w:eastAsiaTheme="minorEastAsia"/>
                <w:color w:val="000000" w:themeColor="text1"/>
                <w:sz w:val="16"/>
                <w:szCs w:val="16"/>
              </w:rPr>
            </w:pPr>
            <w:r w:rsidRPr="0E1D4A2D">
              <w:rPr>
                <w:rFonts w:ascii="Calibri" w:hAnsi="Calibri" w:cs="Arial" w:eastAsiaTheme="minorEastAsia"/>
                <w:color w:val="000000" w:themeColor="text1"/>
                <w:sz w:val="16"/>
                <w:szCs w:val="16"/>
              </w:rPr>
              <w:t>Municipality</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24C809E" w14:textId="4A291BDB">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 xml:space="preserve">The </w:t>
            </w:r>
            <w:r w:rsidRPr="0E1D4A2D">
              <w:rPr>
                <w:rFonts w:ascii="Calibri" w:hAnsi="Calibri" w:cs="Arial" w:eastAsiaTheme="minorEastAsia"/>
                <w:color w:val="000000" w:themeColor="text1"/>
                <w:sz w:val="16"/>
                <w:szCs w:val="16"/>
              </w:rPr>
              <w:t>Municipality</w:t>
            </w:r>
            <w:r w:rsidRPr="0E1D4A2D">
              <w:rPr>
                <w:rFonts w:ascii="Calibri" w:hAnsi="Calibri" w:cs="Arial" w:eastAsiaTheme="minorEastAsia"/>
                <w:color w:val="000000" w:themeColor="text1"/>
                <w:sz w:val="16"/>
                <w:szCs w:val="16"/>
                <w:lang w:val="en-GB"/>
              </w:rPr>
              <w:t xml:space="preserve"> where the station is located</w:t>
            </w:r>
          </w:p>
        </w:tc>
      </w:tr>
      <w:tr w:rsidR="0E1D4A2D" w:rsidTr="60D024A3" w14:paraId="0BCF6A72" w14:textId="77777777">
        <w:trPr>
          <w:trHeight w:val="300"/>
        </w:trPr>
        <w:tc>
          <w:tcPr>
            <w:tcW w:w="1230" w:type="dxa"/>
            <w:vMerge/>
            <w:tcBorders/>
            <w:tcMar>
              <w:top w:w="11" w:type="dxa"/>
              <w:left w:w="11" w:type="dxa"/>
              <w:bottom w:w="0" w:type="dxa"/>
              <w:right w:w="11" w:type="dxa"/>
            </w:tcMar>
            <w:vAlign w:val="center"/>
          </w:tcPr>
          <w:p w:rsidR="00590829" w:rsidRDefault="00590829" w14:paraId="5D190FDC" w14:textId="77777777"/>
        </w:tc>
        <w:tc>
          <w:tcPr>
            <w:tcW w:w="1690" w:type="dxa"/>
            <w:vMerge/>
            <w:tcBorders/>
            <w:tcMar>
              <w:top w:w="11" w:type="dxa"/>
              <w:left w:w="11" w:type="dxa"/>
              <w:bottom w:w="0" w:type="dxa"/>
              <w:right w:w="11" w:type="dxa"/>
            </w:tcMar>
            <w:vAlign w:val="center"/>
          </w:tcPr>
          <w:p w:rsidR="00590829" w:rsidRDefault="00590829" w14:paraId="02D545F6"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2714D26" w:rsidP="0E1D4A2D" w:rsidRDefault="02714D26" w14:paraId="139E376D" w14:textId="53A50EF2">
            <w:pPr>
              <w:widowControl w:val="0"/>
              <w:spacing w:after="0"/>
              <w:rPr>
                <w:rFonts w:ascii="Calibri" w:hAnsi="Calibri" w:cs="Arial" w:eastAsiaTheme="minorEastAsia"/>
                <w:color w:val="000000" w:themeColor="text1"/>
                <w:sz w:val="16"/>
                <w:szCs w:val="16"/>
                <w:lang w:val="sv-SE"/>
              </w:rPr>
            </w:pPr>
            <w:r w:rsidRPr="0E1D4A2D">
              <w:rPr>
                <w:rFonts w:ascii="Calibri" w:hAnsi="Calibri" w:cs="Arial" w:eastAsiaTheme="minorEastAsia"/>
                <w:color w:val="000000" w:themeColor="text1"/>
                <w:sz w:val="16"/>
                <w:szCs w:val="16"/>
                <w:lang w:val="sv-SE"/>
              </w:rPr>
              <w:t>(</w:t>
            </w:r>
            <w:proofErr w:type="spellStart"/>
            <w:r w:rsidRPr="0E1D4A2D" w:rsidR="0E1D4A2D">
              <w:rPr>
                <w:rFonts w:ascii="Calibri" w:hAnsi="Calibri" w:cs="Arial" w:eastAsiaTheme="minorEastAsia"/>
                <w:color w:val="000000" w:themeColor="text1"/>
                <w:sz w:val="16"/>
                <w:szCs w:val="16"/>
                <w:lang w:val="sv-SE"/>
              </w:rPr>
              <w:t>Optional</w:t>
            </w:r>
            <w:proofErr w:type="spellEnd"/>
            <w:r w:rsidRPr="0E1D4A2D" w:rsidR="6AC5843A">
              <w:rPr>
                <w:rFonts w:ascii="Calibri" w:hAnsi="Calibri" w:cs="Arial" w:eastAsiaTheme="minorEastAsia"/>
                <w:color w:val="000000" w:themeColor="text1"/>
                <w:sz w:val="16"/>
                <w:szCs w:val="16"/>
                <w:lang w:val="sv-SE"/>
              </w:rPr>
              <w:t xml:space="preserve">) </w:t>
            </w:r>
            <w:proofErr w:type="spellStart"/>
            <w:r w:rsidRPr="0E1D4A2D" w:rsidR="0E1D4A2D">
              <w:rPr>
                <w:rFonts w:ascii="Calibri" w:hAnsi="Calibri" w:cs="Arial" w:eastAsiaTheme="minorEastAsia"/>
                <w:color w:val="000000" w:themeColor="text1"/>
                <w:sz w:val="16"/>
                <w:szCs w:val="16"/>
                <w:lang w:val="sv-SE"/>
              </w:rPr>
              <w:t>Latitude</w:t>
            </w:r>
            <w:proofErr w:type="spellEnd"/>
            <w:r w:rsidRPr="0E1D4A2D" w:rsidR="0E1D4A2D">
              <w:rPr>
                <w:rFonts w:ascii="Calibri" w:hAnsi="Calibri" w:cs="Arial" w:eastAsiaTheme="minorEastAsia"/>
                <w:color w:val="000000" w:themeColor="text1"/>
                <w:sz w:val="16"/>
                <w:szCs w:val="16"/>
                <w:lang w:val="sv-SE"/>
              </w:rPr>
              <w:t xml:space="preserve"> [</w:t>
            </w:r>
            <w:proofErr w:type="spellStart"/>
            <w:r w:rsidRPr="0E1D4A2D" w:rsidR="0E1D4A2D">
              <w:rPr>
                <w:rFonts w:ascii="Calibri" w:hAnsi="Calibri" w:cs="Arial" w:eastAsiaTheme="minorEastAsia"/>
                <w:color w:val="000000" w:themeColor="text1"/>
                <w:sz w:val="16"/>
                <w:szCs w:val="16"/>
                <w:lang w:val="sv-SE"/>
              </w:rPr>
              <w:t>degree</w:t>
            </w:r>
            <w:proofErr w:type="spellEnd"/>
            <w:r w:rsidRPr="0E1D4A2D" w:rsidR="0E1D4A2D">
              <w:rPr>
                <w:rFonts w:ascii="Calibri" w:hAnsi="Calibri" w:cs="Arial" w:eastAsiaTheme="minorEastAsia"/>
                <w:color w:val="000000" w:themeColor="text1"/>
                <w:sz w:val="16"/>
                <w:szCs w:val="16"/>
                <w:lang w:val="sv-SE"/>
              </w:rPr>
              <w:t>]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2341993" w14:textId="65F08CCD">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The coordinate of the station</w:t>
            </w:r>
          </w:p>
        </w:tc>
      </w:tr>
      <w:tr w:rsidR="0E1D4A2D" w:rsidTr="60D024A3" w14:paraId="03909877" w14:textId="77777777">
        <w:trPr>
          <w:trHeight w:val="300"/>
        </w:trPr>
        <w:tc>
          <w:tcPr>
            <w:tcW w:w="1230" w:type="dxa"/>
            <w:vMerge/>
            <w:tcBorders/>
            <w:tcMar>
              <w:top w:w="11" w:type="dxa"/>
              <w:left w:w="11" w:type="dxa"/>
              <w:bottom w:w="0" w:type="dxa"/>
              <w:right w:w="11" w:type="dxa"/>
            </w:tcMar>
            <w:vAlign w:val="center"/>
          </w:tcPr>
          <w:p w:rsidR="00590829" w:rsidRDefault="00590829" w14:paraId="4C546C46" w14:textId="77777777"/>
        </w:tc>
        <w:tc>
          <w:tcPr>
            <w:tcW w:w="1690" w:type="dxa"/>
            <w:vMerge/>
            <w:tcBorders/>
            <w:tcMar>
              <w:top w:w="11" w:type="dxa"/>
              <w:left w:w="11" w:type="dxa"/>
              <w:bottom w:w="0" w:type="dxa"/>
              <w:right w:w="11" w:type="dxa"/>
            </w:tcMar>
            <w:vAlign w:val="center"/>
          </w:tcPr>
          <w:p w:rsidR="00590829" w:rsidRDefault="00590829" w14:paraId="793BBD8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B5E0BD5" w:rsidP="0E1D4A2D" w:rsidRDefault="0B5E0BD5" w14:paraId="3E56FD35" w14:textId="5FDB7B83">
            <w:pPr>
              <w:widowControl w:val="0"/>
              <w:spacing w:after="0"/>
              <w:rPr>
                <w:rFonts w:ascii="Calibri" w:hAnsi="Calibri" w:cs="Arial" w:eastAsiaTheme="minorEastAsia"/>
                <w:color w:val="000000" w:themeColor="text1"/>
                <w:sz w:val="16"/>
                <w:szCs w:val="16"/>
                <w:lang w:val="sv-SE"/>
              </w:rPr>
            </w:pPr>
            <w:r w:rsidRPr="0E1D4A2D">
              <w:rPr>
                <w:rFonts w:ascii="Calibri" w:hAnsi="Calibri" w:cs="Arial" w:eastAsiaTheme="minorEastAsia"/>
                <w:color w:val="000000" w:themeColor="text1"/>
                <w:sz w:val="16"/>
                <w:szCs w:val="16"/>
                <w:lang w:val="sv-SE"/>
              </w:rPr>
              <w:t>(</w:t>
            </w:r>
            <w:proofErr w:type="spellStart"/>
            <w:r w:rsidRPr="0E1D4A2D" w:rsidR="0E1D4A2D">
              <w:rPr>
                <w:rFonts w:ascii="Calibri" w:hAnsi="Calibri" w:cs="Arial" w:eastAsiaTheme="minorEastAsia"/>
                <w:color w:val="000000" w:themeColor="text1"/>
                <w:sz w:val="16"/>
                <w:szCs w:val="16"/>
                <w:lang w:val="sv-SE"/>
              </w:rPr>
              <w:t>Optional</w:t>
            </w:r>
            <w:proofErr w:type="spellEnd"/>
            <w:r w:rsidRPr="0E1D4A2D">
              <w:rPr>
                <w:rFonts w:ascii="Calibri" w:hAnsi="Calibri" w:cs="Arial" w:eastAsiaTheme="minorEastAsia"/>
                <w:color w:val="000000" w:themeColor="text1"/>
                <w:sz w:val="16"/>
                <w:szCs w:val="16"/>
                <w:lang w:val="sv-SE"/>
              </w:rPr>
              <w:t xml:space="preserve">) </w:t>
            </w:r>
            <w:proofErr w:type="spellStart"/>
            <w:r w:rsidRPr="0E1D4A2D" w:rsidR="0E1D4A2D">
              <w:rPr>
                <w:rFonts w:ascii="Calibri" w:hAnsi="Calibri" w:cs="Arial" w:eastAsiaTheme="minorEastAsia"/>
                <w:color w:val="000000" w:themeColor="text1"/>
                <w:sz w:val="16"/>
                <w:szCs w:val="16"/>
                <w:lang w:val="sv-SE"/>
              </w:rPr>
              <w:t>Longitude</w:t>
            </w:r>
            <w:proofErr w:type="spellEnd"/>
            <w:r w:rsidRPr="0E1D4A2D" w:rsidR="0E1D4A2D">
              <w:rPr>
                <w:rFonts w:ascii="Calibri" w:hAnsi="Calibri" w:cs="Arial" w:eastAsiaTheme="minorEastAsia"/>
                <w:color w:val="000000" w:themeColor="text1"/>
                <w:sz w:val="16"/>
                <w:szCs w:val="16"/>
                <w:lang w:val="sv-SE"/>
              </w:rPr>
              <w:t xml:space="preserve"> [</w:t>
            </w:r>
            <w:proofErr w:type="spellStart"/>
            <w:r w:rsidRPr="0E1D4A2D" w:rsidR="0E1D4A2D">
              <w:rPr>
                <w:rFonts w:ascii="Calibri" w:hAnsi="Calibri" w:cs="Arial" w:eastAsiaTheme="minorEastAsia"/>
                <w:color w:val="000000" w:themeColor="text1"/>
                <w:sz w:val="16"/>
                <w:szCs w:val="16"/>
                <w:lang w:val="sv-SE"/>
              </w:rPr>
              <w:t>degree</w:t>
            </w:r>
            <w:proofErr w:type="spellEnd"/>
            <w:r w:rsidRPr="0E1D4A2D" w:rsidR="0E1D4A2D">
              <w:rPr>
                <w:rFonts w:ascii="Calibri" w:hAnsi="Calibri" w:cs="Arial" w:eastAsiaTheme="minorEastAsia"/>
                <w:color w:val="000000" w:themeColor="text1"/>
                <w:sz w:val="16"/>
                <w:szCs w:val="16"/>
                <w:lang w:val="sv-SE"/>
              </w:rPr>
              <w:t>]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DFED340" w14:textId="2A7DDF34">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The coordinate of the station</w:t>
            </w:r>
          </w:p>
        </w:tc>
      </w:tr>
      <w:tr w:rsidR="0E1D4A2D" w:rsidTr="60D024A3" w14:paraId="30A7AB82" w14:textId="77777777">
        <w:trPr>
          <w:trHeight w:val="300"/>
        </w:trPr>
        <w:tc>
          <w:tcPr>
            <w:tcW w:w="1230" w:type="dxa"/>
            <w:vMerge/>
            <w:tcBorders/>
            <w:tcMar>
              <w:top w:w="11" w:type="dxa"/>
              <w:left w:w="11" w:type="dxa"/>
              <w:bottom w:w="0" w:type="dxa"/>
              <w:right w:w="11" w:type="dxa"/>
            </w:tcMar>
            <w:vAlign w:val="center"/>
          </w:tcPr>
          <w:p w:rsidR="00590829" w:rsidRDefault="00590829" w14:paraId="7C7EBA3F" w14:textId="77777777"/>
        </w:tc>
        <w:tc>
          <w:tcPr>
            <w:tcW w:w="1690" w:type="dxa"/>
            <w:vMerge/>
            <w:tcBorders/>
            <w:tcMar>
              <w:top w:w="11" w:type="dxa"/>
              <w:left w:w="11" w:type="dxa"/>
              <w:bottom w:w="0" w:type="dxa"/>
              <w:right w:w="11" w:type="dxa"/>
            </w:tcMar>
            <w:vAlign w:val="center"/>
          </w:tcPr>
          <w:p w:rsidR="00590829" w:rsidRDefault="00590829" w14:paraId="7014E43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73902483" w:rsidP="0E1D4A2D" w:rsidRDefault="73902483" w14:paraId="06CC467C" w14:textId="7FAE18E2">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w:t>
            </w:r>
            <w:r w:rsidRPr="0E1D4A2D" w:rsidR="0E1D4A2D">
              <w:rPr>
                <w:rFonts w:ascii="Calibri" w:hAnsi="Calibri" w:cs="Arial" w:eastAsiaTheme="minorEastAsia"/>
                <w:color w:val="000000" w:themeColor="text1"/>
                <w:sz w:val="16"/>
                <w:szCs w:val="16"/>
                <w:lang w:val="en-GB"/>
              </w:rPr>
              <w:t>Optional</w:t>
            </w:r>
            <w:r w:rsidRPr="0E1D4A2D">
              <w:rPr>
                <w:rFonts w:ascii="Calibri" w:hAnsi="Calibri" w:cs="Arial" w:eastAsiaTheme="minorEastAsia"/>
                <w:color w:val="000000" w:themeColor="text1"/>
                <w:sz w:val="16"/>
                <w:szCs w:val="16"/>
                <w:lang w:val="en-GB"/>
              </w:rPr>
              <w:t xml:space="preserve">) </w:t>
            </w:r>
            <w:r w:rsidRPr="0E1D4A2D" w:rsidR="0E1D4A2D">
              <w:rPr>
                <w:rFonts w:ascii="Calibri" w:hAnsi="Calibri" w:cs="Arial" w:eastAsiaTheme="minorEastAsia"/>
                <w:color w:val="000000" w:themeColor="text1"/>
                <w:sz w:val="16"/>
                <w:szCs w:val="16"/>
                <w:lang w:val="en-GB"/>
              </w:rPr>
              <w:t>Available capacity solar without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0DB69CE" w14:textId="57D2ECF0">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 xml:space="preserve">The available capacity for production of solar of the station without consideration of network capacity from overlying grid </w:t>
            </w:r>
          </w:p>
        </w:tc>
      </w:tr>
      <w:tr w:rsidR="0E1D4A2D" w:rsidTr="60D024A3" w14:paraId="08069B53" w14:textId="77777777">
        <w:trPr>
          <w:trHeight w:val="300"/>
        </w:trPr>
        <w:tc>
          <w:tcPr>
            <w:tcW w:w="1230" w:type="dxa"/>
            <w:vMerge/>
            <w:tcBorders/>
            <w:tcMar>
              <w:top w:w="11" w:type="dxa"/>
              <w:left w:w="11" w:type="dxa"/>
              <w:bottom w:w="0" w:type="dxa"/>
              <w:right w:w="11" w:type="dxa"/>
            </w:tcMar>
            <w:vAlign w:val="center"/>
          </w:tcPr>
          <w:p w:rsidR="00590829" w:rsidRDefault="00590829" w14:paraId="09959745" w14:textId="77777777"/>
        </w:tc>
        <w:tc>
          <w:tcPr>
            <w:tcW w:w="1690" w:type="dxa"/>
            <w:vMerge/>
            <w:tcBorders/>
            <w:tcMar>
              <w:top w:w="11" w:type="dxa"/>
              <w:left w:w="11" w:type="dxa"/>
              <w:bottom w:w="0" w:type="dxa"/>
              <w:right w:w="11" w:type="dxa"/>
            </w:tcMar>
            <w:vAlign w:val="center"/>
          </w:tcPr>
          <w:p w:rsidR="00590829" w:rsidRDefault="00590829" w14:paraId="4C637DC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5469FF7" w14:textId="77777777">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Available capacity solar with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9CED61D" w14:textId="6EEDDABD">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 xml:space="preserve">The available capacity for production of solar of the station with consideration of network capacity from overlying grid </w:t>
            </w:r>
          </w:p>
        </w:tc>
      </w:tr>
      <w:tr w:rsidR="0E1D4A2D" w:rsidTr="60D024A3" w14:paraId="7865142C" w14:textId="77777777">
        <w:trPr>
          <w:trHeight w:val="300"/>
        </w:trPr>
        <w:tc>
          <w:tcPr>
            <w:tcW w:w="1230" w:type="dxa"/>
            <w:vMerge/>
            <w:tcBorders/>
            <w:tcMar>
              <w:top w:w="11" w:type="dxa"/>
              <w:left w:w="11" w:type="dxa"/>
              <w:bottom w:w="0" w:type="dxa"/>
              <w:right w:w="11" w:type="dxa"/>
            </w:tcMar>
            <w:vAlign w:val="center"/>
          </w:tcPr>
          <w:p w:rsidR="00590829" w:rsidRDefault="00590829" w14:paraId="3D5B41EA" w14:textId="77777777"/>
        </w:tc>
        <w:tc>
          <w:tcPr>
            <w:tcW w:w="1690" w:type="dxa"/>
            <w:vMerge/>
            <w:tcBorders/>
            <w:tcMar>
              <w:top w:w="11" w:type="dxa"/>
              <w:left w:w="11" w:type="dxa"/>
              <w:bottom w:w="0" w:type="dxa"/>
              <w:right w:w="11" w:type="dxa"/>
            </w:tcMar>
            <w:vAlign w:val="center"/>
          </w:tcPr>
          <w:p w:rsidR="00590829" w:rsidRDefault="00590829" w14:paraId="174A600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1842E643" w:rsidP="0E1D4A2D" w:rsidRDefault="1842E643" w14:paraId="2582A5AC" w14:textId="0E5592E5">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w:t>
            </w:r>
            <w:r w:rsidRPr="0E1D4A2D" w:rsidR="0E1D4A2D">
              <w:rPr>
                <w:rFonts w:ascii="Calibri" w:hAnsi="Calibri" w:cs="Arial" w:eastAsiaTheme="minorEastAsia"/>
                <w:color w:val="000000" w:themeColor="text1"/>
                <w:sz w:val="16"/>
                <w:szCs w:val="16"/>
                <w:lang w:val="en-GB"/>
              </w:rPr>
              <w:t>Optional</w:t>
            </w:r>
            <w:r w:rsidRPr="0E1D4A2D">
              <w:rPr>
                <w:rFonts w:ascii="Calibri" w:hAnsi="Calibri" w:cs="Arial" w:eastAsiaTheme="minorEastAsia"/>
                <w:color w:val="000000" w:themeColor="text1"/>
                <w:sz w:val="16"/>
                <w:szCs w:val="16"/>
                <w:lang w:val="en-GB"/>
              </w:rPr>
              <w:t xml:space="preserve">) </w:t>
            </w:r>
            <w:r w:rsidRPr="0E1D4A2D" w:rsidR="0E1D4A2D">
              <w:rPr>
                <w:rFonts w:ascii="Calibri" w:hAnsi="Calibri" w:cs="Arial" w:eastAsiaTheme="minorEastAsia"/>
                <w:color w:val="000000" w:themeColor="text1"/>
                <w:sz w:val="16"/>
                <w:szCs w:val="16"/>
                <w:lang w:val="en-GB"/>
              </w:rPr>
              <w:t>Available capacity wind without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12E40F5" w14:textId="78B184B3">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 xml:space="preserve">The available capacity for production of wind of the station without consideration of network capacity from overlying grid </w:t>
            </w:r>
          </w:p>
        </w:tc>
      </w:tr>
      <w:tr w:rsidR="0E1D4A2D" w:rsidTr="60D024A3" w14:paraId="5924016B" w14:textId="77777777">
        <w:trPr>
          <w:trHeight w:val="300"/>
        </w:trPr>
        <w:tc>
          <w:tcPr>
            <w:tcW w:w="1230" w:type="dxa"/>
            <w:vMerge/>
            <w:tcBorders/>
            <w:tcMar>
              <w:top w:w="11" w:type="dxa"/>
              <w:left w:w="11" w:type="dxa"/>
              <w:bottom w:w="0" w:type="dxa"/>
              <w:right w:w="11" w:type="dxa"/>
            </w:tcMar>
            <w:vAlign w:val="center"/>
          </w:tcPr>
          <w:p w:rsidR="00590829" w:rsidRDefault="00590829" w14:paraId="0F731644" w14:textId="77777777"/>
        </w:tc>
        <w:tc>
          <w:tcPr>
            <w:tcW w:w="1690" w:type="dxa"/>
            <w:vMerge/>
            <w:tcBorders/>
            <w:tcMar>
              <w:top w:w="11" w:type="dxa"/>
              <w:left w:w="11" w:type="dxa"/>
              <w:bottom w:w="0" w:type="dxa"/>
              <w:right w:w="11" w:type="dxa"/>
            </w:tcMar>
            <w:vAlign w:val="center"/>
          </w:tcPr>
          <w:p w:rsidR="00590829" w:rsidRDefault="00590829" w14:paraId="7533286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CC77DFD" w14:textId="77777777">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Available capacity wind with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583CA54" w14:textId="31459BDE">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 xml:space="preserve">The available capacity for production of wind of the station with consideration of network capacity from overlying grid </w:t>
            </w:r>
          </w:p>
        </w:tc>
      </w:tr>
      <w:tr w:rsidR="0E1D4A2D" w:rsidTr="60D024A3" w14:paraId="3759003B" w14:textId="77777777">
        <w:trPr>
          <w:trHeight w:val="300"/>
        </w:trPr>
        <w:tc>
          <w:tcPr>
            <w:tcW w:w="1230" w:type="dxa"/>
            <w:vMerge/>
            <w:tcBorders/>
            <w:tcMar>
              <w:top w:w="11" w:type="dxa"/>
              <w:left w:w="11" w:type="dxa"/>
              <w:bottom w:w="0" w:type="dxa"/>
              <w:right w:w="11" w:type="dxa"/>
            </w:tcMar>
            <w:vAlign w:val="center"/>
          </w:tcPr>
          <w:p w:rsidR="00590829" w:rsidRDefault="00590829" w14:paraId="7C43D78D" w14:textId="77777777"/>
        </w:tc>
        <w:tc>
          <w:tcPr>
            <w:tcW w:w="1690" w:type="dxa"/>
            <w:vMerge/>
            <w:tcBorders/>
            <w:tcMar>
              <w:top w:w="11" w:type="dxa"/>
              <w:left w:w="11" w:type="dxa"/>
              <w:bottom w:w="0" w:type="dxa"/>
              <w:right w:w="11" w:type="dxa"/>
            </w:tcMar>
            <w:vAlign w:val="center"/>
          </w:tcPr>
          <w:p w:rsidR="00590829" w:rsidRDefault="00590829" w14:paraId="7E53C0DC"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2A74436D" w:rsidP="0E1D4A2D" w:rsidRDefault="2A74436D" w14:paraId="35477D26" w14:textId="7941C7E2">
            <w:pPr>
              <w:widowControl w:val="0"/>
              <w:spacing w:after="0"/>
              <w:rPr>
                <w:rFonts w:ascii="Calibri" w:hAnsi="Calibri" w:cs="Arial" w:eastAsiaTheme="minorEastAsia"/>
                <w:color w:val="000000" w:themeColor="text1"/>
                <w:sz w:val="16"/>
                <w:szCs w:val="16"/>
                <w:lang w:val="en-GB"/>
              </w:rPr>
            </w:pPr>
            <w:r w:rsidRPr="0E1D4A2D">
              <w:rPr>
                <w:rFonts w:ascii="Calibri" w:hAnsi="Calibri" w:cs="Arial" w:eastAsiaTheme="minorEastAsia"/>
                <w:color w:val="000000" w:themeColor="text1"/>
                <w:sz w:val="16"/>
                <w:szCs w:val="16"/>
                <w:lang w:val="en-GB"/>
              </w:rPr>
              <w:t>(</w:t>
            </w:r>
            <w:r w:rsidRPr="0E1D4A2D" w:rsidR="0E1D4A2D">
              <w:rPr>
                <w:rFonts w:ascii="Calibri" w:hAnsi="Calibri" w:cs="Arial" w:eastAsiaTheme="minorEastAsia"/>
                <w:color w:val="000000" w:themeColor="text1"/>
                <w:sz w:val="16"/>
                <w:szCs w:val="16"/>
                <w:lang w:val="en-GB"/>
              </w:rPr>
              <w:t>Optional</w:t>
            </w:r>
            <w:r w:rsidRPr="0E1D4A2D">
              <w:rPr>
                <w:rFonts w:ascii="Calibri" w:hAnsi="Calibri" w:cs="Arial" w:eastAsiaTheme="minorEastAsia"/>
                <w:color w:val="000000" w:themeColor="text1"/>
                <w:sz w:val="16"/>
                <w:szCs w:val="16"/>
                <w:lang w:val="en-GB"/>
              </w:rPr>
              <w:t xml:space="preserve">) </w:t>
            </w:r>
            <w:r w:rsidRPr="0E1D4A2D" w:rsidR="0E1D4A2D">
              <w:rPr>
                <w:rFonts w:ascii="Calibri" w:hAnsi="Calibri" w:cs="Arial" w:eastAsiaTheme="minorEastAsia"/>
                <w:color w:val="000000" w:themeColor="text1"/>
                <w:sz w:val="16"/>
                <w:szCs w:val="16"/>
                <w:lang w:val="en-GB"/>
              </w:rPr>
              <w:t>Dataset for area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1543CFC" w:rsidP="0E1D4A2D" w:rsidRDefault="391948A8" w14:paraId="40DE8E33" w14:textId="67B74D03">
            <w:pPr>
              <w:spacing w:line="257" w:lineRule="auto"/>
              <w:rPr>
                <w:rFonts w:eastAsiaTheme="minorEastAsia"/>
                <w:color w:val="000000" w:themeColor="text1"/>
                <w:sz w:val="16"/>
                <w:szCs w:val="16"/>
                <w:lang w:val="en-US"/>
              </w:rPr>
            </w:pPr>
            <w:commentRangeStart w:id="79"/>
            <w:commentRangeStart w:id="80"/>
            <w:r w:rsidRPr="0E1D4A2D">
              <w:rPr>
                <w:rFonts w:eastAsiaTheme="minorEastAsia"/>
                <w:color w:val="000000" w:themeColor="text1"/>
                <w:sz w:val="16"/>
                <w:szCs w:val="16"/>
                <w:lang w:val="en-US"/>
              </w:rPr>
              <w:t>A dataset of coordinates defining a geographical area (polygon)</w:t>
            </w:r>
            <w:commentRangeEnd w:id="79"/>
            <w:r w:rsidR="21543CFC">
              <w:rPr>
                <w:rStyle w:val="CommentReference"/>
                <w:rFonts w:eastAsiaTheme="minorEastAsia"/>
                <w:color w:val="000000" w:themeColor="text1"/>
                <w:lang w:val="en-US"/>
              </w:rPr>
              <w:commentReference w:id="79"/>
            </w:r>
            <w:commentRangeEnd w:id="80"/>
            <w:r>
              <w:rPr>
                <w:rStyle w:val="CommentReference"/>
              </w:rPr>
              <w:commentReference w:id="80"/>
            </w:r>
          </w:p>
        </w:tc>
      </w:tr>
      <w:tr w:rsidR="68ECF823" w:rsidTr="60D024A3" w14:paraId="5847DFCB" w14:textId="77777777">
        <w:trPr>
          <w:trHeight w:val="300"/>
        </w:trPr>
        <w:tc>
          <w:tcPr>
            <w:tcW w:w="123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68ECF823" w:rsidP="68ECF823" w:rsidRDefault="68ECF823" w14:paraId="28E425D8" w14:textId="5F0D275F">
            <w:pPr>
              <w:rPr>
                <w:rFonts w:ascii="Calibri" w:hAnsi="Calibri" w:eastAsia="Calibri" w:cs="Calibri"/>
                <w:color w:val="000000" w:themeColor="text1"/>
                <w:sz w:val="16"/>
                <w:szCs w:val="16"/>
              </w:rPr>
            </w:pPr>
          </w:p>
          <w:p w:rsidR="0D24AF4B" w:rsidP="68ECF823" w:rsidRDefault="0D24AF4B" w14:paraId="41ED277A" w14:textId="43B1A0E9">
            <w:pPr>
              <w:rPr>
                <w:rFonts w:ascii="Calibri" w:hAnsi="Calibri" w:eastAsia="Calibri" w:cs="Calibri"/>
                <w:sz w:val="16"/>
                <w:szCs w:val="16"/>
              </w:rPr>
            </w:pPr>
            <w:r w:rsidRPr="68ECF823">
              <w:rPr>
                <w:rFonts w:ascii="Calibri" w:hAnsi="Calibri" w:eastAsia="Calibri" w:cs="Calibri"/>
                <w:color w:val="000000" w:themeColor="text1"/>
                <w:sz w:val="16"/>
                <w:szCs w:val="16"/>
              </w:rPr>
              <w:t>(</w:t>
            </w:r>
            <w:r w:rsidRPr="68ECF823" w:rsidR="5354FB67">
              <w:rPr>
                <w:rFonts w:ascii="Calibri" w:hAnsi="Calibri" w:eastAsia="Calibri" w:cs="Calibri"/>
                <w:color w:val="000000" w:themeColor="text1"/>
                <w:sz w:val="16"/>
                <w:szCs w:val="16"/>
              </w:rPr>
              <w:t>I</w:t>
            </w:r>
            <w:r w:rsidRPr="68ECF823">
              <w:rPr>
                <w:rFonts w:ascii="Calibri" w:hAnsi="Calibri" w:eastAsia="Calibri" w:cs="Calibri"/>
                <w:color w:val="000000" w:themeColor="text1"/>
                <w:sz w:val="16"/>
                <w:szCs w:val="16"/>
              </w:rPr>
              <w:t>2) Grid Hosting Capacity information</w:t>
            </w:r>
          </w:p>
        </w:tc>
        <w:tc>
          <w:tcPr>
            <w:tcW w:w="169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68ECF823" w:rsidP="68ECF823" w:rsidRDefault="68ECF823" w14:paraId="577FFDAD" w14:textId="0451511C">
            <w:pPr>
              <w:rPr>
                <w:rFonts w:ascii="Calibri" w:hAnsi="Calibri" w:eastAsia="Calibri" w:cs="Calibri"/>
                <w:color w:val="000000" w:themeColor="text1"/>
                <w:sz w:val="16"/>
                <w:szCs w:val="16"/>
              </w:rPr>
            </w:pPr>
          </w:p>
          <w:p w:rsidR="0D24AF4B" w:rsidP="68ECF823" w:rsidRDefault="0D24AF4B" w14:paraId="2BD7FD0A" w14:textId="308824BA">
            <w:pPr>
              <w:widowControl w:val="0"/>
              <w:spacing w:after="0"/>
              <w:rPr>
                <w:rFonts w:ascii="Calibri" w:hAnsi="Calibri" w:eastAsia="Calibri" w:cs="Calibri"/>
                <w:sz w:val="16"/>
                <w:szCs w:val="16"/>
              </w:rPr>
            </w:pPr>
            <w:r w:rsidRPr="68ECF823">
              <w:rPr>
                <w:rFonts w:ascii="Calibri" w:hAnsi="Calibri" w:eastAsia="Calibri" w:cs="Calibri"/>
                <w:color w:val="000000" w:themeColor="text1"/>
                <w:sz w:val="16"/>
                <w:szCs w:val="16"/>
              </w:rPr>
              <w:t>Available capacity consumption</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69D43F28" w14:textId="09EDF5FA">
            <w:pPr>
              <w:rPr>
                <w:rFonts w:ascii="Calibri" w:hAnsi="Calibri" w:eastAsia="Calibri" w:cs="Calibri"/>
                <w:color w:val="000000" w:themeColor="text1"/>
                <w:sz w:val="16"/>
                <w:szCs w:val="16"/>
              </w:rPr>
            </w:pPr>
            <w:r w:rsidRPr="68ECF823">
              <w:rPr>
                <w:rFonts w:ascii="Calibri" w:hAnsi="Calibri" w:eastAsia="Calibri" w:cs="Calibri"/>
                <w:color w:val="000000" w:themeColor="text1"/>
                <w:sz w:val="16"/>
                <w:szCs w:val="16"/>
              </w:rPr>
              <w:t>Object Description</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426F2604" w14:textId="20570259">
            <w:pPr>
              <w:rPr>
                <w:rFonts w:ascii="Calibri" w:hAnsi="Calibri" w:eastAsia="Calibri" w:cs="Calibri"/>
                <w:color w:val="000000" w:themeColor="text1"/>
                <w:sz w:val="16"/>
                <w:szCs w:val="16"/>
                <w:lang w:val="en-GB"/>
              </w:rPr>
            </w:pPr>
            <w:r w:rsidRPr="68ECF823">
              <w:rPr>
                <w:rFonts w:ascii="Calibri" w:hAnsi="Calibri" w:eastAsia="Calibri" w:cs="Calibri"/>
                <w:color w:val="000000" w:themeColor="text1"/>
                <w:sz w:val="16"/>
                <w:szCs w:val="16"/>
                <w:lang w:val="en-GB"/>
              </w:rPr>
              <w:t>Description of the grid hosting capacity information provided</w:t>
            </w:r>
          </w:p>
        </w:tc>
      </w:tr>
      <w:tr w:rsidR="0E1D4A2D" w:rsidTr="60D024A3" w14:paraId="5C4B2490" w14:textId="77777777">
        <w:trPr>
          <w:trHeight w:val="300"/>
        </w:trPr>
        <w:tc>
          <w:tcPr>
            <w:tcW w:w="1230" w:type="dxa"/>
            <w:vMerge/>
            <w:tcBorders/>
            <w:tcMar>
              <w:top w:w="11" w:type="dxa"/>
              <w:left w:w="11" w:type="dxa"/>
              <w:bottom w:w="0" w:type="dxa"/>
              <w:right w:w="11" w:type="dxa"/>
            </w:tcMar>
            <w:vAlign w:val="center"/>
          </w:tcPr>
          <w:p w:rsidR="0E1D4A2D" w:rsidP="0E1D4A2D" w:rsidRDefault="0E1D4A2D" w14:paraId="5A461BD3" w14:textId="43B1A0E9">
            <w:pPr>
              <w:rPr>
                <w:rFonts w:ascii="Calibri" w:hAnsi="Calibri" w:eastAsia="Calibri" w:cs="Calibri"/>
                <w:sz w:val="16"/>
                <w:szCs w:val="16"/>
              </w:rPr>
            </w:pPr>
            <w:r w:rsidRPr="0E1D4A2D">
              <w:rPr>
                <w:rFonts w:ascii="Calibri" w:hAnsi="Calibri" w:eastAsia="Calibri" w:cs="Calibri"/>
                <w:color w:val="000000" w:themeColor="text1"/>
                <w:sz w:val="16"/>
                <w:szCs w:val="16"/>
              </w:rPr>
              <w:t>(</w:t>
            </w:r>
            <w:r w:rsidRPr="0E1D4A2D" w:rsidR="3D3348D9">
              <w:rPr>
                <w:rFonts w:ascii="Calibri" w:hAnsi="Calibri" w:eastAsia="Calibri" w:cs="Calibri"/>
                <w:color w:val="000000" w:themeColor="text1"/>
                <w:sz w:val="16"/>
                <w:szCs w:val="16"/>
              </w:rPr>
              <w:t>I</w:t>
            </w:r>
            <w:r w:rsidRPr="0E1D4A2D">
              <w:rPr>
                <w:rFonts w:ascii="Calibri" w:hAnsi="Calibri" w:eastAsia="Calibri" w:cs="Calibri"/>
                <w:color w:val="000000" w:themeColor="text1"/>
                <w:sz w:val="16"/>
                <w:szCs w:val="16"/>
              </w:rPr>
              <w:t>2) Grid Hosting Capacity information</w:t>
            </w:r>
          </w:p>
        </w:tc>
        <w:tc>
          <w:tcPr>
            <w:tcW w:w="1690" w:type="dxa"/>
            <w:vMerge/>
            <w:tcBorders/>
            <w:tcMar>
              <w:top w:w="11" w:type="dxa"/>
              <w:left w:w="11" w:type="dxa"/>
              <w:bottom w:w="0" w:type="dxa"/>
              <w:right w:w="11" w:type="dxa"/>
            </w:tcMar>
            <w:vAlign w:val="center"/>
          </w:tcPr>
          <w:p w:rsidR="0E1D4A2D" w:rsidP="0E1D4A2D" w:rsidRDefault="0E1D4A2D" w14:paraId="57EDDA74" w14:textId="308824BA">
            <w:pPr>
              <w:widowControl w:val="0"/>
              <w:spacing w:after="0"/>
              <w:rPr>
                <w:rFonts w:ascii="Calibri" w:hAnsi="Calibri" w:eastAsia="Calibri" w:cs="Calibri"/>
                <w:sz w:val="16"/>
                <w:szCs w:val="16"/>
              </w:rPr>
            </w:pPr>
            <w:r w:rsidRPr="0E1D4A2D">
              <w:rPr>
                <w:rFonts w:ascii="Calibri" w:hAnsi="Calibri" w:eastAsia="Calibri" w:cs="Calibri"/>
                <w:color w:val="000000" w:themeColor="text1"/>
                <w:sz w:val="16"/>
                <w:szCs w:val="16"/>
              </w:rPr>
              <w:t>Available capacity consumption</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5720823"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631D1454" w14:textId="2E012C22">
            <w:pPr>
              <w:widowControl w:val="0"/>
              <w:spacing w:after="0" w:line="257" w:lineRule="auto"/>
              <w:rPr>
                <w:rFonts w:ascii="Calibri" w:hAnsi="Calibri" w:eastAsia="Calibri" w:cs="Calibri"/>
                <w:sz w:val="16"/>
                <w:szCs w:val="16"/>
                <w:lang w:val="en-GB"/>
              </w:rPr>
            </w:pPr>
            <w:r w:rsidRPr="68ECF823">
              <w:rPr>
                <w:rFonts w:eastAsiaTheme="minorEastAsia"/>
                <w:color w:val="000000" w:themeColor="text1"/>
                <w:sz w:val="16"/>
                <w:szCs w:val="16"/>
              </w:rPr>
              <w:t>Timestamp when the data package has been generated</w:t>
            </w:r>
            <w:r w:rsidRPr="68ECF823" w:rsidR="6E42E3D1">
              <w:rPr>
                <w:rFonts w:ascii="Calibri" w:hAnsi="Calibri" w:eastAsia="Calibri" w:cs="Calibri"/>
                <w:color w:val="000000" w:themeColor="text1"/>
                <w:sz w:val="16"/>
                <w:szCs w:val="16"/>
                <w:lang w:val="en-GB"/>
              </w:rPr>
              <w:t xml:space="preserve">. </w:t>
            </w:r>
            <w:r w:rsidRPr="68ECF823" w:rsidR="6E42E3D1">
              <w:rPr>
                <w:rFonts w:ascii="Calibri" w:hAnsi="Calibri" w:eastAsia="Calibri" w:cs="Calibri"/>
                <w:color w:val="000000" w:themeColor="text1"/>
                <w:sz w:val="16"/>
                <w:szCs w:val="16"/>
              </w:rPr>
              <w:t>Datetime object according to ISO8601</w:t>
            </w:r>
          </w:p>
        </w:tc>
      </w:tr>
      <w:tr w:rsidR="0E1D4A2D" w:rsidTr="60D024A3" w14:paraId="2B2E7DF4" w14:textId="77777777">
        <w:trPr>
          <w:trHeight w:val="300"/>
        </w:trPr>
        <w:tc>
          <w:tcPr>
            <w:tcW w:w="1230" w:type="dxa"/>
            <w:vMerge/>
            <w:tcBorders/>
            <w:tcMar>
              <w:top w:w="11" w:type="dxa"/>
              <w:left w:w="11" w:type="dxa"/>
              <w:bottom w:w="0" w:type="dxa"/>
              <w:right w:w="11" w:type="dxa"/>
            </w:tcMar>
            <w:vAlign w:val="center"/>
          </w:tcPr>
          <w:p w:rsidR="00590829" w:rsidRDefault="00590829" w14:paraId="3AC9901E" w14:textId="77777777"/>
        </w:tc>
        <w:tc>
          <w:tcPr>
            <w:tcW w:w="1690" w:type="dxa"/>
            <w:vMerge/>
            <w:tcBorders/>
            <w:tcMar>
              <w:top w:w="11" w:type="dxa"/>
              <w:left w:w="11" w:type="dxa"/>
              <w:bottom w:w="0" w:type="dxa"/>
              <w:right w:w="11" w:type="dxa"/>
            </w:tcMar>
            <w:vAlign w:val="center"/>
          </w:tcPr>
          <w:p w:rsidR="00590829" w:rsidRDefault="00590829" w14:paraId="3B5D4F7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8F99C9E"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 [year]</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AC72FC2" w14:textId="40DA7150">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year for grid hosting capacity information </w:t>
            </w:r>
          </w:p>
        </w:tc>
      </w:tr>
      <w:tr w:rsidR="0E1D4A2D" w:rsidTr="60D024A3" w14:paraId="205552E6" w14:textId="77777777">
        <w:trPr>
          <w:trHeight w:val="300"/>
        </w:trPr>
        <w:tc>
          <w:tcPr>
            <w:tcW w:w="1230" w:type="dxa"/>
            <w:vMerge/>
            <w:tcBorders/>
            <w:tcMar>
              <w:top w:w="11" w:type="dxa"/>
              <w:left w:w="11" w:type="dxa"/>
              <w:bottom w:w="0" w:type="dxa"/>
              <w:right w:w="11" w:type="dxa"/>
            </w:tcMar>
            <w:vAlign w:val="center"/>
          </w:tcPr>
          <w:p w:rsidR="00590829" w:rsidRDefault="00590829" w14:paraId="671DBA62" w14:textId="77777777"/>
        </w:tc>
        <w:tc>
          <w:tcPr>
            <w:tcW w:w="1690" w:type="dxa"/>
            <w:vMerge/>
            <w:tcBorders/>
            <w:tcMar>
              <w:top w:w="11" w:type="dxa"/>
              <w:left w:w="11" w:type="dxa"/>
              <w:bottom w:w="0" w:type="dxa"/>
              <w:right w:w="11" w:type="dxa"/>
            </w:tcMar>
            <w:vAlign w:val="center"/>
          </w:tcPr>
          <w:p w:rsidR="00590829" w:rsidRDefault="00590829" w14:paraId="3914A4D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AB77616" w14:textId="4345CB7D">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Station</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78788B4" w14:textId="29F8DBCB">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identification name of the station</w:t>
            </w:r>
          </w:p>
        </w:tc>
      </w:tr>
      <w:tr w:rsidR="0E1D4A2D" w:rsidTr="60D024A3" w14:paraId="266FB994" w14:textId="77777777">
        <w:trPr>
          <w:trHeight w:val="300"/>
        </w:trPr>
        <w:tc>
          <w:tcPr>
            <w:tcW w:w="1230" w:type="dxa"/>
            <w:vMerge/>
            <w:tcBorders/>
            <w:tcMar>
              <w:top w:w="11" w:type="dxa"/>
              <w:left w:w="11" w:type="dxa"/>
              <w:bottom w:w="0" w:type="dxa"/>
              <w:right w:w="11" w:type="dxa"/>
            </w:tcMar>
            <w:vAlign w:val="center"/>
          </w:tcPr>
          <w:p w:rsidR="00590829" w:rsidRDefault="00590829" w14:paraId="379D8912" w14:textId="77777777"/>
        </w:tc>
        <w:tc>
          <w:tcPr>
            <w:tcW w:w="1690" w:type="dxa"/>
            <w:vMerge/>
            <w:tcBorders/>
            <w:tcMar>
              <w:top w:w="11" w:type="dxa"/>
              <w:left w:w="11" w:type="dxa"/>
              <w:bottom w:w="0" w:type="dxa"/>
              <w:right w:w="11" w:type="dxa"/>
            </w:tcMar>
            <w:vAlign w:val="center"/>
          </w:tcPr>
          <w:p w:rsidR="00590829" w:rsidRDefault="00590829" w14:paraId="5DA0F4E8"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F13F9D8"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Voltage level [kV]</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217BB6D" w14:textId="68FA4BD5">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voltage level that the station is feeding</w:t>
            </w:r>
          </w:p>
        </w:tc>
      </w:tr>
      <w:tr w:rsidR="0E1D4A2D" w:rsidTr="60D024A3" w14:paraId="74F4CFA3" w14:textId="77777777">
        <w:trPr>
          <w:trHeight w:val="300"/>
        </w:trPr>
        <w:tc>
          <w:tcPr>
            <w:tcW w:w="1230" w:type="dxa"/>
            <w:vMerge/>
            <w:tcBorders/>
            <w:tcMar>
              <w:top w:w="11" w:type="dxa"/>
              <w:left w:w="11" w:type="dxa"/>
              <w:bottom w:w="0" w:type="dxa"/>
              <w:right w:w="11" w:type="dxa"/>
            </w:tcMar>
            <w:vAlign w:val="center"/>
          </w:tcPr>
          <w:p w:rsidR="00590829" w:rsidRDefault="00590829" w14:paraId="310FFCB9" w14:textId="77777777"/>
        </w:tc>
        <w:tc>
          <w:tcPr>
            <w:tcW w:w="1690" w:type="dxa"/>
            <w:vMerge/>
            <w:tcBorders/>
            <w:tcMar>
              <w:top w:w="11" w:type="dxa"/>
              <w:left w:w="11" w:type="dxa"/>
              <w:bottom w:w="0" w:type="dxa"/>
              <w:right w:w="11" w:type="dxa"/>
            </w:tcMar>
            <w:vAlign w:val="center"/>
          </w:tcPr>
          <w:p w:rsidR="00590829" w:rsidRDefault="00590829" w14:paraId="4D55970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F6316C7" w14:textId="1A77898A">
            <w:pPr>
              <w:widowControl w:val="0"/>
              <w:spacing w:after="0"/>
            </w:pPr>
            <w:r w:rsidRPr="0E1D4A2D">
              <w:rPr>
                <w:rFonts w:eastAsiaTheme="minorEastAsia"/>
                <w:color w:val="000000" w:themeColor="text1"/>
                <w:sz w:val="16"/>
                <w:szCs w:val="16"/>
              </w:rPr>
              <w:t>Municipality</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788E69D" w14:textId="1A2B3650">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Municipality where the station is located</w:t>
            </w:r>
          </w:p>
        </w:tc>
      </w:tr>
      <w:tr w:rsidR="0E1D4A2D" w:rsidTr="60D024A3" w14:paraId="1885CB66" w14:textId="77777777">
        <w:trPr>
          <w:trHeight w:val="300"/>
        </w:trPr>
        <w:tc>
          <w:tcPr>
            <w:tcW w:w="1230" w:type="dxa"/>
            <w:vMerge/>
            <w:tcBorders/>
            <w:tcMar>
              <w:top w:w="11" w:type="dxa"/>
              <w:left w:w="11" w:type="dxa"/>
              <w:bottom w:w="0" w:type="dxa"/>
              <w:right w:w="11" w:type="dxa"/>
            </w:tcMar>
            <w:vAlign w:val="center"/>
          </w:tcPr>
          <w:p w:rsidR="00590829" w:rsidRDefault="00590829" w14:paraId="7389DC55" w14:textId="77777777"/>
        </w:tc>
        <w:tc>
          <w:tcPr>
            <w:tcW w:w="1690" w:type="dxa"/>
            <w:vMerge/>
            <w:tcBorders/>
            <w:tcMar>
              <w:top w:w="11" w:type="dxa"/>
              <w:left w:w="11" w:type="dxa"/>
              <w:bottom w:w="0" w:type="dxa"/>
              <w:right w:w="11" w:type="dxa"/>
            </w:tcMar>
            <w:vAlign w:val="center"/>
          </w:tcPr>
          <w:p w:rsidR="00590829" w:rsidRDefault="00590829" w14:paraId="7DCE80F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5CEA531" w:rsidP="0E1D4A2D" w:rsidRDefault="05CEA531" w14:paraId="59BEC5A9" w14:textId="40CCBF74">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721B98EB">
              <w:rPr>
                <w:rFonts w:eastAsiaTheme="minorEastAsia"/>
                <w:color w:val="000000" w:themeColor="text1"/>
                <w:sz w:val="16"/>
                <w:szCs w:val="16"/>
              </w:rPr>
              <w:t xml:space="preserve">) </w:t>
            </w:r>
            <w:r w:rsidRPr="0E1D4A2D" w:rsidR="0E1D4A2D">
              <w:rPr>
                <w:rFonts w:eastAsiaTheme="minorEastAsia"/>
                <w:color w:val="000000" w:themeColor="text1"/>
                <w:sz w:val="16"/>
                <w:szCs w:val="16"/>
              </w:rPr>
              <w:t>Latitude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DF32AC9" w14:textId="2D1F884F">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rsidTr="60D024A3" w14:paraId="3DDA1B6C" w14:textId="77777777">
        <w:trPr>
          <w:trHeight w:val="300"/>
        </w:trPr>
        <w:tc>
          <w:tcPr>
            <w:tcW w:w="1230" w:type="dxa"/>
            <w:vMerge/>
            <w:tcBorders/>
            <w:tcMar>
              <w:top w:w="11" w:type="dxa"/>
              <w:left w:w="11" w:type="dxa"/>
              <w:bottom w:w="0" w:type="dxa"/>
              <w:right w:w="11" w:type="dxa"/>
            </w:tcMar>
            <w:vAlign w:val="center"/>
          </w:tcPr>
          <w:p w:rsidR="00590829" w:rsidRDefault="00590829" w14:paraId="4B6C5014" w14:textId="77777777"/>
        </w:tc>
        <w:tc>
          <w:tcPr>
            <w:tcW w:w="1690" w:type="dxa"/>
            <w:vMerge/>
            <w:tcBorders/>
            <w:tcMar>
              <w:top w:w="11" w:type="dxa"/>
              <w:left w:w="11" w:type="dxa"/>
              <w:bottom w:w="0" w:type="dxa"/>
              <w:right w:w="11" w:type="dxa"/>
            </w:tcMar>
            <w:vAlign w:val="center"/>
          </w:tcPr>
          <w:p w:rsidR="00590829" w:rsidRDefault="00590829" w14:paraId="3A793FB5"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5BBF9649" w:rsidP="0E1D4A2D" w:rsidRDefault="5BBF9649" w14:paraId="5F6EF2B0" w14:textId="53C32720">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705E6612">
              <w:rPr>
                <w:rFonts w:eastAsiaTheme="minorEastAsia"/>
                <w:color w:val="000000" w:themeColor="text1"/>
                <w:sz w:val="16"/>
                <w:szCs w:val="16"/>
              </w:rPr>
              <w:t xml:space="preserve">) </w:t>
            </w:r>
            <w:r w:rsidRPr="0E1D4A2D" w:rsidR="0E1D4A2D">
              <w:rPr>
                <w:rFonts w:eastAsiaTheme="minorEastAsia"/>
                <w:color w:val="000000" w:themeColor="text1"/>
                <w:sz w:val="16"/>
                <w:szCs w:val="16"/>
              </w:rPr>
              <w:t>Longitude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18883EE" w14:textId="615E6896">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rsidTr="60D024A3" w14:paraId="17830279" w14:textId="77777777">
        <w:trPr>
          <w:trHeight w:val="300"/>
        </w:trPr>
        <w:tc>
          <w:tcPr>
            <w:tcW w:w="1230" w:type="dxa"/>
            <w:vMerge/>
            <w:tcBorders/>
            <w:tcMar>
              <w:top w:w="11" w:type="dxa"/>
              <w:left w:w="11" w:type="dxa"/>
              <w:bottom w:w="0" w:type="dxa"/>
              <w:right w:w="11" w:type="dxa"/>
            </w:tcMar>
            <w:vAlign w:val="center"/>
          </w:tcPr>
          <w:p w:rsidR="00590829" w:rsidRDefault="00590829" w14:paraId="0AB1567E" w14:textId="77777777"/>
        </w:tc>
        <w:tc>
          <w:tcPr>
            <w:tcW w:w="1690" w:type="dxa"/>
            <w:vMerge/>
            <w:tcBorders/>
            <w:tcMar>
              <w:top w:w="11" w:type="dxa"/>
              <w:left w:w="11" w:type="dxa"/>
              <w:bottom w:w="0" w:type="dxa"/>
              <w:right w:w="11" w:type="dxa"/>
            </w:tcMar>
            <w:vAlign w:val="center"/>
          </w:tcPr>
          <w:p w:rsidR="00590829" w:rsidRDefault="00590829" w14:paraId="712FEFEA"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1BF1753" w:rsidP="0E1D4A2D" w:rsidRDefault="61BF1753" w14:paraId="394F5FAB" w14:textId="75B6F423">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1B50E81F">
              <w:rPr>
                <w:rFonts w:eastAsiaTheme="minorEastAsia"/>
                <w:color w:val="000000" w:themeColor="text1"/>
                <w:sz w:val="16"/>
                <w:szCs w:val="16"/>
              </w:rPr>
              <w:t xml:space="preserve">) </w:t>
            </w:r>
            <w:r w:rsidRPr="0E1D4A2D" w:rsidR="0E1D4A2D">
              <w:rPr>
                <w:rFonts w:eastAsiaTheme="minorEastAsia"/>
                <w:color w:val="000000" w:themeColor="text1"/>
                <w:sz w:val="16"/>
                <w:szCs w:val="16"/>
              </w:rPr>
              <w:t>Available capacity EV without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9F14E03" w14:textId="3F8EBC76">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EV at the station without consideration of network capacity from overlying grid </w:t>
            </w:r>
          </w:p>
        </w:tc>
      </w:tr>
      <w:tr w:rsidR="0E1D4A2D" w:rsidTr="60D024A3" w14:paraId="1FBCA7D9" w14:textId="77777777">
        <w:trPr>
          <w:trHeight w:val="300"/>
        </w:trPr>
        <w:tc>
          <w:tcPr>
            <w:tcW w:w="1230" w:type="dxa"/>
            <w:vMerge/>
            <w:tcBorders/>
            <w:tcMar>
              <w:top w:w="11" w:type="dxa"/>
              <w:left w:w="11" w:type="dxa"/>
              <w:bottom w:w="0" w:type="dxa"/>
              <w:right w:w="11" w:type="dxa"/>
            </w:tcMar>
            <w:vAlign w:val="center"/>
          </w:tcPr>
          <w:p w:rsidR="00590829" w:rsidRDefault="00590829" w14:paraId="275D857F" w14:textId="77777777"/>
        </w:tc>
        <w:tc>
          <w:tcPr>
            <w:tcW w:w="1690" w:type="dxa"/>
            <w:vMerge/>
            <w:tcBorders/>
            <w:tcMar>
              <w:top w:w="11" w:type="dxa"/>
              <w:left w:w="11" w:type="dxa"/>
              <w:bottom w:w="0" w:type="dxa"/>
              <w:right w:w="11" w:type="dxa"/>
            </w:tcMar>
            <w:vAlign w:val="center"/>
          </w:tcPr>
          <w:p w:rsidR="00590829" w:rsidRDefault="00590829" w14:paraId="1DB968B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76DFB2E"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EV with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C1DC425" w14:textId="2DE05229">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EV at the station with consideration of network capacity from overlying grid </w:t>
            </w:r>
          </w:p>
        </w:tc>
      </w:tr>
      <w:tr w:rsidR="0E1D4A2D" w:rsidTr="60D024A3" w14:paraId="34782281" w14:textId="77777777">
        <w:trPr>
          <w:trHeight w:val="300"/>
        </w:trPr>
        <w:tc>
          <w:tcPr>
            <w:tcW w:w="1230" w:type="dxa"/>
            <w:vMerge/>
            <w:tcBorders/>
            <w:tcMar>
              <w:top w:w="11" w:type="dxa"/>
              <w:left w:w="11" w:type="dxa"/>
              <w:bottom w:w="0" w:type="dxa"/>
              <w:right w:w="11" w:type="dxa"/>
            </w:tcMar>
            <w:vAlign w:val="center"/>
          </w:tcPr>
          <w:p w:rsidR="00590829" w:rsidRDefault="00590829" w14:paraId="57AF401C" w14:textId="77777777"/>
        </w:tc>
        <w:tc>
          <w:tcPr>
            <w:tcW w:w="1690" w:type="dxa"/>
            <w:vMerge/>
            <w:tcBorders/>
            <w:tcMar>
              <w:top w:w="11" w:type="dxa"/>
              <w:left w:w="11" w:type="dxa"/>
              <w:bottom w:w="0" w:type="dxa"/>
              <w:right w:w="11" w:type="dxa"/>
            </w:tcMar>
            <w:vAlign w:val="center"/>
          </w:tcPr>
          <w:p w:rsidR="00590829" w:rsidRDefault="00590829" w14:paraId="170F60A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1326F157" w:rsidP="0E1D4A2D" w:rsidRDefault="1326F157" w14:paraId="30D2BB6E" w14:textId="40B6D30B">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Pr="0E1D4A2D" w:rsidR="0E1D4A2D">
              <w:rPr>
                <w:rFonts w:eastAsiaTheme="minorEastAsia"/>
                <w:color w:val="000000" w:themeColor="text1"/>
                <w:sz w:val="16"/>
                <w:szCs w:val="16"/>
              </w:rPr>
              <w:t>Available capacity industry without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92DFC95" w14:textId="037D3FBB">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industry at the station without consideration of network capacity from overlying grid </w:t>
            </w:r>
          </w:p>
        </w:tc>
      </w:tr>
      <w:tr w:rsidR="0E1D4A2D" w:rsidTr="60D024A3" w14:paraId="478A9A7F" w14:textId="77777777">
        <w:trPr>
          <w:trHeight w:val="300"/>
        </w:trPr>
        <w:tc>
          <w:tcPr>
            <w:tcW w:w="1230" w:type="dxa"/>
            <w:vMerge/>
            <w:tcBorders/>
            <w:tcMar>
              <w:top w:w="11" w:type="dxa"/>
              <w:left w:w="11" w:type="dxa"/>
              <w:bottom w:w="0" w:type="dxa"/>
              <w:right w:w="11" w:type="dxa"/>
            </w:tcMar>
            <w:vAlign w:val="center"/>
          </w:tcPr>
          <w:p w:rsidR="00590829" w:rsidRDefault="00590829" w14:paraId="1203F66D" w14:textId="77777777"/>
        </w:tc>
        <w:tc>
          <w:tcPr>
            <w:tcW w:w="1690" w:type="dxa"/>
            <w:vMerge/>
            <w:tcBorders/>
            <w:tcMar>
              <w:top w:w="11" w:type="dxa"/>
              <w:left w:w="11" w:type="dxa"/>
              <w:bottom w:w="0" w:type="dxa"/>
              <w:right w:w="11" w:type="dxa"/>
            </w:tcMar>
            <w:vAlign w:val="center"/>
          </w:tcPr>
          <w:p w:rsidR="00590829" w:rsidRDefault="00590829" w14:paraId="76CBB4ED"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8801CA1"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industry with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9B47D92" w14:textId="16E86BA5">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industry at the station with consideration of network capacity from overlying grid </w:t>
            </w:r>
          </w:p>
        </w:tc>
      </w:tr>
      <w:tr w:rsidR="0E1D4A2D" w:rsidTr="60D024A3" w14:paraId="337F4D70" w14:textId="77777777">
        <w:trPr>
          <w:trHeight w:val="300"/>
        </w:trPr>
        <w:tc>
          <w:tcPr>
            <w:tcW w:w="1230" w:type="dxa"/>
            <w:vMerge/>
            <w:tcBorders/>
            <w:tcMar>
              <w:top w:w="11" w:type="dxa"/>
              <w:left w:w="11" w:type="dxa"/>
              <w:bottom w:w="0" w:type="dxa"/>
              <w:right w:w="11" w:type="dxa"/>
            </w:tcMar>
            <w:vAlign w:val="center"/>
          </w:tcPr>
          <w:p w:rsidR="00590829" w:rsidRDefault="00590829" w14:paraId="1396788A" w14:textId="77777777"/>
        </w:tc>
        <w:tc>
          <w:tcPr>
            <w:tcW w:w="1690" w:type="dxa"/>
            <w:vMerge/>
            <w:tcBorders/>
            <w:tcMar>
              <w:top w:w="11" w:type="dxa"/>
              <w:left w:w="11" w:type="dxa"/>
              <w:bottom w:w="0" w:type="dxa"/>
              <w:right w:w="11" w:type="dxa"/>
            </w:tcMar>
            <w:vAlign w:val="center"/>
          </w:tcPr>
          <w:p w:rsidR="00590829" w:rsidRDefault="00590829" w14:paraId="3D166A3D"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15772927" w:rsidP="0E1D4A2D" w:rsidRDefault="15772927" w14:paraId="643727E0" w14:textId="2FDDBB5C">
            <w:pPr>
              <w:widowControl w:val="0"/>
              <w:spacing w:after="0"/>
              <w:rPr>
                <w:rFonts w:eastAsiaTheme="minorEastAsia"/>
                <w:color w:val="000000" w:themeColor="text1"/>
                <w:sz w:val="16"/>
                <w:szCs w:val="16"/>
                <w:lang w:val="en-GB"/>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552E366C">
              <w:rPr>
                <w:rFonts w:eastAsiaTheme="minorEastAsia"/>
                <w:color w:val="000000" w:themeColor="text1"/>
                <w:sz w:val="16"/>
                <w:szCs w:val="16"/>
              </w:rPr>
              <w:t xml:space="preserve">) </w:t>
            </w:r>
            <w:r w:rsidRPr="0E1D4A2D" w:rsidR="0E1D4A2D">
              <w:rPr>
                <w:rFonts w:eastAsiaTheme="minorEastAsia"/>
                <w:color w:val="000000" w:themeColor="text1"/>
                <w:sz w:val="16"/>
                <w:szCs w:val="16"/>
                <w:lang w:val="en-GB"/>
              </w:rPr>
              <w:t>Dataset for area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1543CFC" w:rsidP="0E1D4A2D" w:rsidRDefault="265EE620" w14:paraId="6200D59C" w14:textId="59AEC449">
            <w:pPr>
              <w:spacing w:line="257" w:lineRule="auto"/>
              <w:rPr>
                <w:rFonts w:eastAsiaTheme="minorEastAsia"/>
                <w:color w:val="000000" w:themeColor="text1"/>
                <w:sz w:val="16"/>
                <w:szCs w:val="16"/>
                <w:lang w:val="en-US"/>
              </w:rPr>
            </w:pPr>
            <w:commentRangeStart w:id="81"/>
            <w:commentRangeStart w:id="82"/>
            <w:r w:rsidRPr="0E1D4A2D">
              <w:rPr>
                <w:rFonts w:eastAsiaTheme="minorEastAsia"/>
                <w:color w:val="000000" w:themeColor="text1"/>
                <w:sz w:val="16"/>
                <w:szCs w:val="16"/>
                <w:lang w:val="en-US"/>
              </w:rPr>
              <w:t>A dataset of coordinates defining a geographical area (polygon)</w:t>
            </w:r>
            <w:commentRangeEnd w:id="81"/>
            <w:r w:rsidR="21543CFC">
              <w:rPr>
                <w:rStyle w:val="CommentReference"/>
                <w:rFonts w:eastAsiaTheme="minorEastAsia"/>
                <w:color w:val="000000" w:themeColor="text1"/>
                <w:lang w:val="en-US"/>
              </w:rPr>
              <w:commentReference w:id="81"/>
            </w:r>
            <w:commentRangeEnd w:id="82"/>
            <w:r>
              <w:rPr>
                <w:rStyle w:val="CommentReference"/>
              </w:rPr>
              <w:commentReference w:id="82"/>
            </w:r>
          </w:p>
        </w:tc>
      </w:tr>
      <w:tr w:rsidR="68ECF823" w:rsidTr="60D024A3" w14:paraId="4FF7AE46" w14:textId="77777777">
        <w:trPr>
          <w:trHeight w:val="300"/>
        </w:trPr>
        <w:tc>
          <w:tcPr>
            <w:tcW w:w="123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68ECF823" w:rsidP="68ECF823" w:rsidRDefault="68ECF823" w14:paraId="457E78E3" w14:textId="585955A5">
            <w:pPr>
              <w:rPr>
                <w:rFonts w:ascii="Calibri" w:hAnsi="Calibri" w:eastAsia="Calibri" w:cs="Calibri"/>
                <w:color w:val="000000" w:themeColor="text1"/>
                <w:sz w:val="16"/>
                <w:szCs w:val="16"/>
              </w:rPr>
            </w:pPr>
          </w:p>
          <w:p w:rsidR="0D24AF4B" w:rsidP="68ECF823" w:rsidRDefault="0D24AF4B" w14:paraId="4463E6E0" w14:textId="7D11CDEF">
            <w:pPr>
              <w:rPr>
                <w:rFonts w:ascii="Calibri" w:hAnsi="Calibri" w:eastAsia="Calibri" w:cs="Calibri"/>
                <w:sz w:val="16"/>
                <w:szCs w:val="16"/>
              </w:rPr>
            </w:pPr>
            <w:r w:rsidRPr="68ECF823">
              <w:rPr>
                <w:rFonts w:ascii="Calibri" w:hAnsi="Calibri" w:eastAsia="Calibri" w:cs="Calibri"/>
                <w:color w:val="000000" w:themeColor="text1"/>
                <w:sz w:val="16"/>
                <w:szCs w:val="16"/>
              </w:rPr>
              <w:t>(</w:t>
            </w:r>
            <w:r w:rsidRPr="68ECF823" w:rsidR="2C33A667">
              <w:rPr>
                <w:rFonts w:ascii="Calibri" w:hAnsi="Calibri" w:eastAsia="Calibri" w:cs="Calibri"/>
                <w:color w:val="000000" w:themeColor="text1"/>
                <w:sz w:val="16"/>
                <w:szCs w:val="16"/>
              </w:rPr>
              <w:t>I</w:t>
            </w:r>
            <w:r w:rsidRPr="68ECF823">
              <w:rPr>
                <w:rFonts w:ascii="Calibri" w:hAnsi="Calibri" w:eastAsia="Calibri" w:cs="Calibri"/>
                <w:color w:val="000000" w:themeColor="text1"/>
                <w:sz w:val="16"/>
                <w:szCs w:val="16"/>
              </w:rPr>
              <w:t>3) Grid Hosting Capacity information</w:t>
            </w:r>
          </w:p>
        </w:tc>
        <w:tc>
          <w:tcPr>
            <w:tcW w:w="1690" w:type="dxa"/>
            <w:vMerge w:val="restart"/>
            <w:tcBorders>
              <w:top w:val="single" w:color="000000" w:themeColor="text1" w:sz="2" w:space="0"/>
              <w:left w:val="single" w:color="000000" w:themeColor="text1" w:sz="2" w:space="0"/>
              <w:right w:val="single" w:color="000000" w:themeColor="text1" w:sz="2" w:space="0"/>
            </w:tcBorders>
            <w:tcMar>
              <w:top w:w="11" w:type="dxa"/>
              <w:left w:w="11" w:type="dxa"/>
              <w:bottom w:w="0" w:type="dxa"/>
              <w:right w:w="11" w:type="dxa"/>
            </w:tcMar>
            <w:vAlign w:val="center"/>
          </w:tcPr>
          <w:p w:rsidR="68ECF823" w:rsidP="68ECF823" w:rsidRDefault="68ECF823" w14:paraId="05972CC3" w14:textId="46667CFE">
            <w:pPr>
              <w:rPr>
                <w:rFonts w:ascii="Calibri" w:hAnsi="Calibri" w:eastAsia="Calibri" w:cs="Calibri"/>
                <w:color w:val="000000" w:themeColor="text1"/>
                <w:sz w:val="16"/>
                <w:szCs w:val="16"/>
              </w:rPr>
            </w:pPr>
          </w:p>
          <w:p w:rsidR="0D24AF4B" w:rsidP="68ECF823" w:rsidRDefault="0D24AF4B" w14:paraId="09293786" w14:textId="589ED32C">
            <w:pPr>
              <w:widowControl w:val="0"/>
              <w:spacing w:after="0"/>
              <w:rPr>
                <w:rFonts w:ascii="Calibri" w:hAnsi="Calibri" w:eastAsia="Calibri" w:cs="Calibri"/>
                <w:sz w:val="16"/>
                <w:szCs w:val="16"/>
              </w:rPr>
            </w:pPr>
            <w:r w:rsidRPr="68ECF823">
              <w:rPr>
                <w:rFonts w:ascii="Calibri" w:hAnsi="Calibri" w:eastAsia="Calibri" w:cs="Calibri"/>
                <w:color w:val="000000" w:themeColor="text1"/>
                <w:sz w:val="16"/>
                <w:szCs w:val="16"/>
              </w:rPr>
              <w:t>Available capacity energy storage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2D16B85C" w14:textId="2E6D4737">
            <w:pPr>
              <w:rPr>
                <w:rFonts w:ascii="Calibri" w:hAnsi="Calibri" w:eastAsia="Calibri" w:cs="Calibri"/>
                <w:color w:val="000000" w:themeColor="text1"/>
                <w:sz w:val="16"/>
                <w:szCs w:val="16"/>
              </w:rPr>
            </w:pPr>
            <w:r w:rsidRPr="68ECF823">
              <w:rPr>
                <w:rFonts w:ascii="Calibri" w:hAnsi="Calibri" w:eastAsia="Calibri" w:cs="Calibri"/>
                <w:color w:val="000000" w:themeColor="text1"/>
                <w:sz w:val="16"/>
                <w:szCs w:val="16"/>
              </w:rPr>
              <w:t>Object Description</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68ECF823" w:rsidP="68ECF823" w:rsidRDefault="68ECF823" w14:paraId="70607751" w14:textId="430A344C">
            <w:pPr>
              <w:rPr>
                <w:rFonts w:ascii="Calibri" w:hAnsi="Calibri" w:eastAsia="Calibri" w:cs="Calibri"/>
                <w:color w:val="000000" w:themeColor="text1"/>
                <w:sz w:val="16"/>
                <w:szCs w:val="16"/>
                <w:lang w:val="en-GB"/>
              </w:rPr>
            </w:pPr>
            <w:r w:rsidRPr="68ECF823">
              <w:rPr>
                <w:rFonts w:ascii="Calibri" w:hAnsi="Calibri" w:eastAsia="Calibri" w:cs="Calibri"/>
                <w:color w:val="000000" w:themeColor="text1"/>
                <w:sz w:val="16"/>
                <w:szCs w:val="16"/>
                <w:lang w:val="en-GB"/>
              </w:rPr>
              <w:t>Description of the grid hosting capacity information provided</w:t>
            </w:r>
          </w:p>
        </w:tc>
      </w:tr>
      <w:tr w:rsidR="0E1D4A2D" w:rsidTr="60D024A3" w14:paraId="24AE7C09" w14:textId="77777777">
        <w:trPr>
          <w:trHeight w:val="300"/>
        </w:trPr>
        <w:tc>
          <w:tcPr>
            <w:tcW w:w="1230" w:type="dxa"/>
            <w:vMerge/>
            <w:tcBorders/>
            <w:tcMar>
              <w:top w:w="11" w:type="dxa"/>
              <w:left w:w="11" w:type="dxa"/>
              <w:bottom w:w="0" w:type="dxa"/>
              <w:right w:w="11" w:type="dxa"/>
            </w:tcMar>
            <w:vAlign w:val="center"/>
          </w:tcPr>
          <w:p w:rsidR="0E1D4A2D" w:rsidP="0E1D4A2D" w:rsidRDefault="0E1D4A2D" w14:paraId="26A6C6BE" w14:textId="7D11CDEF">
            <w:pPr>
              <w:rPr>
                <w:rFonts w:ascii="Calibri" w:hAnsi="Calibri" w:eastAsia="Calibri" w:cs="Calibri"/>
                <w:sz w:val="16"/>
                <w:szCs w:val="16"/>
              </w:rPr>
            </w:pPr>
            <w:r w:rsidRPr="0E1D4A2D">
              <w:rPr>
                <w:rFonts w:ascii="Calibri" w:hAnsi="Calibri" w:eastAsia="Calibri" w:cs="Calibri"/>
                <w:color w:val="000000" w:themeColor="text1"/>
                <w:sz w:val="16"/>
                <w:szCs w:val="16"/>
              </w:rPr>
              <w:t>(</w:t>
            </w:r>
            <w:r w:rsidRPr="0E1D4A2D" w:rsidR="0ED0B2BE">
              <w:rPr>
                <w:rFonts w:ascii="Calibri" w:hAnsi="Calibri" w:eastAsia="Calibri" w:cs="Calibri"/>
                <w:color w:val="000000" w:themeColor="text1"/>
                <w:sz w:val="16"/>
                <w:szCs w:val="16"/>
              </w:rPr>
              <w:t>I</w:t>
            </w:r>
            <w:r w:rsidRPr="0E1D4A2D">
              <w:rPr>
                <w:rFonts w:ascii="Calibri" w:hAnsi="Calibri" w:eastAsia="Calibri" w:cs="Calibri"/>
                <w:color w:val="000000" w:themeColor="text1"/>
                <w:sz w:val="16"/>
                <w:szCs w:val="16"/>
              </w:rPr>
              <w:t>3) Grid Hosting Capacity information</w:t>
            </w:r>
          </w:p>
        </w:tc>
        <w:tc>
          <w:tcPr>
            <w:tcW w:w="1690" w:type="dxa"/>
            <w:vMerge/>
            <w:tcBorders/>
            <w:tcMar>
              <w:top w:w="11" w:type="dxa"/>
              <w:left w:w="11" w:type="dxa"/>
              <w:bottom w:w="0" w:type="dxa"/>
              <w:right w:w="11" w:type="dxa"/>
            </w:tcMar>
            <w:vAlign w:val="center"/>
          </w:tcPr>
          <w:p w:rsidR="0E1D4A2D" w:rsidP="0E1D4A2D" w:rsidRDefault="0E1D4A2D" w14:paraId="29A4B6CD" w14:textId="589ED32C">
            <w:pPr>
              <w:widowControl w:val="0"/>
              <w:spacing w:after="0"/>
              <w:rPr>
                <w:rFonts w:ascii="Calibri" w:hAnsi="Calibri" w:eastAsia="Calibri" w:cs="Calibri"/>
                <w:sz w:val="16"/>
                <w:szCs w:val="16"/>
              </w:rPr>
            </w:pPr>
            <w:r w:rsidRPr="0E1D4A2D">
              <w:rPr>
                <w:rFonts w:ascii="Calibri" w:hAnsi="Calibri" w:eastAsia="Calibri" w:cs="Calibri"/>
                <w:color w:val="000000" w:themeColor="text1"/>
                <w:sz w:val="16"/>
                <w:szCs w:val="16"/>
              </w:rPr>
              <w:t>Available capacity energy storage</w:t>
            </w:r>
          </w:p>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544406C"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Timestamp</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68ECF823" w:rsidRDefault="0D24AF4B" w14:paraId="028B9DC9" w14:textId="53F64A1F">
            <w:pPr>
              <w:widowControl w:val="0"/>
              <w:spacing w:after="0"/>
              <w:rPr>
                <w:rFonts w:ascii="Calibri" w:hAnsi="Calibri" w:eastAsia="Calibri" w:cs="Calibri"/>
                <w:sz w:val="16"/>
                <w:szCs w:val="16"/>
              </w:rPr>
            </w:pPr>
            <w:r w:rsidRPr="68ECF823">
              <w:rPr>
                <w:rFonts w:eastAsiaTheme="minorEastAsia"/>
                <w:color w:val="000000" w:themeColor="text1"/>
                <w:sz w:val="16"/>
                <w:szCs w:val="16"/>
              </w:rPr>
              <w:t>Timestamp when the data package has been generated</w:t>
            </w:r>
            <w:r w:rsidRPr="68ECF823" w:rsidR="372F757E">
              <w:rPr>
                <w:rFonts w:eastAsiaTheme="minorEastAsia"/>
                <w:color w:val="000000" w:themeColor="text1"/>
                <w:sz w:val="16"/>
                <w:szCs w:val="16"/>
              </w:rPr>
              <w:t>.</w:t>
            </w:r>
            <w:r w:rsidRPr="68ECF823" w:rsidR="372F757E">
              <w:rPr>
                <w:rFonts w:ascii="Calibri" w:hAnsi="Calibri" w:eastAsia="Calibri" w:cs="Calibri"/>
                <w:color w:val="000000" w:themeColor="text1"/>
                <w:sz w:val="16"/>
                <w:szCs w:val="16"/>
              </w:rPr>
              <w:t xml:space="preserve"> Datetime object according to ISO8601</w:t>
            </w:r>
          </w:p>
        </w:tc>
      </w:tr>
      <w:tr w:rsidR="0E1D4A2D" w:rsidTr="60D024A3" w14:paraId="32686CBE" w14:textId="77777777">
        <w:trPr>
          <w:trHeight w:val="300"/>
        </w:trPr>
        <w:tc>
          <w:tcPr>
            <w:tcW w:w="1230" w:type="dxa"/>
            <w:vMerge/>
            <w:tcBorders/>
            <w:tcMar>
              <w:top w:w="11" w:type="dxa"/>
              <w:left w:w="11" w:type="dxa"/>
              <w:bottom w:w="0" w:type="dxa"/>
              <w:right w:w="11" w:type="dxa"/>
            </w:tcMar>
            <w:vAlign w:val="center"/>
          </w:tcPr>
          <w:p w:rsidR="00590829" w:rsidRDefault="00590829" w14:paraId="6A600717" w14:textId="77777777"/>
        </w:tc>
        <w:tc>
          <w:tcPr>
            <w:tcW w:w="1690" w:type="dxa"/>
            <w:vMerge/>
            <w:tcBorders/>
            <w:tcMar>
              <w:top w:w="11" w:type="dxa"/>
              <w:left w:w="11" w:type="dxa"/>
              <w:bottom w:w="0" w:type="dxa"/>
              <w:right w:w="11" w:type="dxa"/>
            </w:tcMar>
            <w:vAlign w:val="center"/>
          </w:tcPr>
          <w:p w:rsidR="00590829" w:rsidRDefault="00590829" w14:paraId="78213DE7"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55D1DFC"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Time [year]</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3B40CC88" w14:textId="7F5C0FF4">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year for grid hosting capacity information </w:t>
            </w:r>
          </w:p>
        </w:tc>
      </w:tr>
      <w:tr w:rsidR="0E1D4A2D" w:rsidTr="60D024A3" w14:paraId="6EC585A4" w14:textId="77777777">
        <w:trPr>
          <w:trHeight w:val="300"/>
        </w:trPr>
        <w:tc>
          <w:tcPr>
            <w:tcW w:w="1230" w:type="dxa"/>
            <w:vMerge/>
            <w:tcBorders/>
            <w:tcMar>
              <w:top w:w="11" w:type="dxa"/>
              <w:left w:w="11" w:type="dxa"/>
              <w:bottom w:w="0" w:type="dxa"/>
              <w:right w:w="11" w:type="dxa"/>
            </w:tcMar>
            <w:vAlign w:val="center"/>
          </w:tcPr>
          <w:p w:rsidR="00590829" w:rsidRDefault="00590829" w14:paraId="7CAAD4A8" w14:textId="77777777"/>
        </w:tc>
        <w:tc>
          <w:tcPr>
            <w:tcW w:w="1690" w:type="dxa"/>
            <w:vMerge/>
            <w:tcBorders/>
            <w:tcMar>
              <w:top w:w="11" w:type="dxa"/>
              <w:left w:w="11" w:type="dxa"/>
              <w:bottom w:w="0" w:type="dxa"/>
              <w:right w:w="11" w:type="dxa"/>
            </w:tcMar>
            <w:vAlign w:val="center"/>
          </w:tcPr>
          <w:p w:rsidR="00590829" w:rsidRDefault="00590829" w14:paraId="49F5E22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07F7B21E" w14:textId="1AD2DB81">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Station </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B66E0C4" w14:textId="286BE878">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identification name of the station</w:t>
            </w:r>
          </w:p>
        </w:tc>
      </w:tr>
      <w:tr w:rsidR="0E1D4A2D" w:rsidTr="60D024A3" w14:paraId="1C64F89C" w14:textId="77777777">
        <w:trPr>
          <w:trHeight w:val="300"/>
        </w:trPr>
        <w:tc>
          <w:tcPr>
            <w:tcW w:w="1230" w:type="dxa"/>
            <w:vMerge/>
            <w:tcBorders/>
            <w:tcMar>
              <w:top w:w="11" w:type="dxa"/>
              <w:left w:w="11" w:type="dxa"/>
              <w:bottom w:w="0" w:type="dxa"/>
              <w:right w:w="11" w:type="dxa"/>
            </w:tcMar>
            <w:vAlign w:val="center"/>
          </w:tcPr>
          <w:p w:rsidR="00590829" w:rsidRDefault="00590829" w14:paraId="02FC0943" w14:textId="77777777"/>
        </w:tc>
        <w:tc>
          <w:tcPr>
            <w:tcW w:w="1690" w:type="dxa"/>
            <w:vMerge/>
            <w:tcBorders/>
            <w:tcMar>
              <w:top w:w="11" w:type="dxa"/>
              <w:left w:w="11" w:type="dxa"/>
              <w:bottom w:w="0" w:type="dxa"/>
              <w:right w:w="11" w:type="dxa"/>
            </w:tcMar>
            <w:vAlign w:val="center"/>
          </w:tcPr>
          <w:p w:rsidR="00590829" w:rsidRDefault="00590829" w14:paraId="422E05BB"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7574E0A0"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Voltage level [kV]</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4D27AAC" w14:textId="09721F58">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voltage level that the station is feeding</w:t>
            </w:r>
          </w:p>
        </w:tc>
      </w:tr>
      <w:tr w:rsidR="0E1D4A2D" w:rsidTr="60D024A3" w14:paraId="20FF9E0C" w14:textId="77777777">
        <w:trPr>
          <w:trHeight w:val="300"/>
        </w:trPr>
        <w:tc>
          <w:tcPr>
            <w:tcW w:w="1230" w:type="dxa"/>
            <w:vMerge/>
            <w:tcBorders/>
            <w:tcMar>
              <w:top w:w="11" w:type="dxa"/>
              <w:left w:w="11" w:type="dxa"/>
              <w:bottom w:w="0" w:type="dxa"/>
              <w:right w:w="11" w:type="dxa"/>
            </w:tcMar>
            <w:vAlign w:val="center"/>
          </w:tcPr>
          <w:p w:rsidR="00590829" w:rsidRDefault="00590829" w14:paraId="798F3C5F" w14:textId="77777777"/>
        </w:tc>
        <w:tc>
          <w:tcPr>
            <w:tcW w:w="1690" w:type="dxa"/>
            <w:vMerge/>
            <w:tcBorders/>
            <w:tcMar>
              <w:top w:w="11" w:type="dxa"/>
              <w:left w:w="11" w:type="dxa"/>
              <w:bottom w:w="0" w:type="dxa"/>
              <w:right w:w="11" w:type="dxa"/>
            </w:tcMar>
            <w:vAlign w:val="center"/>
          </w:tcPr>
          <w:p w:rsidR="00590829" w:rsidRDefault="00590829" w14:paraId="2E44E12C"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E54A87F" w14:textId="2CA2F2C3">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Municipality</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5748FFA9" w14:textId="12F979FC">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Municipality where the station is located</w:t>
            </w:r>
          </w:p>
        </w:tc>
      </w:tr>
      <w:tr w:rsidR="0E1D4A2D" w:rsidTr="60D024A3" w14:paraId="72880119" w14:textId="77777777">
        <w:trPr>
          <w:trHeight w:val="300"/>
        </w:trPr>
        <w:tc>
          <w:tcPr>
            <w:tcW w:w="1230" w:type="dxa"/>
            <w:vMerge/>
            <w:tcBorders/>
            <w:tcMar>
              <w:top w:w="11" w:type="dxa"/>
              <w:left w:w="11" w:type="dxa"/>
              <w:bottom w:w="0" w:type="dxa"/>
              <w:right w:w="11" w:type="dxa"/>
            </w:tcMar>
            <w:vAlign w:val="center"/>
          </w:tcPr>
          <w:p w:rsidR="00590829" w:rsidRDefault="00590829" w14:paraId="43DADF18" w14:textId="77777777"/>
        </w:tc>
        <w:tc>
          <w:tcPr>
            <w:tcW w:w="1690" w:type="dxa"/>
            <w:vMerge/>
            <w:tcBorders/>
            <w:tcMar>
              <w:top w:w="11" w:type="dxa"/>
              <w:left w:w="11" w:type="dxa"/>
              <w:bottom w:w="0" w:type="dxa"/>
              <w:right w:w="11" w:type="dxa"/>
            </w:tcMar>
            <w:vAlign w:val="center"/>
          </w:tcPr>
          <w:p w:rsidR="00590829" w:rsidRDefault="00590829" w14:paraId="42C0D79E"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78616C40" w:rsidP="0E1D4A2D" w:rsidRDefault="78616C40" w14:paraId="7471C2B0" w14:textId="2284D7B5">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6F6C20E7">
              <w:rPr>
                <w:rFonts w:eastAsiaTheme="minorEastAsia"/>
                <w:color w:val="000000" w:themeColor="text1"/>
                <w:sz w:val="16"/>
                <w:szCs w:val="16"/>
              </w:rPr>
              <w:t xml:space="preserve">) </w:t>
            </w:r>
            <w:r w:rsidRPr="0E1D4A2D" w:rsidR="0E1D4A2D">
              <w:rPr>
                <w:rFonts w:eastAsiaTheme="minorEastAsia"/>
                <w:color w:val="000000" w:themeColor="text1"/>
                <w:sz w:val="16"/>
                <w:szCs w:val="16"/>
              </w:rPr>
              <w:t>Latitude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E656AF8" w14:textId="29B2DAF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rsidTr="60D024A3" w14:paraId="54779602" w14:textId="77777777">
        <w:trPr>
          <w:trHeight w:val="300"/>
        </w:trPr>
        <w:tc>
          <w:tcPr>
            <w:tcW w:w="1230" w:type="dxa"/>
            <w:vMerge/>
            <w:tcBorders/>
            <w:tcMar>
              <w:top w:w="11" w:type="dxa"/>
              <w:left w:w="11" w:type="dxa"/>
              <w:bottom w:w="0" w:type="dxa"/>
              <w:right w:w="11" w:type="dxa"/>
            </w:tcMar>
            <w:vAlign w:val="center"/>
          </w:tcPr>
          <w:p w:rsidR="00590829" w:rsidRDefault="00590829" w14:paraId="6706FA5C" w14:textId="77777777"/>
        </w:tc>
        <w:tc>
          <w:tcPr>
            <w:tcW w:w="1690" w:type="dxa"/>
            <w:vMerge/>
            <w:tcBorders/>
            <w:tcMar>
              <w:top w:w="11" w:type="dxa"/>
              <w:left w:w="11" w:type="dxa"/>
              <w:bottom w:w="0" w:type="dxa"/>
              <w:right w:w="11" w:type="dxa"/>
            </w:tcMar>
            <w:vAlign w:val="center"/>
          </w:tcPr>
          <w:p w:rsidR="00590829" w:rsidRDefault="00590829" w14:paraId="2AA1C8D5"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76638331" w:rsidP="0E1D4A2D" w:rsidRDefault="76638331" w14:paraId="7D02B2ED" w14:textId="544BCFB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Pr="0E1D4A2D" w:rsidR="0E1D4A2D">
              <w:rPr>
                <w:rFonts w:eastAsiaTheme="minorEastAsia"/>
                <w:color w:val="000000" w:themeColor="text1"/>
                <w:sz w:val="16"/>
                <w:szCs w:val="16"/>
              </w:rPr>
              <w:t>Longitude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5FCFAB9" w14:textId="06935DDF">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The coordinate of the station</w:t>
            </w:r>
          </w:p>
        </w:tc>
      </w:tr>
      <w:tr w:rsidR="0E1D4A2D" w:rsidTr="60D024A3" w14:paraId="2A6FC6BC" w14:textId="77777777">
        <w:trPr>
          <w:trHeight w:val="300"/>
        </w:trPr>
        <w:tc>
          <w:tcPr>
            <w:tcW w:w="1230" w:type="dxa"/>
            <w:vMerge/>
            <w:tcBorders/>
            <w:tcMar>
              <w:top w:w="11" w:type="dxa"/>
              <w:left w:w="11" w:type="dxa"/>
              <w:bottom w:w="0" w:type="dxa"/>
              <w:right w:w="11" w:type="dxa"/>
            </w:tcMar>
            <w:vAlign w:val="center"/>
          </w:tcPr>
          <w:p w:rsidR="00590829" w:rsidRDefault="00590829" w14:paraId="3B4F62F3" w14:textId="77777777"/>
        </w:tc>
        <w:tc>
          <w:tcPr>
            <w:tcW w:w="1690" w:type="dxa"/>
            <w:vMerge/>
            <w:tcBorders/>
            <w:tcMar>
              <w:top w:w="11" w:type="dxa"/>
              <w:left w:w="11" w:type="dxa"/>
              <w:bottom w:w="0" w:type="dxa"/>
              <w:right w:w="11" w:type="dxa"/>
            </w:tcMar>
            <w:vAlign w:val="center"/>
          </w:tcPr>
          <w:p w:rsidR="00590829" w:rsidRDefault="00590829" w14:paraId="0CD5B1F8"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4D5A7B14" w:rsidP="0E1D4A2D" w:rsidRDefault="4D5A7B14" w14:paraId="7361727E" w14:textId="5F691F36">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sidR="0B17192D">
              <w:rPr>
                <w:rFonts w:eastAsiaTheme="minorEastAsia"/>
                <w:color w:val="000000" w:themeColor="text1"/>
                <w:sz w:val="16"/>
                <w:szCs w:val="16"/>
              </w:rPr>
              <w:t xml:space="preserve">) </w:t>
            </w:r>
            <w:r w:rsidRPr="0E1D4A2D" w:rsidR="0E1D4A2D">
              <w:rPr>
                <w:rFonts w:eastAsiaTheme="minorEastAsia"/>
                <w:color w:val="000000" w:themeColor="text1"/>
                <w:sz w:val="16"/>
                <w:szCs w:val="16"/>
              </w:rPr>
              <w:t>Available capacity energy storage without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6A3C353B" w14:textId="4CB3F6D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energy storage at the station without consideration of network capacity from overlying grid </w:t>
            </w:r>
          </w:p>
        </w:tc>
      </w:tr>
      <w:tr w:rsidR="0E1D4A2D" w:rsidTr="60D024A3" w14:paraId="7EEB70F5" w14:textId="77777777">
        <w:trPr>
          <w:trHeight w:val="300"/>
        </w:trPr>
        <w:tc>
          <w:tcPr>
            <w:tcW w:w="1230" w:type="dxa"/>
            <w:vMerge/>
            <w:tcBorders/>
            <w:tcMar>
              <w:top w:w="11" w:type="dxa"/>
              <w:left w:w="11" w:type="dxa"/>
              <w:bottom w:w="0" w:type="dxa"/>
              <w:right w:w="11" w:type="dxa"/>
            </w:tcMar>
            <w:vAlign w:val="center"/>
          </w:tcPr>
          <w:p w:rsidR="00590829" w:rsidRDefault="00590829" w14:paraId="1F9D9355" w14:textId="77777777"/>
        </w:tc>
        <w:tc>
          <w:tcPr>
            <w:tcW w:w="1690" w:type="dxa"/>
            <w:vMerge/>
            <w:tcBorders/>
            <w:tcMar>
              <w:top w:w="11" w:type="dxa"/>
              <w:left w:w="11" w:type="dxa"/>
              <w:bottom w:w="0" w:type="dxa"/>
              <w:right w:w="11" w:type="dxa"/>
            </w:tcMar>
            <w:vAlign w:val="center"/>
          </w:tcPr>
          <w:p w:rsidR="00590829" w:rsidRDefault="00590829" w14:paraId="285400BF"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2B471482" w14:textId="77777777">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Available capacity energy storage with consideration of network capacity from overlying grid [MW]</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0E1D4A2D" w:rsidP="0E1D4A2D" w:rsidRDefault="0E1D4A2D" w14:paraId="460E431F" w14:textId="4A7F4093">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 xml:space="preserve">The available capacity for energy storage at the station with consideration of network capacity from overlying grid </w:t>
            </w:r>
          </w:p>
        </w:tc>
      </w:tr>
      <w:tr w:rsidR="0E1D4A2D" w:rsidTr="60D024A3" w14:paraId="0A937330" w14:textId="77777777">
        <w:trPr>
          <w:trHeight w:val="300"/>
        </w:trPr>
        <w:tc>
          <w:tcPr>
            <w:tcW w:w="1230" w:type="dxa"/>
            <w:vMerge/>
            <w:tcBorders/>
            <w:tcMar>
              <w:top w:w="11" w:type="dxa"/>
              <w:left w:w="11" w:type="dxa"/>
              <w:bottom w:w="0" w:type="dxa"/>
              <w:right w:w="11" w:type="dxa"/>
            </w:tcMar>
            <w:vAlign w:val="center"/>
          </w:tcPr>
          <w:p w:rsidR="00590829" w:rsidRDefault="00590829" w14:paraId="72543C79" w14:textId="77777777"/>
        </w:tc>
        <w:tc>
          <w:tcPr>
            <w:tcW w:w="1690" w:type="dxa"/>
            <w:vMerge/>
            <w:tcBorders/>
            <w:tcMar>
              <w:top w:w="11" w:type="dxa"/>
              <w:left w:w="11" w:type="dxa"/>
              <w:bottom w:w="0" w:type="dxa"/>
              <w:right w:w="11" w:type="dxa"/>
            </w:tcMar>
            <w:vAlign w:val="center"/>
          </w:tcPr>
          <w:p w:rsidR="00590829" w:rsidRDefault="00590829" w14:paraId="68EBA460" w14:textId="77777777"/>
        </w:tc>
        <w:tc>
          <w:tcPr>
            <w:tcW w:w="1496" w:type="dxa"/>
            <w:tcBorders>
              <w:top w:val="single" w:color="auto" w:sz="4" w:space="0"/>
              <w:left w:val="single" w:color="000000" w:themeColor="text1" w:sz="2" w:space="0"/>
              <w:bottom w:val="single" w:color="auto" w:sz="4" w:space="0"/>
              <w:right w:val="single" w:color="auto" w:sz="4" w:space="0"/>
            </w:tcBorders>
            <w:tcMar>
              <w:top w:w="11" w:type="dxa"/>
              <w:left w:w="11" w:type="dxa"/>
              <w:bottom w:w="0" w:type="dxa"/>
              <w:right w:w="11" w:type="dxa"/>
            </w:tcMar>
            <w:vAlign w:val="center"/>
          </w:tcPr>
          <w:p w:rsidR="493BAEB0" w:rsidP="0E1D4A2D" w:rsidRDefault="493BAEB0" w14:paraId="69EF5E19" w14:textId="18CE71F0">
            <w:pPr>
              <w:widowControl w:val="0"/>
              <w:spacing w:after="0"/>
              <w:rPr>
                <w:rFonts w:eastAsiaTheme="minorEastAsia"/>
                <w:color w:val="000000" w:themeColor="text1"/>
                <w:sz w:val="16"/>
                <w:szCs w:val="16"/>
                <w:lang w:val="en-GB"/>
              </w:rPr>
            </w:pPr>
            <w:r w:rsidRPr="0E1D4A2D">
              <w:rPr>
                <w:rFonts w:eastAsiaTheme="minorEastAsia"/>
                <w:color w:val="000000" w:themeColor="text1"/>
                <w:sz w:val="16"/>
                <w:szCs w:val="16"/>
              </w:rPr>
              <w:t>(</w:t>
            </w:r>
            <w:r w:rsidRPr="0E1D4A2D" w:rsidR="0E1D4A2D">
              <w:rPr>
                <w:rFonts w:eastAsiaTheme="minorEastAsia"/>
                <w:color w:val="000000" w:themeColor="text1"/>
                <w:sz w:val="16"/>
                <w:szCs w:val="16"/>
              </w:rPr>
              <w:t>Optional</w:t>
            </w:r>
            <w:r w:rsidRPr="0E1D4A2D">
              <w:rPr>
                <w:rFonts w:eastAsiaTheme="minorEastAsia"/>
                <w:color w:val="000000" w:themeColor="text1"/>
                <w:sz w:val="16"/>
                <w:szCs w:val="16"/>
              </w:rPr>
              <w:t xml:space="preserve">) </w:t>
            </w:r>
            <w:r w:rsidRPr="0E1D4A2D" w:rsidR="0E1D4A2D">
              <w:rPr>
                <w:rFonts w:eastAsiaTheme="minorEastAsia"/>
                <w:color w:val="000000" w:themeColor="text1"/>
                <w:sz w:val="16"/>
                <w:szCs w:val="16"/>
                <w:lang w:val="en-GB"/>
              </w:rPr>
              <w:t>Dataset for area [degree] (WGS 84)</w:t>
            </w:r>
          </w:p>
        </w:tc>
        <w:tc>
          <w:tcPr>
            <w:tcW w:w="4604" w:type="dxa"/>
            <w:tcBorders>
              <w:top w:val="single" w:color="auto" w:sz="4" w:space="0"/>
              <w:left w:val="single" w:color="auto" w:sz="4" w:space="0"/>
              <w:bottom w:val="single" w:color="auto" w:sz="4" w:space="0"/>
              <w:right w:val="single" w:color="auto" w:sz="4" w:space="0"/>
            </w:tcBorders>
            <w:tcMar>
              <w:top w:w="11" w:type="dxa"/>
              <w:left w:w="11" w:type="dxa"/>
              <w:bottom w:w="0" w:type="dxa"/>
              <w:right w:w="11" w:type="dxa"/>
            </w:tcMar>
            <w:vAlign w:val="center"/>
          </w:tcPr>
          <w:p w:rsidR="21543CFC" w:rsidP="0E1D4A2D" w:rsidRDefault="2B36E5CF" w14:paraId="47B82E79" w14:textId="612A001F">
            <w:pPr>
              <w:spacing w:line="257" w:lineRule="auto"/>
              <w:rPr>
                <w:rFonts w:eastAsiaTheme="minorEastAsia"/>
                <w:color w:val="000000" w:themeColor="text1"/>
                <w:sz w:val="16"/>
                <w:szCs w:val="16"/>
                <w:lang w:val="en-US"/>
              </w:rPr>
            </w:pPr>
            <w:commentRangeStart w:id="83"/>
            <w:commentRangeStart w:id="84"/>
            <w:r w:rsidRPr="0E1D4A2D">
              <w:rPr>
                <w:rFonts w:eastAsiaTheme="minorEastAsia"/>
                <w:color w:val="000000" w:themeColor="text1"/>
                <w:sz w:val="16"/>
                <w:szCs w:val="16"/>
                <w:lang w:val="en-US"/>
              </w:rPr>
              <w:t>A dataset of coordinates defining a geographical area (polygon)</w:t>
            </w:r>
            <w:commentRangeEnd w:id="83"/>
            <w:r w:rsidR="21543CFC">
              <w:rPr>
                <w:rStyle w:val="CommentReference"/>
                <w:rFonts w:eastAsiaTheme="minorEastAsia"/>
                <w:color w:val="000000" w:themeColor="text1"/>
                <w:lang w:val="en-US"/>
              </w:rPr>
              <w:commentReference w:id="83"/>
            </w:r>
            <w:commentRangeEnd w:id="84"/>
            <w:r>
              <w:rPr>
                <w:rStyle w:val="CommentReference"/>
              </w:rPr>
              <w:commentReference w:id="84"/>
            </w:r>
          </w:p>
        </w:tc>
      </w:tr>
    </w:tbl>
    <w:p w:rsidR="0E1D4A2D" w:rsidP="0E1D4A2D" w:rsidRDefault="0E1D4A2D" w14:paraId="26800613" w14:textId="27C99F16">
      <w:pPr>
        <w:spacing w:after="0"/>
      </w:pPr>
    </w:p>
    <w:sectPr w:rsidR="0E1D4A2D">
      <w:headerReference w:type="default" r:id="rId19"/>
      <w:footerReference w:type="even" r:id="rId20"/>
      <w:footerReference w:type="default" r:id="rId21"/>
      <w:footerReference w:type="first" r:id="rId22"/>
      <w:pgSz w:w="11906" w:h="16838" w:orient="portrait"/>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F" w:author="Tomé Ferreira" w:date="2025-11-24T14:16:00Z" w:id="7">
    <w:p w:rsidR="0045181C" w:rsidRDefault="0045181C" w14:paraId="2DD448E4" w14:textId="5B5AD9F9">
      <w:r>
        <w:annotationRef/>
      </w:r>
      <w:r w:rsidRPr="00B4307C">
        <w:t>we left this unchanged because:</w:t>
      </w:r>
    </w:p>
    <w:p w:rsidR="0045181C" w:rsidRDefault="0045181C" w14:paraId="70987188" w14:textId="0E581BF5">
      <w:r w:rsidRPr="6F0A200F">
        <w:t>(5) needs further work</w:t>
      </w:r>
    </w:p>
    <w:p w:rsidR="0045181C" w:rsidRDefault="0045181C" w14:paraId="2E6C8EBF" w14:textId="5C6567CA">
      <w:r w:rsidRPr="25A5D003">
        <w:t>(6) there are other datasets</w:t>
      </w:r>
    </w:p>
    <w:p w:rsidR="0045181C" w:rsidRDefault="0045181C" w14:paraId="61C0F58B" w14:textId="6B92574F">
      <w:r w:rsidRPr="10B72885">
        <w:t>(7) hexagon is not mentioned elsewhere and therefore does not need defining.</w:t>
      </w:r>
    </w:p>
  </w:comment>
  <w:comment w:initials="TF" w:author="Tomé Ferreira" w:date="2025-10-10T10:15:00Z" w:id="14">
    <w:p w:rsidR="004357CF" w:rsidRDefault="004357CF" w14:paraId="483A38DB" w14:textId="34B65CC5">
      <w:pPr>
        <w:pStyle w:val="CommentText"/>
      </w:pPr>
      <w:r>
        <w:rPr>
          <w:rStyle w:val="CommentReference"/>
        </w:rPr>
        <w:annotationRef/>
      </w:r>
      <w:r w:rsidRPr="17E06393">
        <w:t>Comment from YR: Lägg till regleringen</w:t>
      </w:r>
    </w:p>
  </w:comment>
  <w:comment w:initials="R(" w:author="Ruwaida Yvonne (DU-I)" w:date="2025-11-24T06:39:00Z" w:id="15">
    <w:p w:rsidR="0045181C" w:rsidRDefault="0045181C" w14:paraId="2DACBA6F" w14:textId="052AF526">
      <w:r>
        <w:annotationRef/>
      </w:r>
      <w:r w:rsidRPr="1ABC9C50">
        <w:t>Authorization? Följändra isåfall i hela dokumentet</w:t>
      </w:r>
    </w:p>
  </w:comment>
  <w:comment w:initials="TF" w:author="Tomé Ferreira" w:date="2025-11-24T14:53:00Z" w:id="16">
    <w:p w:rsidR="0045181C" w:rsidRDefault="0045181C" w14:paraId="5C8119BE" w14:textId="5CC73102">
      <w:r>
        <w:annotationRef/>
      </w:r>
      <w:r w:rsidRPr="4C7FC47D">
        <w:t>left as is for the moment</w:t>
      </w:r>
    </w:p>
  </w:comment>
  <w:comment w:initials="Wv" w:author="Wout van Voornveld" w:date="2025-10-01T15:57:00Z" w:id="28">
    <w:p w:rsidR="00E17867" w:rsidP="00E17867" w:rsidRDefault="00E17867" w14:paraId="75854F51" w14:textId="77777777">
      <w:pPr>
        <w:pStyle w:val="CommentText"/>
      </w:pPr>
      <w:r>
        <w:rPr>
          <w:rStyle w:val="CommentReference"/>
        </w:rPr>
        <w:annotationRef/>
      </w:r>
      <w:r>
        <w:t>Please add the next part to the description:  In case of an invalid request, a meaningful indication is provided</w:t>
      </w:r>
    </w:p>
  </w:comment>
  <w:comment w:initials="Wv" w:author="Wout van Voornveld" w:date="2025-10-01T15:59:00Z" w:id="37">
    <w:p w:rsidR="00633223" w:rsidP="00633223" w:rsidRDefault="00633223" w14:paraId="6979D3AD" w14:textId="77777777">
      <w:pPr>
        <w:pStyle w:val="CommentText"/>
      </w:pPr>
      <w:r>
        <w:rPr>
          <w:rStyle w:val="CommentReference"/>
        </w:rPr>
        <w:annotationRef/>
      </w:r>
      <w:r>
        <w:t>Please use the keyword ‘Send’ instead of ‘Grant Access to’ as this step contains the actual forecast data to be exchanged, not just the permission to do so.</w:t>
      </w:r>
    </w:p>
  </w:comment>
  <w:comment w:initials="TF" w:author="Tomé Ferreira" w:date="2025-10-22T15:57:00Z" w:id="38">
    <w:p w:rsidR="009A2ECC" w:rsidRDefault="009A2ECC" w14:paraId="5D58FB54" w14:textId="254969CF">
      <w:pPr>
        <w:pStyle w:val="CommentText"/>
      </w:pPr>
      <w:r>
        <w:rPr>
          <w:rStyle w:val="CommentReference"/>
        </w:rPr>
        <w:annotationRef/>
      </w:r>
      <w:r w:rsidRPr="23C28476">
        <w:t>We should keep the discussion for "grant access" open. But for now we include Wout's suggestion</w:t>
      </w:r>
    </w:p>
  </w:comment>
  <w:comment w:initials="TF" w:author="Tomé Ferreira" w:date="2025-10-23T08:58:00Z" w:id="39">
    <w:p w:rsidR="00ED798E" w:rsidRDefault="00ED798E" w14:paraId="4DCABF8B" w14:textId="46D71BD3">
      <w:pPr>
        <w:pStyle w:val="CommentText"/>
      </w:pPr>
      <w:r>
        <w:rPr>
          <w:rStyle w:val="CommentReference"/>
        </w:rPr>
        <w:annotationRef/>
      </w:r>
      <w:r w:rsidRPr="2EFD3FD8">
        <w:t>This should probably be in the information object.</w:t>
      </w:r>
    </w:p>
  </w:comment>
  <w:comment w:initials="Wv" w:author="Wout van Voornveld" w:date="2025-09-30T17:07:00Z" w:id="41">
    <w:p w:rsidR="00A74101" w:rsidP="00A74101" w:rsidRDefault="004C1D1A" w14:paraId="2C1B77B6" w14:textId="33E343CF">
      <w:pPr>
        <w:pStyle w:val="CommentText"/>
      </w:pPr>
      <w:r>
        <w:rPr>
          <w:rStyle w:val="CommentReference"/>
        </w:rPr>
        <w:annotationRef/>
      </w:r>
      <w:r w:rsidR="00A74101">
        <w:t>I do not recommend validations to be optional. Also renumber as 2.2, because the invoicing is a separate block of optionality.</w:t>
      </w:r>
    </w:p>
  </w:comment>
  <w:comment w:initials="WV" w:author="Wout van Voornveld" w:date="2025-10-01T08:57:00Z" w:id="42">
    <w:p w:rsidR="00ED798E" w:rsidRDefault="00ED798E" w14:paraId="4D95A59C" w14:textId="0F5848F4">
      <w:pPr>
        <w:pStyle w:val="CommentText"/>
      </w:pPr>
      <w:r>
        <w:rPr>
          <w:rStyle w:val="CommentReference"/>
        </w:rPr>
        <w:annotationRef/>
      </w:r>
      <w:r w:rsidRPr="53195A25">
        <w:t>Please add the next part to the description:  In case of an invalid request, a meaningful indication is provided</w:t>
      </w:r>
    </w:p>
  </w:comment>
  <w:comment w:initials="Wv" w:author="Wout van Voornveld" w:date="2025-09-30T17:10:00Z" w:id="43">
    <w:p w:rsidR="008F4C73" w:rsidP="008F4C73" w:rsidRDefault="008F4C73" w14:paraId="1F056F7F" w14:textId="04048340">
      <w:pPr>
        <w:pStyle w:val="CommentText"/>
      </w:pPr>
      <w:r>
        <w:rPr>
          <w:rStyle w:val="CommentReference"/>
        </w:rPr>
        <w:annotationRef/>
      </w:r>
      <w:r>
        <w:t>Please put ‘[optional]’ in front of the process step name, not the description.</w:t>
      </w:r>
    </w:p>
  </w:comment>
  <w:comment w:initials="TF" w:author="Tomé Ferreira" w:date="2025-11-24T14:29:00Z" w:id="45">
    <w:p w:rsidR="0045181C" w:rsidRDefault="0045181C" w14:paraId="1EBDFEA0" w14:textId="4C8F38CA">
      <w:r>
        <w:annotationRef/>
      </w:r>
      <w:r w:rsidRPr="216416E4">
        <w:t>We will leave this as is. Both text and diagram reflect optionality</w:t>
      </w:r>
    </w:p>
  </w:comment>
  <w:comment w:initials="Wv" w:author="Wout van Voornveld" w:date="2025-09-30T17:13:00Z" w:id="50">
    <w:p w:rsidR="00095012" w:rsidP="00095012" w:rsidRDefault="00095012" w14:paraId="11B401D6" w14:textId="51731288">
      <w:pPr>
        <w:pStyle w:val="CommentText"/>
      </w:pPr>
      <w:r>
        <w:rPr>
          <w:rStyle w:val="CommentReference"/>
        </w:rPr>
        <w:annotationRef/>
      </w:r>
      <w:r>
        <w:t>Please use the keyword ‘Send’ as this step contains the actual forecast data to be exchanged, not just the permission to do so.</w:t>
      </w:r>
    </w:p>
  </w:comment>
  <w:comment w:initials="Wv" w:author="Wout van Voornveld" w:date="2025-09-30T15:56:00Z" w:id="51">
    <w:p w:rsidR="00856BB4" w:rsidP="00856BB4" w:rsidRDefault="00856BB4" w14:paraId="0C416245" w14:textId="48401151">
      <w:pPr>
        <w:pStyle w:val="CommentText"/>
      </w:pPr>
      <w:r>
        <w:rPr>
          <w:rStyle w:val="CommentReference"/>
        </w:rPr>
        <w:annotationRef/>
      </w:r>
      <w:r>
        <w:t>Please use the keyword ‘Execute compilation of’ instead of ‘Compile’</w:t>
      </w:r>
    </w:p>
  </w:comment>
  <w:comment w:initials="Wv" w:author="Wout van Voornveld" w:date="2025-09-30T15:57:00Z" w:id="52">
    <w:p w:rsidR="00E436D9" w:rsidP="00E436D9" w:rsidRDefault="00E436D9" w14:paraId="5F9A5A66" w14:textId="77777777">
      <w:pPr>
        <w:pStyle w:val="CommentText"/>
      </w:pPr>
      <w:r>
        <w:rPr>
          <w:rStyle w:val="CommentReference"/>
        </w:rPr>
        <w:annotationRef/>
      </w:r>
      <w:r>
        <w:t>Please add to the title “to the website provider”</w:t>
      </w:r>
    </w:p>
  </w:comment>
  <w:comment w:initials="Wv" w:author="Wout van Voornveld" w:date="2025-09-30T15:58:00Z" w:id="55">
    <w:p w:rsidR="00045DDA" w:rsidP="00045DDA" w:rsidRDefault="00045DDA" w14:paraId="37A2D66D" w14:textId="77777777">
      <w:pPr>
        <w:pStyle w:val="CommentText"/>
      </w:pPr>
      <w:r>
        <w:rPr>
          <w:rStyle w:val="CommentReference"/>
        </w:rPr>
        <w:annotationRef/>
      </w:r>
      <w:r>
        <w:t>Please start with the verb “Send” and add “to the website”</w:t>
      </w:r>
    </w:p>
  </w:comment>
  <w:comment w:initials="TF" w:author="Tomé Ferreira" w:date="2025-10-10T10:17:00Z" w:id="54">
    <w:p w:rsidR="004357CF" w:rsidRDefault="004357CF" w14:paraId="4772E08C" w14:textId="6C54CCC2">
      <w:pPr>
        <w:pStyle w:val="CommentText"/>
      </w:pPr>
      <w:r>
        <w:rPr>
          <w:rStyle w:val="CommentReference"/>
        </w:rPr>
        <w:annotationRef/>
      </w:r>
      <w:r w:rsidRPr="36ADC582">
        <w:t>Comment YR: Responsibility - a structured machineable option</w:t>
      </w:r>
    </w:p>
  </w:comment>
  <w:comment w:initials="TF" w:author="Tomé Ferreira" w:date="2025-10-28T11:47:00Z" w:id="58">
    <w:p w:rsidR="004D318D" w:rsidRDefault="004D318D" w14:paraId="08A58389" w14:textId="0755761F">
      <w:r>
        <w:annotationRef/>
      </w:r>
      <w:r w:rsidRPr="17FEB87D">
        <w:t>Suggestion: A set of coordinates defining a geographical region (polygon).</w:t>
      </w:r>
    </w:p>
  </w:comment>
  <w:comment w:initials="R(" w:author="Ruwaida Yvonne (DU-I)" w:date="2025-11-10T10:55:00Z" w:id="59">
    <w:p w:rsidR="004D318D" w:rsidRDefault="004D318D" w14:paraId="5EDC4AF2" w14:textId="561FBD6F">
      <w:r>
        <w:annotationRef/>
      </w:r>
      <w:r w:rsidRPr="0A360663">
        <w:t>Ok. men använder ordet area istället för region.</w:t>
      </w:r>
    </w:p>
  </w:comment>
  <w:comment w:initials="R(" w:author="Ruwaida Yvonne (DU-I)" w:date="2025-11-10T10:53:00Z" w:id="60">
    <w:p w:rsidR="004D318D" w:rsidRDefault="004D318D" w14:paraId="2220AEB7" w14:textId="5ACA5B1E">
      <w:r>
        <w:annotationRef/>
      </w:r>
      <w:r w:rsidRPr="0925ECAC">
        <w:t>CIM compatible SO GL</w:t>
      </w:r>
    </w:p>
  </w:comment>
  <w:comment w:initials="R(" w:author="Ruwaida Yvonne (DU-I)" w:date="2025-11-24T06:30:00Z" w:id="61">
    <w:p w:rsidR="0045181C" w:rsidRDefault="0045181C" w14:paraId="293EEA4D" w14:textId="00061502">
      <w:r>
        <w:annotationRef/>
      </w:r>
      <w:r w:rsidRPr="107469D2">
        <w:t>You need to know what type of forecast that is requested.</w:t>
      </w:r>
    </w:p>
  </w:comment>
  <w:comment w:initials="TF" w:author="Tomé Ferreira" w:date="2025-11-24T14:45:00Z" w:id="62">
    <w:p w:rsidR="0045181C" w:rsidRDefault="0045181C" w14:paraId="115E596A" w14:textId="39713E2C">
      <w:r>
        <w:annotationRef/>
      </w:r>
      <w:r w:rsidRPr="017E2C87">
        <w:t>Suggested phrasing. Likely to need rephrasing for the next version</w:t>
      </w:r>
    </w:p>
  </w:comment>
  <w:comment w:initials="TF" w:author="Tomé Ferreira" w:date="2025-10-28T11:47:00Z" w:id="63">
    <w:p w:rsidR="004D318D" w:rsidRDefault="004D318D" w14:paraId="2C06D94D" w14:textId="7198BE96">
      <w:r>
        <w:annotationRef/>
      </w:r>
      <w:r w:rsidRPr="698DFE75">
        <w:t>Suggestion: A set of coordinates defining a geographical region (polygon).</w:t>
      </w:r>
    </w:p>
  </w:comment>
  <w:comment w:initials="R(" w:author="Ruwaida Yvonne (DU-I)" w:date="2025-11-10T10:55:00Z" w:id="64">
    <w:p w:rsidR="004D318D" w:rsidRDefault="004D318D" w14:paraId="0B4915F6" w14:textId="0279DDCE">
      <w:r>
        <w:annotationRef/>
      </w:r>
      <w:r w:rsidRPr="201C449D">
        <w:t>Ok. men använder ordet area istället för region.</w:t>
      </w:r>
    </w:p>
  </w:comment>
  <w:comment w:initials="R(" w:author="Ruwaida Yvonne (DU-I)" w:date="2025-11-10T02:53:00Z" w:id="66">
    <w:p w:rsidR="00770791" w:rsidRDefault="00457C15" w14:paraId="2F978AB9" w14:textId="1956E73A">
      <w:pPr>
        <w:pStyle w:val="CommentText"/>
      </w:pPr>
      <w:r>
        <w:rPr>
          <w:rStyle w:val="CommentReference"/>
        </w:rPr>
        <w:annotationRef/>
      </w:r>
      <w:r w:rsidRPr="45CE31CB">
        <w:t>CIM compatible SO GL</w:t>
      </w:r>
    </w:p>
  </w:comment>
  <w:comment w:initials="TF" w:author="Tomé Ferreira" w:date="2025-11-24T14:49:00Z" w:id="78">
    <w:p w:rsidR="0045181C" w:rsidRDefault="0045181C" w14:paraId="177B3AC2" w14:textId="4A11A8C5">
      <w:r>
        <w:annotationRef/>
      </w:r>
      <w:r w:rsidRPr="332DB340">
        <w:t>expression used</w:t>
      </w:r>
    </w:p>
  </w:comment>
  <w:comment w:initials="TF" w:author="Tomé Ferreira" w:date="2025-10-28T11:47:00Z" w:id="79">
    <w:p w:rsidR="004D318D" w:rsidRDefault="004D318D" w14:paraId="7D05BC8E" w14:textId="04F0BA6A">
      <w:r>
        <w:annotationRef/>
      </w:r>
      <w:r w:rsidRPr="0FD40C60">
        <w:t>Suggestion: A set of coordinates defining a geographical region (polygon).</w:t>
      </w:r>
    </w:p>
  </w:comment>
  <w:comment w:initials="R(" w:author="Ruwaida Yvonne (DU-I)" w:date="2025-11-10T10:55:00Z" w:id="80">
    <w:p w:rsidR="004D318D" w:rsidRDefault="004D318D" w14:paraId="7AAF0192" w14:textId="430A5D98">
      <w:r>
        <w:annotationRef/>
      </w:r>
      <w:r w:rsidRPr="273155F6">
        <w:t>Ok. men använder ordet area istället för region.</w:t>
      </w:r>
    </w:p>
  </w:comment>
  <w:comment w:initials="TF" w:author="Tomé Ferreira" w:date="2025-10-28T11:47:00Z" w:id="81">
    <w:p w:rsidR="004D318D" w:rsidRDefault="004D318D" w14:paraId="15BAE2C1" w14:textId="5EEA94E4">
      <w:r>
        <w:annotationRef/>
      </w:r>
      <w:r w:rsidRPr="7AEA4BCD">
        <w:t>Suggestion: A set of coordinates defining a geographical region (polygon).</w:t>
      </w:r>
    </w:p>
  </w:comment>
  <w:comment w:initials="R(" w:author="Ruwaida Yvonne (DU-I)" w:date="2025-11-10T10:55:00Z" w:id="82">
    <w:p w:rsidR="004D318D" w:rsidRDefault="004D318D" w14:paraId="7027AB48" w14:textId="4641A674">
      <w:r>
        <w:annotationRef/>
      </w:r>
      <w:r w:rsidRPr="7B793A53">
        <w:t>Ok. men använder ordet area istället för region.</w:t>
      </w:r>
    </w:p>
  </w:comment>
  <w:comment w:initials="TF" w:author="Tomé Ferreira" w:date="2025-10-28T11:47:00Z" w:id="83">
    <w:p w:rsidR="004D318D" w:rsidRDefault="004D318D" w14:paraId="6189FEF8" w14:textId="2748C231">
      <w:r>
        <w:annotationRef/>
      </w:r>
      <w:r w:rsidRPr="750AA322">
        <w:t>Suggestion: A set of coordinates defining a geographical region (polygon).</w:t>
      </w:r>
    </w:p>
  </w:comment>
  <w:comment w:initials="R(" w:author="Ruwaida Yvonne (DU-I)" w:date="2025-11-10T10:55:00Z" w:id="84">
    <w:p w:rsidR="004D318D" w:rsidRDefault="004D318D" w14:paraId="7C2AA3E0" w14:textId="7BCDC0AD">
      <w:r>
        <w:annotationRef/>
      </w:r>
      <w:r w:rsidRPr="1150364B">
        <w:t>Ok. men använder ordet area istället för region.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0F58B" w15:done="0"/>
  <w15:commentEx w15:paraId="483A38DB" w15:done="1"/>
  <w15:commentEx w15:paraId="2DACBA6F" w15:done="0"/>
  <w15:commentEx w15:paraId="5C8119BE" w15:paraIdParent="2DACBA6F" w15:done="0"/>
  <w15:commentEx w15:paraId="75854F51" w15:done="1"/>
  <w15:commentEx w15:paraId="6979D3AD" w15:done="1"/>
  <w15:commentEx w15:paraId="5D58FB54" w15:done="1"/>
  <w15:commentEx w15:paraId="4DCABF8B" w15:done="1"/>
  <w15:commentEx w15:paraId="2C1B77B6" w15:done="1"/>
  <w15:commentEx w15:paraId="4D95A59C" w15:done="1"/>
  <w15:commentEx w15:paraId="1F056F7F" w15:done="1"/>
  <w15:commentEx w15:paraId="1EBDFEA0" w15:done="0"/>
  <w15:commentEx w15:paraId="11B401D6" w15:done="1"/>
  <w15:commentEx w15:paraId="0C416245" w15:done="1"/>
  <w15:commentEx w15:paraId="5F9A5A66" w15:done="1"/>
  <w15:commentEx w15:paraId="37A2D66D" w15:done="1"/>
  <w15:commentEx w15:paraId="4772E08C" w15:done="1"/>
  <w15:commentEx w15:paraId="08A58389" w15:done="1"/>
  <w15:commentEx w15:paraId="5EDC4AF2" w15:paraIdParent="08A58389" w15:done="1"/>
  <w15:commentEx w15:paraId="2220AEB7" w15:done="1"/>
  <w15:commentEx w15:paraId="293EEA4D" w15:done="0"/>
  <w15:commentEx w15:paraId="115E596A" w15:paraIdParent="293EEA4D" w15:done="0"/>
  <w15:commentEx w15:paraId="2C06D94D" w15:done="1"/>
  <w15:commentEx w15:paraId="0B4915F6" w15:paraIdParent="2C06D94D" w15:done="1"/>
  <w15:commentEx w15:paraId="2F978AB9" w15:done="1"/>
  <w15:commentEx w15:paraId="177B3AC2" w15:done="0"/>
  <w15:commentEx w15:paraId="7D05BC8E" w15:done="1"/>
  <w15:commentEx w15:paraId="7AAF0192" w15:paraIdParent="7D05BC8E" w15:done="1"/>
  <w15:commentEx w15:paraId="15BAE2C1" w15:done="1"/>
  <w15:commentEx w15:paraId="7027AB48" w15:paraIdParent="15BAE2C1" w15:done="1"/>
  <w15:commentEx w15:paraId="6189FEF8" w15:done="1"/>
  <w15:commentEx w15:paraId="7C2AA3E0" w15:paraIdParent="6189FEF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7F557" w16cex:dateUtc="2025-11-24T13:16:00Z"/>
  <w16cex:commentExtensible w16cex:durableId="16E6F21B" w16cex:dateUtc="2025-10-10T08:15:00Z"/>
  <w16cex:commentExtensible w16cex:durableId="10F50DB3" w16cex:dateUtc="2025-11-24T05:39:00Z"/>
  <w16cex:commentExtensible w16cex:durableId="2EAC97A7" w16cex:dateUtc="2025-11-24T13:53:00Z"/>
  <w16cex:commentExtensible w16cex:durableId="0CD52945" w16cex:dateUtc="2025-10-01T13:57:00Z"/>
  <w16cex:commentExtensible w16cex:durableId="0F0585BD" w16cex:dateUtc="2025-10-01T13:59:00Z"/>
  <w16cex:commentExtensible w16cex:durableId="458097CE" w16cex:dateUtc="2025-10-22T13:57:00Z"/>
  <w16cex:commentExtensible w16cex:durableId="08C4C5D5" w16cex:dateUtc="2025-10-23T06:58:00Z"/>
  <w16cex:commentExtensible w16cex:durableId="77AE6936" w16cex:dateUtc="2025-09-30T15:07:00Z"/>
  <w16cex:commentExtensible w16cex:durableId="7C0228FE" w16cex:dateUtc="2025-10-01T13:57:00Z"/>
  <w16cex:commentExtensible w16cex:durableId="52F1ACDB" w16cex:dateUtc="2025-09-30T15:10:00Z"/>
  <w16cex:commentExtensible w16cex:durableId="4DCFEC7B" w16cex:dateUtc="2025-11-24T13:29:00Z"/>
  <w16cex:commentExtensible w16cex:durableId="1FB9C8F7" w16cex:dateUtc="2025-09-30T15:13:00Z"/>
  <w16cex:commentExtensible w16cex:durableId="22ECE835" w16cex:dateUtc="2025-09-30T13:56:00Z"/>
  <w16cex:commentExtensible w16cex:durableId="43C6AA01" w16cex:dateUtc="2025-09-30T13:57:00Z"/>
  <w16cex:commentExtensible w16cex:durableId="2F22D122" w16cex:dateUtc="2025-09-30T13:58:00Z"/>
  <w16cex:commentExtensible w16cex:durableId="312BE9A7" w16cex:dateUtc="2025-10-10T08:17:00Z"/>
  <w16cex:commentExtensible w16cex:durableId="0E48D325" w16cex:dateUtc="2025-10-28T10:47:00Z"/>
  <w16cex:commentExtensible w16cex:durableId="78197D42" w16cex:dateUtc="2025-11-10T09:55:00Z"/>
  <w16cex:commentExtensible w16cex:durableId="79B82B30" w16cex:dateUtc="2025-11-10T09:53:00Z"/>
  <w16cex:commentExtensible w16cex:durableId="25FAC760" w16cex:dateUtc="2025-11-24T05:30:00Z"/>
  <w16cex:commentExtensible w16cex:durableId="534256DA" w16cex:dateUtc="2025-11-24T13:45:00Z"/>
  <w16cex:commentExtensible w16cex:durableId="19DCEDF6" w16cex:dateUtc="2025-10-28T10:47:00Z"/>
  <w16cex:commentExtensible w16cex:durableId="040117FE" w16cex:dateUtc="2025-11-10T09:55:00Z"/>
  <w16cex:commentExtensible w16cex:durableId="563C9993" w16cex:dateUtc="2025-11-10T09:53:00Z"/>
  <w16cex:commentExtensible w16cex:durableId="044BFDE0" w16cex:dateUtc="2025-11-24T13:49:00Z"/>
  <w16cex:commentExtensible w16cex:durableId="079E87DB" w16cex:dateUtc="2025-10-28T10:47:00Z"/>
  <w16cex:commentExtensible w16cex:durableId="05FF88F8" w16cex:dateUtc="2025-11-10T09:55:00Z"/>
  <w16cex:commentExtensible w16cex:durableId="1541126C" w16cex:dateUtc="2025-10-28T10:47:00Z"/>
  <w16cex:commentExtensible w16cex:durableId="5516FAF7" w16cex:dateUtc="2025-11-10T09:55:00Z"/>
  <w16cex:commentExtensible w16cex:durableId="36344992" w16cex:dateUtc="2025-10-28T10:47:00Z"/>
  <w16cex:commentExtensible w16cex:durableId="237474F0" w16cex:dateUtc="2025-11-10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0F58B" w16cid:durableId="5C97F557"/>
  <w16cid:commentId w16cid:paraId="483A38DB" w16cid:durableId="16E6F21B"/>
  <w16cid:commentId w16cid:paraId="2DACBA6F" w16cid:durableId="10F50DB3"/>
  <w16cid:commentId w16cid:paraId="5C8119BE" w16cid:durableId="2EAC97A7"/>
  <w16cid:commentId w16cid:paraId="75854F51" w16cid:durableId="0CD52945"/>
  <w16cid:commentId w16cid:paraId="6979D3AD" w16cid:durableId="0F0585BD"/>
  <w16cid:commentId w16cid:paraId="5D58FB54" w16cid:durableId="458097CE"/>
  <w16cid:commentId w16cid:paraId="4DCABF8B" w16cid:durableId="08C4C5D5"/>
  <w16cid:commentId w16cid:paraId="2C1B77B6" w16cid:durableId="77AE6936"/>
  <w16cid:commentId w16cid:paraId="4D95A59C" w16cid:durableId="7C0228FE"/>
  <w16cid:commentId w16cid:paraId="1F056F7F" w16cid:durableId="52F1ACDB"/>
  <w16cid:commentId w16cid:paraId="1EBDFEA0" w16cid:durableId="4DCFEC7B"/>
  <w16cid:commentId w16cid:paraId="11B401D6" w16cid:durableId="1FB9C8F7"/>
  <w16cid:commentId w16cid:paraId="0C416245" w16cid:durableId="22ECE835"/>
  <w16cid:commentId w16cid:paraId="5F9A5A66" w16cid:durableId="43C6AA01"/>
  <w16cid:commentId w16cid:paraId="37A2D66D" w16cid:durableId="2F22D122"/>
  <w16cid:commentId w16cid:paraId="4772E08C" w16cid:durableId="312BE9A7"/>
  <w16cid:commentId w16cid:paraId="08A58389" w16cid:durableId="0E48D325"/>
  <w16cid:commentId w16cid:paraId="5EDC4AF2" w16cid:durableId="78197D42"/>
  <w16cid:commentId w16cid:paraId="2220AEB7" w16cid:durableId="79B82B30"/>
  <w16cid:commentId w16cid:paraId="293EEA4D" w16cid:durableId="25FAC760"/>
  <w16cid:commentId w16cid:paraId="115E596A" w16cid:durableId="534256DA"/>
  <w16cid:commentId w16cid:paraId="2C06D94D" w16cid:durableId="19DCEDF6"/>
  <w16cid:commentId w16cid:paraId="0B4915F6" w16cid:durableId="040117FE"/>
  <w16cid:commentId w16cid:paraId="2F978AB9" w16cid:durableId="563C9993"/>
  <w16cid:commentId w16cid:paraId="177B3AC2" w16cid:durableId="044BFDE0"/>
  <w16cid:commentId w16cid:paraId="7D05BC8E" w16cid:durableId="079E87DB"/>
  <w16cid:commentId w16cid:paraId="7AAF0192" w16cid:durableId="05FF88F8"/>
  <w16cid:commentId w16cid:paraId="15BAE2C1" w16cid:durableId="1541126C"/>
  <w16cid:commentId w16cid:paraId="7027AB48" w16cid:durableId="5516FAF7"/>
  <w16cid:commentId w16cid:paraId="6189FEF8" w16cid:durableId="36344992"/>
  <w16cid:commentId w16cid:paraId="7C2AA3E0" w16cid:durableId="23747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73BB" w:rsidRDefault="004273BB" w14:paraId="286C19F2" w14:textId="77777777">
      <w:r>
        <w:separator/>
      </w:r>
    </w:p>
  </w:endnote>
  <w:endnote w:type="continuationSeparator" w:id="0">
    <w:p w:rsidR="004273BB" w:rsidRDefault="004273BB" w14:paraId="76428333" w14:textId="77777777">
      <w:r>
        <w:continuationSeparator/>
      </w:r>
    </w:p>
  </w:endnote>
  <w:endnote w:type="continuationNotice" w:id="1">
    <w:p w:rsidR="004273BB" w:rsidRDefault="004273BB" w14:paraId="3291967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7041AFB2" w14:textId="474BFEFD">
    <w:pPr>
      <w:pStyle w:val="Footer"/>
    </w:pPr>
    <w:r>
      <w:rPr>
        <w:noProof/>
      </w:rPr>
      <mc:AlternateContent>
        <mc:Choice Requires="wps">
          <w:drawing>
            <wp:anchor distT="0" distB="0" distL="0" distR="0" simplePos="0" relativeHeight="251658241" behindDoc="0" locked="0" layoutInCell="1" allowOverlap="1" wp14:anchorId="498217D6" wp14:editId="44C45093">
              <wp:simplePos x="635" y="635"/>
              <wp:positionH relativeFrom="page">
                <wp:align>left</wp:align>
              </wp:positionH>
              <wp:positionV relativeFrom="page">
                <wp:align>bottom</wp:align>
              </wp:positionV>
              <wp:extent cx="1194435" cy="285115"/>
              <wp:effectExtent l="0" t="0" r="5715" b="0"/>
              <wp:wrapNone/>
              <wp:docPr id="951848812"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98217D6">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0DEDC485" w14:textId="3EF0A500">
    <w:pPr>
      <w:pStyle w:val="Footer"/>
    </w:pPr>
    <w:r>
      <w:rPr>
        <w:noProof/>
      </w:rPr>
      <mc:AlternateContent>
        <mc:Choice Requires="wps">
          <w:drawing>
            <wp:anchor distT="0" distB="0" distL="0" distR="0" simplePos="0" relativeHeight="251658242" behindDoc="0" locked="0" layoutInCell="1" allowOverlap="1" wp14:anchorId="30F6CE10" wp14:editId="71523C85">
              <wp:simplePos x="635" y="635"/>
              <wp:positionH relativeFrom="page">
                <wp:align>left</wp:align>
              </wp:positionH>
              <wp:positionV relativeFrom="page">
                <wp:align>bottom</wp:align>
              </wp:positionV>
              <wp:extent cx="1194435" cy="285115"/>
              <wp:effectExtent l="0" t="0" r="5715" b="0"/>
              <wp:wrapNone/>
              <wp:docPr id="1376595684"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30F6CE10">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228F8D23" w14:textId="019CBB7D">
    <w:pPr>
      <w:pStyle w:val="Footer"/>
    </w:pPr>
    <w:r>
      <w:rPr>
        <w:noProof/>
      </w:rPr>
      <mc:AlternateContent>
        <mc:Choice Requires="wps">
          <w:drawing>
            <wp:anchor distT="0" distB="0" distL="0" distR="0" simplePos="0" relativeHeight="251658240" behindDoc="0" locked="0" layoutInCell="1" allowOverlap="1" wp14:anchorId="74D15AD0" wp14:editId="7598A7A9">
              <wp:simplePos x="635" y="635"/>
              <wp:positionH relativeFrom="page">
                <wp:align>left</wp:align>
              </wp:positionH>
              <wp:positionV relativeFrom="page">
                <wp:align>bottom</wp:align>
              </wp:positionV>
              <wp:extent cx="1194435" cy="285115"/>
              <wp:effectExtent l="0" t="0" r="5715" b="0"/>
              <wp:wrapNone/>
              <wp:docPr id="1219383621"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74D15AD0">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73BB" w:rsidRDefault="004273BB" w14:paraId="20188912" w14:textId="77777777">
      <w:pPr>
        <w:rPr>
          <w:sz w:val="12"/>
        </w:rPr>
      </w:pPr>
      <w:r>
        <w:separator/>
      </w:r>
    </w:p>
  </w:footnote>
  <w:footnote w:type="continuationSeparator" w:id="0">
    <w:p w:rsidR="004273BB" w:rsidRDefault="004273BB" w14:paraId="430C2947" w14:textId="77777777">
      <w:pPr>
        <w:rPr>
          <w:sz w:val="12"/>
        </w:rPr>
      </w:pPr>
      <w:r>
        <w:continuationSeparator/>
      </w:r>
    </w:p>
  </w:footnote>
  <w:footnote w:type="continuationNotice" w:id="1">
    <w:p w:rsidR="004273BB" w:rsidRDefault="004273BB" w14:paraId="2357C62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45181C" w14:paraId="76614669" w14:textId="1B8DC610">
    <w:pPr>
      <w:pStyle w:val="Header"/>
    </w:pPr>
    <w:sdt>
      <w:sdtPr>
        <w:id w:val="1584031649"/>
        <w:showingPlcHdr/>
        <w:docPartObj>
          <w:docPartGallery w:val="Watermarks"/>
          <w:docPartUnique/>
        </w:docPartObj>
      </w:sdtPr>
      <w:sdtContent>
        <w:r w:rsidR="5CAF0BBC">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BB81315"/>
    <w:multiLevelType w:val="hybridMultilevel"/>
    <w:tmpl w:val="6D2A86D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507156"/>
    <w:multiLevelType w:val="hybridMultilevel"/>
    <w:tmpl w:val="679093AE"/>
    <w:lvl w:ilvl="0" w:tplc="243ED76E">
      <w:start w:val="1"/>
      <w:numFmt w:val="bullet"/>
      <w:lvlText w:val=""/>
      <w:lvlJc w:val="left"/>
      <w:pPr>
        <w:ind w:left="1428" w:hanging="360"/>
      </w:pPr>
      <w:rPr>
        <w:rFonts w:hint="default" w:ascii="Symbol" w:hAnsi="Symbol"/>
      </w:rPr>
    </w:lvl>
    <w:lvl w:ilvl="1" w:tplc="510A5536" w:tentative="1">
      <w:start w:val="1"/>
      <w:numFmt w:val="bullet"/>
      <w:lvlText w:val="o"/>
      <w:lvlJc w:val="left"/>
      <w:pPr>
        <w:ind w:left="2148" w:hanging="360"/>
      </w:pPr>
      <w:rPr>
        <w:rFonts w:hint="default" w:ascii="Courier New" w:hAnsi="Courier New"/>
      </w:rPr>
    </w:lvl>
    <w:lvl w:ilvl="2" w:tplc="71008D36" w:tentative="1">
      <w:start w:val="1"/>
      <w:numFmt w:val="bullet"/>
      <w:lvlText w:val=""/>
      <w:lvlJc w:val="left"/>
      <w:pPr>
        <w:ind w:left="2868" w:hanging="360"/>
      </w:pPr>
      <w:rPr>
        <w:rFonts w:hint="default" w:ascii="Wingdings" w:hAnsi="Wingdings"/>
      </w:rPr>
    </w:lvl>
    <w:lvl w:ilvl="3" w:tplc="BE72903C" w:tentative="1">
      <w:start w:val="1"/>
      <w:numFmt w:val="bullet"/>
      <w:lvlText w:val=""/>
      <w:lvlJc w:val="left"/>
      <w:pPr>
        <w:ind w:left="3588" w:hanging="360"/>
      </w:pPr>
      <w:rPr>
        <w:rFonts w:hint="default" w:ascii="Symbol" w:hAnsi="Symbol"/>
      </w:rPr>
    </w:lvl>
    <w:lvl w:ilvl="4" w:tplc="FAFAFD02" w:tentative="1">
      <w:start w:val="1"/>
      <w:numFmt w:val="bullet"/>
      <w:lvlText w:val="o"/>
      <w:lvlJc w:val="left"/>
      <w:pPr>
        <w:ind w:left="4308" w:hanging="360"/>
      </w:pPr>
      <w:rPr>
        <w:rFonts w:hint="default" w:ascii="Courier New" w:hAnsi="Courier New"/>
      </w:rPr>
    </w:lvl>
    <w:lvl w:ilvl="5" w:tplc="F4701226" w:tentative="1">
      <w:start w:val="1"/>
      <w:numFmt w:val="bullet"/>
      <w:lvlText w:val=""/>
      <w:lvlJc w:val="left"/>
      <w:pPr>
        <w:ind w:left="5028" w:hanging="360"/>
      </w:pPr>
      <w:rPr>
        <w:rFonts w:hint="default" w:ascii="Wingdings" w:hAnsi="Wingdings"/>
      </w:rPr>
    </w:lvl>
    <w:lvl w:ilvl="6" w:tplc="A03C9F5C" w:tentative="1">
      <w:start w:val="1"/>
      <w:numFmt w:val="bullet"/>
      <w:lvlText w:val=""/>
      <w:lvlJc w:val="left"/>
      <w:pPr>
        <w:ind w:left="5748" w:hanging="360"/>
      </w:pPr>
      <w:rPr>
        <w:rFonts w:hint="default" w:ascii="Symbol" w:hAnsi="Symbol"/>
      </w:rPr>
    </w:lvl>
    <w:lvl w:ilvl="7" w:tplc="103E6B88" w:tentative="1">
      <w:start w:val="1"/>
      <w:numFmt w:val="bullet"/>
      <w:lvlText w:val="o"/>
      <w:lvlJc w:val="left"/>
      <w:pPr>
        <w:ind w:left="6468" w:hanging="360"/>
      </w:pPr>
      <w:rPr>
        <w:rFonts w:hint="default" w:ascii="Courier New" w:hAnsi="Courier New"/>
      </w:rPr>
    </w:lvl>
    <w:lvl w:ilvl="8" w:tplc="B4583E98" w:tentative="1">
      <w:start w:val="1"/>
      <w:numFmt w:val="bullet"/>
      <w:lvlText w:val=""/>
      <w:lvlJc w:val="left"/>
      <w:pPr>
        <w:ind w:left="7188" w:hanging="360"/>
      </w:pPr>
      <w:rPr>
        <w:rFonts w:hint="default" w:ascii="Wingdings" w:hAnsi="Wingdings"/>
      </w:r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5C7059"/>
    <w:multiLevelType w:val="hybridMultilevel"/>
    <w:tmpl w:val="FFFFFFFF"/>
    <w:lvl w:ilvl="0" w:tplc="92E281B8">
      <w:start w:val="1"/>
      <w:numFmt w:val="decimal"/>
      <w:lvlText w:val="(%1)"/>
      <w:lvlJc w:val="left"/>
      <w:pPr>
        <w:ind w:left="720" w:hanging="360"/>
      </w:pPr>
    </w:lvl>
    <w:lvl w:ilvl="1" w:tplc="0AFCCA90">
      <w:start w:val="1"/>
      <w:numFmt w:val="lowerLetter"/>
      <w:lvlText w:val="%2."/>
      <w:lvlJc w:val="left"/>
      <w:pPr>
        <w:ind w:left="1440" w:hanging="360"/>
      </w:pPr>
    </w:lvl>
    <w:lvl w:ilvl="2" w:tplc="704EF514">
      <w:start w:val="1"/>
      <w:numFmt w:val="lowerRoman"/>
      <w:lvlText w:val="%3."/>
      <w:lvlJc w:val="right"/>
      <w:pPr>
        <w:ind w:left="2160" w:hanging="180"/>
      </w:pPr>
    </w:lvl>
    <w:lvl w:ilvl="3" w:tplc="7FFA0970">
      <w:start w:val="1"/>
      <w:numFmt w:val="decimal"/>
      <w:lvlText w:val="%4."/>
      <w:lvlJc w:val="left"/>
      <w:pPr>
        <w:ind w:left="2880" w:hanging="360"/>
      </w:pPr>
    </w:lvl>
    <w:lvl w:ilvl="4" w:tplc="4CBE7BC0">
      <w:start w:val="1"/>
      <w:numFmt w:val="lowerLetter"/>
      <w:lvlText w:val="%5."/>
      <w:lvlJc w:val="left"/>
      <w:pPr>
        <w:ind w:left="3600" w:hanging="360"/>
      </w:pPr>
    </w:lvl>
    <w:lvl w:ilvl="5" w:tplc="03541F46">
      <w:start w:val="1"/>
      <w:numFmt w:val="lowerRoman"/>
      <w:lvlText w:val="%6."/>
      <w:lvlJc w:val="right"/>
      <w:pPr>
        <w:ind w:left="4320" w:hanging="180"/>
      </w:pPr>
    </w:lvl>
    <w:lvl w:ilvl="6" w:tplc="2FFA15DE">
      <w:start w:val="1"/>
      <w:numFmt w:val="decimal"/>
      <w:lvlText w:val="%7."/>
      <w:lvlJc w:val="left"/>
      <w:pPr>
        <w:ind w:left="5040" w:hanging="360"/>
      </w:pPr>
    </w:lvl>
    <w:lvl w:ilvl="7" w:tplc="4DAC2A8C">
      <w:start w:val="1"/>
      <w:numFmt w:val="lowerLetter"/>
      <w:lvlText w:val="%8."/>
      <w:lvlJc w:val="left"/>
      <w:pPr>
        <w:ind w:left="5760" w:hanging="360"/>
      </w:pPr>
    </w:lvl>
    <w:lvl w:ilvl="8" w:tplc="8AD810F6">
      <w:start w:val="1"/>
      <w:numFmt w:val="lowerRoman"/>
      <w:lvlText w:val="%9."/>
      <w:lvlJc w:val="right"/>
      <w:pPr>
        <w:ind w:left="6480" w:hanging="180"/>
      </w:pPr>
    </w:lvl>
  </w:abstractNum>
  <w:abstractNum w:abstractNumId="10"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1"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4"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5"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6" w15:restartNumberingAfterBreak="0">
    <w:nsid w:val="456C0318"/>
    <w:multiLevelType w:val="multilevel"/>
    <w:tmpl w:val="B4E427D6"/>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decimal"/>
      <w:suff w:val="nothing"/>
      <w:lvlText w:val=""/>
      <w:lvlJc w:val="left"/>
      <w:pPr>
        <w:tabs>
          <w:tab w:val="num" w:pos="0"/>
        </w:tabs>
        <w:ind w:left="0" w:firstLine="0"/>
      </w:pPr>
    </w:lvl>
    <w:lvl w:ilvl="3">
      <w:start w:val="1"/>
      <w:numFmt w:val="decimal"/>
      <w:suff w:val="nothing"/>
      <w:lvlText w:val=""/>
      <w:lvlJc w:val="left"/>
      <w:pPr>
        <w:tabs>
          <w:tab w:val="num" w:pos="0"/>
        </w:tabs>
        <w:ind w:left="0" w:firstLine="0"/>
      </w:pPr>
    </w:lvl>
    <w:lvl w:ilvl="4">
      <w:start w:val="1"/>
      <w:numFmt w:val="decimal"/>
      <w:suff w:val="nothing"/>
      <w:lvlText w:val=""/>
      <w:lvlJc w:val="left"/>
      <w:pPr>
        <w:tabs>
          <w:tab w:val="num" w:pos="0"/>
        </w:tabs>
        <w:ind w:left="0" w:firstLine="0"/>
      </w:pPr>
    </w:lvl>
    <w:lvl w:ilvl="5">
      <w:start w:val="1"/>
      <w:numFmt w:val="decimal"/>
      <w:suff w:val="nothing"/>
      <w:lvlText w:val=""/>
      <w:lvlJc w:val="left"/>
      <w:pPr>
        <w:tabs>
          <w:tab w:val="num" w:pos="0"/>
        </w:tabs>
        <w:ind w:left="0" w:firstLine="0"/>
      </w:pPr>
    </w:lvl>
    <w:lvl w:ilvl="6">
      <w:start w:val="1"/>
      <w:numFmt w:val="decimal"/>
      <w:suff w:val="nothing"/>
      <w:lvlText w:val=""/>
      <w:lvlJc w:val="left"/>
      <w:pPr>
        <w:tabs>
          <w:tab w:val="num" w:pos="0"/>
        </w:tabs>
        <w:ind w:left="0" w:firstLine="0"/>
      </w:pPr>
    </w:lvl>
    <w:lvl w:ilvl="7">
      <w:start w:val="1"/>
      <w:numFmt w:val="decimal"/>
      <w:suff w:val="nothing"/>
      <w:lvlText w:val=""/>
      <w:lvlJc w:val="left"/>
      <w:pPr>
        <w:tabs>
          <w:tab w:val="num" w:pos="0"/>
        </w:tabs>
        <w:ind w:left="0" w:firstLine="0"/>
      </w:pPr>
    </w:lvl>
    <w:lvl w:ilvl="8">
      <w:start w:val="1"/>
      <w:numFmt w:val="decimal"/>
      <w:suff w:val="nothing"/>
      <w:lvlText w:val=""/>
      <w:lvlJc w:val="left"/>
      <w:pPr>
        <w:tabs>
          <w:tab w:val="num" w:pos="0"/>
        </w:tabs>
        <w:ind w:left="0" w:firstLine="0"/>
      </w:pPr>
    </w:lvl>
  </w:abstractNum>
  <w:abstractNum w:abstractNumId="17" w15:restartNumberingAfterBreak="0">
    <w:nsid w:val="560C54B0"/>
    <w:multiLevelType w:val="hybridMultilevel"/>
    <w:tmpl w:val="F85C6540"/>
    <w:lvl w:ilvl="0" w:tplc="DDF0CF54">
      <w:start w:val="1"/>
      <w:numFmt w:val="decimal"/>
      <w:lvlText w:val="(%1)"/>
      <w:lvlJc w:val="left"/>
      <w:pPr>
        <w:ind w:left="720" w:hanging="360"/>
      </w:pPr>
    </w:lvl>
    <w:lvl w:ilvl="1" w:tplc="7712675A">
      <w:start w:val="1"/>
      <w:numFmt w:val="lowerLetter"/>
      <w:lvlText w:val="%2."/>
      <w:lvlJc w:val="left"/>
      <w:pPr>
        <w:ind w:left="1440" w:hanging="360"/>
      </w:pPr>
    </w:lvl>
    <w:lvl w:ilvl="2" w:tplc="4D74DB38">
      <w:start w:val="1"/>
      <w:numFmt w:val="lowerRoman"/>
      <w:lvlText w:val="%3."/>
      <w:lvlJc w:val="right"/>
      <w:pPr>
        <w:ind w:left="2160" w:hanging="180"/>
      </w:pPr>
    </w:lvl>
    <w:lvl w:ilvl="3" w:tplc="7FECE450">
      <w:start w:val="1"/>
      <w:numFmt w:val="decimal"/>
      <w:lvlText w:val="%4."/>
      <w:lvlJc w:val="left"/>
      <w:pPr>
        <w:ind w:left="2880" w:hanging="360"/>
      </w:pPr>
    </w:lvl>
    <w:lvl w:ilvl="4" w:tplc="578E54F6">
      <w:start w:val="1"/>
      <w:numFmt w:val="lowerLetter"/>
      <w:lvlText w:val="%5."/>
      <w:lvlJc w:val="left"/>
      <w:pPr>
        <w:ind w:left="3600" w:hanging="360"/>
      </w:pPr>
    </w:lvl>
    <w:lvl w:ilvl="5" w:tplc="B5702A06">
      <w:start w:val="1"/>
      <w:numFmt w:val="lowerRoman"/>
      <w:lvlText w:val="%6."/>
      <w:lvlJc w:val="right"/>
      <w:pPr>
        <w:ind w:left="4320" w:hanging="180"/>
      </w:pPr>
    </w:lvl>
    <w:lvl w:ilvl="6" w:tplc="7F44D950">
      <w:start w:val="1"/>
      <w:numFmt w:val="decimal"/>
      <w:lvlText w:val="%7."/>
      <w:lvlJc w:val="left"/>
      <w:pPr>
        <w:ind w:left="5040" w:hanging="360"/>
      </w:pPr>
    </w:lvl>
    <w:lvl w:ilvl="7" w:tplc="7ED68010">
      <w:start w:val="1"/>
      <w:numFmt w:val="lowerLetter"/>
      <w:lvlText w:val="%8."/>
      <w:lvlJc w:val="left"/>
      <w:pPr>
        <w:ind w:left="5760" w:hanging="360"/>
      </w:pPr>
    </w:lvl>
    <w:lvl w:ilvl="8" w:tplc="594C22EA">
      <w:start w:val="1"/>
      <w:numFmt w:val="lowerRoman"/>
      <w:lvlText w:val="%9."/>
      <w:lvlJc w:val="right"/>
      <w:pPr>
        <w:ind w:left="6480" w:hanging="180"/>
      </w:pPr>
    </w:lvl>
  </w:abstractNum>
  <w:abstractNum w:abstractNumId="18"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293B14"/>
    <w:multiLevelType w:val="multilevel"/>
    <w:tmpl w:val="725A4E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F848F78"/>
    <w:multiLevelType w:val="hybridMultilevel"/>
    <w:tmpl w:val="FFFFFFFF"/>
    <w:lvl w:ilvl="0" w:tplc="A3AC8C0E">
      <w:start w:val="1"/>
      <w:numFmt w:val="decimal"/>
      <w:lvlText w:val="(%1)"/>
      <w:lvlJc w:val="left"/>
      <w:pPr>
        <w:ind w:left="720" w:hanging="360"/>
      </w:pPr>
    </w:lvl>
    <w:lvl w:ilvl="1" w:tplc="76DEA4A6">
      <w:start w:val="1"/>
      <w:numFmt w:val="lowerLetter"/>
      <w:lvlText w:val="%2."/>
      <w:lvlJc w:val="left"/>
      <w:pPr>
        <w:ind w:left="1440" w:hanging="360"/>
      </w:pPr>
    </w:lvl>
    <w:lvl w:ilvl="2" w:tplc="FC0293BE">
      <w:start w:val="1"/>
      <w:numFmt w:val="lowerRoman"/>
      <w:lvlText w:val="%3."/>
      <w:lvlJc w:val="right"/>
      <w:pPr>
        <w:ind w:left="2160" w:hanging="180"/>
      </w:pPr>
    </w:lvl>
    <w:lvl w:ilvl="3" w:tplc="743C9C00">
      <w:start w:val="1"/>
      <w:numFmt w:val="decimal"/>
      <w:lvlText w:val="%4."/>
      <w:lvlJc w:val="left"/>
      <w:pPr>
        <w:ind w:left="2880" w:hanging="360"/>
      </w:pPr>
    </w:lvl>
    <w:lvl w:ilvl="4" w:tplc="2E26B312">
      <w:start w:val="1"/>
      <w:numFmt w:val="lowerLetter"/>
      <w:lvlText w:val="%5."/>
      <w:lvlJc w:val="left"/>
      <w:pPr>
        <w:ind w:left="3600" w:hanging="360"/>
      </w:pPr>
    </w:lvl>
    <w:lvl w:ilvl="5" w:tplc="533CBCCA">
      <w:start w:val="1"/>
      <w:numFmt w:val="lowerRoman"/>
      <w:lvlText w:val="%6."/>
      <w:lvlJc w:val="right"/>
      <w:pPr>
        <w:ind w:left="4320" w:hanging="180"/>
      </w:pPr>
    </w:lvl>
    <w:lvl w:ilvl="6" w:tplc="216EC1B6">
      <w:start w:val="1"/>
      <w:numFmt w:val="decimal"/>
      <w:lvlText w:val="%7."/>
      <w:lvlJc w:val="left"/>
      <w:pPr>
        <w:ind w:left="5040" w:hanging="360"/>
      </w:pPr>
    </w:lvl>
    <w:lvl w:ilvl="7" w:tplc="FDA6749C">
      <w:start w:val="1"/>
      <w:numFmt w:val="lowerLetter"/>
      <w:lvlText w:val="%8."/>
      <w:lvlJc w:val="left"/>
      <w:pPr>
        <w:ind w:left="5760" w:hanging="360"/>
      </w:pPr>
    </w:lvl>
    <w:lvl w:ilvl="8" w:tplc="E5766DDE">
      <w:start w:val="1"/>
      <w:numFmt w:val="lowerRoman"/>
      <w:lvlText w:val="%9."/>
      <w:lvlJc w:val="right"/>
      <w:pPr>
        <w:ind w:left="6480" w:hanging="180"/>
      </w:pPr>
    </w:lvl>
  </w:abstractNum>
  <w:abstractNum w:abstractNumId="21"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3" w15:restartNumberingAfterBreak="0">
    <w:nsid w:val="745813F7"/>
    <w:multiLevelType w:val="hybridMultilevel"/>
    <w:tmpl w:val="8A58C58E"/>
    <w:lvl w:ilvl="0" w:tplc="65B2B250">
      <w:numFmt w:val="bullet"/>
      <w:lvlText w:val=""/>
      <w:lvlJc w:val="left"/>
      <w:pPr>
        <w:ind w:left="720" w:hanging="360"/>
      </w:pPr>
      <w:rPr>
        <w:rFonts w:hint="default" w:ascii="Symbol" w:hAnsi="Symbol"/>
      </w:rPr>
    </w:lvl>
    <w:lvl w:ilvl="1" w:tplc="37B6B54C" w:tentative="1">
      <w:start w:val="1"/>
      <w:numFmt w:val="bullet"/>
      <w:lvlText w:val="o"/>
      <w:lvlJc w:val="left"/>
      <w:pPr>
        <w:ind w:left="1440" w:hanging="360"/>
      </w:pPr>
      <w:rPr>
        <w:rFonts w:hint="default" w:ascii="Courier New" w:hAnsi="Courier New"/>
      </w:rPr>
    </w:lvl>
    <w:lvl w:ilvl="2" w:tplc="A21A3886" w:tentative="1">
      <w:start w:val="1"/>
      <w:numFmt w:val="bullet"/>
      <w:lvlText w:val=""/>
      <w:lvlJc w:val="left"/>
      <w:pPr>
        <w:ind w:left="2160" w:hanging="360"/>
      </w:pPr>
      <w:rPr>
        <w:rFonts w:hint="default" w:ascii="Wingdings" w:hAnsi="Wingdings"/>
      </w:rPr>
    </w:lvl>
    <w:lvl w:ilvl="3" w:tplc="D950927E" w:tentative="1">
      <w:start w:val="1"/>
      <w:numFmt w:val="bullet"/>
      <w:lvlText w:val=""/>
      <w:lvlJc w:val="left"/>
      <w:pPr>
        <w:ind w:left="2880" w:hanging="360"/>
      </w:pPr>
      <w:rPr>
        <w:rFonts w:hint="default" w:ascii="Symbol" w:hAnsi="Symbol"/>
      </w:rPr>
    </w:lvl>
    <w:lvl w:ilvl="4" w:tplc="9910AA70" w:tentative="1">
      <w:start w:val="1"/>
      <w:numFmt w:val="bullet"/>
      <w:lvlText w:val="o"/>
      <w:lvlJc w:val="left"/>
      <w:pPr>
        <w:ind w:left="3600" w:hanging="360"/>
      </w:pPr>
      <w:rPr>
        <w:rFonts w:hint="default" w:ascii="Courier New" w:hAnsi="Courier New"/>
      </w:rPr>
    </w:lvl>
    <w:lvl w:ilvl="5" w:tplc="14C2B24C" w:tentative="1">
      <w:start w:val="1"/>
      <w:numFmt w:val="bullet"/>
      <w:lvlText w:val=""/>
      <w:lvlJc w:val="left"/>
      <w:pPr>
        <w:ind w:left="4320" w:hanging="360"/>
      </w:pPr>
      <w:rPr>
        <w:rFonts w:hint="default" w:ascii="Wingdings" w:hAnsi="Wingdings"/>
      </w:rPr>
    </w:lvl>
    <w:lvl w:ilvl="6" w:tplc="B80E883E" w:tentative="1">
      <w:start w:val="1"/>
      <w:numFmt w:val="bullet"/>
      <w:lvlText w:val=""/>
      <w:lvlJc w:val="left"/>
      <w:pPr>
        <w:ind w:left="5040" w:hanging="360"/>
      </w:pPr>
      <w:rPr>
        <w:rFonts w:hint="default" w:ascii="Symbol" w:hAnsi="Symbol"/>
      </w:rPr>
    </w:lvl>
    <w:lvl w:ilvl="7" w:tplc="54944942" w:tentative="1">
      <w:start w:val="1"/>
      <w:numFmt w:val="bullet"/>
      <w:lvlText w:val="o"/>
      <w:lvlJc w:val="left"/>
      <w:pPr>
        <w:ind w:left="5760" w:hanging="360"/>
      </w:pPr>
      <w:rPr>
        <w:rFonts w:hint="default" w:ascii="Courier New" w:hAnsi="Courier New"/>
      </w:rPr>
    </w:lvl>
    <w:lvl w:ilvl="8" w:tplc="E1B6BE06" w:tentative="1">
      <w:start w:val="1"/>
      <w:numFmt w:val="bullet"/>
      <w:lvlText w:val=""/>
      <w:lvlJc w:val="left"/>
      <w:pPr>
        <w:ind w:left="6480" w:hanging="360"/>
      </w:pPr>
      <w:rPr>
        <w:rFonts w:hint="default" w:ascii="Wingdings" w:hAnsi="Wingdings"/>
      </w:rPr>
    </w:lvl>
  </w:abstractNum>
  <w:abstractNum w:abstractNumId="24"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8708190">
    <w:abstractNumId w:val="9"/>
  </w:num>
  <w:num w:numId="2" w16cid:durableId="1129980623">
    <w:abstractNumId w:val="17"/>
  </w:num>
  <w:num w:numId="3" w16cid:durableId="1646620226">
    <w:abstractNumId w:val="15"/>
  </w:num>
  <w:num w:numId="4" w16cid:durableId="1458529810">
    <w:abstractNumId w:val="14"/>
  </w:num>
  <w:num w:numId="5" w16cid:durableId="1404335078">
    <w:abstractNumId w:val="2"/>
  </w:num>
  <w:num w:numId="6" w16cid:durableId="67071402">
    <w:abstractNumId w:val="5"/>
  </w:num>
  <w:num w:numId="7" w16cid:durableId="772939170">
    <w:abstractNumId w:val="18"/>
  </w:num>
  <w:num w:numId="8" w16cid:durableId="740953442">
    <w:abstractNumId w:val="8"/>
  </w:num>
  <w:num w:numId="9" w16cid:durableId="1296720092">
    <w:abstractNumId w:val="13"/>
  </w:num>
  <w:num w:numId="10" w16cid:durableId="1117682835">
    <w:abstractNumId w:val="22"/>
  </w:num>
  <w:num w:numId="11" w16cid:durableId="80495684">
    <w:abstractNumId w:val="0"/>
  </w:num>
  <w:num w:numId="12" w16cid:durableId="1971399620">
    <w:abstractNumId w:val="19"/>
  </w:num>
  <w:num w:numId="13" w16cid:durableId="1470629679">
    <w:abstractNumId w:val="1"/>
  </w:num>
  <w:num w:numId="14" w16cid:durableId="152456926">
    <w:abstractNumId w:val="24"/>
  </w:num>
  <w:num w:numId="15" w16cid:durableId="496727081">
    <w:abstractNumId w:val="7"/>
  </w:num>
  <w:num w:numId="16" w16cid:durableId="1261527982">
    <w:abstractNumId w:val="4"/>
  </w:num>
  <w:num w:numId="17" w16cid:durableId="571084803">
    <w:abstractNumId w:val="11"/>
  </w:num>
  <w:num w:numId="18" w16cid:durableId="2062510926">
    <w:abstractNumId w:val="12"/>
  </w:num>
  <w:num w:numId="19" w16cid:durableId="1944916491">
    <w:abstractNumId w:val="16"/>
  </w:num>
  <w:num w:numId="20" w16cid:durableId="1732192554">
    <w:abstractNumId w:val="23"/>
  </w:num>
  <w:num w:numId="21" w16cid:durableId="1094975962">
    <w:abstractNumId w:val="10"/>
  </w:num>
  <w:num w:numId="22" w16cid:durableId="1190491983">
    <w:abstractNumId w:val="21"/>
  </w:num>
  <w:num w:numId="23" w16cid:durableId="1184631331">
    <w:abstractNumId w:val="6"/>
  </w:num>
  <w:num w:numId="24" w16cid:durableId="2032218364">
    <w:abstractNumId w:val="20"/>
  </w:num>
  <w:num w:numId="25" w16cid:durableId="5112637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waida Yvonne (DU-I)">
    <w15:presenceInfo w15:providerId="AD" w15:userId="S::yruw@eur.corp.vattenfall.com::d6dc2f3c-16f2-4580-bf37-dc68646e444d"/>
  </w15:person>
  <w15:person w15:author="Tomé Ferreira">
    <w15:presenceInfo w15:providerId="AD" w15:userId="S::tome.ferreira_ri.se#ext#@fhooe.onmicrosoft.com::54a2b8ac-0cee-4823-af70-d99304fd59a0"/>
  </w15:person>
  <w15:person w15:author="Wout van Voornveld">
    <w15:presenceInfo w15:providerId="Windows Live" w15:userId="413ed54ee4e2a2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12E2"/>
    <w:rsid w:val="000012EF"/>
    <w:rsid w:val="00001E00"/>
    <w:rsid w:val="000023BD"/>
    <w:rsid w:val="0000589C"/>
    <w:rsid w:val="000060FE"/>
    <w:rsid w:val="00006D13"/>
    <w:rsid w:val="00006FCE"/>
    <w:rsid w:val="000070E8"/>
    <w:rsid w:val="0001210D"/>
    <w:rsid w:val="0001266B"/>
    <w:rsid w:val="000127DF"/>
    <w:rsid w:val="00012CC7"/>
    <w:rsid w:val="00013E2E"/>
    <w:rsid w:val="0001695C"/>
    <w:rsid w:val="00017B14"/>
    <w:rsid w:val="0002154D"/>
    <w:rsid w:val="00023C1D"/>
    <w:rsid w:val="00024A01"/>
    <w:rsid w:val="00024DBD"/>
    <w:rsid w:val="000259CD"/>
    <w:rsid w:val="000273D7"/>
    <w:rsid w:val="00027444"/>
    <w:rsid w:val="000274B4"/>
    <w:rsid w:val="00027C3F"/>
    <w:rsid w:val="00030487"/>
    <w:rsid w:val="00035246"/>
    <w:rsid w:val="00036558"/>
    <w:rsid w:val="00037425"/>
    <w:rsid w:val="00037957"/>
    <w:rsid w:val="00040A96"/>
    <w:rsid w:val="00040ADB"/>
    <w:rsid w:val="00045DDA"/>
    <w:rsid w:val="00046DFF"/>
    <w:rsid w:val="000474A7"/>
    <w:rsid w:val="00047A9A"/>
    <w:rsid w:val="000502AB"/>
    <w:rsid w:val="00052A10"/>
    <w:rsid w:val="00053344"/>
    <w:rsid w:val="00053FB5"/>
    <w:rsid w:val="00055E81"/>
    <w:rsid w:val="000573CA"/>
    <w:rsid w:val="00057795"/>
    <w:rsid w:val="00057C1D"/>
    <w:rsid w:val="00061579"/>
    <w:rsid w:val="00061654"/>
    <w:rsid w:val="0006223E"/>
    <w:rsid w:val="00063F3E"/>
    <w:rsid w:val="0006451C"/>
    <w:rsid w:val="0006500C"/>
    <w:rsid w:val="00065355"/>
    <w:rsid w:val="00065B1A"/>
    <w:rsid w:val="0006665D"/>
    <w:rsid w:val="00074E4F"/>
    <w:rsid w:val="000760CD"/>
    <w:rsid w:val="000813D1"/>
    <w:rsid w:val="00084B51"/>
    <w:rsid w:val="00087DBA"/>
    <w:rsid w:val="000914EF"/>
    <w:rsid w:val="00092423"/>
    <w:rsid w:val="00092E59"/>
    <w:rsid w:val="00095012"/>
    <w:rsid w:val="000959AA"/>
    <w:rsid w:val="00095F49"/>
    <w:rsid w:val="000A27A1"/>
    <w:rsid w:val="000A3ECB"/>
    <w:rsid w:val="000A44DA"/>
    <w:rsid w:val="000A52EE"/>
    <w:rsid w:val="000A5579"/>
    <w:rsid w:val="000A5B0F"/>
    <w:rsid w:val="000A5FFF"/>
    <w:rsid w:val="000A640F"/>
    <w:rsid w:val="000A6436"/>
    <w:rsid w:val="000A73CA"/>
    <w:rsid w:val="000B0292"/>
    <w:rsid w:val="000B2038"/>
    <w:rsid w:val="000B2A85"/>
    <w:rsid w:val="000B6235"/>
    <w:rsid w:val="000C0977"/>
    <w:rsid w:val="000C148D"/>
    <w:rsid w:val="000C24D6"/>
    <w:rsid w:val="000C2671"/>
    <w:rsid w:val="000C3FA1"/>
    <w:rsid w:val="000C5FB2"/>
    <w:rsid w:val="000C6DC7"/>
    <w:rsid w:val="000C7736"/>
    <w:rsid w:val="000D0498"/>
    <w:rsid w:val="000D382A"/>
    <w:rsid w:val="000D5F6D"/>
    <w:rsid w:val="000D6A7B"/>
    <w:rsid w:val="000D70BC"/>
    <w:rsid w:val="000D7C89"/>
    <w:rsid w:val="000E0EC2"/>
    <w:rsid w:val="000E34CF"/>
    <w:rsid w:val="000E3DEA"/>
    <w:rsid w:val="000E72C4"/>
    <w:rsid w:val="000E738B"/>
    <w:rsid w:val="000F17BF"/>
    <w:rsid w:val="000F1855"/>
    <w:rsid w:val="000F18A3"/>
    <w:rsid w:val="000F234F"/>
    <w:rsid w:val="000F4382"/>
    <w:rsid w:val="000F45BA"/>
    <w:rsid w:val="000F4785"/>
    <w:rsid w:val="000F4E42"/>
    <w:rsid w:val="000F5284"/>
    <w:rsid w:val="000F57E7"/>
    <w:rsid w:val="00101189"/>
    <w:rsid w:val="0010175A"/>
    <w:rsid w:val="00102B78"/>
    <w:rsid w:val="00104864"/>
    <w:rsid w:val="001049F5"/>
    <w:rsid w:val="00105A0A"/>
    <w:rsid w:val="00105C4E"/>
    <w:rsid w:val="00106724"/>
    <w:rsid w:val="0011639A"/>
    <w:rsid w:val="00125328"/>
    <w:rsid w:val="00125D80"/>
    <w:rsid w:val="00127842"/>
    <w:rsid w:val="001303A9"/>
    <w:rsid w:val="00131356"/>
    <w:rsid w:val="00131ECB"/>
    <w:rsid w:val="001341EC"/>
    <w:rsid w:val="00134BEA"/>
    <w:rsid w:val="0013559A"/>
    <w:rsid w:val="0014057F"/>
    <w:rsid w:val="0014112B"/>
    <w:rsid w:val="0014115A"/>
    <w:rsid w:val="00144F6C"/>
    <w:rsid w:val="001456E7"/>
    <w:rsid w:val="00146AA4"/>
    <w:rsid w:val="00151A75"/>
    <w:rsid w:val="001521D9"/>
    <w:rsid w:val="00154034"/>
    <w:rsid w:val="001542ED"/>
    <w:rsid w:val="00155363"/>
    <w:rsid w:val="001575C5"/>
    <w:rsid w:val="00157F01"/>
    <w:rsid w:val="001604A7"/>
    <w:rsid w:val="00160733"/>
    <w:rsid w:val="0016114F"/>
    <w:rsid w:val="0016356F"/>
    <w:rsid w:val="001665B3"/>
    <w:rsid w:val="001666EA"/>
    <w:rsid w:val="00167CA3"/>
    <w:rsid w:val="001741C9"/>
    <w:rsid w:val="00174892"/>
    <w:rsid w:val="00176627"/>
    <w:rsid w:val="00177BB5"/>
    <w:rsid w:val="00180A75"/>
    <w:rsid w:val="00180B46"/>
    <w:rsid w:val="00181EE4"/>
    <w:rsid w:val="001839FE"/>
    <w:rsid w:val="0018469D"/>
    <w:rsid w:val="001857B7"/>
    <w:rsid w:val="00185F56"/>
    <w:rsid w:val="00187529"/>
    <w:rsid w:val="00187D4C"/>
    <w:rsid w:val="00187EAC"/>
    <w:rsid w:val="00192C5B"/>
    <w:rsid w:val="00193608"/>
    <w:rsid w:val="00193AC5"/>
    <w:rsid w:val="0019411D"/>
    <w:rsid w:val="001949A2"/>
    <w:rsid w:val="00194B3C"/>
    <w:rsid w:val="001A28CF"/>
    <w:rsid w:val="001B07BD"/>
    <w:rsid w:val="001B1E7C"/>
    <w:rsid w:val="001B5620"/>
    <w:rsid w:val="001C0096"/>
    <w:rsid w:val="001C7395"/>
    <w:rsid w:val="001D0F75"/>
    <w:rsid w:val="001D12BE"/>
    <w:rsid w:val="001D1A61"/>
    <w:rsid w:val="001D2531"/>
    <w:rsid w:val="001D2DDA"/>
    <w:rsid w:val="001D2EC5"/>
    <w:rsid w:val="001D3148"/>
    <w:rsid w:val="001D3599"/>
    <w:rsid w:val="001D5902"/>
    <w:rsid w:val="001D66F0"/>
    <w:rsid w:val="001D6DF2"/>
    <w:rsid w:val="001E2847"/>
    <w:rsid w:val="001E2A4F"/>
    <w:rsid w:val="001E472A"/>
    <w:rsid w:val="001E50E7"/>
    <w:rsid w:val="001E71ED"/>
    <w:rsid w:val="001F4674"/>
    <w:rsid w:val="001F4A5A"/>
    <w:rsid w:val="001F6BB9"/>
    <w:rsid w:val="00200F5D"/>
    <w:rsid w:val="00203248"/>
    <w:rsid w:val="002035EA"/>
    <w:rsid w:val="00204803"/>
    <w:rsid w:val="002054CA"/>
    <w:rsid w:val="002064FC"/>
    <w:rsid w:val="00211FA1"/>
    <w:rsid w:val="002120E3"/>
    <w:rsid w:val="0021349F"/>
    <w:rsid w:val="00214554"/>
    <w:rsid w:val="00215F80"/>
    <w:rsid w:val="002167E9"/>
    <w:rsid w:val="002171BC"/>
    <w:rsid w:val="002174F4"/>
    <w:rsid w:val="00217714"/>
    <w:rsid w:val="0021779C"/>
    <w:rsid w:val="0022030A"/>
    <w:rsid w:val="002217AB"/>
    <w:rsid w:val="002226F6"/>
    <w:rsid w:val="002240DF"/>
    <w:rsid w:val="00224D13"/>
    <w:rsid w:val="00224E2D"/>
    <w:rsid w:val="00225448"/>
    <w:rsid w:val="00230888"/>
    <w:rsid w:val="002318DC"/>
    <w:rsid w:val="00231DAF"/>
    <w:rsid w:val="002332E0"/>
    <w:rsid w:val="0023403B"/>
    <w:rsid w:val="00235E25"/>
    <w:rsid w:val="002371B4"/>
    <w:rsid w:val="00237CCD"/>
    <w:rsid w:val="0024120E"/>
    <w:rsid w:val="002437E3"/>
    <w:rsid w:val="002440D0"/>
    <w:rsid w:val="00246A98"/>
    <w:rsid w:val="00247B03"/>
    <w:rsid w:val="0025019C"/>
    <w:rsid w:val="00250EDE"/>
    <w:rsid w:val="0025175C"/>
    <w:rsid w:val="00251ABD"/>
    <w:rsid w:val="00253E57"/>
    <w:rsid w:val="00260A30"/>
    <w:rsid w:val="0026211E"/>
    <w:rsid w:val="00262231"/>
    <w:rsid w:val="0026510E"/>
    <w:rsid w:val="00265895"/>
    <w:rsid w:val="00265F21"/>
    <w:rsid w:val="00266436"/>
    <w:rsid w:val="00267DCF"/>
    <w:rsid w:val="00267F98"/>
    <w:rsid w:val="002729C4"/>
    <w:rsid w:val="00272E0D"/>
    <w:rsid w:val="0027349F"/>
    <w:rsid w:val="00277DDD"/>
    <w:rsid w:val="00281CB2"/>
    <w:rsid w:val="00282157"/>
    <w:rsid w:val="00284487"/>
    <w:rsid w:val="00284BDD"/>
    <w:rsid w:val="00286B44"/>
    <w:rsid w:val="00286F71"/>
    <w:rsid w:val="00294249"/>
    <w:rsid w:val="00294634"/>
    <w:rsid w:val="00295411"/>
    <w:rsid w:val="002957CF"/>
    <w:rsid w:val="002961C4"/>
    <w:rsid w:val="002967A4"/>
    <w:rsid w:val="002A1380"/>
    <w:rsid w:val="002A6663"/>
    <w:rsid w:val="002A7F87"/>
    <w:rsid w:val="002B010E"/>
    <w:rsid w:val="002B0235"/>
    <w:rsid w:val="002B0857"/>
    <w:rsid w:val="002B271E"/>
    <w:rsid w:val="002B69D8"/>
    <w:rsid w:val="002C11D3"/>
    <w:rsid w:val="002C1895"/>
    <w:rsid w:val="002C19C7"/>
    <w:rsid w:val="002C1DC7"/>
    <w:rsid w:val="002C3BE3"/>
    <w:rsid w:val="002C4169"/>
    <w:rsid w:val="002C44EA"/>
    <w:rsid w:val="002C455B"/>
    <w:rsid w:val="002C53FE"/>
    <w:rsid w:val="002C6A6B"/>
    <w:rsid w:val="002C75F5"/>
    <w:rsid w:val="002C7601"/>
    <w:rsid w:val="002D0CBC"/>
    <w:rsid w:val="002D14D5"/>
    <w:rsid w:val="002D37EC"/>
    <w:rsid w:val="002D4DF5"/>
    <w:rsid w:val="002D4F04"/>
    <w:rsid w:val="002D5743"/>
    <w:rsid w:val="002D6F69"/>
    <w:rsid w:val="002E0C48"/>
    <w:rsid w:val="002E1977"/>
    <w:rsid w:val="002E2B5D"/>
    <w:rsid w:val="002E37CC"/>
    <w:rsid w:val="002E62AE"/>
    <w:rsid w:val="002E6903"/>
    <w:rsid w:val="002E69A9"/>
    <w:rsid w:val="002F0351"/>
    <w:rsid w:val="002F0419"/>
    <w:rsid w:val="002F2676"/>
    <w:rsid w:val="002F27D7"/>
    <w:rsid w:val="002F418D"/>
    <w:rsid w:val="002F44BF"/>
    <w:rsid w:val="002F4EFA"/>
    <w:rsid w:val="002F5245"/>
    <w:rsid w:val="002F56B1"/>
    <w:rsid w:val="002F6BD8"/>
    <w:rsid w:val="002F6E7F"/>
    <w:rsid w:val="0030494E"/>
    <w:rsid w:val="00304FF1"/>
    <w:rsid w:val="00306C7B"/>
    <w:rsid w:val="003117D0"/>
    <w:rsid w:val="003127AE"/>
    <w:rsid w:val="00312EF7"/>
    <w:rsid w:val="003135C6"/>
    <w:rsid w:val="00317958"/>
    <w:rsid w:val="0032038A"/>
    <w:rsid w:val="00320409"/>
    <w:rsid w:val="003219DC"/>
    <w:rsid w:val="00321A8B"/>
    <w:rsid w:val="003235CE"/>
    <w:rsid w:val="00323BE6"/>
    <w:rsid w:val="00325320"/>
    <w:rsid w:val="00330CEA"/>
    <w:rsid w:val="00331946"/>
    <w:rsid w:val="00331E1D"/>
    <w:rsid w:val="00332939"/>
    <w:rsid w:val="00332C89"/>
    <w:rsid w:val="00335BD4"/>
    <w:rsid w:val="0034312B"/>
    <w:rsid w:val="00346B8E"/>
    <w:rsid w:val="00347542"/>
    <w:rsid w:val="0034755F"/>
    <w:rsid w:val="0034768E"/>
    <w:rsid w:val="00347913"/>
    <w:rsid w:val="003516DA"/>
    <w:rsid w:val="00354196"/>
    <w:rsid w:val="00354B3D"/>
    <w:rsid w:val="00356C46"/>
    <w:rsid w:val="00360A7E"/>
    <w:rsid w:val="00360D0C"/>
    <w:rsid w:val="0036120D"/>
    <w:rsid w:val="003617D6"/>
    <w:rsid w:val="00363578"/>
    <w:rsid w:val="0036393C"/>
    <w:rsid w:val="003702A2"/>
    <w:rsid w:val="003702D4"/>
    <w:rsid w:val="0037065B"/>
    <w:rsid w:val="00371459"/>
    <w:rsid w:val="00374138"/>
    <w:rsid w:val="00374CB8"/>
    <w:rsid w:val="003768D8"/>
    <w:rsid w:val="00376FDD"/>
    <w:rsid w:val="0037789F"/>
    <w:rsid w:val="0038372B"/>
    <w:rsid w:val="003840F5"/>
    <w:rsid w:val="00385045"/>
    <w:rsid w:val="00386BBB"/>
    <w:rsid w:val="0039115C"/>
    <w:rsid w:val="00392B45"/>
    <w:rsid w:val="00392E0A"/>
    <w:rsid w:val="00393F37"/>
    <w:rsid w:val="00395FCD"/>
    <w:rsid w:val="003967C2"/>
    <w:rsid w:val="00396829"/>
    <w:rsid w:val="0039719C"/>
    <w:rsid w:val="003A18B0"/>
    <w:rsid w:val="003A2692"/>
    <w:rsid w:val="003A53B7"/>
    <w:rsid w:val="003A5B78"/>
    <w:rsid w:val="003B0BE0"/>
    <w:rsid w:val="003B1AD2"/>
    <w:rsid w:val="003B3963"/>
    <w:rsid w:val="003B6D27"/>
    <w:rsid w:val="003B7BB6"/>
    <w:rsid w:val="003C1D2A"/>
    <w:rsid w:val="003C3EB1"/>
    <w:rsid w:val="003C40D6"/>
    <w:rsid w:val="003C6919"/>
    <w:rsid w:val="003D0375"/>
    <w:rsid w:val="003D2243"/>
    <w:rsid w:val="003D252F"/>
    <w:rsid w:val="003D493B"/>
    <w:rsid w:val="003D55E0"/>
    <w:rsid w:val="003D55EB"/>
    <w:rsid w:val="003D5881"/>
    <w:rsid w:val="003D6352"/>
    <w:rsid w:val="003E0C0B"/>
    <w:rsid w:val="003E13AE"/>
    <w:rsid w:val="003E2B09"/>
    <w:rsid w:val="003E3252"/>
    <w:rsid w:val="003E457C"/>
    <w:rsid w:val="003E46AB"/>
    <w:rsid w:val="003E4AAD"/>
    <w:rsid w:val="003E4F94"/>
    <w:rsid w:val="003E6EE1"/>
    <w:rsid w:val="003E7AE2"/>
    <w:rsid w:val="003E7EDE"/>
    <w:rsid w:val="003F0408"/>
    <w:rsid w:val="003F0FFD"/>
    <w:rsid w:val="003F2206"/>
    <w:rsid w:val="003F686C"/>
    <w:rsid w:val="003F689E"/>
    <w:rsid w:val="003F74AF"/>
    <w:rsid w:val="003F791A"/>
    <w:rsid w:val="004002D2"/>
    <w:rsid w:val="00400308"/>
    <w:rsid w:val="00401127"/>
    <w:rsid w:val="00402965"/>
    <w:rsid w:val="00404F88"/>
    <w:rsid w:val="004106D4"/>
    <w:rsid w:val="00410F63"/>
    <w:rsid w:val="0041209E"/>
    <w:rsid w:val="00414A90"/>
    <w:rsid w:val="00415D24"/>
    <w:rsid w:val="004169D4"/>
    <w:rsid w:val="00421183"/>
    <w:rsid w:val="00425AFA"/>
    <w:rsid w:val="004273BB"/>
    <w:rsid w:val="00433CE4"/>
    <w:rsid w:val="004357CF"/>
    <w:rsid w:val="00436DB5"/>
    <w:rsid w:val="00441259"/>
    <w:rsid w:val="00442CFB"/>
    <w:rsid w:val="00444729"/>
    <w:rsid w:val="004451FD"/>
    <w:rsid w:val="0045181C"/>
    <w:rsid w:val="0045216A"/>
    <w:rsid w:val="00452DBA"/>
    <w:rsid w:val="00453B32"/>
    <w:rsid w:val="00453E54"/>
    <w:rsid w:val="00455D77"/>
    <w:rsid w:val="00456EB2"/>
    <w:rsid w:val="00457925"/>
    <w:rsid w:val="00457C15"/>
    <w:rsid w:val="004623CB"/>
    <w:rsid w:val="00462D73"/>
    <w:rsid w:val="00463550"/>
    <w:rsid w:val="0046483D"/>
    <w:rsid w:val="004677AD"/>
    <w:rsid w:val="00470D55"/>
    <w:rsid w:val="00473A8E"/>
    <w:rsid w:val="00473E89"/>
    <w:rsid w:val="00476CEC"/>
    <w:rsid w:val="00477480"/>
    <w:rsid w:val="0047792B"/>
    <w:rsid w:val="00480EBC"/>
    <w:rsid w:val="0048176A"/>
    <w:rsid w:val="0048214E"/>
    <w:rsid w:val="0048586A"/>
    <w:rsid w:val="004868F1"/>
    <w:rsid w:val="004914AA"/>
    <w:rsid w:val="00492BF1"/>
    <w:rsid w:val="00493B22"/>
    <w:rsid w:val="00495BEA"/>
    <w:rsid w:val="00496B93"/>
    <w:rsid w:val="0049746C"/>
    <w:rsid w:val="004A09A8"/>
    <w:rsid w:val="004A2459"/>
    <w:rsid w:val="004A31F7"/>
    <w:rsid w:val="004A5CEB"/>
    <w:rsid w:val="004A778F"/>
    <w:rsid w:val="004B1279"/>
    <w:rsid w:val="004B17D6"/>
    <w:rsid w:val="004B3CDF"/>
    <w:rsid w:val="004B5DE3"/>
    <w:rsid w:val="004B63CB"/>
    <w:rsid w:val="004C0128"/>
    <w:rsid w:val="004C0FD6"/>
    <w:rsid w:val="004C1D1A"/>
    <w:rsid w:val="004D0A01"/>
    <w:rsid w:val="004D2C64"/>
    <w:rsid w:val="004D318D"/>
    <w:rsid w:val="004D3497"/>
    <w:rsid w:val="004D4150"/>
    <w:rsid w:val="004E0784"/>
    <w:rsid w:val="004E24EE"/>
    <w:rsid w:val="004E3F6B"/>
    <w:rsid w:val="004E42FC"/>
    <w:rsid w:val="004E4DC3"/>
    <w:rsid w:val="004E5CAC"/>
    <w:rsid w:val="004E6BD3"/>
    <w:rsid w:val="004F1F94"/>
    <w:rsid w:val="004F2624"/>
    <w:rsid w:val="004F7A8B"/>
    <w:rsid w:val="0050004B"/>
    <w:rsid w:val="00500FF1"/>
    <w:rsid w:val="00501310"/>
    <w:rsid w:val="00502946"/>
    <w:rsid w:val="005036CA"/>
    <w:rsid w:val="00504131"/>
    <w:rsid w:val="00504733"/>
    <w:rsid w:val="0050581F"/>
    <w:rsid w:val="00506AB8"/>
    <w:rsid w:val="00506DA3"/>
    <w:rsid w:val="00507DAD"/>
    <w:rsid w:val="00510090"/>
    <w:rsid w:val="005111EF"/>
    <w:rsid w:val="005155B1"/>
    <w:rsid w:val="00515AF9"/>
    <w:rsid w:val="00521C78"/>
    <w:rsid w:val="0052691E"/>
    <w:rsid w:val="00526FC6"/>
    <w:rsid w:val="005272B9"/>
    <w:rsid w:val="0052762E"/>
    <w:rsid w:val="00531565"/>
    <w:rsid w:val="00531858"/>
    <w:rsid w:val="00533169"/>
    <w:rsid w:val="00535742"/>
    <w:rsid w:val="0053648A"/>
    <w:rsid w:val="005369B0"/>
    <w:rsid w:val="00537C13"/>
    <w:rsid w:val="00537DDB"/>
    <w:rsid w:val="0054112D"/>
    <w:rsid w:val="00541411"/>
    <w:rsid w:val="0054236B"/>
    <w:rsid w:val="00542E65"/>
    <w:rsid w:val="00552CF0"/>
    <w:rsid w:val="005549A9"/>
    <w:rsid w:val="00554BA4"/>
    <w:rsid w:val="00554E5E"/>
    <w:rsid w:val="005563D0"/>
    <w:rsid w:val="00560A57"/>
    <w:rsid w:val="00560ADB"/>
    <w:rsid w:val="0056115D"/>
    <w:rsid w:val="005629F0"/>
    <w:rsid w:val="00562ADF"/>
    <w:rsid w:val="005630F8"/>
    <w:rsid w:val="005633EF"/>
    <w:rsid w:val="005634DD"/>
    <w:rsid w:val="005702C9"/>
    <w:rsid w:val="0057236A"/>
    <w:rsid w:val="0057423E"/>
    <w:rsid w:val="00574B98"/>
    <w:rsid w:val="00575A34"/>
    <w:rsid w:val="00577F59"/>
    <w:rsid w:val="00580744"/>
    <w:rsid w:val="00581BD2"/>
    <w:rsid w:val="00582824"/>
    <w:rsid w:val="0058511F"/>
    <w:rsid w:val="00586267"/>
    <w:rsid w:val="00587A19"/>
    <w:rsid w:val="005900C4"/>
    <w:rsid w:val="00590829"/>
    <w:rsid w:val="00594BAD"/>
    <w:rsid w:val="0059504A"/>
    <w:rsid w:val="005958B5"/>
    <w:rsid w:val="0059772D"/>
    <w:rsid w:val="005A2CB8"/>
    <w:rsid w:val="005A3A19"/>
    <w:rsid w:val="005B26BF"/>
    <w:rsid w:val="005B2FED"/>
    <w:rsid w:val="005B30F3"/>
    <w:rsid w:val="005B453F"/>
    <w:rsid w:val="005B4EA4"/>
    <w:rsid w:val="005B69A7"/>
    <w:rsid w:val="005B6AFA"/>
    <w:rsid w:val="005B776F"/>
    <w:rsid w:val="005C2440"/>
    <w:rsid w:val="005C2651"/>
    <w:rsid w:val="005C5C24"/>
    <w:rsid w:val="005C68D4"/>
    <w:rsid w:val="005C7A68"/>
    <w:rsid w:val="005C89BC"/>
    <w:rsid w:val="005D4FDA"/>
    <w:rsid w:val="005E09EA"/>
    <w:rsid w:val="005E25A0"/>
    <w:rsid w:val="005E45DE"/>
    <w:rsid w:val="005E689D"/>
    <w:rsid w:val="005E6C09"/>
    <w:rsid w:val="005E6FCA"/>
    <w:rsid w:val="005E7AAA"/>
    <w:rsid w:val="005F2F72"/>
    <w:rsid w:val="005F301B"/>
    <w:rsid w:val="005F5470"/>
    <w:rsid w:val="005FE09E"/>
    <w:rsid w:val="006008C9"/>
    <w:rsid w:val="00601A3E"/>
    <w:rsid w:val="00604A7C"/>
    <w:rsid w:val="00604CAD"/>
    <w:rsid w:val="00605733"/>
    <w:rsid w:val="006075F8"/>
    <w:rsid w:val="006101E9"/>
    <w:rsid w:val="00610CDB"/>
    <w:rsid w:val="00611B03"/>
    <w:rsid w:val="00621277"/>
    <w:rsid w:val="006221A5"/>
    <w:rsid w:val="00622508"/>
    <w:rsid w:val="0062316C"/>
    <w:rsid w:val="006238BD"/>
    <w:rsid w:val="00626D87"/>
    <w:rsid w:val="00627030"/>
    <w:rsid w:val="00633223"/>
    <w:rsid w:val="00633262"/>
    <w:rsid w:val="00633A9E"/>
    <w:rsid w:val="00637882"/>
    <w:rsid w:val="00640495"/>
    <w:rsid w:val="006417EF"/>
    <w:rsid w:val="00641A60"/>
    <w:rsid w:val="00642C3A"/>
    <w:rsid w:val="00643F90"/>
    <w:rsid w:val="00644AB8"/>
    <w:rsid w:val="00645EC5"/>
    <w:rsid w:val="00651020"/>
    <w:rsid w:val="00653E39"/>
    <w:rsid w:val="00655AA7"/>
    <w:rsid w:val="006625E0"/>
    <w:rsid w:val="00662D55"/>
    <w:rsid w:val="006672D1"/>
    <w:rsid w:val="00667683"/>
    <w:rsid w:val="00670030"/>
    <w:rsid w:val="006702A4"/>
    <w:rsid w:val="0067089E"/>
    <w:rsid w:val="00670967"/>
    <w:rsid w:val="00674402"/>
    <w:rsid w:val="0067529B"/>
    <w:rsid w:val="00675575"/>
    <w:rsid w:val="006778FD"/>
    <w:rsid w:val="00680CBA"/>
    <w:rsid w:val="00680FF9"/>
    <w:rsid w:val="00682E3A"/>
    <w:rsid w:val="00686C8B"/>
    <w:rsid w:val="00690148"/>
    <w:rsid w:val="00690AE9"/>
    <w:rsid w:val="006914CC"/>
    <w:rsid w:val="00691F97"/>
    <w:rsid w:val="0069392C"/>
    <w:rsid w:val="00693D7E"/>
    <w:rsid w:val="006967AB"/>
    <w:rsid w:val="00696FEE"/>
    <w:rsid w:val="006A19DA"/>
    <w:rsid w:val="006A3E1B"/>
    <w:rsid w:val="006A52CE"/>
    <w:rsid w:val="006A7ED8"/>
    <w:rsid w:val="006A7F8A"/>
    <w:rsid w:val="006B080E"/>
    <w:rsid w:val="006B0A9B"/>
    <w:rsid w:val="006B1CC6"/>
    <w:rsid w:val="006B5D09"/>
    <w:rsid w:val="006B6D7F"/>
    <w:rsid w:val="006B6E9A"/>
    <w:rsid w:val="006B6F09"/>
    <w:rsid w:val="006C2EF0"/>
    <w:rsid w:val="006C44D4"/>
    <w:rsid w:val="006D0B30"/>
    <w:rsid w:val="006D1256"/>
    <w:rsid w:val="006D1B21"/>
    <w:rsid w:val="006D1D12"/>
    <w:rsid w:val="006D313D"/>
    <w:rsid w:val="006D56FB"/>
    <w:rsid w:val="006E2713"/>
    <w:rsid w:val="006E5B76"/>
    <w:rsid w:val="006E5E1B"/>
    <w:rsid w:val="006E75FB"/>
    <w:rsid w:val="006E7CA3"/>
    <w:rsid w:val="006E7E70"/>
    <w:rsid w:val="006F1897"/>
    <w:rsid w:val="006F3000"/>
    <w:rsid w:val="006F3DE9"/>
    <w:rsid w:val="006F45CB"/>
    <w:rsid w:val="006F649C"/>
    <w:rsid w:val="006F6EBC"/>
    <w:rsid w:val="006F7EA1"/>
    <w:rsid w:val="007010C0"/>
    <w:rsid w:val="00701D4E"/>
    <w:rsid w:val="00704E93"/>
    <w:rsid w:val="00705A60"/>
    <w:rsid w:val="00705F34"/>
    <w:rsid w:val="007119D6"/>
    <w:rsid w:val="00712E44"/>
    <w:rsid w:val="00713F28"/>
    <w:rsid w:val="00714DEF"/>
    <w:rsid w:val="00715781"/>
    <w:rsid w:val="00717996"/>
    <w:rsid w:val="0071987E"/>
    <w:rsid w:val="0072147F"/>
    <w:rsid w:val="00721BEF"/>
    <w:rsid w:val="007225B3"/>
    <w:rsid w:val="007240E0"/>
    <w:rsid w:val="00727484"/>
    <w:rsid w:val="007277AD"/>
    <w:rsid w:val="00727CBE"/>
    <w:rsid w:val="00731099"/>
    <w:rsid w:val="007331C0"/>
    <w:rsid w:val="00733C11"/>
    <w:rsid w:val="00734FE2"/>
    <w:rsid w:val="007370FD"/>
    <w:rsid w:val="0074275A"/>
    <w:rsid w:val="0074758E"/>
    <w:rsid w:val="00750400"/>
    <w:rsid w:val="007527F0"/>
    <w:rsid w:val="00755B02"/>
    <w:rsid w:val="00755C2F"/>
    <w:rsid w:val="00756B06"/>
    <w:rsid w:val="007600A1"/>
    <w:rsid w:val="0076052A"/>
    <w:rsid w:val="00761E0F"/>
    <w:rsid w:val="00762BD8"/>
    <w:rsid w:val="00762D02"/>
    <w:rsid w:val="00763571"/>
    <w:rsid w:val="00763CE5"/>
    <w:rsid w:val="00765C58"/>
    <w:rsid w:val="00770791"/>
    <w:rsid w:val="00771052"/>
    <w:rsid w:val="00771CB9"/>
    <w:rsid w:val="00772D20"/>
    <w:rsid w:val="00772EF7"/>
    <w:rsid w:val="00773233"/>
    <w:rsid w:val="00773DC5"/>
    <w:rsid w:val="00774F34"/>
    <w:rsid w:val="00775642"/>
    <w:rsid w:val="00776053"/>
    <w:rsid w:val="00783EB7"/>
    <w:rsid w:val="007876E5"/>
    <w:rsid w:val="007889B3"/>
    <w:rsid w:val="00792592"/>
    <w:rsid w:val="00794C41"/>
    <w:rsid w:val="00796210"/>
    <w:rsid w:val="00796D8A"/>
    <w:rsid w:val="007A1217"/>
    <w:rsid w:val="007A3405"/>
    <w:rsid w:val="007A44E6"/>
    <w:rsid w:val="007A6618"/>
    <w:rsid w:val="007B0D85"/>
    <w:rsid w:val="007B1769"/>
    <w:rsid w:val="007B252F"/>
    <w:rsid w:val="007B4332"/>
    <w:rsid w:val="007B4C87"/>
    <w:rsid w:val="007B5068"/>
    <w:rsid w:val="007B5B1D"/>
    <w:rsid w:val="007B64A9"/>
    <w:rsid w:val="007C0B99"/>
    <w:rsid w:val="007C43A2"/>
    <w:rsid w:val="007C4C44"/>
    <w:rsid w:val="007C5F1C"/>
    <w:rsid w:val="007D028E"/>
    <w:rsid w:val="007D0819"/>
    <w:rsid w:val="007D0A85"/>
    <w:rsid w:val="007D14FE"/>
    <w:rsid w:val="007D194C"/>
    <w:rsid w:val="007D2E61"/>
    <w:rsid w:val="007D540A"/>
    <w:rsid w:val="007D639D"/>
    <w:rsid w:val="007D7D08"/>
    <w:rsid w:val="007E0163"/>
    <w:rsid w:val="007E2DC3"/>
    <w:rsid w:val="007E333B"/>
    <w:rsid w:val="007E3A68"/>
    <w:rsid w:val="007E42DA"/>
    <w:rsid w:val="007E4461"/>
    <w:rsid w:val="007E5581"/>
    <w:rsid w:val="007E62D5"/>
    <w:rsid w:val="007F006C"/>
    <w:rsid w:val="007F087B"/>
    <w:rsid w:val="007F1754"/>
    <w:rsid w:val="007F1BA1"/>
    <w:rsid w:val="007F3A41"/>
    <w:rsid w:val="007F627E"/>
    <w:rsid w:val="00800BF3"/>
    <w:rsid w:val="00800C86"/>
    <w:rsid w:val="00801AC1"/>
    <w:rsid w:val="00802D61"/>
    <w:rsid w:val="00803A57"/>
    <w:rsid w:val="008044E7"/>
    <w:rsid w:val="00804A79"/>
    <w:rsid w:val="00804FE9"/>
    <w:rsid w:val="00805345"/>
    <w:rsid w:val="00805DAA"/>
    <w:rsid w:val="00806A52"/>
    <w:rsid w:val="00807203"/>
    <w:rsid w:val="00811ED2"/>
    <w:rsid w:val="0082157A"/>
    <w:rsid w:val="00821963"/>
    <w:rsid w:val="0082294F"/>
    <w:rsid w:val="00824418"/>
    <w:rsid w:val="00825C13"/>
    <w:rsid w:val="008276C8"/>
    <w:rsid w:val="00831254"/>
    <w:rsid w:val="0083221D"/>
    <w:rsid w:val="0083239A"/>
    <w:rsid w:val="0083639F"/>
    <w:rsid w:val="00836637"/>
    <w:rsid w:val="00836682"/>
    <w:rsid w:val="00840A22"/>
    <w:rsid w:val="00840AEA"/>
    <w:rsid w:val="00841CA0"/>
    <w:rsid w:val="00842FEE"/>
    <w:rsid w:val="00844F24"/>
    <w:rsid w:val="00844FEE"/>
    <w:rsid w:val="008457C8"/>
    <w:rsid w:val="0085051A"/>
    <w:rsid w:val="00850778"/>
    <w:rsid w:val="00850E1C"/>
    <w:rsid w:val="0085127A"/>
    <w:rsid w:val="0085258C"/>
    <w:rsid w:val="00852A3E"/>
    <w:rsid w:val="0085363A"/>
    <w:rsid w:val="00854A4E"/>
    <w:rsid w:val="00855A5F"/>
    <w:rsid w:val="00856BB4"/>
    <w:rsid w:val="00856E30"/>
    <w:rsid w:val="008572F9"/>
    <w:rsid w:val="0086058B"/>
    <w:rsid w:val="008606F3"/>
    <w:rsid w:val="0086300D"/>
    <w:rsid w:val="00865166"/>
    <w:rsid w:val="008687D7"/>
    <w:rsid w:val="0086CB99"/>
    <w:rsid w:val="00870B89"/>
    <w:rsid w:val="00870F88"/>
    <w:rsid w:val="00871EE3"/>
    <w:rsid w:val="008723C3"/>
    <w:rsid w:val="008737F4"/>
    <w:rsid w:val="00874089"/>
    <w:rsid w:val="0087423E"/>
    <w:rsid w:val="00874DA9"/>
    <w:rsid w:val="008774C5"/>
    <w:rsid w:val="00880348"/>
    <w:rsid w:val="00880797"/>
    <w:rsid w:val="00883F46"/>
    <w:rsid w:val="00884A62"/>
    <w:rsid w:val="00885C93"/>
    <w:rsid w:val="008868AC"/>
    <w:rsid w:val="0088703D"/>
    <w:rsid w:val="0088791A"/>
    <w:rsid w:val="00891E98"/>
    <w:rsid w:val="00892EB3"/>
    <w:rsid w:val="00893A75"/>
    <w:rsid w:val="0089601E"/>
    <w:rsid w:val="00897FA0"/>
    <w:rsid w:val="008A08FF"/>
    <w:rsid w:val="008A0970"/>
    <w:rsid w:val="008A1ADB"/>
    <w:rsid w:val="008A21BA"/>
    <w:rsid w:val="008A5B34"/>
    <w:rsid w:val="008A623F"/>
    <w:rsid w:val="008A7D3A"/>
    <w:rsid w:val="008B00FF"/>
    <w:rsid w:val="008B0FAF"/>
    <w:rsid w:val="008B2D91"/>
    <w:rsid w:val="008B3871"/>
    <w:rsid w:val="008B3F55"/>
    <w:rsid w:val="008B3F5E"/>
    <w:rsid w:val="008B4C4D"/>
    <w:rsid w:val="008B5B86"/>
    <w:rsid w:val="008C0867"/>
    <w:rsid w:val="008C1050"/>
    <w:rsid w:val="008C283E"/>
    <w:rsid w:val="008C2A7F"/>
    <w:rsid w:val="008C35B8"/>
    <w:rsid w:val="008C37B1"/>
    <w:rsid w:val="008C3CCC"/>
    <w:rsid w:val="008C7552"/>
    <w:rsid w:val="008C7839"/>
    <w:rsid w:val="008D1856"/>
    <w:rsid w:val="008D7900"/>
    <w:rsid w:val="008D7F45"/>
    <w:rsid w:val="008E0B53"/>
    <w:rsid w:val="008E0DDF"/>
    <w:rsid w:val="008E4110"/>
    <w:rsid w:val="008E55B0"/>
    <w:rsid w:val="008E6B06"/>
    <w:rsid w:val="008E7663"/>
    <w:rsid w:val="008F378A"/>
    <w:rsid w:val="008F3AB5"/>
    <w:rsid w:val="008F4620"/>
    <w:rsid w:val="008F4891"/>
    <w:rsid w:val="008F4C73"/>
    <w:rsid w:val="008F5A4B"/>
    <w:rsid w:val="008F5CF8"/>
    <w:rsid w:val="008F6908"/>
    <w:rsid w:val="008F7F32"/>
    <w:rsid w:val="00902D60"/>
    <w:rsid w:val="00903FF7"/>
    <w:rsid w:val="00904B18"/>
    <w:rsid w:val="00905293"/>
    <w:rsid w:val="009054E4"/>
    <w:rsid w:val="009056D8"/>
    <w:rsid w:val="00906AD4"/>
    <w:rsid w:val="009119FC"/>
    <w:rsid w:val="00912389"/>
    <w:rsid w:val="00912634"/>
    <w:rsid w:val="00913ACC"/>
    <w:rsid w:val="00913FF5"/>
    <w:rsid w:val="009149A5"/>
    <w:rsid w:val="009153B1"/>
    <w:rsid w:val="0092105C"/>
    <w:rsid w:val="00924586"/>
    <w:rsid w:val="00925919"/>
    <w:rsid w:val="0092612C"/>
    <w:rsid w:val="00926A61"/>
    <w:rsid w:val="00930D9E"/>
    <w:rsid w:val="0093201C"/>
    <w:rsid w:val="00932593"/>
    <w:rsid w:val="00932A50"/>
    <w:rsid w:val="00932F0E"/>
    <w:rsid w:val="0093326E"/>
    <w:rsid w:val="00936169"/>
    <w:rsid w:val="0093619E"/>
    <w:rsid w:val="00937502"/>
    <w:rsid w:val="009437EA"/>
    <w:rsid w:val="00944F6B"/>
    <w:rsid w:val="0094521C"/>
    <w:rsid w:val="00946AED"/>
    <w:rsid w:val="00946FF9"/>
    <w:rsid w:val="00950F99"/>
    <w:rsid w:val="009539F9"/>
    <w:rsid w:val="00954D27"/>
    <w:rsid w:val="00956370"/>
    <w:rsid w:val="00956C36"/>
    <w:rsid w:val="00956C59"/>
    <w:rsid w:val="0096211B"/>
    <w:rsid w:val="00963D7C"/>
    <w:rsid w:val="009654C2"/>
    <w:rsid w:val="00967728"/>
    <w:rsid w:val="0096E5CF"/>
    <w:rsid w:val="00970275"/>
    <w:rsid w:val="009721E1"/>
    <w:rsid w:val="009761BA"/>
    <w:rsid w:val="00976C0B"/>
    <w:rsid w:val="0098184F"/>
    <w:rsid w:val="00984C41"/>
    <w:rsid w:val="00985433"/>
    <w:rsid w:val="0098578F"/>
    <w:rsid w:val="0098587D"/>
    <w:rsid w:val="00985BE3"/>
    <w:rsid w:val="009862F5"/>
    <w:rsid w:val="009869E5"/>
    <w:rsid w:val="00988043"/>
    <w:rsid w:val="009910F6"/>
    <w:rsid w:val="009911D1"/>
    <w:rsid w:val="0099592E"/>
    <w:rsid w:val="00995BB5"/>
    <w:rsid w:val="009968DC"/>
    <w:rsid w:val="009A028B"/>
    <w:rsid w:val="009A134D"/>
    <w:rsid w:val="009A1973"/>
    <w:rsid w:val="009A2488"/>
    <w:rsid w:val="009A2ECC"/>
    <w:rsid w:val="009A32E7"/>
    <w:rsid w:val="009A3D88"/>
    <w:rsid w:val="009A6C56"/>
    <w:rsid w:val="009A7225"/>
    <w:rsid w:val="009B00D7"/>
    <w:rsid w:val="009B1181"/>
    <w:rsid w:val="009B2426"/>
    <w:rsid w:val="009B4083"/>
    <w:rsid w:val="009B44B1"/>
    <w:rsid w:val="009B466D"/>
    <w:rsid w:val="009B559B"/>
    <w:rsid w:val="009B6044"/>
    <w:rsid w:val="009B6C2A"/>
    <w:rsid w:val="009B76F4"/>
    <w:rsid w:val="009C47C8"/>
    <w:rsid w:val="009C5F56"/>
    <w:rsid w:val="009C6C5C"/>
    <w:rsid w:val="009C6D97"/>
    <w:rsid w:val="009D14BE"/>
    <w:rsid w:val="009D4DF6"/>
    <w:rsid w:val="009D4E07"/>
    <w:rsid w:val="009D7420"/>
    <w:rsid w:val="009E09ED"/>
    <w:rsid w:val="009E0F4D"/>
    <w:rsid w:val="009E31C9"/>
    <w:rsid w:val="009E6192"/>
    <w:rsid w:val="009E77F6"/>
    <w:rsid w:val="009F07A0"/>
    <w:rsid w:val="009F0DF3"/>
    <w:rsid w:val="009F1752"/>
    <w:rsid w:val="009F3E9C"/>
    <w:rsid w:val="009F4B4A"/>
    <w:rsid w:val="009F4B9E"/>
    <w:rsid w:val="009F5A08"/>
    <w:rsid w:val="009F6FD4"/>
    <w:rsid w:val="00A002E8"/>
    <w:rsid w:val="00A016A0"/>
    <w:rsid w:val="00A032AA"/>
    <w:rsid w:val="00A035FE"/>
    <w:rsid w:val="00A04617"/>
    <w:rsid w:val="00A054E7"/>
    <w:rsid w:val="00A0583A"/>
    <w:rsid w:val="00A1040C"/>
    <w:rsid w:val="00A11888"/>
    <w:rsid w:val="00A12707"/>
    <w:rsid w:val="00A1700A"/>
    <w:rsid w:val="00A220A3"/>
    <w:rsid w:val="00A236E8"/>
    <w:rsid w:val="00A26D18"/>
    <w:rsid w:val="00A27F9A"/>
    <w:rsid w:val="00A30AAD"/>
    <w:rsid w:val="00A32219"/>
    <w:rsid w:val="00A3230B"/>
    <w:rsid w:val="00A32331"/>
    <w:rsid w:val="00A3504C"/>
    <w:rsid w:val="00A35AA0"/>
    <w:rsid w:val="00A4037D"/>
    <w:rsid w:val="00A4038D"/>
    <w:rsid w:val="00A43E4A"/>
    <w:rsid w:val="00A45F3B"/>
    <w:rsid w:val="00A46378"/>
    <w:rsid w:val="00A467EC"/>
    <w:rsid w:val="00A47738"/>
    <w:rsid w:val="00A47E03"/>
    <w:rsid w:val="00A506FE"/>
    <w:rsid w:val="00A51564"/>
    <w:rsid w:val="00A516F5"/>
    <w:rsid w:val="00A51A3D"/>
    <w:rsid w:val="00A51CFF"/>
    <w:rsid w:val="00A51FFD"/>
    <w:rsid w:val="00A5244C"/>
    <w:rsid w:val="00A5565A"/>
    <w:rsid w:val="00A57091"/>
    <w:rsid w:val="00A619A4"/>
    <w:rsid w:val="00A638A7"/>
    <w:rsid w:val="00A66304"/>
    <w:rsid w:val="00A7156E"/>
    <w:rsid w:val="00A72D08"/>
    <w:rsid w:val="00A74101"/>
    <w:rsid w:val="00A744C6"/>
    <w:rsid w:val="00A8156A"/>
    <w:rsid w:val="00A82AAB"/>
    <w:rsid w:val="00A83399"/>
    <w:rsid w:val="00A848E5"/>
    <w:rsid w:val="00A849FB"/>
    <w:rsid w:val="00A93448"/>
    <w:rsid w:val="00A93F4A"/>
    <w:rsid w:val="00A94A96"/>
    <w:rsid w:val="00A96760"/>
    <w:rsid w:val="00AA16FB"/>
    <w:rsid w:val="00AA50B8"/>
    <w:rsid w:val="00AA5899"/>
    <w:rsid w:val="00AAD2EB"/>
    <w:rsid w:val="00AB1768"/>
    <w:rsid w:val="00AB2E4E"/>
    <w:rsid w:val="00AB5558"/>
    <w:rsid w:val="00AB6C11"/>
    <w:rsid w:val="00AB7080"/>
    <w:rsid w:val="00ABE13D"/>
    <w:rsid w:val="00AC0607"/>
    <w:rsid w:val="00AC0EC6"/>
    <w:rsid w:val="00AC1926"/>
    <w:rsid w:val="00AC1EC5"/>
    <w:rsid w:val="00AC24D2"/>
    <w:rsid w:val="00AC2CC0"/>
    <w:rsid w:val="00AC33D7"/>
    <w:rsid w:val="00AC384A"/>
    <w:rsid w:val="00AC4886"/>
    <w:rsid w:val="00AC6D19"/>
    <w:rsid w:val="00AD0C38"/>
    <w:rsid w:val="00AD26DB"/>
    <w:rsid w:val="00AD2DDA"/>
    <w:rsid w:val="00AD7C52"/>
    <w:rsid w:val="00AE0A56"/>
    <w:rsid w:val="00AE0B1C"/>
    <w:rsid w:val="00AE1722"/>
    <w:rsid w:val="00AE1CC1"/>
    <w:rsid w:val="00AE1DDD"/>
    <w:rsid w:val="00AE4F75"/>
    <w:rsid w:val="00AF0F07"/>
    <w:rsid w:val="00AF140A"/>
    <w:rsid w:val="00AF3F39"/>
    <w:rsid w:val="00B01C3B"/>
    <w:rsid w:val="00B0292C"/>
    <w:rsid w:val="00B035BC"/>
    <w:rsid w:val="00B042CC"/>
    <w:rsid w:val="00B04B3C"/>
    <w:rsid w:val="00B059B0"/>
    <w:rsid w:val="00B0674D"/>
    <w:rsid w:val="00B075A7"/>
    <w:rsid w:val="00B07BFE"/>
    <w:rsid w:val="00B11D40"/>
    <w:rsid w:val="00B11D6F"/>
    <w:rsid w:val="00B127FA"/>
    <w:rsid w:val="00B12D21"/>
    <w:rsid w:val="00B14C11"/>
    <w:rsid w:val="00B151A6"/>
    <w:rsid w:val="00B15953"/>
    <w:rsid w:val="00B15D18"/>
    <w:rsid w:val="00B16CB1"/>
    <w:rsid w:val="00B17DC9"/>
    <w:rsid w:val="00B197CC"/>
    <w:rsid w:val="00B217C1"/>
    <w:rsid w:val="00B2282F"/>
    <w:rsid w:val="00B22D6F"/>
    <w:rsid w:val="00B254AD"/>
    <w:rsid w:val="00B27760"/>
    <w:rsid w:val="00B27F69"/>
    <w:rsid w:val="00B31149"/>
    <w:rsid w:val="00B31B2C"/>
    <w:rsid w:val="00B340F2"/>
    <w:rsid w:val="00B34838"/>
    <w:rsid w:val="00B349D3"/>
    <w:rsid w:val="00B34EDA"/>
    <w:rsid w:val="00B363B8"/>
    <w:rsid w:val="00B40407"/>
    <w:rsid w:val="00B41999"/>
    <w:rsid w:val="00B41F67"/>
    <w:rsid w:val="00B456CF"/>
    <w:rsid w:val="00B511E0"/>
    <w:rsid w:val="00B53D09"/>
    <w:rsid w:val="00B57C25"/>
    <w:rsid w:val="00B61EF0"/>
    <w:rsid w:val="00B62CC7"/>
    <w:rsid w:val="00B652E8"/>
    <w:rsid w:val="00B668FE"/>
    <w:rsid w:val="00B70202"/>
    <w:rsid w:val="00B70368"/>
    <w:rsid w:val="00B70835"/>
    <w:rsid w:val="00B72777"/>
    <w:rsid w:val="00B751B7"/>
    <w:rsid w:val="00B76E74"/>
    <w:rsid w:val="00B776DD"/>
    <w:rsid w:val="00B813F0"/>
    <w:rsid w:val="00B81F4E"/>
    <w:rsid w:val="00B8376A"/>
    <w:rsid w:val="00B84F0A"/>
    <w:rsid w:val="00B91B7E"/>
    <w:rsid w:val="00B9367F"/>
    <w:rsid w:val="00B94567"/>
    <w:rsid w:val="00B952E9"/>
    <w:rsid w:val="00B95BE1"/>
    <w:rsid w:val="00BA00B3"/>
    <w:rsid w:val="00BA203D"/>
    <w:rsid w:val="00BA2C3A"/>
    <w:rsid w:val="00BA3C5D"/>
    <w:rsid w:val="00BA52D7"/>
    <w:rsid w:val="00BA5D01"/>
    <w:rsid w:val="00BA6253"/>
    <w:rsid w:val="00BA6859"/>
    <w:rsid w:val="00BAD509"/>
    <w:rsid w:val="00BB1DB6"/>
    <w:rsid w:val="00BB3D97"/>
    <w:rsid w:val="00BB3E4B"/>
    <w:rsid w:val="00BB6331"/>
    <w:rsid w:val="00BC16EF"/>
    <w:rsid w:val="00BC190F"/>
    <w:rsid w:val="00BC20F6"/>
    <w:rsid w:val="00BC385B"/>
    <w:rsid w:val="00BC4C60"/>
    <w:rsid w:val="00BC62CF"/>
    <w:rsid w:val="00BC6DA1"/>
    <w:rsid w:val="00BC7A5B"/>
    <w:rsid w:val="00BD35B6"/>
    <w:rsid w:val="00BD6646"/>
    <w:rsid w:val="00BD6ECE"/>
    <w:rsid w:val="00BD7092"/>
    <w:rsid w:val="00BD7DC5"/>
    <w:rsid w:val="00BE0E6E"/>
    <w:rsid w:val="00BE150F"/>
    <w:rsid w:val="00BF5648"/>
    <w:rsid w:val="00BF6B6C"/>
    <w:rsid w:val="00BF70F6"/>
    <w:rsid w:val="00BF71BA"/>
    <w:rsid w:val="00C00720"/>
    <w:rsid w:val="00C061C2"/>
    <w:rsid w:val="00C07AE1"/>
    <w:rsid w:val="00C07F0F"/>
    <w:rsid w:val="00C10B7D"/>
    <w:rsid w:val="00C110A2"/>
    <w:rsid w:val="00C1282A"/>
    <w:rsid w:val="00C1690E"/>
    <w:rsid w:val="00C1759B"/>
    <w:rsid w:val="00C216A9"/>
    <w:rsid w:val="00C22A8E"/>
    <w:rsid w:val="00C236C8"/>
    <w:rsid w:val="00C24789"/>
    <w:rsid w:val="00C30EDB"/>
    <w:rsid w:val="00C30FFC"/>
    <w:rsid w:val="00C3292E"/>
    <w:rsid w:val="00C33012"/>
    <w:rsid w:val="00C33257"/>
    <w:rsid w:val="00C33350"/>
    <w:rsid w:val="00C350A1"/>
    <w:rsid w:val="00C350B0"/>
    <w:rsid w:val="00C352DA"/>
    <w:rsid w:val="00C37540"/>
    <w:rsid w:val="00C37EA4"/>
    <w:rsid w:val="00C40732"/>
    <w:rsid w:val="00C40B98"/>
    <w:rsid w:val="00C40E92"/>
    <w:rsid w:val="00C41233"/>
    <w:rsid w:val="00C42974"/>
    <w:rsid w:val="00C4465E"/>
    <w:rsid w:val="00C44845"/>
    <w:rsid w:val="00C44DA1"/>
    <w:rsid w:val="00C44FEC"/>
    <w:rsid w:val="00C454F6"/>
    <w:rsid w:val="00C46985"/>
    <w:rsid w:val="00C47555"/>
    <w:rsid w:val="00C47DC2"/>
    <w:rsid w:val="00C508D0"/>
    <w:rsid w:val="00C50BE1"/>
    <w:rsid w:val="00C50F9A"/>
    <w:rsid w:val="00C5238F"/>
    <w:rsid w:val="00C54352"/>
    <w:rsid w:val="00C54E20"/>
    <w:rsid w:val="00C550AD"/>
    <w:rsid w:val="00C556C1"/>
    <w:rsid w:val="00C55C56"/>
    <w:rsid w:val="00C573F2"/>
    <w:rsid w:val="00C57680"/>
    <w:rsid w:val="00C62706"/>
    <w:rsid w:val="00C65386"/>
    <w:rsid w:val="00C66590"/>
    <w:rsid w:val="00C66B7E"/>
    <w:rsid w:val="00C6780F"/>
    <w:rsid w:val="00C70B07"/>
    <w:rsid w:val="00C74D7B"/>
    <w:rsid w:val="00C76558"/>
    <w:rsid w:val="00C82E7D"/>
    <w:rsid w:val="00C84BDB"/>
    <w:rsid w:val="00C853BB"/>
    <w:rsid w:val="00C86B47"/>
    <w:rsid w:val="00C87BB5"/>
    <w:rsid w:val="00C90AD8"/>
    <w:rsid w:val="00C91941"/>
    <w:rsid w:val="00C92FE8"/>
    <w:rsid w:val="00C97B6E"/>
    <w:rsid w:val="00CA0534"/>
    <w:rsid w:val="00CA13E9"/>
    <w:rsid w:val="00CA333E"/>
    <w:rsid w:val="00CA6C3D"/>
    <w:rsid w:val="00CA7868"/>
    <w:rsid w:val="00CB0E89"/>
    <w:rsid w:val="00CB1A7E"/>
    <w:rsid w:val="00CB1C31"/>
    <w:rsid w:val="00CB37C8"/>
    <w:rsid w:val="00CB53DA"/>
    <w:rsid w:val="00CB76BC"/>
    <w:rsid w:val="00CC115C"/>
    <w:rsid w:val="00CC16DA"/>
    <w:rsid w:val="00CC1E7D"/>
    <w:rsid w:val="00CC3274"/>
    <w:rsid w:val="00CC411C"/>
    <w:rsid w:val="00CC42AA"/>
    <w:rsid w:val="00CC6209"/>
    <w:rsid w:val="00CC6697"/>
    <w:rsid w:val="00CC70BD"/>
    <w:rsid w:val="00CC7639"/>
    <w:rsid w:val="00CD20E3"/>
    <w:rsid w:val="00CD3BF4"/>
    <w:rsid w:val="00CD4502"/>
    <w:rsid w:val="00CE0058"/>
    <w:rsid w:val="00CE6618"/>
    <w:rsid w:val="00CE6B8C"/>
    <w:rsid w:val="00CF17B5"/>
    <w:rsid w:val="00CF17F7"/>
    <w:rsid w:val="00CF366F"/>
    <w:rsid w:val="00CF3E3C"/>
    <w:rsid w:val="00CF4C08"/>
    <w:rsid w:val="00CF5874"/>
    <w:rsid w:val="00CF77D1"/>
    <w:rsid w:val="00D01E41"/>
    <w:rsid w:val="00D01FE6"/>
    <w:rsid w:val="00D022D6"/>
    <w:rsid w:val="00D039F7"/>
    <w:rsid w:val="00D04D90"/>
    <w:rsid w:val="00D05B37"/>
    <w:rsid w:val="00D06EB2"/>
    <w:rsid w:val="00D0720C"/>
    <w:rsid w:val="00D127E4"/>
    <w:rsid w:val="00D164EC"/>
    <w:rsid w:val="00D178FB"/>
    <w:rsid w:val="00D20824"/>
    <w:rsid w:val="00D21653"/>
    <w:rsid w:val="00D256F1"/>
    <w:rsid w:val="00D3020C"/>
    <w:rsid w:val="00D31361"/>
    <w:rsid w:val="00D3383F"/>
    <w:rsid w:val="00D3441F"/>
    <w:rsid w:val="00D416CB"/>
    <w:rsid w:val="00D4498D"/>
    <w:rsid w:val="00D44F7D"/>
    <w:rsid w:val="00D472C2"/>
    <w:rsid w:val="00D47D46"/>
    <w:rsid w:val="00D522D3"/>
    <w:rsid w:val="00D52E5C"/>
    <w:rsid w:val="00D52E9D"/>
    <w:rsid w:val="00D53142"/>
    <w:rsid w:val="00D60A25"/>
    <w:rsid w:val="00D60E81"/>
    <w:rsid w:val="00D613C4"/>
    <w:rsid w:val="00D61E22"/>
    <w:rsid w:val="00D63203"/>
    <w:rsid w:val="00D63B13"/>
    <w:rsid w:val="00D66128"/>
    <w:rsid w:val="00D66F07"/>
    <w:rsid w:val="00D708D3"/>
    <w:rsid w:val="00D70C34"/>
    <w:rsid w:val="00D70D04"/>
    <w:rsid w:val="00D71D74"/>
    <w:rsid w:val="00D72E59"/>
    <w:rsid w:val="00D73064"/>
    <w:rsid w:val="00D750A9"/>
    <w:rsid w:val="00D76F98"/>
    <w:rsid w:val="00D77B69"/>
    <w:rsid w:val="00D81EC0"/>
    <w:rsid w:val="00D84B51"/>
    <w:rsid w:val="00D850C7"/>
    <w:rsid w:val="00D8536F"/>
    <w:rsid w:val="00D85C07"/>
    <w:rsid w:val="00D87DAF"/>
    <w:rsid w:val="00D92465"/>
    <w:rsid w:val="00D94428"/>
    <w:rsid w:val="00D94912"/>
    <w:rsid w:val="00D96E9E"/>
    <w:rsid w:val="00DA006E"/>
    <w:rsid w:val="00DA07F7"/>
    <w:rsid w:val="00DA250A"/>
    <w:rsid w:val="00DA39BA"/>
    <w:rsid w:val="00DA3CB7"/>
    <w:rsid w:val="00DA47AA"/>
    <w:rsid w:val="00DA5150"/>
    <w:rsid w:val="00DA55AC"/>
    <w:rsid w:val="00DA5D00"/>
    <w:rsid w:val="00DA6A93"/>
    <w:rsid w:val="00DA752A"/>
    <w:rsid w:val="00DA7953"/>
    <w:rsid w:val="00DADB34"/>
    <w:rsid w:val="00DB0888"/>
    <w:rsid w:val="00DB09FB"/>
    <w:rsid w:val="00DB1898"/>
    <w:rsid w:val="00DB2C57"/>
    <w:rsid w:val="00DB4984"/>
    <w:rsid w:val="00DB545D"/>
    <w:rsid w:val="00DB5D18"/>
    <w:rsid w:val="00DC029A"/>
    <w:rsid w:val="00DC1C51"/>
    <w:rsid w:val="00DC4079"/>
    <w:rsid w:val="00DC564D"/>
    <w:rsid w:val="00DC5E75"/>
    <w:rsid w:val="00DC70A2"/>
    <w:rsid w:val="00DD02AB"/>
    <w:rsid w:val="00DD14CB"/>
    <w:rsid w:val="00DD20FE"/>
    <w:rsid w:val="00DD2A75"/>
    <w:rsid w:val="00DE029A"/>
    <w:rsid w:val="00DE1D70"/>
    <w:rsid w:val="00DE3079"/>
    <w:rsid w:val="00DE39B7"/>
    <w:rsid w:val="00DE46E2"/>
    <w:rsid w:val="00DE6AE7"/>
    <w:rsid w:val="00DE768E"/>
    <w:rsid w:val="00DF03E3"/>
    <w:rsid w:val="00DF1E9C"/>
    <w:rsid w:val="00DF3174"/>
    <w:rsid w:val="00DF3DC7"/>
    <w:rsid w:val="00DF4A55"/>
    <w:rsid w:val="00DF51FA"/>
    <w:rsid w:val="00DF6F33"/>
    <w:rsid w:val="00DF7115"/>
    <w:rsid w:val="00DFD379"/>
    <w:rsid w:val="00E007D8"/>
    <w:rsid w:val="00E01520"/>
    <w:rsid w:val="00E027B1"/>
    <w:rsid w:val="00E02A23"/>
    <w:rsid w:val="00E032F9"/>
    <w:rsid w:val="00E03555"/>
    <w:rsid w:val="00E05B6E"/>
    <w:rsid w:val="00E06B8D"/>
    <w:rsid w:val="00E07CCD"/>
    <w:rsid w:val="00E1437F"/>
    <w:rsid w:val="00E16473"/>
    <w:rsid w:val="00E17867"/>
    <w:rsid w:val="00E23BCC"/>
    <w:rsid w:val="00E24773"/>
    <w:rsid w:val="00E24F9E"/>
    <w:rsid w:val="00E25BA9"/>
    <w:rsid w:val="00E27491"/>
    <w:rsid w:val="00E27C2B"/>
    <w:rsid w:val="00E3116E"/>
    <w:rsid w:val="00E32C12"/>
    <w:rsid w:val="00E3596B"/>
    <w:rsid w:val="00E35B93"/>
    <w:rsid w:val="00E3612D"/>
    <w:rsid w:val="00E36800"/>
    <w:rsid w:val="00E40F06"/>
    <w:rsid w:val="00E411DB"/>
    <w:rsid w:val="00E436D9"/>
    <w:rsid w:val="00E462C7"/>
    <w:rsid w:val="00E47C2F"/>
    <w:rsid w:val="00E47FD4"/>
    <w:rsid w:val="00E5054C"/>
    <w:rsid w:val="00E52140"/>
    <w:rsid w:val="00E5281F"/>
    <w:rsid w:val="00E55B10"/>
    <w:rsid w:val="00E575AB"/>
    <w:rsid w:val="00E57622"/>
    <w:rsid w:val="00E61D9F"/>
    <w:rsid w:val="00E66DE1"/>
    <w:rsid w:val="00E709CB"/>
    <w:rsid w:val="00E716D6"/>
    <w:rsid w:val="00E71A14"/>
    <w:rsid w:val="00E726B4"/>
    <w:rsid w:val="00E72784"/>
    <w:rsid w:val="00E72D04"/>
    <w:rsid w:val="00E7316F"/>
    <w:rsid w:val="00E732C6"/>
    <w:rsid w:val="00E7471E"/>
    <w:rsid w:val="00E75DE0"/>
    <w:rsid w:val="00E76707"/>
    <w:rsid w:val="00E8281F"/>
    <w:rsid w:val="00E83613"/>
    <w:rsid w:val="00E83843"/>
    <w:rsid w:val="00E87800"/>
    <w:rsid w:val="00E90DA1"/>
    <w:rsid w:val="00E91AD0"/>
    <w:rsid w:val="00E934FC"/>
    <w:rsid w:val="00E93504"/>
    <w:rsid w:val="00E941A7"/>
    <w:rsid w:val="00E95493"/>
    <w:rsid w:val="00E9605F"/>
    <w:rsid w:val="00E97725"/>
    <w:rsid w:val="00EA2184"/>
    <w:rsid w:val="00EA7372"/>
    <w:rsid w:val="00EA7CB3"/>
    <w:rsid w:val="00EB0452"/>
    <w:rsid w:val="00EB1008"/>
    <w:rsid w:val="00EB2C5C"/>
    <w:rsid w:val="00EB396D"/>
    <w:rsid w:val="00EB4DB9"/>
    <w:rsid w:val="00EB5EB1"/>
    <w:rsid w:val="00EB6794"/>
    <w:rsid w:val="00EB680B"/>
    <w:rsid w:val="00EB6818"/>
    <w:rsid w:val="00EB753D"/>
    <w:rsid w:val="00EC6AF0"/>
    <w:rsid w:val="00ED2CBD"/>
    <w:rsid w:val="00ED4811"/>
    <w:rsid w:val="00ED5D0D"/>
    <w:rsid w:val="00ED798E"/>
    <w:rsid w:val="00ED7F90"/>
    <w:rsid w:val="00EE0161"/>
    <w:rsid w:val="00EE0CCE"/>
    <w:rsid w:val="00EE1CAE"/>
    <w:rsid w:val="00EE2391"/>
    <w:rsid w:val="00EE37B3"/>
    <w:rsid w:val="00EE3A37"/>
    <w:rsid w:val="00EE3F56"/>
    <w:rsid w:val="00EE5683"/>
    <w:rsid w:val="00EE5ACD"/>
    <w:rsid w:val="00EE613F"/>
    <w:rsid w:val="00EE7DD0"/>
    <w:rsid w:val="00EF0593"/>
    <w:rsid w:val="00EF5794"/>
    <w:rsid w:val="00EF6B82"/>
    <w:rsid w:val="00F01029"/>
    <w:rsid w:val="00F01526"/>
    <w:rsid w:val="00F01C4A"/>
    <w:rsid w:val="00F022D8"/>
    <w:rsid w:val="00F043E6"/>
    <w:rsid w:val="00F05131"/>
    <w:rsid w:val="00F055EF"/>
    <w:rsid w:val="00F06A4C"/>
    <w:rsid w:val="00F10818"/>
    <w:rsid w:val="00F11BE4"/>
    <w:rsid w:val="00F1397D"/>
    <w:rsid w:val="00F14301"/>
    <w:rsid w:val="00F15A9B"/>
    <w:rsid w:val="00F1649C"/>
    <w:rsid w:val="00F17998"/>
    <w:rsid w:val="00F22126"/>
    <w:rsid w:val="00F225CB"/>
    <w:rsid w:val="00F2345F"/>
    <w:rsid w:val="00F23D7D"/>
    <w:rsid w:val="00F23F74"/>
    <w:rsid w:val="00F24D88"/>
    <w:rsid w:val="00F26356"/>
    <w:rsid w:val="00F27309"/>
    <w:rsid w:val="00F3136C"/>
    <w:rsid w:val="00F345A3"/>
    <w:rsid w:val="00F4073B"/>
    <w:rsid w:val="00F436B6"/>
    <w:rsid w:val="00F43CD7"/>
    <w:rsid w:val="00F44F4C"/>
    <w:rsid w:val="00F46BDF"/>
    <w:rsid w:val="00F47015"/>
    <w:rsid w:val="00F5002F"/>
    <w:rsid w:val="00F52676"/>
    <w:rsid w:val="00F54DAD"/>
    <w:rsid w:val="00F6030C"/>
    <w:rsid w:val="00F61829"/>
    <w:rsid w:val="00F634B4"/>
    <w:rsid w:val="00F7209C"/>
    <w:rsid w:val="00F72789"/>
    <w:rsid w:val="00F760C8"/>
    <w:rsid w:val="00F77315"/>
    <w:rsid w:val="00F77DF4"/>
    <w:rsid w:val="00F81738"/>
    <w:rsid w:val="00F83606"/>
    <w:rsid w:val="00F85566"/>
    <w:rsid w:val="00F85FDA"/>
    <w:rsid w:val="00F86388"/>
    <w:rsid w:val="00F93442"/>
    <w:rsid w:val="00F94027"/>
    <w:rsid w:val="00F94E29"/>
    <w:rsid w:val="00F95E6D"/>
    <w:rsid w:val="00FA1615"/>
    <w:rsid w:val="00FA29CB"/>
    <w:rsid w:val="00FA42FA"/>
    <w:rsid w:val="00FA4AE9"/>
    <w:rsid w:val="00FA6E50"/>
    <w:rsid w:val="00FB0880"/>
    <w:rsid w:val="00FB2DD0"/>
    <w:rsid w:val="00FC13D9"/>
    <w:rsid w:val="00FC2260"/>
    <w:rsid w:val="00FC2C2F"/>
    <w:rsid w:val="00FC3A68"/>
    <w:rsid w:val="00FC45C9"/>
    <w:rsid w:val="00FC5773"/>
    <w:rsid w:val="00FC5B8C"/>
    <w:rsid w:val="00FC77F4"/>
    <w:rsid w:val="00FD1C2A"/>
    <w:rsid w:val="00FD2714"/>
    <w:rsid w:val="00FD294E"/>
    <w:rsid w:val="00FD62D6"/>
    <w:rsid w:val="00FE00C5"/>
    <w:rsid w:val="00FE4738"/>
    <w:rsid w:val="00FF0517"/>
    <w:rsid w:val="00FF397F"/>
    <w:rsid w:val="00FF3A5E"/>
    <w:rsid w:val="00FF5B86"/>
    <w:rsid w:val="00FF5BE4"/>
    <w:rsid w:val="010305F4"/>
    <w:rsid w:val="01075CB7"/>
    <w:rsid w:val="01156934"/>
    <w:rsid w:val="011CC8C0"/>
    <w:rsid w:val="011F0C67"/>
    <w:rsid w:val="011FCECA"/>
    <w:rsid w:val="012A41C0"/>
    <w:rsid w:val="012B0EE2"/>
    <w:rsid w:val="012BAC48"/>
    <w:rsid w:val="01416E55"/>
    <w:rsid w:val="0141E344"/>
    <w:rsid w:val="0157CDCD"/>
    <w:rsid w:val="0161A07F"/>
    <w:rsid w:val="01686E27"/>
    <w:rsid w:val="018A6B8A"/>
    <w:rsid w:val="018BBF19"/>
    <w:rsid w:val="019A71B8"/>
    <w:rsid w:val="019F502E"/>
    <w:rsid w:val="01A9AF1C"/>
    <w:rsid w:val="01AD7AD2"/>
    <w:rsid w:val="01BBC440"/>
    <w:rsid w:val="01D3447B"/>
    <w:rsid w:val="01F609DB"/>
    <w:rsid w:val="01F66ED4"/>
    <w:rsid w:val="01FB13A6"/>
    <w:rsid w:val="0209D94E"/>
    <w:rsid w:val="020BC6F4"/>
    <w:rsid w:val="021B09EF"/>
    <w:rsid w:val="021F1D1D"/>
    <w:rsid w:val="0220F3B3"/>
    <w:rsid w:val="0223710C"/>
    <w:rsid w:val="0226DA3E"/>
    <w:rsid w:val="022BEF5D"/>
    <w:rsid w:val="022D58C8"/>
    <w:rsid w:val="023296FE"/>
    <w:rsid w:val="02368707"/>
    <w:rsid w:val="023DB6EF"/>
    <w:rsid w:val="023F8E45"/>
    <w:rsid w:val="0246A34C"/>
    <w:rsid w:val="025D2443"/>
    <w:rsid w:val="026C9061"/>
    <w:rsid w:val="02714D26"/>
    <w:rsid w:val="0271AD3F"/>
    <w:rsid w:val="02743983"/>
    <w:rsid w:val="027C2A86"/>
    <w:rsid w:val="027FA16B"/>
    <w:rsid w:val="027FB9F6"/>
    <w:rsid w:val="02800493"/>
    <w:rsid w:val="0286D5EA"/>
    <w:rsid w:val="0288C88A"/>
    <w:rsid w:val="029D9926"/>
    <w:rsid w:val="02B2828A"/>
    <w:rsid w:val="02B712BA"/>
    <w:rsid w:val="02C63301"/>
    <w:rsid w:val="02E2E1F9"/>
    <w:rsid w:val="02E9A8CB"/>
    <w:rsid w:val="02F703F3"/>
    <w:rsid w:val="02F9A3BC"/>
    <w:rsid w:val="0304B29E"/>
    <w:rsid w:val="03054ADF"/>
    <w:rsid w:val="030C869D"/>
    <w:rsid w:val="031708B6"/>
    <w:rsid w:val="03272484"/>
    <w:rsid w:val="032C6B95"/>
    <w:rsid w:val="0330F1BA"/>
    <w:rsid w:val="0344FA8D"/>
    <w:rsid w:val="03457F7D"/>
    <w:rsid w:val="0350D2A6"/>
    <w:rsid w:val="0365C882"/>
    <w:rsid w:val="0365D750"/>
    <w:rsid w:val="0369F03C"/>
    <w:rsid w:val="036B6F49"/>
    <w:rsid w:val="037A1026"/>
    <w:rsid w:val="037B72E4"/>
    <w:rsid w:val="0385E315"/>
    <w:rsid w:val="038CD385"/>
    <w:rsid w:val="03A9E478"/>
    <w:rsid w:val="03BE2899"/>
    <w:rsid w:val="03C5274D"/>
    <w:rsid w:val="03CAEB59"/>
    <w:rsid w:val="03CDE0B9"/>
    <w:rsid w:val="03CEBE1A"/>
    <w:rsid w:val="03D07654"/>
    <w:rsid w:val="03D28A8B"/>
    <w:rsid w:val="03D339D9"/>
    <w:rsid w:val="03D56194"/>
    <w:rsid w:val="03D6A2F1"/>
    <w:rsid w:val="03D6DC73"/>
    <w:rsid w:val="03D74269"/>
    <w:rsid w:val="03DEDCB4"/>
    <w:rsid w:val="03EF0584"/>
    <w:rsid w:val="03FBA19D"/>
    <w:rsid w:val="0413EF09"/>
    <w:rsid w:val="04164BE2"/>
    <w:rsid w:val="041D2942"/>
    <w:rsid w:val="041EACCB"/>
    <w:rsid w:val="041F079F"/>
    <w:rsid w:val="043782F5"/>
    <w:rsid w:val="0437C43B"/>
    <w:rsid w:val="043BC6EF"/>
    <w:rsid w:val="044758F6"/>
    <w:rsid w:val="044F3128"/>
    <w:rsid w:val="0450C74B"/>
    <w:rsid w:val="04552530"/>
    <w:rsid w:val="0459756F"/>
    <w:rsid w:val="045AA59D"/>
    <w:rsid w:val="046F3B2F"/>
    <w:rsid w:val="04767DA5"/>
    <w:rsid w:val="047757F9"/>
    <w:rsid w:val="047AB69A"/>
    <w:rsid w:val="0487575F"/>
    <w:rsid w:val="048D1B49"/>
    <w:rsid w:val="049832C8"/>
    <w:rsid w:val="04B5405F"/>
    <w:rsid w:val="04B54142"/>
    <w:rsid w:val="04C0F2F8"/>
    <w:rsid w:val="04C28C8A"/>
    <w:rsid w:val="04C96080"/>
    <w:rsid w:val="04D66457"/>
    <w:rsid w:val="04D7A5A7"/>
    <w:rsid w:val="04E421ED"/>
    <w:rsid w:val="04E7B63C"/>
    <w:rsid w:val="04ECD2D8"/>
    <w:rsid w:val="04F6FE60"/>
    <w:rsid w:val="04FB9D2D"/>
    <w:rsid w:val="05159AE3"/>
    <w:rsid w:val="05261FC3"/>
    <w:rsid w:val="05295BD3"/>
    <w:rsid w:val="05297A3B"/>
    <w:rsid w:val="052B936D"/>
    <w:rsid w:val="052E1575"/>
    <w:rsid w:val="0533B1E5"/>
    <w:rsid w:val="053A9763"/>
    <w:rsid w:val="054387AA"/>
    <w:rsid w:val="0546BB5F"/>
    <w:rsid w:val="0554A520"/>
    <w:rsid w:val="0564E8E5"/>
    <w:rsid w:val="056BE092"/>
    <w:rsid w:val="056CDCC5"/>
    <w:rsid w:val="0570B8CC"/>
    <w:rsid w:val="05741236"/>
    <w:rsid w:val="057707C3"/>
    <w:rsid w:val="05991796"/>
    <w:rsid w:val="059AE364"/>
    <w:rsid w:val="059DCD69"/>
    <w:rsid w:val="059E0137"/>
    <w:rsid w:val="05A38F4B"/>
    <w:rsid w:val="05A9B475"/>
    <w:rsid w:val="05AA7132"/>
    <w:rsid w:val="05AE9901"/>
    <w:rsid w:val="05B7D481"/>
    <w:rsid w:val="05CC930C"/>
    <w:rsid w:val="05CEA531"/>
    <w:rsid w:val="05D25A18"/>
    <w:rsid w:val="05D70AC8"/>
    <w:rsid w:val="05E3A522"/>
    <w:rsid w:val="05E7C742"/>
    <w:rsid w:val="05ED276D"/>
    <w:rsid w:val="05F362AA"/>
    <w:rsid w:val="05FF1F27"/>
    <w:rsid w:val="06128478"/>
    <w:rsid w:val="0616598E"/>
    <w:rsid w:val="06280518"/>
    <w:rsid w:val="0629622C"/>
    <w:rsid w:val="06325288"/>
    <w:rsid w:val="06427F7E"/>
    <w:rsid w:val="0654237D"/>
    <w:rsid w:val="06585289"/>
    <w:rsid w:val="06588D9B"/>
    <w:rsid w:val="065A8A8A"/>
    <w:rsid w:val="0662C692"/>
    <w:rsid w:val="0666F0BA"/>
    <w:rsid w:val="067018A5"/>
    <w:rsid w:val="0670DE5C"/>
    <w:rsid w:val="06786754"/>
    <w:rsid w:val="0692381A"/>
    <w:rsid w:val="06935772"/>
    <w:rsid w:val="0694117E"/>
    <w:rsid w:val="06A190FE"/>
    <w:rsid w:val="06A39EC9"/>
    <w:rsid w:val="06A5E639"/>
    <w:rsid w:val="06AB9E71"/>
    <w:rsid w:val="06C3DB66"/>
    <w:rsid w:val="06C58CFA"/>
    <w:rsid w:val="06D1142B"/>
    <w:rsid w:val="06D15EE1"/>
    <w:rsid w:val="06D7C184"/>
    <w:rsid w:val="06E56A20"/>
    <w:rsid w:val="06EB626F"/>
    <w:rsid w:val="06EF9FF3"/>
    <w:rsid w:val="06EFFE87"/>
    <w:rsid w:val="06F3B35D"/>
    <w:rsid w:val="06F7E6A0"/>
    <w:rsid w:val="07198BFF"/>
    <w:rsid w:val="071F9746"/>
    <w:rsid w:val="071F9FAF"/>
    <w:rsid w:val="07257349"/>
    <w:rsid w:val="072FEA90"/>
    <w:rsid w:val="07314105"/>
    <w:rsid w:val="0733C215"/>
    <w:rsid w:val="074201F6"/>
    <w:rsid w:val="0756E561"/>
    <w:rsid w:val="0758ECAB"/>
    <w:rsid w:val="0777858F"/>
    <w:rsid w:val="077A3C94"/>
    <w:rsid w:val="077E6773"/>
    <w:rsid w:val="077FA719"/>
    <w:rsid w:val="078B5D0B"/>
    <w:rsid w:val="078E736D"/>
    <w:rsid w:val="079A3056"/>
    <w:rsid w:val="079BF209"/>
    <w:rsid w:val="07A06969"/>
    <w:rsid w:val="07A1A2D6"/>
    <w:rsid w:val="07A47D32"/>
    <w:rsid w:val="07B33C20"/>
    <w:rsid w:val="07B5462A"/>
    <w:rsid w:val="07BE2181"/>
    <w:rsid w:val="07CB1B11"/>
    <w:rsid w:val="07D5530E"/>
    <w:rsid w:val="07D7B208"/>
    <w:rsid w:val="07DE9003"/>
    <w:rsid w:val="07DF4FD1"/>
    <w:rsid w:val="07F1A387"/>
    <w:rsid w:val="07F7D930"/>
    <w:rsid w:val="07FFF13A"/>
    <w:rsid w:val="08049A8A"/>
    <w:rsid w:val="081BBCC6"/>
    <w:rsid w:val="081CF712"/>
    <w:rsid w:val="0824739A"/>
    <w:rsid w:val="082DF98A"/>
    <w:rsid w:val="082F571D"/>
    <w:rsid w:val="08301F7A"/>
    <w:rsid w:val="0836C3D5"/>
    <w:rsid w:val="08370740"/>
    <w:rsid w:val="083ACFCC"/>
    <w:rsid w:val="0842A9AE"/>
    <w:rsid w:val="0844831B"/>
    <w:rsid w:val="084D7D1F"/>
    <w:rsid w:val="08589764"/>
    <w:rsid w:val="085A7211"/>
    <w:rsid w:val="085C788F"/>
    <w:rsid w:val="085F5073"/>
    <w:rsid w:val="08609D2F"/>
    <w:rsid w:val="08611AFD"/>
    <w:rsid w:val="0862D5EE"/>
    <w:rsid w:val="08645D76"/>
    <w:rsid w:val="0871641D"/>
    <w:rsid w:val="087A1824"/>
    <w:rsid w:val="087A700A"/>
    <w:rsid w:val="08881B72"/>
    <w:rsid w:val="088DABC2"/>
    <w:rsid w:val="0897655C"/>
    <w:rsid w:val="0899B1CB"/>
    <w:rsid w:val="089F2CCF"/>
    <w:rsid w:val="08B933F2"/>
    <w:rsid w:val="08BA5AB4"/>
    <w:rsid w:val="08BFBE0B"/>
    <w:rsid w:val="08C249A4"/>
    <w:rsid w:val="08C5F2BE"/>
    <w:rsid w:val="08C711D9"/>
    <w:rsid w:val="08C7A3F0"/>
    <w:rsid w:val="08C9FE9F"/>
    <w:rsid w:val="08CBFD5D"/>
    <w:rsid w:val="08D03631"/>
    <w:rsid w:val="08D7B33F"/>
    <w:rsid w:val="08D94458"/>
    <w:rsid w:val="08E0F3FD"/>
    <w:rsid w:val="08FB686A"/>
    <w:rsid w:val="09074ECD"/>
    <w:rsid w:val="090B679D"/>
    <w:rsid w:val="0910E94E"/>
    <w:rsid w:val="0916270C"/>
    <w:rsid w:val="091741D4"/>
    <w:rsid w:val="091BBC59"/>
    <w:rsid w:val="092460EB"/>
    <w:rsid w:val="092DB6FF"/>
    <w:rsid w:val="0937FBD7"/>
    <w:rsid w:val="093AEB63"/>
    <w:rsid w:val="093DE9B8"/>
    <w:rsid w:val="097D2866"/>
    <w:rsid w:val="09855CAF"/>
    <w:rsid w:val="0989F3B4"/>
    <w:rsid w:val="09933149"/>
    <w:rsid w:val="09933C5D"/>
    <w:rsid w:val="099428FA"/>
    <w:rsid w:val="099A24F7"/>
    <w:rsid w:val="099B9BA9"/>
    <w:rsid w:val="09A06468"/>
    <w:rsid w:val="09A867C9"/>
    <w:rsid w:val="09AF3303"/>
    <w:rsid w:val="09B88B15"/>
    <w:rsid w:val="09BA8C35"/>
    <w:rsid w:val="09C9B441"/>
    <w:rsid w:val="09CB6685"/>
    <w:rsid w:val="09D615F9"/>
    <w:rsid w:val="09D72F21"/>
    <w:rsid w:val="09D81594"/>
    <w:rsid w:val="09E052E5"/>
    <w:rsid w:val="09E90858"/>
    <w:rsid w:val="09EE5A70"/>
    <w:rsid w:val="0A13142C"/>
    <w:rsid w:val="0A27BDD1"/>
    <w:rsid w:val="0A2AD89F"/>
    <w:rsid w:val="0A2C5814"/>
    <w:rsid w:val="0A326E0F"/>
    <w:rsid w:val="0A3AF377"/>
    <w:rsid w:val="0A3C2403"/>
    <w:rsid w:val="0A3D14F1"/>
    <w:rsid w:val="0A3D6EDC"/>
    <w:rsid w:val="0A3E39B0"/>
    <w:rsid w:val="0A3E9A26"/>
    <w:rsid w:val="0A419D19"/>
    <w:rsid w:val="0A43FC8E"/>
    <w:rsid w:val="0A588C07"/>
    <w:rsid w:val="0A59A2B7"/>
    <w:rsid w:val="0A5B8E6C"/>
    <w:rsid w:val="0A6003F7"/>
    <w:rsid w:val="0A8150AE"/>
    <w:rsid w:val="0A81B9D0"/>
    <w:rsid w:val="0A89C05D"/>
    <w:rsid w:val="0A89CD99"/>
    <w:rsid w:val="0A8CDDC6"/>
    <w:rsid w:val="0A90BD6B"/>
    <w:rsid w:val="0A94EA60"/>
    <w:rsid w:val="0A97CBFF"/>
    <w:rsid w:val="0AA6ED7D"/>
    <w:rsid w:val="0ABD3733"/>
    <w:rsid w:val="0AC4E627"/>
    <w:rsid w:val="0ACEFB95"/>
    <w:rsid w:val="0AD6BBC4"/>
    <w:rsid w:val="0AD80A2B"/>
    <w:rsid w:val="0ADD80D8"/>
    <w:rsid w:val="0AE50DE4"/>
    <w:rsid w:val="0AE858DF"/>
    <w:rsid w:val="0AE87D6B"/>
    <w:rsid w:val="0AE89646"/>
    <w:rsid w:val="0AEA9CCA"/>
    <w:rsid w:val="0AFD913C"/>
    <w:rsid w:val="0B0582D0"/>
    <w:rsid w:val="0B06A06A"/>
    <w:rsid w:val="0B0DFDF9"/>
    <w:rsid w:val="0B17192D"/>
    <w:rsid w:val="0B1A42C9"/>
    <w:rsid w:val="0B1C7277"/>
    <w:rsid w:val="0B1F0ED1"/>
    <w:rsid w:val="0B2B0FE9"/>
    <w:rsid w:val="0B2E4F89"/>
    <w:rsid w:val="0B301D3A"/>
    <w:rsid w:val="0B304C84"/>
    <w:rsid w:val="0B3D085B"/>
    <w:rsid w:val="0B4E7E45"/>
    <w:rsid w:val="0B5B99FA"/>
    <w:rsid w:val="0B5DC6B8"/>
    <w:rsid w:val="0B5E0BD5"/>
    <w:rsid w:val="0B604731"/>
    <w:rsid w:val="0B6B01E8"/>
    <w:rsid w:val="0B74C257"/>
    <w:rsid w:val="0B781FF9"/>
    <w:rsid w:val="0B85D7B2"/>
    <w:rsid w:val="0B89FA73"/>
    <w:rsid w:val="0B9A0123"/>
    <w:rsid w:val="0B9A1AFE"/>
    <w:rsid w:val="0B9AD090"/>
    <w:rsid w:val="0BA3F571"/>
    <w:rsid w:val="0BA782A4"/>
    <w:rsid w:val="0BB04BF5"/>
    <w:rsid w:val="0BB5E846"/>
    <w:rsid w:val="0BB9223B"/>
    <w:rsid w:val="0BC383E3"/>
    <w:rsid w:val="0BC7C52A"/>
    <w:rsid w:val="0BDC5CD3"/>
    <w:rsid w:val="0BE3E06C"/>
    <w:rsid w:val="0BEA2AA1"/>
    <w:rsid w:val="0BECC276"/>
    <w:rsid w:val="0BECE3D4"/>
    <w:rsid w:val="0BF1E7FD"/>
    <w:rsid w:val="0BF3F6A7"/>
    <w:rsid w:val="0BF44A73"/>
    <w:rsid w:val="0BF57318"/>
    <w:rsid w:val="0C01C446"/>
    <w:rsid w:val="0C0461D4"/>
    <w:rsid w:val="0C1276C0"/>
    <w:rsid w:val="0C228228"/>
    <w:rsid w:val="0C27CF08"/>
    <w:rsid w:val="0C283D1C"/>
    <w:rsid w:val="0C2DF81E"/>
    <w:rsid w:val="0C316907"/>
    <w:rsid w:val="0C32AE51"/>
    <w:rsid w:val="0C36FDBB"/>
    <w:rsid w:val="0C39F523"/>
    <w:rsid w:val="0C3AD23F"/>
    <w:rsid w:val="0C3D01A9"/>
    <w:rsid w:val="0C3FE9F0"/>
    <w:rsid w:val="0C43C71F"/>
    <w:rsid w:val="0C47AF31"/>
    <w:rsid w:val="0C49AD0C"/>
    <w:rsid w:val="0C545BA7"/>
    <w:rsid w:val="0C55A1D4"/>
    <w:rsid w:val="0C5C7F0D"/>
    <w:rsid w:val="0C5D1B37"/>
    <w:rsid w:val="0C5D35E6"/>
    <w:rsid w:val="0C67B6F5"/>
    <w:rsid w:val="0C6AFE09"/>
    <w:rsid w:val="0C763E0B"/>
    <w:rsid w:val="0C7E1BB2"/>
    <w:rsid w:val="0C80060C"/>
    <w:rsid w:val="0C821698"/>
    <w:rsid w:val="0C873C52"/>
    <w:rsid w:val="0C88E02C"/>
    <w:rsid w:val="0C92C398"/>
    <w:rsid w:val="0C956575"/>
    <w:rsid w:val="0C9C49D9"/>
    <w:rsid w:val="0CBAC31F"/>
    <w:rsid w:val="0CBCFD71"/>
    <w:rsid w:val="0CBF388D"/>
    <w:rsid w:val="0CCC1206"/>
    <w:rsid w:val="0CCC96A6"/>
    <w:rsid w:val="0CCCFF6E"/>
    <w:rsid w:val="0CD7DBD4"/>
    <w:rsid w:val="0CE6A834"/>
    <w:rsid w:val="0CEA6228"/>
    <w:rsid w:val="0CEAF312"/>
    <w:rsid w:val="0CF30DF4"/>
    <w:rsid w:val="0CF7E9B9"/>
    <w:rsid w:val="0CF8F757"/>
    <w:rsid w:val="0CFB817B"/>
    <w:rsid w:val="0D017D0D"/>
    <w:rsid w:val="0D08D844"/>
    <w:rsid w:val="0D092235"/>
    <w:rsid w:val="0D09767B"/>
    <w:rsid w:val="0D0C3465"/>
    <w:rsid w:val="0D0EAE11"/>
    <w:rsid w:val="0D24AF4B"/>
    <w:rsid w:val="0D34407F"/>
    <w:rsid w:val="0D3D2FEB"/>
    <w:rsid w:val="0D3DE047"/>
    <w:rsid w:val="0D3F7318"/>
    <w:rsid w:val="0D3FAA5B"/>
    <w:rsid w:val="0D72BE5A"/>
    <w:rsid w:val="0D737DCA"/>
    <w:rsid w:val="0D784C0E"/>
    <w:rsid w:val="0D788725"/>
    <w:rsid w:val="0D7F60DB"/>
    <w:rsid w:val="0D8892D7"/>
    <w:rsid w:val="0D976868"/>
    <w:rsid w:val="0D9B08CE"/>
    <w:rsid w:val="0D9B46B2"/>
    <w:rsid w:val="0D9BEE0B"/>
    <w:rsid w:val="0D9D8D7D"/>
    <w:rsid w:val="0D9FA918"/>
    <w:rsid w:val="0DA34110"/>
    <w:rsid w:val="0DAB7C6F"/>
    <w:rsid w:val="0DB0B1C7"/>
    <w:rsid w:val="0DBDB25F"/>
    <w:rsid w:val="0DBEA09D"/>
    <w:rsid w:val="0DC5B9E1"/>
    <w:rsid w:val="0DCE5D9F"/>
    <w:rsid w:val="0DDDDB60"/>
    <w:rsid w:val="0DEB5F77"/>
    <w:rsid w:val="0DF3FD5B"/>
    <w:rsid w:val="0DF5F945"/>
    <w:rsid w:val="0E023093"/>
    <w:rsid w:val="0E049B1F"/>
    <w:rsid w:val="0E09C054"/>
    <w:rsid w:val="0E1635CD"/>
    <w:rsid w:val="0E1CC5AD"/>
    <w:rsid w:val="0E1D19E9"/>
    <w:rsid w:val="0E1D4A2D"/>
    <w:rsid w:val="0E1DE6F9"/>
    <w:rsid w:val="0E2BD50C"/>
    <w:rsid w:val="0E45A691"/>
    <w:rsid w:val="0E769D9A"/>
    <w:rsid w:val="0E8C21B4"/>
    <w:rsid w:val="0E939028"/>
    <w:rsid w:val="0E9AAED2"/>
    <w:rsid w:val="0EA68D83"/>
    <w:rsid w:val="0EA6D8D8"/>
    <w:rsid w:val="0EAB1B7F"/>
    <w:rsid w:val="0EAC4E59"/>
    <w:rsid w:val="0EB25AA4"/>
    <w:rsid w:val="0EC17A5F"/>
    <w:rsid w:val="0EC90915"/>
    <w:rsid w:val="0ECC6B3B"/>
    <w:rsid w:val="0ED0B2BE"/>
    <w:rsid w:val="0ED784C8"/>
    <w:rsid w:val="0EE02F7C"/>
    <w:rsid w:val="0EEF95BE"/>
    <w:rsid w:val="0EF10526"/>
    <w:rsid w:val="0EF188B0"/>
    <w:rsid w:val="0EF6304C"/>
    <w:rsid w:val="0EF872E7"/>
    <w:rsid w:val="0F014A2A"/>
    <w:rsid w:val="0F083CDC"/>
    <w:rsid w:val="0F0B2529"/>
    <w:rsid w:val="0F118134"/>
    <w:rsid w:val="0F2125F8"/>
    <w:rsid w:val="0F225986"/>
    <w:rsid w:val="0F23D105"/>
    <w:rsid w:val="0F2D1080"/>
    <w:rsid w:val="0F3401B8"/>
    <w:rsid w:val="0F3B37CE"/>
    <w:rsid w:val="0F3C52EA"/>
    <w:rsid w:val="0F48878F"/>
    <w:rsid w:val="0F5885CF"/>
    <w:rsid w:val="0F618A42"/>
    <w:rsid w:val="0F629163"/>
    <w:rsid w:val="0F67957A"/>
    <w:rsid w:val="0F752B7F"/>
    <w:rsid w:val="0F7EECF4"/>
    <w:rsid w:val="0F8153A4"/>
    <w:rsid w:val="0F873D79"/>
    <w:rsid w:val="0F8A9243"/>
    <w:rsid w:val="0F8B7F5F"/>
    <w:rsid w:val="0F919508"/>
    <w:rsid w:val="0F9245E4"/>
    <w:rsid w:val="0F92B179"/>
    <w:rsid w:val="0F93B1C8"/>
    <w:rsid w:val="0F952665"/>
    <w:rsid w:val="0F9900ED"/>
    <w:rsid w:val="0FA1A720"/>
    <w:rsid w:val="0FA51F0F"/>
    <w:rsid w:val="0FB1E5CF"/>
    <w:rsid w:val="0FBDF1FA"/>
    <w:rsid w:val="0FC950C6"/>
    <w:rsid w:val="0FD4F636"/>
    <w:rsid w:val="0FD6523A"/>
    <w:rsid w:val="0FD7C0E7"/>
    <w:rsid w:val="0FDCE55C"/>
    <w:rsid w:val="0FE7B0BE"/>
    <w:rsid w:val="0FE80ED0"/>
    <w:rsid w:val="0FF0A052"/>
    <w:rsid w:val="0FF4A62A"/>
    <w:rsid w:val="1003B565"/>
    <w:rsid w:val="10054C2A"/>
    <w:rsid w:val="1006E331"/>
    <w:rsid w:val="1015B4D7"/>
    <w:rsid w:val="101FBDEC"/>
    <w:rsid w:val="10231782"/>
    <w:rsid w:val="10271D82"/>
    <w:rsid w:val="1028F0C8"/>
    <w:rsid w:val="102FB5DC"/>
    <w:rsid w:val="10303C2B"/>
    <w:rsid w:val="104B1932"/>
    <w:rsid w:val="104CD6E8"/>
    <w:rsid w:val="104D5FAF"/>
    <w:rsid w:val="1056FE4B"/>
    <w:rsid w:val="1057B1EA"/>
    <w:rsid w:val="1062D37A"/>
    <w:rsid w:val="1063C69F"/>
    <w:rsid w:val="106C40B2"/>
    <w:rsid w:val="10729565"/>
    <w:rsid w:val="107E0599"/>
    <w:rsid w:val="108EE5ED"/>
    <w:rsid w:val="108F78B5"/>
    <w:rsid w:val="10918B7E"/>
    <w:rsid w:val="109482D6"/>
    <w:rsid w:val="1095BDD3"/>
    <w:rsid w:val="109D5E0F"/>
    <w:rsid w:val="109EE961"/>
    <w:rsid w:val="10AF13DD"/>
    <w:rsid w:val="10B278F7"/>
    <w:rsid w:val="10B4332F"/>
    <w:rsid w:val="10BBACC9"/>
    <w:rsid w:val="10C21A87"/>
    <w:rsid w:val="10C35987"/>
    <w:rsid w:val="10C57428"/>
    <w:rsid w:val="10D3987E"/>
    <w:rsid w:val="10DA016F"/>
    <w:rsid w:val="10DCE044"/>
    <w:rsid w:val="10DD4DBE"/>
    <w:rsid w:val="10E437C8"/>
    <w:rsid w:val="10E4D3A9"/>
    <w:rsid w:val="10E7E712"/>
    <w:rsid w:val="10EC9902"/>
    <w:rsid w:val="10ED7F9E"/>
    <w:rsid w:val="110B9C9D"/>
    <w:rsid w:val="110FA26E"/>
    <w:rsid w:val="1112D7BD"/>
    <w:rsid w:val="111B2054"/>
    <w:rsid w:val="111E3CC2"/>
    <w:rsid w:val="11234D1F"/>
    <w:rsid w:val="1123A64D"/>
    <w:rsid w:val="1123DE42"/>
    <w:rsid w:val="1125621D"/>
    <w:rsid w:val="112A5FD3"/>
    <w:rsid w:val="112ACF56"/>
    <w:rsid w:val="112CDA5F"/>
    <w:rsid w:val="113212C7"/>
    <w:rsid w:val="113AD038"/>
    <w:rsid w:val="113F3E3F"/>
    <w:rsid w:val="1141738B"/>
    <w:rsid w:val="1145645B"/>
    <w:rsid w:val="11471824"/>
    <w:rsid w:val="114EDDF2"/>
    <w:rsid w:val="11534B58"/>
    <w:rsid w:val="11539DCC"/>
    <w:rsid w:val="1163C2D2"/>
    <w:rsid w:val="1173147A"/>
    <w:rsid w:val="117FF5A6"/>
    <w:rsid w:val="1180A8B3"/>
    <w:rsid w:val="11865A7B"/>
    <w:rsid w:val="118A98B3"/>
    <w:rsid w:val="118B4AF8"/>
    <w:rsid w:val="118FF0BE"/>
    <w:rsid w:val="1191DA76"/>
    <w:rsid w:val="11937404"/>
    <w:rsid w:val="11961B3D"/>
    <w:rsid w:val="1199BA13"/>
    <w:rsid w:val="11A0DD0D"/>
    <w:rsid w:val="11A2562C"/>
    <w:rsid w:val="11A344F9"/>
    <w:rsid w:val="11A39E8E"/>
    <w:rsid w:val="11ACB172"/>
    <w:rsid w:val="11B381DE"/>
    <w:rsid w:val="11BCC92D"/>
    <w:rsid w:val="11C0A23B"/>
    <w:rsid w:val="11C4C129"/>
    <w:rsid w:val="11CEF29E"/>
    <w:rsid w:val="11CF12F7"/>
    <w:rsid w:val="11D34C63"/>
    <w:rsid w:val="11ECFCFE"/>
    <w:rsid w:val="11EE96D6"/>
    <w:rsid w:val="11FF1182"/>
    <w:rsid w:val="12002FB0"/>
    <w:rsid w:val="1207E28D"/>
    <w:rsid w:val="1209D170"/>
    <w:rsid w:val="12100B0C"/>
    <w:rsid w:val="121707C3"/>
    <w:rsid w:val="12310BC5"/>
    <w:rsid w:val="12324F37"/>
    <w:rsid w:val="123261EC"/>
    <w:rsid w:val="1233A003"/>
    <w:rsid w:val="123F6B74"/>
    <w:rsid w:val="12433C2C"/>
    <w:rsid w:val="125386D6"/>
    <w:rsid w:val="1258AED8"/>
    <w:rsid w:val="12626D39"/>
    <w:rsid w:val="1264B49C"/>
    <w:rsid w:val="1266EF54"/>
    <w:rsid w:val="1269BF6C"/>
    <w:rsid w:val="12740A4A"/>
    <w:rsid w:val="1274F3A1"/>
    <w:rsid w:val="127BE132"/>
    <w:rsid w:val="1282C63D"/>
    <w:rsid w:val="1289E27A"/>
    <w:rsid w:val="12910C12"/>
    <w:rsid w:val="12926FAA"/>
    <w:rsid w:val="1295CB7A"/>
    <w:rsid w:val="129C17DD"/>
    <w:rsid w:val="12A3C5DD"/>
    <w:rsid w:val="12A450BF"/>
    <w:rsid w:val="12B5A667"/>
    <w:rsid w:val="12B666D0"/>
    <w:rsid w:val="12B722E7"/>
    <w:rsid w:val="12BED247"/>
    <w:rsid w:val="12C2DAD8"/>
    <w:rsid w:val="12DA7B83"/>
    <w:rsid w:val="12E11964"/>
    <w:rsid w:val="12E40545"/>
    <w:rsid w:val="12EDF7BB"/>
    <w:rsid w:val="12EF269A"/>
    <w:rsid w:val="12EF6CD4"/>
    <w:rsid w:val="1301D7C5"/>
    <w:rsid w:val="13033AE1"/>
    <w:rsid w:val="130F5B89"/>
    <w:rsid w:val="130F8561"/>
    <w:rsid w:val="1311A79E"/>
    <w:rsid w:val="13161026"/>
    <w:rsid w:val="1316BEEE"/>
    <w:rsid w:val="1319BA60"/>
    <w:rsid w:val="13200128"/>
    <w:rsid w:val="1320F892"/>
    <w:rsid w:val="1326F157"/>
    <w:rsid w:val="13271B59"/>
    <w:rsid w:val="13315FEF"/>
    <w:rsid w:val="13357350"/>
    <w:rsid w:val="133DB0F7"/>
    <w:rsid w:val="1343D658"/>
    <w:rsid w:val="13474C9E"/>
    <w:rsid w:val="134824F1"/>
    <w:rsid w:val="134E2B33"/>
    <w:rsid w:val="13508A09"/>
    <w:rsid w:val="135CFD47"/>
    <w:rsid w:val="1366ABDF"/>
    <w:rsid w:val="136A8F51"/>
    <w:rsid w:val="136C6632"/>
    <w:rsid w:val="136F22E0"/>
    <w:rsid w:val="13711290"/>
    <w:rsid w:val="138BDDE4"/>
    <w:rsid w:val="13956319"/>
    <w:rsid w:val="13A0936B"/>
    <w:rsid w:val="13A16B2B"/>
    <w:rsid w:val="13A502A2"/>
    <w:rsid w:val="13A616D9"/>
    <w:rsid w:val="13A7620C"/>
    <w:rsid w:val="13B113CF"/>
    <w:rsid w:val="13BCE97E"/>
    <w:rsid w:val="13C63F6E"/>
    <w:rsid w:val="13D07A4E"/>
    <w:rsid w:val="13D8EBAB"/>
    <w:rsid w:val="13E4BAEC"/>
    <w:rsid w:val="13E5A683"/>
    <w:rsid w:val="13EE2181"/>
    <w:rsid w:val="13F87BA2"/>
    <w:rsid w:val="13FC95AA"/>
    <w:rsid w:val="14058FCD"/>
    <w:rsid w:val="1406C2B3"/>
    <w:rsid w:val="140733E4"/>
    <w:rsid w:val="1411AF2E"/>
    <w:rsid w:val="1415C6D4"/>
    <w:rsid w:val="141EC599"/>
    <w:rsid w:val="14200E58"/>
    <w:rsid w:val="14247C97"/>
    <w:rsid w:val="142B6C81"/>
    <w:rsid w:val="143A7B0E"/>
    <w:rsid w:val="143C2218"/>
    <w:rsid w:val="143EAE3C"/>
    <w:rsid w:val="144E55F5"/>
    <w:rsid w:val="1455AA7B"/>
    <w:rsid w:val="146E2D07"/>
    <w:rsid w:val="146FDF85"/>
    <w:rsid w:val="147CA7F8"/>
    <w:rsid w:val="1484551E"/>
    <w:rsid w:val="14857902"/>
    <w:rsid w:val="148FAEED"/>
    <w:rsid w:val="1490AAA6"/>
    <w:rsid w:val="149553D8"/>
    <w:rsid w:val="149D1161"/>
    <w:rsid w:val="149D1E27"/>
    <w:rsid w:val="149E9855"/>
    <w:rsid w:val="14A0AB6D"/>
    <w:rsid w:val="14A9AE4A"/>
    <w:rsid w:val="14C2B16D"/>
    <w:rsid w:val="14C470B2"/>
    <w:rsid w:val="14CC1ABC"/>
    <w:rsid w:val="14D143B1"/>
    <w:rsid w:val="14D273E3"/>
    <w:rsid w:val="14D69A94"/>
    <w:rsid w:val="14DECD36"/>
    <w:rsid w:val="14E2B391"/>
    <w:rsid w:val="14F05C1B"/>
    <w:rsid w:val="14F14B77"/>
    <w:rsid w:val="14F35155"/>
    <w:rsid w:val="14F8972F"/>
    <w:rsid w:val="14F9E20B"/>
    <w:rsid w:val="14FF612E"/>
    <w:rsid w:val="14FF6336"/>
    <w:rsid w:val="150A0A96"/>
    <w:rsid w:val="150A90CA"/>
    <w:rsid w:val="150B7563"/>
    <w:rsid w:val="151BC266"/>
    <w:rsid w:val="1524A984"/>
    <w:rsid w:val="152BDC53"/>
    <w:rsid w:val="152D6637"/>
    <w:rsid w:val="1534AB4B"/>
    <w:rsid w:val="153AE3A9"/>
    <w:rsid w:val="154844D7"/>
    <w:rsid w:val="1557F9CD"/>
    <w:rsid w:val="155A8B5A"/>
    <w:rsid w:val="155DF996"/>
    <w:rsid w:val="155E07A9"/>
    <w:rsid w:val="15618EED"/>
    <w:rsid w:val="1562CB1D"/>
    <w:rsid w:val="15667CB5"/>
    <w:rsid w:val="15683D23"/>
    <w:rsid w:val="15772927"/>
    <w:rsid w:val="158071A7"/>
    <w:rsid w:val="1582EB1F"/>
    <w:rsid w:val="159364CA"/>
    <w:rsid w:val="15BA888B"/>
    <w:rsid w:val="15BD5ACE"/>
    <w:rsid w:val="15BFD8D1"/>
    <w:rsid w:val="15C488FB"/>
    <w:rsid w:val="15DAA3E1"/>
    <w:rsid w:val="15ED9604"/>
    <w:rsid w:val="15F34AC7"/>
    <w:rsid w:val="15F5706A"/>
    <w:rsid w:val="15FBD75B"/>
    <w:rsid w:val="1601634F"/>
    <w:rsid w:val="1604E090"/>
    <w:rsid w:val="1606AB21"/>
    <w:rsid w:val="16090BE2"/>
    <w:rsid w:val="16138834"/>
    <w:rsid w:val="162047A7"/>
    <w:rsid w:val="16320216"/>
    <w:rsid w:val="16409CAE"/>
    <w:rsid w:val="1646FA8C"/>
    <w:rsid w:val="164DA433"/>
    <w:rsid w:val="164FED12"/>
    <w:rsid w:val="1658B484"/>
    <w:rsid w:val="166FDECA"/>
    <w:rsid w:val="167A5B73"/>
    <w:rsid w:val="167D4588"/>
    <w:rsid w:val="1686041A"/>
    <w:rsid w:val="168D57CC"/>
    <w:rsid w:val="168E1AB2"/>
    <w:rsid w:val="16922F1E"/>
    <w:rsid w:val="1692C85A"/>
    <w:rsid w:val="16A455E8"/>
    <w:rsid w:val="16AA280A"/>
    <w:rsid w:val="16BCE0FD"/>
    <w:rsid w:val="16BF7030"/>
    <w:rsid w:val="16D04C95"/>
    <w:rsid w:val="16D80069"/>
    <w:rsid w:val="16DC2867"/>
    <w:rsid w:val="16EB6B40"/>
    <w:rsid w:val="16F1B201"/>
    <w:rsid w:val="16F3E725"/>
    <w:rsid w:val="16F77AEA"/>
    <w:rsid w:val="17017AD4"/>
    <w:rsid w:val="1702E44A"/>
    <w:rsid w:val="170324FF"/>
    <w:rsid w:val="17068FDF"/>
    <w:rsid w:val="171AB4A2"/>
    <w:rsid w:val="171B158A"/>
    <w:rsid w:val="171C6BE9"/>
    <w:rsid w:val="1720FEDC"/>
    <w:rsid w:val="17213508"/>
    <w:rsid w:val="1728C0FA"/>
    <w:rsid w:val="172D0E7D"/>
    <w:rsid w:val="1734F4E3"/>
    <w:rsid w:val="17392A79"/>
    <w:rsid w:val="1743E4E7"/>
    <w:rsid w:val="174402E1"/>
    <w:rsid w:val="1744B796"/>
    <w:rsid w:val="1745C8F8"/>
    <w:rsid w:val="17460994"/>
    <w:rsid w:val="1747E091"/>
    <w:rsid w:val="174F5415"/>
    <w:rsid w:val="17623DB1"/>
    <w:rsid w:val="1762A54E"/>
    <w:rsid w:val="1774B389"/>
    <w:rsid w:val="17760334"/>
    <w:rsid w:val="17772989"/>
    <w:rsid w:val="177CD3A2"/>
    <w:rsid w:val="1785AFFA"/>
    <w:rsid w:val="178FA469"/>
    <w:rsid w:val="1792AFF9"/>
    <w:rsid w:val="179ACACD"/>
    <w:rsid w:val="179B1713"/>
    <w:rsid w:val="17AD2C88"/>
    <w:rsid w:val="17B1CD4C"/>
    <w:rsid w:val="17B872FA"/>
    <w:rsid w:val="17B9FB30"/>
    <w:rsid w:val="17BC4CC0"/>
    <w:rsid w:val="17BF654C"/>
    <w:rsid w:val="17C04BC1"/>
    <w:rsid w:val="17C4B6B2"/>
    <w:rsid w:val="17CAF4D9"/>
    <w:rsid w:val="17CD391B"/>
    <w:rsid w:val="17D3FD3A"/>
    <w:rsid w:val="17D85044"/>
    <w:rsid w:val="17DA3E08"/>
    <w:rsid w:val="17DC0DEF"/>
    <w:rsid w:val="17E97494"/>
    <w:rsid w:val="17EFC371"/>
    <w:rsid w:val="18081651"/>
    <w:rsid w:val="180A4831"/>
    <w:rsid w:val="181ACF4C"/>
    <w:rsid w:val="181CEA1A"/>
    <w:rsid w:val="1821585E"/>
    <w:rsid w:val="1827CF5B"/>
    <w:rsid w:val="182A2135"/>
    <w:rsid w:val="183C3174"/>
    <w:rsid w:val="183EAB04"/>
    <w:rsid w:val="1842E643"/>
    <w:rsid w:val="18431625"/>
    <w:rsid w:val="18486882"/>
    <w:rsid w:val="18495E2D"/>
    <w:rsid w:val="1859FCE6"/>
    <w:rsid w:val="185D789F"/>
    <w:rsid w:val="185DA04F"/>
    <w:rsid w:val="186DD7E0"/>
    <w:rsid w:val="1872DC69"/>
    <w:rsid w:val="18762453"/>
    <w:rsid w:val="188FD370"/>
    <w:rsid w:val="189C3D02"/>
    <w:rsid w:val="18A44A4F"/>
    <w:rsid w:val="18A47277"/>
    <w:rsid w:val="18A79E9F"/>
    <w:rsid w:val="18AD072A"/>
    <w:rsid w:val="18BB3376"/>
    <w:rsid w:val="18BB9113"/>
    <w:rsid w:val="18C92C78"/>
    <w:rsid w:val="18D6669E"/>
    <w:rsid w:val="18EBC65A"/>
    <w:rsid w:val="18EF47F6"/>
    <w:rsid w:val="18EFB21A"/>
    <w:rsid w:val="18F37F7B"/>
    <w:rsid w:val="19042102"/>
    <w:rsid w:val="19150E20"/>
    <w:rsid w:val="1922D75D"/>
    <w:rsid w:val="1927F417"/>
    <w:rsid w:val="192E1FBF"/>
    <w:rsid w:val="193602ED"/>
    <w:rsid w:val="193A35DB"/>
    <w:rsid w:val="193BA9AE"/>
    <w:rsid w:val="193E1AE0"/>
    <w:rsid w:val="193F02A6"/>
    <w:rsid w:val="19404796"/>
    <w:rsid w:val="194380DF"/>
    <w:rsid w:val="194C96FD"/>
    <w:rsid w:val="1950DF16"/>
    <w:rsid w:val="1951C58D"/>
    <w:rsid w:val="195D0B72"/>
    <w:rsid w:val="196294DB"/>
    <w:rsid w:val="196AA03F"/>
    <w:rsid w:val="19782620"/>
    <w:rsid w:val="19797ADB"/>
    <w:rsid w:val="1979AD39"/>
    <w:rsid w:val="19857875"/>
    <w:rsid w:val="19863F09"/>
    <w:rsid w:val="1989A759"/>
    <w:rsid w:val="1990C5ED"/>
    <w:rsid w:val="199AA223"/>
    <w:rsid w:val="199CD02C"/>
    <w:rsid w:val="19A74407"/>
    <w:rsid w:val="19AFF39A"/>
    <w:rsid w:val="19BAA6CE"/>
    <w:rsid w:val="19C5A6EC"/>
    <w:rsid w:val="19CB8ECD"/>
    <w:rsid w:val="19CEFAD6"/>
    <w:rsid w:val="19D39890"/>
    <w:rsid w:val="19D6ADBE"/>
    <w:rsid w:val="19DA7225"/>
    <w:rsid w:val="19E3AC96"/>
    <w:rsid w:val="19E42212"/>
    <w:rsid w:val="19E53CC5"/>
    <w:rsid w:val="19F8EC84"/>
    <w:rsid w:val="19F998B8"/>
    <w:rsid w:val="1A00DF27"/>
    <w:rsid w:val="1A172873"/>
    <w:rsid w:val="1A29FCD4"/>
    <w:rsid w:val="1A2DEBC9"/>
    <w:rsid w:val="1A344C2D"/>
    <w:rsid w:val="1A37AD13"/>
    <w:rsid w:val="1A388C8D"/>
    <w:rsid w:val="1A45BE3B"/>
    <w:rsid w:val="1A52D943"/>
    <w:rsid w:val="1A61A582"/>
    <w:rsid w:val="1A63EE17"/>
    <w:rsid w:val="1A685B74"/>
    <w:rsid w:val="1A6E2DED"/>
    <w:rsid w:val="1A750903"/>
    <w:rsid w:val="1A785CE6"/>
    <w:rsid w:val="1A799BD1"/>
    <w:rsid w:val="1A82E7E0"/>
    <w:rsid w:val="1A82E89C"/>
    <w:rsid w:val="1A84403E"/>
    <w:rsid w:val="1A880CBC"/>
    <w:rsid w:val="1A8EFB39"/>
    <w:rsid w:val="1A92A562"/>
    <w:rsid w:val="1A9CFB5E"/>
    <w:rsid w:val="1AA16312"/>
    <w:rsid w:val="1AA494AF"/>
    <w:rsid w:val="1AB54B8E"/>
    <w:rsid w:val="1AB5BE26"/>
    <w:rsid w:val="1AB69201"/>
    <w:rsid w:val="1ABABCAE"/>
    <w:rsid w:val="1ABB81B3"/>
    <w:rsid w:val="1ABD4881"/>
    <w:rsid w:val="1ABD5553"/>
    <w:rsid w:val="1AC1FF69"/>
    <w:rsid w:val="1AC5C63F"/>
    <w:rsid w:val="1AD1AD0C"/>
    <w:rsid w:val="1AE91803"/>
    <w:rsid w:val="1AEDA9BE"/>
    <w:rsid w:val="1AEE2C0A"/>
    <w:rsid w:val="1AEF9947"/>
    <w:rsid w:val="1AFE181E"/>
    <w:rsid w:val="1B03D4DE"/>
    <w:rsid w:val="1B089C47"/>
    <w:rsid w:val="1B08F8C0"/>
    <w:rsid w:val="1B0CA0A4"/>
    <w:rsid w:val="1B10FC09"/>
    <w:rsid w:val="1B12F87D"/>
    <w:rsid w:val="1B13C1E8"/>
    <w:rsid w:val="1B19D978"/>
    <w:rsid w:val="1B1D473A"/>
    <w:rsid w:val="1B325F8F"/>
    <w:rsid w:val="1B37B2A1"/>
    <w:rsid w:val="1B3AAE10"/>
    <w:rsid w:val="1B3EE586"/>
    <w:rsid w:val="1B4081A5"/>
    <w:rsid w:val="1B4186B9"/>
    <w:rsid w:val="1B430A8B"/>
    <w:rsid w:val="1B4DC850"/>
    <w:rsid w:val="1B4DDBD4"/>
    <w:rsid w:val="1B50E81F"/>
    <w:rsid w:val="1B566D2E"/>
    <w:rsid w:val="1B66B433"/>
    <w:rsid w:val="1B6D9CC7"/>
    <w:rsid w:val="1B71268A"/>
    <w:rsid w:val="1B7D861A"/>
    <w:rsid w:val="1B83E283"/>
    <w:rsid w:val="1B895B1B"/>
    <w:rsid w:val="1B924929"/>
    <w:rsid w:val="1B9563CA"/>
    <w:rsid w:val="1B9782D9"/>
    <w:rsid w:val="1BA49403"/>
    <w:rsid w:val="1BA5B669"/>
    <w:rsid w:val="1BA6FBE0"/>
    <w:rsid w:val="1BA7B45D"/>
    <w:rsid w:val="1BB5A869"/>
    <w:rsid w:val="1BBC2411"/>
    <w:rsid w:val="1BC00095"/>
    <w:rsid w:val="1BC9F126"/>
    <w:rsid w:val="1BD48789"/>
    <w:rsid w:val="1BDE6D6C"/>
    <w:rsid w:val="1BEA37E7"/>
    <w:rsid w:val="1BF3043E"/>
    <w:rsid w:val="1C018AE5"/>
    <w:rsid w:val="1C05061A"/>
    <w:rsid w:val="1C087082"/>
    <w:rsid w:val="1C0A5598"/>
    <w:rsid w:val="1C14D34D"/>
    <w:rsid w:val="1C18C02C"/>
    <w:rsid w:val="1C1CBA6E"/>
    <w:rsid w:val="1C1FC9EC"/>
    <w:rsid w:val="1C21665E"/>
    <w:rsid w:val="1C2206FD"/>
    <w:rsid w:val="1C2A4FB1"/>
    <w:rsid w:val="1C2D3DEC"/>
    <w:rsid w:val="1C4D530F"/>
    <w:rsid w:val="1C528013"/>
    <w:rsid w:val="1C5627C1"/>
    <w:rsid w:val="1C56F5AF"/>
    <w:rsid w:val="1C570461"/>
    <w:rsid w:val="1C701096"/>
    <w:rsid w:val="1C70CFC5"/>
    <w:rsid w:val="1C74BDCB"/>
    <w:rsid w:val="1C791382"/>
    <w:rsid w:val="1C7B9448"/>
    <w:rsid w:val="1C859780"/>
    <w:rsid w:val="1C86105C"/>
    <w:rsid w:val="1C89FE56"/>
    <w:rsid w:val="1C903F66"/>
    <w:rsid w:val="1C959160"/>
    <w:rsid w:val="1CAC5DBC"/>
    <w:rsid w:val="1CAD3F25"/>
    <w:rsid w:val="1CAE1046"/>
    <w:rsid w:val="1CBBF789"/>
    <w:rsid w:val="1CCD1751"/>
    <w:rsid w:val="1CD3D264"/>
    <w:rsid w:val="1CE0DE2A"/>
    <w:rsid w:val="1CE29268"/>
    <w:rsid w:val="1CE305B7"/>
    <w:rsid w:val="1CE508D3"/>
    <w:rsid w:val="1CF08629"/>
    <w:rsid w:val="1CFE0B6F"/>
    <w:rsid w:val="1D008BDE"/>
    <w:rsid w:val="1D020E1D"/>
    <w:rsid w:val="1D02F108"/>
    <w:rsid w:val="1D04BC62"/>
    <w:rsid w:val="1D04E91F"/>
    <w:rsid w:val="1D0548C2"/>
    <w:rsid w:val="1D07398A"/>
    <w:rsid w:val="1D1B13BC"/>
    <w:rsid w:val="1D201575"/>
    <w:rsid w:val="1D29B81D"/>
    <w:rsid w:val="1D2A100F"/>
    <w:rsid w:val="1D33AF28"/>
    <w:rsid w:val="1D3A4C55"/>
    <w:rsid w:val="1D3B3772"/>
    <w:rsid w:val="1D41650E"/>
    <w:rsid w:val="1D416C55"/>
    <w:rsid w:val="1D45DB65"/>
    <w:rsid w:val="1D47B568"/>
    <w:rsid w:val="1D4C9132"/>
    <w:rsid w:val="1D4DFC6F"/>
    <w:rsid w:val="1D53628E"/>
    <w:rsid w:val="1D5A7AF9"/>
    <w:rsid w:val="1D63E9E5"/>
    <w:rsid w:val="1D693184"/>
    <w:rsid w:val="1DA04E57"/>
    <w:rsid w:val="1DA411D0"/>
    <w:rsid w:val="1DA76743"/>
    <w:rsid w:val="1DADC841"/>
    <w:rsid w:val="1DAF57B7"/>
    <w:rsid w:val="1DBDB2A5"/>
    <w:rsid w:val="1DBEA7FD"/>
    <w:rsid w:val="1DBEAB41"/>
    <w:rsid w:val="1DC6F09E"/>
    <w:rsid w:val="1DCBE453"/>
    <w:rsid w:val="1DD35234"/>
    <w:rsid w:val="1DE06572"/>
    <w:rsid w:val="1DE0883A"/>
    <w:rsid w:val="1DE6D5DB"/>
    <w:rsid w:val="1DE72D6E"/>
    <w:rsid w:val="1DE86F84"/>
    <w:rsid w:val="1DEAB4DD"/>
    <w:rsid w:val="1DF48D10"/>
    <w:rsid w:val="1DFE332C"/>
    <w:rsid w:val="1DFE60FE"/>
    <w:rsid w:val="1DFF137B"/>
    <w:rsid w:val="1E001F9A"/>
    <w:rsid w:val="1E00DDAC"/>
    <w:rsid w:val="1E0699A3"/>
    <w:rsid w:val="1E0B0775"/>
    <w:rsid w:val="1E133F87"/>
    <w:rsid w:val="1E1BB6CE"/>
    <w:rsid w:val="1E2A4E22"/>
    <w:rsid w:val="1E2F8133"/>
    <w:rsid w:val="1E336031"/>
    <w:rsid w:val="1E3B0075"/>
    <w:rsid w:val="1E44C8A6"/>
    <w:rsid w:val="1E470AAB"/>
    <w:rsid w:val="1E47FF2F"/>
    <w:rsid w:val="1E4CEC55"/>
    <w:rsid w:val="1E4E1313"/>
    <w:rsid w:val="1E5287CC"/>
    <w:rsid w:val="1E534744"/>
    <w:rsid w:val="1E57C7EA"/>
    <w:rsid w:val="1E5A2B30"/>
    <w:rsid w:val="1E64CE88"/>
    <w:rsid w:val="1E72FE42"/>
    <w:rsid w:val="1E768FFA"/>
    <w:rsid w:val="1E79535A"/>
    <w:rsid w:val="1E80282A"/>
    <w:rsid w:val="1E8036D3"/>
    <w:rsid w:val="1E872534"/>
    <w:rsid w:val="1E8F1E76"/>
    <w:rsid w:val="1E927994"/>
    <w:rsid w:val="1E95EFC5"/>
    <w:rsid w:val="1E9A6A07"/>
    <w:rsid w:val="1E9C20C4"/>
    <w:rsid w:val="1E9C69FD"/>
    <w:rsid w:val="1E9E54F5"/>
    <w:rsid w:val="1EA37F8D"/>
    <w:rsid w:val="1EA965D5"/>
    <w:rsid w:val="1EBBE4AB"/>
    <w:rsid w:val="1EBEC75B"/>
    <w:rsid w:val="1ED44E1D"/>
    <w:rsid w:val="1ED8930A"/>
    <w:rsid w:val="1EDBB644"/>
    <w:rsid w:val="1EDC2B78"/>
    <w:rsid w:val="1EDF9929"/>
    <w:rsid w:val="1EE1428C"/>
    <w:rsid w:val="1EEC7458"/>
    <w:rsid w:val="1EF637F0"/>
    <w:rsid w:val="1EF63995"/>
    <w:rsid w:val="1F002D97"/>
    <w:rsid w:val="1F179B24"/>
    <w:rsid w:val="1F193F77"/>
    <w:rsid w:val="1F1F390D"/>
    <w:rsid w:val="1F22C130"/>
    <w:rsid w:val="1F2C8944"/>
    <w:rsid w:val="1F36C0E7"/>
    <w:rsid w:val="1F37CC95"/>
    <w:rsid w:val="1F460790"/>
    <w:rsid w:val="1F4CA4E3"/>
    <w:rsid w:val="1F706F5B"/>
    <w:rsid w:val="1F72083B"/>
    <w:rsid w:val="1F76C5F8"/>
    <w:rsid w:val="1F7760C3"/>
    <w:rsid w:val="1F7ADFE0"/>
    <w:rsid w:val="1F7BBCAA"/>
    <w:rsid w:val="1F803A9B"/>
    <w:rsid w:val="1F84B58A"/>
    <w:rsid w:val="1F8DD448"/>
    <w:rsid w:val="1F8E51ED"/>
    <w:rsid w:val="1F91DC9C"/>
    <w:rsid w:val="1F94BC48"/>
    <w:rsid w:val="1F9832DF"/>
    <w:rsid w:val="1F9B58B6"/>
    <w:rsid w:val="1FAC47BC"/>
    <w:rsid w:val="1FB1C318"/>
    <w:rsid w:val="1FB58C88"/>
    <w:rsid w:val="1FBD2756"/>
    <w:rsid w:val="1FBD7D67"/>
    <w:rsid w:val="1FC4E253"/>
    <w:rsid w:val="1FC897E7"/>
    <w:rsid w:val="1FD3BAB1"/>
    <w:rsid w:val="1FED4E8E"/>
    <w:rsid w:val="1FF4C193"/>
    <w:rsid w:val="20065513"/>
    <w:rsid w:val="20161757"/>
    <w:rsid w:val="2016B31C"/>
    <w:rsid w:val="201CBC0E"/>
    <w:rsid w:val="20216F01"/>
    <w:rsid w:val="202617D4"/>
    <w:rsid w:val="202EA9D2"/>
    <w:rsid w:val="202FE9FC"/>
    <w:rsid w:val="20349851"/>
    <w:rsid w:val="20384ED4"/>
    <w:rsid w:val="203A2556"/>
    <w:rsid w:val="204E280A"/>
    <w:rsid w:val="2065FC4F"/>
    <w:rsid w:val="2068EDB0"/>
    <w:rsid w:val="206BD738"/>
    <w:rsid w:val="20707695"/>
    <w:rsid w:val="208B0350"/>
    <w:rsid w:val="20920DC1"/>
    <w:rsid w:val="20950876"/>
    <w:rsid w:val="209AAD89"/>
    <w:rsid w:val="20A29803"/>
    <w:rsid w:val="20B34C07"/>
    <w:rsid w:val="20CE6E9C"/>
    <w:rsid w:val="20D937A9"/>
    <w:rsid w:val="20E06ACE"/>
    <w:rsid w:val="20E8E140"/>
    <w:rsid w:val="20F25ED6"/>
    <w:rsid w:val="20FECE2C"/>
    <w:rsid w:val="2101824E"/>
    <w:rsid w:val="2110C9EE"/>
    <w:rsid w:val="2112207C"/>
    <w:rsid w:val="2116D1F7"/>
    <w:rsid w:val="2117BFA3"/>
    <w:rsid w:val="21221D16"/>
    <w:rsid w:val="212B6652"/>
    <w:rsid w:val="2131AE02"/>
    <w:rsid w:val="21341802"/>
    <w:rsid w:val="2148B7AD"/>
    <w:rsid w:val="214FD501"/>
    <w:rsid w:val="21543CFC"/>
    <w:rsid w:val="21571959"/>
    <w:rsid w:val="2158B99C"/>
    <w:rsid w:val="216FFB3C"/>
    <w:rsid w:val="21733950"/>
    <w:rsid w:val="21751958"/>
    <w:rsid w:val="21873FD4"/>
    <w:rsid w:val="21934ECE"/>
    <w:rsid w:val="2195398A"/>
    <w:rsid w:val="2195ADCE"/>
    <w:rsid w:val="21A3A2E0"/>
    <w:rsid w:val="21A89A39"/>
    <w:rsid w:val="21AEA260"/>
    <w:rsid w:val="21B0BD16"/>
    <w:rsid w:val="21B4B119"/>
    <w:rsid w:val="21BEB3BB"/>
    <w:rsid w:val="21D9F82A"/>
    <w:rsid w:val="21DA4056"/>
    <w:rsid w:val="21DAAD1C"/>
    <w:rsid w:val="21E3D022"/>
    <w:rsid w:val="21EBA1DA"/>
    <w:rsid w:val="21EF6D6A"/>
    <w:rsid w:val="21F5F8C5"/>
    <w:rsid w:val="21F673ED"/>
    <w:rsid w:val="21FA8DBF"/>
    <w:rsid w:val="21FB2431"/>
    <w:rsid w:val="22023E15"/>
    <w:rsid w:val="22032782"/>
    <w:rsid w:val="2207D73F"/>
    <w:rsid w:val="220C73E6"/>
    <w:rsid w:val="220F2635"/>
    <w:rsid w:val="2212968D"/>
    <w:rsid w:val="221EF402"/>
    <w:rsid w:val="2222F45D"/>
    <w:rsid w:val="2233FE71"/>
    <w:rsid w:val="223C2FA6"/>
    <w:rsid w:val="223DC419"/>
    <w:rsid w:val="2241A385"/>
    <w:rsid w:val="22455790"/>
    <w:rsid w:val="224D578D"/>
    <w:rsid w:val="224F8A5F"/>
    <w:rsid w:val="22558B31"/>
    <w:rsid w:val="2265CFF6"/>
    <w:rsid w:val="226DABF8"/>
    <w:rsid w:val="227309FE"/>
    <w:rsid w:val="2289DB83"/>
    <w:rsid w:val="22904B85"/>
    <w:rsid w:val="229B3C48"/>
    <w:rsid w:val="229C20CF"/>
    <w:rsid w:val="229CB6D4"/>
    <w:rsid w:val="22AEC471"/>
    <w:rsid w:val="22B5A744"/>
    <w:rsid w:val="22B5B408"/>
    <w:rsid w:val="22BA882E"/>
    <w:rsid w:val="22BBACA0"/>
    <w:rsid w:val="22BBD9A8"/>
    <w:rsid w:val="22BEA9DF"/>
    <w:rsid w:val="22C3C72E"/>
    <w:rsid w:val="22C67226"/>
    <w:rsid w:val="22D50205"/>
    <w:rsid w:val="22DDD5C8"/>
    <w:rsid w:val="22E2F4A8"/>
    <w:rsid w:val="22E75333"/>
    <w:rsid w:val="22EE626C"/>
    <w:rsid w:val="22F1A5BA"/>
    <w:rsid w:val="2302AD9A"/>
    <w:rsid w:val="23038B7D"/>
    <w:rsid w:val="23066C9A"/>
    <w:rsid w:val="23070B5D"/>
    <w:rsid w:val="23092A8B"/>
    <w:rsid w:val="23093B34"/>
    <w:rsid w:val="230A6E2F"/>
    <w:rsid w:val="230CD791"/>
    <w:rsid w:val="2316279A"/>
    <w:rsid w:val="231A7658"/>
    <w:rsid w:val="232470BC"/>
    <w:rsid w:val="232BA898"/>
    <w:rsid w:val="232C32D4"/>
    <w:rsid w:val="232D1971"/>
    <w:rsid w:val="232FB913"/>
    <w:rsid w:val="2331FA28"/>
    <w:rsid w:val="2350DA1A"/>
    <w:rsid w:val="2356DF27"/>
    <w:rsid w:val="23588C1E"/>
    <w:rsid w:val="2358E2FD"/>
    <w:rsid w:val="235F1A05"/>
    <w:rsid w:val="2363CFA8"/>
    <w:rsid w:val="237EAF70"/>
    <w:rsid w:val="2381D018"/>
    <w:rsid w:val="23897F36"/>
    <w:rsid w:val="238B526A"/>
    <w:rsid w:val="238CF178"/>
    <w:rsid w:val="23999D0F"/>
    <w:rsid w:val="2399FCE2"/>
    <w:rsid w:val="239A4F1D"/>
    <w:rsid w:val="239BD036"/>
    <w:rsid w:val="23A061F1"/>
    <w:rsid w:val="23A20BF6"/>
    <w:rsid w:val="23A26D01"/>
    <w:rsid w:val="23A2B079"/>
    <w:rsid w:val="23AD882B"/>
    <w:rsid w:val="23B89F87"/>
    <w:rsid w:val="23C27745"/>
    <w:rsid w:val="23CC9C38"/>
    <w:rsid w:val="23D48BB1"/>
    <w:rsid w:val="23DCEAB7"/>
    <w:rsid w:val="23E2167C"/>
    <w:rsid w:val="23EFD44F"/>
    <w:rsid w:val="23F2C25A"/>
    <w:rsid w:val="23F501A6"/>
    <w:rsid w:val="23FA5785"/>
    <w:rsid w:val="2402C116"/>
    <w:rsid w:val="240B7BC5"/>
    <w:rsid w:val="240C67FE"/>
    <w:rsid w:val="240D2ED7"/>
    <w:rsid w:val="24118B66"/>
    <w:rsid w:val="24144F52"/>
    <w:rsid w:val="241BF68B"/>
    <w:rsid w:val="2421997B"/>
    <w:rsid w:val="2423B1CC"/>
    <w:rsid w:val="2437F0B8"/>
    <w:rsid w:val="243907B9"/>
    <w:rsid w:val="2447A83C"/>
    <w:rsid w:val="246A7847"/>
    <w:rsid w:val="24725DA0"/>
    <w:rsid w:val="24762141"/>
    <w:rsid w:val="2478F559"/>
    <w:rsid w:val="247E1541"/>
    <w:rsid w:val="2485F15D"/>
    <w:rsid w:val="2489D77F"/>
    <w:rsid w:val="249A453F"/>
    <w:rsid w:val="24A01BF9"/>
    <w:rsid w:val="24A4E0AE"/>
    <w:rsid w:val="24ADE111"/>
    <w:rsid w:val="24C0562A"/>
    <w:rsid w:val="24D17A59"/>
    <w:rsid w:val="24D2E59A"/>
    <w:rsid w:val="24DEF1D6"/>
    <w:rsid w:val="24DF5346"/>
    <w:rsid w:val="24E10A1F"/>
    <w:rsid w:val="24F2F673"/>
    <w:rsid w:val="24FA51A1"/>
    <w:rsid w:val="24FDDF6D"/>
    <w:rsid w:val="24FF9AC5"/>
    <w:rsid w:val="25013B65"/>
    <w:rsid w:val="25020A2B"/>
    <w:rsid w:val="25072133"/>
    <w:rsid w:val="25077675"/>
    <w:rsid w:val="250CC765"/>
    <w:rsid w:val="25155754"/>
    <w:rsid w:val="251CEC15"/>
    <w:rsid w:val="251EEF53"/>
    <w:rsid w:val="25237B94"/>
    <w:rsid w:val="2528B415"/>
    <w:rsid w:val="2537A097"/>
    <w:rsid w:val="2537DBF7"/>
    <w:rsid w:val="25451D43"/>
    <w:rsid w:val="25487BD9"/>
    <w:rsid w:val="25503D8C"/>
    <w:rsid w:val="25604E18"/>
    <w:rsid w:val="2563FD0C"/>
    <w:rsid w:val="2578F924"/>
    <w:rsid w:val="25799E5D"/>
    <w:rsid w:val="257A1682"/>
    <w:rsid w:val="257DBCF8"/>
    <w:rsid w:val="2581E34A"/>
    <w:rsid w:val="25821020"/>
    <w:rsid w:val="2588D730"/>
    <w:rsid w:val="258B9582"/>
    <w:rsid w:val="25912703"/>
    <w:rsid w:val="2595BB10"/>
    <w:rsid w:val="25974EC0"/>
    <w:rsid w:val="2597C253"/>
    <w:rsid w:val="259F1B02"/>
    <w:rsid w:val="259F980F"/>
    <w:rsid w:val="25A95EB9"/>
    <w:rsid w:val="25ABD800"/>
    <w:rsid w:val="25B3FB7D"/>
    <w:rsid w:val="25C734C4"/>
    <w:rsid w:val="25CB0D87"/>
    <w:rsid w:val="25CC24B6"/>
    <w:rsid w:val="25CF226E"/>
    <w:rsid w:val="25D56A87"/>
    <w:rsid w:val="25D6888E"/>
    <w:rsid w:val="25D8CC7A"/>
    <w:rsid w:val="25E2A40A"/>
    <w:rsid w:val="25EEF246"/>
    <w:rsid w:val="25F0C06B"/>
    <w:rsid w:val="25F41880"/>
    <w:rsid w:val="2603D343"/>
    <w:rsid w:val="261CD981"/>
    <w:rsid w:val="261E2725"/>
    <w:rsid w:val="262032B9"/>
    <w:rsid w:val="26230765"/>
    <w:rsid w:val="2634840D"/>
    <w:rsid w:val="2638F951"/>
    <w:rsid w:val="263A0032"/>
    <w:rsid w:val="264B8228"/>
    <w:rsid w:val="265747EB"/>
    <w:rsid w:val="265886AF"/>
    <w:rsid w:val="265C6491"/>
    <w:rsid w:val="265EE620"/>
    <w:rsid w:val="26607A58"/>
    <w:rsid w:val="2669B263"/>
    <w:rsid w:val="266FCAE6"/>
    <w:rsid w:val="2670A06E"/>
    <w:rsid w:val="2677E637"/>
    <w:rsid w:val="267BF50E"/>
    <w:rsid w:val="267D66FF"/>
    <w:rsid w:val="267E955D"/>
    <w:rsid w:val="2683D737"/>
    <w:rsid w:val="2688A8FF"/>
    <w:rsid w:val="268DCE20"/>
    <w:rsid w:val="269127BC"/>
    <w:rsid w:val="26947F80"/>
    <w:rsid w:val="269F2B80"/>
    <w:rsid w:val="26A468E5"/>
    <w:rsid w:val="26AD15E1"/>
    <w:rsid w:val="26B0BE2C"/>
    <w:rsid w:val="26B209D4"/>
    <w:rsid w:val="26B2790C"/>
    <w:rsid w:val="26B6ADC1"/>
    <w:rsid w:val="26B6B811"/>
    <w:rsid w:val="26B9F295"/>
    <w:rsid w:val="26BA2121"/>
    <w:rsid w:val="26BA75FE"/>
    <w:rsid w:val="26BD3EA0"/>
    <w:rsid w:val="26CA4788"/>
    <w:rsid w:val="26CA500B"/>
    <w:rsid w:val="26CC0B03"/>
    <w:rsid w:val="26D2353B"/>
    <w:rsid w:val="26D51B27"/>
    <w:rsid w:val="26DAE284"/>
    <w:rsid w:val="26E9BEC8"/>
    <w:rsid w:val="26F0FFDA"/>
    <w:rsid w:val="26F8C1DD"/>
    <w:rsid w:val="26FB2E4B"/>
    <w:rsid w:val="26FEDB49"/>
    <w:rsid w:val="2702B3FA"/>
    <w:rsid w:val="270A095B"/>
    <w:rsid w:val="2711EA3A"/>
    <w:rsid w:val="271F70D5"/>
    <w:rsid w:val="272164E5"/>
    <w:rsid w:val="2721D43F"/>
    <w:rsid w:val="272EB98F"/>
    <w:rsid w:val="27327657"/>
    <w:rsid w:val="2736521E"/>
    <w:rsid w:val="27391D29"/>
    <w:rsid w:val="273D3EC7"/>
    <w:rsid w:val="273DF40E"/>
    <w:rsid w:val="273FBDDF"/>
    <w:rsid w:val="274480C7"/>
    <w:rsid w:val="27452F1A"/>
    <w:rsid w:val="27495750"/>
    <w:rsid w:val="274A8F81"/>
    <w:rsid w:val="275E27FC"/>
    <w:rsid w:val="275ED5F2"/>
    <w:rsid w:val="27623A27"/>
    <w:rsid w:val="276D2048"/>
    <w:rsid w:val="276E5B1F"/>
    <w:rsid w:val="276F57AF"/>
    <w:rsid w:val="277372CA"/>
    <w:rsid w:val="277DB03A"/>
    <w:rsid w:val="277FBDD0"/>
    <w:rsid w:val="2780D2B1"/>
    <w:rsid w:val="278AA024"/>
    <w:rsid w:val="2790D1C8"/>
    <w:rsid w:val="27B0328C"/>
    <w:rsid w:val="27BA27BF"/>
    <w:rsid w:val="27C4C216"/>
    <w:rsid w:val="27D04A42"/>
    <w:rsid w:val="27D41A4C"/>
    <w:rsid w:val="27D5369D"/>
    <w:rsid w:val="27DD4983"/>
    <w:rsid w:val="27F25805"/>
    <w:rsid w:val="28077E13"/>
    <w:rsid w:val="2808F2FC"/>
    <w:rsid w:val="281A87C7"/>
    <w:rsid w:val="28254695"/>
    <w:rsid w:val="282FB7AA"/>
    <w:rsid w:val="283AFBE1"/>
    <w:rsid w:val="283B4FE8"/>
    <w:rsid w:val="2840CE3E"/>
    <w:rsid w:val="2871E4DE"/>
    <w:rsid w:val="2878A878"/>
    <w:rsid w:val="287A839B"/>
    <w:rsid w:val="287EFE5B"/>
    <w:rsid w:val="288512A0"/>
    <w:rsid w:val="288973A9"/>
    <w:rsid w:val="28953DB4"/>
    <w:rsid w:val="28984AF8"/>
    <w:rsid w:val="2899E3DD"/>
    <w:rsid w:val="28A24C22"/>
    <w:rsid w:val="28AD1840"/>
    <w:rsid w:val="28BD4855"/>
    <w:rsid w:val="28BED102"/>
    <w:rsid w:val="28C00423"/>
    <w:rsid w:val="28D2C26F"/>
    <w:rsid w:val="28D63DBD"/>
    <w:rsid w:val="28D691CD"/>
    <w:rsid w:val="28E78AA0"/>
    <w:rsid w:val="28EB7A7A"/>
    <w:rsid w:val="28EFB481"/>
    <w:rsid w:val="2900FDFD"/>
    <w:rsid w:val="2903757F"/>
    <w:rsid w:val="2908DF85"/>
    <w:rsid w:val="290E2DC7"/>
    <w:rsid w:val="2919F7B6"/>
    <w:rsid w:val="291A4932"/>
    <w:rsid w:val="291E20BD"/>
    <w:rsid w:val="2932C7CE"/>
    <w:rsid w:val="2936104D"/>
    <w:rsid w:val="293C0777"/>
    <w:rsid w:val="29439104"/>
    <w:rsid w:val="29439A42"/>
    <w:rsid w:val="29486542"/>
    <w:rsid w:val="294ED825"/>
    <w:rsid w:val="294F653D"/>
    <w:rsid w:val="2955188E"/>
    <w:rsid w:val="2958D5E1"/>
    <w:rsid w:val="295A17EF"/>
    <w:rsid w:val="295B5FC8"/>
    <w:rsid w:val="295CB8F9"/>
    <w:rsid w:val="295FDFA3"/>
    <w:rsid w:val="2967449B"/>
    <w:rsid w:val="296E0033"/>
    <w:rsid w:val="296FA760"/>
    <w:rsid w:val="296FEAAD"/>
    <w:rsid w:val="2986CE63"/>
    <w:rsid w:val="29932D19"/>
    <w:rsid w:val="29987E64"/>
    <w:rsid w:val="29ACCBCE"/>
    <w:rsid w:val="29B08357"/>
    <w:rsid w:val="29B0A432"/>
    <w:rsid w:val="29B2BF4E"/>
    <w:rsid w:val="29C4312E"/>
    <w:rsid w:val="29DACC47"/>
    <w:rsid w:val="29DEED76"/>
    <w:rsid w:val="29E2F82B"/>
    <w:rsid w:val="29F55F1D"/>
    <w:rsid w:val="29F92AE8"/>
    <w:rsid w:val="2A1312B8"/>
    <w:rsid w:val="2A1F2A6C"/>
    <w:rsid w:val="2A20F465"/>
    <w:rsid w:val="2A231D86"/>
    <w:rsid w:val="2A242E1C"/>
    <w:rsid w:val="2A24EA99"/>
    <w:rsid w:val="2A25F325"/>
    <w:rsid w:val="2A27DBFB"/>
    <w:rsid w:val="2A2D278D"/>
    <w:rsid w:val="2A2EEF48"/>
    <w:rsid w:val="2A4337C2"/>
    <w:rsid w:val="2A4C8855"/>
    <w:rsid w:val="2A535501"/>
    <w:rsid w:val="2A585095"/>
    <w:rsid w:val="2A5B8EE2"/>
    <w:rsid w:val="2A5EB5EA"/>
    <w:rsid w:val="2A667567"/>
    <w:rsid w:val="2A6FC847"/>
    <w:rsid w:val="2A7283F2"/>
    <w:rsid w:val="2A732D65"/>
    <w:rsid w:val="2A74436D"/>
    <w:rsid w:val="2A7B8A1E"/>
    <w:rsid w:val="2A8E0388"/>
    <w:rsid w:val="2A8F1279"/>
    <w:rsid w:val="2A9F0D47"/>
    <w:rsid w:val="2AA0E60D"/>
    <w:rsid w:val="2AA4CDF2"/>
    <w:rsid w:val="2AA57449"/>
    <w:rsid w:val="2AA7FE96"/>
    <w:rsid w:val="2AA96428"/>
    <w:rsid w:val="2AAA1E42"/>
    <w:rsid w:val="2AAEDB51"/>
    <w:rsid w:val="2AB733F7"/>
    <w:rsid w:val="2AB80B55"/>
    <w:rsid w:val="2AB94787"/>
    <w:rsid w:val="2ABC8C8C"/>
    <w:rsid w:val="2ABE6DC2"/>
    <w:rsid w:val="2AC780A1"/>
    <w:rsid w:val="2ACC0F88"/>
    <w:rsid w:val="2ACF3D8A"/>
    <w:rsid w:val="2AD8FF2A"/>
    <w:rsid w:val="2AEBC717"/>
    <w:rsid w:val="2AF158A7"/>
    <w:rsid w:val="2AF8CE0A"/>
    <w:rsid w:val="2AFAA10C"/>
    <w:rsid w:val="2AFAD1AC"/>
    <w:rsid w:val="2B047D6A"/>
    <w:rsid w:val="2B0A8D97"/>
    <w:rsid w:val="2B0D5147"/>
    <w:rsid w:val="2B1033F5"/>
    <w:rsid w:val="2B14D927"/>
    <w:rsid w:val="2B16FEF8"/>
    <w:rsid w:val="2B18A68C"/>
    <w:rsid w:val="2B27AFAB"/>
    <w:rsid w:val="2B28952B"/>
    <w:rsid w:val="2B3637B2"/>
    <w:rsid w:val="2B36E5CF"/>
    <w:rsid w:val="2B37A212"/>
    <w:rsid w:val="2B3AD7FB"/>
    <w:rsid w:val="2B3C39CD"/>
    <w:rsid w:val="2B3D8B8D"/>
    <w:rsid w:val="2B4F0703"/>
    <w:rsid w:val="2B5146B9"/>
    <w:rsid w:val="2B618EAF"/>
    <w:rsid w:val="2B6CF1DE"/>
    <w:rsid w:val="2B71EEFC"/>
    <w:rsid w:val="2B7BF6D2"/>
    <w:rsid w:val="2B7D44B7"/>
    <w:rsid w:val="2B8309CC"/>
    <w:rsid w:val="2B8906CB"/>
    <w:rsid w:val="2B8EC458"/>
    <w:rsid w:val="2B9AF346"/>
    <w:rsid w:val="2B9DA366"/>
    <w:rsid w:val="2BA0882E"/>
    <w:rsid w:val="2BA0B850"/>
    <w:rsid w:val="2BA780AD"/>
    <w:rsid w:val="2BAEC209"/>
    <w:rsid w:val="2BB5D042"/>
    <w:rsid w:val="2BBAAE80"/>
    <w:rsid w:val="2BC6874F"/>
    <w:rsid w:val="2BC707C1"/>
    <w:rsid w:val="2BC9D124"/>
    <w:rsid w:val="2BD02B9D"/>
    <w:rsid w:val="2BD0DDFE"/>
    <w:rsid w:val="2BDEC1E3"/>
    <w:rsid w:val="2BE0F9A0"/>
    <w:rsid w:val="2BE26250"/>
    <w:rsid w:val="2BE291A8"/>
    <w:rsid w:val="2BEB10D1"/>
    <w:rsid w:val="2BEBAF60"/>
    <w:rsid w:val="2BF09B16"/>
    <w:rsid w:val="2BF20FA1"/>
    <w:rsid w:val="2BF4D67D"/>
    <w:rsid w:val="2BF662C2"/>
    <w:rsid w:val="2BFBCA6D"/>
    <w:rsid w:val="2C016B50"/>
    <w:rsid w:val="2C0AA6B6"/>
    <w:rsid w:val="2C0F67F4"/>
    <w:rsid w:val="2C0FFAFF"/>
    <w:rsid w:val="2C18EECF"/>
    <w:rsid w:val="2C1C408F"/>
    <w:rsid w:val="2C213A5E"/>
    <w:rsid w:val="2C281BAA"/>
    <w:rsid w:val="2C2C4964"/>
    <w:rsid w:val="2C33A667"/>
    <w:rsid w:val="2C3850C7"/>
    <w:rsid w:val="2C38E742"/>
    <w:rsid w:val="2C436DF1"/>
    <w:rsid w:val="2C472B8E"/>
    <w:rsid w:val="2C4F248D"/>
    <w:rsid w:val="2C4FEA1F"/>
    <w:rsid w:val="2C528C5D"/>
    <w:rsid w:val="2C5862DF"/>
    <w:rsid w:val="2C5925AF"/>
    <w:rsid w:val="2C5C64E9"/>
    <w:rsid w:val="2C68AA8B"/>
    <w:rsid w:val="2C77C2FA"/>
    <w:rsid w:val="2C7F120A"/>
    <w:rsid w:val="2C7F684A"/>
    <w:rsid w:val="2C7FA2F9"/>
    <w:rsid w:val="2C86FCB1"/>
    <w:rsid w:val="2C8F87FE"/>
    <w:rsid w:val="2C9ACE9F"/>
    <w:rsid w:val="2CA7C8A4"/>
    <w:rsid w:val="2CA86CC8"/>
    <w:rsid w:val="2CAC0F30"/>
    <w:rsid w:val="2CADCA2D"/>
    <w:rsid w:val="2CAF6C91"/>
    <w:rsid w:val="2CB34EFD"/>
    <w:rsid w:val="2CB53B9B"/>
    <w:rsid w:val="2CB701B6"/>
    <w:rsid w:val="2CB88DB4"/>
    <w:rsid w:val="2CBE656D"/>
    <w:rsid w:val="2CBFF5F3"/>
    <w:rsid w:val="2CBFFCAE"/>
    <w:rsid w:val="2CC6C525"/>
    <w:rsid w:val="2CCC7AE7"/>
    <w:rsid w:val="2CDDDCA3"/>
    <w:rsid w:val="2CEBB628"/>
    <w:rsid w:val="2CFC5542"/>
    <w:rsid w:val="2D05416F"/>
    <w:rsid w:val="2D0BDF21"/>
    <w:rsid w:val="2D0BE810"/>
    <w:rsid w:val="2D11924A"/>
    <w:rsid w:val="2D11A1E7"/>
    <w:rsid w:val="2D11E9B2"/>
    <w:rsid w:val="2D130782"/>
    <w:rsid w:val="2D22639A"/>
    <w:rsid w:val="2D23B2CA"/>
    <w:rsid w:val="2D273A81"/>
    <w:rsid w:val="2D2CDC3E"/>
    <w:rsid w:val="2D308DD9"/>
    <w:rsid w:val="2D32B3E0"/>
    <w:rsid w:val="2D3C0CE5"/>
    <w:rsid w:val="2D3CAA1F"/>
    <w:rsid w:val="2D4D27F3"/>
    <w:rsid w:val="2D6B3060"/>
    <w:rsid w:val="2D6CA9F7"/>
    <w:rsid w:val="2D6ECF65"/>
    <w:rsid w:val="2D73507E"/>
    <w:rsid w:val="2D7FAA11"/>
    <w:rsid w:val="2D7FB9D7"/>
    <w:rsid w:val="2D8261CB"/>
    <w:rsid w:val="2D8875C9"/>
    <w:rsid w:val="2D91643A"/>
    <w:rsid w:val="2D9AB5B4"/>
    <w:rsid w:val="2DA309B3"/>
    <w:rsid w:val="2DA593A2"/>
    <w:rsid w:val="2DA6B5A7"/>
    <w:rsid w:val="2DB7BA23"/>
    <w:rsid w:val="2DBF15F5"/>
    <w:rsid w:val="2DC22F42"/>
    <w:rsid w:val="2DC39B61"/>
    <w:rsid w:val="2DD5F922"/>
    <w:rsid w:val="2DD6AE09"/>
    <w:rsid w:val="2DD6CE13"/>
    <w:rsid w:val="2DD976AD"/>
    <w:rsid w:val="2DDAA20F"/>
    <w:rsid w:val="2DDAD977"/>
    <w:rsid w:val="2DE8488D"/>
    <w:rsid w:val="2DEBC270"/>
    <w:rsid w:val="2DF4D507"/>
    <w:rsid w:val="2E16FFBF"/>
    <w:rsid w:val="2E435BD0"/>
    <w:rsid w:val="2E57E339"/>
    <w:rsid w:val="2E5D398A"/>
    <w:rsid w:val="2E751E5E"/>
    <w:rsid w:val="2E76A652"/>
    <w:rsid w:val="2E821CFD"/>
    <w:rsid w:val="2E834037"/>
    <w:rsid w:val="2E8347C6"/>
    <w:rsid w:val="2E861F8D"/>
    <w:rsid w:val="2E8B9F2A"/>
    <w:rsid w:val="2E8BCE59"/>
    <w:rsid w:val="2E9203A6"/>
    <w:rsid w:val="2E94DC21"/>
    <w:rsid w:val="2E978925"/>
    <w:rsid w:val="2E9E0880"/>
    <w:rsid w:val="2EA05417"/>
    <w:rsid w:val="2EA3D731"/>
    <w:rsid w:val="2EA4C711"/>
    <w:rsid w:val="2EA7C65E"/>
    <w:rsid w:val="2EA94706"/>
    <w:rsid w:val="2EAE830D"/>
    <w:rsid w:val="2EAF5239"/>
    <w:rsid w:val="2EB32ED6"/>
    <w:rsid w:val="2EBC85B8"/>
    <w:rsid w:val="2EC34BCF"/>
    <w:rsid w:val="2EC9C68F"/>
    <w:rsid w:val="2ECB3070"/>
    <w:rsid w:val="2ECBFDD8"/>
    <w:rsid w:val="2ECC534A"/>
    <w:rsid w:val="2ECDE794"/>
    <w:rsid w:val="2ED4EE7F"/>
    <w:rsid w:val="2EE5EB65"/>
    <w:rsid w:val="2EF02DE1"/>
    <w:rsid w:val="2EF51923"/>
    <w:rsid w:val="2F02ECF7"/>
    <w:rsid w:val="2F03D3C2"/>
    <w:rsid w:val="2F04D8C6"/>
    <w:rsid w:val="2F068DA2"/>
    <w:rsid w:val="2F076416"/>
    <w:rsid w:val="2F0792BF"/>
    <w:rsid w:val="2F0D905D"/>
    <w:rsid w:val="2F0F41B1"/>
    <w:rsid w:val="2F15AFC1"/>
    <w:rsid w:val="2F19CC8F"/>
    <w:rsid w:val="2F1BF770"/>
    <w:rsid w:val="2F1D2C36"/>
    <w:rsid w:val="2F2970CA"/>
    <w:rsid w:val="2F2A9256"/>
    <w:rsid w:val="2F3E9443"/>
    <w:rsid w:val="2F468C57"/>
    <w:rsid w:val="2F4719A9"/>
    <w:rsid w:val="2F47B328"/>
    <w:rsid w:val="2F4A8950"/>
    <w:rsid w:val="2F52DE37"/>
    <w:rsid w:val="2F54EDEF"/>
    <w:rsid w:val="2F5FE0F7"/>
    <w:rsid w:val="2F71F4FA"/>
    <w:rsid w:val="2F7AE91F"/>
    <w:rsid w:val="2F8917D0"/>
    <w:rsid w:val="2F898650"/>
    <w:rsid w:val="2F8E7027"/>
    <w:rsid w:val="2F8ED2FA"/>
    <w:rsid w:val="2F9C1F71"/>
    <w:rsid w:val="2FA25708"/>
    <w:rsid w:val="2FA809CE"/>
    <w:rsid w:val="2FAD0A7C"/>
    <w:rsid w:val="2FC21996"/>
    <w:rsid w:val="2FCB8F8F"/>
    <w:rsid w:val="2FD7ACBD"/>
    <w:rsid w:val="2FDA756D"/>
    <w:rsid w:val="2FEA06E5"/>
    <w:rsid w:val="2FED6755"/>
    <w:rsid w:val="2FF537A2"/>
    <w:rsid w:val="2FF95BE2"/>
    <w:rsid w:val="2FFC937E"/>
    <w:rsid w:val="30030522"/>
    <w:rsid w:val="30030615"/>
    <w:rsid w:val="300FAAF0"/>
    <w:rsid w:val="3012EF1E"/>
    <w:rsid w:val="30183809"/>
    <w:rsid w:val="301A3029"/>
    <w:rsid w:val="301A4A55"/>
    <w:rsid w:val="302E90AE"/>
    <w:rsid w:val="3030817D"/>
    <w:rsid w:val="30345B0C"/>
    <w:rsid w:val="3039DE46"/>
    <w:rsid w:val="303B1C39"/>
    <w:rsid w:val="303D2F42"/>
    <w:rsid w:val="30412AB7"/>
    <w:rsid w:val="3042E4C0"/>
    <w:rsid w:val="304383AE"/>
    <w:rsid w:val="304FB621"/>
    <w:rsid w:val="30527484"/>
    <w:rsid w:val="3053C141"/>
    <w:rsid w:val="30599594"/>
    <w:rsid w:val="305A68BC"/>
    <w:rsid w:val="305F1755"/>
    <w:rsid w:val="305F57B3"/>
    <w:rsid w:val="306307B5"/>
    <w:rsid w:val="3067CE39"/>
    <w:rsid w:val="3067EA30"/>
    <w:rsid w:val="306FCD92"/>
    <w:rsid w:val="307DB54C"/>
    <w:rsid w:val="307E5E35"/>
    <w:rsid w:val="308971CA"/>
    <w:rsid w:val="308F7251"/>
    <w:rsid w:val="309115EC"/>
    <w:rsid w:val="30925640"/>
    <w:rsid w:val="309C8922"/>
    <w:rsid w:val="309F5EA2"/>
    <w:rsid w:val="309FA423"/>
    <w:rsid w:val="30B0B796"/>
    <w:rsid w:val="30C6768E"/>
    <w:rsid w:val="30D8CA7D"/>
    <w:rsid w:val="30D996AD"/>
    <w:rsid w:val="30DA837C"/>
    <w:rsid w:val="30E49279"/>
    <w:rsid w:val="30E9BE0C"/>
    <w:rsid w:val="30EA4F1F"/>
    <w:rsid w:val="30EBE7CD"/>
    <w:rsid w:val="310FA264"/>
    <w:rsid w:val="3113DE6C"/>
    <w:rsid w:val="3119C479"/>
    <w:rsid w:val="3133CDC1"/>
    <w:rsid w:val="314A8EE6"/>
    <w:rsid w:val="314BCC8C"/>
    <w:rsid w:val="314FD1DD"/>
    <w:rsid w:val="315583DD"/>
    <w:rsid w:val="315FB9A9"/>
    <w:rsid w:val="315FD79B"/>
    <w:rsid w:val="31602CE1"/>
    <w:rsid w:val="31610AE9"/>
    <w:rsid w:val="316927D2"/>
    <w:rsid w:val="3169C430"/>
    <w:rsid w:val="316E7344"/>
    <w:rsid w:val="31736163"/>
    <w:rsid w:val="31758BFD"/>
    <w:rsid w:val="317EE02F"/>
    <w:rsid w:val="3184F9C1"/>
    <w:rsid w:val="318659E9"/>
    <w:rsid w:val="3186A7F0"/>
    <w:rsid w:val="318B79EB"/>
    <w:rsid w:val="318CB58F"/>
    <w:rsid w:val="3191567F"/>
    <w:rsid w:val="31988006"/>
    <w:rsid w:val="319E68CC"/>
    <w:rsid w:val="31A205B3"/>
    <w:rsid w:val="31A3FC7F"/>
    <w:rsid w:val="31A4BDEB"/>
    <w:rsid w:val="31AD8B36"/>
    <w:rsid w:val="31B80FEF"/>
    <w:rsid w:val="31BA82C8"/>
    <w:rsid w:val="31C898AB"/>
    <w:rsid w:val="31CEFF39"/>
    <w:rsid w:val="31CFC665"/>
    <w:rsid w:val="31F70C1A"/>
    <w:rsid w:val="31FCA66E"/>
    <w:rsid w:val="31FCFB42"/>
    <w:rsid w:val="320034B4"/>
    <w:rsid w:val="320E4B27"/>
    <w:rsid w:val="320F233D"/>
    <w:rsid w:val="32185046"/>
    <w:rsid w:val="3219E6CF"/>
    <w:rsid w:val="321AEC7C"/>
    <w:rsid w:val="3224F1E6"/>
    <w:rsid w:val="322E2C07"/>
    <w:rsid w:val="3232C128"/>
    <w:rsid w:val="3235A926"/>
    <w:rsid w:val="32429743"/>
    <w:rsid w:val="324BC02E"/>
    <w:rsid w:val="324BC385"/>
    <w:rsid w:val="324CDE9F"/>
    <w:rsid w:val="3258B441"/>
    <w:rsid w:val="3261DB5B"/>
    <w:rsid w:val="3280D890"/>
    <w:rsid w:val="328EC409"/>
    <w:rsid w:val="32952457"/>
    <w:rsid w:val="3295F2C7"/>
    <w:rsid w:val="3296EB76"/>
    <w:rsid w:val="3297691B"/>
    <w:rsid w:val="329DD8D0"/>
    <w:rsid w:val="329F56CE"/>
    <w:rsid w:val="32AD5975"/>
    <w:rsid w:val="32B5CEDA"/>
    <w:rsid w:val="32B97E29"/>
    <w:rsid w:val="32B9B843"/>
    <w:rsid w:val="32C002D9"/>
    <w:rsid w:val="32C18BB9"/>
    <w:rsid w:val="32C46AD8"/>
    <w:rsid w:val="32E99A29"/>
    <w:rsid w:val="32EB1D20"/>
    <w:rsid w:val="331FFB1F"/>
    <w:rsid w:val="33474BB2"/>
    <w:rsid w:val="3348D44A"/>
    <w:rsid w:val="3357887C"/>
    <w:rsid w:val="33592300"/>
    <w:rsid w:val="335DE288"/>
    <w:rsid w:val="3373F404"/>
    <w:rsid w:val="33741F58"/>
    <w:rsid w:val="33765975"/>
    <w:rsid w:val="33784891"/>
    <w:rsid w:val="337A86FC"/>
    <w:rsid w:val="339224A0"/>
    <w:rsid w:val="339473FB"/>
    <w:rsid w:val="33ACF7EF"/>
    <w:rsid w:val="33AF3BFB"/>
    <w:rsid w:val="33B1B79C"/>
    <w:rsid w:val="33B35A71"/>
    <w:rsid w:val="33B56F5B"/>
    <w:rsid w:val="33BA7803"/>
    <w:rsid w:val="33C45D26"/>
    <w:rsid w:val="33C567CD"/>
    <w:rsid w:val="33C5C065"/>
    <w:rsid w:val="33C81068"/>
    <w:rsid w:val="33E1AC22"/>
    <w:rsid w:val="33E63582"/>
    <w:rsid w:val="33EA6482"/>
    <w:rsid w:val="33F2C68F"/>
    <w:rsid w:val="33F7B773"/>
    <w:rsid w:val="34004153"/>
    <w:rsid w:val="340167AA"/>
    <w:rsid w:val="3401A819"/>
    <w:rsid w:val="34052E64"/>
    <w:rsid w:val="3405BE2D"/>
    <w:rsid w:val="34173918"/>
    <w:rsid w:val="341BF76D"/>
    <w:rsid w:val="341E5B6F"/>
    <w:rsid w:val="341E5F7F"/>
    <w:rsid w:val="3428E768"/>
    <w:rsid w:val="342B85E7"/>
    <w:rsid w:val="34339909"/>
    <w:rsid w:val="3433E4C0"/>
    <w:rsid w:val="34397E5B"/>
    <w:rsid w:val="3443746A"/>
    <w:rsid w:val="344E6870"/>
    <w:rsid w:val="344F1116"/>
    <w:rsid w:val="34565F9C"/>
    <w:rsid w:val="3458195A"/>
    <w:rsid w:val="345BE977"/>
    <w:rsid w:val="345CF773"/>
    <w:rsid w:val="3464E4F9"/>
    <w:rsid w:val="3466B20E"/>
    <w:rsid w:val="34694FCB"/>
    <w:rsid w:val="3479AAAB"/>
    <w:rsid w:val="3484C046"/>
    <w:rsid w:val="3488C4F5"/>
    <w:rsid w:val="348D8CE6"/>
    <w:rsid w:val="348F56CC"/>
    <w:rsid w:val="34901430"/>
    <w:rsid w:val="34982C1F"/>
    <w:rsid w:val="34988DC2"/>
    <w:rsid w:val="34A570DB"/>
    <w:rsid w:val="34A8A5D2"/>
    <w:rsid w:val="34B37FA6"/>
    <w:rsid w:val="34B8AD31"/>
    <w:rsid w:val="34C41E8C"/>
    <w:rsid w:val="34C756B9"/>
    <w:rsid w:val="34CADE05"/>
    <w:rsid w:val="34D597BF"/>
    <w:rsid w:val="34D90FA1"/>
    <w:rsid w:val="34E3C2E2"/>
    <w:rsid w:val="34E3F3C0"/>
    <w:rsid w:val="34F12F66"/>
    <w:rsid w:val="34F1A373"/>
    <w:rsid w:val="34F3C5DB"/>
    <w:rsid w:val="34F7DDC6"/>
    <w:rsid w:val="350034D7"/>
    <w:rsid w:val="350411B4"/>
    <w:rsid w:val="350688AE"/>
    <w:rsid w:val="35114062"/>
    <w:rsid w:val="35132EB5"/>
    <w:rsid w:val="351CFF5D"/>
    <w:rsid w:val="352652DC"/>
    <w:rsid w:val="35291FBF"/>
    <w:rsid w:val="35349C04"/>
    <w:rsid w:val="3539A24A"/>
    <w:rsid w:val="353B3F5C"/>
    <w:rsid w:val="3540881E"/>
    <w:rsid w:val="35542565"/>
    <w:rsid w:val="355AA7E7"/>
    <w:rsid w:val="355CCDAA"/>
    <w:rsid w:val="355F0C35"/>
    <w:rsid w:val="356E492C"/>
    <w:rsid w:val="358D6ABB"/>
    <w:rsid w:val="358EF2F1"/>
    <w:rsid w:val="3592B210"/>
    <w:rsid w:val="359CD80A"/>
    <w:rsid w:val="359F946C"/>
    <w:rsid w:val="35AEDDB1"/>
    <w:rsid w:val="35C93B44"/>
    <w:rsid w:val="35D06B7F"/>
    <w:rsid w:val="35E6C784"/>
    <w:rsid w:val="35EB8986"/>
    <w:rsid w:val="35F012D8"/>
    <w:rsid w:val="35F0AAC1"/>
    <w:rsid w:val="35F2A160"/>
    <w:rsid w:val="35FA0175"/>
    <w:rsid w:val="35FCF3F9"/>
    <w:rsid w:val="35FD630C"/>
    <w:rsid w:val="35FDD24A"/>
    <w:rsid w:val="36003E12"/>
    <w:rsid w:val="36058734"/>
    <w:rsid w:val="36100F84"/>
    <w:rsid w:val="362B9D98"/>
    <w:rsid w:val="363294C7"/>
    <w:rsid w:val="3639A9BF"/>
    <w:rsid w:val="363E3BE6"/>
    <w:rsid w:val="363E86B7"/>
    <w:rsid w:val="36420675"/>
    <w:rsid w:val="3643AE1F"/>
    <w:rsid w:val="36600012"/>
    <w:rsid w:val="366017CB"/>
    <w:rsid w:val="366541D3"/>
    <w:rsid w:val="36716820"/>
    <w:rsid w:val="3676D7BA"/>
    <w:rsid w:val="36786223"/>
    <w:rsid w:val="368178D9"/>
    <w:rsid w:val="3689B956"/>
    <w:rsid w:val="3689F26C"/>
    <w:rsid w:val="36A35E3C"/>
    <w:rsid w:val="36A9617B"/>
    <w:rsid w:val="36AB0A7D"/>
    <w:rsid w:val="36B52E04"/>
    <w:rsid w:val="36BD3CD0"/>
    <w:rsid w:val="36BD707E"/>
    <w:rsid w:val="36BD929E"/>
    <w:rsid w:val="36C2223A"/>
    <w:rsid w:val="36C7E3B9"/>
    <w:rsid w:val="36CBFDDE"/>
    <w:rsid w:val="36D06C65"/>
    <w:rsid w:val="36D38C7B"/>
    <w:rsid w:val="36D3D700"/>
    <w:rsid w:val="36DE211C"/>
    <w:rsid w:val="36F48FDE"/>
    <w:rsid w:val="36F84329"/>
    <w:rsid w:val="36FB630B"/>
    <w:rsid w:val="370F27E8"/>
    <w:rsid w:val="3714F1BF"/>
    <w:rsid w:val="37200D81"/>
    <w:rsid w:val="372E81C5"/>
    <w:rsid w:val="372F757E"/>
    <w:rsid w:val="373998FD"/>
    <w:rsid w:val="3739F7B7"/>
    <w:rsid w:val="3741E525"/>
    <w:rsid w:val="37486D89"/>
    <w:rsid w:val="374EDE60"/>
    <w:rsid w:val="3751188E"/>
    <w:rsid w:val="37545DE5"/>
    <w:rsid w:val="375ACD8F"/>
    <w:rsid w:val="376F5406"/>
    <w:rsid w:val="37761220"/>
    <w:rsid w:val="377D0A0E"/>
    <w:rsid w:val="37949835"/>
    <w:rsid w:val="37972289"/>
    <w:rsid w:val="37A433BA"/>
    <w:rsid w:val="37B2D401"/>
    <w:rsid w:val="37B83679"/>
    <w:rsid w:val="37C02A59"/>
    <w:rsid w:val="37CC88C3"/>
    <w:rsid w:val="37CF504C"/>
    <w:rsid w:val="37D004BB"/>
    <w:rsid w:val="37D355CA"/>
    <w:rsid w:val="37D905B4"/>
    <w:rsid w:val="37F9CFD8"/>
    <w:rsid w:val="37FAE4AF"/>
    <w:rsid w:val="37FBE82C"/>
    <w:rsid w:val="37FDF72D"/>
    <w:rsid w:val="38006B6C"/>
    <w:rsid w:val="380CBA21"/>
    <w:rsid w:val="380D3881"/>
    <w:rsid w:val="380E3A33"/>
    <w:rsid w:val="380E7D5F"/>
    <w:rsid w:val="3810AE70"/>
    <w:rsid w:val="3819C298"/>
    <w:rsid w:val="381C7568"/>
    <w:rsid w:val="38200F12"/>
    <w:rsid w:val="3826FB6A"/>
    <w:rsid w:val="38276A61"/>
    <w:rsid w:val="382F6B35"/>
    <w:rsid w:val="38327163"/>
    <w:rsid w:val="383CA0BB"/>
    <w:rsid w:val="384C058A"/>
    <w:rsid w:val="3855E42B"/>
    <w:rsid w:val="385B61BB"/>
    <w:rsid w:val="38696271"/>
    <w:rsid w:val="38768D98"/>
    <w:rsid w:val="387FDAA3"/>
    <w:rsid w:val="387FFD87"/>
    <w:rsid w:val="38841794"/>
    <w:rsid w:val="388D3B20"/>
    <w:rsid w:val="38941391"/>
    <w:rsid w:val="38952B82"/>
    <w:rsid w:val="389C7AD3"/>
    <w:rsid w:val="38A516B5"/>
    <w:rsid w:val="38A578CB"/>
    <w:rsid w:val="38AB3C28"/>
    <w:rsid w:val="38B8BE85"/>
    <w:rsid w:val="38BA817B"/>
    <w:rsid w:val="38C37599"/>
    <w:rsid w:val="38C6F6B4"/>
    <w:rsid w:val="38C84E8A"/>
    <w:rsid w:val="38CB55D8"/>
    <w:rsid w:val="38CDFD66"/>
    <w:rsid w:val="38CE7180"/>
    <w:rsid w:val="38D2E0CE"/>
    <w:rsid w:val="38DBA7F8"/>
    <w:rsid w:val="38E0A57B"/>
    <w:rsid w:val="38F08882"/>
    <w:rsid w:val="38F3C79B"/>
    <w:rsid w:val="38F49B62"/>
    <w:rsid w:val="38FF99D6"/>
    <w:rsid w:val="39178B62"/>
    <w:rsid w:val="391948A8"/>
    <w:rsid w:val="3921AE76"/>
    <w:rsid w:val="39233E56"/>
    <w:rsid w:val="3928F009"/>
    <w:rsid w:val="39314947"/>
    <w:rsid w:val="3932F5EF"/>
    <w:rsid w:val="39346815"/>
    <w:rsid w:val="39399F81"/>
    <w:rsid w:val="393BA560"/>
    <w:rsid w:val="39417E85"/>
    <w:rsid w:val="3945909B"/>
    <w:rsid w:val="394F807A"/>
    <w:rsid w:val="394FF7C3"/>
    <w:rsid w:val="395D66F4"/>
    <w:rsid w:val="395D8941"/>
    <w:rsid w:val="397BB4D7"/>
    <w:rsid w:val="39856098"/>
    <w:rsid w:val="398EAD8B"/>
    <w:rsid w:val="398FD7CF"/>
    <w:rsid w:val="3996A2E6"/>
    <w:rsid w:val="39A233C1"/>
    <w:rsid w:val="39A31666"/>
    <w:rsid w:val="39A3E8E9"/>
    <w:rsid w:val="39A908E2"/>
    <w:rsid w:val="39AA3288"/>
    <w:rsid w:val="39BB7539"/>
    <w:rsid w:val="39C5A764"/>
    <w:rsid w:val="39C79664"/>
    <w:rsid w:val="39C9B0CB"/>
    <w:rsid w:val="39CDF2CA"/>
    <w:rsid w:val="39D0816D"/>
    <w:rsid w:val="39DF07E2"/>
    <w:rsid w:val="39E09DD3"/>
    <w:rsid w:val="39EC7B6C"/>
    <w:rsid w:val="39ED44EF"/>
    <w:rsid w:val="39ED511F"/>
    <w:rsid w:val="39EE224D"/>
    <w:rsid w:val="39FBF5B3"/>
    <w:rsid w:val="39FE3739"/>
    <w:rsid w:val="3A0024B9"/>
    <w:rsid w:val="3A0B94E7"/>
    <w:rsid w:val="3A112F1E"/>
    <w:rsid w:val="3A12F0B2"/>
    <w:rsid w:val="3A166555"/>
    <w:rsid w:val="3A185445"/>
    <w:rsid w:val="3A1A3962"/>
    <w:rsid w:val="3A1B3A12"/>
    <w:rsid w:val="3A1BEC10"/>
    <w:rsid w:val="3A1E1A8E"/>
    <w:rsid w:val="3A27481F"/>
    <w:rsid w:val="3A2B544C"/>
    <w:rsid w:val="3A3415F6"/>
    <w:rsid w:val="3A354200"/>
    <w:rsid w:val="3A36467E"/>
    <w:rsid w:val="3A37E4FD"/>
    <w:rsid w:val="3A3E9BD5"/>
    <w:rsid w:val="3A3FE5BB"/>
    <w:rsid w:val="3A405F61"/>
    <w:rsid w:val="3A49042E"/>
    <w:rsid w:val="3A50391C"/>
    <w:rsid w:val="3A5658BC"/>
    <w:rsid w:val="3A5E40E0"/>
    <w:rsid w:val="3A608EE0"/>
    <w:rsid w:val="3A74A391"/>
    <w:rsid w:val="3A75A749"/>
    <w:rsid w:val="3A7BEE8B"/>
    <w:rsid w:val="3A8A0B66"/>
    <w:rsid w:val="3A8ADE73"/>
    <w:rsid w:val="3A9512F6"/>
    <w:rsid w:val="3A9B57AD"/>
    <w:rsid w:val="3AA426B1"/>
    <w:rsid w:val="3AAB4E3C"/>
    <w:rsid w:val="3AB572E0"/>
    <w:rsid w:val="3AB6C3E7"/>
    <w:rsid w:val="3ABDCFFE"/>
    <w:rsid w:val="3AC9614F"/>
    <w:rsid w:val="3AD0B983"/>
    <w:rsid w:val="3ADC0EFA"/>
    <w:rsid w:val="3AEA0337"/>
    <w:rsid w:val="3AFA6A40"/>
    <w:rsid w:val="3AFBD01A"/>
    <w:rsid w:val="3B053BDB"/>
    <w:rsid w:val="3B06E631"/>
    <w:rsid w:val="3B08247B"/>
    <w:rsid w:val="3B10A676"/>
    <w:rsid w:val="3B118282"/>
    <w:rsid w:val="3B1B926D"/>
    <w:rsid w:val="3B2CC85B"/>
    <w:rsid w:val="3B2DE7D8"/>
    <w:rsid w:val="3B3E5E57"/>
    <w:rsid w:val="3B496210"/>
    <w:rsid w:val="3B49CBFC"/>
    <w:rsid w:val="3B4DCF3C"/>
    <w:rsid w:val="3B564758"/>
    <w:rsid w:val="3B62C736"/>
    <w:rsid w:val="3B65C36A"/>
    <w:rsid w:val="3B765573"/>
    <w:rsid w:val="3B79147D"/>
    <w:rsid w:val="3B7F5021"/>
    <w:rsid w:val="3B8001BA"/>
    <w:rsid w:val="3B819966"/>
    <w:rsid w:val="3B8559FE"/>
    <w:rsid w:val="3B877D6C"/>
    <w:rsid w:val="3B8D6E49"/>
    <w:rsid w:val="3B8FE49C"/>
    <w:rsid w:val="3B9F0349"/>
    <w:rsid w:val="3BAB606A"/>
    <w:rsid w:val="3BB541EA"/>
    <w:rsid w:val="3BB5B357"/>
    <w:rsid w:val="3BB801F5"/>
    <w:rsid w:val="3BBFC931"/>
    <w:rsid w:val="3BC2808D"/>
    <w:rsid w:val="3BC83077"/>
    <w:rsid w:val="3BD47967"/>
    <w:rsid w:val="3BD8E5B4"/>
    <w:rsid w:val="3BF4F1D3"/>
    <w:rsid w:val="3BF635F4"/>
    <w:rsid w:val="3C09C6D5"/>
    <w:rsid w:val="3C0EEFB2"/>
    <w:rsid w:val="3C1B0264"/>
    <w:rsid w:val="3C26659F"/>
    <w:rsid w:val="3C2B926F"/>
    <w:rsid w:val="3C38DC72"/>
    <w:rsid w:val="3C39B817"/>
    <w:rsid w:val="3C466DC3"/>
    <w:rsid w:val="3C4884E0"/>
    <w:rsid w:val="3C501A9C"/>
    <w:rsid w:val="3C639A46"/>
    <w:rsid w:val="3C648735"/>
    <w:rsid w:val="3C6697F6"/>
    <w:rsid w:val="3C67DF79"/>
    <w:rsid w:val="3C731146"/>
    <w:rsid w:val="3C752571"/>
    <w:rsid w:val="3C769314"/>
    <w:rsid w:val="3C7AF9AD"/>
    <w:rsid w:val="3C8442C0"/>
    <w:rsid w:val="3C902B20"/>
    <w:rsid w:val="3C922D1F"/>
    <w:rsid w:val="3C94CB6C"/>
    <w:rsid w:val="3CA0A535"/>
    <w:rsid w:val="3CB8181E"/>
    <w:rsid w:val="3CBECACE"/>
    <w:rsid w:val="3CC585F2"/>
    <w:rsid w:val="3CC7709B"/>
    <w:rsid w:val="3CCF594F"/>
    <w:rsid w:val="3CD40DEC"/>
    <w:rsid w:val="3CD4925E"/>
    <w:rsid w:val="3CF6091A"/>
    <w:rsid w:val="3D095E9D"/>
    <w:rsid w:val="3D0E7E5E"/>
    <w:rsid w:val="3D10579F"/>
    <w:rsid w:val="3D11B5F0"/>
    <w:rsid w:val="3D292E7F"/>
    <w:rsid w:val="3D3348D9"/>
    <w:rsid w:val="3D3572F0"/>
    <w:rsid w:val="3D45D86A"/>
    <w:rsid w:val="3D477440"/>
    <w:rsid w:val="3D47F7C9"/>
    <w:rsid w:val="3D4F944A"/>
    <w:rsid w:val="3D586269"/>
    <w:rsid w:val="3D757F9A"/>
    <w:rsid w:val="3D7B8A00"/>
    <w:rsid w:val="3D7E5742"/>
    <w:rsid w:val="3D7FA5A9"/>
    <w:rsid w:val="3D856DD1"/>
    <w:rsid w:val="3D85BF76"/>
    <w:rsid w:val="3D8B3704"/>
    <w:rsid w:val="3D91E87F"/>
    <w:rsid w:val="3D92A646"/>
    <w:rsid w:val="3D973CD6"/>
    <w:rsid w:val="3D9850DE"/>
    <w:rsid w:val="3D9DCC97"/>
    <w:rsid w:val="3DA13629"/>
    <w:rsid w:val="3DA167E2"/>
    <w:rsid w:val="3DA70A12"/>
    <w:rsid w:val="3DA8BB1B"/>
    <w:rsid w:val="3DB2A672"/>
    <w:rsid w:val="3DB66E1E"/>
    <w:rsid w:val="3DBB98DB"/>
    <w:rsid w:val="3DC3BEF7"/>
    <w:rsid w:val="3DC4B4B8"/>
    <w:rsid w:val="3DC81237"/>
    <w:rsid w:val="3DC93C8C"/>
    <w:rsid w:val="3DE11B30"/>
    <w:rsid w:val="3DE55208"/>
    <w:rsid w:val="3DEBD0FD"/>
    <w:rsid w:val="3DEE2D7D"/>
    <w:rsid w:val="3DEE6B1C"/>
    <w:rsid w:val="3E038318"/>
    <w:rsid w:val="3E040F90"/>
    <w:rsid w:val="3E059225"/>
    <w:rsid w:val="3E0761A2"/>
    <w:rsid w:val="3E0FDD01"/>
    <w:rsid w:val="3E12ABCF"/>
    <w:rsid w:val="3E1A1C15"/>
    <w:rsid w:val="3E20376D"/>
    <w:rsid w:val="3E2E1282"/>
    <w:rsid w:val="3E321165"/>
    <w:rsid w:val="3E35CE79"/>
    <w:rsid w:val="3E430450"/>
    <w:rsid w:val="3E473D41"/>
    <w:rsid w:val="3E48E91A"/>
    <w:rsid w:val="3E4A4701"/>
    <w:rsid w:val="3E4FEED8"/>
    <w:rsid w:val="3E542154"/>
    <w:rsid w:val="3E54EB0F"/>
    <w:rsid w:val="3E625643"/>
    <w:rsid w:val="3E66A679"/>
    <w:rsid w:val="3E73869A"/>
    <w:rsid w:val="3E91D876"/>
    <w:rsid w:val="3E956C1A"/>
    <w:rsid w:val="3E95FCEB"/>
    <w:rsid w:val="3E9C5755"/>
    <w:rsid w:val="3E9E6783"/>
    <w:rsid w:val="3EA01567"/>
    <w:rsid w:val="3EA101D6"/>
    <w:rsid w:val="3EAAFA5F"/>
    <w:rsid w:val="3EAB1FB1"/>
    <w:rsid w:val="3EABCC74"/>
    <w:rsid w:val="3EB946A4"/>
    <w:rsid w:val="3EC4EC0A"/>
    <w:rsid w:val="3EE90693"/>
    <w:rsid w:val="3EEFA307"/>
    <w:rsid w:val="3EF68E59"/>
    <w:rsid w:val="3F0218ED"/>
    <w:rsid w:val="3F028C97"/>
    <w:rsid w:val="3F062DCA"/>
    <w:rsid w:val="3F080DDF"/>
    <w:rsid w:val="3F09E2F9"/>
    <w:rsid w:val="3F0E91C4"/>
    <w:rsid w:val="3F1482D6"/>
    <w:rsid w:val="3F157C76"/>
    <w:rsid w:val="3F17A773"/>
    <w:rsid w:val="3F18CD81"/>
    <w:rsid w:val="3F1A27A3"/>
    <w:rsid w:val="3F2192BA"/>
    <w:rsid w:val="3F25182D"/>
    <w:rsid w:val="3F3A0CC0"/>
    <w:rsid w:val="3F3FD924"/>
    <w:rsid w:val="3F50DB0C"/>
    <w:rsid w:val="3F5EFEB1"/>
    <w:rsid w:val="3F69EF0B"/>
    <w:rsid w:val="3F6CD573"/>
    <w:rsid w:val="3F6D2C49"/>
    <w:rsid w:val="3F74F7BD"/>
    <w:rsid w:val="3F761ECB"/>
    <w:rsid w:val="3F78633F"/>
    <w:rsid w:val="3F78A51A"/>
    <w:rsid w:val="3F7F7A29"/>
    <w:rsid w:val="3F898E52"/>
    <w:rsid w:val="3F8D6CEC"/>
    <w:rsid w:val="3F8FE79B"/>
    <w:rsid w:val="3F9F803B"/>
    <w:rsid w:val="3F9FAF7D"/>
    <w:rsid w:val="3FA5C366"/>
    <w:rsid w:val="3FA71730"/>
    <w:rsid w:val="3FA797A0"/>
    <w:rsid w:val="3FA80B9E"/>
    <w:rsid w:val="3FB6BE7A"/>
    <w:rsid w:val="3FB8A6BF"/>
    <w:rsid w:val="3FB9C36F"/>
    <w:rsid w:val="3FC94D75"/>
    <w:rsid w:val="3FD7FC2E"/>
    <w:rsid w:val="3FDD8CDD"/>
    <w:rsid w:val="3FEB221E"/>
    <w:rsid w:val="3FEB28DB"/>
    <w:rsid w:val="3FED44C6"/>
    <w:rsid w:val="3FEDEC2F"/>
    <w:rsid w:val="3FEEA33E"/>
    <w:rsid w:val="3FF91108"/>
    <w:rsid w:val="40060DC1"/>
    <w:rsid w:val="40088F40"/>
    <w:rsid w:val="400AE382"/>
    <w:rsid w:val="400EAC48"/>
    <w:rsid w:val="400F126E"/>
    <w:rsid w:val="401204DB"/>
    <w:rsid w:val="40132850"/>
    <w:rsid w:val="4013AA1F"/>
    <w:rsid w:val="401D9A9A"/>
    <w:rsid w:val="401E89C3"/>
    <w:rsid w:val="403CD58F"/>
    <w:rsid w:val="404709FE"/>
    <w:rsid w:val="40472F02"/>
    <w:rsid w:val="40494F9B"/>
    <w:rsid w:val="404956B2"/>
    <w:rsid w:val="4060603C"/>
    <w:rsid w:val="40639C8E"/>
    <w:rsid w:val="406DC1FD"/>
    <w:rsid w:val="407414D0"/>
    <w:rsid w:val="407A5731"/>
    <w:rsid w:val="407EC036"/>
    <w:rsid w:val="40936D2A"/>
    <w:rsid w:val="4098FA12"/>
    <w:rsid w:val="409A9FF4"/>
    <w:rsid w:val="409B98D9"/>
    <w:rsid w:val="40A19D46"/>
    <w:rsid w:val="40A69293"/>
    <w:rsid w:val="40BBBD43"/>
    <w:rsid w:val="40D4BD63"/>
    <w:rsid w:val="40D831E4"/>
    <w:rsid w:val="40E9AB9E"/>
    <w:rsid w:val="40EC79D6"/>
    <w:rsid w:val="40EEE5DE"/>
    <w:rsid w:val="4103BF06"/>
    <w:rsid w:val="41125DDE"/>
    <w:rsid w:val="4113019F"/>
    <w:rsid w:val="4114C807"/>
    <w:rsid w:val="4118F76D"/>
    <w:rsid w:val="411B85E4"/>
    <w:rsid w:val="4121C0B3"/>
    <w:rsid w:val="4127E290"/>
    <w:rsid w:val="412C6812"/>
    <w:rsid w:val="41301A1B"/>
    <w:rsid w:val="4133409D"/>
    <w:rsid w:val="41378D7D"/>
    <w:rsid w:val="413AD63A"/>
    <w:rsid w:val="41440340"/>
    <w:rsid w:val="4146D45F"/>
    <w:rsid w:val="414D9556"/>
    <w:rsid w:val="4169537A"/>
    <w:rsid w:val="416BDB73"/>
    <w:rsid w:val="416CDE25"/>
    <w:rsid w:val="417036F2"/>
    <w:rsid w:val="4176FDB8"/>
    <w:rsid w:val="417E07B3"/>
    <w:rsid w:val="417FA7FF"/>
    <w:rsid w:val="4180B53B"/>
    <w:rsid w:val="418116EA"/>
    <w:rsid w:val="41817DCE"/>
    <w:rsid w:val="4183898C"/>
    <w:rsid w:val="418658F5"/>
    <w:rsid w:val="4187B596"/>
    <w:rsid w:val="418A9AFF"/>
    <w:rsid w:val="4192579A"/>
    <w:rsid w:val="41939D76"/>
    <w:rsid w:val="41954CF5"/>
    <w:rsid w:val="41958095"/>
    <w:rsid w:val="419EE8B1"/>
    <w:rsid w:val="41A69A5D"/>
    <w:rsid w:val="41AA6437"/>
    <w:rsid w:val="41ADA7DB"/>
    <w:rsid w:val="41B528C1"/>
    <w:rsid w:val="41B75949"/>
    <w:rsid w:val="41BD64EF"/>
    <w:rsid w:val="41BEBC5A"/>
    <w:rsid w:val="41C2A942"/>
    <w:rsid w:val="41D11F1D"/>
    <w:rsid w:val="41D3FFDB"/>
    <w:rsid w:val="41E5414E"/>
    <w:rsid w:val="41EE5F06"/>
    <w:rsid w:val="41F32F51"/>
    <w:rsid w:val="41F66391"/>
    <w:rsid w:val="41F959A4"/>
    <w:rsid w:val="41FF93D5"/>
    <w:rsid w:val="4205A287"/>
    <w:rsid w:val="420B5A5C"/>
    <w:rsid w:val="42109296"/>
    <w:rsid w:val="42161511"/>
    <w:rsid w:val="4220977B"/>
    <w:rsid w:val="4226A0C3"/>
    <w:rsid w:val="4229B58C"/>
    <w:rsid w:val="423CB8F2"/>
    <w:rsid w:val="42424F0F"/>
    <w:rsid w:val="4244AC75"/>
    <w:rsid w:val="4255DAB6"/>
    <w:rsid w:val="425611A6"/>
    <w:rsid w:val="42584207"/>
    <w:rsid w:val="426403D7"/>
    <w:rsid w:val="42695A2B"/>
    <w:rsid w:val="426A3C7D"/>
    <w:rsid w:val="426D785D"/>
    <w:rsid w:val="4271FEB6"/>
    <w:rsid w:val="42778462"/>
    <w:rsid w:val="42788FED"/>
    <w:rsid w:val="427C6310"/>
    <w:rsid w:val="42867963"/>
    <w:rsid w:val="428A1983"/>
    <w:rsid w:val="4298F0B0"/>
    <w:rsid w:val="42B0979B"/>
    <w:rsid w:val="42BA5507"/>
    <w:rsid w:val="42BD2010"/>
    <w:rsid w:val="42D24B75"/>
    <w:rsid w:val="42D63478"/>
    <w:rsid w:val="42DC7429"/>
    <w:rsid w:val="42FBB8DD"/>
    <w:rsid w:val="42FF8F9A"/>
    <w:rsid w:val="43047097"/>
    <w:rsid w:val="432C32E4"/>
    <w:rsid w:val="432E382D"/>
    <w:rsid w:val="432EC234"/>
    <w:rsid w:val="4332B21E"/>
    <w:rsid w:val="43416FE2"/>
    <w:rsid w:val="4344C130"/>
    <w:rsid w:val="43475D3A"/>
    <w:rsid w:val="4347724E"/>
    <w:rsid w:val="434B0AB1"/>
    <w:rsid w:val="434C3EAA"/>
    <w:rsid w:val="4364A473"/>
    <w:rsid w:val="436622AC"/>
    <w:rsid w:val="4371F215"/>
    <w:rsid w:val="4373A33B"/>
    <w:rsid w:val="437E6461"/>
    <w:rsid w:val="43826F44"/>
    <w:rsid w:val="438553FA"/>
    <w:rsid w:val="43856661"/>
    <w:rsid w:val="438C4210"/>
    <w:rsid w:val="439827B8"/>
    <w:rsid w:val="439AFC82"/>
    <w:rsid w:val="43B71A0E"/>
    <w:rsid w:val="43BBBD25"/>
    <w:rsid w:val="43BD4166"/>
    <w:rsid w:val="43BEA485"/>
    <w:rsid w:val="43CAA958"/>
    <w:rsid w:val="43CBEF87"/>
    <w:rsid w:val="43DC72D2"/>
    <w:rsid w:val="43F6DBA9"/>
    <w:rsid w:val="43FAF1FD"/>
    <w:rsid w:val="4408263B"/>
    <w:rsid w:val="4414604E"/>
    <w:rsid w:val="441A1A20"/>
    <w:rsid w:val="441D3532"/>
    <w:rsid w:val="44206E6B"/>
    <w:rsid w:val="442199EE"/>
    <w:rsid w:val="4422AD36"/>
    <w:rsid w:val="443B194F"/>
    <w:rsid w:val="443D1695"/>
    <w:rsid w:val="4443F02E"/>
    <w:rsid w:val="446722A0"/>
    <w:rsid w:val="4473131F"/>
    <w:rsid w:val="4483E94A"/>
    <w:rsid w:val="44842ED6"/>
    <w:rsid w:val="44887542"/>
    <w:rsid w:val="4494987C"/>
    <w:rsid w:val="44953573"/>
    <w:rsid w:val="4495B5D4"/>
    <w:rsid w:val="44AA7A39"/>
    <w:rsid w:val="44B2F6C7"/>
    <w:rsid w:val="44BB3EBF"/>
    <w:rsid w:val="44C1BE3E"/>
    <w:rsid w:val="44CAE623"/>
    <w:rsid w:val="44CE6731"/>
    <w:rsid w:val="44E82AC4"/>
    <w:rsid w:val="45135BDA"/>
    <w:rsid w:val="45185500"/>
    <w:rsid w:val="45327BAE"/>
    <w:rsid w:val="453FD9A3"/>
    <w:rsid w:val="454868BE"/>
    <w:rsid w:val="454FB878"/>
    <w:rsid w:val="4566C76D"/>
    <w:rsid w:val="4567364D"/>
    <w:rsid w:val="456E583F"/>
    <w:rsid w:val="456F8C2E"/>
    <w:rsid w:val="45702252"/>
    <w:rsid w:val="45727239"/>
    <w:rsid w:val="457ADCA8"/>
    <w:rsid w:val="45836F52"/>
    <w:rsid w:val="45837944"/>
    <w:rsid w:val="458A7F76"/>
    <w:rsid w:val="458F84CC"/>
    <w:rsid w:val="45956814"/>
    <w:rsid w:val="45A1779D"/>
    <w:rsid w:val="45AC8A80"/>
    <w:rsid w:val="45B1E3B0"/>
    <w:rsid w:val="45B213CE"/>
    <w:rsid w:val="45B6BAD0"/>
    <w:rsid w:val="45C517FB"/>
    <w:rsid w:val="45C8650A"/>
    <w:rsid w:val="45E1A17F"/>
    <w:rsid w:val="45ED1EB4"/>
    <w:rsid w:val="46069ABC"/>
    <w:rsid w:val="46086187"/>
    <w:rsid w:val="460DDB7F"/>
    <w:rsid w:val="460E475D"/>
    <w:rsid w:val="46128A94"/>
    <w:rsid w:val="461298DB"/>
    <w:rsid w:val="461747F4"/>
    <w:rsid w:val="46197130"/>
    <w:rsid w:val="461D0BFE"/>
    <w:rsid w:val="462D5C07"/>
    <w:rsid w:val="4631467E"/>
    <w:rsid w:val="463BDCC7"/>
    <w:rsid w:val="463E82C1"/>
    <w:rsid w:val="4640B5E0"/>
    <w:rsid w:val="4641B61C"/>
    <w:rsid w:val="464B7277"/>
    <w:rsid w:val="46505890"/>
    <w:rsid w:val="4658DF65"/>
    <w:rsid w:val="4662001F"/>
    <w:rsid w:val="4669896A"/>
    <w:rsid w:val="46732D75"/>
    <w:rsid w:val="46780D8F"/>
    <w:rsid w:val="46802887"/>
    <w:rsid w:val="46872B1D"/>
    <w:rsid w:val="469D0939"/>
    <w:rsid w:val="46A58634"/>
    <w:rsid w:val="46B64384"/>
    <w:rsid w:val="46BC2EF4"/>
    <w:rsid w:val="46BEE0D8"/>
    <w:rsid w:val="46CF011A"/>
    <w:rsid w:val="46D3DDFA"/>
    <w:rsid w:val="46D3E29E"/>
    <w:rsid w:val="46EBCAB7"/>
    <w:rsid w:val="46F59A36"/>
    <w:rsid w:val="470043A9"/>
    <w:rsid w:val="47022670"/>
    <w:rsid w:val="4703A171"/>
    <w:rsid w:val="47059F9D"/>
    <w:rsid w:val="470FABAB"/>
    <w:rsid w:val="4715A0EF"/>
    <w:rsid w:val="4718ED07"/>
    <w:rsid w:val="471CA795"/>
    <w:rsid w:val="471D6EBA"/>
    <w:rsid w:val="472BF34F"/>
    <w:rsid w:val="472E0183"/>
    <w:rsid w:val="473E51FF"/>
    <w:rsid w:val="4745550B"/>
    <w:rsid w:val="47508AF5"/>
    <w:rsid w:val="47563828"/>
    <w:rsid w:val="475ECE64"/>
    <w:rsid w:val="476A66DF"/>
    <w:rsid w:val="476E7833"/>
    <w:rsid w:val="477AC84B"/>
    <w:rsid w:val="4781926C"/>
    <w:rsid w:val="478B098B"/>
    <w:rsid w:val="478C1002"/>
    <w:rsid w:val="478DA233"/>
    <w:rsid w:val="479B3617"/>
    <w:rsid w:val="479E944D"/>
    <w:rsid w:val="47A15957"/>
    <w:rsid w:val="47C1EBEA"/>
    <w:rsid w:val="47C86C50"/>
    <w:rsid w:val="47CF696A"/>
    <w:rsid w:val="47DA4431"/>
    <w:rsid w:val="47DBDE55"/>
    <w:rsid w:val="47DCFBC0"/>
    <w:rsid w:val="47E2D725"/>
    <w:rsid w:val="47E8DF53"/>
    <w:rsid w:val="47E90028"/>
    <w:rsid w:val="47EE1F87"/>
    <w:rsid w:val="47EEEE01"/>
    <w:rsid w:val="47F06B0F"/>
    <w:rsid w:val="47F284E0"/>
    <w:rsid w:val="47F61640"/>
    <w:rsid w:val="47F973E9"/>
    <w:rsid w:val="47FDB5DB"/>
    <w:rsid w:val="480776B1"/>
    <w:rsid w:val="480E3DCB"/>
    <w:rsid w:val="48181ED5"/>
    <w:rsid w:val="481BC651"/>
    <w:rsid w:val="482B30FD"/>
    <w:rsid w:val="4834507B"/>
    <w:rsid w:val="4840A4B0"/>
    <w:rsid w:val="484619A3"/>
    <w:rsid w:val="4865CB89"/>
    <w:rsid w:val="48693A55"/>
    <w:rsid w:val="486985B8"/>
    <w:rsid w:val="486F65FE"/>
    <w:rsid w:val="48765432"/>
    <w:rsid w:val="4876DEF8"/>
    <w:rsid w:val="48798A86"/>
    <w:rsid w:val="4892978B"/>
    <w:rsid w:val="4897602E"/>
    <w:rsid w:val="48985456"/>
    <w:rsid w:val="489876B0"/>
    <w:rsid w:val="489F02DB"/>
    <w:rsid w:val="48AC871F"/>
    <w:rsid w:val="48B6E9BF"/>
    <w:rsid w:val="48B96FE0"/>
    <w:rsid w:val="48C06983"/>
    <w:rsid w:val="48C2273C"/>
    <w:rsid w:val="48C2CC9F"/>
    <w:rsid w:val="48C62169"/>
    <w:rsid w:val="48CF20A9"/>
    <w:rsid w:val="48F32D30"/>
    <w:rsid w:val="48FE4890"/>
    <w:rsid w:val="4902BA0A"/>
    <w:rsid w:val="49051601"/>
    <w:rsid w:val="4906C821"/>
    <w:rsid w:val="4907C581"/>
    <w:rsid w:val="4913DDF8"/>
    <w:rsid w:val="49161F3E"/>
    <w:rsid w:val="4918B996"/>
    <w:rsid w:val="4921FE80"/>
    <w:rsid w:val="49259C53"/>
    <w:rsid w:val="492D6773"/>
    <w:rsid w:val="49324257"/>
    <w:rsid w:val="493B1841"/>
    <w:rsid w:val="493BAEB0"/>
    <w:rsid w:val="4945CEB3"/>
    <w:rsid w:val="494974A9"/>
    <w:rsid w:val="494BE9CE"/>
    <w:rsid w:val="495CF7A8"/>
    <w:rsid w:val="495EFD6A"/>
    <w:rsid w:val="496538BD"/>
    <w:rsid w:val="49759E47"/>
    <w:rsid w:val="497A2B7C"/>
    <w:rsid w:val="497EA786"/>
    <w:rsid w:val="4997CFE3"/>
    <w:rsid w:val="499E6274"/>
    <w:rsid w:val="49AB789E"/>
    <w:rsid w:val="49B28BFB"/>
    <w:rsid w:val="49B5E4F1"/>
    <w:rsid w:val="49C5225A"/>
    <w:rsid w:val="49C58C90"/>
    <w:rsid w:val="49C5D347"/>
    <w:rsid w:val="49C60C59"/>
    <w:rsid w:val="49D5A713"/>
    <w:rsid w:val="49DE15D8"/>
    <w:rsid w:val="49F0B399"/>
    <w:rsid w:val="49F20760"/>
    <w:rsid w:val="49F35F06"/>
    <w:rsid w:val="49F6E50D"/>
    <w:rsid w:val="4A0C0C09"/>
    <w:rsid w:val="4A1693DD"/>
    <w:rsid w:val="4A18AA8A"/>
    <w:rsid w:val="4A1A9ED9"/>
    <w:rsid w:val="4A1C47DF"/>
    <w:rsid w:val="4A1E4319"/>
    <w:rsid w:val="4A206F13"/>
    <w:rsid w:val="4A2320F6"/>
    <w:rsid w:val="4A243B17"/>
    <w:rsid w:val="4A2773CB"/>
    <w:rsid w:val="4A3713C9"/>
    <w:rsid w:val="4A469617"/>
    <w:rsid w:val="4A4D5530"/>
    <w:rsid w:val="4A567F55"/>
    <w:rsid w:val="4A5ADC06"/>
    <w:rsid w:val="4A647CD9"/>
    <w:rsid w:val="4A66ACDA"/>
    <w:rsid w:val="4A6E43A7"/>
    <w:rsid w:val="4A70EAF2"/>
    <w:rsid w:val="4A70EDDC"/>
    <w:rsid w:val="4A7715A8"/>
    <w:rsid w:val="4A7D4D63"/>
    <w:rsid w:val="4A800A71"/>
    <w:rsid w:val="4A868EEB"/>
    <w:rsid w:val="4A88FABA"/>
    <w:rsid w:val="4A8FF37B"/>
    <w:rsid w:val="4A91A171"/>
    <w:rsid w:val="4AA2BB2A"/>
    <w:rsid w:val="4AA8453E"/>
    <w:rsid w:val="4AA86C14"/>
    <w:rsid w:val="4AAA305A"/>
    <w:rsid w:val="4AADEF5E"/>
    <w:rsid w:val="4AB3AB08"/>
    <w:rsid w:val="4ABE2C5C"/>
    <w:rsid w:val="4AC4C6AC"/>
    <w:rsid w:val="4AC8EA6F"/>
    <w:rsid w:val="4ACB1A6B"/>
    <w:rsid w:val="4ACBB03E"/>
    <w:rsid w:val="4ACDBB77"/>
    <w:rsid w:val="4AE34D3E"/>
    <w:rsid w:val="4AE8B6D6"/>
    <w:rsid w:val="4AE9748C"/>
    <w:rsid w:val="4AF7D480"/>
    <w:rsid w:val="4B013F93"/>
    <w:rsid w:val="4B08F91D"/>
    <w:rsid w:val="4B1119DF"/>
    <w:rsid w:val="4B1DDFFE"/>
    <w:rsid w:val="4B24D5A5"/>
    <w:rsid w:val="4B309204"/>
    <w:rsid w:val="4B3B73C2"/>
    <w:rsid w:val="4B5727B5"/>
    <w:rsid w:val="4B5B4243"/>
    <w:rsid w:val="4B5CA1C5"/>
    <w:rsid w:val="4B6075A0"/>
    <w:rsid w:val="4B671176"/>
    <w:rsid w:val="4B708BAD"/>
    <w:rsid w:val="4B713808"/>
    <w:rsid w:val="4B7604D3"/>
    <w:rsid w:val="4B7AD0B4"/>
    <w:rsid w:val="4B7BD5BD"/>
    <w:rsid w:val="4B7F467D"/>
    <w:rsid w:val="4B818332"/>
    <w:rsid w:val="4B82F88C"/>
    <w:rsid w:val="4B8D974A"/>
    <w:rsid w:val="4B97D158"/>
    <w:rsid w:val="4B9CB02A"/>
    <w:rsid w:val="4BABBC80"/>
    <w:rsid w:val="4BB603CE"/>
    <w:rsid w:val="4BB783C8"/>
    <w:rsid w:val="4BB98D30"/>
    <w:rsid w:val="4BC7B6BB"/>
    <w:rsid w:val="4BCC4C57"/>
    <w:rsid w:val="4BCD50EC"/>
    <w:rsid w:val="4BD1715F"/>
    <w:rsid w:val="4BDB8A06"/>
    <w:rsid w:val="4BE103D5"/>
    <w:rsid w:val="4BE1A7EE"/>
    <w:rsid w:val="4BE4BA75"/>
    <w:rsid w:val="4BED4034"/>
    <w:rsid w:val="4BEF9125"/>
    <w:rsid w:val="4BF420F5"/>
    <w:rsid w:val="4BFD98B9"/>
    <w:rsid w:val="4BFFB89F"/>
    <w:rsid w:val="4C0414AF"/>
    <w:rsid w:val="4C076106"/>
    <w:rsid w:val="4C18A39F"/>
    <w:rsid w:val="4C1E6707"/>
    <w:rsid w:val="4C3B542D"/>
    <w:rsid w:val="4C4DD03B"/>
    <w:rsid w:val="4C54C734"/>
    <w:rsid w:val="4C7DA95A"/>
    <w:rsid w:val="4C7E93A1"/>
    <w:rsid w:val="4C81C05A"/>
    <w:rsid w:val="4C865D0E"/>
    <w:rsid w:val="4C87CC7E"/>
    <w:rsid w:val="4C9FAA61"/>
    <w:rsid w:val="4CA4B054"/>
    <w:rsid w:val="4CB0DF4B"/>
    <w:rsid w:val="4CB0EE3A"/>
    <w:rsid w:val="4CB4A496"/>
    <w:rsid w:val="4CB8C559"/>
    <w:rsid w:val="4CBD2030"/>
    <w:rsid w:val="4CC262E8"/>
    <w:rsid w:val="4CC58F6D"/>
    <w:rsid w:val="4CD84D73"/>
    <w:rsid w:val="4CE0E85D"/>
    <w:rsid w:val="4CE281F6"/>
    <w:rsid w:val="4CEBEDBB"/>
    <w:rsid w:val="4CF8AA61"/>
    <w:rsid w:val="4D06602B"/>
    <w:rsid w:val="4D0AF9B2"/>
    <w:rsid w:val="4D13BEA1"/>
    <w:rsid w:val="4D1CCD86"/>
    <w:rsid w:val="4D1D8DBE"/>
    <w:rsid w:val="4D2EDFC8"/>
    <w:rsid w:val="4D32545F"/>
    <w:rsid w:val="4D3EC2A6"/>
    <w:rsid w:val="4D5A7B14"/>
    <w:rsid w:val="4D6DA788"/>
    <w:rsid w:val="4D718B9E"/>
    <w:rsid w:val="4D78938E"/>
    <w:rsid w:val="4D7CA8BB"/>
    <w:rsid w:val="4D7DBD47"/>
    <w:rsid w:val="4D7FB351"/>
    <w:rsid w:val="4D7FE415"/>
    <w:rsid w:val="4D80EC76"/>
    <w:rsid w:val="4D9B9B7A"/>
    <w:rsid w:val="4D9C6854"/>
    <w:rsid w:val="4D9CC10A"/>
    <w:rsid w:val="4D9D3537"/>
    <w:rsid w:val="4D9F8B77"/>
    <w:rsid w:val="4DA17BAA"/>
    <w:rsid w:val="4DA2FF7B"/>
    <w:rsid w:val="4DA9D4EB"/>
    <w:rsid w:val="4DAB1878"/>
    <w:rsid w:val="4DAE6D99"/>
    <w:rsid w:val="4DBDFF59"/>
    <w:rsid w:val="4DC3776A"/>
    <w:rsid w:val="4DC98EF3"/>
    <w:rsid w:val="4DC9FD73"/>
    <w:rsid w:val="4DD4D4E0"/>
    <w:rsid w:val="4DE2D619"/>
    <w:rsid w:val="4DE8FD51"/>
    <w:rsid w:val="4DFAEFA5"/>
    <w:rsid w:val="4E072EBA"/>
    <w:rsid w:val="4E0E340D"/>
    <w:rsid w:val="4E0F7188"/>
    <w:rsid w:val="4E111B41"/>
    <w:rsid w:val="4E133C49"/>
    <w:rsid w:val="4E1B1030"/>
    <w:rsid w:val="4E1E89E8"/>
    <w:rsid w:val="4E2A5FB2"/>
    <w:rsid w:val="4E338C5F"/>
    <w:rsid w:val="4E39C533"/>
    <w:rsid w:val="4E3A4E9A"/>
    <w:rsid w:val="4E3E0A5E"/>
    <w:rsid w:val="4E473F21"/>
    <w:rsid w:val="4E5218A9"/>
    <w:rsid w:val="4E56E4D3"/>
    <w:rsid w:val="4E70C5E5"/>
    <w:rsid w:val="4E716475"/>
    <w:rsid w:val="4E731345"/>
    <w:rsid w:val="4E9DA42C"/>
    <w:rsid w:val="4EA3FDD0"/>
    <w:rsid w:val="4EA81B1E"/>
    <w:rsid w:val="4EAB7750"/>
    <w:rsid w:val="4EAFE60F"/>
    <w:rsid w:val="4EB88ACB"/>
    <w:rsid w:val="4ECBFA0D"/>
    <w:rsid w:val="4ED3F570"/>
    <w:rsid w:val="4ED68C53"/>
    <w:rsid w:val="4EE036FD"/>
    <w:rsid w:val="4EE9F0AB"/>
    <w:rsid w:val="4EEA087E"/>
    <w:rsid w:val="4EEE5CC5"/>
    <w:rsid w:val="4EF223EA"/>
    <w:rsid w:val="4F0B9320"/>
    <w:rsid w:val="4F19B540"/>
    <w:rsid w:val="4F205361"/>
    <w:rsid w:val="4F241FD9"/>
    <w:rsid w:val="4F278CB1"/>
    <w:rsid w:val="4F27AF74"/>
    <w:rsid w:val="4F2D3B4F"/>
    <w:rsid w:val="4F2F3DB5"/>
    <w:rsid w:val="4F314F9E"/>
    <w:rsid w:val="4F36B793"/>
    <w:rsid w:val="4F5AECE1"/>
    <w:rsid w:val="4F5C0DF3"/>
    <w:rsid w:val="4F5E8998"/>
    <w:rsid w:val="4F679B41"/>
    <w:rsid w:val="4F69920B"/>
    <w:rsid w:val="4F712BA6"/>
    <w:rsid w:val="4F7470F3"/>
    <w:rsid w:val="4F75F313"/>
    <w:rsid w:val="4F94FAF0"/>
    <w:rsid w:val="4F95FADD"/>
    <w:rsid w:val="4FAD852A"/>
    <w:rsid w:val="4FB50440"/>
    <w:rsid w:val="4FB8D6F0"/>
    <w:rsid w:val="4FC252E2"/>
    <w:rsid w:val="4FD60918"/>
    <w:rsid w:val="4FD74B23"/>
    <w:rsid w:val="4FE07E13"/>
    <w:rsid w:val="4FE4FADB"/>
    <w:rsid w:val="4FEA072F"/>
    <w:rsid w:val="4FEA2DE4"/>
    <w:rsid w:val="4FEE8C02"/>
    <w:rsid w:val="4FF811D7"/>
    <w:rsid w:val="50035AD1"/>
    <w:rsid w:val="500742C5"/>
    <w:rsid w:val="501054C8"/>
    <w:rsid w:val="50150664"/>
    <w:rsid w:val="50174ED5"/>
    <w:rsid w:val="50250B61"/>
    <w:rsid w:val="50255F7D"/>
    <w:rsid w:val="5027233A"/>
    <w:rsid w:val="503653F3"/>
    <w:rsid w:val="503CEA5A"/>
    <w:rsid w:val="5057A99C"/>
    <w:rsid w:val="506BF2E3"/>
    <w:rsid w:val="508B93F6"/>
    <w:rsid w:val="508CD605"/>
    <w:rsid w:val="508F9F25"/>
    <w:rsid w:val="5091D32D"/>
    <w:rsid w:val="5091E342"/>
    <w:rsid w:val="50A1D1AA"/>
    <w:rsid w:val="50A2F536"/>
    <w:rsid w:val="50A7AA93"/>
    <w:rsid w:val="50A7B02A"/>
    <w:rsid w:val="50B59A37"/>
    <w:rsid w:val="50BB8876"/>
    <w:rsid w:val="50C1B332"/>
    <w:rsid w:val="50C214F3"/>
    <w:rsid w:val="50C2CF25"/>
    <w:rsid w:val="50C385A6"/>
    <w:rsid w:val="50C4D82D"/>
    <w:rsid w:val="50C830D9"/>
    <w:rsid w:val="50C9D80F"/>
    <w:rsid w:val="50CD5C2F"/>
    <w:rsid w:val="50D95D01"/>
    <w:rsid w:val="50E1E6A0"/>
    <w:rsid w:val="50E32B2A"/>
    <w:rsid w:val="50E4735F"/>
    <w:rsid w:val="50F1FAD0"/>
    <w:rsid w:val="50F549A6"/>
    <w:rsid w:val="50FA75D2"/>
    <w:rsid w:val="51002F9A"/>
    <w:rsid w:val="5108A88A"/>
    <w:rsid w:val="510D8D54"/>
    <w:rsid w:val="51190940"/>
    <w:rsid w:val="511B5680"/>
    <w:rsid w:val="511DDEF5"/>
    <w:rsid w:val="51224A78"/>
    <w:rsid w:val="51262D6C"/>
    <w:rsid w:val="51272FD2"/>
    <w:rsid w:val="512874B2"/>
    <w:rsid w:val="5129B6ED"/>
    <w:rsid w:val="512EF85A"/>
    <w:rsid w:val="5134D392"/>
    <w:rsid w:val="513531D7"/>
    <w:rsid w:val="5135A96E"/>
    <w:rsid w:val="5139B1D7"/>
    <w:rsid w:val="5140636E"/>
    <w:rsid w:val="514196AD"/>
    <w:rsid w:val="515CBF90"/>
    <w:rsid w:val="516606AF"/>
    <w:rsid w:val="516A3DCA"/>
    <w:rsid w:val="516C9A17"/>
    <w:rsid w:val="51719B8C"/>
    <w:rsid w:val="5176610F"/>
    <w:rsid w:val="51837F97"/>
    <w:rsid w:val="5189AE20"/>
    <w:rsid w:val="519DA7D6"/>
    <w:rsid w:val="51ACC3D2"/>
    <w:rsid w:val="51C8B517"/>
    <w:rsid w:val="51CA1A47"/>
    <w:rsid w:val="51CDF9EA"/>
    <w:rsid w:val="51D47D41"/>
    <w:rsid w:val="51DF29F3"/>
    <w:rsid w:val="51EC0414"/>
    <w:rsid w:val="51EC67FA"/>
    <w:rsid w:val="51F27BC8"/>
    <w:rsid w:val="51F372E0"/>
    <w:rsid w:val="5208058F"/>
    <w:rsid w:val="520DEF6C"/>
    <w:rsid w:val="52188E1A"/>
    <w:rsid w:val="5227F13B"/>
    <w:rsid w:val="5234AA73"/>
    <w:rsid w:val="5244B2E8"/>
    <w:rsid w:val="52460A89"/>
    <w:rsid w:val="524AEC51"/>
    <w:rsid w:val="524C7D55"/>
    <w:rsid w:val="5254728D"/>
    <w:rsid w:val="525952DC"/>
    <w:rsid w:val="5261FA29"/>
    <w:rsid w:val="52631189"/>
    <w:rsid w:val="526EFA23"/>
    <w:rsid w:val="5278430B"/>
    <w:rsid w:val="528C328C"/>
    <w:rsid w:val="529A4940"/>
    <w:rsid w:val="52A412BF"/>
    <w:rsid w:val="52ADED55"/>
    <w:rsid w:val="52B64F5E"/>
    <w:rsid w:val="52BCC504"/>
    <w:rsid w:val="52C0F568"/>
    <w:rsid w:val="52C2EC5C"/>
    <w:rsid w:val="52C3B241"/>
    <w:rsid w:val="52C4AC74"/>
    <w:rsid w:val="52D0C825"/>
    <w:rsid w:val="52DF0E38"/>
    <w:rsid w:val="52E50E77"/>
    <w:rsid w:val="52F2332B"/>
    <w:rsid w:val="52F5C2AB"/>
    <w:rsid w:val="52F85BA0"/>
    <w:rsid w:val="52F9C29B"/>
    <w:rsid w:val="530BBD71"/>
    <w:rsid w:val="5319EDAB"/>
    <w:rsid w:val="5322F78E"/>
    <w:rsid w:val="532589CC"/>
    <w:rsid w:val="533445EB"/>
    <w:rsid w:val="533B3628"/>
    <w:rsid w:val="533CC05D"/>
    <w:rsid w:val="533E7868"/>
    <w:rsid w:val="533E9E05"/>
    <w:rsid w:val="5354FB67"/>
    <w:rsid w:val="535C7B78"/>
    <w:rsid w:val="53674FF6"/>
    <w:rsid w:val="53689FBE"/>
    <w:rsid w:val="53693E5C"/>
    <w:rsid w:val="53697675"/>
    <w:rsid w:val="536AF432"/>
    <w:rsid w:val="53741480"/>
    <w:rsid w:val="537DDB43"/>
    <w:rsid w:val="5382A424"/>
    <w:rsid w:val="53834497"/>
    <w:rsid w:val="5386E5F6"/>
    <w:rsid w:val="53870936"/>
    <w:rsid w:val="5389F7C3"/>
    <w:rsid w:val="538BAE53"/>
    <w:rsid w:val="538E1858"/>
    <w:rsid w:val="538EA8DD"/>
    <w:rsid w:val="53907CBE"/>
    <w:rsid w:val="53974186"/>
    <w:rsid w:val="53976E4E"/>
    <w:rsid w:val="53C7DF5D"/>
    <w:rsid w:val="53C8E05A"/>
    <w:rsid w:val="53CBDC93"/>
    <w:rsid w:val="53CC00B4"/>
    <w:rsid w:val="53CC73BD"/>
    <w:rsid w:val="53CCADE2"/>
    <w:rsid w:val="53D14027"/>
    <w:rsid w:val="53D457EB"/>
    <w:rsid w:val="53D91D9B"/>
    <w:rsid w:val="53DBAB73"/>
    <w:rsid w:val="53E28C6E"/>
    <w:rsid w:val="53E50808"/>
    <w:rsid w:val="53E9931D"/>
    <w:rsid w:val="53EBFAFD"/>
    <w:rsid w:val="53ED2A40"/>
    <w:rsid w:val="53F7A547"/>
    <w:rsid w:val="540AAFB6"/>
    <w:rsid w:val="540C80C6"/>
    <w:rsid w:val="540D0552"/>
    <w:rsid w:val="541524B1"/>
    <w:rsid w:val="541F0452"/>
    <w:rsid w:val="541FAA1F"/>
    <w:rsid w:val="54205018"/>
    <w:rsid w:val="542F5F21"/>
    <w:rsid w:val="542FEAD2"/>
    <w:rsid w:val="543245D2"/>
    <w:rsid w:val="5435852E"/>
    <w:rsid w:val="543C0A00"/>
    <w:rsid w:val="544711DC"/>
    <w:rsid w:val="545E1B32"/>
    <w:rsid w:val="54604C15"/>
    <w:rsid w:val="547A25F4"/>
    <w:rsid w:val="54811120"/>
    <w:rsid w:val="5481A62B"/>
    <w:rsid w:val="54841F34"/>
    <w:rsid w:val="5489A586"/>
    <w:rsid w:val="54902740"/>
    <w:rsid w:val="54924862"/>
    <w:rsid w:val="549932E4"/>
    <w:rsid w:val="549DC30B"/>
    <w:rsid w:val="549FABE3"/>
    <w:rsid w:val="54A1E789"/>
    <w:rsid w:val="54A98C6A"/>
    <w:rsid w:val="54AB99E7"/>
    <w:rsid w:val="54B981A8"/>
    <w:rsid w:val="54CD2079"/>
    <w:rsid w:val="54D57FCA"/>
    <w:rsid w:val="54D64F81"/>
    <w:rsid w:val="54D98C8A"/>
    <w:rsid w:val="54E1B1E9"/>
    <w:rsid w:val="54E53A86"/>
    <w:rsid w:val="54F87C84"/>
    <w:rsid w:val="5507AAB8"/>
    <w:rsid w:val="550AE8C0"/>
    <w:rsid w:val="550B4A7C"/>
    <w:rsid w:val="5511F34A"/>
    <w:rsid w:val="5515112A"/>
    <w:rsid w:val="551A75B8"/>
    <w:rsid w:val="551C85BC"/>
    <w:rsid w:val="55203C56"/>
    <w:rsid w:val="5528D4E2"/>
    <w:rsid w:val="55292CB9"/>
    <w:rsid w:val="552E366C"/>
    <w:rsid w:val="552F965F"/>
    <w:rsid w:val="554786EF"/>
    <w:rsid w:val="554BF64D"/>
    <w:rsid w:val="554D1C79"/>
    <w:rsid w:val="55529EC6"/>
    <w:rsid w:val="5555AA7E"/>
    <w:rsid w:val="555BAFB7"/>
    <w:rsid w:val="55654AB5"/>
    <w:rsid w:val="55673DCA"/>
    <w:rsid w:val="5567DA6B"/>
    <w:rsid w:val="556BC723"/>
    <w:rsid w:val="556C9024"/>
    <w:rsid w:val="5570E09B"/>
    <w:rsid w:val="557D59CA"/>
    <w:rsid w:val="557E42C1"/>
    <w:rsid w:val="5586E971"/>
    <w:rsid w:val="558DF960"/>
    <w:rsid w:val="559315F1"/>
    <w:rsid w:val="559A74E2"/>
    <w:rsid w:val="55A8D048"/>
    <w:rsid w:val="55B6D56E"/>
    <w:rsid w:val="55BC0C70"/>
    <w:rsid w:val="55C2BC3B"/>
    <w:rsid w:val="55D11E3E"/>
    <w:rsid w:val="55DEB34F"/>
    <w:rsid w:val="55E708EC"/>
    <w:rsid w:val="55EBA981"/>
    <w:rsid w:val="55EC59EB"/>
    <w:rsid w:val="55ED3F5A"/>
    <w:rsid w:val="55F127A2"/>
    <w:rsid w:val="55F3A2DB"/>
    <w:rsid w:val="55FCEDE4"/>
    <w:rsid w:val="5617CCF5"/>
    <w:rsid w:val="563B35B4"/>
    <w:rsid w:val="563DEE35"/>
    <w:rsid w:val="56436BB4"/>
    <w:rsid w:val="56563B28"/>
    <w:rsid w:val="565893A3"/>
    <w:rsid w:val="566BD0A3"/>
    <w:rsid w:val="56739887"/>
    <w:rsid w:val="5681E4F6"/>
    <w:rsid w:val="56884408"/>
    <w:rsid w:val="56900EA7"/>
    <w:rsid w:val="5693AD8C"/>
    <w:rsid w:val="5699DE07"/>
    <w:rsid w:val="569CB759"/>
    <w:rsid w:val="56A9ABB3"/>
    <w:rsid w:val="56AB35D0"/>
    <w:rsid w:val="56AB5FB1"/>
    <w:rsid w:val="56B32D03"/>
    <w:rsid w:val="56B43F56"/>
    <w:rsid w:val="56B52DF4"/>
    <w:rsid w:val="56B96985"/>
    <w:rsid w:val="56C26D09"/>
    <w:rsid w:val="56C34F15"/>
    <w:rsid w:val="56C37E43"/>
    <w:rsid w:val="56CEC15B"/>
    <w:rsid w:val="56D0D272"/>
    <w:rsid w:val="56DB4A1D"/>
    <w:rsid w:val="56E4B569"/>
    <w:rsid w:val="56EDA583"/>
    <w:rsid w:val="56F6C94B"/>
    <w:rsid w:val="56FA7E7D"/>
    <w:rsid w:val="56FDA8F2"/>
    <w:rsid w:val="56FFE83E"/>
    <w:rsid w:val="570ACE84"/>
    <w:rsid w:val="57161F3E"/>
    <w:rsid w:val="571DE952"/>
    <w:rsid w:val="5720BD95"/>
    <w:rsid w:val="57212488"/>
    <w:rsid w:val="57272B3B"/>
    <w:rsid w:val="57287056"/>
    <w:rsid w:val="572C2F26"/>
    <w:rsid w:val="572E282E"/>
    <w:rsid w:val="57337454"/>
    <w:rsid w:val="573B14A9"/>
    <w:rsid w:val="5740E797"/>
    <w:rsid w:val="574106EA"/>
    <w:rsid w:val="57463FDB"/>
    <w:rsid w:val="574AECD5"/>
    <w:rsid w:val="574C072A"/>
    <w:rsid w:val="5758C2A7"/>
    <w:rsid w:val="57627059"/>
    <w:rsid w:val="5776A7E8"/>
    <w:rsid w:val="577C5ED1"/>
    <w:rsid w:val="57897D3B"/>
    <w:rsid w:val="5795D35D"/>
    <w:rsid w:val="57999F20"/>
    <w:rsid w:val="57A02402"/>
    <w:rsid w:val="57A1D09C"/>
    <w:rsid w:val="57A7EC32"/>
    <w:rsid w:val="57B58BA2"/>
    <w:rsid w:val="57C8290E"/>
    <w:rsid w:val="57CB4E32"/>
    <w:rsid w:val="57CE76CB"/>
    <w:rsid w:val="57E67D56"/>
    <w:rsid w:val="57F668B1"/>
    <w:rsid w:val="58012F31"/>
    <w:rsid w:val="5814FBB3"/>
    <w:rsid w:val="581E7BA3"/>
    <w:rsid w:val="583182CB"/>
    <w:rsid w:val="583E8D73"/>
    <w:rsid w:val="583FCFC3"/>
    <w:rsid w:val="58464AE1"/>
    <w:rsid w:val="5847F2D5"/>
    <w:rsid w:val="584C85EF"/>
    <w:rsid w:val="585B4598"/>
    <w:rsid w:val="585FF22A"/>
    <w:rsid w:val="58626254"/>
    <w:rsid w:val="58669006"/>
    <w:rsid w:val="587E0CA4"/>
    <w:rsid w:val="587E1008"/>
    <w:rsid w:val="587FEF47"/>
    <w:rsid w:val="58A587AA"/>
    <w:rsid w:val="58B3FE7B"/>
    <w:rsid w:val="58BAF96D"/>
    <w:rsid w:val="58BCBFC4"/>
    <w:rsid w:val="58C1E1C5"/>
    <w:rsid w:val="58C4BC0E"/>
    <w:rsid w:val="58CB3019"/>
    <w:rsid w:val="58CDFACA"/>
    <w:rsid w:val="58D0F7D1"/>
    <w:rsid w:val="58D2276A"/>
    <w:rsid w:val="58DA558D"/>
    <w:rsid w:val="58DD5968"/>
    <w:rsid w:val="58DE3BA7"/>
    <w:rsid w:val="58E2FF2B"/>
    <w:rsid w:val="58E3B3EA"/>
    <w:rsid w:val="58EC16E2"/>
    <w:rsid w:val="58F369B4"/>
    <w:rsid w:val="590876A2"/>
    <w:rsid w:val="5910E96E"/>
    <w:rsid w:val="5911784A"/>
    <w:rsid w:val="59168F78"/>
    <w:rsid w:val="5919EBAF"/>
    <w:rsid w:val="59215755"/>
    <w:rsid w:val="59256DE5"/>
    <w:rsid w:val="592A21F2"/>
    <w:rsid w:val="592FA4CC"/>
    <w:rsid w:val="592FC1FF"/>
    <w:rsid w:val="5934AF3C"/>
    <w:rsid w:val="5936033B"/>
    <w:rsid w:val="593907AE"/>
    <w:rsid w:val="5941598A"/>
    <w:rsid w:val="59431C3B"/>
    <w:rsid w:val="59448945"/>
    <w:rsid w:val="594B5249"/>
    <w:rsid w:val="594E777F"/>
    <w:rsid w:val="5954C577"/>
    <w:rsid w:val="5956E45E"/>
    <w:rsid w:val="597F6492"/>
    <w:rsid w:val="5980CB6A"/>
    <w:rsid w:val="5981712A"/>
    <w:rsid w:val="598741B3"/>
    <w:rsid w:val="5988C165"/>
    <w:rsid w:val="59952AEC"/>
    <w:rsid w:val="599AE156"/>
    <w:rsid w:val="599BDF6E"/>
    <w:rsid w:val="599C9E70"/>
    <w:rsid w:val="59D3E9F1"/>
    <w:rsid w:val="59D44D69"/>
    <w:rsid w:val="59D56D78"/>
    <w:rsid w:val="59D9BCFA"/>
    <w:rsid w:val="59E5A2D0"/>
    <w:rsid w:val="59EECCBB"/>
    <w:rsid w:val="59EF557E"/>
    <w:rsid w:val="59F4C04E"/>
    <w:rsid w:val="59F6EEBB"/>
    <w:rsid w:val="59F715F9"/>
    <w:rsid w:val="59F936D2"/>
    <w:rsid w:val="5A179A3D"/>
    <w:rsid w:val="5A22B6CC"/>
    <w:rsid w:val="5A260FE9"/>
    <w:rsid w:val="5A274EB6"/>
    <w:rsid w:val="5A371B43"/>
    <w:rsid w:val="5A443BF1"/>
    <w:rsid w:val="5A4790DB"/>
    <w:rsid w:val="5A4CB4F6"/>
    <w:rsid w:val="5A56754B"/>
    <w:rsid w:val="5A582327"/>
    <w:rsid w:val="5A5B1CDD"/>
    <w:rsid w:val="5A5D1F56"/>
    <w:rsid w:val="5A608C6F"/>
    <w:rsid w:val="5A6D0972"/>
    <w:rsid w:val="5A7B36A1"/>
    <w:rsid w:val="5A7C2C56"/>
    <w:rsid w:val="5A7DCB7C"/>
    <w:rsid w:val="5A996123"/>
    <w:rsid w:val="5A9C4D38"/>
    <w:rsid w:val="5AAE33D3"/>
    <w:rsid w:val="5AB3C496"/>
    <w:rsid w:val="5AB88740"/>
    <w:rsid w:val="5ABA6B2D"/>
    <w:rsid w:val="5AC2AF65"/>
    <w:rsid w:val="5AC66337"/>
    <w:rsid w:val="5ACDC443"/>
    <w:rsid w:val="5ACF3A97"/>
    <w:rsid w:val="5AD880B2"/>
    <w:rsid w:val="5AD91E31"/>
    <w:rsid w:val="5ADA6F9C"/>
    <w:rsid w:val="5AE2EB66"/>
    <w:rsid w:val="5AEAFC37"/>
    <w:rsid w:val="5AEE41D6"/>
    <w:rsid w:val="5AF87582"/>
    <w:rsid w:val="5AFEA5CA"/>
    <w:rsid w:val="5B032AC6"/>
    <w:rsid w:val="5B23B02E"/>
    <w:rsid w:val="5B30A471"/>
    <w:rsid w:val="5B3A44D2"/>
    <w:rsid w:val="5B3E720A"/>
    <w:rsid w:val="5B454090"/>
    <w:rsid w:val="5B47C256"/>
    <w:rsid w:val="5B58C525"/>
    <w:rsid w:val="5B694D96"/>
    <w:rsid w:val="5B6F959D"/>
    <w:rsid w:val="5B7A98B5"/>
    <w:rsid w:val="5B7C6EFC"/>
    <w:rsid w:val="5B7EE55A"/>
    <w:rsid w:val="5B80F0A7"/>
    <w:rsid w:val="5B829282"/>
    <w:rsid w:val="5B92AFEB"/>
    <w:rsid w:val="5BA4AC39"/>
    <w:rsid w:val="5BA4BCE1"/>
    <w:rsid w:val="5BA94ABB"/>
    <w:rsid w:val="5BAA4AF2"/>
    <w:rsid w:val="5BAA7CA0"/>
    <w:rsid w:val="5BB0D719"/>
    <w:rsid w:val="5BB6DA61"/>
    <w:rsid w:val="5BBF9649"/>
    <w:rsid w:val="5BC0AF84"/>
    <w:rsid w:val="5BC7DDFB"/>
    <w:rsid w:val="5BD1CA8E"/>
    <w:rsid w:val="5BD515B7"/>
    <w:rsid w:val="5BE0A0C5"/>
    <w:rsid w:val="5BE780D6"/>
    <w:rsid w:val="5BEBDC36"/>
    <w:rsid w:val="5BED402F"/>
    <w:rsid w:val="5BF135AF"/>
    <w:rsid w:val="5BFDB18D"/>
    <w:rsid w:val="5BFE9378"/>
    <w:rsid w:val="5C02D323"/>
    <w:rsid w:val="5C05597E"/>
    <w:rsid w:val="5C05DFE0"/>
    <w:rsid w:val="5C0D9090"/>
    <w:rsid w:val="5C0E362F"/>
    <w:rsid w:val="5C1284C5"/>
    <w:rsid w:val="5C29065A"/>
    <w:rsid w:val="5C307060"/>
    <w:rsid w:val="5C34F940"/>
    <w:rsid w:val="5C36072D"/>
    <w:rsid w:val="5C451B25"/>
    <w:rsid w:val="5C49B622"/>
    <w:rsid w:val="5C4D719D"/>
    <w:rsid w:val="5C5344FD"/>
    <w:rsid w:val="5C57C9BE"/>
    <w:rsid w:val="5C5BA1E1"/>
    <w:rsid w:val="5C5C782B"/>
    <w:rsid w:val="5C663F2E"/>
    <w:rsid w:val="5C6A1DFF"/>
    <w:rsid w:val="5C78C109"/>
    <w:rsid w:val="5C833AB9"/>
    <w:rsid w:val="5C842809"/>
    <w:rsid w:val="5C8DFE43"/>
    <w:rsid w:val="5C8F8AA0"/>
    <w:rsid w:val="5C94B76B"/>
    <w:rsid w:val="5C998180"/>
    <w:rsid w:val="5C9DEAB3"/>
    <w:rsid w:val="5CA0E8A5"/>
    <w:rsid w:val="5CA8A628"/>
    <w:rsid w:val="5CAF0BBC"/>
    <w:rsid w:val="5CB86DBC"/>
    <w:rsid w:val="5CBC4705"/>
    <w:rsid w:val="5CBF007C"/>
    <w:rsid w:val="5CC91B70"/>
    <w:rsid w:val="5CC9EB5B"/>
    <w:rsid w:val="5CD39F32"/>
    <w:rsid w:val="5CD53AB9"/>
    <w:rsid w:val="5CD919CC"/>
    <w:rsid w:val="5CE60F7A"/>
    <w:rsid w:val="5CEA6F0E"/>
    <w:rsid w:val="5CEA94AD"/>
    <w:rsid w:val="5CFA5CC3"/>
    <w:rsid w:val="5D06E0AF"/>
    <w:rsid w:val="5D092A56"/>
    <w:rsid w:val="5D15A85C"/>
    <w:rsid w:val="5D1ADE70"/>
    <w:rsid w:val="5D1C05B1"/>
    <w:rsid w:val="5D1C4C5A"/>
    <w:rsid w:val="5D288BBC"/>
    <w:rsid w:val="5D2BD49D"/>
    <w:rsid w:val="5D2E8CB3"/>
    <w:rsid w:val="5D32547A"/>
    <w:rsid w:val="5D3795D3"/>
    <w:rsid w:val="5D3D2EDD"/>
    <w:rsid w:val="5D3D39BC"/>
    <w:rsid w:val="5D3F045D"/>
    <w:rsid w:val="5D3FF054"/>
    <w:rsid w:val="5D4C1266"/>
    <w:rsid w:val="5D4DFF8E"/>
    <w:rsid w:val="5D51C144"/>
    <w:rsid w:val="5D5898FD"/>
    <w:rsid w:val="5D5BCB1B"/>
    <w:rsid w:val="5D5DB0AB"/>
    <w:rsid w:val="5D61DC1F"/>
    <w:rsid w:val="5D659E31"/>
    <w:rsid w:val="5D7C4015"/>
    <w:rsid w:val="5D810734"/>
    <w:rsid w:val="5D822DEB"/>
    <w:rsid w:val="5D9E9CE5"/>
    <w:rsid w:val="5DA360C3"/>
    <w:rsid w:val="5DA5E306"/>
    <w:rsid w:val="5DDEFDE0"/>
    <w:rsid w:val="5DDFFFC5"/>
    <w:rsid w:val="5DE31B57"/>
    <w:rsid w:val="5DE4E96D"/>
    <w:rsid w:val="5DEC4491"/>
    <w:rsid w:val="5DEC56D9"/>
    <w:rsid w:val="5DF44227"/>
    <w:rsid w:val="5DF8AFD4"/>
    <w:rsid w:val="5DFAF164"/>
    <w:rsid w:val="5DFC0611"/>
    <w:rsid w:val="5DFC6A92"/>
    <w:rsid w:val="5E016C8C"/>
    <w:rsid w:val="5E0645E6"/>
    <w:rsid w:val="5E08C2AB"/>
    <w:rsid w:val="5E0B9584"/>
    <w:rsid w:val="5E0EE540"/>
    <w:rsid w:val="5E16E805"/>
    <w:rsid w:val="5E2680FB"/>
    <w:rsid w:val="5E288CCF"/>
    <w:rsid w:val="5E294038"/>
    <w:rsid w:val="5E376A92"/>
    <w:rsid w:val="5E3B81B2"/>
    <w:rsid w:val="5E40F14A"/>
    <w:rsid w:val="5E41E1E6"/>
    <w:rsid w:val="5E420197"/>
    <w:rsid w:val="5E447689"/>
    <w:rsid w:val="5E4B4FA3"/>
    <w:rsid w:val="5E6C989B"/>
    <w:rsid w:val="5E711779"/>
    <w:rsid w:val="5E8A4AE5"/>
    <w:rsid w:val="5E9F2BF9"/>
    <w:rsid w:val="5EA69D89"/>
    <w:rsid w:val="5EAA304A"/>
    <w:rsid w:val="5EACDCCD"/>
    <w:rsid w:val="5EADC8A1"/>
    <w:rsid w:val="5EAE55DB"/>
    <w:rsid w:val="5EB15EBF"/>
    <w:rsid w:val="5EB34B62"/>
    <w:rsid w:val="5EB56CE1"/>
    <w:rsid w:val="5EBA35EB"/>
    <w:rsid w:val="5EBAD1A8"/>
    <w:rsid w:val="5EBFF755"/>
    <w:rsid w:val="5EBFFF4F"/>
    <w:rsid w:val="5EC23E16"/>
    <w:rsid w:val="5EC65432"/>
    <w:rsid w:val="5ED51DB8"/>
    <w:rsid w:val="5EDC4DF9"/>
    <w:rsid w:val="5EE40E7A"/>
    <w:rsid w:val="5EECEA06"/>
    <w:rsid w:val="5EFAF737"/>
    <w:rsid w:val="5EFC82A3"/>
    <w:rsid w:val="5EFD59B8"/>
    <w:rsid w:val="5F092402"/>
    <w:rsid w:val="5F0925EC"/>
    <w:rsid w:val="5F130E10"/>
    <w:rsid w:val="5F24E282"/>
    <w:rsid w:val="5F31F118"/>
    <w:rsid w:val="5F31F37F"/>
    <w:rsid w:val="5F4DDA1A"/>
    <w:rsid w:val="5F4E604C"/>
    <w:rsid w:val="5F5EC7BE"/>
    <w:rsid w:val="5F5F5CC1"/>
    <w:rsid w:val="5F64FADC"/>
    <w:rsid w:val="5F69192B"/>
    <w:rsid w:val="5F70DE6F"/>
    <w:rsid w:val="5F71EEF5"/>
    <w:rsid w:val="5F7662C7"/>
    <w:rsid w:val="5F80B9CE"/>
    <w:rsid w:val="5F87BCE5"/>
    <w:rsid w:val="5F8EE5C3"/>
    <w:rsid w:val="5F917926"/>
    <w:rsid w:val="5F98DF4C"/>
    <w:rsid w:val="5F9A791F"/>
    <w:rsid w:val="5FA2779C"/>
    <w:rsid w:val="5FA8B615"/>
    <w:rsid w:val="5FA8ED5B"/>
    <w:rsid w:val="5FAA9E03"/>
    <w:rsid w:val="5FAADE9E"/>
    <w:rsid w:val="5FAF1E18"/>
    <w:rsid w:val="5FB0D1CD"/>
    <w:rsid w:val="5FB4FB91"/>
    <w:rsid w:val="5FB850DF"/>
    <w:rsid w:val="5FB95464"/>
    <w:rsid w:val="5FBABA47"/>
    <w:rsid w:val="5FBB1D56"/>
    <w:rsid w:val="5FC4F955"/>
    <w:rsid w:val="5FC6FBB7"/>
    <w:rsid w:val="5FCDE946"/>
    <w:rsid w:val="5FD1AFBC"/>
    <w:rsid w:val="5FE91527"/>
    <w:rsid w:val="600F45AE"/>
    <w:rsid w:val="6010B5E6"/>
    <w:rsid w:val="6013A2B2"/>
    <w:rsid w:val="6018D3D0"/>
    <w:rsid w:val="601FEBBB"/>
    <w:rsid w:val="6028128F"/>
    <w:rsid w:val="60368FE2"/>
    <w:rsid w:val="605ED63E"/>
    <w:rsid w:val="6076A516"/>
    <w:rsid w:val="607C417E"/>
    <w:rsid w:val="608F9BA1"/>
    <w:rsid w:val="609A2C9B"/>
    <w:rsid w:val="60A3414C"/>
    <w:rsid w:val="60A83A06"/>
    <w:rsid w:val="60AE79CA"/>
    <w:rsid w:val="60B79FDD"/>
    <w:rsid w:val="60BCF78C"/>
    <w:rsid w:val="60BF6FB4"/>
    <w:rsid w:val="60C5E3C5"/>
    <w:rsid w:val="60CA6890"/>
    <w:rsid w:val="60CD994F"/>
    <w:rsid w:val="60D024A3"/>
    <w:rsid w:val="60D29C87"/>
    <w:rsid w:val="60E59F7C"/>
    <w:rsid w:val="60E998A8"/>
    <w:rsid w:val="60EBA0D5"/>
    <w:rsid w:val="60F42CBB"/>
    <w:rsid w:val="60F6334F"/>
    <w:rsid w:val="60F970F1"/>
    <w:rsid w:val="60FD5EFB"/>
    <w:rsid w:val="6123C525"/>
    <w:rsid w:val="6124DC39"/>
    <w:rsid w:val="6124EDDF"/>
    <w:rsid w:val="612CD427"/>
    <w:rsid w:val="61305F14"/>
    <w:rsid w:val="61358F5C"/>
    <w:rsid w:val="613D7409"/>
    <w:rsid w:val="6141CE51"/>
    <w:rsid w:val="614EAFDD"/>
    <w:rsid w:val="615BB08F"/>
    <w:rsid w:val="61775E31"/>
    <w:rsid w:val="6184BD00"/>
    <w:rsid w:val="61875A48"/>
    <w:rsid w:val="618C5D59"/>
    <w:rsid w:val="61947CB5"/>
    <w:rsid w:val="61948C70"/>
    <w:rsid w:val="61970453"/>
    <w:rsid w:val="61A61047"/>
    <w:rsid w:val="61A72F11"/>
    <w:rsid w:val="61B42AE5"/>
    <w:rsid w:val="61B677BE"/>
    <w:rsid w:val="61BF1753"/>
    <w:rsid w:val="61CC7148"/>
    <w:rsid w:val="61CD5095"/>
    <w:rsid w:val="61E77502"/>
    <w:rsid w:val="61F78071"/>
    <w:rsid w:val="620BAFC9"/>
    <w:rsid w:val="620F0352"/>
    <w:rsid w:val="62104E28"/>
    <w:rsid w:val="621AE9A6"/>
    <w:rsid w:val="621FD57B"/>
    <w:rsid w:val="6221AD7C"/>
    <w:rsid w:val="62390F54"/>
    <w:rsid w:val="6239B3BD"/>
    <w:rsid w:val="6241D410"/>
    <w:rsid w:val="624E15BD"/>
    <w:rsid w:val="625BF115"/>
    <w:rsid w:val="626040B5"/>
    <w:rsid w:val="626BFA73"/>
    <w:rsid w:val="626E00C4"/>
    <w:rsid w:val="627F538F"/>
    <w:rsid w:val="62A09B60"/>
    <w:rsid w:val="62B1F37C"/>
    <w:rsid w:val="62BB8C33"/>
    <w:rsid w:val="62BCDCC1"/>
    <w:rsid w:val="62C37271"/>
    <w:rsid w:val="62C8A0FF"/>
    <w:rsid w:val="62C8E3F2"/>
    <w:rsid w:val="62E27F60"/>
    <w:rsid w:val="62EDA944"/>
    <w:rsid w:val="62EF9A84"/>
    <w:rsid w:val="62FC0F41"/>
    <w:rsid w:val="62FDACE7"/>
    <w:rsid w:val="63036C54"/>
    <w:rsid w:val="63140888"/>
    <w:rsid w:val="63159298"/>
    <w:rsid w:val="6316C6D6"/>
    <w:rsid w:val="631C32DE"/>
    <w:rsid w:val="6327BD23"/>
    <w:rsid w:val="6333A73E"/>
    <w:rsid w:val="6334B4F1"/>
    <w:rsid w:val="633BC4F0"/>
    <w:rsid w:val="633FF245"/>
    <w:rsid w:val="6340C8A3"/>
    <w:rsid w:val="63424C91"/>
    <w:rsid w:val="6345568C"/>
    <w:rsid w:val="636067FE"/>
    <w:rsid w:val="63673936"/>
    <w:rsid w:val="636EE396"/>
    <w:rsid w:val="6373EC0F"/>
    <w:rsid w:val="63741F7B"/>
    <w:rsid w:val="63893174"/>
    <w:rsid w:val="638AE87C"/>
    <w:rsid w:val="638E4FE3"/>
    <w:rsid w:val="639670FB"/>
    <w:rsid w:val="63A5C56C"/>
    <w:rsid w:val="63A689A4"/>
    <w:rsid w:val="63BD1490"/>
    <w:rsid w:val="63C3FE37"/>
    <w:rsid w:val="63C7AB5D"/>
    <w:rsid w:val="63CC9060"/>
    <w:rsid w:val="63CF5AD7"/>
    <w:rsid w:val="63D367FB"/>
    <w:rsid w:val="63D4DFB5"/>
    <w:rsid w:val="63DE7C62"/>
    <w:rsid w:val="63DEF18A"/>
    <w:rsid w:val="63E2DB54"/>
    <w:rsid w:val="63E98988"/>
    <w:rsid w:val="63EE127E"/>
    <w:rsid w:val="63EF3D3B"/>
    <w:rsid w:val="63F3F356"/>
    <w:rsid w:val="63F58404"/>
    <w:rsid w:val="63FB68EA"/>
    <w:rsid w:val="6401DD73"/>
    <w:rsid w:val="6402F009"/>
    <w:rsid w:val="64039FA9"/>
    <w:rsid w:val="641F1B4C"/>
    <w:rsid w:val="64210AE1"/>
    <w:rsid w:val="642836FF"/>
    <w:rsid w:val="642CDE4B"/>
    <w:rsid w:val="643B320A"/>
    <w:rsid w:val="64453CD4"/>
    <w:rsid w:val="6446EBB7"/>
    <w:rsid w:val="644D51F6"/>
    <w:rsid w:val="6453BF47"/>
    <w:rsid w:val="64561D49"/>
    <w:rsid w:val="64572321"/>
    <w:rsid w:val="646AC331"/>
    <w:rsid w:val="6476DB96"/>
    <w:rsid w:val="6479DBE0"/>
    <w:rsid w:val="6480348F"/>
    <w:rsid w:val="648612C9"/>
    <w:rsid w:val="648834FA"/>
    <w:rsid w:val="64941378"/>
    <w:rsid w:val="64962604"/>
    <w:rsid w:val="64979BE8"/>
    <w:rsid w:val="649E1DE8"/>
    <w:rsid w:val="64A142D2"/>
    <w:rsid w:val="64A2FD2C"/>
    <w:rsid w:val="64A72590"/>
    <w:rsid w:val="64B2B74E"/>
    <w:rsid w:val="64B7181A"/>
    <w:rsid w:val="64B93B86"/>
    <w:rsid w:val="64C12566"/>
    <w:rsid w:val="64C64320"/>
    <w:rsid w:val="64C8C258"/>
    <w:rsid w:val="64C9C433"/>
    <w:rsid w:val="64DA40D8"/>
    <w:rsid w:val="64E0CE3D"/>
    <w:rsid w:val="64E42DB7"/>
    <w:rsid w:val="64EAB3DF"/>
    <w:rsid w:val="64EC131D"/>
    <w:rsid w:val="64F70D20"/>
    <w:rsid w:val="6501606C"/>
    <w:rsid w:val="6512BF46"/>
    <w:rsid w:val="6517E0B3"/>
    <w:rsid w:val="651D9213"/>
    <w:rsid w:val="65216EE9"/>
    <w:rsid w:val="6527C28A"/>
    <w:rsid w:val="6527F5D1"/>
    <w:rsid w:val="652CC9E4"/>
    <w:rsid w:val="6541B856"/>
    <w:rsid w:val="65459004"/>
    <w:rsid w:val="65485DF0"/>
    <w:rsid w:val="65512B01"/>
    <w:rsid w:val="65527CA3"/>
    <w:rsid w:val="656605F1"/>
    <w:rsid w:val="6568F894"/>
    <w:rsid w:val="656DCC6D"/>
    <w:rsid w:val="656F0972"/>
    <w:rsid w:val="6583D576"/>
    <w:rsid w:val="658421CE"/>
    <w:rsid w:val="65853828"/>
    <w:rsid w:val="65858E91"/>
    <w:rsid w:val="658C7338"/>
    <w:rsid w:val="659A656F"/>
    <w:rsid w:val="659ED80F"/>
    <w:rsid w:val="65A70814"/>
    <w:rsid w:val="65A7D9B7"/>
    <w:rsid w:val="65B74FB1"/>
    <w:rsid w:val="65BC050B"/>
    <w:rsid w:val="65BCC69B"/>
    <w:rsid w:val="65BF3202"/>
    <w:rsid w:val="65C0CC5B"/>
    <w:rsid w:val="65CE4BA7"/>
    <w:rsid w:val="65D1FBBC"/>
    <w:rsid w:val="65F42A5A"/>
    <w:rsid w:val="65FD26F4"/>
    <w:rsid w:val="65FD7ED9"/>
    <w:rsid w:val="65FF1F27"/>
    <w:rsid w:val="66087EC6"/>
    <w:rsid w:val="66098AA0"/>
    <w:rsid w:val="660BF94E"/>
    <w:rsid w:val="660DA5EE"/>
    <w:rsid w:val="660F7D95"/>
    <w:rsid w:val="661472B1"/>
    <w:rsid w:val="66176785"/>
    <w:rsid w:val="661F4432"/>
    <w:rsid w:val="66203A72"/>
    <w:rsid w:val="662C5AA1"/>
    <w:rsid w:val="66328D01"/>
    <w:rsid w:val="66438737"/>
    <w:rsid w:val="66478C84"/>
    <w:rsid w:val="6654D813"/>
    <w:rsid w:val="6660335C"/>
    <w:rsid w:val="666439FB"/>
    <w:rsid w:val="66702CA3"/>
    <w:rsid w:val="6676019F"/>
    <w:rsid w:val="667BAE3F"/>
    <w:rsid w:val="6681DE7B"/>
    <w:rsid w:val="668E688E"/>
    <w:rsid w:val="6690A793"/>
    <w:rsid w:val="6694D797"/>
    <w:rsid w:val="6699B2DB"/>
    <w:rsid w:val="669C9C72"/>
    <w:rsid w:val="669CB4A0"/>
    <w:rsid w:val="66A0E1AE"/>
    <w:rsid w:val="66AA8DA0"/>
    <w:rsid w:val="66ADF7E0"/>
    <w:rsid w:val="66AF161A"/>
    <w:rsid w:val="66B06A27"/>
    <w:rsid w:val="66B39330"/>
    <w:rsid w:val="66B81097"/>
    <w:rsid w:val="66C20939"/>
    <w:rsid w:val="66C4534C"/>
    <w:rsid w:val="66CBB7ED"/>
    <w:rsid w:val="66D80179"/>
    <w:rsid w:val="66DABB37"/>
    <w:rsid w:val="66ECA435"/>
    <w:rsid w:val="66F2882A"/>
    <w:rsid w:val="67047E04"/>
    <w:rsid w:val="670B5646"/>
    <w:rsid w:val="670E176B"/>
    <w:rsid w:val="6713BEDB"/>
    <w:rsid w:val="67179D22"/>
    <w:rsid w:val="6717D85F"/>
    <w:rsid w:val="671D6F04"/>
    <w:rsid w:val="67207DB6"/>
    <w:rsid w:val="6726B34F"/>
    <w:rsid w:val="67384AD4"/>
    <w:rsid w:val="673C201D"/>
    <w:rsid w:val="673E6D4E"/>
    <w:rsid w:val="67433550"/>
    <w:rsid w:val="67457C7E"/>
    <w:rsid w:val="6746C102"/>
    <w:rsid w:val="6746E7BB"/>
    <w:rsid w:val="674F60E2"/>
    <w:rsid w:val="67503063"/>
    <w:rsid w:val="67565522"/>
    <w:rsid w:val="67609368"/>
    <w:rsid w:val="6763D7DC"/>
    <w:rsid w:val="6772A356"/>
    <w:rsid w:val="677375A5"/>
    <w:rsid w:val="67982D3A"/>
    <w:rsid w:val="67A7C9AF"/>
    <w:rsid w:val="67AA8117"/>
    <w:rsid w:val="67BB947C"/>
    <w:rsid w:val="67BDBE8A"/>
    <w:rsid w:val="67BEA1EB"/>
    <w:rsid w:val="67BFFA41"/>
    <w:rsid w:val="67C24B2A"/>
    <w:rsid w:val="67C29BEC"/>
    <w:rsid w:val="67C386D5"/>
    <w:rsid w:val="67C52637"/>
    <w:rsid w:val="67C52EA7"/>
    <w:rsid w:val="67C63004"/>
    <w:rsid w:val="67C97D36"/>
    <w:rsid w:val="67D1EB41"/>
    <w:rsid w:val="67D67E95"/>
    <w:rsid w:val="67DF02C7"/>
    <w:rsid w:val="67E4D3CB"/>
    <w:rsid w:val="67E888A7"/>
    <w:rsid w:val="67ECF20C"/>
    <w:rsid w:val="67F117DC"/>
    <w:rsid w:val="67FA765B"/>
    <w:rsid w:val="68142EF8"/>
    <w:rsid w:val="68167DEF"/>
    <w:rsid w:val="681F01C3"/>
    <w:rsid w:val="681F11EE"/>
    <w:rsid w:val="682143CA"/>
    <w:rsid w:val="6823F8E7"/>
    <w:rsid w:val="6828089A"/>
    <w:rsid w:val="6838E13E"/>
    <w:rsid w:val="683D73DA"/>
    <w:rsid w:val="684681BF"/>
    <w:rsid w:val="684FE32A"/>
    <w:rsid w:val="68518D4D"/>
    <w:rsid w:val="686B2439"/>
    <w:rsid w:val="6873D1DA"/>
    <w:rsid w:val="6873DF4A"/>
    <w:rsid w:val="687B79CC"/>
    <w:rsid w:val="6884C548"/>
    <w:rsid w:val="68887496"/>
    <w:rsid w:val="688B7042"/>
    <w:rsid w:val="688D3B8D"/>
    <w:rsid w:val="6891C885"/>
    <w:rsid w:val="68A1AEE8"/>
    <w:rsid w:val="68A5A865"/>
    <w:rsid w:val="68A850D8"/>
    <w:rsid w:val="68A92531"/>
    <w:rsid w:val="68B98BAF"/>
    <w:rsid w:val="68BF32E6"/>
    <w:rsid w:val="68C992DB"/>
    <w:rsid w:val="68D22419"/>
    <w:rsid w:val="68D59C26"/>
    <w:rsid w:val="68D6F148"/>
    <w:rsid w:val="68DA1044"/>
    <w:rsid w:val="68DCA184"/>
    <w:rsid w:val="68E0F101"/>
    <w:rsid w:val="68ECF823"/>
    <w:rsid w:val="68F3C50B"/>
    <w:rsid w:val="68FD2328"/>
    <w:rsid w:val="68FE4D1C"/>
    <w:rsid w:val="69011D7F"/>
    <w:rsid w:val="6902475E"/>
    <w:rsid w:val="69120B9F"/>
    <w:rsid w:val="69145264"/>
    <w:rsid w:val="691A4724"/>
    <w:rsid w:val="692270D5"/>
    <w:rsid w:val="692D2F94"/>
    <w:rsid w:val="692E8576"/>
    <w:rsid w:val="69304D0E"/>
    <w:rsid w:val="6939A5FF"/>
    <w:rsid w:val="693BA9BE"/>
    <w:rsid w:val="69409B5C"/>
    <w:rsid w:val="695197E7"/>
    <w:rsid w:val="695611EC"/>
    <w:rsid w:val="69590933"/>
    <w:rsid w:val="696C7A02"/>
    <w:rsid w:val="6972102B"/>
    <w:rsid w:val="698A893D"/>
    <w:rsid w:val="698C4DAB"/>
    <w:rsid w:val="6994D3CE"/>
    <w:rsid w:val="69A59314"/>
    <w:rsid w:val="69A674B4"/>
    <w:rsid w:val="69C3F5A5"/>
    <w:rsid w:val="69C4A8B6"/>
    <w:rsid w:val="69CC7F3F"/>
    <w:rsid w:val="69D52AEF"/>
    <w:rsid w:val="69D65F5B"/>
    <w:rsid w:val="69DC75F2"/>
    <w:rsid w:val="69E2CD4A"/>
    <w:rsid w:val="69E3E4F2"/>
    <w:rsid w:val="69F4DFDF"/>
    <w:rsid w:val="69F655EC"/>
    <w:rsid w:val="69F81A15"/>
    <w:rsid w:val="69FBC449"/>
    <w:rsid w:val="69FDCEE3"/>
    <w:rsid w:val="6A041C95"/>
    <w:rsid w:val="6A08DF15"/>
    <w:rsid w:val="6A0BA6FB"/>
    <w:rsid w:val="6A0D85C2"/>
    <w:rsid w:val="6A15A934"/>
    <w:rsid w:val="6A161DEB"/>
    <w:rsid w:val="6A233011"/>
    <w:rsid w:val="6A2BEA63"/>
    <w:rsid w:val="6A394CAD"/>
    <w:rsid w:val="6A3BC20D"/>
    <w:rsid w:val="6A3F5049"/>
    <w:rsid w:val="6A40A162"/>
    <w:rsid w:val="6A48DC12"/>
    <w:rsid w:val="6A4C7B5D"/>
    <w:rsid w:val="6A510C4D"/>
    <w:rsid w:val="6A58CC07"/>
    <w:rsid w:val="6A5A49D8"/>
    <w:rsid w:val="6A64C7C3"/>
    <w:rsid w:val="6A6559C4"/>
    <w:rsid w:val="6A68CA15"/>
    <w:rsid w:val="6A6DD0AA"/>
    <w:rsid w:val="6A6E19E0"/>
    <w:rsid w:val="6A6F1A29"/>
    <w:rsid w:val="6A7541B2"/>
    <w:rsid w:val="6A7B2014"/>
    <w:rsid w:val="6A7B6D6F"/>
    <w:rsid w:val="6A8BD9EF"/>
    <w:rsid w:val="6A90E3D3"/>
    <w:rsid w:val="6A9181E6"/>
    <w:rsid w:val="6A975917"/>
    <w:rsid w:val="6AA71036"/>
    <w:rsid w:val="6AAC0701"/>
    <w:rsid w:val="6AACEC7C"/>
    <w:rsid w:val="6AB89C07"/>
    <w:rsid w:val="6ABEE41A"/>
    <w:rsid w:val="6AC4D680"/>
    <w:rsid w:val="6AC5843A"/>
    <w:rsid w:val="6ADB3139"/>
    <w:rsid w:val="6ADDB70A"/>
    <w:rsid w:val="6AF823B1"/>
    <w:rsid w:val="6AFAE199"/>
    <w:rsid w:val="6AFDCFFD"/>
    <w:rsid w:val="6B117F96"/>
    <w:rsid w:val="6B1C6E05"/>
    <w:rsid w:val="6B1FD502"/>
    <w:rsid w:val="6B2509F5"/>
    <w:rsid w:val="6B3328AA"/>
    <w:rsid w:val="6B3BC817"/>
    <w:rsid w:val="6B3C8328"/>
    <w:rsid w:val="6B3CD230"/>
    <w:rsid w:val="6B3E9360"/>
    <w:rsid w:val="6B3EAF7C"/>
    <w:rsid w:val="6B4A4D7B"/>
    <w:rsid w:val="6B61B01C"/>
    <w:rsid w:val="6B6399B1"/>
    <w:rsid w:val="6B6EFEC4"/>
    <w:rsid w:val="6B73AF78"/>
    <w:rsid w:val="6B77B1A4"/>
    <w:rsid w:val="6B7BFEEE"/>
    <w:rsid w:val="6B93C09B"/>
    <w:rsid w:val="6B940998"/>
    <w:rsid w:val="6B9B15B5"/>
    <w:rsid w:val="6BA11BF5"/>
    <w:rsid w:val="6BA4489E"/>
    <w:rsid w:val="6BB6ED86"/>
    <w:rsid w:val="6BB8D269"/>
    <w:rsid w:val="6BBAA6BA"/>
    <w:rsid w:val="6BC2309B"/>
    <w:rsid w:val="6BC6E730"/>
    <w:rsid w:val="6BCD4A14"/>
    <w:rsid w:val="6BDCE2B5"/>
    <w:rsid w:val="6BE581BC"/>
    <w:rsid w:val="6BEF169B"/>
    <w:rsid w:val="6BF053DA"/>
    <w:rsid w:val="6BF49F50"/>
    <w:rsid w:val="6BF70FBC"/>
    <w:rsid w:val="6BFF0358"/>
    <w:rsid w:val="6C105EB2"/>
    <w:rsid w:val="6C2AC9FC"/>
    <w:rsid w:val="6C2E54B9"/>
    <w:rsid w:val="6C3496B8"/>
    <w:rsid w:val="6C3DC039"/>
    <w:rsid w:val="6C41651A"/>
    <w:rsid w:val="6C4E56EC"/>
    <w:rsid w:val="6C504632"/>
    <w:rsid w:val="6C55284D"/>
    <w:rsid w:val="6C567426"/>
    <w:rsid w:val="6C587C68"/>
    <w:rsid w:val="6C6AEB74"/>
    <w:rsid w:val="6C6CF07B"/>
    <w:rsid w:val="6C727D2C"/>
    <w:rsid w:val="6C7489C2"/>
    <w:rsid w:val="6C77F6D5"/>
    <w:rsid w:val="6C7FB342"/>
    <w:rsid w:val="6C832E18"/>
    <w:rsid w:val="6C8426E9"/>
    <w:rsid w:val="6C8CF1E2"/>
    <w:rsid w:val="6C8F9AB1"/>
    <w:rsid w:val="6C98E762"/>
    <w:rsid w:val="6CAD3C90"/>
    <w:rsid w:val="6CAE9712"/>
    <w:rsid w:val="6CB64BFD"/>
    <w:rsid w:val="6CCD99DF"/>
    <w:rsid w:val="6CD45B56"/>
    <w:rsid w:val="6CED5E8A"/>
    <w:rsid w:val="6D03B379"/>
    <w:rsid w:val="6D0EBC41"/>
    <w:rsid w:val="6D2128A6"/>
    <w:rsid w:val="6D2DC892"/>
    <w:rsid w:val="6D2EC07B"/>
    <w:rsid w:val="6D2FFFB7"/>
    <w:rsid w:val="6D3F852D"/>
    <w:rsid w:val="6D41ACAE"/>
    <w:rsid w:val="6D424FF4"/>
    <w:rsid w:val="6D42F7AA"/>
    <w:rsid w:val="6D4D1372"/>
    <w:rsid w:val="6D59EC8B"/>
    <w:rsid w:val="6D69121E"/>
    <w:rsid w:val="6D6B2538"/>
    <w:rsid w:val="6D846E07"/>
    <w:rsid w:val="6D852577"/>
    <w:rsid w:val="6D877264"/>
    <w:rsid w:val="6D8B794D"/>
    <w:rsid w:val="6D9D18DA"/>
    <w:rsid w:val="6DA71F34"/>
    <w:rsid w:val="6DAA5C31"/>
    <w:rsid w:val="6DB8618E"/>
    <w:rsid w:val="6DC8800F"/>
    <w:rsid w:val="6DCF63DC"/>
    <w:rsid w:val="6DD0605A"/>
    <w:rsid w:val="6DECF1BD"/>
    <w:rsid w:val="6DF5FE48"/>
    <w:rsid w:val="6DF9DF9C"/>
    <w:rsid w:val="6E0135B8"/>
    <w:rsid w:val="6E08562F"/>
    <w:rsid w:val="6E0E8F88"/>
    <w:rsid w:val="6E1E4429"/>
    <w:rsid w:val="6E25090A"/>
    <w:rsid w:val="6E309B45"/>
    <w:rsid w:val="6E334CD2"/>
    <w:rsid w:val="6E36D726"/>
    <w:rsid w:val="6E3DCD84"/>
    <w:rsid w:val="6E3E7B82"/>
    <w:rsid w:val="6E42E3D1"/>
    <w:rsid w:val="6E44B5F2"/>
    <w:rsid w:val="6E489BE5"/>
    <w:rsid w:val="6E4CC63B"/>
    <w:rsid w:val="6E4D2E64"/>
    <w:rsid w:val="6E59697A"/>
    <w:rsid w:val="6E805B4E"/>
    <w:rsid w:val="6E86DF37"/>
    <w:rsid w:val="6E8A1C6D"/>
    <w:rsid w:val="6E8EE343"/>
    <w:rsid w:val="6E900840"/>
    <w:rsid w:val="6E97E16D"/>
    <w:rsid w:val="6E9D94D2"/>
    <w:rsid w:val="6E9E21C7"/>
    <w:rsid w:val="6EA20021"/>
    <w:rsid w:val="6EA2C68C"/>
    <w:rsid w:val="6EAD7294"/>
    <w:rsid w:val="6EC52D44"/>
    <w:rsid w:val="6EF33D80"/>
    <w:rsid w:val="6EF5C328"/>
    <w:rsid w:val="6EFF1699"/>
    <w:rsid w:val="6F068CCB"/>
    <w:rsid w:val="6F07FE27"/>
    <w:rsid w:val="6F1062F2"/>
    <w:rsid w:val="6F1531DB"/>
    <w:rsid w:val="6F1A3DB1"/>
    <w:rsid w:val="6F1A517A"/>
    <w:rsid w:val="6F1BCC71"/>
    <w:rsid w:val="6F1F417F"/>
    <w:rsid w:val="6F21274A"/>
    <w:rsid w:val="6F2933B2"/>
    <w:rsid w:val="6F2BACDD"/>
    <w:rsid w:val="6F2C4012"/>
    <w:rsid w:val="6F35D17B"/>
    <w:rsid w:val="6F3CD749"/>
    <w:rsid w:val="6F4B6B5F"/>
    <w:rsid w:val="6F53085E"/>
    <w:rsid w:val="6F5C1043"/>
    <w:rsid w:val="6F6430EB"/>
    <w:rsid w:val="6F6490C7"/>
    <w:rsid w:val="6F65A2B6"/>
    <w:rsid w:val="6F6C20E7"/>
    <w:rsid w:val="6F6C34FA"/>
    <w:rsid w:val="6F740070"/>
    <w:rsid w:val="6F80D315"/>
    <w:rsid w:val="6F86FF66"/>
    <w:rsid w:val="6F877F1D"/>
    <w:rsid w:val="6F8CE656"/>
    <w:rsid w:val="6F95C166"/>
    <w:rsid w:val="6F9F930B"/>
    <w:rsid w:val="6F9FDCEF"/>
    <w:rsid w:val="6FA5751C"/>
    <w:rsid w:val="6FAA90C5"/>
    <w:rsid w:val="6FAD434D"/>
    <w:rsid w:val="6FB9ECED"/>
    <w:rsid w:val="6FBC518D"/>
    <w:rsid w:val="6FC0D96B"/>
    <w:rsid w:val="6FC1C9AE"/>
    <w:rsid w:val="6FCA150A"/>
    <w:rsid w:val="6FD14120"/>
    <w:rsid w:val="6FD6E0AD"/>
    <w:rsid w:val="6FE84F98"/>
    <w:rsid w:val="6FF680FD"/>
    <w:rsid w:val="6FF88AA5"/>
    <w:rsid w:val="700049C1"/>
    <w:rsid w:val="70085BA9"/>
    <w:rsid w:val="700A0160"/>
    <w:rsid w:val="700D37C5"/>
    <w:rsid w:val="70196C4F"/>
    <w:rsid w:val="701DC044"/>
    <w:rsid w:val="70353A46"/>
    <w:rsid w:val="7056A253"/>
    <w:rsid w:val="705DB278"/>
    <w:rsid w:val="705E6612"/>
    <w:rsid w:val="7064CEB0"/>
    <w:rsid w:val="7065EC51"/>
    <w:rsid w:val="706F1CF5"/>
    <w:rsid w:val="7076060A"/>
    <w:rsid w:val="707A312D"/>
    <w:rsid w:val="707B4914"/>
    <w:rsid w:val="707D87C6"/>
    <w:rsid w:val="70820EC0"/>
    <w:rsid w:val="70854F5A"/>
    <w:rsid w:val="70864E26"/>
    <w:rsid w:val="7090F0D3"/>
    <w:rsid w:val="70951C73"/>
    <w:rsid w:val="7097C936"/>
    <w:rsid w:val="70A30E9C"/>
    <w:rsid w:val="70B21ABB"/>
    <w:rsid w:val="70B4224F"/>
    <w:rsid w:val="70DD383F"/>
    <w:rsid w:val="70E98AF5"/>
    <w:rsid w:val="70EAAE71"/>
    <w:rsid w:val="70F56D09"/>
    <w:rsid w:val="70F6746E"/>
    <w:rsid w:val="70F8C456"/>
    <w:rsid w:val="71007792"/>
    <w:rsid w:val="71086903"/>
    <w:rsid w:val="7108BB2A"/>
    <w:rsid w:val="711BA151"/>
    <w:rsid w:val="711C1C4C"/>
    <w:rsid w:val="711CE44D"/>
    <w:rsid w:val="7121CD73"/>
    <w:rsid w:val="7129C992"/>
    <w:rsid w:val="712D82BA"/>
    <w:rsid w:val="7135AB63"/>
    <w:rsid w:val="71382FE9"/>
    <w:rsid w:val="713EB174"/>
    <w:rsid w:val="71410BE4"/>
    <w:rsid w:val="7150829D"/>
    <w:rsid w:val="715521CF"/>
    <w:rsid w:val="71554392"/>
    <w:rsid w:val="71572C89"/>
    <w:rsid w:val="715C8E69"/>
    <w:rsid w:val="7165B28D"/>
    <w:rsid w:val="716A86B8"/>
    <w:rsid w:val="716B3E8D"/>
    <w:rsid w:val="716C3107"/>
    <w:rsid w:val="7172E739"/>
    <w:rsid w:val="7181EEDE"/>
    <w:rsid w:val="71846C31"/>
    <w:rsid w:val="718B40F2"/>
    <w:rsid w:val="718C64B0"/>
    <w:rsid w:val="7197A26C"/>
    <w:rsid w:val="719BD7F9"/>
    <w:rsid w:val="719CBFD1"/>
    <w:rsid w:val="71A8F78D"/>
    <w:rsid w:val="71BCF885"/>
    <w:rsid w:val="71BEEC8C"/>
    <w:rsid w:val="71BF25CE"/>
    <w:rsid w:val="71CCD564"/>
    <w:rsid w:val="71D8DBA8"/>
    <w:rsid w:val="71E19809"/>
    <w:rsid w:val="71E41D66"/>
    <w:rsid w:val="71EE113D"/>
    <w:rsid w:val="71F4DE0B"/>
    <w:rsid w:val="71F97884"/>
    <w:rsid w:val="72064592"/>
    <w:rsid w:val="72133786"/>
    <w:rsid w:val="72192600"/>
    <w:rsid w:val="721B98EB"/>
    <w:rsid w:val="7226FFDC"/>
    <w:rsid w:val="72272256"/>
    <w:rsid w:val="722DC427"/>
    <w:rsid w:val="7242F353"/>
    <w:rsid w:val="7248B54F"/>
    <w:rsid w:val="7249333B"/>
    <w:rsid w:val="72504C32"/>
    <w:rsid w:val="72530451"/>
    <w:rsid w:val="72588AF2"/>
    <w:rsid w:val="72602E4C"/>
    <w:rsid w:val="726575EE"/>
    <w:rsid w:val="726696A2"/>
    <w:rsid w:val="72689AE9"/>
    <w:rsid w:val="72772792"/>
    <w:rsid w:val="72835235"/>
    <w:rsid w:val="7287863B"/>
    <w:rsid w:val="728939CC"/>
    <w:rsid w:val="728D61FC"/>
    <w:rsid w:val="7294AD68"/>
    <w:rsid w:val="7294E61E"/>
    <w:rsid w:val="7297F0F1"/>
    <w:rsid w:val="729947AD"/>
    <w:rsid w:val="72B1B178"/>
    <w:rsid w:val="72B3C875"/>
    <w:rsid w:val="72C0CCC3"/>
    <w:rsid w:val="72C563CD"/>
    <w:rsid w:val="72C88BF1"/>
    <w:rsid w:val="72D0150B"/>
    <w:rsid w:val="72DF13A3"/>
    <w:rsid w:val="72E67175"/>
    <w:rsid w:val="72EBCEFE"/>
    <w:rsid w:val="72F1EA9F"/>
    <w:rsid w:val="72F5B97C"/>
    <w:rsid w:val="72FE9229"/>
    <w:rsid w:val="72FF48F4"/>
    <w:rsid w:val="7304638C"/>
    <w:rsid w:val="73084405"/>
    <w:rsid w:val="7308E1E2"/>
    <w:rsid w:val="730A7825"/>
    <w:rsid w:val="731E1A01"/>
    <w:rsid w:val="731F458A"/>
    <w:rsid w:val="73269079"/>
    <w:rsid w:val="7337CC1A"/>
    <w:rsid w:val="733F8D0B"/>
    <w:rsid w:val="73505CE2"/>
    <w:rsid w:val="735B9DFE"/>
    <w:rsid w:val="736040C0"/>
    <w:rsid w:val="73664465"/>
    <w:rsid w:val="736C1FFD"/>
    <w:rsid w:val="7372113D"/>
    <w:rsid w:val="737BEEDC"/>
    <w:rsid w:val="737C5AD1"/>
    <w:rsid w:val="737E682F"/>
    <w:rsid w:val="737FFA2E"/>
    <w:rsid w:val="7382C3AC"/>
    <w:rsid w:val="73856575"/>
    <w:rsid w:val="73902483"/>
    <w:rsid w:val="7390EE49"/>
    <w:rsid w:val="73A3BB05"/>
    <w:rsid w:val="73A3C0E4"/>
    <w:rsid w:val="73A81D13"/>
    <w:rsid w:val="73BBD245"/>
    <w:rsid w:val="73BD1D8D"/>
    <w:rsid w:val="73BD3CF1"/>
    <w:rsid w:val="73C21281"/>
    <w:rsid w:val="73C2B931"/>
    <w:rsid w:val="73C7322E"/>
    <w:rsid w:val="73CFE483"/>
    <w:rsid w:val="73D146D7"/>
    <w:rsid w:val="73D6AB7F"/>
    <w:rsid w:val="73D9EBBA"/>
    <w:rsid w:val="73E2ECB4"/>
    <w:rsid w:val="73F267E9"/>
    <w:rsid w:val="73F5318C"/>
    <w:rsid w:val="73F83DFE"/>
    <w:rsid w:val="7400704D"/>
    <w:rsid w:val="74027862"/>
    <w:rsid w:val="7405875F"/>
    <w:rsid w:val="740D0A54"/>
    <w:rsid w:val="740DE62A"/>
    <w:rsid w:val="741311F4"/>
    <w:rsid w:val="74192704"/>
    <w:rsid w:val="741EF25C"/>
    <w:rsid w:val="74267981"/>
    <w:rsid w:val="742A05A7"/>
    <w:rsid w:val="7435173D"/>
    <w:rsid w:val="743E25A8"/>
    <w:rsid w:val="7444CD40"/>
    <w:rsid w:val="74465E80"/>
    <w:rsid w:val="7449EB33"/>
    <w:rsid w:val="7451265E"/>
    <w:rsid w:val="74518F66"/>
    <w:rsid w:val="74576815"/>
    <w:rsid w:val="74638E4D"/>
    <w:rsid w:val="74751E8D"/>
    <w:rsid w:val="74761944"/>
    <w:rsid w:val="7494E0E4"/>
    <w:rsid w:val="749A7E03"/>
    <w:rsid w:val="749C6A92"/>
    <w:rsid w:val="749F4814"/>
    <w:rsid w:val="74A2483D"/>
    <w:rsid w:val="74A5E106"/>
    <w:rsid w:val="74B1C068"/>
    <w:rsid w:val="74C48B3B"/>
    <w:rsid w:val="74CD3F75"/>
    <w:rsid w:val="74D1C95D"/>
    <w:rsid w:val="74D9F582"/>
    <w:rsid w:val="74E1B186"/>
    <w:rsid w:val="74ED0509"/>
    <w:rsid w:val="74EFD23F"/>
    <w:rsid w:val="74F1E8AC"/>
    <w:rsid w:val="74F58BD3"/>
    <w:rsid w:val="74F7D1E6"/>
    <w:rsid w:val="74F7DB86"/>
    <w:rsid w:val="75007F51"/>
    <w:rsid w:val="750A946B"/>
    <w:rsid w:val="75182A2E"/>
    <w:rsid w:val="752C80D8"/>
    <w:rsid w:val="752D912B"/>
    <w:rsid w:val="752E14BA"/>
    <w:rsid w:val="752E9E87"/>
    <w:rsid w:val="75346EC8"/>
    <w:rsid w:val="753E3AF1"/>
    <w:rsid w:val="75412CFA"/>
    <w:rsid w:val="754598CD"/>
    <w:rsid w:val="754698D7"/>
    <w:rsid w:val="7547AB5C"/>
    <w:rsid w:val="7560A8E5"/>
    <w:rsid w:val="756247A6"/>
    <w:rsid w:val="756C3049"/>
    <w:rsid w:val="756D3687"/>
    <w:rsid w:val="7573FB9E"/>
    <w:rsid w:val="757478A9"/>
    <w:rsid w:val="757896F5"/>
    <w:rsid w:val="757F4CD9"/>
    <w:rsid w:val="75963F3C"/>
    <w:rsid w:val="759C5ADA"/>
    <w:rsid w:val="75AA787E"/>
    <w:rsid w:val="75ABBA3D"/>
    <w:rsid w:val="75BA6997"/>
    <w:rsid w:val="75C4716C"/>
    <w:rsid w:val="75CDA758"/>
    <w:rsid w:val="75D21601"/>
    <w:rsid w:val="75D9A6EE"/>
    <w:rsid w:val="75DCEF7B"/>
    <w:rsid w:val="75E03BD1"/>
    <w:rsid w:val="75E4C86A"/>
    <w:rsid w:val="75E95F31"/>
    <w:rsid w:val="75EC39D4"/>
    <w:rsid w:val="75F9DE19"/>
    <w:rsid w:val="75FB719D"/>
    <w:rsid w:val="7600DB0E"/>
    <w:rsid w:val="760AC36E"/>
    <w:rsid w:val="760C7725"/>
    <w:rsid w:val="760D88AE"/>
    <w:rsid w:val="76107A70"/>
    <w:rsid w:val="7624AB9A"/>
    <w:rsid w:val="7627D283"/>
    <w:rsid w:val="762878E2"/>
    <w:rsid w:val="762CF819"/>
    <w:rsid w:val="762E1EF0"/>
    <w:rsid w:val="76364E64"/>
    <w:rsid w:val="7636BD98"/>
    <w:rsid w:val="76372A28"/>
    <w:rsid w:val="76453239"/>
    <w:rsid w:val="7648D2F9"/>
    <w:rsid w:val="764E80B6"/>
    <w:rsid w:val="76570A28"/>
    <w:rsid w:val="765D5438"/>
    <w:rsid w:val="7661F3C0"/>
    <w:rsid w:val="7662FC38"/>
    <w:rsid w:val="76638331"/>
    <w:rsid w:val="76642299"/>
    <w:rsid w:val="7665F24C"/>
    <w:rsid w:val="76661C72"/>
    <w:rsid w:val="76684215"/>
    <w:rsid w:val="76837FAD"/>
    <w:rsid w:val="768636C4"/>
    <w:rsid w:val="768A7992"/>
    <w:rsid w:val="768E87A1"/>
    <w:rsid w:val="768E9C1D"/>
    <w:rsid w:val="76917250"/>
    <w:rsid w:val="769A2626"/>
    <w:rsid w:val="76A18FCA"/>
    <w:rsid w:val="76B02210"/>
    <w:rsid w:val="76BE0BE2"/>
    <w:rsid w:val="76C09E9C"/>
    <w:rsid w:val="76C786D8"/>
    <w:rsid w:val="76CA09F7"/>
    <w:rsid w:val="76D0C6D2"/>
    <w:rsid w:val="76D8D8B0"/>
    <w:rsid w:val="76DA0B52"/>
    <w:rsid w:val="76E5C134"/>
    <w:rsid w:val="76F0A9F7"/>
    <w:rsid w:val="76F27477"/>
    <w:rsid w:val="76F6C41F"/>
    <w:rsid w:val="7708195B"/>
    <w:rsid w:val="770ADE82"/>
    <w:rsid w:val="771AB155"/>
    <w:rsid w:val="771BC1B7"/>
    <w:rsid w:val="772215A4"/>
    <w:rsid w:val="77226372"/>
    <w:rsid w:val="772C20EF"/>
    <w:rsid w:val="773CA25C"/>
    <w:rsid w:val="773FAC99"/>
    <w:rsid w:val="77416AA0"/>
    <w:rsid w:val="77502159"/>
    <w:rsid w:val="775058A7"/>
    <w:rsid w:val="775B8A86"/>
    <w:rsid w:val="775B8DCD"/>
    <w:rsid w:val="77639469"/>
    <w:rsid w:val="776DB32E"/>
    <w:rsid w:val="7775CB26"/>
    <w:rsid w:val="77839604"/>
    <w:rsid w:val="77938C9F"/>
    <w:rsid w:val="7796637F"/>
    <w:rsid w:val="7799A592"/>
    <w:rsid w:val="779B8AE6"/>
    <w:rsid w:val="77A68162"/>
    <w:rsid w:val="77B1303E"/>
    <w:rsid w:val="77BA2133"/>
    <w:rsid w:val="77BA378E"/>
    <w:rsid w:val="77BB57E3"/>
    <w:rsid w:val="77BD43E1"/>
    <w:rsid w:val="77C225E7"/>
    <w:rsid w:val="77C76C8C"/>
    <w:rsid w:val="77D4B8A2"/>
    <w:rsid w:val="77E4408B"/>
    <w:rsid w:val="77E566AD"/>
    <w:rsid w:val="77E8954F"/>
    <w:rsid w:val="77EB4722"/>
    <w:rsid w:val="77F23413"/>
    <w:rsid w:val="77FA48D2"/>
    <w:rsid w:val="77FD3ED7"/>
    <w:rsid w:val="77FE8A6D"/>
    <w:rsid w:val="77FF6B42"/>
    <w:rsid w:val="780EC368"/>
    <w:rsid w:val="78226C61"/>
    <w:rsid w:val="78268002"/>
    <w:rsid w:val="7827C833"/>
    <w:rsid w:val="782D5A36"/>
    <w:rsid w:val="7839BEE8"/>
    <w:rsid w:val="783A229A"/>
    <w:rsid w:val="783FE223"/>
    <w:rsid w:val="784BD358"/>
    <w:rsid w:val="7857CC2D"/>
    <w:rsid w:val="785E6F26"/>
    <w:rsid w:val="785E9072"/>
    <w:rsid w:val="78616C40"/>
    <w:rsid w:val="78641F8F"/>
    <w:rsid w:val="786D246E"/>
    <w:rsid w:val="7873F101"/>
    <w:rsid w:val="787734E7"/>
    <w:rsid w:val="7882B50B"/>
    <w:rsid w:val="789FC105"/>
    <w:rsid w:val="78A78E70"/>
    <w:rsid w:val="78AD19F4"/>
    <w:rsid w:val="78B038FD"/>
    <w:rsid w:val="78B33351"/>
    <w:rsid w:val="78BC3A17"/>
    <w:rsid w:val="78C0B2B4"/>
    <w:rsid w:val="78C8EC8D"/>
    <w:rsid w:val="78D0F2BA"/>
    <w:rsid w:val="78DA1E20"/>
    <w:rsid w:val="78E00560"/>
    <w:rsid w:val="78E50EBD"/>
    <w:rsid w:val="78E593C3"/>
    <w:rsid w:val="78E9E559"/>
    <w:rsid w:val="78F6257A"/>
    <w:rsid w:val="79025EEF"/>
    <w:rsid w:val="7904E7F6"/>
    <w:rsid w:val="790ADC2B"/>
    <w:rsid w:val="7911070B"/>
    <w:rsid w:val="7911E99F"/>
    <w:rsid w:val="7916EA57"/>
    <w:rsid w:val="79190D79"/>
    <w:rsid w:val="791E92A5"/>
    <w:rsid w:val="792266E6"/>
    <w:rsid w:val="792A16AD"/>
    <w:rsid w:val="792D5360"/>
    <w:rsid w:val="7936CE56"/>
    <w:rsid w:val="79463022"/>
    <w:rsid w:val="796227C2"/>
    <w:rsid w:val="796588A7"/>
    <w:rsid w:val="79720954"/>
    <w:rsid w:val="7977D279"/>
    <w:rsid w:val="7977D312"/>
    <w:rsid w:val="797AC82F"/>
    <w:rsid w:val="798A79EC"/>
    <w:rsid w:val="79961933"/>
    <w:rsid w:val="79966E6F"/>
    <w:rsid w:val="799C788E"/>
    <w:rsid w:val="79A1447F"/>
    <w:rsid w:val="79A8B0F6"/>
    <w:rsid w:val="79AE7747"/>
    <w:rsid w:val="79B131FF"/>
    <w:rsid w:val="79C211B1"/>
    <w:rsid w:val="79C4352C"/>
    <w:rsid w:val="79CAC4E6"/>
    <w:rsid w:val="79CB4CA9"/>
    <w:rsid w:val="79CC5EEB"/>
    <w:rsid w:val="79CC8988"/>
    <w:rsid w:val="79CE2647"/>
    <w:rsid w:val="79D29451"/>
    <w:rsid w:val="79D6B2D6"/>
    <w:rsid w:val="79D9DBF3"/>
    <w:rsid w:val="79E67C74"/>
    <w:rsid w:val="79E76134"/>
    <w:rsid w:val="79EAA5D8"/>
    <w:rsid w:val="79F457E8"/>
    <w:rsid w:val="79F72A33"/>
    <w:rsid w:val="79F7E95A"/>
    <w:rsid w:val="7A07CD4E"/>
    <w:rsid w:val="7A0F8972"/>
    <w:rsid w:val="7A107346"/>
    <w:rsid w:val="7A1E974C"/>
    <w:rsid w:val="7A219986"/>
    <w:rsid w:val="7A27650C"/>
    <w:rsid w:val="7A298F76"/>
    <w:rsid w:val="7A2DBB7F"/>
    <w:rsid w:val="7A2E042C"/>
    <w:rsid w:val="7A31511D"/>
    <w:rsid w:val="7A3171E0"/>
    <w:rsid w:val="7A3B9166"/>
    <w:rsid w:val="7A422E9A"/>
    <w:rsid w:val="7A454B56"/>
    <w:rsid w:val="7A4F6DAB"/>
    <w:rsid w:val="7A53C5D2"/>
    <w:rsid w:val="7A54BBDB"/>
    <w:rsid w:val="7A552C29"/>
    <w:rsid w:val="7A55ED9B"/>
    <w:rsid w:val="7A570C51"/>
    <w:rsid w:val="7A5E5531"/>
    <w:rsid w:val="7A621680"/>
    <w:rsid w:val="7A6A5563"/>
    <w:rsid w:val="7A7388A3"/>
    <w:rsid w:val="7A7775BF"/>
    <w:rsid w:val="7A79CF6C"/>
    <w:rsid w:val="7A877D90"/>
    <w:rsid w:val="7A8DC4FB"/>
    <w:rsid w:val="7A99A198"/>
    <w:rsid w:val="7A9FF229"/>
    <w:rsid w:val="7AA8477A"/>
    <w:rsid w:val="7AAB1868"/>
    <w:rsid w:val="7AB1D79C"/>
    <w:rsid w:val="7AB83A53"/>
    <w:rsid w:val="7ABDE0AC"/>
    <w:rsid w:val="7AC067E2"/>
    <w:rsid w:val="7AD9F013"/>
    <w:rsid w:val="7ADC66FA"/>
    <w:rsid w:val="7AE257BF"/>
    <w:rsid w:val="7AFBEC12"/>
    <w:rsid w:val="7AFC6BE9"/>
    <w:rsid w:val="7B02E0F9"/>
    <w:rsid w:val="7B0928A7"/>
    <w:rsid w:val="7B0AEA89"/>
    <w:rsid w:val="7B0CA320"/>
    <w:rsid w:val="7B103B37"/>
    <w:rsid w:val="7B116C6B"/>
    <w:rsid w:val="7B146257"/>
    <w:rsid w:val="7B1757FB"/>
    <w:rsid w:val="7B1BC1FA"/>
    <w:rsid w:val="7B22E7E4"/>
    <w:rsid w:val="7B285527"/>
    <w:rsid w:val="7B2C35B8"/>
    <w:rsid w:val="7B2E969C"/>
    <w:rsid w:val="7B34CD4B"/>
    <w:rsid w:val="7B4C0D00"/>
    <w:rsid w:val="7B4E463C"/>
    <w:rsid w:val="7B505DE7"/>
    <w:rsid w:val="7B5CBF25"/>
    <w:rsid w:val="7B6595D3"/>
    <w:rsid w:val="7B6937B3"/>
    <w:rsid w:val="7B8427FA"/>
    <w:rsid w:val="7B9C2899"/>
    <w:rsid w:val="7B9D5675"/>
    <w:rsid w:val="7BAFB408"/>
    <w:rsid w:val="7BB5CDC0"/>
    <w:rsid w:val="7BB78C97"/>
    <w:rsid w:val="7BB92277"/>
    <w:rsid w:val="7BBD2E60"/>
    <w:rsid w:val="7BBFABDA"/>
    <w:rsid w:val="7BC6B7CD"/>
    <w:rsid w:val="7BCA7B96"/>
    <w:rsid w:val="7BCBDD1E"/>
    <w:rsid w:val="7BD761C7"/>
    <w:rsid w:val="7BDC2BD7"/>
    <w:rsid w:val="7BDE840E"/>
    <w:rsid w:val="7BDF369C"/>
    <w:rsid w:val="7BE2A993"/>
    <w:rsid w:val="7BFF5D57"/>
    <w:rsid w:val="7C02F9C7"/>
    <w:rsid w:val="7C0619D5"/>
    <w:rsid w:val="7C11F3D1"/>
    <w:rsid w:val="7C1389E1"/>
    <w:rsid w:val="7C182A55"/>
    <w:rsid w:val="7C2EFB80"/>
    <w:rsid w:val="7C314898"/>
    <w:rsid w:val="7C318B66"/>
    <w:rsid w:val="7C3286F2"/>
    <w:rsid w:val="7C34FF5A"/>
    <w:rsid w:val="7C39C3C6"/>
    <w:rsid w:val="7C3BB03B"/>
    <w:rsid w:val="7C3F1C73"/>
    <w:rsid w:val="7C47B052"/>
    <w:rsid w:val="7C485D80"/>
    <w:rsid w:val="7C4A8FD3"/>
    <w:rsid w:val="7C69CEEC"/>
    <w:rsid w:val="7C72048C"/>
    <w:rsid w:val="7C7A1475"/>
    <w:rsid w:val="7C7AE053"/>
    <w:rsid w:val="7C7C4B94"/>
    <w:rsid w:val="7C7DA060"/>
    <w:rsid w:val="7C7F3DD4"/>
    <w:rsid w:val="7C83B7C9"/>
    <w:rsid w:val="7C8999D9"/>
    <w:rsid w:val="7C978125"/>
    <w:rsid w:val="7C984873"/>
    <w:rsid w:val="7C9DD006"/>
    <w:rsid w:val="7CA456AC"/>
    <w:rsid w:val="7CA4C488"/>
    <w:rsid w:val="7CAB2DAC"/>
    <w:rsid w:val="7CAD0FC2"/>
    <w:rsid w:val="7CAF41AE"/>
    <w:rsid w:val="7CB6A6EE"/>
    <w:rsid w:val="7CC00E73"/>
    <w:rsid w:val="7CC4B8D7"/>
    <w:rsid w:val="7CCCBA24"/>
    <w:rsid w:val="7CD32C02"/>
    <w:rsid w:val="7CE4624C"/>
    <w:rsid w:val="7CF8B0B1"/>
    <w:rsid w:val="7D0B4918"/>
    <w:rsid w:val="7D1414D0"/>
    <w:rsid w:val="7D247AE6"/>
    <w:rsid w:val="7D28A79A"/>
    <w:rsid w:val="7D2CFC62"/>
    <w:rsid w:val="7D2DEFBE"/>
    <w:rsid w:val="7D33ABC8"/>
    <w:rsid w:val="7D348DAA"/>
    <w:rsid w:val="7D38F5F1"/>
    <w:rsid w:val="7D464F31"/>
    <w:rsid w:val="7D4A6916"/>
    <w:rsid w:val="7D4EDD72"/>
    <w:rsid w:val="7D4F9E57"/>
    <w:rsid w:val="7D59DE74"/>
    <w:rsid w:val="7D5B8459"/>
    <w:rsid w:val="7D626325"/>
    <w:rsid w:val="7D66258F"/>
    <w:rsid w:val="7D691F71"/>
    <w:rsid w:val="7D6BF932"/>
    <w:rsid w:val="7D6F3697"/>
    <w:rsid w:val="7D71189E"/>
    <w:rsid w:val="7D7FA6E6"/>
    <w:rsid w:val="7D8E1C59"/>
    <w:rsid w:val="7D988958"/>
    <w:rsid w:val="7D990574"/>
    <w:rsid w:val="7D9C40E2"/>
    <w:rsid w:val="7DA57A2C"/>
    <w:rsid w:val="7DA58B7B"/>
    <w:rsid w:val="7DA70A5D"/>
    <w:rsid w:val="7DA8F9DB"/>
    <w:rsid w:val="7DB2D5AC"/>
    <w:rsid w:val="7DBDA5EC"/>
    <w:rsid w:val="7DC29E22"/>
    <w:rsid w:val="7DCDD12A"/>
    <w:rsid w:val="7DCFB6CF"/>
    <w:rsid w:val="7DD88E5B"/>
    <w:rsid w:val="7DD8A984"/>
    <w:rsid w:val="7DE0B126"/>
    <w:rsid w:val="7DE238AC"/>
    <w:rsid w:val="7DE28E7D"/>
    <w:rsid w:val="7DE46808"/>
    <w:rsid w:val="7DE5FBD3"/>
    <w:rsid w:val="7DEDD690"/>
    <w:rsid w:val="7DF3A024"/>
    <w:rsid w:val="7DF7D99F"/>
    <w:rsid w:val="7E095FEA"/>
    <w:rsid w:val="7E105807"/>
    <w:rsid w:val="7E110650"/>
    <w:rsid w:val="7E12B17C"/>
    <w:rsid w:val="7E1D5525"/>
    <w:rsid w:val="7E21430A"/>
    <w:rsid w:val="7E25502E"/>
    <w:rsid w:val="7E2A96EB"/>
    <w:rsid w:val="7E2D9F60"/>
    <w:rsid w:val="7E364C48"/>
    <w:rsid w:val="7E3737C8"/>
    <w:rsid w:val="7E48E07C"/>
    <w:rsid w:val="7E5C4CD3"/>
    <w:rsid w:val="7E65CC76"/>
    <w:rsid w:val="7E68939C"/>
    <w:rsid w:val="7E69285F"/>
    <w:rsid w:val="7E6C805B"/>
    <w:rsid w:val="7E730132"/>
    <w:rsid w:val="7E7741C8"/>
    <w:rsid w:val="7E7E87E9"/>
    <w:rsid w:val="7E864098"/>
    <w:rsid w:val="7E8A38AA"/>
    <w:rsid w:val="7E8BCE3D"/>
    <w:rsid w:val="7EA53B5E"/>
    <w:rsid w:val="7EA82FC7"/>
    <w:rsid w:val="7EA84FDD"/>
    <w:rsid w:val="7EA9637F"/>
    <w:rsid w:val="7EAD8977"/>
    <w:rsid w:val="7EB6D7A6"/>
    <w:rsid w:val="7EBED353"/>
    <w:rsid w:val="7ED4EAC7"/>
    <w:rsid w:val="7ED55068"/>
    <w:rsid w:val="7ED72E01"/>
    <w:rsid w:val="7ED7A581"/>
    <w:rsid w:val="7EED8AEC"/>
    <w:rsid w:val="7F168643"/>
    <w:rsid w:val="7F19F087"/>
    <w:rsid w:val="7F1C2751"/>
    <w:rsid w:val="7F1F2316"/>
    <w:rsid w:val="7F262F1F"/>
    <w:rsid w:val="7F3422B3"/>
    <w:rsid w:val="7F367005"/>
    <w:rsid w:val="7F40938D"/>
    <w:rsid w:val="7F4378F1"/>
    <w:rsid w:val="7F484297"/>
    <w:rsid w:val="7F49F955"/>
    <w:rsid w:val="7F4E9E49"/>
    <w:rsid w:val="7F4EB8C0"/>
    <w:rsid w:val="7F4F7102"/>
    <w:rsid w:val="7F5B7654"/>
    <w:rsid w:val="7F606E3C"/>
    <w:rsid w:val="7F6C5A91"/>
    <w:rsid w:val="7F7418BB"/>
    <w:rsid w:val="7F89C38D"/>
    <w:rsid w:val="7F8EADC6"/>
    <w:rsid w:val="7F92582A"/>
    <w:rsid w:val="7F941496"/>
    <w:rsid w:val="7F9465ED"/>
    <w:rsid w:val="7F9D8BB8"/>
    <w:rsid w:val="7FB225C3"/>
    <w:rsid w:val="7FB2FA51"/>
    <w:rsid w:val="7FB3AEE4"/>
    <w:rsid w:val="7FB6B353"/>
    <w:rsid w:val="7FC13135"/>
    <w:rsid w:val="7FC6B648"/>
    <w:rsid w:val="7FCFC274"/>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CA20D923-3EF7-4EA4-A414-C08E0249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8FF"/>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styleId="CommentTextChar" w:customStyle="1">
    <w:name w:val="Comment Text Char"/>
    <w:basedOn w:val="DefaultParagraphFont"/>
    <w:uiPriority w:val="99"/>
    <w:semiHidden/>
    <w:qFormat/>
    <w:rPr>
      <w:sz w:val="20"/>
      <w:szCs w:val="20"/>
    </w:rPr>
  </w:style>
  <w:style w:type="character" w:styleId="BalloonTextChar" w:customStyle="1">
    <w:name w:val="Balloon Text Char"/>
    <w:basedOn w:val="DefaultParagraphFont"/>
    <w:uiPriority w:val="99"/>
    <w:semiHidden/>
    <w:qFormat/>
    <w:rPr>
      <w:rFonts w:ascii="Segoe UI" w:hAnsi="Segoe UI" w:cs="Segoe UI"/>
      <w:sz w:val="18"/>
      <w:szCs w:val="18"/>
    </w:rPr>
  </w:style>
  <w:style w:type="character" w:styleId="normaltextrun1" w:customStyle="1">
    <w:name w:val="normaltextrun1"/>
    <w:basedOn w:val="DefaultParagraphFont"/>
    <w:qFormat/>
  </w:style>
  <w:style w:type="character" w:styleId="eop" w:customStyle="1">
    <w:name w:val="eop"/>
    <w:basedOn w:val="DefaultParagraphFon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DefaultParagraphFont"/>
    <w:uiPriority w:val="99"/>
    <w:semiHidden/>
    <w:unhideWhenUsed/>
    <w:qFormat/>
    <w:rPr>
      <w:color w:val="954F72" w:themeColor="followedHyperlink"/>
      <w:u w:val="single"/>
    </w:rPr>
  </w:style>
  <w:style w:type="character" w:styleId="Heading1Char" w:customStyle="1">
    <w:name w:val="Heading 1 Char"/>
    <w:basedOn w:val="DefaultParagraphFon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DefaultParagraphFont"/>
    <w:uiPriority w:val="99"/>
    <w:qFormat/>
  </w:style>
  <w:style w:type="character" w:styleId="FooterChar" w:customStyle="1">
    <w:name w:val="Footer Char"/>
    <w:basedOn w:val="DefaultParagraphFont"/>
    <w:uiPriority w:val="99"/>
    <w:qFormat/>
  </w:style>
  <w:style w:type="character" w:styleId="Heading3Char" w:customStyle="1">
    <w:name w:val="Heading 3 Char"/>
    <w:basedOn w:val="DefaultParagraphFon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TextChar" w:customStyle="1">
    <w:name w:val="Footnote Text Char"/>
    <w:basedOn w:val="DefaultParagraphFont"/>
    <w:uiPriority w:val="99"/>
    <w:semiHidden/>
    <w:qFormat/>
    <w:rPr>
      <w:sz w:val="20"/>
      <w:szCs w:val="20"/>
    </w:rPr>
  </w:style>
  <w:style w:type="character" w:styleId="VoetnoottekstChar1" w:customStyle="1">
    <w:name w:val="Voetnoottekst Char1"/>
    <w:basedOn w:val="DefaultParagraphFon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TextChar" w:customStyle="1">
    <w:name w:val="Endnote Text Char"/>
    <w:basedOn w:val="DefaultParagraphFon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leGrid">
    <w:name w:val="Table Grid"/>
    <w:basedOn w:val="TableNormal"/>
    <w:uiPriority w:val="39"/>
    <w:qFormat/>
    <w:tblPr/>
  </w:style>
  <w:style w:type="table" w:styleId="EinfacheTabelle31" w:customStyle="1">
    <w:name w:val="Einfache Tabelle 31"/>
    <w:basedOn w:val="TableNormal"/>
    <w:uiPriority w:val="43"/>
    <w:qFormat/>
    <w:tblPr/>
    <w:tcPr>
      <w:tcBorders>
        <w:right w:val="single" w:color="000000" w:themeColor="text1" w:sz="4" w:space="0"/>
      </w:tcBorders>
    </w:tc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DefaultParagraphFont"/>
    <w:rsid w:val="00A11888"/>
  </w:style>
  <w:style w:type="character" w:styleId="xspellingerror" w:customStyle="1">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styleId="font61" w:customStyle="1">
    <w:name w:val="font61"/>
    <w:basedOn w:val="DefaultParagraphFont"/>
    <w:rsid w:val="001F6BB9"/>
    <w:rPr>
      <w:rFonts w:hint="default" w:ascii="Aptos Narrow" w:hAnsi="Aptos Narrow"/>
      <w:b/>
      <w:bCs/>
      <w:i w:val="0"/>
      <w:iCs w:val="0"/>
      <w:strike w:val="0"/>
      <w:dstrike w:val="0"/>
      <w:color w:val="000000"/>
      <w:sz w:val="22"/>
      <w:szCs w:val="22"/>
      <w:u w:val="none"/>
      <w:effect w:val="none"/>
    </w:rPr>
  </w:style>
  <w:style w:type="character" w:styleId="font01" w:customStyle="1">
    <w:name w:val="font01"/>
    <w:basedOn w:val="DefaultParagraphFont"/>
    <w:rsid w:val="001F6BB9"/>
    <w:rPr>
      <w:rFonts w:hint="default" w:ascii="Aptos Narrow" w:hAnsi="Aptos Narrow"/>
      <w:b w:val="0"/>
      <w:bCs w:val="0"/>
      <w:i w:val="0"/>
      <w:iCs w:val="0"/>
      <w:strike w:val="0"/>
      <w:dstrike w:val="0"/>
      <w:color w:val="000000"/>
      <w:sz w:val="22"/>
      <w:szCs w:val="22"/>
      <w:u w:val="none"/>
      <w:effect w:val="none"/>
    </w:rPr>
  </w:style>
  <w:style w:type="character" w:styleId="font121" w:customStyle="1">
    <w:name w:val="font121"/>
    <w:basedOn w:val="DefaultParagraphFont"/>
    <w:rsid w:val="008A08FF"/>
    <w:rPr>
      <w:rFonts w:hint="default" w:ascii="Aptos Narrow" w:hAnsi="Aptos Narrow"/>
      <w:b/>
      <w:bCs/>
      <w:i w:val="0"/>
      <w:iCs w:val="0"/>
      <w:strike w:val="0"/>
      <w:dstrike w:val="0"/>
      <w:color w:val="000000"/>
      <w:sz w:val="22"/>
      <w:szCs w:val="22"/>
      <w:u w:val="none"/>
      <w:effect w:val="none"/>
    </w:rPr>
  </w:style>
  <w:style w:type="character" w:styleId="font131" w:customStyle="1">
    <w:name w:val="font131"/>
    <w:basedOn w:val="DefaultParagraphFont"/>
    <w:rsid w:val="008A08FF"/>
    <w:rPr>
      <w:rFonts w:hint="default" w:ascii="Aptos Narrow" w:hAnsi="Aptos Narrow"/>
      <w:b w:val="0"/>
      <w:bCs w:val="0"/>
      <w:i w:val="0"/>
      <w:iCs w:val="0"/>
      <w:strike w:val="0"/>
      <w:dstrike w:val="0"/>
      <w:color w:val="000000"/>
      <w:sz w:val="22"/>
      <w:szCs w:val="22"/>
      <w:u w:val="none"/>
      <w:effect w:val="none"/>
    </w:rPr>
  </w:style>
  <w:style w:type="paragraph" w:styleId="Default" w:customStyle="1">
    <w:name w:val="Default"/>
    <w:rsid w:val="008F7F32"/>
    <w:pPr>
      <w:suppressAutoHyphens w:val="0"/>
      <w:autoSpaceDE w:val="0"/>
      <w:autoSpaceDN w:val="0"/>
      <w:adjustRightInd w:val="0"/>
    </w:pPr>
    <w:rPr>
      <w:rFonts w:ascii="Times New Roman" w:hAnsi="Times New Roman" w:cs="Times New Roman"/>
      <w:color w:val="000000"/>
      <w:sz w:val="24"/>
      <w:szCs w:val="24"/>
      <w:lang w:val="en-US" w:bidi="ar-SA"/>
    </w:rPr>
  </w:style>
  <w:style w:type="character" w:styleId="UnresolvedMention">
    <w:name w:val="Unresolved Mention"/>
    <w:basedOn w:val="DefaultParagraphFont"/>
    <w:uiPriority w:val="99"/>
    <w:semiHidden/>
    <w:unhideWhenUsed/>
    <w:rsid w:val="007B5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926">
      <w:bodyDiv w:val="1"/>
      <w:marLeft w:val="0"/>
      <w:marRight w:val="0"/>
      <w:marTop w:val="0"/>
      <w:marBottom w:val="0"/>
      <w:divBdr>
        <w:top w:val="none" w:sz="0" w:space="0" w:color="auto"/>
        <w:left w:val="none" w:sz="0" w:space="0" w:color="auto"/>
        <w:bottom w:val="none" w:sz="0" w:space="0" w:color="auto"/>
        <w:right w:val="none" w:sz="0" w:space="0" w:color="auto"/>
      </w:divBdr>
    </w:div>
    <w:div w:id="60256668">
      <w:bodyDiv w:val="1"/>
      <w:marLeft w:val="0"/>
      <w:marRight w:val="0"/>
      <w:marTop w:val="0"/>
      <w:marBottom w:val="0"/>
      <w:divBdr>
        <w:top w:val="none" w:sz="0" w:space="0" w:color="auto"/>
        <w:left w:val="none" w:sz="0" w:space="0" w:color="auto"/>
        <w:bottom w:val="none" w:sz="0" w:space="0" w:color="auto"/>
        <w:right w:val="none" w:sz="0" w:space="0" w:color="auto"/>
      </w:divBdr>
    </w:div>
    <w:div w:id="231357767">
      <w:bodyDiv w:val="1"/>
      <w:marLeft w:val="0"/>
      <w:marRight w:val="0"/>
      <w:marTop w:val="0"/>
      <w:marBottom w:val="0"/>
      <w:divBdr>
        <w:top w:val="none" w:sz="0" w:space="0" w:color="auto"/>
        <w:left w:val="none" w:sz="0" w:space="0" w:color="auto"/>
        <w:bottom w:val="none" w:sz="0" w:space="0" w:color="auto"/>
        <w:right w:val="none" w:sz="0" w:space="0" w:color="auto"/>
      </w:divBdr>
    </w:div>
    <w:div w:id="375199330">
      <w:bodyDiv w:val="1"/>
      <w:marLeft w:val="0"/>
      <w:marRight w:val="0"/>
      <w:marTop w:val="0"/>
      <w:marBottom w:val="0"/>
      <w:divBdr>
        <w:top w:val="none" w:sz="0" w:space="0" w:color="auto"/>
        <w:left w:val="none" w:sz="0" w:space="0" w:color="auto"/>
        <w:bottom w:val="none" w:sz="0" w:space="0" w:color="auto"/>
        <w:right w:val="none" w:sz="0" w:space="0" w:color="auto"/>
      </w:divBdr>
      <w:divsChild>
        <w:div w:id="2048869431">
          <w:marLeft w:val="0"/>
          <w:marRight w:val="0"/>
          <w:marTop w:val="0"/>
          <w:marBottom w:val="0"/>
          <w:divBdr>
            <w:top w:val="none" w:sz="0" w:space="0" w:color="auto"/>
            <w:left w:val="none" w:sz="0" w:space="0" w:color="auto"/>
            <w:bottom w:val="none" w:sz="0" w:space="0" w:color="auto"/>
            <w:right w:val="none" w:sz="0" w:space="0" w:color="auto"/>
          </w:divBdr>
        </w:div>
      </w:divsChild>
    </w:div>
    <w:div w:id="794714237">
      <w:bodyDiv w:val="1"/>
      <w:marLeft w:val="0"/>
      <w:marRight w:val="0"/>
      <w:marTop w:val="0"/>
      <w:marBottom w:val="0"/>
      <w:divBdr>
        <w:top w:val="none" w:sz="0" w:space="0" w:color="auto"/>
        <w:left w:val="none" w:sz="0" w:space="0" w:color="auto"/>
        <w:bottom w:val="none" w:sz="0" w:space="0" w:color="auto"/>
        <w:right w:val="none" w:sz="0" w:space="0" w:color="auto"/>
      </w:divBdr>
      <w:divsChild>
        <w:div w:id="746999454">
          <w:marLeft w:val="0"/>
          <w:marRight w:val="0"/>
          <w:marTop w:val="0"/>
          <w:marBottom w:val="0"/>
          <w:divBdr>
            <w:top w:val="none" w:sz="0" w:space="0" w:color="auto"/>
            <w:left w:val="none" w:sz="0" w:space="0" w:color="auto"/>
            <w:bottom w:val="none" w:sz="0" w:space="0" w:color="auto"/>
            <w:right w:val="none" w:sz="0" w:space="0" w:color="auto"/>
          </w:divBdr>
        </w:div>
      </w:divsChild>
    </w:div>
    <w:div w:id="915242949">
      <w:bodyDiv w:val="1"/>
      <w:marLeft w:val="0"/>
      <w:marRight w:val="0"/>
      <w:marTop w:val="0"/>
      <w:marBottom w:val="0"/>
      <w:divBdr>
        <w:top w:val="none" w:sz="0" w:space="0" w:color="auto"/>
        <w:left w:val="none" w:sz="0" w:space="0" w:color="auto"/>
        <w:bottom w:val="none" w:sz="0" w:space="0" w:color="auto"/>
        <w:right w:val="none" w:sz="0" w:space="0" w:color="auto"/>
      </w:divBdr>
      <w:divsChild>
        <w:div w:id="1290239763">
          <w:marLeft w:val="0"/>
          <w:marRight w:val="0"/>
          <w:marTop w:val="0"/>
          <w:marBottom w:val="0"/>
          <w:divBdr>
            <w:top w:val="none" w:sz="0" w:space="0" w:color="auto"/>
            <w:left w:val="none" w:sz="0" w:space="0" w:color="auto"/>
            <w:bottom w:val="none" w:sz="0" w:space="0" w:color="auto"/>
            <w:right w:val="none" w:sz="0" w:space="0" w:color="auto"/>
          </w:divBdr>
          <w:divsChild>
            <w:div w:id="1876506706">
              <w:marLeft w:val="0"/>
              <w:marRight w:val="0"/>
              <w:marTop w:val="0"/>
              <w:marBottom w:val="0"/>
              <w:divBdr>
                <w:top w:val="none" w:sz="0" w:space="0" w:color="auto"/>
                <w:left w:val="none" w:sz="0" w:space="0" w:color="auto"/>
                <w:bottom w:val="none" w:sz="0" w:space="0" w:color="auto"/>
                <w:right w:val="none" w:sz="0" w:space="0" w:color="auto"/>
              </w:divBdr>
            </w:div>
          </w:divsChild>
        </w:div>
        <w:div w:id="1614047619">
          <w:marLeft w:val="0"/>
          <w:marRight w:val="0"/>
          <w:marTop w:val="0"/>
          <w:marBottom w:val="0"/>
          <w:divBdr>
            <w:top w:val="none" w:sz="0" w:space="0" w:color="auto"/>
            <w:left w:val="none" w:sz="0" w:space="0" w:color="auto"/>
            <w:bottom w:val="none" w:sz="0" w:space="0" w:color="auto"/>
            <w:right w:val="none" w:sz="0" w:space="0" w:color="auto"/>
          </w:divBdr>
          <w:divsChild>
            <w:div w:id="14905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1531">
      <w:bodyDiv w:val="1"/>
      <w:marLeft w:val="0"/>
      <w:marRight w:val="0"/>
      <w:marTop w:val="0"/>
      <w:marBottom w:val="0"/>
      <w:divBdr>
        <w:top w:val="none" w:sz="0" w:space="0" w:color="auto"/>
        <w:left w:val="none" w:sz="0" w:space="0" w:color="auto"/>
        <w:bottom w:val="none" w:sz="0" w:space="0" w:color="auto"/>
        <w:right w:val="none" w:sz="0" w:space="0" w:color="auto"/>
      </w:divBdr>
    </w:div>
    <w:div w:id="1140803022">
      <w:bodyDiv w:val="1"/>
      <w:marLeft w:val="0"/>
      <w:marRight w:val="0"/>
      <w:marTop w:val="0"/>
      <w:marBottom w:val="0"/>
      <w:divBdr>
        <w:top w:val="none" w:sz="0" w:space="0" w:color="auto"/>
        <w:left w:val="none" w:sz="0" w:space="0" w:color="auto"/>
        <w:bottom w:val="none" w:sz="0" w:space="0" w:color="auto"/>
        <w:right w:val="none" w:sz="0" w:space="0" w:color="auto"/>
      </w:divBdr>
    </w:div>
    <w:div w:id="1160733570">
      <w:bodyDiv w:val="1"/>
      <w:marLeft w:val="0"/>
      <w:marRight w:val="0"/>
      <w:marTop w:val="0"/>
      <w:marBottom w:val="0"/>
      <w:divBdr>
        <w:top w:val="none" w:sz="0" w:space="0" w:color="auto"/>
        <w:left w:val="none" w:sz="0" w:space="0" w:color="auto"/>
        <w:bottom w:val="none" w:sz="0" w:space="0" w:color="auto"/>
        <w:right w:val="none" w:sz="0" w:space="0" w:color="auto"/>
      </w:divBdr>
    </w:div>
    <w:div w:id="1235974510">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455751194">
      <w:bodyDiv w:val="1"/>
      <w:marLeft w:val="0"/>
      <w:marRight w:val="0"/>
      <w:marTop w:val="0"/>
      <w:marBottom w:val="0"/>
      <w:divBdr>
        <w:top w:val="none" w:sz="0" w:space="0" w:color="auto"/>
        <w:left w:val="none" w:sz="0" w:space="0" w:color="auto"/>
        <w:bottom w:val="none" w:sz="0" w:space="0" w:color="auto"/>
        <w:right w:val="none" w:sz="0" w:space="0" w:color="auto"/>
      </w:divBdr>
    </w:div>
    <w:div w:id="1465540720">
      <w:bodyDiv w:val="1"/>
      <w:marLeft w:val="0"/>
      <w:marRight w:val="0"/>
      <w:marTop w:val="0"/>
      <w:marBottom w:val="0"/>
      <w:divBdr>
        <w:top w:val="none" w:sz="0" w:space="0" w:color="auto"/>
        <w:left w:val="none" w:sz="0" w:space="0" w:color="auto"/>
        <w:bottom w:val="none" w:sz="0" w:space="0" w:color="auto"/>
        <w:right w:val="none" w:sz="0" w:space="0" w:color="auto"/>
      </w:divBdr>
    </w:div>
    <w:div w:id="1555041288">
      <w:bodyDiv w:val="1"/>
      <w:marLeft w:val="0"/>
      <w:marRight w:val="0"/>
      <w:marTop w:val="0"/>
      <w:marBottom w:val="0"/>
      <w:divBdr>
        <w:top w:val="none" w:sz="0" w:space="0" w:color="auto"/>
        <w:left w:val="none" w:sz="0" w:space="0" w:color="auto"/>
        <w:bottom w:val="none" w:sz="0" w:space="0" w:color="auto"/>
        <w:right w:val="none" w:sz="0" w:space="0" w:color="auto"/>
      </w:divBdr>
    </w:div>
    <w:div w:id="1677028937">
      <w:bodyDiv w:val="1"/>
      <w:marLeft w:val="0"/>
      <w:marRight w:val="0"/>
      <w:marTop w:val="0"/>
      <w:marBottom w:val="0"/>
      <w:divBdr>
        <w:top w:val="none" w:sz="0" w:space="0" w:color="auto"/>
        <w:left w:val="none" w:sz="0" w:space="0" w:color="auto"/>
        <w:bottom w:val="none" w:sz="0" w:space="0" w:color="auto"/>
        <w:right w:val="none" w:sz="0" w:space="0" w:color="auto"/>
      </w:divBdr>
    </w:div>
    <w:div w:id="1769614963">
      <w:bodyDiv w:val="1"/>
      <w:marLeft w:val="0"/>
      <w:marRight w:val="0"/>
      <w:marTop w:val="0"/>
      <w:marBottom w:val="0"/>
      <w:divBdr>
        <w:top w:val="none" w:sz="0" w:space="0" w:color="auto"/>
        <w:left w:val="none" w:sz="0" w:space="0" w:color="auto"/>
        <w:bottom w:val="none" w:sz="0" w:space="0" w:color="auto"/>
        <w:right w:val="none" w:sz="0" w:space="0" w:color="auto"/>
      </w:divBdr>
      <w:divsChild>
        <w:div w:id="29915227">
          <w:marLeft w:val="0"/>
          <w:marRight w:val="0"/>
          <w:marTop w:val="0"/>
          <w:marBottom w:val="0"/>
          <w:divBdr>
            <w:top w:val="none" w:sz="0" w:space="0" w:color="auto"/>
            <w:left w:val="none" w:sz="0" w:space="0" w:color="auto"/>
            <w:bottom w:val="none" w:sz="0" w:space="0" w:color="auto"/>
            <w:right w:val="none" w:sz="0" w:space="0" w:color="auto"/>
          </w:divBdr>
        </w:div>
      </w:divsChild>
    </w:div>
    <w:div w:id="1892645453">
      <w:bodyDiv w:val="1"/>
      <w:marLeft w:val="0"/>
      <w:marRight w:val="0"/>
      <w:marTop w:val="0"/>
      <w:marBottom w:val="0"/>
      <w:divBdr>
        <w:top w:val="none" w:sz="0" w:space="0" w:color="auto"/>
        <w:left w:val="none" w:sz="0" w:space="0" w:color="auto"/>
        <w:bottom w:val="none" w:sz="0" w:space="0" w:color="auto"/>
        <w:right w:val="none" w:sz="0" w:space="0" w:color="auto"/>
      </w:divBdr>
      <w:divsChild>
        <w:div w:id="1169950123">
          <w:marLeft w:val="0"/>
          <w:marRight w:val="0"/>
          <w:marTop w:val="0"/>
          <w:marBottom w:val="0"/>
          <w:divBdr>
            <w:top w:val="none" w:sz="0" w:space="0" w:color="auto"/>
            <w:left w:val="none" w:sz="0" w:space="0" w:color="auto"/>
            <w:bottom w:val="none" w:sz="0" w:space="0" w:color="auto"/>
            <w:right w:val="none" w:sz="0" w:space="0" w:color="auto"/>
          </w:divBdr>
        </w:div>
      </w:divsChild>
    </w:div>
    <w:div w:id="1932426855">
      <w:bodyDiv w:val="1"/>
      <w:marLeft w:val="0"/>
      <w:marRight w:val="0"/>
      <w:marTop w:val="0"/>
      <w:marBottom w:val="0"/>
      <w:divBdr>
        <w:top w:val="none" w:sz="0" w:space="0" w:color="auto"/>
        <w:left w:val="none" w:sz="0" w:space="0" w:color="auto"/>
        <w:bottom w:val="none" w:sz="0" w:space="0" w:color="auto"/>
        <w:right w:val="none" w:sz="0" w:space="0" w:color="auto"/>
      </w:divBdr>
      <w:divsChild>
        <w:div w:id="88739282">
          <w:marLeft w:val="0"/>
          <w:marRight w:val="0"/>
          <w:marTop w:val="0"/>
          <w:marBottom w:val="0"/>
          <w:divBdr>
            <w:top w:val="none" w:sz="0" w:space="0" w:color="auto"/>
            <w:left w:val="none" w:sz="0" w:space="0" w:color="auto"/>
            <w:bottom w:val="none" w:sz="0" w:space="0" w:color="auto"/>
            <w:right w:val="none" w:sz="0" w:space="0" w:color="auto"/>
          </w:divBdr>
          <w:divsChild>
            <w:div w:id="1345786895">
              <w:marLeft w:val="0"/>
              <w:marRight w:val="0"/>
              <w:marTop w:val="0"/>
              <w:marBottom w:val="0"/>
              <w:divBdr>
                <w:top w:val="none" w:sz="0" w:space="0" w:color="auto"/>
                <w:left w:val="none" w:sz="0" w:space="0" w:color="auto"/>
                <w:bottom w:val="none" w:sz="0" w:space="0" w:color="auto"/>
                <w:right w:val="none" w:sz="0" w:space="0" w:color="auto"/>
              </w:divBdr>
            </w:div>
          </w:divsChild>
        </w:div>
        <w:div w:id="196937954">
          <w:marLeft w:val="0"/>
          <w:marRight w:val="0"/>
          <w:marTop w:val="0"/>
          <w:marBottom w:val="0"/>
          <w:divBdr>
            <w:top w:val="none" w:sz="0" w:space="0" w:color="auto"/>
            <w:left w:val="none" w:sz="0" w:space="0" w:color="auto"/>
            <w:bottom w:val="none" w:sz="0" w:space="0" w:color="auto"/>
            <w:right w:val="none" w:sz="0" w:space="0" w:color="auto"/>
          </w:divBdr>
          <w:divsChild>
            <w:div w:id="19831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5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jp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Ruwaida Yvonne (DU-I)</lastModifiedBy>
  <revision>87</revision>
  <lastPrinted>2021-11-13T01:24:00.0000000Z</lastPrinted>
  <dcterms:created xsi:type="dcterms:W3CDTF">2025-10-20T07:50:00.0000000Z</dcterms:created>
  <dcterms:modified xsi:type="dcterms:W3CDTF">2026-02-19T06:30:48.7925179Z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MSIP_Label_19540963-e559-4020-8a90-fe8a502c2801_Enabled">
    <vt:lpwstr>true</vt:lpwstr>
  </property>
  <property fmtid="{D5CDD505-2E9C-101B-9397-08002B2CF9AE}" pid="18" name="MSIP_Label_19540963-e559-4020-8a90-fe8a502c2801_SetDate">
    <vt:lpwstr>2025-06-11T13:12:33Z</vt:lpwstr>
  </property>
  <property fmtid="{D5CDD505-2E9C-101B-9397-08002B2CF9AE}" pid="19" name="MSIP_Label_19540963-e559-4020-8a90-fe8a502c2801_Method">
    <vt:lpwstr>Standard</vt:lpwstr>
  </property>
  <property fmtid="{D5CDD505-2E9C-101B-9397-08002B2CF9AE}" pid="20" name="MSIP_Label_19540963-e559-4020-8a90-fe8a502c2801_Name">
    <vt:lpwstr>19540963-e559-4020-8a90-fe8a502c2801</vt:lpwstr>
  </property>
  <property fmtid="{D5CDD505-2E9C-101B-9397-08002B2CF9AE}" pid="21" name="MSIP_Label_19540963-e559-4020-8a90-fe8a502c2801_SiteId">
    <vt:lpwstr>f25493ae-1c98-41d7-8a33-0be75f5fe603</vt:lpwstr>
  </property>
  <property fmtid="{D5CDD505-2E9C-101B-9397-08002B2CF9AE}" pid="22" name="MSIP_Label_19540963-e559-4020-8a90-fe8a502c2801_ActionId">
    <vt:lpwstr>0e8b0a90-a998-49a2-9a89-d65dd2676cf2</vt:lpwstr>
  </property>
  <property fmtid="{D5CDD505-2E9C-101B-9397-08002B2CF9AE}" pid="23" name="MSIP_Label_19540963-e559-4020-8a90-fe8a502c2801_ContentBits">
    <vt:lpwstr>0</vt:lpwstr>
  </property>
  <property fmtid="{D5CDD505-2E9C-101B-9397-08002B2CF9AE}" pid="24" name="MSIP_Label_19540963-e559-4020-8a90-fe8a502c2801_Tag">
    <vt:lpwstr>10, 3, 0, 1</vt:lpwstr>
  </property>
  <property fmtid="{D5CDD505-2E9C-101B-9397-08002B2CF9AE}" pid="25" name="ClassificationContentMarkingFooterShapeIds">
    <vt:lpwstr>48ae5145,38bc0f6c,520d2ee4</vt:lpwstr>
  </property>
  <property fmtid="{D5CDD505-2E9C-101B-9397-08002B2CF9AE}" pid="26" name="ClassificationContentMarkingFooterFontProps">
    <vt:lpwstr>#737373,6,Arial</vt:lpwstr>
  </property>
  <property fmtid="{D5CDD505-2E9C-101B-9397-08002B2CF9AE}" pid="27" name="ClassificationContentMarkingFooterText">
    <vt:lpwstr>Confidentiality: C2 - Internal</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2025-09-29T12:36:29Z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31f9e760-2f44-4f4c-8ea5-b6821c8dc68a</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WPUKVQQCVQVV-2102099852-2804</vt:lpwstr>
  </property>
  <property fmtid="{D5CDD505-2E9C-101B-9397-08002B2CF9AE}" pid="37" name="_dlc_DocIdItemGuid">
    <vt:lpwstr>4573ad30-8158-44cf-b2cd-425b7c722c28</vt:lpwstr>
  </property>
  <property fmtid="{D5CDD505-2E9C-101B-9397-08002B2CF9AE}" pid="38" name="_dlc_DocIdUrl">
    <vt:lpwstr>https://fhooe.sharepoint.com/sites/INSIEME/_layouts/15/DocIdRedir.aspx?ID=WPUKVQQCVQVV-2102099852-2804, WPUKVQQCVQVV-2102099852-2804</vt:lpwstr>
  </property>
</Properties>
</file>