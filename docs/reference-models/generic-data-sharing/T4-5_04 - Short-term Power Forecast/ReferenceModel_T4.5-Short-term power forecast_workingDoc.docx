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702A4" w:rsidP="006702A4" w:rsidRDefault="004C0FD6" w14:paraId="487E76D1" w14:textId="38A8F103">
      <w:pPr>
        <w:rPr>
          <w:rFonts w:ascii="Calibri Light" w:hAnsi="Calibri Light" w:eastAsia="Calibri Light" w:cs="Calibri Light"/>
          <w:color w:val="2F5496" w:themeColor="accent1" w:themeShade="BF"/>
          <w:sz w:val="32"/>
          <w:szCs w:val="32"/>
          <w:lang w:val="en-GB"/>
        </w:rPr>
      </w:pPr>
      <w:r w:rsidRPr="7FE24049">
        <w:rPr>
          <w:rFonts w:ascii="Calibri Light" w:hAnsi="Calibri Light" w:eastAsia="Calibri Light" w:cs="Calibri Light"/>
          <w:color w:val="2F5496" w:themeColor="accent1" w:themeShade="BF"/>
          <w:sz w:val="32"/>
          <w:szCs w:val="32"/>
          <w:lang w:val="en-GB"/>
        </w:rPr>
        <w:t>Project INSIEME – Reference Model Template</w:t>
      </w:r>
    </w:p>
    <w:p w:rsidR="7FE24049" w:rsidP="7FD12EDB" w:rsidRDefault="35FFCCCF" w14:paraId="71D82657" w14:textId="4DF8B32D">
      <w:pPr>
        <w:rPr>
          <w:rFonts w:ascii="Calibri Light" w:hAnsi="Calibri Light" w:eastAsia="Calibri Light" w:cs="Calibri Light"/>
          <w:sz w:val="32"/>
          <w:szCs w:val="32"/>
          <w:lang w:val="en-GB"/>
        </w:rPr>
      </w:pPr>
      <w:r w:rsidRPr="7FD12EDB">
        <w:rPr>
          <w:rFonts w:ascii="Calibri" w:hAnsi="Calibri" w:eastAsia="Calibri" w:cs="Calibri"/>
          <w:color w:val="2F5496" w:themeColor="accent1" w:themeShade="BF"/>
          <w:sz w:val="32"/>
          <w:szCs w:val="32"/>
          <w:lang w:val="en-GB"/>
        </w:rPr>
        <w:t xml:space="preserve">Task 4.5 – </w:t>
      </w:r>
      <w:r w:rsidRPr="7FD12EDB" w:rsidR="69DF083C">
        <w:rPr>
          <w:rFonts w:ascii="Calibri" w:hAnsi="Calibri" w:eastAsia="Calibri" w:cs="Calibri"/>
          <w:color w:val="2F5496" w:themeColor="accent1" w:themeShade="BF"/>
          <w:sz w:val="32"/>
          <w:szCs w:val="32"/>
          <w:lang w:val="en-GB"/>
        </w:rPr>
        <w:t xml:space="preserve">Electromobility: </w:t>
      </w:r>
      <w:r w:rsidRPr="7FD12EDB" w:rsidR="0B81AAD8">
        <w:rPr>
          <w:rFonts w:ascii="Calibri" w:hAnsi="Calibri" w:eastAsia="Calibri" w:cs="Calibri"/>
          <w:color w:val="2F5496" w:themeColor="accent1" w:themeShade="BF"/>
          <w:sz w:val="32"/>
          <w:szCs w:val="32"/>
          <w:lang w:val="en-GB"/>
        </w:rPr>
        <w:t>S</w:t>
      </w:r>
      <w:r w:rsidRPr="7FD12EDB" w:rsidR="65F65033">
        <w:rPr>
          <w:rFonts w:ascii="Calibri" w:hAnsi="Calibri" w:eastAsia="Calibri" w:cs="Calibri"/>
          <w:color w:val="2F5496" w:themeColor="accent1" w:themeShade="BF"/>
          <w:sz w:val="32"/>
          <w:szCs w:val="32"/>
          <w:lang w:val="en-GB"/>
        </w:rPr>
        <w:t xml:space="preserve">hort-term </w:t>
      </w:r>
      <w:r w:rsidRPr="6AAABEB9" w:rsidR="7263A60E">
        <w:rPr>
          <w:rFonts w:ascii="Calibri" w:hAnsi="Calibri" w:eastAsia="Calibri" w:cs="Calibri"/>
          <w:color w:val="2F5496" w:themeColor="accent1" w:themeShade="BF"/>
          <w:sz w:val="32"/>
          <w:szCs w:val="32"/>
          <w:lang w:val="en-GB"/>
        </w:rPr>
        <w:t>P</w:t>
      </w:r>
      <w:r w:rsidRPr="6AAABEB9" w:rsidR="1D33EF09">
        <w:rPr>
          <w:rFonts w:ascii="Calibri" w:hAnsi="Calibri" w:eastAsia="Calibri" w:cs="Calibri"/>
          <w:color w:val="2F5496" w:themeColor="accent1" w:themeShade="BF"/>
          <w:sz w:val="32"/>
          <w:szCs w:val="32"/>
          <w:lang w:val="en-GB"/>
        </w:rPr>
        <w:t xml:space="preserve">ower </w:t>
      </w:r>
      <w:r w:rsidRPr="6AAABEB9" w:rsidR="288F5E34">
        <w:rPr>
          <w:rFonts w:ascii="Calibri" w:hAnsi="Calibri" w:eastAsia="Calibri" w:cs="Calibri"/>
          <w:color w:val="2F5496" w:themeColor="accent1" w:themeShade="BF"/>
          <w:sz w:val="32"/>
          <w:szCs w:val="32"/>
          <w:lang w:val="en-GB"/>
        </w:rPr>
        <w:t>F</w:t>
      </w:r>
      <w:r w:rsidRPr="6AAABEB9" w:rsidR="13F929A2">
        <w:rPr>
          <w:rFonts w:ascii="Calibri" w:hAnsi="Calibri" w:eastAsia="Calibri" w:cs="Calibri"/>
          <w:color w:val="2F5496" w:themeColor="accent1" w:themeShade="BF"/>
          <w:sz w:val="32"/>
          <w:szCs w:val="32"/>
          <w:lang w:val="en-GB"/>
        </w:rPr>
        <w:t>orecast</w:t>
      </w:r>
      <w:r w:rsidRPr="7FD12EDB">
        <w:rPr>
          <w:rFonts w:ascii="Calibri" w:hAnsi="Calibri" w:eastAsia="Calibri" w:cs="Calibri"/>
          <w:color w:val="2F5496" w:themeColor="accent1" w:themeShade="BF"/>
          <w:sz w:val="32"/>
          <w:szCs w:val="32"/>
          <w:lang w:val="en-GB"/>
        </w:rPr>
        <w:t xml:space="preserve"> </w:t>
      </w:r>
    </w:p>
    <w:p w:rsidR="000813D1" w:rsidRDefault="000813D1" w14:paraId="045B955D" w14:textId="132792A9">
      <w:pPr>
        <w:rPr>
          <w:lang w:val="en-GB"/>
        </w:rPr>
      </w:pPr>
    </w:p>
    <w:p w:rsidR="003135C6" w:rsidP="00E032F9" w:rsidRDefault="003768D8" w14:paraId="08248D1B" w14:textId="42068790">
      <w:pPr>
        <w:spacing w:after="20"/>
        <w:rPr>
          <w:rFonts w:eastAsiaTheme="minorEastAsia"/>
          <w:color w:val="000000" w:themeColor="text1"/>
          <w:lang w:val="en-GB"/>
        </w:rPr>
      </w:pPr>
      <w:r w:rsidRPr="003768D8">
        <w:rPr>
          <w:rFonts w:eastAsiaTheme="minorEastAsia"/>
          <w:b/>
          <w:lang w:val="en-GB"/>
        </w:rPr>
        <w:t>CONTEXT</w:t>
      </w:r>
      <w:r w:rsidRPr="740DE62A" w:rsidR="00D613C4">
        <w:rPr>
          <w:rFonts w:eastAsiaTheme="minorEastAsia"/>
          <w:lang w:val="en-GB"/>
        </w:rPr>
        <w:t>:</w:t>
      </w:r>
    </w:p>
    <w:p w:rsidR="08595A2E" w:rsidP="08595A2E" w:rsidRDefault="08595A2E" w14:paraId="2C4D2E22" w14:textId="73C0FA81">
      <w:pPr>
        <w:spacing w:after="20"/>
        <w:rPr>
          <w:rFonts w:ascii="Calibri" w:hAnsi="Calibri" w:eastAsia="Calibri" w:cs="Calibri"/>
          <w:lang w:val="en-GB"/>
        </w:rPr>
      </w:pPr>
    </w:p>
    <w:p w:rsidR="003135C6" w:rsidP="009F2CAD" w:rsidRDefault="21C1B74F" w14:paraId="17B23A33" w14:textId="415772D3">
      <w:pPr>
        <w:pStyle w:val="BodyText"/>
        <w:numPr>
          <w:ilvl w:val="0"/>
          <w:numId w:val="25"/>
        </w:numPr>
        <w:rPr>
          <w:lang w:val="en-GB"/>
        </w:rPr>
      </w:pPr>
      <w:r w:rsidRPr="56CE4797" w:rsidR="21C1B74F">
        <w:rPr>
          <w:lang w:val="en-GB"/>
        </w:rPr>
        <w:t xml:space="preserve">For the context of the present document, a short-term forecast considers a </w:t>
      </w:r>
      <w:r w:rsidRPr="56CE4797" w:rsidR="2D88E0BC">
        <w:rPr>
          <w:lang w:val="en-GB"/>
        </w:rPr>
        <w:t xml:space="preserve">time </w:t>
      </w:r>
      <w:r w:rsidRPr="56CE4797" w:rsidR="21C1B74F">
        <w:rPr>
          <w:lang w:val="en-GB"/>
        </w:rPr>
        <w:t xml:space="preserve">window from the current </w:t>
      </w:r>
      <w:commentRangeStart w:id="0"/>
      <w:r w:rsidRPr="56CE4797" w:rsidR="4E5D7C52">
        <w:rPr>
          <w:lang w:val="en-GB"/>
        </w:rPr>
        <w:t>operation</w:t>
      </w:r>
      <w:r w:rsidRPr="56CE4797" w:rsidR="2D88E0BC">
        <w:rPr>
          <w:lang w:val="en-GB"/>
        </w:rPr>
        <w:t>al</w:t>
      </w:r>
      <w:r w:rsidRPr="56CE4797" w:rsidR="21C1B74F">
        <w:rPr>
          <w:lang w:val="en-GB"/>
        </w:rPr>
        <w:t xml:space="preserve"> hour </w:t>
      </w:r>
      <w:r w:rsidRPr="56CE4797" w:rsidR="4A28512A">
        <w:rPr>
          <w:lang w:val="en-GB"/>
        </w:rPr>
        <w:t>and extending up to</w:t>
      </w:r>
      <w:r w:rsidRPr="56CE4797" w:rsidR="21C1B74F">
        <w:rPr>
          <w:lang w:val="en-GB"/>
        </w:rPr>
        <w:t xml:space="preserve"> </w:t>
      </w:r>
      <w:r w:rsidRPr="56CE4797" w:rsidR="295B1820">
        <w:rPr>
          <w:lang w:val="en-GB"/>
        </w:rPr>
        <w:t>days,</w:t>
      </w:r>
      <w:commentRangeStart w:id="1"/>
      <w:r w:rsidRPr="56CE4797" w:rsidR="295B1820">
        <w:rPr>
          <w:lang w:val="en-GB"/>
        </w:rPr>
        <w:t xml:space="preserve"> </w:t>
      </w:r>
      <w:r w:rsidRPr="56CE4797" w:rsidR="21C1B74F">
        <w:rPr>
          <w:lang w:val="en-GB"/>
        </w:rPr>
        <w:t>weeks</w:t>
      </w:r>
      <w:ins w:author="Ruwaida Yvonne (DU-I)" w:date="2026-03-18T15:12:00Z" w16du:dateUtc="2026-03-18T14:12:00Z" w:id="1294104155">
        <w:r w:rsidRPr="56CE4797" w:rsidR="295B1820">
          <w:rPr>
            <w:lang w:val="en-GB"/>
          </w:rPr>
          <w:t xml:space="preserve"> </w:t>
        </w:r>
      </w:ins>
      <w:r w:rsidRPr="56CE4797" w:rsidR="345E23B2">
        <w:rPr>
          <w:lang w:val="en-GB"/>
        </w:rPr>
        <w:t>and up to one</w:t>
      </w:r>
      <w:ins w:author="Ruwaida Yvonne (DU-I)" w:date="2026-03-18T15:13:00Z" w16du:dateUtc="2026-03-18T14:13:00Z" w:id="1275406204">
        <w:r w:rsidRPr="56CE4797" w:rsidR="295B1820">
          <w:rPr>
            <w:lang w:val="en-GB"/>
          </w:rPr>
          <w:t xml:space="preserve"> </w:t>
        </w:r>
      </w:ins>
      <w:r w:rsidRPr="56CE4797" w:rsidR="7E3915A5">
        <w:rPr>
          <w:lang w:val="en-GB"/>
        </w:rPr>
        <w:t>year</w:t>
      </w:r>
      <w:commentRangeEnd w:id="1"/>
      <w:r>
        <w:rPr>
          <w:rStyle w:val="CommentReference"/>
        </w:rPr>
        <w:commentReference w:id="1"/>
      </w:r>
      <w:r w:rsidRPr="56CE4797" w:rsidR="7E3915A5">
        <w:rPr>
          <w:lang w:val="en-GB"/>
        </w:rPr>
        <w:t xml:space="preserve"> ahead</w:t>
      </w:r>
      <w:commentRangeEnd w:id="0"/>
      <w:r>
        <w:rPr>
          <w:rStyle w:val="CommentReference"/>
        </w:rPr>
        <w:commentReference w:id="0"/>
      </w:r>
      <w:r w:rsidRPr="56CE4797" w:rsidR="21C1B74F">
        <w:rPr>
          <w:lang w:val="en-GB"/>
        </w:rPr>
        <w:t xml:space="preserve"> and differs from a long-term forecast that </w:t>
      </w:r>
      <w:r w:rsidRPr="56CE4797" w:rsidR="08380C47">
        <w:rPr>
          <w:lang w:val="en-GB"/>
        </w:rPr>
        <w:t xml:space="preserve">typically </w:t>
      </w:r>
      <w:r w:rsidRPr="56CE4797" w:rsidR="21C1B74F">
        <w:rPr>
          <w:lang w:val="en-GB"/>
        </w:rPr>
        <w:t xml:space="preserve">considers </w:t>
      </w:r>
      <w:r w:rsidRPr="56CE4797" w:rsidR="2050812E">
        <w:rPr>
          <w:lang w:val="en-GB"/>
        </w:rPr>
        <w:t>a time horizon of</w:t>
      </w:r>
      <w:r w:rsidRPr="56CE4797" w:rsidR="21C1B74F">
        <w:rPr>
          <w:lang w:val="en-GB"/>
        </w:rPr>
        <w:t xml:space="preserve"> 0-10 years</w:t>
      </w:r>
      <w:r w:rsidRPr="56CE4797" w:rsidR="18937DAF">
        <w:rPr>
          <w:lang w:val="en-GB"/>
        </w:rPr>
        <w:t>.</w:t>
      </w:r>
    </w:p>
    <w:p w:rsidR="003135C6" w:rsidP="009F2CAD" w:rsidRDefault="32D92694" w14:paraId="4BF1618C" w14:textId="79651DFA">
      <w:pPr>
        <w:pStyle w:val="BodyText"/>
        <w:numPr>
          <w:ilvl w:val="0"/>
          <w:numId w:val="25"/>
        </w:numPr>
        <w:rPr>
          <w:lang w:val="en-US"/>
        </w:rPr>
      </w:pPr>
      <w:r w:rsidRPr="718D4881">
        <w:rPr>
          <w:lang w:val="en-US"/>
        </w:rPr>
        <w:t xml:space="preserve">The energy sector is undergoing rapid transformation driven by decarbonization, </w:t>
      </w:r>
      <w:commentRangeStart w:id="4"/>
      <w:r w:rsidRPr="718D4881">
        <w:rPr>
          <w:lang w:val="en-US"/>
        </w:rPr>
        <w:t>decentralization</w:t>
      </w:r>
      <w:commentRangeEnd w:id="4"/>
      <w:r w:rsidRPr="718D4881" w:rsidR="47850877">
        <w:rPr>
          <w:rStyle w:val="CommentReference"/>
          <w:sz w:val="22"/>
          <w:szCs w:val="22"/>
          <w:lang w:val="en-US"/>
        </w:rPr>
        <w:commentReference w:id="4"/>
      </w:r>
      <w:r w:rsidRPr="718D4881">
        <w:rPr>
          <w:lang w:val="en-US"/>
        </w:rPr>
        <w:t xml:space="preserve">, </w:t>
      </w:r>
      <w:bookmarkStart w:name="_Int_pszGUpNy" w:id="5"/>
      <w:r w:rsidRPr="718D4881">
        <w:rPr>
          <w:lang w:val="en-US"/>
        </w:rPr>
        <w:t>digitali</w:t>
      </w:r>
      <w:r w:rsidRPr="718D4881" w:rsidR="67808838">
        <w:rPr>
          <w:lang w:val="en-US"/>
        </w:rPr>
        <w:t>s</w:t>
      </w:r>
      <w:r w:rsidRPr="718D4881">
        <w:rPr>
          <w:lang w:val="en-US"/>
        </w:rPr>
        <w:t>ation</w:t>
      </w:r>
      <w:bookmarkEnd w:id="5"/>
      <w:r w:rsidRPr="718D4881" w:rsidR="48AC4B9C">
        <w:rPr>
          <w:lang w:val="en-US"/>
        </w:rPr>
        <w:t xml:space="preserve"> and electrification</w:t>
      </w:r>
      <w:r w:rsidRPr="718D4881">
        <w:rPr>
          <w:lang w:val="en-US"/>
        </w:rPr>
        <w:t xml:space="preserve">. </w:t>
      </w:r>
    </w:p>
    <w:p w:rsidR="003135C6" w:rsidP="009F2CAD" w:rsidRDefault="475341E5" w14:paraId="1A06F505" w14:textId="3DF2B8CE">
      <w:pPr>
        <w:pStyle w:val="BodyText"/>
        <w:numPr>
          <w:ilvl w:val="0"/>
          <w:numId w:val="25"/>
        </w:numPr>
        <w:rPr>
          <w:rFonts w:ascii="Calibri" w:hAnsi="Calibri" w:eastAsia="Calibri" w:cs="Calibri"/>
        </w:rPr>
      </w:pPr>
      <w:r w:rsidRPr="08BE4B81">
        <w:rPr>
          <w:rFonts w:ascii="Calibri" w:hAnsi="Calibri" w:eastAsia="Calibri" w:cs="Calibri"/>
        </w:rPr>
        <w:t xml:space="preserve">The </w:t>
      </w:r>
      <w:r w:rsidRPr="6AAABEB9" w:rsidR="73AEDEE1">
        <w:rPr>
          <w:rFonts w:ascii="Calibri" w:hAnsi="Calibri" w:eastAsia="Calibri" w:cs="Calibri"/>
        </w:rPr>
        <w:t>growing integration</w:t>
      </w:r>
      <w:r w:rsidRPr="08BE4B81">
        <w:rPr>
          <w:rFonts w:ascii="Calibri" w:hAnsi="Calibri" w:eastAsia="Calibri" w:cs="Calibri"/>
        </w:rPr>
        <w:t xml:space="preserve"> of intermittent production, energy storage, intermittent consumption</w:t>
      </w:r>
      <w:r w:rsidRPr="6AAABEB9" w:rsidR="4B897320">
        <w:rPr>
          <w:rFonts w:ascii="Calibri" w:hAnsi="Calibri" w:eastAsia="Calibri" w:cs="Calibri"/>
        </w:rPr>
        <w:t>, such as</w:t>
      </w:r>
      <w:r w:rsidRPr="08BE4B81">
        <w:rPr>
          <w:rFonts w:ascii="Calibri" w:hAnsi="Calibri" w:eastAsia="Calibri" w:cs="Calibri"/>
        </w:rPr>
        <w:t xml:space="preserve"> charging</w:t>
      </w:r>
      <w:r w:rsidRPr="6AAABEB9" w:rsidR="4B897320">
        <w:rPr>
          <w:rFonts w:ascii="Calibri" w:hAnsi="Calibri" w:eastAsia="Calibri" w:cs="Calibri"/>
        </w:rPr>
        <w:t xml:space="preserve"> of electric Heavy</w:t>
      </w:r>
      <w:r w:rsidRPr="6AAABEB9" w:rsidR="6A197303">
        <w:rPr>
          <w:rFonts w:ascii="Calibri" w:hAnsi="Calibri" w:eastAsia="Calibri" w:cs="Calibri"/>
        </w:rPr>
        <w:t>-</w:t>
      </w:r>
      <w:r w:rsidRPr="6AAABEB9" w:rsidR="4B897320">
        <w:rPr>
          <w:rFonts w:ascii="Calibri" w:hAnsi="Calibri" w:eastAsia="Calibri" w:cs="Calibri"/>
        </w:rPr>
        <w:t>Duty Veh</w:t>
      </w:r>
      <w:r w:rsidRPr="6AAABEB9" w:rsidR="0457F629">
        <w:rPr>
          <w:rFonts w:ascii="Calibri" w:hAnsi="Calibri" w:eastAsia="Calibri" w:cs="Calibri"/>
        </w:rPr>
        <w:t>i</w:t>
      </w:r>
      <w:r w:rsidRPr="6AAABEB9" w:rsidR="4B897320">
        <w:rPr>
          <w:rFonts w:ascii="Calibri" w:hAnsi="Calibri" w:eastAsia="Calibri" w:cs="Calibri"/>
        </w:rPr>
        <w:t>cles</w:t>
      </w:r>
      <w:r w:rsidRPr="6AAABEB9" w:rsidR="1754F565">
        <w:rPr>
          <w:rFonts w:ascii="Calibri" w:hAnsi="Calibri" w:eastAsia="Calibri" w:cs="Calibri"/>
        </w:rPr>
        <w:t xml:space="preserve"> </w:t>
      </w:r>
      <w:r w:rsidRPr="6AAABEB9" w:rsidR="481B8FFE">
        <w:rPr>
          <w:rFonts w:ascii="Calibri" w:hAnsi="Calibri" w:eastAsia="Calibri" w:cs="Calibri"/>
        </w:rPr>
        <w:t>(</w:t>
      </w:r>
      <w:r w:rsidRPr="6AAABEB9" w:rsidR="1754F565">
        <w:rPr>
          <w:rFonts w:ascii="Calibri" w:hAnsi="Calibri" w:eastAsia="Calibri" w:cs="Calibri"/>
        </w:rPr>
        <w:t>eHDV</w:t>
      </w:r>
      <w:r w:rsidRPr="6AAABEB9" w:rsidR="481B8FFE">
        <w:rPr>
          <w:rFonts w:ascii="Calibri" w:hAnsi="Calibri" w:eastAsia="Calibri" w:cs="Calibri"/>
        </w:rPr>
        <w:t>)</w:t>
      </w:r>
      <w:r w:rsidRPr="6AAABEB9" w:rsidR="00A254C6">
        <w:rPr>
          <w:rFonts w:ascii="Calibri" w:hAnsi="Calibri" w:eastAsia="Calibri" w:cs="Calibri"/>
        </w:rPr>
        <w:t>,</w:t>
      </w:r>
      <w:r w:rsidRPr="08BE4B81">
        <w:rPr>
          <w:rFonts w:ascii="Calibri" w:hAnsi="Calibri" w:eastAsia="Calibri" w:cs="Calibri"/>
        </w:rPr>
        <w:t xml:space="preserve"> and electrification of</w:t>
      </w:r>
      <w:r w:rsidRPr="08BE4B81" w:rsidR="3B6468A0">
        <w:rPr>
          <w:rFonts w:ascii="Calibri" w:hAnsi="Calibri" w:eastAsia="Calibri" w:cs="Calibri"/>
        </w:rPr>
        <w:t xml:space="preserve"> industrial processes </w:t>
      </w:r>
      <w:r w:rsidRPr="6AAABEB9" w:rsidR="726EB3E2">
        <w:rPr>
          <w:rFonts w:ascii="Calibri" w:hAnsi="Calibri" w:eastAsia="Calibri" w:cs="Calibri"/>
        </w:rPr>
        <w:t>increases the need for</w:t>
      </w:r>
      <w:r w:rsidRPr="08BE4B81" w:rsidR="3B6468A0">
        <w:rPr>
          <w:rFonts w:ascii="Calibri" w:hAnsi="Calibri" w:eastAsia="Calibri" w:cs="Calibri"/>
        </w:rPr>
        <w:t xml:space="preserve"> reliable short</w:t>
      </w:r>
      <w:r w:rsidRPr="6AAABEB9" w:rsidR="48F821B4">
        <w:rPr>
          <w:rFonts w:ascii="Calibri" w:hAnsi="Calibri" w:eastAsia="Calibri" w:cs="Calibri"/>
        </w:rPr>
        <w:t>-</w:t>
      </w:r>
      <w:r w:rsidRPr="08BE4B81" w:rsidR="3B6468A0">
        <w:rPr>
          <w:rFonts w:ascii="Calibri" w:hAnsi="Calibri" w:eastAsia="Calibri" w:cs="Calibri"/>
        </w:rPr>
        <w:t xml:space="preserve">term power </w:t>
      </w:r>
      <w:r w:rsidRPr="6AAABEB9" w:rsidR="6D63E70D">
        <w:rPr>
          <w:rFonts w:ascii="Calibri" w:hAnsi="Calibri" w:eastAsia="Calibri" w:cs="Calibri"/>
        </w:rPr>
        <w:t>forecast</w:t>
      </w:r>
      <w:r w:rsidRPr="6AAABEB9" w:rsidR="1DBB7418">
        <w:rPr>
          <w:rFonts w:ascii="Calibri" w:hAnsi="Calibri" w:eastAsia="Calibri" w:cs="Calibri"/>
        </w:rPr>
        <w:t>s</w:t>
      </w:r>
      <w:r w:rsidRPr="08BE4B81" w:rsidR="3B6468A0">
        <w:rPr>
          <w:rFonts w:ascii="Calibri" w:hAnsi="Calibri" w:eastAsia="Calibri" w:cs="Calibri"/>
        </w:rPr>
        <w:t xml:space="preserve"> with a </w:t>
      </w:r>
      <w:r w:rsidRPr="08BE4B81" w:rsidR="000506ED">
        <w:rPr>
          <w:rFonts w:ascii="Calibri" w:hAnsi="Calibri" w:eastAsia="Calibri" w:cs="Calibri"/>
        </w:rPr>
        <w:t xml:space="preserve">time </w:t>
      </w:r>
      <w:r w:rsidRPr="08BE4B81" w:rsidR="3B6468A0">
        <w:rPr>
          <w:rFonts w:ascii="Calibri" w:hAnsi="Calibri" w:eastAsia="Calibri" w:cs="Calibri"/>
        </w:rPr>
        <w:t>horizon of a couple of weeks down to 1</w:t>
      </w:r>
      <w:r w:rsidRPr="08BE4B81" w:rsidR="38BC880D">
        <w:rPr>
          <w:rFonts w:ascii="Calibri" w:hAnsi="Calibri" w:eastAsia="Calibri" w:cs="Calibri"/>
        </w:rPr>
        <w:t>5 min.</w:t>
      </w:r>
    </w:p>
    <w:p w:rsidR="003135C6" w:rsidP="009F2CAD" w:rsidRDefault="38BC880D" w14:paraId="0FDC106E" w14:textId="43AC8D08">
      <w:pPr>
        <w:pStyle w:val="BodyText"/>
        <w:numPr>
          <w:ilvl w:val="0"/>
          <w:numId w:val="25"/>
        </w:numPr>
        <w:rPr>
          <w:rFonts w:ascii="Calibri" w:hAnsi="Calibri" w:eastAsia="Calibri" w:cs="Calibri"/>
          <w:lang w:val="en-US"/>
        </w:rPr>
      </w:pPr>
      <w:r w:rsidRPr="05091034">
        <w:rPr>
          <w:rFonts w:ascii="Calibri" w:hAnsi="Calibri" w:eastAsia="Calibri" w:cs="Calibri"/>
          <w:lang w:val="en-US"/>
        </w:rPr>
        <w:t xml:space="preserve">The </w:t>
      </w:r>
      <w:r w:rsidR="00DB2BA0">
        <w:rPr>
          <w:rFonts w:ascii="Calibri" w:hAnsi="Calibri" w:eastAsia="Calibri" w:cs="Calibri"/>
          <w:lang w:val="en-US"/>
        </w:rPr>
        <w:t xml:space="preserve">connecting </w:t>
      </w:r>
      <w:r w:rsidRPr="05091034" w:rsidR="2AA62FE6">
        <w:rPr>
          <w:rFonts w:ascii="Calibri" w:hAnsi="Calibri" w:eastAsia="Calibri" w:cs="Calibri"/>
          <w:lang w:val="en-US"/>
        </w:rPr>
        <w:t>system operator (</w:t>
      </w:r>
      <w:r w:rsidR="00DB2BA0">
        <w:rPr>
          <w:rFonts w:ascii="Calibri" w:hAnsi="Calibri" w:eastAsia="Calibri" w:cs="Calibri"/>
          <w:lang w:val="en-US"/>
        </w:rPr>
        <w:t>C</w:t>
      </w:r>
      <w:r w:rsidRPr="05091034" w:rsidR="6F9712F6">
        <w:rPr>
          <w:rFonts w:ascii="Calibri" w:hAnsi="Calibri" w:eastAsia="Calibri" w:cs="Calibri"/>
          <w:lang w:val="en-US"/>
        </w:rPr>
        <w:t>SO</w:t>
      </w:r>
      <w:r w:rsidRPr="05091034" w:rsidR="39DE7381">
        <w:rPr>
          <w:rFonts w:ascii="Calibri" w:hAnsi="Calibri" w:eastAsia="Calibri" w:cs="Calibri"/>
          <w:lang w:val="en-US"/>
        </w:rPr>
        <w:t>)</w:t>
      </w:r>
      <w:r w:rsidRPr="05091034">
        <w:rPr>
          <w:rFonts w:ascii="Calibri" w:hAnsi="Calibri" w:eastAsia="Calibri" w:cs="Calibri"/>
          <w:lang w:val="en-US"/>
        </w:rPr>
        <w:t xml:space="preserve"> must safeguard that the </w:t>
      </w:r>
      <w:r w:rsidRPr="05091034" w:rsidR="00482286">
        <w:rPr>
          <w:rFonts w:ascii="Calibri" w:hAnsi="Calibri" w:eastAsia="Calibri" w:cs="Calibri"/>
          <w:lang w:val="en-US"/>
        </w:rPr>
        <w:t xml:space="preserve">necessary </w:t>
      </w:r>
      <w:r w:rsidRPr="05091034">
        <w:rPr>
          <w:rFonts w:ascii="Calibri" w:hAnsi="Calibri" w:eastAsia="Calibri" w:cs="Calibri"/>
          <w:lang w:val="en-US"/>
        </w:rPr>
        <w:t>resources</w:t>
      </w:r>
      <w:r w:rsidRPr="05091034" w:rsidR="003E4D6C">
        <w:rPr>
          <w:rFonts w:ascii="Calibri" w:hAnsi="Calibri" w:eastAsia="Calibri" w:cs="Calibri"/>
          <w:lang w:val="en-US"/>
        </w:rPr>
        <w:t xml:space="preserve"> (</w:t>
      </w:r>
      <w:r w:rsidRPr="05091034" w:rsidR="00B15A16">
        <w:rPr>
          <w:rFonts w:ascii="Calibri" w:hAnsi="Calibri" w:eastAsia="Calibri" w:cs="Calibri"/>
          <w:lang w:val="en-US"/>
        </w:rPr>
        <w:t>e.g.</w:t>
      </w:r>
      <w:r w:rsidRPr="05091034" w:rsidR="003E4D6C">
        <w:rPr>
          <w:rFonts w:ascii="Calibri" w:hAnsi="Calibri" w:eastAsia="Calibri" w:cs="Calibri"/>
          <w:lang w:val="en-US"/>
        </w:rPr>
        <w:t xml:space="preserve"> flexible consumption and production)</w:t>
      </w:r>
      <w:r w:rsidRPr="05091034">
        <w:rPr>
          <w:rFonts w:ascii="Calibri" w:hAnsi="Calibri" w:eastAsia="Calibri" w:cs="Calibri"/>
          <w:lang w:val="en-US"/>
        </w:rPr>
        <w:t xml:space="preserve"> are planned for and procured in energy and power markets to maintain </w:t>
      </w:r>
      <w:r w:rsidRPr="05091034" w:rsidR="662D27C9">
        <w:rPr>
          <w:rFonts w:ascii="Calibri" w:hAnsi="Calibri" w:eastAsia="Calibri" w:cs="Calibri"/>
          <w:lang w:val="en-US"/>
        </w:rPr>
        <w:t xml:space="preserve">distribution, transmission and/or </w:t>
      </w:r>
      <w:r w:rsidRPr="05091034">
        <w:rPr>
          <w:rFonts w:ascii="Calibri" w:hAnsi="Calibri" w:eastAsia="Calibri" w:cs="Calibri"/>
          <w:lang w:val="en-US"/>
        </w:rPr>
        <w:t>system stabi</w:t>
      </w:r>
      <w:r w:rsidRPr="05091034" w:rsidR="67374FA9">
        <w:rPr>
          <w:rFonts w:ascii="Calibri" w:hAnsi="Calibri" w:eastAsia="Calibri" w:cs="Calibri"/>
          <w:lang w:val="en-US"/>
        </w:rPr>
        <w:t>lity</w:t>
      </w:r>
      <w:r w:rsidRPr="05091034">
        <w:rPr>
          <w:rFonts w:ascii="Calibri" w:hAnsi="Calibri" w:eastAsia="Calibri" w:cs="Calibri"/>
          <w:lang w:val="en-US"/>
        </w:rPr>
        <w:t>.</w:t>
      </w:r>
    </w:p>
    <w:p w:rsidR="003135C6" w:rsidP="009F2CAD" w:rsidRDefault="1B5CA50B" w14:paraId="5F01D072" w14:textId="4D3E78E1">
      <w:pPr>
        <w:pStyle w:val="BodyText"/>
        <w:numPr>
          <w:ilvl w:val="0"/>
          <w:numId w:val="25"/>
        </w:numPr>
        <w:rPr>
          <w:rFonts w:ascii="Calibri" w:hAnsi="Calibri" w:eastAsia="Calibri" w:cs="Calibri"/>
          <w:lang w:val="en-US"/>
        </w:rPr>
      </w:pPr>
      <w:r w:rsidRPr="05091034">
        <w:rPr>
          <w:lang w:val="en-US"/>
        </w:rPr>
        <w:t xml:space="preserve">Significant grid users (SGU) are subject to specific obligations regarding data exchange, system observability, and participation in grid operations. </w:t>
      </w:r>
    </w:p>
    <w:p w:rsidR="003135C6" w:rsidP="009F2CAD" w:rsidRDefault="1637271D" w14:paraId="790D0D45" w14:textId="49D0A7CA">
      <w:pPr>
        <w:pStyle w:val="BodyText"/>
        <w:numPr>
          <w:ilvl w:val="0"/>
          <w:numId w:val="25"/>
        </w:numPr>
        <w:rPr>
          <w:rFonts w:ascii="Calibri" w:hAnsi="Calibri" w:eastAsia="Calibri" w:cs="Calibri"/>
          <w:lang w:val="en-US"/>
        </w:rPr>
      </w:pPr>
      <w:r w:rsidRPr="05091034">
        <w:rPr>
          <w:rFonts w:ascii="Calibri" w:hAnsi="Calibri" w:eastAsia="Calibri" w:cs="Calibri"/>
          <w:lang w:val="en-US"/>
        </w:rPr>
        <w:t xml:space="preserve">All </w:t>
      </w:r>
      <w:r w:rsidRPr="05091034" w:rsidR="27DBDD25">
        <w:rPr>
          <w:rFonts w:ascii="Calibri" w:hAnsi="Calibri" w:eastAsia="Calibri" w:cs="Calibri"/>
          <w:lang w:val="en-US"/>
        </w:rPr>
        <w:t>SGU</w:t>
      </w:r>
      <w:r w:rsidRPr="05091034">
        <w:rPr>
          <w:rFonts w:ascii="Calibri" w:hAnsi="Calibri" w:eastAsia="Calibri" w:cs="Calibri"/>
          <w:lang w:val="en-US"/>
        </w:rPr>
        <w:t>s are</w:t>
      </w:r>
      <w:r w:rsidRPr="05091034" w:rsidR="1A712BDE">
        <w:rPr>
          <w:rFonts w:ascii="Calibri" w:hAnsi="Calibri" w:eastAsia="Calibri" w:cs="Calibri"/>
          <w:lang w:val="en-US"/>
        </w:rPr>
        <w:t xml:space="preserve"> mandated to share power </w:t>
      </w:r>
      <w:r w:rsidRPr="05091034">
        <w:rPr>
          <w:rFonts w:ascii="Calibri" w:hAnsi="Calibri" w:eastAsia="Calibri" w:cs="Calibri"/>
          <w:lang w:val="en-US"/>
        </w:rPr>
        <w:t>forecast</w:t>
      </w:r>
      <w:r w:rsidRPr="05091034" w:rsidR="5EF3C588">
        <w:rPr>
          <w:rFonts w:ascii="Calibri" w:hAnsi="Calibri" w:eastAsia="Calibri" w:cs="Calibri"/>
          <w:lang w:val="en-US"/>
        </w:rPr>
        <w:t>s</w:t>
      </w:r>
      <w:r w:rsidRPr="05091034" w:rsidR="1A712BDE">
        <w:rPr>
          <w:rFonts w:ascii="Calibri" w:hAnsi="Calibri" w:eastAsia="Calibri" w:cs="Calibri"/>
          <w:lang w:val="en-US"/>
        </w:rPr>
        <w:t xml:space="preserve"> with </w:t>
      </w:r>
      <w:r w:rsidR="00DB2BA0">
        <w:rPr>
          <w:rFonts w:ascii="Calibri" w:hAnsi="Calibri" w:eastAsia="Calibri" w:cs="Calibri"/>
          <w:lang w:val="en-US"/>
        </w:rPr>
        <w:t>C</w:t>
      </w:r>
      <w:r w:rsidRPr="05091034">
        <w:rPr>
          <w:rFonts w:ascii="Calibri" w:hAnsi="Calibri" w:eastAsia="Calibri" w:cs="Calibri"/>
          <w:lang w:val="en-US"/>
        </w:rPr>
        <w:t>SO</w:t>
      </w:r>
      <w:r w:rsidRPr="05091034" w:rsidR="1A712BDE">
        <w:rPr>
          <w:rFonts w:ascii="Calibri" w:hAnsi="Calibri" w:eastAsia="Calibri" w:cs="Calibri"/>
          <w:lang w:val="en-US"/>
        </w:rPr>
        <w:t xml:space="preserve"> to enable such planning (</w:t>
      </w:r>
      <w:r w:rsidRPr="05091034" w:rsidR="6D7C6745">
        <w:rPr>
          <w:lang w:val="en-US"/>
        </w:rPr>
        <w:t>Commission</w:t>
      </w:r>
      <w:r w:rsidRPr="05091034" w:rsidR="1A712BDE">
        <w:rPr>
          <w:lang w:val="en-US"/>
        </w:rPr>
        <w:t xml:space="preserve"> Regulation </w:t>
      </w:r>
      <w:r w:rsidRPr="05091034" w:rsidR="6D7C6745">
        <w:rPr>
          <w:lang w:val="en-US"/>
        </w:rPr>
        <w:t>(EU) 2017/1485 (SO GL)</w:t>
      </w:r>
      <w:r w:rsidRPr="05091034" w:rsidR="54731B0E">
        <w:rPr>
          <w:lang w:val="en-US"/>
        </w:rPr>
        <w:t xml:space="preserve">). </w:t>
      </w:r>
    </w:p>
    <w:p w:rsidR="00C93677" w:rsidP="009F2CAD" w:rsidRDefault="7140D1D2" w14:paraId="5AC1CCF4" w14:textId="077744F4">
      <w:pPr>
        <w:pStyle w:val="BodyText"/>
        <w:numPr>
          <w:ilvl w:val="0"/>
          <w:numId w:val="25"/>
        </w:numPr>
        <w:rPr>
          <w:lang w:val="en-US"/>
        </w:rPr>
      </w:pPr>
      <w:r w:rsidRPr="718D4881">
        <w:rPr>
          <w:rFonts w:ascii="Calibri" w:hAnsi="Calibri" w:eastAsia="Calibri" w:cs="Calibri"/>
          <w:lang w:val="en-US"/>
        </w:rPr>
        <w:t>A</w:t>
      </w:r>
      <w:r w:rsidRPr="718D4881" w:rsidR="17882A5C">
        <w:rPr>
          <w:rFonts w:ascii="Calibri" w:hAnsi="Calibri" w:eastAsia="Calibri" w:cs="Calibri"/>
          <w:lang w:val="en-US"/>
        </w:rPr>
        <w:t>n</w:t>
      </w:r>
      <w:r w:rsidRPr="718D4881">
        <w:rPr>
          <w:rFonts w:ascii="Calibri" w:hAnsi="Calibri" w:eastAsia="Calibri" w:cs="Calibri"/>
          <w:lang w:val="en-US"/>
        </w:rPr>
        <w:t xml:space="preserve"> </w:t>
      </w:r>
      <w:r w:rsidRPr="718D4881" w:rsidR="0CA1E51A">
        <w:rPr>
          <w:rFonts w:ascii="Calibri" w:hAnsi="Calibri" w:eastAsia="Calibri" w:cs="Calibri"/>
          <w:lang w:val="en-US"/>
        </w:rPr>
        <w:t>SGU</w:t>
      </w:r>
      <w:r w:rsidRPr="718D4881">
        <w:rPr>
          <w:rFonts w:ascii="Calibri" w:hAnsi="Calibri" w:eastAsia="Calibri" w:cs="Calibri"/>
          <w:lang w:val="en-US"/>
        </w:rPr>
        <w:t xml:space="preserve"> </w:t>
      </w:r>
      <w:r w:rsidRPr="718D4881" w:rsidR="11CD1487">
        <w:rPr>
          <w:rFonts w:ascii="Calibri" w:hAnsi="Calibri" w:eastAsia="Calibri" w:cs="Calibri"/>
          <w:lang w:val="en-US"/>
        </w:rPr>
        <w:t>is</w:t>
      </w:r>
      <w:r w:rsidRPr="718D4881">
        <w:rPr>
          <w:rFonts w:ascii="Calibri" w:hAnsi="Calibri" w:eastAsia="Calibri" w:cs="Calibri"/>
          <w:lang w:val="en-US"/>
        </w:rPr>
        <w:t xml:space="preserve"> </w:t>
      </w:r>
      <w:r w:rsidRPr="718D4881">
        <w:rPr>
          <w:lang w:val="en-US"/>
        </w:rPr>
        <w:t>connected to the grid and</w:t>
      </w:r>
      <w:r w:rsidRPr="718D4881" w:rsidR="0CBA889D">
        <w:rPr>
          <w:lang w:val="en-US"/>
        </w:rPr>
        <w:t xml:space="preserve"> deemed to </w:t>
      </w:r>
      <w:r w:rsidRPr="718D4881">
        <w:rPr>
          <w:lang w:val="en-US"/>
        </w:rPr>
        <w:t>affect its operation</w:t>
      </w:r>
      <w:r w:rsidRPr="718D4881" w:rsidR="1FF3CCDE">
        <w:rPr>
          <w:lang w:val="en-US"/>
        </w:rPr>
        <w:t>.</w:t>
      </w:r>
      <w:r w:rsidRPr="718D4881" w:rsidR="1C5607A2">
        <w:rPr>
          <w:lang w:val="en-US"/>
        </w:rPr>
        <w:t xml:space="preserve"> </w:t>
      </w:r>
      <w:r w:rsidRPr="718D4881" w:rsidR="48491A33">
        <w:rPr>
          <w:lang w:val="en-US"/>
        </w:rPr>
        <w:t>These</w:t>
      </w:r>
      <w:r w:rsidRPr="718D4881" w:rsidR="2527DE15">
        <w:rPr>
          <w:lang w:val="en-US"/>
        </w:rPr>
        <w:t xml:space="preserve"> can </w:t>
      </w:r>
      <w:r w:rsidRPr="718D4881" w:rsidR="48491A33">
        <w:rPr>
          <w:lang w:val="en-US"/>
        </w:rPr>
        <w:t>include</w:t>
      </w:r>
      <w:r w:rsidRPr="718D4881" w:rsidR="2527DE15">
        <w:rPr>
          <w:lang w:val="en-US"/>
        </w:rPr>
        <w:t xml:space="preserve"> </w:t>
      </w:r>
      <w:r w:rsidRPr="718D4881" w:rsidR="36C5E466">
        <w:rPr>
          <w:lang w:val="en-US"/>
        </w:rPr>
        <w:t>Final Customer</w:t>
      </w:r>
      <w:r w:rsidRPr="718D4881" w:rsidR="2527DE15">
        <w:rPr>
          <w:lang w:val="en-US"/>
        </w:rPr>
        <w:t xml:space="preserve">s </w:t>
      </w:r>
      <w:r w:rsidRPr="718D4881" w:rsidR="72AD5F0B">
        <w:rPr>
          <w:lang w:val="en-US"/>
        </w:rPr>
        <w:t xml:space="preserve">with a demand </w:t>
      </w:r>
      <w:r w:rsidRPr="718D4881" w:rsidR="30576529">
        <w:rPr>
          <w:lang w:val="en-US"/>
        </w:rPr>
        <w:t xml:space="preserve">above </w:t>
      </w:r>
      <w:r w:rsidRPr="718D4881" w:rsidR="2527DE15">
        <w:rPr>
          <w:lang w:val="en-US"/>
        </w:rPr>
        <w:t xml:space="preserve">1 MW. The implementation </w:t>
      </w:r>
      <w:r w:rsidRPr="718D4881" w:rsidR="192775CC">
        <w:rPr>
          <w:lang w:val="en-US"/>
        </w:rPr>
        <w:t>varies across</w:t>
      </w:r>
      <w:r w:rsidRPr="718D4881" w:rsidR="2527DE15">
        <w:rPr>
          <w:lang w:val="en-US"/>
        </w:rPr>
        <w:t xml:space="preserve"> Member States</w:t>
      </w:r>
      <w:r w:rsidRPr="718D4881" w:rsidR="3744D123">
        <w:rPr>
          <w:lang w:val="en-US"/>
        </w:rPr>
        <w:t xml:space="preserve">. </w:t>
      </w:r>
    </w:p>
    <w:p w:rsidR="00C93677" w:rsidP="009F2CAD" w:rsidRDefault="3B4F425C" w14:paraId="03E37B53" w14:textId="44D33735">
      <w:pPr>
        <w:pStyle w:val="BodyText"/>
        <w:numPr>
          <w:ilvl w:val="0"/>
          <w:numId w:val="25"/>
        </w:numPr>
        <w:rPr>
          <w:lang w:val="en-US"/>
        </w:rPr>
      </w:pPr>
      <w:commentRangeStart w:id="6"/>
      <w:r w:rsidRPr="56CE4797" w:rsidR="3B4F425C">
        <w:rPr>
          <w:rFonts w:ascii="Calibri" w:hAnsi="Calibri" w:eastAsia="Calibri" w:cs="Calibri"/>
          <w:lang w:val="en-US"/>
        </w:rPr>
        <w:t>A</w:t>
      </w:r>
      <w:r w:rsidRPr="56CE4797" w:rsidR="236E503C">
        <w:rPr>
          <w:rFonts w:ascii="Calibri" w:hAnsi="Calibri" w:eastAsia="Calibri" w:cs="Calibri"/>
          <w:lang w:val="en-US"/>
        </w:rPr>
        <w:t>n</w:t>
      </w:r>
      <w:ins w:author="Ruwaida Yvonne (DU-I)" w:date="2026-03-18T15:37:00Z" w16du:dateUtc="2026-03-18T15:37:00Z" w:id="1408154380">
        <w:r w:rsidRPr="56CE4797" w:rsidR="3B4F425C">
          <w:rPr>
            <w:rFonts w:ascii="Calibri" w:hAnsi="Calibri" w:eastAsia="Calibri" w:cs="Calibri"/>
            <w:lang w:val="en-US"/>
          </w:rPr>
          <w:t xml:space="preserve"> </w:t>
        </w:r>
      </w:ins>
      <w:r w:rsidRPr="56CE4797" w:rsidR="4CA4B02C">
        <w:rPr>
          <w:rFonts w:ascii="Calibri" w:hAnsi="Calibri" w:eastAsia="Calibri" w:cs="Calibri"/>
          <w:lang w:val="en-US"/>
        </w:rPr>
        <w:t>SGU</w:t>
      </w:r>
      <w:r w:rsidRPr="56CE4797" w:rsidR="3B4F425C">
        <w:rPr>
          <w:rFonts w:ascii="Calibri" w:hAnsi="Calibri" w:eastAsia="Calibri" w:cs="Calibri"/>
          <w:lang w:val="en-US"/>
        </w:rPr>
        <w:t xml:space="preserve"> is </w:t>
      </w:r>
      <w:r w:rsidRPr="56CE4797" w:rsidR="755C57CE">
        <w:rPr>
          <w:rFonts w:ascii="Calibri" w:hAnsi="Calibri" w:eastAsia="Calibri" w:cs="Calibri"/>
          <w:lang w:val="en-US"/>
        </w:rPr>
        <w:t xml:space="preserve">required to send day, week and </w:t>
      </w:r>
      <w:r w:rsidRPr="56CE4797" w:rsidR="6720830E">
        <w:rPr>
          <w:rFonts w:ascii="Calibri" w:hAnsi="Calibri" w:eastAsia="Calibri" w:cs="Calibri"/>
          <w:lang w:val="en-US"/>
        </w:rPr>
        <w:t xml:space="preserve">one </w:t>
      </w:r>
      <w:r w:rsidRPr="56CE4797" w:rsidR="755C57CE">
        <w:rPr>
          <w:rFonts w:ascii="Calibri" w:hAnsi="Calibri" w:eastAsia="Calibri" w:cs="Calibri"/>
          <w:lang w:val="en-US"/>
        </w:rPr>
        <w:t xml:space="preserve">year </w:t>
      </w:r>
      <w:r w:rsidRPr="56CE4797" w:rsidR="3ED67C86">
        <w:rPr>
          <w:rFonts w:ascii="Calibri" w:hAnsi="Calibri" w:eastAsia="Calibri" w:cs="Calibri"/>
          <w:lang w:val="en-US"/>
        </w:rPr>
        <w:t xml:space="preserve">ahead </w:t>
      </w:r>
      <w:r w:rsidRPr="56CE4797" w:rsidR="755C57CE">
        <w:rPr>
          <w:rFonts w:ascii="Calibri" w:hAnsi="Calibri" w:eastAsia="Calibri" w:cs="Calibri"/>
          <w:lang w:val="en-US"/>
        </w:rPr>
        <w:t>forecasts to</w:t>
      </w:r>
      <w:r w:rsidRPr="56CE4797" w:rsidR="7C7F5131">
        <w:rPr>
          <w:rFonts w:ascii="Calibri" w:hAnsi="Calibri" w:eastAsia="Calibri" w:cs="Calibri"/>
          <w:lang w:val="en-US"/>
        </w:rPr>
        <w:t xml:space="preserve"> a</w:t>
      </w:r>
      <w:r w:rsidRPr="56CE4797" w:rsidR="755C57CE">
        <w:rPr>
          <w:rFonts w:ascii="Calibri" w:hAnsi="Calibri" w:eastAsia="Calibri" w:cs="Calibri"/>
          <w:lang w:val="en-US"/>
        </w:rPr>
        <w:t xml:space="preserve"> Transparency Platform according</w:t>
      </w:r>
      <w:r w:rsidRPr="56CE4797" w:rsidR="4F592960">
        <w:rPr>
          <w:rFonts w:ascii="Calibri" w:hAnsi="Calibri" w:eastAsia="Calibri" w:cs="Calibri"/>
          <w:lang w:val="en-US"/>
        </w:rPr>
        <w:t xml:space="preserve"> to Transparency Directive (EU) 2004/109.</w:t>
      </w:r>
      <w:commentRangeEnd w:id="6"/>
      <w:r>
        <w:rPr>
          <w:rStyle w:val="CommentReference"/>
        </w:rPr>
        <w:commentReference w:id="6"/>
      </w:r>
    </w:p>
    <w:p w:rsidR="77975C57" w:rsidP="009F2CAD" w:rsidRDefault="589B1919" w14:paraId="0D7346EB" w14:textId="17FEA21E">
      <w:pPr>
        <w:pStyle w:val="BodyText"/>
        <w:numPr>
          <w:ilvl w:val="0"/>
          <w:numId w:val="25"/>
        </w:numPr>
        <w:rPr>
          <w:rFonts w:ascii="Calibri" w:hAnsi="Calibri" w:eastAsia="Calibri" w:cs="Calibri"/>
        </w:rPr>
      </w:pPr>
      <w:r w:rsidRPr="718D4881">
        <w:rPr>
          <w:rFonts w:ascii="Calibri" w:hAnsi="Calibri" w:eastAsia="Calibri" w:cs="Calibri"/>
          <w:lang w:val="en-US"/>
        </w:rPr>
        <w:t>Stakeholders</w:t>
      </w:r>
      <w:r w:rsidRPr="718D4881" w:rsidR="3B1027C6">
        <w:rPr>
          <w:rFonts w:ascii="Calibri" w:hAnsi="Calibri" w:eastAsia="Calibri" w:cs="Calibri"/>
          <w:lang w:val="en-US"/>
        </w:rPr>
        <w:t xml:space="preserve">, </w:t>
      </w:r>
      <w:r w:rsidRPr="718D4881">
        <w:rPr>
          <w:rFonts w:ascii="Calibri" w:hAnsi="Calibri" w:eastAsia="Calibri" w:cs="Calibri"/>
          <w:lang w:val="en-US"/>
        </w:rPr>
        <w:t xml:space="preserve">including Final Customers, </w:t>
      </w:r>
      <w:r w:rsidRPr="718D4881" w:rsidR="7087184F">
        <w:rPr>
          <w:rFonts w:ascii="Calibri" w:hAnsi="Calibri" w:eastAsia="Calibri" w:cs="Calibri"/>
          <w:lang w:val="en-US"/>
        </w:rPr>
        <w:t>Charge Point Operators (</w:t>
      </w:r>
      <w:r w:rsidRPr="718D4881">
        <w:rPr>
          <w:rFonts w:ascii="Calibri" w:hAnsi="Calibri" w:eastAsia="Calibri" w:cs="Calibri"/>
          <w:lang w:val="en-US"/>
        </w:rPr>
        <w:t>CPO</w:t>
      </w:r>
      <w:r w:rsidRPr="718D4881" w:rsidR="20DE2BAA">
        <w:rPr>
          <w:rFonts w:ascii="Calibri" w:hAnsi="Calibri" w:eastAsia="Calibri" w:cs="Calibri"/>
          <w:lang w:val="en-US"/>
        </w:rPr>
        <w:t>)</w:t>
      </w:r>
      <w:r w:rsidRPr="718D4881">
        <w:rPr>
          <w:rFonts w:ascii="Calibri" w:hAnsi="Calibri" w:eastAsia="Calibri" w:cs="Calibri"/>
          <w:lang w:val="en-US"/>
        </w:rPr>
        <w:t xml:space="preserve"> and othe</w:t>
      </w:r>
      <w:r w:rsidRPr="718D4881">
        <w:rPr>
          <w:lang w:val="en-US"/>
        </w:rPr>
        <w:t>r market participants</w:t>
      </w:r>
      <w:r w:rsidRPr="718D4881" w:rsidR="100741D5">
        <w:rPr>
          <w:lang w:val="en-US"/>
        </w:rPr>
        <w:t>,</w:t>
      </w:r>
      <w:r w:rsidRPr="718D4881" w:rsidR="1A58FA11">
        <w:rPr>
          <w:lang w:val="en-US"/>
        </w:rPr>
        <w:t xml:space="preserve"> </w:t>
      </w:r>
      <w:r w:rsidRPr="718D4881">
        <w:rPr>
          <w:lang w:val="en-US"/>
        </w:rPr>
        <w:t xml:space="preserve">require a </w:t>
      </w:r>
      <w:r w:rsidRPr="718D4881" w:rsidR="4C3B4805">
        <w:rPr>
          <w:lang w:val="en-US"/>
        </w:rPr>
        <w:t>harmoni</w:t>
      </w:r>
      <w:r w:rsidRPr="718D4881" w:rsidR="32541D20">
        <w:rPr>
          <w:lang w:val="en-US"/>
        </w:rPr>
        <w:t>z</w:t>
      </w:r>
      <w:r w:rsidRPr="718D4881" w:rsidR="4C3B4805">
        <w:rPr>
          <w:lang w:val="en-US"/>
        </w:rPr>
        <w:t>ed</w:t>
      </w:r>
      <w:r w:rsidRPr="718D4881">
        <w:rPr>
          <w:lang w:val="en-US"/>
        </w:rPr>
        <w:t xml:space="preserve"> approach </w:t>
      </w:r>
      <w:r w:rsidRPr="718D4881" w:rsidR="034B0E4F">
        <w:rPr>
          <w:lang w:val="en-US"/>
        </w:rPr>
        <w:t>to</w:t>
      </w:r>
      <w:r w:rsidRPr="718D4881" w:rsidR="4C3B4805">
        <w:rPr>
          <w:lang w:val="en-US"/>
        </w:rPr>
        <w:t xml:space="preserve"> </w:t>
      </w:r>
      <w:r w:rsidRPr="718D4881">
        <w:rPr>
          <w:lang w:val="en-US"/>
        </w:rPr>
        <w:t xml:space="preserve">power information </w:t>
      </w:r>
      <w:r w:rsidRPr="718D4881" w:rsidR="4C3B4805">
        <w:rPr>
          <w:lang w:val="en-US"/>
        </w:rPr>
        <w:t>shar</w:t>
      </w:r>
      <w:r w:rsidRPr="718D4881" w:rsidR="4C76A409">
        <w:rPr>
          <w:lang w:val="en-US"/>
        </w:rPr>
        <w:t>ing</w:t>
      </w:r>
      <w:r w:rsidRPr="718D4881" w:rsidR="4C3B4805">
        <w:rPr>
          <w:lang w:val="en-US"/>
        </w:rPr>
        <w:t>.</w:t>
      </w:r>
      <w:r w:rsidRPr="718D4881">
        <w:rPr>
          <w:lang w:val="en-US"/>
        </w:rPr>
        <w:t xml:space="preserve"> </w:t>
      </w:r>
      <w:r w:rsidR="1E00589D">
        <w:t>To support the deployment of eHDVs it is necessary to facilitate the transparent flow of information for secure and predictable charge planning.</w:t>
      </w:r>
    </w:p>
    <w:p w:rsidR="77975C57" w:rsidP="009F2CAD" w:rsidRDefault="77975C57" w14:paraId="12265376" w14:textId="69D351A6">
      <w:pPr>
        <w:pStyle w:val="BodyText"/>
        <w:numPr>
          <w:ilvl w:val="0"/>
          <w:numId w:val="25"/>
        </w:numPr>
        <w:rPr>
          <w:rFonts w:ascii="Calibri" w:hAnsi="Calibri" w:eastAsia="Calibri" w:cs="Calibri"/>
        </w:rPr>
      </w:pPr>
      <w:r w:rsidRPr="05091034">
        <w:rPr>
          <w:lang w:val="en-US"/>
        </w:rPr>
        <w:t xml:space="preserve">Misunderstandings </w:t>
      </w:r>
      <w:r w:rsidRPr="05091034" w:rsidR="765CAD01">
        <w:rPr>
          <w:lang w:val="en-US"/>
        </w:rPr>
        <w:t>in communication of power information create problems for stakeholders.</w:t>
      </w:r>
      <w:r w:rsidRPr="05091034" w:rsidR="001B365A">
        <w:rPr>
          <w:lang w:val="en-US"/>
        </w:rPr>
        <w:t xml:space="preserve"> User</w:t>
      </w:r>
      <w:r w:rsidRPr="05091034" w:rsidR="5EFCE91F">
        <w:rPr>
          <w:lang w:val="en-US"/>
        </w:rPr>
        <w:t>s</w:t>
      </w:r>
      <w:r w:rsidRPr="05091034" w:rsidR="001B365A">
        <w:rPr>
          <w:lang w:val="en-US"/>
        </w:rPr>
        <w:t xml:space="preserve"> of eHDVs need to know in advance the availability of power for a certain charging stop, to be able to plan, arrive </w:t>
      </w:r>
      <w:r w:rsidRPr="05091034" w:rsidR="4FAA57D0">
        <w:rPr>
          <w:lang w:val="en-US"/>
        </w:rPr>
        <w:t>o</w:t>
      </w:r>
      <w:r w:rsidRPr="05091034" w:rsidR="001B365A">
        <w:rPr>
          <w:lang w:val="en-US"/>
        </w:rPr>
        <w:t xml:space="preserve">n time with goods and </w:t>
      </w:r>
      <w:r w:rsidRPr="05091034" w:rsidR="00F103E7">
        <w:rPr>
          <w:lang w:val="en-US"/>
        </w:rPr>
        <w:t>avoid</w:t>
      </w:r>
      <w:r w:rsidRPr="05091034" w:rsidR="001B365A">
        <w:rPr>
          <w:lang w:val="en-US"/>
        </w:rPr>
        <w:t xml:space="preserve"> fines for late arrival. </w:t>
      </w:r>
    </w:p>
    <w:p w:rsidR="77975C57" w:rsidP="009F2CAD" w:rsidRDefault="6CB7F34B" w14:paraId="1A7AE643" w14:textId="2ED42614">
      <w:pPr>
        <w:pStyle w:val="BodyText"/>
        <w:numPr>
          <w:ilvl w:val="0"/>
          <w:numId w:val="25"/>
        </w:numPr>
        <w:rPr>
          <w:rFonts w:ascii="Calibri" w:hAnsi="Calibri" w:eastAsia="Calibri" w:cs="Calibri"/>
        </w:rPr>
      </w:pPr>
      <w:r w:rsidRPr="05091034">
        <w:rPr>
          <w:lang w:val="en-US"/>
        </w:rPr>
        <w:t>Currently,</w:t>
      </w:r>
      <w:r w:rsidRPr="05091034" w:rsidR="001B365A">
        <w:rPr>
          <w:lang w:val="en-US"/>
        </w:rPr>
        <w:t xml:space="preserve"> there are several </w:t>
      </w:r>
      <w:r w:rsidRPr="05091034" w:rsidR="5059B949">
        <w:rPr>
          <w:lang w:val="en-US"/>
        </w:rPr>
        <w:t>business models</w:t>
      </w:r>
      <w:r w:rsidRPr="05091034" w:rsidR="001B365A">
        <w:rPr>
          <w:lang w:val="en-US"/>
        </w:rPr>
        <w:t xml:space="preserve"> between </w:t>
      </w:r>
      <w:r w:rsidR="00DB2BA0">
        <w:rPr>
          <w:lang w:val="en-US"/>
        </w:rPr>
        <w:t>C</w:t>
      </w:r>
      <w:r w:rsidRPr="05091034" w:rsidR="001B365A">
        <w:rPr>
          <w:lang w:val="en-US"/>
        </w:rPr>
        <w:t>SO and CPO and the only available information is the installed peak power</w:t>
      </w:r>
      <w:r w:rsidRPr="05091034" w:rsidR="00E4616F">
        <w:rPr>
          <w:lang w:val="en-US"/>
        </w:rPr>
        <w:t xml:space="preserve"> (static information)</w:t>
      </w:r>
      <w:r w:rsidRPr="05091034" w:rsidR="001B365A">
        <w:rPr>
          <w:lang w:val="en-US"/>
        </w:rPr>
        <w:t xml:space="preserve">, which may differ </w:t>
      </w:r>
      <w:r w:rsidRPr="05091034" w:rsidR="56CBEA5B">
        <w:rPr>
          <w:lang w:val="en-US"/>
        </w:rPr>
        <w:t xml:space="preserve">significantly </w:t>
      </w:r>
      <w:r w:rsidRPr="05091034" w:rsidR="001B365A">
        <w:rPr>
          <w:lang w:val="en-US"/>
        </w:rPr>
        <w:t>from the actual average power</w:t>
      </w:r>
      <w:r w:rsidRPr="6AAABEB9" w:rsidR="53D298CC">
        <w:rPr>
          <w:lang w:val="en-US"/>
        </w:rPr>
        <w:t xml:space="preserve"> per hour</w:t>
      </w:r>
      <w:r w:rsidRPr="6AAABEB9" w:rsidR="461CD962">
        <w:rPr>
          <w:lang w:val="en-US"/>
        </w:rPr>
        <w:t xml:space="preserve"> </w:t>
      </w:r>
      <w:r w:rsidRPr="05091034" w:rsidR="001B365A">
        <w:rPr>
          <w:lang w:val="en-US"/>
        </w:rPr>
        <w:t xml:space="preserve">for a specific hour </w:t>
      </w:r>
      <w:r w:rsidRPr="6AAABEB9" w:rsidR="29B4D393">
        <w:rPr>
          <w:lang w:val="en-US"/>
        </w:rPr>
        <w:t>o</w:t>
      </w:r>
      <w:r w:rsidRPr="6AAABEB9" w:rsidR="4A38C953">
        <w:rPr>
          <w:lang w:val="en-US"/>
        </w:rPr>
        <w:t>f</w:t>
      </w:r>
      <w:r w:rsidRPr="6AAABEB9" w:rsidR="29B4D393">
        <w:rPr>
          <w:lang w:val="en-US"/>
        </w:rPr>
        <w:t xml:space="preserve"> </w:t>
      </w:r>
      <w:r w:rsidRPr="05091034" w:rsidR="001B365A">
        <w:rPr>
          <w:lang w:val="en-US"/>
        </w:rPr>
        <w:t>a specific day</w:t>
      </w:r>
      <w:r w:rsidRPr="05091034" w:rsidR="00E4616F">
        <w:rPr>
          <w:lang w:val="en-US"/>
        </w:rPr>
        <w:t xml:space="preserve"> (dynamic information)</w:t>
      </w:r>
      <w:r w:rsidRPr="05091034" w:rsidR="001B365A">
        <w:rPr>
          <w:lang w:val="en-US"/>
        </w:rPr>
        <w:t>.</w:t>
      </w:r>
    </w:p>
    <w:p w:rsidR="25C63E3A" w:rsidP="009F2CAD" w:rsidRDefault="25C63E3A" w14:paraId="4BBCA769" w14:textId="10195EF0">
      <w:pPr>
        <w:pStyle w:val="BodyText"/>
        <w:numPr>
          <w:ilvl w:val="0"/>
          <w:numId w:val="25"/>
        </w:numPr>
        <w:rPr>
          <w:lang w:val="en-US"/>
        </w:rPr>
      </w:pPr>
      <w:r w:rsidRPr="05091034">
        <w:rPr>
          <w:lang w:val="en-US"/>
        </w:rPr>
        <w:t xml:space="preserve">Business models </w:t>
      </w:r>
      <w:r w:rsidRPr="05091034" w:rsidR="673CEDEF">
        <w:rPr>
          <w:lang w:val="en-US"/>
        </w:rPr>
        <w:t>such as</w:t>
      </w:r>
      <w:r w:rsidR="00A815EE">
        <w:rPr>
          <w:lang w:val="en-US"/>
        </w:rPr>
        <w:t xml:space="preserve"> connection </w:t>
      </w:r>
      <w:r w:rsidRPr="6AAABEB9" w:rsidR="5EAEEB32">
        <w:rPr>
          <w:lang w:val="en-US"/>
        </w:rPr>
        <w:t>agreement</w:t>
      </w:r>
      <w:r w:rsidRPr="6AAABEB9" w:rsidR="62852D40">
        <w:rPr>
          <w:lang w:val="en-US"/>
        </w:rPr>
        <w:t>s</w:t>
      </w:r>
      <w:r w:rsidR="00A815EE">
        <w:rPr>
          <w:lang w:val="en-US"/>
        </w:rPr>
        <w:t>,</w:t>
      </w:r>
      <w:r w:rsidRPr="05091034">
        <w:rPr>
          <w:lang w:val="en-US"/>
        </w:rPr>
        <w:t xml:space="preserve"> </w:t>
      </w:r>
      <w:r w:rsidRPr="05091034">
        <w:t xml:space="preserve">time-based contracts, load-balancing, flexible connection </w:t>
      </w:r>
      <w:r w:rsidR="756012E9">
        <w:t>agreement</w:t>
      </w:r>
      <w:r w:rsidR="7581F98F">
        <w:t>s</w:t>
      </w:r>
      <w:r w:rsidR="00766213">
        <w:t xml:space="preserve"> and</w:t>
      </w:r>
      <w:r w:rsidRPr="05091034">
        <w:t xml:space="preserve"> dynamic connection </w:t>
      </w:r>
      <w:r w:rsidR="756012E9">
        <w:t>agreement</w:t>
      </w:r>
      <w:r w:rsidR="1EA253C6">
        <w:t>s</w:t>
      </w:r>
      <w:r w:rsidRPr="05091034" w:rsidR="7749B938">
        <w:t xml:space="preserve"> </w:t>
      </w:r>
      <w:r w:rsidRPr="05091034" w:rsidR="7749B938">
        <w:rPr>
          <w:lang w:val="en-US"/>
        </w:rPr>
        <w:t xml:space="preserve">require a </w:t>
      </w:r>
      <w:r w:rsidRPr="6AAABEB9" w:rsidR="13C7F3BE">
        <w:rPr>
          <w:lang w:val="en-US"/>
        </w:rPr>
        <w:t>harmoni</w:t>
      </w:r>
      <w:r w:rsidRPr="6AAABEB9" w:rsidR="0BF9D02E">
        <w:rPr>
          <w:lang w:val="en-US"/>
        </w:rPr>
        <w:t>z</w:t>
      </w:r>
      <w:r w:rsidRPr="6AAABEB9" w:rsidR="2B0E1AD8">
        <w:rPr>
          <w:lang w:val="en-US"/>
        </w:rPr>
        <w:t>e</w:t>
      </w:r>
      <w:r w:rsidRPr="6AAABEB9" w:rsidR="13C7F3BE">
        <w:rPr>
          <w:lang w:val="en-US"/>
        </w:rPr>
        <w:t>d</w:t>
      </w:r>
      <w:r w:rsidRPr="05091034" w:rsidR="7749B938">
        <w:rPr>
          <w:lang w:val="en-US"/>
        </w:rPr>
        <w:t xml:space="preserve"> approach </w:t>
      </w:r>
      <w:r w:rsidRPr="6AAABEB9" w:rsidR="7B7E3563">
        <w:rPr>
          <w:lang w:val="en-US"/>
        </w:rPr>
        <w:t>to</w:t>
      </w:r>
      <w:r w:rsidRPr="05091034" w:rsidR="7749B938">
        <w:rPr>
          <w:lang w:val="en-US"/>
        </w:rPr>
        <w:t xml:space="preserve"> information </w:t>
      </w:r>
      <w:r w:rsidRPr="6AAABEB9" w:rsidR="7B7E3563">
        <w:rPr>
          <w:lang w:val="en-US"/>
        </w:rPr>
        <w:t xml:space="preserve">sharing. </w:t>
      </w:r>
    </w:p>
    <w:p w:rsidR="7749B938" w:rsidP="009F2CAD" w:rsidRDefault="7749B938" w14:paraId="53D7DEAC" w14:textId="59350464">
      <w:pPr>
        <w:pStyle w:val="BodyText"/>
        <w:numPr>
          <w:ilvl w:val="0"/>
          <w:numId w:val="25"/>
        </w:numPr>
        <w:rPr>
          <w:rFonts w:ascii="Calibri" w:hAnsi="Calibri" w:eastAsia="Calibri" w:cs="Calibri"/>
        </w:rPr>
      </w:pPr>
      <w:r w:rsidRPr="05091034">
        <w:rPr>
          <w:rFonts w:ascii="Calibri" w:hAnsi="Calibri" w:eastAsia="Calibri" w:cs="Calibri"/>
        </w:rPr>
        <w:t xml:space="preserve">Time-based contracts have different power levels </w:t>
      </w:r>
      <w:r w:rsidRPr="05091034" w:rsidR="32323706">
        <w:rPr>
          <w:rFonts w:ascii="Calibri" w:hAnsi="Calibri" w:eastAsia="Calibri" w:cs="Calibri"/>
        </w:rPr>
        <w:t xml:space="preserve">for </w:t>
      </w:r>
      <w:r w:rsidRPr="05091034">
        <w:rPr>
          <w:rFonts w:ascii="Calibri" w:hAnsi="Calibri" w:eastAsia="Calibri" w:cs="Calibri"/>
        </w:rPr>
        <w:t>different time periods. The contract is static.</w:t>
      </w:r>
    </w:p>
    <w:p w:rsidR="33A39FCB" w:rsidP="5A3AA8D5" w:rsidRDefault="33A39FCB" w14:paraId="71C34AC6" w14:textId="07595738">
      <w:pPr>
        <w:pStyle w:val="BodyText"/>
        <w:numPr>
          <w:ilvl w:val="0"/>
          <w:numId w:val="25"/>
        </w:numPr>
        <w:rPr>
          <w:rFonts w:ascii="Calibri" w:hAnsi="Calibri" w:eastAsia="Calibri" w:cs="Calibri"/>
        </w:rPr>
      </w:pPr>
      <w:r w:rsidRPr="5A3AA8D5">
        <w:rPr>
          <w:rFonts w:ascii="Calibri" w:hAnsi="Calibri" w:eastAsia="Calibri" w:cs="Calibri"/>
        </w:rPr>
        <w:t xml:space="preserve">A flexible connection agreement guarantees the customer a minimum power level. When a curtailment is required, the </w:t>
      </w:r>
      <w:r w:rsidR="000F3532">
        <w:rPr>
          <w:rFonts w:ascii="Calibri" w:hAnsi="Calibri" w:eastAsia="Calibri" w:cs="Calibri"/>
        </w:rPr>
        <w:t xml:space="preserve">Connecting </w:t>
      </w:r>
      <w:r w:rsidRPr="5A3AA8D5">
        <w:rPr>
          <w:rFonts w:ascii="Calibri" w:hAnsi="Calibri" w:eastAsia="Calibri" w:cs="Calibri"/>
        </w:rPr>
        <w:t>System Operator (</w:t>
      </w:r>
      <w:r w:rsidR="000A13F3">
        <w:rPr>
          <w:rFonts w:ascii="Calibri" w:hAnsi="Calibri" w:eastAsia="Calibri" w:cs="Calibri"/>
        </w:rPr>
        <w:t>C</w:t>
      </w:r>
      <w:r w:rsidRPr="5A3AA8D5">
        <w:rPr>
          <w:rFonts w:ascii="Calibri" w:hAnsi="Calibri" w:eastAsia="Calibri" w:cs="Calibri"/>
        </w:rPr>
        <w:t>SO) informs the customer at a predefined time, specifying the reduced power level.</w:t>
      </w:r>
    </w:p>
    <w:p w:rsidR="7749B938" w:rsidP="009F2CAD" w:rsidRDefault="7BB5EA87" w14:paraId="7BFA48DC" w14:textId="50B0E161">
      <w:pPr>
        <w:pStyle w:val="BodyText"/>
        <w:numPr>
          <w:ilvl w:val="0"/>
          <w:numId w:val="25"/>
        </w:numPr>
      </w:pPr>
      <w:r>
        <w:t>A dynamic</w:t>
      </w:r>
      <w:r w:rsidRPr="05091034" w:rsidR="7749B938">
        <w:t xml:space="preserve"> connection agreement </w:t>
      </w:r>
      <w:r>
        <w:t>guarantees</w:t>
      </w:r>
      <w:r w:rsidRPr="05091034" w:rsidR="7749B938">
        <w:t xml:space="preserve"> the customer a minimum power </w:t>
      </w:r>
      <w:r>
        <w:t>level. At a predefined</w:t>
      </w:r>
      <w:r w:rsidRPr="05091034" w:rsidR="1F508DBB">
        <w:t xml:space="preserve"> time</w:t>
      </w:r>
      <w:r>
        <w:t xml:space="preserve">, the </w:t>
      </w:r>
      <w:r w:rsidR="000F3532">
        <w:t>Conne</w:t>
      </w:r>
      <w:r w:rsidR="000A13F3">
        <w:t xml:space="preserve">cting </w:t>
      </w:r>
      <w:r>
        <w:t>System Operator (</w:t>
      </w:r>
      <w:r w:rsidR="000A13F3">
        <w:t>C</w:t>
      </w:r>
      <w:r>
        <w:t>SO) informs the customer</w:t>
      </w:r>
      <w:r w:rsidRPr="05091034" w:rsidR="1F508DBB">
        <w:t xml:space="preserve"> </w:t>
      </w:r>
      <w:r w:rsidRPr="05091034" w:rsidR="7749B938">
        <w:t xml:space="preserve">if </w:t>
      </w:r>
      <w:r>
        <w:t>additional</w:t>
      </w:r>
      <w:r w:rsidRPr="05091034" w:rsidR="7749B938">
        <w:t xml:space="preserve"> power </w:t>
      </w:r>
      <w:r>
        <w:t>beyond</w:t>
      </w:r>
      <w:r w:rsidRPr="05091034" w:rsidR="7749B938">
        <w:t xml:space="preserve"> the minimum can be </w:t>
      </w:r>
      <w:r w:rsidRPr="05091034" w:rsidR="7ECBA322">
        <w:t>delivered.</w:t>
      </w:r>
    </w:p>
    <w:p w:rsidR="00283BC4" w:rsidP="009F2CAD" w:rsidRDefault="00283BC4" w14:paraId="11685508" w14:textId="00129692">
      <w:pPr>
        <w:pStyle w:val="BodyText"/>
        <w:numPr>
          <w:ilvl w:val="0"/>
          <w:numId w:val="25"/>
        </w:numPr>
        <w:rPr>
          <w:rFonts w:eastAsiaTheme="minorEastAsia"/>
        </w:rPr>
      </w:pPr>
      <w:r w:rsidRPr="05091034">
        <w:rPr>
          <w:rFonts w:eastAsiaTheme="minorEastAsia"/>
        </w:rPr>
        <w:t xml:space="preserve">Load balancing can be used by a </w:t>
      </w:r>
      <w:r w:rsidR="000A13F3">
        <w:rPr>
          <w:rFonts w:eastAsiaTheme="minorEastAsia"/>
        </w:rPr>
        <w:t>C</w:t>
      </w:r>
      <w:r w:rsidRPr="05091034">
        <w:rPr>
          <w:rFonts w:eastAsiaTheme="minorEastAsia"/>
        </w:rPr>
        <w:t xml:space="preserve">SO to divide power between different users within a certain </w:t>
      </w:r>
      <w:r w:rsidRPr="05091034" w:rsidR="4DA0E47E">
        <w:rPr>
          <w:rFonts w:eastAsiaTheme="minorEastAsia"/>
        </w:rPr>
        <w:t>pre-</w:t>
      </w:r>
      <w:r w:rsidRPr="05091034">
        <w:rPr>
          <w:rFonts w:eastAsiaTheme="minorEastAsia"/>
        </w:rPr>
        <w:t xml:space="preserve">defined limit, or it can be applied by a CPO to split </w:t>
      </w:r>
      <w:r w:rsidRPr="05091034" w:rsidR="00CE4DF4">
        <w:rPr>
          <w:rFonts w:eastAsiaTheme="minorEastAsia"/>
        </w:rPr>
        <w:t xml:space="preserve">available power from the </w:t>
      </w:r>
      <w:r w:rsidR="00115FDD">
        <w:rPr>
          <w:rFonts w:eastAsiaTheme="minorEastAsia"/>
        </w:rPr>
        <w:t>C</w:t>
      </w:r>
      <w:r w:rsidRPr="05091034" w:rsidR="00CE4DF4">
        <w:rPr>
          <w:rFonts w:eastAsiaTheme="minorEastAsia"/>
        </w:rPr>
        <w:t xml:space="preserve">SO </w:t>
      </w:r>
      <w:r w:rsidRPr="05091034">
        <w:rPr>
          <w:rFonts w:eastAsiaTheme="minorEastAsia"/>
        </w:rPr>
        <w:t xml:space="preserve">between different chargers </w:t>
      </w:r>
      <w:r w:rsidRPr="05091034" w:rsidR="00CE4DF4">
        <w:rPr>
          <w:rFonts w:eastAsiaTheme="minorEastAsia"/>
        </w:rPr>
        <w:t>on a site</w:t>
      </w:r>
      <w:r w:rsidRPr="05091034">
        <w:rPr>
          <w:rFonts w:eastAsiaTheme="minorEastAsia"/>
        </w:rPr>
        <w:t>.</w:t>
      </w:r>
    </w:p>
    <w:p w:rsidRPr="00515007" w:rsidR="08595A2E" w:rsidP="00515007" w:rsidRDefault="74872430" w14:paraId="72280592" w14:textId="7E998AAE">
      <w:pPr>
        <w:pStyle w:val="BodyText"/>
        <w:numPr>
          <w:ilvl w:val="0"/>
          <w:numId w:val="25"/>
        </w:numPr>
        <w:rPr>
          <w:rFonts w:eastAsiaTheme="minorEastAsia"/>
        </w:rPr>
      </w:pPr>
      <w:r w:rsidRPr="718D4881">
        <w:rPr>
          <w:rFonts w:eastAsiaTheme="minorEastAsia"/>
        </w:rPr>
        <w:t xml:space="preserve">It is possible that several combinations of these </w:t>
      </w:r>
      <w:r w:rsidRPr="718D4881" w:rsidR="394EFC41">
        <w:rPr>
          <w:rFonts w:eastAsiaTheme="minorEastAsia"/>
        </w:rPr>
        <w:t>business models</w:t>
      </w:r>
      <w:r w:rsidRPr="718D4881" w:rsidR="63BCD59C">
        <w:rPr>
          <w:rFonts w:eastAsiaTheme="minorEastAsia"/>
        </w:rPr>
        <w:t xml:space="preserve"> </w:t>
      </w:r>
      <w:commentRangeStart w:id="8"/>
      <w:r w:rsidRPr="718D4881">
        <w:rPr>
          <w:rFonts w:eastAsiaTheme="minorEastAsia"/>
        </w:rPr>
        <w:t>can be applied</w:t>
      </w:r>
      <w:r w:rsidRPr="718D4881" w:rsidR="445E1972">
        <w:rPr>
          <w:rFonts w:eastAsiaTheme="minorEastAsia"/>
        </w:rPr>
        <w:t xml:space="preserve"> by CPOs</w:t>
      </w:r>
      <w:r w:rsidRPr="718D4881">
        <w:rPr>
          <w:rFonts w:eastAsiaTheme="minorEastAsia"/>
        </w:rPr>
        <w:t xml:space="preserve"> </w:t>
      </w:r>
      <w:commentRangeEnd w:id="8"/>
      <w:r w:rsidRPr="718D4881" w:rsidR="00283BC4">
        <w:rPr>
          <w:rStyle w:val="CommentReference"/>
          <w:rFonts w:eastAsiaTheme="minorEastAsia"/>
          <w:sz w:val="22"/>
          <w:szCs w:val="22"/>
        </w:rPr>
        <w:commentReference w:id="8"/>
      </w:r>
      <w:r w:rsidRPr="718D4881">
        <w:rPr>
          <w:rFonts w:eastAsiaTheme="minorEastAsia"/>
        </w:rPr>
        <w:t xml:space="preserve">which </w:t>
      </w:r>
      <w:r w:rsidRPr="718D4881" w:rsidR="79D134BC">
        <w:rPr>
          <w:rFonts w:eastAsiaTheme="minorEastAsia"/>
        </w:rPr>
        <w:t>hinders</w:t>
      </w:r>
      <w:r w:rsidRPr="718D4881" w:rsidR="348104B5">
        <w:rPr>
          <w:rFonts w:eastAsiaTheme="minorEastAsia"/>
        </w:rPr>
        <w:t xml:space="preserve"> estimat</w:t>
      </w:r>
      <w:r w:rsidRPr="718D4881" w:rsidR="7B1BF193">
        <w:rPr>
          <w:rFonts w:eastAsiaTheme="minorEastAsia"/>
        </w:rPr>
        <w:t>ing</w:t>
      </w:r>
      <w:r w:rsidRPr="718D4881">
        <w:rPr>
          <w:rFonts w:eastAsiaTheme="minorEastAsia"/>
        </w:rPr>
        <w:t xml:space="preserve"> the actual average power</w:t>
      </w:r>
      <w:r w:rsidRPr="718D4881" w:rsidR="748C4DB4">
        <w:rPr>
          <w:rFonts w:eastAsiaTheme="minorEastAsia"/>
        </w:rPr>
        <w:t xml:space="preserve"> per hour</w:t>
      </w:r>
      <w:r w:rsidRPr="718D4881">
        <w:rPr>
          <w:rFonts w:eastAsiaTheme="minorEastAsia"/>
        </w:rPr>
        <w:t xml:space="preserve"> that can be used for planning of </w:t>
      </w:r>
      <w:r w:rsidRPr="718D4881" w:rsidR="40E68D1A">
        <w:rPr>
          <w:rFonts w:eastAsiaTheme="minorEastAsia"/>
        </w:rPr>
        <w:t>e</w:t>
      </w:r>
      <w:r w:rsidRPr="718D4881" w:rsidR="348104B5">
        <w:rPr>
          <w:rFonts w:eastAsiaTheme="minorEastAsia"/>
        </w:rPr>
        <w:t>HDV</w:t>
      </w:r>
      <w:r w:rsidRPr="718D4881">
        <w:rPr>
          <w:rFonts w:eastAsiaTheme="minorEastAsia"/>
        </w:rPr>
        <w:t xml:space="preserve"> charging.</w:t>
      </w:r>
      <w:r w:rsidRPr="00515007" w:rsidR="7817637B">
        <w:rPr>
          <w:rFonts w:eastAsiaTheme="minorEastAsia"/>
        </w:rPr>
        <w:t xml:space="preserve"> </w:t>
      </w:r>
    </w:p>
    <w:p w:rsidRPr="00515007" w:rsidR="00515007" w:rsidP="00515007" w:rsidRDefault="00515007" w14:paraId="66D11445" w14:textId="56E7C3AB">
      <w:pPr>
        <w:pStyle w:val="ListParagraph"/>
        <w:numPr>
          <w:ilvl w:val="0"/>
          <w:numId w:val="25"/>
        </w:numPr>
        <w:rPr>
          <w:rFonts w:ascii="Calibri" w:hAnsi="Calibri" w:cs="Calibri"/>
        </w:rPr>
      </w:pPr>
      <w:r w:rsidRPr="082FDE4A">
        <w:rPr>
          <w:rFonts w:ascii="Calibri" w:hAnsi="Calibri" w:cs="Calibri"/>
        </w:rPr>
        <w:t>The Charge Point Operator (CPO) may act</w:t>
      </w:r>
      <w:r w:rsidRPr="082FDE4A" w:rsidR="716EF3CA">
        <w:rPr>
          <w:rFonts w:ascii="Calibri" w:hAnsi="Calibri" w:cs="Calibri"/>
        </w:rPr>
        <w:t xml:space="preserve"> </w:t>
      </w:r>
      <w:r w:rsidRPr="082FDE4A">
        <w:rPr>
          <w:rFonts w:ascii="Calibri" w:hAnsi="Calibri" w:cs="Calibri"/>
        </w:rPr>
        <w:t xml:space="preserve">in the capacity of a Final Customer </w:t>
      </w:r>
      <w:r w:rsidRPr="082FDE4A" w:rsidR="160152AF">
        <w:rPr>
          <w:rFonts w:ascii="Calibri" w:hAnsi="Calibri" w:cs="Calibri"/>
        </w:rPr>
        <w:t xml:space="preserve">and shall </w:t>
      </w:r>
      <w:r w:rsidRPr="082FDE4A">
        <w:rPr>
          <w:rFonts w:ascii="Calibri" w:hAnsi="Calibri" w:cs="Calibri"/>
        </w:rPr>
        <w:t>receiv</w:t>
      </w:r>
      <w:r w:rsidRPr="082FDE4A" w:rsidR="59997CCF">
        <w:rPr>
          <w:rFonts w:ascii="Calibri" w:hAnsi="Calibri" w:cs="Calibri"/>
        </w:rPr>
        <w:t>e</w:t>
      </w:r>
      <w:r w:rsidRPr="082FDE4A">
        <w:rPr>
          <w:rFonts w:ascii="Calibri" w:hAnsi="Calibri" w:cs="Calibri"/>
        </w:rPr>
        <w:t xml:space="preserve"> power level information and exchang</w:t>
      </w:r>
      <w:r w:rsidRPr="082FDE4A" w:rsidR="7682D135">
        <w:rPr>
          <w:rFonts w:ascii="Calibri" w:hAnsi="Calibri" w:cs="Calibri"/>
        </w:rPr>
        <w:t>e</w:t>
      </w:r>
      <w:r w:rsidRPr="082FDE4A">
        <w:rPr>
          <w:rFonts w:ascii="Calibri" w:hAnsi="Calibri" w:cs="Calibri"/>
        </w:rPr>
        <w:t xml:space="preserve"> short</w:t>
      </w:r>
      <w:r w:rsidRPr="082FDE4A" w:rsidR="6DB0AD77">
        <w:rPr>
          <w:rFonts w:ascii="Calibri" w:hAnsi="Calibri" w:cs="Calibri"/>
        </w:rPr>
        <w:t>-</w:t>
      </w:r>
      <w:r w:rsidRPr="082FDE4A">
        <w:rPr>
          <w:rFonts w:ascii="Calibri" w:hAnsi="Calibri" w:cs="Calibri"/>
        </w:rPr>
        <w:t>term power forecasts.</w:t>
      </w:r>
    </w:p>
    <w:p w:rsidRPr="00515007" w:rsidR="08595A2E" w:rsidP="05091034" w:rsidRDefault="08595A2E" w14:paraId="2F9E94E3" w14:textId="5B7DF40D">
      <w:pPr>
        <w:spacing w:line="257" w:lineRule="auto"/>
        <w:ind w:left="708"/>
        <w:rPr>
          <w:rFonts w:eastAsiaTheme="minorEastAsia"/>
        </w:rPr>
      </w:pPr>
    </w:p>
    <w:p w:rsidR="003135C6" w:rsidP="08595A2E" w:rsidRDefault="00D613C4" w14:paraId="3127BD76" w14:textId="553C81DF">
      <w:pPr>
        <w:spacing w:line="257" w:lineRule="auto"/>
        <w:jc w:val="center"/>
        <w:rPr>
          <w:lang w:val="en-GB"/>
        </w:rPr>
      </w:pPr>
      <w:r w:rsidRPr="3CC0BDA6">
        <w:rPr>
          <w:lang w:val="en-GB"/>
        </w:rPr>
        <w:t>CHAPTER  I</w:t>
      </w:r>
    </w:p>
    <w:p w:rsidR="003135C6" w:rsidRDefault="00DF1E9C" w14:paraId="40D732D9" w14:textId="307A6E1B">
      <w:pPr>
        <w:jc w:val="center"/>
        <w:rPr>
          <w:b/>
          <w:bCs/>
          <w:lang w:val="en-GB"/>
        </w:rPr>
      </w:pPr>
      <w:r>
        <w:rPr>
          <w:b/>
          <w:bCs/>
          <w:lang w:val="en-GB"/>
        </w:rPr>
        <w:t xml:space="preserve">Regarding </w:t>
      </w:r>
      <w:r w:rsidR="00D613C4">
        <w:rPr>
          <w:b/>
          <w:bCs/>
          <w:lang w:val="en-GB"/>
        </w:rPr>
        <w:t>GENERAL  PROVISIONS</w:t>
      </w:r>
    </w:p>
    <w:p w:rsidR="003135C6" w:rsidRDefault="00DF1E9C" w14:paraId="0D468E7F" w14:textId="7477D1A7">
      <w:pPr>
        <w:jc w:val="center"/>
        <w:rPr>
          <w:lang w:val="en-GB"/>
        </w:rPr>
      </w:pPr>
      <w:r>
        <w:rPr>
          <w:i/>
          <w:iCs/>
          <w:lang w:val="en-GB"/>
        </w:rPr>
        <w:t>Issue</w:t>
      </w:r>
      <w:r w:rsidR="00D613C4">
        <w:rPr>
          <w:i/>
          <w:iCs/>
          <w:lang w:val="en-GB"/>
        </w:rPr>
        <w:t xml:space="preserve">  1</w:t>
      </w:r>
      <w:r w:rsidR="00D613C4">
        <w:rPr>
          <w:lang w:val="en-GB"/>
        </w:rPr>
        <w:t xml:space="preserve">  </w:t>
      </w:r>
    </w:p>
    <w:p w:rsidRPr="00E032F9" w:rsidR="003135C6" w:rsidP="00E032F9" w:rsidRDefault="00DF1E9C" w14:paraId="4101652C" w14:textId="4282C969">
      <w:pPr>
        <w:jc w:val="center"/>
        <w:rPr>
          <w:rFonts w:eastAsiaTheme="minorEastAsia"/>
          <w:lang w:val="en-GB"/>
        </w:rPr>
      </w:pPr>
      <w:r>
        <w:rPr>
          <w:rFonts w:eastAsiaTheme="minorEastAsia"/>
          <w:b/>
          <w:bCs/>
          <w:lang w:val="en-GB"/>
        </w:rPr>
        <w:t>On s</w:t>
      </w:r>
      <w:r w:rsidRPr="3A75A749" w:rsidR="3297691B">
        <w:rPr>
          <w:rFonts w:eastAsiaTheme="minorEastAsia"/>
          <w:b/>
          <w:bCs/>
          <w:lang w:val="en-GB"/>
        </w:rPr>
        <w:t>ubject  matter  and scope</w:t>
      </w:r>
      <w:r w:rsidRPr="3A75A749" w:rsidR="3297691B">
        <w:rPr>
          <w:rFonts w:eastAsiaTheme="minorEastAsia"/>
          <w:b/>
          <w:bCs/>
          <w:color w:val="FF0000"/>
          <w:lang w:val="en-GB"/>
        </w:rPr>
        <w:t xml:space="preserve"> </w:t>
      </w:r>
    </w:p>
    <w:p w:rsidRPr="000813D1" w:rsidR="003135C6" w:rsidP="05091034" w:rsidRDefault="00FD294E" w14:paraId="4DDBEF00" w14:textId="456BB780">
      <w:pPr>
        <w:pStyle w:val="ListParagraph"/>
        <w:numPr>
          <w:ilvl w:val="0"/>
          <w:numId w:val="12"/>
        </w:numPr>
        <w:rPr>
          <w:rFonts w:eastAsiaTheme="minorEastAsia"/>
          <w:lang w:val="en-GB"/>
        </w:rPr>
      </w:pPr>
      <w:r w:rsidRPr="00463EFA">
        <w:rPr>
          <w:rFonts w:eastAsiaTheme="minorEastAsia"/>
          <w:lang w:val="en-GB"/>
        </w:rPr>
        <w:t>[IGNORE FOR NOW]</w:t>
      </w:r>
      <w:r>
        <w:br/>
      </w:r>
    </w:p>
    <w:p w:rsidR="003135C6" w:rsidP="05091034" w:rsidRDefault="00DF1E9C" w14:paraId="58EF7EAF" w14:textId="69FFE48F">
      <w:pPr>
        <w:jc w:val="center"/>
        <w:rPr>
          <w:i/>
          <w:iCs/>
          <w:lang w:val="en-GB"/>
        </w:rPr>
      </w:pPr>
      <w:r w:rsidRPr="05091034">
        <w:rPr>
          <w:i/>
          <w:iCs/>
          <w:lang w:val="en-GB"/>
        </w:rPr>
        <w:t>Issue</w:t>
      </w:r>
      <w:r w:rsidRPr="05091034" w:rsidR="00D613C4">
        <w:rPr>
          <w:i/>
          <w:iCs/>
          <w:lang w:val="en-GB"/>
        </w:rPr>
        <w:t xml:space="preserve"> 2</w:t>
      </w:r>
    </w:p>
    <w:p w:rsidR="003135C6" w:rsidP="05091034" w:rsidRDefault="00DF1E9C" w14:paraId="29D6B04F" w14:textId="7472A56A">
      <w:pPr>
        <w:jc w:val="center"/>
        <w:rPr>
          <w:rFonts w:eastAsiaTheme="minorEastAsia"/>
          <w:lang w:val="en-GB"/>
        </w:rPr>
      </w:pPr>
      <w:r w:rsidRPr="05091034">
        <w:rPr>
          <w:b/>
          <w:bCs/>
          <w:lang w:val="en-GB"/>
        </w:rPr>
        <w:t>On d</w:t>
      </w:r>
      <w:r w:rsidRPr="05091034" w:rsidR="00D613C4">
        <w:rPr>
          <w:b/>
          <w:bCs/>
          <w:lang w:val="en-GB"/>
        </w:rPr>
        <w:t>efinitions</w:t>
      </w:r>
    </w:p>
    <w:p w:rsidR="00E77A73" w:rsidP="718D4881" w:rsidRDefault="7EF1044D" w14:paraId="65E8E17F" w14:textId="7F628EBE">
      <w:pPr>
        <w:rPr>
          <w:rFonts w:ascii="Calibri" w:hAnsi="Calibri" w:eastAsia="Calibri" w:cs="Calibri"/>
          <w:color w:val="000000" w:themeColor="text1"/>
          <w:lang w:val="en-GB"/>
        </w:rPr>
      </w:pPr>
      <w:r w:rsidRPr="718D4881">
        <w:rPr>
          <w:rFonts w:ascii="Calibri" w:hAnsi="Calibri" w:eastAsia="Calibri" w:cs="Calibri"/>
          <w:color w:val="000000" w:themeColor="text1"/>
          <w:lang w:val="en-GB"/>
        </w:rPr>
        <w:t>For the purpose of this document, the following definitions shall apply:</w:t>
      </w:r>
    </w:p>
    <w:p w:rsidR="666BBD7A" w:rsidP="05091034" w:rsidRDefault="666BBD7A" w14:paraId="1EF6E3A0" w14:textId="521F2482">
      <w:pPr>
        <w:jc w:val="center"/>
        <w:rPr>
          <w:rFonts w:eastAsiaTheme="minorEastAsia"/>
          <w:lang w:val="en-GB"/>
        </w:rPr>
      </w:pPr>
    </w:p>
    <w:p w:rsidR="003135C6" w:rsidP="05091034" w:rsidRDefault="00D613C4" w14:paraId="6092B1F7" w14:textId="6A452E19">
      <w:pPr>
        <w:jc w:val="center"/>
        <w:rPr>
          <w:rFonts w:eastAsiaTheme="minorEastAsia"/>
          <w:lang w:val="en-GB"/>
        </w:rPr>
      </w:pPr>
      <w:r w:rsidRPr="05091034">
        <w:rPr>
          <w:rFonts w:eastAsiaTheme="minorEastAsia"/>
          <w:lang w:val="en-GB"/>
        </w:rPr>
        <w:t>CHAPTER II</w:t>
      </w:r>
    </w:p>
    <w:p w:rsidR="003135C6" w:rsidP="05091034" w:rsidRDefault="00DF1E9C" w14:paraId="1DAAE770" w14:textId="60FC6D18">
      <w:pPr>
        <w:jc w:val="center"/>
        <w:rPr>
          <w:rFonts w:eastAsiaTheme="minorEastAsia"/>
          <w:b/>
          <w:bCs/>
          <w:lang w:val="en-GB"/>
        </w:rPr>
      </w:pPr>
      <w:r w:rsidRPr="05091034">
        <w:rPr>
          <w:rFonts w:eastAsiaTheme="minorEastAsia"/>
          <w:b/>
          <w:bCs/>
          <w:lang w:val="en-GB"/>
        </w:rPr>
        <w:t xml:space="preserve">Regarding </w:t>
      </w:r>
      <w:r w:rsidRPr="00463EFA" w:rsidR="00192C5B">
        <w:rPr>
          <w:rFonts w:eastAsiaTheme="minorEastAsia"/>
          <w:b/>
          <w:bCs/>
          <w:lang w:val="en-GB"/>
        </w:rPr>
        <w:t>[YOUR USE CAS</w:t>
      </w:r>
      <w:r w:rsidRPr="00463EFA" w:rsidR="00433CE4">
        <w:rPr>
          <w:rFonts w:eastAsiaTheme="minorEastAsia"/>
          <w:b/>
          <w:bCs/>
          <w:lang w:val="en-GB"/>
        </w:rPr>
        <w:t>E</w:t>
      </w:r>
      <w:r w:rsidRPr="00463EFA" w:rsidR="00192C5B">
        <w:rPr>
          <w:rFonts w:eastAsiaTheme="minorEastAsia"/>
          <w:b/>
          <w:bCs/>
          <w:lang w:val="en-GB"/>
        </w:rPr>
        <w:t>]</w:t>
      </w:r>
    </w:p>
    <w:p w:rsidRPr="00463EFA" w:rsidR="4AF7D480" w:rsidP="05091034" w:rsidRDefault="4AF7D480" w14:paraId="4AFD0658" w14:textId="34C2F819">
      <w:pPr>
        <w:spacing w:after="0"/>
        <w:rPr>
          <w:rFonts w:eastAsiaTheme="minorEastAsia"/>
          <w:b/>
          <w:bCs/>
          <w:u w:val="single"/>
          <w:lang w:val="en-GB"/>
        </w:rPr>
      </w:pPr>
    </w:p>
    <w:p w:rsidRPr="00463EFA" w:rsidR="00192C5B" w:rsidP="05091034" w:rsidRDefault="00192C5B" w14:paraId="59A58A29" w14:textId="7463BAA9">
      <w:pPr>
        <w:spacing w:after="0"/>
        <w:rPr>
          <w:rFonts w:eastAsiaTheme="minorEastAsia"/>
          <w:b/>
          <w:bCs/>
          <w:u w:val="single"/>
          <w:lang w:val="en-GB"/>
        </w:rPr>
      </w:pPr>
      <w:r w:rsidRPr="00463EFA">
        <w:rPr>
          <w:rFonts w:eastAsiaTheme="minorEastAsia"/>
          <w:b/>
          <w:bCs/>
          <w:u w:val="single"/>
          <w:lang w:val="en-GB"/>
        </w:rPr>
        <w:t xml:space="preserve">[NOTE] Typically define responsibilities last and in close coordination with </w:t>
      </w:r>
      <w:r w:rsidRPr="00463EFA" w:rsidR="00C40E92">
        <w:rPr>
          <w:rFonts w:eastAsiaTheme="minorEastAsia"/>
          <w:b/>
          <w:bCs/>
          <w:i/>
          <w:iCs/>
          <w:u w:val="single"/>
          <w:lang w:val="en-GB"/>
        </w:rPr>
        <w:t>T5.5 EU Policy and regulation alignment</w:t>
      </w:r>
    </w:p>
    <w:p w:rsidRPr="00463EFA" w:rsidR="00192C5B" w:rsidP="05091034" w:rsidRDefault="00192C5B" w14:paraId="54668D38" w14:textId="77777777">
      <w:pPr>
        <w:spacing w:after="0"/>
        <w:rPr>
          <w:rFonts w:eastAsiaTheme="minorEastAsia"/>
          <w:b/>
          <w:bCs/>
          <w:u w:val="single"/>
          <w:lang w:val="en-GB"/>
        </w:rPr>
      </w:pPr>
    </w:p>
    <w:p w:rsidR="61B677BE" w:rsidP="05091034" w:rsidRDefault="00C40E92" w14:paraId="2E9077FE" w14:textId="33A0C031">
      <w:pPr>
        <w:spacing w:after="0"/>
        <w:jc w:val="center"/>
        <w:rPr>
          <w:rFonts w:eastAsiaTheme="minorEastAsia"/>
          <w:i/>
          <w:iCs/>
          <w:lang w:val="en-GB"/>
        </w:rPr>
      </w:pPr>
      <w:r w:rsidRPr="05091034">
        <w:rPr>
          <w:rFonts w:eastAsiaTheme="minorEastAsia"/>
          <w:i/>
          <w:iCs/>
          <w:lang w:val="en-GB"/>
        </w:rPr>
        <w:t>Article XX</w:t>
      </w:r>
    </w:p>
    <w:p w:rsidR="61B677BE" w:rsidP="05091034" w:rsidRDefault="69145264" w14:paraId="51CE0BC9" w14:textId="7F0D5832">
      <w:pPr>
        <w:spacing w:after="0"/>
        <w:jc w:val="center"/>
        <w:rPr>
          <w:rFonts w:eastAsiaTheme="minorEastAsia"/>
          <w:b/>
          <w:bCs/>
          <w:lang w:val="en-GB"/>
        </w:rPr>
      </w:pPr>
      <w:r w:rsidRPr="05091034">
        <w:rPr>
          <w:rFonts w:eastAsiaTheme="minorEastAsia"/>
          <w:b/>
          <w:bCs/>
          <w:lang w:val="en-GB"/>
        </w:rPr>
        <w:t xml:space="preserve">On responsibilities of </w:t>
      </w:r>
      <w:r w:rsidRPr="05091034" w:rsidR="00192C5B">
        <w:rPr>
          <w:rFonts w:eastAsiaTheme="minorEastAsia"/>
          <w:b/>
          <w:bCs/>
          <w:lang w:val="en-GB"/>
        </w:rPr>
        <w:t>ROLE1</w:t>
      </w:r>
    </w:p>
    <w:p w:rsidR="4AF7D480" w:rsidP="4AF7D480" w:rsidRDefault="4AF7D480" w14:paraId="132ED585" w14:textId="02EEC690">
      <w:pPr>
        <w:spacing w:after="0"/>
        <w:jc w:val="center"/>
        <w:rPr>
          <w:rFonts w:ascii="Calibri" w:hAnsi="Calibri" w:eastAsia="Calibri" w:cs="Arial"/>
          <w:b/>
          <w:bCs/>
          <w:lang w:val="en-GB"/>
        </w:rPr>
      </w:pPr>
    </w:p>
    <w:p w:rsidRPr="00C40E92" w:rsidR="70F6746E" w:rsidP="559A74E2" w:rsidRDefault="00C40E92" w14:paraId="399DBC00" w14:textId="60646EE8">
      <w:pPr>
        <w:pStyle w:val="ListParagraph"/>
        <w:numPr>
          <w:ilvl w:val="0"/>
          <w:numId w:val="9"/>
        </w:numPr>
        <w:spacing w:after="0"/>
        <w:rPr>
          <w:lang w:val="en-GB"/>
        </w:rPr>
      </w:pPr>
      <w:r w:rsidRPr="05091034">
        <w:rPr>
          <w:rFonts w:eastAsiaTheme="minorEastAsia"/>
          <w:lang w:val="en-GB"/>
        </w:rPr>
        <w:t>ROLE1 shall …</w:t>
      </w:r>
      <w:r>
        <w:br/>
      </w:r>
    </w:p>
    <w:p w:rsidR="008D0AA6" w:rsidP="05091034" w:rsidRDefault="008D0AA6" w14:paraId="79F87541" w14:textId="77777777">
      <w:pPr>
        <w:jc w:val="center"/>
        <w:rPr>
          <w:lang w:val="en-GB"/>
        </w:rPr>
      </w:pPr>
    </w:p>
    <w:p w:rsidR="008D0AA6" w:rsidP="05091034" w:rsidRDefault="008D0AA6" w14:paraId="4FEBE9EE" w14:textId="77777777">
      <w:pPr>
        <w:jc w:val="center"/>
        <w:rPr>
          <w:lang w:val="en-GB"/>
        </w:rPr>
      </w:pPr>
    </w:p>
    <w:p w:rsidR="008D0AA6" w:rsidP="05091034" w:rsidRDefault="008D0AA6" w14:paraId="73C5872A" w14:textId="77777777">
      <w:pPr>
        <w:jc w:val="center"/>
        <w:rPr>
          <w:lang w:val="en-GB"/>
        </w:rPr>
      </w:pPr>
    </w:p>
    <w:p w:rsidRPr="00463EFA" w:rsidR="003135C6" w:rsidP="05091034" w:rsidRDefault="00D613C4" w14:paraId="6D741366" w14:textId="287A3810">
      <w:pPr>
        <w:jc w:val="center"/>
        <w:rPr>
          <w:lang w:val="en-GB"/>
        </w:rPr>
      </w:pPr>
      <w:r w:rsidRPr="00463EFA">
        <w:rPr>
          <w:lang w:val="en-GB"/>
        </w:rPr>
        <w:t>ANNEX A</w:t>
      </w:r>
    </w:p>
    <w:p w:rsidR="003135C6" w:rsidRDefault="00D613C4" w14:paraId="6F069219" w14:textId="5C78D18A">
      <w:pPr>
        <w:rPr>
          <w:b/>
          <w:bCs/>
          <w:sz w:val="28"/>
          <w:szCs w:val="28"/>
          <w:lang w:val="en-GB"/>
        </w:rPr>
      </w:pPr>
      <w:r w:rsidRPr="05091034">
        <w:rPr>
          <w:b/>
          <w:bCs/>
          <w:sz w:val="28"/>
          <w:szCs w:val="28"/>
          <w:lang w:val="en-GB"/>
        </w:rPr>
        <w:t xml:space="preserve">A1. The reference model for </w:t>
      </w:r>
      <w:r w:rsidRPr="00463EFA" w:rsidR="00433CE4">
        <w:rPr>
          <w:b/>
          <w:bCs/>
          <w:sz w:val="28"/>
          <w:szCs w:val="28"/>
          <w:lang w:val="en-GB"/>
        </w:rPr>
        <w:t>[YOUR USE CASE]</w:t>
      </w:r>
    </w:p>
    <w:p w:rsidRPr="00463EFA" w:rsidR="111B2054" w:rsidP="05091034" w:rsidRDefault="00D850C7" w14:paraId="38A6A9EF" w14:textId="662A8B66">
      <w:pPr>
        <w:rPr>
          <w:b/>
          <w:bCs/>
          <w:u w:val="single"/>
          <w:lang w:val="en-GB"/>
        </w:rPr>
      </w:pPr>
      <w:r w:rsidRPr="05091034">
        <w:rPr>
          <w:lang w:val="en-GB"/>
        </w:rPr>
        <w:t xml:space="preserve">Table I contains information needed </w:t>
      </w:r>
      <w:r w:rsidRPr="05091034" w:rsidR="00473E89">
        <w:rPr>
          <w:lang w:val="en-GB"/>
        </w:rPr>
        <w:t xml:space="preserve">by </w:t>
      </w:r>
      <w:r w:rsidRPr="00463EFA" w:rsidR="009A028B">
        <w:rPr>
          <w:lang w:val="en-GB"/>
        </w:rPr>
        <w:t>[Stakeholder1 AND Stakeholder2]</w:t>
      </w:r>
      <w:r w:rsidRPr="05091034" w:rsidR="009A028B">
        <w:rPr>
          <w:lang w:val="en-GB"/>
        </w:rPr>
        <w:t xml:space="preserve"> </w:t>
      </w:r>
      <w:r w:rsidRPr="05091034" w:rsidR="00473E89">
        <w:rPr>
          <w:lang w:val="en-GB"/>
        </w:rPr>
        <w:t>to set up for utilising</w:t>
      </w:r>
      <w:r w:rsidRPr="05091034" w:rsidR="00AC1EC5">
        <w:rPr>
          <w:lang w:val="en-GB"/>
        </w:rPr>
        <w:t xml:space="preserve"> </w:t>
      </w:r>
      <w:r w:rsidRPr="00463EFA" w:rsidR="009A028B">
        <w:rPr>
          <w:lang w:val="en-GB"/>
        </w:rPr>
        <w:t>[YOUR USE CASE]</w:t>
      </w:r>
      <w:r w:rsidRPr="05091034" w:rsidR="00AC1EC5">
        <w:rPr>
          <w:lang w:val="en-GB"/>
        </w:rPr>
        <w:t xml:space="preserve"> in a M</w:t>
      </w:r>
      <w:r w:rsidRPr="05091034" w:rsidR="00912389">
        <w:rPr>
          <w:lang w:val="en-GB"/>
        </w:rPr>
        <w:t xml:space="preserve">ember </w:t>
      </w:r>
      <w:r w:rsidRPr="05091034" w:rsidR="00AC1EC5">
        <w:rPr>
          <w:lang w:val="en-GB"/>
        </w:rPr>
        <w:t>S</w:t>
      </w:r>
      <w:r w:rsidRPr="05091034" w:rsidR="00912389">
        <w:rPr>
          <w:lang w:val="en-GB"/>
        </w:rPr>
        <w:t>tate</w:t>
      </w:r>
      <w:r w:rsidRPr="05091034" w:rsidR="00AC1EC5">
        <w:rPr>
          <w:lang w:val="en-GB"/>
        </w:rPr>
        <w:t xml:space="preserve">. </w:t>
      </w:r>
    </w:p>
    <w:tbl>
      <w:tblPr>
        <w:tblStyle w:val="TableGrid"/>
        <w:tblW w:w="9051"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3017"/>
        <w:gridCol w:w="3017"/>
        <w:gridCol w:w="3017"/>
      </w:tblGrid>
      <w:tr w:rsidR="666BBD7A" w:rsidTr="6BD75361" w14:paraId="1B606FE2" w14:textId="77777777">
        <w:trPr>
          <w:trHeight w:val="300"/>
        </w:trPr>
        <w:tc>
          <w:tcPr>
            <w:tcW w:w="9051" w:type="dxa"/>
            <w:gridSpan w:val="3"/>
            <w:tcBorders>
              <w:top w:val="single" w:color="auto" w:sz="6" w:space="0"/>
              <w:left w:val="single" w:color="auto" w:sz="6" w:space="0"/>
              <w:right w:val="single" w:color="auto" w:sz="6" w:space="0"/>
            </w:tcBorders>
            <w:shd w:val="clear" w:color="auto" w:fill="D0CECE" w:themeFill="background2" w:themeFillShade="E6"/>
            <w:tcMar>
              <w:left w:w="90" w:type="dxa"/>
              <w:right w:w="90" w:type="dxa"/>
            </w:tcMar>
          </w:tcPr>
          <w:p w:rsidR="666BBD7A" w:rsidP="666BBD7A" w:rsidRDefault="666BBD7A" w14:paraId="64AEDE21" w14:textId="1E77F1A6">
            <w:pPr>
              <w:widowControl w:val="0"/>
              <w:spacing w:after="0"/>
              <w:jc w:val="center"/>
              <w:rPr>
                <w:rFonts w:ascii="Calibri" w:hAnsi="Calibri" w:eastAsia="Calibri" w:cs="Calibri"/>
                <w:color w:val="000000" w:themeColor="text1"/>
                <w:sz w:val="16"/>
                <w:szCs w:val="16"/>
              </w:rPr>
            </w:pPr>
            <w:r w:rsidRPr="666BBD7A">
              <w:rPr>
                <w:rFonts w:ascii="Calibri" w:hAnsi="Calibri" w:eastAsia="Calibri" w:cs="Calibri"/>
                <w:b/>
                <w:bCs/>
                <w:i/>
                <w:iCs/>
                <w:color w:val="000000" w:themeColor="text1"/>
                <w:sz w:val="16"/>
                <w:szCs w:val="16"/>
                <w:lang w:val="en-GB"/>
              </w:rPr>
              <w:t>Table I - General information on Member State environments</w:t>
            </w:r>
          </w:p>
        </w:tc>
      </w:tr>
      <w:tr w:rsidR="666BBD7A" w:rsidTr="6BD75361" w14:paraId="5990B7D1" w14:textId="77777777">
        <w:trPr>
          <w:trHeight w:val="435"/>
        </w:trPr>
        <w:tc>
          <w:tcPr>
            <w:tcW w:w="3017" w:type="dxa"/>
            <w:tcBorders>
              <w:top w:val="single" w:color="auto" w:sz="6" w:space="0"/>
              <w:left w:val="single" w:color="auto" w:sz="6" w:space="0"/>
              <w:right w:val="single" w:color="auto" w:sz="6" w:space="0"/>
            </w:tcBorders>
            <w:shd w:val="clear" w:color="auto" w:fill="D0CECE" w:themeFill="background2" w:themeFillShade="E6"/>
            <w:tcMar>
              <w:left w:w="90" w:type="dxa"/>
              <w:right w:w="90" w:type="dxa"/>
            </w:tcMar>
          </w:tcPr>
          <w:p w:rsidR="666BBD7A" w:rsidP="666BBD7A" w:rsidRDefault="666BBD7A" w14:paraId="3530816D" w14:textId="5F435494">
            <w:pPr>
              <w:widowControl w:val="0"/>
              <w:spacing w:after="0"/>
              <w:rPr>
                <w:rFonts w:ascii="Calibri" w:hAnsi="Calibri" w:eastAsia="Calibri" w:cs="Calibri"/>
                <w:color w:val="000000" w:themeColor="text1"/>
                <w:sz w:val="16"/>
                <w:szCs w:val="16"/>
              </w:rPr>
            </w:pPr>
            <w:r w:rsidRPr="666BBD7A">
              <w:rPr>
                <w:rFonts w:ascii="Calibri" w:hAnsi="Calibri" w:eastAsia="Calibri" w:cs="Calibri"/>
                <w:b/>
                <w:bCs/>
                <w:i/>
                <w:iCs/>
                <w:color w:val="000000" w:themeColor="text1"/>
                <w:sz w:val="16"/>
                <w:szCs w:val="16"/>
                <w:lang w:val="en-GB"/>
              </w:rPr>
              <w:t>ID</w:t>
            </w:r>
          </w:p>
        </w:tc>
        <w:tc>
          <w:tcPr>
            <w:tcW w:w="3017" w:type="dxa"/>
            <w:tcBorders>
              <w:top w:val="single" w:color="auto" w:sz="6" w:space="0"/>
              <w:bottom w:val="single" w:color="auto" w:sz="6" w:space="0"/>
            </w:tcBorders>
            <w:shd w:val="clear" w:color="auto" w:fill="D0CECE" w:themeFill="background2" w:themeFillShade="E6"/>
            <w:tcMar>
              <w:left w:w="90" w:type="dxa"/>
              <w:right w:w="90" w:type="dxa"/>
            </w:tcMar>
          </w:tcPr>
          <w:p w:rsidR="666BBD7A" w:rsidP="718D4881" w:rsidRDefault="666BBD7A" w14:paraId="2291FAFE" w14:textId="566432E1">
            <w:pPr>
              <w:widowControl w:val="0"/>
              <w:spacing w:after="0"/>
              <w:rPr>
                <w:rFonts w:ascii="Calibri" w:hAnsi="Calibri" w:eastAsia="Calibri" w:cs="Calibri"/>
                <w:b/>
                <w:bCs/>
                <w:i/>
                <w:iCs/>
                <w:color w:val="000000" w:themeColor="text1"/>
                <w:sz w:val="16"/>
                <w:szCs w:val="16"/>
                <w:lang w:val="en-GB"/>
              </w:rPr>
            </w:pPr>
          </w:p>
        </w:tc>
        <w:tc>
          <w:tcPr>
            <w:tcW w:w="3017" w:type="dxa"/>
            <w:tcBorders>
              <w:top w:val="single" w:color="auto" w:sz="6" w:space="0"/>
              <w:right w:val="single" w:color="auto" w:sz="6" w:space="0"/>
            </w:tcBorders>
            <w:shd w:val="clear" w:color="auto" w:fill="D0CECE" w:themeFill="background2" w:themeFillShade="E6"/>
            <w:tcMar>
              <w:left w:w="90" w:type="dxa"/>
              <w:right w:w="90" w:type="dxa"/>
            </w:tcMar>
          </w:tcPr>
          <w:p w:rsidR="666BBD7A" w:rsidP="666BBD7A" w:rsidRDefault="666BBD7A" w14:paraId="1AA56D19" w14:textId="53EF5E67">
            <w:pPr>
              <w:widowControl w:val="0"/>
              <w:spacing w:after="0"/>
              <w:rPr>
                <w:rFonts w:ascii="Calibri" w:hAnsi="Calibri" w:eastAsia="Calibri" w:cs="Calibri"/>
                <w:color w:val="000000" w:themeColor="text1"/>
                <w:sz w:val="16"/>
                <w:szCs w:val="16"/>
              </w:rPr>
            </w:pPr>
            <w:r w:rsidRPr="666BBD7A">
              <w:rPr>
                <w:rFonts w:ascii="Calibri" w:hAnsi="Calibri" w:eastAsia="Calibri" w:cs="Calibri"/>
                <w:b/>
                <w:bCs/>
                <w:i/>
                <w:iCs/>
                <w:color w:val="000000" w:themeColor="text1"/>
                <w:sz w:val="16"/>
                <w:szCs w:val="16"/>
                <w:lang w:val="en-GB"/>
              </w:rPr>
              <w:t>Description</w:t>
            </w:r>
          </w:p>
        </w:tc>
      </w:tr>
      <w:tr w:rsidR="666BBD7A" w:rsidTr="6BD75361" w14:paraId="4D1C7A20" w14:textId="77777777">
        <w:trPr>
          <w:trHeight w:val="300"/>
        </w:trPr>
        <w:tc>
          <w:tcPr>
            <w:tcW w:w="3017" w:type="dxa"/>
            <w:tcBorders>
              <w:left w:val="single" w:color="auto" w:sz="6" w:space="0"/>
              <w:right w:val="single" w:color="auto" w:sz="6" w:space="0"/>
            </w:tcBorders>
            <w:tcMar>
              <w:left w:w="90" w:type="dxa"/>
              <w:right w:w="90" w:type="dxa"/>
            </w:tcMar>
          </w:tcPr>
          <w:p w:rsidR="666BBD7A" w:rsidP="6BD75361" w:rsidRDefault="666BBD7A" w14:paraId="4D7CB167" w14:textId="36F31628">
            <w:pPr>
              <w:widowControl w:val="0"/>
              <w:spacing w:after="0"/>
              <w:rPr>
                <w:rFonts w:ascii="Calibri" w:hAnsi="Calibri" w:eastAsia="Calibri" w:cs="Calibri"/>
                <w:color w:val="000000" w:themeColor="text1"/>
                <w:sz w:val="16"/>
                <w:szCs w:val="16"/>
                <w:lang w:val="en-US"/>
              </w:rPr>
            </w:pPr>
          </w:p>
        </w:tc>
        <w:tc>
          <w:tcPr>
            <w:tcW w:w="3017" w:type="dxa"/>
            <w:tcBorders>
              <w:top w:val="single" w:color="auto" w:sz="6" w:space="0"/>
              <w:left w:val="single" w:color="auto" w:sz="6" w:space="0"/>
              <w:bottom w:val="single" w:color="auto" w:sz="6" w:space="0"/>
              <w:right w:val="single" w:color="auto" w:sz="6" w:space="0"/>
            </w:tcBorders>
            <w:tcMar>
              <w:left w:w="90" w:type="dxa"/>
              <w:right w:w="90" w:type="dxa"/>
            </w:tcMar>
          </w:tcPr>
          <w:p w:rsidR="666BBD7A" w:rsidP="718D4881" w:rsidRDefault="666BBD7A" w14:paraId="25BF019D" w14:textId="15AF9BEF">
            <w:pPr>
              <w:widowControl w:val="0"/>
              <w:spacing w:after="0"/>
              <w:rPr>
                <w:rFonts w:ascii="Calibri" w:hAnsi="Calibri" w:eastAsia="Calibri" w:cs="Calibri"/>
                <w:color w:val="000000" w:themeColor="text1"/>
                <w:sz w:val="16"/>
                <w:szCs w:val="16"/>
                <w:lang w:val="en-US"/>
              </w:rPr>
            </w:pPr>
          </w:p>
        </w:tc>
        <w:tc>
          <w:tcPr>
            <w:tcW w:w="3017" w:type="dxa"/>
            <w:tcBorders>
              <w:left w:val="single" w:color="auto" w:sz="6" w:space="0"/>
              <w:right w:val="single" w:color="auto" w:sz="6" w:space="0"/>
            </w:tcBorders>
            <w:tcMar>
              <w:left w:w="90" w:type="dxa"/>
              <w:right w:w="90" w:type="dxa"/>
            </w:tcMar>
          </w:tcPr>
          <w:p w:rsidRPr="00222162" w:rsidR="666BBD7A" w:rsidP="666BBD7A" w:rsidRDefault="00222162" w14:paraId="21DAE554" w14:textId="0004524B">
            <w:pPr>
              <w:widowControl w:val="0"/>
              <w:spacing w:after="0"/>
              <w:rPr>
                <w:rFonts w:ascii="Calibri" w:hAnsi="Calibri" w:eastAsia="Calibri" w:cs="Calibri"/>
                <w:color w:val="000000" w:themeColor="text1"/>
                <w:sz w:val="16"/>
                <w:szCs w:val="16"/>
              </w:rPr>
            </w:pPr>
          </w:p>
        </w:tc>
      </w:tr>
    </w:tbl>
    <w:p w:rsidR="666BBD7A" w:rsidP="666BBD7A" w:rsidRDefault="666BBD7A" w14:paraId="1454DE64" w14:textId="78E4DE5E">
      <w:pPr>
        <w:rPr>
          <w:lang w:val="en-GB"/>
        </w:rPr>
      </w:pPr>
    </w:p>
    <w:p w:rsidRPr="00463EFA" w:rsidR="149553D8" w:rsidP="05091034" w:rsidRDefault="006F1897" w14:paraId="035FF037" w14:textId="2C723904">
      <w:pPr>
        <w:rPr>
          <w:b/>
          <w:bCs/>
          <w:i/>
          <w:iCs/>
          <w:u w:val="single"/>
          <w:lang w:val="en-GB"/>
        </w:rPr>
      </w:pPr>
      <w:r w:rsidRPr="00463EFA">
        <w:rPr>
          <w:b/>
          <w:bCs/>
          <w:u w:val="single"/>
          <w:lang w:val="en-GB"/>
        </w:rPr>
        <w:t xml:space="preserve">[TODO] Please describe all </w:t>
      </w:r>
      <w:r w:rsidRPr="00463EFA">
        <w:rPr>
          <w:b/>
          <w:bCs/>
          <w:i/>
          <w:iCs/>
          <w:u w:val="single"/>
          <w:lang w:val="en-GB"/>
        </w:rPr>
        <w:t xml:space="preserve">HARMONISED ROLES </w:t>
      </w:r>
      <w:r w:rsidRPr="00463EFA">
        <w:rPr>
          <w:b/>
          <w:bCs/>
          <w:u w:val="single"/>
          <w:lang w:val="en-GB"/>
        </w:rPr>
        <w:t>below.</w:t>
      </w:r>
    </w:p>
    <w:tbl>
      <w:tblPr>
        <w:tblStyle w:val="TableGrid"/>
        <w:tblW w:w="9119" w:type="dxa"/>
        <w:tblLayout w:type="fixed"/>
        <w:tblLook w:val="04A0" w:firstRow="1" w:lastRow="0" w:firstColumn="1" w:lastColumn="0" w:noHBand="0" w:noVBand="1"/>
      </w:tblPr>
      <w:tblGrid>
        <w:gridCol w:w="2420"/>
        <w:gridCol w:w="990"/>
        <w:gridCol w:w="5709"/>
      </w:tblGrid>
      <w:tr w:rsidR="003135C6" w:rsidTr="6BD75361" w14:paraId="683ABEE9" w14:textId="77777777">
        <w:trPr>
          <w:trHeight w:val="300"/>
        </w:trPr>
        <w:tc>
          <w:tcPr>
            <w:tcW w:w="9119" w:type="dxa"/>
            <w:gridSpan w:val="3"/>
            <w:shd w:val="clear" w:color="auto" w:fill="D0CECE" w:themeFill="background2" w:themeFillShade="E6"/>
            <w:tcMar/>
          </w:tcPr>
          <w:p w:rsidR="003135C6" w:rsidRDefault="006E7CA3" w14:paraId="543E9181" w14:textId="2053FE69">
            <w:pPr>
              <w:widowControl w:val="0"/>
              <w:spacing w:after="0"/>
              <w:jc w:val="center"/>
              <w:rPr>
                <w:rFonts w:ascii="Arial" w:hAnsi="Arial" w:eastAsia="Arial" w:cs="Arial"/>
                <w:sz w:val="16"/>
                <w:szCs w:val="16"/>
              </w:rPr>
            </w:pPr>
            <w:r w:rsidRPr="170448CE">
              <w:rPr>
                <w:rFonts w:ascii="Arial" w:hAnsi="Arial" w:eastAsia="Arial" w:cs="Arial"/>
                <w:b/>
                <w:bCs/>
                <w:i/>
                <w:iCs/>
                <w:sz w:val="16"/>
                <w:szCs w:val="16"/>
                <w:lang w:val="en-GB"/>
              </w:rPr>
              <w:t xml:space="preserve">Table II - </w:t>
            </w:r>
            <w:r w:rsidRPr="170448CE" w:rsidR="00D613C4">
              <w:rPr>
                <w:rFonts w:ascii="Arial" w:hAnsi="Arial" w:eastAsia="Arial" w:cs="Arial"/>
                <w:b/>
                <w:bCs/>
                <w:i/>
                <w:iCs/>
                <w:sz w:val="16"/>
                <w:szCs w:val="16"/>
                <w:lang w:val="en-GB"/>
              </w:rPr>
              <w:t>Roles</w:t>
            </w:r>
          </w:p>
        </w:tc>
      </w:tr>
      <w:tr w:rsidR="003135C6" w:rsidTr="6BD75361" w14:paraId="0083B553" w14:textId="77777777">
        <w:trPr>
          <w:trHeight w:val="300"/>
        </w:trPr>
        <w:tc>
          <w:tcPr>
            <w:tcW w:w="2420" w:type="dxa"/>
            <w:shd w:val="clear" w:color="auto" w:fill="D0CECE" w:themeFill="background2" w:themeFillShade="E6"/>
            <w:tcMar/>
          </w:tcPr>
          <w:p w:rsidR="003135C6" w:rsidRDefault="00D613C4" w14:paraId="2B961CB4"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Role name</w:t>
            </w:r>
          </w:p>
        </w:tc>
        <w:tc>
          <w:tcPr>
            <w:tcW w:w="990" w:type="dxa"/>
            <w:shd w:val="clear" w:color="auto" w:fill="D0CECE" w:themeFill="background2" w:themeFillShade="E6"/>
            <w:tcMar/>
          </w:tcPr>
          <w:p w:rsidR="003135C6" w:rsidRDefault="00D613C4" w14:paraId="72FE9138" w14:textId="77777777">
            <w:pPr>
              <w:widowControl w:val="0"/>
              <w:spacing w:after="0"/>
              <w:rPr>
                <w:rFonts w:ascii="Arial" w:hAnsi="Arial" w:eastAsia="Arial" w:cs="Arial"/>
                <w:color w:val="000000" w:themeColor="text1"/>
                <w:sz w:val="16"/>
                <w:szCs w:val="16"/>
                <w:lang w:val="en-GB"/>
              </w:rPr>
            </w:pPr>
            <w:r>
              <w:rPr>
                <w:rFonts w:ascii="Arial" w:hAnsi="Arial" w:eastAsia="Arial" w:cs="Arial"/>
                <w:b/>
                <w:bCs/>
                <w:i/>
                <w:iCs/>
                <w:color w:val="000000" w:themeColor="text1"/>
                <w:sz w:val="16"/>
                <w:szCs w:val="16"/>
                <w:lang w:val="en-GB"/>
              </w:rPr>
              <w:t>Role type</w:t>
            </w:r>
          </w:p>
        </w:tc>
        <w:tc>
          <w:tcPr>
            <w:tcW w:w="5709" w:type="dxa"/>
            <w:shd w:val="clear" w:color="auto" w:fill="D0CECE" w:themeFill="background2" w:themeFillShade="E6"/>
            <w:tcMar/>
          </w:tcPr>
          <w:p w:rsidR="003135C6" w:rsidRDefault="00D613C4" w14:paraId="44CD7B7D" w14:textId="77777777">
            <w:pPr>
              <w:widowControl w:val="0"/>
              <w:spacing w:after="0"/>
              <w:rPr>
                <w:rFonts w:ascii="Arial" w:hAnsi="Arial" w:eastAsia="Arial" w:cs="Arial"/>
                <w:color w:val="000000" w:themeColor="text1"/>
                <w:sz w:val="16"/>
                <w:szCs w:val="16"/>
              </w:rPr>
            </w:pPr>
            <w:r w:rsidRPr="670B5646">
              <w:rPr>
                <w:rFonts w:ascii="Arial" w:hAnsi="Arial" w:eastAsia="Arial" w:cs="Arial"/>
                <w:b/>
                <w:bCs/>
                <w:i/>
                <w:iCs/>
                <w:color w:val="000000" w:themeColor="text1"/>
                <w:sz w:val="16"/>
                <w:szCs w:val="16"/>
                <w:lang w:val="en-GB"/>
              </w:rPr>
              <w:t>Role description</w:t>
            </w:r>
          </w:p>
        </w:tc>
      </w:tr>
      <w:tr w:rsidR="05091034" w:rsidTr="6BD75361" w14:paraId="3EE24C2D" w14:textId="77777777">
        <w:trPr>
          <w:trHeight w:val="300"/>
        </w:trPr>
        <w:tc>
          <w:tcPr>
            <w:tcW w:w="2420" w:type="dxa"/>
            <w:tcMar/>
          </w:tcPr>
          <w:p w:rsidR="3ED2FF88" w:rsidP="05091034" w:rsidRDefault="3ED2FF88" w14:paraId="0E290172" w14:textId="6A41F3C8">
            <w:pPr>
              <w:rPr>
                <w:rFonts w:ascii="Calibri" w:hAnsi="Calibri" w:eastAsia="Calibri" w:cs="Calibri"/>
                <w:color w:val="000000" w:themeColor="text1"/>
                <w:sz w:val="16"/>
                <w:szCs w:val="16"/>
                <w:lang w:val="en-US"/>
              </w:rPr>
            </w:pPr>
            <w:r w:rsidRPr="05091034">
              <w:rPr>
                <w:rFonts w:ascii="Calibri" w:hAnsi="Calibri" w:eastAsia="Calibri" w:cs="Calibri"/>
                <w:color w:val="000000" w:themeColor="text1"/>
                <w:sz w:val="16"/>
                <w:szCs w:val="16"/>
                <w:lang w:val="en-US"/>
              </w:rPr>
              <w:t>Eligible party</w:t>
            </w:r>
          </w:p>
        </w:tc>
        <w:tc>
          <w:tcPr>
            <w:tcW w:w="990" w:type="dxa"/>
            <w:tcMar/>
          </w:tcPr>
          <w:p w:rsidR="3ED2FF88" w:rsidP="05091034" w:rsidRDefault="3ED2FF88" w14:paraId="2735E537" w14:textId="0CCD4089">
            <w:pPr>
              <w:rPr>
                <w:rFonts w:eastAsia="Calibri" w:cs="Calibri"/>
                <w:sz w:val="16"/>
                <w:szCs w:val="16"/>
                <w:lang w:val="en-GB"/>
              </w:rPr>
            </w:pPr>
            <w:r w:rsidRPr="05091034">
              <w:rPr>
                <w:rFonts w:eastAsia="Calibri" w:cs="Calibri"/>
                <w:sz w:val="16"/>
                <w:szCs w:val="16"/>
                <w:lang w:val="en-GB"/>
              </w:rPr>
              <w:t>All</w:t>
            </w:r>
          </w:p>
        </w:tc>
        <w:tc>
          <w:tcPr>
            <w:tcW w:w="5709" w:type="dxa"/>
            <w:tcMar/>
          </w:tcPr>
          <w:p w:rsidR="3ED2FF88" w:rsidP="05091034" w:rsidRDefault="3ED2FF88" w14:paraId="67B11F1F" w14:textId="1658B2D4">
            <w:pPr>
              <w:rPr>
                <w:rFonts w:ascii="Calibri" w:hAnsi="Calibri" w:eastAsia="Calibri" w:cs="Calibri"/>
                <w:color w:val="000000" w:themeColor="text1"/>
                <w:sz w:val="16"/>
                <w:szCs w:val="16"/>
              </w:rPr>
            </w:pPr>
            <w:r w:rsidRPr="05091034">
              <w:rPr>
                <w:rFonts w:ascii="Calibri" w:hAnsi="Calibri" w:eastAsia="Calibri" w:cs="Calibri"/>
                <w:color w:val="000000" w:themeColor="text1"/>
                <w:sz w:val="16"/>
                <w:szCs w:val="16"/>
              </w:rPr>
              <w:t>An ‘eligible party’ is an entity offering energy-related services to Final Customers</w:t>
            </w:r>
            <w:r w:rsidRPr="6AAABEB9" w:rsidR="5EA980E4">
              <w:rPr>
                <w:rFonts w:ascii="Calibri" w:hAnsi="Calibri" w:eastAsia="Calibri" w:cs="Calibri"/>
                <w:color w:val="000000" w:themeColor="text1"/>
                <w:sz w:val="16"/>
                <w:szCs w:val="16"/>
              </w:rPr>
              <w:t>. Examples include</w:t>
            </w:r>
            <w:r w:rsidRPr="05091034">
              <w:rPr>
                <w:rFonts w:ascii="Calibri" w:hAnsi="Calibri" w:eastAsia="Calibri" w:cs="Calibri"/>
                <w:color w:val="000000" w:themeColor="text1"/>
                <w:sz w:val="16"/>
                <w:szCs w:val="16"/>
              </w:rPr>
              <w:t xml:space="preserve"> transmission and distribution system operators, delegated operators and other third parties, aggregators, energy service companies, renewable energy communities, citizen energy communities and balancing service providers.</w:t>
            </w:r>
          </w:p>
        </w:tc>
      </w:tr>
      <w:tr w:rsidR="00056990" w:rsidTr="6BD75361" w14:paraId="241FAD59" w14:textId="77777777">
        <w:trPr>
          <w:trHeight w:val="300"/>
        </w:trPr>
        <w:tc>
          <w:tcPr>
            <w:tcW w:w="2420" w:type="dxa"/>
            <w:tcMar/>
          </w:tcPr>
          <w:p w:rsidRPr="05091034" w:rsidR="00056990" w:rsidP="05091034" w:rsidRDefault="445E1972" w14:paraId="00B28DB0" w14:textId="503058DB">
            <w:pPr>
              <w:rPr>
                <w:rFonts w:ascii="Calibri" w:hAnsi="Calibri" w:eastAsia="Calibri" w:cs="Calibri"/>
                <w:color w:val="000000" w:themeColor="text1"/>
                <w:sz w:val="16"/>
                <w:szCs w:val="16"/>
                <w:lang w:val="en-US"/>
              </w:rPr>
            </w:pPr>
            <w:commentRangeStart w:id="10"/>
            <w:commentRangeStart w:id="11"/>
            <w:commentRangeStart w:id="12"/>
            <w:commentRangeStart w:id="13"/>
            <w:r w:rsidRPr="6BD75361" w:rsidR="445E1972">
              <w:rPr>
                <w:rFonts w:ascii="Calibri" w:hAnsi="Calibri" w:eastAsia="Calibri" w:cs="Calibri"/>
                <w:color w:val="000000" w:themeColor="text1" w:themeTint="FF" w:themeShade="FF"/>
                <w:sz w:val="16"/>
                <w:szCs w:val="16"/>
                <w:lang w:val="en-US"/>
              </w:rPr>
              <w:t>CPO</w:t>
            </w:r>
            <w:commentRangeEnd w:id="10"/>
            <w:r>
              <w:rPr>
                <w:rStyle w:val="CommentReference"/>
              </w:rPr>
              <w:commentReference w:id="10"/>
            </w:r>
            <w:commentRangeEnd w:id="11"/>
            <w:r>
              <w:rPr>
                <w:rStyle w:val="CommentReference"/>
              </w:rPr>
              <w:commentReference w:id="11"/>
            </w:r>
            <w:commentRangeEnd w:id="12"/>
            <w:r>
              <w:rPr>
                <w:rStyle w:val="CommentReference"/>
              </w:rPr>
              <w:commentReference w:id="12"/>
            </w:r>
            <w:commentRangeEnd w:id="13"/>
            <w:r>
              <w:rPr>
                <w:rStyle w:val="CommentReference"/>
              </w:rPr>
              <w:commentReference w:id="13"/>
            </w:r>
          </w:p>
        </w:tc>
        <w:tc>
          <w:tcPr>
            <w:tcW w:w="990" w:type="dxa"/>
            <w:tcMar/>
          </w:tcPr>
          <w:p w:rsidRPr="05091034" w:rsidR="00056990" w:rsidP="05091034" w:rsidRDefault="445E1972" w14:paraId="5CF24C90" w14:textId="4F0FB3D1">
            <w:pPr>
              <w:rPr>
                <w:rFonts w:eastAsia="Calibri" w:cs="Calibri"/>
                <w:sz w:val="16"/>
                <w:szCs w:val="16"/>
                <w:lang w:val="en-GB"/>
              </w:rPr>
            </w:pPr>
            <w:r w:rsidRPr="718D4881">
              <w:rPr>
                <w:rFonts w:eastAsia="Calibri" w:cs="Calibri"/>
                <w:sz w:val="16"/>
                <w:szCs w:val="16"/>
                <w:lang w:val="en-GB"/>
              </w:rPr>
              <w:t>Business</w:t>
            </w:r>
          </w:p>
        </w:tc>
        <w:tc>
          <w:tcPr>
            <w:tcW w:w="5709" w:type="dxa"/>
            <w:tcMar/>
          </w:tcPr>
          <w:p w:rsidRPr="05091034" w:rsidR="00056990" w:rsidP="05091034" w:rsidRDefault="0DA725B7" w14:paraId="56700FEC" w14:textId="1FC8AB64">
            <w:pPr>
              <w:rPr>
                <w:rFonts w:ascii="Calibri" w:hAnsi="Calibri" w:eastAsia="Calibri" w:cs="Calibri"/>
                <w:color w:val="000000" w:themeColor="text1"/>
                <w:sz w:val="16"/>
                <w:szCs w:val="16"/>
              </w:rPr>
            </w:pPr>
            <w:r w:rsidRPr="14E98FFC">
              <w:rPr>
                <w:rFonts w:ascii="Calibri" w:hAnsi="Calibri" w:eastAsia="Calibri" w:cs="Calibri"/>
                <w:color w:val="000000" w:themeColor="text1"/>
                <w:sz w:val="16"/>
                <w:szCs w:val="16"/>
              </w:rPr>
              <w:t>A charg</w:t>
            </w:r>
            <w:r w:rsidRPr="14E98FFC" w:rsidR="740D29E5">
              <w:rPr>
                <w:rFonts w:ascii="Calibri" w:hAnsi="Calibri" w:eastAsia="Calibri" w:cs="Calibri"/>
                <w:color w:val="000000" w:themeColor="text1"/>
                <w:sz w:val="16"/>
                <w:szCs w:val="16"/>
              </w:rPr>
              <w:t>e</w:t>
            </w:r>
            <w:r w:rsidRPr="14E98FFC">
              <w:rPr>
                <w:rFonts w:ascii="Calibri" w:hAnsi="Calibri" w:eastAsia="Calibri" w:cs="Calibri"/>
                <w:color w:val="000000" w:themeColor="text1"/>
                <w:sz w:val="16"/>
                <w:szCs w:val="16"/>
              </w:rPr>
              <w:t xml:space="preserve"> point operator (CPO) is an </w:t>
            </w:r>
            <w:r w:rsidRPr="14E98FFC" w:rsidR="168FA7B8">
              <w:rPr>
                <w:rFonts w:ascii="Calibri" w:hAnsi="Calibri" w:eastAsia="Calibri" w:cs="Calibri"/>
                <w:color w:val="000000" w:themeColor="text1"/>
                <w:sz w:val="16"/>
                <w:szCs w:val="16"/>
              </w:rPr>
              <w:t>entity</w:t>
            </w:r>
            <w:r w:rsidRPr="14E98FFC">
              <w:rPr>
                <w:rFonts w:ascii="Calibri" w:hAnsi="Calibri" w:eastAsia="Calibri" w:cs="Calibri"/>
                <w:color w:val="000000" w:themeColor="text1"/>
                <w:sz w:val="16"/>
                <w:szCs w:val="16"/>
              </w:rPr>
              <w:t xml:space="preserve"> responsible for the deployment, technical operation and lifecycle management of electric‑vehicle charging infrastructure, including the ownership, installation, monitoring, maintenance and optimisation of charging assets.</w:t>
            </w:r>
          </w:p>
        </w:tc>
      </w:tr>
      <w:tr w:rsidR="05091034" w:rsidTr="6BD75361" w14:paraId="0DE01648" w14:textId="77777777">
        <w:trPr>
          <w:trHeight w:val="300"/>
        </w:trPr>
        <w:tc>
          <w:tcPr>
            <w:tcW w:w="2420" w:type="dxa"/>
            <w:tcMar/>
          </w:tcPr>
          <w:p w:rsidR="3ED2FF88" w:rsidP="05091034" w:rsidRDefault="3ED2FF88" w14:paraId="202B9F8C" w14:textId="1AAFBA83">
            <w:pPr>
              <w:rPr>
                <w:rFonts w:ascii="Calibri" w:hAnsi="Calibri" w:eastAsia="Calibri" w:cs="Calibri"/>
                <w:color w:val="000000" w:themeColor="text1"/>
                <w:sz w:val="16"/>
                <w:szCs w:val="16"/>
              </w:rPr>
            </w:pPr>
            <w:r w:rsidRPr="05091034">
              <w:rPr>
                <w:rFonts w:ascii="Calibri" w:hAnsi="Calibri" w:eastAsia="Calibri" w:cs="Calibri"/>
                <w:color w:val="000000" w:themeColor="text1"/>
                <w:sz w:val="16"/>
                <w:szCs w:val="16"/>
              </w:rPr>
              <w:t>Power forecast data provider</w:t>
            </w:r>
          </w:p>
        </w:tc>
        <w:tc>
          <w:tcPr>
            <w:tcW w:w="990" w:type="dxa"/>
            <w:tcMar/>
          </w:tcPr>
          <w:p w:rsidR="3ED2FF88" w:rsidP="05091034" w:rsidRDefault="3ED2FF88" w14:paraId="516DDBAE" w14:textId="68766B2C">
            <w:pPr>
              <w:rPr>
                <w:rFonts w:eastAsia="Calibri" w:cs="Calibri"/>
                <w:sz w:val="16"/>
                <w:szCs w:val="16"/>
                <w:lang w:val="en-GB"/>
              </w:rPr>
            </w:pPr>
            <w:r w:rsidRPr="05091034">
              <w:rPr>
                <w:rFonts w:eastAsia="Calibri" w:cs="Calibri"/>
                <w:sz w:val="16"/>
                <w:szCs w:val="16"/>
                <w:lang w:val="en-GB"/>
              </w:rPr>
              <w:t>Business</w:t>
            </w:r>
          </w:p>
        </w:tc>
        <w:tc>
          <w:tcPr>
            <w:tcW w:w="5709" w:type="dxa"/>
            <w:tcMar/>
          </w:tcPr>
          <w:p w:rsidR="3ED2FF88" w:rsidP="05091034" w:rsidRDefault="3ED2FF88" w14:paraId="03562C2B" w14:textId="2EE306A6">
            <w:pPr>
              <w:rPr>
                <w:rFonts w:ascii="Calibri" w:hAnsi="Calibri" w:eastAsia="Calibri" w:cs="Calibri"/>
                <w:color w:val="000000" w:themeColor="text1"/>
                <w:sz w:val="16"/>
                <w:szCs w:val="16"/>
              </w:rPr>
            </w:pPr>
            <w:r w:rsidRPr="05091034">
              <w:rPr>
                <w:rFonts w:ascii="Calibri" w:hAnsi="Calibri" w:eastAsia="Calibri" w:cs="Calibri"/>
                <w:color w:val="000000" w:themeColor="text1"/>
                <w:sz w:val="16"/>
                <w:szCs w:val="16"/>
              </w:rPr>
              <w:t>A party responsible for providing power forecast data</w:t>
            </w:r>
          </w:p>
        </w:tc>
      </w:tr>
      <w:tr w:rsidR="08595A2E" w:rsidTr="6BD75361" w14:paraId="360B19AA" w14:textId="77777777">
        <w:trPr>
          <w:trHeight w:val="300"/>
        </w:trPr>
        <w:tc>
          <w:tcPr>
            <w:tcW w:w="2420" w:type="dxa"/>
            <w:tcMar/>
          </w:tcPr>
          <w:p w:rsidR="54ECC88A" w:rsidP="08595A2E" w:rsidRDefault="54ECC88A" w14:paraId="008C1ABF" w14:textId="03160213">
            <w:pPr>
              <w:rPr>
                <w:rFonts w:eastAsia="Calibri" w:cs="Calibri"/>
                <w:sz w:val="16"/>
                <w:szCs w:val="16"/>
                <w:lang w:val="en-US"/>
              </w:rPr>
            </w:pPr>
            <w:r w:rsidRPr="08595A2E">
              <w:rPr>
                <w:rFonts w:eastAsia="Calibri" w:cs="Calibri"/>
                <w:sz w:val="16"/>
                <w:szCs w:val="16"/>
                <w:lang w:val="en-US"/>
              </w:rPr>
              <w:t xml:space="preserve">Connecting System Operator </w:t>
            </w:r>
          </w:p>
        </w:tc>
        <w:tc>
          <w:tcPr>
            <w:tcW w:w="990" w:type="dxa"/>
            <w:tcMar/>
          </w:tcPr>
          <w:p w:rsidR="54ECC88A" w:rsidP="08595A2E" w:rsidRDefault="54ECC88A" w14:paraId="0AAE1DB4" w14:textId="1342F2FA">
            <w:pPr>
              <w:rPr>
                <w:rFonts w:eastAsia="Calibri" w:cs="Calibri"/>
                <w:sz w:val="16"/>
                <w:szCs w:val="16"/>
                <w:lang w:val="en-GB"/>
              </w:rPr>
            </w:pPr>
            <w:r w:rsidRPr="08595A2E">
              <w:rPr>
                <w:rFonts w:eastAsia="Calibri" w:cs="Calibri"/>
                <w:sz w:val="16"/>
                <w:szCs w:val="16"/>
                <w:lang w:val="en-GB"/>
              </w:rPr>
              <w:t>Business</w:t>
            </w:r>
          </w:p>
        </w:tc>
        <w:tc>
          <w:tcPr>
            <w:tcW w:w="5709" w:type="dxa"/>
            <w:tcMar/>
          </w:tcPr>
          <w:p w:rsidR="54ECC88A" w:rsidP="08595A2E" w:rsidRDefault="54ECC88A" w14:paraId="1140077A" w14:textId="38255567">
            <w:r w:rsidRPr="08595A2E">
              <w:rPr>
                <w:rFonts w:ascii="Calibri" w:hAnsi="Calibri" w:eastAsia="Calibri" w:cs="Calibri"/>
                <w:sz w:val="16"/>
                <w:szCs w:val="16"/>
                <w:lang w:val="en-GB"/>
              </w:rPr>
              <w:t xml:space="preserve">Connecting </w:t>
            </w:r>
            <w:r w:rsidRPr="6AAABEB9" w:rsidR="32A4705A">
              <w:rPr>
                <w:rFonts w:ascii="Calibri" w:hAnsi="Calibri" w:eastAsia="Calibri" w:cs="Calibri"/>
                <w:sz w:val="16"/>
                <w:szCs w:val="16"/>
                <w:lang w:val="en-GB"/>
              </w:rPr>
              <w:t>S</w:t>
            </w:r>
            <w:r w:rsidRPr="6AAABEB9" w:rsidR="05A711A2">
              <w:rPr>
                <w:rFonts w:ascii="Calibri" w:hAnsi="Calibri" w:eastAsia="Calibri" w:cs="Calibri"/>
                <w:sz w:val="16"/>
                <w:szCs w:val="16"/>
                <w:lang w:val="en-GB"/>
              </w:rPr>
              <w:t xml:space="preserve">ystem </w:t>
            </w:r>
            <w:r w:rsidRPr="6AAABEB9" w:rsidR="4C299C74">
              <w:rPr>
                <w:rFonts w:ascii="Calibri" w:hAnsi="Calibri" w:eastAsia="Calibri" w:cs="Calibri"/>
                <w:sz w:val="16"/>
                <w:szCs w:val="16"/>
                <w:lang w:val="en-GB"/>
              </w:rPr>
              <w:t>O</w:t>
            </w:r>
            <w:r w:rsidRPr="6AAABEB9" w:rsidR="05A711A2">
              <w:rPr>
                <w:rFonts w:ascii="Calibri" w:hAnsi="Calibri" w:eastAsia="Calibri" w:cs="Calibri"/>
                <w:sz w:val="16"/>
                <w:szCs w:val="16"/>
                <w:lang w:val="en-GB"/>
              </w:rPr>
              <w:t xml:space="preserve">perator </w:t>
            </w:r>
            <w:r w:rsidRPr="6AAABEB9" w:rsidR="4A8854CE">
              <w:rPr>
                <w:rFonts w:ascii="Calibri" w:hAnsi="Calibri" w:eastAsia="Calibri" w:cs="Calibri"/>
                <w:sz w:val="16"/>
                <w:szCs w:val="16"/>
                <w:lang w:val="en-GB"/>
              </w:rPr>
              <w:t>(</w:t>
            </w:r>
            <w:commentRangeStart w:id="14"/>
            <w:r w:rsidRPr="6AAABEB9" w:rsidR="4A8854CE">
              <w:rPr>
                <w:rFonts w:ascii="Calibri" w:hAnsi="Calibri" w:eastAsia="Calibri" w:cs="Calibri"/>
                <w:sz w:val="16"/>
                <w:szCs w:val="16"/>
                <w:lang w:val="en-GB"/>
              </w:rPr>
              <w:t>CSO</w:t>
            </w:r>
            <w:commentRangeEnd w:id="14"/>
            <w:r w:rsidRPr="08595A2E" w:rsidR="05A711A2">
              <w:rPr>
                <w:rStyle w:val="CommentReference"/>
                <w:rFonts w:ascii="Calibri" w:hAnsi="Calibri" w:eastAsia="Calibri" w:cs="Calibri"/>
                <w:lang w:val="en-GB"/>
              </w:rPr>
              <w:commentReference w:id="14"/>
            </w:r>
            <w:r w:rsidRPr="08595A2E" w:rsidR="7CE60EE4">
              <w:rPr>
                <w:rFonts w:ascii="Calibri" w:hAnsi="Calibri" w:eastAsia="Calibri" w:cs="Calibri"/>
                <w:sz w:val="16"/>
                <w:szCs w:val="16"/>
                <w:lang w:val="en-GB"/>
              </w:rPr>
              <w:t xml:space="preserve">) </w:t>
            </w:r>
            <w:r w:rsidRPr="08595A2E">
              <w:rPr>
                <w:rFonts w:ascii="Calibri" w:hAnsi="Calibri" w:eastAsia="Calibri" w:cs="Calibri"/>
                <w:sz w:val="16"/>
                <w:szCs w:val="16"/>
                <w:lang w:val="en-GB"/>
              </w:rPr>
              <w:t xml:space="preserve">As defined in Article 2 of </w:t>
            </w:r>
            <w:r w:rsidRPr="6AAABEB9" w:rsidR="1F294904">
              <w:rPr>
                <w:rFonts w:ascii="Calibri" w:hAnsi="Calibri" w:eastAsia="Calibri" w:cs="Calibri"/>
                <w:sz w:val="16"/>
                <w:szCs w:val="16"/>
                <w:lang w:val="en-GB"/>
              </w:rPr>
              <w:t>Network Code on Demand Response (</w:t>
            </w:r>
            <w:r w:rsidRPr="08595A2E">
              <w:rPr>
                <w:rFonts w:ascii="Calibri" w:hAnsi="Calibri" w:eastAsia="Calibri" w:cs="Calibri"/>
                <w:sz w:val="16"/>
                <w:szCs w:val="16"/>
                <w:lang w:val="en-GB"/>
              </w:rPr>
              <w:t>NCDR</w:t>
            </w:r>
            <w:r w:rsidRPr="6AAABEB9" w:rsidR="0896EDC1">
              <w:rPr>
                <w:rFonts w:ascii="Calibri" w:hAnsi="Calibri" w:eastAsia="Calibri" w:cs="Calibri"/>
                <w:sz w:val="16"/>
                <w:szCs w:val="16"/>
                <w:lang w:val="en-GB"/>
              </w:rPr>
              <w:t>)</w:t>
            </w:r>
          </w:p>
        </w:tc>
      </w:tr>
      <w:tr w:rsidR="08595A2E" w:rsidTr="6BD75361" w14:paraId="1A760DA8" w14:textId="77777777">
        <w:trPr>
          <w:trHeight w:val="300"/>
        </w:trPr>
        <w:tc>
          <w:tcPr>
            <w:tcW w:w="2420" w:type="dxa"/>
            <w:tcMar/>
          </w:tcPr>
          <w:p w:rsidR="1783E9A1" w:rsidP="08595A2E" w:rsidRDefault="1783E9A1" w14:paraId="6CD6F817" w14:textId="09E48345">
            <w:pPr>
              <w:rPr>
                <w:rFonts w:ascii="Calibri" w:hAnsi="Calibri" w:eastAsia="Calibri" w:cs="Calibri"/>
                <w:sz w:val="16"/>
                <w:szCs w:val="16"/>
                <w:lang w:val="en-US"/>
              </w:rPr>
            </w:pPr>
            <w:commentRangeStart w:id="15"/>
            <w:r w:rsidRPr="4F801CDD">
              <w:rPr>
                <w:rFonts w:ascii="Calibri" w:hAnsi="Calibri" w:eastAsia="Calibri" w:cs="Calibri"/>
                <w:sz w:val="16"/>
                <w:szCs w:val="16"/>
                <w:lang w:val="en-US"/>
              </w:rPr>
              <w:t>Final Customer</w:t>
            </w:r>
            <w:r w:rsidRPr="4F801CDD" w:rsidR="12AC9D6F">
              <w:rPr>
                <w:rFonts w:ascii="Calibri" w:hAnsi="Calibri" w:eastAsia="Calibri" w:cs="Calibri"/>
                <w:sz w:val="16"/>
                <w:szCs w:val="16"/>
                <w:lang w:val="en-US"/>
              </w:rPr>
              <w:t xml:space="preserve"> </w:t>
            </w:r>
            <w:commentRangeEnd w:id="15"/>
            <w:r w:rsidR="00CE3DDA">
              <w:rPr>
                <w:rStyle w:val="CommentReference"/>
                <w:rFonts w:ascii="Calibri" w:hAnsi="Calibri" w:eastAsia="Calibri" w:cs="Calibri"/>
                <w:lang w:val="en-US"/>
              </w:rPr>
              <w:commentReference w:id="15"/>
            </w:r>
          </w:p>
        </w:tc>
        <w:tc>
          <w:tcPr>
            <w:tcW w:w="990" w:type="dxa"/>
            <w:tcMar/>
          </w:tcPr>
          <w:p w:rsidR="12AC9D6F" w:rsidP="08595A2E" w:rsidRDefault="12AC9D6F" w14:paraId="7B3DB45B" w14:textId="600D45AC">
            <w:r w:rsidRPr="08595A2E">
              <w:rPr>
                <w:rFonts w:ascii="Calibri" w:hAnsi="Calibri" w:eastAsia="Calibri" w:cs="Calibri"/>
                <w:sz w:val="16"/>
                <w:szCs w:val="16"/>
                <w:lang w:val="en-US"/>
              </w:rPr>
              <w:t>Business</w:t>
            </w:r>
          </w:p>
        </w:tc>
        <w:tc>
          <w:tcPr>
            <w:tcW w:w="5709" w:type="dxa"/>
            <w:tcMar/>
          </w:tcPr>
          <w:p w:rsidRPr="00F4708A" w:rsidR="00056990" w:rsidP="082FDE4A" w:rsidRDefault="3A0E29B1" w14:paraId="56C45FD3" w14:textId="4071BB5F">
            <w:pPr>
              <w:rPr>
                <w:rStyle w:val="Strong"/>
                <w:rFonts w:ascii="Calibri" w:hAnsi="Calibri" w:cs="Calibri"/>
                <w:b w:val="0"/>
                <w:bCs w:val="0"/>
                <w:sz w:val="16"/>
                <w:szCs w:val="16"/>
              </w:rPr>
            </w:pPr>
            <w:r w:rsidRPr="082FDE4A">
              <w:rPr>
                <w:rFonts w:ascii="Calibri" w:hAnsi="Calibri" w:eastAsia="Calibri" w:cs="Calibri"/>
                <w:sz w:val="16"/>
                <w:szCs w:val="16"/>
                <w:lang w:val="en-US"/>
              </w:rPr>
              <w:t>As defined in Article 2(3) of Directive (EU) 2019/944</w:t>
            </w:r>
            <w:r w:rsidRPr="082FDE4A" w:rsidR="5F4558A3">
              <w:rPr>
                <w:rFonts w:ascii="Calibri" w:hAnsi="Calibri" w:eastAsia="Calibri" w:cs="Calibri"/>
                <w:sz w:val="16"/>
                <w:szCs w:val="16"/>
                <w:lang w:val="en-US"/>
              </w:rPr>
              <w:t>,</w:t>
            </w:r>
            <w:r w:rsidRPr="082FDE4A">
              <w:rPr>
                <w:rFonts w:ascii="Calibri" w:hAnsi="Calibri" w:eastAsia="Calibri" w:cs="Calibri"/>
                <w:sz w:val="16"/>
                <w:szCs w:val="16"/>
                <w:lang w:val="en-US"/>
              </w:rPr>
              <w:t xml:space="preserve"> </w:t>
            </w:r>
            <w:r w:rsidRPr="082FDE4A" w:rsidR="1A67D9D6">
              <w:rPr>
                <w:rFonts w:ascii="Calibri" w:hAnsi="Calibri" w:eastAsia="Calibri" w:cs="Calibri"/>
                <w:sz w:val="16"/>
                <w:szCs w:val="16"/>
                <w:lang w:val="en-US"/>
              </w:rPr>
              <w:t>t</w:t>
            </w:r>
            <w:r w:rsidRPr="082FDE4A">
              <w:rPr>
                <w:rFonts w:ascii="Calibri" w:hAnsi="Calibri" w:eastAsia="Calibri" w:cs="Calibri"/>
                <w:sz w:val="16"/>
                <w:szCs w:val="16"/>
                <w:lang w:val="en-US"/>
              </w:rPr>
              <w:t xml:space="preserve">his refers to a party connected to the grid that purchases electricity for its own use. Note: This also includes the case of active </w:t>
            </w:r>
            <w:r w:rsidRPr="082FDE4A" w:rsidR="36C5E466">
              <w:rPr>
                <w:rFonts w:ascii="Calibri" w:hAnsi="Calibri" w:eastAsia="Calibri" w:cs="Calibri"/>
                <w:sz w:val="16"/>
                <w:szCs w:val="16"/>
                <w:lang w:val="en-US"/>
              </w:rPr>
              <w:t>Customer</w:t>
            </w:r>
            <w:r w:rsidRPr="082FDE4A">
              <w:rPr>
                <w:rFonts w:ascii="Calibri" w:hAnsi="Calibri" w:eastAsia="Calibri" w:cs="Calibri"/>
                <w:sz w:val="16"/>
                <w:szCs w:val="16"/>
                <w:lang w:val="en-US"/>
              </w:rPr>
              <w:t>(s) and participants of renewable energy communities or citizen energy communities</w:t>
            </w:r>
            <w:r w:rsidRPr="082FDE4A" w:rsidR="110C4B43">
              <w:rPr>
                <w:rFonts w:ascii="Calibri" w:hAnsi="Calibri" w:eastAsia="Calibri" w:cs="Calibri"/>
                <w:sz w:val="16"/>
                <w:szCs w:val="16"/>
                <w:lang w:val="en-US"/>
              </w:rPr>
              <w:t>.</w:t>
            </w:r>
            <w:r w:rsidRPr="082FDE4A" w:rsidR="006C6391">
              <w:rPr>
                <w:rFonts w:ascii="Calibri" w:hAnsi="Calibri" w:eastAsia="Calibri" w:cs="Calibri"/>
                <w:sz w:val="16"/>
                <w:szCs w:val="16"/>
                <w:lang w:val="en-US"/>
              </w:rPr>
              <w:t xml:space="preserve"> </w:t>
            </w:r>
            <w:r w:rsidRPr="082FDE4A" w:rsidR="00F4708A">
              <w:rPr>
                <w:rStyle w:val="Strong"/>
                <w:rFonts w:ascii="Calibri" w:hAnsi="Calibri" w:cs="Calibri"/>
                <w:b w:val="0"/>
                <w:bCs w:val="0"/>
                <w:sz w:val="16"/>
                <w:szCs w:val="16"/>
              </w:rPr>
              <w:t>A Charge Point Operator (CPO) may also act in the role of a Final Customer</w:t>
            </w:r>
            <w:r w:rsidRPr="082FDE4A" w:rsidR="14AF944A">
              <w:rPr>
                <w:rStyle w:val="Strong"/>
                <w:rFonts w:ascii="Calibri" w:hAnsi="Calibri" w:cs="Calibri"/>
                <w:b w:val="0"/>
                <w:bCs w:val="0"/>
                <w:sz w:val="16"/>
                <w:szCs w:val="16"/>
              </w:rPr>
              <w:t>.</w:t>
            </w:r>
          </w:p>
        </w:tc>
      </w:tr>
    </w:tbl>
    <w:p w:rsidRPr="00E75EB7" w:rsidR="30769C7E" w:rsidP="666BBD7A" w:rsidRDefault="30769C7E" w14:paraId="2A78F9D0" w14:textId="5CB47CB9">
      <w:pPr>
        <w:jc w:val="center"/>
        <w:rPr>
          <w:rFonts w:ascii="Calibri" w:hAnsi="Calibri" w:eastAsia="Calibri" w:cs="Calibri"/>
          <w:color w:val="000000" w:themeColor="text1"/>
          <w:lang w:val="en-US"/>
        </w:rPr>
      </w:pPr>
      <w:r w:rsidRPr="666BBD7A">
        <w:rPr>
          <w:rFonts w:ascii="Calibri" w:hAnsi="Calibri" w:eastAsia="Calibri" w:cs="Calibri"/>
          <w:b/>
          <w:bCs/>
          <w:color w:val="000000" w:themeColor="text1"/>
          <w:lang w:val="en-GB"/>
        </w:rPr>
        <w:t>PROCEDURES</w:t>
      </w:r>
    </w:p>
    <w:p w:rsidRPr="00E75EB7" w:rsidR="30769C7E" w:rsidP="666BBD7A" w:rsidRDefault="30769C7E" w14:paraId="59D04F8E" w14:textId="169878B9">
      <w:pPr>
        <w:jc w:val="both"/>
        <w:rPr>
          <w:rFonts w:ascii="Calibri" w:hAnsi="Calibri" w:eastAsia="Calibri" w:cs="Calibri"/>
          <w:color w:val="000000" w:themeColor="text1"/>
          <w:lang w:val="en-US"/>
        </w:rPr>
      </w:pPr>
      <w:r w:rsidRPr="666BBD7A">
        <w:rPr>
          <w:rFonts w:ascii="Calibri" w:hAnsi="Calibri" w:eastAsia="Calibri" w:cs="Calibri"/>
          <w:color w:val="000000" w:themeColor="text1"/>
          <w:lang w:val="en-GB"/>
        </w:rPr>
        <w:t xml:space="preserve">All roles are expected to be accessing information in secure, authenticated manner and through trusted communication channels. For this reason, the authentication steps used for these communication partners are not listed in the scenarios below. </w:t>
      </w:r>
    </w:p>
    <w:p w:rsidRPr="00E75EB7" w:rsidR="30769C7E" w:rsidP="666BBD7A" w:rsidRDefault="30769C7E" w14:paraId="6C43BBB7" w14:textId="5E82BF0E">
      <w:pPr>
        <w:jc w:val="both"/>
        <w:rPr>
          <w:rFonts w:ascii="Calibri" w:hAnsi="Calibri" w:eastAsia="Calibri" w:cs="Calibri"/>
          <w:color w:val="000000" w:themeColor="text1"/>
          <w:lang w:val="en-US"/>
        </w:rPr>
      </w:pPr>
      <w:r w:rsidRPr="666BBD7A">
        <w:rPr>
          <w:rFonts w:ascii="Calibri" w:hAnsi="Calibri" w:eastAsia="Calibri" w:cs="Calibri"/>
          <w:color w:val="000000" w:themeColor="text1"/>
          <w:lang w:val="en-GB"/>
        </w:rPr>
        <w:t xml:space="preserve">An overview of the main procedures for the use case is presented in Table III. </w:t>
      </w:r>
      <w:r w:rsidRPr="5A3AA8D5" w:rsidR="3811C04C">
        <w:rPr>
          <w:rFonts w:ascii="Calibri" w:hAnsi="Calibri" w:eastAsia="Calibri" w:cs="Calibri"/>
          <w:color w:val="000000" w:themeColor="text1"/>
          <w:lang w:val="en-GB"/>
        </w:rPr>
        <w:t>More detail</w:t>
      </w:r>
      <w:r w:rsidRPr="5A3AA8D5" w:rsidR="2A5F2D1A">
        <w:rPr>
          <w:rFonts w:ascii="Calibri" w:hAnsi="Calibri" w:eastAsia="Calibri" w:cs="Calibri"/>
          <w:color w:val="000000" w:themeColor="text1"/>
          <w:lang w:val="en-GB"/>
        </w:rPr>
        <w:t>s</w:t>
      </w:r>
      <w:r w:rsidRPr="5A3AA8D5" w:rsidR="3811C04C">
        <w:rPr>
          <w:rFonts w:ascii="Calibri" w:hAnsi="Calibri" w:eastAsia="Calibri" w:cs="Calibri"/>
          <w:color w:val="000000" w:themeColor="text1"/>
          <w:lang w:val="en-GB"/>
        </w:rPr>
        <w:t xml:space="preserve"> </w:t>
      </w:r>
      <w:r w:rsidRPr="5A3AA8D5" w:rsidR="1DE1472A">
        <w:rPr>
          <w:rFonts w:ascii="Calibri" w:hAnsi="Calibri" w:eastAsia="Calibri" w:cs="Calibri"/>
          <w:color w:val="000000" w:themeColor="text1"/>
          <w:lang w:val="en-GB"/>
        </w:rPr>
        <w:t>are</w:t>
      </w:r>
      <w:r w:rsidRPr="666BBD7A">
        <w:rPr>
          <w:rFonts w:ascii="Calibri" w:hAnsi="Calibri" w:eastAsia="Calibri" w:cs="Calibri"/>
          <w:color w:val="000000" w:themeColor="text1"/>
          <w:lang w:val="en-GB"/>
        </w:rPr>
        <w:t xml:space="preserve"> included in Tables IV.1 – IV. </w:t>
      </w:r>
      <w:r w:rsidRPr="5A3AA8D5" w:rsidR="20457855">
        <w:rPr>
          <w:rFonts w:ascii="Calibri" w:hAnsi="Calibri" w:eastAsia="Calibri" w:cs="Calibri"/>
          <w:color w:val="000000" w:themeColor="text1"/>
          <w:lang w:val="en-GB"/>
        </w:rPr>
        <w:t>2</w:t>
      </w:r>
      <w:r w:rsidRPr="666BBD7A">
        <w:rPr>
          <w:rFonts w:ascii="Calibri" w:hAnsi="Calibri" w:eastAsia="Calibri" w:cs="Calibri"/>
          <w:color w:val="000000" w:themeColor="text1"/>
          <w:lang w:val="en-GB"/>
        </w:rPr>
        <w:t>.</w:t>
      </w:r>
    </w:p>
    <w:p w:rsidR="08595A2E" w:rsidP="08595A2E" w:rsidRDefault="08595A2E" w14:paraId="3026C91E" w14:textId="1A7CA0A2">
      <w:pPr>
        <w:jc w:val="both"/>
        <w:rPr>
          <w:rFonts w:eastAsia="Calibri" w:cs="Calibri"/>
          <w:b/>
          <w:bCs/>
          <w:lang w:val="en-GB"/>
        </w:rPr>
      </w:pPr>
    </w:p>
    <w:tbl>
      <w:tblPr>
        <w:tblStyle w:val="TableGrid"/>
        <w:tblW w:w="9118" w:type="dxa"/>
        <w:tblLayout w:type="fixed"/>
        <w:tblLook w:val="04A0" w:firstRow="1" w:lastRow="0" w:firstColumn="1" w:lastColumn="0" w:noHBand="0" w:noVBand="1"/>
      </w:tblPr>
      <w:tblGrid>
        <w:gridCol w:w="495"/>
        <w:gridCol w:w="4981"/>
        <w:gridCol w:w="1513"/>
        <w:gridCol w:w="2129"/>
      </w:tblGrid>
      <w:tr w:rsidR="003135C6" w:rsidTr="718D4881" w14:paraId="2A9C9665" w14:textId="77777777">
        <w:tc>
          <w:tcPr>
            <w:tcW w:w="9117" w:type="dxa"/>
            <w:gridSpan w:val="4"/>
            <w:shd w:val="clear" w:color="auto" w:fill="D0CECE" w:themeFill="background2" w:themeFillShade="E6"/>
          </w:tcPr>
          <w:p w:rsidR="003135C6" w:rsidP="718D4881" w:rsidRDefault="1C70AA81" w14:paraId="0761E0B2" w14:textId="482045E5">
            <w:pPr>
              <w:spacing w:after="0"/>
              <w:jc w:val="center"/>
              <w:rPr>
                <w:rFonts w:ascii="Arial" w:hAnsi="Arial" w:eastAsia="Arial" w:cs="Arial"/>
                <w:i/>
                <w:iCs/>
                <w:sz w:val="16"/>
                <w:szCs w:val="16"/>
                <w:lang w:val="en-GB"/>
                <w:rPrChange w:author="Unknown" w16du:dateUtc="2025-11-17T08:53:00Z" w:id="16">
                  <w:rPr>
                    <w:rFonts w:ascii="Arial" w:hAnsi="Arial" w:eastAsia="Arial" w:cs="Arial"/>
                    <w:b/>
                    <w:bCs/>
                    <w:i/>
                    <w:iCs/>
                    <w:sz w:val="16"/>
                    <w:szCs w:val="16"/>
                    <w:lang w:val="en-GB"/>
                  </w:rPr>
                </w:rPrChange>
              </w:rPr>
            </w:pPr>
            <w:r w:rsidRPr="718D4881">
              <w:rPr>
                <w:rFonts w:ascii="Arial" w:hAnsi="Arial" w:eastAsia="Arial" w:cs="Arial"/>
                <w:b/>
                <w:bCs/>
                <w:i/>
                <w:iCs/>
                <w:sz w:val="16"/>
                <w:szCs w:val="16"/>
                <w:lang w:val="en-GB"/>
              </w:rPr>
              <w:t xml:space="preserve">Table III - </w:t>
            </w:r>
            <w:r w:rsidRPr="718D4881" w:rsidR="6EB113AD">
              <w:rPr>
                <w:rFonts w:ascii="Arial" w:hAnsi="Arial" w:eastAsia="Arial" w:cs="Arial"/>
                <w:b/>
                <w:bCs/>
                <w:i/>
                <w:iCs/>
                <w:sz w:val="16"/>
                <w:szCs w:val="16"/>
                <w:lang w:val="en-GB"/>
              </w:rPr>
              <w:t>Procedure</w:t>
            </w:r>
            <w:r w:rsidRPr="718D4881" w:rsidR="71AD0572">
              <w:rPr>
                <w:rFonts w:ascii="Arial" w:hAnsi="Arial" w:eastAsia="Arial" w:cs="Arial"/>
                <w:b/>
                <w:bCs/>
                <w:i/>
                <w:iCs/>
                <w:sz w:val="16"/>
                <w:szCs w:val="16"/>
                <w:lang w:val="en-GB"/>
              </w:rPr>
              <w:t xml:space="preserve"> Conditions</w:t>
            </w:r>
          </w:p>
        </w:tc>
      </w:tr>
      <w:tr w:rsidR="003135C6" w:rsidTr="718D4881" w14:paraId="27C7FC80" w14:textId="77777777">
        <w:tc>
          <w:tcPr>
            <w:tcW w:w="495" w:type="dxa"/>
            <w:shd w:val="clear" w:color="auto" w:fill="D0CECE" w:themeFill="background2" w:themeFillShade="E6"/>
          </w:tcPr>
          <w:p w:rsidR="003135C6" w:rsidRDefault="00D613C4" w14:paraId="32AFB29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No.</w:t>
            </w:r>
          </w:p>
        </w:tc>
        <w:tc>
          <w:tcPr>
            <w:tcW w:w="4980" w:type="dxa"/>
            <w:shd w:val="clear" w:color="auto" w:fill="D0CECE" w:themeFill="background2" w:themeFillShade="E6"/>
          </w:tcPr>
          <w:p w:rsidR="003135C6" w:rsidRDefault="5EACDCCD" w14:paraId="378EFF06" w14:textId="03EEF968">
            <w:pPr>
              <w:widowControl w:val="0"/>
              <w:spacing w:after="0"/>
              <w:rPr>
                <w:rFonts w:ascii="Arial" w:hAnsi="Arial" w:eastAsia="Arial" w:cs="Arial"/>
                <w:color w:val="000000" w:themeColor="text1"/>
                <w:sz w:val="16"/>
                <w:szCs w:val="16"/>
              </w:rPr>
            </w:pPr>
            <w:r w:rsidRPr="707D87C6">
              <w:rPr>
                <w:rFonts w:ascii="Arial" w:hAnsi="Arial" w:eastAsia="Arial" w:cs="Arial"/>
                <w:b/>
                <w:bCs/>
                <w:i/>
                <w:iCs/>
                <w:color w:val="000000" w:themeColor="text1"/>
                <w:sz w:val="16"/>
                <w:szCs w:val="16"/>
                <w:lang w:val="en-GB"/>
              </w:rPr>
              <w:t>Procedure</w:t>
            </w:r>
            <w:r w:rsidRPr="707D87C6" w:rsidR="707D87C6">
              <w:rPr>
                <w:rFonts w:ascii="Arial" w:hAnsi="Arial" w:eastAsia="Arial" w:cs="Arial"/>
                <w:b/>
                <w:bCs/>
                <w:i/>
                <w:iCs/>
                <w:color w:val="000000" w:themeColor="text1"/>
                <w:sz w:val="16"/>
                <w:szCs w:val="16"/>
                <w:lang w:val="en-GB"/>
              </w:rPr>
              <w:t xml:space="preserve"> name</w:t>
            </w:r>
          </w:p>
        </w:tc>
        <w:tc>
          <w:tcPr>
            <w:tcW w:w="1513" w:type="dxa"/>
            <w:shd w:val="clear" w:color="auto" w:fill="D0CECE" w:themeFill="background2" w:themeFillShade="E6"/>
          </w:tcPr>
          <w:p w:rsidR="003135C6" w:rsidRDefault="00D613C4" w14:paraId="4930E430"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Primary actor</w:t>
            </w:r>
          </w:p>
        </w:tc>
        <w:tc>
          <w:tcPr>
            <w:tcW w:w="2129" w:type="dxa"/>
            <w:shd w:val="clear" w:color="auto" w:fill="D0CECE" w:themeFill="background2" w:themeFillShade="E6"/>
          </w:tcPr>
          <w:p w:rsidR="003135C6" w:rsidRDefault="00D613C4" w14:paraId="3EE71312"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Pre-condition</w:t>
            </w:r>
          </w:p>
        </w:tc>
      </w:tr>
      <w:tr w:rsidR="003135C6" w:rsidTr="718D4881" w14:paraId="08A94CAD" w14:textId="77777777">
        <w:trPr>
          <w:trHeight w:val="300"/>
        </w:trPr>
        <w:tc>
          <w:tcPr>
            <w:tcW w:w="495" w:type="dxa"/>
            <w:vAlign w:val="center"/>
          </w:tcPr>
          <w:p w:rsidR="003135C6" w:rsidP="65A5D4DA" w:rsidRDefault="233472B8" w14:paraId="649841BE" w14:textId="6E583057">
            <w:pPr>
              <w:widowControl w:val="0"/>
              <w:spacing w:after="0"/>
              <w:rPr>
                <w:rFonts w:eastAsia="Calibri" w:cs="Calibri"/>
                <w:sz w:val="16"/>
                <w:szCs w:val="16"/>
                <w:lang w:val="en-US"/>
              </w:rPr>
            </w:pPr>
            <w:r w:rsidRPr="08595A2E">
              <w:rPr>
                <w:rFonts w:eastAsia="Calibri" w:cs="Calibri"/>
                <w:sz w:val="16"/>
                <w:szCs w:val="16"/>
                <w:lang w:val="en-US"/>
              </w:rPr>
              <w:t>1</w:t>
            </w:r>
          </w:p>
        </w:tc>
        <w:tc>
          <w:tcPr>
            <w:tcW w:w="4980" w:type="dxa"/>
            <w:vAlign w:val="center"/>
          </w:tcPr>
          <w:p w:rsidR="003135C6" w:rsidP="5A3AA8D5" w:rsidRDefault="1ADD4A3D" w14:paraId="0322347E" w14:textId="1EED691A">
            <w:pPr>
              <w:widowControl w:val="0"/>
              <w:spacing w:after="0"/>
              <w:rPr>
                <w:rFonts w:eastAsia="Calibri" w:cs="Calibri"/>
                <w:sz w:val="16"/>
                <w:szCs w:val="16"/>
                <w:lang w:val="en-GB"/>
              </w:rPr>
            </w:pPr>
            <w:r w:rsidRPr="718D4881">
              <w:rPr>
                <w:rFonts w:eastAsia="Calibri" w:cs="Calibri"/>
                <w:sz w:val="16"/>
                <w:szCs w:val="16"/>
                <w:lang w:val="en-GB"/>
              </w:rPr>
              <w:t>Access Short-term Power Forecast data</w:t>
            </w:r>
          </w:p>
          <w:p w:rsidR="003135C6" w:rsidP="5A3AA8D5" w:rsidRDefault="7888B777" w14:paraId="1FE8D9A6" w14:textId="3C8EA200">
            <w:pPr>
              <w:widowControl w:val="0"/>
              <w:spacing w:after="0"/>
            </w:pPr>
            <w:r w:rsidRPr="5A3AA8D5">
              <w:rPr>
                <w:rFonts w:ascii="Calibri" w:hAnsi="Calibri" w:eastAsia="Calibri" w:cs="Calibri"/>
                <w:color w:val="881798"/>
                <w:sz w:val="16"/>
                <w:szCs w:val="16"/>
                <w:u w:val="single"/>
                <w:lang w:val="en-GB"/>
              </w:rPr>
              <w:t>(</w:t>
            </w:r>
            <w:r w:rsidRPr="5A3AA8D5">
              <w:rPr>
                <w:rFonts w:ascii="Calibri" w:hAnsi="Calibri" w:eastAsia="Calibri" w:cs="Calibri"/>
                <w:color w:val="881798"/>
                <w:sz w:val="16"/>
                <w:szCs w:val="16"/>
                <w:highlight w:val="yellow"/>
                <w:u w:val="single"/>
                <w:lang w:val="en-GB"/>
              </w:rPr>
              <w:t>Category: Result Submission &amp; Delivery)</w:t>
            </w:r>
            <w:r w:rsidRPr="5A3AA8D5">
              <w:rPr>
                <w:rFonts w:ascii="Calibri" w:hAnsi="Calibri" w:eastAsia="Calibri" w:cs="Calibri"/>
                <w:color w:val="881798"/>
                <w:sz w:val="16"/>
                <w:szCs w:val="16"/>
                <w:u w:val="single"/>
                <w:lang w:val="en-GB"/>
              </w:rPr>
              <w:t xml:space="preserve"> </w:t>
            </w:r>
            <w:r w:rsidRPr="5A3AA8D5">
              <w:rPr>
                <w:rFonts w:ascii="Calibri" w:hAnsi="Calibri" w:eastAsia="Calibri" w:cs="Calibri"/>
                <w:sz w:val="16"/>
                <w:szCs w:val="16"/>
                <w:lang w:val="en-GB"/>
              </w:rPr>
              <w:t xml:space="preserve"> </w:t>
            </w:r>
          </w:p>
          <w:p w:rsidR="003135C6" w:rsidP="65A5D4DA" w:rsidRDefault="003135C6" w14:paraId="4B63CBC6" w14:textId="4EB5D501">
            <w:pPr>
              <w:widowControl w:val="0"/>
              <w:spacing w:after="0"/>
              <w:rPr>
                <w:rFonts w:eastAsia="Calibri" w:cs="Calibri"/>
                <w:sz w:val="16"/>
                <w:szCs w:val="16"/>
                <w:lang w:val="en-GB"/>
              </w:rPr>
            </w:pPr>
          </w:p>
        </w:tc>
        <w:tc>
          <w:tcPr>
            <w:tcW w:w="1513" w:type="dxa"/>
            <w:vAlign w:val="center"/>
          </w:tcPr>
          <w:p w:rsidR="003135C6" w:rsidP="143DA77B" w:rsidRDefault="233472B8" w14:paraId="772BAA0B" w14:textId="02DAAB76">
            <w:pPr>
              <w:widowControl w:val="0"/>
              <w:spacing w:after="0"/>
              <w:rPr>
                <w:rFonts w:eastAsia="Calibri" w:cs="Calibri"/>
                <w:sz w:val="16"/>
                <w:szCs w:val="16"/>
                <w:lang w:val="en-US"/>
              </w:rPr>
            </w:pPr>
            <w:r w:rsidRPr="08595A2E">
              <w:rPr>
                <w:rFonts w:eastAsia="Calibri" w:cs="Calibri"/>
                <w:sz w:val="16"/>
                <w:szCs w:val="16"/>
                <w:lang w:val="en-US"/>
              </w:rPr>
              <w:t xml:space="preserve">Power Forecast data provider  </w:t>
            </w:r>
          </w:p>
        </w:tc>
        <w:tc>
          <w:tcPr>
            <w:tcW w:w="2129" w:type="dxa"/>
            <w:vAlign w:val="center"/>
          </w:tcPr>
          <w:p w:rsidR="003135C6" w:rsidP="2B7BF6D2" w:rsidRDefault="233472B8" w14:paraId="11543B19" w14:textId="2B29DF22">
            <w:pPr>
              <w:widowControl w:val="0"/>
              <w:spacing w:after="0"/>
              <w:rPr>
                <w:rFonts w:eastAsia="Calibri" w:cs="Calibri"/>
                <w:sz w:val="16"/>
                <w:szCs w:val="16"/>
              </w:rPr>
            </w:pPr>
            <w:r w:rsidRPr="08595A2E">
              <w:rPr>
                <w:rFonts w:eastAsia="Calibri" w:cs="Calibri"/>
                <w:sz w:val="16"/>
                <w:szCs w:val="16"/>
              </w:rPr>
              <w:t xml:space="preserve">The </w:t>
            </w:r>
            <w:r w:rsidRPr="4B25B177">
              <w:rPr>
                <w:rFonts w:eastAsia="Calibri" w:cs="Calibri"/>
                <w:sz w:val="16"/>
                <w:szCs w:val="16"/>
              </w:rPr>
              <w:t>e</w:t>
            </w:r>
            <w:r w:rsidRPr="4B25B177" w:rsidR="33D8071F">
              <w:rPr>
                <w:rFonts w:eastAsia="Calibri" w:cs="Calibri"/>
                <w:sz w:val="16"/>
                <w:szCs w:val="16"/>
              </w:rPr>
              <w:t>ligible</w:t>
            </w:r>
            <w:r w:rsidRPr="08595A2E">
              <w:rPr>
                <w:rFonts w:eastAsia="Calibri" w:cs="Calibri"/>
                <w:sz w:val="16"/>
                <w:szCs w:val="16"/>
              </w:rPr>
              <w:t xml:space="preserve"> party has permission to access the requested data. User consent or regulation.    </w:t>
            </w:r>
          </w:p>
        </w:tc>
      </w:tr>
      <w:tr w:rsidRPr="00E032F9" w:rsidR="003135C6" w:rsidTr="718D4881" w14:paraId="5ABACE0C" w14:textId="77777777">
        <w:trPr>
          <w:trHeight w:val="300"/>
        </w:trPr>
        <w:tc>
          <w:tcPr>
            <w:tcW w:w="495" w:type="dxa"/>
            <w:vAlign w:val="center"/>
          </w:tcPr>
          <w:p w:rsidR="003135C6" w:rsidP="65A5D4DA" w:rsidRDefault="7DFB993F" w14:paraId="18F999B5" w14:textId="67A997CD">
            <w:pPr>
              <w:widowControl w:val="0"/>
              <w:spacing w:after="0"/>
              <w:rPr>
                <w:rFonts w:eastAsia="Calibri" w:cs="Calibri"/>
                <w:sz w:val="16"/>
                <w:szCs w:val="16"/>
                <w:lang w:val="en-US"/>
              </w:rPr>
            </w:pPr>
            <w:r w:rsidRPr="08595A2E">
              <w:rPr>
                <w:rFonts w:eastAsia="Calibri" w:cs="Calibri"/>
                <w:sz w:val="16"/>
                <w:szCs w:val="16"/>
                <w:lang w:val="en-US"/>
              </w:rPr>
              <w:t>2</w:t>
            </w:r>
          </w:p>
        </w:tc>
        <w:tc>
          <w:tcPr>
            <w:tcW w:w="4980" w:type="dxa"/>
            <w:vAlign w:val="center"/>
          </w:tcPr>
          <w:p w:rsidR="003135C6" w:rsidP="5A3AA8D5" w:rsidRDefault="31A8EBDD" w14:paraId="7889A336" w14:textId="2060695F">
            <w:pPr>
              <w:widowControl w:val="0"/>
              <w:spacing w:after="0"/>
              <w:rPr>
                <w:rFonts w:eastAsia="Calibri" w:cs="Calibri"/>
                <w:sz w:val="16"/>
                <w:szCs w:val="16"/>
                <w:lang w:val="en-US"/>
              </w:rPr>
            </w:pPr>
            <w:r w:rsidRPr="718D4881">
              <w:rPr>
                <w:rFonts w:eastAsia="Calibri" w:cs="Calibri"/>
                <w:sz w:val="16"/>
                <w:szCs w:val="16"/>
                <w:lang w:val="en-US"/>
              </w:rPr>
              <w:t xml:space="preserve">Inform </w:t>
            </w:r>
            <w:r w:rsidRPr="718D4881" w:rsidR="36C5E466">
              <w:rPr>
                <w:rFonts w:eastAsia="Calibri" w:cs="Calibri"/>
                <w:sz w:val="16"/>
                <w:szCs w:val="16"/>
                <w:lang w:val="en-US"/>
              </w:rPr>
              <w:t>Final Customer</w:t>
            </w:r>
            <w:r w:rsidRPr="718D4881">
              <w:rPr>
                <w:rFonts w:eastAsia="Calibri" w:cs="Calibri"/>
                <w:sz w:val="16"/>
                <w:szCs w:val="16"/>
                <w:lang w:val="en-US"/>
              </w:rPr>
              <w:t xml:space="preserve"> </w:t>
            </w:r>
          </w:p>
          <w:p w:rsidR="003135C6" w:rsidP="5A3AA8D5" w:rsidRDefault="6D995300" w14:paraId="6D48D9BE" w14:textId="46A3A2F1">
            <w:pPr>
              <w:widowControl w:val="0"/>
              <w:spacing w:after="0"/>
            </w:pPr>
            <w:r w:rsidRPr="5A3AA8D5">
              <w:rPr>
                <w:rFonts w:ascii="Calibri" w:hAnsi="Calibri" w:eastAsia="Calibri" w:cs="Calibri"/>
                <w:color w:val="881798"/>
                <w:sz w:val="16"/>
                <w:szCs w:val="16"/>
                <w:u w:val="single"/>
                <w:lang w:val="en-GB"/>
              </w:rPr>
              <w:t>(</w:t>
            </w:r>
            <w:r w:rsidRPr="5A3AA8D5">
              <w:rPr>
                <w:rFonts w:ascii="Calibri" w:hAnsi="Calibri" w:eastAsia="Calibri" w:cs="Calibri"/>
                <w:color w:val="881798"/>
                <w:sz w:val="16"/>
                <w:szCs w:val="16"/>
                <w:highlight w:val="yellow"/>
                <w:u w:val="single"/>
                <w:lang w:val="en-GB"/>
              </w:rPr>
              <w:t>Category: Result Submission &amp; Delivery)</w:t>
            </w:r>
            <w:r w:rsidRPr="5A3AA8D5">
              <w:rPr>
                <w:rFonts w:ascii="Calibri" w:hAnsi="Calibri" w:eastAsia="Calibri" w:cs="Calibri"/>
                <w:color w:val="881798"/>
                <w:sz w:val="16"/>
                <w:szCs w:val="16"/>
                <w:u w:val="single"/>
                <w:lang w:val="en-GB"/>
              </w:rPr>
              <w:t xml:space="preserve"> </w:t>
            </w:r>
            <w:r w:rsidRPr="5A3AA8D5">
              <w:rPr>
                <w:rFonts w:ascii="Calibri" w:hAnsi="Calibri" w:eastAsia="Calibri" w:cs="Calibri"/>
                <w:sz w:val="16"/>
                <w:szCs w:val="16"/>
                <w:lang w:val="en-US"/>
              </w:rPr>
              <w:t xml:space="preserve"> </w:t>
            </w:r>
          </w:p>
          <w:p w:rsidR="003135C6" w:rsidP="2B7BF6D2" w:rsidRDefault="003135C6" w14:paraId="7D9D0787" w14:textId="4E091130">
            <w:pPr>
              <w:widowControl w:val="0"/>
              <w:spacing w:after="0"/>
              <w:rPr>
                <w:rFonts w:eastAsia="Calibri" w:cs="Calibri"/>
                <w:sz w:val="16"/>
                <w:szCs w:val="16"/>
                <w:lang w:val="en-US"/>
              </w:rPr>
            </w:pPr>
          </w:p>
        </w:tc>
        <w:tc>
          <w:tcPr>
            <w:tcW w:w="1513" w:type="dxa"/>
            <w:vAlign w:val="center"/>
          </w:tcPr>
          <w:p w:rsidR="003135C6" w:rsidP="143DA77B" w:rsidRDefault="00F36BD8" w14:paraId="624E7EFF" w14:textId="7AB4FADB">
            <w:pPr>
              <w:widowControl w:val="0"/>
              <w:spacing w:after="0"/>
              <w:rPr>
                <w:rFonts w:eastAsia="Calibri" w:cs="Calibri"/>
                <w:sz w:val="16"/>
                <w:szCs w:val="16"/>
                <w:lang w:val="en-US"/>
              </w:rPr>
            </w:pPr>
            <w:r>
              <w:rPr>
                <w:rFonts w:eastAsia="Calibri" w:cs="Calibri"/>
                <w:sz w:val="16"/>
                <w:szCs w:val="16"/>
                <w:lang w:val="en-US"/>
              </w:rPr>
              <w:t>C</w:t>
            </w:r>
            <w:r w:rsidRPr="08595A2E" w:rsidR="7DFB993F">
              <w:rPr>
                <w:rFonts w:eastAsia="Calibri" w:cs="Calibri"/>
                <w:sz w:val="16"/>
                <w:szCs w:val="16"/>
                <w:lang w:val="en-US"/>
              </w:rPr>
              <w:t>SO</w:t>
            </w:r>
          </w:p>
        </w:tc>
        <w:tc>
          <w:tcPr>
            <w:tcW w:w="2129" w:type="dxa"/>
            <w:vAlign w:val="center"/>
          </w:tcPr>
          <w:p w:rsidR="003135C6" w:rsidP="05091034" w:rsidRDefault="368BF56F" w14:paraId="7DC5C5D5" w14:textId="1EF1F8E3">
            <w:pPr>
              <w:widowControl w:val="0"/>
              <w:spacing w:after="0"/>
              <w:rPr>
                <w:rFonts w:eastAsia="Calibri" w:cs="Calibri"/>
                <w:sz w:val="16"/>
                <w:szCs w:val="16"/>
                <w:lang w:val="en-US"/>
              </w:rPr>
            </w:pPr>
            <w:r w:rsidRPr="05091034">
              <w:rPr>
                <w:rFonts w:eastAsia="Calibri" w:cs="Calibri"/>
                <w:sz w:val="16"/>
                <w:szCs w:val="16"/>
              </w:rPr>
              <w:t xml:space="preserve">The </w:t>
            </w:r>
            <w:r w:rsidRPr="4B25B177" w:rsidR="35771499">
              <w:rPr>
                <w:rFonts w:eastAsia="Calibri" w:cs="Calibri"/>
                <w:sz w:val="16"/>
                <w:szCs w:val="16"/>
              </w:rPr>
              <w:t>eligible</w:t>
            </w:r>
            <w:r w:rsidRPr="05091034">
              <w:rPr>
                <w:rFonts w:eastAsia="Calibri" w:cs="Calibri"/>
                <w:sz w:val="16"/>
                <w:szCs w:val="16"/>
              </w:rPr>
              <w:t xml:space="preserve"> party has permission to access the requested data. User consent or regulation.   </w:t>
            </w:r>
          </w:p>
        </w:tc>
      </w:tr>
    </w:tbl>
    <w:p w:rsidR="003135C6" w:rsidP="1411AF2E" w:rsidRDefault="003135C6" w14:paraId="1231BE67" w14:textId="630C9E1E">
      <w:pPr>
        <w:spacing w:after="0"/>
      </w:pPr>
    </w:p>
    <w:p w:rsidR="009F2CAD" w:rsidP="1411AF2E" w:rsidRDefault="009F2CAD" w14:paraId="08809B4A" w14:textId="77777777">
      <w:pPr>
        <w:spacing w:after="0"/>
      </w:pPr>
    </w:p>
    <w:p w:rsidR="6CDD6938" w:rsidP="6CDD6938" w:rsidRDefault="233472B8" w14:paraId="1F164BE0" w14:textId="7F910926">
      <w:pPr>
        <w:rPr>
          <w:rFonts w:ascii="Calibri" w:hAnsi="Calibri" w:eastAsia="Calibri" w:cs="Calibri"/>
          <w:color w:val="000000" w:themeColor="text1"/>
          <w:lang w:val="en-US"/>
        </w:rPr>
      </w:pPr>
      <w:r w:rsidRPr="08595A2E">
        <w:rPr>
          <w:rFonts w:ascii="Calibri" w:hAnsi="Calibri" w:eastAsia="Calibri" w:cs="Calibri"/>
          <w:color w:val="000000" w:themeColor="text1"/>
          <w:lang w:val="en-US"/>
        </w:rPr>
        <w:t xml:space="preserve">All diagrams describing the procedures are of an illustrative nature. Information objects referred to in </w:t>
      </w:r>
      <w:r w:rsidRPr="22A1F063" w:rsidR="32CF146D">
        <w:rPr>
          <w:rFonts w:ascii="Calibri" w:hAnsi="Calibri" w:eastAsia="Calibri" w:cs="Calibri"/>
          <w:color w:val="000000" w:themeColor="text1"/>
          <w:lang w:val="en-US"/>
        </w:rPr>
        <w:t>column</w:t>
      </w:r>
      <w:r w:rsidRPr="08595A2E">
        <w:rPr>
          <w:rFonts w:ascii="Calibri" w:hAnsi="Calibri" w:eastAsia="Calibri" w:cs="Calibri"/>
          <w:color w:val="000000" w:themeColor="text1"/>
          <w:lang w:val="en-US"/>
        </w:rPr>
        <w:t xml:space="preserve"> Information exchanged (IDs) are defined in Table V (work in progress). Table IV.1 and IV.2 explain the procedures from Table III in further detail, step by step, together with the information exchanged.</w:t>
      </w:r>
    </w:p>
    <w:p w:rsidRPr="00463EFA" w:rsidR="009F2CAD" w:rsidP="6CDD6938" w:rsidRDefault="009F2CAD" w14:paraId="40E41BEB" w14:textId="77777777">
      <w:pPr>
        <w:rPr>
          <w:rFonts w:ascii="Calibri" w:hAnsi="Calibri" w:eastAsia="Calibri" w:cs="Calibri"/>
          <w:sz w:val="19"/>
          <w:szCs w:val="19"/>
          <w:lang w:val="en-US"/>
        </w:rPr>
      </w:pP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1517"/>
        <w:gridCol w:w="1517"/>
        <w:gridCol w:w="1517"/>
        <w:gridCol w:w="1517"/>
        <w:gridCol w:w="1517"/>
        <w:gridCol w:w="1517"/>
      </w:tblGrid>
      <w:tr w:rsidR="6CDD6938" w:rsidTr="05091034" w14:paraId="5A98C35A" w14:textId="77777777">
        <w:trPr>
          <w:trHeight w:val="300"/>
        </w:trPr>
        <w:tc>
          <w:tcPr>
            <w:tcW w:w="9102" w:type="dxa"/>
            <w:gridSpan w:val="6"/>
            <w:shd w:val="clear" w:color="auto" w:fill="D0CECE" w:themeFill="background2" w:themeFillShade="E6"/>
            <w:tcMar>
              <w:left w:w="105" w:type="dxa"/>
              <w:right w:w="105" w:type="dxa"/>
            </w:tcMar>
          </w:tcPr>
          <w:p w:rsidR="6CDD6938" w:rsidP="5498A470" w:rsidRDefault="5A01872F" w14:paraId="43948DD1" w14:textId="5755961D">
            <w:pPr>
              <w:widowControl w:val="0"/>
              <w:spacing w:after="0"/>
              <w:jc w:val="center"/>
              <w:rPr>
                <w:rFonts w:ascii="Calibri" w:hAnsi="Calibri" w:eastAsia="Calibri" w:cs="Calibri"/>
                <w:b/>
                <w:bCs/>
                <w:i/>
                <w:iCs/>
                <w:color w:val="000000" w:themeColor="text1"/>
                <w:sz w:val="16"/>
                <w:szCs w:val="16"/>
                <w:lang w:val="en-GB"/>
              </w:rPr>
            </w:pPr>
            <w:r w:rsidRPr="5498A470">
              <w:rPr>
                <w:rFonts w:ascii="Calibri" w:hAnsi="Calibri" w:eastAsia="Calibri" w:cs="Calibri"/>
                <w:b/>
                <w:bCs/>
                <w:i/>
                <w:iCs/>
                <w:color w:val="000000" w:themeColor="text1"/>
                <w:sz w:val="16"/>
                <w:szCs w:val="16"/>
                <w:lang w:val="en-GB"/>
              </w:rPr>
              <w:t>Table IV.</w:t>
            </w:r>
            <w:r w:rsidRPr="08595A2E" w:rsidR="352080A6">
              <w:rPr>
                <w:rFonts w:ascii="Calibri" w:hAnsi="Calibri" w:eastAsia="Calibri" w:cs="Calibri"/>
                <w:b/>
                <w:bCs/>
                <w:i/>
                <w:iCs/>
                <w:color w:val="000000" w:themeColor="text1"/>
                <w:sz w:val="16"/>
                <w:szCs w:val="16"/>
                <w:lang w:val="en-GB"/>
              </w:rPr>
              <w:t>1</w:t>
            </w:r>
            <w:r w:rsidRPr="5498A470">
              <w:rPr>
                <w:rFonts w:ascii="Calibri" w:hAnsi="Calibri" w:eastAsia="Calibri" w:cs="Calibri"/>
                <w:b/>
                <w:bCs/>
                <w:i/>
                <w:iCs/>
                <w:color w:val="000000" w:themeColor="text1"/>
                <w:sz w:val="16"/>
                <w:szCs w:val="16"/>
                <w:lang w:val="en-GB"/>
              </w:rPr>
              <w:t xml:space="preserve"> – Procedure steps to </w:t>
            </w:r>
            <w:r w:rsidRPr="08595A2E" w:rsidR="5A1A40ED">
              <w:rPr>
                <w:rFonts w:ascii="Calibri" w:hAnsi="Calibri" w:eastAsia="Calibri" w:cs="Calibri"/>
                <w:b/>
                <w:bCs/>
                <w:i/>
                <w:iCs/>
                <w:color w:val="000000" w:themeColor="text1"/>
                <w:sz w:val="16"/>
                <w:szCs w:val="16"/>
                <w:lang w:val="en-GB"/>
              </w:rPr>
              <w:t>A</w:t>
            </w:r>
            <w:r w:rsidRPr="08595A2E" w:rsidR="4FDA750D">
              <w:rPr>
                <w:rFonts w:ascii="Calibri" w:hAnsi="Calibri" w:eastAsia="Calibri" w:cs="Calibri"/>
                <w:b/>
                <w:bCs/>
                <w:i/>
                <w:iCs/>
                <w:color w:val="000000" w:themeColor="text1"/>
                <w:sz w:val="16"/>
                <w:szCs w:val="16"/>
                <w:lang w:val="en-GB"/>
              </w:rPr>
              <w:t xml:space="preserve">ccess </w:t>
            </w:r>
            <w:r w:rsidRPr="5498A470" w:rsidR="1F571EA9">
              <w:rPr>
                <w:rFonts w:ascii="Calibri" w:hAnsi="Calibri" w:eastAsia="Calibri" w:cs="Calibri"/>
                <w:b/>
                <w:bCs/>
                <w:i/>
                <w:iCs/>
                <w:color w:val="000000" w:themeColor="text1"/>
                <w:sz w:val="16"/>
                <w:szCs w:val="16"/>
                <w:lang w:val="en-GB"/>
              </w:rPr>
              <w:t>Short-term</w:t>
            </w:r>
            <w:r w:rsidRPr="5498A470">
              <w:rPr>
                <w:rFonts w:ascii="Calibri" w:hAnsi="Calibri" w:eastAsia="Calibri" w:cs="Calibri"/>
                <w:b/>
                <w:bCs/>
                <w:i/>
                <w:iCs/>
                <w:color w:val="000000" w:themeColor="text1"/>
                <w:sz w:val="16"/>
                <w:szCs w:val="16"/>
                <w:lang w:val="en-GB"/>
              </w:rPr>
              <w:t xml:space="preserve"> </w:t>
            </w:r>
            <w:r w:rsidRPr="08595A2E" w:rsidR="3E31F7C3">
              <w:rPr>
                <w:rFonts w:ascii="Calibri" w:hAnsi="Calibri" w:eastAsia="Calibri" w:cs="Calibri"/>
                <w:b/>
                <w:bCs/>
                <w:i/>
                <w:iCs/>
                <w:color w:val="000000" w:themeColor="text1"/>
                <w:sz w:val="16"/>
                <w:szCs w:val="16"/>
                <w:lang w:val="en-GB"/>
              </w:rPr>
              <w:t>Power</w:t>
            </w:r>
            <w:r w:rsidRPr="08595A2E" w:rsidR="4FDA750D">
              <w:rPr>
                <w:rFonts w:ascii="Calibri" w:hAnsi="Calibri" w:eastAsia="Calibri" w:cs="Calibri"/>
                <w:b/>
                <w:bCs/>
                <w:i/>
                <w:iCs/>
                <w:color w:val="000000" w:themeColor="text1"/>
                <w:sz w:val="16"/>
                <w:szCs w:val="16"/>
                <w:lang w:val="en-GB"/>
              </w:rPr>
              <w:t xml:space="preserve"> </w:t>
            </w:r>
            <w:r w:rsidRPr="5498A470">
              <w:rPr>
                <w:rFonts w:ascii="Calibri" w:hAnsi="Calibri" w:eastAsia="Calibri" w:cs="Calibri"/>
                <w:b/>
                <w:bCs/>
                <w:i/>
                <w:iCs/>
                <w:color w:val="000000" w:themeColor="text1"/>
                <w:sz w:val="16"/>
                <w:szCs w:val="16"/>
                <w:lang w:val="en-GB"/>
              </w:rPr>
              <w:t>Forecast data</w:t>
            </w:r>
          </w:p>
        </w:tc>
      </w:tr>
      <w:tr w:rsidR="6CDD6938" w:rsidTr="05091034" w14:paraId="32ABC116" w14:textId="77777777">
        <w:trPr>
          <w:trHeight w:val="300"/>
        </w:trPr>
        <w:tc>
          <w:tcPr>
            <w:tcW w:w="1517" w:type="dxa"/>
            <w:shd w:val="clear" w:color="auto" w:fill="D0CECE" w:themeFill="background2" w:themeFillShade="E6"/>
            <w:tcMar>
              <w:left w:w="105" w:type="dxa"/>
              <w:right w:w="105" w:type="dxa"/>
            </w:tcMar>
          </w:tcPr>
          <w:p w:rsidR="6CDD6938" w:rsidP="6CDD6938" w:rsidRDefault="6CDD6938" w14:paraId="23D113EE" w14:textId="7978FD25">
            <w:pPr>
              <w:widowControl w:val="0"/>
              <w:spacing w:after="0"/>
              <w:rPr>
                <w:rFonts w:ascii="Calibri" w:hAnsi="Calibri" w:eastAsia="Calibri" w:cs="Calibri"/>
                <w:color w:val="000000" w:themeColor="text1"/>
                <w:sz w:val="16"/>
                <w:szCs w:val="16"/>
              </w:rPr>
            </w:pPr>
            <w:r w:rsidRPr="6CDD6938">
              <w:rPr>
                <w:rFonts w:ascii="Calibri" w:hAnsi="Calibri" w:eastAsia="Calibri" w:cs="Calibri"/>
                <w:b/>
                <w:bCs/>
                <w:i/>
                <w:iCs/>
                <w:color w:val="000000" w:themeColor="text1"/>
                <w:sz w:val="16"/>
                <w:szCs w:val="16"/>
                <w:lang w:val="en-GB"/>
              </w:rPr>
              <w:t>Step No.</w:t>
            </w:r>
          </w:p>
        </w:tc>
        <w:tc>
          <w:tcPr>
            <w:tcW w:w="1517" w:type="dxa"/>
            <w:shd w:val="clear" w:color="auto" w:fill="D0CECE" w:themeFill="background2" w:themeFillShade="E6"/>
            <w:tcMar>
              <w:left w:w="105" w:type="dxa"/>
              <w:right w:w="105" w:type="dxa"/>
            </w:tcMar>
          </w:tcPr>
          <w:p w:rsidR="6CDD6938" w:rsidP="6CDD6938" w:rsidRDefault="6CDD6938" w14:paraId="5D7E2644" w14:textId="16E2C7D6">
            <w:pPr>
              <w:spacing w:after="0"/>
              <w:rPr>
                <w:rFonts w:ascii="Calibri" w:hAnsi="Calibri" w:eastAsia="Calibri" w:cs="Calibri"/>
                <w:color w:val="000000" w:themeColor="text1"/>
                <w:sz w:val="16"/>
                <w:szCs w:val="16"/>
              </w:rPr>
            </w:pPr>
            <w:r w:rsidRPr="6CDD6938">
              <w:rPr>
                <w:rFonts w:ascii="Calibri" w:hAnsi="Calibri" w:eastAsia="Calibri" w:cs="Calibri"/>
                <w:b/>
                <w:bCs/>
                <w:i/>
                <w:iCs/>
                <w:color w:val="000000" w:themeColor="text1"/>
                <w:sz w:val="16"/>
                <w:szCs w:val="16"/>
                <w:lang w:val="en-GB"/>
              </w:rPr>
              <w:t>Step</w:t>
            </w:r>
          </w:p>
        </w:tc>
        <w:tc>
          <w:tcPr>
            <w:tcW w:w="1517" w:type="dxa"/>
            <w:shd w:val="clear" w:color="auto" w:fill="D0CECE" w:themeFill="background2" w:themeFillShade="E6"/>
            <w:tcMar>
              <w:left w:w="105" w:type="dxa"/>
              <w:right w:w="105" w:type="dxa"/>
            </w:tcMar>
          </w:tcPr>
          <w:p w:rsidR="6CDD6938" w:rsidP="6CDD6938" w:rsidRDefault="6CDD6938" w14:paraId="007A5612" w14:textId="0AC0A785">
            <w:pPr>
              <w:spacing w:after="0"/>
              <w:rPr>
                <w:rFonts w:ascii="Calibri" w:hAnsi="Calibri" w:eastAsia="Calibri" w:cs="Calibri"/>
                <w:color w:val="000000" w:themeColor="text1"/>
                <w:sz w:val="16"/>
                <w:szCs w:val="16"/>
              </w:rPr>
            </w:pPr>
            <w:r w:rsidRPr="6CDD6938">
              <w:rPr>
                <w:rFonts w:ascii="Calibri" w:hAnsi="Calibri" w:eastAsia="Calibri" w:cs="Calibri"/>
                <w:b/>
                <w:bCs/>
                <w:i/>
                <w:iCs/>
                <w:color w:val="000000" w:themeColor="text1"/>
                <w:sz w:val="16"/>
                <w:szCs w:val="16"/>
                <w:lang w:val="en-GB"/>
              </w:rPr>
              <w:t>Step description</w:t>
            </w:r>
          </w:p>
        </w:tc>
        <w:tc>
          <w:tcPr>
            <w:tcW w:w="1517" w:type="dxa"/>
            <w:shd w:val="clear" w:color="auto" w:fill="D0CECE" w:themeFill="background2" w:themeFillShade="E6"/>
            <w:tcMar>
              <w:left w:w="105" w:type="dxa"/>
              <w:right w:w="105" w:type="dxa"/>
            </w:tcMar>
          </w:tcPr>
          <w:p w:rsidR="6CDD6938" w:rsidP="6CDD6938" w:rsidRDefault="6CDD6938" w14:paraId="755C84BB" w14:textId="689A4A66">
            <w:pPr>
              <w:widowControl w:val="0"/>
              <w:spacing w:after="0"/>
              <w:rPr>
                <w:rFonts w:ascii="Calibri" w:hAnsi="Calibri" w:eastAsia="Calibri" w:cs="Calibri"/>
                <w:color w:val="000000" w:themeColor="text1"/>
                <w:sz w:val="16"/>
                <w:szCs w:val="16"/>
              </w:rPr>
            </w:pPr>
            <w:r w:rsidRPr="6CDD6938">
              <w:rPr>
                <w:rFonts w:ascii="Calibri" w:hAnsi="Calibri" w:eastAsia="Calibri" w:cs="Calibri"/>
                <w:b/>
                <w:bCs/>
                <w:i/>
                <w:iCs/>
                <w:color w:val="000000" w:themeColor="text1"/>
                <w:sz w:val="16"/>
                <w:szCs w:val="16"/>
                <w:lang w:val="en-GB"/>
              </w:rPr>
              <w:t>Information producer (actor)</w:t>
            </w:r>
          </w:p>
        </w:tc>
        <w:tc>
          <w:tcPr>
            <w:tcW w:w="1517" w:type="dxa"/>
            <w:shd w:val="clear" w:color="auto" w:fill="D0CECE" w:themeFill="background2" w:themeFillShade="E6"/>
            <w:tcMar>
              <w:left w:w="105" w:type="dxa"/>
              <w:right w:w="105" w:type="dxa"/>
            </w:tcMar>
          </w:tcPr>
          <w:p w:rsidR="6CDD6938" w:rsidP="6CDD6938" w:rsidRDefault="6CDD6938" w14:paraId="05523D66" w14:textId="6A18E188">
            <w:pPr>
              <w:widowControl w:val="0"/>
              <w:spacing w:after="0"/>
              <w:rPr>
                <w:rFonts w:ascii="Calibri" w:hAnsi="Calibri" w:eastAsia="Calibri" w:cs="Calibri"/>
                <w:color w:val="000000" w:themeColor="text1"/>
                <w:sz w:val="16"/>
                <w:szCs w:val="16"/>
              </w:rPr>
            </w:pPr>
            <w:r w:rsidRPr="6CDD6938">
              <w:rPr>
                <w:rFonts w:ascii="Calibri" w:hAnsi="Calibri" w:eastAsia="Calibri" w:cs="Calibri"/>
                <w:b/>
                <w:bCs/>
                <w:i/>
                <w:iCs/>
                <w:color w:val="000000" w:themeColor="text1"/>
                <w:sz w:val="16"/>
                <w:szCs w:val="16"/>
                <w:lang w:val="en-GB"/>
              </w:rPr>
              <w:t>Information receiver (actor)</w:t>
            </w:r>
          </w:p>
        </w:tc>
        <w:tc>
          <w:tcPr>
            <w:tcW w:w="1517" w:type="dxa"/>
            <w:shd w:val="clear" w:color="auto" w:fill="D0CECE" w:themeFill="background2" w:themeFillShade="E6"/>
            <w:tcMar>
              <w:left w:w="105" w:type="dxa"/>
              <w:right w:w="105" w:type="dxa"/>
            </w:tcMar>
          </w:tcPr>
          <w:p w:rsidR="6CDD6938" w:rsidP="6CDD6938" w:rsidRDefault="6CDD6938" w14:paraId="343D585B" w14:textId="251A9411">
            <w:pPr>
              <w:widowControl w:val="0"/>
              <w:spacing w:after="0"/>
              <w:rPr>
                <w:rFonts w:ascii="Calibri" w:hAnsi="Calibri" w:eastAsia="Calibri" w:cs="Calibri"/>
                <w:color w:val="000000" w:themeColor="text1"/>
                <w:sz w:val="16"/>
                <w:szCs w:val="16"/>
              </w:rPr>
            </w:pPr>
            <w:r w:rsidRPr="6CDD6938">
              <w:rPr>
                <w:rFonts w:ascii="Calibri" w:hAnsi="Calibri" w:eastAsia="Calibri" w:cs="Calibri"/>
                <w:b/>
                <w:bCs/>
                <w:i/>
                <w:iCs/>
                <w:color w:val="000000" w:themeColor="text1"/>
                <w:sz w:val="16"/>
                <w:szCs w:val="16"/>
                <w:lang w:val="en-GB"/>
              </w:rPr>
              <w:t>Information exchanged (IDs)</w:t>
            </w:r>
          </w:p>
        </w:tc>
      </w:tr>
      <w:tr w:rsidR="6CDD6938" w:rsidTr="5A3AA8D5" w14:paraId="26D0AE56" w14:textId="77777777">
        <w:trPr>
          <w:trHeight w:val="300"/>
        </w:trPr>
        <w:tc>
          <w:tcPr>
            <w:tcW w:w="1517" w:type="dxa"/>
            <w:tcMar>
              <w:left w:w="105" w:type="dxa"/>
              <w:right w:w="105" w:type="dxa"/>
            </w:tcMar>
            <w:vAlign w:val="center"/>
          </w:tcPr>
          <w:p w:rsidR="28927D42" w:rsidP="6CDD6938" w:rsidRDefault="28927D42" w14:paraId="34F60994" w14:textId="1EC6B523">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lang w:val="en-US"/>
              </w:rPr>
              <w:t>1</w:t>
            </w:r>
            <w:r w:rsidRPr="6CDD6938" w:rsidR="6CDD6938">
              <w:rPr>
                <w:rFonts w:ascii="Calibri" w:hAnsi="Calibri" w:eastAsia="Calibri" w:cs="Calibri"/>
                <w:color w:val="000000" w:themeColor="text1"/>
                <w:sz w:val="16"/>
                <w:szCs w:val="16"/>
                <w:lang w:val="en-US"/>
              </w:rPr>
              <w:t>.</w:t>
            </w:r>
            <w:r w:rsidRPr="03CE7C05" w:rsidR="755C9216">
              <w:rPr>
                <w:rFonts w:ascii="Calibri" w:hAnsi="Calibri" w:eastAsia="Calibri" w:cs="Calibri"/>
                <w:color w:val="000000" w:themeColor="text1"/>
                <w:sz w:val="16"/>
                <w:szCs w:val="16"/>
                <w:lang w:val="en-US"/>
              </w:rPr>
              <w:t>1</w:t>
            </w:r>
          </w:p>
        </w:tc>
        <w:tc>
          <w:tcPr>
            <w:tcW w:w="1517" w:type="dxa"/>
            <w:tcMar>
              <w:left w:w="105" w:type="dxa"/>
              <w:right w:w="105" w:type="dxa"/>
            </w:tcMar>
            <w:vAlign w:val="center"/>
          </w:tcPr>
          <w:p w:rsidR="6CDD6938" w:rsidP="6CDD6938" w:rsidRDefault="24C0E7A5" w14:paraId="7258B66E" w14:textId="4B0C2A3F">
            <w:pPr>
              <w:widowControl w:val="0"/>
              <w:spacing w:after="0"/>
              <w:rPr>
                <w:rFonts w:ascii="Calibri" w:hAnsi="Calibri" w:eastAsia="Calibri" w:cs="Calibri"/>
                <w:color w:val="000000" w:themeColor="text1"/>
                <w:sz w:val="16"/>
                <w:szCs w:val="16"/>
              </w:rPr>
            </w:pPr>
            <w:r w:rsidRPr="5A3AA8D5">
              <w:rPr>
                <w:rFonts w:ascii="Calibri" w:hAnsi="Calibri" w:eastAsia="Calibri" w:cs="Calibri"/>
                <w:color w:val="000000" w:themeColor="text1"/>
                <w:sz w:val="16"/>
                <w:szCs w:val="16"/>
              </w:rPr>
              <w:t>Send</w:t>
            </w:r>
            <w:r w:rsidRPr="5A3AA8D5" w:rsidR="08EEA617">
              <w:rPr>
                <w:rFonts w:ascii="Calibri" w:hAnsi="Calibri" w:eastAsia="Calibri" w:cs="Calibri"/>
                <w:color w:val="000000" w:themeColor="text1"/>
                <w:sz w:val="16"/>
                <w:szCs w:val="16"/>
              </w:rPr>
              <w:t xml:space="preserve"> Short-term</w:t>
            </w:r>
            <w:r w:rsidRPr="6CDD6938" w:rsidR="6CDD6938">
              <w:rPr>
                <w:rFonts w:ascii="Calibri" w:hAnsi="Calibri" w:eastAsia="Calibri" w:cs="Calibri"/>
                <w:color w:val="000000" w:themeColor="text1"/>
                <w:sz w:val="16"/>
                <w:szCs w:val="16"/>
              </w:rPr>
              <w:t xml:space="preserve"> </w:t>
            </w:r>
            <w:r w:rsidRPr="6CDD6938" w:rsidR="7388D89A">
              <w:rPr>
                <w:rFonts w:ascii="Calibri" w:hAnsi="Calibri" w:eastAsia="Calibri" w:cs="Calibri"/>
                <w:color w:val="000000" w:themeColor="text1"/>
                <w:sz w:val="16"/>
                <w:szCs w:val="16"/>
              </w:rPr>
              <w:t xml:space="preserve">Power </w:t>
            </w:r>
            <w:r w:rsidRPr="6CDD6938" w:rsidR="6CDD6938">
              <w:rPr>
                <w:rFonts w:ascii="Calibri" w:hAnsi="Calibri" w:eastAsia="Calibri" w:cs="Calibri"/>
                <w:color w:val="000000" w:themeColor="text1"/>
                <w:sz w:val="16"/>
                <w:szCs w:val="16"/>
              </w:rPr>
              <w:t>Forecast data</w:t>
            </w:r>
            <w:r w:rsidRPr="5A3AA8D5" w:rsidR="7BEFAC82">
              <w:rPr>
                <w:rFonts w:ascii="Calibri" w:hAnsi="Calibri" w:eastAsia="Calibri" w:cs="Calibri"/>
                <w:color w:val="000000" w:themeColor="text1"/>
                <w:sz w:val="16"/>
                <w:szCs w:val="16"/>
              </w:rPr>
              <w:t xml:space="preserve"> request</w:t>
            </w:r>
          </w:p>
        </w:tc>
        <w:tc>
          <w:tcPr>
            <w:tcW w:w="1517" w:type="dxa"/>
            <w:tcMar>
              <w:left w:w="105" w:type="dxa"/>
              <w:right w:w="105" w:type="dxa"/>
            </w:tcMar>
            <w:vAlign w:val="center"/>
          </w:tcPr>
          <w:p w:rsidR="6CDD6938" w:rsidP="6CDD6938" w:rsidRDefault="6CDD6938" w14:paraId="5430F774" w14:textId="2D5B33A8">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 xml:space="preserve">Process steps for </w:t>
            </w:r>
            <w:r w:rsidRPr="6CDD6938" w:rsidR="3CFB3BCB">
              <w:rPr>
                <w:rFonts w:ascii="Calibri" w:hAnsi="Calibri" w:eastAsia="Calibri" w:cs="Calibri"/>
                <w:color w:val="000000" w:themeColor="text1"/>
                <w:sz w:val="16"/>
                <w:szCs w:val="16"/>
              </w:rPr>
              <w:t xml:space="preserve">power </w:t>
            </w:r>
            <w:r w:rsidRPr="6CDD6938">
              <w:rPr>
                <w:rFonts w:ascii="Calibri" w:hAnsi="Calibri" w:eastAsia="Calibri" w:cs="Calibri"/>
                <w:color w:val="000000" w:themeColor="text1"/>
                <w:sz w:val="16"/>
                <w:szCs w:val="16"/>
              </w:rPr>
              <w:t xml:space="preserve">forecast data transfer: Eligible party specifies the requested </w:t>
            </w:r>
            <w:r w:rsidRPr="6CDD6938" w:rsidR="7866BEEB">
              <w:rPr>
                <w:rFonts w:ascii="Calibri" w:hAnsi="Calibri" w:eastAsia="Calibri" w:cs="Calibri"/>
                <w:color w:val="000000" w:themeColor="text1"/>
                <w:sz w:val="16"/>
                <w:szCs w:val="16"/>
              </w:rPr>
              <w:t>power</w:t>
            </w:r>
            <w:r w:rsidRPr="6CDD6938">
              <w:rPr>
                <w:rFonts w:ascii="Calibri" w:hAnsi="Calibri" w:eastAsia="Calibri" w:cs="Calibri"/>
                <w:color w:val="000000" w:themeColor="text1"/>
                <w:sz w:val="16"/>
                <w:szCs w:val="16"/>
              </w:rPr>
              <w:t xml:space="preserve"> forecast data.</w:t>
            </w:r>
          </w:p>
        </w:tc>
        <w:tc>
          <w:tcPr>
            <w:tcW w:w="1517" w:type="dxa"/>
            <w:tcMar>
              <w:left w:w="105" w:type="dxa"/>
              <w:right w:w="105" w:type="dxa"/>
            </w:tcMar>
            <w:vAlign w:val="center"/>
          </w:tcPr>
          <w:p w:rsidR="6CDD6938" w:rsidP="6CDD6938" w:rsidRDefault="6CDD6938" w14:paraId="0617BC83" w14:textId="0F90462B">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Eligible party</w:t>
            </w:r>
          </w:p>
        </w:tc>
        <w:tc>
          <w:tcPr>
            <w:tcW w:w="1517" w:type="dxa"/>
            <w:tcMar>
              <w:left w:w="105" w:type="dxa"/>
              <w:right w:w="105" w:type="dxa"/>
            </w:tcMar>
            <w:vAlign w:val="center"/>
          </w:tcPr>
          <w:p w:rsidR="0B46016E" w:rsidP="6CDD6938" w:rsidRDefault="0B46016E" w14:paraId="29D5827D" w14:textId="734230DE">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 xml:space="preserve">Power </w:t>
            </w:r>
            <w:r w:rsidRPr="6CDD6938" w:rsidR="6CDD6938">
              <w:rPr>
                <w:rFonts w:ascii="Calibri" w:hAnsi="Calibri" w:eastAsia="Calibri" w:cs="Calibri"/>
                <w:color w:val="000000" w:themeColor="text1"/>
                <w:sz w:val="16"/>
                <w:szCs w:val="16"/>
              </w:rPr>
              <w:t>Forecast data provider</w:t>
            </w:r>
          </w:p>
        </w:tc>
        <w:tc>
          <w:tcPr>
            <w:tcW w:w="1517" w:type="dxa"/>
            <w:tcMar>
              <w:left w:w="105" w:type="dxa"/>
              <w:right w:w="105" w:type="dxa"/>
            </w:tcMar>
            <w:vAlign w:val="center"/>
          </w:tcPr>
          <w:p w:rsidR="172646DC" w:rsidP="6CDD6938" w:rsidRDefault="5905954E" w14:paraId="655779D7" w14:textId="791BAD5B">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 xml:space="preserve">(A) </w:t>
            </w:r>
            <w:r w:rsidRPr="5A3AA8D5" w:rsidR="0F519450">
              <w:rPr>
                <w:rFonts w:ascii="Calibri" w:hAnsi="Calibri" w:eastAsia="Calibri" w:cs="Calibri"/>
                <w:color w:val="000000" w:themeColor="text1"/>
                <w:sz w:val="16"/>
                <w:szCs w:val="16"/>
              </w:rPr>
              <w:t xml:space="preserve">Short-term </w:t>
            </w:r>
            <w:r w:rsidRPr="6CDD6938" w:rsidR="172646DC">
              <w:rPr>
                <w:rFonts w:ascii="Calibri" w:hAnsi="Calibri" w:eastAsia="Calibri" w:cs="Calibri"/>
                <w:color w:val="000000" w:themeColor="text1"/>
                <w:sz w:val="16"/>
                <w:szCs w:val="16"/>
              </w:rPr>
              <w:t xml:space="preserve">Power </w:t>
            </w:r>
            <w:r w:rsidRPr="6CDD6938" w:rsidR="6CDD6938">
              <w:rPr>
                <w:rFonts w:ascii="Calibri" w:hAnsi="Calibri" w:eastAsia="Calibri" w:cs="Calibri"/>
                <w:color w:val="000000" w:themeColor="text1"/>
                <w:sz w:val="16"/>
                <w:szCs w:val="16"/>
              </w:rPr>
              <w:t>Forecast data request</w:t>
            </w:r>
          </w:p>
        </w:tc>
      </w:tr>
      <w:tr w:rsidR="6CDD6938" w:rsidTr="5A3AA8D5" w14:paraId="21082603" w14:textId="77777777">
        <w:trPr>
          <w:trHeight w:val="285"/>
        </w:trPr>
        <w:tc>
          <w:tcPr>
            <w:tcW w:w="1517" w:type="dxa"/>
            <w:tcMar>
              <w:left w:w="105" w:type="dxa"/>
              <w:right w:w="105" w:type="dxa"/>
            </w:tcMar>
            <w:vAlign w:val="center"/>
          </w:tcPr>
          <w:p w:rsidR="50ECCA6D" w:rsidP="6CDD6938" w:rsidRDefault="50ECCA6D" w14:paraId="16B74CE7" w14:textId="41294A3E">
            <w:pPr>
              <w:rPr>
                <w:rFonts w:ascii="Calibri" w:hAnsi="Calibri" w:eastAsia="Calibri" w:cs="Calibri"/>
                <w:color w:val="000000" w:themeColor="text1"/>
                <w:sz w:val="16"/>
                <w:szCs w:val="16"/>
                <w:lang w:val="en-US"/>
              </w:rPr>
            </w:pPr>
            <w:r w:rsidRPr="6CDD6938">
              <w:rPr>
                <w:rFonts w:ascii="Calibri" w:hAnsi="Calibri" w:eastAsia="Calibri" w:cs="Calibri"/>
                <w:color w:val="000000" w:themeColor="text1"/>
                <w:sz w:val="16"/>
                <w:szCs w:val="16"/>
                <w:lang w:val="en-US"/>
              </w:rPr>
              <w:t>1</w:t>
            </w:r>
            <w:r w:rsidRPr="6CDD6938" w:rsidR="6CDD6938">
              <w:rPr>
                <w:rFonts w:ascii="Calibri" w:hAnsi="Calibri" w:eastAsia="Calibri" w:cs="Calibri"/>
                <w:color w:val="000000" w:themeColor="text1"/>
                <w:sz w:val="16"/>
                <w:szCs w:val="16"/>
                <w:lang w:val="en-US"/>
              </w:rPr>
              <w:t>.</w:t>
            </w:r>
            <w:r w:rsidRPr="6AAABEB9" w:rsidR="7FE0C568">
              <w:rPr>
                <w:rFonts w:ascii="Calibri" w:hAnsi="Calibri" w:eastAsia="Calibri" w:cs="Calibri"/>
                <w:color w:val="000000" w:themeColor="text1"/>
                <w:sz w:val="16"/>
                <w:szCs w:val="16"/>
                <w:lang w:val="en-US"/>
              </w:rPr>
              <w:t>2</w:t>
            </w:r>
            <w:commentRangeStart w:id="17"/>
            <w:commentRangeStart w:id="18"/>
            <w:commentRangeEnd w:id="18"/>
            <w:r w:rsidR="002B5DAA">
              <w:rPr>
                <w:rStyle w:val="CommentReference"/>
                <w:rFonts w:ascii="Calibri" w:hAnsi="Calibri" w:eastAsia="Calibri" w:cs="Calibri"/>
                <w:color w:val="000000" w:themeColor="text1"/>
                <w:lang w:val="en-US"/>
              </w:rPr>
              <w:commentReference w:id="18"/>
            </w:r>
            <w:commentRangeEnd w:id="17"/>
            <w:r w:rsidR="00371451">
              <w:rPr>
                <w:rStyle w:val="CommentReference"/>
                <w:rFonts w:ascii="Calibri" w:hAnsi="Calibri" w:eastAsia="Calibri" w:cs="Calibri"/>
                <w:color w:val="000000" w:themeColor="text1"/>
                <w:lang w:val="en-US"/>
              </w:rPr>
              <w:commentReference w:id="17"/>
            </w:r>
          </w:p>
        </w:tc>
        <w:tc>
          <w:tcPr>
            <w:tcW w:w="1517" w:type="dxa"/>
            <w:tcMar>
              <w:left w:w="105" w:type="dxa"/>
              <w:right w:w="105" w:type="dxa"/>
            </w:tcMar>
            <w:vAlign w:val="center"/>
          </w:tcPr>
          <w:p w:rsidR="6CDD6938" w:rsidP="6CDD6938" w:rsidRDefault="6CE3AEA6" w14:paraId="648C787E" w14:textId="29FFB453">
            <w:pPr>
              <w:rPr>
                <w:rFonts w:ascii="Calibri" w:hAnsi="Calibri" w:eastAsia="Calibri" w:cs="Calibri"/>
                <w:color w:val="000000" w:themeColor="text1"/>
                <w:sz w:val="16"/>
                <w:szCs w:val="16"/>
              </w:rPr>
            </w:pPr>
            <w:r w:rsidRPr="6AAABEB9">
              <w:rPr>
                <w:rFonts w:ascii="Calibri" w:hAnsi="Calibri" w:eastAsia="Calibri" w:cs="Calibri"/>
                <w:color w:val="000000" w:themeColor="text1"/>
                <w:sz w:val="16"/>
                <w:szCs w:val="16"/>
              </w:rPr>
              <w:t>Execute v</w:t>
            </w:r>
            <w:r w:rsidRPr="6AAABEB9" w:rsidR="728B0579">
              <w:rPr>
                <w:rFonts w:ascii="Calibri" w:hAnsi="Calibri" w:eastAsia="Calibri" w:cs="Calibri"/>
                <w:color w:val="000000" w:themeColor="text1"/>
                <w:sz w:val="16"/>
                <w:szCs w:val="16"/>
              </w:rPr>
              <w:t>alidat</w:t>
            </w:r>
            <w:r w:rsidRPr="6AAABEB9" w:rsidR="127E9743">
              <w:rPr>
                <w:rFonts w:ascii="Calibri" w:hAnsi="Calibri" w:eastAsia="Calibri" w:cs="Calibri"/>
                <w:color w:val="000000" w:themeColor="text1"/>
                <w:sz w:val="16"/>
                <w:szCs w:val="16"/>
              </w:rPr>
              <w:t>ing</w:t>
            </w:r>
            <w:r w:rsidRPr="6AAABEB9" w:rsidR="728B0579">
              <w:rPr>
                <w:rFonts w:ascii="Calibri" w:hAnsi="Calibri" w:eastAsia="Calibri" w:cs="Calibri"/>
                <w:color w:val="000000" w:themeColor="text1"/>
                <w:sz w:val="16"/>
                <w:szCs w:val="16"/>
              </w:rPr>
              <w:t xml:space="preserve"> request</w:t>
            </w:r>
          </w:p>
        </w:tc>
        <w:tc>
          <w:tcPr>
            <w:tcW w:w="1517" w:type="dxa"/>
            <w:tcMar>
              <w:left w:w="105" w:type="dxa"/>
              <w:right w:w="105" w:type="dxa"/>
            </w:tcMar>
            <w:vAlign w:val="center"/>
          </w:tcPr>
          <w:p w:rsidRPr="08595A2E" w:rsidR="08595A2E" w:rsidP="08595A2E" w:rsidRDefault="08595A2E" w14:paraId="4C327F84" w14:textId="373A3D39">
            <w:pPr>
              <w:rPr>
                <w:rFonts w:ascii="Calibri" w:hAnsi="Calibri" w:eastAsia="Calibri" w:cs="Calibri"/>
                <w:color w:val="000000" w:themeColor="text1"/>
                <w:sz w:val="16"/>
                <w:szCs w:val="16"/>
              </w:rPr>
            </w:pPr>
            <w:r>
              <w:br/>
            </w:r>
            <w:r w:rsidRPr="08595A2E">
              <w:rPr>
                <w:rFonts w:ascii="Calibri" w:hAnsi="Calibri" w:eastAsia="Calibri" w:cs="Calibri"/>
                <w:color w:val="000000" w:themeColor="text1"/>
                <w:sz w:val="16"/>
                <w:szCs w:val="16"/>
              </w:rPr>
              <w:t xml:space="preserve">Validate request from eligible </w:t>
            </w:r>
            <w:commentRangeStart w:id="19"/>
            <w:r w:rsidRPr="08595A2E">
              <w:rPr>
                <w:rFonts w:ascii="Calibri" w:hAnsi="Calibri" w:eastAsia="Calibri" w:cs="Calibri"/>
                <w:color w:val="000000" w:themeColor="text1"/>
                <w:sz w:val="16"/>
                <w:szCs w:val="16"/>
              </w:rPr>
              <w:t>party</w:t>
            </w:r>
            <w:commentRangeEnd w:id="19"/>
            <w:r w:rsidRPr="6AAABEB9" w:rsidR="00792A9D">
              <w:rPr>
                <w:rStyle w:val="CommentReference"/>
                <w:rFonts w:ascii="Calibri" w:hAnsi="Calibri" w:eastAsia="Calibri" w:cs="Calibri"/>
                <w:color w:val="000000" w:themeColor="text1"/>
              </w:rPr>
              <w:commentReference w:id="19"/>
            </w:r>
            <w:r w:rsidRPr="6AAABEB9" w:rsidR="20551F6E">
              <w:rPr>
                <w:rFonts w:ascii="Calibri" w:hAnsi="Calibri" w:eastAsia="Calibri" w:cs="Calibri"/>
                <w:color w:val="000000" w:themeColor="text1"/>
                <w:sz w:val="16"/>
                <w:szCs w:val="16"/>
              </w:rPr>
              <w:t xml:space="preserve">. In case of an invalid request, a meaningful indication is provided </w:t>
            </w:r>
          </w:p>
        </w:tc>
        <w:tc>
          <w:tcPr>
            <w:tcW w:w="1517" w:type="dxa"/>
            <w:tcMar>
              <w:left w:w="105" w:type="dxa"/>
              <w:right w:w="105" w:type="dxa"/>
            </w:tcMar>
            <w:vAlign w:val="center"/>
          </w:tcPr>
          <w:p w:rsidR="2160EDA2" w:rsidP="6CDD6938" w:rsidRDefault="2160EDA2" w14:paraId="090AFAF1" w14:textId="3672E7BB">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 xml:space="preserve">Power </w:t>
            </w:r>
            <w:r w:rsidRPr="6CDD6938" w:rsidR="6CDD6938">
              <w:rPr>
                <w:rFonts w:ascii="Calibri" w:hAnsi="Calibri" w:eastAsia="Calibri" w:cs="Calibri"/>
                <w:color w:val="000000" w:themeColor="text1"/>
                <w:sz w:val="16"/>
                <w:szCs w:val="16"/>
              </w:rPr>
              <w:t>Forecast data provider</w:t>
            </w:r>
          </w:p>
          <w:p w:rsidR="6CDD6938" w:rsidP="6CDD6938" w:rsidRDefault="6CDD6938" w14:paraId="41E02B41" w14:textId="2F5F9672">
            <w:pPr>
              <w:rPr>
                <w:rFonts w:ascii="Calibri" w:hAnsi="Calibri" w:eastAsia="Calibri" w:cs="Calibri"/>
                <w:color w:val="000000" w:themeColor="text1"/>
                <w:sz w:val="16"/>
                <w:szCs w:val="16"/>
              </w:rPr>
            </w:pPr>
          </w:p>
        </w:tc>
        <w:tc>
          <w:tcPr>
            <w:tcW w:w="1517" w:type="dxa"/>
            <w:tcMar>
              <w:left w:w="105" w:type="dxa"/>
              <w:right w:w="105" w:type="dxa"/>
            </w:tcMar>
            <w:vAlign w:val="center"/>
          </w:tcPr>
          <w:p w:rsidR="6CDD6938" w:rsidP="6CDD6938" w:rsidRDefault="6CDD6938" w14:paraId="08E6F560" w14:textId="08889327">
            <w:pPr>
              <w:rPr>
                <w:rFonts w:ascii="Calibri" w:hAnsi="Calibri" w:eastAsia="Calibri" w:cs="Calibri"/>
                <w:color w:val="000000" w:themeColor="text1"/>
                <w:sz w:val="16"/>
                <w:szCs w:val="16"/>
              </w:rPr>
            </w:pPr>
          </w:p>
        </w:tc>
        <w:tc>
          <w:tcPr>
            <w:tcW w:w="1517" w:type="dxa"/>
            <w:tcMar>
              <w:left w:w="105" w:type="dxa"/>
              <w:right w:w="105" w:type="dxa"/>
            </w:tcMar>
            <w:vAlign w:val="center"/>
          </w:tcPr>
          <w:p w:rsidR="6CDD6938" w:rsidP="6CDD6938" w:rsidRDefault="6CDD6938" w14:paraId="4E046BD6" w14:textId="251F4AA1">
            <w:pPr>
              <w:rPr>
                <w:rFonts w:ascii="Calibri" w:hAnsi="Calibri" w:eastAsia="Calibri" w:cs="Calibri"/>
                <w:color w:val="000000" w:themeColor="text1"/>
                <w:sz w:val="16"/>
                <w:szCs w:val="16"/>
              </w:rPr>
            </w:pPr>
          </w:p>
        </w:tc>
      </w:tr>
      <w:tr w:rsidR="6CDD6938" w:rsidTr="5A3AA8D5" w14:paraId="3F720F71" w14:textId="77777777">
        <w:trPr>
          <w:trHeight w:val="300"/>
        </w:trPr>
        <w:tc>
          <w:tcPr>
            <w:tcW w:w="1517" w:type="dxa"/>
            <w:tcMar>
              <w:left w:w="105" w:type="dxa"/>
              <w:right w:w="105" w:type="dxa"/>
            </w:tcMar>
            <w:vAlign w:val="center"/>
          </w:tcPr>
          <w:p w:rsidR="5C46E191" w:rsidP="6CDD6938" w:rsidRDefault="5C46E191" w14:paraId="2B9AA36C" w14:textId="1F10ECC9">
            <w:pPr>
              <w:widowControl w:val="0"/>
              <w:spacing w:after="0"/>
              <w:rPr>
                <w:rFonts w:ascii="Calibri" w:hAnsi="Calibri" w:eastAsia="Calibri" w:cs="Calibri"/>
                <w:color w:val="000000" w:themeColor="text1"/>
                <w:sz w:val="16"/>
                <w:szCs w:val="16"/>
                <w:lang w:val="en-US"/>
              </w:rPr>
            </w:pPr>
            <w:r w:rsidRPr="6CDD6938">
              <w:rPr>
                <w:rFonts w:ascii="Calibri" w:hAnsi="Calibri" w:eastAsia="Calibri" w:cs="Calibri"/>
                <w:color w:val="000000" w:themeColor="text1"/>
                <w:sz w:val="16"/>
                <w:szCs w:val="16"/>
                <w:lang w:val="en-US"/>
              </w:rPr>
              <w:t>1</w:t>
            </w:r>
            <w:r w:rsidRPr="6CDD6938" w:rsidR="6CDD6938">
              <w:rPr>
                <w:rFonts w:ascii="Calibri" w:hAnsi="Calibri" w:eastAsia="Calibri" w:cs="Calibri"/>
                <w:color w:val="000000" w:themeColor="text1"/>
                <w:sz w:val="16"/>
                <w:szCs w:val="16"/>
                <w:lang w:val="en-US"/>
              </w:rPr>
              <w:t>.</w:t>
            </w:r>
            <w:r w:rsidRPr="6AAABEB9" w:rsidR="467A99C6">
              <w:rPr>
                <w:rFonts w:ascii="Calibri" w:hAnsi="Calibri" w:eastAsia="Calibri" w:cs="Calibri"/>
                <w:color w:val="000000" w:themeColor="text1"/>
                <w:sz w:val="16"/>
                <w:szCs w:val="16"/>
                <w:lang w:val="en-US"/>
              </w:rPr>
              <w:t>3</w:t>
            </w:r>
          </w:p>
        </w:tc>
        <w:tc>
          <w:tcPr>
            <w:tcW w:w="1517" w:type="dxa"/>
            <w:tcMar>
              <w:left w:w="105" w:type="dxa"/>
              <w:right w:w="105" w:type="dxa"/>
            </w:tcMar>
            <w:vAlign w:val="center"/>
          </w:tcPr>
          <w:p w:rsidR="6CDD6938" w:rsidP="6CDD6938" w:rsidRDefault="6CDD6938" w14:paraId="391251B0" w14:textId="6768D3C7">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 xml:space="preserve">Send </w:t>
            </w:r>
            <w:r w:rsidRPr="6AAABEB9" w:rsidR="6D9787E6">
              <w:rPr>
                <w:rFonts w:ascii="Calibri" w:hAnsi="Calibri" w:eastAsia="Calibri" w:cs="Calibri"/>
                <w:color w:val="000000" w:themeColor="text1"/>
                <w:sz w:val="16"/>
                <w:szCs w:val="16"/>
              </w:rPr>
              <w:t>I</w:t>
            </w:r>
            <w:r w:rsidRPr="6AAABEB9" w:rsidR="728B0579">
              <w:rPr>
                <w:rFonts w:ascii="Calibri" w:hAnsi="Calibri" w:eastAsia="Calibri" w:cs="Calibri"/>
                <w:color w:val="000000" w:themeColor="text1"/>
                <w:sz w:val="16"/>
                <w:szCs w:val="16"/>
              </w:rPr>
              <w:t>nvoice</w:t>
            </w:r>
          </w:p>
        </w:tc>
        <w:tc>
          <w:tcPr>
            <w:tcW w:w="1517" w:type="dxa"/>
            <w:tcMar>
              <w:left w:w="105" w:type="dxa"/>
              <w:right w:w="105" w:type="dxa"/>
            </w:tcMar>
            <w:vAlign w:val="center"/>
          </w:tcPr>
          <w:p w:rsidRPr="08595A2E" w:rsidR="08595A2E" w:rsidP="08595A2E" w:rsidRDefault="08595A2E" w14:paraId="0995D8E0" w14:textId="081856C6">
            <w:pPr>
              <w:widowControl w:val="0"/>
              <w:spacing w:after="0"/>
              <w:rPr>
                <w:rFonts w:ascii="Calibri" w:hAnsi="Calibri" w:eastAsia="Calibri" w:cs="Calibri"/>
                <w:color w:val="000000" w:themeColor="text1"/>
                <w:sz w:val="16"/>
                <w:szCs w:val="16"/>
                <w:lang w:val="en-US"/>
              </w:rPr>
            </w:pPr>
            <w:r w:rsidRPr="08595A2E">
              <w:rPr>
                <w:rFonts w:ascii="Calibri" w:hAnsi="Calibri" w:eastAsia="Calibri" w:cs="Calibri"/>
                <w:color w:val="000000" w:themeColor="text1"/>
                <w:sz w:val="16"/>
                <w:szCs w:val="16"/>
                <w:lang w:val="en-US"/>
              </w:rPr>
              <w:t xml:space="preserve">If billing is </w:t>
            </w:r>
            <w:r w:rsidRPr="5A3AA8D5" w:rsidR="09B8F758">
              <w:rPr>
                <w:rFonts w:ascii="Calibri" w:hAnsi="Calibri" w:eastAsia="Calibri" w:cs="Calibri"/>
                <w:color w:val="000000" w:themeColor="text1"/>
                <w:sz w:val="16"/>
                <w:szCs w:val="16"/>
                <w:lang w:val="en-US"/>
              </w:rPr>
              <w:t>requ</w:t>
            </w:r>
            <w:r w:rsidRPr="5A3AA8D5" w:rsidR="1E377CB0">
              <w:rPr>
                <w:rFonts w:ascii="Calibri" w:hAnsi="Calibri" w:eastAsia="Calibri" w:cs="Calibri"/>
                <w:color w:val="000000" w:themeColor="text1"/>
                <w:sz w:val="16"/>
                <w:szCs w:val="16"/>
                <w:lang w:val="en-US"/>
              </w:rPr>
              <w:t>ired</w:t>
            </w:r>
            <w:r w:rsidRPr="08595A2E">
              <w:rPr>
                <w:rFonts w:ascii="Calibri" w:hAnsi="Calibri" w:eastAsia="Calibri" w:cs="Calibri"/>
                <w:color w:val="000000" w:themeColor="text1"/>
                <w:sz w:val="16"/>
                <w:szCs w:val="16"/>
                <w:lang w:val="en-US"/>
              </w:rPr>
              <w:t xml:space="preserve"> the Forecast provider provides an invoice</w:t>
            </w:r>
            <w:r w:rsidRPr="5A3AA8D5" w:rsidR="0B69B52D">
              <w:rPr>
                <w:rFonts w:ascii="Calibri" w:hAnsi="Calibri" w:eastAsia="Calibri" w:cs="Calibri"/>
                <w:color w:val="000000" w:themeColor="text1"/>
                <w:sz w:val="16"/>
                <w:szCs w:val="16"/>
                <w:lang w:val="en-US"/>
              </w:rPr>
              <w:t>. Otherwise</w:t>
            </w:r>
            <w:r w:rsidRPr="5A3AA8D5" w:rsidR="4E0D3108">
              <w:rPr>
                <w:rFonts w:ascii="Calibri" w:hAnsi="Calibri" w:eastAsia="Calibri" w:cs="Calibri"/>
                <w:color w:val="000000" w:themeColor="text1"/>
                <w:sz w:val="16"/>
                <w:szCs w:val="16"/>
                <w:lang w:val="en-US"/>
              </w:rPr>
              <w:t>,</w:t>
            </w:r>
            <w:r w:rsidRPr="5A3AA8D5" w:rsidR="0B69B52D">
              <w:rPr>
                <w:rFonts w:ascii="Calibri" w:hAnsi="Calibri" w:eastAsia="Calibri" w:cs="Calibri"/>
                <w:color w:val="000000" w:themeColor="text1"/>
                <w:sz w:val="16"/>
                <w:szCs w:val="16"/>
                <w:lang w:val="en-US"/>
              </w:rPr>
              <w:t xml:space="preserve"> proceed to 1.5.</w:t>
            </w:r>
          </w:p>
        </w:tc>
        <w:tc>
          <w:tcPr>
            <w:tcW w:w="1517" w:type="dxa"/>
            <w:tcMar>
              <w:left w:w="105" w:type="dxa"/>
              <w:right w:w="105" w:type="dxa"/>
            </w:tcMar>
            <w:vAlign w:val="center"/>
          </w:tcPr>
          <w:p w:rsidR="7C705DA3" w:rsidP="6CDD6938" w:rsidRDefault="7C705DA3" w14:paraId="66B2A6F8" w14:textId="7EACEB67">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 xml:space="preserve">Power </w:t>
            </w:r>
            <w:r w:rsidRPr="6CDD6938" w:rsidR="6CDD6938">
              <w:rPr>
                <w:rFonts w:ascii="Calibri" w:hAnsi="Calibri" w:eastAsia="Calibri" w:cs="Calibri"/>
                <w:color w:val="000000" w:themeColor="text1"/>
                <w:sz w:val="16"/>
                <w:szCs w:val="16"/>
              </w:rPr>
              <w:t>Forecast data provider</w:t>
            </w:r>
          </w:p>
        </w:tc>
        <w:tc>
          <w:tcPr>
            <w:tcW w:w="1517" w:type="dxa"/>
            <w:tcMar>
              <w:left w:w="105" w:type="dxa"/>
              <w:right w:w="105" w:type="dxa"/>
            </w:tcMar>
            <w:vAlign w:val="center"/>
          </w:tcPr>
          <w:p w:rsidR="6CDD6938" w:rsidP="6CDD6938" w:rsidRDefault="6CDD6938" w14:paraId="34ABA50A" w14:textId="21DE2F03">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Eligible party</w:t>
            </w:r>
          </w:p>
        </w:tc>
        <w:tc>
          <w:tcPr>
            <w:tcW w:w="1517" w:type="dxa"/>
            <w:tcMar>
              <w:left w:w="105" w:type="dxa"/>
              <w:right w:w="105" w:type="dxa"/>
            </w:tcMar>
            <w:vAlign w:val="center"/>
          </w:tcPr>
          <w:p w:rsidR="5500D13C" w:rsidP="6CDD6938" w:rsidRDefault="491022DE" w14:paraId="35EEEE42" w14:textId="4F200217">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 xml:space="preserve">(B) </w:t>
            </w:r>
            <w:r w:rsidRPr="5A3AA8D5" w:rsidR="1F3680D6">
              <w:rPr>
                <w:rFonts w:ascii="Calibri" w:hAnsi="Calibri" w:eastAsia="Calibri" w:cs="Calibri"/>
                <w:color w:val="000000" w:themeColor="text1"/>
                <w:sz w:val="16"/>
                <w:szCs w:val="16"/>
              </w:rPr>
              <w:t xml:space="preserve">Short-term </w:t>
            </w:r>
            <w:r w:rsidRPr="6CDD6938" w:rsidR="5500D13C">
              <w:rPr>
                <w:rFonts w:ascii="Calibri" w:hAnsi="Calibri" w:eastAsia="Calibri" w:cs="Calibri"/>
                <w:color w:val="000000" w:themeColor="text1"/>
                <w:sz w:val="16"/>
                <w:szCs w:val="16"/>
              </w:rPr>
              <w:t>Power F</w:t>
            </w:r>
            <w:r w:rsidRPr="6CDD6938" w:rsidR="6CDD6938">
              <w:rPr>
                <w:rFonts w:ascii="Calibri" w:hAnsi="Calibri" w:eastAsia="Calibri" w:cs="Calibri"/>
                <w:color w:val="000000" w:themeColor="text1"/>
                <w:sz w:val="16"/>
                <w:szCs w:val="16"/>
              </w:rPr>
              <w:t>orecast Data invoice</w:t>
            </w:r>
          </w:p>
        </w:tc>
      </w:tr>
      <w:tr w:rsidR="6CDD6938" w:rsidTr="5A3AA8D5" w14:paraId="3EF91341" w14:textId="77777777">
        <w:trPr>
          <w:trHeight w:val="300"/>
        </w:trPr>
        <w:tc>
          <w:tcPr>
            <w:tcW w:w="1517" w:type="dxa"/>
            <w:tcMar>
              <w:left w:w="105" w:type="dxa"/>
              <w:right w:w="105" w:type="dxa"/>
            </w:tcMar>
            <w:vAlign w:val="center"/>
          </w:tcPr>
          <w:p w:rsidR="46B3B6FC" w:rsidP="6CDD6938" w:rsidRDefault="46B3B6FC" w14:paraId="01902A22" w14:textId="3A8A54D6">
            <w:pPr>
              <w:widowControl w:val="0"/>
              <w:spacing w:after="0"/>
              <w:rPr>
                <w:rFonts w:ascii="Calibri" w:hAnsi="Calibri" w:eastAsia="Calibri" w:cs="Calibri"/>
                <w:color w:val="000000" w:themeColor="text1"/>
                <w:sz w:val="16"/>
                <w:szCs w:val="16"/>
                <w:lang w:val="en-US"/>
              </w:rPr>
            </w:pPr>
            <w:r w:rsidRPr="6CDD6938">
              <w:rPr>
                <w:rFonts w:ascii="Calibri" w:hAnsi="Calibri" w:eastAsia="Calibri" w:cs="Calibri"/>
                <w:color w:val="000000" w:themeColor="text1"/>
                <w:sz w:val="16"/>
                <w:szCs w:val="16"/>
                <w:lang w:val="en-US"/>
              </w:rPr>
              <w:t>1</w:t>
            </w:r>
            <w:r w:rsidRPr="6CDD6938" w:rsidR="6CDD6938">
              <w:rPr>
                <w:rFonts w:ascii="Calibri" w:hAnsi="Calibri" w:eastAsia="Calibri" w:cs="Calibri"/>
                <w:color w:val="000000" w:themeColor="text1"/>
                <w:sz w:val="16"/>
                <w:szCs w:val="16"/>
                <w:lang w:val="en-US"/>
              </w:rPr>
              <w:t>.</w:t>
            </w:r>
            <w:r w:rsidRPr="6AAABEB9" w:rsidR="569968DB">
              <w:rPr>
                <w:rFonts w:ascii="Calibri" w:hAnsi="Calibri" w:eastAsia="Calibri" w:cs="Calibri"/>
                <w:color w:val="000000" w:themeColor="text1"/>
                <w:sz w:val="16"/>
                <w:szCs w:val="16"/>
                <w:lang w:val="en-US"/>
              </w:rPr>
              <w:t>4</w:t>
            </w:r>
          </w:p>
        </w:tc>
        <w:tc>
          <w:tcPr>
            <w:tcW w:w="1517" w:type="dxa"/>
            <w:tcMar>
              <w:left w:w="105" w:type="dxa"/>
              <w:right w:w="105" w:type="dxa"/>
            </w:tcMar>
            <w:vAlign w:val="center"/>
          </w:tcPr>
          <w:p w:rsidR="6CDD6938" w:rsidP="6CDD6938" w:rsidRDefault="5772944A" w14:paraId="0944DE79" w14:textId="43C9B0C0">
            <w:pPr>
              <w:widowControl w:val="0"/>
              <w:spacing w:after="0"/>
              <w:rPr>
                <w:rFonts w:ascii="Calibri" w:hAnsi="Calibri" w:eastAsia="Calibri" w:cs="Calibri"/>
                <w:color w:val="000000" w:themeColor="text1"/>
                <w:sz w:val="16"/>
                <w:szCs w:val="16"/>
              </w:rPr>
            </w:pPr>
            <w:r w:rsidRPr="6AAABEB9">
              <w:rPr>
                <w:rFonts w:ascii="Calibri" w:hAnsi="Calibri" w:eastAsia="Calibri" w:cs="Calibri"/>
                <w:color w:val="000000" w:themeColor="text1"/>
                <w:sz w:val="16"/>
                <w:szCs w:val="16"/>
              </w:rPr>
              <w:t xml:space="preserve">Execute </w:t>
            </w:r>
            <w:r w:rsidRPr="6AAABEB9" w:rsidR="0AD4F32C">
              <w:rPr>
                <w:rFonts w:ascii="Calibri" w:hAnsi="Calibri" w:eastAsia="Calibri" w:cs="Calibri"/>
                <w:color w:val="000000" w:themeColor="text1"/>
                <w:sz w:val="16"/>
                <w:szCs w:val="16"/>
              </w:rPr>
              <w:t>I</w:t>
            </w:r>
            <w:r w:rsidRPr="6AAABEB9" w:rsidR="728B0579">
              <w:rPr>
                <w:rFonts w:ascii="Calibri" w:hAnsi="Calibri" w:eastAsia="Calibri" w:cs="Calibri"/>
                <w:color w:val="000000" w:themeColor="text1"/>
                <w:sz w:val="16"/>
                <w:szCs w:val="16"/>
              </w:rPr>
              <w:t>nvoice</w:t>
            </w:r>
            <w:r w:rsidRPr="6AAABEB9" w:rsidR="401EF7A9">
              <w:rPr>
                <w:rFonts w:ascii="Calibri" w:hAnsi="Calibri" w:eastAsia="Calibri" w:cs="Calibri"/>
                <w:color w:val="000000" w:themeColor="text1"/>
                <w:sz w:val="16"/>
                <w:szCs w:val="16"/>
              </w:rPr>
              <w:t xml:space="preserve"> acceptance</w:t>
            </w:r>
          </w:p>
        </w:tc>
        <w:tc>
          <w:tcPr>
            <w:tcW w:w="1517" w:type="dxa"/>
            <w:tcMar>
              <w:left w:w="105" w:type="dxa"/>
              <w:right w:w="105" w:type="dxa"/>
            </w:tcMar>
            <w:vAlign w:val="center"/>
          </w:tcPr>
          <w:p w:rsidRPr="08595A2E" w:rsidR="08595A2E" w:rsidP="08595A2E" w:rsidRDefault="08595A2E" w14:paraId="145A6DD9" w14:textId="1CAD72CD">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lang w:val="en-US"/>
              </w:rPr>
              <w:t>If billing is requested</w:t>
            </w:r>
            <w:r w:rsidRPr="6AAABEB9" w:rsidR="17C1F87E">
              <w:rPr>
                <w:rFonts w:ascii="Calibri" w:hAnsi="Calibri" w:eastAsia="Calibri" w:cs="Calibri"/>
                <w:color w:val="000000" w:themeColor="text1"/>
                <w:sz w:val="16"/>
                <w:szCs w:val="16"/>
                <w:lang w:val="en-US"/>
              </w:rPr>
              <w:t>,</w:t>
            </w:r>
            <w:r w:rsidRPr="08595A2E">
              <w:rPr>
                <w:rFonts w:ascii="Calibri" w:hAnsi="Calibri" w:eastAsia="Calibri" w:cs="Calibri"/>
                <w:color w:val="000000" w:themeColor="text1"/>
                <w:sz w:val="16"/>
                <w:szCs w:val="16"/>
                <w:lang w:val="en-US"/>
              </w:rPr>
              <w:t xml:space="preserve"> the Eligible party accepts the invoice</w:t>
            </w:r>
            <w:r w:rsidRPr="6AAABEB9" w:rsidR="7E7137CB">
              <w:rPr>
                <w:rFonts w:ascii="Calibri" w:hAnsi="Calibri" w:eastAsia="Calibri" w:cs="Calibri"/>
                <w:color w:val="000000" w:themeColor="text1"/>
                <w:sz w:val="16"/>
                <w:szCs w:val="16"/>
                <w:lang w:val="en-US"/>
              </w:rPr>
              <w:t>. In case of an invalid request, a meaningful indication is provided.</w:t>
            </w:r>
          </w:p>
        </w:tc>
        <w:tc>
          <w:tcPr>
            <w:tcW w:w="1517" w:type="dxa"/>
            <w:tcMar>
              <w:left w:w="105" w:type="dxa"/>
              <w:right w:w="105" w:type="dxa"/>
            </w:tcMar>
            <w:vAlign w:val="center"/>
          </w:tcPr>
          <w:p w:rsidR="6CDD6938" w:rsidP="6CDD6938" w:rsidRDefault="6CDD6938" w14:paraId="5C7AB9BE" w14:textId="6D21D9F5">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Eligible party</w:t>
            </w:r>
          </w:p>
        </w:tc>
        <w:tc>
          <w:tcPr>
            <w:tcW w:w="1517" w:type="dxa"/>
            <w:tcMar>
              <w:left w:w="105" w:type="dxa"/>
              <w:right w:w="105" w:type="dxa"/>
            </w:tcMar>
            <w:vAlign w:val="center"/>
          </w:tcPr>
          <w:p w:rsidR="4A19A32B" w:rsidP="6CDD6938" w:rsidRDefault="4A19A32B" w14:paraId="4C9F4B97" w14:textId="7993D5CC">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 xml:space="preserve">Power </w:t>
            </w:r>
            <w:r w:rsidRPr="6CDD6938" w:rsidR="6CDD6938">
              <w:rPr>
                <w:rFonts w:ascii="Calibri" w:hAnsi="Calibri" w:eastAsia="Calibri" w:cs="Calibri"/>
                <w:color w:val="000000" w:themeColor="text1"/>
                <w:sz w:val="16"/>
                <w:szCs w:val="16"/>
              </w:rPr>
              <w:t>Forecast data provider</w:t>
            </w:r>
          </w:p>
        </w:tc>
        <w:tc>
          <w:tcPr>
            <w:tcW w:w="1517" w:type="dxa"/>
            <w:tcMar>
              <w:left w:w="105" w:type="dxa"/>
              <w:right w:w="105" w:type="dxa"/>
            </w:tcMar>
            <w:vAlign w:val="center"/>
          </w:tcPr>
          <w:p w:rsidR="62A54FE5" w:rsidP="6CDD6938" w:rsidRDefault="244736E8" w14:paraId="3F98B050" w14:textId="503158C1">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 xml:space="preserve">(C) </w:t>
            </w:r>
            <w:r w:rsidRPr="5A3AA8D5" w:rsidR="2177E50F">
              <w:rPr>
                <w:rFonts w:ascii="Calibri" w:hAnsi="Calibri" w:eastAsia="Calibri" w:cs="Calibri"/>
                <w:color w:val="000000" w:themeColor="text1"/>
                <w:sz w:val="16"/>
                <w:szCs w:val="16"/>
              </w:rPr>
              <w:t xml:space="preserve">Short-term </w:t>
            </w:r>
            <w:r w:rsidRPr="6CDD6938" w:rsidR="62A54FE5">
              <w:rPr>
                <w:rFonts w:ascii="Calibri" w:hAnsi="Calibri" w:eastAsia="Calibri" w:cs="Calibri"/>
                <w:color w:val="000000" w:themeColor="text1"/>
                <w:sz w:val="16"/>
                <w:szCs w:val="16"/>
              </w:rPr>
              <w:t>Power Fo</w:t>
            </w:r>
            <w:r w:rsidRPr="6CDD6938" w:rsidR="6CDD6938">
              <w:rPr>
                <w:rFonts w:ascii="Calibri" w:hAnsi="Calibri" w:eastAsia="Calibri" w:cs="Calibri"/>
                <w:color w:val="000000" w:themeColor="text1"/>
                <w:sz w:val="16"/>
                <w:szCs w:val="16"/>
              </w:rPr>
              <w:t>recast Data Invoice acceptance</w:t>
            </w:r>
          </w:p>
        </w:tc>
      </w:tr>
      <w:tr w:rsidR="6CDD6938" w:rsidTr="5A3AA8D5" w14:paraId="13D7F992" w14:textId="77777777">
        <w:trPr>
          <w:trHeight w:val="300"/>
        </w:trPr>
        <w:tc>
          <w:tcPr>
            <w:tcW w:w="1517" w:type="dxa"/>
            <w:tcMar>
              <w:left w:w="105" w:type="dxa"/>
              <w:right w:w="105" w:type="dxa"/>
            </w:tcMar>
            <w:vAlign w:val="center"/>
          </w:tcPr>
          <w:p w:rsidR="5892DED0" w:rsidP="6CDD6938" w:rsidRDefault="5892DED0" w14:paraId="085A607B" w14:textId="2C251EDD">
            <w:pPr>
              <w:widowControl w:val="0"/>
              <w:spacing w:after="0"/>
              <w:rPr>
                <w:rFonts w:ascii="Calibri" w:hAnsi="Calibri" w:eastAsia="Calibri" w:cs="Calibri"/>
                <w:color w:val="000000" w:themeColor="text1"/>
                <w:sz w:val="16"/>
                <w:szCs w:val="16"/>
                <w:lang w:val="en-US"/>
              </w:rPr>
            </w:pPr>
            <w:r w:rsidRPr="6CDD6938">
              <w:rPr>
                <w:rFonts w:ascii="Calibri" w:hAnsi="Calibri" w:eastAsia="Calibri" w:cs="Calibri"/>
                <w:color w:val="000000" w:themeColor="text1"/>
                <w:sz w:val="16"/>
                <w:szCs w:val="16"/>
                <w:lang w:val="en-US"/>
              </w:rPr>
              <w:t>1</w:t>
            </w:r>
            <w:r w:rsidRPr="6CDD6938" w:rsidR="6CDD6938">
              <w:rPr>
                <w:rFonts w:ascii="Calibri" w:hAnsi="Calibri" w:eastAsia="Calibri" w:cs="Calibri"/>
                <w:color w:val="000000" w:themeColor="text1"/>
                <w:sz w:val="16"/>
                <w:szCs w:val="16"/>
                <w:lang w:val="en-US"/>
              </w:rPr>
              <w:t>.</w:t>
            </w:r>
            <w:r w:rsidRPr="6AAABEB9" w:rsidR="74D69465">
              <w:rPr>
                <w:rFonts w:ascii="Calibri" w:hAnsi="Calibri" w:eastAsia="Calibri" w:cs="Calibri"/>
                <w:color w:val="000000" w:themeColor="text1"/>
                <w:sz w:val="16"/>
                <w:szCs w:val="16"/>
                <w:lang w:val="en-US"/>
              </w:rPr>
              <w:t>5</w:t>
            </w:r>
          </w:p>
        </w:tc>
        <w:tc>
          <w:tcPr>
            <w:tcW w:w="1517" w:type="dxa"/>
            <w:tcMar>
              <w:left w:w="105" w:type="dxa"/>
              <w:right w:w="105" w:type="dxa"/>
            </w:tcMar>
            <w:vAlign w:val="center"/>
          </w:tcPr>
          <w:p w:rsidR="6CDD6938" w:rsidP="6CDD6938" w:rsidRDefault="0E267E67" w14:paraId="65959FD0" w14:textId="3BC2A690">
            <w:pPr>
              <w:widowControl w:val="0"/>
              <w:spacing w:after="0"/>
              <w:rPr>
                <w:rFonts w:ascii="Calibri" w:hAnsi="Calibri" w:eastAsia="Calibri" w:cs="Calibri"/>
                <w:color w:val="000000" w:themeColor="text1"/>
                <w:sz w:val="16"/>
                <w:szCs w:val="16"/>
              </w:rPr>
            </w:pPr>
            <w:r w:rsidRPr="6AAABEB9">
              <w:rPr>
                <w:rFonts w:ascii="Calibri" w:hAnsi="Calibri" w:eastAsia="Calibri" w:cs="Calibri"/>
                <w:color w:val="000000" w:themeColor="text1"/>
                <w:sz w:val="16"/>
                <w:szCs w:val="16"/>
              </w:rPr>
              <w:t>Send</w:t>
            </w:r>
            <w:r w:rsidRPr="6AAABEB9" w:rsidR="728B0579">
              <w:rPr>
                <w:rFonts w:ascii="Calibri" w:hAnsi="Calibri" w:eastAsia="Calibri" w:cs="Calibri"/>
                <w:color w:val="000000" w:themeColor="text1"/>
                <w:sz w:val="16"/>
                <w:szCs w:val="16"/>
              </w:rPr>
              <w:t xml:space="preserve"> </w:t>
            </w:r>
            <w:r w:rsidRPr="6AAABEB9" w:rsidR="56B61DD3">
              <w:rPr>
                <w:rFonts w:ascii="Calibri" w:hAnsi="Calibri" w:eastAsia="Calibri" w:cs="Calibri"/>
                <w:color w:val="000000" w:themeColor="text1"/>
                <w:sz w:val="16"/>
                <w:szCs w:val="16"/>
              </w:rPr>
              <w:t xml:space="preserve">Short-term </w:t>
            </w:r>
            <w:r w:rsidRPr="6AAABEB9" w:rsidR="14FC9085">
              <w:rPr>
                <w:rFonts w:ascii="Calibri" w:hAnsi="Calibri" w:eastAsia="Calibri" w:cs="Calibri"/>
                <w:color w:val="000000" w:themeColor="text1"/>
                <w:sz w:val="16"/>
                <w:szCs w:val="16"/>
              </w:rPr>
              <w:t>Power</w:t>
            </w:r>
            <w:commentRangeStart w:id="20"/>
            <w:commentRangeEnd w:id="20"/>
            <w:r w:rsidRPr="6CDD6938" w:rsidR="00CF7850">
              <w:rPr>
                <w:rStyle w:val="CommentReference"/>
                <w:rFonts w:ascii="Calibri" w:hAnsi="Calibri" w:eastAsia="Calibri" w:cs="Calibri"/>
                <w:color w:val="000000" w:themeColor="text1"/>
              </w:rPr>
              <w:commentReference w:id="20"/>
            </w:r>
            <w:r w:rsidRPr="6CDD6938" w:rsidR="6CDD6938">
              <w:rPr>
                <w:rFonts w:ascii="Calibri" w:hAnsi="Calibri" w:eastAsia="Calibri" w:cs="Calibri"/>
                <w:color w:val="000000" w:themeColor="text1"/>
                <w:sz w:val="16"/>
                <w:szCs w:val="16"/>
              </w:rPr>
              <w:t xml:space="preserve"> Forecast data</w:t>
            </w:r>
          </w:p>
        </w:tc>
        <w:tc>
          <w:tcPr>
            <w:tcW w:w="1517" w:type="dxa"/>
            <w:tcMar>
              <w:left w:w="105" w:type="dxa"/>
              <w:right w:w="105" w:type="dxa"/>
            </w:tcMar>
            <w:vAlign w:val="center"/>
          </w:tcPr>
          <w:p w:rsidR="6CDD6938" w:rsidP="6CDD6938" w:rsidRDefault="6CDD6938" w14:paraId="2BA990BF" w14:textId="487562F4">
            <w:pPr>
              <w:widowControl w:val="0"/>
              <w:spacing w:after="0"/>
              <w:rPr>
                <w:rFonts w:ascii="Calibri" w:hAnsi="Calibri" w:eastAsia="Calibri" w:cs="Calibri"/>
                <w:color w:val="000000" w:themeColor="text1"/>
                <w:sz w:val="16"/>
                <w:szCs w:val="16"/>
              </w:rPr>
            </w:pPr>
            <w:r w:rsidRPr="05091034">
              <w:rPr>
                <w:rStyle w:val="font121"/>
                <w:rFonts w:ascii="Calibri" w:hAnsi="Calibri" w:eastAsia="Calibri" w:cs="Calibri"/>
                <w:b w:val="0"/>
                <w:bCs w:val="0"/>
                <w:sz w:val="16"/>
                <w:szCs w:val="16"/>
              </w:rPr>
              <w:t xml:space="preserve">Process steps for </w:t>
            </w:r>
            <w:r w:rsidRPr="05091034" w:rsidR="657E5877">
              <w:rPr>
                <w:rStyle w:val="font121"/>
                <w:rFonts w:ascii="Calibri" w:hAnsi="Calibri" w:eastAsia="Calibri" w:cs="Calibri"/>
                <w:b w:val="0"/>
                <w:bCs w:val="0"/>
                <w:sz w:val="16"/>
                <w:szCs w:val="16"/>
              </w:rPr>
              <w:t>Power</w:t>
            </w:r>
            <w:r w:rsidRPr="05091034">
              <w:rPr>
                <w:rStyle w:val="font121"/>
                <w:rFonts w:ascii="Calibri" w:hAnsi="Calibri" w:eastAsia="Calibri" w:cs="Calibri"/>
                <w:b w:val="0"/>
                <w:bCs w:val="0"/>
                <w:sz w:val="16"/>
                <w:szCs w:val="16"/>
              </w:rPr>
              <w:t xml:space="preserve"> forecast data transfer: Eligible party receive the requested forecast data.</w:t>
            </w:r>
          </w:p>
        </w:tc>
        <w:tc>
          <w:tcPr>
            <w:tcW w:w="1517" w:type="dxa"/>
            <w:tcMar>
              <w:left w:w="105" w:type="dxa"/>
              <w:right w:w="105" w:type="dxa"/>
            </w:tcMar>
            <w:vAlign w:val="center"/>
          </w:tcPr>
          <w:p w:rsidR="68ED4C24" w:rsidP="6CDD6938" w:rsidRDefault="68ED4C24" w14:paraId="1A0A9C6E" w14:textId="09F02A12">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Power</w:t>
            </w:r>
            <w:r w:rsidRPr="6CDD6938" w:rsidR="6CDD6938">
              <w:rPr>
                <w:rFonts w:ascii="Calibri" w:hAnsi="Calibri" w:eastAsia="Calibri" w:cs="Calibri"/>
                <w:color w:val="000000" w:themeColor="text1"/>
                <w:sz w:val="16"/>
                <w:szCs w:val="16"/>
              </w:rPr>
              <w:t xml:space="preserve"> Forecast data provider</w:t>
            </w:r>
          </w:p>
        </w:tc>
        <w:tc>
          <w:tcPr>
            <w:tcW w:w="1517" w:type="dxa"/>
            <w:tcMar>
              <w:left w:w="105" w:type="dxa"/>
              <w:right w:w="105" w:type="dxa"/>
            </w:tcMar>
            <w:vAlign w:val="center"/>
          </w:tcPr>
          <w:p w:rsidR="6CDD6938" w:rsidP="6CDD6938" w:rsidRDefault="6CDD6938" w14:paraId="5B59EE23" w14:textId="4DD952A4">
            <w:pPr>
              <w:widowControl w:val="0"/>
              <w:spacing w:after="0"/>
              <w:rPr>
                <w:rFonts w:ascii="Calibri" w:hAnsi="Calibri" w:eastAsia="Calibri" w:cs="Calibri"/>
                <w:color w:val="000000" w:themeColor="text1"/>
                <w:sz w:val="16"/>
                <w:szCs w:val="16"/>
              </w:rPr>
            </w:pPr>
            <w:r w:rsidRPr="6CDD6938">
              <w:rPr>
                <w:rFonts w:ascii="Calibri" w:hAnsi="Calibri" w:eastAsia="Calibri" w:cs="Calibri"/>
                <w:color w:val="000000" w:themeColor="text1"/>
                <w:sz w:val="16"/>
                <w:szCs w:val="16"/>
              </w:rPr>
              <w:t>Eligible party</w:t>
            </w:r>
          </w:p>
        </w:tc>
        <w:tc>
          <w:tcPr>
            <w:tcW w:w="1517" w:type="dxa"/>
            <w:tcMar>
              <w:left w:w="105" w:type="dxa"/>
              <w:right w:w="105" w:type="dxa"/>
            </w:tcMar>
            <w:vAlign w:val="center"/>
          </w:tcPr>
          <w:p w:rsidR="22D9DFA7" w:rsidP="6CDD6938" w:rsidRDefault="5DABF7BE" w14:paraId="48321994" w14:textId="116EE182">
            <w:pPr>
              <w:widowControl w:val="0"/>
              <w:spacing w:after="0"/>
              <w:rPr>
                <w:rFonts w:ascii="Calibri" w:hAnsi="Calibri" w:eastAsia="Calibri" w:cs="Calibri"/>
                <w:color w:val="000000" w:themeColor="text1"/>
                <w:sz w:val="16"/>
                <w:szCs w:val="16"/>
              </w:rPr>
            </w:pPr>
            <w:r w:rsidRPr="05091034">
              <w:rPr>
                <w:rFonts w:ascii="Calibri" w:hAnsi="Calibri" w:eastAsia="Calibri" w:cs="Calibri"/>
                <w:color w:val="000000" w:themeColor="text1"/>
                <w:sz w:val="16"/>
                <w:szCs w:val="16"/>
              </w:rPr>
              <w:t xml:space="preserve">(D) </w:t>
            </w:r>
            <w:r w:rsidRPr="05091034" w:rsidR="0DA5024B">
              <w:rPr>
                <w:rFonts w:ascii="Calibri" w:hAnsi="Calibri" w:eastAsia="Calibri" w:cs="Calibri"/>
                <w:color w:val="000000" w:themeColor="text1"/>
                <w:sz w:val="16"/>
                <w:szCs w:val="16"/>
              </w:rPr>
              <w:t xml:space="preserve">Short-term </w:t>
            </w:r>
            <w:r w:rsidRPr="5A3AA8D5" w:rsidR="54514212">
              <w:rPr>
                <w:rFonts w:ascii="Calibri" w:hAnsi="Calibri" w:eastAsia="Calibri" w:cs="Calibri"/>
                <w:color w:val="000000" w:themeColor="text1"/>
                <w:sz w:val="16"/>
                <w:szCs w:val="16"/>
              </w:rPr>
              <w:t>P</w:t>
            </w:r>
            <w:r w:rsidRPr="5A3AA8D5" w:rsidR="14A1D930">
              <w:rPr>
                <w:rFonts w:ascii="Calibri" w:hAnsi="Calibri" w:eastAsia="Calibri" w:cs="Calibri"/>
                <w:color w:val="000000" w:themeColor="text1"/>
                <w:sz w:val="16"/>
                <w:szCs w:val="16"/>
              </w:rPr>
              <w:t xml:space="preserve">ower </w:t>
            </w:r>
            <w:r w:rsidRPr="5A3AA8D5" w:rsidR="1CF6B47A">
              <w:rPr>
                <w:rFonts w:ascii="Calibri" w:hAnsi="Calibri" w:eastAsia="Calibri" w:cs="Calibri"/>
                <w:color w:val="000000" w:themeColor="text1"/>
                <w:sz w:val="16"/>
                <w:szCs w:val="16"/>
              </w:rPr>
              <w:t>F</w:t>
            </w:r>
            <w:r w:rsidRPr="5A3AA8D5" w:rsidR="75D12420">
              <w:rPr>
                <w:rFonts w:ascii="Calibri" w:hAnsi="Calibri" w:eastAsia="Calibri" w:cs="Calibri"/>
                <w:color w:val="000000" w:themeColor="text1"/>
                <w:sz w:val="16"/>
                <w:szCs w:val="16"/>
              </w:rPr>
              <w:t>orecast</w:t>
            </w:r>
            <w:r w:rsidRPr="05091034" w:rsidR="0DB3E035">
              <w:rPr>
                <w:rFonts w:ascii="Calibri" w:hAnsi="Calibri" w:eastAsia="Calibri" w:cs="Calibri"/>
                <w:color w:val="000000" w:themeColor="text1"/>
                <w:sz w:val="16"/>
                <w:szCs w:val="16"/>
              </w:rPr>
              <w:t xml:space="preserve"> data</w:t>
            </w:r>
            <w:r w:rsidRPr="05091034" w:rsidR="0DA5024B">
              <w:rPr>
                <w:rFonts w:ascii="Calibri" w:hAnsi="Calibri" w:eastAsia="Calibri" w:cs="Calibri"/>
                <w:color w:val="000000" w:themeColor="text1"/>
                <w:sz w:val="16"/>
                <w:szCs w:val="16"/>
              </w:rPr>
              <w:t xml:space="preserve"> </w:t>
            </w:r>
          </w:p>
        </w:tc>
      </w:tr>
    </w:tbl>
    <w:p w:rsidR="6CDD6938" w:rsidP="6CDD6938" w:rsidRDefault="6CDD6938" w14:paraId="1BB3CB2E" w14:textId="68688938"/>
    <w:p w:rsidRPr="003F3E8E" w:rsidR="65A5D4DA" w:rsidP="74CB0651" w:rsidRDefault="0079500C" w14:paraId="49E5AF63" w14:textId="22FEF3C1">
      <w:pPr>
        <w:jc w:val="center"/>
      </w:pPr>
      <w:r>
        <w:rPr>
          <w:noProof/>
        </w:rPr>
        <w:drawing>
          <wp:inline distT="0" distB="0" distL="0" distR="0" wp14:anchorId="4103BA9E" wp14:editId="4E852B99">
            <wp:extent cx="5234352" cy="2847975"/>
            <wp:effectExtent l="0" t="0" r="0" b="0"/>
            <wp:docPr id="1082825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5138" name=""/>
                    <pic:cNvPicPr/>
                  </pic:nvPicPr>
                  <pic:blipFill>
                    <a:blip r:embed="rId16">
                      <a:extLst>
                        <a:ext uri="{28A0092B-C50C-407E-A947-70E740481C1C}">
                          <a14:useLocalDpi xmlns:a14="http://schemas.microsoft.com/office/drawing/2010/main"/>
                        </a:ext>
                      </a:extLst>
                    </a:blip>
                    <a:stretch>
                      <a:fillRect/>
                    </a:stretch>
                  </pic:blipFill>
                  <pic:spPr>
                    <a:xfrm>
                      <a:off x="0" y="0"/>
                      <a:ext cx="5234352" cy="2847975"/>
                    </a:xfrm>
                    <a:prstGeom prst="rect">
                      <a:avLst/>
                    </a:prstGeom>
                  </pic:spPr>
                </pic:pic>
              </a:graphicData>
            </a:graphic>
          </wp:inline>
        </w:drawing>
      </w:r>
    </w:p>
    <w:p w:rsidR="08595A2E" w:rsidP="22A1F063" w:rsidRDefault="1C33E77F" w14:paraId="33EE8242" w14:textId="3DD5FD57">
      <w:pPr>
        <w:pStyle w:val="Caption"/>
        <w:rPr>
          <w:rFonts w:ascii="Calibri" w:hAnsi="Calibri" w:eastAsia="Calibri" w:cs="Calibri"/>
          <w:color w:val="000000" w:themeColor="text1"/>
        </w:rPr>
      </w:pPr>
      <w:r w:rsidRPr="08595A2E">
        <w:rPr>
          <w:rFonts w:ascii="Calibri" w:hAnsi="Calibri" w:eastAsia="Calibri" w:cs="Calibri"/>
          <w:color w:val="000000" w:themeColor="text1"/>
        </w:rPr>
        <w:t xml:space="preserve">Figure 1. </w:t>
      </w:r>
      <w:r w:rsidRPr="22A1F063" w:rsidR="5118D3A5">
        <w:rPr>
          <w:rFonts w:ascii="Calibri" w:hAnsi="Calibri" w:eastAsia="Calibri" w:cs="Calibri"/>
          <w:color w:val="000000" w:themeColor="text1"/>
        </w:rPr>
        <w:t>D</w:t>
      </w:r>
      <w:r w:rsidRPr="22A1F063" w:rsidR="5E1F8141">
        <w:rPr>
          <w:rFonts w:ascii="Calibri" w:hAnsi="Calibri" w:eastAsia="Calibri" w:cs="Calibri"/>
          <w:color w:val="000000" w:themeColor="text1"/>
        </w:rPr>
        <w:t>i</w:t>
      </w:r>
      <w:r w:rsidRPr="22A1F063" w:rsidR="454E2CB8">
        <w:rPr>
          <w:rFonts w:ascii="Calibri" w:hAnsi="Calibri" w:eastAsia="Calibri" w:cs="Calibri"/>
          <w:color w:val="000000" w:themeColor="text1"/>
        </w:rPr>
        <w:t>agram</w:t>
      </w:r>
      <w:r w:rsidRPr="08595A2E">
        <w:rPr>
          <w:rFonts w:ascii="Calibri" w:hAnsi="Calibri" w:eastAsia="Calibri" w:cs="Calibri"/>
          <w:color w:val="000000" w:themeColor="text1"/>
        </w:rPr>
        <w:t xml:space="preserve"> corresponding to the procedure in Table IV.1</w:t>
      </w:r>
    </w:p>
    <w:p w:rsidR="08595A2E" w:rsidP="08595A2E" w:rsidRDefault="08595A2E" w14:paraId="04926B13" w14:textId="2C02A568">
      <w:pPr>
        <w:jc w:val="center"/>
      </w:pP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ook w:val="04A0" w:firstRow="1" w:lastRow="0" w:firstColumn="1" w:lastColumn="0" w:noHBand="0" w:noVBand="1"/>
      </w:tblPr>
      <w:tblGrid>
        <w:gridCol w:w="1495"/>
        <w:gridCol w:w="1503"/>
        <w:gridCol w:w="1503"/>
        <w:gridCol w:w="1503"/>
        <w:gridCol w:w="1503"/>
        <w:gridCol w:w="1503"/>
        <w:tblGridChange w:id="21">
          <w:tblGrid>
            <w:gridCol w:w="360"/>
            <w:gridCol w:w="360"/>
            <w:gridCol w:w="360"/>
            <w:gridCol w:w="360"/>
            <w:gridCol w:w="55"/>
            <w:gridCol w:w="305"/>
            <w:gridCol w:w="360"/>
            <w:gridCol w:w="838"/>
            <w:gridCol w:w="1503"/>
            <w:gridCol w:w="1503"/>
            <w:gridCol w:w="1503"/>
            <w:gridCol w:w="1503"/>
          </w:tblGrid>
        </w:tblGridChange>
      </w:tblGrid>
      <w:tr w:rsidR="7FD12EDB" w:rsidTr="718D4881" w14:paraId="19844A7B" w14:textId="77777777">
        <w:trPr>
          <w:trHeight w:val="300"/>
        </w:trPr>
        <w:tc>
          <w:tcPr>
            <w:tcW w:w="9066" w:type="dxa"/>
            <w:gridSpan w:val="6"/>
            <w:shd w:val="clear" w:color="auto" w:fill="D0CECE" w:themeFill="background2" w:themeFillShade="E6"/>
            <w:tcMar>
              <w:left w:w="105" w:type="dxa"/>
              <w:right w:w="105" w:type="dxa"/>
            </w:tcMar>
          </w:tcPr>
          <w:p w:rsidR="7FD12EDB" w:rsidP="7FD12EDB" w:rsidRDefault="7FD12EDB" w14:paraId="338C5E40" w14:textId="2C29BDBF">
            <w:pPr>
              <w:widowControl w:val="0"/>
              <w:spacing w:after="0"/>
              <w:jc w:val="center"/>
              <w:rPr>
                <w:rFonts w:ascii="Calibri" w:hAnsi="Calibri" w:eastAsia="Calibri" w:cs="Calibri"/>
                <w:b/>
                <w:bCs/>
                <w:i/>
                <w:iCs/>
                <w:color w:val="000000" w:themeColor="text1"/>
                <w:sz w:val="16"/>
                <w:szCs w:val="16"/>
                <w:lang w:val="en-GB"/>
              </w:rPr>
            </w:pPr>
            <w:r w:rsidRPr="7FD12EDB">
              <w:rPr>
                <w:rFonts w:ascii="Calibri" w:hAnsi="Calibri" w:eastAsia="Calibri" w:cs="Calibri"/>
                <w:b/>
                <w:bCs/>
                <w:i/>
                <w:iCs/>
                <w:color w:val="000000" w:themeColor="text1"/>
                <w:sz w:val="16"/>
                <w:szCs w:val="16"/>
                <w:lang w:val="en-GB"/>
              </w:rPr>
              <w:t>Table IV.</w:t>
            </w:r>
            <w:r w:rsidRPr="7FD12EDB" w:rsidR="700A7E3F">
              <w:rPr>
                <w:rFonts w:ascii="Calibri" w:hAnsi="Calibri" w:eastAsia="Calibri" w:cs="Calibri"/>
                <w:b/>
                <w:bCs/>
                <w:i/>
                <w:iCs/>
                <w:color w:val="000000" w:themeColor="text1"/>
                <w:sz w:val="16"/>
                <w:szCs w:val="16"/>
                <w:lang w:val="en-GB"/>
              </w:rPr>
              <w:t>2</w:t>
            </w:r>
            <w:r w:rsidRPr="7FD12EDB">
              <w:rPr>
                <w:rFonts w:ascii="Calibri" w:hAnsi="Calibri" w:eastAsia="Calibri" w:cs="Calibri"/>
                <w:b/>
                <w:bCs/>
                <w:i/>
                <w:iCs/>
                <w:color w:val="000000" w:themeColor="text1"/>
                <w:sz w:val="16"/>
                <w:szCs w:val="16"/>
                <w:lang w:val="en-GB"/>
              </w:rPr>
              <w:t xml:space="preserve"> – Procedure steps to</w:t>
            </w:r>
            <w:r w:rsidRPr="08595A2E" w:rsidR="1347CA74">
              <w:rPr>
                <w:rFonts w:ascii="Calibri" w:hAnsi="Calibri" w:eastAsia="Calibri" w:cs="Calibri"/>
                <w:b/>
                <w:bCs/>
                <w:i/>
                <w:iCs/>
                <w:color w:val="000000" w:themeColor="text1"/>
                <w:sz w:val="16"/>
                <w:szCs w:val="16"/>
                <w:lang w:val="en-GB"/>
              </w:rPr>
              <w:t xml:space="preserve"> Inform </w:t>
            </w:r>
            <w:r w:rsidRPr="08595A2E" w:rsidR="1783E9A1">
              <w:rPr>
                <w:rFonts w:ascii="Calibri" w:hAnsi="Calibri" w:eastAsia="Calibri" w:cs="Calibri"/>
                <w:b/>
                <w:bCs/>
                <w:i/>
                <w:iCs/>
                <w:color w:val="000000" w:themeColor="text1"/>
                <w:sz w:val="16"/>
                <w:szCs w:val="16"/>
                <w:lang w:val="en-GB"/>
              </w:rPr>
              <w:t>Final Customer</w:t>
            </w:r>
          </w:p>
        </w:tc>
      </w:tr>
      <w:tr w:rsidR="7FD12EDB" w:rsidTr="718D4881" w14:paraId="75511E38" w14:textId="77777777">
        <w:trPr>
          <w:trHeight w:val="300"/>
        </w:trPr>
        <w:tc>
          <w:tcPr>
            <w:tcW w:w="1511" w:type="dxa"/>
            <w:shd w:val="clear" w:color="auto" w:fill="D0CECE" w:themeFill="background2" w:themeFillShade="E6"/>
            <w:tcMar>
              <w:left w:w="105" w:type="dxa"/>
              <w:right w:w="105" w:type="dxa"/>
            </w:tcMar>
          </w:tcPr>
          <w:p w:rsidR="7FD12EDB" w:rsidP="7FD12EDB" w:rsidRDefault="7FD12EDB" w14:paraId="0E8D3DEE" w14:textId="69A9130E">
            <w:pPr>
              <w:widowControl w:val="0"/>
              <w:spacing w:after="0"/>
              <w:rPr>
                <w:rFonts w:ascii="Calibri" w:hAnsi="Calibri" w:eastAsia="Calibri" w:cs="Calibri"/>
                <w:color w:val="000000" w:themeColor="text1"/>
                <w:sz w:val="16"/>
                <w:szCs w:val="16"/>
              </w:rPr>
            </w:pPr>
            <w:r w:rsidRPr="7FD12EDB">
              <w:rPr>
                <w:rFonts w:ascii="Calibri" w:hAnsi="Calibri" w:eastAsia="Calibri" w:cs="Calibri"/>
                <w:b/>
                <w:bCs/>
                <w:i/>
                <w:iCs/>
                <w:color w:val="000000" w:themeColor="text1"/>
                <w:sz w:val="16"/>
                <w:szCs w:val="16"/>
                <w:lang w:val="en-GB"/>
              </w:rPr>
              <w:t>Step No.</w:t>
            </w:r>
          </w:p>
        </w:tc>
        <w:tc>
          <w:tcPr>
            <w:tcW w:w="1511" w:type="dxa"/>
            <w:shd w:val="clear" w:color="auto" w:fill="D0CECE" w:themeFill="background2" w:themeFillShade="E6"/>
            <w:tcMar>
              <w:left w:w="105" w:type="dxa"/>
              <w:right w:w="105" w:type="dxa"/>
            </w:tcMar>
          </w:tcPr>
          <w:p w:rsidR="7FD12EDB" w:rsidP="7FD12EDB" w:rsidRDefault="7FD12EDB" w14:paraId="5FADF675" w14:textId="3444E782">
            <w:pPr>
              <w:spacing w:after="0"/>
              <w:rPr>
                <w:rFonts w:ascii="Calibri" w:hAnsi="Calibri" w:eastAsia="Calibri" w:cs="Calibri"/>
                <w:color w:val="000000" w:themeColor="text1"/>
                <w:sz w:val="16"/>
                <w:szCs w:val="16"/>
              </w:rPr>
            </w:pPr>
            <w:r w:rsidRPr="7FD12EDB">
              <w:rPr>
                <w:rFonts w:ascii="Calibri" w:hAnsi="Calibri" w:eastAsia="Calibri" w:cs="Calibri"/>
                <w:b/>
                <w:bCs/>
                <w:i/>
                <w:iCs/>
                <w:color w:val="000000" w:themeColor="text1"/>
                <w:sz w:val="16"/>
                <w:szCs w:val="16"/>
                <w:lang w:val="en-GB"/>
              </w:rPr>
              <w:t>Step</w:t>
            </w:r>
          </w:p>
        </w:tc>
        <w:tc>
          <w:tcPr>
            <w:tcW w:w="1511" w:type="dxa"/>
            <w:shd w:val="clear" w:color="auto" w:fill="D0CECE" w:themeFill="background2" w:themeFillShade="E6"/>
            <w:tcMar>
              <w:left w:w="105" w:type="dxa"/>
              <w:right w:w="105" w:type="dxa"/>
            </w:tcMar>
          </w:tcPr>
          <w:p w:rsidR="7FD12EDB" w:rsidP="7FD12EDB" w:rsidRDefault="7FD12EDB" w14:paraId="74F52B5E" w14:textId="3D7CB1AE">
            <w:pPr>
              <w:spacing w:after="0"/>
              <w:rPr>
                <w:rFonts w:ascii="Calibri" w:hAnsi="Calibri" w:eastAsia="Calibri" w:cs="Calibri"/>
                <w:color w:val="000000" w:themeColor="text1"/>
                <w:sz w:val="16"/>
                <w:szCs w:val="16"/>
              </w:rPr>
            </w:pPr>
            <w:r w:rsidRPr="7FD12EDB">
              <w:rPr>
                <w:rFonts w:ascii="Calibri" w:hAnsi="Calibri" w:eastAsia="Calibri" w:cs="Calibri"/>
                <w:b/>
                <w:bCs/>
                <w:i/>
                <w:iCs/>
                <w:color w:val="000000" w:themeColor="text1"/>
                <w:sz w:val="16"/>
                <w:szCs w:val="16"/>
                <w:lang w:val="en-GB"/>
              </w:rPr>
              <w:t>Step description</w:t>
            </w:r>
          </w:p>
        </w:tc>
        <w:tc>
          <w:tcPr>
            <w:tcW w:w="1511" w:type="dxa"/>
            <w:shd w:val="clear" w:color="auto" w:fill="D0CECE" w:themeFill="background2" w:themeFillShade="E6"/>
            <w:tcMar>
              <w:left w:w="105" w:type="dxa"/>
              <w:right w:w="105" w:type="dxa"/>
            </w:tcMar>
          </w:tcPr>
          <w:p w:rsidR="7FD12EDB" w:rsidP="7FD12EDB" w:rsidRDefault="7FD12EDB" w14:paraId="5A06724B" w14:textId="491E24CF">
            <w:pPr>
              <w:widowControl w:val="0"/>
              <w:spacing w:after="0"/>
              <w:rPr>
                <w:rFonts w:ascii="Calibri" w:hAnsi="Calibri" w:eastAsia="Calibri" w:cs="Calibri"/>
                <w:color w:val="000000" w:themeColor="text1"/>
                <w:sz w:val="16"/>
                <w:szCs w:val="16"/>
              </w:rPr>
            </w:pPr>
            <w:r w:rsidRPr="7FD12EDB">
              <w:rPr>
                <w:rFonts w:ascii="Calibri" w:hAnsi="Calibri" w:eastAsia="Calibri" w:cs="Calibri"/>
                <w:b/>
                <w:bCs/>
                <w:i/>
                <w:iCs/>
                <w:color w:val="000000" w:themeColor="text1"/>
                <w:sz w:val="16"/>
                <w:szCs w:val="16"/>
                <w:lang w:val="en-GB"/>
              </w:rPr>
              <w:t>Information producer (actor)</w:t>
            </w:r>
          </w:p>
        </w:tc>
        <w:tc>
          <w:tcPr>
            <w:tcW w:w="1511" w:type="dxa"/>
            <w:shd w:val="clear" w:color="auto" w:fill="D0CECE" w:themeFill="background2" w:themeFillShade="E6"/>
            <w:tcMar>
              <w:left w:w="105" w:type="dxa"/>
              <w:right w:w="105" w:type="dxa"/>
            </w:tcMar>
          </w:tcPr>
          <w:p w:rsidR="7FD12EDB" w:rsidP="7FD12EDB" w:rsidRDefault="7FD12EDB" w14:paraId="5FBDBCAE" w14:textId="6E74D193">
            <w:pPr>
              <w:widowControl w:val="0"/>
              <w:spacing w:after="0"/>
              <w:rPr>
                <w:rFonts w:ascii="Calibri" w:hAnsi="Calibri" w:eastAsia="Calibri" w:cs="Calibri"/>
                <w:color w:val="000000" w:themeColor="text1"/>
                <w:sz w:val="16"/>
                <w:szCs w:val="16"/>
              </w:rPr>
            </w:pPr>
            <w:r w:rsidRPr="7FD12EDB">
              <w:rPr>
                <w:rFonts w:ascii="Calibri" w:hAnsi="Calibri" w:eastAsia="Calibri" w:cs="Calibri"/>
                <w:b/>
                <w:bCs/>
                <w:i/>
                <w:iCs/>
                <w:color w:val="000000" w:themeColor="text1"/>
                <w:sz w:val="16"/>
                <w:szCs w:val="16"/>
                <w:lang w:val="en-GB"/>
              </w:rPr>
              <w:t>Information receiver (actor)</w:t>
            </w:r>
          </w:p>
        </w:tc>
        <w:tc>
          <w:tcPr>
            <w:tcW w:w="1511" w:type="dxa"/>
            <w:shd w:val="clear" w:color="auto" w:fill="D0CECE" w:themeFill="background2" w:themeFillShade="E6"/>
            <w:tcMar>
              <w:left w:w="105" w:type="dxa"/>
              <w:right w:w="105" w:type="dxa"/>
            </w:tcMar>
          </w:tcPr>
          <w:p w:rsidR="7FD12EDB" w:rsidP="7FD12EDB" w:rsidRDefault="7FD12EDB" w14:paraId="799D9A77" w14:textId="335032F1">
            <w:pPr>
              <w:widowControl w:val="0"/>
              <w:spacing w:after="0"/>
              <w:rPr>
                <w:rFonts w:ascii="Calibri" w:hAnsi="Calibri" w:eastAsia="Calibri" w:cs="Calibri"/>
                <w:color w:val="000000" w:themeColor="text1"/>
                <w:sz w:val="16"/>
                <w:szCs w:val="16"/>
              </w:rPr>
            </w:pPr>
            <w:r w:rsidRPr="7FD12EDB">
              <w:rPr>
                <w:rFonts w:ascii="Calibri" w:hAnsi="Calibri" w:eastAsia="Calibri" w:cs="Calibri"/>
                <w:b/>
                <w:bCs/>
                <w:i/>
                <w:iCs/>
                <w:color w:val="000000" w:themeColor="text1"/>
                <w:sz w:val="16"/>
                <w:szCs w:val="16"/>
                <w:lang w:val="en-GB"/>
              </w:rPr>
              <w:t>Information exchanged (IDs)</w:t>
            </w:r>
          </w:p>
        </w:tc>
      </w:tr>
      <w:tr w:rsidR="7FD12EDB" w:rsidTr="718D4881" w14:paraId="7F57E0A4" w14:textId="77777777">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Change w:author="Tomé Ferreira" w:date="2025-11-17T09:53:00Z" w16du:dateUtc="2025-11-17T08:53:00Z" w:id="22">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
          </w:tblPrExChange>
        </w:tblPrEx>
        <w:trPr>
          <w:trHeight w:val="300"/>
          <w:trPrChange w:author="Tomé Ferreira" w:date="2025-11-17T09:53:00Z" w16du:dateUtc="2025-11-17T08:53:00Z" w:id="23">
            <w:trPr>
              <w:gridAfter w:val="0"/>
            </w:trPr>
          </w:trPrChange>
        </w:trPr>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24">
              <w:tcPr>
                <w:tcW w:w="0" w:type="auto"/>
              </w:tcPr>
            </w:tcPrChange>
          </w:tcPr>
          <w:p w:rsidR="7FD12EDB" w:rsidP="7FD12EDB" w:rsidRDefault="7FD12EDB" w14:paraId="65B13775" w14:textId="1A92714C">
            <w:pPr>
              <w:widowControl w:val="0"/>
              <w:spacing w:after="0"/>
              <w:rPr>
                <w:rFonts w:ascii="Calibri" w:hAnsi="Calibri" w:eastAsia="Calibri" w:cs="Calibri"/>
                <w:color w:val="000000" w:themeColor="text1"/>
                <w:sz w:val="16"/>
                <w:szCs w:val="16"/>
              </w:rPr>
            </w:pPr>
            <w:r w:rsidRPr="7FD12EDB">
              <w:rPr>
                <w:rFonts w:ascii="Calibri" w:hAnsi="Calibri" w:eastAsia="Calibri" w:cs="Calibri"/>
                <w:color w:val="000000" w:themeColor="text1"/>
                <w:sz w:val="16"/>
                <w:szCs w:val="16"/>
                <w:lang w:val="en-US"/>
              </w:rPr>
              <w:t>2.1</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25">
              <w:tcPr>
                <w:tcW w:w="0" w:type="auto"/>
              </w:tcPr>
            </w:tcPrChange>
          </w:tcPr>
          <w:p w:rsidR="7FD12EDB" w:rsidP="7FD12EDB" w:rsidRDefault="18B0CE6F" w14:paraId="20873057" w14:textId="46FA4133">
            <w:pPr>
              <w:widowControl w:val="0"/>
              <w:spacing w:after="0"/>
              <w:rPr>
                <w:rFonts w:ascii="Calibri" w:hAnsi="Calibri" w:eastAsia="Calibri" w:cs="Calibri"/>
                <w:color w:val="000000" w:themeColor="text1"/>
                <w:sz w:val="16"/>
                <w:szCs w:val="16"/>
              </w:rPr>
            </w:pPr>
            <w:r w:rsidRPr="5A3AA8D5">
              <w:rPr>
                <w:rFonts w:ascii="Calibri" w:hAnsi="Calibri" w:eastAsia="Calibri" w:cs="Calibri"/>
                <w:color w:val="000000" w:themeColor="text1"/>
                <w:sz w:val="16"/>
                <w:szCs w:val="16"/>
              </w:rPr>
              <w:t>Send P</w:t>
            </w:r>
            <w:r w:rsidRPr="5A3AA8D5" w:rsidR="7C837936">
              <w:rPr>
                <w:rFonts w:ascii="Calibri" w:hAnsi="Calibri" w:eastAsia="Calibri" w:cs="Calibri"/>
                <w:color w:val="000000" w:themeColor="text1"/>
                <w:sz w:val="16"/>
                <w:szCs w:val="16"/>
              </w:rPr>
              <w:t xml:space="preserve">ower </w:t>
            </w:r>
            <w:r w:rsidRPr="5A3AA8D5" w:rsidR="411B6A6A">
              <w:rPr>
                <w:rFonts w:ascii="Calibri" w:hAnsi="Calibri" w:eastAsia="Calibri" w:cs="Calibri"/>
                <w:color w:val="000000" w:themeColor="text1"/>
                <w:sz w:val="16"/>
                <w:szCs w:val="16"/>
              </w:rPr>
              <w:t>L</w:t>
            </w:r>
            <w:r w:rsidRPr="5A3AA8D5" w:rsidR="7C837936">
              <w:rPr>
                <w:rFonts w:ascii="Calibri" w:hAnsi="Calibri" w:eastAsia="Calibri" w:cs="Calibri"/>
                <w:color w:val="000000" w:themeColor="text1"/>
                <w:sz w:val="16"/>
                <w:szCs w:val="16"/>
              </w:rPr>
              <w:t>evel</w:t>
            </w:r>
            <w:r w:rsidRPr="5A3AA8D5" w:rsidR="633C4984">
              <w:rPr>
                <w:rFonts w:ascii="Calibri" w:hAnsi="Calibri" w:eastAsia="Calibri" w:cs="Calibri"/>
                <w:color w:val="000000" w:themeColor="text1"/>
                <w:sz w:val="16"/>
                <w:szCs w:val="16"/>
              </w:rPr>
              <w:t xml:space="preserve"> information</w:t>
            </w:r>
            <w:r w:rsidRPr="3FD02125" w:rsidR="66AABC40">
              <w:rPr>
                <w:rFonts w:ascii="Calibri" w:hAnsi="Calibri" w:eastAsia="Calibri" w:cs="Calibri"/>
                <w:color w:val="000000" w:themeColor="text1"/>
                <w:sz w:val="16"/>
                <w:szCs w:val="16"/>
              </w:rPr>
              <w:t xml:space="preserve"> for firm connection agreement</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26">
              <w:tcPr>
                <w:tcW w:w="0" w:type="auto"/>
              </w:tcPr>
            </w:tcPrChange>
          </w:tcPr>
          <w:p w:rsidR="7FD12EDB" w:rsidP="7FD12EDB" w:rsidRDefault="00686181" w14:paraId="42A777D3" w14:textId="0CF3D3C3">
            <w:pPr>
              <w:widowControl w:val="0"/>
              <w:spacing w:after="0"/>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Final customer is informed </w:t>
            </w:r>
            <w:r w:rsidR="00AA7E9C">
              <w:rPr>
                <w:rFonts w:ascii="Calibri" w:hAnsi="Calibri" w:eastAsia="Calibri" w:cs="Calibri"/>
                <w:color w:val="000000" w:themeColor="text1"/>
                <w:sz w:val="16"/>
                <w:szCs w:val="16"/>
              </w:rPr>
              <w:t>on</w:t>
            </w:r>
            <w:r w:rsidR="00B02E67">
              <w:rPr>
                <w:rFonts w:ascii="Calibri" w:hAnsi="Calibri" w:eastAsia="Calibri" w:cs="Calibri"/>
                <w:color w:val="000000" w:themeColor="text1"/>
                <w:sz w:val="16"/>
                <w:szCs w:val="16"/>
              </w:rPr>
              <w:t xml:space="preserve"> power level for</w:t>
            </w:r>
            <w:r w:rsidR="00AA7E9C">
              <w:rPr>
                <w:rFonts w:ascii="Calibri" w:hAnsi="Calibri" w:eastAsia="Calibri" w:cs="Calibri"/>
                <w:color w:val="000000" w:themeColor="text1"/>
                <w:sz w:val="16"/>
                <w:szCs w:val="16"/>
              </w:rPr>
              <w:t xml:space="preserve"> firm connection agreement.</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27">
              <w:tcPr>
                <w:tcW w:w="0" w:type="auto"/>
              </w:tcPr>
            </w:tcPrChange>
          </w:tcPr>
          <w:p w:rsidR="7FD12EDB" w:rsidP="7FD12EDB" w:rsidRDefault="00F36BD8" w14:paraId="0C539F91" w14:textId="00788B31">
            <w:pPr>
              <w:widowControl w:val="0"/>
              <w:spacing w:after="0"/>
              <w:rPr>
                <w:rFonts w:ascii="Calibri" w:hAnsi="Calibri" w:eastAsia="Calibri" w:cs="Calibri"/>
                <w:color w:val="000000" w:themeColor="text1"/>
                <w:sz w:val="16"/>
                <w:szCs w:val="16"/>
              </w:rPr>
            </w:pPr>
            <w:r>
              <w:rPr>
                <w:rFonts w:ascii="Calibri" w:hAnsi="Calibri" w:eastAsia="Calibri" w:cs="Calibri"/>
                <w:color w:val="000000" w:themeColor="text1"/>
                <w:sz w:val="16"/>
                <w:szCs w:val="16"/>
              </w:rPr>
              <w:t>C</w:t>
            </w:r>
            <w:r w:rsidRPr="5A3AA8D5" w:rsidR="23349F6C">
              <w:rPr>
                <w:rFonts w:ascii="Calibri" w:hAnsi="Calibri" w:eastAsia="Calibri" w:cs="Calibri"/>
                <w:color w:val="000000" w:themeColor="text1"/>
                <w:sz w:val="16"/>
                <w:szCs w:val="16"/>
              </w:rPr>
              <w:t>SO</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28">
              <w:tcPr>
                <w:tcW w:w="0" w:type="auto"/>
                <w:gridSpan w:val="2"/>
              </w:tcPr>
            </w:tcPrChange>
          </w:tcPr>
          <w:p w:rsidR="7FD12EDB" w:rsidP="7FD12EDB" w:rsidRDefault="1783E9A1" w14:paraId="4621D54C" w14:textId="72AD8DE8">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 xml:space="preserve">Final </w:t>
            </w:r>
            <w:r w:rsidRPr="7FD12EDB" w:rsidR="7FD12EDB">
              <w:rPr>
                <w:rFonts w:ascii="Calibri" w:hAnsi="Calibri" w:eastAsia="Calibri" w:cs="Calibri"/>
                <w:color w:val="000000" w:themeColor="text1"/>
                <w:sz w:val="16"/>
                <w:szCs w:val="16"/>
              </w:rPr>
              <w:t>Customer</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29">
              <w:tcPr>
                <w:tcW w:w="0" w:type="auto"/>
              </w:tcPr>
            </w:tcPrChange>
          </w:tcPr>
          <w:p w:rsidR="7FD12EDB" w:rsidP="7FD12EDB" w:rsidRDefault="370063FB" w14:paraId="0D2B915F" w14:textId="3B073CA1">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w:t>
            </w:r>
            <w:r w:rsidRPr="6AAABEB9" w:rsidR="5C37E746">
              <w:rPr>
                <w:rFonts w:ascii="Calibri" w:hAnsi="Calibri" w:eastAsia="Calibri" w:cs="Calibri"/>
                <w:color w:val="000000" w:themeColor="text1"/>
                <w:sz w:val="16"/>
                <w:szCs w:val="16"/>
              </w:rPr>
              <w:t>E</w:t>
            </w:r>
            <w:r w:rsidRPr="08595A2E">
              <w:rPr>
                <w:rFonts w:ascii="Calibri" w:hAnsi="Calibri" w:eastAsia="Calibri" w:cs="Calibri"/>
                <w:color w:val="000000" w:themeColor="text1"/>
                <w:sz w:val="16"/>
                <w:szCs w:val="16"/>
              </w:rPr>
              <w:t xml:space="preserve">) </w:t>
            </w:r>
            <w:r w:rsidRPr="7FD12EDB" w:rsidR="7FD12EDB">
              <w:rPr>
                <w:rFonts w:ascii="Calibri" w:hAnsi="Calibri" w:eastAsia="Calibri" w:cs="Calibri"/>
                <w:color w:val="000000" w:themeColor="text1"/>
                <w:sz w:val="16"/>
                <w:szCs w:val="16"/>
              </w:rPr>
              <w:t xml:space="preserve">Power level information </w:t>
            </w:r>
          </w:p>
        </w:tc>
      </w:tr>
      <w:tr w:rsidR="7FD12EDB" w:rsidTr="718D4881" w14:paraId="209F146A" w14:textId="77777777">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Change w:author="Tomé Ferreira" w:date="2025-11-17T09:53:00Z" w16du:dateUtc="2025-11-17T08:53:00Z" w:id="30">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
          </w:tblPrExChange>
        </w:tblPrEx>
        <w:trPr>
          <w:trHeight w:val="300"/>
          <w:trPrChange w:author="Tomé Ferreira" w:date="2025-11-17T09:53:00Z" w16du:dateUtc="2025-11-17T08:53:00Z" w:id="31">
            <w:trPr>
              <w:gridAfter w:val="0"/>
            </w:trPr>
          </w:trPrChange>
        </w:trPr>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32">
              <w:tcPr>
                <w:tcW w:w="0" w:type="auto"/>
              </w:tcPr>
            </w:tcPrChange>
          </w:tcPr>
          <w:p w:rsidR="7F0A5828" w:rsidP="7FD12EDB" w:rsidRDefault="7F0A5828" w14:paraId="28D9542D" w14:textId="5A6481E2">
            <w:pPr>
              <w:rPr>
                <w:rFonts w:ascii="Calibri" w:hAnsi="Calibri" w:eastAsia="Calibri" w:cs="Calibri"/>
                <w:color w:val="000000" w:themeColor="text1"/>
                <w:sz w:val="16"/>
                <w:szCs w:val="16"/>
                <w:lang w:val="en-US"/>
              </w:rPr>
            </w:pPr>
            <w:r w:rsidRPr="7FD12EDB">
              <w:rPr>
                <w:rFonts w:ascii="Calibri" w:hAnsi="Calibri" w:eastAsia="Calibri" w:cs="Calibri"/>
                <w:color w:val="000000" w:themeColor="text1"/>
                <w:sz w:val="16"/>
                <w:szCs w:val="16"/>
                <w:lang w:val="en-US"/>
              </w:rPr>
              <w:t>2.2</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33">
              <w:tcPr>
                <w:tcW w:w="0" w:type="auto"/>
              </w:tcPr>
            </w:tcPrChange>
          </w:tcPr>
          <w:p w:rsidR="5D3345B1" w:rsidP="7FD12EDB" w:rsidRDefault="6A11F6F5" w14:paraId="6043E80E" w14:textId="7883B70F">
            <w:pPr>
              <w:rPr>
                <w:rFonts w:ascii="Calibri" w:hAnsi="Calibri" w:eastAsia="Calibri" w:cs="Calibri"/>
                <w:color w:val="000000" w:themeColor="text1"/>
                <w:sz w:val="16"/>
                <w:szCs w:val="16"/>
              </w:rPr>
            </w:pPr>
            <w:r w:rsidRPr="5A3AA8D5">
              <w:rPr>
                <w:rFonts w:ascii="Calibri" w:hAnsi="Calibri" w:eastAsia="Calibri" w:cs="Calibri"/>
                <w:color w:val="000000" w:themeColor="text1"/>
                <w:sz w:val="16"/>
                <w:szCs w:val="16"/>
              </w:rPr>
              <w:t xml:space="preserve">Send </w:t>
            </w:r>
            <w:r w:rsidRPr="5A3AA8D5" w:rsidR="67E497B9">
              <w:rPr>
                <w:rFonts w:ascii="Calibri" w:hAnsi="Calibri" w:eastAsia="Calibri" w:cs="Calibri"/>
                <w:color w:val="000000" w:themeColor="text1"/>
                <w:sz w:val="16"/>
                <w:szCs w:val="16"/>
              </w:rPr>
              <w:t xml:space="preserve">Power Level information for </w:t>
            </w:r>
            <w:r w:rsidRPr="5A3AA8D5" w:rsidR="762D0E38">
              <w:rPr>
                <w:rFonts w:ascii="Calibri" w:hAnsi="Calibri" w:eastAsia="Calibri" w:cs="Calibri"/>
                <w:color w:val="000000" w:themeColor="text1"/>
                <w:sz w:val="16"/>
                <w:szCs w:val="16"/>
              </w:rPr>
              <w:t>time-based contracts</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34">
              <w:tcPr>
                <w:tcW w:w="0" w:type="auto"/>
              </w:tcPr>
            </w:tcPrChange>
          </w:tcPr>
          <w:p w:rsidR="7FD12EDB" w:rsidP="7FD12EDB" w:rsidRDefault="00AA7E9C" w14:paraId="7A99E097" w14:textId="1FD006A8">
            <w:pPr>
              <w:rPr>
                <w:rFonts w:ascii="Calibri" w:hAnsi="Calibri" w:eastAsia="Calibri" w:cs="Calibri"/>
                <w:color w:val="000000" w:themeColor="text1"/>
                <w:sz w:val="16"/>
                <w:szCs w:val="16"/>
              </w:rPr>
            </w:pPr>
            <w:r>
              <w:rPr>
                <w:rFonts w:ascii="Calibri" w:hAnsi="Calibri" w:eastAsia="Calibri" w:cs="Calibri"/>
                <w:color w:val="000000" w:themeColor="text1"/>
                <w:sz w:val="16"/>
                <w:szCs w:val="16"/>
              </w:rPr>
              <w:t>Final customer is informed on time-based con</w:t>
            </w:r>
            <w:r w:rsidR="00A104C6">
              <w:rPr>
                <w:rFonts w:ascii="Calibri" w:hAnsi="Calibri" w:eastAsia="Calibri" w:cs="Calibri"/>
                <w:color w:val="000000" w:themeColor="text1"/>
                <w:sz w:val="16"/>
                <w:szCs w:val="16"/>
              </w:rPr>
              <w:t>tracts</w:t>
            </w:r>
            <w:r>
              <w:rPr>
                <w:rFonts w:ascii="Calibri" w:hAnsi="Calibri" w:eastAsia="Calibri" w:cs="Calibri"/>
                <w:color w:val="000000" w:themeColor="text1"/>
                <w:sz w:val="16"/>
                <w:szCs w:val="16"/>
              </w:rPr>
              <w:t>.</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35">
              <w:tcPr>
                <w:tcW w:w="0" w:type="auto"/>
              </w:tcPr>
            </w:tcPrChange>
          </w:tcPr>
          <w:p w:rsidR="7FD12EDB" w:rsidP="7FD12EDB" w:rsidRDefault="00F36BD8" w14:paraId="309D6D04" w14:textId="55E41642">
            <w:pPr>
              <w:widowControl w:val="0"/>
              <w:spacing w:after="0"/>
              <w:rPr>
                <w:rFonts w:ascii="Calibri" w:hAnsi="Calibri" w:eastAsia="Calibri" w:cs="Calibri"/>
                <w:color w:val="000000" w:themeColor="text1"/>
                <w:sz w:val="16"/>
                <w:szCs w:val="16"/>
              </w:rPr>
            </w:pPr>
            <w:r>
              <w:rPr>
                <w:rFonts w:ascii="Calibri" w:hAnsi="Calibri" w:eastAsia="Calibri" w:cs="Calibri"/>
                <w:color w:val="000000" w:themeColor="text1"/>
                <w:sz w:val="16"/>
                <w:szCs w:val="16"/>
              </w:rPr>
              <w:t>C</w:t>
            </w:r>
            <w:r w:rsidRPr="5A3AA8D5" w:rsidR="23349F6C">
              <w:rPr>
                <w:rFonts w:ascii="Calibri" w:hAnsi="Calibri" w:eastAsia="Calibri" w:cs="Calibri"/>
                <w:color w:val="000000" w:themeColor="text1"/>
                <w:sz w:val="16"/>
                <w:szCs w:val="16"/>
              </w:rPr>
              <w:t>SO</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36">
              <w:tcPr>
                <w:tcW w:w="0" w:type="auto"/>
                <w:gridSpan w:val="2"/>
              </w:tcPr>
            </w:tcPrChange>
          </w:tcPr>
          <w:p w:rsidR="7FD12EDB" w:rsidP="7FD12EDB" w:rsidRDefault="1783E9A1" w14:paraId="0FC7ED8B" w14:textId="6FCABD2C">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 xml:space="preserve">Final </w:t>
            </w:r>
            <w:r w:rsidRPr="7FD12EDB" w:rsidR="7FD12EDB">
              <w:rPr>
                <w:rFonts w:ascii="Calibri" w:hAnsi="Calibri" w:eastAsia="Calibri" w:cs="Calibri"/>
                <w:color w:val="000000" w:themeColor="text1"/>
                <w:sz w:val="16"/>
                <w:szCs w:val="16"/>
              </w:rPr>
              <w:t>Customer</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37">
              <w:tcPr>
                <w:tcW w:w="0" w:type="auto"/>
              </w:tcPr>
            </w:tcPrChange>
          </w:tcPr>
          <w:p w:rsidR="7FD12EDB" w:rsidP="7FD12EDB" w:rsidRDefault="3480959F" w14:paraId="557FC030" w14:textId="2FD36DDA">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w:t>
            </w:r>
            <w:r w:rsidRPr="6AAABEB9" w:rsidR="47E6172A">
              <w:rPr>
                <w:rFonts w:ascii="Calibri" w:hAnsi="Calibri" w:eastAsia="Calibri" w:cs="Calibri"/>
                <w:color w:val="000000" w:themeColor="text1"/>
                <w:sz w:val="16"/>
                <w:szCs w:val="16"/>
              </w:rPr>
              <w:t>F</w:t>
            </w:r>
            <w:r w:rsidRPr="08595A2E">
              <w:rPr>
                <w:rFonts w:ascii="Calibri" w:hAnsi="Calibri" w:eastAsia="Calibri" w:cs="Calibri"/>
                <w:color w:val="000000" w:themeColor="text1"/>
                <w:sz w:val="16"/>
                <w:szCs w:val="16"/>
              </w:rPr>
              <w:t xml:space="preserve">) </w:t>
            </w:r>
            <w:r w:rsidRPr="7FD12EDB" w:rsidR="7FD12EDB">
              <w:rPr>
                <w:rFonts w:ascii="Calibri" w:hAnsi="Calibri" w:eastAsia="Calibri" w:cs="Calibri"/>
                <w:color w:val="000000" w:themeColor="text1"/>
                <w:sz w:val="16"/>
                <w:szCs w:val="16"/>
              </w:rPr>
              <w:t xml:space="preserve">Power level information </w:t>
            </w:r>
            <w:r w:rsidRPr="7FD12EDB" w:rsidR="4B2A20C7">
              <w:rPr>
                <w:rFonts w:ascii="Calibri" w:hAnsi="Calibri" w:eastAsia="Calibri" w:cs="Calibri"/>
                <w:color w:val="000000" w:themeColor="text1"/>
                <w:sz w:val="16"/>
                <w:szCs w:val="16"/>
              </w:rPr>
              <w:t>for time-based contracts</w:t>
            </w:r>
          </w:p>
        </w:tc>
      </w:tr>
      <w:tr w:rsidR="7FD12EDB" w:rsidTr="718D4881" w14:paraId="6E1FFF7B" w14:textId="77777777">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Change w:author="Tomé Ferreira" w:date="2025-11-17T09:53:00Z" w16du:dateUtc="2025-11-17T08:53:00Z" w:id="38">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
          </w:tblPrExChange>
        </w:tblPrEx>
        <w:trPr>
          <w:trHeight w:val="300"/>
          <w:trPrChange w:author="Tomé Ferreira" w:date="2025-11-17T09:53:00Z" w16du:dateUtc="2025-11-17T08:53:00Z" w:id="39">
            <w:trPr>
              <w:gridAfter w:val="0"/>
            </w:trPr>
          </w:trPrChange>
        </w:trPr>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40">
              <w:tcPr>
                <w:tcW w:w="0" w:type="auto"/>
              </w:tcPr>
            </w:tcPrChange>
          </w:tcPr>
          <w:p w:rsidR="22169598" w:rsidP="7FD12EDB" w:rsidRDefault="22169598" w14:paraId="55A97B3F" w14:textId="296C2B80">
            <w:pPr>
              <w:widowControl w:val="0"/>
              <w:spacing w:after="0"/>
              <w:rPr>
                <w:rFonts w:ascii="Calibri" w:hAnsi="Calibri" w:eastAsia="Calibri" w:cs="Calibri"/>
                <w:color w:val="000000" w:themeColor="text1"/>
                <w:sz w:val="16"/>
                <w:szCs w:val="16"/>
                <w:lang w:val="en-US"/>
              </w:rPr>
            </w:pPr>
            <w:r w:rsidRPr="7FD12EDB">
              <w:rPr>
                <w:rFonts w:ascii="Calibri" w:hAnsi="Calibri" w:eastAsia="Calibri" w:cs="Calibri"/>
                <w:color w:val="000000" w:themeColor="text1"/>
                <w:sz w:val="16"/>
                <w:szCs w:val="16"/>
                <w:lang w:val="en-US"/>
              </w:rPr>
              <w:t>2.3</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41">
              <w:tcPr>
                <w:tcW w:w="0" w:type="auto"/>
              </w:tcPr>
            </w:tcPrChange>
          </w:tcPr>
          <w:p w:rsidR="7FD12EDB" w:rsidP="7FD12EDB" w:rsidRDefault="20057507" w14:paraId="763DF23F" w14:textId="3BDE966B">
            <w:pPr>
              <w:rPr>
                <w:rFonts w:ascii="Calibri" w:hAnsi="Calibri" w:eastAsia="Calibri" w:cs="Calibri"/>
                <w:color w:val="000000" w:themeColor="text1"/>
                <w:sz w:val="16"/>
                <w:szCs w:val="16"/>
              </w:rPr>
            </w:pPr>
            <w:r w:rsidRPr="5A3AA8D5">
              <w:rPr>
                <w:rFonts w:ascii="Calibri" w:hAnsi="Calibri" w:eastAsia="Calibri" w:cs="Calibri"/>
                <w:color w:val="000000" w:themeColor="text1"/>
                <w:sz w:val="16"/>
                <w:szCs w:val="16"/>
              </w:rPr>
              <w:t>Send Load Balancing information</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42">
              <w:tcPr>
                <w:tcW w:w="0" w:type="auto"/>
              </w:tcPr>
            </w:tcPrChange>
          </w:tcPr>
          <w:p w:rsidR="7FD12EDB" w:rsidP="7FD12EDB" w:rsidRDefault="00392E7A" w14:paraId="42E2CDE4" w14:textId="073C9091">
            <w:pPr>
              <w:rPr>
                <w:rFonts w:ascii="Calibri" w:hAnsi="Calibri" w:eastAsia="Calibri" w:cs="Calibri"/>
                <w:color w:val="000000" w:themeColor="text1"/>
                <w:sz w:val="16"/>
                <w:szCs w:val="16"/>
              </w:rPr>
            </w:pPr>
            <w:r>
              <w:rPr>
                <w:rFonts w:ascii="Calibri" w:hAnsi="Calibri" w:eastAsia="Calibri" w:cs="Calibri"/>
                <w:color w:val="000000" w:themeColor="text1"/>
                <w:sz w:val="16"/>
                <w:szCs w:val="16"/>
              </w:rPr>
              <w:t>Final customer is informed on load balancing information.</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43">
              <w:tcPr>
                <w:tcW w:w="0" w:type="auto"/>
              </w:tcPr>
            </w:tcPrChange>
          </w:tcPr>
          <w:p w:rsidR="25D1898A" w:rsidP="7FD12EDB" w:rsidRDefault="523D19C5" w14:paraId="126CDAE1" w14:textId="40D38B1D">
            <w:pPr>
              <w:widowControl w:val="0"/>
              <w:spacing w:after="0"/>
              <w:rPr>
                <w:rFonts w:ascii="Calibri" w:hAnsi="Calibri" w:eastAsia="Calibri" w:cs="Calibri"/>
                <w:color w:val="000000" w:themeColor="text1"/>
                <w:sz w:val="16"/>
                <w:szCs w:val="16"/>
              </w:rPr>
            </w:pPr>
            <w:r w:rsidRPr="42AF8AA2">
              <w:rPr>
                <w:rFonts w:ascii="Calibri" w:hAnsi="Calibri" w:eastAsia="Calibri" w:cs="Calibri"/>
                <w:color w:val="000000" w:themeColor="text1"/>
                <w:sz w:val="16"/>
                <w:szCs w:val="16"/>
              </w:rPr>
              <w:t>Elig</w:t>
            </w:r>
            <w:r w:rsidRPr="42AF8AA2" w:rsidR="663C7F20">
              <w:rPr>
                <w:rFonts w:ascii="Calibri" w:hAnsi="Calibri" w:eastAsia="Calibri" w:cs="Calibri"/>
                <w:color w:val="000000" w:themeColor="text1"/>
                <w:sz w:val="16"/>
                <w:szCs w:val="16"/>
              </w:rPr>
              <w:t>i</w:t>
            </w:r>
            <w:r w:rsidRPr="42AF8AA2" w:rsidR="5A21A9DA">
              <w:rPr>
                <w:rFonts w:ascii="Calibri" w:hAnsi="Calibri" w:eastAsia="Calibri" w:cs="Calibri"/>
                <w:color w:val="000000" w:themeColor="text1"/>
                <w:sz w:val="16"/>
                <w:szCs w:val="16"/>
              </w:rPr>
              <w:t>ble</w:t>
            </w:r>
            <w:r w:rsidRPr="7FD12EDB" w:rsidR="731C5231">
              <w:rPr>
                <w:rFonts w:ascii="Calibri" w:hAnsi="Calibri" w:eastAsia="Calibri" w:cs="Calibri"/>
                <w:color w:val="000000" w:themeColor="text1"/>
                <w:sz w:val="16"/>
                <w:szCs w:val="16"/>
              </w:rPr>
              <w:t xml:space="preserve"> </w:t>
            </w:r>
            <w:r w:rsidRPr="7FD12EDB" w:rsidR="25D1898A">
              <w:rPr>
                <w:rFonts w:ascii="Calibri" w:hAnsi="Calibri" w:eastAsia="Calibri" w:cs="Calibri"/>
                <w:color w:val="000000" w:themeColor="text1"/>
                <w:sz w:val="16"/>
                <w:szCs w:val="16"/>
              </w:rPr>
              <w:t>party</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44">
              <w:tcPr>
                <w:tcW w:w="0" w:type="auto"/>
                <w:gridSpan w:val="2"/>
              </w:tcPr>
            </w:tcPrChange>
          </w:tcPr>
          <w:p w:rsidR="7FD12EDB" w:rsidP="7FD12EDB" w:rsidRDefault="1783E9A1" w14:paraId="766F5AF1" w14:textId="4129A334">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 xml:space="preserve">Final </w:t>
            </w:r>
            <w:r w:rsidRPr="7FD12EDB" w:rsidR="7FD12EDB">
              <w:rPr>
                <w:rFonts w:ascii="Calibri" w:hAnsi="Calibri" w:eastAsia="Calibri" w:cs="Calibri"/>
                <w:color w:val="000000" w:themeColor="text1"/>
                <w:sz w:val="16"/>
                <w:szCs w:val="16"/>
              </w:rPr>
              <w:t>Customer</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45">
              <w:tcPr>
                <w:tcW w:w="0" w:type="auto"/>
              </w:tcPr>
            </w:tcPrChange>
          </w:tcPr>
          <w:p w:rsidR="7FD12EDB" w:rsidP="7FD12EDB" w:rsidRDefault="0DBC4FD0" w14:paraId="129897C6" w14:textId="4268914A">
            <w:pPr>
              <w:widowControl w:val="0"/>
              <w:spacing w:after="0"/>
              <w:rPr>
                <w:rFonts w:ascii="Calibri" w:hAnsi="Calibri" w:eastAsia="Calibri" w:cs="Calibri"/>
                <w:color w:val="000000" w:themeColor="text1"/>
                <w:sz w:val="16"/>
                <w:szCs w:val="16"/>
              </w:rPr>
            </w:pPr>
            <w:r w:rsidRPr="5A3AA8D5">
              <w:rPr>
                <w:rFonts w:ascii="Calibri" w:hAnsi="Calibri" w:eastAsia="Calibri" w:cs="Calibri"/>
                <w:color w:val="000000" w:themeColor="text1"/>
                <w:sz w:val="16"/>
                <w:szCs w:val="16"/>
              </w:rPr>
              <w:t>(</w:t>
            </w:r>
            <w:r w:rsidRPr="5A3AA8D5" w:rsidR="2D9D6121">
              <w:rPr>
                <w:rFonts w:ascii="Calibri" w:hAnsi="Calibri" w:eastAsia="Calibri" w:cs="Calibri"/>
                <w:color w:val="000000" w:themeColor="text1"/>
                <w:sz w:val="16"/>
                <w:szCs w:val="16"/>
              </w:rPr>
              <w:t>G</w:t>
            </w:r>
            <w:r w:rsidRPr="5A3AA8D5">
              <w:rPr>
                <w:rFonts w:ascii="Calibri" w:hAnsi="Calibri" w:eastAsia="Calibri" w:cs="Calibri"/>
                <w:color w:val="000000" w:themeColor="text1"/>
                <w:sz w:val="16"/>
                <w:szCs w:val="16"/>
              </w:rPr>
              <w:t xml:space="preserve">) </w:t>
            </w:r>
            <w:r w:rsidRPr="5A3AA8D5" w:rsidR="5F8E8062">
              <w:rPr>
                <w:rFonts w:ascii="Calibri" w:hAnsi="Calibri" w:eastAsia="Calibri" w:cs="Calibri"/>
                <w:color w:val="000000" w:themeColor="text1"/>
                <w:sz w:val="16"/>
                <w:szCs w:val="16"/>
              </w:rPr>
              <w:t xml:space="preserve">Load Balancing information </w:t>
            </w:r>
          </w:p>
        </w:tc>
      </w:tr>
      <w:tr w:rsidR="7FD12EDB" w:rsidTr="718D4881" w14:paraId="2E916EE8" w14:textId="77777777">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Change w:author="Tomé Ferreira" w:date="2025-11-17T09:53:00Z" w16du:dateUtc="2025-11-17T08:53:00Z" w:id="46">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
          </w:tblPrExChange>
        </w:tblPrEx>
        <w:trPr>
          <w:trHeight w:val="300"/>
          <w:trPrChange w:author="Tomé Ferreira" w:date="2025-11-17T09:53:00Z" w16du:dateUtc="2025-11-17T08:53:00Z" w:id="47">
            <w:trPr>
              <w:gridAfter w:val="0"/>
            </w:trPr>
          </w:trPrChange>
        </w:trPr>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48">
              <w:tcPr>
                <w:tcW w:w="0" w:type="auto"/>
              </w:tcPr>
            </w:tcPrChange>
          </w:tcPr>
          <w:p w:rsidR="22169598" w:rsidP="7FD12EDB" w:rsidRDefault="22169598" w14:paraId="4A5DD6A4" w14:textId="439ECDD0">
            <w:pPr>
              <w:widowControl w:val="0"/>
              <w:spacing w:after="0"/>
              <w:rPr>
                <w:rFonts w:ascii="Calibri" w:hAnsi="Calibri" w:eastAsia="Calibri" w:cs="Calibri"/>
                <w:color w:val="000000" w:themeColor="text1"/>
                <w:sz w:val="16"/>
                <w:szCs w:val="16"/>
                <w:lang w:val="en-US"/>
              </w:rPr>
            </w:pPr>
            <w:r w:rsidRPr="7FD12EDB">
              <w:rPr>
                <w:rFonts w:ascii="Calibri" w:hAnsi="Calibri" w:eastAsia="Calibri" w:cs="Calibri"/>
                <w:color w:val="000000" w:themeColor="text1"/>
                <w:sz w:val="16"/>
                <w:szCs w:val="16"/>
                <w:lang w:val="en-US"/>
              </w:rPr>
              <w:t>2.4</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49">
              <w:tcPr>
                <w:tcW w:w="0" w:type="auto"/>
              </w:tcPr>
            </w:tcPrChange>
          </w:tcPr>
          <w:p w:rsidR="7FD12EDB" w:rsidP="7FD12EDB" w:rsidRDefault="4A413694" w14:paraId="69684790" w14:textId="449931E0">
            <w:pPr>
              <w:rPr>
                <w:rFonts w:ascii="Calibri" w:hAnsi="Calibri" w:eastAsia="Calibri" w:cs="Calibri"/>
                <w:color w:val="000000" w:themeColor="text1"/>
                <w:sz w:val="16"/>
                <w:szCs w:val="16"/>
              </w:rPr>
            </w:pPr>
            <w:r w:rsidRPr="5A3AA8D5">
              <w:rPr>
                <w:rFonts w:ascii="Calibri" w:hAnsi="Calibri" w:eastAsia="Calibri" w:cs="Calibri"/>
                <w:color w:val="000000" w:themeColor="text1"/>
                <w:sz w:val="16"/>
                <w:szCs w:val="16"/>
              </w:rPr>
              <w:t xml:space="preserve">Send Power Level information for </w:t>
            </w:r>
            <w:r w:rsidRPr="5A3AA8D5" w:rsidR="03841F7B">
              <w:rPr>
                <w:rFonts w:ascii="Calibri" w:hAnsi="Calibri" w:eastAsia="Calibri" w:cs="Calibri"/>
                <w:color w:val="000000" w:themeColor="text1"/>
                <w:sz w:val="16"/>
                <w:szCs w:val="16"/>
              </w:rPr>
              <w:t>flexible connection agreement</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50">
              <w:tcPr>
                <w:tcW w:w="0" w:type="auto"/>
              </w:tcPr>
            </w:tcPrChange>
          </w:tcPr>
          <w:p w:rsidR="7FD12EDB" w:rsidP="7FD12EDB" w:rsidRDefault="00A104C6" w14:paraId="2B60EB63" w14:textId="0CEA40A5">
            <w:pPr>
              <w:rPr>
                <w:rFonts w:ascii="Calibri" w:hAnsi="Calibri" w:eastAsia="Calibri" w:cs="Calibri"/>
                <w:color w:val="000000" w:themeColor="text1"/>
                <w:sz w:val="16"/>
                <w:szCs w:val="16"/>
              </w:rPr>
            </w:pPr>
            <w:r>
              <w:rPr>
                <w:rFonts w:ascii="Calibri" w:hAnsi="Calibri" w:eastAsia="Calibri" w:cs="Calibri"/>
                <w:color w:val="000000" w:themeColor="text1"/>
                <w:sz w:val="16"/>
                <w:szCs w:val="16"/>
              </w:rPr>
              <w:t>Final customer is informed on flexible connection agreement.</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51">
              <w:tcPr>
                <w:tcW w:w="0" w:type="auto"/>
              </w:tcPr>
            </w:tcPrChange>
          </w:tcPr>
          <w:p w:rsidR="7FD12EDB" w:rsidP="7FD12EDB" w:rsidRDefault="00F36BD8" w14:paraId="135112DF" w14:textId="00627D8E">
            <w:pPr>
              <w:widowControl w:val="0"/>
              <w:spacing w:after="0"/>
              <w:rPr>
                <w:rFonts w:ascii="Calibri" w:hAnsi="Calibri" w:eastAsia="Calibri" w:cs="Calibri"/>
                <w:color w:val="000000" w:themeColor="text1"/>
                <w:sz w:val="16"/>
                <w:szCs w:val="16"/>
              </w:rPr>
            </w:pPr>
            <w:r>
              <w:rPr>
                <w:rFonts w:ascii="Calibri" w:hAnsi="Calibri" w:eastAsia="Calibri" w:cs="Calibri"/>
                <w:color w:val="000000" w:themeColor="text1"/>
                <w:sz w:val="16"/>
                <w:szCs w:val="16"/>
              </w:rPr>
              <w:t>C</w:t>
            </w:r>
            <w:r w:rsidRPr="5A3AA8D5" w:rsidR="23349F6C">
              <w:rPr>
                <w:rFonts w:ascii="Calibri" w:hAnsi="Calibri" w:eastAsia="Calibri" w:cs="Calibri"/>
                <w:color w:val="000000" w:themeColor="text1"/>
                <w:sz w:val="16"/>
                <w:szCs w:val="16"/>
              </w:rPr>
              <w:t>SO</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52">
              <w:tcPr>
                <w:tcW w:w="0" w:type="auto"/>
                <w:gridSpan w:val="2"/>
              </w:tcPr>
            </w:tcPrChange>
          </w:tcPr>
          <w:p w:rsidR="7FD12EDB" w:rsidP="7FD12EDB" w:rsidRDefault="1783E9A1" w14:paraId="4D22C399" w14:textId="1570CCAB">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 xml:space="preserve">Final </w:t>
            </w:r>
            <w:r w:rsidRPr="7FD12EDB" w:rsidR="7FD12EDB">
              <w:rPr>
                <w:rFonts w:ascii="Calibri" w:hAnsi="Calibri" w:eastAsia="Calibri" w:cs="Calibri"/>
                <w:color w:val="000000" w:themeColor="text1"/>
                <w:sz w:val="16"/>
                <w:szCs w:val="16"/>
              </w:rPr>
              <w:t>Customer</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53">
              <w:tcPr>
                <w:tcW w:w="0" w:type="auto"/>
              </w:tcPr>
            </w:tcPrChange>
          </w:tcPr>
          <w:p w:rsidR="7FD12EDB" w:rsidP="7FD12EDB" w:rsidRDefault="06B341CF" w14:paraId="5868DF3E" w14:textId="3F89EC75">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w:t>
            </w:r>
            <w:r w:rsidRPr="6AAABEB9" w:rsidR="4EE75A66">
              <w:rPr>
                <w:rFonts w:ascii="Calibri" w:hAnsi="Calibri" w:eastAsia="Calibri" w:cs="Calibri"/>
                <w:color w:val="000000" w:themeColor="text1"/>
                <w:sz w:val="16"/>
                <w:szCs w:val="16"/>
              </w:rPr>
              <w:t>H</w:t>
            </w:r>
            <w:r w:rsidRPr="08595A2E">
              <w:rPr>
                <w:rFonts w:ascii="Calibri" w:hAnsi="Calibri" w:eastAsia="Calibri" w:cs="Calibri"/>
                <w:color w:val="000000" w:themeColor="text1"/>
                <w:sz w:val="16"/>
                <w:szCs w:val="16"/>
              </w:rPr>
              <w:t xml:space="preserve">) </w:t>
            </w:r>
            <w:r w:rsidRPr="7FD12EDB" w:rsidR="7FD12EDB">
              <w:rPr>
                <w:rFonts w:ascii="Calibri" w:hAnsi="Calibri" w:eastAsia="Calibri" w:cs="Calibri"/>
                <w:color w:val="000000" w:themeColor="text1"/>
                <w:sz w:val="16"/>
                <w:szCs w:val="16"/>
              </w:rPr>
              <w:t xml:space="preserve">Power level information for </w:t>
            </w:r>
            <w:r w:rsidRPr="7FD12EDB" w:rsidR="77AC8D34">
              <w:rPr>
                <w:rFonts w:ascii="Calibri" w:hAnsi="Calibri" w:eastAsia="Calibri" w:cs="Calibri"/>
                <w:color w:val="000000" w:themeColor="text1"/>
                <w:sz w:val="16"/>
                <w:szCs w:val="16"/>
              </w:rPr>
              <w:t>flexible connection agreement</w:t>
            </w:r>
            <w:r w:rsidRPr="7FD12EDB" w:rsidR="02865B83">
              <w:rPr>
                <w:rFonts w:ascii="Calibri" w:hAnsi="Calibri" w:eastAsia="Calibri" w:cs="Calibri"/>
                <w:color w:val="000000" w:themeColor="text1"/>
                <w:sz w:val="16"/>
                <w:szCs w:val="16"/>
              </w:rPr>
              <w:t xml:space="preserve"> (how long)</w:t>
            </w:r>
          </w:p>
        </w:tc>
      </w:tr>
      <w:tr w:rsidR="7FD12EDB" w:rsidTr="718D4881" w14:paraId="2B8F6D74" w14:textId="77777777">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Change w:author="Tomé Ferreira" w:date="2025-11-17T09:53:00Z" w16du:dateUtc="2025-11-17T08:53:00Z" w:id="54">
            <w:tblPrEx>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PrEx>
          </w:tblPrExChange>
        </w:tblPrEx>
        <w:trPr>
          <w:trHeight w:val="300"/>
          <w:trPrChange w:author="Tomé Ferreira" w:date="2025-11-17T09:53:00Z" w16du:dateUtc="2025-11-17T08:53:00Z" w:id="55">
            <w:trPr>
              <w:gridAfter w:val="0"/>
            </w:trPr>
          </w:trPrChange>
        </w:trPr>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56">
              <w:tcPr>
                <w:tcW w:w="0" w:type="auto"/>
              </w:tcPr>
            </w:tcPrChange>
          </w:tcPr>
          <w:p w:rsidR="6123A656" w:rsidP="7FD12EDB" w:rsidRDefault="6123A656" w14:paraId="3C4493C3" w14:textId="3022A286">
            <w:pPr>
              <w:rPr>
                <w:rFonts w:ascii="Calibri" w:hAnsi="Calibri" w:eastAsia="Calibri" w:cs="Calibri"/>
                <w:color w:val="000000" w:themeColor="text1"/>
                <w:sz w:val="16"/>
                <w:szCs w:val="16"/>
                <w:lang w:val="en-US"/>
              </w:rPr>
            </w:pPr>
            <w:r w:rsidRPr="7FD12EDB">
              <w:rPr>
                <w:rFonts w:ascii="Calibri" w:hAnsi="Calibri" w:eastAsia="Calibri" w:cs="Calibri"/>
                <w:color w:val="000000" w:themeColor="text1"/>
                <w:sz w:val="16"/>
                <w:szCs w:val="16"/>
                <w:lang w:val="en-US"/>
              </w:rPr>
              <w:t>2.5</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57">
              <w:tcPr>
                <w:tcW w:w="0" w:type="auto"/>
              </w:tcPr>
            </w:tcPrChange>
          </w:tcPr>
          <w:p w:rsidR="6123A656" w:rsidP="7FD12EDB" w:rsidRDefault="747ABDAE" w14:paraId="669EB4EE" w14:textId="1F2D1E25">
            <w:pPr>
              <w:rPr>
                <w:rFonts w:ascii="Calibri" w:hAnsi="Calibri" w:eastAsia="Calibri" w:cs="Calibri"/>
                <w:color w:val="000000" w:themeColor="text1"/>
                <w:sz w:val="16"/>
                <w:szCs w:val="16"/>
              </w:rPr>
            </w:pPr>
            <w:r w:rsidRPr="5A3AA8D5">
              <w:rPr>
                <w:rFonts w:ascii="Calibri" w:hAnsi="Calibri" w:eastAsia="Calibri" w:cs="Calibri"/>
                <w:color w:val="000000" w:themeColor="text1"/>
                <w:sz w:val="16"/>
                <w:szCs w:val="16"/>
              </w:rPr>
              <w:t>Send Power Level information for</w:t>
            </w:r>
            <w:r w:rsidRPr="7F531B77" w:rsidR="6123A656">
              <w:rPr>
                <w:rFonts w:ascii="Calibri" w:hAnsi="Calibri" w:eastAsia="Calibri" w:cs="Calibri"/>
                <w:color w:val="000000" w:themeColor="text1"/>
                <w:sz w:val="16"/>
                <w:szCs w:val="16"/>
              </w:rPr>
              <w:t xml:space="preserve"> dynamic connection agreement</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58">
              <w:tcPr>
                <w:tcW w:w="0" w:type="auto"/>
              </w:tcPr>
            </w:tcPrChange>
          </w:tcPr>
          <w:p w:rsidR="7FD12EDB" w:rsidP="7FD12EDB" w:rsidRDefault="00A104C6" w14:paraId="1B3964E4" w14:textId="04548FD1">
            <w:pPr>
              <w:rPr>
                <w:rFonts w:ascii="Calibri" w:hAnsi="Calibri" w:eastAsia="Calibri" w:cs="Calibri"/>
                <w:color w:val="000000" w:themeColor="text1"/>
                <w:sz w:val="16"/>
                <w:szCs w:val="16"/>
              </w:rPr>
            </w:pPr>
            <w:r>
              <w:rPr>
                <w:rFonts w:ascii="Calibri" w:hAnsi="Calibri" w:eastAsia="Calibri" w:cs="Calibri"/>
                <w:color w:val="000000" w:themeColor="text1"/>
                <w:sz w:val="16"/>
                <w:szCs w:val="16"/>
              </w:rPr>
              <w:t>Final customer is informed on dynamic connection agreement.</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59">
              <w:tcPr>
                <w:tcW w:w="0" w:type="auto"/>
              </w:tcPr>
            </w:tcPrChange>
          </w:tcPr>
          <w:p w:rsidR="7FD12EDB" w:rsidP="7FD12EDB" w:rsidRDefault="00F36BD8" w14:paraId="285BD6FB" w14:textId="35BECFCF">
            <w:pPr>
              <w:widowControl w:val="0"/>
              <w:spacing w:after="0"/>
              <w:rPr>
                <w:rFonts w:ascii="Calibri" w:hAnsi="Calibri" w:eastAsia="Calibri" w:cs="Calibri"/>
                <w:color w:val="000000" w:themeColor="text1"/>
                <w:sz w:val="16"/>
                <w:szCs w:val="16"/>
              </w:rPr>
            </w:pPr>
            <w:r>
              <w:rPr>
                <w:rFonts w:ascii="Calibri" w:hAnsi="Calibri" w:eastAsia="Calibri" w:cs="Calibri"/>
                <w:color w:val="000000" w:themeColor="text1"/>
                <w:sz w:val="16"/>
                <w:szCs w:val="16"/>
              </w:rPr>
              <w:t>C</w:t>
            </w:r>
            <w:r w:rsidRPr="5A3AA8D5" w:rsidR="23349F6C">
              <w:rPr>
                <w:rFonts w:ascii="Calibri" w:hAnsi="Calibri" w:eastAsia="Calibri" w:cs="Calibri"/>
                <w:color w:val="000000" w:themeColor="text1"/>
                <w:sz w:val="16"/>
                <w:szCs w:val="16"/>
              </w:rPr>
              <w:t>SO</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60">
              <w:tcPr>
                <w:tcW w:w="0" w:type="auto"/>
                <w:gridSpan w:val="2"/>
              </w:tcPr>
            </w:tcPrChange>
          </w:tcPr>
          <w:p w:rsidR="7FD12EDB" w:rsidP="7FD12EDB" w:rsidRDefault="1783E9A1" w14:paraId="35E036DA" w14:textId="6F5A4E9C">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 xml:space="preserve">Final </w:t>
            </w:r>
            <w:r w:rsidRPr="7FD12EDB" w:rsidR="7FD12EDB">
              <w:rPr>
                <w:rFonts w:ascii="Calibri" w:hAnsi="Calibri" w:eastAsia="Calibri" w:cs="Calibri"/>
                <w:color w:val="000000" w:themeColor="text1"/>
                <w:sz w:val="16"/>
                <w:szCs w:val="16"/>
              </w:rPr>
              <w:t>Customer</w:t>
            </w:r>
          </w:p>
        </w:tc>
        <w:tc>
          <w:tcPr>
            <w:tcW w:w="1511" w:type="dxa"/>
            <w:tcBorders>
              <w:top w:val="single" w:color="auto" w:sz="6" w:space="0"/>
              <w:left w:val="single" w:color="auto" w:sz="6" w:space="0"/>
              <w:bottom w:val="single" w:color="auto" w:sz="6" w:space="0"/>
              <w:right w:val="single" w:color="auto" w:sz="6" w:space="0"/>
            </w:tcBorders>
            <w:tcMar>
              <w:left w:w="105" w:type="dxa"/>
              <w:right w:w="105" w:type="dxa"/>
            </w:tcMar>
            <w:vAlign w:val="center"/>
            <w:tcPrChange w:author="Tomé Ferreira" w:date="2025-11-17T09:53:00Z" w16du:dateUtc="2025-11-17T08:53:00Z" w:id="61">
              <w:tcPr>
                <w:tcW w:w="0" w:type="auto"/>
              </w:tcPr>
            </w:tcPrChange>
          </w:tcPr>
          <w:p w:rsidR="7FD12EDB" w:rsidP="7FD12EDB" w:rsidRDefault="6B2EB7FA" w14:paraId="21A839D6" w14:textId="3C4193A0">
            <w:pPr>
              <w:widowControl w:val="0"/>
              <w:spacing w:after="0"/>
              <w:rPr>
                <w:rFonts w:ascii="Calibri" w:hAnsi="Calibri" w:eastAsia="Calibri" w:cs="Calibri"/>
                <w:color w:val="000000" w:themeColor="text1"/>
                <w:sz w:val="16"/>
                <w:szCs w:val="16"/>
              </w:rPr>
            </w:pPr>
            <w:r w:rsidRPr="08595A2E">
              <w:rPr>
                <w:rFonts w:ascii="Calibri" w:hAnsi="Calibri" w:eastAsia="Calibri" w:cs="Calibri"/>
                <w:color w:val="000000" w:themeColor="text1"/>
                <w:sz w:val="16"/>
                <w:szCs w:val="16"/>
              </w:rPr>
              <w:t>(</w:t>
            </w:r>
            <w:r w:rsidRPr="6AAABEB9" w:rsidR="3A85E5B8">
              <w:rPr>
                <w:rFonts w:ascii="Calibri" w:hAnsi="Calibri" w:eastAsia="Calibri" w:cs="Calibri"/>
                <w:color w:val="000000" w:themeColor="text1"/>
                <w:sz w:val="16"/>
                <w:szCs w:val="16"/>
              </w:rPr>
              <w:t>I</w:t>
            </w:r>
            <w:r w:rsidRPr="08595A2E">
              <w:rPr>
                <w:rFonts w:ascii="Calibri" w:hAnsi="Calibri" w:eastAsia="Calibri" w:cs="Calibri"/>
                <w:color w:val="000000" w:themeColor="text1"/>
                <w:sz w:val="16"/>
                <w:szCs w:val="16"/>
              </w:rPr>
              <w:t xml:space="preserve">) </w:t>
            </w:r>
            <w:r w:rsidRPr="7FD12EDB" w:rsidR="7FD12EDB">
              <w:rPr>
                <w:rFonts w:ascii="Calibri" w:hAnsi="Calibri" w:eastAsia="Calibri" w:cs="Calibri"/>
                <w:color w:val="000000" w:themeColor="text1"/>
                <w:sz w:val="16"/>
                <w:szCs w:val="16"/>
              </w:rPr>
              <w:t xml:space="preserve">Power level information for </w:t>
            </w:r>
            <w:r w:rsidRPr="7FD12EDB" w:rsidR="2C37B2AD">
              <w:rPr>
                <w:rFonts w:ascii="Calibri" w:hAnsi="Calibri" w:eastAsia="Calibri" w:cs="Calibri"/>
                <w:color w:val="000000" w:themeColor="text1"/>
                <w:sz w:val="16"/>
                <w:szCs w:val="16"/>
              </w:rPr>
              <w:t>dynamic connection agreement</w:t>
            </w:r>
          </w:p>
        </w:tc>
      </w:tr>
    </w:tbl>
    <w:p w:rsidR="7FD12EDB" w:rsidRDefault="7FD12EDB" w14:paraId="50D551CA" w14:textId="49598E14"/>
    <w:p w:rsidR="677F9385" w:rsidP="5A3AA8D5" w:rsidRDefault="7589A601" w14:paraId="7BE52C33" w14:textId="572BFD6D">
      <w:r>
        <w:rPr>
          <w:noProof/>
        </w:rPr>
        <w:drawing>
          <wp:inline distT="0" distB="0" distL="0" distR="0" wp14:anchorId="40C0F874" wp14:editId="2A7616B5">
            <wp:extent cx="5724525" cy="1838325"/>
            <wp:effectExtent l="0" t="0" r="0" b="0"/>
            <wp:docPr id="1328194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94074"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1838325"/>
                    </a:xfrm>
                    <a:prstGeom prst="rect">
                      <a:avLst/>
                    </a:prstGeom>
                  </pic:spPr>
                </pic:pic>
              </a:graphicData>
            </a:graphic>
          </wp:inline>
        </w:drawing>
      </w:r>
    </w:p>
    <w:p w:rsidR="1E8A9AEF" w:rsidP="22A1F063" w:rsidRDefault="782D2A49" w14:paraId="7BB14B63" w14:textId="362D34AF">
      <w:pPr>
        <w:pStyle w:val="Caption"/>
        <w:rPr>
          <w:rFonts w:ascii="Calibri" w:hAnsi="Calibri" w:eastAsia="Calibri" w:cs="Calibri"/>
          <w:color w:val="000000" w:themeColor="text1"/>
        </w:rPr>
      </w:pPr>
      <w:r>
        <w:t xml:space="preserve">Figure </w:t>
      </w:r>
      <w:r w:rsidR="5CF86C79">
        <w:t>2</w:t>
      </w:r>
      <w:r>
        <w:t>. Diagram corresponding to the procedure in Table IV.</w:t>
      </w:r>
      <w:r w:rsidR="4F823760">
        <w:t>2</w:t>
      </w:r>
    </w:p>
    <w:p w:rsidRPr="00E75EB7" w:rsidR="7FD12EDB" w:rsidP="22A1F063" w:rsidRDefault="7FD12EDB" w14:paraId="5DF9A693" w14:textId="0161EF99">
      <w:pPr>
        <w:tabs>
          <w:tab w:val="left" w:pos="2657"/>
        </w:tabs>
        <w:jc w:val="center"/>
        <w:rPr>
          <w:rFonts w:ascii="Calibri" w:hAnsi="Calibri" w:eastAsia="Calibri" w:cs="Calibri"/>
          <w:b/>
          <w:bCs/>
          <w:color w:val="000000" w:themeColor="text1"/>
        </w:rPr>
      </w:pPr>
    </w:p>
    <w:p w:rsidRPr="00E75EB7" w:rsidR="7FD12EDB" w:rsidP="08595A2E" w:rsidRDefault="7310AD04" w14:paraId="1C1BEDF0" w14:textId="3B039E70">
      <w:pPr>
        <w:tabs>
          <w:tab w:val="left" w:pos="2657"/>
        </w:tabs>
        <w:jc w:val="center"/>
        <w:rPr>
          <w:rFonts w:ascii="Calibri" w:hAnsi="Calibri" w:eastAsia="Calibri" w:cs="Calibri"/>
          <w:color w:val="000000" w:themeColor="text1"/>
          <w:lang w:val="en-US"/>
        </w:rPr>
      </w:pPr>
      <w:r w:rsidRPr="08595A2E">
        <w:rPr>
          <w:rFonts w:ascii="Calibri" w:hAnsi="Calibri" w:eastAsia="Calibri" w:cs="Calibri"/>
          <w:b/>
          <w:bCs/>
          <w:color w:val="000000" w:themeColor="text1"/>
        </w:rPr>
        <w:t>INFORMATION OBJECTS</w:t>
      </w:r>
    </w:p>
    <w:p w:rsidRPr="00E75EB7" w:rsidR="7FD12EDB" w:rsidP="08595A2E" w:rsidRDefault="7FD12EDB" w14:paraId="6AF57444" w14:textId="133DCF9C">
      <w:pPr>
        <w:spacing w:after="0"/>
        <w:rPr>
          <w:rFonts w:ascii="Calibri" w:hAnsi="Calibri" w:eastAsia="Calibri" w:cs="Calibri"/>
          <w:color w:val="000000" w:themeColor="text1"/>
          <w:lang w:val="en-US"/>
        </w:rPr>
      </w:pPr>
    </w:p>
    <w:p w:rsidR="143DA77B" w:rsidP="6AAABEB9" w:rsidRDefault="6CCCE92E" w14:paraId="55F4B3D1" w14:textId="200A7425">
      <w:pPr>
        <w:spacing w:after="0"/>
        <w:rPr>
          <w:rFonts w:ascii="Calibri" w:hAnsi="Calibri" w:eastAsia="Calibri" w:cs="Calibri"/>
          <w:color w:val="000000" w:themeColor="text1"/>
        </w:rPr>
      </w:pPr>
      <w:r w:rsidRPr="718D4881">
        <w:rPr>
          <w:rFonts w:ascii="Calibri" w:hAnsi="Calibri" w:eastAsia="Calibri" w:cs="Calibri"/>
          <w:color w:val="000000" w:themeColor="text1"/>
        </w:rPr>
        <w:t>The technical specification of information objects is under development.</w:t>
      </w:r>
      <w:r w:rsidRPr="718D4881" w:rsidR="4A4A8B42">
        <w:rPr>
          <w:rFonts w:ascii="Calibri" w:hAnsi="Calibri" w:eastAsia="Calibri" w:cs="Calibri"/>
          <w:color w:val="000000" w:themeColor="text1"/>
        </w:rPr>
        <w:t xml:space="preserve"> </w:t>
      </w:r>
    </w:p>
    <w:p w:rsidR="718D4881" w:rsidP="718D4881" w:rsidRDefault="718D4881" w14:paraId="55FFB6C3" w14:textId="5120591A">
      <w:pPr>
        <w:spacing w:after="0"/>
        <w:rPr>
          <w:rFonts w:ascii="Calibri" w:hAnsi="Calibri" w:eastAsia="Calibri" w:cs="Calibri"/>
          <w:color w:val="000000" w:themeColor="text1"/>
        </w:rPr>
      </w:pPr>
    </w:p>
    <w:p w:rsidR="143DA77B" w:rsidP="6AAABEB9" w:rsidRDefault="2A5FF1C4" w14:paraId="490D16B3" w14:textId="60A34A44">
      <w:pPr>
        <w:spacing w:after="0" w:line="240" w:lineRule="auto"/>
        <w:jc w:val="center"/>
        <w:rPr>
          <w:rFonts w:ascii="Calibri" w:hAnsi="Calibri" w:eastAsia="Calibri" w:cs="Calibri"/>
        </w:rPr>
      </w:pPr>
      <w:r w:rsidRPr="718D4881">
        <w:rPr>
          <w:rFonts w:ascii="Times New Roman" w:hAnsi="Times New Roman" w:eastAsia="Times New Roman" w:cs="Times New Roman"/>
          <w:i/>
          <w:iCs/>
          <w:color w:val="333333"/>
        </w:rPr>
        <w:t>Table V</w:t>
      </w:r>
    </w:p>
    <w:p w:rsidR="6AAABEB9" w:rsidP="6AAABEB9" w:rsidRDefault="6AAABEB9" w14:paraId="3C6F51EC" w14:textId="270221EA">
      <w:pPr>
        <w:spacing w:after="0" w:line="240" w:lineRule="auto"/>
        <w:jc w:val="center"/>
        <w:rPr>
          <w:rFonts w:ascii="Times New Roman" w:hAnsi="Times New Roman" w:eastAsia="Times New Roman" w:cs="Times New Roman"/>
          <w:i/>
          <w:iCs/>
          <w:color w:val="333333"/>
        </w:rPr>
      </w:pPr>
    </w:p>
    <w:tbl>
      <w:tblPr>
        <w:tblW w:w="9846" w:type="dxa"/>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3034"/>
        <w:gridCol w:w="1140"/>
        <w:gridCol w:w="2810"/>
        <w:gridCol w:w="2862"/>
      </w:tblGrid>
      <w:tr w:rsidR="6CDD6938" w:rsidTr="56CE4797" w14:paraId="0DF8FBCC" w14:textId="77777777">
        <w:trPr>
          <w:trHeight w:val="675"/>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0CECE" w:themeFill="background2" w:themeFillShade="E6"/>
            <w:tcMar>
              <w:top w:w="90" w:type="dxa"/>
              <w:left w:w="180" w:type="dxa"/>
              <w:bottom w:w="90" w:type="dxa"/>
              <w:right w:w="180" w:type="dxa"/>
            </w:tcMar>
          </w:tcPr>
          <w:p w:rsidR="6CDD6938" w:rsidP="6CDD6938" w:rsidRDefault="6CDD6938" w14:paraId="09CA1D44" w14:textId="332FF97C">
            <w:pPr>
              <w:widowControl w:val="0"/>
              <w:spacing w:after="0"/>
              <w:jc w:val="center"/>
              <w:rPr>
                <w:rFonts w:ascii="Calibri" w:hAnsi="Calibri" w:eastAsia="Calibri" w:cs="Calibri"/>
                <w:color w:val="000000" w:themeColor="text1"/>
                <w:sz w:val="16"/>
                <w:szCs w:val="16"/>
              </w:rPr>
            </w:pPr>
            <w:r w:rsidRPr="6CDD6938">
              <w:rPr>
                <w:rFonts w:ascii="Calibri" w:hAnsi="Calibri" w:eastAsia="Calibri" w:cs="Calibri"/>
                <w:b/>
                <w:bCs/>
                <w:i/>
                <w:iCs/>
                <w:color w:val="000000" w:themeColor="text1"/>
                <w:sz w:val="16"/>
                <w:szCs w:val="16"/>
                <w:lang w:val="en-GB"/>
              </w:rPr>
              <w:t>Information exchanged, ID</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0CECE" w:themeFill="background2" w:themeFillShade="E6"/>
            <w:tcMar>
              <w:top w:w="90" w:type="dxa"/>
              <w:left w:w="180" w:type="dxa"/>
              <w:bottom w:w="90" w:type="dxa"/>
              <w:right w:w="180" w:type="dxa"/>
            </w:tcMar>
          </w:tcPr>
          <w:p w:rsidR="6CDD6938" w:rsidP="6CDD6938" w:rsidRDefault="6CDD6938" w14:paraId="156760A6" w14:textId="281CACFE">
            <w:pPr>
              <w:widowControl w:val="0"/>
              <w:spacing w:after="0"/>
              <w:jc w:val="center"/>
              <w:rPr>
                <w:rFonts w:ascii="Calibri" w:hAnsi="Calibri" w:eastAsia="Calibri" w:cs="Calibri"/>
                <w:color w:val="000000" w:themeColor="text1"/>
                <w:sz w:val="16"/>
                <w:szCs w:val="16"/>
              </w:rPr>
            </w:pPr>
            <w:r w:rsidRPr="6CDD6938">
              <w:rPr>
                <w:rFonts w:ascii="Calibri" w:hAnsi="Calibri" w:eastAsia="Calibri" w:cs="Calibri"/>
                <w:b/>
                <w:bCs/>
                <w:i/>
                <w:iCs/>
                <w:color w:val="000000" w:themeColor="text1"/>
                <w:sz w:val="16"/>
                <w:szCs w:val="16"/>
                <w:lang w:val="en-GB"/>
              </w:rPr>
              <w:t>Name of information</w:t>
            </w:r>
          </w:p>
        </w:tc>
        <w:tc>
          <w:tcPr>
            <w:tcW w:w="567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0CECE" w:themeFill="background2" w:themeFillShade="E6"/>
            <w:tcMar>
              <w:top w:w="90" w:type="dxa"/>
              <w:left w:w="180" w:type="dxa"/>
              <w:bottom w:w="90" w:type="dxa"/>
              <w:right w:w="180" w:type="dxa"/>
            </w:tcMar>
          </w:tcPr>
          <w:p w:rsidR="6CDD6938" w:rsidP="6CDD6938" w:rsidRDefault="6CDD6938" w14:paraId="66D8C68D" w14:textId="4ABEE995">
            <w:pPr>
              <w:widowControl w:val="0"/>
              <w:spacing w:after="0"/>
              <w:jc w:val="center"/>
              <w:rPr>
                <w:rFonts w:ascii="Calibri" w:hAnsi="Calibri" w:eastAsia="Calibri" w:cs="Calibri"/>
                <w:color w:val="000000" w:themeColor="text1"/>
                <w:sz w:val="16"/>
                <w:szCs w:val="16"/>
              </w:rPr>
            </w:pPr>
            <w:r w:rsidRPr="6CDD6938">
              <w:rPr>
                <w:rFonts w:ascii="Calibri" w:hAnsi="Calibri" w:eastAsia="Calibri" w:cs="Calibri"/>
                <w:b/>
                <w:bCs/>
                <w:i/>
                <w:iCs/>
                <w:color w:val="000000" w:themeColor="text1"/>
                <w:sz w:val="16"/>
                <w:szCs w:val="16"/>
                <w:lang w:val="en-GB"/>
              </w:rPr>
              <w:t>Description of information exchanged</w:t>
            </w:r>
          </w:p>
        </w:tc>
      </w:tr>
      <w:tr w:rsidR="00CB6146" w:rsidTr="56CE4797" w14:paraId="1454E77F" w14:textId="77777777">
        <w:trPr>
          <w:trHeight w:val="675"/>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80" w:type="dxa"/>
              <w:bottom w:w="90" w:type="dxa"/>
              <w:right w:w="180" w:type="dxa"/>
            </w:tcMar>
            <w:vAlign w:val="center"/>
          </w:tcPr>
          <w:p w:rsidRPr="001A06FA" w:rsidR="00CB6146" w:rsidP="002E0543" w:rsidRDefault="285356AF" w14:paraId="3E2C92BE" w14:textId="0487CE49">
            <w:pPr>
              <w:widowControl w:val="0"/>
              <w:spacing w:after="0"/>
              <w:rPr>
                <w:rFonts w:ascii="Calibri" w:hAnsi="Calibri" w:eastAsia="Calibri" w:cs="Calibri"/>
                <w:b/>
                <w:bCs/>
                <w:color w:val="000000" w:themeColor="text1"/>
                <w:sz w:val="16"/>
                <w:szCs w:val="16"/>
                <w:lang w:val="en-GB"/>
              </w:rPr>
            </w:pPr>
            <w:r w:rsidRPr="718D4881">
              <w:rPr>
                <w:rFonts w:ascii="Calibri" w:hAnsi="Calibri" w:cs="Calibri"/>
                <w:sz w:val="16"/>
                <w:szCs w:val="16"/>
              </w:rPr>
              <w:t>(A) Short-term Power Forecast data request </w:t>
            </w:r>
          </w:p>
        </w:tc>
        <w:tc>
          <w:tcPr>
            <w:tcW w:w="6812"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80" w:type="dxa"/>
              <w:bottom w:w="90" w:type="dxa"/>
              <w:right w:w="180" w:type="dxa"/>
            </w:tcMar>
          </w:tcPr>
          <w:p w:rsidRPr="001A06FA" w:rsidR="00CB6146" w:rsidP="718D4881" w:rsidRDefault="285356AF" w14:paraId="4430846B" w14:textId="5190B47F">
            <w:pPr>
              <w:widowControl w:val="0"/>
              <w:spacing w:after="0"/>
              <w:rPr>
                <w:rFonts w:ascii="Calibri" w:hAnsi="Calibri" w:eastAsia="Calibri" w:cs="Calibri"/>
                <w:b/>
                <w:bCs/>
                <w:i/>
                <w:iCs/>
                <w:color w:val="000000" w:themeColor="text1"/>
                <w:sz w:val="16"/>
                <w:szCs w:val="16"/>
                <w:lang w:val="en-GB"/>
              </w:rPr>
            </w:pPr>
            <w:r w:rsidRPr="718D4881">
              <w:rPr>
                <w:rFonts w:ascii="Calibri" w:hAnsi="Calibri" w:cs="Calibri"/>
                <w:sz w:val="16"/>
                <w:szCs w:val="16"/>
                <w:lang w:val="en-US"/>
              </w:rPr>
              <w:t>The request comprises of a set of information objects (A1)-(A5) as below</w:t>
            </w:r>
            <w:r w:rsidRPr="718D4881" w:rsidR="5BA1A080">
              <w:rPr>
                <w:rFonts w:ascii="Calibri" w:hAnsi="Calibri" w:cs="Calibri"/>
                <w:sz w:val="16"/>
                <w:szCs w:val="16"/>
              </w:rPr>
              <w:t>.</w:t>
            </w:r>
          </w:p>
        </w:tc>
      </w:tr>
      <w:tr w:rsidR="00012A69" w:rsidTr="56CE4797" w14:paraId="080E9DFE" w14:textId="77777777">
        <w:trPr>
          <w:trHeight w:val="570"/>
        </w:trPr>
        <w:tc>
          <w:tcPr>
            <w:tcW w:w="3034"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12A69" w:rsidP="00012A69" w:rsidRDefault="00012A69" w14:paraId="4693999D" w14:textId="3620C4FE">
            <w:pPr>
              <w:rPr>
                <w:rFonts w:ascii="Calibri" w:hAnsi="Calibri" w:eastAsia="Calibri" w:cs="Calibri"/>
                <w:color w:val="000000" w:themeColor="text1"/>
                <w:sz w:val="16"/>
                <w:szCs w:val="16"/>
                <w:lang w:val="en-GB"/>
              </w:rPr>
            </w:pPr>
            <w:r w:rsidRPr="00E44B19">
              <w:rPr>
                <w:rFonts w:ascii="Calibri" w:hAnsi="Calibri" w:cs="Calibri"/>
                <w:sz w:val="16"/>
                <w:szCs w:val="16"/>
              </w:rPr>
              <w:t>(A1) Location </w:t>
            </w:r>
          </w:p>
        </w:tc>
        <w:tc>
          <w:tcPr>
            <w:tcW w:w="1140"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67A9D80B" w:rsidP="56CE4797" w:rsidRDefault="67A9D80B" w14:paraId="4E2C65B0" w14:textId="776892DC">
            <w:pPr>
              <w:spacing w:line="259" w:lineRule="auto"/>
              <w:rPr>
                <w:rFonts w:ascii="Calibri" w:hAnsi="Calibri" w:eastAsia="Calibri" w:cs="Calibri"/>
                <w:b w:val="0"/>
                <w:bCs w:val="0"/>
                <w:i w:val="0"/>
                <w:iCs w:val="0"/>
                <w:caps w:val="0"/>
                <w:smallCaps w:val="0"/>
                <w:noProof w:val="0"/>
                <w:color w:val="000000" w:themeColor="text1" w:themeTint="FF" w:themeShade="FF"/>
                <w:sz w:val="16"/>
                <w:szCs w:val="16"/>
                <w:lang w:val="en-IE"/>
              </w:rPr>
            </w:pPr>
            <w:r w:rsidRPr="56CE4797" w:rsidR="67A9D80B">
              <w:rPr>
                <w:rFonts w:ascii="Calibri" w:hAnsi="Calibri" w:eastAsia="Calibri" w:cs="Calibri"/>
                <w:b w:val="0"/>
                <w:bCs w:val="0"/>
                <w:i w:val="0"/>
                <w:iCs w:val="0"/>
                <w:caps w:val="0"/>
                <w:smallCaps w:val="0"/>
                <w:noProof w:val="0"/>
                <w:color w:val="000000" w:themeColor="text1" w:themeTint="FF" w:themeShade="FF"/>
                <w:sz w:val="16"/>
                <w:szCs w:val="16"/>
                <w:lang w:val="en-GB"/>
              </w:rPr>
              <w:t>Location</w:t>
            </w:r>
          </w:p>
          <w:p w:rsidR="67A9D80B" w:rsidP="56CE4797" w:rsidRDefault="67A9D80B" w14:paraId="10DBE81A" w14:textId="25B75D30">
            <w:pPr>
              <w:spacing w:line="259" w:lineRule="auto"/>
              <w:rPr>
                <w:rFonts w:ascii="Calibri" w:hAnsi="Calibri" w:eastAsia="Calibri" w:cs="Calibri"/>
                <w:b w:val="0"/>
                <w:bCs w:val="0"/>
                <w:i w:val="0"/>
                <w:iCs w:val="0"/>
                <w:caps w:val="0"/>
                <w:smallCaps w:val="0"/>
                <w:noProof w:val="0"/>
                <w:color w:val="000000" w:themeColor="text1" w:themeTint="FF" w:themeShade="FF"/>
                <w:sz w:val="16"/>
                <w:szCs w:val="16"/>
                <w:lang w:val="en-IE"/>
              </w:rPr>
            </w:pPr>
            <w:r w:rsidRPr="56CE4797" w:rsidR="67A9D80B">
              <w:rPr>
                <w:rFonts w:ascii="Calibri" w:hAnsi="Calibri" w:eastAsia="Calibri" w:cs="Calibri"/>
                <w:b w:val="0"/>
                <w:bCs w:val="0"/>
                <w:i w:val="0"/>
                <w:iCs w:val="0"/>
                <w:caps w:val="0"/>
                <w:smallCaps w:val="0"/>
                <w:noProof w:val="0"/>
                <w:color w:val="000000" w:themeColor="text1" w:themeTint="FF" w:themeShade="FF"/>
                <w:sz w:val="16"/>
                <w:szCs w:val="16"/>
                <w:lang w:val="en-GB"/>
              </w:rPr>
              <w:t>(all fields are optional; not all fields may be left empty; information ensures unique identification)</w:t>
            </w:r>
          </w:p>
          <w:p w:rsidR="56CE4797" w:rsidP="56CE4797" w:rsidRDefault="56CE4797" w14:paraId="55255E7F" w14:textId="36BAE856">
            <w:pPr>
              <w:spacing w:line="278" w:lineRule="auto"/>
              <w:rPr>
                <w:rFonts w:ascii="Calibri" w:hAnsi="Calibri" w:cs="Calibri"/>
                <w:sz w:val="16"/>
                <w:szCs w:val="16"/>
              </w:rPr>
            </w:pPr>
          </w:p>
          <w:p w:rsidRPr="00903A9D" w:rsidR="00012A69" w:rsidP="00012A69" w:rsidRDefault="00012A69" w14:paraId="2778E5FE" w14:textId="77777777">
            <w:pPr>
              <w:rPr>
                <w:rFonts w:ascii="Calibri" w:hAnsi="Calibri" w:eastAsia="Calibri" w:cs="Calibri"/>
                <w:color w:val="000000" w:themeColor="text1"/>
                <w:sz w:val="16"/>
                <w:szCs w:val="16"/>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56CE4797" w:rsidP="56CE4797" w:rsidRDefault="56CE4797" w14:paraId="34F7D641" w14:textId="50ACE654">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 xml:space="preserve">Position point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56CE4797" w:rsidP="56CE4797" w:rsidRDefault="56CE4797" w14:paraId="46E08D6C" w14:textId="2BBCA6ED">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The position point of the asset as a single location as coordinates. E.g. specific CPO location.</w:t>
            </w:r>
          </w:p>
        </w:tc>
      </w:tr>
      <w:tr w:rsidR="00012A69" w:rsidTr="56CE4797" w14:paraId="687660CD" w14:textId="77777777">
        <w:trPr>
          <w:trHeight w:val="570"/>
        </w:trPr>
        <w:tc>
          <w:tcPr>
            <w:tcW w:w="3034" w:type="dxa"/>
            <w:vMerge/>
            <w:tcBorders>
              <w:left w:val="single" w:color="000000" w:themeColor="text1" w:sz="6"/>
              <w:right w:val="single" w:color="000000" w:themeColor="text1" w:sz="6"/>
            </w:tcBorders>
            <w:tcMar/>
            <w:vAlign w:val="center"/>
          </w:tcPr>
          <w:p w:rsidRPr="6AAABEB9" w:rsidR="00012A69" w:rsidP="00012A69" w:rsidRDefault="00012A69" w14:paraId="7EB206B3" w14:textId="77777777">
            <w:pPr>
              <w:rPr>
                <w:rFonts w:ascii="Calibri" w:hAnsi="Calibri" w:eastAsia="Calibri" w:cs="Calibri"/>
                <w:color w:val="000000" w:themeColor="text1"/>
                <w:sz w:val="16"/>
                <w:szCs w:val="16"/>
                <w:lang w:val="en-GB"/>
              </w:rPr>
            </w:pPr>
          </w:p>
        </w:tc>
        <w:tc>
          <w:tcPr>
            <w:tcW w:w="1140" w:type="dxa"/>
            <w:vMerge/>
            <w:tcBorders>
              <w:left w:val="single" w:color="000000" w:themeColor="text1" w:sz="6"/>
              <w:right w:val="single" w:color="000000" w:themeColor="text1" w:sz="6"/>
            </w:tcBorders>
            <w:tcMar/>
            <w:vAlign w:val="center"/>
          </w:tcPr>
          <w:p w:rsidRPr="6AAABEB9" w:rsidR="00012A69" w:rsidP="00012A69" w:rsidRDefault="00012A69" w14:paraId="0EB8002F"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56CE4797" w:rsidP="56CE4797" w:rsidRDefault="56CE4797" w14:paraId="7AFABC15" w14:textId="48C6122D">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Grid Hosting Capacity Service Area</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56CE4797" w:rsidP="56CE4797" w:rsidRDefault="56CE4797" w14:paraId="3D496BD2" w14:textId="3589FC3E">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US"/>
              </w:rPr>
              <w:t>The name of the grid hosting capacity service area (full text name or an abbreviation), could for example be a license area</w:t>
            </w: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 xml:space="preserve"> </w:t>
            </w:r>
          </w:p>
        </w:tc>
      </w:tr>
      <w:tr w:rsidR="56CE4797" w:rsidTr="56CE4797" w14:paraId="13B7E676">
        <w:trPr>
          <w:trHeight w:val="570"/>
        </w:trPr>
        <w:tc>
          <w:tcPr>
            <w:tcW w:w="3034" w:type="dxa"/>
            <w:vMerge/>
            <w:tcBorders>
              <w:left w:val="single" w:color="000000" w:themeColor="text1" w:sz="6" w:space="0"/>
              <w:right w:val="single" w:color="000000" w:themeColor="text1" w:sz="6" w:space="0"/>
            </w:tcBorders>
            <w:tcMar/>
            <w:vAlign w:val="center"/>
          </w:tcPr>
          <w:p w14:paraId="2124F16F"/>
        </w:tc>
        <w:tc>
          <w:tcPr>
            <w:tcW w:w="1140" w:type="dxa"/>
            <w:vMerge/>
            <w:tcBorders>
              <w:left w:val="single" w:color="000000" w:themeColor="text1" w:sz="6" w:space="0"/>
              <w:right w:val="single" w:color="000000" w:themeColor="text1" w:sz="6" w:space="0"/>
            </w:tcBorders>
            <w:tcMar/>
            <w:vAlign w:val="center"/>
          </w:tcPr>
          <w:p w14:paraId="35E9B353"/>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56CE4797" w:rsidP="56CE4797" w:rsidRDefault="56CE4797" w14:paraId="6AE3C536" w14:textId="13E1EA63">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Connection Point</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56CE4797" w:rsidP="56CE4797" w:rsidRDefault="56CE4797" w14:paraId="43F61EF0" w14:textId="6ED1FDC2">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Identification of customer connection</w:t>
            </w:r>
          </w:p>
        </w:tc>
      </w:tr>
      <w:tr w:rsidR="00012A69" w:rsidTr="56CE4797" w14:paraId="33BD9C3B" w14:textId="77777777">
        <w:trPr>
          <w:trHeight w:val="570"/>
        </w:trPr>
        <w:tc>
          <w:tcPr>
            <w:tcW w:w="3034" w:type="dxa"/>
            <w:vMerge/>
            <w:tcBorders>
              <w:left w:val="single" w:color="000000" w:themeColor="text1" w:sz="6"/>
              <w:right w:val="single" w:color="000000" w:themeColor="text1" w:sz="6"/>
            </w:tcBorders>
            <w:tcMar/>
            <w:vAlign w:val="center"/>
          </w:tcPr>
          <w:p w:rsidRPr="6AAABEB9" w:rsidR="00012A69" w:rsidP="00012A69" w:rsidRDefault="00012A69" w14:paraId="26CF6A41" w14:textId="77777777">
            <w:pPr>
              <w:rPr>
                <w:rFonts w:ascii="Calibri" w:hAnsi="Calibri" w:eastAsia="Calibri" w:cs="Calibri"/>
                <w:color w:val="000000" w:themeColor="text1"/>
                <w:sz w:val="16"/>
                <w:szCs w:val="16"/>
                <w:lang w:val="en-GB"/>
              </w:rPr>
            </w:pPr>
          </w:p>
        </w:tc>
        <w:tc>
          <w:tcPr>
            <w:tcW w:w="1140" w:type="dxa"/>
            <w:vMerge/>
            <w:tcBorders>
              <w:left w:val="single" w:color="000000" w:themeColor="text1" w:sz="6"/>
              <w:right w:val="single" w:color="000000" w:themeColor="text1" w:sz="6"/>
            </w:tcBorders>
            <w:tcMar/>
            <w:vAlign w:val="center"/>
          </w:tcPr>
          <w:p w:rsidRPr="6AAABEB9" w:rsidR="00012A69" w:rsidP="00012A69" w:rsidRDefault="00012A69" w14:paraId="7E2C025F"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56CE4797" w:rsidP="56CE4797" w:rsidRDefault="56CE4797" w14:paraId="07C2067A" w14:textId="2A9CD46F">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Polygon</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56CE4797" w:rsidP="56CE4797" w:rsidRDefault="56CE4797" w14:paraId="046C88D8" w14:textId="3815FB1E">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 xml:space="preserve">A polygonal area defined by a set of coordinates  </w:t>
            </w:r>
          </w:p>
        </w:tc>
      </w:tr>
      <w:tr w:rsidR="00012A69" w:rsidTr="56CE4797" w14:paraId="515FEFF0" w14:textId="77777777">
        <w:trPr>
          <w:trHeight w:val="570"/>
        </w:trPr>
        <w:tc>
          <w:tcPr>
            <w:tcW w:w="3034" w:type="dxa"/>
            <w:vMerge/>
            <w:tcBorders>
              <w:left w:val="single" w:color="000000" w:themeColor="text1" w:sz="6"/>
              <w:right w:val="single" w:color="000000" w:themeColor="text1" w:sz="6"/>
            </w:tcBorders>
            <w:tcMar/>
            <w:vAlign w:val="center"/>
          </w:tcPr>
          <w:p w:rsidRPr="6AAABEB9" w:rsidR="00012A69" w:rsidP="00012A69" w:rsidRDefault="00012A69" w14:paraId="0C1F5868" w14:textId="77777777">
            <w:pPr>
              <w:rPr>
                <w:rFonts w:ascii="Calibri" w:hAnsi="Calibri" w:eastAsia="Calibri" w:cs="Calibri"/>
                <w:color w:val="000000" w:themeColor="text1"/>
                <w:sz w:val="16"/>
                <w:szCs w:val="16"/>
                <w:lang w:val="en-GB"/>
              </w:rPr>
            </w:pPr>
          </w:p>
        </w:tc>
        <w:tc>
          <w:tcPr>
            <w:tcW w:w="1140" w:type="dxa"/>
            <w:vMerge/>
            <w:tcBorders>
              <w:left w:val="single" w:color="000000" w:themeColor="text1" w:sz="6"/>
              <w:right w:val="single" w:color="000000" w:themeColor="text1" w:sz="6"/>
            </w:tcBorders>
            <w:tcMar/>
            <w:vAlign w:val="center"/>
          </w:tcPr>
          <w:p w:rsidRPr="6AAABEB9" w:rsidR="00012A69" w:rsidP="00012A69" w:rsidRDefault="00012A69" w14:paraId="298F4082"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56CE4797" w:rsidP="56CE4797" w:rsidRDefault="56CE4797" w14:paraId="081D4246" w14:textId="52CF2C38">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Municipality</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56CE4797" w:rsidP="56CE4797" w:rsidRDefault="56CE4797" w14:paraId="3894E4ED" w14:textId="097B3593">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Municipality</w:t>
            </w:r>
          </w:p>
        </w:tc>
      </w:tr>
      <w:tr w:rsidR="00012A69" w:rsidTr="56CE4797" w14:paraId="0BD2E6DF" w14:textId="77777777">
        <w:trPr>
          <w:trHeight w:val="570"/>
        </w:trPr>
        <w:tc>
          <w:tcPr>
            <w:tcW w:w="3034" w:type="dxa"/>
            <w:vMerge/>
            <w:tcBorders>
              <w:left w:val="single" w:color="000000" w:themeColor="text1" w:sz="6"/>
              <w:right w:val="single" w:color="000000" w:themeColor="text1" w:sz="6"/>
            </w:tcBorders>
            <w:tcMar/>
            <w:vAlign w:val="center"/>
          </w:tcPr>
          <w:p w:rsidRPr="6AAABEB9" w:rsidR="00012A69" w:rsidP="00012A69" w:rsidRDefault="00012A69" w14:paraId="251D94E8" w14:textId="77777777">
            <w:pPr>
              <w:rPr>
                <w:rFonts w:ascii="Calibri" w:hAnsi="Calibri" w:eastAsia="Calibri" w:cs="Calibri"/>
                <w:color w:val="000000" w:themeColor="text1"/>
                <w:sz w:val="16"/>
                <w:szCs w:val="16"/>
                <w:lang w:val="en-GB"/>
              </w:rPr>
            </w:pPr>
          </w:p>
        </w:tc>
        <w:tc>
          <w:tcPr>
            <w:tcW w:w="1140" w:type="dxa"/>
            <w:vMerge/>
            <w:tcBorders>
              <w:left w:val="single" w:color="000000" w:themeColor="text1" w:sz="6"/>
              <w:right w:val="single" w:color="000000" w:themeColor="text1" w:sz="6"/>
            </w:tcBorders>
            <w:tcMar/>
            <w:vAlign w:val="center"/>
          </w:tcPr>
          <w:p w:rsidRPr="6AAABEB9" w:rsidR="00012A69" w:rsidP="00012A69" w:rsidRDefault="00012A69" w14:paraId="7AE64DBD"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56CE4797" w:rsidP="56CE4797" w:rsidRDefault="56CE4797" w14:paraId="3CB57325" w14:textId="22A9386F">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Region</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56CE4797" w:rsidP="56CE4797" w:rsidRDefault="56CE4797" w14:paraId="3036A891" w14:textId="3483FE87">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Region</w:t>
            </w:r>
          </w:p>
        </w:tc>
      </w:tr>
      <w:tr w:rsidR="00012A69" w:rsidTr="56CE4797" w14:paraId="555B3C20" w14:textId="77777777">
        <w:trPr>
          <w:trHeight w:val="570"/>
        </w:trPr>
        <w:tc>
          <w:tcPr>
            <w:tcW w:w="3034" w:type="dxa"/>
            <w:vMerge/>
            <w:tcBorders>
              <w:left w:val="single" w:color="000000" w:themeColor="text1" w:sz="6"/>
              <w:right w:val="single" w:color="000000" w:themeColor="text1" w:sz="6"/>
            </w:tcBorders>
            <w:tcMar/>
            <w:vAlign w:val="center"/>
          </w:tcPr>
          <w:p w:rsidRPr="6AAABEB9" w:rsidR="00012A69" w:rsidP="00012A69" w:rsidRDefault="00012A69" w14:paraId="34EFC24B" w14:textId="77777777">
            <w:pPr>
              <w:rPr>
                <w:rFonts w:ascii="Calibri" w:hAnsi="Calibri" w:eastAsia="Calibri" w:cs="Calibri"/>
                <w:color w:val="000000" w:themeColor="text1"/>
                <w:sz w:val="16"/>
                <w:szCs w:val="16"/>
                <w:lang w:val="en-GB"/>
              </w:rPr>
            </w:pPr>
          </w:p>
        </w:tc>
        <w:tc>
          <w:tcPr>
            <w:tcW w:w="1140" w:type="dxa"/>
            <w:vMerge/>
            <w:tcBorders>
              <w:left w:val="single" w:color="000000" w:themeColor="text1" w:sz="6"/>
              <w:right w:val="single" w:color="000000" w:themeColor="text1" w:sz="6"/>
            </w:tcBorders>
            <w:tcMar/>
            <w:vAlign w:val="center"/>
          </w:tcPr>
          <w:p w:rsidRPr="6AAABEB9" w:rsidR="00012A69" w:rsidP="00012A69" w:rsidRDefault="00012A69" w14:paraId="6CFD8372"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56CE4797" w:rsidP="56CE4797" w:rsidRDefault="56CE4797" w14:paraId="761389E6" w14:textId="418B02A9">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Country</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56CE4797" w:rsidP="56CE4797" w:rsidRDefault="56CE4797" w14:paraId="130D5DE6" w14:textId="67E41E27">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Country</w:t>
            </w:r>
          </w:p>
        </w:tc>
      </w:tr>
      <w:tr w:rsidR="00012A69" w:rsidTr="56CE4797" w14:paraId="3488340E" w14:textId="77777777">
        <w:trPr>
          <w:trHeight w:val="570"/>
        </w:trPr>
        <w:tc>
          <w:tcPr>
            <w:tcW w:w="3034" w:type="dxa"/>
            <w:vMerge/>
            <w:tcBorders>
              <w:left w:val="single" w:color="000000" w:themeColor="text1" w:sz="6"/>
              <w:right w:val="single" w:color="000000" w:themeColor="text1" w:sz="6"/>
            </w:tcBorders>
            <w:tcMar/>
            <w:vAlign w:val="center"/>
          </w:tcPr>
          <w:p w:rsidRPr="6AAABEB9" w:rsidR="00012A69" w:rsidP="00012A69" w:rsidRDefault="00012A69" w14:paraId="281E7E81" w14:textId="77777777">
            <w:pPr>
              <w:rPr>
                <w:rFonts w:ascii="Calibri" w:hAnsi="Calibri" w:eastAsia="Calibri" w:cs="Calibri"/>
                <w:color w:val="000000" w:themeColor="text1"/>
                <w:sz w:val="16"/>
                <w:szCs w:val="16"/>
                <w:lang w:val="en-GB"/>
              </w:rPr>
            </w:pPr>
          </w:p>
        </w:tc>
        <w:tc>
          <w:tcPr>
            <w:tcW w:w="1140" w:type="dxa"/>
            <w:vMerge/>
            <w:tcBorders>
              <w:left w:val="single" w:color="000000" w:themeColor="text1" w:sz="6"/>
              <w:right w:val="single" w:color="000000" w:themeColor="text1" w:sz="6"/>
            </w:tcBorders>
            <w:tcMar/>
            <w:vAlign w:val="center"/>
          </w:tcPr>
          <w:p w:rsidRPr="6AAABEB9" w:rsidR="00012A69" w:rsidP="00012A69" w:rsidRDefault="00012A69" w14:paraId="34E7DD67"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56CE4797" w:rsidP="56CE4797" w:rsidRDefault="56CE4797" w14:paraId="4B7D1806" w14:textId="18625B42">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Postal Code</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56CE4797" w:rsidP="56CE4797" w:rsidRDefault="56CE4797" w14:paraId="2C16BD01" w14:textId="47E9A378">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Postal Code</w:t>
            </w:r>
          </w:p>
        </w:tc>
      </w:tr>
      <w:tr w:rsidR="00012A69" w:rsidTr="56CE4797" w14:paraId="301C5E81" w14:textId="77777777">
        <w:trPr>
          <w:trHeight w:val="570"/>
        </w:trPr>
        <w:tc>
          <w:tcPr>
            <w:tcW w:w="3034" w:type="dxa"/>
            <w:vMerge/>
            <w:tcBorders>
              <w:left w:val="single" w:color="000000" w:themeColor="text1" w:sz="6"/>
              <w:bottom w:val="single" w:color="000000" w:themeColor="text1" w:sz="6"/>
              <w:right w:val="single" w:color="000000" w:themeColor="text1" w:sz="6"/>
            </w:tcBorders>
            <w:tcMar/>
            <w:vAlign w:val="center"/>
          </w:tcPr>
          <w:p w:rsidRPr="6AAABEB9" w:rsidR="00012A69" w:rsidP="00012A69" w:rsidRDefault="00012A69" w14:paraId="6841DDE4" w14:textId="77777777">
            <w:pPr>
              <w:rPr>
                <w:rFonts w:ascii="Calibri" w:hAnsi="Calibri" w:eastAsia="Calibri" w:cs="Calibri"/>
                <w:color w:val="000000" w:themeColor="text1"/>
                <w:sz w:val="16"/>
                <w:szCs w:val="16"/>
                <w:lang w:val="en-GB"/>
              </w:rPr>
            </w:pPr>
          </w:p>
        </w:tc>
        <w:tc>
          <w:tcPr>
            <w:tcW w:w="1140" w:type="dxa"/>
            <w:vMerge/>
            <w:tcBorders>
              <w:left w:val="single" w:color="000000" w:themeColor="text1" w:sz="6"/>
              <w:bottom w:val="single" w:color="000000" w:themeColor="text1" w:sz="6"/>
              <w:right w:val="single" w:color="000000" w:themeColor="text1" w:sz="6"/>
            </w:tcBorders>
            <w:tcMar/>
            <w:vAlign w:val="center"/>
          </w:tcPr>
          <w:p w:rsidRPr="6AAABEB9" w:rsidR="00012A69" w:rsidP="00012A69" w:rsidRDefault="00012A69" w14:paraId="41EA67BE"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56CE4797" w:rsidP="56CE4797" w:rsidRDefault="56CE4797" w14:paraId="7B5AFDFC" w14:textId="5B5736BA">
            <w:pPr>
              <w:spacing w:line="257" w:lineRule="auto"/>
              <w:rPr>
                <w:rFonts w:ascii="Calibri" w:hAnsi="Calibri" w:eastAsia="Calibri" w:cs="Calibri"/>
                <w:b w:val="0"/>
                <w:bCs w:val="0"/>
                <w:i w:val="0"/>
                <w:iCs w:val="0"/>
                <w:caps w:val="0"/>
                <w:smallCaps w:val="0"/>
                <w:color w:val="000000" w:themeColor="text1" w:themeTint="FF" w:themeShade="FF"/>
                <w:sz w:val="16"/>
                <w:szCs w:val="16"/>
              </w:rPr>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Other relevant information</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56CE4797" w:rsidP="56CE4797" w:rsidRDefault="56CE4797" w14:paraId="36426521" w14:textId="4F7AFF32">
            <w:pPr>
              <w:spacing w:line="257" w:lineRule="auto"/>
            </w:pPr>
            <w:r w:rsidRPr="56CE4797" w:rsidR="56CE4797">
              <w:rPr>
                <w:rFonts w:ascii="Calibri" w:hAnsi="Calibri" w:eastAsia="Calibri" w:cs="Calibri"/>
                <w:b w:val="0"/>
                <w:bCs w:val="0"/>
                <w:i w:val="0"/>
                <w:iCs w:val="0"/>
                <w:caps w:val="0"/>
                <w:smallCaps w:val="0"/>
                <w:color w:val="000000" w:themeColor="text1" w:themeTint="FF" w:themeShade="FF"/>
                <w:sz w:val="16"/>
                <w:szCs w:val="16"/>
                <w:lang w:val="en-IE"/>
              </w:rPr>
              <w:t>Field for further locational information (for example Master Resource ID of final customer or address of final customer)</w:t>
            </w:r>
            <w:r w:rsidRPr="56CE4797" w:rsidR="56CE4797">
              <w:rPr>
                <w:rFonts w:ascii="Calibri" w:hAnsi="Calibri" w:cs="Calibri"/>
                <w:sz w:val="16"/>
                <w:szCs w:val="16"/>
              </w:rPr>
              <w:t xml:space="preserve"> </w:t>
            </w:r>
          </w:p>
        </w:tc>
      </w:tr>
      <w:tr w:rsidR="000C243E" w:rsidTr="56CE4797" w14:paraId="25590DC9"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C243E" w:rsidP="000C243E" w:rsidRDefault="000C243E" w14:paraId="4BF39937" w14:textId="336D792C">
            <w:pPr>
              <w:rPr>
                <w:rFonts w:ascii="Calibri" w:hAnsi="Calibri" w:eastAsia="Calibri" w:cs="Calibri"/>
                <w:color w:val="000000" w:themeColor="text1"/>
                <w:sz w:val="16"/>
                <w:szCs w:val="16"/>
                <w:lang w:val="en-GB"/>
              </w:rPr>
            </w:pPr>
            <w:r w:rsidRPr="00E44B19">
              <w:rPr>
                <w:rFonts w:ascii="Calibri" w:hAnsi="Calibri" w:cs="Calibri"/>
                <w:sz w:val="16"/>
                <w:szCs w:val="16"/>
              </w:rPr>
              <w:t>(A2) Periodicity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C243E" w:rsidP="000C243E" w:rsidRDefault="000C243E" w14:paraId="5B49BF53" w14:textId="09CE6507">
            <w:pPr>
              <w:rPr>
                <w:rFonts w:ascii="Calibri" w:hAnsi="Calibri" w:eastAsia="Calibri" w:cs="Calibri"/>
                <w:color w:val="000000" w:themeColor="text1"/>
                <w:sz w:val="16"/>
                <w:szCs w:val="16"/>
                <w:lang w:val="en-GB"/>
              </w:rPr>
            </w:pPr>
            <w:r w:rsidRPr="00E44B19">
              <w:rPr>
                <w:rFonts w:ascii="Calibri" w:hAnsi="Calibri" w:cs="Calibri"/>
                <w:sz w:val="16"/>
                <w:szCs w:val="16"/>
              </w:rPr>
              <w:t>Periodicity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0C243E" w:rsidP="000C243E" w:rsidRDefault="000C243E" w14:paraId="373DC605" w14:textId="4E06816D">
            <w:pPr>
              <w:spacing w:line="257" w:lineRule="auto"/>
              <w:rPr>
                <w:rFonts w:ascii="Calibri" w:hAnsi="Calibri" w:eastAsia="Calibri" w:cs="Calibri"/>
                <w:color w:val="000000" w:themeColor="text1"/>
                <w:sz w:val="16"/>
                <w:szCs w:val="16"/>
              </w:rPr>
            </w:pPr>
            <w:r w:rsidRPr="00E44B19">
              <w:rPr>
                <w:rFonts w:ascii="Calibri" w:hAnsi="Calibri" w:cs="Calibri"/>
                <w:sz w:val="16"/>
                <w:szCs w:val="16"/>
              </w:rPr>
              <w:t>Periodicity for the forecast delivery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0C243E" w:rsidP="000C243E" w:rsidRDefault="2E197225" w14:paraId="57E272C0" w14:textId="562F7C6B">
            <w:pPr>
              <w:spacing w:line="257" w:lineRule="auto"/>
              <w:rPr>
                <w:rFonts w:ascii="Calibri" w:hAnsi="Calibri" w:eastAsia="Calibri" w:cs="Calibri"/>
                <w:color w:val="000000" w:themeColor="text1"/>
                <w:sz w:val="16"/>
                <w:szCs w:val="16"/>
              </w:rPr>
            </w:pPr>
            <w:r w:rsidRPr="718D4881">
              <w:rPr>
                <w:rFonts w:ascii="Calibri" w:hAnsi="Calibri" w:cs="Calibri"/>
                <w:sz w:val="16"/>
                <w:szCs w:val="16"/>
                <w:lang w:val="en-US"/>
              </w:rPr>
              <w:t>S</w:t>
            </w:r>
            <w:commentRangeStart w:id="62"/>
            <w:r w:rsidRPr="718D4881">
              <w:rPr>
                <w:rFonts w:ascii="Calibri" w:hAnsi="Calibri" w:cs="Calibri"/>
                <w:sz w:val="16"/>
                <w:szCs w:val="16"/>
                <w:lang w:val="en-US"/>
              </w:rPr>
              <w:t>pecification of the periodicity for the forecast. One of: minutely,</w:t>
            </w:r>
            <w:r w:rsidRPr="718D4881" w:rsidR="3EF7A690">
              <w:rPr>
                <w:rFonts w:ascii="Calibri" w:hAnsi="Calibri" w:cs="Calibri"/>
                <w:sz w:val="16"/>
                <w:szCs w:val="16"/>
                <w:lang w:val="en-US"/>
              </w:rPr>
              <w:t xml:space="preserve"> </w:t>
            </w:r>
            <w:r w:rsidRPr="718D4881" w:rsidR="3F60B3A1">
              <w:rPr>
                <w:rFonts w:ascii="Calibri" w:hAnsi="Calibri" w:cs="Calibri"/>
                <w:sz w:val="16"/>
                <w:szCs w:val="16"/>
                <w:lang w:val="en-US"/>
              </w:rPr>
              <w:t xml:space="preserve">15-minutely,  </w:t>
            </w:r>
            <w:commentRangeEnd w:id="62"/>
            <w:r w:rsidRPr="718D4881" w:rsidR="000C243E">
              <w:rPr>
                <w:rStyle w:val="CommentReference"/>
                <w:rFonts w:ascii="Calibri" w:hAnsi="Calibri" w:cs="Calibri"/>
                <w:lang w:val="en-US"/>
              </w:rPr>
              <w:commentReference w:id="62"/>
            </w:r>
            <w:r w:rsidRPr="718D4881">
              <w:rPr>
                <w:rFonts w:ascii="Calibri" w:hAnsi="Calibri" w:cs="Calibri"/>
                <w:sz w:val="16"/>
                <w:szCs w:val="16"/>
                <w:lang w:val="en-US"/>
              </w:rPr>
              <w:t>hourly, daily.</w:t>
            </w:r>
            <w:r w:rsidRPr="718D4881">
              <w:rPr>
                <w:rFonts w:ascii="Calibri" w:hAnsi="Calibri" w:cs="Calibri"/>
                <w:sz w:val="16"/>
                <w:szCs w:val="16"/>
              </w:rPr>
              <w:t> </w:t>
            </w:r>
          </w:p>
        </w:tc>
      </w:tr>
      <w:tr w:rsidR="000C243E" w:rsidTr="56CE4797" w14:paraId="05D55C90"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C243E" w:rsidP="000C243E" w:rsidRDefault="000C243E" w14:paraId="6472B048" w14:textId="1C4B90DB">
            <w:pPr>
              <w:rPr>
                <w:rFonts w:ascii="Calibri" w:hAnsi="Calibri" w:eastAsia="Calibri" w:cs="Calibri"/>
                <w:color w:val="000000" w:themeColor="text1"/>
                <w:sz w:val="16"/>
                <w:szCs w:val="16"/>
                <w:lang w:val="en-GB"/>
              </w:rPr>
            </w:pPr>
            <w:r w:rsidRPr="00E44B19">
              <w:rPr>
                <w:rFonts w:ascii="Calibri" w:hAnsi="Calibri" w:cs="Calibri"/>
                <w:sz w:val="16"/>
                <w:szCs w:val="16"/>
              </w:rPr>
              <w:t>(A3) Forecast Object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C243E" w:rsidP="000C243E" w:rsidRDefault="000C243E" w14:paraId="1EE1B950" w14:textId="1A00F51B">
            <w:pPr>
              <w:rPr>
                <w:rFonts w:ascii="Calibri" w:hAnsi="Calibri" w:eastAsia="Calibri" w:cs="Calibri"/>
                <w:color w:val="000000" w:themeColor="text1"/>
                <w:sz w:val="16"/>
                <w:szCs w:val="16"/>
                <w:lang w:val="en-GB"/>
              </w:rPr>
            </w:pPr>
            <w:r w:rsidRPr="00E44B19">
              <w:rPr>
                <w:rFonts w:ascii="Calibri" w:hAnsi="Calibri" w:cs="Calibri"/>
                <w:sz w:val="16"/>
                <w:szCs w:val="16"/>
              </w:rPr>
              <w:t>Forecast Object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0C243E" w:rsidP="000C243E" w:rsidRDefault="000C243E" w14:paraId="548EEEE7" w14:textId="31C7D497">
            <w:pPr>
              <w:spacing w:line="257" w:lineRule="auto"/>
              <w:rPr>
                <w:rFonts w:ascii="Calibri" w:hAnsi="Calibri" w:eastAsia="Calibri" w:cs="Calibri"/>
                <w:color w:val="000000" w:themeColor="text1"/>
                <w:sz w:val="16"/>
                <w:szCs w:val="16"/>
              </w:rPr>
            </w:pPr>
            <w:r w:rsidRPr="00E44B19">
              <w:rPr>
                <w:rFonts w:ascii="Calibri" w:hAnsi="Calibri" w:cs="Calibri"/>
                <w:sz w:val="16"/>
                <w:szCs w:val="16"/>
              </w:rPr>
              <w:t>Forecasted quantity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0C243E" w:rsidP="000C243E" w:rsidRDefault="000C243E" w14:paraId="0A7000A4" w14:textId="5A337F25">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Definition of the forecast object. One of: peak power, trough power or total demand. </w:t>
            </w:r>
            <w:r w:rsidRPr="00E44B19">
              <w:rPr>
                <w:rFonts w:ascii="Calibri" w:hAnsi="Calibri" w:cs="Calibri"/>
                <w:sz w:val="16"/>
                <w:szCs w:val="16"/>
              </w:rPr>
              <w:t> </w:t>
            </w:r>
          </w:p>
        </w:tc>
      </w:tr>
      <w:tr w:rsidR="000C243E" w:rsidTr="56CE4797" w14:paraId="68260743"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C243E" w:rsidP="000C243E" w:rsidRDefault="000C243E" w14:paraId="654CB0A4" w14:textId="04A18390">
            <w:pPr>
              <w:rPr>
                <w:rFonts w:ascii="Calibri" w:hAnsi="Calibri" w:eastAsia="Calibri" w:cs="Calibri"/>
                <w:color w:val="000000" w:themeColor="text1"/>
                <w:sz w:val="16"/>
                <w:szCs w:val="16"/>
                <w:lang w:val="en-GB"/>
              </w:rPr>
            </w:pPr>
            <w:r w:rsidRPr="00E44B19">
              <w:rPr>
                <w:rFonts w:ascii="Calibri" w:hAnsi="Calibri" w:cs="Calibri"/>
                <w:sz w:val="16"/>
                <w:szCs w:val="16"/>
              </w:rPr>
              <w:t>(A4) Time Interval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C243E" w:rsidP="000C243E" w:rsidRDefault="000C243E" w14:paraId="4A21637C" w14:textId="4340EBFA">
            <w:pPr>
              <w:rPr>
                <w:rFonts w:ascii="Calibri" w:hAnsi="Calibri" w:eastAsia="Calibri" w:cs="Calibri"/>
                <w:color w:val="000000" w:themeColor="text1"/>
                <w:sz w:val="16"/>
                <w:szCs w:val="16"/>
                <w:lang w:val="en-GB"/>
              </w:rPr>
            </w:pPr>
            <w:r w:rsidRPr="00E44B19">
              <w:rPr>
                <w:rFonts w:ascii="Calibri" w:hAnsi="Calibri" w:cs="Calibri"/>
                <w:sz w:val="16"/>
                <w:szCs w:val="16"/>
              </w:rPr>
              <w:t>Time Interval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0C243E" w:rsidP="000C243E" w:rsidRDefault="000C243E" w14:paraId="7DF27910" w14:textId="2CA9A64B">
            <w:pPr>
              <w:spacing w:line="257" w:lineRule="auto"/>
              <w:rPr>
                <w:rFonts w:ascii="Calibri" w:hAnsi="Calibri" w:eastAsia="Calibri" w:cs="Calibri"/>
                <w:color w:val="000000" w:themeColor="text1"/>
                <w:sz w:val="16"/>
                <w:szCs w:val="16"/>
              </w:rPr>
            </w:pPr>
            <w:r w:rsidRPr="00E44B19">
              <w:rPr>
                <w:rFonts w:ascii="Calibri" w:hAnsi="Calibri" w:cs="Calibri"/>
                <w:sz w:val="16"/>
                <w:szCs w:val="16"/>
              </w:rPr>
              <w:t>Time interval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004A047F" w:rsidP="00B019EF" w:rsidRDefault="000C243E" w14:paraId="1DEB6560" w14:textId="77777777">
            <w:pPr>
              <w:spacing w:line="278" w:lineRule="auto"/>
              <w:rPr>
                <w:rFonts w:ascii="Calibri" w:hAnsi="Calibri" w:cs="Calibri"/>
                <w:sz w:val="16"/>
                <w:szCs w:val="16"/>
              </w:rPr>
            </w:pPr>
            <w:r w:rsidRPr="00E44B19">
              <w:rPr>
                <w:rFonts w:ascii="Calibri" w:hAnsi="Calibri" w:cs="Calibri"/>
                <w:sz w:val="16"/>
                <w:szCs w:val="16"/>
              </w:rPr>
              <w:t>Time Interval for the forecast aligning with the chosen periodicity</w:t>
            </w:r>
            <w:r w:rsidR="00B019EF">
              <w:rPr>
                <w:rFonts w:ascii="Calibri" w:hAnsi="Calibri" w:cs="Calibri"/>
                <w:sz w:val="16"/>
                <w:szCs w:val="16"/>
              </w:rPr>
              <w:t xml:space="preserve">. </w:t>
            </w:r>
          </w:p>
          <w:p w:rsidRPr="6AAABEB9" w:rsidR="000C243E" w:rsidP="00B019EF" w:rsidRDefault="000C243E" w14:paraId="5A1B6607" w14:textId="328B1D2F">
            <w:pPr>
              <w:spacing w:line="278" w:lineRule="auto"/>
              <w:rPr>
                <w:rFonts w:ascii="Calibri" w:hAnsi="Calibri" w:eastAsia="Calibri" w:cs="Calibri"/>
                <w:color w:val="000000" w:themeColor="text1"/>
                <w:sz w:val="16"/>
                <w:szCs w:val="16"/>
              </w:rPr>
            </w:pPr>
            <w:r w:rsidRPr="00E44B19">
              <w:rPr>
                <w:rFonts w:ascii="Calibri" w:hAnsi="Calibri" w:cs="Calibri"/>
                <w:sz w:val="16"/>
                <w:szCs w:val="16"/>
              </w:rPr>
              <w:t>startForecastDateTime, endForecastDateTime </w:t>
            </w:r>
          </w:p>
        </w:tc>
      </w:tr>
      <w:tr w:rsidR="000C243E" w:rsidTr="56CE4797" w14:paraId="693D0827"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C243E" w:rsidP="000C243E" w:rsidRDefault="000C243E" w14:paraId="15F184B0" w14:textId="5EC1888E">
            <w:pPr>
              <w:rPr>
                <w:rFonts w:ascii="Calibri" w:hAnsi="Calibri" w:eastAsia="Calibri" w:cs="Calibri"/>
                <w:color w:val="000000" w:themeColor="text1"/>
                <w:sz w:val="16"/>
                <w:szCs w:val="16"/>
                <w:lang w:val="en-GB"/>
              </w:rPr>
            </w:pPr>
            <w:r w:rsidRPr="00E44B19">
              <w:rPr>
                <w:rFonts w:ascii="Calibri" w:hAnsi="Calibri" w:cs="Calibri"/>
                <w:sz w:val="16"/>
                <w:szCs w:val="16"/>
              </w:rPr>
              <w:t>(A5) Confidence level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E44B19" w:rsidR="000C243E" w:rsidP="000C243E" w:rsidRDefault="000C243E" w14:paraId="41A08D8C" w14:textId="77777777">
            <w:pPr>
              <w:spacing w:line="278" w:lineRule="auto"/>
              <w:rPr>
                <w:rFonts w:ascii="Calibri" w:hAnsi="Calibri" w:cs="Calibri"/>
                <w:sz w:val="16"/>
                <w:szCs w:val="16"/>
              </w:rPr>
            </w:pPr>
            <w:r w:rsidRPr="00E44B19">
              <w:rPr>
                <w:rFonts w:ascii="Calibri" w:hAnsi="Calibri" w:cs="Calibri"/>
                <w:sz w:val="16"/>
                <w:szCs w:val="16"/>
              </w:rPr>
              <w:t>Confidence level </w:t>
            </w:r>
          </w:p>
          <w:p w:rsidRPr="6AAABEB9" w:rsidR="000C243E" w:rsidP="000C243E" w:rsidRDefault="000C243E" w14:paraId="6D7C0444" w14:textId="47630528">
            <w:pPr>
              <w:rPr>
                <w:rFonts w:ascii="Calibri" w:hAnsi="Calibri" w:eastAsia="Calibri" w:cs="Calibri"/>
                <w:color w:val="000000" w:themeColor="text1"/>
                <w:sz w:val="16"/>
                <w:szCs w:val="16"/>
                <w:lang w:val="en-GB"/>
              </w:rPr>
            </w:pPr>
            <w:r w:rsidRPr="00E44B19">
              <w:rPr>
                <w:rFonts w:ascii="Calibri" w:hAnsi="Calibri" w:cs="Calibri"/>
                <w:sz w:val="16"/>
                <w:szCs w:val="16"/>
              </w:rPr>
              <w:t>(optional)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0C243E" w:rsidP="000C243E" w:rsidRDefault="000C243E" w14:paraId="49BC849C" w14:textId="3CC9AC71">
            <w:pPr>
              <w:spacing w:line="257" w:lineRule="auto"/>
              <w:rPr>
                <w:rFonts w:ascii="Calibri" w:hAnsi="Calibri" w:eastAsia="Calibri" w:cs="Calibri"/>
                <w:color w:val="000000" w:themeColor="text1"/>
                <w:sz w:val="16"/>
                <w:szCs w:val="16"/>
              </w:rPr>
            </w:pPr>
            <w:r w:rsidRPr="00E44B19">
              <w:rPr>
                <w:rFonts w:ascii="Calibri" w:hAnsi="Calibri" w:cs="Calibri"/>
                <w:sz w:val="16"/>
                <w:szCs w:val="16"/>
              </w:rPr>
              <w:t>Coverage level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0C243E" w:rsidP="000C243E" w:rsidRDefault="000C243E" w14:paraId="603841B1" w14:textId="1FE94DE2">
            <w:pPr>
              <w:spacing w:line="257" w:lineRule="auto"/>
              <w:rPr>
                <w:rFonts w:ascii="Calibri" w:hAnsi="Calibri" w:eastAsia="Calibri" w:cs="Calibri"/>
                <w:color w:val="000000" w:themeColor="text1"/>
                <w:sz w:val="16"/>
                <w:szCs w:val="16"/>
              </w:rPr>
            </w:pPr>
            <w:r w:rsidRPr="00E44B19">
              <w:rPr>
                <w:rFonts w:ascii="Calibri" w:hAnsi="Calibri" w:cs="Calibri"/>
                <w:sz w:val="16"/>
                <w:szCs w:val="16"/>
              </w:rPr>
              <w:t>Requested confidence level for the forecast. Used for confidence bands. </w:t>
            </w:r>
          </w:p>
        </w:tc>
      </w:tr>
      <w:tr w:rsidR="000C243E" w:rsidTr="56CE4797" w14:paraId="59E92A94"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C243E" w:rsidP="000C243E" w:rsidRDefault="000C243E" w14:paraId="656EACBD" w14:textId="77777777">
            <w:pPr>
              <w:rPr>
                <w:rFonts w:ascii="Calibri" w:hAnsi="Calibri" w:eastAsia="Calibri" w:cs="Calibri"/>
                <w:color w:val="000000" w:themeColor="text1"/>
                <w:sz w:val="16"/>
                <w:szCs w:val="16"/>
                <w:lang w:val="en-GB"/>
              </w:rPr>
            </w:pP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0C243E" w:rsidP="000C243E" w:rsidRDefault="000C243E" w14:paraId="61E5B011"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0C243E" w:rsidP="000C243E" w:rsidRDefault="000C243E" w14:paraId="43A05B1C" w14:textId="77777777">
            <w:pPr>
              <w:spacing w:line="257" w:lineRule="auto"/>
              <w:rPr>
                <w:rFonts w:ascii="Calibri" w:hAnsi="Calibri" w:eastAsia="Calibri" w:cs="Calibri"/>
                <w:color w:val="000000" w:themeColor="text1"/>
                <w:sz w:val="16"/>
                <w:szCs w:val="16"/>
              </w:rPr>
            </w:pP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0C243E" w:rsidP="000C243E" w:rsidRDefault="000C243E" w14:paraId="79D42054" w14:textId="77777777">
            <w:pPr>
              <w:spacing w:line="257" w:lineRule="auto"/>
              <w:rPr>
                <w:rFonts w:ascii="Calibri" w:hAnsi="Calibri" w:eastAsia="Calibri" w:cs="Calibri"/>
                <w:color w:val="000000" w:themeColor="text1"/>
                <w:sz w:val="16"/>
                <w:szCs w:val="16"/>
              </w:rPr>
            </w:pPr>
          </w:p>
        </w:tc>
      </w:tr>
      <w:tr w:rsidR="00F470D2" w:rsidTr="56CE4797" w14:paraId="7D6D3DDF" w14:textId="77777777">
        <w:trPr>
          <w:trHeight w:val="570"/>
        </w:trPr>
        <w:tc>
          <w:tcPr>
            <w:tcW w:w="3034" w:type="dxa"/>
            <w:vMerge w:val="restart"/>
            <w:tcBorders>
              <w:top w:val="single" w:color="000000" w:themeColor="text1" w:sz="6" w:space="0"/>
              <w:left w:val="single" w:color="000000" w:themeColor="text1" w:sz="6" w:space="0"/>
              <w:right w:val="single" w:color="000000" w:themeColor="text1" w:sz="6" w:space="0"/>
            </w:tcBorders>
            <w:tcMar/>
            <w:vAlign w:val="center"/>
          </w:tcPr>
          <w:p w:rsidRPr="6AAABEB9" w:rsidR="00F470D2" w:rsidP="00F470D2" w:rsidRDefault="00D62CFD" w14:paraId="6113578A" w14:textId="152BF540">
            <w:pPr>
              <w:rPr>
                <w:rFonts w:ascii="Calibri" w:hAnsi="Calibri" w:eastAsia="Calibri" w:cs="Calibri"/>
                <w:color w:val="000000" w:themeColor="text1"/>
                <w:sz w:val="16"/>
                <w:szCs w:val="16"/>
                <w:lang w:val="en-GB"/>
              </w:rPr>
            </w:pPr>
            <w:r w:rsidRPr="00E44B19">
              <w:rPr>
                <w:rFonts w:ascii="Calibri" w:hAnsi="Calibri" w:cs="Calibri"/>
                <w:sz w:val="16"/>
                <w:szCs w:val="16"/>
              </w:rPr>
              <w:t>(B) Short-term Power Forecast data Invoice </w:t>
            </w:r>
          </w:p>
        </w:tc>
        <w:tc>
          <w:tcPr>
            <w:tcW w:w="1140" w:type="dxa"/>
            <w:vMerge w:val="restart"/>
            <w:tcBorders>
              <w:top w:val="single" w:color="000000" w:themeColor="text1" w:sz="6" w:space="0"/>
              <w:left w:val="single" w:color="000000" w:themeColor="text1" w:sz="6" w:space="0"/>
              <w:right w:val="single" w:color="000000" w:themeColor="text1" w:sz="6" w:space="0"/>
            </w:tcBorders>
            <w:tcMar/>
            <w:vAlign w:val="center"/>
          </w:tcPr>
          <w:p w:rsidRPr="6AAABEB9" w:rsidR="00F470D2" w:rsidP="00F470D2" w:rsidRDefault="00E56444" w14:paraId="3E1238ED" w14:textId="5B9486AD">
            <w:pPr>
              <w:rPr>
                <w:rFonts w:ascii="Calibri" w:hAnsi="Calibri" w:eastAsia="Calibri" w:cs="Calibri"/>
                <w:color w:val="000000" w:themeColor="text1"/>
                <w:sz w:val="16"/>
                <w:szCs w:val="16"/>
                <w:lang w:val="en-GB"/>
              </w:rPr>
            </w:pPr>
            <w:r w:rsidRPr="00E44B19">
              <w:rPr>
                <w:rFonts w:ascii="Calibri" w:hAnsi="Calibri" w:cs="Calibri"/>
                <w:sz w:val="16"/>
                <w:szCs w:val="16"/>
              </w:rPr>
              <w:t>Long-term Power Forecast data Invoice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F470D2" w:rsidP="00F470D2" w:rsidRDefault="00F470D2" w14:paraId="5C1EB63C" w14:textId="3F9E4407">
            <w:pPr>
              <w:spacing w:line="257" w:lineRule="auto"/>
              <w:rPr>
                <w:rFonts w:ascii="Calibri" w:hAnsi="Calibri" w:eastAsia="Calibri" w:cs="Calibri"/>
                <w:color w:val="000000" w:themeColor="text1"/>
                <w:sz w:val="16"/>
                <w:szCs w:val="16"/>
              </w:rPr>
            </w:pPr>
            <w:r w:rsidRPr="00E44B19">
              <w:rPr>
                <w:rFonts w:ascii="Calibri" w:hAnsi="Calibri" w:cs="Calibri"/>
                <w:sz w:val="16"/>
                <w:szCs w:val="16"/>
              </w:rPr>
              <w:t>Timestamp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F470D2" w:rsidP="00F470D2" w:rsidRDefault="00F470D2" w14:paraId="21420958" w14:textId="35A48A20">
            <w:pPr>
              <w:spacing w:line="257" w:lineRule="auto"/>
              <w:rPr>
                <w:rFonts w:ascii="Calibri" w:hAnsi="Calibri" w:eastAsia="Calibri" w:cs="Calibri"/>
                <w:color w:val="000000" w:themeColor="text1"/>
                <w:sz w:val="16"/>
                <w:szCs w:val="16"/>
              </w:rPr>
            </w:pPr>
            <w:r w:rsidRPr="00E44B19">
              <w:rPr>
                <w:rFonts w:ascii="Calibri" w:hAnsi="Calibri" w:cs="Calibri"/>
                <w:sz w:val="16"/>
                <w:szCs w:val="16"/>
              </w:rPr>
              <w:t>Timestamp when data request was processed. Datetime object according to ISO8601. </w:t>
            </w:r>
          </w:p>
        </w:tc>
      </w:tr>
      <w:tr w:rsidR="00F470D2" w:rsidTr="56CE4797" w14:paraId="76D8E966" w14:textId="77777777">
        <w:trPr>
          <w:trHeight w:val="570"/>
        </w:trPr>
        <w:tc>
          <w:tcPr>
            <w:tcW w:w="3034" w:type="dxa"/>
            <w:vMerge/>
            <w:tcMar/>
            <w:vAlign w:val="center"/>
          </w:tcPr>
          <w:p w:rsidRPr="6AAABEB9" w:rsidR="00F470D2" w:rsidP="00F470D2" w:rsidRDefault="00F470D2" w14:paraId="62EB8A19" w14:textId="77777777">
            <w:pPr>
              <w:rPr>
                <w:rFonts w:ascii="Calibri" w:hAnsi="Calibri" w:eastAsia="Calibri" w:cs="Calibri"/>
                <w:color w:val="000000" w:themeColor="text1"/>
                <w:sz w:val="16"/>
                <w:szCs w:val="16"/>
                <w:lang w:val="en-GB"/>
              </w:rPr>
            </w:pPr>
          </w:p>
        </w:tc>
        <w:tc>
          <w:tcPr>
            <w:tcW w:w="1140" w:type="dxa"/>
            <w:vMerge/>
            <w:tcMar/>
            <w:vAlign w:val="center"/>
          </w:tcPr>
          <w:p w:rsidRPr="6AAABEB9" w:rsidR="00F470D2" w:rsidP="00F470D2" w:rsidRDefault="00F470D2" w14:paraId="011DC51E"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F470D2" w:rsidP="00F470D2" w:rsidRDefault="00F470D2" w14:paraId="6E1FAFD1" w14:textId="0453AF57">
            <w:pPr>
              <w:spacing w:line="257" w:lineRule="auto"/>
              <w:rPr>
                <w:rFonts w:ascii="Calibri" w:hAnsi="Calibri" w:eastAsia="Calibri" w:cs="Calibri"/>
                <w:color w:val="000000" w:themeColor="text1"/>
                <w:sz w:val="16"/>
                <w:szCs w:val="16"/>
              </w:rPr>
            </w:pPr>
            <w:r w:rsidRPr="00E44B19">
              <w:rPr>
                <w:rFonts w:ascii="Calibri" w:hAnsi="Calibri" w:cs="Calibri"/>
                <w:sz w:val="16"/>
                <w:szCs w:val="16"/>
              </w:rPr>
              <w:t>Invoice Specifications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F470D2" w:rsidP="00F470D2" w:rsidRDefault="00F470D2" w14:paraId="50A8CD4D" w14:textId="197A5B8C">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A standard invoice generated in line with the supplier’s specifications. </w:t>
            </w:r>
            <w:r w:rsidRPr="00E44B19">
              <w:rPr>
                <w:rFonts w:ascii="Calibri" w:hAnsi="Calibri" w:cs="Calibri"/>
                <w:sz w:val="16"/>
                <w:szCs w:val="16"/>
              </w:rPr>
              <w:t> </w:t>
            </w:r>
          </w:p>
        </w:tc>
      </w:tr>
      <w:tr w:rsidR="00BA7E6E" w:rsidTr="56CE4797" w14:paraId="3FB81F91" w14:textId="77777777">
        <w:trPr>
          <w:trHeight w:val="570"/>
        </w:trPr>
        <w:tc>
          <w:tcPr>
            <w:tcW w:w="3034" w:type="dxa"/>
            <w:vMerge w:val="restart"/>
            <w:tcBorders>
              <w:top w:val="single" w:color="000000" w:themeColor="text1" w:sz="6" w:space="0"/>
              <w:left w:val="single" w:color="000000" w:themeColor="text1" w:sz="6" w:space="0"/>
              <w:right w:val="single" w:color="000000" w:themeColor="text1" w:sz="6" w:space="0"/>
            </w:tcBorders>
            <w:tcMar/>
            <w:vAlign w:val="center"/>
          </w:tcPr>
          <w:p w:rsidRPr="6AAABEB9" w:rsidR="00BA7E6E" w:rsidP="00BA7E6E" w:rsidRDefault="00BA7E6E" w14:paraId="351403B5" w14:textId="353E5E85">
            <w:pPr>
              <w:rPr>
                <w:rFonts w:ascii="Calibri" w:hAnsi="Calibri" w:eastAsia="Calibri" w:cs="Calibri"/>
                <w:color w:val="000000" w:themeColor="text1"/>
                <w:sz w:val="16"/>
                <w:szCs w:val="16"/>
                <w:lang w:val="en-GB"/>
              </w:rPr>
            </w:pPr>
            <w:r w:rsidRPr="00E44B19">
              <w:rPr>
                <w:rFonts w:ascii="Calibri" w:hAnsi="Calibri" w:cs="Calibri"/>
                <w:sz w:val="16"/>
                <w:szCs w:val="16"/>
              </w:rPr>
              <w:t>(C) Short-term Power Forecast data Invoice acceptance </w:t>
            </w:r>
          </w:p>
        </w:tc>
        <w:tc>
          <w:tcPr>
            <w:tcW w:w="1140" w:type="dxa"/>
            <w:vMerge w:val="restart"/>
            <w:tcBorders>
              <w:top w:val="single" w:color="000000" w:themeColor="text1" w:sz="6" w:space="0"/>
              <w:left w:val="single" w:color="000000" w:themeColor="text1" w:sz="6" w:space="0"/>
              <w:right w:val="single" w:color="000000" w:themeColor="text1" w:sz="6" w:space="0"/>
            </w:tcBorders>
            <w:tcMar/>
            <w:vAlign w:val="center"/>
          </w:tcPr>
          <w:p w:rsidRPr="6AAABEB9" w:rsidR="00BA7E6E" w:rsidP="00BA7E6E" w:rsidRDefault="00BA7E6E" w14:paraId="5BDF0B0C" w14:textId="34BCECCF">
            <w:pPr>
              <w:rPr>
                <w:rFonts w:ascii="Calibri" w:hAnsi="Calibri" w:eastAsia="Calibri" w:cs="Calibri"/>
                <w:color w:val="000000" w:themeColor="text1"/>
                <w:sz w:val="16"/>
                <w:szCs w:val="16"/>
                <w:lang w:val="en-GB"/>
              </w:rPr>
            </w:pPr>
            <w:r w:rsidRPr="00E44B19">
              <w:rPr>
                <w:rFonts w:ascii="Calibri" w:hAnsi="Calibri" w:cs="Calibri"/>
                <w:sz w:val="16"/>
                <w:szCs w:val="16"/>
              </w:rPr>
              <w:t>Short-term Power Forecast data Invoice acceptance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BA7E6E" w:rsidP="00BA7E6E" w:rsidRDefault="00BA7E6E" w14:paraId="16B7B277" w14:textId="4ED58888">
            <w:pPr>
              <w:spacing w:line="257" w:lineRule="auto"/>
              <w:rPr>
                <w:rFonts w:ascii="Calibri" w:hAnsi="Calibri" w:eastAsia="Calibri" w:cs="Calibri"/>
                <w:color w:val="000000" w:themeColor="text1"/>
                <w:sz w:val="16"/>
                <w:szCs w:val="16"/>
              </w:rPr>
            </w:pPr>
            <w:r w:rsidRPr="00E44B19">
              <w:rPr>
                <w:rFonts w:ascii="Calibri" w:hAnsi="Calibri" w:cs="Calibri"/>
                <w:sz w:val="16"/>
                <w:szCs w:val="16"/>
              </w:rPr>
              <w:t>Timestamp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BA7E6E" w:rsidP="00BA7E6E" w:rsidRDefault="00BA7E6E" w14:paraId="20463050" w14:textId="70E3A03F">
            <w:pPr>
              <w:spacing w:line="257" w:lineRule="auto"/>
              <w:rPr>
                <w:rFonts w:ascii="Calibri" w:hAnsi="Calibri" w:eastAsia="Calibri" w:cs="Calibri"/>
                <w:color w:val="000000" w:themeColor="text1"/>
                <w:sz w:val="16"/>
                <w:szCs w:val="16"/>
              </w:rPr>
            </w:pPr>
            <w:r w:rsidRPr="00E44B19">
              <w:rPr>
                <w:rFonts w:ascii="Calibri" w:hAnsi="Calibri" w:cs="Calibri"/>
                <w:sz w:val="16"/>
                <w:szCs w:val="16"/>
              </w:rPr>
              <w:t>Timestamp when Invoice was processed. </w:t>
            </w:r>
          </w:p>
        </w:tc>
      </w:tr>
      <w:tr w:rsidR="00BA7E6E" w:rsidTr="56CE4797" w14:paraId="0D5206FB" w14:textId="77777777">
        <w:trPr>
          <w:trHeight w:val="570"/>
        </w:trPr>
        <w:tc>
          <w:tcPr>
            <w:tcW w:w="3034" w:type="dxa"/>
            <w:vMerge/>
            <w:tcMar/>
            <w:vAlign w:val="center"/>
          </w:tcPr>
          <w:p w:rsidRPr="6AAABEB9" w:rsidR="00BA7E6E" w:rsidP="00BA7E6E" w:rsidRDefault="00BA7E6E" w14:paraId="159FC17D" w14:textId="77777777">
            <w:pPr>
              <w:rPr>
                <w:rFonts w:ascii="Calibri" w:hAnsi="Calibri" w:eastAsia="Calibri" w:cs="Calibri"/>
                <w:color w:val="000000" w:themeColor="text1"/>
                <w:sz w:val="16"/>
                <w:szCs w:val="16"/>
                <w:lang w:val="en-GB"/>
              </w:rPr>
            </w:pPr>
          </w:p>
        </w:tc>
        <w:tc>
          <w:tcPr>
            <w:tcW w:w="1140" w:type="dxa"/>
            <w:vMerge/>
            <w:tcMar/>
            <w:vAlign w:val="center"/>
          </w:tcPr>
          <w:p w:rsidRPr="6AAABEB9" w:rsidR="00BA7E6E" w:rsidP="00BA7E6E" w:rsidRDefault="00BA7E6E" w14:paraId="2CCE9AA6"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BA7E6E" w:rsidP="00BA7E6E" w:rsidRDefault="00BA7E6E" w14:paraId="0D0F9BAA" w14:textId="67877EBB">
            <w:pPr>
              <w:spacing w:line="257" w:lineRule="auto"/>
              <w:rPr>
                <w:rFonts w:ascii="Calibri" w:hAnsi="Calibri" w:eastAsia="Calibri" w:cs="Calibri"/>
                <w:color w:val="000000" w:themeColor="text1"/>
                <w:sz w:val="16"/>
                <w:szCs w:val="16"/>
              </w:rPr>
            </w:pPr>
            <w:r w:rsidRPr="00E44B19">
              <w:rPr>
                <w:rFonts w:ascii="Calibri" w:hAnsi="Calibri" w:cs="Calibri"/>
                <w:sz w:val="16"/>
                <w:szCs w:val="16"/>
              </w:rPr>
              <w:t>Acceptance acknowledgement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BA7E6E" w:rsidP="00BA7E6E" w:rsidRDefault="00BA7E6E" w14:paraId="2AD37591" w14:textId="5415B0DC">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A standard invoice acceptance acknowledgement generated in line with the customer’s specifications.</w:t>
            </w:r>
            <w:r w:rsidRPr="00E44B19">
              <w:rPr>
                <w:rFonts w:ascii="Calibri" w:hAnsi="Calibri" w:cs="Calibri"/>
                <w:sz w:val="16"/>
                <w:szCs w:val="16"/>
              </w:rPr>
              <w:t> </w:t>
            </w:r>
          </w:p>
        </w:tc>
      </w:tr>
      <w:tr w:rsidR="00BA7E6E" w:rsidTr="56CE4797" w14:paraId="4065DC1A"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BA7E6E" w:rsidP="00BA7E6E" w:rsidRDefault="00BA7E6E" w14:paraId="1EE293B7" w14:textId="77777777">
            <w:pPr>
              <w:rPr>
                <w:rFonts w:ascii="Calibri" w:hAnsi="Calibri" w:eastAsia="Calibri" w:cs="Calibri"/>
                <w:color w:val="000000" w:themeColor="text1"/>
                <w:sz w:val="16"/>
                <w:szCs w:val="16"/>
                <w:lang w:val="en-GB"/>
              </w:rPr>
            </w:pP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BA7E6E" w:rsidP="00BA7E6E" w:rsidRDefault="00BA7E6E" w14:paraId="7549A6B9" w14:textId="77777777">
            <w:pPr>
              <w:rPr>
                <w:rFonts w:ascii="Calibri" w:hAnsi="Calibri" w:eastAsia="Calibri" w:cs="Calibri"/>
                <w:color w:val="000000" w:themeColor="text1"/>
                <w:sz w:val="16"/>
                <w:szCs w:val="16"/>
                <w:lang w:val="en-GB"/>
              </w:rPr>
            </w:pP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BA7E6E" w:rsidP="00BA7E6E" w:rsidRDefault="00BA7E6E" w14:paraId="258DFFD8" w14:textId="77777777">
            <w:pPr>
              <w:spacing w:line="257" w:lineRule="auto"/>
              <w:rPr>
                <w:rFonts w:ascii="Calibri" w:hAnsi="Calibri" w:eastAsia="Calibri" w:cs="Calibri"/>
                <w:color w:val="000000" w:themeColor="text1"/>
                <w:sz w:val="16"/>
                <w:szCs w:val="16"/>
              </w:rPr>
            </w:pP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BA7E6E" w:rsidP="00BA7E6E" w:rsidRDefault="00BA7E6E" w14:paraId="539CC607" w14:textId="77777777">
            <w:pPr>
              <w:spacing w:line="257" w:lineRule="auto"/>
              <w:rPr>
                <w:rFonts w:ascii="Calibri" w:hAnsi="Calibri" w:eastAsia="Calibri" w:cs="Calibri"/>
                <w:color w:val="000000" w:themeColor="text1"/>
                <w:sz w:val="16"/>
                <w:szCs w:val="16"/>
              </w:rPr>
            </w:pPr>
          </w:p>
        </w:tc>
      </w:tr>
      <w:tr w:rsidR="00E51F0E" w:rsidTr="56CE4797" w14:paraId="215A7719"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E51F0E" w:rsidP="00E51F0E" w:rsidRDefault="00E51F0E" w14:paraId="1EB997F5" w14:textId="7AD5D6BA">
            <w:pPr>
              <w:rPr>
                <w:rFonts w:ascii="Calibri" w:hAnsi="Calibri" w:eastAsia="Calibri" w:cs="Calibri"/>
                <w:color w:val="000000" w:themeColor="text1"/>
                <w:sz w:val="16"/>
                <w:szCs w:val="16"/>
                <w:lang w:val="en-GB"/>
              </w:rPr>
            </w:pPr>
            <w:r w:rsidRPr="00E44B19">
              <w:rPr>
                <w:rFonts w:ascii="Calibri" w:hAnsi="Calibri" w:cs="Calibri"/>
                <w:sz w:val="16"/>
                <w:szCs w:val="16"/>
              </w:rPr>
              <w:t>(D) Short-term Power Forecast data </w:t>
            </w:r>
          </w:p>
        </w:tc>
        <w:tc>
          <w:tcPr>
            <w:tcW w:w="6812" w:type="dxa"/>
            <w:gridSpan w:val="3"/>
            <w:tcBorders>
              <w:top w:val="single" w:color="000000" w:themeColor="text1" w:sz="6" w:space="0"/>
              <w:left w:val="single" w:color="000000" w:themeColor="text1" w:sz="6" w:space="0"/>
              <w:bottom w:val="single" w:color="000000" w:themeColor="text1" w:sz="6" w:space="0"/>
              <w:right w:val="single" w:color="auto" w:sz="6" w:space="0"/>
            </w:tcBorders>
            <w:tcMar/>
            <w:vAlign w:val="center"/>
          </w:tcPr>
          <w:p w:rsidRPr="6AAABEB9" w:rsidR="00E51F0E" w:rsidP="00E51F0E" w:rsidRDefault="00E51F0E" w14:paraId="43E0C7B6" w14:textId="789BA02B">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The forecast comprises of a set of information objects (D1)-(D6)</w:t>
            </w:r>
            <w:r w:rsidRPr="00E44B19">
              <w:rPr>
                <w:rFonts w:ascii="Calibri" w:hAnsi="Calibri" w:cs="Calibri"/>
                <w:sz w:val="16"/>
                <w:szCs w:val="16"/>
              </w:rPr>
              <w:t> </w:t>
            </w:r>
          </w:p>
        </w:tc>
      </w:tr>
      <w:tr w:rsidR="00B019EF" w:rsidTr="56CE4797" w14:paraId="0BDADEED"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B019EF" w:rsidP="00B019EF" w:rsidRDefault="00B019EF" w14:paraId="4D894B3B" w14:textId="1D7017AB">
            <w:pPr>
              <w:rPr>
                <w:rFonts w:ascii="Calibri" w:hAnsi="Calibri" w:eastAsia="Calibri" w:cs="Calibri"/>
                <w:color w:val="000000" w:themeColor="text1"/>
                <w:sz w:val="16"/>
                <w:szCs w:val="16"/>
                <w:lang w:val="en-GB"/>
              </w:rPr>
            </w:pPr>
            <w:r w:rsidRPr="00E44B19">
              <w:rPr>
                <w:rFonts w:ascii="Calibri" w:hAnsi="Calibri" w:cs="Calibri"/>
                <w:sz w:val="16"/>
                <w:szCs w:val="16"/>
              </w:rPr>
              <w:t>(D1) Power forecast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B019EF" w:rsidP="00B019EF" w:rsidRDefault="00B019EF" w14:paraId="2717E7A9" w14:textId="7048AD8C">
            <w:pPr>
              <w:rPr>
                <w:rFonts w:ascii="Calibri" w:hAnsi="Calibri" w:eastAsia="Calibri" w:cs="Calibri"/>
                <w:color w:val="000000" w:themeColor="text1"/>
                <w:sz w:val="16"/>
                <w:szCs w:val="16"/>
                <w:lang w:val="en-GB"/>
              </w:rPr>
            </w:pPr>
            <w:r w:rsidRPr="00E44B19">
              <w:rPr>
                <w:rFonts w:ascii="Calibri" w:hAnsi="Calibri" w:cs="Calibri"/>
                <w:sz w:val="16"/>
                <w:szCs w:val="16"/>
              </w:rPr>
              <w:t>Power forecast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B019EF" w:rsidP="00B019EF" w:rsidRDefault="00B019EF" w14:paraId="5B1EF970" w14:textId="2F36B711">
            <w:pPr>
              <w:spacing w:line="257" w:lineRule="auto"/>
              <w:rPr>
                <w:rFonts w:ascii="Calibri" w:hAnsi="Calibri" w:eastAsia="Calibri" w:cs="Calibri"/>
                <w:color w:val="000000" w:themeColor="text1"/>
                <w:sz w:val="16"/>
                <w:szCs w:val="16"/>
              </w:rPr>
            </w:pPr>
            <w:r w:rsidRPr="00E44B19">
              <w:rPr>
                <w:rFonts w:ascii="Calibri" w:hAnsi="Calibri" w:cs="Calibri"/>
                <w:sz w:val="16"/>
                <w:szCs w:val="16"/>
              </w:rPr>
              <w:t>TimeSeries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B019EF" w:rsidP="00B019EF" w:rsidRDefault="00B019EF" w14:paraId="4E541C9F" w14:textId="6119CD88">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A time series with the adequate periodicity specified in A2 for the forecast object defined in A3. </w:t>
            </w:r>
            <w:r w:rsidRPr="00E44B19">
              <w:rPr>
                <w:rFonts w:ascii="Calibri" w:hAnsi="Calibri" w:cs="Calibri"/>
                <w:sz w:val="16"/>
                <w:szCs w:val="16"/>
              </w:rPr>
              <w:t> </w:t>
            </w:r>
          </w:p>
        </w:tc>
      </w:tr>
      <w:tr w:rsidR="00B019EF" w:rsidTr="56CE4797" w14:paraId="23CD0EEF"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B019EF" w:rsidP="00B019EF" w:rsidRDefault="00B019EF" w14:paraId="66A6D16F" w14:textId="35EEC9C0">
            <w:pPr>
              <w:rPr>
                <w:rFonts w:ascii="Calibri" w:hAnsi="Calibri" w:eastAsia="Calibri" w:cs="Calibri"/>
                <w:color w:val="000000" w:themeColor="text1"/>
                <w:sz w:val="16"/>
                <w:szCs w:val="16"/>
                <w:lang w:val="en-GB"/>
              </w:rPr>
            </w:pPr>
            <w:r w:rsidRPr="00E44B19">
              <w:rPr>
                <w:rFonts w:ascii="Calibri" w:hAnsi="Calibri" w:cs="Calibri"/>
                <w:sz w:val="16"/>
                <w:szCs w:val="16"/>
              </w:rPr>
              <w:t>(D2) Confidence Lower Bound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E44B19" w:rsidR="00B019EF" w:rsidP="00B019EF" w:rsidRDefault="00B019EF" w14:paraId="24BEA172" w14:textId="77777777">
            <w:pPr>
              <w:spacing w:line="278" w:lineRule="auto"/>
              <w:rPr>
                <w:rFonts w:ascii="Calibri" w:hAnsi="Calibri" w:cs="Calibri"/>
                <w:sz w:val="16"/>
                <w:szCs w:val="16"/>
              </w:rPr>
            </w:pPr>
            <w:r w:rsidRPr="00E44B19">
              <w:rPr>
                <w:rFonts w:ascii="Calibri" w:hAnsi="Calibri" w:cs="Calibri"/>
                <w:sz w:val="16"/>
                <w:szCs w:val="16"/>
              </w:rPr>
              <w:t>Confidence Lower Bound </w:t>
            </w:r>
          </w:p>
          <w:p w:rsidRPr="6AAABEB9" w:rsidR="00B019EF" w:rsidP="00B019EF" w:rsidRDefault="00B019EF" w14:paraId="28BD7707" w14:textId="40444BF6">
            <w:pPr>
              <w:rPr>
                <w:rFonts w:ascii="Calibri" w:hAnsi="Calibri" w:eastAsia="Calibri" w:cs="Calibri"/>
                <w:color w:val="000000" w:themeColor="text1"/>
                <w:sz w:val="16"/>
                <w:szCs w:val="16"/>
                <w:lang w:val="en-GB"/>
              </w:rPr>
            </w:pPr>
            <w:r w:rsidRPr="00E44B19">
              <w:rPr>
                <w:rFonts w:ascii="Calibri" w:hAnsi="Calibri" w:cs="Calibri"/>
                <w:sz w:val="16"/>
                <w:szCs w:val="16"/>
              </w:rPr>
              <w:t>(optional)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B019EF" w:rsidP="00B019EF" w:rsidRDefault="00B019EF" w14:paraId="078C0A02" w14:textId="1722E307">
            <w:pPr>
              <w:spacing w:line="257" w:lineRule="auto"/>
              <w:rPr>
                <w:rFonts w:ascii="Calibri" w:hAnsi="Calibri" w:eastAsia="Calibri" w:cs="Calibri"/>
                <w:color w:val="000000" w:themeColor="text1"/>
                <w:sz w:val="16"/>
                <w:szCs w:val="16"/>
              </w:rPr>
            </w:pPr>
            <w:r w:rsidRPr="00E44B19">
              <w:rPr>
                <w:rFonts w:ascii="Calibri" w:hAnsi="Calibri" w:cs="Calibri"/>
                <w:sz w:val="16"/>
                <w:szCs w:val="16"/>
              </w:rPr>
              <w:t>TimeSeries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B019EF" w:rsidP="00B019EF" w:rsidRDefault="00B019EF" w14:paraId="2268A6A0" w14:textId="53824438">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 xml:space="preserve">A time series with the adequate periodicity specified in </w:t>
            </w:r>
            <w:r w:rsidR="00047D01">
              <w:rPr>
                <w:rFonts w:ascii="Calibri" w:hAnsi="Calibri" w:cs="Calibri"/>
                <w:sz w:val="16"/>
                <w:szCs w:val="16"/>
                <w:lang w:val="en-US"/>
              </w:rPr>
              <w:t>A</w:t>
            </w:r>
            <w:r w:rsidRPr="00E44B19">
              <w:rPr>
                <w:rFonts w:ascii="Calibri" w:hAnsi="Calibri" w:cs="Calibri"/>
                <w:sz w:val="16"/>
                <w:szCs w:val="16"/>
                <w:lang w:val="en-US"/>
              </w:rPr>
              <w:t>2 with the estimated lower bound for the forecast.</w:t>
            </w:r>
            <w:r w:rsidRPr="00E44B19">
              <w:rPr>
                <w:rFonts w:ascii="Calibri" w:hAnsi="Calibri" w:cs="Calibri"/>
                <w:sz w:val="16"/>
                <w:szCs w:val="16"/>
              </w:rPr>
              <w:t> </w:t>
            </w:r>
          </w:p>
        </w:tc>
      </w:tr>
      <w:tr w:rsidR="00B019EF" w:rsidTr="56CE4797" w14:paraId="1EA16870"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B019EF" w:rsidP="00B019EF" w:rsidRDefault="00B019EF" w14:paraId="0CC2B341" w14:textId="442E197A">
            <w:pPr>
              <w:rPr>
                <w:rFonts w:ascii="Calibri" w:hAnsi="Calibri" w:eastAsia="Calibri" w:cs="Calibri"/>
                <w:color w:val="000000" w:themeColor="text1"/>
                <w:sz w:val="16"/>
                <w:szCs w:val="16"/>
                <w:lang w:val="en-GB"/>
              </w:rPr>
            </w:pPr>
            <w:r w:rsidRPr="00E44B19">
              <w:rPr>
                <w:rFonts w:ascii="Calibri" w:hAnsi="Calibri" w:cs="Calibri"/>
                <w:sz w:val="16"/>
                <w:szCs w:val="16"/>
              </w:rPr>
              <w:t>(D3) Confidence Upper Bound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E44B19" w:rsidR="00B019EF" w:rsidP="00B019EF" w:rsidRDefault="00B019EF" w14:paraId="37943EBA" w14:textId="77777777">
            <w:pPr>
              <w:spacing w:line="278" w:lineRule="auto"/>
              <w:rPr>
                <w:rFonts w:ascii="Calibri" w:hAnsi="Calibri" w:cs="Calibri"/>
                <w:sz w:val="16"/>
                <w:szCs w:val="16"/>
              </w:rPr>
            </w:pPr>
            <w:r w:rsidRPr="00E44B19">
              <w:rPr>
                <w:rFonts w:ascii="Calibri" w:hAnsi="Calibri" w:cs="Calibri"/>
                <w:sz w:val="16"/>
                <w:szCs w:val="16"/>
              </w:rPr>
              <w:t>Confidence Upper Bound </w:t>
            </w:r>
          </w:p>
          <w:p w:rsidRPr="6AAABEB9" w:rsidR="00B019EF" w:rsidP="00B019EF" w:rsidRDefault="00B019EF" w14:paraId="24638295" w14:textId="4D374481">
            <w:pPr>
              <w:rPr>
                <w:rFonts w:ascii="Calibri" w:hAnsi="Calibri" w:eastAsia="Calibri" w:cs="Calibri"/>
                <w:color w:val="000000" w:themeColor="text1"/>
                <w:sz w:val="16"/>
                <w:szCs w:val="16"/>
                <w:lang w:val="en-GB"/>
              </w:rPr>
            </w:pPr>
            <w:r w:rsidRPr="00E44B19">
              <w:rPr>
                <w:rFonts w:ascii="Calibri" w:hAnsi="Calibri" w:cs="Calibri"/>
                <w:sz w:val="16"/>
                <w:szCs w:val="16"/>
              </w:rPr>
              <w:t>(optional)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B019EF" w:rsidP="00B019EF" w:rsidRDefault="00B019EF" w14:paraId="189549ED" w14:textId="5C4BE805">
            <w:pPr>
              <w:spacing w:line="257" w:lineRule="auto"/>
              <w:rPr>
                <w:rFonts w:ascii="Calibri" w:hAnsi="Calibri" w:eastAsia="Calibri" w:cs="Calibri"/>
                <w:color w:val="000000" w:themeColor="text1"/>
                <w:sz w:val="16"/>
                <w:szCs w:val="16"/>
              </w:rPr>
            </w:pPr>
            <w:r w:rsidRPr="00E44B19">
              <w:rPr>
                <w:rFonts w:ascii="Calibri" w:hAnsi="Calibri" w:cs="Calibri"/>
                <w:sz w:val="16"/>
                <w:szCs w:val="16"/>
              </w:rPr>
              <w:t>TimeSeries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B019EF" w:rsidP="00B019EF" w:rsidRDefault="00B019EF" w14:paraId="3241BAA0" w14:textId="77BCF436">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 xml:space="preserve">A time series with the adequate periodicity specified in </w:t>
            </w:r>
            <w:r w:rsidR="00047D01">
              <w:rPr>
                <w:rFonts w:ascii="Calibri" w:hAnsi="Calibri" w:cs="Calibri"/>
                <w:sz w:val="16"/>
                <w:szCs w:val="16"/>
                <w:lang w:val="en-US"/>
              </w:rPr>
              <w:t>A</w:t>
            </w:r>
            <w:r w:rsidRPr="00E44B19">
              <w:rPr>
                <w:rFonts w:ascii="Calibri" w:hAnsi="Calibri" w:cs="Calibri"/>
                <w:sz w:val="16"/>
                <w:szCs w:val="16"/>
                <w:lang w:val="en-US"/>
              </w:rPr>
              <w:t>2 with the estimated upper bound for the forecast.</w:t>
            </w:r>
            <w:r w:rsidRPr="00E44B19">
              <w:rPr>
                <w:rFonts w:ascii="Calibri" w:hAnsi="Calibri" w:cs="Calibri"/>
                <w:sz w:val="16"/>
                <w:szCs w:val="16"/>
              </w:rPr>
              <w:t> </w:t>
            </w:r>
          </w:p>
        </w:tc>
      </w:tr>
      <w:tr w:rsidR="00B019EF" w:rsidTr="56CE4797" w14:paraId="19B95E96"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B019EF" w:rsidP="00B019EF" w:rsidRDefault="00B019EF" w14:paraId="31306223" w14:textId="119BCE71">
            <w:pPr>
              <w:rPr>
                <w:rFonts w:ascii="Calibri" w:hAnsi="Calibri" w:eastAsia="Calibri" w:cs="Calibri"/>
                <w:color w:val="000000" w:themeColor="text1"/>
                <w:sz w:val="16"/>
                <w:szCs w:val="16"/>
                <w:lang w:val="en-GB"/>
              </w:rPr>
            </w:pPr>
            <w:r w:rsidRPr="00E44B19">
              <w:rPr>
                <w:rFonts w:ascii="Calibri" w:hAnsi="Calibri" w:cs="Calibri"/>
                <w:sz w:val="16"/>
                <w:szCs w:val="16"/>
              </w:rPr>
              <w:t>(D4) Other uncertainty information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E44B19" w:rsidR="00B019EF" w:rsidP="00B019EF" w:rsidRDefault="00B019EF" w14:paraId="214B8784" w14:textId="77777777">
            <w:pPr>
              <w:spacing w:line="278" w:lineRule="auto"/>
              <w:rPr>
                <w:rFonts w:ascii="Calibri" w:hAnsi="Calibri" w:cs="Calibri"/>
                <w:sz w:val="16"/>
                <w:szCs w:val="16"/>
              </w:rPr>
            </w:pPr>
            <w:r w:rsidRPr="00E44B19">
              <w:rPr>
                <w:rFonts w:ascii="Calibri" w:hAnsi="Calibri" w:cs="Calibri"/>
                <w:sz w:val="16"/>
                <w:szCs w:val="16"/>
              </w:rPr>
              <w:t>Other uncertainty information </w:t>
            </w:r>
          </w:p>
          <w:p w:rsidRPr="6AAABEB9" w:rsidR="00B019EF" w:rsidP="00B019EF" w:rsidRDefault="00B019EF" w14:paraId="28319D33" w14:textId="699A8AD9">
            <w:pPr>
              <w:rPr>
                <w:rFonts w:ascii="Calibri" w:hAnsi="Calibri" w:eastAsia="Calibri" w:cs="Calibri"/>
                <w:color w:val="000000" w:themeColor="text1"/>
                <w:sz w:val="16"/>
                <w:szCs w:val="16"/>
                <w:lang w:val="en-GB"/>
              </w:rPr>
            </w:pPr>
            <w:r w:rsidRPr="00E44B19">
              <w:rPr>
                <w:rFonts w:ascii="Calibri" w:hAnsi="Calibri" w:cs="Calibri"/>
                <w:sz w:val="16"/>
                <w:szCs w:val="16"/>
              </w:rPr>
              <w:t>(optional)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B019EF" w:rsidP="00B019EF" w:rsidRDefault="00B019EF" w14:paraId="1268881E" w14:textId="68CD9400">
            <w:pPr>
              <w:spacing w:line="257" w:lineRule="auto"/>
              <w:rPr>
                <w:rFonts w:ascii="Calibri" w:hAnsi="Calibri" w:eastAsia="Calibri" w:cs="Calibri"/>
                <w:color w:val="000000" w:themeColor="text1"/>
                <w:sz w:val="16"/>
                <w:szCs w:val="16"/>
              </w:rPr>
            </w:pPr>
            <w:r w:rsidRPr="00E44B19">
              <w:rPr>
                <w:rFonts w:ascii="Calibri" w:hAnsi="Calibri" w:cs="Calibri"/>
                <w:sz w:val="16"/>
                <w:szCs w:val="16"/>
              </w:rPr>
              <w:t>Uncertainty description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B019EF" w:rsidP="00B019EF" w:rsidRDefault="00B019EF" w14:paraId="4F3AB187" w14:textId="31B3B6CB">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Further information regarding the forecast’s uncertainty. </w:t>
            </w:r>
            <w:r w:rsidRPr="00E44B19">
              <w:rPr>
                <w:rFonts w:ascii="Calibri" w:hAnsi="Calibri" w:cs="Calibri"/>
                <w:sz w:val="16"/>
                <w:szCs w:val="16"/>
              </w:rPr>
              <w:t> </w:t>
            </w:r>
          </w:p>
        </w:tc>
      </w:tr>
      <w:tr w:rsidR="00B019EF" w:rsidTr="56CE4797" w14:paraId="4656D336"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B019EF" w:rsidP="00B019EF" w:rsidRDefault="00B019EF" w14:paraId="69519F33" w14:textId="567847B6">
            <w:pPr>
              <w:rPr>
                <w:rFonts w:ascii="Calibri" w:hAnsi="Calibri" w:eastAsia="Calibri" w:cs="Calibri"/>
                <w:color w:val="000000" w:themeColor="text1"/>
                <w:sz w:val="16"/>
                <w:szCs w:val="16"/>
                <w:lang w:val="en-GB"/>
              </w:rPr>
            </w:pPr>
            <w:r w:rsidRPr="00E44B19">
              <w:rPr>
                <w:rFonts w:ascii="Calibri" w:hAnsi="Calibri" w:cs="Calibri"/>
                <w:sz w:val="16"/>
                <w:szCs w:val="16"/>
              </w:rPr>
              <w:t>(D5) Methodology information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E44B19" w:rsidR="00B019EF" w:rsidP="00B019EF" w:rsidRDefault="00B019EF" w14:paraId="5F63F346" w14:textId="77777777">
            <w:pPr>
              <w:spacing w:line="278" w:lineRule="auto"/>
              <w:rPr>
                <w:rFonts w:ascii="Calibri" w:hAnsi="Calibri" w:cs="Calibri"/>
                <w:sz w:val="16"/>
                <w:szCs w:val="16"/>
              </w:rPr>
            </w:pPr>
            <w:r w:rsidRPr="00E44B19">
              <w:rPr>
                <w:rFonts w:ascii="Calibri" w:hAnsi="Calibri" w:cs="Calibri"/>
                <w:sz w:val="16"/>
                <w:szCs w:val="16"/>
              </w:rPr>
              <w:t>Methodology information </w:t>
            </w:r>
          </w:p>
          <w:p w:rsidRPr="6AAABEB9" w:rsidR="00B019EF" w:rsidP="00B019EF" w:rsidRDefault="00B019EF" w14:paraId="7B555F42" w14:textId="18789C53">
            <w:pPr>
              <w:rPr>
                <w:rFonts w:ascii="Calibri" w:hAnsi="Calibri" w:eastAsia="Calibri" w:cs="Calibri"/>
                <w:color w:val="000000" w:themeColor="text1"/>
                <w:sz w:val="16"/>
                <w:szCs w:val="16"/>
                <w:lang w:val="en-GB"/>
              </w:rPr>
            </w:pPr>
            <w:r w:rsidRPr="00E44B19">
              <w:rPr>
                <w:rFonts w:ascii="Calibri" w:hAnsi="Calibri" w:cs="Calibri"/>
                <w:sz w:val="16"/>
                <w:szCs w:val="16"/>
              </w:rPr>
              <w:t>(Optional)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B019EF" w:rsidP="00B019EF" w:rsidRDefault="00B019EF" w14:paraId="15347139" w14:textId="6611D219">
            <w:pPr>
              <w:spacing w:line="257" w:lineRule="auto"/>
              <w:rPr>
                <w:rFonts w:ascii="Calibri" w:hAnsi="Calibri" w:eastAsia="Calibri" w:cs="Calibri"/>
                <w:color w:val="000000" w:themeColor="text1"/>
                <w:sz w:val="16"/>
                <w:szCs w:val="16"/>
              </w:rPr>
            </w:pPr>
            <w:r w:rsidRPr="00E44B19">
              <w:rPr>
                <w:rFonts w:ascii="Calibri" w:hAnsi="Calibri" w:cs="Calibri"/>
                <w:sz w:val="16"/>
                <w:szCs w:val="16"/>
              </w:rPr>
              <w:t>Methodology description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B019EF" w:rsidP="00B019EF" w:rsidRDefault="00B019EF" w14:paraId="17E85021" w14:textId="54B600E4">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Methodological information regarding the methodology used in producing the forecast.</w:t>
            </w:r>
            <w:r w:rsidRPr="00E44B19">
              <w:rPr>
                <w:rFonts w:ascii="Calibri" w:hAnsi="Calibri" w:cs="Calibri"/>
                <w:sz w:val="16"/>
                <w:szCs w:val="16"/>
              </w:rPr>
              <w:t> </w:t>
            </w:r>
          </w:p>
        </w:tc>
      </w:tr>
      <w:tr w:rsidR="00B019EF" w:rsidTr="56CE4797" w14:paraId="7D5D1A07" w14:textId="77777777">
        <w:trPr>
          <w:trHeight w:val="570"/>
        </w:trPr>
        <w:tc>
          <w:tcPr>
            <w:tcW w:w="30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6AAABEB9" w:rsidR="00B019EF" w:rsidP="00B019EF" w:rsidRDefault="00B019EF" w14:paraId="0BF19490" w14:textId="654D15AD">
            <w:pPr>
              <w:rPr>
                <w:rFonts w:ascii="Calibri" w:hAnsi="Calibri" w:eastAsia="Calibri" w:cs="Calibri"/>
                <w:color w:val="000000" w:themeColor="text1"/>
                <w:sz w:val="16"/>
                <w:szCs w:val="16"/>
                <w:lang w:val="en-GB"/>
              </w:rPr>
            </w:pPr>
            <w:r w:rsidRPr="00E44B19">
              <w:rPr>
                <w:rFonts w:ascii="Calibri" w:hAnsi="Calibri" w:cs="Calibri"/>
                <w:sz w:val="16"/>
                <w:szCs w:val="16"/>
              </w:rPr>
              <w:t>(D6) Other information </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Pr="00E44B19" w:rsidR="00B019EF" w:rsidP="00B019EF" w:rsidRDefault="00B019EF" w14:paraId="5945686F" w14:textId="77777777">
            <w:pPr>
              <w:spacing w:line="278" w:lineRule="auto"/>
              <w:rPr>
                <w:rFonts w:ascii="Calibri" w:hAnsi="Calibri" w:cs="Calibri"/>
                <w:sz w:val="16"/>
                <w:szCs w:val="16"/>
              </w:rPr>
            </w:pPr>
            <w:r w:rsidRPr="00E44B19">
              <w:rPr>
                <w:rFonts w:ascii="Calibri" w:hAnsi="Calibri" w:cs="Calibri"/>
                <w:sz w:val="16"/>
                <w:szCs w:val="16"/>
              </w:rPr>
              <w:t>Other information </w:t>
            </w:r>
          </w:p>
          <w:p w:rsidRPr="6AAABEB9" w:rsidR="00B019EF" w:rsidP="00B019EF" w:rsidRDefault="00B019EF" w14:paraId="4DDD18E6" w14:textId="56C45B51">
            <w:pPr>
              <w:rPr>
                <w:rFonts w:ascii="Calibri" w:hAnsi="Calibri" w:eastAsia="Calibri" w:cs="Calibri"/>
                <w:color w:val="000000" w:themeColor="text1"/>
                <w:sz w:val="16"/>
                <w:szCs w:val="16"/>
                <w:lang w:val="en-GB"/>
              </w:rPr>
            </w:pPr>
            <w:r w:rsidRPr="00E44B19">
              <w:rPr>
                <w:rFonts w:ascii="Calibri" w:hAnsi="Calibri" w:cs="Calibri"/>
                <w:sz w:val="16"/>
                <w:szCs w:val="16"/>
              </w:rPr>
              <w:t>(Optional) </w:t>
            </w:r>
          </w:p>
        </w:tc>
        <w:tc>
          <w:tcPr>
            <w:tcW w:w="2810" w:type="dxa"/>
            <w:tcBorders>
              <w:top w:val="single" w:color="000000" w:themeColor="text1" w:sz="6" w:space="0"/>
              <w:left w:val="single" w:color="000000" w:themeColor="text1" w:sz="6" w:space="0"/>
              <w:bottom w:val="single" w:color="auto" w:sz="6" w:space="0"/>
              <w:right w:val="single" w:color="auto" w:sz="6" w:space="0"/>
            </w:tcBorders>
            <w:tcMar/>
            <w:vAlign w:val="center"/>
          </w:tcPr>
          <w:p w:rsidRPr="6AAABEB9" w:rsidR="00B019EF" w:rsidP="00B019EF" w:rsidRDefault="00B019EF" w14:paraId="36111F6C" w14:textId="45F008F8">
            <w:pPr>
              <w:spacing w:line="257" w:lineRule="auto"/>
              <w:rPr>
                <w:rFonts w:ascii="Calibri" w:hAnsi="Calibri" w:eastAsia="Calibri" w:cs="Calibri"/>
                <w:color w:val="000000" w:themeColor="text1"/>
                <w:sz w:val="16"/>
                <w:szCs w:val="16"/>
              </w:rPr>
            </w:pPr>
            <w:r w:rsidRPr="00E44B19">
              <w:rPr>
                <w:rFonts w:ascii="Calibri" w:hAnsi="Calibri" w:cs="Calibri"/>
                <w:sz w:val="16"/>
                <w:szCs w:val="16"/>
              </w:rPr>
              <w:t>Completing information </w:t>
            </w:r>
          </w:p>
        </w:tc>
        <w:tc>
          <w:tcPr>
            <w:tcW w:w="2862" w:type="dxa"/>
            <w:tcBorders>
              <w:top w:val="single" w:color="000000" w:themeColor="text1" w:sz="6" w:space="0"/>
              <w:left w:val="single" w:color="auto" w:sz="6" w:space="0"/>
              <w:bottom w:val="single" w:color="auto" w:sz="6" w:space="0"/>
              <w:right w:val="single" w:color="auto" w:sz="6" w:space="0"/>
            </w:tcBorders>
            <w:tcMar/>
            <w:vAlign w:val="center"/>
          </w:tcPr>
          <w:p w:rsidRPr="6AAABEB9" w:rsidR="00B019EF" w:rsidP="00B019EF" w:rsidRDefault="00B019EF" w14:paraId="49EF5357" w14:textId="2494E411">
            <w:pPr>
              <w:spacing w:line="257" w:lineRule="auto"/>
              <w:rPr>
                <w:rFonts w:ascii="Calibri" w:hAnsi="Calibri" w:eastAsia="Calibri" w:cs="Calibri"/>
                <w:color w:val="000000" w:themeColor="text1"/>
                <w:sz w:val="16"/>
                <w:szCs w:val="16"/>
              </w:rPr>
            </w:pPr>
            <w:r w:rsidRPr="00E44B19">
              <w:rPr>
                <w:rFonts w:ascii="Calibri" w:hAnsi="Calibri" w:cs="Calibri"/>
                <w:sz w:val="16"/>
                <w:szCs w:val="16"/>
                <w:lang w:val="en-US"/>
              </w:rPr>
              <w:t>Further information, e.g. disclaimer information.</w:t>
            </w:r>
            <w:r w:rsidRPr="00E44B19">
              <w:rPr>
                <w:rFonts w:ascii="Calibri" w:hAnsi="Calibri" w:cs="Calibri"/>
                <w:sz w:val="16"/>
                <w:szCs w:val="16"/>
              </w:rPr>
              <w:t> </w:t>
            </w:r>
          </w:p>
        </w:tc>
      </w:tr>
    </w:tbl>
    <w:p w:rsidR="718D4881" w:rsidRDefault="718D4881" w14:paraId="54256227" w14:textId="70F783A8"/>
    <w:p w:rsidRPr="00E70D59" w:rsidR="132E1421" w:rsidP="718D4881" w:rsidRDefault="132E1421" w14:paraId="6D5ECB7D" w14:textId="07D95CAA">
      <w:pPr>
        <w:spacing w:after="0"/>
        <w:rPr>
          <w:lang w:val="en-US"/>
        </w:rPr>
      </w:pPr>
    </w:p>
    <w:sectPr w:rsidRPr="00E70D59" w:rsidR="132E1421">
      <w:headerReference w:type="even" r:id="rId18"/>
      <w:headerReference w:type="default" r:id="rId19"/>
      <w:footerReference w:type="even" r:id="rId20"/>
      <w:footerReference w:type="default" r:id="rId21"/>
      <w:headerReference w:type="first" r:id="rId22"/>
      <w:footerReference w:type="first" r:id="rId23"/>
      <w:pgSz w:w="11906" w:h="16838" w:orient="portrait"/>
      <w:pgMar w:top="1440" w:right="1440" w:bottom="1440" w:left="1440"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F" w:author="Tomé Ferreira" w:date="2026-03-23T11:47:00Z" w:id="1">
    <w:p w:rsidR="00A10A11" w:rsidRDefault="008127C1" w14:paraId="338DF1B2" w14:textId="6A0D3604">
      <w:pPr>
        <w:pStyle w:val="CommentText"/>
      </w:pPr>
      <w:r>
        <w:rPr>
          <w:rStyle w:val="CommentReference"/>
        </w:rPr>
        <w:annotationRef/>
      </w:r>
      <w:r w:rsidRPr="1C546591">
        <w:t>rephrased</w:t>
      </w:r>
    </w:p>
  </w:comment>
  <w:comment w:initials="HK" w:author="Klomp Harald (DI-IH)" w:date="2026-03-10T09:29:00Z" w:id="0">
    <w:p w:rsidR="00585EDF" w:rsidP="00585EDF" w:rsidRDefault="00585EDF" w14:paraId="3D190EC4" w14:textId="77777777">
      <w:pPr>
        <w:pStyle w:val="CommentText"/>
      </w:pPr>
      <w:r>
        <w:rPr>
          <w:rStyle w:val="CommentReference"/>
        </w:rPr>
        <w:annotationRef/>
      </w:r>
      <w:r>
        <w:rPr>
          <w:lang w:val="sv-SE"/>
        </w:rPr>
        <w:t>Transparency platform provides ”day”, ”week”, ”month” and ”year” ahead forecasts.</w:t>
      </w:r>
    </w:p>
  </w:comment>
  <w:comment w:initials="HK" w:author="Klomp Harald (DI-IH)" w:date="2026-03-10T09:30:00Z" w:id="4">
    <w:p w:rsidR="00885A19" w:rsidP="00885A19" w:rsidRDefault="005D31EA" w14:paraId="094A0EA2" w14:textId="77777777">
      <w:pPr>
        <w:pStyle w:val="CommentText"/>
      </w:pPr>
      <w:r>
        <w:rPr>
          <w:rStyle w:val="CommentReference"/>
        </w:rPr>
        <w:annotationRef/>
      </w:r>
      <w:r w:rsidR="00885A19">
        <w:rPr>
          <w:lang w:val="sv-SE"/>
        </w:rPr>
        <w:t>Quite the oppositite. Higher level of interconnectivity is the current trend in Europe. Wind generation in the north sea and solar in the south. Also see PMI and PCI investments in interconnectors.</w:t>
      </w:r>
      <w:r w:rsidR="00885A19">
        <w:rPr>
          <w:lang w:val="sv-SE"/>
        </w:rPr>
        <w:br/>
      </w:r>
      <w:r w:rsidR="00885A19">
        <w:rPr>
          <w:lang w:val="sv-SE"/>
        </w:rPr>
        <w:br/>
      </w:r>
      <w:hyperlink w:history="1" r:id="rId1">
        <w:r w:rsidRPr="00E529DB" w:rsidR="00885A19">
          <w:rPr>
            <w:rStyle w:val="Hyperlink"/>
            <w:lang w:val="sv-SE"/>
          </w:rPr>
          <w:t>PCI-PMI transparency platform</w:t>
        </w:r>
      </w:hyperlink>
      <w:r w:rsidR="00885A19">
        <w:rPr>
          <w:lang w:val="sv-SE"/>
        </w:rPr>
        <w:t xml:space="preserve"> </w:t>
      </w:r>
    </w:p>
  </w:comment>
  <w:comment w:initials="TF" w:author="Tomé Ferreira" w:date="2026-03-23T11:50:00Z" w:id="6">
    <w:p w:rsidR="00A10A11" w:rsidRDefault="008127C1" w14:paraId="470FD39F" w14:textId="0A4D8F22">
      <w:pPr>
        <w:pStyle w:val="CommentText"/>
      </w:pPr>
      <w:r>
        <w:rPr>
          <w:rStyle w:val="CommentReference"/>
        </w:rPr>
        <w:annotationRef/>
      </w:r>
      <w:r w:rsidRPr="511BDDE1">
        <w:t>rephrased</w:t>
      </w:r>
    </w:p>
  </w:comment>
  <w:comment w:initials="LB" w:author="Lars-Henrik Björnsson" w:date="2025-11-11T17:05:00Z" w:id="8">
    <w:p w:rsidR="00216727" w:rsidRDefault="00216727" w14:paraId="3EEF6F99" w14:textId="4DD6BB23">
      <w:pPr>
        <w:pStyle w:val="CommentText"/>
      </w:pPr>
      <w:r>
        <w:rPr>
          <w:rStyle w:val="CommentReference"/>
        </w:rPr>
        <w:annotationRef/>
      </w:r>
      <w:r w:rsidRPr="24CC6F31">
        <w:t>for a CPO? or between different CPOs</w:t>
      </w:r>
    </w:p>
  </w:comment>
  <w:comment w:initials="YR" w:author="Ruwaida Yvonne (DU-I)" w:date="2026-03-18T15:17:00Z" w:id="10">
    <w:p w:rsidR="00056990" w:rsidP="00056990" w:rsidRDefault="00056990" w14:paraId="37F78D4D" w14:textId="77777777">
      <w:pPr>
        <w:pStyle w:val="CommentText"/>
      </w:pPr>
      <w:r>
        <w:rPr>
          <w:rStyle w:val="CommentReference"/>
        </w:rPr>
        <w:annotationRef/>
      </w:r>
      <w:r>
        <w:t>Lars-Henrik - Lägg in definition tack</w:t>
      </w:r>
    </w:p>
  </w:comment>
  <w:comment w:initials="YR" w:author="Ruwaida Yvonne (DU-I)" w:date="2026-03-18T15:21:00Z" w:id="11">
    <w:p w:rsidR="00C86BE5" w:rsidP="00C86BE5" w:rsidRDefault="00C86BE5" w14:paraId="7BD9F163" w14:textId="77777777">
      <w:pPr>
        <w:pStyle w:val="CommentText"/>
      </w:pPr>
      <w:r>
        <w:rPr>
          <w:rStyle w:val="CommentReference"/>
        </w:rPr>
        <w:annotationRef/>
      </w:r>
      <w:r>
        <w:t xml:space="preserve">Vi har diskuterat vad som händer när CPO är Final Customer- Räcker det att kalla rollen Final Customer. Förstår folk att CPO här agerar i rollen som Final Customer. Kolla med INSIEME kompetens. </w:t>
      </w:r>
    </w:p>
  </w:comment>
  <w:comment w:initials="YR" w:author="Ruwaida Yvonne (DU-I)" w:date="2026-03-18T15:22:00Z" w:id="12">
    <w:p w:rsidR="00C86BE5" w:rsidP="00C86BE5" w:rsidRDefault="00C86BE5" w14:paraId="2FBCC25D" w14:textId="77777777">
      <w:pPr>
        <w:pStyle w:val="CommentText"/>
      </w:pPr>
      <w:r>
        <w:rPr>
          <w:rStyle w:val="CommentReference"/>
        </w:rPr>
        <w:annotationRef/>
      </w:r>
      <w:r>
        <w:t>Det kanske ska nämnas i Whereas som förklaring?</w:t>
      </w:r>
    </w:p>
  </w:comment>
  <w:comment w:initials="LB" w:author="Lars-Henrik Björnsson [2]" w:date="2026-03-23T15:41:00Z" w:id="13">
    <w:p w:rsidR="0047144B" w:rsidP="0047144B" w:rsidRDefault="0047144B" w14:paraId="7812153C" w14:textId="77777777">
      <w:r>
        <w:rPr>
          <w:rStyle w:val="CommentReference"/>
        </w:rPr>
        <w:annotationRef/>
      </w:r>
      <w:r>
        <w:rPr>
          <w:sz w:val="20"/>
          <w:szCs w:val="20"/>
        </w:rPr>
        <w:t>jag gjorde nu ett försök på kommentar till final customer (se tabellen) och ett försök på en paragraf sist i Whereas.</w:t>
      </w:r>
    </w:p>
  </w:comment>
  <w:comment w:initials="TF" w:author="Tomé Ferreira" w:date="2025-10-28T14:11:00Z" w:id="14">
    <w:p w:rsidR="00724670" w:rsidRDefault="00724670" w14:paraId="50D0653F" w14:textId="2D3D8956">
      <w:r>
        <w:annotationRef/>
      </w:r>
      <w:r w:rsidRPr="7F17964E">
        <w:t>CSO in LT document</w:t>
      </w:r>
    </w:p>
  </w:comment>
  <w:comment w:initials="MK" w:author="Karlsson Magnus (DI-IH)" w:date="2026-03-10T11:06:00Z" w:id="15">
    <w:p w:rsidR="00CE3DDA" w:rsidP="00CE3DDA" w:rsidRDefault="00CE3DDA" w14:paraId="17CE5F56" w14:textId="77777777">
      <w:pPr>
        <w:pStyle w:val="CommentText"/>
      </w:pPr>
      <w:r>
        <w:rPr>
          <w:rStyle w:val="CommentReference"/>
        </w:rPr>
        <w:annotationRef/>
      </w:r>
      <w:r>
        <w:t>Inconsistency. According to this definition the final customer will be the eHDV user who connects to grid via an agreement with a CPO. In the document, we sometimes refers to the final customer as the CPO and sometime the user of the eHDV.</w:t>
      </w:r>
    </w:p>
  </w:comment>
  <w:comment w:initials="Wv" w:author="Wout van Voornveld" w:date="2025-10-01T15:41:00Z" w:id="18">
    <w:p w:rsidR="002B5DAA" w:rsidP="002B5DAA" w:rsidRDefault="002B5DAA" w14:paraId="025F5D8D" w14:textId="2EC5258E">
      <w:pPr>
        <w:pStyle w:val="CommentText"/>
      </w:pPr>
      <w:r>
        <w:rPr>
          <w:rStyle w:val="CommentReference"/>
        </w:rPr>
        <w:annotationRef/>
      </w:r>
      <w:r>
        <w:t>1.1c is not optional, but depends on 1.1b which is optional. Given 1.1b being executed, 1.1c is mandatory.</w:t>
      </w:r>
    </w:p>
  </w:comment>
  <w:comment w:initials="Wv" w:author="Wout van Voornveld" w:date="2025-10-01T15:40:00Z" w:id="17">
    <w:p w:rsidR="00371451" w:rsidP="00371451" w:rsidRDefault="00371451" w14:paraId="2AC148B9" w14:textId="2B1E5A84">
      <w:pPr>
        <w:pStyle w:val="CommentText"/>
      </w:pPr>
      <w:r>
        <w:rPr>
          <w:rStyle w:val="CommentReference"/>
        </w:rPr>
        <w:annotationRef/>
      </w:r>
      <w:r>
        <w:t>The validation is not optional, please rename to 1.2</w:t>
      </w:r>
    </w:p>
  </w:comment>
  <w:comment w:initials="Wv" w:author="Wout van Voornveld" w:date="2025-10-01T15:36:00Z" w:id="19">
    <w:p w:rsidR="00792A9D" w:rsidP="00792A9D" w:rsidRDefault="00792A9D" w14:paraId="2DB5799A" w14:textId="12B21414">
      <w:pPr>
        <w:pStyle w:val="CommentText"/>
      </w:pPr>
      <w:r>
        <w:rPr>
          <w:rStyle w:val="CommentReference"/>
        </w:rPr>
        <w:annotationRef/>
      </w:r>
      <w:r>
        <w:t>Please add the next part to the description:  In case of an invalid request, a meaningful indication is provided</w:t>
      </w:r>
    </w:p>
  </w:comment>
  <w:comment w:initials="Wv" w:author="Wout van Voornveld" w:date="2025-10-01T15:42:00Z" w:id="20">
    <w:p w:rsidR="00984854" w:rsidP="00984854" w:rsidRDefault="00CF7850" w14:paraId="54CDDE68" w14:textId="77777777">
      <w:pPr>
        <w:pStyle w:val="CommentText"/>
      </w:pPr>
      <w:r>
        <w:rPr>
          <w:rStyle w:val="CommentReference"/>
        </w:rPr>
        <w:annotationRef/>
      </w:r>
      <w:r w:rsidR="00984854">
        <w:t>Please use the keyword ‘Send’ instead of ‘Grant Access to’ as this step contains the actual forecast data to be exchanged, not just the permission to do so.</w:t>
      </w:r>
    </w:p>
  </w:comment>
  <w:comment w:initials="TF" w:author="Tomé Ferreira" w:date="2026-03-17T11:13:00Z" w:id="62">
    <w:p w:rsidR="000B1AA0" w:rsidRDefault="00A8675B" w14:paraId="4E7F4229" w14:textId="4B8F6A59">
      <w:pPr>
        <w:pStyle w:val="CommentText"/>
      </w:pPr>
      <w:r>
        <w:rPr>
          <w:rStyle w:val="CommentReference"/>
        </w:rPr>
        <w:annotationRef/>
      </w:r>
      <w:r w:rsidRPr="47ED682C">
        <w:t>change quarterly to 15-minutely</w:t>
      </w:r>
    </w:p>
  </w:comment>
</w:comments>
</file>

<file path=word/commentsExtended.xml><?xml version="1.0" encoding="utf-8"?>
<w15:commentsEx xmlns:mc="http://schemas.openxmlformats.org/markup-compatibility/2006" xmlns:w15="http://schemas.microsoft.com/office/word/2012/wordml" mc:Ignorable="w15">
  <w15:commentEx w15:done="1" w15:paraId="338DF1B2"/>
  <w15:commentEx w15:done="1" w15:paraId="3D190EC4"/>
  <w15:commentEx w15:done="1" w15:paraId="094A0EA2"/>
  <w15:commentEx w15:done="1" w15:paraId="470FD39F"/>
  <w15:commentEx w15:done="1" w15:paraId="3EEF6F99"/>
  <w15:commentEx w15:done="1" w15:paraId="37F78D4D"/>
  <w15:commentEx w15:done="1" w15:paraId="7BD9F163" w15:paraIdParent="37F78D4D"/>
  <w15:commentEx w15:done="1" w15:paraId="2FBCC25D" w15:paraIdParent="37F78D4D"/>
  <w15:commentEx w15:done="1" w15:paraId="7812153C" w15:paraIdParent="37F78D4D"/>
  <w15:commentEx w15:done="1" w15:paraId="50D0653F"/>
  <w15:commentEx w15:done="1" w15:paraId="17CE5F56"/>
  <w15:commentEx w15:done="1" w15:paraId="025F5D8D"/>
  <w15:commentEx w15:done="1" w15:paraId="2AC148B9"/>
  <w15:commentEx w15:done="1" w15:paraId="2DB5799A"/>
  <w15:commentEx w15:done="1" w15:paraId="54CDDE68"/>
  <w15:commentEx w15:done="1" w15:paraId="4E7F422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EC0B25" w16cex:dateUtc="2026-03-23T10:47:00Z"/>
  <w16cex:commentExtensible w16cex:durableId="2F028344" w16cex:dateUtc="2026-03-10T08:29:00Z"/>
  <w16cex:commentExtensible w16cex:durableId="4DA42D85" w16cex:dateUtc="2026-03-10T08:30:00Z"/>
  <w16cex:commentExtensible w16cex:durableId="2F55DC79" w16cex:dateUtc="2026-03-23T10:50:00Z"/>
  <w16cex:commentExtensible w16cex:durableId="49294F20" w16cex:dateUtc="2025-11-11T16:05:00Z"/>
  <w16cex:commentExtensible w16cex:durableId="506C5EB7" w16cex:dateUtc="2026-03-18T14:17:00Z"/>
  <w16cex:commentExtensible w16cex:durableId="57F3D053" w16cex:dateUtc="2026-03-18T14:21:00Z"/>
  <w16cex:commentExtensible w16cex:durableId="650421FA" w16cex:dateUtc="2026-03-18T14:22:00Z"/>
  <w16cex:commentExtensible w16cex:durableId="029FDC79" w16cex:dateUtc="2026-03-23T14:41:00Z"/>
  <w16cex:commentExtensible w16cex:durableId="08C9C294" w16cex:dateUtc="2025-10-28T13:11:00Z">
    <w16cex:extLst>
      <w16:ext w16:uri="{CE6994B0-6A32-4C9F-8C6B-6E91EDA988CE}">
        <cr:reactions xmlns:cr="http://schemas.microsoft.com/office/comments/2020/reactions">
          <cr:reaction reactionType="1">
            <cr:reactionInfo dateUtc="2025-11-10T09:50:24Z">
              <cr:user userId="S::yvonne.ruwaida_vattenfall.com#ext#@fhooe.onmicrosoft.com::9565b768-f578-4feb-993f-3df7b6379a57" userProvider="AD" userName="Ruwaida Yvonne (DU-I)"/>
            </cr:reactionInfo>
          </cr:reaction>
        </cr:reactions>
      </w16:ext>
    </w16cex:extLst>
  </w16cex:commentExtensible>
  <w16cex:commentExtensible w16cex:durableId="01EC8C1B" w16cex:dateUtc="2026-03-10T10:06:00Z"/>
  <w16cex:commentExtensible w16cex:durableId="4D5FAA8A" w16cex:dateUtc="2025-10-01T13:41:00Z"/>
  <w16cex:commentExtensible w16cex:durableId="7E38E542" w16cex:dateUtc="2025-10-01T13:40:00Z"/>
  <w16cex:commentExtensible w16cex:durableId="13EAEC5A" w16cex:dateUtc="2025-10-01T13:36:00Z"/>
  <w16cex:commentExtensible w16cex:durableId="37DED3A6" w16cex:dateUtc="2025-10-01T13:42:00Z"/>
  <w16cex:commentExtensible w16cex:durableId="10A049F4" w16cex:dateUtc="2026-03-17T10:13:00Z"/>
</w16cex:commentsExtensible>
</file>

<file path=word/commentsIds.xml><?xml version="1.0" encoding="utf-8"?>
<w16cid:commentsIds xmlns:mc="http://schemas.openxmlformats.org/markup-compatibility/2006" xmlns:w16cid="http://schemas.microsoft.com/office/word/2016/wordml/cid" mc:Ignorable="w16cid">
  <w16cid:commentId w16cid:paraId="338DF1B2" w16cid:durableId="24EC0B25"/>
  <w16cid:commentId w16cid:paraId="3D190EC4" w16cid:durableId="2F028344"/>
  <w16cid:commentId w16cid:paraId="094A0EA2" w16cid:durableId="4DA42D85"/>
  <w16cid:commentId w16cid:paraId="470FD39F" w16cid:durableId="2F55DC79"/>
  <w16cid:commentId w16cid:paraId="3EEF6F99" w16cid:durableId="49294F20"/>
  <w16cid:commentId w16cid:paraId="37F78D4D" w16cid:durableId="506C5EB7"/>
  <w16cid:commentId w16cid:paraId="7BD9F163" w16cid:durableId="57F3D053"/>
  <w16cid:commentId w16cid:paraId="2FBCC25D" w16cid:durableId="650421FA"/>
  <w16cid:commentId w16cid:paraId="7812153C" w16cid:durableId="029FDC79"/>
  <w16cid:commentId w16cid:paraId="50D0653F" w16cid:durableId="08C9C294"/>
  <w16cid:commentId w16cid:paraId="17CE5F56" w16cid:durableId="01EC8C1B"/>
  <w16cid:commentId w16cid:paraId="025F5D8D" w16cid:durableId="4D5FAA8A"/>
  <w16cid:commentId w16cid:paraId="2AC148B9" w16cid:durableId="7E38E542"/>
  <w16cid:commentId w16cid:paraId="2DB5799A" w16cid:durableId="13EAEC5A"/>
  <w16cid:commentId w16cid:paraId="54CDDE68" w16cid:durableId="37DED3A6"/>
  <w16cid:commentId w16cid:paraId="4E7F4229" w16cid:durableId="10A049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49A5" w:rsidRDefault="001149A5" w14:paraId="2368005E" w14:textId="77777777">
      <w:r>
        <w:separator/>
      </w:r>
    </w:p>
  </w:endnote>
  <w:endnote w:type="continuationSeparator" w:id="0">
    <w:p w:rsidR="001149A5" w:rsidRDefault="001149A5" w14:paraId="058E2C12" w14:textId="77777777">
      <w:r>
        <w:continuationSeparator/>
      </w:r>
    </w:p>
  </w:endnote>
  <w:endnote w:type="continuationNotice" w:id="1">
    <w:p w:rsidR="001149A5" w:rsidRDefault="001149A5" w14:paraId="62A9254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702A4" w:rsidRDefault="00576139" w14:paraId="2AC7772F" w14:textId="0AD4C2CC">
    <w:pPr>
      <w:pStyle w:val="Footer"/>
    </w:pPr>
    <w:r>
      <w:rPr>
        <w:noProof/>
      </w:rPr>
      <mc:AlternateContent>
        <mc:Choice Requires="wps">
          <w:drawing>
            <wp:anchor distT="0" distB="0" distL="0" distR="0" simplePos="0" relativeHeight="251658241" behindDoc="0" locked="0" layoutInCell="1" allowOverlap="1" wp14:anchorId="1F41D17F" wp14:editId="2B7659D4">
              <wp:simplePos x="635" y="635"/>
              <wp:positionH relativeFrom="page">
                <wp:align>left</wp:align>
              </wp:positionH>
              <wp:positionV relativeFrom="page">
                <wp:align>bottom</wp:align>
              </wp:positionV>
              <wp:extent cx="1194435" cy="285115"/>
              <wp:effectExtent l="0" t="0" r="5715" b="0"/>
              <wp:wrapNone/>
              <wp:docPr id="214106714"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576139" w:rsidR="00576139" w:rsidP="00576139" w:rsidRDefault="00576139" w14:paraId="550409FD" w14:textId="1700235A">
                          <w:pPr>
                            <w:spacing w:after="0"/>
                            <w:rPr>
                              <w:rFonts w:ascii="Arial" w:hAnsi="Arial" w:eastAsia="Arial" w:cs="Arial"/>
                              <w:noProof/>
                              <w:color w:val="737373"/>
                              <w:sz w:val="12"/>
                              <w:szCs w:val="12"/>
                            </w:rPr>
                          </w:pPr>
                          <w:r w:rsidRPr="00576139">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BBA66FB">
            <v:shapetype id="_x0000_t202" coordsize="21600,21600" o:spt="202" path="m,l,21600r21600,l21600,xe" w14:anchorId="1F41D17F">
              <v:stroke joinstyle="miter"/>
              <v:path gradientshapeok="t" o:connecttype="rect"/>
            </v:shapetype>
            <v:shape id="Textruta 2" style="position:absolute;margin-left:0;margin-top:0;width:94.05pt;height:22.45pt;z-index:251658241;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v:textbox style="mso-fit-shape-to-text:t" inset="20pt,0,0,15pt">
                <w:txbxContent>
                  <w:p w:rsidRPr="00576139" w:rsidR="00576139" w:rsidP="00576139" w:rsidRDefault="00576139" w14:paraId="76A02B10" w14:textId="1700235A">
                    <w:pPr>
                      <w:spacing w:after="0"/>
                      <w:rPr>
                        <w:rFonts w:ascii="Arial" w:hAnsi="Arial" w:eastAsia="Arial" w:cs="Arial"/>
                        <w:noProof/>
                        <w:color w:val="737373"/>
                        <w:sz w:val="12"/>
                        <w:szCs w:val="12"/>
                      </w:rPr>
                    </w:pPr>
                    <w:r w:rsidRPr="00576139">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702A4" w:rsidRDefault="00576139" w14:paraId="57590049" w14:textId="0004EF68">
    <w:pPr>
      <w:pStyle w:val="Footer"/>
    </w:pPr>
    <w:r>
      <w:rPr>
        <w:noProof/>
      </w:rPr>
      <mc:AlternateContent>
        <mc:Choice Requires="wps">
          <w:drawing>
            <wp:anchor distT="0" distB="0" distL="0" distR="0" simplePos="0" relativeHeight="251658242" behindDoc="0" locked="0" layoutInCell="1" allowOverlap="1" wp14:anchorId="58612758" wp14:editId="7295572C">
              <wp:simplePos x="635" y="635"/>
              <wp:positionH relativeFrom="page">
                <wp:align>left</wp:align>
              </wp:positionH>
              <wp:positionV relativeFrom="page">
                <wp:align>bottom</wp:align>
              </wp:positionV>
              <wp:extent cx="1194435" cy="285115"/>
              <wp:effectExtent l="0" t="0" r="5715" b="0"/>
              <wp:wrapNone/>
              <wp:docPr id="2025210923"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576139" w:rsidR="00576139" w:rsidP="00576139" w:rsidRDefault="00576139" w14:paraId="3ABE7EF9" w14:textId="3919F6F7">
                          <w:pPr>
                            <w:spacing w:after="0"/>
                            <w:rPr>
                              <w:rFonts w:ascii="Arial" w:hAnsi="Arial" w:eastAsia="Arial" w:cs="Arial"/>
                              <w:noProof/>
                              <w:color w:val="737373"/>
                              <w:sz w:val="12"/>
                              <w:szCs w:val="12"/>
                            </w:rPr>
                          </w:pPr>
                          <w:r w:rsidRPr="00576139">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BA13B89">
            <v:shapetype id="_x0000_t202" coordsize="21600,21600" o:spt="202" path="m,l,21600r21600,l21600,xe" w14:anchorId="58612758">
              <v:stroke joinstyle="miter"/>
              <v:path gradientshapeok="t" o:connecttype="rect"/>
            </v:shapetype>
            <v:shape id="Textruta 3" style="position:absolute;margin-left:0;margin-top:0;width:94.05pt;height:22.45pt;z-index:251658242;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v:textbox style="mso-fit-shape-to-text:t" inset="20pt,0,0,15pt">
                <w:txbxContent>
                  <w:p w:rsidRPr="00576139" w:rsidR="00576139" w:rsidP="00576139" w:rsidRDefault="00576139" w14:paraId="4D010B46" w14:textId="3919F6F7">
                    <w:pPr>
                      <w:spacing w:after="0"/>
                      <w:rPr>
                        <w:rFonts w:ascii="Arial" w:hAnsi="Arial" w:eastAsia="Arial" w:cs="Arial"/>
                        <w:noProof/>
                        <w:color w:val="737373"/>
                        <w:sz w:val="12"/>
                        <w:szCs w:val="12"/>
                      </w:rPr>
                    </w:pPr>
                    <w:r w:rsidRPr="00576139">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702A4" w:rsidRDefault="00576139" w14:paraId="08003A87" w14:textId="4690FC3F">
    <w:pPr>
      <w:pStyle w:val="Footer"/>
    </w:pPr>
    <w:r>
      <w:rPr>
        <w:noProof/>
      </w:rPr>
      <mc:AlternateContent>
        <mc:Choice Requires="wps">
          <w:drawing>
            <wp:anchor distT="0" distB="0" distL="0" distR="0" simplePos="0" relativeHeight="251658240" behindDoc="0" locked="0" layoutInCell="1" allowOverlap="1" wp14:anchorId="4329C5CB" wp14:editId="6EE3D80B">
              <wp:simplePos x="635" y="635"/>
              <wp:positionH relativeFrom="page">
                <wp:align>left</wp:align>
              </wp:positionH>
              <wp:positionV relativeFrom="page">
                <wp:align>bottom</wp:align>
              </wp:positionV>
              <wp:extent cx="1194435" cy="285115"/>
              <wp:effectExtent l="0" t="0" r="5715" b="0"/>
              <wp:wrapNone/>
              <wp:docPr id="939649860"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576139" w:rsidR="00576139" w:rsidP="00576139" w:rsidRDefault="00576139" w14:paraId="1FAEEF69" w14:textId="1523514F">
                          <w:pPr>
                            <w:spacing w:after="0"/>
                            <w:rPr>
                              <w:rFonts w:ascii="Arial" w:hAnsi="Arial" w:eastAsia="Arial" w:cs="Arial"/>
                              <w:noProof/>
                              <w:color w:val="737373"/>
                              <w:sz w:val="12"/>
                              <w:szCs w:val="12"/>
                            </w:rPr>
                          </w:pPr>
                          <w:r w:rsidRPr="00576139">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FF04551">
            <v:shapetype id="_x0000_t202" coordsize="21600,21600" o:spt="202" path="m,l,21600r21600,l21600,xe" w14:anchorId="4329C5CB">
              <v:stroke joinstyle="miter"/>
              <v:path gradientshapeok="t" o:connecttype="rect"/>
            </v:shapetype>
            <v:shape id="Textruta 1" style="position:absolute;margin-left:0;margin-top:0;width:94.05pt;height:22.45pt;z-index:251658240;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v:textbox style="mso-fit-shape-to-text:t" inset="20pt,0,0,15pt">
                <w:txbxContent>
                  <w:p w:rsidRPr="00576139" w:rsidR="00576139" w:rsidP="00576139" w:rsidRDefault="00576139" w14:paraId="51208F39" w14:textId="1523514F">
                    <w:pPr>
                      <w:spacing w:after="0"/>
                      <w:rPr>
                        <w:rFonts w:ascii="Arial" w:hAnsi="Arial" w:eastAsia="Arial" w:cs="Arial"/>
                        <w:noProof/>
                        <w:color w:val="737373"/>
                        <w:sz w:val="12"/>
                        <w:szCs w:val="12"/>
                      </w:rPr>
                    </w:pPr>
                    <w:r w:rsidRPr="00576139">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49A5" w:rsidRDefault="001149A5" w14:paraId="7BFDE964" w14:textId="77777777">
      <w:pPr>
        <w:rPr>
          <w:sz w:val="12"/>
        </w:rPr>
      </w:pPr>
      <w:r>
        <w:separator/>
      </w:r>
    </w:p>
  </w:footnote>
  <w:footnote w:type="continuationSeparator" w:id="0">
    <w:p w:rsidR="001149A5" w:rsidRDefault="001149A5" w14:paraId="4003C7F3" w14:textId="77777777">
      <w:pPr>
        <w:rPr>
          <w:sz w:val="12"/>
        </w:rPr>
      </w:pPr>
      <w:r>
        <w:continuationSeparator/>
      </w:r>
    </w:p>
  </w:footnote>
  <w:footnote w:type="continuationNotice" w:id="1">
    <w:p w:rsidR="001149A5" w:rsidRDefault="001149A5" w14:paraId="519267D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732E60B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E0022" w14:paraId="76614669" w14:textId="2E9C3C24">
    <w:pPr>
      <w:pStyle w:val="Header"/>
    </w:pPr>
    <w:sdt>
      <w:sdtPr>
        <w:id w:val="1584031649"/>
        <w:showingPlcHdr/>
        <w:docPartObj>
          <w:docPartGallery w:val="Watermarks"/>
          <w:docPartUnique/>
        </w:docPartObj>
      </w:sdtPr>
      <w:sdtContent>
        <w:r w:rsidR="08595A2E">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05EA5A81" w14:textId="7777777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pszGUpNy" int2:invalidationBookmarkName="" int2:hashCode="de6OmMavCSziU2" int2:id="jeSbb97u">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050A72D2"/>
    <w:multiLevelType w:val="hybridMultilevel"/>
    <w:tmpl w:val="5BBA742A"/>
    <w:lvl w:ilvl="0" w:tplc="3C3C546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F168F"/>
    <w:multiLevelType w:val="hybridMultilevel"/>
    <w:tmpl w:val="263895D6"/>
    <w:lvl w:ilvl="0" w:tplc="3C3C546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931E4D"/>
    <w:multiLevelType w:val="hybridMultilevel"/>
    <w:tmpl w:val="FFFFFFFF"/>
    <w:lvl w:ilvl="0" w:tplc="3C3C5464">
      <w:start w:val="1"/>
      <w:numFmt w:val="decimal"/>
      <w:lvlText w:val="(%1)"/>
      <w:lvlJc w:val="left"/>
      <w:pPr>
        <w:ind w:left="720" w:hanging="360"/>
      </w:pPr>
    </w:lvl>
    <w:lvl w:ilvl="1" w:tplc="1A0A731E">
      <w:start w:val="1"/>
      <w:numFmt w:val="lowerLetter"/>
      <w:lvlText w:val="%2."/>
      <w:lvlJc w:val="left"/>
      <w:pPr>
        <w:ind w:left="1440" w:hanging="360"/>
      </w:pPr>
    </w:lvl>
    <w:lvl w:ilvl="2" w:tplc="E3B2B216">
      <w:start w:val="1"/>
      <w:numFmt w:val="lowerRoman"/>
      <w:lvlText w:val="%3."/>
      <w:lvlJc w:val="right"/>
      <w:pPr>
        <w:ind w:left="2160" w:hanging="180"/>
      </w:pPr>
    </w:lvl>
    <w:lvl w:ilvl="3" w:tplc="81A4F81E">
      <w:start w:val="1"/>
      <w:numFmt w:val="decimal"/>
      <w:lvlText w:val="%4."/>
      <w:lvlJc w:val="left"/>
      <w:pPr>
        <w:ind w:left="2880" w:hanging="360"/>
      </w:pPr>
    </w:lvl>
    <w:lvl w:ilvl="4" w:tplc="37087D20">
      <w:start w:val="1"/>
      <w:numFmt w:val="lowerLetter"/>
      <w:lvlText w:val="%5."/>
      <w:lvlJc w:val="left"/>
      <w:pPr>
        <w:ind w:left="3600" w:hanging="360"/>
      </w:pPr>
    </w:lvl>
    <w:lvl w:ilvl="5" w:tplc="AB22E758">
      <w:start w:val="1"/>
      <w:numFmt w:val="lowerRoman"/>
      <w:lvlText w:val="%6."/>
      <w:lvlJc w:val="right"/>
      <w:pPr>
        <w:ind w:left="4320" w:hanging="180"/>
      </w:pPr>
    </w:lvl>
    <w:lvl w:ilvl="6" w:tplc="E2161880">
      <w:start w:val="1"/>
      <w:numFmt w:val="decimal"/>
      <w:lvlText w:val="%7."/>
      <w:lvlJc w:val="left"/>
      <w:pPr>
        <w:ind w:left="5040" w:hanging="360"/>
      </w:pPr>
    </w:lvl>
    <w:lvl w:ilvl="7" w:tplc="573AABF8">
      <w:start w:val="1"/>
      <w:numFmt w:val="lowerLetter"/>
      <w:lvlText w:val="%8."/>
      <w:lvlJc w:val="left"/>
      <w:pPr>
        <w:ind w:left="5760" w:hanging="360"/>
      </w:pPr>
    </w:lvl>
    <w:lvl w:ilvl="8" w:tplc="E334E466">
      <w:start w:val="1"/>
      <w:numFmt w:val="lowerRoman"/>
      <w:lvlText w:val="%9."/>
      <w:lvlJc w:val="right"/>
      <w:pPr>
        <w:ind w:left="6480" w:hanging="180"/>
      </w:pPr>
    </w:lvl>
  </w:abstractNum>
  <w:abstractNum w:abstractNumId="4" w15:restartNumberingAfterBreak="0">
    <w:nsid w:val="188137A0"/>
    <w:multiLevelType w:val="multilevel"/>
    <w:tmpl w:val="A9CCAC44"/>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6"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624D146"/>
    <w:multiLevelType w:val="hybridMultilevel"/>
    <w:tmpl w:val="FFFFFFFF"/>
    <w:lvl w:ilvl="0" w:tplc="FFFFFFFF">
      <w:start w:val="1"/>
      <w:numFmt w:val="decimal"/>
      <w:lvlText w:val="(1)"/>
      <w:lvlJc w:val="left"/>
      <w:pPr>
        <w:ind w:left="1068" w:hanging="360"/>
      </w:pPr>
    </w:lvl>
    <w:lvl w:ilvl="1" w:tplc="20945744">
      <w:start w:val="1"/>
      <w:numFmt w:val="lowerLetter"/>
      <w:lvlText w:val="%2."/>
      <w:lvlJc w:val="left"/>
      <w:pPr>
        <w:ind w:left="1788" w:hanging="360"/>
      </w:pPr>
    </w:lvl>
    <w:lvl w:ilvl="2" w:tplc="30AA677C">
      <w:start w:val="1"/>
      <w:numFmt w:val="lowerRoman"/>
      <w:lvlText w:val="%3."/>
      <w:lvlJc w:val="right"/>
      <w:pPr>
        <w:ind w:left="2508" w:hanging="180"/>
      </w:pPr>
    </w:lvl>
    <w:lvl w:ilvl="3" w:tplc="8174CB10">
      <w:start w:val="1"/>
      <w:numFmt w:val="decimal"/>
      <w:lvlText w:val="%4."/>
      <w:lvlJc w:val="left"/>
      <w:pPr>
        <w:ind w:left="3228" w:hanging="360"/>
      </w:pPr>
    </w:lvl>
    <w:lvl w:ilvl="4" w:tplc="AC7CC172">
      <w:start w:val="1"/>
      <w:numFmt w:val="lowerLetter"/>
      <w:lvlText w:val="%5."/>
      <w:lvlJc w:val="left"/>
      <w:pPr>
        <w:ind w:left="3948" w:hanging="360"/>
      </w:pPr>
    </w:lvl>
    <w:lvl w:ilvl="5" w:tplc="EE584EE2">
      <w:start w:val="1"/>
      <w:numFmt w:val="lowerRoman"/>
      <w:lvlText w:val="%6."/>
      <w:lvlJc w:val="right"/>
      <w:pPr>
        <w:ind w:left="4668" w:hanging="180"/>
      </w:pPr>
    </w:lvl>
    <w:lvl w:ilvl="6" w:tplc="8F0C3CF2">
      <w:start w:val="1"/>
      <w:numFmt w:val="decimal"/>
      <w:lvlText w:val="%7."/>
      <w:lvlJc w:val="left"/>
      <w:pPr>
        <w:ind w:left="5388" w:hanging="360"/>
      </w:pPr>
    </w:lvl>
    <w:lvl w:ilvl="7" w:tplc="7C8C6F20">
      <w:start w:val="1"/>
      <w:numFmt w:val="lowerLetter"/>
      <w:lvlText w:val="%8."/>
      <w:lvlJc w:val="left"/>
      <w:pPr>
        <w:ind w:left="6108" w:hanging="360"/>
      </w:pPr>
    </w:lvl>
    <w:lvl w:ilvl="8" w:tplc="B77491E4">
      <w:start w:val="1"/>
      <w:numFmt w:val="lowerRoman"/>
      <w:lvlText w:val="%9."/>
      <w:lvlJc w:val="right"/>
      <w:pPr>
        <w:ind w:left="6828" w:hanging="180"/>
      </w:pPr>
    </w:lvl>
  </w:abstractNum>
  <w:abstractNum w:abstractNumId="10"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2"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DCEA430"/>
    <w:multiLevelType w:val="hybridMultilevel"/>
    <w:tmpl w:val="FFFFFFFF"/>
    <w:lvl w:ilvl="0" w:tplc="8B40A3FC">
      <w:start w:val="1"/>
      <w:numFmt w:val="bullet"/>
      <w:lvlText w:val=""/>
      <w:lvlJc w:val="left"/>
      <w:pPr>
        <w:ind w:left="720" w:hanging="360"/>
      </w:pPr>
      <w:rPr>
        <w:rFonts w:hint="default" w:ascii="Symbol" w:hAnsi="Symbol"/>
      </w:rPr>
    </w:lvl>
    <w:lvl w:ilvl="1" w:tplc="6BAC189E">
      <w:start w:val="1"/>
      <w:numFmt w:val="bullet"/>
      <w:lvlText w:val="o"/>
      <w:lvlJc w:val="left"/>
      <w:pPr>
        <w:ind w:left="1440" w:hanging="360"/>
      </w:pPr>
      <w:rPr>
        <w:rFonts w:hint="default" w:ascii="Courier New" w:hAnsi="Courier New"/>
      </w:rPr>
    </w:lvl>
    <w:lvl w:ilvl="2" w:tplc="E5EE6E9E">
      <w:start w:val="1"/>
      <w:numFmt w:val="bullet"/>
      <w:lvlText w:val=""/>
      <w:lvlJc w:val="left"/>
      <w:pPr>
        <w:ind w:left="2160" w:hanging="360"/>
      </w:pPr>
      <w:rPr>
        <w:rFonts w:hint="default" w:ascii="Wingdings" w:hAnsi="Wingdings"/>
      </w:rPr>
    </w:lvl>
    <w:lvl w:ilvl="3" w:tplc="401499D4">
      <w:start w:val="1"/>
      <w:numFmt w:val="bullet"/>
      <w:lvlText w:val=""/>
      <w:lvlJc w:val="left"/>
      <w:pPr>
        <w:ind w:left="2880" w:hanging="360"/>
      </w:pPr>
      <w:rPr>
        <w:rFonts w:hint="default" w:ascii="Symbol" w:hAnsi="Symbol"/>
      </w:rPr>
    </w:lvl>
    <w:lvl w:ilvl="4" w:tplc="01348256">
      <w:start w:val="1"/>
      <w:numFmt w:val="bullet"/>
      <w:lvlText w:val="o"/>
      <w:lvlJc w:val="left"/>
      <w:pPr>
        <w:ind w:left="3600" w:hanging="360"/>
      </w:pPr>
      <w:rPr>
        <w:rFonts w:hint="default" w:ascii="Courier New" w:hAnsi="Courier New"/>
      </w:rPr>
    </w:lvl>
    <w:lvl w:ilvl="5" w:tplc="8DE06758">
      <w:start w:val="1"/>
      <w:numFmt w:val="bullet"/>
      <w:lvlText w:val=""/>
      <w:lvlJc w:val="left"/>
      <w:pPr>
        <w:ind w:left="4320" w:hanging="360"/>
      </w:pPr>
      <w:rPr>
        <w:rFonts w:hint="default" w:ascii="Wingdings" w:hAnsi="Wingdings"/>
      </w:rPr>
    </w:lvl>
    <w:lvl w:ilvl="6" w:tplc="05C0DFD4">
      <w:start w:val="1"/>
      <w:numFmt w:val="bullet"/>
      <w:lvlText w:val=""/>
      <w:lvlJc w:val="left"/>
      <w:pPr>
        <w:ind w:left="5040" w:hanging="360"/>
      </w:pPr>
      <w:rPr>
        <w:rFonts w:hint="default" w:ascii="Symbol" w:hAnsi="Symbol"/>
      </w:rPr>
    </w:lvl>
    <w:lvl w:ilvl="7" w:tplc="6B668196">
      <w:start w:val="1"/>
      <w:numFmt w:val="bullet"/>
      <w:lvlText w:val="o"/>
      <w:lvlJc w:val="left"/>
      <w:pPr>
        <w:ind w:left="5760" w:hanging="360"/>
      </w:pPr>
      <w:rPr>
        <w:rFonts w:hint="default" w:ascii="Courier New" w:hAnsi="Courier New"/>
      </w:rPr>
    </w:lvl>
    <w:lvl w:ilvl="8" w:tplc="DECA8CB2">
      <w:start w:val="1"/>
      <w:numFmt w:val="bullet"/>
      <w:lvlText w:val=""/>
      <w:lvlJc w:val="left"/>
      <w:pPr>
        <w:ind w:left="6480" w:hanging="360"/>
      </w:pPr>
      <w:rPr>
        <w:rFonts w:hint="default" w:ascii="Wingdings" w:hAnsi="Wingdings"/>
      </w:rPr>
    </w:lvl>
  </w:abstractNum>
  <w:abstractNum w:abstractNumId="15" w15:restartNumberingAfterBreak="0">
    <w:nsid w:val="3F5E3A69"/>
    <w:multiLevelType w:val="hybridMultilevel"/>
    <w:tmpl w:val="FFFFFFFF"/>
    <w:lvl w:ilvl="0" w:tplc="4FC6C174">
      <w:start w:val="1"/>
      <w:numFmt w:val="bullet"/>
      <w:lvlText w:val=""/>
      <w:lvlJc w:val="left"/>
      <w:pPr>
        <w:ind w:left="720" w:hanging="360"/>
      </w:pPr>
      <w:rPr>
        <w:rFonts w:hint="default" w:ascii="Symbol" w:hAnsi="Symbol"/>
      </w:rPr>
    </w:lvl>
    <w:lvl w:ilvl="1" w:tplc="F000EEC6">
      <w:start w:val="1"/>
      <w:numFmt w:val="bullet"/>
      <w:lvlText w:val="o"/>
      <w:lvlJc w:val="left"/>
      <w:pPr>
        <w:ind w:left="1440" w:hanging="360"/>
      </w:pPr>
      <w:rPr>
        <w:rFonts w:hint="default" w:ascii="Courier New" w:hAnsi="Courier New"/>
      </w:rPr>
    </w:lvl>
    <w:lvl w:ilvl="2" w:tplc="C7766CE8">
      <w:start w:val="1"/>
      <w:numFmt w:val="bullet"/>
      <w:lvlText w:val=""/>
      <w:lvlJc w:val="left"/>
      <w:pPr>
        <w:ind w:left="2160" w:hanging="360"/>
      </w:pPr>
      <w:rPr>
        <w:rFonts w:hint="default" w:ascii="Wingdings" w:hAnsi="Wingdings"/>
      </w:rPr>
    </w:lvl>
    <w:lvl w:ilvl="3" w:tplc="8C621B0E">
      <w:start w:val="1"/>
      <w:numFmt w:val="bullet"/>
      <w:lvlText w:val=""/>
      <w:lvlJc w:val="left"/>
      <w:pPr>
        <w:ind w:left="2880" w:hanging="360"/>
      </w:pPr>
      <w:rPr>
        <w:rFonts w:hint="default" w:ascii="Symbol" w:hAnsi="Symbol"/>
      </w:rPr>
    </w:lvl>
    <w:lvl w:ilvl="4" w:tplc="558684BC">
      <w:start w:val="1"/>
      <w:numFmt w:val="bullet"/>
      <w:lvlText w:val="o"/>
      <w:lvlJc w:val="left"/>
      <w:pPr>
        <w:ind w:left="3600" w:hanging="360"/>
      </w:pPr>
      <w:rPr>
        <w:rFonts w:hint="default" w:ascii="Courier New" w:hAnsi="Courier New"/>
      </w:rPr>
    </w:lvl>
    <w:lvl w:ilvl="5" w:tplc="A4061E48">
      <w:start w:val="1"/>
      <w:numFmt w:val="bullet"/>
      <w:lvlText w:val=""/>
      <w:lvlJc w:val="left"/>
      <w:pPr>
        <w:ind w:left="4320" w:hanging="360"/>
      </w:pPr>
      <w:rPr>
        <w:rFonts w:hint="default" w:ascii="Wingdings" w:hAnsi="Wingdings"/>
      </w:rPr>
    </w:lvl>
    <w:lvl w:ilvl="6" w:tplc="34CE1264">
      <w:start w:val="1"/>
      <w:numFmt w:val="bullet"/>
      <w:lvlText w:val=""/>
      <w:lvlJc w:val="left"/>
      <w:pPr>
        <w:ind w:left="5040" w:hanging="360"/>
      </w:pPr>
      <w:rPr>
        <w:rFonts w:hint="default" w:ascii="Symbol" w:hAnsi="Symbol"/>
      </w:rPr>
    </w:lvl>
    <w:lvl w:ilvl="7" w:tplc="09C8B36E">
      <w:start w:val="1"/>
      <w:numFmt w:val="bullet"/>
      <w:lvlText w:val="o"/>
      <w:lvlJc w:val="left"/>
      <w:pPr>
        <w:ind w:left="5760" w:hanging="360"/>
      </w:pPr>
      <w:rPr>
        <w:rFonts w:hint="default" w:ascii="Courier New" w:hAnsi="Courier New"/>
      </w:rPr>
    </w:lvl>
    <w:lvl w:ilvl="8" w:tplc="03EEFCAE">
      <w:start w:val="1"/>
      <w:numFmt w:val="bullet"/>
      <w:lvlText w:val=""/>
      <w:lvlJc w:val="left"/>
      <w:pPr>
        <w:ind w:left="6480" w:hanging="360"/>
      </w:pPr>
      <w:rPr>
        <w:rFonts w:hint="default" w:ascii="Wingdings" w:hAnsi="Wingdings"/>
      </w:rPr>
    </w:lvl>
  </w:abstractNum>
  <w:abstractNum w:abstractNumId="16"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7"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293B14"/>
    <w:multiLevelType w:val="multilevel"/>
    <w:tmpl w:val="725A4EE6"/>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DEF09FC"/>
    <w:multiLevelType w:val="hybridMultilevel"/>
    <w:tmpl w:val="BBBE0E50"/>
    <w:lvl w:ilvl="0" w:tplc="51768290">
      <w:start w:val="1"/>
      <w:numFmt w:val="upperRoman"/>
      <w:lvlText w:val="(%1)"/>
      <w:lvlJc w:val="left"/>
      <w:pPr>
        <w:ind w:left="720" w:hanging="360"/>
      </w:pPr>
    </w:lvl>
    <w:lvl w:ilvl="1" w:tplc="35545FD2">
      <w:start w:val="1"/>
      <w:numFmt w:val="lowerLetter"/>
      <w:lvlText w:val="%2."/>
      <w:lvlJc w:val="left"/>
      <w:pPr>
        <w:ind w:left="1440" w:hanging="360"/>
      </w:pPr>
    </w:lvl>
    <w:lvl w:ilvl="2" w:tplc="8C10A9CE">
      <w:start w:val="1"/>
      <w:numFmt w:val="lowerRoman"/>
      <w:lvlText w:val="%3."/>
      <w:lvlJc w:val="right"/>
      <w:pPr>
        <w:ind w:left="2160" w:hanging="180"/>
      </w:pPr>
    </w:lvl>
    <w:lvl w:ilvl="3" w:tplc="D70EBBA8">
      <w:start w:val="1"/>
      <w:numFmt w:val="decimal"/>
      <w:lvlText w:val="%4."/>
      <w:lvlJc w:val="left"/>
      <w:pPr>
        <w:ind w:left="2880" w:hanging="360"/>
      </w:pPr>
    </w:lvl>
    <w:lvl w:ilvl="4" w:tplc="A0263BFE">
      <w:start w:val="1"/>
      <w:numFmt w:val="lowerLetter"/>
      <w:lvlText w:val="%5."/>
      <w:lvlJc w:val="left"/>
      <w:pPr>
        <w:ind w:left="3600" w:hanging="360"/>
      </w:pPr>
    </w:lvl>
    <w:lvl w:ilvl="5" w:tplc="E76015E8">
      <w:start w:val="1"/>
      <w:numFmt w:val="lowerRoman"/>
      <w:lvlText w:val="%6."/>
      <w:lvlJc w:val="right"/>
      <w:pPr>
        <w:ind w:left="4320" w:hanging="180"/>
      </w:pPr>
    </w:lvl>
    <w:lvl w:ilvl="6" w:tplc="D1DA1308">
      <w:start w:val="1"/>
      <w:numFmt w:val="decimal"/>
      <w:lvlText w:val="%7."/>
      <w:lvlJc w:val="left"/>
      <w:pPr>
        <w:ind w:left="5040" w:hanging="360"/>
      </w:pPr>
    </w:lvl>
    <w:lvl w:ilvl="7" w:tplc="9724B5EA">
      <w:start w:val="1"/>
      <w:numFmt w:val="lowerLetter"/>
      <w:lvlText w:val="%8."/>
      <w:lvlJc w:val="left"/>
      <w:pPr>
        <w:ind w:left="5760" w:hanging="360"/>
      </w:pPr>
    </w:lvl>
    <w:lvl w:ilvl="8" w:tplc="675EEB0A">
      <w:start w:val="1"/>
      <w:numFmt w:val="lowerRoman"/>
      <w:lvlText w:val="%9."/>
      <w:lvlJc w:val="right"/>
      <w:pPr>
        <w:ind w:left="6480" w:hanging="180"/>
      </w:pPr>
    </w:lvl>
  </w:abstractNum>
  <w:abstractNum w:abstractNumId="21"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23" w15:restartNumberingAfterBreak="0">
    <w:nsid w:val="745813F7"/>
    <w:multiLevelType w:val="hybridMultilevel"/>
    <w:tmpl w:val="8A58C58E"/>
    <w:lvl w:ilvl="0" w:tplc="D9F67554">
      <w:numFmt w:val="bullet"/>
      <w:lvlText w:val=""/>
      <w:lvlJc w:val="left"/>
      <w:pPr>
        <w:ind w:left="720" w:hanging="360"/>
      </w:pPr>
      <w:rPr>
        <w:rFonts w:hint="default" w:ascii="Symbol" w:hAnsi="Symbol" w:eastAsia="Calibri"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81736901">
    <w:abstractNumId w:val="3"/>
  </w:num>
  <w:num w:numId="2" w16cid:durableId="1646620226">
    <w:abstractNumId w:val="16"/>
  </w:num>
  <w:num w:numId="3" w16cid:durableId="1458529810">
    <w:abstractNumId w:val="15"/>
  </w:num>
  <w:num w:numId="4" w16cid:durableId="1404335078">
    <w:abstractNumId w:val="5"/>
  </w:num>
  <w:num w:numId="5" w16cid:durableId="67071402">
    <w:abstractNumId w:val="7"/>
  </w:num>
  <w:num w:numId="6" w16cid:durableId="772939170">
    <w:abstractNumId w:val="18"/>
  </w:num>
  <w:num w:numId="7" w16cid:durableId="740953442">
    <w:abstractNumId w:val="10"/>
  </w:num>
  <w:num w:numId="8" w16cid:durableId="1296720092">
    <w:abstractNumId w:val="14"/>
  </w:num>
  <w:num w:numId="9" w16cid:durableId="1117682835">
    <w:abstractNumId w:val="22"/>
  </w:num>
  <w:num w:numId="10" w16cid:durableId="80495684">
    <w:abstractNumId w:val="0"/>
  </w:num>
  <w:num w:numId="11" w16cid:durableId="1971399620">
    <w:abstractNumId w:val="19"/>
  </w:num>
  <w:num w:numId="12" w16cid:durableId="1470629679">
    <w:abstractNumId w:val="4"/>
  </w:num>
  <w:num w:numId="13" w16cid:durableId="152456926">
    <w:abstractNumId w:val="24"/>
  </w:num>
  <w:num w:numId="14" w16cid:durableId="496727081">
    <w:abstractNumId w:val="8"/>
  </w:num>
  <w:num w:numId="15" w16cid:durableId="1261527982">
    <w:abstractNumId w:val="6"/>
  </w:num>
  <w:num w:numId="16" w16cid:durableId="571084803">
    <w:abstractNumId w:val="12"/>
  </w:num>
  <w:num w:numId="17" w16cid:durableId="2062510926">
    <w:abstractNumId w:val="13"/>
  </w:num>
  <w:num w:numId="18" w16cid:durableId="1944916491">
    <w:abstractNumId w:val="17"/>
  </w:num>
  <w:num w:numId="19" w16cid:durableId="1732192554">
    <w:abstractNumId w:val="23"/>
  </w:num>
  <w:num w:numId="20" w16cid:durableId="1094975962">
    <w:abstractNumId w:val="11"/>
  </w:num>
  <w:num w:numId="21" w16cid:durableId="1190491983">
    <w:abstractNumId w:val="21"/>
  </w:num>
  <w:num w:numId="22" w16cid:durableId="1281650178">
    <w:abstractNumId w:val="20"/>
  </w:num>
  <w:num w:numId="23" w16cid:durableId="1099301908">
    <w:abstractNumId w:val="9"/>
  </w:num>
  <w:num w:numId="24" w16cid:durableId="805204095">
    <w:abstractNumId w:val="1"/>
  </w:num>
  <w:num w:numId="25" w16cid:durableId="1663853221">
    <w:abstractNumId w:val="2"/>
  </w:num>
</w:numbering>
</file>

<file path=word/people.xml><?xml version="1.0" encoding="utf-8"?>
<w15:people xmlns:mc="http://schemas.openxmlformats.org/markup-compatibility/2006" xmlns:w15="http://schemas.microsoft.com/office/word/2012/wordml" mc:Ignorable="w15">
  <w15:person w15:author="Ruwaida Yvonne (DU-I)">
    <w15:presenceInfo w15:providerId="AD" w15:userId="S::yruw@eur.corp.vattenfall.com::d6dc2f3c-16f2-4580-bf37-dc68646e444d"/>
  </w15:person>
  <w15:person w15:author="Tomé Ferreira">
    <w15:presenceInfo w15:providerId="AD" w15:userId="S::tome.ferreira_ri.se#ext#@fhooe.onmicrosoft.com::54a2b8ac-0cee-4823-af70-d99304fd59a0"/>
  </w15:person>
  <w15:person w15:author="Klomp Harald (DI-IH)">
    <w15:presenceInfo w15:providerId="AD" w15:userId="S::ayv50@eur.corp.vattenfall.com::6f2a2164-aae8-4659-8948-f1f3d0cc7730"/>
  </w15:person>
  <w15:person w15:author="Lars-Henrik Björnsson">
    <w15:presenceInfo w15:providerId="AD" w15:userId="S::lars-henrik.bjornsson_ri.se#ext#@fhooe.onmicrosoft.com::41a2d117-e864-45d2-b755-d613791944e4"/>
  </w15:person>
  <w15:person w15:author="Lars-Henrik Björnsson [2]">
    <w15:presenceInfo w15:providerId="AD" w15:userId="S::lars-henrik.bjornsson@ri.se::f741b0cd-ac01-4a2e-9681-57f13e050101"/>
  </w15:person>
  <w15:person w15:author="Karlsson Magnus (DI-IH)">
    <w15:presenceInfo w15:providerId="AD" w15:userId="S::ccm31@eur.corp.vattenfall.com::0717fafc-e2c3-4abf-a60b-d67801cf9811"/>
  </w15:person>
  <w15:person w15:author="Wout van Voornveld">
    <w15:presenceInfo w15:providerId="Windows Live" w15:userId="413ed54ee4e2a2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23BD"/>
    <w:rsid w:val="000060FE"/>
    <w:rsid w:val="00006421"/>
    <w:rsid w:val="00006D13"/>
    <w:rsid w:val="00010291"/>
    <w:rsid w:val="00011707"/>
    <w:rsid w:val="0001266B"/>
    <w:rsid w:val="00012A69"/>
    <w:rsid w:val="00013E2E"/>
    <w:rsid w:val="00015951"/>
    <w:rsid w:val="000244BF"/>
    <w:rsid w:val="00027444"/>
    <w:rsid w:val="00037425"/>
    <w:rsid w:val="000436C1"/>
    <w:rsid w:val="00046DFF"/>
    <w:rsid w:val="00047D01"/>
    <w:rsid w:val="000506ED"/>
    <w:rsid w:val="00052A10"/>
    <w:rsid w:val="00056990"/>
    <w:rsid w:val="00057795"/>
    <w:rsid w:val="0006064A"/>
    <w:rsid w:val="0006223E"/>
    <w:rsid w:val="00063919"/>
    <w:rsid w:val="00063CAB"/>
    <w:rsid w:val="00064EB5"/>
    <w:rsid w:val="0006500C"/>
    <w:rsid w:val="00065217"/>
    <w:rsid w:val="00074FA9"/>
    <w:rsid w:val="000775AB"/>
    <w:rsid w:val="000813D1"/>
    <w:rsid w:val="00084B51"/>
    <w:rsid w:val="000864CD"/>
    <w:rsid w:val="00087DBA"/>
    <w:rsid w:val="00091748"/>
    <w:rsid w:val="00092423"/>
    <w:rsid w:val="00092E59"/>
    <w:rsid w:val="00095F49"/>
    <w:rsid w:val="00097697"/>
    <w:rsid w:val="000A13F3"/>
    <w:rsid w:val="000A5579"/>
    <w:rsid w:val="000A588C"/>
    <w:rsid w:val="000B1AA0"/>
    <w:rsid w:val="000C243E"/>
    <w:rsid w:val="000C6DC7"/>
    <w:rsid w:val="000C7736"/>
    <w:rsid w:val="000D5F6D"/>
    <w:rsid w:val="000E3DEA"/>
    <w:rsid w:val="000E3EA6"/>
    <w:rsid w:val="000E72C4"/>
    <w:rsid w:val="000E738B"/>
    <w:rsid w:val="000F1855"/>
    <w:rsid w:val="000F18A3"/>
    <w:rsid w:val="000F234F"/>
    <w:rsid w:val="000F3532"/>
    <w:rsid w:val="000F4E42"/>
    <w:rsid w:val="00101145"/>
    <w:rsid w:val="0010175A"/>
    <w:rsid w:val="00106724"/>
    <w:rsid w:val="001149A5"/>
    <w:rsid w:val="00115FDD"/>
    <w:rsid w:val="00127842"/>
    <w:rsid w:val="001303A9"/>
    <w:rsid w:val="00134BEA"/>
    <w:rsid w:val="001419D2"/>
    <w:rsid w:val="001456FA"/>
    <w:rsid w:val="00147745"/>
    <w:rsid w:val="00152E0B"/>
    <w:rsid w:val="0015372D"/>
    <w:rsid w:val="001561D0"/>
    <w:rsid w:val="001604A7"/>
    <w:rsid w:val="0016114F"/>
    <w:rsid w:val="0016133F"/>
    <w:rsid w:val="0016608C"/>
    <w:rsid w:val="00167CA3"/>
    <w:rsid w:val="0017109D"/>
    <w:rsid w:val="00180A75"/>
    <w:rsid w:val="0018285D"/>
    <w:rsid w:val="001836C2"/>
    <w:rsid w:val="001839FE"/>
    <w:rsid w:val="0018469D"/>
    <w:rsid w:val="00185F56"/>
    <w:rsid w:val="00187D4C"/>
    <w:rsid w:val="00187EAC"/>
    <w:rsid w:val="00190B71"/>
    <w:rsid w:val="00191F1B"/>
    <w:rsid w:val="00192C5B"/>
    <w:rsid w:val="00193AC5"/>
    <w:rsid w:val="00193FE0"/>
    <w:rsid w:val="001A01E1"/>
    <w:rsid w:val="001A06FA"/>
    <w:rsid w:val="001A169B"/>
    <w:rsid w:val="001A31B8"/>
    <w:rsid w:val="001A3DF6"/>
    <w:rsid w:val="001B365A"/>
    <w:rsid w:val="001C0096"/>
    <w:rsid w:val="001C3CB5"/>
    <w:rsid w:val="001C7395"/>
    <w:rsid w:val="001D60A9"/>
    <w:rsid w:val="001D6DF2"/>
    <w:rsid w:val="001E002C"/>
    <w:rsid w:val="001E2847"/>
    <w:rsid w:val="001E71ED"/>
    <w:rsid w:val="00200F5D"/>
    <w:rsid w:val="00202137"/>
    <w:rsid w:val="00203248"/>
    <w:rsid w:val="00204803"/>
    <w:rsid w:val="0020771C"/>
    <w:rsid w:val="00216727"/>
    <w:rsid w:val="002167E9"/>
    <w:rsid w:val="002174F4"/>
    <w:rsid w:val="002217AB"/>
    <w:rsid w:val="00222162"/>
    <w:rsid w:val="00224D13"/>
    <w:rsid w:val="00225448"/>
    <w:rsid w:val="00237277"/>
    <w:rsid w:val="002437E3"/>
    <w:rsid w:val="0025175C"/>
    <w:rsid w:val="00251ABD"/>
    <w:rsid w:val="0025320B"/>
    <w:rsid w:val="0026211E"/>
    <w:rsid w:val="00265895"/>
    <w:rsid w:val="00272E0D"/>
    <w:rsid w:val="00274529"/>
    <w:rsid w:val="00277DDD"/>
    <w:rsid w:val="00281CB2"/>
    <w:rsid w:val="00282157"/>
    <w:rsid w:val="00282D37"/>
    <w:rsid w:val="00283BC4"/>
    <w:rsid w:val="00283F07"/>
    <w:rsid w:val="00286B44"/>
    <w:rsid w:val="00286F71"/>
    <w:rsid w:val="002871CD"/>
    <w:rsid w:val="00290D7D"/>
    <w:rsid w:val="00294634"/>
    <w:rsid w:val="00295FB2"/>
    <w:rsid w:val="002A1380"/>
    <w:rsid w:val="002A225B"/>
    <w:rsid w:val="002A7F87"/>
    <w:rsid w:val="002B0235"/>
    <w:rsid w:val="002B5DAA"/>
    <w:rsid w:val="002C11D3"/>
    <w:rsid w:val="002C3BE3"/>
    <w:rsid w:val="002C4EE3"/>
    <w:rsid w:val="002C6A6B"/>
    <w:rsid w:val="002D04DB"/>
    <w:rsid w:val="002D14D5"/>
    <w:rsid w:val="002D2B07"/>
    <w:rsid w:val="002D2BF8"/>
    <w:rsid w:val="002E0543"/>
    <w:rsid w:val="002E5F4E"/>
    <w:rsid w:val="002F0351"/>
    <w:rsid w:val="002F4F80"/>
    <w:rsid w:val="002F5245"/>
    <w:rsid w:val="002F5AA5"/>
    <w:rsid w:val="002F6BD8"/>
    <w:rsid w:val="0030494E"/>
    <w:rsid w:val="00305942"/>
    <w:rsid w:val="00306C92"/>
    <w:rsid w:val="00307AB9"/>
    <w:rsid w:val="003135C6"/>
    <w:rsid w:val="003228D2"/>
    <w:rsid w:val="003235CE"/>
    <w:rsid w:val="003246E0"/>
    <w:rsid w:val="003262F8"/>
    <w:rsid w:val="003274EB"/>
    <w:rsid w:val="00331E1D"/>
    <w:rsid w:val="00332939"/>
    <w:rsid w:val="003413AA"/>
    <w:rsid w:val="0034312B"/>
    <w:rsid w:val="00343858"/>
    <w:rsid w:val="00346765"/>
    <w:rsid w:val="00347542"/>
    <w:rsid w:val="00347913"/>
    <w:rsid w:val="0034F2C9"/>
    <w:rsid w:val="003514B7"/>
    <w:rsid w:val="00360D0C"/>
    <w:rsid w:val="0037065B"/>
    <w:rsid w:val="00371451"/>
    <w:rsid w:val="00374CB3"/>
    <w:rsid w:val="00374CB8"/>
    <w:rsid w:val="00374E98"/>
    <w:rsid w:val="003768D8"/>
    <w:rsid w:val="003810A7"/>
    <w:rsid w:val="00381FB9"/>
    <w:rsid w:val="0038372B"/>
    <w:rsid w:val="00392E0A"/>
    <w:rsid w:val="00392E7A"/>
    <w:rsid w:val="003A3FF6"/>
    <w:rsid w:val="003B6CC2"/>
    <w:rsid w:val="003C056A"/>
    <w:rsid w:val="003C3EB1"/>
    <w:rsid w:val="003C40D6"/>
    <w:rsid w:val="003C5A47"/>
    <w:rsid w:val="003D0E9D"/>
    <w:rsid w:val="003D260D"/>
    <w:rsid w:val="003D493B"/>
    <w:rsid w:val="003D55EB"/>
    <w:rsid w:val="003D5881"/>
    <w:rsid w:val="003D6352"/>
    <w:rsid w:val="003D6820"/>
    <w:rsid w:val="003E0C37"/>
    <w:rsid w:val="003E2DA1"/>
    <w:rsid w:val="003E4D6C"/>
    <w:rsid w:val="003E6E5E"/>
    <w:rsid w:val="003E7EDE"/>
    <w:rsid w:val="003F0FFD"/>
    <w:rsid w:val="003F3E8E"/>
    <w:rsid w:val="004002D2"/>
    <w:rsid w:val="00401127"/>
    <w:rsid w:val="004101D6"/>
    <w:rsid w:val="00410F63"/>
    <w:rsid w:val="00421D76"/>
    <w:rsid w:val="00433CE4"/>
    <w:rsid w:val="00436DB5"/>
    <w:rsid w:val="00441259"/>
    <w:rsid w:val="00443815"/>
    <w:rsid w:val="004451FD"/>
    <w:rsid w:val="00445B62"/>
    <w:rsid w:val="0045216A"/>
    <w:rsid w:val="00453457"/>
    <w:rsid w:val="00453E54"/>
    <w:rsid w:val="00457C28"/>
    <w:rsid w:val="00463550"/>
    <w:rsid w:val="00463EFA"/>
    <w:rsid w:val="0046483D"/>
    <w:rsid w:val="00466CA7"/>
    <w:rsid w:val="00467425"/>
    <w:rsid w:val="0047144B"/>
    <w:rsid w:val="00472A36"/>
    <w:rsid w:val="00473E89"/>
    <w:rsid w:val="0048176A"/>
    <w:rsid w:val="00482286"/>
    <w:rsid w:val="0048586A"/>
    <w:rsid w:val="004903C6"/>
    <w:rsid w:val="00494C2F"/>
    <w:rsid w:val="00495CAD"/>
    <w:rsid w:val="004A047F"/>
    <w:rsid w:val="004A3538"/>
    <w:rsid w:val="004A40C9"/>
    <w:rsid w:val="004B007F"/>
    <w:rsid w:val="004B01C3"/>
    <w:rsid w:val="004B1279"/>
    <w:rsid w:val="004B17D6"/>
    <w:rsid w:val="004B5DE3"/>
    <w:rsid w:val="004B63CB"/>
    <w:rsid w:val="004C0FD6"/>
    <w:rsid w:val="004C2990"/>
    <w:rsid w:val="004E3F6B"/>
    <w:rsid w:val="004E6BD3"/>
    <w:rsid w:val="004F0671"/>
    <w:rsid w:val="004F57B8"/>
    <w:rsid w:val="00500FF1"/>
    <w:rsid w:val="00501F6C"/>
    <w:rsid w:val="00502946"/>
    <w:rsid w:val="00504733"/>
    <w:rsid w:val="0050581F"/>
    <w:rsid w:val="00506AB8"/>
    <w:rsid w:val="005101ED"/>
    <w:rsid w:val="005112D3"/>
    <w:rsid w:val="005144CF"/>
    <w:rsid w:val="00515007"/>
    <w:rsid w:val="00515AF9"/>
    <w:rsid w:val="005218D8"/>
    <w:rsid w:val="005254BF"/>
    <w:rsid w:val="00525A2E"/>
    <w:rsid w:val="0052691E"/>
    <w:rsid w:val="00526FC6"/>
    <w:rsid w:val="005272B9"/>
    <w:rsid w:val="0053233E"/>
    <w:rsid w:val="00533165"/>
    <w:rsid w:val="00535742"/>
    <w:rsid w:val="00537DDB"/>
    <w:rsid w:val="00541797"/>
    <w:rsid w:val="00542E65"/>
    <w:rsid w:val="005437D6"/>
    <w:rsid w:val="00552CF0"/>
    <w:rsid w:val="005534E0"/>
    <w:rsid w:val="005549A9"/>
    <w:rsid w:val="005630F8"/>
    <w:rsid w:val="00563957"/>
    <w:rsid w:val="0057236A"/>
    <w:rsid w:val="0057423E"/>
    <w:rsid w:val="00574EC7"/>
    <w:rsid w:val="00576139"/>
    <w:rsid w:val="0057638F"/>
    <w:rsid w:val="00577AD6"/>
    <w:rsid w:val="00585EDF"/>
    <w:rsid w:val="00586DEA"/>
    <w:rsid w:val="0059024E"/>
    <w:rsid w:val="0059772D"/>
    <w:rsid w:val="005A2CB8"/>
    <w:rsid w:val="005A5267"/>
    <w:rsid w:val="005A73AE"/>
    <w:rsid w:val="005B5EB7"/>
    <w:rsid w:val="005C2651"/>
    <w:rsid w:val="005C68D4"/>
    <w:rsid w:val="005C7A68"/>
    <w:rsid w:val="005C89BC"/>
    <w:rsid w:val="005D099F"/>
    <w:rsid w:val="005D1DC3"/>
    <w:rsid w:val="005D31EA"/>
    <w:rsid w:val="005D4FDA"/>
    <w:rsid w:val="005D5EDF"/>
    <w:rsid w:val="005D6230"/>
    <w:rsid w:val="005D783B"/>
    <w:rsid w:val="005E24C0"/>
    <w:rsid w:val="005E25A0"/>
    <w:rsid w:val="005E6FCA"/>
    <w:rsid w:val="005F580D"/>
    <w:rsid w:val="005F74BD"/>
    <w:rsid w:val="006008C9"/>
    <w:rsid w:val="0060153B"/>
    <w:rsid w:val="0060684A"/>
    <w:rsid w:val="00610CDB"/>
    <w:rsid w:val="00611B03"/>
    <w:rsid w:val="00614FCC"/>
    <w:rsid w:val="006221A5"/>
    <w:rsid w:val="00623F03"/>
    <w:rsid w:val="00627030"/>
    <w:rsid w:val="00630CCE"/>
    <w:rsid w:val="0063177B"/>
    <w:rsid w:val="00631E2D"/>
    <w:rsid w:val="006340D6"/>
    <w:rsid w:val="00635145"/>
    <w:rsid w:val="00642C3A"/>
    <w:rsid w:val="00646605"/>
    <w:rsid w:val="00660B65"/>
    <w:rsid w:val="00662D55"/>
    <w:rsid w:val="00667683"/>
    <w:rsid w:val="006702A4"/>
    <w:rsid w:val="00675575"/>
    <w:rsid w:val="00680FF9"/>
    <w:rsid w:val="00684516"/>
    <w:rsid w:val="00686181"/>
    <w:rsid w:val="00686C8B"/>
    <w:rsid w:val="00690148"/>
    <w:rsid w:val="00690AE9"/>
    <w:rsid w:val="00695E7D"/>
    <w:rsid w:val="006A7ED8"/>
    <w:rsid w:val="006B6C18"/>
    <w:rsid w:val="006B6F09"/>
    <w:rsid w:val="006C6391"/>
    <w:rsid w:val="006D313D"/>
    <w:rsid w:val="006E0022"/>
    <w:rsid w:val="006E329A"/>
    <w:rsid w:val="006E430F"/>
    <w:rsid w:val="006E5B76"/>
    <w:rsid w:val="006E5E1B"/>
    <w:rsid w:val="006E7CA3"/>
    <w:rsid w:val="006F1897"/>
    <w:rsid w:val="006F3DE9"/>
    <w:rsid w:val="006F45CB"/>
    <w:rsid w:val="00705F34"/>
    <w:rsid w:val="007119D6"/>
    <w:rsid w:val="00712E44"/>
    <w:rsid w:val="00713F28"/>
    <w:rsid w:val="00715781"/>
    <w:rsid w:val="007161F3"/>
    <w:rsid w:val="00724670"/>
    <w:rsid w:val="00727484"/>
    <w:rsid w:val="007277AD"/>
    <w:rsid w:val="00733144"/>
    <w:rsid w:val="0073326E"/>
    <w:rsid w:val="007370FD"/>
    <w:rsid w:val="00740F6B"/>
    <w:rsid w:val="00743241"/>
    <w:rsid w:val="00744688"/>
    <w:rsid w:val="00750400"/>
    <w:rsid w:val="007531CF"/>
    <w:rsid w:val="0075526B"/>
    <w:rsid w:val="00755B02"/>
    <w:rsid w:val="00756317"/>
    <w:rsid w:val="007567A6"/>
    <w:rsid w:val="00756B06"/>
    <w:rsid w:val="00761E0F"/>
    <w:rsid w:val="00762D02"/>
    <w:rsid w:val="00763DCA"/>
    <w:rsid w:val="00765C58"/>
    <w:rsid w:val="00766213"/>
    <w:rsid w:val="00771052"/>
    <w:rsid w:val="00771179"/>
    <w:rsid w:val="00771CB9"/>
    <w:rsid w:val="00772D20"/>
    <w:rsid w:val="0078694A"/>
    <w:rsid w:val="007876E5"/>
    <w:rsid w:val="007889B3"/>
    <w:rsid w:val="00792A9D"/>
    <w:rsid w:val="00792CD5"/>
    <w:rsid w:val="00793BFE"/>
    <w:rsid w:val="0079500C"/>
    <w:rsid w:val="00796210"/>
    <w:rsid w:val="007A030B"/>
    <w:rsid w:val="007A16B7"/>
    <w:rsid w:val="007A422A"/>
    <w:rsid w:val="007A6618"/>
    <w:rsid w:val="007A7A06"/>
    <w:rsid w:val="007B0CCB"/>
    <w:rsid w:val="007B1769"/>
    <w:rsid w:val="007B1E40"/>
    <w:rsid w:val="007B5B1D"/>
    <w:rsid w:val="007C0B99"/>
    <w:rsid w:val="007D0819"/>
    <w:rsid w:val="007D0A85"/>
    <w:rsid w:val="007D540A"/>
    <w:rsid w:val="007D5D1E"/>
    <w:rsid w:val="007E1F7B"/>
    <w:rsid w:val="007E333B"/>
    <w:rsid w:val="007E3D13"/>
    <w:rsid w:val="007E3EC9"/>
    <w:rsid w:val="007E42DA"/>
    <w:rsid w:val="007E5581"/>
    <w:rsid w:val="007E5E6F"/>
    <w:rsid w:val="007E62D5"/>
    <w:rsid w:val="007F0482"/>
    <w:rsid w:val="007F2686"/>
    <w:rsid w:val="007F3A1D"/>
    <w:rsid w:val="00804A79"/>
    <w:rsid w:val="00805345"/>
    <w:rsid w:val="008058E5"/>
    <w:rsid w:val="00807203"/>
    <w:rsid w:val="008127C1"/>
    <w:rsid w:val="00817C6D"/>
    <w:rsid w:val="00821065"/>
    <w:rsid w:val="0082294F"/>
    <w:rsid w:val="008247BE"/>
    <w:rsid w:val="00825C13"/>
    <w:rsid w:val="00831832"/>
    <w:rsid w:val="00832244"/>
    <w:rsid w:val="00841CA0"/>
    <w:rsid w:val="00841D39"/>
    <w:rsid w:val="00844A0B"/>
    <w:rsid w:val="008457C8"/>
    <w:rsid w:val="00845C69"/>
    <w:rsid w:val="00846DCA"/>
    <w:rsid w:val="0085051A"/>
    <w:rsid w:val="00852A3E"/>
    <w:rsid w:val="0085363A"/>
    <w:rsid w:val="00853C48"/>
    <w:rsid w:val="00854A4E"/>
    <w:rsid w:val="00856E30"/>
    <w:rsid w:val="00861D49"/>
    <w:rsid w:val="0086300D"/>
    <w:rsid w:val="008632CB"/>
    <w:rsid w:val="00865166"/>
    <w:rsid w:val="00865A3F"/>
    <w:rsid w:val="008687D7"/>
    <w:rsid w:val="0086CB99"/>
    <w:rsid w:val="00870448"/>
    <w:rsid w:val="00871EE3"/>
    <w:rsid w:val="00874089"/>
    <w:rsid w:val="0087423E"/>
    <w:rsid w:val="00880348"/>
    <w:rsid w:val="008826E7"/>
    <w:rsid w:val="00885A19"/>
    <w:rsid w:val="0088703D"/>
    <w:rsid w:val="0088791A"/>
    <w:rsid w:val="008929CD"/>
    <w:rsid w:val="00893A75"/>
    <w:rsid w:val="00896F00"/>
    <w:rsid w:val="008A0120"/>
    <w:rsid w:val="008A0970"/>
    <w:rsid w:val="008B051B"/>
    <w:rsid w:val="008B2D91"/>
    <w:rsid w:val="008B4C4D"/>
    <w:rsid w:val="008C2A7F"/>
    <w:rsid w:val="008C53E1"/>
    <w:rsid w:val="008C7839"/>
    <w:rsid w:val="008D0AA6"/>
    <w:rsid w:val="008D1856"/>
    <w:rsid w:val="008D66E7"/>
    <w:rsid w:val="008E4110"/>
    <w:rsid w:val="008E75C1"/>
    <w:rsid w:val="008F378A"/>
    <w:rsid w:val="008F4620"/>
    <w:rsid w:val="008F5A4B"/>
    <w:rsid w:val="008F5CF8"/>
    <w:rsid w:val="008F63E4"/>
    <w:rsid w:val="009010D8"/>
    <w:rsid w:val="00902D60"/>
    <w:rsid w:val="00903A9D"/>
    <w:rsid w:val="00905293"/>
    <w:rsid w:val="009054E4"/>
    <w:rsid w:val="0091125B"/>
    <w:rsid w:val="00912389"/>
    <w:rsid w:val="00913FF5"/>
    <w:rsid w:val="00915920"/>
    <w:rsid w:val="0092105C"/>
    <w:rsid w:val="0092612C"/>
    <w:rsid w:val="00926A61"/>
    <w:rsid w:val="0093201C"/>
    <w:rsid w:val="0093326E"/>
    <w:rsid w:val="0093619E"/>
    <w:rsid w:val="00944F6B"/>
    <w:rsid w:val="0094521C"/>
    <w:rsid w:val="00945756"/>
    <w:rsid w:val="00946FF9"/>
    <w:rsid w:val="009528A1"/>
    <w:rsid w:val="009539F9"/>
    <w:rsid w:val="00953F85"/>
    <w:rsid w:val="00955A15"/>
    <w:rsid w:val="00961AC9"/>
    <w:rsid w:val="0096211B"/>
    <w:rsid w:val="009660C3"/>
    <w:rsid w:val="00973FE1"/>
    <w:rsid w:val="00976C0B"/>
    <w:rsid w:val="00984854"/>
    <w:rsid w:val="00984C41"/>
    <w:rsid w:val="0098578F"/>
    <w:rsid w:val="00990212"/>
    <w:rsid w:val="009910F6"/>
    <w:rsid w:val="00991CB4"/>
    <w:rsid w:val="009939C3"/>
    <w:rsid w:val="009A028B"/>
    <w:rsid w:val="009A237C"/>
    <w:rsid w:val="009A2C11"/>
    <w:rsid w:val="009B00D7"/>
    <w:rsid w:val="009B01C5"/>
    <w:rsid w:val="009B559B"/>
    <w:rsid w:val="009B6C2A"/>
    <w:rsid w:val="009B7761"/>
    <w:rsid w:val="009D1CD2"/>
    <w:rsid w:val="009D1D40"/>
    <w:rsid w:val="009D36FD"/>
    <w:rsid w:val="009D7131"/>
    <w:rsid w:val="009D7420"/>
    <w:rsid w:val="009E0377"/>
    <w:rsid w:val="009E09ED"/>
    <w:rsid w:val="009E6192"/>
    <w:rsid w:val="009E77F6"/>
    <w:rsid w:val="009F0623"/>
    <w:rsid w:val="009F0C2C"/>
    <w:rsid w:val="009F1752"/>
    <w:rsid w:val="009F1770"/>
    <w:rsid w:val="009F2CAD"/>
    <w:rsid w:val="009F4B4A"/>
    <w:rsid w:val="009F6FD4"/>
    <w:rsid w:val="00A016A0"/>
    <w:rsid w:val="00A0583A"/>
    <w:rsid w:val="00A05D71"/>
    <w:rsid w:val="00A104C6"/>
    <w:rsid w:val="00A10A11"/>
    <w:rsid w:val="00A11888"/>
    <w:rsid w:val="00A12707"/>
    <w:rsid w:val="00A158AF"/>
    <w:rsid w:val="00A163DC"/>
    <w:rsid w:val="00A220A3"/>
    <w:rsid w:val="00A236E8"/>
    <w:rsid w:val="00A254C6"/>
    <w:rsid w:val="00A26D18"/>
    <w:rsid w:val="00A31FBB"/>
    <w:rsid w:val="00A3230B"/>
    <w:rsid w:val="00A35BCF"/>
    <w:rsid w:val="00A4037D"/>
    <w:rsid w:val="00A516F5"/>
    <w:rsid w:val="00A54FF8"/>
    <w:rsid w:val="00A57091"/>
    <w:rsid w:val="00A603DA"/>
    <w:rsid w:val="00A60ECC"/>
    <w:rsid w:val="00A7156E"/>
    <w:rsid w:val="00A72C93"/>
    <w:rsid w:val="00A744C6"/>
    <w:rsid w:val="00A815EE"/>
    <w:rsid w:val="00A849FB"/>
    <w:rsid w:val="00A8675B"/>
    <w:rsid w:val="00A92723"/>
    <w:rsid w:val="00A93448"/>
    <w:rsid w:val="00A93F4A"/>
    <w:rsid w:val="00A96346"/>
    <w:rsid w:val="00A96760"/>
    <w:rsid w:val="00AA7E9C"/>
    <w:rsid w:val="00AAD2EB"/>
    <w:rsid w:val="00AB2E00"/>
    <w:rsid w:val="00ABE13D"/>
    <w:rsid w:val="00AC1EC5"/>
    <w:rsid w:val="00AC33D7"/>
    <w:rsid w:val="00AC3478"/>
    <w:rsid w:val="00AC4BA1"/>
    <w:rsid w:val="00AD26DB"/>
    <w:rsid w:val="00AD4AE8"/>
    <w:rsid w:val="00AD4C77"/>
    <w:rsid w:val="00AD7C52"/>
    <w:rsid w:val="00AE1DDD"/>
    <w:rsid w:val="00AF140A"/>
    <w:rsid w:val="00AF3F39"/>
    <w:rsid w:val="00AF5BEC"/>
    <w:rsid w:val="00B019EF"/>
    <w:rsid w:val="00B01C3B"/>
    <w:rsid w:val="00B022F4"/>
    <w:rsid w:val="00B02E67"/>
    <w:rsid w:val="00B0356D"/>
    <w:rsid w:val="00B04B3C"/>
    <w:rsid w:val="00B059B0"/>
    <w:rsid w:val="00B0674D"/>
    <w:rsid w:val="00B11D40"/>
    <w:rsid w:val="00B11D6F"/>
    <w:rsid w:val="00B127FA"/>
    <w:rsid w:val="00B14C11"/>
    <w:rsid w:val="00B14F82"/>
    <w:rsid w:val="00B1564D"/>
    <w:rsid w:val="00B15A16"/>
    <w:rsid w:val="00B17DC9"/>
    <w:rsid w:val="00B197CC"/>
    <w:rsid w:val="00B217C1"/>
    <w:rsid w:val="00B22D6F"/>
    <w:rsid w:val="00B254AD"/>
    <w:rsid w:val="00B265BC"/>
    <w:rsid w:val="00B27F69"/>
    <w:rsid w:val="00B35808"/>
    <w:rsid w:val="00B363B8"/>
    <w:rsid w:val="00B367DD"/>
    <w:rsid w:val="00B40407"/>
    <w:rsid w:val="00B50312"/>
    <w:rsid w:val="00B529A9"/>
    <w:rsid w:val="00B565CD"/>
    <w:rsid w:val="00B62365"/>
    <w:rsid w:val="00B652E8"/>
    <w:rsid w:val="00B70202"/>
    <w:rsid w:val="00B70368"/>
    <w:rsid w:val="00B72777"/>
    <w:rsid w:val="00B75C7C"/>
    <w:rsid w:val="00B81F4E"/>
    <w:rsid w:val="00B8376A"/>
    <w:rsid w:val="00B936B0"/>
    <w:rsid w:val="00B941C1"/>
    <w:rsid w:val="00B94567"/>
    <w:rsid w:val="00B95BE1"/>
    <w:rsid w:val="00BA0027"/>
    <w:rsid w:val="00BA00B3"/>
    <w:rsid w:val="00BA2DE2"/>
    <w:rsid w:val="00BA3C5D"/>
    <w:rsid w:val="00BA52D7"/>
    <w:rsid w:val="00BA67B3"/>
    <w:rsid w:val="00BA7E6E"/>
    <w:rsid w:val="00BB467D"/>
    <w:rsid w:val="00BB6331"/>
    <w:rsid w:val="00BC16EF"/>
    <w:rsid w:val="00BC385B"/>
    <w:rsid w:val="00BC46B3"/>
    <w:rsid w:val="00BC4C60"/>
    <w:rsid w:val="00BD35B6"/>
    <w:rsid w:val="00BD6646"/>
    <w:rsid w:val="00BD79FC"/>
    <w:rsid w:val="00BE0192"/>
    <w:rsid w:val="00BE0571"/>
    <w:rsid w:val="00BE0E6E"/>
    <w:rsid w:val="00BE31D6"/>
    <w:rsid w:val="00C00720"/>
    <w:rsid w:val="00C07F0F"/>
    <w:rsid w:val="00C10F76"/>
    <w:rsid w:val="00C1282A"/>
    <w:rsid w:val="00C141FB"/>
    <w:rsid w:val="00C15D9F"/>
    <w:rsid w:val="00C22DD9"/>
    <w:rsid w:val="00C230B8"/>
    <w:rsid w:val="00C24789"/>
    <w:rsid w:val="00C2502F"/>
    <w:rsid w:val="00C33257"/>
    <w:rsid w:val="00C33350"/>
    <w:rsid w:val="00C350B0"/>
    <w:rsid w:val="00C36EF9"/>
    <w:rsid w:val="00C40B98"/>
    <w:rsid w:val="00C40E92"/>
    <w:rsid w:val="00C42974"/>
    <w:rsid w:val="00C4465E"/>
    <w:rsid w:val="00C44845"/>
    <w:rsid w:val="00C4493B"/>
    <w:rsid w:val="00C454F6"/>
    <w:rsid w:val="00C50BE1"/>
    <w:rsid w:val="00C57680"/>
    <w:rsid w:val="00C64FAF"/>
    <w:rsid w:val="00C6780F"/>
    <w:rsid w:val="00C74D7B"/>
    <w:rsid w:val="00C760BE"/>
    <w:rsid w:val="00C76558"/>
    <w:rsid w:val="00C83A4E"/>
    <w:rsid w:val="00C853BB"/>
    <w:rsid w:val="00C86BE5"/>
    <w:rsid w:val="00C87BB5"/>
    <w:rsid w:val="00C90AD8"/>
    <w:rsid w:val="00C93677"/>
    <w:rsid w:val="00C963BC"/>
    <w:rsid w:val="00C97682"/>
    <w:rsid w:val="00CA168E"/>
    <w:rsid w:val="00CA1EFD"/>
    <w:rsid w:val="00CA333E"/>
    <w:rsid w:val="00CA6C3D"/>
    <w:rsid w:val="00CA7743"/>
    <w:rsid w:val="00CB2690"/>
    <w:rsid w:val="00CB6146"/>
    <w:rsid w:val="00CB7996"/>
    <w:rsid w:val="00CC1E7D"/>
    <w:rsid w:val="00CC3EBA"/>
    <w:rsid w:val="00CC4D78"/>
    <w:rsid w:val="00CC6209"/>
    <w:rsid w:val="00CC6697"/>
    <w:rsid w:val="00CD5E5A"/>
    <w:rsid w:val="00CE3DDA"/>
    <w:rsid w:val="00CE4DF4"/>
    <w:rsid w:val="00CE61B0"/>
    <w:rsid w:val="00CF17B5"/>
    <w:rsid w:val="00CF5874"/>
    <w:rsid w:val="00CF7850"/>
    <w:rsid w:val="00D01E41"/>
    <w:rsid w:val="00D01FE6"/>
    <w:rsid w:val="00D16285"/>
    <w:rsid w:val="00D16929"/>
    <w:rsid w:val="00D178FB"/>
    <w:rsid w:val="00D1CD6F"/>
    <w:rsid w:val="00D256F1"/>
    <w:rsid w:val="00D3383F"/>
    <w:rsid w:val="00D41283"/>
    <w:rsid w:val="00D427D6"/>
    <w:rsid w:val="00D43614"/>
    <w:rsid w:val="00D50063"/>
    <w:rsid w:val="00D522D3"/>
    <w:rsid w:val="00D52E5C"/>
    <w:rsid w:val="00D53142"/>
    <w:rsid w:val="00D54A46"/>
    <w:rsid w:val="00D5974F"/>
    <w:rsid w:val="00D613C4"/>
    <w:rsid w:val="00D61E22"/>
    <w:rsid w:val="00D62796"/>
    <w:rsid w:val="00D62CFD"/>
    <w:rsid w:val="00D63203"/>
    <w:rsid w:val="00D658BC"/>
    <w:rsid w:val="00D71D74"/>
    <w:rsid w:val="00D80DED"/>
    <w:rsid w:val="00D81342"/>
    <w:rsid w:val="00D84992"/>
    <w:rsid w:val="00D84E60"/>
    <w:rsid w:val="00D850C7"/>
    <w:rsid w:val="00D85C07"/>
    <w:rsid w:val="00D93C00"/>
    <w:rsid w:val="00D94428"/>
    <w:rsid w:val="00DA39BA"/>
    <w:rsid w:val="00DA7274"/>
    <w:rsid w:val="00DADB34"/>
    <w:rsid w:val="00DB0888"/>
    <w:rsid w:val="00DB2BA0"/>
    <w:rsid w:val="00DC029A"/>
    <w:rsid w:val="00DC70A2"/>
    <w:rsid w:val="00DC7DF1"/>
    <w:rsid w:val="00DD0EA3"/>
    <w:rsid w:val="00DD19B2"/>
    <w:rsid w:val="00DD19EF"/>
    <w:rsid w:val="00DD2A75"/>
    <w:rsid w:val="00DE39B7"/>
    <w:rsid w:val="00DE46E2"/>
    <w:rsid w:val="00DE768E"/>
    <w:rsid w:val="00DF03E3"/>
    <w:rsid w:val="00DF1DEE"/>
    <w:rsid w:val="00DF1E9C"/>
    <w:rsid w:val="00DF6F33"/>
    <w:rsid w:val="00DF7115"/>
    <w:rsid w:val="00DFD379"/>
    <w:rsid w:val="00E027B1"/>
    <w:rsid w:val="00E032F9"/>
    <w:rsid w:val="00E052B7"/>
    <w:rsid w:val="00E05B6E"/>
    <w:rsid w:val="00E1437F"/>
    <w:rsid w:val="00E22A73"/>
    <w:rsid w:val="00E22EDE"/>
    <w:rsid w:val="00E23990"/>
    <w:rsid w:val="00E24773"/>
    <w:rsid w:val="00E24F9E"/>
    <w:rsid w:val="00E300A6"/>
    <w:rsid w:val="00E32C12"/>
    <w:rsid w:val="00E35B93"/>
    <w:rsid w:val="00E36F51"/>
    <w:rsid w:val="00E4616F"/>
    <w:rsid w:val="00E46C61"/>
    <w:rsid w:val="00E4C935"/>
    <w:rsid w:val="00E5054C"/>
    <w:rsid w:val="00E51F0E"/>
    <w:rsid w:val="00E56444"/>
    <w:rsid w:val="00E575AA"/>
    <w:rsid w:val="00E61D9F"/>
    <w:rsid w:val="00E709CB"/>
    <w:rsid w:val="00E70D59"/>
    <w:rsid w:val="00E71A14"/>
    <w:rsid w:val="00E726B4"/>
    <w:rsid w:val="00E72784"/>
    <w:rsid w:val="00E732C6"/>
    <w:rsid w:val="00E75EB7"/>
    <w:rsid w:val="00E77A73"/>
    <w:rsid w:val="00E8281F"/>
    <w:rsid w:val="00E83594"/>
    <w:rsid w:val="00E83843"/>
    <w:rsid w:val="00E87800"/>
    <w:rsid w:val="00E91AD0"/>
    <w:rsid w:val="00E92515"/>
    <w:rsid w:val="00E941A7"/>
    <w:rsid w:val="00EB0452"/>
    <w:rsid w:val="00EB1008"/>
    <w:rsid w:val="00EB396D"/>
    <w:rsid w:val="00EB5EB1"/>
    <w:rsid w:val="00EB6794"/>
    <w:rsid w:val="00EC6AF0"/>
    <w:rsid w:val="00EC73EF"/>
    <w:rsid w:val="00ED5D0D"/>
    <w:rsid w:val="00EE0C8C"/>
    <w:rsid w:val="00EE0CCE"/>
    <w:rsid w:val="00EE2DB5"/>
    <w:rsid w:val="00EE3F56"/>
    <w:rsid w:val="00EE7DD0"/>
    <w:rsid w:val="00EF6161"/>
    <w:rsid w:val="00F01029"/>
    <w:rsid w:val="00F01526"/>
    <w:rsid w:val="00F043E6"/>
    <w:rsid w:val="00F050A5"/>
    <w:rsid w:val="00F103E7"/>
    <w:rsid w:val="00F12271"/>
    <w:rsid w:val="00F225A0"/>
    <w:rsid w:val="00F2345F"/>
    <w:rsid w:val="00F24D88"/>
    <w:rsid w:val="00F30535"/>
    <w:rsid w:val="00F30CFE"/>
    <w:rsid w:val="00F36BD8"/>
    <w:rsid w:val="00F4306C"/>
    <w:rsid w:val="00F4366B"/>
    <w:rsid w:val="00F44F4C"/>
    <w:rsid w:val="00F47015"/>
    <w:rsid w:val="00F4708A"/>
    <w:rsid w:val="00F470D2"/>
    <w:rsid w:val="00F47EC0"/>
    <w:rsid w:val="00F5002F"/>
    <w:rsid w:val="00F52676"/>
    <w:rsid w:val="00F7209C"/>
    <w:rsid w:val="00F74064"/>
    <w:rsid w:val="00F760C8"/>
    <w:rsid w:val="00F76714"/>
    <w:rsid w:val="00F77832"/>
    <w:rsid w:val="00F801E9"/>
    <w:rsid w:val="00F81472"/>
    <w:rsid w:val="00F83606"/>
    <w:rsid w:val="00F8530D"/>
    <w:rsid w:val="00F8595F"/>
    <w:rsid w:val="00F86388"/>
    <w:rsid w:val="00F94027"/>
    <w:rsid w:val="00F94E4E"/>
    <w:rsid w:val="00FA29CB"/>
    <w:rsid w:val="00FA4EA5"/>
    <w:rsid w:val="00FB0880"/>
    <w:rsid w:val="00FB79F6"/>
    <w:rsid w:val="00FC0556"/>
    <w:rsid w:val="00FC3A68"/>
    <w:rsid w:val="00FC5773"/>
    <w:rsid w:val="00FC5B8C"/>
    <w:rsid w:val="00FC6F72"/>
    <w:rsid w:val="00FC77F4"/>
    <w:rsid w:val="00FD00A2"/>
    <w:rsid w:val="00FD294E"/>
    <w:rsid w:val="00FD62D6"/>
    <w:rsid w:val="00FE0926"/>
    <w:rsid w:val="00FE0FA5"/>
    <w:rsid w:val="00FE4738"/>
    <w:rsid w:val="00FE6DD2"/>
    <w:rsid w:val="00FF0AFF"/>
    <w:rsid w:val="0100BF3F"/>
    <w:rsid w:val="010305F4"/>
    <w:rsid w:val="011FCECA"/>
    <w:rsid w:val="012A41C0"/>
    <w:rsid w:val="012B0EE2"/>
    <w:rsid w:val="0141E344"/>
    <w:rsid w:val="018BBF19"/>
    <w:rsid w:val="019F502E"/>
    <w:rsid w:val="01A9AF1C"/>
    <w:rsid w:val="01BBC440"/>
    <w:rsid w:val="01FB9B55"/>
    <w:rsid w:val="0209D94E"/>
    <w:rsid w:val="020BC6F4"/>
    <w:rsid w:val="0220F3B3"/>
    <w:rsid w:val="0226DA3E"/>
    <w:rsid w:val="023DB6EF"/>
    <w:rsid w:val="02423AAF"/>
    <w:rsid w:val="0246A34C"/>
    <w:rsid w:val="0270EAAF"/>
    <w:rsid w:val="027D94DC"/>
    <w:rsid w:val="02800493"/>
    <w:rsid w:val="02865B83"/>
    <w:rsid w:val="0286D5EA"/>
    <w:rsid w:val="0288C88A"/>
    <w:rsid w:val="028BB4C4"/>
    <w:rsid w:val="029D9926"/>
    <w:rsid w:val="02A49BBC"/>
    <w:rsid w:val="02B2828A"/>
    <w:rsid w:val="02E2E1F9"/>
    <w:rsid w:val="02E42A91"/>
    <w:rsid w:val="02E9A8CB"/>
    <w:rsid w:val="02F703F3"/>
    <w:rsid w:val="031410FA"/>
    <w:rsid w:val="03272484"/>
    <w:rsid w:val="032C1DF9"/>
    <w:rsid w:val="032C6B95"/>
    <w:rsid w:val="0330F1BA"/>
    <w:rsid w:val="033917DE"/>
    <w:rsid w:val="03429EFA"/>
    <w:rsid w:val="0344FA8D"/>
    <w:rsid w:val="03457F7D"/>
    <w:rsid w:val="034B0E4F"/>
    <w:rsid w:val="0365D750"/>
    <w:rsid w:val="0369F03C"/>
    <w:rsid w:val="036B6F49"/>
    <w:rsid w:val="037B72E4"/>
    <w:rsid w:val="037B859D"/>
    <w:rsid w:val="03841F7B"/>
    <w:rsid w:val="03BE2899"/>
    <w:rsid w:val="03CAEB59"/>
    <w:rsid w:val="03CE7C05"/>
    <w:rsid w:val="03CEBE1A"/>
    <w:rsid w:val="03D07654"/>
    <w:rsid w:val="03D28A8B"/>
    <w:rsid w:val="03D339D9"/>
    <w:rsid w:val="03D6A2F1"/>
    <w:rsid w:val="03D6DC73"/>
    <w:rsid w:val="03D74269"/>
    <w:rsid w:val="03DEDCB4"/>
    <w:rsid w:val="03EF0584"/>
    <w:rsid w:val="04164BE2"/>
    <w:rsid w:val="041F079F"/>
    <w:rsid w:val="043782F5"/>
    <w:rsid w:val="043BC6EF"/>
    <w:rsid w:val="0457F629"/>
    <w:rsid w:val="0459756F"/>
    <w:rsid w:val="04767DA5"/>
    <w:rsid w:val="047757F9"/>
    <w:rsid w:val="047AB69A"/>
    <w:rsid w:val="0487575F"/>
    <w:rsid w:val="04A92C3F"/>
    <w:rsid w:val="04B5405F"/>
    <w:rsid w:val="04B54142"/>
    <w:rsid w:val="04B8BCF8"/>
    <w:rsid w:val="04BE3CC5"/>
    <w:rsid w:val="04C0F2F8"/>
    <w:rsid w:val="04C5751E"/>
    <w:rsid w:val="04DDF38B"/>
    <w:rsid w:val="04E5854D"/>
    <w:rsid w:val="04E7B63C"/>
    <w:rsid w:val="04ECD2D8"/>
    <w:rsid w:val="04F2744A"/>
    <w:rsid w:val="04F6FE60"/>
    <w:rsid w:val="04FB9D2D"/>
    <w:rsid w:val="04FBB0AE"/>
    <w:rsid w:val="05091034"/>
    <w:rsid w:val="05128B94"/>
    <w:rsid w:val="052380C9"/>
    <w:rsid w:val="05261FC3"/>
    <w:rsid w:val="05297A3B"/>
    <w:rsid w:val="053A9763"/>
    <w:rsid w:val="053AF230"/>
    <w:rsid w:val="053D18B8"/>
    <w:rsid w:val="054387AA"/>
    <w:rsid w:val="0544BCBA"/>
    <w:rsid w:val="0546BB5F"/>
    <w:rsid w:val="054F2DB5"/>
    <w:rsid w:val="0554A520"/>
    <w:rsid w:val="055B0CD3"/>
    <w:rsid w:val="0564E8E5"/>
    <w:rsid w:val="056BE092"/>
    <w:rsid w:val="0570B8CC"/>
    <w:rsid w:val="057707C3"/>
    <w:rsid w:val="057B186B"/>
    <w:rsid w:val="058BE0A5"/>
    <w:rsid w:val="05991796"/>
    <w:rsid w:val="059AE364"/>
    <w:rsid w:val="059DCD69"/>
    <w:rsid w:val="05A38F4B"/>
    <w:rsid w:val="05A711A2"/>
    <w:rsid w:val="05A9B475"/>
    <w:rsid w:val="05AE9901"/>
    <w:rsid w:val="05D0F09D"/>
    <w:rsid w:val="05DAEE30"/>
    <w:rsid w:val="05DC7EC9"/>
    <w:rsid w:val="05ED276D"/>
    <w:rsid w:val="05F362AA"/>
    <w:rsid w:val="06147A17"/>
    <w:rsid w:val="0616598E"/>
    <w:rsid w:val="06280518"/>
    <w:rsid w:val="062D2EB8"/>
    <w:rsid w:val="0631A738"/>
    <w:rsid w:val="06325288"/>
    <w:rsid w:val="064136BA"/>
    <w:rsid w:val="06427F7E"/>
    <w:rsid w:val="06468F73"/>
    <w:rsid w:val="06585289"/>
    <w:rsid w:val="065A8A8A"/>
    <w:rsid w:val="0662C692"/>
    <w:rsid w:val="06660A57"/>
    <w:rsid w:val="0666F0BA"/>
    <w:rsid w:val="067018A5"/>
    <w:rsid w:val="0670DE5C"/>
    <w:rsid w:val="06741EFB"/>
    <w:rsid w:val="06786754"/>
    <w:rsid w:val="069B9B5C"/>
    <w:rsid w:val="069FDE53"/>
    <w:rsid w:val="06A1691C"/>
    <w:rsid w:val="06A190FE"/>
    <w:rsid w:val="06AB9E71"/>
    <w:rsid w:val="06B341CF"/>
    <w:rsid w:val="06C1DC99"/>
    <w:rsid w:val="06D6A1AE"/>
    <w:rsid w:val="06E07B5F"/>
    <w:rsid w:val="06E31922"/>
    <w:rsid w:val="070ECF24"/>
    <w:rsid w:val="07198BFF"/>
    <w:rsid w:val="071F9746"/>
    <w:rsid w:val="071F9FAF"/>
    <w:rsid w:val="07314105"/>
    <w:rsid w:val="074707F6"/>
    <w:rsid w:val="0756E561"/>
    <w:rsid w:val="076287E2"/>
    <w:rsid w:val="0777858F"/>
    <w:rsid w:val="077E6773"/>
    <w:rsid w:val="077FA719"/>
    <w:rsid w:val="0781706D"/>
    <w:rsid w:val="078DF880"/>
    <w:rsid w:val="078E736D"/>
    <w:rsid w:val="07A06969"/>
    <w:rsid w:val="07A1A2D6"/>
    <w:rsid w:val="07A47D32"/>
    <w:rsid w:val="07B5462A"/>
    <w:rsid w:val="07BE2181"/>
    <w:rsid w:val="07CB1B11"/>
    <w:rsid w:val="07CDE663"/>
    <w:rsid w:val="07D7B208"/>
    <w:rsid w:val="07DF4FD1"/>
    <w:rsid w:val="07F1A387"/>
    <w:rsid w:val="07F7D930"/>
    <w:rsid w:val="07FFF13A"/>
    <w:rsid w:val="080BBC8C"/>
    <w:rsid w:val="081BBCC6"/>
    <w:rsid w:val="0824739A"/>
    <w:rsid w:val="082DF98A"/>
    <w:rsid w:val="082FDE4A"/>
    <w:rsid w:val="08370740"/>
    <w:rsid w:val="08380C47"/>
    <w:rsid w:val="083ACFCC"/>
    <w:rsid w:val="0840AC3D"/>
    <w:rsid w:val="0844831B"/>
    <w:rsid w:val="084D7D1F"/>
    <w:rsid w:val="08595A2E"/>
    <w:rsid w:val="085A7211"/>
    <w:rsid w:val="085C788F"/>
    <w:rsid w:val="08611AFD"/>
    <w:rsid w:val="0871641D"/>
    <w:rsid w:val="0879A352"/>
    <w:rsid w:val="087A700A"/>
    <w:rsid w:val="0885F206"/>
    <w:rsid w:val="08881B72"/>
    <w:rsid w:val="088DABC2"/>
    <w:rsid w:val="089699B3"/>
    <w:rsid w:val="0896EDC1"/>
    <w:rsid w:val="08ADEDA8"/>
    <w:rsid w:val="08B29EC9"/>
    <w:rsid w:val="08B5D7B4"/>
    <w:rsid w:val="08B72C87"/>
    <w:rsid w:val="08BE4B81"/>
    <w:rsid w:val="08BFBE0B"/>
    <w:rsid w:val="08C249A4"/>
    <w:rsid w:val="08C5F2BE"/>
    <w:rsid w:val="08C7A3F0"/>
    <w:rsid w:val="08CBFD5D"/>
    <w:rsid w:val="08D03631"/>
    <w:rsid w:val="08D5D7DE"/>
    <w:rsid w:val="08D7A2A1"/>
    <w:rsid w:val="08D7B33F"/>
    <w:rsid w:val="08DDD0EE"/>
    <w:rsid w:val="08EEA617"/>
    <w:rsid w:val="09074ECD"/>
    <w:rsid w:val="090B679D"/>
    <w:rsid w:val="091BBC59"/>
    <w:rsid w:val="092460EB"/>
    <w:rsid w:val="092DB6FF"/>
    <w:rsid w:val="093AEB63"/>
    <w:rsid w:val="094BA61C"/>
    <w:rsid w:val="095FDB48"/>
    <w:rsid w:val="09772426"/>
    <w:rsid w:val="097D2866"/>
    <w:rsid w:val="09855CAF"/>
    <w:rsid w:val="0989F3B4"/>
    <w:rsid w:val="09933149"/>
    <w:rsid w:val="099A24F7"/>
    <w:rsid w:val="099D9DAD"/>
    <w:rsid w:val="09A06468"/>
    <w:rsid w:val="09AA9346"/>
    <w:rsid w:val="09AF3303"/>
    <w:rsid w:val="09B8F758"/>
    <w:rsid w:val="09BA8C35"/>
    <w:rsid w:val="09BBF84F"/>
    <w:rsid w:val="09CB6685"/>
    <w:rsid w:val="09D615F9"/>
    <w:rsid w:val="09D72F21"/>
    <w:rsid w:val="0A27BDD1"/>
    <w:rsid w:val="0A2AD89F"/>
    <w:rsid w:val="0A2FCDEB"/>
    <w:rsid w:val="0A326E0F"/>
    <w:rsid w:val="0A3AF377"/>
    <w:rsid w:val="0A3D6EDC"/>
    <w:rsid w:val="0A3E39B0"/>
    <w:rsid w:val="0A43FC8E"/>
    <w:rsid w:val="0A4AA240"/>
    <w:rsid w:val="0A588C07"/>
    <w:rsid w:val="0A59A2B7"/>
    <w:rsid w:val="0A5B8E6C"/>
    <w:rsid w:val="0A8150AE"/>
    <w:rsid w:val="0A81B1A9"/>
    <w:rsid w:val="0A81B9D0"/>
    <w:rsid w:val="0A89CD99"/>
    <w:rsid w:val="0A90BD6B"/>
    <w:rsid w:val="0A94EA60"/>
    <w:rsid w:val="0A97CBFF"/>
    <w:rsid w:val="0A983607"/>
    <w:rsid w:val="0AC4E627"/>
    <w:rsid w:val="0AD4F32C"/>
    <w:rsid w:val="0AD6BBC4"/>
    <w:rsid w:val="0AD80A2B"/>
    <w:rsid w:val="0AE10D52"/>
    <w:rsid w:val="0AE89646"/>
    <w:rsid w:val="0AEA9CCA"/>
    <w:rsid w:val="0AF465A0"/>
    <w:rsid w:val="0AFE6352"/>
    <w:rsid w:val="0B0582D0"/>
    <w:rsid w:val="0B1F0ED1"/>
    <w:rsid w:val="0B233D18"/>
    <w:rsid w:val="0B2B0FE9"/>
    <w:rsid w:val="0B304C84"/>
    <w:rsid w:val="0B392227"/>
    <w:rsid w:val="0B3D085B"/>
    <w:rsid w:val="0B4497FA"/>
    <w:rsid w:val="0B46016E"/>
    <w:rsid w:val="0B4E8CE9"/>
    <w:rsid w:val="0B500324"/>
    <w:rsid w:val="0B5B99FA"/>
    <w:rsid w:val="0B69B52D"/>
    <w:rsid w:val="0B6B01E8"/>
    <w:rsid w:val="0B6E994D"/>
    <w:rsid w:val="0B74C257"/>
    <w:rsid w:val="0B802E89"/>
    <w:rsid w:val="0B81AAD8"/>
    <w:rsid w:val="0B85D7B2"/>
    <w:rsid w:val="0B89FA73"/>
    <w:rsid w:val="0B9AD090"/>
    <w:rsid w:val="0BA782A4"/>
    <w:rsid w:val="0BB04BF5"/>
    <w:rsid w:val="0BB9223B"/>
    <w:rsid w:val="0BC383E3"/>
    <w:rsid w:val="0BC7C52A"/>
    <w:rsid w:val="0BE3E06C"/>
    <w:rsid w:val="0BEA2AA1"/>
    <w:rsid w:val="0BECC276"/>
    <w:rsid w:val="0BF2592C"/>
    <w:rsid w:val="0BF44A73"/>
    <w:rsid w:val="0BF57318"/>
    <w:rsid w:val="0BF9D02E"/>
    <w:rsid w:val="0C01C446"/>
    <w:rsid w:val="0C0461D4"/>
    <w:rsid w:val="0C17187E"/>
    <w:rsid w:val="0C228228"/>
    <w:rsid w:val="0C2DF81E"/>
    <w:rsid w:val="0C32AE51"/>
    <w:rsid w:val="0C39F523"/>
    <w:rsid w:val="0C3AD23F"/>
    <w:rsid w:val="0C3D02C4"/>
    <w:rsid w:val="0C47AF31"/>
    <w:rsid w:val="0C48B91F"/>
    <w:rsid w:val="0C5185D3"/>
    <w:rsid w:val="0C55A1D4"/>
    <w:rsid w:val="0C5D1B37"/>
    <w:rsid w:val="0C821698"/>
    <w:rsid w:val="0C873C52"/>
    <w:rsid w:val="0CA1E51A"/>
    <w:rsid w:val="0CBA889D"/>
    <w:rsid w:val="0CBCFD71"/>
    <w:rsid w:val="0CBF388D"/>
    <w:rsid w:val="0CCCFF6E"/>
    <w:rsid w:val="0CE6C410"/>
    <w:rsid w:val="0CEA6228"/>
    <w:rsid w:val="0CFB817B"/>
    <w:rsid w:val="0D03829E"/>
    <w:rsid w:val="0D092235"/>
    <w:rsid w:val="0D211C5D"/>
    <w:rsid w:val="0D3FAA5B"/>
    <w:rsid w:val="0D72BE5A"/>
    <w:rsid w:val="0D8892D7"/>
    <w:rsid w:val="0D976868"/>
    <w:rsid w:val="0D9B08CE"/>
    <w:rsid w:val="0D9BEE0B"/>
    <w:rsid w:val="0D9E7334"/>
    <w:rsid w:val="0DA34110"/>
    <w:rsid w:val="0DA5024B"/>
    <w:rsid w:val="0DA725B7"/>
    <w:rsid w:val="0DA7B952"/>
    <w:rsid w:val="0DAB7C6F"/>
    <w:rsid w:val="0DB0882D"/>
    <w:rsid w:val="0DB3E035"/>
    <w:rsid w:val="0DB71218"/>
    <w:rsid w:val="0DBC4FD0"/>
    <w:rsid w:val="0DBEA09D"/>
    <w:rsid w:val="0DC5B9E1"/>
    <w:rsid w:val="0DCE5D9F"/>
    <w:rsid w:val="0DDE5E41"/>
    <w:rsid w:val="0DF3FD5B"/>
    <w:rsid w:val="0E1DE6F9"/>
    <w:rsid w:val="0E267E67"/>
    <w:rsid w:val="0E45A691"/>
    <w:rsid w:val="0E939028"/>
    <w:rsid w:val="0EAC4E59"/>
    <w:rsid w:val="0EB9A4D3"/>
    <w:rsid w:val="0EC17A5F"/>
    <w:rsid w:val="0ECCB571"/>
    <w:rsid w:val="0EDCD712"/>
    <w:rsid w:val="0EE02F7C"/>
    <w:rsid w:val="0EEF95BE"/>
    <w:rsid w:val="0F083CDC"/>
    <w:rsid w:val="0F0B2529"/>
    <w:rsid w:val="0F114C8D"/>
    <w:rsid w:val="0F2125F8"/>
    <w:rsid w:val="0F23D105"/>
    <w:rsid w:val="0F2D1080"/>
    <w:rsid w:val="0F2D84C2"/>
    <w:rsid w:val="0F3401B8"/>
    <w:rsid w:val="0F3C52EA"/>
    <w:rsid w:val="0F44251B"/>
    <w:rsid w:val="0F496F5C"/>
    <w:rsid w:val="0F4D79E1"/>
    <w:rsid w:val="0F519450"/>
    <w:rsid w:val="0F5885CF"/>
    <w:rsid w:val="0F618A42"/>
    <w:rsid w:val="0F629163"/>
    <w:rsid w:val="0F631FFE"/>
    <w:rsid w:val="0F7CF6DC"/>
    <w:rsid w:val="0F7EECF4"/>
    <w:rsid w:val="0F873D79"/>
    <w:rsid w:val="0F9245E4"/>
    <w:rsid w:val="0F93B1C8"/>
    <w:rsid w:val="0FB1E5CF"/>
    <w:rsid w:val="0FB68162"/>
    <w:rsid w:val="0FD4F636"/>
    <w:rsid w:val="0FD6523A"/>
    <w:rsid w:val="0FDCE55C"/>
    <w:rsid w:val="0FEED8EC"/>
    <w:rsid w:val="0FF0A052"/>
    <w:rsid w:val="10054C2A"/>
    <w:rsid w:val="1006E331"/>
    <w:rsid w:val="100741D5"/>
    <w:rsid w:val="101FBDEC"/>
    <w:rsid w:val="10225E71"/>
    <w:rsid w:val="1028F0C8"/>
    <w:rsid w:val="10303C2B"/>
    <w:rsid w:val="104D5FAF"/>
    <w:rsid w:val="1056FE4B"/>
    <w:rsid w:val="1062D37A"/>
    <w:rsid w:val="10729565"/>
    <w:rsid w:val="107E0599"/>
    <w:rsid w:val="108CC529"/>
    <w:rsid w:val="10936AC0"/>
    <w:rsid w:val="109482D6"/>
    <w:rsid w:val="10A1FA8F"/>
    <w:rsid w:val="10B4332F"/>
    <w:rsid w:val="10CE7D46"/>
    <w:rsid w:val="10D3987E"/>
    <w:rsid w:val="10D60ECC"/>
    <w:rsid w:val="10D8E47B"/>
    <w:rsid w:val="10DA016F"/>
    <w:rsid w:val="10DD4DBE"/>
    <w:rsid w:val="10E4D3A9"/>
    <w:rsid w:val="10E7E712"/>
    <w:rsid w:val="10F4C9B8"/>
    <w:rsid w:val="110C4B43"/>
    <w:rsid w:val="110FE0DA"/>
    <w:rsid w:val="111B2054"/>
    <w:rsid w:val="1125621D"/>
    <w:rsid w:val="112CDA5F"/>
    <w:rsid w:val="113212C7"/>
    <w:rsid w:val="113AD038"/>
    <w:rsid w:val="113F3E3F"/>
    <w:rsid w:val="1141738B"/>
    <w:rsid w:val="1145645B"/>
    <w:rsid w:val="1145840F"/>
    <w:rsid w:val="114E9363"/>
    <w:rsid w:val="11539DCC"/>
    <w:rsid w:val="115E132A"/>
    <w:rsid w:val="1177E92D"/>
    <w:rsid w:val="117FF5A6"/>
    <w:rsid w:val="11865A7B"/>
    <w:rsid w:val="1186A41A"/>
    <w:rsid w:val="1189F4BF"/>
    <w:rsid w:val="118B4AF8"/>
    <w:rsid w:val="118FF0BE"/>
    <w:rsid w:val="1191DA76"/>
    <w:rsid w:val="11961B3D"/>
    <w:rsid w:val="1199BA13"/>
    <w:rsid w:val="11A0DD0D"/>
    <w:rsid w:val="11A2562C"/>
    <w:rsid w:val="11A344F9"/>
    <w:rsid w:val="11A35413"/>
    <w:rsid w:val="11A39E8E"/>
    <w:rsid w:val="11B381DE"/>
    <w:rsid w:val="11B746B9"/>
    <w:rsid w:val="11C0A23B"/>
    <w:rsid w:val="11C4C129"/>
    <w:rsid w:val="11CD1487"/>
    <w:rsid w:val="11CEF29E"/>
    <w:rsid w:val="11CF12F7"/>
    <w:rsid w:val="11D34C63"/>
    <w:rsid w:val="11E90811"/>
    <w:rsid w:val="11ECFCFE"/>
    <w:rsid w:val="11EE96D6"/>
    <w:rsid w:val="11EF8217"/>
    <w:rsid w:val="12002FB0"/>
    <w:rsid w:val="1209D170"/>
    <w:rsid w:val="12148F3E"/>
    <w:rsid w:val="1219BAB5"/>
    <w:rsid w:val="121B9A17"/>
    <w:rsid w:val="12310BC5"/>
    <w:rsid w:val="123261EC"/>
    <w:rsid w:val="1233A003"/>
    <w:rsid w:val="123F6B74"/>
    <w:rsid w:val="12433C2C"/>
    <w:rsid w:val="124F2787"/>
    <w:rsid w:val="1257D5C8"/>
    <w:rsid w:val="1258AED8"/>
    <w:rsid w:val="1264B49C"/>
    <w:rsid w:val="1266EF54"/>
    <w:rsid w:val="1269BF6C"/>
    <w:rsid w:val="126AC15E"/>
    <w:rsid w:val="126BE8FF"/>
    <w:rsid w:val="12709BA4"/>
    <w:rsid w:val="12740A4A"/>
    <w:rsid w:val="127BE132"/>
    <w:rsid w:val="127E9743"/>
    <w:rsid w:val="1289E27A"/>
    <w:rsid w:val="12910C12"/>
    <w:rsid w:val="12926FAA"/>
    <w:rsid w:val="129A67C5"/>
    <w:rsid w:val="12A3C5DD"/>
    <w:rsid w:val="12AC9D6F"/>
    <w:rsid w:val="12B5A667"/>
    <w:rsid w:val="12B685FC"/>
    <w:rsid w:val="12BC6B58"/>
    <w:rsid w:val="12BE5E25"/>
    <w:rsid w:val="12BED247"/>
    <w:rsid w:val="12C2DAD8"/>
    <w:rsid w:val="12D92240"/>
    <w:rsid w:val="12DA7B83"/>
    <w:rsid w:val="12DFF143"/>
    <w:rsid w:val="12E11964"/>
    <w:rsid w:val="12EDF7BB"/>
    <w:rsid w:val="12EF6CD4"/>
    <w:rsid w:val="1301D7C5"/>
    <w:rsid w:val="130306B2"/>
    <w:rsid w:val="13033AE1"/>
    <w:rsid w:val="1311A79E"/>
    <w:rsid w:val="1319BA60"/>
    <w:rsid w:val="13200128"/>
    <w:rsid w:val="13271B59"/>
    <w:rsid w:val="132A3AA7"/>
    <w:rsid w:val="132E1421"/>
    <w:rsid w:val="13357350"/>
    <w:rsid w:val="133DB0F7"/>
    <w:rsid w:val="13474C9E"/>
    <w:rsid w:val="1347CA74"/>
    <w:rsid w:val="134E2B33"/>
    <w:rsid w:val="13508A09"/>
    <w:rsid w:val="13643B2B"/>
    <w:rsid w:val="1366ABDF"/>
    <w:rsid w:val="136A8F51"/>
    <w:rsid w:val="137D50F1"/>
    <w:rsid w:val="13860B3F"/>
    <w:rsid w:val="1387BB9B"/>
    <w:rsid w:val="138BDDE4"/>
    <w:rsid w:val="13956319"/>
    <w:rsid w:val="13994609"/>
    <w:rsid w:val="13A0936B"/>
    <w:rsid w:val="13A616D9"/>
    <w:rsid w:val="13B113CF"/>
    <w:rsid w:val="13B2AC4E"/>
    <w:rsid w:val="13B7A766"/>
    <w:rsid w:val="13C63F6E"/>
    <w:rsid w:val="13C7F3BE"/>
    <w:rsid w:val="13D07A4E"/>
    <w:rsid w:val="13E4BAEC"/>
    <w:rsid w:val="13E5A683"/>
    <w:rsid w:val="13EE2181"/>
    <w:rsid w:val="13F12855"/>
    <w:rsid w:val="13F929A2"/>
    <w:rsid w:val="14014B7C"/>
    <w:rsid w:val="14058FCD"/>
    <w:rsid w:val="1406C2B3"/>
    <w:rsid w:val="1411AF2E"/>
    <w:rsid w:val="1415C6D4"/>
    <w:rsid w:val="14200E58"/>
    <w:rsid w:val="1430751F"/>
    <w:rsid w:val="143A7B0E"/>
    <w:rsid w:val="143DA77B"/>
    <w:rsid w:val="145523EF"/>
    <w:rsid w:val="1455AA7B"/>
    <w:rsid w:val="146E2D07"/>
    <w:rsid w:val="147CA7F8"/>
    <w:rsid w:val="149553D8"/>
    <w:rsid w:val="149D1161"/>
    <w:rsid w:val="14A0AB6D"/>
    <w:rsid w:val="14A1D930"/>
    <w:rsid w:val="14AF944A"/>
    <w:rsid w:val="14CC1ABC"/>
    <w:rsid w:val="14D143B1"/>
    <w:rsid w:val="14DBCBEA"/>
    <w:rsid w:val="14DECD36"/>
    <w:rsid w:val="14E2B391"/>
    <w:rsid w:val="14E98FFC"/>
    <w:rsid w:val="14F9E20B"/>
    <w:rsid w:val="14FBEBC0"/>
    <w:rsid w:val="14FC9085"/>
    <w:rsid w:val="14FF612E"/>
    <w:rsid w:val="14FF6336"/>
    <w:rsid w:val="15073C4A"/>
    <w:rsid w:val="150A0A96"/>
    <w:rsid w:val="150B7563"/>
    <w:rsid w:val="151BC266"/>
    <w:rsid w:val="1524A984"/>
    <w:rsid w:val="152721A2"/>
    <w:rsid w:val="154844D7"/>
    <w:rsid w:val="1557F9CD"/>
    <w:rsid w:val="1567F7D0"/>
    <w:rsid w:val="156A73E4"/>
    <w:rsid w:val="15785360"/>
    <w:rsid w:val="15788F13"/>
    <w:rsid w:val="158071A7"/>
    <w:rsid w:val="1582EB1F"/>
    <w:rsid w:val="15912A5F"/>
    <w:rsid w:val="15BA888B"/>
    <w:rsid w:val="15BFD8D1"/>
    <w:rsid w:val="160152AF"/>
    <w:rsid w:val="1601634F"/>
    <w:rsid w:val="1606AB21"/>
    <w:rsid w:val="16090BE2"/>
    <w:rsid w:val="161DB8CC"/>
    <w:rsid w:val="16239500"/>
    <w:rsid w:val="16302711"/>
    <w:rsid w:val="16320216"/>
    <w:rsid w:val="1637271D"/>
    <w:rsid w:val="1642A22E"/>
    <w:rsid w:val="1646FA8C"/>
    <w:rsid w:val="164DA433"/>
    <w:rsid w:val="16689CA0"/>
    <w:rsid w:val="166FDECA"/>
    <w:rsid w:val="1686041A"/>
    <w:rsid w:val="168D57CC"/>
    <w:rsid w:val="168E1AB2"/>
    <w:rsid w:val="168FA7B8"/>
    <w:rsid w:val="16922F1E"/>
    <w:rsid w:val="1692C85A"/>
    <w:rsid w:val="16A455E8"/>
    <w:rsid w:val="16BCEAA8"/>
    <w:rsid w:val="16C1F233"/>
    <w:rsid w:val="16C85EF2"/>
    <w:rsid w:val="16E59873"/>
    <w:rsid w:val="16F1B201"/>
    <w:rsid w:val="16F3E725"/>
    <w:rsid w:val="170448CE"/>
    <w:rsid w:val="1704B50A"/>
    <w:rsid w:val="17068FDF"/>
    <w:rsid w:val="171AB4A2"/>
    <w:rsid w:val="171B158A"/>
    <w:rsid w:val="17213508"/>
    <w:rsid w:val="172646DC"/>
    <w:rsid w:val="17284707"/>
    <w:rsid w:val="172D0E7D"/>
    <w:rsid w:val="173296E9"/>
    <w:rsid w:val="1744B796"/>
    <w:rsid w:val="17460994"/>
    <w:rsid w:val="174F5415"/>
    <w:rsid w:val="1754F565"/>
    <w:rsid w:val="17791E51"/>
    <w:rsid w:val="1783E9A1"/>
    <w:rsid w:val="1785AFFA"/>
    <w:rsid w:val="1787A48F"/>
    <w:rsid w:val="17882A5C"/>
    <w:rsid w:val="178FA469"/>
    <w:rsid w:val="17BB1B53"/>
    <w:rsid w:val="17BC4CC0"/>
    <w:rsid w:val="17C1F87E"/>
    <w:rsid w:val="17C4B6B2"/>
    <w:rsid w:val="17CAF4D9"/>
    <w:rsid w:val="17D85044"/>
    <w:rsid w:val="17DC0DEF"/>
    <w:rsid w:val="17E97494"/>
    <w:rsid w:val="17EFC371"/>
    <w:rsid w:val="180A4831"/>
    <w:rsid w:val="181CEA1A"/>
    <w:rsid w:val="1821585E"/>
    <w:rsid w:val="18238656"/>
    <w:rsid w:val="1827CF5B"/>
    <w:rsid w:val="183EAB04"/>
    <w:rsid w:val="18431625"/>
    <w:rsid w:val="18726352"/>
    <w:rsid w:val="1872DC69"/>
    <w:rsid w:val="1880D012"/>
    <w:rsid w:val="188AAD8D"/>
    <w:rsid w:val="188FD370"/>
    <w:rsid w:val="18937DAF"/>
    <w:rsid w:val="18AD072A"/>
    <w:rsid w:val="18B0CE6F"/>
    <w:rsid w:val="18BB3376"/>
    <w:rsid w:val="18BB9113"/>
    <w:rsid w:val="18EBC65A"/>
    <w:rsid w:val="18EF47F6"/>
    <w:rsid w:val="18F37F7B"/>
    <w:rsid w:val="19042102"/>
    <w:rsid w:val="190D1F9B"/>
    <w:rsid w:val="19128F44"/>
    <w:rsid w:val="1922D75D"/>
    <w:rsid w:val="192775CC"/>
    <w:rsid w:val="192E1FBF"/>
    <w:rsid w:val="193602ED"/>
    <w:rsid w:val="193A35DB"/>
    <w:rsid w:val="194C96FD"/>
    <w:rsid w:val="1950DF16"/>
    <w:rsid w:val="195D0B72"/>
    <w:rsid w:val="198408A9"/>
    <w:rsid w:val="1989A759"/>
    <w:rsid w:val="1990C5ED"/>
    <w:rsid w:val="199CD02C"/>
    <w:rsid w:val="19A74407"/>
    <w:rsid w:val="19B31DF6"/>
    <w:rsid w:val="19CB8ECD"/>
    <w:rsid w:val="19E2FCC7"/>
    <w:rsid w:val="19E3AC96"/>
    <w:rsid w:val="19E42212"/>
    <w:rsid w:val="19E53CC5"/>
    <w:rsid w:val="19F8EC84"/>
    <w:rsid w:val="19F998B8"/>
    <w:rsid w:val="1A172873"/>
    <w:rsid w:val="1A344C2D"/>
    <w:rsid w:val="1A37AD13"/>
    <w:rsid w:val="1A3A6895"/>
    <w:rsid w:val="1A45BE3B"/>
    <w:rsid w:val="1A4A2170"/>
    <w:rsid w:val="1A52D943"/>
    <w:rsid w:val="1A58FA11"/>
    <w:rsid w:val="1A67D9D6"/>
    <w:rsid w:val="1A712BDE"/>
    <w:rsid w:val="1A785CE6"/>
    <w:rsid w:val="1A82E7E0"/>
    <w:rsid w:val="1A84403E"/>
    <w:rsid w:val="1A880CBC"/>
    <w:rsid w:val="1A8EFB39"/>
    <w:rsid w:val="1A8F2359"/>
    <w:rsid w:val="1A92A562"/>
    <w:rsid w:val="1A9AD131"/>
    <w:rsid w:val="1A9CFB5E"/>
    <w:rsid w:val="1AA16312"/>
    <w:rsid w:val="1AA494AF"/>
    <w:rsid w:val="1AB319D4"/>
    <w:rsid w:val="1AB54B8E"/>
    <w:rsid w:val="1AB5BE26"/>
    <w:rsid w:val="1AB69201"/>
    <w:rsid w:val="1ABABCAE"/>
    <w:rsid w:val="1ABB81B3"/>
    <w:rsid w:val="1AC57A35"/>
    <w:rsid w:val="1AC5C63F"/>
    <w:rsid w:val="1AD1AD0C"/>
    <w:rsid w:val="1AD420BE"/>
    <w:rsid w:val="1ADD4A3D"/>
    <w:rsid w:val="1AEDA9BE"/>
    <w:rsid w:val="1AEE80D1"/>
    <w:rsid w:val="1AFE181E"/>
    <w:rsid w:val="1B089C47"/>
    <w:rsid w:val="1B0CEB59"/>
    <w:rsid w:val="1B10FC09"/>
    <w:rsid w:val="1B1D473A"/>
    <w:rsid w:val="1B35FB8F"/>
    <w:rsid w:val="1B4186B9"/>
    <w:rsid w:val="1B4DDBD4"/>
    <w:rsid w:val="1B566D2E"/>
    <w:rsid w:val="1B5CA50B"/>
    <w:rsid w:val="1B66B433"/>
    <w:rsid w:val="1B7D861A"/>
    <w:rsid w:val="1B895B1B"/>
    <w:rsid w:val="1B924929"/>
    <w:rsid w:val="1B9563CA"/>
    <w:rsid w:val="1B9782D9"/>
    <w:rsid w:val="1B9AC8BA"/>
    <w:rsid w:val="1BA49403"/>
    <w:rsid w:val="1BA6FBE0"/>
    <w:rsid w:val="1BAAC33A"/>
    <w:rsid w:val="1BD48789"/>
    <w:rsid w:val="1BD50684"/>
    <w:rsid w:val="1BD804B6"/>
    <w:rsid w:val="1BD94FA7"/>
    <w:rsid w:val="1BDB19D7"/>
    <w:rsid w:val="1BE40CD7"/>
    <w:rsid w:val="1BEA37E7"/>
    <w:rsid w:val="1BF15B9D"/>
    <w:rsid w:val="1BF3043E"/>
    <w:rsid w:val="1C087082"/>
    <w:rsid w:val="1C0C8629"/>
    <w:rsid w:val="1C14D34D"/>
    <w:rsid w:val="1C18C02C"/>
    <w:rsid w:val="1C2206FD"/>
    <w:rsid w:val="1C25121F"/>
    <w:rsid w:val="1C336B88"/>
    <w:rsid w:val="1C33E77F"/>
    <w:rsid w:val="1C4D530F"/>
    <w:rsid w:val="1C5607A2"/>
    <w:rsid w:val="1C56F5AF"/>
    <w:rsid w:val="1C5FDBBE"/>
    <w:rsid w:val="1C70AA81"/>
    <w:rsid w:val="1C74BDCB"/>
    <w:rsid w:val="1C89FE56"/>
    <w:rsid w:val="1C903F66"/>
    <w:rsid w:val="1C959160"/>
    <w:rsid w:val="1CA241A1"/>
    <w:rsid w:val="1CAD3F25"/>
    <w:rsid w:val="1CBBF789"/>
    <w:rsid w:val="1CC19A32"/>
    <w:rsid w:val="1CE305B7"/>
    <w:rsid w:val="1CE508D3"/>
    <w:rsid w:val="1CEB9AC0"/>
    <w:rsid w:val="1CF08629"/>
    <w:rsid w:val="1CF6B47A"/>
    <w:rsid w:val="1D008BDE"/>
    <w:rsid w:val="1D020E1D"/>
    <w:rsid w:val="1D02F108"/>
    <w:rsid w:val="1D04BC62"/>
    <w:rsid w:val="1D29C746"/>
    <w:rsid w:val="1D2A100F"/>
    <w:rsid w:val="1D33EF09"/>
    <w:rsid w:val="1D3A4C55"/>
    <w:rsid w:val="1D3B3772"/>
    <w:rsid w:val="1D41650E"/>
    <w:rsid w:val="1D45DB65"/>
    <w:rsid w:val="1D4C9132"/>
    <w:rsid w:val="1D53628E"/>
    <w:rsid w:val="1D693184"/>
    <w:rsid w:val="1D6DA21B"/>
    <w:rsid w:val="1D8EFCE0"/>
    <w:rsid w:val="1DA411D0"/>
    <w:rsid w:val="1DA76743"/>
    <w:rsid w:val="1DADC841"/>
    <w:rsid w:val="1DB5D1B6"/>
    <w:rsid w:val="1DBB7418"/>
    <w:rsid w:val="1DBDB2A5"/>
    <w:rsid w:val="1DBEA7FD"/>
    <w:rsid w:val="1DBEAB41"/>
    <w:rsid w:val="1DC6F09E"/>
    <w:rsid w:val="1DCBE453"/>
    <w:rsid w:val="1DDCE98E"/>
    <w:rsid w:val="1DE055F2"/>
    <w:rsid w:val="1DE0883A"/>
    <w:rsid w:val="1DE1472A"/>
    <w:rsid w:val="1DE1FE1F"/>
    <w:rsid w:val="1DE72D6E"/>
    <w:rsid w:val="1DE86F84"/>
    <w:rsid w:val="1DF8E831"/>
    <w:rsid w:val="1DFE332C"/>
    <w:rsid w:val="1DFF137B"/>
    <w:rsid w:val="1E00589D"/>
    <w:rsid w:val="1E133F87"/>
    <w:rsid w:val="1E1402CE"/>
    <w:rsid w:val="1E336031"/>
    <w:rsid w:val="1E3362D9"/>
    <w:rsid w:val="1E377CB0"/>
    <w:rsid w:val="1E3B0075"/>
    <w:rsid w:val="1E470AAB"/>
    <w:rsid w:val="1E47FF2F"/>
    <w:rsid w:val="1E5287CC"/>
    <w:rsid w:val="1E534744"/>
    <w:rsid w:val="1E57C7EA"/>
    <w:rsid w:val="1E64CE88"/>
    <w:rsid w:val="1E72FE42"/>
    <w:rsid w:val="1E73B0BE"/>
    <w:rsid w:val="1E768FFA"/>
    <w:rsid w:val="1E79535A"/>
    <w:rsid w:val="1E80282A"/>
    <w:rsid w:val="1E8036D3"/>
    <w:rsid w:val="1E81771A"/>
    <w:rsid w:val="1E8A9AEF"/>
    <w:rsid w:val="1E8F1E76"/>
    <w:rsid w:val="1E927994"/>
    <w:rsid w:val="1E9C69FD"/>
    <w:rsid w:val="1E9E54F5"/>
    <w:rsid w:val="1EA253C6"/>
    <w:rsid w:val="1EA5816B"/>
    <w:rsid w:val="1EA965D5"/>
    <w:rsid w:val="1EBBE4AB"/>
    <w:rsid w:val="1EBFCF54"/>
    <w:rsid w:val="1ED44E1D"/>
    <w:rsid w:val="1ED5187B"/>
    <w:rsid w:val="1ED8930A"/>
    <w:rsid w:val="1EDC2B78"/>
    <w:rsid w:val="1EEF63E6"/>
    <w:rsid w:val="1EF30629"/>
    <w:rsid w:val="1EFD757D"/>
    <w:rsid w:val="1F0C6CDD"/>
    <w:rsid w:val="1F0F8A0F"/>
    <w:rsid w:val="1F179B24"/>
    <w:rsid w:val="1F193F77"/>
    <w:rsid w:val="1F1DEB21"/>
    <w:rsid w:val="1F204D24"/>
    <w:rsid w:val="1F22C130"/>
    <w:rsid w:val="1F294904"/>
    <w:rsid w:val="1F2C8944"/>
    <w:rsid w:val="1F3680D6"/>
    <w:rsid w:val="1F460790"/>
    <w:rsid w:val="1F508DBB"/>
    <w:rsid w:val="1F571EA9"/>
    <w:rsid w:val="1F72083B"/>
    <w:rsid w:val="1F7BBCAA"/>
    <w:rsid w:val="1F84B58A"/>
    <w:rsid w:val="1F8DD448"/>
    <w:rsid w:val="1F9B58B6"/>
    <w:rsid w:val="1F9F84DF"/>
    <w:rsid w:val="1FA2D8DB"/>
    <w:rsid w:val="1FB1C318"/>
    <w:rsid w:val="1FBD7D67"/>
    <w:rsid w:val="1FCE10EC"/>
    <w:rsid w:val="1FD3BAB1"/>
    <w:rsid w:val="1FF2E840"/>
    <w:rsid w:val="1FF3CCDE"/>
    <w:rsid w:val="20057507"/>
    <w:rsid w:val="20161757"/>
    <w:rsid w:val="201B0ED7"/>
    <w:rsid w:val="20216F01"/>
    <w:rsid w:val="202617D4"/>
    <w:rsid w:val="202EA9D2"/>
    <w:rsid w:val="202FE9FC"/>
    <w:rsid w:val="20349851"/>
    <w:rsid w:val="20384ED4"/>
    <w:rsid w:val="203A2556"/>
    <w:rsid w:val="20457855"/>
    <w:rsid w:val="204E280A"/>
    <w:rsid w:val="2050812E"/>
    <w:rsid w:val="20551F6E"/>
    <w:rsid w:val="2065FC4F"/>
    <w:rsid w:val="207A7BD9"/>
    <w:rsid w:val="208B0350"/>
    <w:rsid w:val="20920DC1"/>
    <w:rsid w:val="20AE1582"/>
    <w:rsid w:val="20CE6E9C"/>
    <w:rsid w:val="20D15141"/>
    <w:rsid w:val="20D67359"/>
    <w:rsid w:val="20DE2BAA"/>
    <w:rsid w:val="20E584DA"/>
    <w:rsid w:val="20E8E140"/>
    <w:rsid w:val="2101824E"/>
    <w:rsid w:val="210ABFB1"/>
    <w:rsid w:val="2110C9EE"/>
    <w:rsid w:val="2117BFA3"/>
    <w:rsid w:val="212B6652"/>
    <w:rsid w:val="2148B7AD"/>
    <w:rsid w:val="214F1F35"/>
    <w:rsid w:val="214FD501"/>
    <w:rsid w:val="215DD647"/>
    <w:rsid w:val="2160EDA2"/>
    <w:rsid w:val="2165F3AC"/>
    <w:rsid w:val="21733950"/>
    <w:rsid w:val="21751958"/>
    <w:rsid w:val="2177E50F"/>
    <w:rsid w:val="217FC9D8"/>
    <w:rsid w:val="21873FD4"/>
    <w:rsid w:val="218A0A39"/>
    <w:rsid w:val="21934ECE"/>
    <w:rsid w:val="2195398A"/>
    <w:rsid w:val="219DD00C"/>
    <w:rsid w:val="21A89A39"/>
    <w:rsid w:val="21BEB3BB"/>
    <w:rsid w:val="21C1B74F"/>
    <w:rsid w:val="21C6478A"/>
    <w:rsid w:val="21DA4056"/>
    <w:rsid w:val="21DD9B4C"/>
    <w:rsid w:val="21EAFA02"/>
    <w:rsid w:val="21F5F8C5"/>
    <w:rsid w:val="21FA8DBF"/>
    <w:rsid w:val="21FB2431"/>
    <w:rsid w:val="22093607"/>
    <w:rsid w:val="220F2635"/>
    <w:rsid w:val="22169598"/>
    <w:rsid w:val="221DACC4"/>
    <w:rsid w:val="2222F45D"/>
    <w:rsid w:val="223C2FA6"/>
    <w:rsid w:val="22455790"/>
    <w:rsid w:val="22558B31"/>
    <w:rsid w:val="227309FE"/>
    <w:rsid w:val="227DC975"/>
    <w:rsid w:val="2282F039"/>
    <w:rsid w:val="229B3C48"/>
    <w:rsid w:val="229C20CF"/>
    <w:rsid w:val="229E6331"/>
    <w:rsid w:val="22A1F063"/>
    <w:rsid w:val="22B5A744"/>
    <w:rsid w:val="22B5B408"/>
    <w:rsid w:val="22BBD9A8"/>
    <w:rsid w:val="22BEA9DF"/>
    <w:rsid w:val="22C0D6B7"/>
    <w:rsid w:val="22C3C72E"/>
    <w:rsid w:val="22D0CC08"/>
    <w:rsid w:val="22D50205"/>
    <w:rsid w:val="22D9DFA7"/>
    <w:rsid w:val="22DDD5C8"/>
    <w:rsid w:val="22E2F4A8"/>
    <w:rsid w:val="22E75333"/>
    <w:rsid w:val="2302AD9A"/>
    <w:rsid w:val="23092A8B"/>
    <w:rsid w:val="23093B34"/>
    <w:rsid w:val="230A6E2F"/>
    <w:rsid w:val="231A7658"/>
    <w:rsid w:val="232470BC"/>
    <w:rsid w:val="232BA898"/>
    <w:rsid w:val="232D1971"/>
    <w:rsid w:val="2331FA28"/>
    <w:rsid w:val="233472B8"/>
    <w:rsid w:val="23349F6C"/>
    <w:rsid w:val="235318B5"/>
    <w:rsid w:val="23588C1E"/>
    <w:rsid w:val="235F1A05"/>
    <w:rsid w:val="2360C461"/>
    <w:rsid w:val="236E503C"/>
    <w:rsid w:val="237EAF70"/>
    <w:rsid w:val="23897F36"/>
    <w:rsid w:val="238B526A"/>
    <w:rsid w:val="23999D0F"/>
    <w:rsid w:val="2399E7F5"/>
    <w:rsid w:val="239BD036"/>
    <w:rsid w:val="23A061F1"/>
    <w:rsid w:val="23A20BF6"/>
    <w:rsid w:val="23B89F87"/>
    <w:rsid w:val="23BD68B9"/>
    <w:rsid w:val="23C27745"/>
    <w:rsid w:val="23E2167C"/>
    <w:rsid w:val="23EFD44F"/>
    <w:rsid w:val="23F2C25A"/>
    <w:rsid w:val="23F501A6"/>
    <w:rsid w:val="23F5E6FA"/>
    <w:rsid w:val="2402C116"/>
    <w:rsid w:val="240C67FE"/>
    <w:rsid w:val="240D2ED7"/>
    <w:rsid w:val="241BF68B"/>
    <w:rsid w:val="242F6716"/>
    <w:rsid w:val="2434495C"/>
    <w:rsid w:val="24453017"/>
    <w:rsid w:val="244736E8"/>
    <w:rsid w:val="2447A83C"/>
    <w:rsid w:val="246A7847"/>
    <w:rsid w:val="246C6C8F"/>
    <w:rsid w:val="2470FC40"/>
    <w:rsid w:val="2478F559"/>
    <w:rsid w:val="248159F2"/>
    <w:rsid w:val="2485F15D"/>
    <w:rsid w:val="249A453F"/>
    <w:rsid w:val="24A4E0AE"/>
    <w:rsid w:val="24AD607E"/>
    <w:rsid w:val="24ADE111"/>
    <w:rsid w:val="24B85FCB"/>
    <w:rsid w:val="24C0E7A5"/>
    <w:rsid w:val="24DEF1D6"/>
    <w:rsid w:val="24FF9AC5"/>
    <w:rsid w:val="25013B65"/>
    <w:rsid w:val="25072133"/>
    <w:rsid w:val="25077675"/>
    <w:rsid w:val="25112520"/>
    <w:rsid w:val="25135635"/>
    <w:rsid w:val="25155754"/>
    <w:rsid w:val="251CEC15"/>
    <w:rsid w:val="25237B94"/>
    <w:rsid w:val="2527DE15"/>
    <w:rsid w:val="2537A097"/>
    <w:rsid w:val="253AACB7"/>
    <w:rsid w:val="253E7DCC"/>
    <w:rsid w:val="25451D43"/>
    <w:rsid w:val="25487BD9"/>
    <w:rsid w:val="2556D119"/>
    <w:rsid w:val="25604E18"/>
    <w:rsid w:val="25799E5D"/>
    <w:rsid w:val="257A1682"/>
    <w:rsid w:val="257DBCF8"/>
    <w:rsid w:val="2581E34A"/>
    <w:rsid w:val="2584A6A7"/>
    <w:rsid w:val="2588D730"/>
    <w:rsid w:val="25912703"/>
    <w:rsid w:val="2597C253"/>
    <w:rsid w:val="259A3390"/>
    <w:rsid w:val="259EF7CC"/>
    <w:rsid w:val="259F1B02"/>
    <w:rsid w:val="25A95EB9"/>
    <w:rsid w:val="25C63E3A"/>
    <w:rsid w:val="25C734C4"/>
    <w:rsid w:val="25CF226E"/>
    <w:rsid w:val="25D1898A"/>
    <w:rsid w:val="25D56A87"/>
    <w:rsid w:val="25D6888E"/>
    <w:rsid w:val="25D8CC7A"/>
    <w:rsid w:val="25E2A40A"/>
    <w:rsid w:val="25E53C2C"/>
    <w:rsid w:val="25EEF246"/>
    <w:rsid w:val="25F875C4"/>
    <w:rsid w:val="2603D343"/>
    <w:rsid w:val="262032B9"/>
    <w:rsid w:val="2638F951"/>
    <w:rsid w:val="263A0032"/>
    <w:rsid w:val="264B8228"/>
    <w:rsid w:val="2651060F"/>
    <w:rsid w:val="265747EB"/>
    <w:rsid w:val="265886AF"/>
    <w:rsid w:val="265B96CE"/>
    <w:rsid w:val="2669B263"/>
    <w:rsid w:val="2677E637"/>
    <w:rsid w:val="267D66FF"/>
    <w:rsid w:val="267E955D"/>
    <w:rsid w:val="2683D737"/>
    <w:rsid w:val="2688A8FF"/>
    <w:rsid w:val="2693C5CA"/>
    <w:rsid w:val="26947F80"/>
    <w:rsid w:val="269F2B80"/>
    <w:rsid w:val="26A48241"/>
    <w:rsid w:val="26AD44B2"/>
    <w:rsid w:val="26B6ADC1"/>
    <w:rsid w:val="26B6B811"/>
    <w:rsid w:val="26B9F295"/>
    <w:rsid w:val="26BA2121"/>
    <w:rsid w:val="26BD3EA0"/>
    <w:rsid w:val="26CA500B"/>
    <w:rsid w:val="26CC0B03"/>
    <w:rsid w:val="26D51B27"/>
    <w:rsid w:val="26F8C1DD"/>
    <w:rsid w:val="26FB2E4B"/>
    <w:rsid w:val="2702B3FA"/>
    <w:rsid w:val="2709AAD3"/>
    <w:rsid w:val="270BC0E1"/>
    <w:rsid w:val="2711EA3A"/>
    <w:rsid w:val="271362F0"/>
    <w:rsid w:val="2736521E"/>
    <w:rsid w:val="27391D29"/>
    <w:rsid w:val="273DF40E"/>
    <w:rsid w:val="273FBDDF"/>
    <w:rsid w:val="27452F1A"/>
    <w:rsid w:val="27496284"/>
    <w:rsid w:val="2758F0A9"/>
    <w:rsid w:val="276E5B1F"/>
    <w:rsid w:val="277FBDD0"/>
    <w:rsid w:val="278AA024"/>
    <w:rsid w:val="278DA299"/>
    <w:rsid w:val="2790D1C8"/>
    <w:rsid w:val="27B1DE07"/>
    <w:rsid w:val="27BA27BF"/>
    <w:rsid w:val="27D41A4C"/>
    <w:rsid w:val="27DBDD25"/>
    <w:rsid w:val="27E4249D"/>
    <w:rsid w:val="27F25805"/>
    <w:rsid w:val="28031038"/>
    <w:rsid w:val="28077E13"/>
    <w:rsid w:val="2810F525"/>
    <w:rsid w:val="281A87C7"/>
    <w:rsid w:val="28201CF7"/>
    <w:rsid w:val="282728B0"/>
    <w:rsid w:val="282FB7AA"/>
    <w:rsid w:val="283AFBE1"/>
    <w:rsid w:val="283B4FE8"/>
    <w:rsid w:val="285356AF"/>
    <w:rsid w:val="2878A878"/>
    <w:rsid w:val="287DB832"/>
    <w:rsid w:val="288F5E34"/>
    <w:rsid w:val="28927D42"/>
    <w:rsid w:val="28953DB4"/>
    <w:rsid w:val="2899E3DD"/>
    <w:rsid w:val="289D4910"/>
    <w:rsid w:val="28BD4855"/>
    <w:rsid w:val="28BD83DE"/>
    <w:rsid w:val="28BED102"/>
    <w:rsid w:val="28CBF3E6"/>
    <w:rsid w:val="28E889F5"/>
    <w:rsid w:val="28EB7A7A"/>
    <w:rsid w:val="28EFB481"/>
    <w:rsid w:val="2904475D"/>
    <w:rsid w:val="2908DF85"/>
    <w:rsid w:val="290E2DC7"/>
    <w:rsid w:val="2919F7B6"/>
    <w:rsid w:val="291A4932"/>
    <w:rsid w:val="291E20BD"/>
    <w:rsid w:val="2932C7CE"/>
    <w:rsid w:val="2936104D"/>
    <w:rsid w:val="293C0777"/>
    <w:rsid w:val="2955188E"/>
    <w:rsid w:val="29557A8C"/>
    <w:rsid w:val="2958D5E1"/>
    <w:rsid w:val="295B1820"/>
    <w:rsid w:val="295CB8F9"/>
    <w:rsid w:val="295FDFA3"/>
    <w:rsid w:val="2967449B"/>
    <w:rsid w:val="296A4BA9"/>
    <w:rsid w:val="296FEAAD"/>
    <w:rsid w:val="2980841D"/>
    <w:rsid w:val="29932D19"/>
    <w:rsid w:val="299854AD"/>
    <w:rsid w:val="29B08357"/>
    <w:rsid w:val="29B2BF4E"/>
    <w:rsid w:val="29B4D393"/>
    <w:rsid w:val="29BCF76A"/>
    <w:rsid w:val="29C4312E"/>
    <w:rsid w:val="29D99F96"/>
    <w:rsid w:val="29DACC47"/>
    <w:rsid w:val="29DEED76"/>
    <w:rsid w:val="29E2BE57"/>
    <w:rsid w:val="29F92AE8"/>
    <w:rsid w:val="2A033C2B"/>
    <w:rsid w:val="2A1BCAC9"/>
    <w:rsid w:val="2A24EA99"/>
    <w:rsid w:val="2A279D62"/>
    <w:rsid w:val="2A27DBFB"/>
    <w:rsid w:val="2A2EEF48"/>
    <w:rsid w:val="2A43BB75"/>
    <w:rsid w:val="2A569098"/>
    <w:rsid w:val="2A585095"/>
    <w:rsid w:val="2A5B8EE2"/>
    <w:rsid w:val="2A5F2D1A"/>
    <w:rsid w:val="2A5FF1C4"/>
    <w:rsid w:val="2A667567"/>
    <w:rsid w:val="2A6FC847"/>
    <w:rsid w:val="2A8EDC4E"/>
    <w:rsid w:val="2A8F1279"/>
    <w:rsid w:val="2A92C9C5"/>
    <w:rsid w:val="2A9F0D47"/>
    <w:rsid w:val="2AA62FE6"/>
    <w:rsid w:val="2AAA1E42"/>
    <w:rsid w:val="2AB80B55"/>
    <w:rsid w:val="2AB94787"/>
    <w:rsid w:val="2ABE6DC2"/>
    <w:rsid w:val="2AC780A1"/>
    <w:rsid w:val="2AC86F43"/>
    <w:rsid w:val="2ACF3D8A"/>
    <w:rsid w:val="2AD0BEA3"/>
    <w:rsid w:val="2AD5E31A"/>
    <w:rsid w:val="2AEBC717"/>
    <w:rsid w:val="2AF3C8BD"/>
    <w:rsid w:val="2B047D6A"/>
    <w:rsid w:val="2B0E1AD8"/>
    <w:rsid w:val="2B16FEF8"/>
    <w:rsid w:val="2B1FC8B0"/>
    <w:rsid w:val="2B27AFAB"/>
    <w:rsid w:val="2B28952B"/>
    <w:rsid w:val="2B3AD7FB"/>
    <w:rsid w:val="2B3C39CD"/>
    <w:rsid w:val="2B5AA187"/>
    <w:rsid w:val="2B620487"/>
    <w:rsid w:val="2B71EEFC"/>
    <w:rsid w:val="2B7BF6D2"/>
    <w:rsid w:val="2B7D44B7"/>
    <w:rsid w:val="2B8309CC"/>
    <w:rsid w:val="2B967D81"/>
    <w:rsid w:val="2B9AF346"/>
    <w:rsid w:val="2BA0B850"/>
    <w:rsid w:val="2BAEC209"/>
    <w:rsid w:val="2BB000D1"/>
    <w:rsid w:val="2BBAAE80"/>
    <w:rsid w:val="2BC39DA4"/>
    <w:rsid w:val="2BC707C1"/>
    <w:rsid w:val="2BC9D124"/>
    <w:rsid w:val="2BD02B9D"/>
    <w:rsid w:val="2BDB4DC2"/>
    <w:rsid w:val="2BDEC1E3"/>
    <w:rsid w:val="2BE0F9A0"/>
    <w:rsid w:val="2BE1D4E5"/>
    <w:rsid w:val="2BE291A8"/>
    <w:rsid w:val="2BEB10D1"/>
    <w:rsid w:val="2BF20FA1"/>
    <w:rsid w:val="2C0AC8AF"/>
    <w:rsid w:val="2C0FFAFF"/>
    <w:rsid w:val="2C1C408F"/>
    <w:rsid w:val="2C281BAA"/>
    <w:rsid w:val="2C2C4964"/>
    <w:rsid w:val="2C37B2AD"/>
    <w:rsid w:val="2C38E742"/>
    <w:rsid w:val="2C3F07E6"/>
    <w:rsid w:val="2C436DF1"/>
    <w:rsid w:val="2C472B8E"/>
    <w:rsid w:val="2C4F248D"/>
    <w:rsid w:val="2C528C5D"/>
    <w:rsid w:val="2C5862DF"/>
    <w:rsid w:val="2C5C64E9"/>
    <w:rsid w:val="2C60E945"/>
    <w:rsid w:val="2C7F120A"/>
    <w:rsid w:val="2C7F684A"/>
    <w:rsid w:val="2C8199AB"/>
    <w:rsid w:val="2CA6215E"/>
    <w:rsid w:val="2CA86CC8"/>
    <w:rsid w:val="2CAC0F30"/>
    <w:rsid w:val="2CB34EFD"/>
    <w:rsid w:val="2CB701B6"/>
    <w:rsid w:val="2CBE656D"/>
    <w:rsid w:val="2CBFF5F3"/>
    <w:rsid w:val="2CC6C525"/>
    <w:rsid w:val="2CE7FE85"/>
    <w:rsid w:val="2CF8A967"/>
    <w:rsid w:val="2CF93F48"/>
    <w:rsid w:val="2CFC5542"/>
    <w:rsid w:val="2D05B44D"/>
    <w:rsid w:val="2D06FDA8"/>
    <w:rsid w:val="2D11924A"/>
    <w:rsid w:val="2D11A1E7"/>
    <w:rsid w:val="2D11E9B2"/>
    <w:rsid w:val="2D133705"/>
    <w:rsid w:val="2D22639A"/>
    <w:rsid w:val="2D26C69C"/>
    <w:rsid w:val="2D2C7E1B"/>
    <w:rsid w:val="2D37CE0F"/>
    <w:rsid w:val="2D3CAA1F"/>
    <w:rsid w:val="2D465D4E"/>
    <w:rsid w:val="2D483712"/>
    <w:rsid w:val="2D4D27F3"/>
    <w:rsid w:val="2D66579D"/>
    <w:rsid w:val="2D6B3060"/>
    <w:rsid w:val="2D6C99F7"/>
    <w:rsid w:val="2D7FB9D7"/>
    <w:rsid w:val="2D8261CB"/>
    <w:rsid w:val="2D88E0BC"/>
    <w:rsid w:val="2D9D6121"/>
    <w:rsid w:val="2DA593A2"/>
    <w:rsid w:val="2DBF15F5"/>
    <w:rsid w:val="2DC39B61"/>
    <w:rsid w:val="2DD5F922"/>
    <w:rsid w:val="2DD6AE09"/>
    <w:rsid w:val="2DD976AD"/>
    <w:rsid w:val="2DEBC270"/>
    <w:rsid w:val="2E09312B"/>
    <w:rsid w:val="2E197225"/>
    <w:rsid w:val="2E23E844"/>
    <w:rsid w:val="2E285CB6"/>
    <w:rsid w:val="2E2E5F77"/>
    <w:rsid w:val="2E401A91"/>
    <w:rsid w:val="2E435BD0"/>
    <w:rsid w:val="2E4488CB"/>
    <w:rsid w:val="2E5FE64A"/>
    <w:rsid w:val="2E76A652"/>
    <w:rsid w:val="2E861F8D"/>
    <w:rsid w:val="2E9203A6"/>
    <w:rsid w:val="2E94DC21"/>
    <w:rsid w:val="2E9E0880"/>
    <w:rsid w:val="2EA14A3A"/>
    <w:rsid w:val="2EA3D731"/>
    <w:rsid w:val="2EA7C65E"/>
    <w:rsid w:val="2EA94706"/>
    <w:rsid w:val="2EAE830D"/>
    <w:rsid w:val="2EAF5239"/>
    <w:rsid w:val="2EC9C68F"/>
    <w:rsid w:val="2ECBFDD8"/>
    <w:rsid w:val="2ECC534A"/>
    <w:rsid w:val="2ECDE794"/>
    <w:rsid w:val="2EF51923"/>
    <w:rsid w:val="2F03D3C2"/>
    <w:rsid w:val="2F0792BF"/>
    <w:rsid w:val="2F19CC8F"/>
    <w:rsid w:val="2F1CBCFE"/>
    <w:rsid w:val="2F1D2C36"/>
    <w:rsid w:val="2F2970CA"/>
    <w:rsid w:val="2F3D68CB"/>
    <w:rsid w:val="2F3E9443"/>
    <w:rsid w:val="2F47B328"/>
    <w:rsid w:val="2F71F4FA"/>
    <w:rsid w:val="2F8917D0"/>
    <w:rsid w:val="2F898650"/>
    <w:rsid w:val="2F8E7027"/>
    <w:rsid w:val="2FAD0A7C"/>
    <w:rsid w:val="2FDA756D"/>
    <w:rsid w:val="2FEA06E5"/>
    <w:rsid w:val="2FED34AA"/>
    <w:rsid w:val="2FED6755"/>
    <w:rsid w:val="2FEE1820"/>
    <w:rsid w:val="2FF537A2"/>
    <w:rsid w:val="2FF95BE2"/>
    <w:rsid w:val="30030615"/>
    <w:rsid w:val="300FAAF0"/>
    <w:rsid w:val="3012EF1E"/>
    <w:rsid w:val="30183809"/>
    <w:rsid w:val="301A4A55"/>
    <w:rsid w:val="301F97AB"/>
    <w:rsid w:val="3023222A"/>
    <w:rsid w:val="303B1C39"/>
    <w:rsid w:val="303ECCF4"/>
    <w:rsid w:val="30412AB7"/>
    <w:rsid w:val="3042E4C0"/>
    <w:rsid w:val="304383AE"/>
    <w:rsid w:val="304FB621"/>
    <w:rsid w:val="30576529"/>
    <w:rsid w:val="306307B5"/>
    <w:rsid w:val="3067CE39"/>
    <w:rsid w:val="3067EA30"/>
    <w:rsid w:val="30769C7E"/>
    <w:rsid w:val="307DB54C"/>
    <w:rsid w:val="307E5E35"/>
    <w:rsid w:val="308971CA"/>
    <w:rsid w:val="3092FD1B"/>
    <w:rsid w:val="309B3D0F"/>
    <w:rsid w:val="309FA423"/>
    <w:rsid w:val="30A01002"/>
    <w:rsid w:val="30A42801"/>
    <w:rsid w:val="30A9368E"/>
    <w:rsid w:val="30B0B796"/>
    <w:rsid w:val="30BD10FD"/>
    <w:rsid w:val="30C222DD"/>
    <w:rsid w:val="30D996AD"/>
    <w:rsid w:val="30E00AB4"/>
    <w:rsid w:val="310FA264"/>
    <w:rsid w:val="3113DE6C"/>
    <w:rsid w:val="3115AB0A"/>
    <w:rsid w:val="3119C479"/>
    <w:rsid w:val="312BB82D"/>
    <w:rsid w:val="31414234"/>
    <w:rsid w:val="3146782D"/>
    <w:rsid w:val="314A8EE6"/>
    <w:rsid w:val="315E864C"/>
    <w:rsid w:val="315FD79B"/>
    <w:rsid w:val="316927D2"/>
    <w:rsid w:val="3169C430"/>
    <w:rsid w:val="31736163"/>
    <w:rsid w:val="31758BFD"/>
    <w:rsid w:val="317C1763"/>
    <w:rsid w:val="318659E9"/>
    <w:rsid w:val="3186A7F0"/>
    <w:rsid w:val="318B79EB"/>
    <w:rsid w:val="3191567F"/>
    <w:rsid w:val="31988006"/>
    <w:rsid w:val="31A205B3"/>
    <w:rsid w:val="31A3FC7F"/>
    <w:rsid w:val="31A4BDEB"/>
    <w:rsid w:val="31A8EBDD"/>
    <w:rsid w:val="31B80FEF"/>
    <w:rsid w:val="31BA82C8"/>
    <w:rsid w:val="31C898AB"/>
    <w:rsid w:val="31CFC665"/>
    <w:rsid w:val="31F70C1A"/>
    <w:rsid w:val="31FCA66E"/>
    <w:rsid w:val="31FCFB42"/>
    <w:rsid w:val="32185046"/>
    <w:rsid w:val="3219E6CF"/>
    <w:rsid w:val="321AEC7C"/>
    <w:rsid w:val="3224F1E6"/>
    <w:rsid w:val="322E53A2"/>
    <w:rsid w:val="32323706"/>
    <w:rsid w:val="3235A926"/>
    <w:rsid w:val="324BC02E"/>
    <w:rsid w:val="324BC385"/>
    <w:rsid w:val="324CDE9F"/>
    <w:rsid w:val="32541D20"/>
    <w:rsid w:val="3280D890"/>
    <w:rsid w:val="328EC409"/>
    <w:rsid w:val="32931854"/>
    <w:rsid w:val="32952457"/>
    <w:rsid w:val="3296EB76"/>
    <w:rsid w:val="3297691B"/>
    <w:rsid w:val="329F56CE"/>
    <w:rsid w:val="32A4705A"/>
    <w:rsid w:val="32AD5975"/>
    <w:rsid w:val="32C18BB9"/>
    <w:rsid w:val="32CA0AFF"/>
    <w:rsid w:val="32CF146D"/>
    <w:rsid w:val="32D92694"/>
    <w:rsid w:val="32DFD3E0"/>
    <w:rsid w:val="32E94C7B"/>
    <w:rsid w:val="32EB1D20"/>
    <w:rsid w:val="32F41F38"/>
    <w:rsid w:val="331D38B1"/>
    <w:rsid w:val="33290B20"/>
    <w:rsid w:val="33474BB2"/>
    <w:rsid w:val="3357733F"/>
    <w:rsid w:val="335DE288"/>
    <w:rsid w:val="3363FC7A"/>
    <w:rsid w:val="336D8B59"/>
    <w:rsid w:val="33741F58"/>
    <w:rsid w:val="33765975"/>
    <w:rsid w:val="339224A0"/>
    <w:rsid w:val="339473FB"/>
    <w:rsid w:val="33A39FCB"/>
    <w:rsid w:val="33ACF7EF"/>
    <w:rsid w:val="33B35A71"/>
    <w:rsid w:val="33BA7803"/>
    <w:rsid w:val="33C45D26"/>
    <w:rsid w:val="33C5C065"/>
    <w:rsid w:val="33C81068"/>
    <w:rsid w:val="33D8071F"/>
    <w:rsid w:val="33E63582"/>
    <w:rsid w:val="34004153"/>
    <w:rsid w:val="340167AA"/>
    <w:rsid w:val="3401A819"/>
    <w:rsid w:val="3412FCB9"/>
    <w:rsid w:val="34173918"/>
    <w:rsid w:val="341BF76D"/>
    <w:rsid w:val="341E5F7F"/>
    <w:rsid w:val="34339909"/>
    <w:rsid w:val="344F1116"/>
    <w:rsid w:val="34565F9C"/>
    <w:rsid w:val="345CF773"/>
    <w:rsid w:val="345E23B2"/>
    <w:rsid w:val="3462CA10"/>
    <w:rsid w:val="3464E4F9"/>
    <w:rsid w:val="34694FCB"/>
    <w:rsid w:val="347185CD"/>
    <w:rsid w:val="3480959F"/>
    <w:rsid w:val="348104B5"/>
    <w:rsid w:val="3484C046"/>
    <w:rsid w:val="348D8CE6"/>
    <w:rsid w:val="34901430"/>
    <w:rsid w:val="34988DC2"/>
    <w:rsid w:val="34C3358B"/>
    <w:rsid w:val="34C91A22"/>
    <w:rsid w:val="34D597BF"/>
    <w:rsid w:val="34D90FA1"/>
    <w:rsid w:val="34E3C2E2"/>
    <w:rsid w:val="34E7E10F"/>
    <w:rsid w:val="34F12F66"/>
    <w:rsid w:val="34F3C5DB"/>
    <w:rsid w:val="34F7DDC6"/>
    <w:rsid w:val="34FDE3E1"/>
    <w:rsid w:val="350034D7"/>
    <w:rsid w:val="350411B4"/>
    <w:rsid w:val="35114062"/>
    <w:rsid w:val="35132EB5"/>
    <w:rsid w:val="352080A6"/>
    <w:rsid w:val="35349C04"/>
    <w:rsid w:val="3539A24A"/>
    <w:rsid w:val="353A9F3B"/>
    <w:rsid w:val="353B3F5C"/>
    <w:rsid w:val="3540881E"/>
    <w:rsid w:val="35542565"/>
    <w:rsid w:val="355CCDAA"/>
    <w:rsid w:val="355F0C35"/>
    <w:rsid w:val="357541EA"/>
    <w:rsid w:val="35771499"/>
    <w:rsid w:val="357D62B4"/>
    <w:rsid w:val="358D6ABB"/>
    <w:rsid w:val="35970961"/>
    <w:rsid w:val="359CD80A"/>
    <w:rsid w:val="35AEDDB1"/>
    <w:rsid w:val="35C036EB"/>
    <w:rsid w:val="35C3F8D5"/>
    <w:rsid w:val="35CE97EA"/>
    <w:rsid w:val="35D06B7F"/>
    <w:rsid w:val="35E6C784"/>
    <w:rsid w:val="35EA3E9F"/>
    <w:rsid w:val="35F012D8"/>
    <w:rsid w:val="35FA0175"/>
    <w:rsid w:val="35FBDF21"/>
    <w:rsid w:val="35FCF3F9"/>
    <w:rsid w:val="35FD630C"/>
    <w:rsid w:val="35FDD24A"/>
    <w:rsid w:val="35FFCCCF"/>
    <w:rsid w:val="36003E12"/>
    <w:rsid w:val="36058734"/>
    <w:rsid w:val="360C2F21"/>
    <w:rsid w:val="36100F84"/>
    <w:rsid w:val="36105770"/>
    <w:rsid w:val="362E0DFF"/>
    <w:rsid w:val="3639A9BF"/>
    <w:rsid w:val="363E86B7"/>
    <w:rsid w:val="3643AE1F"/>
    <w:rsid w:val="36600012"/>
    <w:rsid w:val="366017CB"/>
    <w:rsid w:val="366E3586"/>
    <w:rsid w:val="36716820"/>
    <w:rsid w:val="367F0E73"/>
    <w:rsid w:val="3689B956"/>
    <w:rsid w:val="368BF56F"/>
    <w:rsid w:val="3698314C"/>
    <w:rsid w:val="36AB0A7D"/>
    <w:rsid w:val="36BD3CD0"/>
    <w:rsid w:val="36BD707E"/>
    <w:rsid w:val="36C2223A"/>
    <w:rsid w:val="36C5E466"/>
    <w:rsid w:val="36D06C65"/>
    <w:rsid w:val="36D38C7B"/>
    <w:rsid w:val="36D5E6EB"/>
    <w:rsid w:val="36F48FDE"/>
    <w:rsid w:val="370063FB"/>
    <w:rsid w:val="37016DCE"/>
    <w:rsid w:val="370F27E8"/>
    <w:rsid w:val="37200D81"/>
    <w:rsid w:val="373998FD"/>
    <w:rsid w:val="373C9849"/>
    <w:rsid w:val="3744D123"/>
    <w:rsid w:val="37486D89"/>
    <w:rsid w:val="374EDE60"/>
    <w:rsid w:val="3751188E"/>
    <w:rsid w:val="37545DE5"/>
    <w:rsid w:val="375ACD8F"/>
    <w:rsid w:val="3773742F"/>
    <w:rsid w:val="377872E7"/>
    <w:rsid w:val="37949835"/>
    <w:rsid w:val="379ED5C5"/>
    <w:rsid w:val="37A433BA"/>
    <w:rsid w:val="37B2D401"/>
    <w:rsid w:val="37C02A59"/>
    <w:rsid w:val="37C1D985"/>
    <w:rsid w:val="37CF504C"/>
    <w:rsid w:val="37D4EE12"/>
    <w:rsid w:val="37D905B4"/>
    <w:rsid w:val="37F51156"/>
    <w:rsid w:val="37F9CFD8"/>
    <w:rsid w:val="37FBE82C"/>
    <w:rsid w:val="37FDF72D"/>
    <w:rsid w:val="38018887"/>
    <w:rsid w:val="380D3881"/>
    <w:rsid w:val="3810AE70"/>
    <w:rsid w:val="3811C04C"/>
    <w:rsid w:val="38200F12"/>
    <w:rsid w:val="382F6B35"/>
    <w:rsid w:val="38327163"/>
    <w:rsid w:val="383CA0BB"/>
    <w:rsid w:val="38513629"/>
    <w:rsid w:val="3851CEEA"/>
    <w:rsid w:val="3855E42B"/>
    <w:rsid w:val="38693A19"/>
    <w:rsid w:val="38768D98"/>
    <w:rsid w:val="387FDAA3"/>
    <w:rsid w:val="387FFD87"/>
    <w:rsid w:val="3884596D"/>
    <w:rsid w:val="388D3B20"/>
    <w:rsid w:val="3890B64A"/>
    <w:rsid w:val="38A516B5"/>
    <w:rsid w:val="38AB3C28"/>
    <w:rsid w:val="38BC880D"/>
    <w:rsid w:val="38C59595"/>
    <w:rsid w:val="38C6F6B4"/>
    <w:rsid w:val="38CB453F"/>
    <w:rsid w:val="38D49B9A"/>
    <w:rsid w:val="38E0A57B"/>
    <w:rsid w:val="38F08882"/>
    <w:rsid w:val="38F3C79B"/>
    <w:rsid w:val="38F49B62"/>
    <w:rsid w:val="39233E56"/>
    <w:rsid w:val="3928F009"/>
    <w:rsid w:val="392F98C9"/>
    <w:rsid w:val="39346815"/>
    <w:rsid w:val="39399F81"/>
    <w:rsid w:val="3945909B"/>
    <w:rsid w:val="394EFC41"/>
    <w:rsid w:val="394FF7C3"/>
    <w:rsid w:val="395822D9"/>
    <w:rsid w:val="395B7E12"/>
    <w:rsid w:val="397A2BE8"/>
    <w:rsid w:val="39856098"/>
    <w:rsid w:val="398EAD8B"/>
    <w:rsid w:val="398FD7CF"/>
    <w:rsid w:val="3996A2E6"/>
    <w:rsid w:val="39A31666"/>
    <w:rsid w:val="39A908E2"/>
    <w:rsid w:val="39C3D8EF"/>
    <w:rsid w:val="39DE6111"/>
    <w:rsid w:val="39DE7381"/>
    <w:rsid w:val="39E09DD3"/>
    <w:rsid w:val="39ED511F"/>
    <w:rsid w:val="39EE224D"/>
    <w:rsid w:val="3A0024B9"/>
    <w:rsid w:val="3A019E7E"/>
    <w:rsid w:val="3A0E29B1"/>
    <w:rsid w:val="3A12F0B2"/>
    <w:rsid w:val="3A166555"/>
    <w:rsid w:val="3A1735BF"/>
    <w:rsid w:val="3A1A3962"/>
    <w:rsid w:val="3A27481F"/>
    <w:rsid w:val="3A2B544C"/>
    <w:rsid w:val="3A33AB9C"/>
    <w:rsid w:val="3A36467E"/>
    <w:rsid w:val="3A3B945C"/>
    <w:rsid w:val="3A50391C"/>
    <w:rsid w:val="3A75A749"/>
    <w:rsid w:val="3A85E5B8"/>
    <w:rsid w:val="3A876AA5"/>
    <w:rsid w:val="3A8A0B66"/>
    <w:rsid w:val="3A926964"/>
    <w:rsid w:val="3A9512F6"/>
    <w:rsid w:val="3AA6AAE1"/>
    <w:rsid w:val="3AAB4E3C"/>
    <w:rsid w:val="3AB572E0"/>
    <w:rsid w:val="3AB6C3E7"/>
    <w:rsid w:val="3ABDCFFE"/>
    <w:rsid w:val="3AE2063C"/>
    <w:rsid w:val="3AEA0337"/>
    <w:rsid w:val="3AFBD01A"/>
    <w:rsid w:val="3B08247B"/>
    <w:rsid w:val="3B0E285B"/>
    <w:rsid w:val="3B1027C6"/>
    <w:rsid w:val="3B10A676"/>
    <w:rsid w:val="3B2DE7D8"/>
    <w:rsid w:val="3B30CC00"/>
    <w:rsid w:val="3B38BBCC"/>
    <w:rsid w:val="3B3E5E57"/>
    <w:rsid w:val="3B4F425C"/>
    <w:rsid w:val="3B564758"/>
    <w:rsid w:val="3B56BED2"/>
    <w:rsid w:val="3B5C9718"/>
    <w:rsid w:val="3B5D471A"/>
    <w:rsid w:val="3B6468A0"/>
    <w:rsid w:val="3B65C36A"/>
    <w:rsid w:val="3B765573"/>
    <w:rsid w:val="3B819966"/>
    <w:rsid w:val="3B8559FE"/>
    <w:rsid w:val="3B877D6C"/>
    <w:rsid w:val="3B8D6E49"/>
    <w:rsid w:val="3B8FE49C"/>
    <w:rsid w:val="3BB541EA"/>
    <w:rsid w:val="3BB5B357"/>
    <w:rsid w:val="3BB801F5"/>
    <w:rsid w:val="3BD47967"/>
    <w:rsid w:val="3BE5EF7D"/>
    <w:rsid w:val="3BEB2AE5"/>
    <w:rsid w:val="3BF4F1D3"/>
    <w:rsid w:val="3BF536B1"/>
    <w:rsid w:val="3BFF82FA"/>
    <w:rsid w:val="3C04DE88"/>
    <w:rsid w:val="3C08A2AB"/>
    <w:rsid w:val="3C0EEFB2"/>
    <w:rsid w:val="3C1B0264"/>
    <w:rsid w:val="3C26659F"/>
    <w:rsid w:val="3C2B926F"/>
    <w:rsid w:val="3C3CCDBD"/>
    <w:rsid w:val="3C472306"/>
    <w:rsid w:val="3C47FAE6"/>
    <w:rsid w:val="3C501A9C"/>
    <w:rsid w:val="3C6596D2"/>
    <w:rsid w:val="3C6697F6"/>
    <w:rsid w:val="3C67DF79"/>
    <w:rsid w:val="3C731146"/>
    <w:rsid w:val="3C752571"/>
    <w:rsid w:val="3C769314"/>
    <w:rsid w:val="3C8442C0"/>
    <w:rsid w:val="3C9761AE"/>
    <w:rsid w:val="3C9C5CB2"/>
    <w:rsid w:val="3CB5FB2C"/>
    <w:rsid w:val="3CB80557"/>
    <w:rsid w:val="3CC0BDA6"/>
    <w:rsid w:val="3CC7709B"/>
    <w:rsid w:val="3CCAF9BC"/>
    <w:rsid w:val="3CCBE41E"/>
    <w:rsid w:val="3CCF594F"/>
    <w:rsid w:val="3CDE0A37"/>
    <w:rsid w:val="3CDE8391"/>
    <w:rsid w:val="3CE2ED3E"/>
    <w:rsid w:val="3CF6091A"/>
    <w:rsid w:val="3CFB3BCB"/>
    <w:rsid w:val="3D095E9D"/>
    <w:rsid w:val="3D0E7E5E"/>
    <w:rsid w:val="3D10579F"/>
    <w:rsid w:val="3D11B5F0"/>
    <w:rsid w:val="3D292E7F"/>
    <w:rsid w:val="3D29EA17"/>
    <w:rsid w:val="3D3D1BD1"/>
    <w:rsid w:val="3D45D86A"/>
    <w:rsid w:val="3D64DE40"/>
    <w:rsid w:val="3D757F9A"/>
    <w:rsid w:val="3D7B8A00"/>
    <w:rsid w:val="3D7E5742"/>
    <w:rsid w:val="3D7FA5A9"/>
    <w:rsid w:val="3D85BF76"/>
    <w:rsid w:val="3D8B3704"/>
    <w:rsid w:val="3D981858"/>
    <w:rsid w:val="3DA70A12"/>
    <w:rsid w:val="3DAB96AE"/>
    <w:rsid w:val="3DB2A672"/>
    <w:rsid w:val="3DB66E1E"/>
    <w:rsid w:val="3DC09C03"/>
    <w:rsid w:val="3DC1E38E"/>
    <w:rsid w:val="3DC3BEF7"/>
    <w:rsid w:val="3DC4B4B8"/>
    <w:rsid w:val="3DC81237"/>
    <w:rsid w:val="3DC93C8C"/>
    <w:rsid w:val="3DD49CDA"/>
    <w:rsid w:val="3DE11B30"/>
    <w:rsid w:val="3DE21B7C"/>
    <w:rsid w:val="3DE55208"/>
    <w:rsid w:val="3DEE2D7D"/>
    <w:rsid w:val="3DEE6B1C"/>
    <w:rsid w:val="3DEF34DD"/>
    <w:rsid w:val="3DF32582"/>
    <w:rsid w:val="3E038318"/>
    <w:rsid w:val="3E059225"/>
    <w:rsid w:val="3E0761A2"/>
    <w:rsid w:val="3E096412"/>
    <w:rsid w:val="3E0FDD01"/>
    <w:rsid w:val="3E1A1C15"/>
    <w:rsid w:val="3E1FFDA7"/>
    <w:rsid w:val="3E20376D"/>
    <w:rsid w:val="3E2E1282"/>
    <w:rsid w:val="3E30F797"/>
    <w:rsid w:val="3E31F7C3"/>
    <w:rsid w:val="3E35CE79"/>
    <w:rsid w:val="3E3AFD46"/>
    <w:rsid w:val="3E473D41"/>
    <w:rsid w:val="3E47BE50"/>
    <w:rsid w:val="3E4A4701"/>
    <w:rsid w:val="3E54EB0F"/>
    <w:rsid w:val="3E64B078"/>
    <w:rsid w:val="3E73869A"/>
    <w:rsid w:val="3E7AD7D4"/>
    <w:rsid w:val="3E91D876"/>
    <w:rsid w:val="3E95FCEB"/>
    <w:rsid w:val="3E99B90B"/>
    <w:rsid w:val="3EA101D6"/>
    <w:rsid w:val="3EAAFA5F"/>
    <w:rsid w:val="3EAB1FB1"/>
    <w:rsid w:val="3EB946A4"/>
    <w:rsid w:val="3EB97C37"/>
    <w:rsid w:val="3EC4EC0A"/>
    <w:rsid w:val="3ED2FF88"/>
    <w:rsid w:val="3ED67C86"/>
    <w:rsid w:val="3EE95DF8"/>
    <w:rsid w:val="3EEC1927"/>
    <w:rsid w:val="3EF7A690"/>
    <w:rsid w:val="3EFC0FF8"/>
    <w:rsid w:val="3F0218ED"/>
    <w:rsid w:val="3F028C97"/>
    <w:rsid w:val="3F062DCA"/>
    <w:rsid w:val="3F080DDF"/>
    <w:rsid w:val="3F09E2F9"/>
    <w:rsid w:val="3F1A27A3"/>
    <w:rsid w:val="3F1C2D2A"/>
    <w:rsid w:val="3F2192BA"/>
    <w:rsid w:val="3F234549"/>
    <w:rsid w:val="3F25182D"/>
    <w:rsid w:val="3F2FD927"/>
    <w:rsid w:val="3F4B8DE0"/>
    <w:rsid w:val="3F5EFEB1"/>
    <w:rsid w:val="3F60B3A1"/>
    <w:rsid w:val="3F612A7B"/>
    <w:rsid w:val="3F6247A9"/>
    <w:rsid w:val="3F6D2C49"/>
    <w:rsid w:val="3F93414D"/>
    <w:rsid w:val="3F9F803B"/>
    <w:rsid w:val="3F9FAF7D"/>
    <w:rsid w:val="3FA5C366"/>
    <w:rsid w:val="3FA71730"/>
    <w:rsid w:val="3FA797A0"/>
    <w:rsid w:val="3FA80B9E"/>
    <w:rsid w:val="3FB292A8"/>
    <w:rsid w:val="3FC460BC"/>
    <w:rsid w:val="3FD02125"/>
    <w:rsid w:val="3FD4E0E3"/>
    <w:rsid w:val="3FD5ECF6"/>
    <w:rsid w:val="3FD7FC2E"/>
    <w:rsid w:val="3FDD8CDD"/>
    <w:rsid w:val="3FED44C6"/>
    <w:rsid w:val="3FEDEC2F"/>
    <w:rsid w:val="3FEE66B0"/>
    <w:rsid w:val="40088F40"/>
    <w:rsid w:val="400AE382"/>
    <w:rsid w:val="401204DB"/>
    <w:rsid w:val="40132850"/>
    <w:rsid w:val="401EF7A9"/>
    <w:rsid w:val="404709FE"/>
    <w:rsid w:val="40472F02"/>
    <w:rsid w:val="40494F9B"/>
    <w:rsid w:val="404956B2"/>
    <w:rsid w:val="4066FC29"/>
    <w:rsid w:val="406DC1FD"/>
    <w:rsid w:val="407414D0"/>
    <w:rsid w:val="40799FE0"/>
    <w:rsid w:val="40822363"/>
    <w:rsid w:val="4098FA12"/>
    <w:rsid w:val="409A9FF4"/>
    <w:rsid w:val="409B98D9"/>
    <w:rsid w:val="40B75F39"/>
    <w:rsid w:val="40D4BD63"/>
    <w:rsid w:val="40E68D1A"/>
    <w:rsid w:val="4103BF06"/>
    <w:rsid w:val="41108359"/>
    <w:rsid w:val="41125DDE"/>
    <w:rsid w:val="4113019F"/>
    <w:rsid w:val="4114C807"/>
    <w:rsid w:val="41181C2D"/>
    <w:rsid w:val="4118F76D"/>
    <w:rsid w:val="411B6A6A"/>
    <w:rsid w:val="4121C0B3"/>
    <w:rsid w:val="4127E290"/>
    <w:rsid w:val="412C6812"/>
    <w:rsid w:val="41378D7D"/>
    <w:rsid w:val="413AD63A"/>
    <w:rsid w:val="41440340"/>
    <w:rsid w:val="414D9556"/>
    <w:rsid w:val="415B5D70"/>
    <w:rsid w:val="415FBECA"/>
    <w:rsid w:val="415FF603"/>
    <w:rsid w:val="416BDB73"/>
    <w:rsid w:val="416CDE25"/>
    <w:rsid w:val="4176FDB8"/>
    <w:rsid w:val="4179E8D4"/>
    <w:rsid w:val="417E07B3"/>
    <w:rsid w:val="4180B53B"/>
    <w:rsid w:val="418116EA"/>
    <w:rsid w:val="4183898C"/>
    <w:rsid w:val="418A5382"/>
    <w:rsid w:val="418A9AFF"/>
    <w:rsid w:val="41939D76"/>
    <w:rsid w:val="41958095"/>
    <w:rsid w:val="4195A618"/>
    <w:rsid w:val="41A69A5D"/>
    <w:rsid w:val="41B528C1"/>
    <w:rsid w:val="41BD64EF"/>
    <w:rsid w:val="41C2A942"/>
    <w:rsid w:val="41C61035"/>
    <w:rsid w:val="41C92E1C"/>
    <w:rsid w:val="41CCE90D"/>
    <w:rsid w:val="41D11F1D"/>
    <w:rsid w:val="41E52245"/>
    <w:rsid w:val="41E82397"/>
    <w:rsid w:val="41F66391"/>
    <w:rsid w:val="41F959A4"/>
    <w:rsid w:val="41FF93D5"/>
    <w:rsid w:val="4200DDAD"/>
    <w:rsid w:val="42109296"/>
    <w:rsid w:val="42161511"/>
    <w:rsid w:val="4225F6CA"/>
    <w:rsid w:val="4238D39D"/>
    <w:rsid w:val="423CB8F2"/>
    <w:rsid w:val="4246A832"/>
    <w:rsid w:val="424777E5"/>
    <w:rsid w:val="42584207"/>
    <w:rsid w:val="426403D7"/>
    <w:rsid w:val="42695A2B"/>
    <w:rsid w:val="426A3C7D"/>
    <w:rsid w:val="4271FEB6"/>
    <w:rsid w:val="42788FED"/>
    <w:rsid w:val="427C6310"/>
    <w:rsid w:val="428A1983"/>
    <w:rsid w:val="4298F0B0"/>
    <w:rsid w:val="42A6632F"/>
    <w:rsid w:val="42AF8AA2"/>
    <w:rsid w:val="42B0979B"/>
    <w:rsid w:val="42BA5507"/>
    <w:rsid w:val="42BDCE92"/>
    <w:rsid w:val="42C44024"/>
    <w:rsid w:val="42CE1998"/>
    <w:rsid w:val="42D63478"/>
    <w:rsid w:val="42DC7429"/>
    <w:rsid w:val="42F78D48"/>
    <w:rsid w:val="42FED970"/>
    <w:rsid w:val="43047097"/>
    <w:rsid w:val="430DAD16"/>
    <w:rsid w:val="432B1D42"/>
    <w:rsid w:val="432C32E4"/>
    <w:rsid w:val="432EC234"/>
    <w:rsid w:val="43416FE2"/>
    <w:rsid w:val="43475D3A"/>
    <w:rsid w:val="4373A33B"/>
    <w:rsid w:val="438553FA"/>
    <w:rsid w:val="43856661"/>
    <w:rsid w:val="439827B8"/>
    <w:rsid w:val="43A872E4"/>
    <w:rsid w:val="43AFD7AA"/>
    <w:rsid w:val="43B16CA6"/>
    <w:rsid w:val="43BD4166"/>
    <w:rsid w:val="43BEA485"/>
    <w:rsid w:val="43C32666"/>
    <w:rsid w:val="43CAA958"/>
    <w:rsid w:val="44123EED"/>
    <w:rsid w:val="4414604E"/>
    <w:rsid w:val="441A1A20"/>
    <w:rsid w:val="441D3532"/>
    <w:rsid w:val="4422AD36"/>
    <w:rsid w:val="4443F02E"/>
    <w:rsid w:val="445E1972"/>
    <w:rsid w:val="4483E94A"/>
    <w:rsid w:val="44842ED6"/>
    <w:rsid w:val="4489C644"/>
    <w:rsid w:val="4494987C"/>
    <w:rsid w:val="44953573"/>
    <w:rsid w:val="44BB3EBF"/>
    <w:rsid w:val="44C1BE3E"/>
    <w:rsid w:val="44CCC165"/>
    <w:rsid w:val="44D2A9FB"/>
    <w:rsid w:val="44DFD4F9"/>
    <w:rsid w:val="44E614B4"/>
    <w:rsid w:val="44E82AC4"/>
    <w:rsid w:val="44F6E722"/>
    <w:rsid w:val="45135BDA"/>
    <w:rsid w:val="453FD9A3"/>
    <w:rsid w:val="454E2CB8"/>
    <w:rsid w:val="4567364D"/>
    <w:rsid w:val="4569F046"/>
    <w:rsid w:val="456E4464"/>
    <w:rsid w:val="456F8C2E"/>
    <w:rsid w:val="45702252"/>
    <w:rsid w:val="45727239"/>
    <w:rsid w:val="45757244"/>
    <w:rsid w:val="457E4CF9"/>
    <w:rsid w:val="45836F52"/>
    <w:rsid w:val="458F84CC"/>
    <w:rsid w:val="45956814"/>
    <w:rsid w:val="4596FCBB"/>
    <w:rsid w:val="45A1779D"/>
    <w:rsid w:val="45A71537"/>
    <w:rsid w:val="45B213CE"/>
    <w:rsid w:val="45C40A16"/>
    <w:rsid w:val="45C517FB"/>
    <w:rsid w:val="45C8650A"/>
    <w:rsid w:val="45DB8C37"/>
    <w:rsid w:val="46035EB4"/>
    <w:rsid w:val="46069ABC"/>
    <w:rsid w:val="46086187"/>
    <w:rsid w:val="4609A03D"/>
    <w:rsid w:val="460DDB7F"/>
    <w:rsid w:val="460E475D"/>
    <w:rsid w:val="46128A94"/>
    <w:rsid w:val="461298DB"/>
    <w:rsid w:val="46197130"/>
    <w:rsid w:val="461CD962"/>
    <w:rsid w:val="461D0BFE"/>
    <w:rsid w:val="4631467E"/>
    <w:rsid w:val="463BDCC7"/>
    <w:rsid w:val="463E82C1"/>
    <w:rsid w:val="4640B5E0"/>
    <w:rsid w:val="4641B61C"/>
    <w:rsid w:val="464B7277"/>
    <w:rsid w:val="46505890"/>
    <w:rsid w:val="465095C6"/>
    <w:rsid w:val="4651EDCF"/>
    <w:rsid w:val="4666990B"/>
    <w:rsid w:val="466A5A7F"/>
    <w:rsid w:val="467A99C6"/>
    <w:rsid w:val="46802887"/>
    <w:rsid w:val="46872B1D"/>
    <w:rsid w:val="469D0939"/>
    <w:rsid w:val="46B1380C"/>
    <w:rsid w:val="46B3B6FC"/>
    <w:rsid w:val="46B64384"/>
    <w:rsid w:val="46BC2EF4"/>
    <w:rsid w:val="46CD0BAA"/>
    <w:rsid w:val="46D3DDFA"/>
    <w:rsid w:val="46EBCAB7"/>
    <w:rsid w:val="46F2500D"/>
    <w:rsid w:val="47022670"/>
    <w:rsid w:val="470E128E"/>
    <w:rsid w:val="470FABAB"/>
    <w:rsid w:val="4715A0EF"/>
    <w:rsid w:val="471C9D50"/>
    <w:rsid w:val="471D6EBA"/>
    <w:rsid w:val="472BF34F"/>
    <w:rsid w:val="472E0183"/>
    <w:rsid w:val="4730CA96"/>
    <w:rsid w:val="47377645"/>
    <w:rsid w:val="4740E4B6"/>
    <w:rsid w:val="4745550B"/>
    <w:rsid w:val="474DDF05"/>
    <w:rsid w:val="47508AF5"/>
    <w:rsid w:val="475341E5"/>
    <w:rsid w:val="4765E8B6"/>
    <w:rsid w:val="476A66DF"/>
    <w:rsid w:val="477AC84B"/>
    <w:rsid w:val="4781926C"/>
    <w:rsid w:val="47850877"/>
    <w:rsid w:val="478B098B"/>
    <w:rsid w:val="479047C3"/>
    <w:rsid w:val="4793197E"/>
    <w:rsid w:val="47A5DD60"/>
    <w:rsid w:val="47AD92A1"/>
    <w:rsid w:val="47B30B9D"/>
    <w:rsid w:val="47C7B601"/>
    <w:rsid w:val="47C8126A"/>
    <w:rsid w:val="47C86C50"/>
    <w:rsid w:val="47DCFBC0"/>
    <w:rsid w:val="47E06B3C"/>
    <w:rsid w:val="47E2D725"/>
    <w:rsid w:val="47E6172A"/>
    <w:rsid w:val="47EE1F87"/>
    <w:rsid w:val="47F61640"/>
    <w:rsid w:val="47F973E9"/>
    <w:rsid w:val="480EAD13"/>
    <w:rsid w:val="48181ED5"/>
    <w:rsid w:val="481B3887"/>
    <w:rsid w:val="481B8FFE"/>
    <w:rsid w:val="481BC651"/>
    <w:rsid w:val="482B30FD"/>
    <w:rsid w:val="4839E090"/>
    <w:rsid w:val="48491A33"/>
    <w:rsid w:val="48515684"/>
    <w:rsid w:val="486A266B"/>
    <w:rsid w:val="486F65FE"/>
    <w:rsid w:val="4876DEF8"/>
    <w:rsid w:val="488FA9DE"/>
    <w:rsid w:val="4897602E"/>
    <w:rsid w:val="48985456"/>
    <w:rsid w:val="489F02DB"/>
    <w:rsid w:val="48AB53F9"/>
    <w:rsid w:val="48AC4B9C"/>
    <w:rsid w:val="48B936BB"/>
    <w:rsid w:val="48C2CC9F"/>
    <w:rsid w:val="48C62169"/>
    <w:rsid w:val="48CF72B6"/>
    <w:rsid w:val="48F821B4"/>
    <w:rsid w:val="4900BA23"/>
    <w:rsid w:val="49051601"/>
    <w:rsid w:val="49057E13"/>
    <w:rsid w:val="4906C821"/>
    <w:rsid w:val="4907C581"/>
    <w:rsid w:val="491022DE"/>
    <w:rsid w:val="4913DDF8"/>
    <w:rsid w:val="4918B996"/>
    <w:rsid w:val="4921FE80"/>
    <w:rsid w:val="49259C53"/>
    <w:rsid w:val="492D6773"/>
    <w:rsid w:val="495CF7A8"/>
    <w:rsid w:val="496538BD"/>
    <w:rsid w:val="496B9715"/>
    <w:rsid w:val="49759E47"/>
    <w:rsid w:val="497A2B7C"/>
    <w:rsid w:val="497EA786"/>
    <w:rsid w:val="498270E4"/>
    <w:rsid w:val="498B47AE"/>
    <w:rsid w:val="49945655"/>
    <w:rsid w:val="4997CFE3"/>
    <w:rsid w:val="499E6274"/>
    <w:rsid w:val="49AB2A51"/>
    <w:rsid w:val="49AB789E"/>
    <w:rsid w:val="49B28BFB"/>
    <w:rsid w:val="49B5E4F1"/>
    <w:rsid w:val="49C58C90"/>
    <w:rsid w:val="49C60C59"/>
    <w:rsid w:val="49D1547F"/>
    <w:rsid w:val="49D82184"/>
    <w:rsid w:val="49DE15D8"/>
    <w:rsid w:val="49F0B399"/>
    <w:rsid w:val="49F5222D"/>
    <w:rsid w:val="49F9E6B3"/>
    <w:rsid w:val="49FF4D08"/>
    <w:rsid w:val="4A0C0C09"/>
    <w:rsid w:val="4A0C56BE"/>
    <w:rsid w:val="4A1693DD"/>
    <w:rsid w:val="4A19A32B"/>
    <w:rsid w:val="4A1C47DF"/>
    <w:rsid w:val="4A243B17"/>
    <w:rsid w:val="4A2773CB"/>
    <w:rsid w:val="4A28512A"/>
    <w:rsid w:val="4A3713C9"/>
    <w:rsid w:val="4A38C953"/>
    <w:rsid w:val="4A413694"/>
    <w:rsid w:val="4A4A8B42"/>
    <w:rsid w:val="4A51C476"/>
    <w:rsid w:val="4A567F55"/>
    <w:rsid w:val="4A5ADC06"/>
    <w:rsid w:val="4A647CD9"/>
    <w:rsid w:val="4A670971"/>
    <w:rsid w:val="4A70EAF2"/>
    <w:rsid w:val="4A70EDDC"/>
    <w:rsid w:val="4A7715A8"/>
    <w:rsid w:val="4A868EEB"/>
    <w:rsid w:val="4A87957E"/>
    <w:rsid w:val="4A8854CE"/>
    <w:rsid w:val="4A88FABA"/>
    <w:rsid w:val="4A9C15FF"/>
    <w:rsid w:val="4AA86C14"/>
    <w:rsid w:val="4AAA305A"/>
    <w:rsid w:val="4AADEF5E"/>
    <w:rsid w:val="4ABE2C5C"/>
    <w:rsid w:val="4ACB1A6B"/>
    <w:rsid w:val="4ACDBB77"/>
    <w:rsid w:val="4AD0FE2A"/>
    <w:rsid w:val="4AD1D7E0"/>
    <w:rsid w:val="4AE34D3E"/>
    <w:rsid w:val="4AF7D480"/>
    <w:rsid w:val="4B013F93"/>
    <w:rsid w:val="4B14B4F2"/>
    <w:rsid w:val="4B1DDFFE"/>
    <w:rsid w:val="4B24D5A5"/>
    <w:rsid w:val="4B25B177"/>
    <w:rsid w:val="4B2A20C7"/>
    <w:rsid w:val="4B2C8202"/>
    <w:rsid w:val="4B309204"/>
    <w:rsid w:val="4B37163D"/>
    <w:rsid w:val="4B4D6D38"/>
    <w:rsid w:val="4B5B4243"/>
    <w:rsid w:val="4B7701B0"/>
    <w:rsid w:val="4B7AD0B4"/>
    <w:rsid w:val="4B7E9EEC"/>
    <w:rsid w:val="4B897320"/>
    <w:rsid w:val="4B8D1111"/>
    <w:rsid w:val="4B8E8278"/>
    <w:rsid w:val="4BABBC80"/>
    <w:rsid w:val="4BB9BC25"/>
    <w:rsid w:val="4BBB28AD"/>
    <w:rsid w:val="4BC7B6BB"/>
    <w:rsid w:val="4BCD50EC"/>
    <w:rsid w:val="4BD1715F"/>
    <w:rsid w:val="4BDB8A06"/>
    <w:rsid w:val="4BE103D5"/>
    <w:rsid w:val="4BE4BA75"/>
    <w:rsid w:val="4BEB1EA1"/>
    <w:rsid w:val="4BED4034"/>
    <w:rsid w:val="4BFC03D3"/>
    <w:rsid w:val="4BFD98B9"/>
    <w:rsid w:val="4BFFB89F"/>
    <w:rsid w:val="4C076106"/>
    <w:rsid w:val="4C18A39F"/>
    <w:rsid w:val="4C1E6707"/>
    <w:rsid w:val="4C299C74"/>
    <w:rsid w:val="4C35C75E"/>
    <w:rsid w:val="4C3B4805"/>
    <w:rsid w:val="4C4DD03B"/>
    <w:rsid w:val="4C76A409"/>
    <w:rsid w:val="4C7E93A1"/>
    <w:rsid w:val="4C81C05A"/>
    <w:rsid w:val="4C83BE11"/>
    <w:rsid w:val="4C87CC7E"/>
    <w:rsid w:val="4C957287"/>
    <w:rsid w:val="4C9FAA61"/>
    <w:rsid w:val="4CA4B02C"/>
    <w:rsid w:val="4CB0EE3A"/>
    <w:rsid w:val="4CB4A496"/>
    <w:rsid w:val="4CB8C559"/>
    <w:rsid w:val="4CC52567"/>
    <w:rsid w:val="4CF27388"/>
    <w:rsid w:val="4CF8AA61"/>
    <w:rsid w:val="4D06602B"/>
    <w:rsid w:val="4D0AF9B2"/>
    <w:rsid w:val="4D131341"/>
    <w:rsid w:val="4D16F3CB"/>
    <w:rsid w:val="4D2AA6CC"/>
    <w:rsid w:val="4D32545F"/>
    <w:rsid w:val="4D3C740A"/>
    <w:rsid w:val="4D67A418"/>
    <w:rsid w:val="4D718B9E"/>
    <w:rsid w:val="4D7CA8BB"/>
    <w:rsid w:val="4D7DBD47"/>
    <w:rsid w:val="4D8399A4"/>
    <w:rsid w:val="4D869E29"/>
    <w:rsid w:val="4D89D101"/>
    <w:rsid w:val="4D9C6854"/>
    <w:rsid w:val="4D9CC10A"/>
    <w:rsid w:val="4D9D3537"/>
    <w:rsid w:val="4D9F8B77"/>
    <w:rsid w:val="4DA0E47E"/>
    <w:rsid w:val="4DA2FF7B"/>
    <w:rsid w:val="4DAB1878"/>
    <w:rsid w:val="4DAE6D99"/>
    <w:rsid w:val="4DBDFF59"/>
    <w:rsid w:val="4DBE076C"/>
    <w:rsid w:val="4DC3776A"/>
    <w:rsid w:val="4DC9FD73"/>
    <w:rsid w:val="4DE2D619"/>
    <w:rsid w:val="4DF6EF08"/>
    <w:rsid w:val="4E072EBA"/>
    <w:rsid w:val="4E0D3108"/>
    <w:rsid w:val="4E0F7188"/>
    <w:rsid w:val="4E111B41"/>
    <w:rsid w:val="4E133C49"/>
    <w:rsid w:val="4E28CB57"/>
    <w:rsid w:val="4E2FC9B6"/>
    <w:rsid w:val="4E338C5F"/>
    <w:rsid w:val="4E39C533"/>
    <w:rsid w:val="4E3A4E9A"/>
    <w:rsid w:val="4E473F21"/>
    <w:rsid w:val="4E5218A9"/>
    <w:rsid w:val="4E5D7C52"/>
    <w:rsid w:val="4E716475"/>
    <w:rsid w:val="4E731345"/>
    <w:rsid w:val="4EA3FDD0"/>
    <w:rsid w:val="4EA81B1E"/>
    <w:rsid w:val="4ECBFA0D"/>
    <w:rsid w:val="4EE036FD"/>
    <w:rsid w:val="4EE223B0"/>
    <w:rsid w:val="4EE75A66"/>
    <w:rsid w:val="4EFA9F7A"/>
    <w:rsid w:val="4F0B9320"/>
    <w:rsid w:val="4F19B540"/>
    <w:rsid w:val="4F205361"/>
    <w:rsid w:val="4F2F3DB5"/>
    <w:rsid w:val="4F36B793"/>
    <w:rsid w:val="4F452E01"/>
    <w:rsid w:val="4F4ADB7E"/>
    <w:rsid w:val="4F592960"/>
    <w:rsid w:val="4F5AECE1"/>
    <w:rsid w:val="4F5C0DF3"/>
    <w:rsid w:val="4F69920B"/>
    <w:rsid w:val="4F75F313"/>
    <w:rsid w:val="4F801CDD"/>
    <w:rsid w:val="4F823760"/>
    <w:rsid w:val="4F829963"/>
    <w:rsid w:val="4F9647ED"/>
    <w:rsid w:val="4FA8DFD1"/>
    <w:rsid w:val="4FAA57D0"/>
    <w:rsid w:val="4FB50440"/>
    <w:rsid w:val="4FB9B5D4"/>
    <w:rsid w:val="4FCA90E9"/>
    <w:rsid w:val="4FD74B23"/>
    <w:rsid w:val="4FDA750D"/>
    <w:rsid w:val="4FDD96CC"/>
    <w:rsid w:val="4FE07E13"/>
    <w:rsid w:val="4FE4FADB"/>
    <w:rsid w:val="4FE58D01"/>
    <w:rsid w:val="4FEA072F"/>
    <w:rsid w:val="4FEA2DE4"/>
    <w:rsid w:val="50035AD1"/>
    <w:rsid w:val="501054C8"/>
    <w:rsid w:val="50150664"/>
    <w:rsid w:val="501E7519"/>
    <w:rsid w:val="5024F899"/>
    <w:rsid w:val="50250B61"/>
    <w:rsid w:val="5027233A"/>
    <w:rsid w:val="502BE65D"/>
    <w:rsid w:val="503653F3"/>
    <w:rsid w:val="5037A8BE"/>
    <w:rsid w:val="503CEA5A"/>
    <w:rsid w:val="50436F8D"/>
    <w:rsid w:val="5057A99C"/>
    <w:rsid w:val="5059B949"/>
    <w:rsid w:val="505DAF5E"/>
    <w:rsid w:val="5062E934"/>
    <w:rsid w:val="506AB1EE"/>
    <w:rsid w:val="50809A72"/>
    <w:rsid w:val="508F9F25"/>
    <w:rsid w:val="509CC601"/>
    <w:rsid w:val="50A2F536"/>
    <w:rsid w:val="50A7AA93"/>
    <w:rsid w:val="50A7B02A"/>
    <w:rsid w:val="50B3BC7F"/>
    <w:rsid w:val="50BB8876"/>
    <w:rsid w:val="50C214F3"/>
    <w:rsid w:val="50C2CF25"/>
    <w:rsid w:val="50C9D80F"/>
    <w:rsid w:val="50E32B2A"/>
    <w:rsid w:val="50E57107"/>
    <w:rsid w:val="50ECCA6D"/>
    <w:rsid w:val="50F549A6"/>
    <w:rsid w:val="50FA75D2"/>
    <w:rsid w:val="51002F9A"/>
    <w:rsid w:val="510A7CFA"/>
    <w:rsid w:val="510B97A1"/>
    <w:rsid w:val="510D8D54"/>
    <w:rsid w:val="5118D3A5"/>
    <w:rsid w:val="51190940"/>
    <w:rsid w:val="511DDEF5"/>
    <w:rsid w:val="512836CC"/>
    <w:rsid w:val="512874B2"/>
    <w:rsid w:val="512EF85A"/>
    <w:rsid w:val="5134D392"/>
    <w:rsid w:val="5135A96E"/>
    <w:rsid w:val="5140636E"/>
    <w:rsid w:val="5153B201"/>
    <w:rsid w:val="515D63F1"/>
    <w:rsid w:val="516C9A17"/>
    <w:rsid w:val="516E8116"/>
    <w:rsid w:val="51719B8C"/>
    <w:rsid w:val="51837F97"/>
    <w:rsid w:val="5189AE20"/>
    <w:rsid w:val="518C8329"/>
    <w:rsid w:val="519DA7D6"/>
    <w:rsid w:val="51ACC3D2"/>
    <w:rsid w:val="51B399FE"/>
    <w:rsid w:val="51B417E5"/>
    <w:rsid w:val="51CA1A47"/>
    <w:rsid w:val="51DF29F3"/>
    <w:rsid w:val="51EC0414"/>
    <w:rsid w:val="51FAFE59"/>
    <w:rsid w:val="5208058F"/>
    <w:rsid w:val="520DEF6C"/>
    <w:rsid w:val="5227F13B"/>
    <w:rsid w:val="523008D9"/>
    <w:rsid w:val="5234AA73"/>
    <w:rsid w:val="523D19C5"/>
    <w:rsid w:val="5244B2E8"/>
    <w:rsid w:val="525952DC"/>
    <w:rsid w:val="525E5200"/>
    <w:rsid w:val="52631189"/>
    <w:rsid w:val="526EFA23"/>
    <w:rsid w:val="526FC508"/>
    <w:rsid w:val="5278430B"/>
    <w:rsid w:val="529A4940"/>
    <w:rsid w:val="52A412BF"/>
    <w:rsid w:val="52A579C3"/>
    <w:rsid w:val="52C0F568"/>
    <w:rsid w:val="52C3B241"/>
    <w:rsid w:val="52C4AC74"/>
    <w:rsid w:val="52D0C825"/>
    <w:rsid w:val="52D29D94"/>
    <w:rsid w:val="52D5501A"/>
    <w:rsid w:val="52E50E77"/>
    <w:rsid w:val="52EB1C84"/>
    <w:rsid w:val="52F2332B"/>
    <w:rsid w:val="52F5C2AB"/>
    <w:rsid w:val="52F7A1ED"/>
    <w:rsid w:val="52F85BA0"/>
    <w:rsid w:val="53091E8C"/>
    <w:rsid w:val="5315E140"/>
    <w:rsid w:val="53181C27"/>
    <w:rsid w:val="5322F78E"/>
    <w:rsid w:val="532589CC"/>
    <w:rsid w:val="533CC05D"/>
    <w:rsid w:val="533E9E05"/>
    <w:rsid w:val="534B8DCF"/>
    <w:rsid w:val="5364EE11"/>
    <w:rsid w:val="53674FF6"/>
    <w:rsid w:val="53727F48"/>
    <w:rsid w:val="53741480"/>
    <w:rsid w:val="5386E5F6"/>
    <w:rsid w:val="53870936"/>
    <w:rsid w:val="538BAE53"/>
    <w:rsid w:val="538EA8DD"/>
    <w:rsid w:val="53907CBE"/>
    <w:rsid w:val="53C7DF5D"/>
    <w:rsid w:val="53CA22F1"/>
    <w:rsid w:val="53CBDC93"/>
    <w:rsid w:val="53D06AF2"/>
    <w:rsid w:val="53D14027"/>
    <w:rsid w:val="53D20257"/>
    <w:rsid w:val="53D298CC"/>
    <w:rsid w:val="53DBAB73"/>
    <w:rsid w:val="53E9931D"/>
    <w:rsid w:val="53F7A547"/>
    <w:rsid w:val="540AAFB6"/>
    <w:rsid w:val="540D0552"/>
    <w:rsid w:val="54205018"/>
    <w:rsid w:val="542331D5"/>
    <w:rsid w:val="542FEAD2"/>
    <w:rsid w:val="5435852E"/>
    <w:rsid w:val="543C0A00"/>
    <w:rsid w:val="54514212"/>
    <w:rsid w:val="545E1B32"/>
    <w:rsid w:val="54604C15"/>
    <w:rsid w:val="546D91A4"/>
    <w:rsid w:val="54731B0E"/>
    <w:rsid w:val="54811120"/>
    <w:rsid w:val="5489A586"/>
    <w:rsid w:val="54924862"/>
    <w:rsid w:val="5494F898"/>
    <w:rsid w:val="5498A470"/>
    <w:rsid w:val="549932E4"/>
    <w:rsid w:val="54A98C6A"/>
    <w:rsid w:val="54AB99E7"/>
    <w:rsid w:val="54AD3E36"/>
    <w:rsid w:val="54CD2079"/>
    <w:rsid w:val="54D57FCA"/>
    <w:rsid w:val="54D73D75"/>
    <w:rsid w:val="54D98C8A"/>
    <w:rsid w:val="54ECC88A"/>
    <w:rsid w:val="54F1FF85"/>
    <w:rsid w:val="54F87C84"/>
    <w:rsid w:val="5500D13C"/>
    <w:rsid w:val="550AE8C0"/>
    <w:rsid w:val="5511F34A"/>
    <w:rsid w:val="5515112A"/>
    <w:rsid w:val="551A75B8"/>
    <w:rsid w:val="551C85BC"/>
    <w:rsid w:val="5528D4E2"/>
    <w:rsid w:val="552F965F"/>
    <w:rsid w:val="55355CBC"/>
    <w:rsid w:val="553D9176"/>
    <w:rsid w:val="554BF64D"/>
    <w:rsid w:val="55529EC6"/>
    <w:rsid w:val="55551014"/>
    <w:rsid w:val="55654AB5"/>
    <w:rsid w:val="55673DCA"/>
    <w:rsid w:val="5567DA6B"/>
    <w:rsid w:val="556BC723"/>
    <w:rsid w:val="556F1AAA"/>
    <w:rsid w:val="5578DF06"/>
    <w:rsid w:val="557D6CA7"/>
    <w:rsid w:val="558C2196"/>
    <w:rsid w:val="5594CD3C"/>
    <w:rsid w:val="559A74E2"/>
    <w:rsid w:val="55A8D048"/>
    <w:rsid w:val="55C4E940"/>
    <w:rsid w:val="55D03613"/>
    <w:rsid w:val="55E765C3"/>
    <w:rsid w:val="55EC59EB"/>
    <w:rsid w:val="55ED3E44"/>
    <w:rsid w:val="55ED3F5A"/>
    <w:rsid w:val="55ED98F2"/>
    <w:rsid w:val="55F127A2"/>
    <w:rsid w:val="55F3A2DB"/>
    <w:rsid w:val="560E6600"/>
    <w:rsid w:val="561433FA"/>
    <w:rsid w:val="561C2897"/>
    <w:rsid w:val="562C641E"/>
    <w:rsid w:val="563B35B4"/>
    <w:rsid w:val="563DBFDD"/>
    <w:rsid w:val="563DEE35"/>
    <w:rsid w:val="56436BB4"/>
    <w:rsid w:val="564F1CC7"/>
    <w:rsid w:val="565893A3"/>
    <w:rsid w:val="5662F7D4"/>
    <w:rsid w:val="56739887"/>
    <w:rsid w:val="5681E4F6"/>
    <w:rsid w:val="568E7569"/>
    <w:rsid w:val="569968DB"/>
    <w:rsid w:val="5699DE07"/>
    <w:rsid w:val="569CB759"/>
    <w:rsid w:val="56A70972"/>
    <w:rsid w:val="56AB5FB1"/>
    <w:rsid w:val="56B32D03"/>
    <w:rsid w:val="56B43F56"/>
    <w:rsid w:val="56B61DD3"/>
    <w:rsid w:val="56C26D09"/>
    <w:rsid w:val="56C34F15"/>
    <w:rsid w:val="56C6D372"/>
    <w:rsid w:val="56CBEA5B"/>
    <w:rsid w:val="56CE4797"/>
    <w:rsid w:val="56D0D272"/>
    <w:rsid w:val="56DB4A1D"/>
    <w:rsid w:val="56EDA583"/>
    <w:rsid w:val="56F11280"/>
    <w:rsid w:val="56F6C94B"/>
    <w:rsid w:val="56FDA8F2"/>
    <w:rsid w:val="570EA4EC"/>
    <w:rsid w:val="57161F3E"/>
    <w:rsid w:val="571DE952"/>
    <w:rsid w:val="5720BD95"/>
    <w:rsid w:val="57212488"/>
    <w:rsid w:val="57272B3B"/>
    <w:rsid w:val="572C2F26"/>
    <w:rsid w:val="57334CF8"/>
    <w:rsid w:val="574106EA"/>
    <w:rsid w:val="57538211"/>
    <w:rsid w:val="5756F2DD"/>
    <w:rsid w:val="5758C2A7"/>
    <w:rsid w:val="57627059"/>
    <w:rsid w:val="5772944A"/>
    <w:rsid w:val="5795D35D"/>
    <w:rsid w:val="57A3972A"/>
    <w:rsid w:val="57A7EC32"/>
    <w:rsid w:val="57B58BA2"/>
    <w:rsid w:val="57C8290E"/>
    <w:rsid w:val="57CB4E32"/>
    <w:rsid w:val="57D0F278"/>
    <w:rsid w:val="57D2B362"/>
    <w:rsid w:val="57DB0AE2"/>
    <w:rsid w:val="57E6091A"/>
    <w:rsid w:val="57E67D56"/>
    <w:rsid w:val="57F668B1"/>
    <w:rsid w:val="580D5D5C"/>
    <w:rsid w:val="5814FBB3"/>
    <w:rsid w:val="5817242E"/>
    <w:rsid w:val="583182CB"/>
    <w:rsid w:val="58391E5A"/>
    <w:rsid w:val="583E8D73"/>
    <w:rsid w:val="583FCFC3"/>
    <w:rsid w:val="584AD56C"/>
    <w:rsid w:val="5857ED19"/>
    <w:rsid w:val="585B4598"/>
    <w:rsid w:val="585FF22A"/>
    <w:rsid w:val="58626254"/>
    <w:rsid w:val="587E0CA4"/>
    <w:rsid w:val="587E1008"/>
    <w:rsid w:val="587EF8B2"/>
    <w:rsid w:val="587FEF47"/>
    <w:rsid w:val="588C751F"/>
    <w:rsid w:val="5892DED0"/>
    <w:rsid w:val="589B1919"/>
    <w:rsid w:val="58B0DF12"/>
    <w:rsid w:val="58B3FE7B"/>
    <w:rsid w:val="58C18EF2"/>
    <w:rsid w:val="58C4BC0E"/>
    <w:rsid w:val="58D0F7D1"/>
    <w:rsid w:val="58D1B241"/>
    <w:rsid w:val="58D2276A"/>
    <w:rsid w:val="58D42F09"/>
    <w:rsid w:val="58DD5968"/>
    <w:rsid w:val="58DE3BA7"/>
    <w:rsid w:val="58E21444"/>
    <w:rsid w:val="58E2FF2B"/>
    <w:rsid w:val="58E8D9FC"/>
    <w:rsid w:val="58F369B4"/>
    <w:rsid w:val="5905954E"/>
    <w:rsid w:val="590876A2"/>
    <w:rsid w:val="5911784A"/>
    <w:rsid w:val="59168F78"/>
    <w:rsid w:val="5919F120"/>
    <w:rsid w:val="59215755"/>
    <w:rsid w:val="59256DE5"/>
    <w:rsid w:val="592FA4CC"/>
    <w:rsid w:val="592FC1FF"/>
    <w:rsid w:val="5934AF3C"/>
    <w:rsid w:val="593FC2A6"/>
    <w:rsid w:val="5941598A"/>
    <w:rsid w:val="59425C89"/>
    <w:rsid w:val="59431C3B"/>
    <w:rsid w:val="59448945"/>
    <w:rsid w:val="594E777F"/>
    <w:rsid w:val="5954C577"/>
    <w:rsid w:val="5956E45E"/>
    <w:rsid w:val="597810F9"/>
    <w:rsid w:val="5980CB6A"/>
    <w:rsid w:val="59997CCF"/>
    <w:rsid w:val="599C9E70"/>
    <w:rsid w:val="59AE6790"/>
    <w:rsid w:val="59C58310"/>
    <w:rsid w:val="59D3660C"/>
    <w:rsid w:val="59D3DC70"/>
    <w:rsid w:val="59D3E9F1"/>
    <w:rsid w:val="59D44D69"/>
    <w:rsid w:val="59D56D78"/>
    <w:rsid w:val="59E0C5C0"/>
    <w:rsid w:val="59E2CEE0"/>
    <w:rsid w:val="59E5A2D0"/>
    <w:rsid w:val="59EECCBB"/>
    <w:rsid w:val="59F4C04E"/>
    <w:rsid w:val="59F6EEBB"/>
    <w:rsid w:val="59F715F9"/>
    <w:rsid w:val="5A01872F"/>
    <w:rsid w:val="5A1A40ED"/>
    <w:rsid w:val="5A21A9DA"/>
    <w:rsid w:val="5A260FE9"/>
    <w:rsid w:val="5A321254"/>
    <w:rsid w:val="5A3AA8D5"/>
    <w:rsid w:val="5A4171F7"/>
    <w:rsid w:val="5A436E08"/>
    <w:rsid w:val="5A443BF1"/>
    <w:rsid w:val="5A44BFD8"/>
    <w:rsid w:val="5A47862D"/>
    <w:rsid w:val="5A4790DB"/>
    <w:rsid w:val="5A48F05B"/>
    <w:rsid w:val="5A4A26BD"/>
    <w:rsid w:val="5A56754B"/>
    <w:rsid w:val="5A582327"/>
    <w:rsid w:val="5A5B1CDD"/>
    <w:rsid w:val="5A608C6F"/>
    <w:rsid w:val="5A6260B3"/>
    <w:rsid w:val="5A6D0972"/>
    <w:rsid w:val="5A7FA524"/>
    <w:rsid w:val="5A956CAB"/>
    <w:rsid w:val="5AB3C496"/>
    <w:rsid w:val="5ACDC443"/>
    <w:rsid w:val="5ACF3A97"/>
    <w:rsid w:val="5AD91E31"/>
    <w:rsid w:val="5ADA6F9C"/>
    <w:rsid w:val="5AE2EB66"/>
    <w:rsid w:val="5AEAFC37"/>
    <w:rsid w:val="5AFEA5CA"/>
    <w:rsid w:val="5B01A7D7"/>
    <w:rsid w:val="5B23B02E"/>
    <w:rsid w:val="5B27088C"/>
    <w:rsid w:val="5B3A44D2"/>
    <w:rsid w:val="5B3E720A"/>
    <w:rsid w:val="5B4A71BC"/>
    <w:rsid w:val="5B58C525"/>
    <w:rsid w:val="5B60AC8B"/>
    <w:rsid w:val="5B694D96"/>
    <w:rsid w:val="5B6F959D"/>
    <w:rsid w:val="5B80F0A7"/>
    <w:rsid w:val="5B92AFEB"/>
    <w:rsid w:val="5BA1A080"/>
    <w:rsid w:val="5BB0D719"/>
    <w:rsid w:val="5BB9A2B2"/>
    <w:rsid w:val="5BC0AF84"/>
    <w:rsid w:val="5BD1CA8E"/>
    <w:rsid w:val="5BD34A1A"/>
    <w:rsid w:val="5BE0A0C5"/>
    <w:rsid w:val="5BE780D6"/>
    <w:rsid w:val="5BEBDC36"/>
    <w:rsid w:val="5BED402F"/>
    <w:rsid w:val="5BF135AF"/>
    <w:rsid w:val="5C0314F9"/>
    <w:rsid w:val="5C05DFE0"/>
    <w:rsid w:val="5C0B8682"/>
    <w:rsid w:val="5C1284C5"/>
    <w:rsid w:val="5C29065A"/>
    <w:rsid w:val="5C307060"/>
    <w:rsid w:val="5C34F940"/>
    <w:rsid w:val="5C36072D"/>
    <w:rsid w:val="5C37E746"/>
    <w:rsid w:val="5C451B25"/>
    <w:rsid w:val="5C46E191"/>
    <w:rsid w:val="5C49B622"/>
    <w:rsid w:val="5C5344FD"/>
    <w:rsid w:val="5C57C9BE"/>
    <w:rsid w:val="5C5BA1E1"/>
    <w:rsid w:val="5C646547"/>
    <w:rsid w:val="5C663F2E"/>
    <w:rsid w:val="5C6A1DFF"/>
    <w:rsid w:val="5C842809"/>
    <w:rsid w:val="5C8F8AA0"/>
    <w:rsid w:val="5C94B76B"/>
    <w:rsid w:val="5CA0E8A5"/>
    <w:rsid w:val="5CA8A628"/>
    <w:rsid w:val="5CBC4705"/>
    <w:rsid w:val="5CC5BEB1"/>
    <w:rsid w:val="5CCA0B15"/>
    <w:rsid w:val="5CCEC239"/>
    <w:rsid w:val="5CD53AB9"/>
    <w:rsid w:val="5CD73CAF"/>
    <w:rsid w:val="5CD919CC"/>
    <w:rsid w:val="5CDD1EAE"/>
    <w:rsid w:val="5CEA94AD"/>
    <w:rsid w:val="5CF86C79"/>
    <w:rsid w:val="5CFA5CC3"/>
    <w:rsid w:val="5CFE4F83"/>
    <w:rsid w:val="5D03FB62"/>
    <w:rsid w:val="5D092A56"/>
    <w:rsid w:val="5D15A85C"/>
    <w:rsid w:val="5D1ADE70"/>
    <w:rsid w:val="5D1E0F2F"/>
    <w:rsid w:val="5D2BD49D"/>
    <w:rsid w:val="5D2E8CB3"/>
    <w:rsid w:val="5D3345B1"/>
    <w:rsid w:val="5D3A779A"/>
    <w:rsid w:val="5D3DE6A8"/>
    <w:rsid w:val="5D3FF054"/>
    <w:rsid w:val="5D4C1266"/>
    <w:rsid w:val="5D53F975"/>
    <w:rsid w:val="5D5DB0AB"/>
    <w:rsid w:val="5D61DC1F"/>
    <w:rsid w:val="5D659E31"/>
    <w:rsid w:val="5D7C220B"/>
    <w:rsid w:val="5D810734"/>
    <w:rsid w:val="5D822DEB"/>
    <w:rsid w:val="5D98B94D"/>
    <w:rsid w:val="5D995177"/>
    <w:rsid w:val="5D9E9CE5"/>
    <w:rsid w:val="5DA360C3"/>
    <w:rsid w:val="5DABF7BE"/>
    <w:rsid w:val="5DAE3F9A"/>
    <w:rsid w:val="5DBED843"/>
    <w:rsid w:val="5DC2A11B"/>
    <w:rsid w:val="5DD29D76"/>
    <w:rsid w:val="5DD53B23"/>
    <w:rsid w:val="5DDEFDE0"/>
    <w:rsid w:val="5DE31B57"/>
    <w:rsid w:val="5DE4E96D"/>
    <w:rsid w:val="5DEC56D9"/>
    <w:rsid w:val="5DF8AFD4"/>
    <w:rsid w:val="5E0046F6"/>
    <w:rsid w:val="5E0EE540"/>
    <w:rsid w:val="5E1F8141"/>
    <w:rsid w:val="5E294038"/>
    <w:rsid w:val="5E376A92"/>
    <w:rsid w:val="5E38141A"/>
    <w:rsid w:val="5E3B81B2"/>
    <w:rsid w:val="5E447689"/>
    <w:rsid w:val="5E5EF391"/>
    <w:rsid w:val="5E902A05"/>
    <w:rsid w:val="5E9F2BF9"/>
    <w:rsid w:val="5EA69D89"/>
    <w:rsid w:val="5EA980E4"/>
    <w:rsid w:val="5EACDCCD"/>
    <w:rsid w:val="5EAE55DB"/>
    <w:rsid w:val="5EAEEB32"/>
    <w:rsid w:val="5EB15EBF"/>
    <w:rsid w:val="5EB34B62"/>
    <w:rsid w:val="5EBA35EB"/>
    <w:rsid w:val="5EBAD1A8"/>
    <w:rsid w:val="5EBFFF4F"/>
    <w:rsid w:val="5EC65432"/>
    <w:rsid w:val="5ED51DB8"/>
    <w:rsid w:val="5EE40E7A"/>
    <w:rsid w:val="5EECEA06"/>
    <w:rsid w:val="5EF3C588"/>
    <w:rsid w:val="5EFB5466"/>
    <w:rsid w:val="5EFCE91F"/>
    <w:rsid w:val="5EFD59B8"/>
    <w:rsid w:val="5F0925EC"/>
    <w:rsid w:val="5F130E10"/>
    <w:rsid w:val="5F31F118"/>
    <w:rsid w:val="5F4558A3"/>
    <w:rsid w:val="5F7662C7"/>
    <w:rsid w:val="5F80B9CE"/>
    <w:rsid w:val="5F8140EA"/>
    <w:rsid w:val="5F87BCE5"/>
    <w:rsid w:val="5F8E8062"/>
    <w:rsid w:val="5F8EE5C3"/>
    <w:rsid w:val="5F97C2F4"/>
    <w:rsid w:val="5F98DF4C"/>
    <w:rsid w:val="5F9F82BA"/>
    <w:rsid w:val="5FA62C9D"/>
    <w:rsid w:val="5FAA9E03"/>
    <w:rsid w:val="5FAADE9E"/>
    <w:rsid w:val="5FB95464"/>
    <w:rsid w:val="5FBABA47"/>
    <w:rsid w:val="5FBB1D56"/>
    <w:rsid w:val="5FBEA7EF"/>
    <w:rsid w:val="5FBFCE42"/>
    <w:rsid w:val="5FC9A4A8"/>
    <w:rsid w:val="5FCDE946"/>
    <w:rsid w:val="5FE91527"/>
    <w:rsid w:val="600F45AE"/>
    <w:rsid w:val="6018D3D0"/>
    <w:rsid w:val="60198845"/>
    <w:rsid w:val="60368FE2"/>
    <w:rsid w:val="604A198C"/>
    <w:rsid w:val="6051F242"/>
    <w:rsid w:val="605ED63E"/>
    <w:rsid w:val="6076A516"/>
    <w:rsid w:val="607B0C25"/>
    <w:rsid w:val="607F874C"/>
    <w:rsid w:val="6091A4E0"/>
    <w:rsid w:val="609B9964"/>
    <w:rsid w:val="60A243EC"/>
    <w:rsid w:val="60A83A06"/>
    <w:rsid w:val="60AE79CA"/>
    <w:rsid w:val="60B79FDD"/>
    <w:rsid w:val="60BCF78C"/>
    <w:rsid w:val="60BF6FB4"/>
    <w:rsid w:val="60E3F9A3"/>
    <w:rsid w:val="60E59F7C"/>
    <w:rsid w:val="60EF4159"/>
    <w:rsid w:val="60F42CBB"/>
    <w:rsid w:val="60F6334F"/>
    <w:rsid w:val="60F970F1"/>
    <w:rsid w:val="61084516"/>
    <w:rsid w:val="611329AA"/>
    <w:rsid w:val="6123A656"/>
    <w:rsid w:val="6123C525"/>
    <w:rsid w:val="6124EDDF"/>
    <w:rsid w:val="612CD427"/>
    <w:rsid w:val="61305F14"/>
    <w:rsid w:val="6133E5E1"/>
    <w:rsid w:val="61358F5C"/>
    <w:rsid w:val="613D7409"/>
    <w:rsid w:val="6141CE51"/>
    <w:rsid w:val="614EAFDD"/>
    <w:rsid w:val="61573C72"/>
    <w:rsid w:val="615BB08F"/>
    <w:rsid w:val="61875A48"/>
    <w:rsid w:val="618C5D59"/>
    <w:rsid w:val="619CDCE1"/>
    <w:rsid w:val="61B677BE"/>
    <w:rsid w:val="61CD5095"/>
    <w:rsid w:val="61D6BD54"/>
    <w:rsid w:val="61D901C1"/>
    <w:rsid w:val="61E08FC1"/>
    <w:rsid w:val="61E77502"/>
    <w:rsid w:val="620BAFC9"/>
    <w:rsid w:val="620CDFCB"/>
    <w:rsid w:val="621AE9A6"/>
    <w:rsid w:val="621FD57B"/>
    <w:rsid w:val="62204F08"/>
    <w:rsid w:val="6221AD7C"/>
    <w:rsid w:val="622AA84D"/>
    <w:rsid w:val="62390F54"/>
    <w:rsid w:val="623911DA"/>
    <w:rsid w:val="6239B3BD"/>
    <w:rsid w:val="6241D410"/>
    <w:rsid w:val="624E15BD"/>
    <w:rsid w:val="625BF115"/>
    <w:rsid w:val="626040B5"/>
    <w:rsid w:val="626E00C4"/>
    <w:rsid w:val="627F538F"/>
    <w:rsid w:val="62852D40"/>
    <w:rsid w:val="62A54FE5"/>
    <w:rsid w:val="62BEA5AA"/>
    <w:rsid w:val="62C8A0FF"/>
    <w:rsid w:val="62C8E3F2"/>
    <w:rsid w:val="62E27F60"/>
    <w:rsid w:val="62E390FC"/>
    <w:rsid w:val="62EDA944"/>
    <w:rsid w:val="62EF9A84"/>
    <w:rsid w:val="62FC0F41"/>
    <w:rsid w:val="63140888"/>
    <w:rsid w:val="6316C6D6"/>
    <w:rsid w:val="6327BD23"/>
    <w:rsid w:val="6333A73E"/>
    <w:rsid w:val="633C4984"/>
    <w:rsid w:val="633FF245"/>
    <w:rsid w:val="6340C8A3"/>
    <w:rsid w:val="6355A872"/>
    <w:rsid w:val="636067FE"/>
    <w:rsid w:val="63673936"/>
    <w:rsid w:val="639670FB"/>
    <w:rsid w:val="63A5C56C"/>
    <w:rsid w:val="63B29856"/>
    <w:rsid w:val="63BB94EB"/>
    <w:rsid w:val="63BCD59C"/>
    <w:rsid w:val="63D367FB"/>
    <w:rsid w:val="63D4DFB5"/>
    <w:rsid w:val="63D630F2"/>
    <w:rsid w:val="63E2DB54"/>
    <w:rsid w:val="63E79BF7"/>
    <w:rsid w:val="63EE127E"/>
    <w:rsid w:val="6401DD73"/>
    <w:rsid w:val="64090A53"/>
    <w:rsid w:val="6415AE07"/>
    <w:rsid w:val="641F1B4C"/>
    <w:rsid w:val="64210AE1"/>
    <w:rsid w:val="642CDE4B"/>
    <w:rsid w:val="643495CE"/>
    <w:rsid w:val="643B4FD5"/>
    <w:rsid w:val="644361FF"/>
    <w:rsid w:val="6446EBB7"/>
    <w:rsid w:val="6453BF47"/>
    <w:rsid w:val="64561D49"/>
    <w:rsid w:val="646AC331"/>
    <w:rsid w:val="6479DBE0"/>
    <w:rsid w:val="648612C9"/>
    <w:rsid w:val="648834FA"/>
    <w:rsid w:val="649E1DE8"/>
    <w:rsid w:val="64A142D2"/>
    <w:rsid w:val="64A2FD2C"/>
    <w:rsid w:val="64A72590"/>
    <w:rsid w:val="64AAAD80"/>
    <w:rsid w:val="64AEBFDF"/>
    <w:rsid w:val="64B265D8"/>
    <w:rsid w:val="64B2B74E"/>
    <w:rsid w:val="64B7181A"/>
    <w:rsid w:val="64B93B86"/>
    <w:rsid w:val="64C64320"/>
    <w:rsid w:val="64C9C433"/>
    <w:rsid w:val="64E36F7C"/>
    <w:rsid w:val="64EAB3DF"/>
    <w:rsid w:val="64F70D20"/>
    <w:rsid w:val="64FE9AAA"/>
    <w:rsid w:val="651D9213"/>
    <w:rsid w:val="65216EE9"/>
    <w:rsid w:val="6527C28A"/>
    <w:rsid w:val="652FAB12"/>
    <w:rsid w:val="6543B0AD"/>
    <w:rsid w:val="65459004"/>
    <w:rsid w:val="65485DF0"/>
    <w:rsid w:val="65527CA3"/>
    <w:rsid w:val="6568F894"/>
    <w:rsid w:val="657E5877"/>
    <w:rsid w:val="658421CE"/>
    <w:rsid w:val="65858E91"/>
    <w:rsid w:val="65A5D4DA"/>
    <w:rsid w:val="65A70814"/>
    <w:rsid w:val="65B8B4BA"/>
    <w:rsid w:val="65BC050B"/>
    <w:rsid w:val="65C0CC5B"/>
    <w:rsid w:val="65C37993"/>
    <w:rsid w:val="65CF84D4"/>
    <w:rsid w:val="65D053EB"/>
    <w:rsid w:val="65D8A553"/>
    <w:rsid w:val="65F2A4EF"/>
    <w:rsid w:val="65F42A5A"/>
    <w:rsid w:val="65F65033"/>
    <w:rsid w:val="65FC3C14"/>
    <w:rsid w:val="65FD7ED9"/>
    <w:rsid w:val="65FECB26"/>
    <w:rsid w:val="65FF1F27"/>
    <w:rsid w:val="660BF94E"/>
    <w:rsid w:val="662C5AA1"/>
    <w:rsid w:val="662D27C9"/>
    <w:rsid w:val="6639A69F"/>
    <w:rsid w:val="663C7F20"/>
    <w:rsid w:val="66438737"/>
    <w:rsid w:val="666439FB"/>
    <w:rsid w:val="666BBD7A"/>
    <w:rsid w:val="66702CA3"/>
    <w:rsid w:val="6681DE7B"/>
    <w:rsid w:val="6683459E"/>
    <w:rsid w:val="6690A793"/>
    <w:rsid w:val="6694D797"/>
    <w:rsid w:val="66995B55"/>
    <w:rsid w:val="669C9C72"/>
    <w:rsid w:val="66A0E1AE"/>
    <w:rsid w:val="66AA8DA0"/>
    <w:rsid w:val="66AABC40"/>
    <w:rsid w:val="66ADF7E0"/>
    <w:rsid w:val="66C20939"/>
    <w:rsid w:val="66C7E39A"/>
    <w:rsid w:val="66D80179"/>
    <w:rsid w:val="66ECA435"/>
    <w:rsid w:val="670B5646"/>
    <w:rsid w:val="670E176B"/>
    <w:rsid w:val="6713BEDB"/>
    <w:rsid w:val="67179D22"/>
    <w:rsid w:val="671D6F04"/>
    <w:rsid w:val="67207DB6"/>
    <w:rsid w:val="6720830E"/>
    <w:rsid w:val="6726B34F"/>
    <w:rsid w:val="67374FA9"/>
    <w:rsid w:val="673CEDEF"/>
    <w:rsid w:val="67457C7E"/>
    <w:rsid w:val="6746C102"/>
    <w:rsid w:val="67565522"/>
    <w:rsid w:val="67609368"/>
    <w:rsid w:val="6772A356"/>
    <w:rsid w:val="677375A5"/>
    <w:rsid w:val="677BD09E"/>
    <w:rsid w:val="677F9385"/>
    <w:rsid w:val="67808838"/>
    <w:rsid w:val="67982D3A"/>
    <w:rsid w:val="67A7C9AF"/>
    <w:rsid w:val="67A9D80B"/>
    <w:rsid w:val="67BB947C"/>
    <w:rsid w:val="67C24B2A"/>
    <w:rsid w:val="67C29BEC"/>
    <w:rsid w:val="67C386D5"/>
    <w:rsid w:val="67C52EA7"/>
    <w:rsid w:val="67C5BC0A"/>
    <w:rsid w:val="67C63004"/>
    <w:rsid w:val="67D4BA6B"/>
    <w:rsid w:val="67D67E95"/>
    <w:rsid w:val="67E497B9"/>
    <w:rsid w:val="67E888A7"/>
    <w:rsid w:val="67E90E31"/>
    <w:rsid w:val="67F117DC"/>
    <w:rsid w:val="67FA765B"/>
    <w:rsid w:val="680106C6"/>
    <w:rsid w:val="6803CE82"/>
    <w:rsid w:val="681F01C3"/>
    <w:rsid w:val="681F11EE"/>
    <w:rsid w:val="682143CA"/>
    <w:rsid w:val="6823F8E7"/>
    <w:rsid w:val="682802C6"/>
    <w:rsid w:val="682C6DA7"/>
    <w:rsid w:val="6847EDB0"/>
    <w:rsid w:val="684F2633"/>
    <w:rsid w:val="684FE32A"/>
    <w:rsid w:val="6873D1DA"/>
    <w:rsid w:val="687A084F"/>
    <w:rsid w:val="68887496"/>
    <w:rsid w:val="688D8EAD"/>
    <w:rsid w:val="68916D86"/>
    <w:rsid w:val="6891CB29"/>
    <w:rsid w:val="68A1AEE8"/>
    <w:rsid w:val="68A850D8"/>
    <w:rsid w:val="68A92531"/>
    <w:rsid w:val="68B98BAF"/>
    <w:rsid w:val="68BF32E6"/>
    <w:rsid w:val="68C992DB"/>
    <w:rsid w:val="68D6F148"/>
    <w:rsid w:val="68DA1044"/>
    <w:rsid w:val="68DCA184"/>
    <w:rsid w:val="68E01F9A"/>
    <w:rsid w:val="68E0F101"/>
    <w:rsid w:val="68ED4C24"/>
    <w:rsid w:val="68FD2328"/>
    <w:rsid w:val="69011D7F"/>
    <w:rsid w:val="69120B9F"/>
    <w:rsid w:val="69145264"/>
    <w:rsid w:val="691A4724"/>
    <w:rsid w:val="692270D5"/>
    <w:rsid w:val="692D2F94"/>
    <w:rsid w:val="692E4E10"/>
    <w:rsid w:val="693BA9BE"/>
    <w:rsid w:val="693DBD77"/>
    <w:rsid w:val="6940E7B0"/>
    <w:rsid w:val="695197E7"/>
    <w:rsid w:val="695C696D"/>
    <w:rsid w:val="696C7A02"/>
    <w:rsid w:val="6972102B"/>
    <w:rsid w:val="698A893D"/>
    <w:rsid w:val="699BEE8F"/>
    <w:rsid w:val="69AD929F"/>
    <w:rsid w:val="69B0C835"/>
    <w:rsid w:val="69C3F5A5"/>
    <w:rsid w:val="69C4A8B6"/>
    <w:rsid w:val="69CD6BA6"/>
    <w:rsid w:val="69D52AEF"/>
    <w:rsid w:val="69D65F5B"/>
    <w:rsid w:val="69DF083C"/>
    <w:rsid w:val="69E0A315"/>
    <w:rsid w:val="69E3E4F2"/>
    <w:rsid w:val="69E754E8"/>
    <w:rsid w:val="69EDCC94"/>
    <w:rsid w:val="69F4DFDF"/>
    <w:rsid w:val="69F75981"/>
    <w:rsid w:val="69FBC449"/>
    <w:rsid w:val="69FDCEE3"/>
    <w:rsid w:val="6A03B045"/>
    <w:rsid w:val="6A041C95"/>
    <w:rsid w:val="6A08DF15"/>
    <w:rsid w:val="6A11F6F5"/>
    <w:rsid w:val="6A197303"/>
    <w:rsid w:val="6A2ABCD3"/>
    <w:rsid w:val="6A2BEA63"/>
    <w:rsid w:val="6A394CAD"/>
    <w:rsid w:val="6A3CC15F"/>
    <w:rsid w:val="6A3F5049"/>
    <w:rsid w:val="6A4C7B5D"/>
    <w:rsid w:val="6A58CC07"/>
    <w:rsid w:val="6A5A49D8"/>
    <w:rsid w:val="6A5FF1E0"/>
    <w:rsid w:val="6A674BA3"/>
    <w:rsid w:val="6A6DD0AA"/>
    <w:rsid w:val="6A6E19E0"/>
    <w:rsid w:val="6A6F1A29"/>
    <w:rsid w:val="6A7541B2"/>
    <w:rsid w:val="6A8BD9EF"/>
    <w:rsid w:val="6A9181E6"/>
    <w:rsid w:val="6AA71036"/>
    <w:rsid w:val="6AAABEB9"/>
    <w:rsid w:val="6AAC0701"/>
    <w:rsid w:val="6AB6C3DB"/>
    <w:rsid w:val="6AB89C07"/>
    <w:rsid w:val="6AC4D680"/>
    <w:rsid w:val="6AC56589"/>
    <w:rsid w:val="6ADB3139"/>
    <w:rsid w:val="6ADDB70A"/>
    <w:rsid w:val="6AE92CE9"/>
    <w:rsid w:val="6AF823B1"/>
    <w:rsid w:val="6AFDCFFD"/>
    <w:rsid w:val="6B117F96"/>
    <w:rsid w:val="6B2509F5"/>
    <w:rsid w:val="6B2B2338"/>
    <w:rsid w:val="6B2EB7FA"/>
    <w:rsid w:val="6B3C8328"/>
    <w:rsid w:val="6B3E9360"/>
    <w:rsid w:val="6B4A4D7B"/>
    <w:rsid w:val="6B523AD0"/>
    <w:rsid w:val="6B5B93C4"/>
    <w:rsid w:val="6B610B9E"/>
    <w:rsid w:val="6B6399B1"/>
    <w:rsid w:val="6B77B1A4"/>
    <w:rsid w:val="6B856CC5"/>
    <w:rsid w:val="6B94DD12"/>
    <w:rsid w:val="6B96D209"/>
    <w:rsid w:val="6BA8D979"/>
    <w:rsid w:val="6BB6ED86"/>
    <w:rsid w:val="6BC2309B"/>
    <w:rsid w:val="6BCD4A14"/>
    <w:rsid w:val="6BD75361"/>
    <w:rsid w:val="6BEE994A"/>
    <w:rsid w:val="6BF053DA"/>
    <w:rsid w:val="6BF49F50"/>
    <w:rsid w:val="6BF9A9ED"/>
    <w:rsid w:val="6BFF4200"/>
    <w:rsid w:val="6C04B24F"/>
    <w:rsid w:val="6C30410B"/>
    <w:rsid w:val="6C32B1CD"/>
    <w:rsid w:val="6C356DF7"/>
    <w:rsid w:val="6C4837CC"/>
    <w:rsid w:val="6C4E56EC"/>
    <w:rsid w:val="6C504632"/>
    <w:rsid w:val="6C55284D"/>
    <w:rsid w:val="6C587C68"/>
    <w:rsid w:val="6C6AEB74"/>
    <w:rsid w:val="6C6C6FD9"/>
    <w:rsid w:val="6C6CF07B"/>
    <w:rsid w:val="6C832E18"/>
    <w:rsid w:val="6C8426E9"/>
    <w:rsid w:val="6C8906BE"/>
    <w:rsid w:val="6C8CF1E2"/>
    <w:rsid w:val="6CA0A893"/>
    <w:rsid w:val="6CAE9712"/>
    <w:rsid w:val="6CB64BFD"/>
    <w:rsid w:val="6CB7F34B"/>
    <w:rsid w:val="6CCCE92E"/>
    <w:rsid w:val="6CCD99DF"/>
    <w:rsid w:val="6CD1DB46"/>
    <w:rsid w:val="6CD8E5F8"/>
    <w:rsid w:val="6CDD6938"/>
    <w:rsid w:val="6CE31DF6"/>
    <w:rsid w:val="6CE3AEA6"/>
    <w:rsid w:val="6CE61C64"/>
    <w:rsid w:val="6CF0039B"/>
    <w:rsid w:val="6D2DC892"/>
    <w:rsid w:val="6D2FFFB7"/>
    <w:rsid w:val="6D33D6F9"/>
    <w:rsid w:val="6D42F7AA"/>
    <w:rsid w:val="6D455BA5"/>
    <w:rsid w:val="6D4A3E89"/>
    <w:rsid w:val="6D513189"/>
    <w:rsid w:val="6D616048"/>
    <w:rsid w:val="6D623CBF"/>
    <w:rsid w:val="6D63E70D"/>
    <w:rsid w:val="6D7C6745"/>
    <w:rsid w:val="6D852577"/>
    <w:rsid w:val="6D877264"/>
    <w:rsid w:val="6D9787E6"/>
    <w:rsid w:val="6D995300"/>
    <w:rsid w:val="6D9D18DA"/>
    <w:rsid w:val="6DAD42CE"/>
    <w:rsid w:val="6DB0AD77"/>
    <w:rsid w:val="6DC8800F"/>
    <w:rsid w:val="6DD0605A"/>
    <w:rsid w:val="6DF02073"/>
    <w:rsid w:val="6DF5FE48"/>
    <w:rsid w:val="6DF9DF9C"/>
    <w:rsid w:val="6DFF9826"/>
    <w:rsid w:val="6E08562F"/>
    <w:rsid w:val="6E11D2F1"/>
    <w:rsid w:val="6E1E4429"/>
    <w:rsid w:val="6E25090A"/>
    <w:rsid w:val="6E309B45"/>
    <w:rsid w:val="6E36D726"/>
    <w:rsid w:val="6E3DCD84"/>
    <w:rsid w:val="6E3E7B82"/>
    <w:rsid w:val="6E489BE5"/>
    <w:rsid w:val="6E51B8D7"/>
    <w:rsid w:val="6E59697A"/>
    <w:rsid w:val="6E61F3C7"/>
    <w:rsid w:val="6E669AC4"/>
    <w:rsid w:val="6E805B4E"/>
    <w:rsid w:val="6E8A1C6D"/>
    <w:rsid w:val="6E8EE343"/>
    <w:rsid w:val="6E900840"/>
    <w:rsid w:val="6EB113AD"/>
    <w:rsid w:val="6EB28EB5"/>
    <w:rsid w:val="6EB713CC"/>
    <w:rsid w:val="6EC3022A"/>
    <w:rsid w:val="6EC52D44"/>
    <w:rsid w:val="6EF33D80"/>
    <w:rsid w:val="6EFF1699"/>
    <w:rsid w:val="6F068CCB"/>
    <w:rsid w:val="6F1531DB"/>
    <w:rsid w:val="6F1BCC71"/>
    <w:rsid w:val="6F1F417F"/>
    <w:rsid w:val="6F246BC0"/>
    <w:rsid w:val="6F25F5C3"/>
    <w:rsid w:val="6F2933B2"/>
    <w:rsid w:val="6F2BACDD"/>
    <w:rsid w:val="6F2C4012"/>
    <w:rsid w:val="6F3CD749"/>
    <w:rsid w:val="6F3FB544"/>
    <w:rsid w:val="6F455C79"/>
    <w:rsid w:val="6F4BC43C"/>
    <w:rsid w:val="6F53085E"/>
    <w:rsid w:val="6F6C34FA"/>
    <w:rsid w:val="6F740070"/>
    <w:rsid w:val="6F80D315"/>
    <w:rsid w:val="6F8CF182"/>
    <w:rsid w:val="6F95C166"/>
    <w:rsid w:val="6F9712F6"/>
    <w:rsid w:val="6FA5751C"/>
    <w:rsid w:val="6FAD434D"/>
    <w:rsid w:val="6FB9ECED"/>
    <w:rsid w:val="6FBC518D"/>
    <w:rsid w:val="6FBC7E8C"/>
    <w:rsid w:val="6FC0D96B"/>
    <w:rsid w:val="6FCA150A"/>
    <w:rsid w:val="6FCE2864"/>
    <w:rsid w:val="6FD14120"/>
    <w:rsid w:val="6FD6E0AD"/>
    <w:rsid w:val="6FE84F98"/>
    <w:rsid w:val="6FEFD337"/>
    <w:rsid w:val="6FF88AA5"/>
    <w:rsid w:val="700A7E3F"/>
    <w:rsid w:val="70196C4F"/>
    <w:rsid w:val="7064CEB0"/>
    <w:rsid w:val="706794D8"/>
    <w:rsid w:val="707B4914"/>
    <w:rsid w:val="707D87C6"/>
    <w:rsid w:val="7087184F"/>
    <w:rsid w:val="7089063B"/>
    <w:rsid w:val="708C8CA9"/>
    <w:rsid w:val="7090F0D3"/>
    <w:rsid w:val="70B21ABB"/>
    <w:rsid w:val="70BD8361"/>
    <w:rsid w:val="70C64463"/>
    <w:rsid w:val="70DD383F"/>
    <w:rsid w:val="70E98AF5"/>
    <w:rsid w:val="70EAAE71"/>
    <w:rsid w:val="70F6746E"/>
    <w:rsid w:val="71007792"/>
    <w:rsid w:val="71086903"/>
    <w:rsid w:val="710D2847"/>
    <w:rsid w:val="711BA151"/>
    <w:rsid w:val="7123A690"/>
    <w:rsid w:val="7123F32F"/>
    <w:rsid w:val="712D82BA"/>
    <w:rsid w:val="713384CD"/>
    <w:rsid w:val="7135AB63"/>
    <w:rsid w:val="7137E39C"/>
    <w:rsid w:val="7140D1D2"/>
    <w:rsid w:val="71410BE4"/>
    <w:rsid w:val="714B71B5"/>
    <w:rsid w:val="7150829D"/>
    <w:rsid w:val="71542780"/>
    <w:rsid w:val="715521CF"/>
    <w:rsid w:val="71572C89"/>
    <w:rsid w:val="716C3107"/>
    <w:rsid w:val="716EF3CA"/>
    <w:rsid w:val="7172E739"/>
    <w:rsid w:val="71754278"/>
    <w:rsid w:val="71797E6C"/>
    <w:rsid w:val="718D4881"/>
    <w:rsid w:val="7197A26C"/>
    <w:rsid w:val="7199478B"/>
    <w:rsid w:val="719BD7F9"/>
    <w:rsid w:val="71A8F78D"/>
    <w:rsid w:val="71AD0572"/>
    <w:rsid w:val="71BCF885"/>
    <w:rsid w:val="71C8A001"/>
    <w:rsid w:val="71CCD564"/>
    <w:rsid w:val="71D283DE"/>
    <w:rsid w:val="71E19809"/>
    <w:rsid w:val="71F4DE0B"/>
    <w:rsid w:val="72064592"/>
    <w:rsid w:val="72189401"/>
    <w:rsid w:val="722DC427"/>
    <w:rsid w:val="7236E9B9"/>
    <w:rsid w:val="7240DCE4"/>
    <w:rsid w:val="72588AF2"/>
    <w:rsid w:val="72619C22"/>
    <w:rsid w:val="7263A60E"/>
    <w:rsid w:val="726696A2"/>
    <w:rsid w:val="726EB3E2"/>
    <w:rsid w:val="72835235"/>
    <w:rsid w:val="7287863B"/>
    <w:rsid w:val="728939CC"/>
    <w:rsid w:val="728B0579"/>
    <w:rsid w:val="728C45E1"/>
    <w:rsid w:val="72905C28"/>
    <w:rsid w:val="7297F0F1"/>
    <w:rsid w:val="729947AD"/>
    <w:rsid w:val="72AD5F0B"/>
    <w:rsid w:val="72B1B178"/>
    <w:rsid w:val="72B1F307"/>
    <w:rsid w:val="72B3C875"/>
    <w:rsid w:val="72C49444"/>
    <w:rsid w:val="72C88BF1"/>
    <w:rsid w:val="72D90622"/>
    <w:rsid w:val="72E4CAB5"/>
    <w:rsid w:val="72E67175"/>
    <w:rsid w:val="72FE9229"/>
    <w:rsid w:val="72FF48F4"/>
    <w:rsid w:val="7304638C"/>
    <w:rsid w:val="73084405"/>
    <w:rsid w:val="7308E1E2"/>
    <w:rsid w:val="730A7825"/>
    <w:rsid w:val="7310AD04"/>
    <w:rsid w:val="731C5231"/>
    <w:rsid w:val="731C822D"/>
    <w:rsid w:val="731F458A"/>
    <w:rsid w:val="7337CC1A"/>
    <w:rsid w:val="7338AE92"/>
    <w:rsid w:val="733DE5A0"/>
    <w:rsid w:val="73469780"/>
    <w:rsid w:val="734CED24"/>
    <w:rsid w:val="73505CE2"/>
    <w:rsid w:val="7350CE02"/>
    <w:rsid w:val="735B9DFE"/>
    <w:rsid w:val="736040C0"/>
    <w:rsid w:val="736AF686"/>
    <w:rsid w:val="736C1FFD"/>
    <w:rsid w:val="7372113D"/>
    <w:rsid w:val="737C5AD1"/>
    <w:rsid w:val="7382C3AC"/>
    <w:rsid w:val="7388D89A"/>
    <w:rsid w:val="73A81D13"/>
    <w:rsid w:val="73AEDEE1"/>
    <w:rsid w:val="73BBD245"/>
    <w:rsid w:val="73D146D7"/>
    <w:rsid w:val="73D6AB7F"/>
    <w:rsid w:val="73DBB69C"/>
    <w:rsid w:val="73E440C8"/>
    <w:rsid w:val="73F267E9"/>
    <w:rsid w:val="73F6C935"/>
    <w:rsid w:val="73F83DFE"/>
    <w:rsid w:val="74027862"/>
    <w:rsid w:val="740D29E5"/>
    <w:rsid w:val="740DE62A"/>
    <w:rsid w:val="74159FEF"/>
    <w:rsid w:val="74267981"/>
    <w:rsid w:val="742A05A7"/>
    <w:rsid w:val="743B82DA"/>
    <w:rsid w:val="743E25A8"/>
    <w:rsid w:val="7444CD40"/>
    <w:rsid w:val="7451265E"/>
    <w:rsid w:val="74603105"/>
    <w:rsid w:val="74638E4D"/>
    <w:rsid w:val="747ABDAE"/>
    <w:rsid w:val="7485F773"/>
    <w:rsid w:val="74872430"/>
    <w:rsid w:val="748C4DB4"/>
    <w:rsid w:val="7494E0E4"/>
    <w:rsid w:val="749A7E03"/>
    <w:rsid w:val="749F4814"/>
    <w:rsid w:val="74A237B2"/>
    <w:rsid w:val="74A2483D"/>
    <w:rsid w:val="74AB52BB"/>
    <w:rsid w:val="74CB0651"/>
    <w:rsid w:val="74CD3F75"/>
    <w:rsid w:val="74D1C95D"/>
    <w:rsid w:val="74D69465"/>
    <w:rsid w:val="74D9F582"/>
    <w:rsid w:val="74E8F503"/>
    <w:rsid w:val="74ED0509"/>
    <w:rsid w:val="74EFD23F"/>
    <w:rsid w:val="74F7DB86"/>
    <w:rsid w:val="74FBB273"/>
    <w:rsid w:val="74FC71CE"/>
    <w:rsid w:val="7513A077"/>
    <w:rsid w:val="75182A2E"/>
    <w:rsid w:val="751B96F3"/>
    <w:rsid w:val="752E9E87"/>
    <w:rsid w:val="75346EC8"/>
    <w:rsid w:val="753E3AF1"/>
    <w:rsid w:val="753F382B"/>
    <w:rsid w:val="7547AB5C"/>
    <w:rsid w:val="75574D40"/>
    <w:rsid w:val="755C57CE"/>
    <w:rsid w:val="755C9216"/>
    <w:rsid w:val="756012E9"/>
    <w:rsid w:val="756247A6"/>
    <w:rsid w:val="75675E55"/>
    <w:rsid w:val="757896F5"/>
    <w:rsid w:val="757F4CD9"/>
    <w:rsid w:val="7581F98F"/>
    <w:rsid w:val="7589A601"/>
    <w:rsid w:val="75AA787E"/>
    <w:rsid w:val="75ABBA3D"/>
    <w:rsid w:val="75BA6997"/>
    <w:rsid w:val="75C3B982"/>
    <w:rsid w:val="75D12420"/>
    <w:rsid w:val="75D21601"/>
    <w:rsid w:val="75D9A6EE"/>
    <w:rsid w:val="75DCEF7B"/>
    <w:rsid w:val="75E86C29"/>
    <w:rsid w:val="75E95F31"/>
    <w:rsid w:val="75F1839B"/>
    <w:rsid w:val="75F9DE19"/>
    <w:rsid w:val="75FB142C"/>
    <w:rsid w:val="75FB719D"/>
    <w:rsid w:val="760D88AE"/>
    <w:rsid w:val="7627D283"/>
    <w:rsid w:val="762D0E38"/>
    <w:rsid w:val="76364E64"/>
    <w:rsid w:val="763C5352"/>
    <w:rsid w:val="76453239"/>
    <w:rsid w:val="7648D2F9"/>
    <w:rsid w:val="76524B45"/>
    <w:rsid w:val="765CAD01"/>
    <w:rsid w:val="7661F3C0"/>
    <w:rsid w:val="7662FC38"/>
    <w:rsid w:val="76642299"/>
    <w:rsid w:val="7665F24C"/>
    <w:rsid w:val="76661C72"/>
    <w:rsid w:val="76684215"/>
    <w:rsid w:val="76698097"/>
    <w:rsid w:val="7682D135"/>
    <w:rsid w:val="76837FAD"/>
    <w:rsid w:val="768E87A1"/>
    <w:rsid w:val="76917250"/>
    <w:rsid w:val="76B58B79"/>
    <w:rsid w:val="76C786D8"/>
    <w:rsid w:val="76D8D8B0"/>
    <w:rsid w:val="76D97E11"/>
    <w:rsid w:val="76DA0B52"/>
    <w:rsid w:val="76E26EEF"/>
    <w:rsid w:val="76E5C134"/>
    <w:rsid w:val="7708195B"/>
    <w:rsid w:val="770ADE82"/>
    <w:rsid w:val="772215A4"/>
    <w:rsid w:val="772B3FE2"/>
    <w:rsid w:val="773CA25C"/>
    <w:rsid w:val="77416AA0"/>
    <w:rsid w:val="7749B938"/>
    <w:rsid w:val="77502159"/>
    <w:rsid w:val="7756C586"/>
    <w:rsid w:val="775B8DCD"/>
    <w:rsid w:val="77639469"/>
    <w:rsid w:val="778CE5A4"/>
    <w:rsid w:val="77938C9F"/>
    <w:rsid w:val="7796637F"/>
    <w:rsid w:val="77968E52"/>
    <w:rsid w:val="77975C57"/>
    <w:rsid w:val="77A68162"/>
    <w:rsid w:val="77AC8D34"/>
    <w:rsid w:val="77B1303E"/>
    <w:rsid w:val="77BA2133"/>
    <w:rsid w:val="77BD2D31"/>
    <w:rsid w:val="77BD43E1"/>
    <w:rsid w:val="77D4B8A2"/>
    <w:rsid w:val="77E072B0"/>
    <w:rsid w:val="77E4408B"/>
    <w:rsid w:val="77E566AD"/>
    <w:rsid w:val="77E8954F"/>
    <w:rsid w:val="77EB4722"/>
    <w:rsid w:val="77EFE1BD"/>
    <w:rsid w:val="77FA48D2"/>
    <w:rsid w:val="77FBA1BF"/>
    <w:rsid w:val="77FD3ED7"/>
    <w:rsid w:val="77FE8A6D"/>
    <w:rsid w:val="77FFCAB7"/>
    <w:rsid w:val="7817637B"/>
    <w:rsid w:val="78226C61"/>
    <w:rsid w:val="7824BD4D"/>
    <w:rsid w:val="782D2A49"/>
    <w:rsid w:val="782D5A36"/>
    <w:rsid w:val="78392738"/>
    <w:rsid w:val="783FE223"/>
    <w:rsid w:val="7857CC2D"/>
    <w:rsid w:val="785E6F26"/>
    <w:rsid w:val="785E9072"/>
    <w:rsid w:val="78641F8F"/>
    <w:rsid w:val="7866BEEB"/>
    <w:rsid w:val="786D246E"/>
    <w:rsid w:val="7873F101"/>
    <w:rsid w:val="787BAB52"/>
    <w:rsid w:val="7882B50B"/>
    <w:rsid w:val="7888B777"/>
    <w:rsid w:val="789FC105"/>
    <w:rsid w:val="78A3547A"/>
    <w:rsid w:val="78A78E70"/>
    <w:rsid w:val="78AA66EA"/>
    <w:rsid w:val="78C0B2B4"/>
    <w:rsid w:val="78C8EC8D"/>
    <w:rsid w:val="78CAD7DF"/>
    <w:rsid w:val="78E50EBD"/>
    <w:rsid w:val="78E593C3"/>
    <w:rsid w:val="78F6257A"/>
    <w:rsid w:val="790ADC2B"/>
    <w:rsid w:val="7911070B"/>
    <w:rsid w:val="7911E99F"/>
    <w:rsid w:val="7916EA57"/>
    <w:rsid w:val="792A16AD"/>
    <w:rsid w:val="796227C2"/>
    <w:rsid w:val="7977D312"/>
    <w:rsid w:val="797EEE5C"/>
    <w:rsid w:val="798A79EC"/>
    <w:rsid w:val="798EE9CF"/>
    <w:rsid w:val="79961933"/>
    <w:rsid w:val="799C788E"/>
    <w:rsid w:val="79A1447F"/>
    <w:rsid w:val="79A6FA68"/>
    <w:rsid w:val="79AE7747"/>
    <w:rsid w:val="79BF376F"/>
    <w:rsid w:val="79C211B1"/>
    <w:rsid w:val="79CB4CA9"/>
    <w:rsid w:val="79CC8988"/>
    <w:rsid w:val="79D134BC"/>
    <w:rsid w:val="79D6B2D6"/>
    <w:rsid w:val="79D8BD9B"/>
    <w:rsid w:val="79D8F0C6"/>
    <w:rsid w:val="79E76134"/>
    <w:rsid w:val="7A0F8972"/>
    <w:rsid w:val="7A1E974C"/>
    <w:rsid w:val="7A219986"/>
    <w:rsid w:val="7A298F76"/>
    <w:rsid w:val="7A2DBB7F"/>
    <w:rsid w:val="7A31511D"/>
    <w:rsid w:val="7A3B9166"/>
    <w:rsid w:val="7A422E9A"/>
    <w:rsid w:val="7A54BBDB"/>
    <w:rsid w:val="7A5E5531"/>
    <w:rsid w:val="7A621680"/>
    <w:rsid w:val="7A6A5563"/>
    <w:rsid w:val="7A6B0983"/>
    <w:rsid w:val="7A83A2DC"/>
    <w:rsid w:val="7A8790CE"/>
    <w:rsid w:val="7A9EA6CA"/>
    <w:rsid w:val="7A9FF229"/>
    <w:rsid w:val="7AA059F2"/>
    <w:rsid w:val="7AA0B76C"/>
    <w:rsid w:val="7AAB1868"/>
    <w:rsid w:val="7ABDE0AC"/>
    <w:rsid w:val="7AC067E2"/>
    <w:rsid w:val="7AD9F013"/>
    <w:rsid w:val="7ADC66FA"/>
    <w:rsid w:val="7AE257BF"/>
    <w:rsid w:val="7AE41234"/>
    <w:rsid w:val="7AFC6BE9"/>
    <w:rsid w:val="7B083732"/>
    <w:rsid w:val="7B0CA320"/>
    <w:rsid w:val="7B103B37"/>
    <w:rsid w:val="7B12E0BD"/>
    <w:rsid w:val="7B1A39F6"/>
    <w:rsid w:val="7B1BC1FA"/>
    <w:rsid w:val="7B1BF193"/>
    <w:rsid w:val="7B22E7E4"/>
    <w:rsid w:val="7B34CD4B"/>
    <w:rsid w:val="7B36D6C7"/>
    <w:rsid w:val="7B4E463C"/>
    <w:rsid w:val="7B5108D1"/>
    <w:rsid w:val="7B7E3563"/>
    <w:rsid w:val="7B8427FA"/>
    <w:rsid w:val="7B9C2899"/>
    <w:rsid w:val="7B9D5675"/>
    <w:rsid w:val="7BAAFD0C"/>
    <w:rsid w:val="7BAFB408"/>
    <w:rsid w:val="7BB5CDC0"/>
    <w:rsid w:val="7BB5EA87"/>
    <w:rsid w:val="7BBD2E60"/>
    <w:rsid w:val="7BC64EA1"/>
    <w:rsid w:val="7BCA7B96"/>
    <w:rsid w:val="7BCBDD1E"/>
    <w:rsid w:val="7BD761C7"/>
    <w:rsid w:val="7BDE840E"/>
    <w:rsid w:val="7BDF369C"/>
    <w:rsid w:val="7BE2A993"/>
    <w:rsid w:val="7BE61DF4"/>
    <w:rsid w:val="7BEBDE0C"/>
    <w:rsid w:val="7BEFAC82"/>
    <w:rsid w:val="7BFF5D57"/>
    <w:rsid w:val="7C00AFB1"/>
    <w:rsid w:val="7C02F9C7"/>
    <w:rsid w:val="7C1CAFF3"/>
    <w:rsid w:val="7C26A236"/>
    <w:rsid w:val="7C2EFB80"/>
    <w:rsid w:val="7C30802C"/>
    <w:rsid w:val="7C318B66"/>
    <w:rsid w:val="7C3BB03B"/>
    <w:rsid w:val="7C47B052"/>
    <w:rsid w:val="7C4A8FD3"/>
    <w:rsid w:val="7C54BBEB"/>
    <w:rsid w:val="7C69CEEC"/>
    <w:rsid w:val="7C6BBE97"/>
    <w:rsid w:val="7C705DA3"/>
    <w:rsid w:val="7C7C4B94"/>
    <w:rsid w:val="7C7F3DD4"/>
    <w:rsid w:val="7C7F5131"/>
    <w:rsid w:val="7C837936"/>
    <w:rsid w:val="7C83B7C9"/>
    <w:rsid w:val="7C8999D9"/>
    <w:rsid w:val="7C984873"/>
    <w:rsid w:val="7C9DD006"/>
    <w:rsid w:val="7CA456AC"/>
    <w:rsid w:val="7CAB2DAC"/>
    <w:rsid w:val="7CAD0FC2"/>
    <w:rsid w:val="7CAF41AE"/>
    <w:rsid w:val="7CB6A6EE"/>
    <w:rsid w:val="7CB8D52B"/>
    <w:rsid w:val="7CC00E73"/>
    <w:rsid w:val="7CC4B8D7"/>
    <w:rsid w:val="7CCA776A"/>
    <w:rsid w:val="7CD32C02"/>
    <w:rsid w:val="7CDA8283"/>
    <w:rsid w:val="7CE60EE4"/>
    <w:rsid w:val="7D2CF8A4"/>
    <w:rsid w:val="7D33ABC8"/>
    <w:rsid w:val="7D38F5F1"/>
    <w:rsid w:val="7D464F31"/>
    <w:rsid w:val="7D4B8AB8"/>
    <w:rsid w:val="7D59DE74"/>
    <w:rsid w:val="7D5B8459"/>
    <w:rsid w:val="7D626325"/>
    <w:rsid w:val="7D66258F"/>
    <w:rsid w:val="7D691F71"/>
    <w:rsid w:val="7D6BF932"/>
    <w:rsid w:val="7D8E1C59"/>
    <w:rsid w:val="7D988958"/>
    <w:rsid w:val="7D990574"/>
    <w:rsid w:val="7D9C3942"/>
    <w:rsid w:val="7DA57A2C"/>
    <w:rsid w:val="7DA58B7B"/>
    <w:rsid w:val="7DA70A5D"/>
    <w:rsid w:val="7DA8F9DB"/>
    <w:rsid w:val="7DB2D5AC"/>
    <w:rsid w:val="7DC1AEC8"/>
    <w:rsid w:val="7DCAA4BF"/>
    <w:rsid w:val="7DCDD12A"/>
    <w:rsid w:val="7DD65DAC"/>
    <w:rsid w:val="7DD88E5B"/>
    <w:rsid w:val="7DD8A984"/>
    <w:rsid w:val="7DE238AC"/>
    <w:rsid w:val="7DE5FBD3"/>
    <w:rsid w:val="7DF3A024"/>
    <w:rsid w:val="7DF7D99F"/>
    <w:rsid w:val="7DFAAF00"/>
    <w:rsid w:val="7DFB993F"/>
    <w:rsid w:val="7E105807"/>
    <w:rsid w:val="7E12B17C"/>
    <w:rsid w:val="7E1E3709"/>
    <w:rsid w:val="7E21430A"/>
    <w:rsid w:val="7E33E5A3"/>
    <w:rsid w:val="7E364C48"/>
    <w:rsid w:val="7E3915A5"/>
    <w:rsid w:val="7E391813"/>
    <w:rsid w:val="7E48E07C"/>
    <w:rsid w:val="7E4DB1FE"/>
    <w:rsid w:val="7E5647C5"/>
    <w:rsid w:val="7E639256"/>
    <w:rsid w:val="7E65CC76"/>
    <w:rsid w:val="7E69285F"/>
    <w:rsid w:val="7E6C805B"/>
    <w:rsid w:val="7E7137CB"/>
    <w:rsid w:val="7E730132"/>
    <w:rsid w:val="7E7F1DC3"/>
    <w:rsid w:val="7E8BCE3D"/>
    <w:rsid w:val="7EB028C5"/>
    <w:rsid w:val="7EB6D7A6"/>
    <w:rsid w:val="7EBED353"/>
    <w:rsid w:val="7ECBA322"/>
    <w:rsid w:val="7ED4EAC7"/>
    <w:rsid w:val="7ED55068"/>
    <w:rsid w:val="7ED7A581"/>
    <w:rsid w:val="7EF1044D"/>
    <w:rsid w:val="7F06C0B0"/>
    <w:rsid w:val="7F0A5828"/>
    <w:rsid w:val="7F168643"/>
    <w:rsid w:val="7F1C2751"/>
    <w:rsid w:val="7F262F1F"/>
    <w:rsid w:val="7F3D0F63"/>
    <w:rsid w:val="7F4378F1"/>
    <w:rsid w:val="7F49F955"/>
    <w:rsid w:val="7F4E9E49"/>
    <w:rsid w:val="7F4EB8C0"/>
    <w:rsid w:val="7F531B77"/>
    <w:rsid w:val="7F606E3C"/>
    <w:rsid w:val="7F79D741"/>
    <w:rsid w:val="7F8702E5"/>
    <w:rsid w:val="7F8920DF"/>
    <w:rsid w:val="7F89C38D"/>
    <w:rsid w:val="7F8EADC6"/>
    <w:rsid w:val="7F941496"/>
    <w:rsid w:val="7F973DFF"/>
    <w:rsid w:val="7F9D8BB8"/>
    <w:rsid w:val="7FAA756B"/>
    <w:rsid w:val="7FB225C3"/>
    <w:rsid w:val="7FB2FA51"/>
    <w:rsid w:val="7FB3AEE4"/>
    <w:rsid w:val="7FB6B353"/>
    <w:rsid w:val="7FC6B648"/>
    <w:rsid w:val="7FD12EDB"/>
    <w:rsid w:val="7FD16946"/>
    <w:rsid w:val="7FD4A3FB"/>
    <w:rsid w:val="7FDFED29"/>
    <w:rsid w:val="7FE0C568"/>
    <w:rsid w:val="7FE24049"/>
    <w:rsid w:val="7FE5AF0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81A20D1D-390E-4EB9-AD58-C9623021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lang w:val="en-IE" w:eastAsia="en-US" w:bidi="ar-SA"/>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hAnsiTheme="majorHAnsi" w:eastAsiaTheme="majorEastAsia" w:cstheme="majorBidi"/>
      <w:color w:val="1F3864" w:themeColor="accent1" w:themeShade="80"/>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styleId="CommentTextChar" w:customStyle="1">
    <w:name w:val="Comment Text Char"/>
    <w:basedOn w:val="DefaultParagraphFont"/>
    <w:uiPriority w:val="99"/>
    <w:semiHidden/>
    <w:qFormat/>
    <w:rPr>
      <w:sz w:val="20"/>
      <w:szCs w:val="20"/>
    </w:rPr>
  </w:style>
  <w:style w:type="character" w:styleId="BalloonTextChar" w:customStyle="1">
    <w:name w:val="Balloon Text Char"/>
    <w:basedOn w:val="DefaultParagraphFont"/>
    <w:uiPriority w:val="99"/>
    <w:semiHidden/>
    <w:qFormat/>
    <w:rPr>
      <w:rFonts w:ascii="Segoe UI" w:hAnsi="Segoe UI" w:cs="Segoe UI"/>
      <w:sz w:val="18"/>
      <w:szCs w:val="18"/>
    </w:rPr>
  </w:style>
  <w:style w:type="character" w:styleId="normaltextrun1" w:customStyle="1">
    <w:name w:val="normaltextrun1"/>
    <w:basedOn w:val="DefaultParagraphFont"/>
    <w:qFormat/>
  </w:style>
  <w:style w:type="character" w:styleId="eop" w:customStyle="1">
    <w:name w:val="eop"/>
    <w:basedOn w:val="DefaultParagraphFont"/>
    <w:qFormat/>
  </w:style>
  <w:style w:type="character" w:styleId="CommentSubjectChar" w:customStyle="1">
    <w:name w:val="Comment Subject Char"/>
    <w:basedOn w:val="CommentTextChar"/>
    <w:uiPriority w:val="99"/>
    <w:semiHidden/>
    <w:qFormat/>
    <w:rPr>
      <w:b/>
      <w:bCs/>
      <w:sz w:val="20"/>
      <w:szCs w:val="20"/>
    </w:rPr>
  </w:style>
  <w:style w:type="character" w:styleId="Internetkoppeling" w:customStyle="1">
    <w:name w:val="Internetkoppeling"/>
    <w:uiPriority w:val="99"/>
    <w:unhideWhenUsed/>
    <w:qFormat/>
    <w:rPr>
      <w:color w:val="000080"/>
      <w:u w:val="single"/>
      <w:lang w:val="zh-CN" w:eastAsia="zh-CN" w:bidi="zh-CN"/>
    </w:rPr>
  </w:style>
  <w:style w:type="character" w:styleId="Bezochteinternetkoppeling" w:customStyle="1">
    <w:name w:val="Bezochte internetkoppeling"/>
    <w:basedOn w:val="DefaultParagraphFont"/>
    <w:uiPriority w:val="99"/>
    <w:semiHidden/>
    <w:unhideWhenUsed/>
    <w:qFormat/>
    <w:rPr>
      <w:color w:val="954F72" w:themeColor="followedHyperlink"/>
      <w:u w:val="single"/>
    </w:rPr>
  </w:style>
  <w:style w:type="character" w:styleId="Heading1Char" w:customStyle="1">
    <w:name w:val="Heading 1 Char"/>
    <w:basedOn w:val="DefaultParagraphFont"/>
    <w:uiPriority w:val="9"/>
    <w:qFormat/>
    <w:rPr>
      <w:rFonts w:asciiTheme="majorHAnsi" w:hAnsiTheme="majorHAnsi" w:eastAsiaTheme="majorEastAsia" w:cstheme="majorBidi"/>
      <w:color w:val="2F5496" w:themeColor="accent1" w:themeShade="BF"/>
      <w:sz w:val="32"/>
      <w:szCs w:val="32"/>
    </w:rPr>
  </w:style>
  <w:style w:type="character" w:styleId="HeaderChar" w:customStyle="1">
    <w:name w:val="Header Char"/>
    <w:basedOn w:val="DefaultParagraphFont"/>
    <w:uiPriority w:val="99"/>
    <w:qFormat/>
  </w:style>
  <w:style w:type="character" w:styleId="FooterChar" w:customStyle="1">
    <w:name w:val="Footer Char"/>
    <w:basedOn w:val="DefaultParagraphFont"/>
    <w:uiPriority w:val="99"/>
    <w:qFormat/>
  </w:style>
  <w:style w:type="character" w:styleId="Heading3Char" w:customStyle="1">
    <w:name w:val="Heading 3 Char"/>
    <w:basedOn w:val="DefaultParagraphFont"/>
    <w:uiPriority w:val="9"/>
    <w:qFormat/>
    <w:rPr>
      <w:rFonts w:asciiTheme="majorHAnsi" w:hAnsiTheme="majorHAnsi" w:eastAsiaTheme="majorEastAsia" w:cstheme="majorBidi"/>
      <w:color w:val="1F3864" w:themeColor="accent1" w:themeShade="80"/>
      <w:sz w:val="24"/>
      <w:szCs w:val="24"/>
    </w:rPr>
  </w:style>
  <w:style w:type="character" w:styleId="Voetnootanker" w:customStyle="1">
    <w:name w:val="Voetnootanker"/>
    <w:qFormat/>
    <w:rPr>
      <w:vertAlign w:val="superscript"/>
    </w:rPr>
  </w:style>
  <w:style w:type="character" w:styleId="FootnoteCharacters" w:customStyle="1">
    <w:name w:val="Footnote Characters"/>
    <w:basedOn w:val="DefaultParagraphFont"/>
    <w:uiPriority w:val="99"/>
    <w:semiHidden/>
    <w:unhideWhenUsed/>
    <w:qFormat/>
    <w:rPr>
      <w:vertAlign w:val="superscript"/>
    </w:rPr>
  </w:style>
  <w:style w:type="character" w:styleId="FootnoteTextChar" w:customStyle="1">
    <w:name w:val="Footnote Text Char"/>
    <w:basedOn w:val="DefaultParagraphFont"/>
    <w:uiPriority w:val="99"/>
    <w:semiHidden/>
    <w:qFormat/>
    <w:rPr>
      <w:sz w:val="20"/>
      <w:szCs w:val="20"/>
    </w:rPr>
  </w:style>
  <w:style w:type="character" w:styleId="VoetnoottekstChar1" w:customStyle="1">
    <w:name w:val="Voetnoottekst Char1"/>
    <w:basedOn w:val="DefaultParagraphFont"/>
    <w:uiPriority w:val="99"/>
    <w:semiHidden/>
    <w:qFormat/>
    <w:rPr>
      <w:sz w:val="20"/>
      <w:szCs w:val="20"/>
    </w:rPr>
  </w:style>
  <w:style w:type="character" w:styleId="Eindnootanker" w:customStyle="1">
    <w:name w:val="Eindnootanker"/>
    <w:qFormat/>
    <w:rPr>
      <w:vertAlign w:val="superscript"/>
    </w:rPr>
  </w:style>
  <w:style w:type="character" w:styleId="EndnoteCharacters" w:customStyle="1">
    <w:name w:val="Endnote Characters"/>
    <w:basedOn w:val="DefaultParagraphFont"/>
    <w:uiPriority w:val="99"/>
    <w:semiHidden/>
    <w:unhideWhenUsed/>
    <w:qFormat/>
    <w:rPr>
      <w:vertAlign w:val="superscript"/>
    </w:rPr>
  </w:style>
  <w:style w:type="character" w:styleId="EndnoteTextChar" w:customStyle="1">
    <w:name w:val="Endnote Text Char"/>
    <w:basedOn w:val="DefaultParagraphFont"/>
    <w:uiPriority w:val="99"/>
    <w:semiHidden/>
    <w:qFormat/>
    <w:rPr>
      <w:sz w:val="20"/>
      <w:szCs w:val="20"/>
    </w:rPr>
  </w:style>
  <w:style w:type="character" w:styleId="Regelnummering" w:customStyle="1">
    <w:name w:val="Regelnummering"/>
    <w:qFormat/>
  </w:style>
  <w:style w:type="character" w:styleId="Voetnoottekens" w:customStyle="1">
    <w:name w:val="Voetnoottekens"/>
    <w:qFormat/>
  </w:style>
  <w:style w:type="character" w:styleId="Eindnoottekens" w:customStyle="1">
    <w:name w:val="Eindnoottekens"/>
    <w:qFormat/>
  </w:style>
  <w:style w:type="character" w:styleId="FootnoteAnchor" w:customStyle="1">
    <w:name w:val="Footnote Anchor"/>
    <w:qFormat/>
    <w:rPr>
      <w:vertAlign w:val="superscript"/>
    </w:rPr>
  </w:style>
  <w:style w:type="character" w:styleId="LineNumbering" w:customStyle="1">
    <w:name w:val="Line Numbering"/>
    <w:qFormat/>
  </w:style>
  <w:style w:type="character" w:styleId="EndnoteAnchor" w:customStyle="1">
    <w:name w:val="Endnote Anchor"/>
    <w:qFormat/>
    <w:rPr>
      <w:vertAlign w:val="superscript"/>
    </w:rPr>
  </w:style>
  <w:style w:type="paragraph" w:styleId="Kop" w:customStyle="1">
    <w:name w:val="Kop"/>
    <w:basedOn w:val="Normal"/>
    <w:next w:val="BodyText"/>
    <w:qFormat/>
    <w:pPr>
      <w:keepNext/>
      <w:spacing w:before="240" w:after="120"/>
    </w:pPr>
    <w:rPr>
      <w:rFonts w:ascii="Liberation Sans" w:hAnsi="Liberation Sans" w:eastAsia="Noto Sans CJK SC"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styleId="Kop-envoettekst" w:customStyle="1">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styleId="paragraph" w:customStyle="1">
    <w:name w:val="paragraph"/>
    <w:basedOn w:val="Normal"/>
    <w:qFormat/>
    <w:pPr>
      <w:spacing w:after="0" w:line="240" w:lineRule="auto"/>
    </w:pPr>
    <w:rPr>
      <w:rFonts w:ascii="Times New Roman" w:hAnsi="Times New Roman" w:eastAsia="Times New Roman" w:cs="Times New Roman"/>
      <w:sz w:val="24"/>
      <w:szCs w:val="24"/>
      <w:lang w:val="en-GB" w:eastAsia="en-GB"/>
    </w:rPr>
  </w:style>
  <w:style w:type="paragraph" w:styleId="CM3" w:customStyle="1">
    <w:name w:val="CM3"/>
    <w:basedOn w:val="Normal"/>
    <w:next w:val="Normal"/>
    <w:uiPriority w:val="99"/>
    <w:qFormat/>
    <w:pPr>
      <w:spacing w:after="0" w:line="240" w:lineRule="auto"/>
    </w:pPr>
    <w:rPr>
      <w:rFonts w:ascii="EUAlbertina" w:hAnsi="EUAlbertina"/>
      <w:sz w:val="24"/>
      <w:szCs w:val="24"/>
      <w:lang w:val="en-GB"/>
    </w:rPr>
  </w:style>
  <w:style w:type="paragraph" w:styleId="berarbeitung1" w:customStyle="1">
    <w:name w:val="Überarbeitung1"/>
    <w:uiPriority w:val="99"/>
    <w:semiHidden/>
    <w:qFormat/>
    <w:rPr>
      <w:sz w:val="22"/>
      <w:szCs w:val="22"/>
      <w:lang w:eastAsia="en-US" w:bidi="ar-SA"/>
    </w:rPr>
  </w:style>
  <w:style w:type="paragraph" w:styleId="Inhoudtabel" w:customStyle="1">
    <w:name w:val="Inhoud tabel"/>
    <w:basedOn w:val="Normal"/>
    <w:qFormat/>
    <w:pPr>
      <w:widowControl w:val="0"/>
      <w:suppressLineNumbers/>
    </w:pPr>
  </w:style>
  <w:style w:type="paragraph" w:styleId="Tabelkop" w:customStyle="1">
    <w:name w:val="Tabelkop"/>
    <w:basedOn w:val="Inhoudtabel"/>
    <w:qFormat/>
    <w:pPr>
      <w:jc w:val="center"/>
    </w:pPr>
    <w:rPr>
      <w:b/>
      <w:bCs/>
    </w:rPr>
  </w:style>
  <w:style w:type="table" w:styleId="TableGrid">
    <w:name w:val="Table Grid"/>
    <w:basedOn w:val="TableNormal"/>
    <w:uiPriority w:val="39"/>
    <w:qFormat/>
    <w:tblPr/>
  </w:style>
  <w:style w:type="table" w:styleId="EinfacheTabelle31" w:customStyle="1">
    <w:name w:val="Einfache Tabelle 31"/>
    <w:basedOn w:val="TableNormal"/>
    <w:uiPriority w:val="43"/>
    <w:qFormat/>
    <w:tblPr/>
    <w:tcPr>
      <w:tcBorders>
        <w:bottom w:val="single" w:color="000000" w:themeColor="text1" w:sz="4" w:space="0"/>
        <w:right w:val="single" w:color="000000" w:themeColor="text1" w:sz="4" w:space="0"/>
      </w:tcBorders>
    </w:tc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TabellemithellemGitternetz1" w:customStyle="1">
    <w:name w:val="Tabelle mit hellem Gitternetz1"/>
    <w:basedOn w:val="TableNormal"/>
    <w:uiPriority w:val="40"/>
    <w:qFormat/>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styleId="xmsonormal" w:customStyle="1">
    <w:name w:val="x_msonormal"/>
    <w:basedOn w:val="Normal"/>
    <w:rsid w:val="00A11888"/>
    <w:pPr>
      <w:suppressAutoHyphens w:val="0"/>
      <w:spacing w:after="0" w:line="240" w:lineRule="auto"/>
    </w:pPr>
    <w:rPr>
      <w:rFonts w:ascii="Calibri" w:hAnsi="Calibri" w:cs="Calibri"/>
      <w:lang w:val="en-GB" w:eastAsia="en-GB"/>
    </w:rPr>
  </w:style>
  <w:style w:type="character" w:styleId="xnormaltextrun" w:customStyle="1">
    <w:name w:val="x_normaltextrun"/>
    <w:basedOn w:val="DefaultParagraphFont"/>
    <w:rsid w:val="00A11888"/>
  </w:style>
  <w:style w:type="character" w:styleId="xspellingerror" w:customStyle="1">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character" w:styleId="font01" w:customStyle="1">
    <w:name w:val="font01"/>
    <w:basedOn w:val="DefaultParagraphFont"/>
    <w:uiPriority w:val="1"/>
    <w:rsid w:val="143DA77B"/>
    <w:rPr>
      <w:rFonts w:asciiTheme="minorHAnsi" w:hAnsiTheme="minorHAnsi" w:eastAsiaTheme="minorEastAsia" w:cstheme="minorBidi"/>
      <w:b w:val="0"/>
      <w:bCs w:val="0"/>
      <w:i w:val="0"/>
      <w:iCs w:val="0"/>
      <w:strike w:val="0"/>
      <w:dstrike w:val="0"/>
      <w:color w:val="000000" w:themeColor="text1"/>
      <w:sz w:val="22"/>
      <w:szCs w:val="22"/>
      <w:u w:val="none"/>
    </w:rPr>
  </w:style>
  <w:style w:type="character" w:styleId="font121" w:customStyle="1">
    <w:name w:val="font121"/>
    <w:basedOn w:val="DefaultParagraphFont"/>
    <w:uiPriority w:val="1"/>
    <w:rsid w:val="6CDD6938"/>
    <w:rPr>
      <w:rFonts w:asciiTheme="minorHAnsi" w:hAnsiTheme="minorHAnsi" w:eastAsiaTheme="minorEastAsia" w:cstheme="minorBidi"/>
      <w:b/>
      <w:bCs/>
      <w:i w:val="0"/>
      <w:iCs w:val="0"/>
      <w:strike w:val="0"/>
      <w:dstrike w:val="0"/>
      <w:color w:val="000000" w:themeColor="text1"/>
      <w:sz w:val="22"/>
      <w:szCs w:val="22"/>
      <w:u w:val="none"/>
    </w:rPr>
  </w:style>
  <w:style w:type="character" w:styleId="font131" w:customStyle="1">
    <w:name w:val="font131"/>
    <w:basedOn w:val="DefaultParagraphFont"/>
    <w:uiPriority w:val="1"/>
    <w:rsid w:val="6CDD6938"/>
    <w:rPr>
      <w:rFonts w:asciiTheme="minorHAnsi" w:hAnsiTheme="minorHAnsi" w:eastAsiaTheme="minorEastAsia" w:cstheme="minorBidi"/>
      <w:b w:val="0"/>
      <w:bCs w:val="0"/>
      <w:i w:val="0"/>
      <w:iCs w:val="0"/>
      <w:strike w:val="0"/>
      <w:dstrike w:val="0"/>
      <w:color w:val="000000" w:themeColor="text1"/>
      <w:sz w:val="22"/>
      <w:szCs w:val="22"/>
      <w:u w:val="none"/>
    </w:rPr>
  </w:style>
  <w:style w:type="character" w:styleId="UnresolvedMention">
    <w:name w:val="Unresolved Mention"/>
    <w:basedOn w:val="DefaultParagraphFont"/>
    <w:uiPriority w:val="99"/>
    <w:semiHidden/>
    <w:unhideWhenUsed/>
    <w:rsid w:val="008929CD"/>
    <w:rPr>
      <w:color w:val="605E5C"/>
      <w:shd w:val="clear" w:color="auto" w:fill="E1DFDD"/>
    </w:rPr>
  </w:style>
  <w:style w:type="character" w:styleId="Strong">
    <w:name w:val="Strong"/>
    <w:basedOn w:val="DefaultParagraphFont"/>
    <w:uiPriority w:val="22"/>
    <w:qFormat/>
    <w:rsid w:val="00F470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ec.europa.eu/energy/infrastructure/transparency_platform/map-viewer/main.html"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3.xm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3.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4.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fc12a5ae-d718-4d66-a488-6fa128b23038"/>
    <ds:schemaRef ds:uri="acaad41f-e0fa-46c9-bbb1-212c0f7da53b"/>
  </ds:schemaRefs>
</ds:datastoreItem>
</file>

<file path=customXml/itemProps5.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431d30e-c018-4f72-ad4c-e56e9d03b1f0}" enabled="1" method="Standard" siteId="{f8be18a6-f648-4a47-be73-86d6c5c6604d}"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EVN AG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De Wit</dc:creator>
  <keywords/>
  <dc:description/>
  <lastModifiedBy>Lars-Henrik Björnsson</lastModifiedBy>
  <revision>110</revision>
  <lastPrinted>2021-11-13T01:24:00.0000000Z</lastPrinted>
  <dcterms:created xsi:type="dcterms:W3CDTF">2025-10-19T22:50:00.0000000Z</dcterms:created>
  <dcterms:modified xsi:type="dcterms:W3CDTF">2026-04-10T13:19:31.3198027Z</dcterms:modified>
  <dc:language>nl-NL</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ClassificationContentMarkingFooterShapeIds">
    <vt:lpwstr>3801eb44,cc3025a,78b6442b</vt:lpwstr>
  </property>
  <property fmtid="{D5CDD505-2E9C-101B-9397-08002B2CF9AE}" pid="18" name="ClassificationContentMarkingFooterFontProps">
    <vt:lpwstr>#737373,6,Arial</vt:lpwstr>
  </property>
  <property fmtid="{D5CDD505-2E9C-101B-9397-08002B2CF9AE}" pid="19" name="ClassificationContentMarkingFooterText">
    <vt:lpwstr>Confidentiality: C2 - Internal</vt:lpwstr>
  </property>
  <property fmtid="{D5CDD505-2E9C-101B-9397-08002B2CF9AE}" pid="20" name="MSIP_Label_19540963-e559-4020-8a90-fe8a502c2801_Enabled">
    <vt:lpwstr>true</vt:lpwstr>
  </property>
  <property fmtid="{D5CDD505-2E9C-101B-9397-08002B2CF9AE}" pid="21" name="MSIP_Label_19540963-e559-4020-8a90-fe8a502c2801_SetDate">
    <vt:lpwstr>2025-09-25T16:47:34Z</vt:lpwstr>
  </property>
  <property fmtid="{D5CDD505-2E9C-101B-9397-08002B2CF9AE}" pid="22" name="MSIP_Label_19540963-e559-4020-8a90-fe8a502c2801_Method">
    <vt:lpwstr>Standard</vt:lpwstr>
  </property>
  <property fmtid="{D5CDD505-2E9C-101B-9397-08002B2CF9AE}" pid="23" name="MSIP_Label_19540963-e559-4020-8a90-fe8a502c2801_Name">
    <vt:lpwstr>19540963-e559-4020-8a90-fe8a502c2801</vt:lpwstr>
  </property>
  <property fmtid="{D5CDD505-2E9C-101B-9397-08002B2CF9AE}" pid="24" name="MSIP_Label_19540963-e559-4020-8a90-fe8a502c2801_SiteId">
    <vt:lpwstr>f25493ae-1c98-41d7-8a33-0be75f5fe603</vt:lpwstr>
  </property>
  <property fmtid="{D5CDD505-2E9C-101B-9397-08002B2CF9AE}" pid="25" name="MSIP_Label_19540963-e559-4020-8a90-fe8a502c2801_ActionId">
    <vt:lpwstr>9c73d7d1-6825-454e-8f38-915d72b9e04f</vt:lpwstr>
  </property>
  <property fmtid="{D5CDD505-2E9C-101B-9397-08002B2CF9AE}" pid="26" name="MSIP_Label_19540963-e559-4020-8a90-fe8a502c2801_ContentBits">
    <vt:lpwstr>0</vt:lpwstr>
  </property>
  <property fmtid="{D5CDD505-2E9C-101B-9397-08002B2CF9AE}" pid="27" name="MSIP_Label_19540963-e559-4020-8a90-fe8a502c2801_Tag">
    <vt:lpwstr>10, 3, 0, 1</vt:lpwstr>
  </property>
  <property fmtid="{D5CDD505-2E9C-101B-9397-08002B2CF9AE}" pid="28" name="MSIP_Label_680afd86-dcf7-4483-b9eb-5af1dcd104e1_Enabled">
    <vt:lpwstr>true</vt:lpwstr>
  </property>
  <property fmtid="{D5CDD505-2E9C-101B-9397-08002B2CF9AE}" pid="29" name="MSIP_Label_680afd86-dcf7-4483-b9eb-5af1dcd104e1_SetDate">
    <vt:lpwstr>2025-09-29T12:53:25Z</vt:lpwstr>
  </property>
  <property fmtid="{D5CDD505-2E9C-101B-9397-08002B2CF9AE}" pid="30" name="MSIP_Label_680afd86-dcf7-4483-b9eb-5af1dcd104e1_Method">
    <vt:lpwstr>Standard</vt:lpwstr>
  </property>
  <property fmtid="{D5CDD505-2E9C-101B-9397-08002B2CF9AE}" pid="31" name="MSIP_Label_680afd86-dcf7-4483-b9eb-5af1dcd104e1_Name">
    <vt:lpwstr>K2 Intern</vt:lpwstr>
  </property>
  <property fmtid="{D5CDD505-2E9C-101B-9397-08002B2CF9AE}" pid="32" name="MSIP_Label_680afd86-dcf7-4483-b9eb-5af1dcd104e1_SiteId">
    <vt:lpwstr>5a9809cf-0bcb-413a-838a-09ecc40cc9e8</vt:lpwstr>
  </property>
  <property fmtid="{D5CDD505-2E9C-101B-9397-08002B2CF9AE}" pid="33" name="MSIP_Label_680afd86-dcf7-4483-b9eb-5af1dcd104e1_ActionId">
    <vt:lpwstr>8c2b6782-217b-4dc2-81ad-6339ac0dc470</vt:lpwstr>
  </property>
  <property fmtid="{D5CDD505-2E9C-101B-9397-08002B2CF9AE}" pid="34" name="MSIP_Label_680afd86-dcf7-4483-b9eb-5af1dcd104e1_ContentBits">
    <vt:lpwstr>0</vt:lpwstr>
  </property>
  <property fmtid="{D5CDD505-2E9C-101B-9397-08002B2CF9AE}" pid="35" name="MSIP_Label_680afd86-dcf7-4483-b9eb-5af1dcd104e1_Tag">
    <vt:lpwstr>10, 3, 0, 1</vt:lpwstr>
  </property>
  <property fmtid="{D5CDD505-2E9C-101B-9397-08002B2CF9AE}" pid="36" name="_dlc_DocId">
    <vt:lpwstr>WPUKVQQCVQVV-2102099852-1560</vt:lpwstr>
  </property>
  <property fmtid="{D5CDD505-2E9C-101B-9397-08002B2CF9AE}" pid="37" name="_dlc_DocIdItemGuid">
    <vt:lpwstr>d75e2195-adc9-407a-bf9a-adf78fc45bae</vt:lpwstr>
  </property>
  <property fmtid="{D5CDD505-2E9C-101B-9397-08002B2CF9AE}" pid="38" name="_dlc_DocIdUrl">
    <vt:lpwstr>https://fhooe.sharepoint.com/sites/INSIEME/_layouts/15/DocIdRedir.aspx?ID=WPUKVQQCVQVV-2102099852-1560, WPUKVQQCVQVV-2102099852-1560</vt:lpwstr>
  </property>
</Properties>
</file>