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xmlns:a14="http://schemas.microsoft.com/office/drawing/2010/main" mc:Ignorable="w14 w15 w16se w16cid w16 w16cex w16sdtdh w16sdtfl w16du wp14">
  <w:body>
    <w:p w:rsidRPr="000F7CCE" w:rsidR="00F57A33" w:rsidP="567EB999" w:rsidRDefault="0C8F70D4" w14:paraId="1AD5EA44" w14:textId="37EAEC73">
      <w:pPr>
        <w:rPr>
          <w:rFonts w:ascii="Arial" w:hAnsi="Arial" w:eastAsia="Arial" w:cs="Arial"/>
          <w:b/>
          <w:bCs/>
          <w:sz w:val="24"/>
          <w:szCs w:val="24"/>
        </w:rPr>
      </w:pPr>
      <w:r w:rsidRPr="000F7CCE">
        <w:rPr>
          <w:rFonts w:ascii="Arial" w:hAnsi="Arial" w:eastAsia="Arial" w:cs="Arial"/>
          <w:b/>
          <w:bCs/>
          <w:sz w:val="24"/>
          <w:szCs w:val="24"/>
        </w:rPr>
        <w:t>Project INSIEME</w:t>
      </w:r>
      <w:r w:rsidRPr="5054A9D0" w:rsidR="78B10353">
        <w:rPr>
          <w:rFonts w:ascii="Arial" w:hAnsi="Arial" w:eastAsia="Arial" w:cs="Arial"/>
          <w:b/>
          <w:bCs/>
          <w:sz w:val="24"/>
          <w:szCs w:val="24"/>
        </w:rPr>
        <w:t>- Work package 4</w:t>
      </w:r>
    </w:p>
    <w:p w:rsidRPr="000F7CCE" w:rsidR="00F57A33" w:rsidP="567EB999" w:rsidRDefault="0C8F70D4" w14:paraId="70CF9C57" w14:textId="4CB9EF65">
      <w:pPr>
        <w:rPr>
          <w:rFonts w:ascii="Arial" w:hAnsi="Arial" w:eastAsia="Arial" w:cs="Arial"/>
          <w:b/>
          <w:bCs/>
        </w:rPr>
      </w:pPr>
      <w:r w:rsidRPr="000F7CCE">
        <w:rPr>
          <w:rFonts w:ascii="Arial" w:hAnsi="Arial" w:eastAsia="Arial" w:cs="Arial"/>
          <w:b/>
          <w:bCs/>
          <w:sz w:val="24"/>
          <w:szCs w:val="24"/>
        </w:rPr>
        <w:t xml:space="preserve">Task 03 - #01 </w:t>
      </w:r>
      <w:r w:rsidRPr="000F7CCE" w:rsidR="05C8CF9F">
        <w:rPr>
          <w:rFonts w:ascii="Arial" w:hAnsi="Arial" w:eastAsia="Arial" w:cs="Arial"/>
          <w:b/>
          <w:bCs/>
          <w:sz w:val="24"/>
          <w:szCs w:val="24"/>
        </w:rPr>
        <w:t xml:space="preserve">Collective and optimized </w:t>
      </w:r>
      <w:r w:rsidRPr="000F7CCE" w:rsidR="0A74A79F">
        <w:rPr>
          <w:rFonts w:ascii="Arial" w:hAnsi="Arial" w:eastAsia="Arial" w:cs="Arial"/>
          <w:b/>
          <w:bCs/>
          <w:sz w:val="24"/>
          <w:szCs w:val="24"/>
        </w:rPr>
        <w:t>energy</w:t>
      </w:r>
      <w:r w:rsidRPr="000F7CCE" w:rsidR="05C8CF9F">
        <w:rPr>
          <w:rFonts w:ascii="Arial" w:hAnsi="Arial" w:eastAsia="Arial" w:cs="Arial"/>
          <w:b/>
          <w:bCs/>
          <w:sz w:val="24"/>
          <w:szCs w:val="24"/>
        </w:rPr>
        <w:t xml:space="preserve"> sharing for Energy Communities use cases</w:t>
      </w:r>
      <w:r w:rsidR="00AF39F9">
        <w:rPr>
          <w:rFonts w:ascii="Arial" w:hAnsi="Arial" w:eastAsia="Arial" w:cs="Arial"/>
          <w:b/>
          <w:bCs/>
          <w:sz w:val="24"/>
          <w:szCs w:val="24"/>
        </w:rPr>
        <w:t xml:space="preserve"> </w:t>
      </w:r>
    </w:p>
    <w:p w:rsidRPr="000F7CCE" w:rsidR="2C1731F3" w:rsidP="00B016DA" w:rsidRDefault="4AB69E6E" w14:paraId="62CADDC1" w14:textId="45DEF1B5">
      <w:pPr>
        <w:jc w:val="left"/>
        <w:rPr>
          <w:rFonts w:ascii="Arial" w:hAnsi="Arial" w:eastAsia="Arial" w:cs="Arial"/>
          <w:b/>
          <w:bCs/>
        </w:rPr>
      </w:pPr>
      <w:r w:rsidRPr="000F7CCE">
        <w:rPr>
          <w:rFonts w:ascii="Arial" w:hAnsi="Arial" w:eastAsia="Arial" w:cs="Arial"/>
          <w:b/>
          <w:bCs/>
          <w:sz w:val="28"/>
          <w:szCs w:val="28"/>
        </w:rPr>
        <w:t>Reference Model</w:t>
      </w:r>
      <w:r w:rsidRPr="000F7CCE" w:rsidR="2C1731F3">
        <w:br/>
      </w:r>
    </w:p>
    <w:p w:rsidRPr="000F7CCE" w:rsidR="15234E5F" w:rsidP="567EB999" w:rsidRDefault="01AB4C9E" w14:paraId="232ADFB1" w14:textId="44027989">
      <w:pPr>
        <w:rPr>
          <w:rFonts w:ascii="Arial" w:hAnsi="Arial" w:eastAsia="Arial" w:cs="Arial"/>
          <w:b/>
          <w:bCs/>
        </w:rPr>
      </w:pPr>
      <w:r w:rsidRPr="000F7CCE">
        <w:rPr>
          <w:rFonts w:ascii="Arial" w:hAnsi="Arial" w:eastAsia="Arial" w:cs="Arial"/>
          <w:b/>
          <w:bCs/>
        </w:rPr>
        <w:t>Definitions</w:t>
      </w:r>
    </w:p>
    <w:p w:rsidRPr="000F7CCE" w:rsidR="2C1731F3" w:rsidP="65F4D4B0" w:rsidRDefault="0C8F70D4" w14:paraId="495395BF" w14:textId="0D2B4A20">
      <w:pPr>
        <w:pStyle w:val="ListParagraph"/>
        <w:numPr>
          <w:ilvl w:val="0"/>
          <w:numId w:val="23"/>
        </w:numPr>
        <w:rPr>
          <w:rFonts w:ascii="Arial" w:hAnsi="Arial" w:eastAsia="Arial" w:cs="Arial"/>
        </w:rPr>
      </w:pPr>
      <w:r w:rsidRPr="000F7CCE">
        <w:rPr>
          <w:rFonts w:ascii="Arial" w:hAnsi="Arial" w:eastAsia="Arial" w:cs="Arial"/>
        </w:rPr>
        <w:t xml:space="preserve">‘energy sharing’ means the self-consumption by active customers of renewable energy either generated or stored offsite or on sites between them by a facility they own, lease or rent in whole or in part or the right to which has been transferred to them by another active customer for a price or free of charge; [as of Directive (EU) 2019/944] </w:t>
      </w:r>
    </w:p>
    <w:p w:rsidRPr="000F7CCE" w:rsidR="2C1731F3" w:rsidP="65F4D4B0" w:rsidRDefault="0C8F70D4" w14:paraId="50FFC92E" w14:textId="2E7D42C1">
      <w:pPr>
        <w:pStyle w:val="ListParagraph"/>
        <w:numPr>
          <w:ilvl w:val="0"/>
          <w:numId w:val="23"/>
        </w:numPr>
        <w:rPr>
          <w:rFonts w:ascii="Arial" w:hAnsi="Arial" w:eastAsia="Arial" w:cs="Arial"/>
        </w:rPr>
      </w:pPr>
      <w:r w:rsidRPr="000F7CCE">
        <w:rPr>
          <w:rFonts w:ascii="Arial" w:hAnsi="Arial" w:eastAsia="Arial" w:cs="Arial"/>
        </w:rPr>
        <w:t>‘active customer’ means a final customer, or a group of jointly acting final customers, who consumes or stores electricity generated within its premises located within confined boundaries or self-generated or shared electricity within other premises, or who sells self-generated electricity or participates in flexibility or energy efficiency schemes, provided that those activities do not constitute its primary commercial or professional activity; [as of Directive (EU) 2019/944]</w:t>
      </w:r>
    </w:p>
    <w:p w:rsidRPr="000F7CCE" w:rsidR="451F4476" w:rsidP="65F4D4B0" w:rsidRDefault="159AC48E" w14:paraId="59D8309E" w14:textId="288FEB8A">
      <w:pPr>
        <w:pStyle w:val="ListParagraph"/>
        <w:numPr>
          <w:ilvl w:val="0"/>
          <w:numId w:val="23"/>
        </w:numPr>
        <w:rPr>
          <w:rFonts w:ascii="Arial" w:hAnsi="Arial" w:eastAsia="Arial" w:cs="Arial"/>
        </w:rPr>
      </w:pPr>
      <w:r w:rsidRPr="000F7CCE">
        <w:rPr>
          <w:rFonts w:ascii="Arial" w:hAnsi="Arial" w:eastAsia="Arial" w:cs="Arial"/>
        </w:rPr>
        <w:t xml:space="preserve">‘renewable energy community’ means a legal entity [as of Directive (EU) 2018/2001] </w:t>
      </w:r>
    </w:p>
    <w:p w:rsidRPr="000F7CCE" w:rsidR="451F4476" w:rsidP="567EB999" w:rsidRDefault="159AC48E" w14:paraId="0AF30778" w14:textId="534FC5B0">
      <w:pPr>
        <w:pStyle w:val="ListParagraph"/>
        <w:numPr>
          <w:ilvl w:val="1"/>
          <w:numId w:val="23"/>
        </w:numPr>
        <w:rPr>
          <w:rFonts w:ascii="Arial" w:hAnsi="Arial" w:eastAsia="Arial" w:cs="Arial"/>
        </w:rPr>
      </w:pPr>
      <w:r w:rsidRPr="000F7CCE">
        <w:rPr>
          <w:rFonts w:ascii="Arial" w:hAnsi="Arial" w:eastAsia="Arial" w:cs="Arial"/>
        </w:rPr>
        <w:t xml:space="preserve">Which, in accordance with the applicable national law, is based on open and voluntary participation, is autonomous, and is effectively controlled by shareholders or members that are located in the proximity of the renewable energy projects that are owned and developed by that legal entity; </w:t>
      </w:r>
    </w:p>
    <w:p w:rsidRPr="000F7CCE" w:rsidR="451F4476" w:rsidP="567EB999" w:rsidRDefault="159AC48E" w14:paraId="38D95CDC" w14:textId="578F8DEF">
      <w:pPr>
        <w:pStyle w:val="ListParagraph"/>
        <w:numPr>
          <w:ilvl w:val="1"/>
          <w:numId w:val="23"/>
        </w:numPr>
        <w:rPr>
          <w:rFonts w:ascii="Arial" w:hAnsi="Arial" w:eastAsia="Arial" w:cs="Arial"/>
        </w:rPr>
      </w:pPr>
      <w:r w:rsidRPr="000F7CCE">
        <w:rPr>
          <w:rFonts w:ascii="Arial" w:hAnsi="Arial" w:eastAsia="Arial" w:cs="Arial"/>
        </w:rPr>
        <w:t xml:space="preserve">The shareholders or members of which are natural persons, SMEs or local authorities, including municipalities; </w:t>
      </w:r>
    </w:p>
    <w:p w:rsidRPr="000F7CCE" w:rsidR="451F4476" w:rsidP="567EB999" w:rsidRDefault="159AC48E" w14:paraId="70D3FC46" w14:textId="22AC34CA">
      <w:pPr>
        <w:pStyle w:val="ListParagraph"/>
        <w:numPr>
          <w:ilvl w:val="1"/>
          <w:numId w:val="23"/>
        </w:numPr>
        <w:rPr>
          <w:rFonts w:ascii="Arial" w:hAnsi="Arial" w:eastAsia="Arial" w:cs="Arial"/>
        </w:rPr>
      </w:pPr>
      <w:commentRangeStart w:id="0"/>
      <w:r w:rsidRPr="000F7CCE">
        <w:rPr>
          <w:rFonts w:ascii="Arial" w:hAnsi="Arial" w:eastAsia="Arial" w:cs="Arial"/>
        </w:rPr>
        <w:t>The</w:t>
      </w:r>
      <w:commentRangeEnd w:id="0"/>
      <w:r w:rsidR="00DD6B44">
        <w:rPr>
          <w:rStyle w:val="CommentReference"/>
        </w:rPr>
        <w:commentReference w:id="0"/>
      </w:r>
      <w:r w:rsidRPr="000F7CCE">
        <w:rPr>
          <w:rFonts w:ascii="Arial" w:hAnsi="Arial" w:eastAsia="Arial" w:cs="Arial"/>
        </w:rPr>
        <w:t xml:space="preserve"> primary purpose of which is to provide environmental, economic or social community benefits for its shareholders or members or for the local areas where it operates, rather than financial profits</w:t>
      </w:r>
    </w:p>
    <w:p w:rsidRPr="000F7CCE" w:rsidR="1F2EBE86" w:rsidP="567EB999" w:rsidRDefault="1F2EBE86" w14:paraId="1628D8E0" w14:textId="50E03856">
      <w:pPr>
        <w:pStyle w:val="ListParagraph"/>
        <w:numPr>
          <w:ilvl w:val="0"/>
          <w:numId w:val="23"/>
        </w:numPr>
        <w:rPr>
          <w:rFonts w:ascii="Arial" w:hAnsi="Arial" w:eastAsia="Arial" w:cs="Arial"/>
        </w:rPr>
      </w:pPr>
      <w:r w:rsidRPr="000F7CCE">
        <w:rPr>
          <w:rFonts w:ascii="Arial" w:hAnsi="Arial" w:eastAsia="Arial" w:cs="Arial"/>
        </w:rPr>
        <w:t xml:space="preserve">‘citizen energy community’ means a legal entity that [as of Directive (EU) 2019/944] </w:t>
      </w:r>
    </w:p>
    <w:p w:rsidRPr="000F7CCE" w:rsidR="1F2EBE86" w:rsidP="567EB999" w:rsidRDefault="1F2EBE86" w14:paraId="6667E109" w14:textId="186E2A51">
      <w:pPr>
        <w:pStyle w:val="ListParagraph"/>
        <w:numPr>
          <w:ilvl w:val="1"/>
          <w:numId w:val="23"/>
        </w:numPr>
        <w:rPr>
          <w:rFonts w:ascii="Arial" w:hAnsi="Arial" w:eastAsia="Arial" w:cs="Arial"/>
        </w:rPr>
      </w:pPr>
      <w:r w:rsidRPr="000F7CCE">
        <w:rPr>
          <w:rFonts w:ascii="Arial" w:hAnsi="Arial" w:eastAsia="Arial" w:cs="Arial"/>
        </w:rPr>
        <w:t xml:space="preserve">Is based on voluntary and open participation and is effectively controlled by members or shareholders that are natural persons, local authorities, including municipalities, or small enterprises; </w:t>
      </w:r>
    </w:p>
    <w:p w:rsidRPr="000F7CCE" w:rsidR="1F2EBE86" w:rsidP="567EB999" w:rsidRDefault="1F2EBE86" w14:paraId="0AB770CA" w14:textId="03936E9C">
      <w:pPr>
        <w:pStyle w:val="ListParagraph"/>
        <w:numPr>
          <w:ilvl w:val="1"/>
          <w:numId w:val="23"/>
        </w:numPr>
        <w:rPr>
          <w:rFonts w:ascii="Arial" w:hAnsi="Arial" w:eastAsia="Arial" w:cs="Arial"/>
        </w:rPr>
      </w:pPr>
      <w:r w:rsidRPr="000F7CCE">
        <w:rPr>
          <w:rFonts w:ascii="Arial" w:hAnsi="Arial" w:eastAsia="Arial" w:cs="Arial"/>
        </w:rPr>
        <w:t xml:space="preserve">has for its primary purpose to provide environmental, economic or social community benefits to its members or shareholders or to the local areas where it operates rather than to generate financial profits; and </w:t>
      </w:r>
    </w:p>
    <w:p w:rsidRPr="000F7CCE" w:rsidR="1F2EBE86" w:rsidP="567EB999" w:rsidRDefault="1F2EBE86" w14:paraId="1DB6FDEB" w14:textId="2543211D">
      <w:pPr>
        <w:pStyle w:val="ListParagraph"/>
        <w:numPr>
          <w:ilvl w:val="1"/>
          <w:numId w:val="23"/>
        </w:numPr>
        <w:rPr>
          <w:rFonts w:ascii="Arial" w:hAnsi="Arial" w:eastAsia="Arial" w:cs="Arial"/>
        </w:rPr>
      </w:pPr>
      <w:r w:rsidRPr="000F7CCE">
        <w:rPr>
          <w:rFonts w:ascii="Arial" w:hAnsi="Arial" w:eastAsia="Arial" w:cs="Arial"/>
        </w:rPr>
        <w:t>may engage in generation, including from renewable sources, distribution, supply, consumption, aggregation, energy storage, energy efficiency services or charging services for electric vehicles or provide other energy services to its members or shareholders;</w:t>
      </w:r>
    </w:p>
    <w:p w:rsidRPr="000F7CCE" w:rsidR="1F2EBE86" w:rsidP="567EB999" w:rsidRDefault="6796C8C0" w14:paraId="12C3EA7D" w14:textId="29A892FA">
      <w:pPr>
        <w:pStyle w:val="ListParagraph"/>
        <w:numPr>
          <w:ilvl w:val="0"/>
          <w:numId w:val="23"/>
        </w:numPr>
        <w:rPr>
          <w:rFonts w:ascii="Arial" w:hAnsi="Arial" w:eastAsia="Arial" w:cs="Arial"/>
        </w:rPr>
      </w:pPr>
      <w:r w:rsidRPr="000F7CCE">
        <w:rPr>
          <w:rFonts w:ascii="Arial" w:hAnsi="Arial" w:eastAsia="Arial" w:cs="Arial"/>
        </w:rPr>
        <w:t xml:space="preserve">‘energy from renewable sources or renewable energy’ means energy from renewable non-fossil sources, namely wind, solar (solar thermal and solar photovoltaic) and geothermal energy, ambient energy, tide, wave and other ocean energy, hydropower, biomass, landfill gas, sewage treatment plant gas, and biogas; </w:t>
      </w:r>
    </w:p>
    <w:p w:rsidRPr="000F7CCE" w:rsidR="3A808B13" w:rsidP="65E2DB54" w:rsidRDefault="6503173F" w14:paraId="2C1563CB" w14:textId="4A2475BE">
      <w:pPr>
        <w:pStyle w:val="ListParagraph"/>
        <w:numPr>
          <w:ilvl w:val="0"/>
          <w:numId w:val="23"/>
        </w:numPr>
      </w:pPr>
      <w:r w:rsidRPr="1D35D43A">
        <w:rPr>
          <w:rFonts w:ascii="Arial" w:hAnsi="Arial" w:eastAsia="Arial" w:cs="Arial"/>
        </w:rPr>
        <w:t>‘Collective Self-Consumption (CSC)’: Self-Consumption means consuming the electricity that one produces as opposed to providing that energy to the grid. Adding collective to the equation means doing so beyond the individual.</w:t>
      </w:r>
      <w:r w:rsidRPr="1D35D43A" w:rsidR="01DDE8FA">
        <w:rPr>
          <w:rFonts w:ascii="Arial" w:hAnsi="Arial" w:eastAsia="Arial" w:cs="Arial"/>
        </w:rPr>
        <w:t xml:space="preserve"> </w:t>
      </w:r>
      <w:r w:rsidR="798C3657">
        <w:t xml:space="preserve"> </w:t>
      </w:r>
      <w:r w:rsidRPr="1D35D43A" w:rsidR="798C3657">
        <w:rPr>
          <w:rFonts w:ascii="Arial" w:hAnsi="Arial" w:eastAsia="Arial" w:cs="Arial"/>
          <w:color w:val="000000" w:themeColor="text1"/>
        </w:rPr>
        <w:t>CSCs structures can be influenced by pro</w:t>
      </w:r>
      <w:r w:rsidRPr="1D35D43A" w:rsidR="27B0CE0B">
        <w:rPr>
          <w:rFonts w:ascii="Arial" w:hAnsi="Arial" w:eastAsia="Arial" w:cs="Arial"/>
          <w:color w:val="000000" w:themeColor="text1"/>
        </w:rPr>
        <w:t>x</w:t>
      </w:r>
      <w:r w:rsidRPr="1D35D43A" w:rsidR="798C3657">
        <w:rPr>
          <w:rFonts w:ascii="Arial" w:hAnsi="Arial" w:eastAsia="Arial" w:cs="Arial"/>
          <w:color w:val="000000" w:themeColor="text1"/>
        </w:rPr>
        <w:t>imity criteria which may not be limited to geographical, and concern electr</w:t>
      </w:r>
      <w:r w:rsidRPr="1D35D43A" w:rsidR="64533F40">
        <w:rPr>
          <w:rFonts w:ascii="Arial" w:hAnsi="Arial" w:eastAsia="Arial" w:cs="Arial"/>
          <w:color w:val="000000" w:themeColor="text1"/>
        </w:rPr>
        <w:t>ical relation such as connection to a given transformer.</w:t>
      </w:r>
    </w:p>
    <w:p w:rsidRPr="000F7CCE" w:rsidR="3A808B13" w:rsidP="4FE8AC91" w:rsidRDefault="33659A52" w14:paraId="76F91162" w14:textId="5E84154F">
      <w:pPr>
        <w:pStyle w:val="ListParagraph"/>
        <w:numPr>
          <w:ilvl w:val="0"/>
          <w:numId w:val="23"/>
        </w:numPr>
        <w:rPr>
          <w:rFonts w:ascii="Arial" w:hAnsi="Arial" w:eastAsia="Arial" w:cs="Arial"/>
          <w:color w:val="4472C4" w:themeColor="accent5"/>
        </w:rPr>
      </w:pPr>
      <w:r w:rsidRPr="000F7CCE">
        <w:rPr>
          <w:rFonts w:ascii="Arial" w:hAnsi="Arial" w:eastAsia="Arial" w:cs="Arial"/>
        </w:rPr>
        <w:t>‘Microgrids’: A microgrid is a local energy grid that often operates on a private behind the grid meter circuit, sometimes with the ability to connect to the wider network. Essentially, a standard grid but just on a smaller private scale.</w:t>
      </w:r>
    </w:p>
    <w:p w:rsidRPr="000F7CCE" w:rsidR="5C8A25EE" w:rsidP="65E2DB54" w:rsidRDefault="5C8A25EE" w14:paraId="1F4F5EA4" w14:textId="397DDC17">
      <w:pPr>
        <w:pStyle w:val="ListParagraph"/>
        <w:numPr>
          <w:ilvl w:val="0"/>
          <w:numId w:val="23"/>
        </w:numPr>
        <w:rPr>
          <w:rFonts w:ascii="Arial" w:hAnsi="Arial" w:eastAsia="Arial" w:cs="Arial"/>
          <w:color w:val="4472C4" w:themeColor="accent5"/>
        </w:rPr>
      </w:pPr>
      <w:r w:rsidRPr="000F7CCE">
        <w:rPr>
          <w:rFonts w:ascii="Arial" w:hAnsi="Arial" w:eastAsia="Arial" w:cs="Arial"/>
        </w:rPr>
        <w:t xml:space="preserve">‘Positive Energy Districts (PEDs)’: Positive Energy Districts, sometimes referred to as Positive Energy </w:t>
      </w:r>
      <w:r w:rsidRPr="000F7CCE" w:rsidR="1F15490A">
        <w:rPr>
          <w:rFonts w:ascii="Arial" w:hAnsi="Arial" w:eastAsia="Arial" w:cs="Arial"/>
        </w:rPr>
        <w:t>Neighborhoods</w:t>
      </w:r>
      <w:r w:rsidRPr="000F7CCE">
        <w:rPr>
          <w:rFonts w:ascii="Arial" w:hAnsi="Arial" w:eastAsia="Arial" w:cs="Arial"/>
        </w:rPr>
        <w:t>, are energy efficient and energy flexible urban areas or groups of connected buildings integrating local renewables or sourcing them through local guarantees of origins which produce net zero greenhouse gas emissions and actively manage an annual local or regional surplus production of renewable energy. PEDs move beyond electricity and enter the realms of mobility sharing, heat distribution and insulation</w:t>
      </w:r>
    </w:p>
    <w:p w:rsidRPr="000F7CCE" w:rsidR="3CF5F7A2" w:rsidP="65E2DB54" w:rsidRDefault="161306F7" w14:paraId="2E891072" w14:textId="2D25A1A5">
      <w:pPr>
        <w:pStyle w:val="ListParagraph"/>
        <w:numPr>
          <w:ilvl w:val="0"/>
          <w:numId w:val="23"/>
        </w:numPr>
        <w:rPr>
          <w:rFonts w:ascii="Arial" w:hAnsi="Arial" w:eastAsia="Arial" w:cs="Arial"/>
          <w:color w:val="4472C4" w:themeColor="accent5"/>
        </w:rPr>
      </w:pPr>
      <w:r w:rsidRPr="4B73FC4A">
        <w:rPr>
          <w:rFonts w:ascii="Arial" w:hAnsi="Arial" w:eastAsia="Arial" w:cs="Arial"/>
        </w:rPr>
        <w:t>‘Smart Local Energy Systems’: a Smart Local Energy System (SLES) is a way to bring together different energy assets and infrastructure in a</w:t>
      </w:r>
      <w:r w:rsidRPr="4B73FC4A">
        <w:rPr>
          <w:rFonts w:ascii="Arial" w:hAnsi="Arial" w:eastAsia="Arial" w:cs="Arial"/>
          <w:color w:val="000000" w:themeColor="text1"/>
        </w:rPr>
        <w:t xml:space="preserve"> local area</w:t>
      </w:r>
      <w:r w:rsidRPr="4B73FC4A" w:rsidR="28957005">
        <w:rPr>
          <w:rFonts w:ascii="Arial" w:hAnsi="Arial" w:eastAsia="Arial" w:cs="Arial"/>
          <w:color w:val="000000" w:themeColor="text1"/>
        </w:rPr>
        <w:t xml:space="preserve"> or within a renewable energy community, citizen energy community or</w:t>
      </w:r>
      <w:r w:rsidRPr="4B73FC4A" w:rsidR="60F29C01">
        <w:rPr>
          <w:rFonts w:ascii="Arial" w:hAnsi="Arial" w:eastAsia="Arial" w:cs="Arial"/>
          <w:color w:val="000000" w:themeColor="text1"/>
        </w:rPr>
        <w:t xml:space="preserve"> CSC</w:t>
      </w:r>
      <w:r w:rsidRPr="4B73FC4A">
        <w:rPr>
          <w:rFonts w:ascii="Arial" w:hAnsi="Arial" w:eastAsia="Arial" w:cs="Arial"/>
          <w:color w:val="000000" w:themeColor="text1"/>
        </w:rPr>
        <w:t xml:space="preserve"> and </w:t>
      </w:r>
      <w:r w:rsidRPr="4B73FC4A" w:rsidR="443B6054">
        <w:rPr>
          <w:rFonts w:ascii="Arial" w:hAnsi="Arial" w:eastAsia="Arial" w:cs="Arial"/>
          <w:color w:val="000000" w:themeColor="text1"/>
        </w:rPr>
        <w:t>make</w:t>
      </w:r>
      <w:r w:rsidRPr="4B73FC4A">
        <w:rPr>
          <w:rFonts w:ascii="Arial" w:hAnsi="Arial" w:eastAsia="Arial" w:cs="Arial"/>
          <w:color w:val="000000" w:themeColor="text1"/>
        </w:rPr>
        <w:t xml:space="preserve"> them operate in a smarter way. SLESs automate the use of DERs </w:t>
      </w:r>
      <w:r w:rsidRPr="4B73FC4A" w:rsidR="0AF29661">
        <w:rPr>
          <w:rFonts w:ascii="Arial" w:hAnsi="Arial" w:eastAsia="Arial" w:cs="Arial"/>
          <w:color w:val="000000" w:themeColor="text1"/>
        </w:rPr>
        <w:t>optimizing</w:t>
      </w:r>
      <w:r w:rsidRPr="4B73FC4A" w:rsidR="7DC92A92">
        <w:rPr>
          <w:rFonts w:ascii="Arial" w:hAnsi="Arial" w:eastAsia="Arial" w:cs="Arial"/>
          <w:color w:val="000000" w:themeColor="text1"/>
        </w:rPr>
        <w:t xml:space="preserve"> the assignment of the </w:t>
      </w:r>
      <w:r w:rsidRPr="4B73FC4A" w:rsidR="7538267F">
        <w:rPr>
          <w:rFonts w:ascii="Arial" w:hAnsi="Arial" w:eastAsia="Arial" w:cs="Arial"/>
          <w:color w:val="000000" w:themeColor="text1"/>
        </w:rPr>
        <w:t>necessary</w:t>
      </w:r>
      <w:r w:rsidRPr="4B73FC4A" w:rsidR="7DC92A92">
        <w:rPr>
          <w:rFonts w:ascii="Arial" w:hAnsi="Arial" w:eastAsia="Arial" w:cs="Arial"/>
          <w:color w:val="000000" w:themeColor="text1"/>
        </w:rPr>
        <w:t xml:space="preserve"> </w:t>
      </w:r>
      <w:r w:rsidRPr="4B73FC4A" w:rsidR="6B23A977">
        <w:rPr>
          <w:rFonts w:ascii="Arial" w:hAnsi="Arial" w:eastAsia="Arial" w:cs="Arial"/>
          <w:color w:val="000000" w:themeColor="text1"/>
        </w:rPr>
        <w:t>coefficients</w:t>
      </w:r>
      <w:r w:rsidRPr="4B73FC4A" w:rsidR="7DC92A92">
        <w:rPr>
          <w:rFonts w:ascii="Arial" w:hAnsi="Arial" w:eastAsia="Arial" w:cs="Arial"/>
          <w:color w:val="000000" w:themeColor="text1"/>
        </w:rPr>
        <w:t xml:space="preserve"> to active customers </w:t>
      </w:r>
      <w:r w:rsidRPr="4B73FC4A">
        <w:rPr>
          <w:rFonts w:ascii="Arial" w:hAnsi="Arial" w:eastAsia="Arial" w:cs="Arial"/>
        </w:rPr>
        <w:t>and automate the trading of associated asset flexibility in energy and ancillary service markets.</w:t>
      </w:r>
    </w:p>
    <w:p w:rsidRPr="000F7CCE" w:rsidR="3CF5F7A2" w:rsidP="65E2DB54" w:rsidRDefault="161306F7" w14:paraId="75993EEC" w14:textId="4EFF705D">
      <w:pPr>
        <w:pStyle w:val="ListParagraph"/>
        <w:numPr>
          <w:ilvl w:val="0"/>
          <w:numId w:val="23"/>
        </w:numPr>
        <w:rPr>
          <w:rFonts w:ascii="Arial" w:hAnsi="Arial" w:eastAsia="Arial" w:cs="Arial"/>
          <w:color w:val="4472C4" w:themeColor="accent5"/>
        </w:rPr>
      </w:pPr>
      <w:r w:rsidRPr="000F7CCE">
        <w:rPr>
          <w:rFonts w:ascii="Arial" w:hAnsi="Arial" w:eastAsia="Arial" w:cs="Arial"/>
        </w:rPr>
        <w:t xml:space="preserve">‘District Self Balancing’: </w:t>
      </w:r>
      <w:r w:rsidRPr="000F7CCE" w:rsidR="29F6116E">
        <w:rPr>
          <w:rFonts w:ascii="Arial" w:hAnsi="Arial" w:eastAsia="Arial" w:cs="Arial"/>
        </w:rPr>
        <w:t xml:space="preserve">District Self-Balancing is a means of </w:t>
      </w:r>
      <w:r w:rsidRPr="000F7CCE" w:rsidR="751A31A8">
        <w:rPr>
          <w:rFonts w:ascii="Arial" w:hAnsi="Arial" w:eastAsia="Arial" w:cs="Arial"/>
        </w:rPr>
        <w:t>optimization of</w:t>
      </w:r>
      <w:r w:rsidRPr="000F7CCE" w:rsidR="29F6116E">
        <w:rPr>
          <w:rFonts w:ascii="Arial" w:hAnsi="Arial" w:eastAsia="Arial" w:cs="Arial"/>
        </w:rPr>
        <w:t xml:space="preserve"> local grid assets shaped to allow for efficient and effective </w:t>
      </w:r>
      <w:r w:rsidRPr="000F7CCE" w:rsidR="47B732D9">
        <w:rPr>
          <w:rFonts w:ascii="Arial" w:hAnsi="Arial" w:eastAsia="Arial" w:cs="Arial"/>
        </w:rPr>
        <w:t>utilization</w:t>
      </w:r>
      <w:r w:rsidRPr="000F7CCE" w:rsidR="29F6116E">
        <w:rPr>
          <w:rFonts w:ascii="Arial" w:hAnsi="Arial" w:eastAsia="Arial" w:cs="Arial"/>
        </w:rPr>
        <w:t xml:space="preserve"> of DERs</w:t>
      </w:r>
      <w:r w:rsidRPr="000F7CCE" w:rsidR="25B89C44">
        <w:rPr>
          <w:rFonts w:ascii="Arial" w:hAnsi="Arial" w:eastAsia="Arial" w:cs="Arial"/>
        </w:rPr>
        <w:t xml:space="preserve">, through the capacity to balance supply and demand </w:t>
      </w:r>
      <w:r w:rsidRPr="000F7CCE" w:rsidR="66C10698">
        <w:rPr>
          <w:rFonts w:ascii="Arial" w:hAnsi="Arial" w:eastAsia="Arial" w:cs="Arial"/>
        </w:rPr>
        <w:t>autonomously</w:t>
      </w:r>
      <w:r w:rsidRPr="000F7CCE" w:rsidR="25B89C44">
        <w:rPr>
          <w:rFonts w:ascii="Arial" w:hAnsi="Arial" w:eastAsia="Arial" w:cs="Arial"/>
        </w:rPr>
        <w:t xml:space="preserve"> at district level and optimize power dispatch</w:t>
      </w:r>
      <w:r w:rsidRPr="000F7CCE" w:rsidR="29F6116E">
        <w:rPr>
          <w:rFonts w:ascii="Arial" w:hAnsi="Arial" w:eastAsia="Arial" w:cs="Arial"/>
        </w:rPr>
        <w:t xml:space="preserve">. DSB is based on the requirement that DSOs offer a </w:t>
      </w:r>
      <w:r w:rsidRPr="000F7CCE" w:rsidR="5B80E753">
        <w:rPr>
          <w:rFonts w:ascii="Arial" w:hAnsi="Arial" w:eastAsia="Arial" w:cs="Arial"/>
        </w:rPr>
        <w:t>constrained</w:t>
      </w:r>
      <w:r w:rsidRPr="000F7CCE" w:rsidR="29F6116E">
        <w:rPr>
          <w:rFonts w:ascii="Arial" w:hAnsi="Arial" w:eastAsia="Arial" w:cs="Arial"/>
        </w:rPr>
        <w:t xml:space="preserve"> connection to all DSB customers, through different models, and ensure real-time data transparency on network congestions, but do not gain privileged control over connected assets or associated data. This helps solving local congestion challenges and </w:t>
      </w:r>
      <w:r w:rsidRPr="000F7CCE" w:rsidR="39900975">
        <w:rPr>
          <w:rFonts w:ascii="Arial" w:hAnsi="Arial" w:eastAsia="Arial" w:cs="Arial"/>
        </w:rPr>
        <w:t>minimize</w:t>
      </w:r>
      <w:r w:rsidRPr="000F7CCE" w:rsidR="29F6116E">
        <w:rPr>
          <w:rFonts w:ascii="Arial" w:hAnsi="Arial" w:eastAsia="Arial" w:cs="Arial"/>
        </w:rPr>
        <w:t xml:space="preserve"> costly grid reinforcements that might be mitigated by the deployment of new </w:t>
      </w:r>
      <w:r w:rsidRPr="000F7CCE" w:rsidR="3BFE6AF6">
        <w:rPr>
          <w:rFonts w:ascii="Arial" w:hAnsi="Arial" w:eastAsia="Arial" w:cs="Arial"/>
        </w:rPr>
        <w:t>decentralized</w:t>
      </w:r>
      <w:r w:rsidRPr="000F7CCE" w:rsidR="29F6116E">
        <w:rPr>
          <w:rFonts w:ascii="Arial" w:hAnsi="Arial" w:eastAsia="Arial" w:cs="Arial"/>
        </w:rPr>
        <w:t xml:space="preserve"> forms of smart electrical load and generation.</w:t>
      </w:r>
      <w:r w:rsidRPr="000F7CCE" w:rsidR="394E8956">
        <w:rPr>
          <w:rFonts w:ascii="Arial" w:hAnsi="Arial" w:eastAsia="Arial" w:cs="Arial"/>
        </w:rPr>
        <w:t xml:space="preserve"> </w:t>
      </w:r>
    </w:p>
    <w:p w:rsidRPr="008063C4" w:rsidR="3A5D3BE7" w:rsidP="5054A9D0" w:rsidRDefault="7DB06228" w14:paraId="3E053E5B" w14:textId="22798359">
      <w:pPr>
        <w:pStyle w:val="ListParagraph"/>
        <w:numPr>
          <w:ilvl w:val="0"/>
          <w:numId w:val="23"/>
        </w:numPr>
        <w:rPr>
          <w:rFonts w:ascii="Arial" w:hAnsi="Arial" w:eastAsia="Arial" w:cs="Arial"/>
          <w:rPrChange w:author="Unknown" w16du:dateUtc="2025-09-12T08:47:00Z" w:id="1">
            <w:rPr>
              <w:rFonts w:ascii="Arial" w:hAnsi="Arial" w:eastAsia="Arial" w:cs="Arial"/>
              <w:highlight w:val="yellow"/>
            </w:rPr>
          </w:rPrChange>
        </w:rPr>
      </w:pPr>
      <w:commentRangeStart w:id="2"/>
      <w:r w:rsidRPr="7CFB48E9">
        <w:rPr>
          <w:rFonts w:ascii="Arial" w:hAnsi="Arial" w:eastAsia="Arial" w:cs="Arial"/>
        </w:rPr>
        <w:t>‘</w:t>
      </w:r>
      <w:r w:rsidRPr="7CFB48E9" w:rsidR="7E21444F">
        <w:rPr>
          <w:rFonts w:ascii="Arial" w:hAnsi="Arial" w:eastAsia="Arial" w:cs="Arial"/>
        </w:rPr>
        <w:t>Allocation Coefficient</w:t>
      </w:r>
      <w:r w:rsidRPr="7CFB48E9" w:rsidR="7EDDC269">
        <w:rPr>
          <w:rFonts w:ascii="Arial" w:hAnsi="Arial" w:eastAsia="Arial" w:cs="Arial"/>
        </w:rPr>
        <w:t>’</w:t>
      </w:r>
      <w:r w:rsidRPr="7CFB48E9" w:rsidR="7E21444F">
        <w:rPr>
          <w:rFonts w:ascii="Arial" w:hAnsi="Arial" w:eastAsia="Arial" w:cs="Arial"/>
        </w:rPr>
        <w:t xml:space="preserve">: </w:t>
      </w:r>
      <w:r w:rsidRPr="7CFB48E9" w:rsidR="00C96968">
        <w:rPr>
          <w:rFonts w:ascii="Arial" w:hAnsi="Arial" w:eastAsia="Arial" w:cs="Arial"/>
        </w:rPr>
        <w:t xml:space="preserve">Allocation coefficients for collective self-consumption within a </w:t>
      </w:r>
      <w:commentRangeStart w:id="3"/>
      <w:r w:rsidRPr="7CFB48E9" w:rsidR="00C96968">
        <w:rPr>
          <w:rFonts w:ascii="Arial" w:hAnsi="Arial" w:eastAsia="Arial" w:cs="Arial"/>
        </w:rPr>
        <w:t>CESU</w:t>
      </w:r>
      <w:commentRangeEnd w:id="3"/>
      <w:r>
        <w:rPr>
          <w:rStyle w:val="CommentReference"/>
        </w:rPr>
        <w:commentReference w:id="3"/>
      </w:r>
      <w:r w:rsidRPr="7CFB48E9" w:rsidR="00C96968">
        <w:rPr>
          <w:rFonts w:ascii="Arial" w:hAnsi="Arial" w:eastAsia="Arial" w:cs="Arial"/>
        </w:rPr>
        <w:t xml:space="preserve"> </w:t>
      </w:r>
      <w:commentRangeStart w:id="4"/>
      <w:r w:rsidRPr="7CFB48E9" w:rsidR="00C96968">
        <w:rPr>
          <w:rFonts w:ascii="Arial" w:hAnsi="Arial" w:eastAsia="Arial" w:cs="Arial"/>
        </w:rPr>
        <w:t>are</w:t>
      </w:r>
      <w:commentRangeEnd w:id="4"/>
      <w:r>
        <w:rPr>
          <w:rStyle w:val="CommentReference"/>
        </w:rPr>
        <w:commentReference w:id="4"/>
      </w:r>
      <w:r w:rsidRPr="7CFB48E9" w:rsidR="00C96968">
        <w:rPr>
          <w:rFonts w:ascii="Arial" w:hAnsi="Arial" w:eastAsia="Arial" w:cs="Arial"/>
        </w:rPr>
        <w:t xml:space="preserve"> percentages that are used to compute how energy from some CESU member is allocated to other CESU members. Although most regulatory frameworks only allow positive allocation coefficients that must add up 100%, more flexible approaches could also make sense (see</w:t>
      </w:r>
      <w:r w:rsidRPr="7CFB48E9" w:rsidR="008063C4">
        <w:rPr>
          <w:rFonts w:ascii="Arial" w:hAnsi="Arial" w:eastAsia="Arial" w:cs="Arial"/>
        </w:rPr>
        <w:t xml:space="preserve"> [</w:t>
      </w:r>
      <w:ins w:author="Luís Manuel Rodrigues" w:date="2025-09-12T09:47:00Z" w:id="5">
        <w:r w:rsidRPr="7CFB48E9">
          <w:fldChar w:fldCharType="begin"/>
        </w:r>
      </w:ins>
      <w:r w:rsidRPr="7CFB48E9">
        <w:rPr>
          <w:rFonts w:ascii="Arial" w:hAnsi="Arial" w:eastAsia="Arial" w:cs="Arial"/>
        </w:rPr>
        <w:instrText>HYPERLINK "https://doi.org/10.1016/j.heliyon.2025.e43534"</w:instrText>
      </w:r>
      <w:ins w:author="Luís Manuel Rodrigues" w:date="2025-09-12T09:47:00Z" w:id="6">
        <w:r w:rsidRPr="7CFB48E9">
          <w:rPr>
            <w:rFonts w:ascii="Arial" w:hAnsi="Arial" w:eastAsia="Arial" w:cs="Arial"/>
          </w:rPr>
          <w:fldChar w:fldCharType="separate"/>
        </w:r>
      </w:ins>
      <w:r w:rsidRPr="7CFB48E9" w:rsidR="008063C4">
        <w:rPr>
          <w:rStyle w:val="Hyperlink"/>
          <w:rFonts w:ascii="Arial" w:hAnsi="Arial" w:eastAsia="Arial" w:cs="Arial"/>
        </w:rPr>
        <w:t>ref</w:t>
      </w:r>
      <w:ins w:author="Luís Manuel Rodrigues" w:date="2025-09-12T09:47:00Z" w:id="7">
        <w:r w:rsidRPr="7CFB48E9">
          <w:rPr>
            <w:rFonts w:ascii="Arial" w:hAnsi="Arial" w:eastAsia="Arial" w:cs="Arial"/>
          </w:rPr>
          <w:fldChar w:fldCharType="end"/>
        </w:r>
      </w:ins>
      <w:r w:rsidRPr="7CFB48E9" w:rsidR="008063C4">
        <w:rPr>
          <w:rFonts w:ascii="Arial" w:hAnsi="Arial" w:eastAsia="Arial" w:cs="Arial"/>
        </w:rPr>
        <w:t>]</w:t>
      </w:r>
      <w:r w:rsidRPr="7CFB48E9" w:rsidR="00C96968">
        <w:rPr>
          <w:rFonts w:ascii="Arial" w:hAnsi="Arial" w:eastAsia="Arial" w:cs="Arial"/>
        </w:rPr>
        <w:t xml:space="preserve"> for a discussion on these constraints, especially when providing flexibility to third parties).</w:t>
      </w:r>
      <w:commentRangeEnd w:id="2"/>
      <w:r>
        <w:rPr>
          <w:rStyle w:val="CommentReference"/>
        </w:rPr>
        <w:commentReference w:id="2"/>
      </w:r>
    </w:p>
    <w:p w:rsidRPr="000F7CCE" w:rsidR="3A5D3BE7" w:rsidP="5054A9D0" w:rsidRDefault="3A5D3BE7" w14:paraId="0D268638" w14:textId="63E82820">
      <w:pPr>
        <w:rPr>
          <w:rFonts w:ascii="Arial" w:hAnsi="Arial" w:eastAsia="Arial" w:cs="Arial"/>
          <w:color w:val="4472C4" w:themeColor="accent5"/>
        </w:rPr>
      </w:pPr>
    </w:p>
    <w:p w:rsidRPr="000F7CCE" w:rsidR="18C4FF54" w:rsidP="17730425" w:rsidRDefault="18C4FF54" w14:paraId="0870CE44" w14:textId="5D4F3C12">
      <w:pPr>
        <w:rPr>
          <w:rFonts w:ascii="Arial" w:hAnsi="Arial" w:eastAsia="Arial" w:cs="Arial"/>
          <w:b/>
          <w:bCs/>
          <w:color w:val="000000" w:themeColor="text1"/>
        </w:rPr>
      </w:pPr>
    </w:p>
    <w:p w:rsidRPr="000F7CCE" w:rsidR="18C4FF54" w:rsidP="1AAC257D" w:rsidRDefault="006425D9" w14:paraId="3AF406F5" w14:textId="08603D71">
      <w:pPr>
        <w:jc w:val="left"/>
        <w:rPr>
          <w:rFonts w:ascii="Arial" w:hAnsi="Arial" w:eastAsia="Arial" w:cs="Arial"/>
          <w:b/>
          <w:bCs/>
          <w:color w:val="000000" w:themeColor="text1"/>
        </w:rPr>
      </w:pPr>
      <w:r>
        <w:rPr>
          <w:rFonts w:ascii="Arial" w:hAnsi="Arial" w:eastAsia="Arial" w:cs="Arial"/>
          <w:b/>
          <w:bCs/>
          <w:color w:val="000000" w:themeColor="text1"/>
        </w:rPr>
        <w:br w:type="page"/>
      </w:r>
      <w:r w:rsidRPr="4F066CF8" w:rsidR="340997B6">
        <w:rPr>
          <w:rFonts w:ascii="Arial" w:hAnsi="Arial" w:eastAsia="Arial" w:cs="Arial"/>
          <w:b/>
          <w:bCs/>
          <w:color w:val="000000" w:themeColor="text1"/>
        </w:rPr>
        <w:br w:type="page"/>
      </w:r>
      <w:r w:rsidRPr="000F7CCE" w:rsidR="340997B6">
        <w:rPr>
          <w:rFonts w:ascii="Arial" w:hAnsi="Arial" w:eastAsia="Arial" w:cs="Arial"/>
          <w:b/>
          <w:bCs/>
          <w:color w:val="000000" w:themeColor="text1"/>
        </w:rPr>
        <w:t>Harmonized roles</w:t>
      </w:r>
    </w:p>
    <w:p w:rsidRPr="000F7CCE" w:rsidR="18C4FF54" w:rsidP="567EB999" w:rsidRDefault="18C4FF54" w14:paraId="0F5319CC" w14:textId="1394A116">
      <w:pPr>
        <w:rPr>
          <w:rFonts w:ascii="Arial" w:hAnsi="Arial" w:eastAsia="Arial" w:cs="Arial"/>
          <w:color w:val="000000" w:themeColor="text1"/>
        </w:rPr>
      </w:pPr>
      <w:r w:rsidRPr="000F7CCE">
        <w:rPr>
          <w:rFonts w:ascii="Arial" w:hAnsi="Arial" w:eastAsia="Arial" w:cs="Arial"/>
          <w:color w:val="000000" w:themeColor="text1"/>
        </w:rPr>
        <w:t xml:space="preserve">All roles of type </w:t>
      </w:r>
      <w:r w:rsidRPr="000F7CCE" w:rsidR="11F60874">
        <w:rPr>
          <w:rFonts w:ascii="Arial" w:hAnsi="Arial" w:eastAsia="Arial" w:cs="Arial"/>
          <w:color w:val="000000" w:themeColor="text1"/>
        </w:rPr>
        <w:t>‘</w:t>
      </w:r>
      <w:r w:rsidRPr="000F7CCE">
        <w:rPr>
          <w:rFonts w:ascii="Arial" w:hAnsi="Arial" w:eastAsia="Arial" w:cs="Arial"/>
          <w:color w:val="000000" w:themeColor="text1"/>
        </w:rPr>
        <w:t>Business</w:t>
      </w:r>
      <w:r w:rsidRPr="000F7CCE" w:rsidR="1D00B6FC">
        <w:rPr>
          <w:rFonts w:ascii="Arial" w:hAnsi="Arial" w:eastAsia="Arial" w:cs="Arial"/>
          <w:color w:val="000000" w:themeColor="text1"/>
        </w:rPr>
        <w:t>’</w:t>
      </w:r>
      <w:r w:rsidRPr="000F7CCE">
        <w:rPr>
          <w:rFonts w:ascii="Arial" w:hAnsi="Arial" w:eastAsia="Arial" w:cs="Arial"/>
          <w:color w:val="000000" w:themeColor="text1"/>
        </w:rPr>
        <w:t xml:space="preserve"> are expected to be acting in </w:t>
      </w:r>
      <w:r w:rsidRPr="000F7CCE" w:rsidR="1DD43D5F">
        <w:rPr>
          <w:rFonts w:ascii="Arial" w:hAnsi="Arial" w:eastAsia="Arial" w:cs="Arial"/>
          <w:color w:val="000000" w:themeColor="text1"/>
        </w:rPr>
        <w:t>a secure</w:t>
      </w:r>
      <w:r w:rsidRPr="000F7CCE">
        <w:rPr>
          <w:rFonts w:ascii="Arial" w:hAnsi="Arial" w:eastAsia="Arial" w:cs="Arial"/>
          <w:color w:val="000000" w:themeColor="text1"/>
        </w:rPr>
        <w:t xml:space="preserve">, authenticated manner and through trusted communication channels. For this reason, the authentication steps used for these communication partners are not listed in the scenarios below.  </w:t>
      </w:r>
    </w:p>
    <w:tbl>
      <w:tblPr>
        <w:tblStyle w:val="TableGrid"/>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590"/>
        <w:gridCol w:w="1065"/>
        <w:gridCol w:w="6435"/>
      </w:tblGrid>
      <w:tr w:rsidRPr="000F7CCE" w:rsidR="567EB999" w:rsidTr="4B73FC4A" w14:paraId="17106876" w14:textId="77777777">
        <w:trPr>
          <w:trHeight w:val="300"/>
        </w:trPr>
        <w:tc>
          <w:tcPr>
            <w:tcW w:w="9090" w:type="dxa"/>
            <w:gridSpan w:val="3"/>
            <w:shd w:val="clear" w:color="auto" w:fill="D0CECE" w:themeFill="background2" w:themeFillShade="E6"/>
            <w:tcMar>
              <w:left w:w="105" w:type="dxa"/>
              <w:right w:w="105" w:type="dxa"/>
            </w:tcMar>
            <w:vAlign w:val="center"/>
          </w:tcPr>
          <w:p w:rsidRPr="000F7CCE" w:rsidR="567EB999" w:rsidP="567EB999" w:rsidRDefault="53B65049" w14:paraId="1D54B224" w14:textId="08751CBE">
            <w:pPr>
              <w:widowControl w:val="0"/>
              <w:spacing w:line="259" w:lineRule="auto"/>
              <w:jc w:val="center"/>
              <w:rPr>
                <w:rFonts w:ascii="Arial" w:hAnsi="Arial" w:eastAsia="Arial" w:cs="Arial"/>
                <w:sz w:val="16"/>
                <w:szCs w:val="16"/>
              </w:rPr>
            </w:pPr>
            <w:r w:rsidRPr="000F7CCE">
              <w:rPr>
                <w:rFonts w:ascii="Arial" w:hAnsi="Arial" w:eastAsia="Arial" w:cs="Arial"/>
                <w:b/>
                <w:bCs/>
                <w:i/>
                <w:iCs/>
                <w:sz w:val="16"/>
                <w:szCs w:val="16"/>
              </w:rPr>
              <w:t>Table I - Roles</w:t>
            </w:r>
          </w:p>
        </w:tc>
      </w:tr>
      <w:tr w:rsidRPr="000F7CCE" w:rsidR="567EB999" w:rsidTr="4B73FC4A" w14:paraId="76A5F178" w14:textId="77777777">
        <w:trPr>
          <w:trHeight w:val="300"/>
        </w:trPr>
        <w:tc>
          <w:tcPr>
            <w:tcW w:w="1590" w:type="dxa"/>
            <w:shd w:val="clear" w:color="auto" w:fill="D0CECE" w:themeFill="background2" w:themeFillShade="E6"/>
            <w:tcMar>
              <w:left w:w="105" w:type="dxa"/>
              <w:right w:w="105" w:type="dxa"/>
            </w:tcMar>
            <w:vAlign w:val="center"/>
          </w:tcPr>
          <w:p w:rsidRPr="000F7CCE" w:rsidR="567EB999" w:rsidP="567EB999" w:rsidRDefault="567EB999" w14:paraId="68F7A82C" w14:textId="292451C4">
            <w:pPr>
              <w:widowControl w:val="0"/>
              <w:spacing w:line="259" w:lineRule="auto"/>
              <w:rPr>
                <w:rFonts w:ascii="Arial" w:hAnsi="Arial" w:eastAsia="Arial" w:cs="Arial"/>
                <w:color w:val="000000" w:themeColor="text1"/>
                <w:sz w:val="16"/>
                <w:szCs w:val="16"/>
              </w:rPr>
            </w:pPr>
            <w:r w:rsidRPr="000F7CCE">
              <w:rPr>
                <w:rFonts w:ascii="Arial" w:hAnsi="Arial" w:eastAsia="Arial" w:cs="Arial"/>
                <w:b/>
                <w:bCs/>
                <w:i/>
                <w:iCs/>
                <w:color w:val="000000" w:themeColor="text1"/>
                <w:sz w:val="16"/>
                <w:szCs w:val="16"/>
              </w:rPr>
              <w:t>Role name</w:t>
            </w:r>
          </w:p>
        </w:tc>
        <w:tc>
          <w:tcPr>
            <w:tcW w:w="1065" w:type="dxa"/>
            <w:shd w:val="clear" w:color="auto" w:fill="D0CECE" w:themeFill="background2" w:themeFillShade="E6"/>
            <w:tcMar>
              <w:left w:w="105" w:type="dxa"/>
              <w:right w:w="105" w:type="dxa"/>
            </w:tcMar>
            <w:vAlign w:val="center"/>
          </w:tcPr>
          <w:p w:rsidRPr="000F7CCE" w:rsidR="567EB999" w:rsidP="567EB999" w:rsidRDefault="567EB999" w14:paraId="532DF209" w14:textId="48712E16">
            <w:pPr>
              <w:widowControl w:val="0"/>
              <w:spacing w:line="259" w:lineRule="auto"/>
              <w:rPr>
                <w:rFonts w:ascii="Arial" w:hAnsi="Arial" w:eastAsia="Arial" w:cs="Arial"/>
                <w:color w:val="000000" w:themeColor="text1"/>
                <w:sz w:val="16"/>
                <w:szCs w:val="16"/>
              </w:rPr>
            </w:pPr>
            <w:r w:rsidRPr="000F7CCE">
              <w:rPr>
                <w:rFonts w:ascii="Arial" w:hAnsi="Arial" w:eastAsia="Arial" w:cs="Arial"/>
                <w:b/>
                <w:bCs/>
                <w:i/>
                <w:iCs/>
                <w:color w:val="000000" w:themeColor="text1"/>
                <w:sz w:val="16"/>
                <w:szCs w:val="16"/>
              </w:rPr>
              <w:t>Role type</w:t>
            </w:r>
          </w:p>
        </w:tc>
        <w:tc>
          <w:tcPr>
            <w:tcW w:w="6435" w:type="dxa"/>
            <w:shd w:val="clear" w:color="auto" w:fill="D0CECE" w:themeFill="background2" w:themeFillShade="E6"/>
            <w:tcMar>
              <w:left w:w="105" w:type="dxa"/>
              <w:right w:w="105" w:type="dxa"/>
            </w:tcMar>
            <w:vAlign w:val="center"/>
          </w:tcPr>
          <w:p w:rsidRPr="000F7CCE" w:rsidR="567EB999" w:rsidP="567EB999" w:rsidRDefault="567EB999" w14:paraId="07F0CC2A" w14:textId="7B78FF4C">
            <w:pPr>
              <w:widowControl w:val="0"/>
              <w:spacing w:line="259" w:lineRule="auto"/>
              <w:rPr>
                <w:rFonts w:ascii="Arial" w:hAnsi="Arial" w:eastAsia="Arial" w:cs="Arial"/>
                <w:color w:val="000000" w:themeColor="text1"/>
                <w:sz w:val="16"/>
                <w:szCs w:val="16"/>
              </w:rPr>
            </w:pPr>
            <w:r w:rsidRPr="000F7CCE">
              <w:rPr>
                <w:rFonts w:ascii="Arial" w:hAnsi="Arial" w:eastAsia="Arial" w:cs="Arial"/>
                <w:b/>
                <w:bCs/>
                <w:i/>
                <w:iCs/>
                <w:color w:val="000000" w:themeColor="text1"/>
                <w:sz w:val="16"/>
                <w:szCs w:val="16"/>
              </w:rPr>
              <w:t>Role description</w:t>
            </w:r>
          </w:p>
        </w:tc>
      </w:tr>
      <w:tr w:rsidRPr="000F7CCE" w:rsidR="567EB999" w:rsidTr="4B73FC4A" w14:paraId="2203B11D" w14:textId="77777777">
        <w:trPr>
          <w:trHeight w:val="300"/>
        </w:trPr>
        <w:tc>
          <w:tcPr>
            <w:tcW w:w="1590" w:type="dxa"/>
            <w:tcMar>
              <w:left w:w="105" w:type="dxa"/>
              <w:right w:w="105" w:type="dxa"/>
            </w:tcMar>
            <w:vAlign w:val="center"/>
          </w:tcPr>
          <w:p w:rsidRPr="000F7CCE" w:rsidR="567EB999" w:rsidP="567EB999" w:rsidRDefault="567EB999" w14:paraId="4C866030" w14:textId="672A5E03">
            <w:pPr>
              <w:widowControl w:val="0"/>
              <w:spacing w:line="259" w:lineRule="auto"/>
              <w:rPr>
                <w:rFonts w:ascii="Calibri" w:hAnsi="Calibri" w:eastAsia="Calibri" w:cs="Calibri"/>
                <w:color w:val="000000" w:themeColor="text1"/>
                <w:sz w:val="16"/>
                <w:szCs w:val="16"/>
              </w:rPr>
            </w:pPr>
            <w:r w:rsidRPr="000F7CCE">
              <w:rPr>
                <w:rFonts w:ascii="Calibri" w:hAnsi="Calibri" w:eastAsia="Calibri" w:cs="Calibri"/>
                <w:color w:val="000000" w:themeColor="text1"/>
                <w:sz w:val="16"/>
                <w:szCs w:val="16"/>
              </w:rPr>
              <w:t>Final customer</w:t>
            </w:r>
          </w:p>
        </w:tc>
        <w:tc>
          <w:tcPr>
            <w:tcW w:w="1065" w:type="dxa"/>
            <w:tcMar>
              <w:left w:w="105" w:type="dxa"/>
              <w:right w:w="105" w:type="dxa"/>
            </w:tcMar>
            <w:vAlign w:val="center"/>
          </w:tcPr>
          <w:p w:rsidRPr="000F7CCE" w:rsidR="567EB999" w:rsidP="567EB999" w:rsidRDefault="567EB999" w14:paraId="19315B61" w14:textId="12A731E5">
            <w:pPr>
              <w:widowControl w:val="0"/>
              <w:spacing w:line="259" w:lineRule="auto"/>
              <w:rPr>
                <w:rFonts w:ascii="Calibri" w:hAnsi="Calibri" w:eastAsia="Calibri" w:cs="Calibri"/>
                <w:color w:val="000000" w:themeColor="text1"/>
                <w:sz w:val="16"/>
                <w:szCs w:val="16"/>
              </w:rPr>
            </w:pPr>
            <w:r w:rsidRPr="000F7CCE">
              <w:rPr>
                <w:rFonts w:ascii="Calibri" w:hAnsi="Calibri" w:eastAsia="Calibri" w:cs="Calibri"/>
                <w:color w:val="000000" w:themeColor="text1"/>
                <w:sz w:val="16"/>
                <w:szCs w:val="16"/>
              </w:rPr>
              <w:t>Business</w:t>
            </w:r>
          </w:p>
        </w:tc>
        <w:tc>
          <w:tcPr>
            <w:tcW w:w="6435" w:type="dxa"/>
            <w:tcMar>
              <w:left w:w="105" w:type="dxa"/>
              <w:right w:w="105" w:type="dxa"/>
            </w:tcMar>
            <w:vAlign w:val="center"/>
          </w:tcPr>
          <w:p w:rsidRPr="000F7CCE" w:rsidR="567EB999" w:rsidP="567EB999" w:rsidRDefault="4F4DA4EA" w14:paraId="182A3F22" w14:textId="6C17E0D9">
            <w:pPr>
              <w:widowControl w:val="0"/>
              <w:spacing w:line="259" w:lineRule="auto"/>
              <w:rPr>
                <w:rFonts w:ascii="Calibri" w:hAnsi="Calibri" w:eastAsia="Calibri" w:cs="Calibri"/>
                <w:color w:val="000000" w:themeColor="text1"/>
                <w:sz w:val="16"/>
                <w:szCs w:val="16"/>
              </w:rPr>
            </w:pPr>
            <w:r w:rsidRPr="000F7CCE">
              <w:rPr>
                <w:rFonts w:ascii="Calibri" w:hAnsi="Calibri" w:eastAsia="Calibri" w:cs="Calibri"/>
                <w:color w:val="000000" w:themeColor="text1"/>
                <w:sz w:val="16"/>
                <w:szCs w:val="16"/>
              </w:rPr>
              <w:t>A party connected to the grid that purchases electricity for its own use.</w:t>
            </w:r>
          </w:p>
          <w:p w:rsidRPr="000F7CCE" w:rsidR="567EB999" w:rsidP="7641F1B9" w:rsidRDefault="567EB999" w14:paraId="4E49B2ED" w14:textId="1742938E">
            <w:pPr>
              <w:widowControl w:val="0"/>
              <w:spacing w:line="259" w:lineRule="auto"/>
              <w:rPr>
                <w:rFonts w:ascii="Calibri" w:hAnsi="Calibri" w:eastAsia="Calibri" w:cs="Calibri"/>
                <w:color w:val="000000" w:themeColor="text1"/>
                <w:sz w:val="16"/>
                <w:szCs w:val="16"/>
              </w:rPr>
            </w:pPr>
            <w:r w:rsidRPr="000F7CCE">
              <w:rPr>
                <w:rFonts w:ascii="Calibri" w:hAnsi="Calibri" w:eastAsia="Calibri" w:cs="Calibri"/>
                <w:color w:val="000000" w:themeColor="text1"/>
                <w:sz w:val="16"/>
                <w:szCs w:val="16"/>
              </w:rPr>
              <w:t>Please note, that this also includes the case of active customer.</w:t>
            </w:r>
          </w:p>
          <w:p w:rsidRPr="000F7CCE" w:rsidR="567EB999" w:rsidP="65E2DB54" w:rsidRDefault="1CD711C8" w14:paraId="6E18D22F" w14:textId="479B47EE">
            <w:pPr>
              <w:widowControl w:val="0"/>
              <w:spacing w:line="259" w:lineRule="auto"/>
              <w:rPr>
                <w:rFonts w:ascii="Calibri" w:hAnsi="Calibri" w:eastAsia="Calibri" w:cs="Calibri"/>
                <w:color w:val="000000" w:themeColor="text1"/>
                <w:sz w:val="16"/>
                <w:szCs w:val="16"/>
              </w:rPr>
            </w:pPr>
            <w:r w:rsidRPr="000F7CCE">
              <w:rPr>
                <w:rFonts w:ascii="Calibri" w:hAnsi="Calibri" w:eastAsia="Calibri" w:cs="Calibri"/>
                <w:color w:val="000000" w:themeColor="text1"/>
                <w:sz w:val="16"/>
                <w:szCs w:val="16"/>
              </w:rPr>
              <w:t>an individual system user or an entity representing / aggregating several system users (such as citizen energy community, owner of EV charging point in a parking of a housing complex…)</w:t>
            </w:r>
          </w:p>
        </w:tc>
      </w:tr>
      <w:tr w:rsidRPr="000F7CCE" w:rsidR="008816AA" w:rsidTr="4B73FC4A" w14:paraId="7866E800" w14:textId="77777777">
        <w:trPr>
          <w:trHeight w:val="300"/>
        </w:trPr>
        <w:tc>
          <w:tcPr>
            <w:tcW w:w="1590" w:type="dxa"/>
            <w:tcMar>
              <w:left w:w="105" w:type="dxa"/>
              <w:right w:w="105" w:type="dxa"/>
            </w:tcMar>
            <w:vAlign w:val="center"/>
          </w:tcPr>
          <w:p w:rsidRPr="000F7CCE" w:rsidR="008816AA" w:rsidP="567EB999" w:rsidRDefault="651E54D6" w14:paraId="3B9CE0EA" w14:textId="7102CC13">
            <w:pPr>
              <w:widowControl w:val="0"/>
              <w:rPr>
                <w:rFonts w:ascii="Calibri" w:hAnsi="Calibri" w:eastAsia="Calibri" w:cs="Calibri"/>
                <w:color w:val="000000" w:themeColor="text1"/>
                <w:sz w:val="16"/>
                <w:szCs w:val="16"/>
              </w:rPr>
            </w:pPr>
            <w:r w:rsidRPr="1D35D43A">
              <w:rPr>
                <w:rFonts w:ascii="Calibri" w:hAnsi="Calibri" w:eastAsia="Calibri" w:cs="Calibri"/>
                <w:color w:val="000000" w:themeColor="text1"/>
                <w:sz w:val="16"/>
                <w:szCs w:val="16"/>
              </w:rPr>
              <w:t>Competent authority</w:t>
            </w:r>
          </w:p>
        </w:tc>
        <w:tc>
          <w:tcPr>
            <w:tcW w:w="1065" w:type="dxa"/>
            <w:tcMar>
              <w:left w:w="105" w:type="dxa"/>
              <w:right w:w="105" w:type="dxa"/>
            </w:tcMar>
            <w:vAlign w:val="center"/>
          </w:tcPr>
          <w:p w:rsidRPr="000F7CCE" w:rsidR="008816AA" w:rsidP="567EB999" w:rsidRDefault="651E54D6" w14:paraId="0C6D49A7" w14:textId="269829FF">
            <w:pPr>
              <w:widowControl w:val="0"/>
              <w:rPr>
                <w:rFonts w:ascii="Calibri" w:hAnsi="Calibri" w:eastAsia="Calibri" w:cs="Calibri"/>
                <w:color w:val="000000" w:themeColor="text1"/>
                <w:sz w:val="16"/>
                <w:szCs w:val="16"/>
              </w:rPr>
            </w:pPr>
            <w:r w:rsidRPr="1D35D43A">
              <w:rPr>
                <w:rFonts w:ascii="Calibri" w:hAnsi="Calibri" w:eastAsia="Calibri" w:cs="Calibri"/>
                <w:color w:val="000000" w:themeColor="text1"/>
                <w:sz w:val="16"/>
                <w:szCs w:val="16"/>
              </w:rPr>
              <w:t>Business</w:t>
            </w:r>
          </w:p>
        </w:tc>
        <w:tc>
          <w:tcPr>
            <w:tcW w:w="6435" w:type="dxa"/>
            <w:tcMar>
              <w:left w:w="105" w:type="dxa"/>
              <w:right w:w="105" w:type="dxa"/>
            </w:tcMar>
            <w:vAlign w:val="center"/>
          </w:tcPr>
          <w:p w:rsidRPr="000F7CCE" w:rsidR="008816AA" w:rsidP="00A84C89" w:rsidRDefault="651E54D6" w14:paraId="57AF3A92" w14:textId="6078342C">
            <w:pPr>
              <w:widowControl w:val="0"/>
              <w:rPr>
                <w:rFonts w:ascii="Calibri" w:hAnsi="Calibri" w:eastAsia="Calibri" w:cs="Calibri"/>
                <w:color w:val="000000" w:themeColor="text1"/>
                <w:sz w:val="16"/>
                <w:szCs w:val="16"/>
              </w:rPr>
            </w:pPr>
            <w:r w:rsidRPr="1D35D43A">
              <w:rPr>
                <w:rFonts w:ascii="Calibri" w:hAnsi="Calibri" w:eastAsia="Calibri" w:cs="Calibri"/>
                <w:color w:val="000000" w:themeColor="text1"/>
                <w:sz w:val="16"/>
                <w:szCs w:val="16"/>
              </w:rPr>
              <w:t>A competent authority could be a public or private entity in a Member State.</w:t>
            </w:r>
          </w:p>
        </w:tc>
      </w:tr>
      <w:tr w:rsidRPr="000F7CCE" w:rsidR="567EB999" w:rsidTr="4B73FC4A" w14:paraId="278B0CDD" w14:textId="77777777">
        <w:trPr>
          <w:trHeight w:val="300"/>
        </w:trPr>
        <w:tc>
          <w:tcPr>
            <w:tcW w:w="1590" w:type="dxa"/>
            <w:tcMar>
              <w:left w:w="105" w:type="dxa"/>
              <w:right w:w="105" w:type="dxa"/>
            </w:tcMar>
            <w:vAlign w:val="center"/>
          </w:tcPr>
          <w:p w:rsidRPr="000F7CCE" w:rsidR="567EB999" w:rsidP="5EEB189E" w:rsidRDefault="7B7C28EB" w14:paraId="0A9952BA" w14:textId="69E8B2DA">
            <w:pPr>
              <w:widowControl w:val="0"/>
              <w:spacing w:line="259" w:lineRule="auto"/>
              <w:rPr>
                <w:rFonts w:ascii="Calibri" w:hAnsi="Calibri" w:eastAsia="Calibri" w:cs="Calibri"/>
                <w:color w:val="000000" w:themeColor="text1"/>
                <w:sz w:val="16"/>
                <w:szCs w:val="16"/>
              </w:rPr>
            </w:pPr>
            <w:r w:rsidRPr="1D35D43A">
              <w:rPr>
                <w:rFonts w:ascii="Calibri" w:hAnsi="Calibri" w:eastAsia="Calibri" w:cs="Calibri"/>
                <w:color w:val="000000" w:themeColor="text1"/>
                <w:sz w:val="16"/>
                <w:szCs w:val="16"/>
              </w:rPr>
              <w:t xml:space="preserve">Collective energy sharing unit </w:t>
            </w:r>
            <w:r w:rsidRPr="1D35D43A" w:rsidR="60954AA4">
              <w:rPr>
                <w:rFonts w:ascii="Calibri" w:hAnsi="Calibri" w:eastAsia="Calibri" w:cs="Calibri"/>
                <w:color w:val="000000" w:themeColor="text1"/>
                <w:sz w:val="16"/>
                <w:szCs w:val="16"/>
              </w:rPr>
              <w:t>(CESU)</w:t>
            </w:r>
            <w:r w:rsidRPr="1D35D43A">
              <w:rPr>
                <w:rFonts w:ascii="Calibri" w:hAnsi="Calibri" w:eastAsia="Calibri" w:cs="Calibri"/>
                <w:color w:val="000000" w:themeColor="text1"/>
                <w:sz w:val="16"/>
                <w:szCs w:val="16"/>
              </w:rPr>
              <w:t xml:space="preserve"> operator</w:t>
            </w:r>
          </w:p>
        </w:tc>
        <w:tc>
          <w:tcPr>
            <w:tcW w:w="1065" w:type="dxa"/>
            <w:tcMar>
              <w:left w:w="105" w:type="dxa"/>
              <w:right w:w="105" w:type="dxa"/>
            </w:tcMar>
            <w:vAlign w:val="center"/>
          </w:tcPr>
          <w:p w:rsidRPr="000F7CCE" w:rsidR="567EB999" w:rsidP="567EB999" w:rsidRDefault="567EB999" w14:paraId="6530D185" w14:textId="58F4382C">
            <w:pPr>
              <w:widowControl w:val="0"/>
              <w:spacing w:line="259" w:lineRule="auto"/>
              <w:rPr>
                <w:rFonts w:ascii="Calibri" w:hAnsi="Calibri" w:eastAsia="Calibri" w:cs="Calibri"/>
                <w:color w:val="000000" w:themeColor="text1"/>
                <w:sz w:val="16"/>
                <w:szCs w:val="16"/>
              </w:rPr>
            </w:pPr>
            <w:r w:rsidRPr="000F7CCE">
              <w:rPr>
                <w:rFonts w:ascii="Calibri" w:hAnsi="Calibri" w:eastAsia="Calibri" w:cs="Calibri"/>
                <w:color w:val="000000" w:themeColor="text1"/>
                <w:sz w:val="16"/>
                <w:szCs w:val="16"/>
              </w:rPr>
              <w:t>Business</w:t>
            </w:r>
          </w:p>
        </w:tc>
        <w:tc>
          <w:tcPr>
            <w:tcW w:w="6435" w:type="dxa"/>
            <w:tcMar>
              <w:left w:w="105" w:type="dxa"/>
              <w:right w:w="105" w:type="dxa"/>
            </w:tcMar>
            <w:vAlign w:val="center"/>
          </w:tcPr>
          <w:p w:rsidRPr="000F7CCE" w:rsidR="567EB999" w:rsidP="65E2DB54" w:rsidRDefault="37D60014" w14:paraId="66615401" w14:textId="1DE5756F">
            <w:pPr>
              <w:widowControl w:val="0"/>
              <w:spacing w:line="259" w:lineRule="auto"/>
              <w:rPr>
                <w:rFonts w:ascii="Calibri" w:hAnsi="Calibri" w:eastAsia="Calibri" w:cs="Calibri"/>
                <w:color w:val="000000" w:themeColor="text1"/>
                <w:sz w:val="16"/>
                <w:szCs w:val="16"/>
              </w:rPr>
            </w:pPr>
            <w:r w:rsidRPr="000F7CCE">
              <w:rPr>
                <w:rFonts w:ascii="Calibri" w:hAnsi="Calibri" w:eastAsia="Calibri" w:cs="Calibri"/>
                <w:color w:val="000000" w:themeColor="text1"/>
                <w:sz w:val="16"/>
                <w:szCs w:val="16"/>
              </w:rPr>
              <w:t>A party responsible for organising a collective energy sharing unit settlement and billing.</w:t>
            </w:r>
          </w:p>
        </w:tc>
      </w:tr>
      <w:tr w:rsidRPr="000F7CCE" w:rsidR="5EEB189E" w:rsidTr="4B73FC4A" w14:paraId="0A5872CC" w14:textId="77777777">
        <w:trPr>
          <w:trHeight w:val="300"/>
        </w:trPr>
        <w:tc>
          <w:tcPr>
            <w:tcW w:w="1590" w:type="dxa"/>
            <w:tcMar>
              <w:left w:w="105" w:type="dxa"/>
              <w:right w:w="105" w:type="dxa"/>
            </w:tcMar>
            <w:vAlign w:val="center"/>
          </w:tcPr>
          <w:p w:rsidRPr="000F7CCE" w:rsidR="49054E2F" w:rsidP="65E2DB54" w:rsidRDefault="2EB5CFE8" w14:paraId="56168AA6" w14:textId="36B4DCB9">
            <w:pPr>
              <w:spacing w:line="259" w:lineRule="auto"/>
              <w:rPr>
                <w:rFonts w:ascii="Calibri" w:hAnsi="Calibri" w:eastAsia="Calibri" w:cs="Calibri"/>
                <w:color w:val="000000" w:themeColor="text1"/>
                <w:sz w:val="16"/>
                <w:szCs w:val="16"/>
              </w:rPr>
            </w:pPr>
            <w:r w:rsidRPr="000F7CCE">
              <w:rPr>
                <w:rFonts w:ascii="Calibri" w:hAnsi="Calibri" w:eastAsia="Calibri" w:cs="Calibri"/>
                <w:color w:val="000000" w:themeColor="text1"/>
                <w:sz w:val="16"/>
                <w:szCs w:val="16"/>
              </w:rPr>
              <w:t>Technical Aggregator</w:t>
            </w:r>
          </w:p>
        </w:tc>
        <w:tc>
          <w:tcPr>
            <w:tcW w:w="1065" w:type="dxa"/>
            <w:tcMar>
              <w:left w:w="105" w:type="dxa"/>
              <w:right w:w="105" w:type="dxa"/>
            </w:tcMar>
            <w:vAlign w:val="center"/>
          </w:tcPr>
          <w:p w:rsidRPr="000F7CCE" w:rsidR="49054E2F" w:rsidP="65E2DB54" w:rsidRDefault="724AFCA9" w14:paraId="41477169" w14:textId="189EFB5A">
            <w:pPr>
              <w:spacing w:line="259" w:lineRule="auto"/>
              <w:rPr>
                <w:rFonts w:ascii="Calibri" w:hAnsi="Calibri" w:eastAsia="Calibri" w:cs="Calibri"/>
                <w:color w:val="000000" w:themeColor="text1"/>
                <w:sz w:val="16"/>
                <w:szCs w:val="16"/>
              </w:rPr>
            </w:pPr>
            <w:r w:rsidRPr="4B73FC4A">
              <w:rPr>
                <w:rFonts w:ascii="Calibri" w:hAnsi="Calibri" w:eastAsia="Calibri" w:cs="Calibri"/>
                <w:color w:val="000000" w:themeColor="text1"/>
                <w:sz w:val="16"/>
                <w:szCs w:val="16"/>
              </w:rPr>
              <w:t>System</w:t>
            </w:r>
          </w:p>
        </w:tc>
        <w:tc>
          <w:tcPr>
            <w:tcW w:w="6435" w:type="dxa"/>
            <w:tcMar>
              <w:left w:w="105" w:type="dxa"/>
              <w:right w:w="105" w:type="dxa"/>
            </w:tcMar>
            <w:vAlign w:val="center"/>
          </w:tcPr>
          <w:p w:rsidRPr="000F7CCE" w:rsidR="49054E2F" w:rsidP="65E2DB54" w:rsidRDefault="78A9FAED" w14:paraId="624D4C34" w14:textId="749BED61">
            <w:pPr>
              <w:spacing w:line="259" w:lineRule="auto"/>
              <w:rPr>
                <w:rFonts w:ascii="Calibri" w:hAnsi="Calibri" w:eastAsia="Calibri" w:cs="Calibri"/>
                <w:color w:val="000000" w:themeColor="text1"/>
                <w:sz w:val="16"/>
                <w:szCs w:val="16"/>
              </w:rPr>
            </w:pPr>
            <w:r w:rsidRPr="000F7CCE">
              <w:rPr>
                <w:rFonts w:ascii="Calibri" w:hAnsi="Calibri" w:eastAsia="Calibri" w:cs="Calibri"/>
                <w:color w:val="000000" w:themeColor="text1"/>
                <w:sz w:val="16"/>
                <w:szCs w:val="16"/>
              </w:rPr>
              <w:t>A third party, delegated by the final customer, who combines and controls multiple CUs, and interacts with a</w:t>
            </w:r>
            <w:r w:rsidRPr="000F7CCE" w:rsidR="594554C1">
              <w:rPr>
                <w:rFonts w:ascii="Calibri" w:hAnsi="Calibri" w:eastAsia="Calibri" w:cs="Calibri"/>
                <w:color w:val="000000" w:themeColor="text1"/>
                <w:sz w:val="16"/>
                <w:szCs w:val="16"/>
              </w:rPr>
              <w:t xml:space="preserve"> </w:t>
            </w:r>
            <w:r w:rsidRPr="000F7CCE">
              <w:rPr>
                <w:rFonts w:ascii="Calibri" w:hAnsi="Calibri" w:eastAsia="Calibri" w:cs="Calibri"/>
                <w:color w:val="000000" w:themeColor="text1"/>
                <w:sz w:val="16"/>
                <w:szCs w:val="16"/>
              </w:rPr>
              <w:t>S</w:t>
            </w:r>
            <w:r w:rsidRPr="000F7CCE" w:rsidR="2E27F5DA">
              <w:rPr>
                <w:rFonts w:ascii="Calibri" w:hAnsi="Calibri" w:eastAsia="Calibri" w:cs="Calibri"/>
                <w:color w:val="000000" w:themeColor="text1"/>
                <w:sz w:val="16"/>
                <w:szCs w:val="16"/>
              </w:rPr>
              <w:t>ervice Provider</w:t>
            </w:r>
            <w:commentRangeStart w:id="8"/>
            <w:commentRangeEnd w:id="8"/>
            <w:r w:rsidRPr="000F7CCE">
              <w:rPr>
                <w:rStyle w:val="CommentReference"/>
              </w:rPr>
              <w:commentReference w:id="8"/>
            </w:r>
          </w:p>
        </w:tc>
      </w:tr>
      <w:tr w:rsidRPr="000F7CCE" w:rsidR="567EB999" w:rsidTr="4B73FC4A" w14:paraId="16F27393" w14:textId="77777777">
        <w:trPr>
          <w:trHeight w:val="300"/>
        </w:trPr>
        <w:tc>
          <w:tcPr>
            <w:tcW w:w="1590" w:type="dxa"/>
            <w:tcMar>
              <w:left w:w="105" w:type="dxa"/>
              <w:right w:w="105" w:type="dxa"/>
            </w:tcMar>
            <w:vAlign w:val="center"/>
          </w:tcPr>
          <w:p w:rsidRPr="000F7CCE" w:rsidR="567EB999" w:rsidP="567EB999" w:rsidRDefault="567EB999" w14:paraId="4810C20F" w14:textId="68C2CDC1">
            <w:pPr>
              <w:spacing w:line="259" w:lineRule="auto"/>
              <w:rPr>
                <w:rFonts w:ascii="Calibri" w:hAnsi="Calibri" w:eastAsia="Calibri" w:cs="Calibri"/>
                <w:color w:val="000000" w:themeColor="text1"/>
                <w:sz w:val="16"/>
                <w:szCs w:val="16"/>
              </w:rPr>
            </w:pPr>
            <w:r w:rsidRPr="000F7CCE">
              <w:rPr>
                <w:rFonts w:ascii="Calibri" w:hAnsi="Calibri" w:eastAsia="Calibri" w:cs="Calibri"/>
                <w:color w:val="000000" w:themeColor="text1"/>
                <w:sz w:val="16"/>
                <w:szCs w:val="16"/>
              </w:rPr>
              <w:t>Metering point administrator</w:t>
            </w:r>
          </w:p>
        </w:tc>
        <w:tc>
          <w:tcPr>
            <w:tcW w:w="1065" w:type="dxa"/>
            <w:tcMar>
              <w:left w:w="105" w:type="dxa"/>
              <w:right w:w="105" w:type="dxa"/>
            </w:tcMar>
            <w:vAlign w:val="center"/>
          </w:tcPr>
          <w:p w:rsidRPr="000F7CCE" w:rsidR="567EB999" w:rsidP="567EB999" w:rsidRDefault="567EB999" w14:paraId="4E1FC55C" w14:textId="261C4986">
            <w:pPr>
              <w:spacing w:line="259" w:lineRule="auto"/>
              <w:rPr>
                <w:rFonts w:ascii="Calibri" w:hAnsi="Calibri" w:eastAsia="Calibri" w:cs="Calibri"/>
                <w:color w:val="000000" w:themeColor="text1"/>
                <w:sz w:val="16"/>
                <w:szCs w:val="16"/>
              </w:rPr>
            </w:pPr>
            <w:r w:rsidRPr="000F7CCE">
              <w:rPr>
                <w:rFonts w:ascii="Calibri" w:hAnsi="Calibri" w:eastAsia="Calibri" w:cs="Calibri"/>
                <w:color w:val="000000" w:themeColor="text1"/>
                <w:sz w:val="16"/>
                <w:szCs w:val="16"/>
              </w:rPr>
              <w:t>Business</w:t>
            </w:r>
          </w:p>
        </w:tc>
        <w:tc>
          <w:tcPr>
            <w:tcW w:w="6435" w:type="dxa"/>
            <w:tcMar>
              <w:left w:w="105" w:type="dxa"/>
              <w:right w:w="105" w:type="dxa"/>
            </w:tcMar>
            <w:vAlign w:val="center"/>
          </w:tcPr>
          <w:p w:rsidRPr="000F7CCE" w:rsidR="567EB999" w:rsidP="567EB999" w:rsidRDefault="567EB999" w14:paraId="2FC7F5F6" w14:textId="67C07C1D">
            <w:pPr>
              <w:spacing w:line="259" w:lineRule="auto"/>
              <w:rPr>
                <w:rFonts w:ascii="Calibri" w:hAnsi="Calibri" w:eastAsia="Calibri" w:cs="Calibri"/>
                <w:color w:val="000000" w:themeColor="text1"/>
                <w:sz w:val="16"/>
                <w:szCs w:val="16"/>
              </w:rPr>
            </w:pPr>
            <w:r w:rsidRPr="000F7CCE">
              <w:rPr>
                <w:rFonts w:ascii="Calibri" w:hAnsi="Calibri" w:eastAsia="Calibri" w:cs="Calibri"/>
                <w:color w:val="000000" w:themeColor="text1"/>
                <w:sz w:val="16"/>
                <w:szCs w:val="16"/>
              </w:rPr>
              <w:t>A party responsible for administrating and making available the metering point characteristics, including registering the parties linked to the metering point.</w:t>
            </w:r>
          </w:p>
        </w:tc>
      </w:tr>
      <w:tr w:rsidRPr="000F7CCE" w:rsidR="567EB999" w:rsidTr="4B73FC4A" w14:paraId="41D34F76" w14:textId="77777777">
        <w:trPr>
          <w:trHeight w:val="300"/>
        </w:trPr>
        <w:tc>
          <w:tcPr>
            <w:tcW w:w="1590" w:type="dxa"/>
            <w:tcMar>
              <w:left w:w="105" w:type="dxa"/>
              <w:right w:w="105" w:type="dxa"/>
            </w:tcMar>
            <w:vAlign w:val="center"/>
          </w:tcPr>
          <w:p w:rsidRPr="000F7CCE" w:rsidR="567EB999" w:rsidP="567EB999" w:rsidRDefault="567EB999" w14:paraId="6F3110FA" w14:textId="51EC09B1">
            <w:pPr>
              <w:spacing w:line="259" w:lineRule="auto"/>
              <w:rPr>
                <w:rFonts w:ascii="Calibri" w:hAnsi="Calibri" w:eastAsia="Calibri" w:cs="Calibri"/>
                <w:color w:val="000000" w:themeColor="text1"/>
                <w:sz w:val="16"/>
                <w:szCs w:val="16"/>
              </w:rPr>
            </w:pPr>
            <w:r w:rsidRPr="000F7CCE">
              <w:rPr>
                <w:rFonts w:ascii="Calibri" w:hAnsi="Calibri" w:eastAsia="Calibri" w:cs="Calibri"/>
                <w:color w:val="000000" w:themeColor="text1"/>
                <w:sz w:val="16"/>
                <w:szCs w:val="16"/>
              </w:rPr>
              <w:t>Metered data administrator</w:t>
            </w:r>
          </w:p>
        </w:tc>
        <w:tc>
          <w:tcPr>
            <w:tcW w:w="1065" w:type="dxa"/>
            <w:tcMar>
              <w:left w:w="105" w:type="dxa"/>
              <w:right w:w="105" w:type="dxa"/>
            </w:tcMar>
            <w:vAlign w:val="center"/>
          </w:tcPr>
          <w:p w:rsidRPr="000F7CCE" w:rsidR="567EB999" w:rsidP="567EB999" w:rsidRDefault="567EB999" w14:paraId="13F1795C" w14:textId="305D2FDC">
            <w:pPr>
              <w:spacing w:line="259" w:lineRule="auto"/>
              <w:rPr>
                <w:rFonts w:ascii="Calibri" w:hAnsi="Calibri" w:eastAsia="Calibri" w:cs="Calibri"/>
                <w:color w:val="000000" w:themeColor="text1"/>
                <w:sz w:val="16"/>
                <w:szCs w:val="16"/>
              </w:rPr>
            </w:pPr>
            <w:r w:rsidRPr="000F7CCE">
              <w:rPr>
                <w:rFonts w:ascii="Calibri" w:hAnsi="Calibri" w:eastAsia="Calibri" w:cs="Calibri"/>
                <w:color w:val="000000" w:themeColor="text1"/>
                <w:sz w:val="16"/>
                <w:szCs w:val="16"/>
              </w:rPr>
              <w:t>Business</w:t>
            </w:r>
          </w:p>
        </w:tc>
        <w:tc>
          <w:tcPr>
            <w:tcW w:w="6435" w:type="dxa"/>
            <w:tcMar>
              <w:left w:w="105" w:type="dxa"/>
              <w:right w:w="105" w:type="dxa"/>
            </w:tcMar>
            <w:vAlign w:val="center"/>
          </w:tcPr>
          <w:p w:rsidRPr="000F7CCE" w:rsidR="567EB999" w:rsidP="567EB999" w:rsidRDefault="567EB999" w14:paraId="3D297BEB" w14:textId="7BD89E7A">
            <w:pPr>
              <w:spacing w:line="259" w:lineRule="auto"/>
              <w:rPr>
                <w:rFonts w:ascii="Calibri" w:hAnsi="Calibri" w:eastAsia="Calibri" w:cs="Calibri"/>
                <w:color w:val="000000" w:themeColor="text1"/>
                <w:sz w:val="16"/>
                <w:szCs w:val="16"/>
              </w:rPr>
            </w:pPr>
            <w:r w:rsidRPr="000F7CCE">
              <w:rPr>
                <w:rFonts w:ascii="Calibri" w:hAnsi="Calibri" w:eastAsia="Calibri" w:cs="Calibri"/>
                <w:color w:val="000000" w:themeColor="text1"/>
                <w:sz w:val="16"/>
                <w:szCs w:val="16"/>
              </w:rPr>
              <w:t>See Commission Implementing Regulation (EU) 2023/1162.</w:t>
            </w:r>
          </w:p>
        </w:tc>
      </w:tr>
      <w:tr w:rsidRPr="000F7CCE" w:rsidR="7FE17A76" w:rsidTr="4B73FC4A" w14:paraId="248B8169" w14:textId="77777777">
        <w:trPr>
          <w:trHeight w:val="300"/>
        </w:trPr>
        <w:tc>
          <w:tcPr>
            <w:tcW w:w="1590" w:type="dxa"/>
            <w:tcMar>
              <w:left w:w="105" w:type="dxa"/>
              <w:right w:w="105" w:type="dxa"/>
            </w:tcMar>
            <w:vAlign w:val="center"/>
          </w:tcPr>
          <w:p w:rsidRPr="000F7CCE" w:rsidR="541A9793" w:rsidP="7FE17A76" w:rsidRDefault="541A9793" w14:paraId="4B0F31D5" w14:textId="64B66FCF">
            <w:pPr>
              <w:spacing w:line="259" w:lineRule="auto"/>
              <w:rPr>
                <w:rFonts w:ascii="Calibri" w:hAnsi="Calibri" w:eastAsia="Calibri" w:cs="Calibri"/>
                <w:color w:val="000000" w:themeColor="text1"/>
                <w:sz w:val="16"/>
                <w:szCs w:val="16"/>
              </w:rPr>
            </w:pPr>
            <w:commentRangeStart w:id="9"/>
            <w:r w:rsidRPr="4B73FC4A">
              <w:rPr>
                <w:rFonts w:ascii="Calibri" w:hAnsi="Calibri" w:eastAsia="Calibri" w:cs="Calibri"/>
                <w:color w:val="000000" w:themeColor="text1"/>
                <w:sz w:val="16"/>
                <w:szCs w:val="16"/>
              </w:rPr>
              <w:t>Permission</w:t>
            </w:r>
            <w:commentRangeEnd w:id="9"/>
            <w:r>
              <w:rPr>
                <w:rStyle w:val="CommentReference"/>
              </w:rPr>
              <w:commentReference w:id="9"/>
            </w:r>
            <w:r w:rsidRPr="4B73FC4A">
              <w:rPr>
                <w:rFonts w:ascii="Calibri" w:hAnsi="Calibri" w:eastAsia="Calibri" w:cs="Calibri"/>
                <w:color w:val="000000" w:themeColor="text1"/>
                <w:sz w:val="16"/>
                <w:szCs w:val="16"/>
              </w:rPr>
              <w:t xml:space="preserve"> administrator</w:t>
            </w:r>
          </w:p>
        </w:tc>
        <w:tc>
          <w:tcPr>
            <w:tcW w:w="1065" w:type="dxa"/>
            <w:tcMar>
              <w:left w:w="105" w:type="dxa"/>
              <w:right w:w="105" w:type="dxa"/>
            </w:tcMar>
            <w:vAlign w:val="center"/>
          </w:tcPr>
          <w:p w:rsidRPr="000F7CCE" w:rsidR="7FE17A76" w:rsidP="7FE17A76" w:rsidRDefault="7FE17A76" w14:paraId="75376B76" w14:textId="35CC4DE3">
            <w:pPr>
              <w:spacing w:line="259" w:lineRule="auto"/>
              <w:rPr>
                <w:rFonts w:ascii="Calibri" w:hAnsi="Calibri" w:eastAsia="Calibri" w:cs="Calibri"/>
                <w:color w:val="000000" w:themeColor="text1"/>
                <w:sz w:val="16"/>
                <w:szCs w:val="16"/>
              </w:rPr>
            </w:pPr>
          </w:p>
        </w:tc>
        <w:tc>
          <w:tcPr>
            <w:tcW w:w="6435" w:type="dxa"/>
            <w:tcMar>
              <w:left w:w="105" w:type="dxa"/>
              <w:right w:w="105" w:type="dxa"/>
            </w:tcMar>
            <w:vAlign w:val="center"/>
          </w:tcPr>
          <w:p w:rsidRPr="000F7CCE" w:rsidR="00DB0EAC" w:rsidP="4B73FC4A" w:rsidRDefault="2F2022CA" w14:paraId="4AA8BADF" w14:textId="25A61608">
            <w:pPr>
              <w:spacing w:line="259" w:lineRule="auto"/>
              <w:rPr>
                <w:rFonts w:ascii="Calibri" w:hAnsi="Calibri" w:eastAsia="Calibri" w:cs="Calibri"/>
                <w:color w:val="000000" w:themeColor="text1"/>
                <w:sz w:val="16"/>
                <w:szCs w:val="16"/>
              </w:rPr>
            </w:pPr>
            <w:r w:rsidRPr="4B73FC4A">
              <w:rPr>
                <w:rFonts w:ascii="Calibri" w:hAnsi="Calibri" w:eastAsia="Calibri" w:cs="Calibri"/>
                <w:color w:val="000000" w:themeColor="text1"/>
                <w:sz w:val="16"/>
                <w:szCs w:val="16"/>
              </w:rPr>
              <w:t xml:space="preserve">Refers in particular to “smaller” DSOs which do not own / rollout smart metering in direct (leverage </w:t>
            </w:r>
            <w:r w:rsidRPr="4B73FC4A" w:rsidR="1EB90075">
              <w:rPr>
                <w:rFonts w:ascii="Calibri" w:hAnsi="Calibri" w:eastAsia="Calibri" w:cs="Calibri"/>
                <w:color w:val="000000" w:themeColor="text1"/>
                <w:sz w:val="16"/>
                <w:szCs w:val="16"/>
              </w:rPr>
              <w:t xml:space="preserve"> </w:t>
            </w:r>
            <w:r w:rsidRPr="4B73FC4A" w:rsidR="00DB0EAC">
              <w:rPr>
                <w:rFonts w:ascii="Calibri" w:hAnsi="Calibri" w:eastAsia="Calibri" w:cs="Calibri"/>
                <w:color w:val="000000" w:themeColor="text1"/>
                <w:sz w:val="16"/>
                <w:szCs w:val="16"/>
              </w:rPr>
              <w:t xml:space="preserve">From first Implementing Act: </w:t>
            </w:r>
            <w:r w:rsidRPr="4F066CF8" w:rsidR="00DB0EAC">
              <w:rPr>
                <w:rFonts w:ascii="Calibri" w:hAnsi="Calibri" w:eastAsia="Calibri" w:cs="Calibri"/>
                <w:color w:val="000000" w:themeColor="text1"/>
                <w:sz w:val="16"/>
                <w:szCs w:val="16"/>
              </w:rPr>
              <w:t>A party responsible for administering a register of data access</w:t>
            </w:r>
            <w:r w:rsidRPr="4B73FC4A" w:rsidR="00DB0EAC">
              <w:rPr>
                <w:rFonts w:ascii="Calibri" w:hAnsi="Calibri" w:eastAsia="Calibri" w:cs="Calibri"/>
                <w:color w:val="000000" w:themeColor="text1"/>
                <w:sz w:val="16"/>
                <w:szCs w:val="16"/>
              </w:rPr>
              <w:t xml:space="preserve"> </w:t>
            </w:r>
            <w:r w:rsidRPr="4F066CF8" w:rsidR="00DB0EAC">
              <w:rPr>
                <w:rFonts w:ascii="Calibri" w:hAnsi="Calibri" w:eastAsia="Calibri" w:cs="Calibri"/>
                <w:color w:val="000000" w:themeColor="text1"/>
                <w:sz w:val="16"/>
                <w:szCs w:val="16"/>
              </w:rPr>
              <w:t>permissions for a set of metering points, making this information available to final customers and eligible parties in the sector, on request.</w:t>
            </w:r>
          </w:p>
          <w:p w:rsidRPr="000F7CCE" w:rsidR="00DB0EAC" w:rsidP="7FE17A76" w:rsidRDefault="00DB0EAC" w14:paraId="4C11062B" w14:textId="026C1D07">
            <w:pPr>
              <w:spacing w:line="259" w:lineRule="auto"/>
              <w:rPr>
                <w:rFonts w:ascii="Calibri" w:hAnsi="Calibri" w:eastAsia="Calibri" w:cs="Calibri"/>
                <w:color w:val="000000" w:themeColor="text1"/>
                <w:sz w:val="16"/>
                <w:szCs w:val="16"/>
              </w:rPr>
            </w:pPr>
          </w:p>
        </w:tc>
      </w:tr>
      <w:tr w:rsidRPr="000F7CCE" w:rsidR="567EB999" w:rsidTr="4B73FC4A" w14:paraId="748119AA" w14:textId="77777777">
        <w:trPr>
          <w:trHeight w:val="300"/>
        </w:trPr>
        <w:tc>
          <w:tcPr>
            <w:tcW w:w="1590" w:type="dxa"/>
            <w:tcMar>
              <w:left w:w="105" w:type="dxa"/>
              <w:right w:w="105" w:type="dxa"/>
            </w:tcMar>
            <w:vAlign w:val="center"/>
          </w:tcPr>
          <w:p w:rsidRPr="000F7CCE" w:rsidR="567EB999" w:rsidP="567EB999" w:rsidRDefault="567EB999" w14:paraId="793958B6" w14:textId="2579A797">
            <w:pPr>
              <w:spacing w:line="259" w:lineRule="auto"/>
              <w:rPr>
                <w:rFonts w:ascii="Calibri" w:hAnsi="Calibri" w:eastAsia="Calibri" w:cs="Calibri"/>
                <w:color w:val="000000" w:themeColor="text1"/>
                <w:sz w:val="16"/>
                <w:szCs w:val="16"/>
              </w:rPr>
            </w:pPr>
            <w:r w:rsidRPr="000F7CCE">
              <w:rPr>
                <w:rFonts w:ascii="Calibri" w:hAnsi="Calibri" w:eastAsia="Calibri" w:cs="Calibri"/>
                <w:color w:val="000000" w:themeColor="text1"/>
                <w:sz w:val="16"/>
                <w:szCs w:val="16"/>
              </w:rPr>
              <w:t>Self-consumption calculation responsible</w:t>
            </w:r>
          </w:p>
        </w:tc>
        <w:tc>
          <w:tcPr>
            <w:tcW w:w="1065" w:type="dxa"/>
            <w:tcMar>
              <w:left w:w="105" w:type="dxa"/>
              <w:right w:w="105" w:type="dxa"/>
            </w:tcMar>
            <w:vAlign w:val="center"/>
          </w:tcPr>
          <w:p w:rsidRPr="000F7CCE" w:rsidR="567EB999" w:rsidP="567EB999" w:rsidRDefault="567EB999" w14:paraId="6A25F532" w14:textId="45921E9C">
            <w:pPr>
              <w:spacing w:line="259" w:lineRule="auto"/>
              <w:rPr>
                <w:rFonts w:ascii="Calibri" w:hAnsi="Calibri" w:eastAsia="Calibri" w:cs="Calibri"/>
                <w:color w:val="000000" w:themeColor="text1"/>
                <w:sz w:val="16"/>
                <w:szCs w:val="16"/>
              </w:rPr>
            </w:pPr>
            <w:r w:rsidRPr="000F7CCE">
              <w:rPr>
                <w:rFonts w:ascii="Calibri" w:hAnsi="Calibri" w:eastAsia="Calibri" w:cs="Calibri"/>
                <w:color w:val="000000" w:themeColor="text1"/>
                <w:sz w:val="16"/>
                <w:szCs w:val="16"/>
              </w:rPr>
              <w:t>Business</w:t>
            </w:r>
          </w:p>
        </w:tc>
        <w:tc>
          <w:tcPr>
            <w:tcW w:w="6435" w:type="dxa"/>
            <w:tcMar>
              <w:left w:w="105" w:type="dxa"/>
              <w:right w:w="105" w:type="dxa"/>
            </w:tcMar>
            <w:vAlign w:val="center"/>
          </w:tcPr>
          <w:p w:rsidRPr="000F7CCE" w:rsidR="567EB999" w:rsidP="567EB999" w:rsidRDefault="2203CDCF" w14:paraId="27CDE5E3" w14:textId="6DDFBB4E">
            <w:pPr>
              <w:spacing w:line="259" w:lineRule="auto"/>
              <w:rPr>
                <w:rFonts w:ascii="Calibri" w:hAnsi="Calibri" w:eastAsia="Calibri" w:cs="Calibri"/>
                <w:color w:val="000000" w:themeColor="text1"/>
                <w:sz w:val="16"/>
                <w:szCs w:val="16"/>
              </w:rPr>
            </w:pPr>
            <w:r w:rsidRPr="000F7CCE">
              <w:rPr>
                <w:rFonts w:ascii="Calibri" w:hAnsi="Calibri" w:eastAsia="Calibri" w:cs="Calibri"/>
                <w:color w:val="000000" w:themeColor="text1"/>
                <w:sz w:val="16"/>
                <w:szCs w:val="16"/>
              </w:rPr>
              <w:t>A party responsible for calculating residual energy and the distribution of self-consumption within a collective energy sharing unit.</w:t>
            </w:r>
          </w:p>
        </w:tc>
      </w:tr>
      <w:tr w:rsidRPr="000F7CCE" w:rsidR="567EB999" w:rsidTr="4B73FC4A" w14:paraId="7DA2EAEF" w14:textId="77777777">
        <w:trPr>
          <w:trHeight w:val="300"/>
        </w:trPr>
        <w:tc>
          <w:tcPr>
            <w:tcW w:w="1590" w:type="dxa"/>
            <w:tcMar>
              <w:left w:w="105" w:type="dxa"/>
              <w:right w:w="105" w:type="dxa"/>
            </w:tcMar>
            <w:vAlign w:val="center"/>
          </w:tcPr>
          <w:p w:rsidRPr="000F7CCE" w:rsidR="567EB999" w:rsidP="567EB999" w:rsidRDefault="567EB999" w14:paraId="6B2C72FD" w14:textId="2133195D">
            <w:pPr>
              <w:spacing w:line="259" w:lineRule="auto"/>
              <w:rPr>
                <w:rFonts w:ascii="Calibri" w:hAnsi="Calibri" w:eastAsia="Calibri" w:cs="Calibri"/>
                <w:color w:val="000000" w:themeColor="text1"/>
                <w:sz w:val="16"/>
                <w:szCs w:val="16"/>
              </w:rPr>
            </w:pPr>
            <w:r w:rsidRPr="4B73FC4A">
              <w:rPr>
                <w:rFonts w:ascii="Calibri" w:hAnsi="Calibri" w:eastAsia="Calibri" w:cs="Calibri"/>
                <w:color w:val="000000" w:themeColor="text1"/>
                <w:sz w:val="16"/>
                <w:szCs w:val="16"/>
              </w:rPr>
              <w:t xml:space="preserve">Collective energy sharing unit </w:t>
            </w:r>
            <w:r w:rsidRPr="4B73FC4A" w:rsidR="5CA9CA72">
              <w:rPr>
                <w:rFonts w:ascii="Calibri" w:hAnsi="Calibri" w:eastAsia="Calibri" w:cs="Calibri"/>
                <w:color w:val="000000" w:themeColor="text1"/>
                <w:sz w:val="16"/>
                <w:szCs w:val="16"/>
              </w:rPr>
              <w:t xml:space="preserve">(CESU) </w:t>
            </w:r>
            <w:r w:rsidRPr="4B73FC4A">
              <w:rPr>
                <w:rFonts w:ascii="Calibri" w:hAnsi="Calibri" w:eastAsia="Calibri" w:cs="Calibri"/>
                <w:color w:val="000000" w:themeColor="text1"/>
                <w:sz w:val="16"/>
                <w:szCs w:val="16"/>
              </w:rPr>
              <w:t>platform operator</w:t>
            </w:r>
          </w:p>
        </w:tc>
        <w:tc>
          <w:tcPr>
            <w:tcW w:w="1065" w:type="dxa"/>
            <w:tcMar>
              <w:left w:w="105" w:type="dxa"/>
              <w:right w:w="105" w:type="dxa"/>
            </w:tcMar>
            <w:vAlign w:val="center"/>
          </w:tcPr>
          <w:p w:rsidRPr="000F7CCE" w:rsidR="567EB999" w:rsidP="567EB999" w:rsidRDefault="567EB999" w14:paraId="77E178D7" w14:textId="38C15E86">
            <w:pPr>
              <w:spacing w:line="259" w:lineRule="auto"/>
              <w:rPr>
                <w:rFonts w:ascii="Calibri" w:hAnsi="Calibri" w:eastAsia="Calibri" w:cs="Calibri"/>
                <w:color w:val="000000" w:themeColor="text1"/>
                <w:sz w:val="16"/>
                <w:szCs w:val="16"/>
              </w:rPr>
            </w:pPr>
            <w:r w:rsidRPr="000F7CCE">
              <w:rPr>
                <w:rFonts w:ascii="Calibri" w:hAnsi="Calibri" w:eastAsia="Calibri" w:cs="Calibri"/>
                <w:color w:val="000000" w:themeColor="text1"/>
                <w:sz w:val="16"/>
                <w:szCs w:val="16"/>
              </w:rPr>
              <w:t>Business</w:t>
            </w:r>
          </w:p>
        </w:tc>
        <w:tc>
          <w:tcPr>
            <w:tcW w:w="6435" w:type="dxa"/>
            <w:tcMar>
              <w:left w:w="105" w:type="dxa"/>
              <w:right w:w="105" w:type="dxa"/>
            </w:tcMar>
            <w:vAlign w:val="center"/>
          </w:tcPr>
          <w:p w:rsidRPr="000F7CCE" w:rsidR="567EB999" w:rsidP="567EB999" w:rsidRDefault="4F4DA4EA" w14:paraId="5EC1E5B7" w14:textId="29468943">
            <w:pPr>
              <w:spacing w:line="259" w:lineRule="auto"/>
              <w:rPr>
                <w:rFonts w:ascii="Calibri" w:hAnsi="Calibri" w:eastAsia="Calibri" w:cs="Calibri"/>
                <w:color w:val="000000" w:themeColor="text1"/>
                <w:sz w:val="16"/>
                <w:szCs w:val="16"/>
              </w:rPr>
            </w:pPr>
            <w:r w:rsidRPr="000F7CCE">
              <w:rPr>
                <w:rFonts w:ascii="Calibri" w:hAnsi="Calibri" w:eastAsia="Calibri" w:cs="Calibri"/>
                <w:color w:val="000000" w:themeColor="text1"/>
                <w:sz w:val="16"/>
                <w:szCs w:val="16"/>
              </w:rPr>
              <w:t>A party responsible for developing, maintaining and operating a digital platform for the operation of a single collective energy sharing unit or multiple collective energy sharing units.</w:t>
            </w:r>
          </w:p>
        </w:tc>
      </w:tr>
      <w:tr w:rsidRPr="000F7CCE" w:rsidR="567EB999" w:rsidTr="4B73FC4A" w14:paraId="53603883" w14:textId="77777777">
        <w:trPr>
          <w:trHeight w:val="300"/>
        </w:trPr>
        <w:tc>
          <w:tcPr>
            <w:tcW w:w="1590" w:type="dxa"/>
            <w:tcMar>
              <w:left w:w="105" w:type="dxa"/>
              <w:right w:w="105" w:type="dxa"/>
            </w:tcMar>
            <w:vAlign w:val="center"/>
          </w:tcPr>
          <w:p w:rsidRPr="000F7CCE" w:rsidR="567EB999" w:rsidP="4B73FC4A" w:rsidRDefault="2203CDCF" w14:paraId="6D409972" w14:textId="4E41966A">
            <w:pPr>
              <w:spacing w:line="259" w:lineRule="auto"/>
              <w:rPr>
                <w:rFonts w:ascii="Calibri" w:hAnsi="Calibri" w:eastAsia="Calibri" w:cs="Calibri"/>
                <w:color w:val="000000" w:themeColor="text1"/>
                <w:sz w:val="16"/>
                <w:szCs w:val="16"/>
              </w:rPr>
            </w:pPr>
            <w:r w:rsidRPr="4B73FC4A">
              <w:rPr>
                <w:rFonts w:ascii="Calibri" w:hAnsi="Calibri" w:eastAsia="Calibri" w:cs="Calibri"/>
                <w:color w:val="000000" w:themeColor="text1"/>
                <w:sz w:val="16"/>
                <w:szCs w:val="16"/>
              </w:rPr>
              <w:t>Collective energy sharing unit member</w:t>
            </w:r>
          </w:p>
        </w:tc>
        <w:tc>
          <w:tcPr>
            <w:tcW w:w="1065" w:type="dxa"/>
            <w:tcMar>
              <w:left w:w="105" w:type="dxa"/>
              <w:right w:w="105" w:type="dxa"/>
            </w:tcMar>
            <w:vAlign w:val="center"/>
          </w:tcPr>
          <w:p w:rsidRPr="000F7CCE" w:rsidR="567EB999" w:rsidP="4B73FC4A" w:rsidRDefault="2203CDCF" w14:paraId="461CFDB1" w14:textId="10712BC1">
            <w:pPr>
              <w:spacing w:line="259" w:lineRule="auto"/>
              <w:rPr>
                <w:rFonts w:ascii="Calibri" w:hAnsi="Calibri" w:eastAsia="Calibri" w:cs="Calibri"/>
                <w:color w:val="000000" w:themeColor="text1"/>
                <w:sz w:val="16"/>
                <w:szCs w:val="16"/>
              </w:rPr>
            </w:pPr>
            <w:r w:rsidRPr="4B73FC4A">
              <w:rPr>
                <w:rFonts w:ascii="Calibri" w:hAnsi="Calibri" w:eastAsia="Calibri" w:cs="Calibri"/>
                <w:color w:val="000000" w:themeColor="text1"/>
                <w:sz w:val="16"/>
                <w:szCs w:val="16"/>
              </w:rPr>
              <w:t>Business</w:t>
            </w:r>
          </w:p>
        </w:tc>
        <w:tc>
          <w:tcPr>
            <w:tcW w:w="6435" w:type="dxa"/>
            <w:tcMar>
              <w:left w:w="105" w:type="dxa"/>
              <w:right w:w="105" w:type="dxa"/>
            </w:tcMar>
            <w:vAlign w:val="center"/>
          </w:tcPr>
          <w:p w:rsidRPr="000F7CCE" w:rsidR="567EB999" w:rsidP="4B73FC4A" w:rsidRDefault="2203CDCF" w14:paraId="5B01BDAC" w14:textId="46E1832B">
            <w:pPr>
              <w:spacing w:line="259" w:lineRule="auto"/>
              <w:rPr>
                <w:rFonts w:ascii="Calibri" w:hAnsi="Calibri" w:eastAsia="Calibri" w:cs="Calibri"/>
                <w:color w:val="000000" w:themeColor="text1"/>
                <w:sz w:val="16"/>
                <w:szCs w:val="16"/>
              </w:rPr>
            </w:pPr>
            <w:r w:rsidRPr="4B73FC4A">
              <w:rPr>
                <w:rFonts w:ascii="Calibri" w:hAnsi="Calibri" w:eastAsia="Calibri" w:cs="Calibri"/>
                <w:color w:val="000000" w:themeColor="text1"/>
                <w:sz w:val="16"/>
                <w:szCs w:val="16"/>
              </w:rPr>
              <w:t>Member of a collective energy sharing unit.</w:t>
            </w:r>
            <w:commentRangeStart w:id="10"/>
            <w:commentRangeStart w:id="11"/>
            <w:commentRangeEnd w:id="10"/>
            <w:r>
              <w:rPr>
                <w:rStyle w:val="CommentReference"/>
              </w:rPr>
              <w:commentReference w:id="10"/>
            </w:r>
            <w:commentRangeEnd w:id="11"/>
            <w:r>
              <w:rPr>
                <w:rStyle w:val="CommentReference"/>
              </w:rPr>
              <w:commentReference w:id="11"/>
            </w:r>
          </w:p>
        </w:tc>
      </w:tr>
      <w:tr w:rsidRPr="000F7CCE" w:rsidR="567EB999" w:rsidTr="4B73FC4A" w14:paraId="5D8F00A8" w14:textId="77777777">
        <w:trPr>
          <w:trHeight w:val="300"/>
        </w:trPr>
        <w:tc>
          <w:tcPr>
            <w:tcW w:w="1590" w:type="dxa"/>
            <w:tcMar>
              <w:left w:w="105" w:type="dxa"/>
              <w:right w:w="105" w:type="dxa"/>
            </w:tcMar>
            <w:vAlign w:val="center"/>
          </w:tcPr>
          <w:p w:rsidRPr="000F7CCE" w:rsidR="567EB999" w:rsidP="4B73FC4A" w:rsidRDefault="2203CDCF" w14:paraId="14D1ABCA" w14:textId="0305B861">
            <w:pPr>
              <w:spacing w:line="259" w:lineRule="auto"/>
              <w:rPr>
                <w:rFonts w:ascii="Calibri" w:hAnsi="Calibri" w:eastAsia="Calibri" w:cs="Calibri"/>
                <w:color w:val="000000" w:themeColor="text1"/>
                <w:sz w:val="16"/>
                <w:szCs w:val="16"/>
              </w:rPr>
            </w:pPr>
            <w:r w:rsidRPr="4B73FC4A">
              <w:rPr>
                <w:rFonts w:ascii="Calibri" w:hAnsi="Calibri" w:eastAsia="Calibri" w:cs="Calibri"/>
                <w:color w:val="000000" w:themeColor="text1"/>
                <w:sz w:val="16"/>
                <w:szCs w:val="16"/>
              </w:rPr>
              <w:t>Supplier</w:t>
            </w:r>
          </w:p>
        </w:tc>
        <w:tc>
          <w:tcPr>
            <w:tcW w:w="1065" w:type="dxa"/>
            <w:tcMar>
              <w:left w:w="105" w:type="dxa"/>
              <w:right w:w="105" w:type="dxa"/>
            </w:tcMar>
            <w:vAlign w:val="center"/>
          </w:tcPr>
          <w:p w:rsidRPr="000F7CCE" w:rsidR="567EB999" w:rsidP="4B73FC4A" w:rsidRDefault="2203CDCF" w14:paraId="2D2B2EAD" w14:textId="4F466FBE">
            <w:pPr>
              <w:spacing w:line="259" w:lineRule="auto"/>
              <w:rPr>
                <w:rFonts w:ascii="Calibri" w:hAnsi="Calibri" w:eastAsia="Calibri" w:cs="Calibri"/>
                <w:color w:val="000000" w:themeColor="text1"/>
                <w:sz w:val="16"/>
                <w:szCs w:val="16"/>
              </w:rPr>
            </w:pPr>
            <w:r w:rsidRPr="4B73FC4A">
              <w:rPr>
                <w:rFonts w:ascii="Calibri" w:hAnsi="Calibri" w:eastAsia="Calibri" w:cs="Calibri"/>
                <w:color w:val="000000" w:themeColor="text1"/>
                <w:sz w:val="16"/>
                <w:szCs w:val="16"/>
              </w:rPr>
              <w:t>Business</w:t>
            </w:r>
          </w:p>
        </w:tc>
        <w:tc>
          <w:tcPr>
            <w:tcW w:w="6435" w:type="dxa"/>
            <w:tcMar>
              <w:left w:w="105" w:type="dxa"/>
              <w:right w:w="105" w:type="dxa"/>
            </w:tcMar>
            <w:vAlign w:val="center"/>
          </w:tcPr>
          <w:p w:rsidRPr="000F7CCE" w:rsidR="567EB999" w:rsidP="4B73FC4A" w:rsidRDefault="2ED2E514" w14:paraId="074E4078" w14:textId="7C068814">
            <w:pPr>
              <w:spacing w:line="259" w:lineRule="auto"/>
              <w:rPr>
                <w:rFonts w:ascii="Calibri" w:hAnsi="Calibri" w:eastAsia="Calibri" w:cs="Calibri"/>
                <w:color w:val="000000" w:themeColor="text1"/>
                <w:sz w:val="16"/>
                <w:szCs w:val="16"/>
              </w:rPr>
            </w:pPr>
            <w:commentRangeStart w:id="12"/>
            <w:r w:rsidRPr="4B73FC4A">
              <w:rPr>
                <w:rFonts w:ascii="Calibri" w:hAnsi="Calibri" w:eastAsia="Calibri" w:cs="Calibri"/>
                <w:color w:val="000000" w:themeColor="text1"/>
                <w:sz w:val="16"/>
                <w:szCs w:val="16"/>
              </w:rPr>
              <w:t xml:space="preserve">The supplier is responsible for supplying the </w:t>
            </w:r>
            <w:r w:rsidRPr="4B73FC4A" w:rsidR="00FF6354">
              <w:rPr>
                <w:rFonts w:ascii="Calibri" w:hAnsi="Calibri" w:eastAsia="Calibri" w:cs="Calibri"/>
                <w:color w:val="000000" w:themeColor="text1"/>
                <w:sz w:val="16"/>
                <w:szCs w:val="16"/>
              </w:rPr>
              <w:t>residual</w:t>
            </w:r>
            <w:r w:rsidRPr="4B73FC4A">
              <w:rPr>
                <w:rFonts w:ascii="Calibri" w:hAnsi="Calibri" w:eastAsia="Calibri" w:cs="Calibri"/>
                <w:color w:val="000000" w:themeColor="text1"/>
                <w:sz w:val="16"/>
                <w:szCs w:val="16"/>
              </w:rPr>
              <w:t xml:space="preserve"> grid usage</w:t>
            </w:r>
            <w:r w:rsidRPr="4B73FC4A" w:rsidR="00405A4D">
              <w:rPr>
                <w:rFonts w:ascii="Calibri" w:hAnsi="Calibri" w:eastAsia="Calibri" w:cs="Calibri"/>
                <w:color w:val="000000" w:themeColor="text1"/>
                <w:sz w:val="16"/>
                <w:szCs w:val="16"/>
              </w:rPr>
              <w:t xml:space="preserve">. </w:t>
            </w:r>
            <w:commentRangeEnd w:id="12"/>
            <w:r>
              <w:rPr>
                <w:rStyle w:val="CommentReference"/>
              </w:rPr>
              <w:commentReference w:id="12"/>
            </w:r>
          </w:p>
        </w:tc>
      </w:tr>
      <w:tr w:rsidRPr="000F7CCE" w:rsidR="00405A4D" w:rsidTr="4B73FC4A" w14:paraId="406B72D4" w14:textId="77777777">
        <w:trPr>
          <w:trHeight w:val="300"/>
        </w:trPr>
        <w:tc>
          <w:tcPr>
            <w:tcW w:w="1590" w:type="dxa"/>
            <w:tcMar>
              <w:left w:w="105" w:type="dxa"/>
              <w:right w:w="105" w:type="dxa"/>
            </w:tcMar>
            <w:vAlign w:val="center"/>
          </w:tcPr>
          <w:p w:rsidRPr="000F7CCE" w:rsidR="00405A4D" w:rsidP="4B73FC4A" w:rsidRDefault="00405A4D" w14:paraId="275B4957" w14:textId="7BE29B89">
            <w:pPr>
              <w:rPr>
                <w:rFonts w:ascii="Calibri" w:hAnsi="Calibri" w:eastAsia="Calibri" w:cs="Calibri"/>
                <w:color w:val="000000" w:themeColor="text1"/>
                <w:sz w:val="16"/>
                <w:szCs w:val="16"/>
              </w:rPr>
            </w:pPr>
            <w:r w:rsidRPr="4B73FC4A">
              <w:rPr>
                <w:rFonts w:ascii="Calibri" w:hAnsi="Calibri" w:eastAsia="Calibri" w:cs="Calibri"/>
                <w:color w:val="000000" w:themeColor="text1"/>
                <w:sz w:val="16"/>
                <w:szCs w:val="16"/>
              </w:rPr>
              <w:t>Independent aggregator</w:t>
            </w:r>
          </w:p>
        </w:tc>
        <w:tc>
          <w:tcPr>
            <w:tcW w:w="1065" w:type="dxa"/>
            <w:tcMar>
              <w:left w:w="105" w:type="dxa"/>
              <w:right w:w="105" w:type="dxa"/>
            </w:tcMar>
            <w:vAlign w:val="center"/>
          </w:tcPr>
          <w:p w:rsidRPr="000F7CCE" w:rsidR="00405A4D" w:rsidP="4B73FC4A" w:rsidRDefault="00405A4D" w14:paraId="741945FA" w14:textId="3F75DED7">
            <w:pPr>
              <w:rPr>
                <w:rFonts w:ascii="Calibri" w:hAnsi="Calibri" w:eastAsia="Calibri" w:cs="Calibri"/>
                <w:color w:val="000000" w:themeColor="text1"/>
                <w:sz w:val="16"/>
                <w:szCs w:val="16"/>
              </w:rPr>
            </w:pPr>
            <w:r w:rsidRPr="4B73FC4A">
              <w:rPr>
                <w:rFonts w:ascii="Calibri" w:hAnsi="Calibri" w:eastAsia="Calibri" w:cs="Calibri"/>
                <w:color w:val="000000" w:themeColor="text1"/>
                <w:sz w:val="16"/>
                <w:szCs w:val="16"/>
              </w:rPr>
              <w:t>Business</w:t>
            </w:r>
          </w:p>
        </w:tc>
        <w:tc>
          <w:tcPr>
            <w:tcW w:w="6435" w:type="dxa"/>
            <w:tcMar>
              <w:left w:w="105" w:type="dxa"/>
              <w:right w:w="105" w:type="dxa"/>
            </w:tcMar>
            <w:vAlign w:val="center"/>
          </w:tcPr>
          <w:p w:rsidRPr="000F7CCE" w:rsidR="00405A4D" w:rsidP="4B73FC4A" w:rsidRDefault="00405A4D" w14:paraId="089E6A94" w14:textId="5D9570DC">
            <w:pPr>
              <w:rPr>
                <w:rFonts w:ascii="Calibri" w:hAnsi="Calibri" w:eastAsia="Calibri" w:cs="Calibri"/>
                <w:color w:val="000000" w:themeColor="text1"/>
                <w:sz w:val="16"/>
                <w:szCs w:val="16"/>
              </w:rPr>
            </w:pPr>
            <w:r w:rsidRPr="4B73FC4A">
              <w:rPr>
                <w:rFonts w:ascii="Calibri" w:hAnsi="Calibri" w:eastAsia="Calibri" w:cs="Calibri"/>
                <w:color w:val="000000" w:themeColor="text1"/>
                <w:sz w:val="16"/>
                <w:szCs w:val="16"/>
              </w:rPr>
              <w:t>The independent aggregator has the role of buying the energy surplus and bring</w:t>
            </w:r>
            <w:r w:rsidRPr="4B73FC4A" w:rsidR="000F59D4">
              <w:rPr>
                <w:rFonts w:ascii="Calibri" w:hAnsi="Calibri" w:eastAsia="Calibri" w:cs="Calibri"/>
                <w:color w:val="000000" w:themeColor="text1"/>
                <w:sz w:val="16"/>
                <w:szCs w:val="16"/>
              </w:rPr>
              <w:t>ing</w:t>
            </w:r>
            <w:r w:rsidRPr="4B73FC4A">
              <w:rPr>
                <w:rFonts w:ascii="Calibri" w:hAnsi="Calibri" w:eastAsia="Calibri" w:cs="Calibri"/>
                <w:color w:val="000000" w:themeColor="text1"/>
                <w:sz w:val="16"/>
                <w:szCs w:val="16"/>
              </w:rPr>
              <w:t xml:space="preserve"> it to the market, being a balance responsible party. </w:t>
            </w:r>
          </w:p>
        </w:tc>
      </w:tr>
      <w:tr w:rsidRPr="000F7CCE" w:rsidR="567EB999" w:rsidTr="4B73FC4A" w14:paraId="4AF63D29" w14:textId="77777777">
        <w:trPr>
          <w:trHeight w:val="300"/>
        </w:trPr>
        <w:tc>
          <w:tcPr>
            <w:tcW w:w="1590" w:type="dxa"/>
            <w:tcMar>
              <w:left w:w="105" w:type="dxa"/>
              <w:right w:w="105" w:type="dxa"/>
            </w:tcMar>
            <w:vAlign w:val="center"/>
          </w:tcPr>
          <w:p w:rsidRPr="000F7CCE" w:rsidR="567EB999" w:rsidP="567EB999" w:rsidRDefault="567EB999" w14:paraId="3658548C" w14:textId="2FC6FDE4">
            <w:pPr>
              <w:spacing w:line="259" w:lineRule="auto"/>
              <w:rPr>
                <w:rFonts w:ascii="Calibri" w:hAnsi="Calibri" w:eastAsia="Calibri" w:cs="Calibri"/>
                <w:color w:val="000000" w:themeColor="text1"/>
                <w:sz w:val="16"/>
                <w:szCs w:val="16"/>
              </w:rPr>
            </w:pPr>
            <w:commentRangeStart w:id="13"/>
            <w:r w:rsidRPr="000F7CCE">
              <w:rPr>
                <w:rFonts w:ascii="Calibri" w:hAnsi="Calibri" w:eastAsia="Calibri" w:cs="Calibri"/>
                <w:color w:val="000000" w:themeColor="text1"/>
                <w:sz w:val="16"/>
                <w:szCs w:val="16"/>
              </w:rPr>
              <w:t>Energy sharing register operator</w:t>
            </w:r>
            <w:commentRangeEnd w:id="13"/>
            <w:r w:rsidRPr="000F7CCE" w:rsidR="00E7739D">
              <w:rPr>
                <w:rStyle w:val="CommentReference"/>
              </w:rPr>
              <w:commentReference w:id="13"/>
            </w:r>
          </w:p>
        </w:tc>
        <w:tc>
          <w:tcPr>
            <w:tcW w:w="1065" w:type="dxa"/>
            <w:tcMar>
              <w:left w:w="105" w:type="dxa"/>
              <w:right w:w="105" w:type="dxa"/>
            </w:tcMar>
            <w:vAlign w:val="center"/>
          </w:tcPr>
          <w:p w:rsidRPr="000F7CCE" w:rsidR="567EB999" w:rsidP="567EB999" w:rsidRDefault="567EB999" w14:paraId="33AECF4D" w14:textId="2A72ACA6">
            <w:pPr>
              <w:spacing w:line="259" w:lineRule="auto"/>
              <w:rPr>
                <w:rFonts w:ascii="Calibri" w:hAnsi="Calibri" w:eastAsia="Calibri" w:cs="Calibri"/>
                <w:color w:val="000000" w:themeColor="text1"/>
                <w:sz w:val="16"/>
                <w:szCs w:val="16"/>
              </w:rPr>
            </w:pPr>
            <w:r w:rsidRPr="000F7CCE">
              <w:rPr>
                <w:rFonts w:ascii="Calibri" w:hAnsi="Calibri" w:eastAsia="Calibri" w:cs="Calibri"/>
                <w:color w:val="000000" w:themeColor="text1"/>
                <w:sz w:val="16"/>
                <w:szCs w:val="16"/>
              </w:rPr>
              <w:t>Business</w:t>
            </w:r>
          </w:p>
        </w:tc>
        <w:tc>
          <w:tcPr>
            <w:tcW w:w="6435" w:type="dxa"/>
            <w:tcMar>
              <w:left w:w="105" w:type="dxa"/>
              <w:right w:w="105" w:type="dxa"/>
            </w:tcMar>
            <w:vAlign w:val="center"/>
          </w:tcPr>
          <w:p w:rsidRPr="000F7CCE" w:rsidR="567EB999" w:rsidP="567EB999" w:rsidRDefault="4F4DA4EA" w14:paraId="31A416CB" w14:textId="0D6FE68B">
            <w:pPr>
              <w:spacing w:line="259" w:lineRule="auto"/>
              <w:rPr>
                <w:rFonts w:ascii="Calibri" w:hAnsi="Calibri" w:eastAsia="Calibri" w:cs="Calibri"/>
                <w:color w:val="000000" w:themeColor="text1"/>
                <w:sz w:val="16"/>
                <w:szCs w:val="16"/>
              </w:rPr>
            </w:pPr>
            <w:r w:rsidRPr="000F7CCE">
              <w:rPr>
                <w:rFonts w:ascii="Calibri" w:hAnsi="Calibri" w:eastAsia="Calibri" w:cs="Calibri"/>
                <w:color w:val="000000" w:themeColor="text1"/>
                <w:sz w:val="16"/>
                <w:szCs w:val="16"/>
              </w:rPr>
              <w:t>A party responsible to operate the register of energy communities and the members of these communities.</w:t>
            </w:r>
            <w:commentRangeStart w:id="14"/>
            <w:commentRangeEnd w:id="14"/>
            <w:r w:rsidRPr="000F7CCE">
              <w:rPr>
                <w:rStyle w:val="CommentReference"/>
              </w:rPr>
              <w:commentReference w:id="14"/>
            </w:r>
            <w:commentRangeStart w:id="15"/>
            <w:commentRangeStart w:id="16"/>
            <w:commentRangeEnd w:id="15"/>
            <w:r w:rsidRPr="000F7CCE">
              <w:rPr>
                <w:rStyle w:val="CommentReference"/>
              </w:rPr>
              <w:commentReference w:id="15"/>
            </w:r>
            <w:commentRangeEnd w:id="16"/>
            <w:r>
              <w:rPr>
                <w:rStyle w:val="CommentReference"/>
              </w:rPr>
              <w:commentReference w:id="16"/>
            </w:r>
          </w:p>
        </w:tc>
      </w:tr>
      <w:tr w:rsidRPr="000F7CCE" w:rsidR="567EB999" w:rsidTr="4B73FC4A" w14:paraId="38548428" w14:textId="77777777">
        <w:trPr>
          <w:trHeight w:val="300"/>
        </w:trPr>
        <w:tc>
          <w:tcPr>
            <w:tcW w:w="1590" w:type="dxa"/>
            <w:tcMar>
              <w:left w:w="105" w:type="dxa"/>
              <w:right w:w="105" w:type="dxa"/>
            </w:tcMar>
            <w:vAlign w:val="center"/>
          </w:tcPr>
          <w:p w:rsidRPr="000F7CCE" w:rsidR="567EB999" w:rsidP="567EB999" w:rsidRDefault="41809CF3" w14:paraId="070159EB" w14:textId="0F5398BF">
            <w:pPr>
              <w:spacing w:line="259" w:lineRule="auto"/>
              <w:rPr>
                <w:rFonts w:ascii="Calibri" w:hAnsi="Calibri" w:eastAsia="Calibri" w:cs="Calibri"/>
                <w:color w:val="000000" w:themeColor="text1"/>
                <w:sz w:val="16"/>
                <w:szCs w:val="16"/>
              </w:rPr>
            </w:pPr>
            <w:r w:rsidRPr="000F7CCE">
              <w:rPr>
                <w:rFonts w:ascii="Calibri" w:hAnsi="Calibri" w:eastAsia="Calibri" w:cs="Calibri"/>
                <w:color w:val="000000" w:themeColor="text1"/>
                <w:sz w:val="16"/>
                <w:szCs w:val="16"/>
              </w:rPr>
              <w:t>CESU data eligible party</w:t>
            </w:r>
          </w:p>
        </w:tc>
        <w:tc>
          <w:tcPr>
            <w:tcW w:w="1065" w:type="dxa"/>
            <w:tcMar>
              <w:left w:w="105" w:type="dxa"/>
              <w:right w:w="105" w:type="dxa"/>
            </w:tcMar>
            <w:vAlign w:val="center"/>
          </w:tcPr>
          <w:p w:rsidRPr="000F7CCE" w:rsidR="567EB999" w:rsidP="567EB999" w:rsidRDefault="567EB999" w14:paraId="5EE62596" w14:textId="49CCF095">
            <w:pPr>
              <w:spacing w:line="259" w:lineRule="auto"/>
              <w:rPr>
                <w:rFonts w:ascii="Calibri" w:hAnsi="Calibri" w:eastAsia="Calibri" w:cs="Calibri"/>
                <w:color w:val="000000" w:themeColor="text1"/>
                <w:sz w:val="16"/>
                <w:szCs w:val="16"/>
              </w:rPr>
            </w:pPr>
            <w:r w:rsidRPr="000F7CCE">
              <w:rPr>
                <w:rFonts w:ascii="Calibri" w:hAnsi="Calibri" w:eastAsia="Calibri" w:cs="Calibri"/>
                <w:color w:val="000000" w:themeColor="text1"/>
                <w:sz w:val="16"/>
                <w:szCs w:val="16"/>
              </w:rPr>
              <w:t>Business</w:t>
            </w:r>
          </w:p>
        </w:tc>
        <w:tc>
          <w:tcPr>
            <w:tcW w:w="6435" w:type="dxa"/>
            <w:tcMar>
              <w:left w:w="105" w:type="dxa"/>
              <w:right w:w="105" w:type="dxa"/>
            </w:tcMar>
            <w:vAlign w:val="center"/>
          </w:tcPr>
          <w:p w:rsidRPr="000F7CCE" w:rsidR="567EB999" w:rsidP="567EB999" w:rsidRDefault="567EB999" w14:paraId="0DC45B5D" w14:textId="5E0D69F4">
            <w:pPr>
              <w:spacing w:line="259" w:lineRule="auto"/>
              <w:rPr>
                <w:rFonts w:ascii="Calibri" w:hAnsi="Calibri" w:eastAsia="Calibri" w:cs="Calibri"/>
                <w:color w:val="000000" w:themeColor="text1"/>
                <w:sz w:val="16"/>
                <w:szCs w:val="16"/>
              </w:rPr>
            </w:pPr>
            <w:r w:rsidRPr="000F7CCE">
              <w:rPr>
                <w:rFonts w:ascii="Calibri" w:hAnsi="Calibri" w:eastAsia="Calibri" w:cs="Calibri"/>
                <w:color w:val="000000" w:themeColor="text1"/>
                <w:sz w:val="16"/>
                <w:szCs w:val="16"/>
              </w:rPr>
              <w:t>A third party entitled to request access to relevant data of a collective energy sharing unit.</w:t>
            </w:r>
            <w:commentRangeStart w:id="17"/>
            <w:commentRangeEnd w:id="17"/>
            <w:r w:rsidRPr="000F7CCE">
              <w:rPr>
                <w:rStyle w:val="CommentReference"/>
              </w:rPr>
              <w:commentReference w:id="17"/>
            </w:r>
          </w:p>
        </w:tc>
      </w:tr>
      <w:tr w:rsidRPr="000F7CCE" w:rsidR="567EB999" w:rsidTr="4B73FC4A" w14:paraId="152B1ADE" w14:textId="77777777">
        <w:trPr>
          <w:trHeight w:val="300"/>
        </w:trPr>
        <w:tc>
          <w:tcPr>
            <w:tcW w:w="1590" w:type="dxa"/>
            <w:tcMar>
              <w:left w:w="105" w:type="dxa"/>
              <w:right w:w="105" w:type="dxa"/>
            </w:tcMar>
            <w:vAlign w:val="center"/>
          </w:tcPr>
          <w:p w:rsidRPr="000F7CCE" w:rsidR="567EB999" w:rsidP="567EB999" w:rsidRDefault="567EB999" w14:paraId="2D266255" w14:textId="07BF260D">
            <w:pPr>
              <w:spacing w:line="259" w:lineRule="auto"/>
              <w:rPr>
                <w:rFonts w:ascii="Calibri" w:hAnsi="Calibri" w:eastAsia="Calibri" w:cs="Calibri"/>
                <w:color w:val="000000" w:themeColor="text1"/>
                <w:sz w:val="16"/>
                <w:szCs w:val="16"/>
              </w:rPr>
            </w:pPr>
            <w:commentRangeStart w:id="18"/>
            <w:r w:rsidRPr="000F7CCE">
              <w:rPr>
                <w:rFonts w:ascii="Calibri" w:hAnsi="Calibri" w:eastAsia="Calibri" w:cs="Calibri"/>
                <w:color w:val="000000" w:themeColor="text1"/>
                <w:sz w:val="16"/>
                <w:szCs w:val="16"/>
              </w:rPr>
              <w:t>CESU data access provider</w:t>
            </w:r>
            <w:commentRangeEnd w:id="18"/>
            <w:r w:rsidRPr="000F7CCE" w:rsidR="00A32718">
              <w:rPr>
                <w:rStyle w:val="CommentReference"/>
              </w:rPr>
              <w:commentReference w:id="18"/>
            </w:r>
          </w:p>
        </w:tc>
        <w:tc>
          <w:tcPr>
            <w:tcW w:w="1065" w:type="dxa"/>
            <w:tcMar>
              <w:left w:w="105" w:type="dxa"/>
              <w:right w:w="105" w:type="dxa"/>
            </w:tcMar>
            <w:vAlign w:val="center"/>
          </w:tcPr>
          <w:p w:rsidRPr="000F7CCE" w:rsidR="567EB999" w:rsidP="567EB999" w:rsidRDefault="567EB999" w14:paraId="2C0370FE" w14:textId="18050165">
            <w:pPr>
              <w:spacing w:line="259" w:lineRule="auto"/>
              <w:rPr>
                <w:rFonts w:ascii="Calibri" w:hAnsi="Calibri" w:eastAsia="Calibri" w:cs="Calibri"/>
                <w:color w:val="000000" w:themeColor="text1"/>
                <w:sz w:val="16"/>
                <w:szCs w:val="16"/>
              </w:rPr>
            </w:pPr>
            <w:r w:rsidRPr="000F7CCE">
              <w:rPr>
                <w:rFonts w:ascii="Calibri" w:hAnsi="Calibri" w:eastAsia="Calibri" w:cs="Calibri"/>
                <w:color w:val="000000" w:themeColor="text1"/>
                <w:sz w:val="16"/>
                <w:szCs w:val="16"/>
              </w:rPr>
              <w:t>Business</w:t>
            </w:r>
          </w:p>
        </w:tc>
        <w:tc>
          <w:tcPr>
            <w:tcW w:w="6435" w:type="dxa"/>
            <w:tcMar>
              <w:left w:w="105" w:type="dxa"/>
              <w:right w:w="105" w:type="dxa"/>
            </w:tcMar>
            <w:vAlign w:val="center"/>
          </w:tcPr>
          <w:p w:rsidRPr="000F7CCE" w:rsidR="567EB999" w:rsidP="65E2DB54" w:rsidRDefault="65145221" w14:paraId="5B2136CF" w14:textId="20D44BA7">
            <w:pPr>
              <w:spacing w:line="259" w:lineRule="auto"/>
              <w:rPr>
                <w:rFonts w:ascii="Calibri" w:hAnsi="Calibri" w:eastAsia="Calibri" w:cs="Calibri"/>
                <w:color w:val="000000" w:themeColor="text1"/>
                <w:sz w:val="16"/>
                <w:szCs w:val="16"/>
              </w:rPr>
            </w:pPr>
            <w:r w:rsidRPr="000F7CCE">
              <w:rPr>
                <w:rFonts w:ascii="Calibri" w:hAnsi="Calibri" w:eastAsia="Calibri" w:cs="Calibri"/>
                <w:color w:val="000000" w:themeColor="text1"/>
                <w:sz w:val="16"/>
                <w:szCs w:val="16"/>
              </w:rPr>
              <w:t xml:space="preserve">A party providing the data access </w:t>
            </w:r>
            <w:r w:rsidRPr="000F7CCE" w:rsidR="00FF6354">
              <w:rPr>
                <w:rFonts w:ascii="Calibri" w:hAnsi="Calibri" w:eastAsia="Calibri" w:cs="Calibri"/>
                <w:color w:val="000000" w:themeColor="text1"/>
                <w:sz w:val="16"/>
                <w:szCs w:val="16"/>
              </w:rPr>
              <w:t>service</w:t>
            </w:r>
            <w:r w:rsidRPr="000F7CCE">
              <w:rPr>
                <w:rFonts w:ascii="Calibri" w:hAnsi="Calibri" w:eastAsia="Calibri" w:cs="Calibri"/>
                <w:color w:val="000000" w:themeColor="text1"/>
                <w:sz w:val="16"/>
                <w:szCs w:val="16"/>
              </w:rPr>
              <w:t xml:space="preserve"> which enabled collection of energy data under CESU member consent</w:t>
            </w:r>
          </w:p>
        </w:tc>
      </w:tr>
      <w:tr w:rsidRPr="000F7CCE" w:rsidR="00A32718" w:rsidTr="4B73FC4A" w14:paraId="759D23A4" w14:textId="77777777">
        <w:trPr>
          <w:trHeight w:val="300"/>
        </w:trPr>
        <w:tc>
          <w:tcPr>
            <w:tcW w:w="1590" w:type="dxa"/>
            <w:tcMar>
              <w:left w:w="105" w:type="dxa"/>
              <w:right w:w="105" w:type="dxa"/>
            </w:tcMar>
            <w:vAlign w:val="center"/>
          </w:tcPr>
          <w:p w:rsidRPr="000F7CCE" w:rsidR="00A32718" w:rsidP="567EB999" w:rsidRDefault="007A71C6" w14:paraId="57743D34" w14:textId="2708CABC">
            <w:pPr>
              <w:rPr>
                <w:rFonts w:ascii="Calibri" w:hAnsi="Calibri" w:eastAsia="Calibri" w:cs="Calibri"/>
                <w:color w:val="000000" w:themeColor="text1"/>
                <w:sz w:val="16"/>
                <w:szCs w:val="16"/>
              </w:rPr>
            </w:pPr>
            <w:r w:rsidRPr="4B73FC4A">
              <w:rPr>
                <w:rFonts w:ascii="Calibri" w:hAnsi="Calibri" w:eastAsia="Calibri" w:cs="Calibri"/>
                <w:color w:val="000000" w:themeColor="text1"/>
                <w:sz w:val="16"/>
                <w:szCs w:val="16"/>
              </w:rPr>
              <w:t>Data access provider</w:t>
            </w:r>
          </w:p>
        </w:tc>
        <w:tc>
          <w:tcPr>
            <w:tcW w:w="1065" w:type="dxa"/>
            <w:tcMar>
              <w:left w:w="105" w:type="dxa"/>
              <w:right w:w="105" w:type="dxa"/>
            </w:tcMar>
            <w:vAlign w:val="center"/>
          </w:tcPr>
          <w:p w:rsidRPr="000F7CCE" w:rsidR="00A32718" w:rsidP="567EB999" w:rsidRDefault="007A71C6" w14:paraId="215CDE37" w14:textId="4306BF3B">
            <w:pPr>
              <w:rPr>
                <w:rFonts w:ascii="Calibri" w:hAnsi="Calibri" w:eastAsia="Calibri" w:cs="Calibri"/>
                <w:color w:val="000000" w:themeColor="text1"/>
                <w:sz w:val="16"/>
                <w:szCs w:val="16"/>
              </w:rPr>
            </w:pPr>
            <w:r w:rsidRPr="4B73FC4A">
              <w:rPr>
                <w:rFonts w:ascii="Calibri" w:hAnsi="Calibri" w:eastAsia="Calibri" w:cs="Calibri"/>
                <w:color w:val="000000" w:themeColor="text1"/>
                <w:sz w:val="16"/>
                <w:szCs w:val="16"/>
              </w:rPr>
              <w:t>Business</w:t>
            </w:r>
          </w:p>
        </w:tc>
        <w:tc>
          <w:tcPr>
            <w:tcW w:w="6435" w:type="dxa"/>
            <w:tcMar>
              <w:left w:w="105" w:type="dxa"/>
              <w:right w:w="105" w:type="dxa"/>
            </w:tcMar>
            <w:vAlign w:val="center"/>
          </w:tcPr>
          <w:p w:rsidRPr="000F7CCE" w:rsidR="00A32718" w:rsidP="005A3D8D" w:rsidRDefault="005A3D8D" w14:paraId="02C5B428" w14:textId="64B813C1">
            <w:pPr>
              <w:rPr>
                <w:rFonts w:ascii="Calibri" w:hAnsi="Calibri" w:eastAsia="Calibri" w:cs="Calibri"/>
                <w:color w:val="000000" w:themeColor="text1"/>
                <w:sz w:val="16"/>
                <w:szCs w:val="16"/>
              </w:rPr>
            </w:pPr>
            <w:r w:rsidRPr="4B73FC4A">
              <w:rPr>
                <w:rFonts w:ascii="Calibri" w:hAnsi="Calibri" w:eastAsia="Calibri" w:cs="Calibri"/>
                <w:color w:val="000000" w:themeColor="text1"/>
                <w:sz w:val="16"/>
                <w:szCs w:val="16"/>
              </w:rPr>
              <w:t>A party responsible for facilitating access, including in cooperation with other parties, to validated historical metering and consumption data to the final customer or to eligible parties.</w:t>
            </w:r>
          </w:p>
        </w:tc>
      </w:tr>
      <w:tr w:rsidRPr="000F7CCE" w:rsidR="567EB999" w:rsidTr="4B73FC4A" w14:paraId="314AA3FB" w14:textId="77777777">
        <w:trPr>
          <w:trHeight w:val="300"/>
        </w:trPr>
        <w:tc>
          <w:tcPr>
            <w:tcW w:w="1590" w:type="dxa"/>
            <w:tcMar>
              <w:left w:w="105" w:type="dxa"/>
              <w:right w:w="105" w:type="dxa"/>
            </w:tcMar>
            <w:vAlign w:val="center"/>
          </w:tcPr>
          <w:p w:rsidRPr="000F7CCE" w:rsidR="03BA580C" w:rsidP="65E2DB54" w:rsidRDefault="45939DAA" w14:paraId="46CA629B" w14:textId="008BAB77">
            <w:pPr>
              <w:spacing w:line="259" w:lineRule="auto"/>
              <w:rPr>
                <w:rFonts w:ascii="Calibri" w:hAnsi="Calibri" w:eastAsia="Calibri" w:cs="Calibri"/>
                <w:color w:val="000000" w:themeColor="text1"/>
                <w:sz w:val="16"/>
                <w:szCs w:val="16"/>
              </w:rPr>
            </w:pPr>
            <w:r w:rsidRPr="000F7CCE">
              <w:rPr>
                <w:rFonts w:ascii="Calibri" w:hAnsi="Calibri" w:eastAsia="Calibri" w:cs="Calibri"/>
                <w:color w:val="000000" w:themeColor="text1"/>
                <w:sz w:val="16"/>
                <w:szCs w:val="16"/>
              </w:rPr>
              <w:t>Flexibility Service Provider</w:t>
            </w:r>
            <w:r w:rsidRPr="1AAC257D" w:rsidR="008B30CE">
              <w:rPr>
                <w:rFonts w:ascii="Calibri" w:hAnsi="Calibri" w:eastAsia="Calibri" w:cs="Calibri"/>
                <w:color w:val="000000" w:themeColor="text1"/>
                <w:sz w:val="16"/>
                <w:szCs w:val="16"/>
              </w:rPr>
              <w:t xml:space="preserve"> (FSP)</w:t>
            </w:r>
          </w:p>
        </w:tc>
        <w:tc>
          <w:tcPr>
            <w:tcW w:w="1065" w:type="dxa"/>
            <w:tcMar>
              <w:left w:w="105" w:type="dxa"/>
              <w:right w:w="105" w:type="dxa"/>
            </w:tcMar>
            <w:vAlign w:val="center"/>
          </w:tcPr>
          <w:p w:rsidRPr="000F7CCE" w:rsidR="03BA580C" w:rsidP="65E2DB54" w:rsidRDefault="45939DAA" w14:paraId="2F9CA70E" w14:textId="18050165">
            <w:pPr>
              <w:spacing w:line="259" w:lineRule="auto"/>
              <w:rPr>
                <w:rFonts w:ascii="Calibri" w:hAnsi="Calibri" w:eastAsia="Calibri" w:cs="Calibri"/>
                <w:color w:val="000000" w:themeColor="text1"/>
                <w:sz w:val="16"/>
                <w:szCs w:val="16"/>
              </w:rPr>
            </w:pPr>
            <w:r w:rsidRPr="000F7CCE">
              <w:rPr>
                <w:rFonts w:ascii="Calibri" w:hAnsi="Calibri" w:eastAsia="Calibri" w:cs="Calibri"/>
                <w:color w:val="000000" w:themeColor="text1"/>
                <w:sz w:val="16"/>
                <w:szCs w:val="16"/>
              </w:rPr>
              <w:t>Business</w:t>
            </w:r>
          </w:p>
          <w:p w:rsidRPr="000F7CCE" w:rsidR="567EB999" w:rsidP="65E2DB54" w:rsidRDefault="567EB999" w14:paraId="6F83BD2F" w14:textId="55C3EBB3">
            <w:pPr>
              <w:spacing w:line="259" w:lineRule="auto"/>
              <w:rPr>
                <w:rFonts w:ascii="Calibri" w:hAnsi="Calibri" w:eastAsia="Calibri" w:cs="Calibri"/>
                <w:color w:val="000000" w:themeColor="text1"/>
                <w:sz w:val="16"/>
                <w:szCs w:val="16"/>
              </w:rPr>
            </w:pPr>
          </w:p>
        </w:tc>
        <w:tc>
          <w:tcPr>
            <w:tcW w:w="6435" w:type="dxa"/>
            <w:tcMar>
              <w:left w:w="105" w:type="dxa"/>
              <w:right w:w="105" w:type="dxa"/>
            </w:tcMar>
            <w:vAlign w:val="center"/>
          </w:tcPr>
          <w:p w:rsidRPr="000F7CCE" w:rsidR="03BA580C" w:rsidP="65E2DB54" w:rsidRDefault="42862958" w14:paraId="6C8FEF1E" w14:textId="4DFF2BDF">
            <w:pPr>
              <w:spacing w:line="259" w:lineRule="auto"/>
              <w:rPr>
                <w:rFonts w:ascii="Calibri" w:hAnsi="Calibri" w:eastAsia="Calibri" w:cs="Calibri"/>
                <w:color w:val="000000" w:themeColor="text1"/>
                <w:sz w:val="16"/>
                <w:szCs w:val="16"/>
              </w:rPr>
            </w:pPr>
            <w:r w:rsidRPr="000F7CCE">
              <w:rPr>
                <w:rFonts w:ascii="Calibri" w:hAnsi="Calibri" w:eastAsia="Calibri" w:cs="Calibri"/>
                <w:color w:val="000000" w:themeColor="text1"/>
                <w:sz w:val="16"/>
                <w:szCs w:val="16"/>
              </w:rPr>
              <w:t xml:space="preserve">A market participant with a legal or </w:t>
            </w:r>
            <w:r w:rsidRPr="000F7CCE" w:rsidR="4FBD2F73">
              <w:rPr>
                <w:rFonts w:ascii="Calibri" w:hAnsi="Calibri" w:eastAsia="Calibri" w:cs="Calibri"/>
                <w:color w:val="000000" w:themeColor="text1"/>
                <w:sz w:val="16"/>
                <w:szCs w:val="16"/>
              </w:rPr>
              <w:t>contractual obligation</w:t>
            </w:r>
            <w:r w:rsidRPr="000F7CCE">
              <w:rPr>
                <w:rFonts w:ascii="Calibri" w:hAnsi="Calibri" w:eastAsia="Calibri" w:cs="Calibri"/>
                <w:color w:val="000000" w:themeColor="text1"/>
                <w:sz w:val="16"/>
                <w:szCs w:val="16"/>
              </w:rPr>
              <w:t xml:space="preserve"> to supply </w:t>
            </w:r>
            <w:r w:rsidRPr="000F7CCE" w:rsidR="454F744B">
              <w:rPr>
                <w:rFonts w:ascii="Calibri" w:hAnsi="Calibri" w:eastAsia="Calibri" w:cs="Calibri"/>
                <w:color w:val="000000" w:themeColor="text1"/>
                <w:sz w:val="16"/>
                <w:szCs w:val="16"/>
              </w:rPr>
              <w:t xml:space="preserve">local or </w:t>
            </w:r>
            <w:r w:rsidRPr="000F7CCE">
              <w:rPr>
                <w:rFonts w:ascii="Calibri" w:hAnsi="Calibri" w:eastAsia="Calibri" w:cs="Calibri"/>
                <w:color w:val="000000" w:themeColor="text1"/>
                <w:sz w:val="16"/>
                <w:szCs w:val="16"/>
              </w:rPr>
              <w:t>balancing</w:t>
            </w:r>
            <w:r w:rsidRPr="000F7CCE" w:rsidR="3AA04275">
              <w:rPr>
                <w:rFonts w:ascii="Calibri" w:hAnsi="Calibri" w:eastAsia="Calibri" w:cs="Calibri"/>
                <w:color w:val="000000" w:themeColor="text1"/>
                <w:sz w:val="16"/>
                <w:szCs w:val="16"/>
              </w:rPr>
              <w:t xml:space="preserve"> services to </w:t>
            </w:r>
            <w:r w:rsidRPr="000F7CCE" w:rsidR="03B359D2">
              <w:rPr>
                <w:rFonts w:ascii="Calibri" w:hAnsi="Calibri" w:eastAsia="Calibri" w:cs="Calibri"/>
                <w:color w:val="000000" w:themeColor="text1"/>
                <w:sz w:val="16"/>
                <w:szCs w:val="16"/>
              </w:rPr>
              <w:t xml:space="preserve">the </w:t>
            </w:r>
            <w:r w:rsidRPr="000F7CCE" w:rsidR="4B9F5E64">
              <w:rPr>
                <w:rFonts w:ascii="Calibri" w:hAnsi="Calibri" w:eastAsia="Calibri" w:cs="Calibri"/>
                <w:color w:val="000000" w:themeColor="text1"/>
                <w:sz w:val="16"/>
                <w:szCs w:val="16"/>
              </w:rPr>
              <w:t>System Operator</w:t>
            </w:r>
          </w:p>
        </w:tc>
      </w:tr>
      <w:tr w:rsidRPr="000F7CCE" w:rsidR="4FE8AC91" w:rsidTr="4B73FC4A" w14:paraId="4C7EC125" w14:textId="77777777">
        <w:trPr>
          <w:trHeight w:val="300"/>
        </w:trPr>
        <w:tc>
          <w:tcPr>
            <w:tcW w:w="1590" w:type="dxa"/>
            <w:tcMar>
              <w:left w:w="105" w:type="dxa"/>
              <w:right w:w="105" w:type="dxa"/>
            </w:tcMar>
            <w:vAlign w:val="center"/>
          </w:tcPr>
          <w:p w:rsidRPr="000F7CCE" w:rsidR="4FE8AC91" w:rsidP="4B73FC4A" w:rsidRDefault="4FE8AC91" w14:paraId="03B98C93" w14:textId="19DF1658">
            <w:pPr>
              <w:spacing w:line="259" w:lineRule="auto"/>
              <w:rPr>
                <w:rFonts w:ascii="Calibri" w:hAnsi="Calibri" w:eastAsia="Calibri" w:cs="Calibri"/>
                <w:color w:val="000000" w:themeColor="text1"/>
                <w:sz w:val="16"/>
                <w:szCs w:val="16"/>
              </w:rPr>
            </w:pPr>
            <w:r w:rsidRPr="4B73FC4A">
              <w:rPr>
                <w:rFonts w:ascii="Calibri" w:hAnsi="Calibri" w:eastAsia="Calibri" w:cs="Calibri"/>
                <w:color w:val="000000" w:themeColor="text1"/>
                <w:sz w:val="16"/>
                <w:szCs w:val="16"/>
              </w:rPr>
              <w:t>System Operator</w:t>
            </w:r>
            <w:r w:rsidRPr="1AAC257D" w:rsidR="008B30CE">
              <w:rPr>
                <w:rFonts w:ascii="Calibri" w:hAnsi="Calibri" w:eastAsia="Calibri" w:cs="Calibri"/>
                <w:color w:val="000000" w:themeColor="text1"/>
                <w:sz w:val="16"/>
                <w:szCs w:val="16"/>
              </w:rPr>
              <w:t xml:space="preserve"> (SO)</w:t>
            </w:r>
          </w:p>
        </w:tc>
        <w:tc>
          <w:tcPr>
            <w:tcW w:w="1065" w:type="dxa"/>
            <w:tcMar>
              <w:left w:w="105" w:type="dxa"/>
              <w:right w:w="105" w:type="dxa"/>
            </w:tcMar>
            <w:vAlign w:val="center"/>
          </w:tcPr>
          <w:p w:rsidRPr="000F7CCE" w:rsidR="4FE8AC91" w:rsidP="4B73FC4A" w:rsidRDefault="4FE8AC91" w14:paraId="5E464F1C" w14:textId="031A471F">
            <w:pPr>
              <w:spacing w:line="259" w:lineRule="auto"/>
              <w:rPr>
                <w:rFonts w:ascii="Calibri" w:hAnsi="Calibri" w:eastAsia="Calibri" w:cs="Calibri"/>
                <w:color w:val="000000" w:themeColor="text1"/>
                <w:sz w:val="16"/>
                <w:szCs w:val="16"/>
              </w:rPr>
            </w:pPr>
            <w:r w:rsidRPr="4B73FC4A">
              <w:rPr>
                <w:rFonts w:ascii="Calibri" w:hAnsi="Calibri" w:eastAsia="Calibri" w:cs="Calibri"/>
                <w:color w:val="000000" w:themeColor="text1"/>
                <w:sz w:val="16"/>
                <w:szCs w:val="16"/>
              </w:rPr>
              <w:t>Business</w:t>
            </w:r>
          </w:p>
        </w:tc>
        <w:tc>
          <w:tcPr>
            <w:tcW w:w="6435" w:type="dxa"/>
            <w:tcMar>
              <w:left w:w="105" w:type="dxa"/>
              <w:right w:w="105" w:type="dxa"/>
            </w:tcMar>
            <w:vAlign w:val="center"/>
          </w:tcPr>
          <w:p w:rsidRPr="000F7CCE" w:rsidR="4FE8AC91" w:rsidP="4B73FC4A" w:rsidRDefault="4FE8AC91" w14:paraId="098819BE" w14:textId="673E85D7">
            <w:pPr>
              <w:spacing w:line="259" w:lineRule="auto"/>
              <w:rPr>
                <w:rFonts w:ascii="Calibri" w:hAnsi="Calibri" w:eastAsia="Calibri" w:cs="Calibri"/>
                <w:color w:val="000000" w:themeColor="text1"/>
                <w:sz w:val="16"/>
                <w:szCs w:val="16"/>
              </w:rPr>
            </w:pPr>
            <w:r w:rsidRPr="4B73FC4A">
              <w:rPr>
                <w:rFonts w:ascii="Calibri" w:hAnsi="Calibri" w:eastAsia="Calibri" w:cs="Calibri"/>
                <w:color w:val="000000" w:themeColor="text1"/>
                <w:sz w:val="16"/>
                <w:szCs w:val="16"/>
              </w:rPr>
              <w:t>DSO or TSO procuring balancing or local services</w:t>
            </w:r>
          </w:p>
        </w:tc>
      </w:tr>
      <w:tr w:rsidRPr="000F7CCE" w:rsidR="4FE8AC91" w:rsidTr="4B73FC4A" w14:paraId="0B2909F1" w14:textId="77777777">
        <w:trPr>
          <w:trHeight w:val="300"/>
        </w:trPr>
        <w:tc>
          <w:tcPr>
            <w:tcW w:w="1590" w:type="dxa"/>
            <w:tcMar>
              <w:left w:w="105" w:type="dxa"/>
              <w:right w:w="105" w:type="dxa"/>
            </w:tcMar>
            <w:vAlign w:val="center"/>
          </w:tcPr>
          <w:p w:rsidRPr="000F7CCE" w:rsidR="4FE8AC91" w:rsidP="4FE8AC91" w:rsidRDefault="4FE8AC91" w14:paraId="46E3E17B" w14:textId="62CE8F0E">
            <w:pPr>
              <w:spacing w:line="259" w:lineRule="auto"/>
              <w:rPr>
                <w:rFonts w:ascii="Calibri" w:hAnsi="Calibri" w:eastAsia="Calibri" w:cs="Calibri"/>
                <w:sz w:val="16"/>
                <w:szCs w:val="16"/>
              </w:rPr>
            </w:pPr>
            <w:r w:rsidRPr="000F7CCE">
              <w:rPr>
                <w:rFonts w:ascii="Calibri" w:hAnsi="Calibri" w:eastAsia="Calibri" w:cs="Calibri"/>
                <w:sz w:val="16"/>
                <w:szCs w:val="16"/>
              </w:rPr>
              <w:t>Connecting system operator (CSO)</w:t>
            </w:r>
          </w:p>
        </w:tc>
        <w:tc>
          <w:tcPr>
            <w:tcW w:w="1065" w:type="dxa"/>
            <w:tcMar>
              <w:left w:w="105" w:type="dxa"/>
              <w:right w:w="105" w:type="dxa"/>
            </w:tcMar>
            <w:vAlign w:val="center"/>
          </w:tcPr>
          <w:p w:rsidRPr="000F7CCE" w:rsidR="4FE8AC91" w:rsidP="4FE8AC91" w:rsidRDefault="4FE8AC91" w14:paraId="71021567" w14:textId="60E07D2E">
            <w:pPr>
              <w:spacing w:line="259" w:lineRule="auto"/>
              <w:rPr>
                <w:rFonts w:ascii="Calibri" w:hAnsi="Calibri" w:eastAsia="Calibri" w:cs="Calibri"/>
                <w:sz w:val="16"/>
                <w:szCs w:val="16"/>
              </w:rPr>
            </w:pPr>
            <w:r w:rsidRPr="000F7CCE">
              <w:rPr>
                <w:rFonts w:ascii="Calibri" w:hAnsi="Calibri" w:eastAsia="Calibri" w:cs="Calibri"/>
                <w:sz w:val="16"/>
                <w:szCs w:val="16"/>
              </w:rPr>
              <w:t>Business</w:t>
            </w:r>
          </w:p>
        </w:tc>
        <w:tc>
          <w:tcPr>
            <w:tcW w:w="6435" w:type="dxa"/>
            <w:tcMar>
              <w:left w:w="105" w:type="dxa"/>
              <w:right w:w="105" w:type="dxa"/>
            </w:tcMar>
            <w:vAlign w:val="center"/>
          </w:tcPr>
          <w:p w:rsidRPr="000F7CCE" w:rsidR="4FE8AC91" w:rsidP="4FE8AC91" w:rsidRDefault="4FE8AC91" w14:paraId="0AD640E8" w14:textId="42DDF13C">
            <w:pPr>
              <w:spacing w:line="259" w:lineRule="auto"/>
              <w:rPr>
                <w:rFonts w:ascii="Calibri" w:hAnsi="Calibri" w:eastAsia="Calibri" w:cs="Calibri"/>
                <w:sz w:val="16"/>
                <w:szCs w:val="16"/>
              </w:rPr>
            </w:pPr>
            <w:r w:rsidRPr="000F7CCE">
              <w:rPr>
                <w:rFonts w:ascii="Calibri" w:hAnsi="Calibri" w:eastAsia="Calibri" w:cs="Calibri"/>
                <w:sz w:val="16"/>
                <w:szCs w:val="16"/>
              </w:rPr>
              <w:t>The national competent authority providing the mappings of national practices. It makes them available online and in an easily usable and publicly accessible form</w:t>
            </w:r>
            <w:r w:rsidRPr="000F7CCE">
              <w:rPr>
                <w:rFonts w:ascii="Calibri" w:hAnsi="Calibri" w:eastAsia="Calibri" w:cs="Calibri"/>
                <w:sz w:val="16"/>
                <w:szCs w:val="16"/>
                <w:vertAlign w:val="superscript"/>
              </w:rPr>
              <w:t>1</w:t>
            </w:r>
            <w:r w:rsidRPr="000F7CCE">
              <w:rPr>
                <w:rFonts w:ascii="Calibri" w:hAnsi="Calibri" w:eastAsia="Calibri" w:cs="Calibri"/>
                <w:sz w:val="16"/>
                <w:szCs w:val="16"/>
              </w:rPr>
              <w:t>.</w:t>
            </w:r>
          </w:p>
        </w:tc>
      </w:tr>
      <w:tr w:rsidRPr="000F7CCE" w:rsidR="00670166" w:rsidTr="4B73FC4A" w14:paraId="603E599C" w14:textId="77777777">
        <w:trPr>
          <w:trHeight w:val="300"/>
        </w:trPr>
        <w:tc>
          <w:tcPr>
            <w:tcW w:w="1590" w:type="dxa"/>
            <w:tcMar>
              <w:left w:w="105" w:type="dxa"/>
              <w:right w:w="105" w:type="dxa"/>
            </w:tcMar>
          </w:tcPr>
          <w:p w:rsidRPr="000F7CCE" w:rsidR="00670166" w:rsidP="00670166" w:rsidRDefault="00670166" w14:paraId="2E4A30AB" w14:textId="29061AA0">
            <w:pPr>
              <w:rPr>
                <w:rFonts w:ascii="Calibri" w:hAnsi="Calibri" w:eastAsia="Calibri" w:cs="Calibri"/>
                <w:sz w:val="16"/>
                <w:szCs w:val="16"/>
              </w:rPr>
            </w:pPr>
            <w:r w:rsidRPr="5054A9D0">
              <w:rPr>
                <w:rFonts w:eastAsiaTheme="minorEastAsia"/>
                <w:color w:val="000000" w:themeColor="text1"/>
                <w:sz w:val="16"/>
                <w:szCs w:val="16"/>
              </w:rPr>
              <w:t>Flexibility requesting party</w:t>
            </w:r>
            <w:r w:rsidRPr="5054A9D0" w:rsidR="182D02A1">
              <w:rPr>
                <w:rFonts w:eastAsiaTheme="minorEastAsia"/>
                <w:color w:val="000000" w:themeColor="text1"/>
                <w:sz w:val="16"/>
                <w:szCs w:val="16"/>
              </w:rPr>
              <w:t xml:space="preserve"> (FRP)</w:t>
            </w:r>
          </w:p>
        </w:tc>
        <w:tc>
          <w:tcPr>
            <w:tcW w:w="1065" w:type="dxa"/>
            <w:tcMar>
              <w:left w:w="105" w:type="dxa"/>
              <w:right w:w="105" w:type="dxa"/>
            </w:tcMar>
            <w:vAlign w:val="center"/>
          </w:tcPr>
          <w:p w:rsidRPr="000F7CCE" w:rsidR="00670166" w:rsidP="00670166" w:rsidRDefault="00670166" w14:paraId="6F39E83C" w14:textId="515E2F4B">
            <w:pPr>
              <w:rPr>
                <w:rFonts w:ascii="Calibri" w:hAnsi="Calibri" w:eastAsia="Calibri" w:cs="Calibri"/>
                <w:sz w:val="16"/>
                <w:szCs w:val="16"/>
              </w:rPr>
            </w:pPr>
            <w:r w:rsidRPr="000F7CCE">
              <w:rPr>
                <w:rFonts w:ascii="Calibri" w:hAnsi="Calibri" w:eastAsia="Calibri" w:cs="Calibri"/>
                <w:sz w:val="16"/>
                <w:szCs w:val="16"/>
              </w:rPr>
              <w:t>Business</w:t>
            </w:r>
          </w:p>
        </w:tc>
        <w:tc>
          <w:tcPr>
            <w:tcW w:w="6435" w:type="dxa"/>
            <w:tcMar>
              <w:left w:w="105" w:type="dxa"/>
              <w:right w:w="105" w:type="dxa"/>
            </w:tcMar>
            <w:vAlign w:val="center"/>
          </w:tcPr>
          <w:p w:rsidRPr="000F7CCE" w:rsidR="00670166" w:rsidP="00670166" w:rsidRDefault="00670166" w14:paraId="1B8F3704" w14:textId="62CCB0BA">
            <w:pPr>
              <w:rPr>
                <w:rFonts w:ascii="Calibri" w:hAnsi="Calibri" w:eastAsia="Calibri" w:cs="Calibri"/>
                <w:sz w:val="16"/>
                <w:szCs w:val="16"/>
              </w:rPr>
            </w:pPr>
            <w:r w:rsidRPr="1AAC257D">
              <w:rPr>
                <w:rFonts w:ascii="Calibri" w:hAnsi="Calibri" w:eastAsia="Calibri" w:cs="Calibri"/>
                <w:sz w:val="16"/>
                <w:szCs w:val="16"/>
              </w:rPr>
              <w:t>A party that has an agreement with one or more flexibility service providers to provide a flexibility service [</w:t>
            </w:r>
            <w:hyperlink r:id="rId16">
              <w:r w:rsidRPr="1AAC257D">
                <w:rPr>
                  <w:rStyle w:val="Hyperlink"/>
                  <w:rFonts w:ascii="Calibri" w:hAnsi="Calibri" w:eastAsia="Calibri" w:cs="Calibri"/>
                  <w:sz w:val="16"/>
                  <w:szCs w:val="16"/>
                </w:rPr>
                <w:t>ref</w:t>
              </w:r>
            </w:hyperlink>
            <w:r w:rsidRPr="1AAC257D">
              <w:rPr>
                <w:rFonts w:ascii="Calibri" w:hAnsi="Calibri" w:eastAsia="Calibri" w:cs="Calibri"/>
                <w:sz w:val="16"/>
                <w:szCs w:val="16"/>
              </w:rPr>
              <w:t>]</w:t>
            </w:r>
            <w:r w:rsidRPr="1AAC257D" w:rsidR="098EA9CE">
              <w:rPr>
                <w:rFonts w:ascii="Calibri" w:hAnsi="Calibri" w:eastAsia="Calibri" w:cs="Calibri"/>
                <w:sz w:val="16"/>
                <w:szCs w:val="16"/>
              </w:rPr>
              <w:t>[</w:t>
            </w:r>
            <w:hyperlink r:id="rId17">
              <w:r w:rsidRPr="1AAC257D" w:rsidR="098EA9CE">
                <w:rPr>
                  <w:rStyle w:val="Hyperlink"/>
                  <w:rFonts w:ascii="Calibri" w:hAnsi="Calibri" w:eastAsia="Calibri" w:cs="Calibri"/>
                  <w:sz w:val="16"/>
                  <w:szCs w:val="16"/>
                </w:rPr>
                <w:t>ref</w:t>
              </w:r>
            </w:hyperlink>
            <w:r w:rsidRPr="1AAC257D" w:rsidR="098EA9CE">
              <w:rPr>
                <w:rFonts w:ascii="Calibri" w:hAnsi="Calibri" w:eastAsia="Calibri" w:cs="Calibri"/>
                <w:sz w:val="16"/>
                <w:szCs w:val="16"/>
              </w:rPr>
              <w:t>]</w:t>
            </w:r>
            <w:r w:rsidRPr="1AAC257D">
              <w:rPr>
                <w:rFonts w:ascii="Calibri" w:hAnsi="Calibri" w:eastAsia="Calibri" w:cs="Calibri"/>
                <w:sz w:val="16"/>
                <w:szCs w:val="16"/>
              </w:rPr>
              <w:t>. Can be a DSO, TSO, or BRP [</w:t>
            </w:r>
            <w:hyperlink r:id="rId18">
              <w:r w:rsidRPr="1AAC257D" w:rsidR="3CC7C996">
                <w:rPr>
                  <w:rStyle w:val="Hyperlink"/>
                  <w:rFonts w:ascii="Calibri" w:hAnsi="Calibri" w:eastAsia="Calibri" w:cs="Calibri"/>
                  <w:sz w:val="16"/>
                  <w:szCs w:val="16"/>
                </w:rPr>
                <w:t>ref</w:t>
              </w:r>
            </w:hyperlink>
            <w:r w:rsidRPr="1AAC257D" w:rsidR="707E6C7C">
              <w:rPr>
                <w:rFonts w:ascii="Calibri" w:hAnsi="Calibri" w:eastAsia="Calibri" w:cs="Calibri"/>
                <w:sz w:val="16"/>
                <w:szCs w:val="16"/>
              </w:rPr>
              <w:t>].</w:t>
            </w:r>
          </w:p>
        </w:tc>
      </w:tr>
      <w:tr w:rsidRPr="000F7CCE" w:rsidR="00670166" w:rsidTr="4B73FC4A" w14:paraId="3EB1EFC8" w14:textId="77777777">
        <w:trPr>
          <w:trHeight w:val="300"/>
        </w:trPr>
        <w:tc>
          <w:tcPr>
            <w:tcW w:w="1590" w:type="dxa"/>
            <w:tcMar>
              <w:left w:w="105" w:type="dxa"/>
              <w:right w:w="105" w:type="dxa"/>
            </w:tcMar>
          </w:tcPr>
          <w:p w:rsidRPr="000F7CCE" w:rsidR="00670166" w:rsidP="00670166" w:rsidRDefault="00BE4EB1" w14:paraId="23245516" w14:textId="604A5320">
            <w:pPr>
              <w:rPr>
                <w:rFonts w:ascii="Calibri" w:hAnsi="Calibri" w:eastAsia="Calibri" w:cs="Calibri"/>
                <w:sz w:val="16"/>
                <w:szCs w:val="16"/>
              </w:rPr>
            </w:pPr>
            <w:r w:rsidRPr="2DAA6A90">
              <w:rPr>
                <w:rFonts w:eastAsiaTheme="minorEastAsia"/>
                <w:color w:val="000000" w:themeColor="text1"/>
                <w:sz w:val="16"/>
                <w:szCs w:val="16"/>
              </w:rPr>
              <w:t>F</w:t>
            </w:r>
            <w:r w:rsidRPr="2DAA6A90" w:rsidR="00670166">
              <w:rPr>
                <w:rFonts w:eastAsiaTheme="minorEastAsia"/>
                <w:color w:val="000000" w:themeColor="text1"/>
                <w:sz w:val="16"/>
                <w:szCs w:val="16"/>
              </w:rPr>
              <w:t>lexibility</w:t>
            </w:r>
            <w:r w:rsidRPr="000F7CCE" w:rsidR="00670166">
              <w:rPr>
                <w:rFonts w:eastAsiaTheme="minorEastAsia" w:cstheme="minorHAnsi"/>
                <w:color w:val="000000" w:themeColor="text1"/>
                <w:sz w:val="16"/>
                <w:szCs w:val="16"/>
              </w:rPr>
              <w:t xml:space="preserve"> market operator</w:t>
            </w:r>
            <w:r>
              <w:rPr>
                <w:rFonts w:eastAsiaTheme="minorEastAsia" w:cstheme="minorHAnsi"/>
                <w:color w:val="000000" w:themeColor="text1"/>
                <w:sz w:val="16"/>
                <w:szCs w:val="16"/>
              </w:rPr>
              <w:t xml:space="preserve"> (FMO)</w:t>
            </w:r>
          </w:p>
        </w:tc>
        <w:tc>
          <w:tcPr>
            <w:tcW w:w="1065" w:type="dxa"/>
            <w:tcMar>
              <w:left w:w="105" w:type="dxa"/>
              <w:right w:w="105" w:type="dxa"/>
            </w:tcMar>
            <w:vAlign w:val="center"/>
          </w:tcPr>
          <w:p w:rsidRPr="000F7CCE" w:rsidR="00670166" w:rsidP="00670166" w:rsidRDefault="00670166" w14:paraId="43E10243" w14:textId="43D37E89">
            <w:pPr>
              <w:rPr>
                <w:rFonts w:ascii="Calibri" w:hAnsi="Calibri" w:eastAsia="Calibri" w:cs="Calibri"/>
                <w:sz w:val="16"/>
                <w:szCs w:val="16"/>
              </w:rPr>
            </w:pPr>
            <w:r w:rsidRPr="000F7CCE">
              <w:rPr>
                <w:rFonts w:ascii="Calibri" w:hAnsi="Calibri" w:eastAsia="Calibri" w:cs="Calibri"/>
                <w:sz w:val="16"/>
                <w:szCs w:val="16"/>
              </w:rPr>
              <w:t>Business</w:t>
            </w:r>
          </w:p>
        </w:tc>
        <w:tc>
          <w:tcPr>
            <w:tcW w:w="6435" w:type="dxa"/>
            <w:tcMar>
              <w:left w:w="105" w:type="dxa"/>
              <w:right w:w="105" w:type="dxa"/>
            </w:tcMar>
            <w:vAlign w:val="center"/>
          </w:tcPr>
          <w:p w:rsidRPr="000F7CCE" w:rsidR="00670166" w:rsidP="0086783E" w:rsidRDefault="00670166" w14:paraId="2A2092F1" w14:textId="2A8BD899">
            <w:pPr>
              <w:rPr>
                <w:rFonts w:ascii="Calibri" w:hAnsi="Calibri" w:eastAsia="Calibri" w:cs="Calibri"/>
                <w:sz w:val="16"/>
                <w:szCs w:val="16"/>
              </w:rPr>
            </w:pPr>
            <w:r w:rsidRPr="000F7CCE">
              <w:rPr>
                <w:rFonts w:ascii="Calibri" w:hAnsi="Calibri" w:eastAsia="Calibri" w:cs="Calibri"/>
                <w:sz w:val="16"/>
                <w:szCs w:val="16"/>
              </w:rPr>
              <w:t>A party responsible for operating a flexibility marke</w:t>
            </w:r>
            <w:r w:rsidR="00AF6225">
              <w:rPr>
                <w:rFonts w:ascii="Calibri" w:hAnsi="Calibri" w:eastAsia="Calibri" w:cs="Calibri"/>
                <w:sz w:val="16"/>
                <w:szCs w:val="16"/>
              </w:rPr>
              <w:t xml:space="preserve">t, i.e., </w:t>
            </w:r>
            <w:r w:rsidRPr="0086783E" w:rsidR="0086783E">
              <w:rPr>
                <w:rFonts w:ascii="Calibri" w:hAnsi="Calibri" w:eastAsia="Calibri" w:cs="Calibri"/>
                <w:sz w:val="16"/>
                <w:szCs w:val="16"/>
              </w:rPr>
              <w:t>provides a service whereby the</w:t>
            </w:r>
            <w:r w:rsidR="00822002">
              <w:rPr>
                <w:rFonts w:ascii="Calibri" w:hAnsi="Calibri" w:eastAsia="Calibri" w:cs="Calibri"/>
                <w:sz w:val="16"/>
                <w:szCs w:val="16"/>
              </w:rPr>
              <w:t xml:space="preserve"> </w:t>
            </w:r>
            <w:r w:rsidRPr="0086783E" w:rsidR="0086783E">
              <w:rPr>
                <w:rFonts w:ascii="Calibri" w:hAnsi="Calibri" w:eastAsia="Calibri" w:cs="Calibri"/>
                <w:sz w:val="16"/>
                <w:szCs w:val="16"/>
              </w:rPr>
              <w:t>offers to sell flexibility are matched with</w:t>
            </w:r>
            <w:r w:rsidR="0086783E">
              <w:rPr>
                <w:rFonts w:ascii="Calibri" w:hAnsi="Calibri" w:eastAsia="Calibri" w:cs="Calibri"/>
                <w:sz w:val="16"/>
                <w:szCs w:val="16"/>
              </w:rPr>
              <w:t xml:space="preserve"> </w:t>
            </w:r>
            <w:r w:rsidRPr="0086783E" w:rsidR="0086783E">
              <w:rPr>
                <w:rFonts w:ascii="Calibri" w:hAnsi="Calibri" w:eastAsia="Calibri" w:cs="Calibri"/>
                <w:sz w:val="16"/>
                <w:szCs w:val="16"/>
              </w:rPr>
              <w:t>bids to buy flexibility</w:t>
            </w:r>
            <w:r w:rsidR="001F6D9D">
              <w:rPr>
                <w:rFonts w:ascii="Calibri" w:hAnsi="Calibri" w:eastAsia="Calibri" w:cs="Calibri"/>
                <w:sz w:val="16"/>
                <w:szCs w:val="16"/>
              </w:rPr>
              <w:t xml:space="preserve"> (adapted from [</w:t>
            </w:r>
            <w:hyperlink w:history="1" r:id="rId19">
              <w:r w:rsidRPr="00B95C86" w:rsidR="00B95C86">
                <w:rPr>
                  <w:rStyle w:val="Hyperlink"/>
                  <w:rFonts w:ascii="Calibri" w:hAnsi="Calibri" w:eastAsia="Calibri" w:cs="Calibri"/>
                  <w:sz w:val="16"/>
                  <w:szCs w:val="16"/>
                </w:rPr>
                <w:t>ENTSO-E</w:t>
              </w:r>
            </w:hyperlink>
            <w:r w:rsidR="001F6D9D">
              <w:rPr>
                <w:rFonts w:ascii="Calibri" w:hAnsi="Calibri" w:eastAsia="Calibri" w:cs="Calibri"/>
                <w:sz w:val="16"/>
                <w:szCs w:val="16"/>
              </w:rPr>
              <w:t>]</w:t>
            </w:r>
            <w:r w:rsidR="00822002">
              <w:rPr>
                <w:rFonts w:ascii="Calibri" w:hAnsi="Calibri" w:eastAsia="Calibri" w:cs="Calibri"/>
                <w:sz w:val="16"/>
                <w:szCs w:val="16"/>
              </w:rPr>
              <w:t>)</w:t>
            </w:r>
            <w:r w:rsidRPr="0086783E" w:rsidR="0086783E">
              <w:rPr>
                <w:rFonts w:ascii="Calibri" w:hAnsi="Calibri" w:eastAsia="Calibri" w:cs="Calibri"/>
                <w:sz w:val="16"/>
                <w:szCs w:val="16"/>
              </w:rPr>
              <w:t>.</w:t>
            </w:r>
            <w:r w:rsidRPr="0086783E" w:rsidDel="00AF6225" w:rsidR="0086783E">
              <w:rPr>
                <w:rFonts w:ascii="Calibri" w:hAnsi="Calibri" w:eastAsia="Calibri" w:cs="Calibri"/>
                <w:sz w:val="16"/>
                <w:szCs w:val="16"/>
              </w:rPr>
              <w:t xml:space="preserve"> </w:t>
            </w:r>
          </w:p>
        </w:tc>
      </w:tr>
    </w:tbl>
    <w:p w:rsidR="00DD3A40" w:rsidP="17730425" w:rsidRDefault="00DD3A40" w14:paraId="76159E77" w14:textId="77777777">
      <w:pPr>
        <w:rPr>
          <w:rFonts w:ascii="Arial" w:hAnsi="Arial" w:eastAsia="Arial" w:cs="Arial"/>
          <w:b/>
          <w:bCs/>
          <w:color w:val="000000" w:themeColor="text1"/>
        </w:rPr>
      </w:pPr>
    </w:p>
    <w:p w:rsidRPr="000F7CCE" w:rsidR="72B86907" w:rsidP="17730425" w:rsidRDefault="72B86907" w14:paraId="0E2124F4" w14:textId="31AA874F">
      <w:pPr>
        <w:rPr>
          <w:rFonts w:ascii="Arial" w:hAnsi="Arial" w:eastAsia="Arial" w:cs="Arial"/>
          <w:b/>
          <w:bCs/>
          <w:color w:val="000000" w:themeColor="text1"/>
        </w:rPr>
      </w:pPr>
      <w:r w:rsidRPr="4B73FC4A">
        <w:rPr>
          <w:rFonts w:ascii="Arial" w:hAnsi="Arial" w:eastAsia="Arial" w:cs="Arial"/>
          <w:b/>
          <w:bCs/>
          <w:color w:val="000000" w:themeColor="text1"/>
        </w:rPr>
        <w:t>Procedure Conditions</w:t>
      </w:r>
    </w:p>
    <w:p w:rsidR="211C613C" w:rsidP="0D242F99" w:rsidRDefault="4F38EC23" w14:paraId="7F70D540" w14:textId="59887BEC">
      <w:pPr>
        <w:rPr>
          <w:rFonts w:ascii="Arial" w:hAnsi="Arial" w:eastAsia="Arial" w:cs="Arial"/>
          <w:color w:val="000000" w:themeColor="text1"/>
        </w:rPr>
      </w:pPr>
      <w:r w:rsidRPr="1813EA58">
        <w:rPr>
          <w:rFonts w:ascii="Arial" w:hAnsi="Arial" w:eastAsia="Arial" w:cs="Arial"/>
          <w:color w:val="000000" w:themeColor="text1"/>
        </w:rPr>
        <w:t xml:space="preserve">The status label indicate whether a procedure is mature and established in country member contexts, or whether it refers to new processes and workflows which are gaining maturity </w:t>
      </w:r>
      <w:r w:rsidRPr="1813EA58" w:rsidR="6D17FC54">
        <w:rPr>
          <w:rFonts w:ascii="Arial" w:hAnsi="Arial" w:eastAsia="Arial" w:cs="Arial"/>
          <w:color w:val="000000" w:themeColor="text1"/>
        </w:rPr>
        <w:t xml:space="preserve">and are </w:t>
      </w:r>
      <w:r w:rsidRPr="4D0128B4" w:rsidR="6D17FC54">
        <w:rPr>
          <w:rFonts w:ascii="Arial" w:hAnsi="Arial" w:eastAsia="Arial" w:cs="Arial"/>
          <w:color w:val="000000" w:themeColor="text1"/>
        </w:rPr>
        <w:t>considered</w:t>
      </w:r>
      <w:r w:rsidRPr="1813EA58" w:rsidR="6D17FC54">
        <w:rPr>
          <w:rFonts w:ascii="Arial" w:hAnsi="Arial" w:eastAsia="Arial" w:cs="Arial"/>
          <w:color w:val="000000" w:themeColor="text1"/>
        </w:rPr>
        <w:t xml:space="preserve"> important in the overall collective energy sharing reference model</w:t>
      </w:r>
      <w:r w:rsidRPr="4D0128B4" w:rsidR="6D17FC54">
        <w:rPr>
          <w:rFonts w:ascii="Arial" w:hAnsi="Arial" w:eastAsia="Arial" w:cs="Arial"/>
          <w:color w:val="000000" w:themeColor="text1"/>
        </w:rPr>
        <w:t xml:space="preserve">, </w:t>
      </w:r>
      <w:r w:rsidRPr="62F7E368" w:rsidR="6D17FC54">
        <w:rPr>
          <w:rFonts w:ascii="Arial" w:hAnsi="Arial" w:eastAsia="Arial" w:cs="Arial"/>
          <w:color w:val="000000" w:themeColor="text1"/>
        </w:rPr>
        <w:t>although</w:t>
      </w:r>
      <w:r w:rsidRPr="4D0128B4" w:rsidR="6D17FC54">
        <w:rPr>
          <w:rFonts w:ascii="Arial" w:hAnsi="Arial" w:eastAsia="Arial" w:cs="Arial"/>
          <w:color w:val="000000" w:themeColor="text1"/>
        </w:rPr>
        <w:t xml:space="preserve"> remain </w:t>
      </w:r>
      <w:r w:rsidRPr="62F7E368" w:rsidR="6D17FC54">
        <w:rPr>
          <w:rFonts w:ascii="Arial" w:hAnsi="Arial" w:eastAsia="Arial" w:cs="Arial"/>
          <w:color w:val="000000" w:themeColor="text1"/>
        </w:rPr>
        <w:t xml:space="preserve">partially </w:t>
      </w:r>
      <w:r w:rsidRPr="4D0128B4" w:rsidR="6D17FC54">
        <w:rPr>
          <w:rFonts w:ascii="Arial" w:hAnsi="Arial" w:eastAsia="Arial" w:cs="Arial"/>
          <w:color w:val="000000" w:themeColor="text1"/>
        </w:rPr>
        <w:t xml:space="preserve">uncertain in terms of data exchanged and digital </w:t>
      </w:r>
      <w:r w:rsidRPr="62F7E368" w:rsidR="6D17FC54">
        <w:rPr>
          <w:rFonts w:ascii="Arial" w:hAnsi="Arial" w:eastAsia="Arial" w:cs="Arial"/>
          <w:color w:val="000000" w:themeColor="text1"/>
        </w:rPr>
        <w:t>technologies involved</w:t>
      </w:r>
      <w:r w:rsidRPr="62F7E368" w:rsidDel="00951AA6" w:rsidR="6D17FC54">
        <w:rPr>
          <w:rFonts w:ascii="Arial" w:hAnsi="Arial" w:eastAsia="Arial" w:cs="Arial"/>
          <w:color w:val="000000" w:themeColor="text1"/>
        </w:rPr>
        <w:t>.</w:t>
      </w:r>
    </w:p>
    <w:tbl>
      <w:tblPr>
        <w:tblStyle w:val="TableGrid"/>
        <w:tblW w:w="9344" w:type="dxa"/>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Change w:author="" w:id="2005429718">
          <w:tblPr/>
        </w:tblPrChange>
      </w:tblPr>
      <w:tblGrid>
        <w:gridCol w:w="467"/>
        <w:gridCol w:w="870"/>
        <w:gridCol w:w="2427"/>
        <w:gridCol w:w="1736"/>
        <w:gridCol w:w="3844"/>
      </w:tblGrid>
      <w:tr w:rsidRPr="000F7CCE" w:rsidR="002F16FE" w:rsidTr="1A7743B0" w14:paraId="48CB3FE5" w14:textId="77777777">
        <w:trPr>
          <w:trHeight w:val="300"/>
        </w:trPr>
        <w:tc>
          <w:tcPr>
            <w:tcW w:w="9344" w:type="dxa"/>
            <w:gridSpan w:val="5"/>
            <w:shd w:val="clear" w:color="auto" w:fill="D9D9D9" w:themeFill="background1" w:themeFillShade="D9"/>
            <w:tcMar/>
          </w:tcPr>
          <w:p w:rsidR="008C0A4A" w:rsidP="00D046FF" w:rsidRDefault="00D046FF" w14:paraId="379C84DC" w14:textId="30BB8B1E">
            <w:pPr>
              <w:jc w:val="center"/>
            </w:pPr>
            <w:r>
              <w:rPr>
                <w:rFonts w:ascii="Arial" w:hAnsi="Arial" w:eastAsia="Arial" w:cs="Arial"/>
                <w:b/>
                <w:bCs/>
                <w:i/>
                <w:iCs/>
                <w:color w:val="000000" w:themeColor="text1"/>
                <w:sz w:val="16"/>
                <w:szCs w:val="16"/>
              </w:rPr>
              <w:t xml:space="preserve">Table II – Procedure </w:t>
            </w:r>
            <w:commentRangeStart w:id="20"/>
            <w:commentRangeStart w:id="21"/>
            <w:r w:rsidR="00821182">
              <w:rPr>
                <w:rFonts w:ascii="Arial" w:hAnsi="Arial" w:eastAsia="Arial" w:cs="Arial"/>
                <w:b/>
                <w:bCs/>
                <w:i/>
                <w:iCs/>
                <w:color w:val="000000" w:themeColor="text1"/>
                <w:sz w:val="16"/>
                <w:szCs w:val="16"/>
              </w:rPr>
              <w:t>Conditions</w:t>
            </w:r>
            <w:commentRangeEnd w:id="20"/>
            <w:r w:rsidR="005436A2">
              <w:rPr>
                <w:rStyle w:val="CommentReference"/>
              </w:rPr>
              <w:commentReference w:id="20"/>
            </w:r>
            <w:commentRangeEnd w:id="21"/>
            <w:r>
              <w:rPr>
                <w:rStyle w:val="CommentReference"/>
              </w:rPr>
              <w:commentReference w:id="21"/>
            </w:r>
          </w:p>
        </w:tc>
      </w:tr>
      <w:tr w:rsidRPr="000F7CCE" w:rsidR="002F16FE" w:rsidTr="1A7743B0" w14:paraId="35AEB185" w14:textId="77777777">
        <w:trPr>
          <w:trHeight w:val="300"/>
        </w:trPr>
        <w:tc>
          <w:tcPr>
            <w:tcW w:w="467" w:type="dxa"/>
            <w:shd w:val="clear" w:color="auto" w:fill="D0CECE" w:themeFill="background2" w:themeFillShade="E6"/>
            <w:tcMar>
              <w:left w:w="105" w:type="dxa"/>
              <w:right w:w="105" w:type="dxa"/>
            </w:tcMar>
          </w:tcPr>
          <w:p w:rsidRPr="000F7CCE" w:rsidR="17730425" w:rsidP="17730425" w:rsidRDefault="17730425" w14:paraId="12564E7C" w14:textId="3213DC43">
            <w:pPr>
              <w:widowControl w:val="0"/>
              <w:spacing w:line="259" w:lineRule="auto"/>
              <w:rPr>
                <w:rFonts w:ascii="Arial" w:hAnsi="Arial" w:eastAsia="Arial" w:cs="Arial"/>
                <w:color w:val="000000" w:themeColor="text1"/>
                <w:sz w:val="16"/>
                <w:szCs w:val="16"/>
              </w:rPr>
            </w:pPr>
            <w:r w:rsidRPr="000F7CCE">
              <w:rPr>
                <w:rFonts w:ascii="Arial" w:hAnsi="Arial" w:eastAsia="Arial" w:cs="Arial"/>
                <w:b/>
                <w:bCs/>
                <w:i/>
                <w:iCs/>
                <w:color w:val="000000" w:themeColor="text1"/>
                <w:sz w:val="16"/>
                <w:szCs w:val="16"/>
              </w:rPr>
              <w:t>No.</w:t>
            </w:r>
          </w:p>
        </w:tc>
        <w:tc>
          <w:tcPr>
            <w:tcW w:w="870" w:type="dxa"/>
            <w:shd w:val="clear" w:color="auto" w:fill="D0CECE" w:themeFill="background2" w:themeFillShade="E6"/>
            <w:tcMar>
              <w:left w:w="105" w:type="dxa"/>
              <w:right w:w="105" w:type="dxa"/>
            </w:tcMar>
          </w:tcPr>
          <w:p w:rsidRPr="1613479B" w:rsidR="43C4D1F8" w:rsidP="1613479B" w:rsidRDefault="43C4D1F8" w14:paraId="7EBE28B4" w14:textId="2759D5DF">
            <w:pPr>
              <w:spacing w:line="259" w:lineRule="auto"/>
              <w:rPr>
                <w:rFonts w:ascii="Arial" w:hAnsi="Arial" w:eastAsia="Arial" w:cs="Arial"/>
                <w:b/>
                <w:bCs/>
                <w:i/>
                <w:iCs/>
                <w:color w:val="000000" w:themeColor="text1"/>
                <w:sz w:val="16"/>
                <w:szCs w:val="16"/>
              </w:rPr>
            </w:pPr>
            <w:r w:rsidRPr="1613479B">
              <w:rPr>
                <w:rFonts w:ascii="Arial" w:hAnsi="Arial" w:eastAsia="Arial" w:cs="Arial"/>
                <w:b/>
                <w:bCs/>
                <w:i/>
                <w:iCs/>
                <w:color w:val="000000" w:themeColor="text1"/>
                <w:sz w:val="16"/>
                <w:szCs w:val="16"/>
              </w:rPr>
              <w:t>Status</w:t>
            </w:r>
            <w:r w:rsidRPr="2D469085" w:rsidR="63436047">
              <w:rPr>
                <w:rFonts w:ascii="Arial" w:hAnsi="Arial" w:eastAsia="Arial" w:cs="Arial"/>
                <w:b/>
                <w:bCs/>
                <w:i/>
                <w:iCs/>
                <w:color w:val="000000" w:themeColor="text1"/>
                <w:sz w:val="16"/>
                <w:szCs w:val="16"/>
              </w:rPr>
              <w:t>/ phasing</w:t>
            </w:r>
          </w:p>
        </w:tc>
        <w:tc>
          <w:tcPr>
            <w:tcW w:w="2427" w:type="dxa"/>
            <w:shd w:val="clear" w:color="auto" w:fill="D0CECE" w:themeFill="background2" w:themeFillShade="E6"/>
            <w:tcMar>
              <w:left w:w="105" w:type="dxa"/>
              <w:right w:w="105" w:type="dxa"/>
            </w:tcMar>
          </w:tcPr>
          <w:p w:rsidRPr="000F7CCE" w:rsidR="17730425" w:rsidP="17730425" w:rsidRDefault="17730425" w14:paraId="221A9F95" w14:textId="6531D3D8">
            <w:pPr>
              <w:widowControl w:val="0"/>
              <w:spacing w:line="259" w:lineRule="auto"/>
              <w:rPr>
                <w:rFonts w:ascii="Arial" w:hAnsi="Arial" w:eastAsia="Arial" w:cs="Arial"/>
                <w:color w:val="000000" w:themeColor="text1"/>
                <w:sz w:val="16"/>
                <w:szCs w:val="16"/>
              </w:rPr>
            </w:pPr>
            <w:r w:rsidRPr="000F7CCE">
              <w:rPr>
                <w:rFonts w:ascii="Arial" w:hAnsi="Arial" w:eastAsia="Arial" w:cs="Arial"/>
                <w:b/>
                <w:bCs/>
                <w:i/>
                <w:iCs/>
                <w:color w:val="000000" w:themeColor="text1"/>
                <w:sz w:val="16"/>
                <w:szCs w:val="16"/>
              </w:rPr>
              <w:t>Procedure name</w:t>
            </w:r>
          </w:p>
        </w:tc>
        <w:tc>
          <w:tcPr>
            <w:tcW w:w="1736" w:type="dxa"/>
            <w:shd w:val="clear" w:color="auto" w:fill="D0CECE" w:themeFill="background2" w:themeFillShade="E6"/>
            <w:tcMar>
              <w:left w:w="105" w:type="dxa"/>
              <w:right w:w="105" w:type="dxa"/>
            </w:tcMar>
          </w:tcPr>
          <w:p w:rsidRPr="000F7CCE" w:rsidR="17730425" w:rsidP="17730425" w:rsidRDefault="17730425" w14:paraId="0C35D8B6" w14:textId="52CF9AF4">
            <w:pPr>
              <w:widowControl w:val="0"/>
              <w:spacing w:line="259" w:lineRule="auto"/>
              <w:rPr>
                <w:rFonts w:ascii="Arial" w:hAnsi="Arial" w:eastAsia="Arial" w:cs="Arial"/>
                <w:color w:val="000000" w:themeColor="text1"/>
                <w:sz w:val="16"/>
                <w:szCs w:val="16"/>
              </w:rPr>
            </w:pPr>
            <w:r w:rsidRPr="000F7CCE">
              <w:rPr>
                <w:rFonts w:ascii="Arial" w:hAnsi="Arial" w:eastAsia="Arial" w:cs="Arial"/>
                <w:b/>
                <w:bCs/>
                <w:i/>
                <w:iCs/>
                <w:color w:val="000000" w:themeColor="text1"/>
                <w:sz w:val="16"/>
                <w:szCs w:val="16"/>
              </w:rPr>
              <w:t>Primary actor</w:t>
            </w:r>
          </w:p>
        </w:tc>
        <w:tc>
          <w:tcPr>
            <w:tcW w:w="3844" w:type="dxa"/>
            <w:shd w:val="clear" w:color="auto" w:fill="D0CECE" w:themeFill="background2" w:themeFillShade="E6"/>
            <w:tcMar>
              <w:left w:w="105" w:type="dxa"/>
              <w:right w:w="105" w:type="dxa"/>
            </w:tcMar>
          </w:tcPr>
          <w:p w:rsidRPr="000F7CCE" w:rsidR="17730425" w:rsidP="17730425" w:rsidRDefault="17730425" w14:paraId="2AC9A518" w14:textId="14B15FCE">
            <w:pPr>
              <w:widowControl w:val="0"/>
              <w:spacing w:line="259" w:lineRule="auto"/>
              <w:rPr>
                <w:rFonts w:ascii="Arial" w:hAnsi="Arial" w:eastAsia="Arial" w:cs="Arial"/>
                <w:color w:val="000000" w:themeColor="text1"/>
                <w:sz w:val="16"/>
                <w:szCs w:val="16"/>
              </w:rPr>
            </w:pPr>
            <w:r w:rsidRPr="000F7CCE">
              <w:rPr>
                <w:rFonts w:ascii="Arial" w:hAnsi="Arial" w:eastAsia="Arial" w:cs="Arial"/>
                <w:b/>
                <w:bCs/>
                <w:i/>
                <w:iCs/>
                <w:color w:val="000000" w:themeColor="text1"/>
                <w:sz w:val="16"/>
                <w:szCs w:val="16"/>
              </w:rPr>
              <w:t>Pre-condition</w:t>
            </w:r>
          </w:p>
        </w:tc>
      </w:tr>
      <w:tr w:rsidRPr="000F7CCE" w:rsidR="002F16FE" w:rsidTr="1A7743B0" w14:paraId="7174D818" w14:textId="77777777">
        <w:trPr>
          <w:trHeight w:val="695"/>
        </w:trPr>
        <w:tc>
          <w:tcPr>
            <w:tcW w:w="467" w:type="dxa"/>
            <w:tcMar>
              <w:left w:w="105" w:type="dxa"/>
              <w:right w:w="105" w:type="dxa"/>
            </w:tcMar>
          </w:tcPr>
          <w:p w:rsidRPr="000F7CCE" w:rsidR="17730425" w:rsidP="17730425" w:rsidRDefault="17730425" w14:paraId="4AD47E41" w14:textId="17A4D182">
            <w:pPr>
              <w:widowControl w:val="0"/>
              <w:spacing w:line="259" w:lineRule="auto"/>
              <w:rPr>
                <w:rFonts w:ascii="Calibri" w:hAnsi="Calibri" w:eastAsia="Calibri" w:cs="Calibri"/>
                <w:color w:val="000000" w:themeColor="text1"/>
                <w:sz w:val="16"/>
                <w:szCs w:val="16"/>
              </w:rPr>
            </w:pPr>
            <w:r w:rsidRPr="000F7CCE">
              <w:rPr>
                <w:rFonts w:ascii="Calibri" w:hAnsi="Calibri" w:eastAsia="Calibri" w:cs="Calibri"/>
                <w:color w:val="000000" w:themeColor="text1"/>
                <w:sz w:val="16"/>
                <w:szCs w:val="16"/>
              </w:rPr>
              <w:t>1</w:t>
            </w:r>
          </w:p>
        </w:tc>
        <w:tc>
          <w:tcPr>
            <w:tcW w:w="870" w:type="dxa"/>
            <w:tcMar>
              <w:left w:w="105" w:type="dxa"/>
              <w:right w:w="105" w:type="dxa"/>
            </w:tcMar>
          </w:tcPr>
          <w:p w:rsidR="1613479B" w:rsidP="1613479B" w:rsidRDefault="00584195" w14:paraId="0E3D5160" w14:textId="42D45B18">
            <w:pPr>
              <w:spacing w:line="259" w:lineRule="auto"/>
              <w:rPr>
                <w:rFonts w:ascii="Calibri" w:hAnsi="Calibri" w:eastAsia="Calibri" w:cs="Calibri"/>
                <w:color w:val="000000" w:themeColor="text1"/>
                <w:sz w:val="16"/>
                <w:szCs w:val="16"/>
              </w:rPr>
            </w:pPr>
            <w:r>
              <w:rPr>
                <w:rFonts w:ascii="Calibri" w:hAnsi="Calibri" w:eastAsia="Calibri" w:cs="Calibri"/>
                <w:color w:val="000000" w:themeColor="text1"/>
                <w:sz w:val="16"/>
                <w:szCs w:val="16"/>
              </w:rPr>
              <w:t>Phase 1</w:t>
            </w:r>
          </w:p>
        </w:tc>
        <w:tc>
          <w:tcPr>
            <w:tcW w:w="2427" w:type="dxa"/>
            <w:tcMar>
              <w:left w:w="105" w:type="dxa"/>
              <w:right w:w="105" w:type="dxa"/>
            </w:tcMar>
          </w:tcPr>
          <w:p w:rsidRPr="000F7CCE" w:rsidR="17730425" w:rsidP="17730425" w:rsidRDefault="17730425" w14:paraId="7B748973" w14:textId="0800E2E5">
            <w:pPr>
              <w:widowControl w:val="0"/>
              <w:spacing w:line="259" w:lineRule="auto"/>
              <w:rPr>
                <w:rFonts w:ascii="Calibri" w:hAnsi="Calibri" w:eastAsia="Calibri" w:cs="Calibri"/>
                <w:color w:val="000000" w:themeColor="text1"/>
                <w:sz w:val="16"/>
                <w:szCs w:val="16"/>
              </w:rPr>
            </w:pPr>
            <w:r w:rsidRPr="000F7CCE">
              <w:rPr>
                <w:rFonts w:ascii="Calibri" w:hAnsi="Calibri" w:eastAsia="Calibri" w:cs="Calibri"/>
                <w:color w:val="000000" w:themeColor="text1"/>
                <w:sz w:val="16"/>
                <w:szCs w:val="16"/>
              </w:rPr>
              <w:t>Registration of a collective energy sharing unit</w:t>
            </w:r>
          </w:p>
          <w:p w:rsidRPr="000F7CCE" w:rsidR="17730425" w:rsidP="17730425" w:rsidRDefault="17730425" w14:paraId="73287996" w14:textId="7C95E1A7">
            <w:pPr>
              <w:widowControl w:val="0"/>
              <w:spacing w:line="259" w:lineRule="auto"/>
              <w:rPr>
                <w:rFonts w:ascii="Calibri" w:hAnsi="Calibri" w:eastAsia="Calibri" w:cs="Calibri"/>
                <w:color w:val="000000" w:themeColor="text1"/>
                <w:sz w:val="16"/>
                <w:szCs w:val="16"/>
              </w:rPr>
            </w:pPr>
          </w:p>
        </w:tc>
        <w:tc>
          <w:tcPr>
            <w:tcW w:w="1736" w:type="dxa"/>
            <w:tcMar>
              <w:left w:w="105" w:type="dxa"/>
              <w:right w:w="105" w:type="dxa"/>
            </w:tcMar>
          </w:tcPr>
          <w:p w:rsidRPr="000F7CCE" w:rsidR="17730425" w:rsidP="17730425" w:rsidRDefault="17730425" w14:paraId="1657451A" w14:textId="47ED85A4">
            <w:pPr>
              <w:widowControl w:val="0"/>
              <w:spacing w:line="259" w:lineRule="auto"/>
              <w:rPr>
                <w:rFonts w:ascii="Calibri" w:hAnsi="Calibri" w:eastAsia="Calibri" w:cs="Calibri"/>
                <w:color w:val="000000" w:themeColor="text1"/>
                <w:sz w:val="16"/>
                <w:szCs w:val="16"/>
              </w:rPr>
            </w:pPr>
            <w:r w:rsidRPr="000F7CCE">
              <w:rPr>
                <w:rFonts w:ascii="Calibri" w:hAnsi="Calibri" w:eastAsia="Calibri" w:cs="Calibri"/>
                <w:color w:val="000000" w:themeColor="text1"/>
                <w:sz w:val="16"/>
                <w:szCs w:val="16"/>
              </w:rPr>
              <w:t>CESU operator</w:t>
            </w:r>
          </w:p>
        </w:tc>
        <w:tc>
          <w:tcPr>
            <w:tcW w:w="3844" w:type="dxa"/>
            <w:tcMar>
              <w:left w:w="105" w:type="dxa"/>
              <w:right w:w="105" w:type="dxa"/>
            </w:tcMar>
          </w:tcPr>
          <w:p w:rsidRPr="000F7CCE" w:rsidR="17730425" w:rsidP="17730425" w:rsidRDefault="17730425" w14:paraId="50FD7CCE" w14:textId="369086E2">
            <w:pPr>
              <w:widowControl w:val="0"/>
              <w:spacing w:line="259" w:lineRule="auto"/>
              <w:rPr>
                <w:rFonts w:ascii="Calibri" w:hAnsi="Calibri" w:eastAsia="Calibri" w:cs="Calibri"/>
                <w:color w:val="000000" w:themeColor="text1"/>
                <w:sz w:val="16"/>
                <w:szCs w:val="16"/>
              </w:rPr>
            </w:pPr>
            <w:r w:rsidRPr="000F7CCE">
              <w:rPr>
                <w:rFonts w:ascii="Calibri" w:hAnsi="Calibri" w:eastAsia="Calibri" w:cs="Calibri"/>
                <w:color w:val="000000" w:themeColor="text1"/>
                <w:sz w:val="16"/>
                <w:szCs w:val="16"/>
              </w:rPr>
              <w:t>The collective energy sharing unit is formally established.</w:t>
            </w:r>
          </w:p>
        </w:tc>
      </w:tr>
      <w:tr w:rsidRPr="000F7CCE" w:rsidR="002F16FE" w:rsidTr="1A7743B0" w14:paraId="04C38E12" w14:textId="77777777">
        <w:trPr>
          <w:trHeight w:val="300"/>
        </w:trPr>
        <w:tc>
          <w:tcPr>
            <w:tcW w:w="467" w:type="dxa"/>
            <w:tcMar>
              <w:left w:w="105" w:type="dxa"/>
              <w:right w:w="105" w:type="dxa"/>
            </w:tcMar>
          </w:tcPr>
          <w:p w:rsidRPr="000F7CCE" w:rsidR="00835925" w:rsidP="00835925" w:rsidRDefault="00835925" w14:paraId="752FA8A4" w14:textId="16A36FDF">
            <w:pPr>
              <w:widowControl w:val="0"/>
              <w:rPr>
                <w:rFonts w:ascii="Calibri" w:hAnsi="Calibri" w:eastAsia="Calibri" w:cs="Calibri"/>
                <w:color w:val="000000" w:themeColor="text1"/>
                <w:sz w:val="16"/>
                <w:szCs w:val="16"/>
              </w:rPr>
            </w:pPr>
            <w:r w:rsidRPr="000F7CCE">
              <w:rPr>
                <w:rFonts w:ascii="Calibri" w:hAnsi="Calibri" w:eastAsia="Calibri" w:cs="Calibri"/>
                <w:color w:val="000000" w:themeColor="text1"/>
                <w:sz w:val="16"/>
                <w:szCs w:val="16"/>
              </w:rPr>
              <w:t>2</w:t>
            </w:r>
          </w:p>
        </w:tc>
        <w:tc>
          <w:tcPr>
            <w:tcW w:w="870" w:type="dxa"/>
            <w:tcMar>
              <w:left w:w="105" w:type="dxa"/>
              <w:right w:w="105" w:type="dxa"/>
            </w:tcMar>
          </w:tcPr>
          <w:p w:rsidR="1613479B" w:rsidP="1613479B" w:rsidRDefault="00584195" w14:paraId="02D8D2B7" w14:textId="338B2B31">
            <w:pPr>
              <w:rPr>
                <w:rFonts w:ascii="Calibri" w:hAnsi="Calibri" w:eastAsia="Calibri" w:cs="Calibri"/>
                <w:color w:val="000000" w:themeColor="text1"/>
                <w:sz w:val="16"/>
                <w:szCs w:val="16"/>
              </w:rPr>
            </w:pPr>
            <w:r>
              <w:rPr>
                <w:rFonts w:ascii="Calibri" w:hAnsi="Calibri" w:eastAsia="Calibri" w:cs="Calibri"/>
                <w:color w:val="000000" w:themeColor="text1"/>
                <w:sz w:val="16"/>
                <w:szCs w:val="16"/>
              </w:rPr>
              <w:t>Phase 1</w:t>
            </w:r>
          </w:p>
        </w:tc>
        <w:tc>
          <w:tcPr>
            <w:tcW w:w="2427" w:type="dxa"/>
            <w:tcMar>
              <w:left w:w="105" w:type="dxa"/>
              <w:right w:w="105" w:type="dxa"/>
            </w:tcMar>
          </w:tcPr>
          <w:p w:rsidRPr="000F7CCE" w:rsidR="00835925" w:rsidP="00835925" w:rsidRDefault="00835925" w14:paraId="4065A227" w14:textId="5B56466E">
            <w:pPr>
              <w:widowControl w:val="0"/>
              <w:rPr>
                <w:rFonts w:ascii="Calibri" w:hAnsi="Calibri" w:eastAsia="Calibri" w:cs="Calibri"/>
                <w:color w:val="000000" w:themeColor="text1"/>
                <w:sz w:val="16"/>
                <w:szCs w:val="16"/>
              </w:rPr>
            </w:pPr>
            <w:r w:rsidRPr="000F7CCE">
              <w:rPr>
                <w:rFonts w:ascii="Calibri" w:hAnsi="Calibri" w:eastAsia="Calibri" w:cs="Calibri"/>
                <w:color w:val="000000" w:themeColor="text1"/>
                <w:sz w:val="16"/>
                <w:szCs w:val="16"/>
              </w:rPr>
              <w:t>CESU operator queries if metering point may be assigned</w:t>
            </w:r>
          </w:p>
        </w:tc>
        <w:tc>
          <w:tcPr>
            <w:tcW w:w="1736" w:type="dxa"/>
            <w:tcMar>
              <w:left w:w="105" w:type="dxa"/>
              <w:right w:w="105" w:type="dxa"/>
            </w:tcMar>
          </w:tcPr>
          <w:p w:rsidRPr="000F7CCE" w:rsidR="00835925" w:rsidP="00835925" w:rsidRDefault="00835925" w14:paraId="160A856B" w14:textId="17D8CAEC">
            <w:pPr>
              <w:widowControl w:val="0"/>
              <w:rPr>
                <w:rFonts w:ascii="Calibri" w:hAnsi="Calibri" w:eastAsia="Calibri" w:cs="Calibri"/>
                <w:color w:val="000000" w:themeColor="text1"/>
                <w:sz w:val="16"/>
                <w:szCs w:val="16"/>
              </w:rPr>
            </w:pPr>
            <w:r w:rsidRPr="000F7CCE">
              <w:rPr>
                <w:rFonts w:ascii="Calibri" w:hAnsi="Calibri" w:eastAsia="Calibri" w:cs="Calibri"/>
                <w:color w:val="000000" w:themeColor="text1"/>
                <w:sz w:val="16"/>
                <w:szCs w:val="16"/>
              </w:rPr>
              <w:t>CESU member</w:t>
            </w:r>
          </w:p>
        </w:tc>
        <w:tc>
          <w:tcPr>
            <w:tcW w:w="3844" w:type="dxa"/>
            <w:tcMar>
              <w:left w:w="105" w:type="dxa"/>
              <w:right w:w="105" w:type="dxa"/>
            </w:tcMar>
          </w:tcPr>
          <w:p w:rsidRPr="000F7CCE" w:rsidR="00835925" w:rsidP="00835925" w:rsidRDefault="00835925" w14:paraId="2CAD05C8" w14:textId="72ED74DB">
            <w:pPr>
              <w:widowControl w:val="0"/>
              <w:rPr>
                <w:rFonts w:ascii="Calibri" w:hAnsi="Calibri" w:eastAsia="Calibri" w:cs="Calibri"/>
                <w:color w:val="000000" w:themeColor="text1"/>
                <w:sz w:val="16"/>
                <w:szCs w:val="16"/>
              </w:rPr>
            </w:pPr>
            <w:r w:rsidRPr="000F7CCE">
              <w:rPr>
                <w:rFonts w:ascii="Calibri" w:hAnsi="Calibri" w:eastAsia="Calibri" w:cs="Calibri"/>
                <w:color w:val="000000" w:themeColor="text1"/>
                <w:sz w:val="16"/>
                <w:szCs w:val="16"/>
              </w:rPr>
              <w:t>CESU is established.</w:t>
            </w:r>
          </w:p>
        </w:tc>
      </w:tr>
      <w:tr w:rsidRPr="000F7CCE" w:rsidR="002F16FE" w:rsidTr="1A7743B0" w14:paraId="74CC5EC3" w14:textId="77777777">
        <w:trPr>
          <w:trHeight w:val="300"/>
        </w:trPr>
        <w:tc>
          <w:tcPr>
            <w:tcW w:w="467" w:type="dxa"/>
            <w:tcMar>
              <w:left w:w="105" w:type="dxa"/>
              <w:right w:w="105" w:type="dxa"/>
            </w:tcMar>
          </w:tcPr>
          <w:p w:rsidRPr="000F7CCE" w:rsidR="004C6A63" w:rsidRDefault="004C6A63" w14:paraId="1213D85A" w14:textId="7294FEBF">
            <w:pPr>
              <w:spacing w:line="259" w:lineRule="auto"/>
              <w:rPr>
                <w:rFonts w:ascii="Calibri" w:hAnsi="Calibri" w:eastAsia="Calibri" w:cs="Calibri"/>
                <w:color w:val="000000" w:themeColor="text1"/>
                <w:sz w:val="16"/>
                <w:szCs w:val="16"/>
              </w:rPr>
            </w:pPr>
            <w:r w:rsidRPr="000F7CCE">
              <w:rPr>
                <w:rFonts w:ascii="Calibri" w:hAnsi="Calibri" w:eastAsia="Calibri" w:cs="Calibri"/>
                <w:color w:val="000000" w:themeColor="text1"/>
                <w:sz w:val="16"/>
                <w:szCs w:val="16"/>
              </w:rPr>
              <w:t>3</w:t>
            </w:r>
          </w:p>
        </w:tc>
        <w:tc>
          <w:tcPr>
            <w:tcW w:w="870" w:type="dxa"/>
            <w:tcMar>
              <w:left w:w="105" w:type="dxa"/>
              <w:right w:w="105" w:type="dxa"/>
            </w:tcMar>
          </w:tcPr>
          <w:p w:rsidR="1613479B" w:rsidP="1613479B" w:rsidRDefault="00584195" w14:paraId="159CB5F9" w14:textId="606C2215">
            <w:pPr>
              <w:spacing w:line="259" w:lineRule="auto"/>
              <w:rPr>
                <w:rFonts w:ascii="Calibri" w:hAnsi="Calibri" w:eastAsia="Calibri" w:cs="Calibri"/>
                <w:color w:val="000000" w:themeColor="text1"/>
                <w:sz w:val="16"/>
                <w:szCs w:val="16"/>
              </w:rPr>
            </w:pPr>
            <w:r>
              <w:rPr>
                <w:rFonts w:ascii="Calibri" w:hAnsi="Calibri" w:eastAsia="Calibri" w:cs="Calibri"/>
                <w:color w:val="000000" w:themeColor="text1"/>
                <w:sz w:val="16"/>
                <w:szCs w:val="16"/>
              </w:rPr>
              <w:t>Phase 1</w:t>
            </w:r>
          </w:p>
        </w:tc>
        <w:tc>
          <w:tcPr>
            <w:tcW w:w="2427" w:type="dxa"/>
            <w:tcMar>
              <w:left w:w="105" w:type="dxa"/>
              <w:right w:w="105" w:type="dxa"/>
            </w:tcMar>
          </w:tcPr>
          <w:p w:rsidRPr="000F7CCE" w:rsidR="004C6A63" w:rsidRDefault="004C6A63" w14:paraId="1E5FA028" w14:textId="10C84561">
            <w:pPr>
              <w:spacing w:line="259" w:lineRule="auto"/>
              <w:rPr>
                <w:rFonts w:ascii="Calibri" w:hAnsi="Calibri" w:eastAsia="Calibri" w:cs="Calibri"/>
                <w:color w:val="000000" w:themeColor="text1"/>
                <w:sz w:val="16"/>
                <w:szCs w:val="16"/>
              </w:rPr>
            </w:pPr>
            <w:r w:rsidRPr="000F7CCE">
              <w:rPr>
                <w:rFonts w:ascii="Calibri" w:hAnsi="Calibri" w:eastAsia="Calibri" w:cs="Calibri"/>
                <w:color w:val="000000" w:themeColor="text1"/>
                <w:sz w:val="16"/>
                <w:szCs w:val="16"/>
              </w:rPr>
              <w:t xml:space="preserve">Final customer queries if </w:t>
            </w:r>
            <w:r w:rsidRPr="000F7CCE" w:rsidR="00274F55">
              <w:rPr>
                <w:rFonts w:ascii="Calibri" w:hAnsi="Calibri" w:eastAsia="Calibri" w:cs="Calibri"/>
                <w:color w:val="000000" w:themeColor="text1"/>
                <w:sz w:val="16"/>
                <w:szCs w:val="16"/>
              </w:rPr>
              <w:t>metering</w:t>
            </w:r>
            <w:r w:rsidRPr="000F7CCE">
              <w:rPr>
                <w:rFonts w:ascii="Calibri" w:hAnsi="Calibri" w:eastAsia="Calibri" w:cs="Calibri"/>
                <w:color w:val="000000" w:themeColor="text1"/>
                <w:sz w:val="16"/>
                <w:szCs w:val="16"/>
              </w:rPr>
              <w:t xml:space="preserve"> point may be assigned to a CESU </w:t>
            </w:r>
          </w:p>
        </w:tc>
        <w:tc>
          <w:tcPr>
            <w:tcW w:w="1736" w:type="dxa"/>
            <w:tcMar>
              <w:left w:w="105" w:type="dxa"/>
              <w:right w:w="105" w:type="dxa"/>
            </w:tcMar>
          </w:tcPr>
          <w:p w:rsidRPr="000F7CCE" w:rsidR="004C6A63" w:rsidRDefault="004C6A63" w14:paraId="558FDF7E" w14:textId="77777777">
            <w:pPr>
              <w:spacing w:line="259" w:lineRule="auto"/>
              <w:rPr>
                <w:rFonts w:ascii="Calibri" w:hAnsi="Calibri" w:eastAsia="Calibri" w:cs="Calibri"/>
                <w:color w:val="000000" w:themeColor="text1"/>
                <w:sz w:val="16"/>
                <w:szCs w:val="16"/>
              </w:rPr>
            </w:pPr>
            <w:r w:rsidRPr="000F7CCE">
              <w:rPr>
                <w:rFonts w:ascii="Calibri" w:hAnsi="Calibri" w:eastAsia="Calibri" w:cs="Calibri"/>
                <w:color w:val="000000" w:themeColor="text1"/>
                <w:sz w:val="16"/>
                <w:szCs w:val="16"/>
              </w:rPr>
              <w:t>Final customer</w:t>
            </w:r>
          </w:p>
        </w:tc>
        <w:tc>
          <w:tcPr>
            <w:tcW w:w="3844" w:type="dxa"/>
            <w:tcMar>
              <w:left w:w="105" w:type="dxa"/>
              <w:right w:w="105" w:type="dxa"/>
            </w:tcMar>
          </w:tcPr>
          <w:p w:rsidRPr="000F7CCE" w:rsidR="004C6A63" w:rsidRDefault="004C6A63" w14:paraId="0B7DD120" w14:textId="4430B9FF">
            <w:pPr>
              <w:spacing w:line="259" w:lineRule="auto"/>
              <w:rPr>
                <w:rFonts w:ascii="Calibri" w:hAnsi="Calibri" w:eastAsia="Calibri" w:cs="Calibri"/>
                <w:color w:val="000000" w:themeColor="text1"/>
                <w:sz w:val="16"/>
                <w:szCs w:val="16"/>
              </w:rPr>
            </w:pPr>
            <w:r w:rsidRPr="62D6D369">
              <w:rPr>
                <w:rFonts w:ascii="Calibri" w:hAnsi="Calibri" w:eastAsia="Calibri" w:cs="Calibri"/>
                <w:color w:val="000000" w:themeColor="text1"/>
                <w:sz w:val="16"/>
                <w:szCs w:val="16"/>
              </w:rPr>
              <w:t>CESU is established.</w:t>
            </w:r>
          </w:p>
        </w:tc>
      </w:tr>
      <w:tr w:rsidRPr="000F7CCE" w:rsidR="002F16FE" w:rsidTr="1A7743B0" w14:paraId="287A28B9" w14:textId="77777777">
        <w:trPr>
          <w:trHeight w:val="300"/>
        </w:trPr>
        <w:tc>
          <w:tcPr>
            <w:tcW w:w="467" w:type="dxa"/>
            <w:tcMar>
              <w:left w:w="105" w:type="dxa"/>
              <w:right w:w="105" w:type="dxa"/>
            </w:tcMar>
          </w:tcPr>
          <w:p w:rsidRPr="000F7CCE" w:rsidR="004C6A63" w:rsidRDefault="004C6A63" w14:paraId="37DE3794" w14:textId="498BE105">
            <w:pPr>
              <w:spacing w:line="259" w:lineRule="auto"/>
              <w:rPr>
                <w:rFonts w:ascii="Calibri" w:hAnsi="Calibri" w:eastAsia="Calibri" w:cs="Calibri"/>
                <w:color w:val="000000" w:themeColor="text1"/>
                <w:sz w:val="16"/>
                <w:szCs w:val="16"/>
              </w:rPr>
            </w:pPr>
            <w:r w:rsidRPr="000F7CCE">
              <w:rPr>
                <w:rFonts w:ascii="Calibri" w:hAnsi="Calibri" w:eastAsia="Calibri" w:cs="Calibri"/>
                <w:color w:val="000000" w:themeColor="text1"/>
                <w:sz w:val="16"/>
                <w:szCs w:val="16"/>
              </w:rPr>
              <w:t>4</w:t>
            </w:r>
          </w:p>
        </w:tc>
        <w:tc>
          <w:tcPr>
            <w:tcW w:w="870" w:type="dxa"/>
            <w:tcMar>
              <w:left w:w="105" w:type="dxa"/>
              <w:right w:w="105" w:type="dxa"/>
            </w:tcMar>
          </w:tcPr>
          <w:p w:rsidR="1613479B" w:rsidP="1613479B" w:rsidRDefault="00584195" w14:paraId="22A1E7C2" w14:textId="2F646B74">
            <w:pPr>
              <w:spacing w:line="259" w:lineRule="auto"/>
              <w:rPr>
                <w:rFonts w:ascii="Calibri" w:hAnsi="Calibri" w:eastAsia="Calibri" w:cs="Calibri"/>
                <w:color w:val="000000" w:themeColor="text1"/>
                <w:sz w:val="16"/>
                <w:szCs w:val="16"/>
              </w:rPr>
            </w:pPr>
            <w:r>
              <w:rPr>
                <w:rFonts w:ascii="Calibri" w:hAnsi="Calibri" w:eastAsia="Calibri" w:cs="Calibri"/>
                <w:color w:val="000000" w:themeColor="text1"/>
                <w:sz w:val="16"/>
                <w:szCs w:val="16"/>
              </w:rPr>
              <w:t>Phase 1</w:t>
            </w:r>
          </w:p>
        </w:tc>
        <w:tc>
          <w:tcPr>
            <w:tcW w:w="2427" w:type="dxa"/>
            <w:tcMar>
              <w:left w:w="105" w:type="dxa"/>
              <w:right w:w="105" w:type="dxa"/>
            </w:tcMar>
          </w:tcPr>
          <w:p w:rsidRPr="000F7CCE" w:rsidR="004C6A63" w:rsidRDefault="004C6A63" w14:paraId="6306FFAE" w14:textId="3DF47AB9">
            <w:pPr>
              <w:spacing w:line="259" w:lineRule="auto"/>
              <w:rPr>
                <w:rFonts w:ascii="Calibri" w:hAnsi="Calibri" w:eastAsia="Calibri" w:cs="Calibri"/>
                <w:color w:val="000000" w:themeColor="text1"/>
                <w:sz w:val="16"/>
                <w:szCs w:val="16"/>
              </w:rPr>
            </w:pPr>
            <w:r w:rsidRPr="000F7CCE">
              <w:rPr>
                <w:rFonts w:ascii="Calibri" w:hAnsi="Calibri" w:eastAsia="Calibri" w:cs="Calibri"/>
                <w:color w:val="000000" w:themeColor="text1"/>
                <w:sz w:val="16"/>
                <w:szCs w:val="16"/>
              </w:rPr>
              <w:t xml:space="preserve">CESU operator requests </w:t>
            </w:r>
            <w:r w:rsidRPr="000F7CCE" w:rsidR="00853A85">
              <w:rPr>
                <w:rFonts w:ascii="Calibri" w:hAnsi="Calibri" w:eastAsia="Calibri" w:cs="Calibri"/>
                <w:color w:val="000000" w:themeColor="text1"/>
                <w:sz w:val="16"/>
                <w:szCs w:val="16"/>
              </w:rPr>
              <w:t>metering</w:t>
            </w:r>
            <w:r w:rsidRPr="000F7CCE">
              <w:rPr>
                <w:rFonts w:ascii="Calibri" w:hAnsi="Calibri" w:eastAsia="Calibri" w:cs="Calibri"/>
                <w:color w:val="000000" w:themeColor="text1"/>
                <w:sz w:val="16"/>
                <w:szCs w:val="16"/>
              </w:rPr>
              <w:t xml:space="preserve"> point to be added to the unit [optionally] with the info of the share of the energy allocation</w:t>
            </w:r>
          </w:p>
        </w:tc>
        <w:tc>
          <w:tcPr>
            <w:tcW w:w="1736" w:type="dxa"/>
            <w:tcMar>
              <w:left w:w="105" w:type="dxa"/>
              <w:right w:w="105" w:type="dxa"/>
            </w:tcMar>
          </w:tcPr>
          <w:p w:rsidRPr="000F7CCE" w:rsidR="004C6A63" w:rsidRDefault="004C6A63" w14:paraId="1E8BAB07" w14:textId="77777777">
            <w:pPr>
              <w:spacing w:line="259" w:lineRule="auto"/>
              <w:rPr>
                <w:rFonts w:ascii="Calibri" w:hAnsi="Calibri" w:eastAsia="Calibri" w:cs="Calibri"/>
                <w:color w:val="000000" w:themeColor="text1"/>
                <w:sz w:val="16"/>
                <w:szCs w:val="16"/>
              </w:rPr>
            </w:pPr>
            <w:r w:rsidRPr="000F7CCE">
              <w:rPr>
                <w:rFonts w:ascii="Calibri" w:hAnsi="Calibri" w:eastAsia="Calibri" w:cs="Calibri"/>
                <w:color w:val="000000" w:themeColor="text1"/>
                <w:sz w:val="16"/>
                <w:szCs w:val="16"/>
              </w:rPr>
              <w:t>CESU operator</w:t>
            </w:r>
          </w:p>
        </w:tc>
        <w:tc>
          <w:tcPr>
            <w:tcW w:w="3844" w:type="dxa"/>
            <w:tcMar>
              <w:left w:w="105" w:type="dxa"/>
              <w:right w:w="105" w:type="dxa"/>
            </w:tcMar>
          </w:tcPr>
          <w:p w:rsidRPr="000F7CCE" w:rsidR="004C6A63" w:rsidRDefault="004C6A63" w14:paraId="6F2CE5D6" w14:textId="77777777">
            <w:pPr>
              <w:spacing w:line="259" w:lineRule="auto"/>
              <w:rPr>
                <w:rFonts w:ascii="Calibri" w:hAnsi="Calibri" w:eastAsia="Calibri" w:cs="Calibri"/>
                <w:color w:val="000000" w:themeColor="text1"/>
                <w:sz w:val="16"/>
                <w:szCs w:val="16"/>
              </w:rPr>
            </w:pPr>
            <w:r w:rsidRPr="000F7CCE">
              <w:rPr>
                <w:rFonts w:ascii="Calibri" w:hAnsi="Calibri" w:eastAsia="Calibri" w:cs="Calibri"/>
                <w:color w:val="000000" w:themeColor="text1"/>
                <w:sz w:val="16"/>
                <w:szCs w:val="16"/>
              </w:rPr>
              <w:t>CESU is established.</w:t>
            </w:r>
          </w:p>
        </w:tc>
      </w:tr>
      <w:tr w:rsidRPr="000F7CCE" w:rsidR="002F16FE" w:rsidTr="1A7743B0" w14:paraId="2EB9B80E" w14:textId="77777777">
        <w:trPr>
          <w:trHeight w:val="300"/>
        </w:trPr>
        <w:tc>
          <w:tcPr>
            <w:tcW w:w="467" w:type="dxa"/>
            <w:shd w:val="clear" w:color="auto" w:fill="FFF2CC" w:themeFill="accent4" w:themeFillTint="33"/>
            <w:tcMar>
              <w:left w:w="105" w:type="dxa"/>
              <w:right w:w="105" w:type="dxa"/>
            </w:tcMar>
          </w:tcPr>
          <w:p w:rsidRPr="000F7CCE" w:rsidR="00F01F6A" w:rsidP="00835925" w:rsidRDefault="00F01F6A" w14:paraId="0166B2BC" w14:textId="3D6240E4">
            <w:pPr>
              <w:widowControl w:val="0"/>
              <w:rPr>
                <w:rFonts w:ascii="Calibri" w:hAnsi="Calibri" w:eastAsia="Calibri" w:cs="Calibri"/>
                <w:color w:val="000000" w:themeColor="text1"/>
                <w:sz w:val="16"/>
                <w:szCs w:val="16"/>
              </w:rPr>
            </w:pPr>
            <w:r w:rsidRPr="000F7CCE">
              <w:rPr>
                <w:rFonts w:ascii="Calibri" w:hAnsi="Calibri" w:eastAsia="Calibri" w:cs="Calibri"/>
                <w:color w:val="000000" w:themeColor="text1"/>
                <w:sz w:val="16"/>
                <w:szCs w:val="16"/>
              </w:rPr>
              <w:t>5</w:t>
            </w:r>
          </w:p>
        </w:tc>
        <w:tc>
          <w:tcPr>
            <w:tcW w:w="870" w:type="dxa"/>
            <w:shd w:val="clear" w:color="auto" w:fill="FFF2CC" w:themeFill="accent4" w:themeFillTint="33"/>
            <w:tcMar>
              <w:left w:w="105" w:type="dxa"/>
              <w:right w:w="105" w:type="dxa"/>
            </w:tcMar>
          </w:tcPr>
          <w:p w:rsidR="1613479B" w:rsidP="1613479B" w:rsidRDefault="216C5ADE" w14:paraId="726FE6B9" w14:textId="1902D968">
            <w:pPr>
              <w:rPr>
                <w:rFonts w:ascii="Calibri" w:hAnsi="Calibri" w:eastAsia="Calibri" w:cs="Calibri"/>
                <w:color w:val="000000" w:themeColor="text1"/>
                <w:sz w:val="16"/>
                <w:szCs w:val="16"/>
              </w:rPr>
            </w:pPr>
            <w:r w:rsidRPr="2CB695EB">
              <w:rPr>
                <w:rFonts w:ascii="Calibri" w:hAnsi="Calibri" w:eastAsia="Calibri" w:cs="Calibri"/>
                <w:color w:val="000000" w:themeColor="text1"/>
                <w:sz w:val="16"/>
                <w:szCs w:val="16"/>
              </w:rPr>
              <w:t>Phase 2</w:t>
            </w:r>
          </w:p>
        </w:tc>
        <w:tc>
          <w:tcPr>
            <w:tcW w:w="2427" w:type="dxa"/>
            <w:shd w:val="clear" w:color="auto" w:fill="FFF2CC" w:themeFill="accent4" w:themeFillTint="33"/>
            <w:tcMar>
              <w:left w:w="105" w:type="dxa"/>
              <w:right w:w="105" w:type="dxa"/>
            </w:tcMar>
          </w:tcPr>
          <w:p w:rsidRPr="000F7CCE" w:rsidR="00F01F6A" w:rsidP="00835925" w:rsidRDefault="00E41BE0" w14:paraId="5BE383A1" w14:textId="2C695FC9">
            <w:pPr>
              <w:widowControl w:val="0"/>
              <w:rPr>
                <w:rFonts w:ascii="Calibri" w:hAnsi="Calibri" w:eastAsia="Calibri" w:cs="Calibri"/>
                <w:color w:val="000000" w:themeColor="text1"/>
                <w:sz w:val="16"/>
                <w:szCs w:val="16"/>
              </w:rPr>
            </w:pPr>
            <w:r w:rsidRPr="000F7CCE">
              <w:rPr>
                <w:rFonts w:ascii="Calibri" w:hAnsi="Calibri" w:eastAsia="Calibri" w:cs="Calibri"/>
                <w:color w:val="000000" w:themeColor="text1"/>
                <w:sz w:val="16"/>
                <w:szCs w:val="16"/>
              </w:rPr>
              <w:t xml:space="preserve">CESU operator </w:t>
            </w:r>
            <w:r w:rsidRPr="000F7CCE" w:rsidR="00B639B0">
              <w:rPr>
                <w:rFonts w:ascii="Calibri" w:hAnsi="Calibri" w:eastAsia="Calibri" w:cs="Calibri"/>
                <w:color w:val="000000" w:themeColor="text1"/>
                <w:sz w:val="16"/>
                <w:szCs w:val="16"/>
              </w:rPr>
              <w:t xml:space="preserve">requests metering point to be </w:t>
            </w:r>
            <w:r w:rsidRPr="000F7CCE" w:rsidR="00F51188">
              <w:rPr>
                <w:rFonts w:ascii="Calibri" w:hAnsi="Calibri" w:eastAsia="Calibri" w:cs="Calibri"/>
                <w:color w:val="000000" w:themeColor="text1"/>
                <w:sz w:val="16"/>
                <w:szCs w:val="16"/>
              </w:rPr>
              <w:t>assigned to CESU data eligible party</w:t>
            </w:r>
            <w:r w:rsidRPr="000F7CCE" w:rsidR="009A7CC8">
              <w:rPr>
                <w:rFonts w:ascii="Calibri" w:hAnsi="Calibri" w:eastAsia="Calibri" w:cs="Calibri"/>
                <w:color w:val="000000" w:themeColor="text1"/>
                <w:sz w:val="16"/>
                <w:szCs w:val="16"/>
              </w:rPr>
              <w:t xml:space="preserve"> too</w:t>
            </w:r>
          </w:p>
        </w:tc>
        <w:tc>
          <w:tcPr>
            <w:tcW w:w="1736" w:type="dxa"/>
            <w:shd w:val="clear" w:color="auto" w:fill="FFF2CC" w:themeFill="accent4" w:themeFillTint="33"/>
            <w:tcMar>
              <w:left w:w="105" w:type="dxa"/>
              <w:right w:w="105" w:type="dxa"/>
            </w:tcMar>
          </w:tcPr>
          <w:p w:rsidRPr="000F7CCE" w:rsidR="00F01F6A" w:rsidP="00835925" w:rsidRDefault="00F51188" w14:paraId="423D8D35" w14:textId="1BF0FDCC">
            <w:pPr>
              <w:widowControl w:val="0"/>
              <w:rPr>
                <w:rFonts w:ascii="Calibri" w:hAnsi="Calibri" w:eastAsia="Calibri" w:cs="Calibri"/>
                <w:color w:val="000000" w:themeColor="text1"/>
                <w:sz w:val="16"/>
                <w:szCs w:val="16"/>
              </w:rPr>
            </w:pPr>
            <w:r w:rsidRPr="000F7CCE">
              <w:rPr>
                <w:rFonts w:ascii="Calibri" w:hAnsi="Calibri" w:eastAsia="Calibri" w:cs="Calibri"/>
                <w:color w:val="000000" w:themeColor="text1"/>
                <w:sz w:val="16"/>
                <w:szCs w:val="16"/>
              </w:rPr>
              <w:t>CESU operator</w:t>
            </w:r>
          </w:p>
        </w:tc>
        <w:tc>
          <w:tcPr>
            <w:tcW w:w="3844" w:type="dxa"/>
            <w:shd w:val="clear" w:color="auto" w:fill="FFF2CC" w:themeFill="accent4" w:themeFillTint="33"/>
            <w:tcMar>
              <w:left w:w="105" w:type="dxa"/>
              <w:right w:w="105" w:type="dxa"/>
            </w:tcMar>
          </w:tcPr>
          <w:p w:rsidRPr="000F7CCE" w:rsidR="00F01F6A" w:rsidP="00835925" w:rsidRDefault="00F51188" w14:paraId="4E5F07C4" w14:textId="1F355B58">
            <w:pPr>
              <w:widowControl w:val="0"/>
              <w:rPr>
                <w:rFonts w:ascii="Calibri" w:hAnsi="Calibri" w:eastAsia="Calibri" w:cs="Calibri"/>
                <w:color w:val="000000" w:themeColor="text1"/>
                <w:sz w:val="16"/>
                <w:szCs w:val="16"/>
              </w:rPr>
            </w:pPr>
            <w:r w:rsidRPr="000F7CCE">
              <w:rPr>
                <w:rFonts w:ascii="Calibri" w:hAnsi="Calibri" w:eastAsia="Calibri" w:cs="Calibri"/>
                <w:color w:val="000000" w:themeColor="text1"/>
                <w:sz w:val="16"/>
                <w:szCs w:val="16"/>
              </w:rPr>
              <w:t>At least one accounting point of the final customer is assigned to the CESU.</w:t>
            </w:r>
          </w:p>
        </w:tc>
      </w:tr>
      <w:tr w:rsidRPr="000F7CCE" w:rsidR="002F16FE" w:rsidTr="1A7743B0" w14:paraId="21BCCAC4" w14:textId="77777777">
        <w:trPr>
          <w:trHeight w:val="300"/>
        </w:trPr>
        <w:tc>
          <w:tcPr>
            <w:tcW w:w="467" w:type="dxa"/>
            <w:tcMar>
              <w:left w:w="105" w:type="dxa"/>
              <w:right w:w="105" w:type="dxa"/>
            </w:tcMar>
          </w:tcPr>
          <w:p w:rsidRPr="000F7CCE" w:rsidR="00835925" w:rsidP="00835925" w:rsidRDefault="00835925" w14:paraId="243A3357" w14:textId="6C3E656D">
            <w:pPr>
              <w:spacing w:line="259" w:lineRule="auto"/>
              <w:rPr>
                <w:rFonts w:ascii="Calibri" w:hAnsi="Calibri" w:eastAsia="Calibri" w:cs="Calibri"/>
                <w:color w:val="000000" w:themeColor="text1"/>
                <w:sz w:val="16"/>
                <w:szCs w:val="16"/>
              </w:rPr>
            </w:pPr>
            <w:r w:rsidRPr="000F7CCE">
              <w:rPr>
                <w:rFonts w:ascii="Calibri" w:hAnsi="Calibri" w:eastAsia="Calibri" w:cs="Calibri"/>
                <w:color w:val="000000" w:themeColor="text1"/>
                <w:sz w:val="16"/>
                <w:szCs w:val="16"/>
              </w:rPr>
              <w:t>6</w:t>
            </w:r>
          </w:p>
        </w:tc>
        <w:tc>
          <w:tcPr>
            <w:tcW w:w="870" w:type="dxa"/>
            <w:tcMar>
              <w:left w:w="105" w:type="dxa"/>
              <w:right w:w="105" w:type="dxa"/>
            </w:tcMar>
          </w:tcPr>
          <w:p w:rsidR="1613479B" w:rsidP="1613479B" w:rsidRDefault="00584195" w14:paraId="0FB378B1" w14:textId="3A7B033A">
            <w:pPr>
              <w:spacing w:line="259" w:lineRule="auto"/>
              <w:rPr>
                <w:rFonts w:ascii="Calibri" w:hAnsi="Calibri" w:eastAsia="Calibri" w:cs="Calibri"/>
                <w:color w:val="000000" w:themeColor="text1"/>
                <w:sz w:val="16"/>
                <w:szCs w:val="16"/>
              </w:rPr>
            </w:pPr>
            <w:r>
              <w:rPr>
                <w:rFonts w:ascii="Calibri" w:hAnsi="Calibri" w:eastAsia="Calibri" w:cs="Calibri"/>
                <w:color w:val="000000" w:themeColor="text1"/>
                <w:sz w:val="16"/>
                <w:szCs w:val="16"/>
              </w:rPr>
              <w:t>Phase 1</w:t>
            </w:r>
          </w:p>
        </w:tc>
        <w:tc>
          <w:tcPr>
            <w:tcW w:w="2427" w:type="dxa"/>
            <w:tcMar>
              <w:left w:w="105" w:type="dxa"/>
              <w:right w:w="105" w:type="dxa"/>
            </w:tcMar>
          </w:tcPr>
          <w:p w:rsidRPr="000F7CCE" w:rsidR="00835925" w:rsidP="00835925" w:rsidRDefault="00835925" w14:paraId="6257E8D0" w14:textId="6C0547C4">
            <w:pPr>
              <w:spacing w:line="259" w:lineRule="auto"/>
              <w:rPr>
                <w:rFonts w:ascii="Calibri" w:hAnsi="Calibri" w:eastAsia="Calibri" w:cs="Calibri"/>
                <w:color w:val="000000" w:themeColor="text1"/>
                <w:sz w:val="16"/>
                <w:szCs w:val="16"/>
              </w:rPr>
            </w:pPr>
            <w:r w:rsidRPr="000F7CCE">
              <w:rPr>
                <w:rFonts w:ascii="Calibri" w:hAnsi="Calibri" w:eastAsia="Calibri" w:cs="Calibri"/>
                <w:color w:val="000000" w:themeColor="text1"/>
                <w:sz w:val="16"/>
                <w:szCs w:val="16"/>
              </w:rPr>
              <w:t>CESU operator requests accounting point to be removed from CESU</w:t>
            </w:r>
          </w:p>
        </w:tc>
        <w:tc>
          <w:tcPr>
            <w:tcW w:w="1736" w:type="dxa"/>
            <w:tcMar>
              <w:left w:w="105" w:type="dxa"/>
              <w:right w:w="105" w:type="dxa"/>
            </w:tcMar>
          </w:tcPr>
          <w:p w:rsidRPr="000F7CCE" w:rsidR="00835925" w:rsidP="00835925" w:rsidRDefault="00835925" w14:paraId="64EBCB6E" w14:textId="07A34A69">
            <w:pPr>
              <w:spacing w:line="259" w:lineRule="auto"/>
              <w:rPr>
                <w:rFonts w:ascii="Calibri" w:hAnsi="Calibri" w:eastAsia="Calibri" w:cs="Calibri"/>
                <w:color w:val="000000" w:themeColor="text1"/>
                <w:sz w:val="16"/>
                <w:szCs w:val="16"/>
              </w:rPr>
            </w:pPr>
            <w:r w:rsidRPr="000F7CCE">
              <w:rPr>
                <w:rFonts w:ascii="Calibri" w:hAnsi="Calibri" w:eastAsia="Calibri" w:cs="Calibri"/>
                <w:color w:val="000000" w:themeColor="text1"/>
                <w:sz w:val="16"/>
                <w:szCs w:val="16"/>
              </w:rPr>
              <w:t>CESU operator</w:t>
            </w:r>
          </w:p>
        </w:tc>
        <w:tc>
          <w:tcPr>
            <w:tcW w:w="3844" w:type="dxa"/>
            <w:tcMar>
              <w:left w:w="105" w:type="dxa"/>
              <w:right w:w="105" w:type="dxa"/>
            </w:tcMar>
          </w:tcPr>
          <w:p w:rsidRPr="000F7CCE" w:rsidR="00835925" w:rsidP="00835925" w:rsidRDefault="00835925" w14:paraId="6A059277" w14:textId="038A75C8">
            <w:pPr>
              <w:spacing w:line="259" w:lineRule="auto"/>
              <w:rPr>
                <w:rFonts w:ascii="Calibri" w:hAnsi="Calibri" w:eastAsia="Calibri" w:cs="Calibri"/>
                <w:color w:val="000000" w:themeColor="text1"/>
                <w:sz w:val="16"/>
                <w:szCs w:val="16"/>
              </w:rPr>
            </w:pPr>
            <w:r w:rsidRPr="000F7CCE">
              <w:rPr>
                <w:rFonts w:ascii="Calibri" w:hAnsi="Calibri" w:eastAsia="Calibri" w:cs="Calibri"/>
                <w:color w:val="000000" w:themeColor="text1"/>
                <w:sz w:val="16"/>
                <w:szCs w:val="16"/>
              </w:rPr>
              <w:t>CESU is established.</w:t>
            </w:r>
          </w:p>
        </w:tc>
      </w:tr>
      <w:tr w:rsidRPr="000F7CCE" w:rsidR="001B7A0A" w:rsidTr="1A7743B0" w14:paraId="053DBE02" w14:textId="77777777">
        <w:trPr>
          <w:trHeight w:val="300"/>
        </w:trPr>
        <w:tc>
          <w:tcPr>
            <w:tcW w:w="467" w:type="dxa"/>
            <w:tcBorders>
              <w:top w:val="single" w:color="auto" w:sz="6" w:space="0"/>
              <w:left w:val="single" w:color="auto" w:sz="6" w:space="0"/>
              <w:bottom w:val="single" w:color="auto" w:sz="6" w:space="0"/>
              <w:right w:val="single" w:color="auto" w:sz="6" w:space="0"/>
            </w:tcBorders>
            <w:tcMar>
              <w:left w:w="105" w:type="dxa"/>
              <w:right w:w="105" w:type="dxa"/>
            </w:tcMar>
          </w:tcPr>
          <w:p w:rsidRPr="000F7CCE" w:rsidR="00835925" w:rsidP="00835925" w:rsidRDefault="00835925" w14:paraId="7A3B0BFB" w14:textId="17F8D227">
            <w:pPr>
              <w:spacing w:line="259" w:lineRule="auto"/>
              <w:rPr>
                <w:rFonts w:ascii="Calibri" w:hAnsi="Calibri" w:eastAsia="Calibri" w:cs="Calibri"/>
                <w:color w:val="000000" w:themeColor="text1"/>
                <w:sz w:val="16"/>
                <w:szCs w:val="16"/>
              </w:rPr>
            </w:pPr>
            <w:r w:rsidRPr="000F7CCE">
              <w:rPr>
                <w:rFonts w:ascii="Calibri" w:hAnsi="Calibri" w:eastAsia="Calibri" w:cs="Calibri"/>
                <w:color w:val="000000" w:themeColor="text1"/>
                <w:sz w:val="16"/>
                <w:szCs w:val="16"/>
              </w:rPr>
              <w:t>7</w:t>
            </w:r>
          </w:p>
        </w:tc>
        <w:tc>
          <w:tcPr>
            <w:tcW w:w="870" w:type="dxa"/>
            <w:tcBorders>
              <w:top w:val="single" w:color="auto" w:sz="6" w:space="0"/>
              <w:left w:val="single" w:color="auto" w:sz="6" w:space="0"/>
              <w:bottom w:val="single" w:color="auto" w:sz="6" w:space="0"/>
              <w:right w:val="single" w:color="auto" w:sz="6" w:space="0"/>
            </w:tcBorders>
            <w:tcMar>
              <w:left w:w="105" w:type="dxa"/>
              <w:right w:w="105" w:type="dxa"/>
            </w:tcMar>
          </w:tcPr>
          <w:p w:rsidR="1613479B" w:rsidP="1613479B" w:rsidRDefault="00584195" w14:paraId="16B9504A" w14:textId="1C37A9DB">
            <w:pPr>
              <w:spacing w:line="259" w:lineRule="auto"/>
              <w:rPr>
                <w:rFonts w:ascii="Calibri" w:hAnsi="Calibri" w:eastAsia="Calibri" w:cs="Calibri"/>
                <w:color w:val="000000" w:themeColor="text1"/>
                <w:sz w:val="16"/>
                <w:szCs w:val="16"/>
              </w:rPr>
            </w:pPr>
            <w:r>
              <w:rPr>
                <w:rFonts w:ascii="Calibri" w:hAnsi="Calibri" w:eastAsia="Calibri" w:cs="Calibri"/>
                <w:color w:val="000000" w:themeColor="text1"/>
                <w:sz w:val="16"/>
                <w:szCs w:val="16"/>
              </w:rPr>
              <w:t>Phase 1</w:t>
            </w:r>
          </w:p>
        </w:tc>
        <w:tc>
          <w:tcPr>
            <w:tcW w:w="2427" w:type="dxa"/>
            <w:tcBorders>
              <w:top w:val="single" w:color="auto" w:sz="6" w:space="0"/>
              <w:left w:val="single" w:color="auto" w:sz="6" w:space="0"/>
              <w:bottom w:val="single" w:color="auto" w:sz="6" w:space="0"/>
              <w:right w:val="single" w:color="auto" w:sz="6" w:space="0"/>
            </w:tcBorders>
            <w:tcMar>
              <w:left w:w="105" w:type="dxa"/>
              <w:right w:w="105" w:type="dxa"/>
            </w:tcMar>
          </w:tcPr>
          <w:p w:rsidRPr="000F7CCE" w:rsidR="00835925" w:rsidP="00835925" w:rsidRDefault="00835925" w14:paraId="5699E8E9" w14:textId="06B09954">
            <w:pPr>
              <w:spacing w:line="259" w:lineRule="auto"/>
              <w:rPr>
                <w:rFonts w:ascii="Calibri" w:hAnsi="Calibri" w:eastAsia="Calibri" w:cs="Calibri"/>
                <w:color w:val="000000" w:themeColor="text1"/>
                <w:sz w:val="16"/>
                <w:szCs w:val="16"/>
              </w:rPr>
            </w:pPr>
            <w:r w:rsidRPr="000F7CCE">
              <w:rPr>
                <w:rFonts w:ascii="Calibri" w:hAnsi="Calibri" w:eastAsia="Calibri" w:cs="Calibri"/>
                <w:color w:val="000000" w:themeColor="text1"/>
                <w:sz w:val="16"/>
                <w:szCs w:val="16"/>
              </w:rPr>
              <w:t xml:space="preserve">Final customer requests its </w:t>
            </w:r>
            <w:r w:rsidR="000C55A0">
              <w:rPr>
                <w:rFonts w:ascii="Calibri" w:hAnsi="Calibri" w:eastAsia="Calibri" w:cs="Calibri"/>
                <w:color w:val="000000" w:themeColor="text1"/>
                <w:sz w:val="16"/>
                <w:szCs w:val="16"/>
              </w:rPr>
              <w:t>accounting</w:t>
            </w:r>
            <w:r w:rsidRPr="000F7CCE">
              <w:rPr>
                <w:rFonts w:ascii="Calibri" w:hAnsi="Calibri" w:eastAsia="Calibri" w:cs="Calibri"/>
                <w:color w:val="000000" w:themeColor="text1"/>
                <w:sz w:val="16"/>
                <w:szCs w:val="16"/>
              </w:rPr>
              <w:t xml:space="preserve"> point to be removed from CESU</w:t>
            </w:r>
          </w:p>
        </w:tc>
        <w:tc>
          <w:tcPr>
            <w:tcW w:w="1736" w:type="dxa"/>
            <w:tcBorders>
              <w:top w:val="single" w:color="auto" w:sz="6" w:space="0"/>
              <w:left w:val="single" w:color="auto" w:sz="6" w:space="0"/>
              <w:bottom w:val="single" w:color="auto" w:sz="6" w:space="0"/>
              <w:right w:val="single" w:color="auto" w:sz="6" w:space="0"/>
            </w:tcBorders>
            <w:tcMar>
              <w:left w:w="105" w:type="dxa"/>
              <w:right w:w="105" w:type="dxa"/>
            </w:tcMar>
          </w:tcPr>
          <w:p w:rsidRPr="000F7CCE" w:rsidR="00835925" w:rsidP="00835925" w:rsidRDefault="00835925" w14:paraId="39E83430" w14:textId="5DC02BAE">
            <w:pPr>
              <w:spacing w:line="259" w:lineRule="auto"/>
              <w:rPr>
                <w:rFonts w:ascii="Calibri" w:hAnsi="Calibri" w:eastAsia="Calibri" w:cs="Calibri"/>
                <w:color w:val="000000" w:themeColor="text1"/>
                <w:sz w:val="16"/>
                <w:szCs w:val="16"/>
              </w:rPr>
            </w:pPr>
            <w:r w:rsidRPr="000F7CCE">
              <w:rPr>
                <w:rFonts w:ascii="Calibri" w:hAnsi="Calibri" w:eastAsia="Calibri" w:cs="Calibri"/>
                <w:color w:val="000000" w:themeColor="text1"/>
                <w:sz w:val="16"/>
                <w:szCs w:val="16"/>
              </w:rPr>
              <w:t>Final customer</w:t>
            </w:r>
          </w:p>
        </w:tc>
        <w:tc>
          <w:tcPr>
            <w:tcW w:w="3844" w:type="dxa"/>
            <w:tcBorders>
              <w:top w:val="single" w:color="auto" w:sz="6" w:space="0"/>
              <w:left w:val="single" w:color="auto" w:sz="6" w:space="0"/>
              <w:bottom w:val="single" w:color="auto" w:sz="6" w:space="0"/>
              <w:right w:val="single" w:color="auto" w:sz="6" w:space="0"/>
            </w:tcBorders>
            <w:tcMar>
              <w:left w:w="105" w:type="dxa"/>
              <w:right w:w="105" w:type="dxa"/>
            </w:tcMar>
          </w:tcPr>
          <w:p w:rsidRPr="000F7CCE" w:rsidR="00835925" w:rsidP="00835925" w:rsidRDefault="00835925" w14:paraId="57F7CFA6" w14:textId="481CFF69">
            <w:pPr>
              <w:spacing w:line="259" w:lineRule="auto"/>
              <w:rPr>
                <w:rFonts w:ascii="Calibri" w:hAnsi="Calibri" w:eastAsia="Calibri" w:cs="Calibri"/>
                <w:color w:val="000000" w:themeColor="text1"/>
                <w:sz w:val="16"/>
                <w:szCs w:val="16"/>
              </w:rPr>
            </w:pPr>
            <w:r w:rsidRPr="000F7CCE">
              <w:rPr>
                <w:rFonts w:ascii="Calibri" w:hAnsi="Calibri" w:eastAsia="Calibri" w:cs="Calibri"/>
                <w:color w:val="000000" w:themeColor="text1"/>
                <w:sz w:val="16"/>
                <w:szCs w:val="16"/>
              </w:rPr>
              <w:t>Accounting point is part of CESU.</w:t>
            </w:r>
          </w:p>
        </w:tc>
      </w:tr>
      <w:tr w:rsidRPr="000F7CCE" w:rsidR="00FD7B80" w:rsidTr="1A7743B0" w14:paraId="64280B81" w14:textId="77777777">
        <w:trPr>
          <w:trHeight w:val="300"/>
        </w:trPr>
        <w:tc>
          <w:tcPr>
            <w:tcW w:w="467" w:type="dxa"/>
            <w:shd w:val="clear" w:color="auto" w:fill="FFF2CC" w:themeFill="accent4" w:themeFillTint="33"/>
            <w:tcMar>
              <w:left w:w="105" w:type="dxa"/>
              <w:right w:w="105" w:type="dxa"/>
            </w:tcMar>
          </w:tcPr>
          <w:p w:rsidRPr="000F7CCE" w:rsidR="00835925" w:rsidP="00835925" w:rsidRDefault="00835925" w14:paraId="261DC105" w14:textId="4B1586CC">
            <w:pPr>
              <w:spacing w:line="259" w:lineRule="auto"/>
              <w:rPr>
                <w:rFonts w:ascii="Calibri" w:hAnsi="Calibri" w:eastAsia="Calibri" w:cs="Calibri"/>
                <w:color w:val="000000" w:themeColor="text1"/>
                <w:sz w:val="16"/>
                <w:szCs w:val="16"/>
              </w:rPr>
            </w:pPr>
            <w:r w:rsidRPr="27F3F34A">
              <w:rPr>
                <w:rFonts w:ascii="Calibri" w:hAnsi="Calibri" w:eastAsia="Calibri" w:cs="Calibri"/>
                <w:color w:val="000000" w:themeColor="text1"/>
                <w:sz w:val="16"/>
                <w:szCs w:val="16"/>
              </w:rPr>
              <w:t>8</w:t>
            </w:r>
          </w:p>
        </w:tc>
        <w:tc>
          <w:tcPr>
            <w:tcW w:w="870" w:type="dxa"/>
            <w:shd w:val="clear" w:color="auto" w:fill="FFF2CC" w:themeFill="accent4" w:themeFillTint="33"/>
            <w:tcMar>
              <w:left w:w="105" w:type="dxa"/>
              <w:right w:w="105" w:type="dxa"/>
            </w:tcMar>
          </w:tcPr>
          <w:p w:rsidR="1613479B" w:rsidP="1613479B" w:rsidRDefault="6A0A4CA0" w14:paraId="2268C56A" w14:textId="6881DEDC">
            <w:pPr>
              <w:spacing w:line="259" w:lineRule="auto"/>
              <w:rPr>
                <w:rFonts w:ascii="Calibri" w:hAnsi="Calibri" w:eastAsia="Calibri" w:cs="Calibri"/>
                <w:color w:val="000000" w:themeColor="text1"/>
                <w:sz w:val="16"/>
                <w:szCs w:val="16"/>
              </w:rPr>
            </w:pPr>
            <w:r w:rsidRPr="27F3F34A">
              <w:rPr>
                <w:rFonts w:ascii="Calibri" w:hAnsi="Calibri" w:eastAsia="Calibri" w:cs="Calibri"/>
                <w:color w:val="000000" w:themeColor="text1"/>
                <w:sz w:val="16"/>
                <w:szCs w:val="16"/>
              </w:rPr>
              <w:t>Phase 2</w:t>
            </w:r>
          </w:p>
        </w:tc>
        <w:tc>
          <w:tcPr>
            <w:tcW w:w="2427" w:type="dxa"/>
            <w:shd w:val="clear" w:color="auto" w:fill="FFF2CC" w:themeFill="accent4" w:themeFillTint="33"/>
            <w:tcMar>
              <w:left w:w="105" w:type="dxa"/>
              <w:right w:w="105" w:type="dxa"/>
            </w:tcMar>
          </w:tcPr>
          <w:p w:rsidRPr="000F7CCE" w:rsidR="00835925" w:rsidP="00835925" w:rsidRDefault="4DE35BEC" w14:paraId="3F9FD05B" w14:textId="399AAEE2">
            <w:pPr>
              <w:spacing w:line="259" w:lineRule="auto"/>
              <w:rPr>
                <w:rFonts w:ascii="Calibri" w:hAnsi="Calibri" w:eastAsia="Calibri" w:cs="Calibri"/>
                <w:color w:val="000000" w:themeColor="text1"/>
                <w:sz w:val="16"/>
                <w:szCs w:val="16"/>
              </w:rPr>
            </w:pPr>
            <w:r w:rsidRPr="27F3F34A">
              <w:rPr>
                <w:rFonts w:ascii="Calibri" w:hAnsi="Calibri" w:eastAsia="Calibri" w:cs="Calibri"/>
                <w:color w:val="000000" w:themeColor="text1"/>
                <w:sz w:val="16"/>
                <w:szCs w:val="16"/>
              </w:rPr>
              <w:t xml:space="preserve">Support to short-term flexibility markets </w:t>
            </w:r>
            <w:r>
              <w:br/>
            </w:r>
          </w:p>
        </w:tc>
        <w:tc>
          <w:tcPr>
            <w:tcW w:w="1736" w:type="dxa"/>
            <w:shd w:val="clear" w:color="auto" w:fill="FFF2CC" w:themeFill="accent4" w:themeFillTint="33"/>
            <w:tcMar>
              <w:left w:w="105" w:type="dxa"/>
              <w:right w:w="105" w:type="dxa"/>
            </w:tcMar>
          </w:tcPr>
          <w:p w:rsidRPr="000F7CCE" w:rsidR="00835925" w:rsidP="00835925" w:rsidRDefault="0045264C" w14:paraId="57BE7D51" w14:textId="418D9BD5">
            <w:pPr>
              <w:spacing w:line="259" w:lineRule="auto"/>
              <w:rPr>
                <w:rFonts w:ascii="Calibri" w:hAnsi="Calibri" w:eastAsia="Calibri" w:cs="Calibri"/>
                <w:color w:val="000000" w:themeColor="text1"/>
                <w:sz w:val="16"/>
                <w:szCs w:val="16"/>
              </w:rPr>
            </w:pPr>
            <w:r w:rsidRPr="27F3F34A">
              <w:rPr>
                <w:rFonts w:eastAsiaTheme="minorEastAsia"/>
                <w:color w:val="000000" w:themeColor="text1"/>
                <w:sz w:val="16"/>
                <w:szCs w:val="16"/>
              </w:rPr>
              <w:t>Flexibility market operator</w:t>
            </w:r>
          </w:p>
        </w:tc>
        <w:tc>
          <w:tcPr>
            <w:tcW w:w="3844" w:type="dxa"/>
            <w:shd w:val="clear" w:color="auto" w:fill="FFF2CC" w:themeFill="accent4" w:themeFillTint="33"/>
            <w:tcMar>
              <w:left w:w="105" w:type="dxa"/>
              <w:right w:w="105" w:type="dxa"/>
            </w:tcMar>
          </w:tcPr>
          <w:p w:rsidR="009F678B" w:rsidP="04F4FF6E" w:rsidRDefault="009F678B" w14:paraId="28225632" w14:textId="4542AC28">
            <w:pPr>
              <w:rPr>
                <w:rFonts w:ascii="Calibri" w:hAnsi="Calibri" w:eastAsia="Calibri" w:cs="Calibri"/>
                <w:color w:val="000000" w:themeColor="text1"/>
                <w:sz w:val="16"/>
                <w:szCs w:val="16"/>
              </w:rPr>
            </w:pPr>
            <w:r w:rsidRPr="27F3F34A">
              <w:rPr>
                <w:rFonts w:ascii="Calibri" w:hAnsi="Calibri" w:eastAsia="Calibri" w:cs="Calibri"/>
                <w:color w:val="000000" w:themeColor="text1"/>
                <w:sz w:val="16"/>
                <w:szCs w:val="16"/>
              </w:rPr>
              <w:t xml:space="preserve">CESU is established. </w:t>
            </w:r>
          </w:p>
          <w:p w:rsidR="00835925" w:rsidP="00835925" w:rsidRDefault="0045264C" w14:paraId="562180C7" w14:textId="6AEDCE61">
            <w:pPr>
              <w:spacing w:line="259" w:lineRule="auto"/>
              <w:rPr>
                <w:rFonts w:ascii="Calibri" w:hAnsi="Calibri" w:eastAsia="Calibri" w:cs="Calibri"/>
                <w:color w:val="000000" w:themeColor="text1"/>
                <w:sz w:val="16"/>
                <w:szCs w:val="16"/>
              </w:rPr>
            </w:pPr>
            <w:r w:rsidRPr="27F3F34A">
              <w:rPr>
                <w:rFonts w:ascii="Calibri" w:hAnsi="Calibri" w:eastAsia="Calibri" w:cs="Calibri"/>
                <w:color w:val="000000" w:themeColor="text1"/>
                <w:sz w:val="16"/>
                <w:szCs w:val="16"/>
              </w:rPr>
              <w:t xml:space="preserve">Flexibility market </w:t>
            </w:r>
            <w:r w:rsidRPr="27F3F34A" w:rsidR="003E1BD7">
              <w:rPr>
                <w:rFonts w:ascii="Calibri" w:hAnsi="Calibri" w:eastAsia="Calibri" w:cs="Calibri"/>
                <w:color w:val="000000" w:themeColor="text1"/>
                <w:sz w:val="16"/>
                <w:szCs w:val="16"/>
              </w:rPr>
              <w:t>is</w:t>
            </w:r>
            <w:r w:rsidRPr="27F3F34A">
              <w:rPr>
                <w:rFonts w:ascii="Calibri" w:hAnsi="Calibri" w:eastAsia="Calibri" w:cs="Calibri"/>
                <w:color w:val="000000" w:themeColor="text1"/>
                <w:sz w:val="16"/>
                <w:szCs w:val="16"/>
              </w:rPr>
              <w:t xml:space="preserve"> established.</w:t>
            </w:r>
          </w:p>
          <w:p w:rsidR="0045264C" w:rsidP="00835925" w:rsidRDefault="0045264C" w14:paraId="4C1D4371" w14:textId="0ED79B2F">
            <w:pPr>
              <w:spacing w:line="259" w:lineRule="auto"/>
              <w:rPr>
                <w:rFonts w:ascii="Calibri" w:hAnsi="Calibri" w:eastAsia="Calibri" w:cs="Calibri"/>
                <w:color w:val="000000" w:themeColor="text1"/>
                <w:sz w:val="16"/>
                <w:szCs w:val="16"/>
              </w:rPr>
            </w:pPr>
            <w:r w:rsidRPr="27F3F34A">
              <w:rPr>
                <w:rFonts w:ascii="Calibri" w:hAnsi="Calibri" w:eastAsia="Calibri" w:cs="Calibri"/>
                <w:color w:val="000000" w:themeColor="text1"/>
                <w:sz w:val="16"/>
                <w:szCs w:val="16"/>
              </w:rPr>
              <w:t>Flexibility service provider completed company qualification and assets qualification to participate in a local flexibility market.</w:t>
            </w:r>
          </w:p>
          <w:p w:rsidRPr="000F7CCE" w:rsidR="005C684D" w:rsidP="00835925" w:rsidRDefault="00DD0002" w14:paraId="356FEC96" w14:textId="40A4EC40">
            <w:pPr>
              <w:spacing w:line="259" w:lineRule="auto"/>
              <w:rPr>
                <w:rFonts w:ascii="Calibri" w:hAnsi="Calibri" w:eastAsia="Calibri" w:cs="Calibri"/>
                <w:color w:val="000000" w:themeColor="text1"/>
                <w:sz w:val="16"/>
                <w:szCs w:val="16"/>
              </w:rPr>
            </w:pPr>
            <w:r>
              <w:rPr>
                <w:rFonts w:ascii="Calibri" w:hAnsi="Calibri" w:eastAsia="Calibri" w:cs="Calibri"/>
                <w:color w:val="000000" w:themeColor="text1"/>
                <w:sz w:val="16"/>
                <w:szCs w:val="16"/>
              </w:rPr>
              <w:t>CESU operator acts</w:t>
            </w:r>
            <w:r w:rsidRPr="00DD0002">
              <w:rPr>
                <w:rFonts w:ascii="Calibri" w:hAnsi="Calibri" w:eastAsia="Calibri" w:cs="Calibri"/>
                <w:color w:val="000000" w:themeColor="text1"/>
                <w:sz w:val="16"/>
                <w:szCs w:val="16"/>
              </w:rPr>
              <w:t xml:space="preserve"> as a technical aggregator that centrally manages the flexible resources of the CESU members willing to provide this service and operates as a flexibility service provider or contract a flexibility service provider to bring the bids to the market</w:t>
            </w:r>
            <w:r w:rsidR="00DF6C3F">
              <w:rPr>
                <w:rFonts w:ascii="Calibri" w:hAnsi="Calibri" w:eastAsia="Calibri" w:cs="Calibri"/>
                <w:color w:val="000000" w:themeColor="text1"/>
                <w:sz w:val="16"/>
                <w:szCs w:val="16"/>
              </w:rPr>
              <w:t xml:space="preserve"> </w:t>
            </w:r>
            <w:r w:rsidRPr="00DF6C3F" w:rsidR="00DF6C3F">
              <w:rPr>
                <w:rFonts w:ascii="Calibri" w:hAnsi="Calibri" w:eastAsia="Calibri" w:cs="Calibri"/>
                <w:color w:val="000000" w:themeColor="text1"/>
                <w:sz w:val="16"/>
                <w:szCs w:val="16"/>
              </w:rPr>
              <w:t>and operates as a flexibility service provider or contract a flexibility service provider to bring the bids to the market.</w:t>
            </w:r>
          </w:p>
        </w:tc>
      </w:tr>
      <w:tr w:rsidRPr="000F7CCE" w:rsidR="00FD7B80" w:rsidTr="1A7743B0" w14:paraId="58DF92B8" w14:textId="77777777">
        <w:trPr>
          <w:trHeight w:val="300"/>
        </w:trPr>
        <w:tc>
          <w:tcPr>
            <w:tcW w:w="467" w:type="dxa"/>
            <w:shd w:val="clear" w:color="auto" w:fill="FFF2CC" w:themeFill="accent4" w:themeFillTint="33"/>
            <w:tcMar>
              <w:left w:w="105" w:type="dxa"/>
              <w:right w:w="105" w:type="dxa"/>
            </w:tcMar>
          </w:tcPr>
          <w:p w:rsidRPr="000F7CCE" w:rsidR="000E4319" w:rsidP="000E4319" w:rsidRDefault="211B3B50" w14:paraId="6439B39F" w14:textId="49E8A7A2">
            <w:pPr>
              <w:rPr>
                <w:rFonts w:ascii="Calibri" w:hAnsi="Calibri" w:eastAsia="Calibri" w:cs="Calibri"/>
                <w:color w:val="000000" w:themeColor="text1"/>
                <w:sz w:val="16"/>
                <w:szCs w:val="16"/>
              </w:rPr>
            </w:pPr>
            <w:r w:rsidRPr="27F3F34A">
              <w:rPr>
                <w:rFonts w:ascii="Calibri" w:hAnsi="Calibri" w:eastAsia="Calibri" w:cs="Calibri"/>
                <w:color w:val="000000" w:themeColor="text1"/>
                <w:sz w:val="16"/>
                <w:szCs w:val="16"/>
              </w:rPr>
              <w:t>9</w:t>
            </w:r>
          </w:p>
        </w:tc>
        <w:tc>
          <w:tcPr>
            <w:tcW w:w="870" w:type="dxa"/>
            <w:shd w:val="clear" w:color="auto" w:fill="FFF2CC" w:themeFill="accent4" w:themeFillTint="33"/>
            <w:tcMar>
              <w:left w:w="105" w:type="dxa"/>
              <w:right w:w="105" w:type="dxa"/>
            </w:tcMar>
          </w:tcPr>
          <w:p w:rsidR="1613479B" w:rsidP="2D469085" w:rsidRDefault="64EA0987" w14:paraId="50FBFB0C" w14:textId="7A4561DA">
            <w:pPr>
              <w:spacing w:line="259" w:lineRule="auto"/>
              <w:rPr>
                <w:rFonts w:ascii="Calibri" w:hAnsi="Calibri" w:eastAsia="Calibri" w:cs="Calibri"/>
                <w:color w:val="000000" w:themeColor="text1"/>
                <w:sz w:val="16"/>
                <w:szCs w:val="16"/>
              </w:rPr>
            </w:pPr>
            <w:r w:rsidRPr="27F3F34A">
              <w:rPr>
                <w:rFonts w:ascii="Calibri" w:hAnsi="Calibri" w:eastAsia="Calibri" w:cs="Calibri"/>
                <w:color w:val="000000" w:themeColor="text1"/>
                <w:sz w:val="16"/>
                <w:szCs w:val="16"/>
              </w:rPr>
              <w:t xml:space="preserve">Phase </w:t>
            </w:r>
            <w:r w:rsidR="002964A0">
              <w:rPr>
                <w:rFonts w:ascii="Calibri" w:hAnsi="Calibri" w:eastAsia="Calibri" w:cs="Calibri"/>
                <w:color w:val="000000" w:themeColor="text1"/>
                <w:sz w:val="16"/>
                <w:szCs w:val="16"/>
              </w:rPr>
              <w:t xml:space="preserve">1 / Phase </w:t>
            </w:r>
            <w:r w:rsidRPr="27F3F34A">
              <w:rPr>
                <w:rFonts w:ascii="Calibri" w:hAnsi="Calibri" w:eastAsia="Calibri" w:cs="Calibri"/>
                <w:color w:val="000000" w:themeColor="text1"/>
                <w:sz w:val="16"/>
                <w:szCs w:val="16"/>
              </w:rPr>
              <w:t>2</w:t>
            </w:r>
          </w:p>
          <w:p w:rsidR="1613479B" w:rsidP="1613479B" w:rsidRDefault="1613479B" w14:paraId="0C9A2763" w14:textId="28750B34">
            <w:pPr>
              <w:rPr>
                <w:rFonts w:ascii="Calibri" w:hAnsi="Calibri" w:eastAsia="Calibri" w:cs="Calibri"/>
                <w:color w:val="000000" w:themeColor="text1"/>
                <w:sz w:val="16"/>
                <w:szCs w:val="16"/>
              </w:rPr>
            </w:pPr>
          </w:p>
        </w:tc>
        <w:tc>
          <w:tcPr>
            <w:tcW w:w="2427" w:type="dxa"/>
            <w:shd w:val="clear" w:color="auto" w:fill="FFF2CC" w:themeFill="accent4" w:themeFillTint="33"/>
            <w:tcMar>
              <w:left w:w="105" w:type="dxa"/>
              <w:right w:w="105" w:type="dxa"/>
            </w:tcMar>
          </w:tcPr>
          <w:p w:rsidRPr="000F7CCE" w:rsidR="000E4319" w:rsidP="000E4319" w:rsidRDefault="211B3B50" w14:paraId="14ACD81F" w14:textId="188DBE41">
            <w:pPr>
              <w:rPr>
                <w:rFonts w:ascii="Calibri" w:hAnsi="Calibri" w:eastAsia="Calibri" w:cs="Calibri"/>
                <w:color w:val="000000" w:themeColor="text1"/>
                <w:sz w:val="16"/>
                <w:szCs w:val="16"/>
              </w:rPr>
            </w:pPr>
            <w:r w:rsidRPr="27F3F34A">
              <w:rPr>
                <w:rFonts w:ascii="Calibri" w:hAnsi="Calibri" w:eastAsia="Calibri" w:cs="Calibri"/>
                <w:color w:val="000000" w:themeColor="text1"/>
                <w:sz w:val="16"/>
                <w:szCs w:val="16"/>
              </w:rPr>
              <w:t xml:space="preserve">Energy management w/wo flexibility provision </w:t>
            </w:r>
            <w:r>
              <w:br/>
            </w:r>
          </w:p>
        </w:tc>
        <w:tc>
          <w:tcPr>
            <w:tcW w:w="1736" w:type="dxa"/>
            <w:shd w:val="clear" w:color="auto" w:fill="FFF2CC" w:themeFill="accent4" w:themeFillTint="33"/>
            <w:tcMar>
              <w:left w:w="105" w:type="dxa"/>
              <w:right w:w="105" w:type="dxa"/>
            </w:tcMar>
          </w:tcPr>
          <w:p w:rsidRPr="000F7CCE" w:rsidR="000E4319" w:rsidP="000E4319" w:rsidRDefault="002966E5" w14:paraId="45EBCC51" w14:textId="7400A932">
            <w:pPr>
              <w:rPr>
                <w:rFonts w:ascii="Calibri" w:hAnsi="Calibri" w:eastAsia="Calibri" w:cs="Calibri"/>
                <w:color w:val="000000" w:themeColor="text1"/>
                <w:sz w:val="16"/>
                <w:szCs w:val="16"/>
              </w:rPr>
            </w:pPr>
            <w:r w:rsidRPr="27F3F34A">
              <w:rPr>
                <w:rFonts w:ascii="Calibri" w:hAnsi="Calibri" w:eastAsia="Calibri" w:cs="Calibri"/>
                <w:color w:val="000000" w:themeColor="text1"/>
                <w:sz w:val="16"/>
                <w:szCs w:val="16"/>
              </w:rPr>
              <w:t>CESU operator</w:t>
            </w:r>
          </w:p>
        </w:tc>
        <w:tc>
          <w:tcPr>
            <w:tcW w:w="3844" w:type="dxa"/>
            <w:shd w:val="clear" w:color="auto" w:fill="FFF2CC" w:themeFill="accent4" w:themeFillTint="33"/>
            <w:tcMar>
              <w:left w:w="105" w:type="dxa"/>
              <w:right w:w="105" w:type="dxa"/>
            </w:tcMar>
          </w:tcPr>
          <w:p w:rsidR="001375DF" w:rsidP="000E4319" w:rsidRDefault="003E1BD7" w14:paraId="3C63C586" w14:textId="5D4C00FE">
            <w:pPr>
              <w:rPr>
                <w:rFonts w:ascii="Calibri" w:hAnsi="Calibri" w:eastAsia="Calibri" w:cs="Calibri"/>
                <w:color w:val="000000" w:themeColor="text1"/>
                <w:sz w:val="16"/>
                <w:szCs w:val="16"/>
              </w:rPr>
            </w:pPr>
            <w:r w:rsidRPr="27F3F34A">
              <w:rPr>
                <w:rFonts w:ascii="Calibri" w:hAnsi="Calibri" w:eastAsia="Calibri" w:cs="Calibri"/>
                <w:color w:val="000000" w:themeColor="text1"/>
                <w:sz w:val="16"/>
                <w:szCs w:val="16"/>
              </w:rPr>
              <w:t xml:space="preserve">CESU is established. </w:t>
            </w:r>
            <w:r w:rsidR="00996D11">
              <w:rPr>
                <w:rFonts w:ascii="Calibri" w:hAnsi="Calibri" w:eastAsia="Calibri" w:cs="Calibri"/>
                <w:color w:val="000000" w:themeColor="text1"/>
                <w:sz w:val="16"/>
                <w:szCs w:val="16"/>
              </w:rPr>
              <w:t xml:space="preserve"> </w:t>
            </w:r>
          </w:p>
          <w:p w:rsidRPr="000F7CCE" w:rsidR="006D3544" w:rsidP="000E4319" w:rsidRDefault="006D3544" w14:paraId="020A1BF7" w14:textId="59DACF91">
            <w:pPr>
              <w:rPr>
                <w:rFonts w:ascii="Calibri" w:hAnsi="Calibri" w:eastAsia="Calibri" w:cs="Calibri"/>
                <w:i/>
                <w:color w:val="000000" w:themeColor="text1"/>
                <w:sz w:val="16"/>
                <w:szCs w:val="16"/>
              </w:rPr>
            </w:pPr>
            <w:r w:rsidRPr="27F3F34A">
              <w:rPr>
                <w:rFonts w:ascii="Calibri" w:hAnsi="Calibri" w:eastAsia="Calibri" w:cs="Calibri"/>
                <w:color w:val="000000" w:themeColor="text1"/>
                <w:sz w:val="16"/>
                <w:szCs w:val="16"/>
              </w:rPr>
              <w:t>CESU (acting as flexibility service provider) completed company qualification and assets qualification.</w:t>
            </w:r>
            <w:r w:rsidR="002964A0">
              <w:br/>
            </w:r>
            <w:r w:rsidRPr="4F066CF8" w:rsidR="002964A0">
              <w:rPr>
                <w:rFonts w:ascii="Calibri" w:hAnsi="Calibri" w:eastAsia="Calibri" w:cs="Calibri"/>
                <w:i/>
                <w:color w:val="000000" w:themeColor="text1"/>
                <w:sz w:val="16"/>
                <w:szCs w:val="16"/>
              </w:rPr>
              <w:t>Note: Energy management wi</w:t>
            </w:r>
            <w:r w:rsidRPr="4F066CF8" w:rsidR="00FE2EAB">
              <w:rPr>
                <w:rFonts w:ascii="Calibri" w:hAnsi="Calibri" w:eastAsia="Calibri" w:cs="Calibri"/>
                <w:i/>
                <w:color w:val="000000" w:themeColor="text1"/>
                <w:sz w:val="16"/>
                <w:szCs w:val="16"/>
              </w:rPr>
              <w:t>th</w:t>
            </w:r>
            <w:r w:rsidR="00FF07C1">
              <w:rPr>
                <w:rFonts w:ascii="Calibri" w:hAnsi="Calibri" w:eastAsia="Calibri" w:cs="Calibri"/>
                <w:i/>
                <w:color w:val="000000" w:themeColor="text1"/>
                <w:sz w:val="16"/>
                <w:szCs w:val="16"/>
              </w:rPr>
              <w:t>out flexibility corresponds to</w:t>
            </w:r>
            <w:r w:rsidRPr="4F066CF8" w:rsidR="00FE2EAB">
              <w:rPr>
                <w:rFonts w:ascii="Calibri" w:hAnsi="Calibri" w:eastAsia="Calibri" w:cs="Calibri"/>
                <w:i/>
                <w:color w:val="000000" w:themeColor="text1"/>
                <w:sz w:val="16"/>
                <w:szCs w:val="16"/>
              </w:rPr>
              <w:t xml:space="preserve"> phase 1</w:t>
            </w:r>
            <w:r w:rsidR="00FF07C1">
              <w:rPr>
                <w:rFonts w:ascii="Calibri" w:hAnsi="Calibri" w:eastAsia="Calibri" w:cs="Calibri"/>
                <w:i/>
                <w:color w:val="000000" w:themeColor="text1"/>
                <w:sz w:val="16"/>
                <w:szCs w:val="16"/>
              </w:rPr>
              <w:t>, and</w:t>
            </w:r>
            <w:r w:rsidRPr="4F066CF8" w:rsidDel="00FF07C1" w:rsidR="00FE2EAB">
              <w:rPr>
                <w:rFonts w:ascii="Calibri" w:hAnsi="Calibri" w:eastAsia="Calibri" w:cs="Calibri"/>
                <w:i/>
                <w:color w:val="000000" w:themeColor="text1"/>
                <w:sz w:val="16"/>
                <w:szCs w:val="16"/>
              </w:rPr>
              <w:t xml:space="preserve"> </w:t>
            </w:r>
            <w:r w:rsidRPr="4F066CF8" w:rsidR="002964A0">
              <w:rPr>
                <w:rFonts w:ascii="Calibri" w:hAnsi="Calibri" w:eastAsia="Calibri" w:cs="Calibri"/>
                <w:i/>
                <w:color w:val="000000" w:themeColor="text1"/>
                <w:sz w:val="16"/>
                <w:szCs w:val="16"/>
              </w:rPr>
              <w:t>w</w:t>
            </w:r>
            <w:r w:rsidRPr="4F066CF8" w:rsidR="00FE2EAB">
              <w:rPr>
                <w:rFonts w:ascii="Calibri" w:hAnsi="Calibri" w:eastAsia="Calibri" w:cs="Calibri"/>
                <w:i/>
                <w:color w:val="000000" w:themeColor="text1"/>
                <w:sz w:val="16"/>
                <w:szCs w:val="16"/>
              </w:rPr>
              <w:t>ith</w:t>
            </w:r>
            <w:r w:rsidR="00FF07C1">
              <w:rPr>
                <w:rFonts w:ascii="Calibri" w:hAnsi="Calibri" w:eastAsia="Calibri" w:cs="Calibri"/>
                <w:i/>
                <w:color w:val="000000" w:themeColor="text1"/>
                <w:sz w:val="16"/>
                <w:szCs w:val="16"/>
              </w:rPr>
              <w:t xml:space="preserve"> </w:t>
            </w:r>
            <w:r w:rsidRPr="4F066CF8" w:rsidR="00FF07C1">
              <w:rPr>
                <w:rFonts w:ascii="Calibri" w:hAnsi="Calibri" w:eastAsia="Calibri" w:cs="Calibri"/>
                <w:i/>
                <w:color w:val="000000" w:themeColor="text1"/>
                <w:sz w:val="16"/>
                <w:szCs w:val="16"/>
              </w:rPr>
              <w:t>flexibility provision</w:t>
            </w:r>
            <w:r w:rsidRPr="4F066CF8" w:rsidDel="00FF07C1" w:rsidR="00FF07C1">
              <w:rPr>
                <w:rFonts w:ascii="Calibri" w:hAnsi="Calibri" w:eastAsia="Calibri" w:cs="Calibri"/>
                <w:i/>
                <w:color w:val="000000" w:themeColor="text1"/>
                <w:sz w:val="16"/>
                <w:szCs w:val="16"/>
              </w:rPr>
              <w:t xml:space="preserve"> </w:t>
            </w:r>
            <w:r w:rsidR="00FF07C1">
              <w:rPr>
                <w:rFonts w:ascii="Calibri" w:hAnsi="Calibri" w:eastAsia="Calibri" w:cs="Calibri"/>
                <w:i/>
                <w:color w:val="000000" w:themeColor="text1"/>
                <w:sz w:val="16"/>
                <w:szCs w:val="16"/>
              </w:rPr>
              <w:t xml:space="preserve">corresponds </w:t>
            </w:r>
            <w:r w:rsidRPr="04F4FF6E" w:rsidR="013AE2DF">
              <w:rPr>
                <w:rFonts w:ascii="Calibri" w:hAnsi="Calibri" w:eastAsia="Calibri" w:cs="Calibri"/>
                <w:i/>
                <w:iCs/>
                <w:color w:val="000000" w:themeColor="text1"/>
                <w:sz w:val="16"/>
                <w:szCs w:val="16"/>
              </w:rPr>
              <w:t>to</w:t>
            </w:r>
            <w:r w:rsidRPr="04F4FF6E" w:rsidR="45B48E33">
              <w:rPr>
                <w:rFonts w:ascii="Calibri" w:hAnsi="Calibri" w:eastAsia="Calibri" w:cs="Calibri"/>
                <w:i/>
                <w:iCs/>
                <w:color w:val="000000" w:themeColor="text1"/>
                <w:sz w:val="16"/>
                <w:szCs w:val="16"/>
              </w:rPr>
              <w:t xml:space="preserve"> </w:t>
            </w:r>
            <w:r w:rsidRPr="4F066CF8" w:rsidR="00FE2EAB">
              <w:rPr>
                <w:rFonts w:ascii="Calibri" w:hAnsi="Calibri" w:eastAsia="Calibri" w:cs="Calibri"/>
                <w:i/>
                <w:color w:val="000000" w:themeColor="text1"/>
                <w:sz w:val="16"/>
                <w:szCs w:val="16"/>
              </w:rPr>
              <w:t>phase 2</w:t>
            </w:r>
          </w:p>
        </w:tc>
      </w:tr>
      <w:tr w:rsidR="00FD7B80" w:rsidTr="1A7743B0" w14:paraId="6241777B" w14:textId="77777777">
        <w:trPr>
          <w:trHeight w:val="300"/>
        </w:trPr>
        <w:tc>
          <w:tcPr>
            <w:tcW w:w="467" w:type="dxa"/>
            <w:shd w:val="clear" w:color="auto" w:fill="FFF2CC" w:themeFill="accent4" w:themeFillTint="33"/>
            <w:tcMar>
              <w:left w:w="105" w:type="dxa"/>
              <w:right w:w="105" w:type="dxa"/>
            </w:tcMar>
          </w:tcPr>
          <w:p w:rsidR="025C97EE" w:rsidP="025C97EE" w:rsidRDefault="25BAB274" w14:paraId="45C10DD6" w14:textId="7220BFAB">
            <w:pPr>
              <w:rPr>
                <w:rFonts w:ascii="Calibri" w:hAnsi="Calibri" w:eastAsia="Calibri" w:cs="Calibri"/>
                <w:color w:val="000000" w:themeColor="text1"/>
                <w:sz w:val="16"/>
                <w:szCs w:val="16"/>
              </w:rPr>
            </w:pPr>
            <w:r w:rsidRPr="27F3F34A">
              <w:rPr>
                <w:rFonts w:ascii="Calibri" w:hAnsi="Calibri" w:eastAsia="Calibri" w:cs="Calibri"/>
                <w:color w:val="000000" w:themeColor="text1"/>
                <w:sz w:val="16"/>
                <w:szCs w:val="16"/>
              </w:rPr>
              <w:t>10a</w:t>
            </w:r>
          </w:p>
        </w:tc>
        <w:tc>
          <w:tcPr>
            <w:tcW w:w="870" w:type="dxa"/>
            <w:shd w:val="clear" w:color="auto" w:fill="FFF2CC" w:themeFill="accent4" w:themeFillTint="33"/>
            <w:tcMar>
              <w:left w:w="105" w:type="dxa"/>
              <w:right w:w="105" w:type="dxa"/>
            </w:tcMar>
          </w:tcPr>
          <w:p w:rsidR="1613479B" w:rsidP="2D469085" w:rsidRDefault="3CB3BBE6" w14:paraId="26E6FA5F" w14:textId="01F49B0B">
            <w:pPr>
              <w:spacing w:line="259" w:lineRule="auto"/>
              <w:rPr>
                <w:rFonts w:ascii="Calibri" w:hAnsi="Calibri" w:eastAsia="Calibri" w:cs="Calibri"/>
                <w:color w:val="000000" w:themeColor="text1"/>
                <w:sz w:val="16"/>
                <w:szCs w:val="16"/>
              </w:rPr>
            </w:pPr>
            <w:r w:rsidRPr="27F3F34A">
              <w:rPr>
                <w:rFonts w:ascii="Calibri" w:hAnsi="Calibri" w:eastAsia="Calibri" w:cs="Calibri"/>
                <w:color w:val="000000" w:themeColor="text1"/>
                <w:sz w:val="16"/>
                <w:szCs w:val="16"/>
              </w:rPr>
              <w:t>Phase 2</w:t>
            </w:r>
          </w:p>
          <w:p w:rsidR="1613479B" w:rsidP="1613479B" w:rsidRDefault="1613479B" w14:paraId="459E1DEF" w14:textId="14046FE4">
            <w:pPr>
              <w:rPr>
                <w:rFonts w:ascii="Calibri" w:hAnsi="Calibri" w:eastAsia="Calibri" w:cs="Calibri"/>
                <w:color w:val="000000" w:themeColor="text1"/>
                <w:sz w:val="16"/>
                <w:szCs w:val="16"/>
              </w:rPr>
            </w:pPr>
          </w:p>
        </w:tc>
        <w:tc>
          <w:tcPr>
            <w:tcW w:w="2427" w:type="dxa"/>
            <w:shd w:val="clear" w:color="auto" w:fill="FFF2CC" w:themeFill="accent4" w:themeFillTint="33"/>
            <w:tcMar>
              <w:left w:w="105" w:type="dxa"/>
              <w:right w:w="105" w:type="dxa"/>
            </w:tcMar>
          </w:tcPr>
          <w:p w:rsidR="025C97EE" w:rsidP="30AFAF63" w:rsidRDefault="25BAB274" w14:paraId="2E67950E" w14:textId="1FF87C0F">
            <w:pPr>
              <w:rPr>
                <w:rFonts w:ascii="Calibri" w:hAnsi="Calibri" w:eastAsia="Calibri" w:cs="Calibri"/>
                <w:color w:val="000000" w:themeColor="text1"/>
                <w:sz w:val="16"/>
                <w:szCs w:val="16"/>
              </w:rPr>
            </w:pPr>
            <w:r w:rsidRPr="27F3F34A">
              <w:rPr>
                <w:rFonts w:ascii="Calibri" w:hAnsi="Calibri" w:eastAsia="Calibri" w:cs="Calibri"/>
                <w:color w:val="000000" w:themeColor="text1"/>
                <w:sz w:val="16"/>
                <w:szCs w:val="16"/>
              </w:rPr>
              <w:t xml:space="preserve">Flexibility verification and settlement done by FRP </w:t>
            </w:r>
            <w:r>
              <w:br/>
            </w:r>
          </w:p>
        </w:tc>
        <w:tc>
          <w:tcPr>
            <w:tcW w:w="1736" w:type="dxa"/>
            <w:shd w:val="clear" w:color="auto" w:fill="FFF2CC" w:themeFill="accent4" w:themeFillTint="33"/>
            <w:tcMar>
              <w:left w:w="105" w:type="dxa"/>
              <w:right w:w="105" w:type="dxa"/>
            </w:tcMar>
          </w:tcPr>
          <w:p w:rsidR="025C97EE" w:rsidP="30AFAF63" w:rsidRDefault="00911C71" w14:paraId="55A437CF" w14:textId="11037B72">
            <w:pPr>
              <w:rPr>
                <w:rFonts w:ascii="Calibri" w:hAnsi="Calibri" w:eastAsia="Calibri" w:cs="Calibri"/>
                <w:color w:val="000000" w:themeColor="text1"/>
                <w:sz w:val="16"/>
                <w:szCs w:val="16"/>
              </w:rPr>
            </w:pPr>
            <w:r w:rsidRPr="27F3F34A">
              <w:rPr>
                <w:rFonts w:eastAsiaTheme="minorEastAsia"/>
                <w:color w:val="000000" w:themeColor="text1"/>
                <w:sz w:val="16"/>
                <w:szCs w:val="16"/>
              </w:rPr>
              <w:t>Flexibility requesting party</w:t>
            </w:r>
          </w:p>
        </w:tc>
        <w:tc>
          <w:tcPr>
            <w:tcW w:w="3844" w:type="dxa"/>
            <w:shd w:val="clear" w:color="auto" w:fill="FFF2CC" w:themeFill="accent4" w:themeFillTint="33"/>
            <w:tcMar>
              <w:left w:w="105" w:type="dxa"/>
              <w:right w:w="105" w:type="dxa"/>
            </w:tcMar>
          </w:tcPr>
          <w:p w:rsidR="00734F42" w:rsidP="001375DF" w:rsidRDefault="00734F42" w14:paraId="55BD9EE4" w14:textId="7BDC4112">
            <w:pPr>
              <w:rPr>
                <w:rFonts w:ascii="Calibri" w:hAnsi="Calibri" w:eastAsia="Calibri" w:cs="Calibri"/>
                <w:color w:val="000000" w:themeColor="text1"/>
                <w:sz w:val="16"/>
                <w:szCs w:val="16"/>
              </w:rPr>
            </w:pPr>
            <w:r w:rsidRPr="003B54D0">
              <w:rPr>
                <w:rFonts w:ascii="Calibri" w:hAnsi="Calibri" w:eastAsia="Calibri" w:cs="Calibri"/>
                <w:i/>
                <w:iCs/>
                <w:color w:val="000000" w:themeColor="text1"/>
                <w:sz w:val="16"/>
                <w:szCs w:val="16"/>
              </w:rPr>
              <w:t xml:space="preserve">Procedure 8 </w:t>
            </w:r>
            <w:r>
              <w:rPr>
                <w:rFonts w:ascii="Calibri" w:hAnsi="Calibri" w:eastAsia="Calibri" w:cs="Calibri"/>
                <w:i/>
                <w:iCs/>
                <w:color w:val="000000" w:themeColor="text1"/>
                <w:sz w:val="16"/>
                <w:szCs w:val="16"/>
              </w:rPr>
              <w:t>pre-</w:t>
            </w:r>
            <w:r w:rsidRPr="003B54D0">
              <w:rPr>
                <w:rFonts w:ascii="Calibri" w:hAnsi="Calibri" w:eastAsia="Calibri" w:cs="Calibri"/>
                <w:i/>
                <w:iCs/>
                <w:color w:val="000000" w:themeColor="text1"/>
                <w:sz w:val="16"/>
                <w:szCs w:val="16"/>
              </w:rPr>
              <w:t>conditions.</w:t>
            </w:r>
          </w:p>
          <w:p w:rsidR="001375DF" w:rsidP="001375DF" w:rsidRDefault="00734F42" w14:paraId="3DE4304B" w14:textId="1A602BB7">
            <w:pPr>
              <w:spacing w:line="259" w:lineRule="auto"/>
              <w:rPr>
                <w:rFonts w:ascii="Calibri" w:hAnsi="Calibri" w:eastAsia="Calibri" w:cs="Calibri"/>
                <w:color w:val="000000" w:themeColor="text1"/>
                <w:sz w:val="16"/>
                <w:szCs w:val="16"/>
              </w:rPr>
            </w:pPr>
            <w:r>
              <w:rPr>
                <w:rFonts w:ascii="Calibri" w:hAnsi="Calibri" w:eastAsia="Calibri" w:cs="Calibri"/>
                <w:color w:val="000000" w:themeColor="text1"/>
                <w:sz w:val="16"/>
                <w:szCs w:val="16"/>
              </w:rPr>
              <w:t>participating in flexibility provision.</w:t>
            </w:r>
          </w:p>
          <w:p w:rsidRPr="00734F42" w:rsidR="00734F42" w:rsidP="1A266D6F" w:rsidRDefault="001375DF" w14:paraId="422DD14B" w14:textId="2076868A">
            <w:pPr>
              <w:spacing w:line="259" w:lineRule="auto"/>
              <w:rPr>
                <w:rFonts w:ascii="Calibri" w:hAnsi="Calibri" w:eastAsia="Calibri" w:cs="Calibri"/>
                <w:color w:val="000000" w:themeColor="text1"/>
                <w:sz w:val="16"/>
                <w:szCs w:val="16"/>
              </w:rPr>
            </w:pPr>
            <w:r w:rsidRPr="27F3F34A">
              <w:rPr>
                <w:rFonts w:ascii="Calibri" w:hAnsi="Calibri" w:eastAsia="Calibri" w:cs="Calibri"/>
                <w:color w:val="000000" w:themeColor="text1"/>
                <w:sz w:val="16"/>
                <w:szCs w:val="16"/>
              </w:rPr>
              <w:t>Flexibility market is established.</w:t>
            </w:r>
          </w:p>
        </w:tc>
      </w:tr>
      <w:tr w:rsidR="00FD7B80" w:rsidTr="1A7743B0" w14:paraId="27116011" w14:textId="77777777">
        <w:trPr>
          <w:trHeight w:val="300"/>
        </w:trPr>
        <w:tc>
          <w:tcPr>
            <w:tcW w:w="467" w:type="dxa"/>
            <w:shd w:val="clear" w:color="auto" w:fill="FFF2CC" w:themeFill="accent4" w:themeFillTint="33"/>
            <w:tcMar>
              <w:left w:w="105" w:type="dxa"/>
              <w:right w:w="105" w:type="dxa"/>
            </w:tcMar>
          </w:tcPr>
          <w:p w:rsidR="6D618DA4" w:rsidP="6D618DA4" w:rsidRDefault="25BAB274" w14:paraId="4509FB28" w14:textId="25C6E065">
            <w:pPr>
              <w:rPr>
                <w:rFonts w:ascii="Calibri" w:hAnsi="Calibri" w:eastAsia="Calibri" w:cs="Calibri"/>
                <w:color w:val="000000" w:themeColor="text1"/>
                <w:sz w:val="16"/>
                <w:szCs w:val="16"/>
              </w:rPr>
            </w:pPr>
            <w:r w:rsidRPr="27F3F34A">
              <w:rPr>
                <w:rFonts w:ascii="Calibri" w:hAnsi="Calibri" w:eastAsia="Calibri" w:cs="Calibri"/>
                <w:color w:val="000000" w:themeColor="text1"/>
                <w:sz w:val="16"/>
                <w:szCs w:val="16"/>
              </w:rPr>
              <w:t>10b</w:t>
            </w:r>
          </w:p>
        </w:tc>
        <w:tc>
          <w:tcPr>
            <w:tcW w:w="870" w:type="dxa"/>
            <w:shd w:val="clear" w:color="auto" w:fill="FFF2CC" w:themeFill="accent4" w:themeFillTint="33"/>
            <w:tcMar>
              <w:left w:w="105" w:type="dxa"/>
              <w:right w:w="105" w:type="dxa"/>
            </w:tcMar>
          </w:tcPr>
          <w:p w:rsidR="1613479B" w:rsidP="2D469085" w:rsidRDefault="50530D10" w14:paraId="5CF1ECE4" w14:textId="68F75F42">
            <w:pPr>
              <w:spacing w:line="259" w:lineRule="auto"/>
              <w:rPr>
                <w:rFonts w:ascii="Calibri" w:hAnsi="Calibri" w:eastAsia="Calibri" w:cs="Calibri"/>
                <w:color w:val="000000" w:themeColor="text1"/>
                <w:sz w:val="16"/>
                <w:szCs w:val="16"/>
              </w:rPr>
            </w:pPr>
            <w:r w:rsidRPr="27F3F34A">
              <w:rPr>
                <w:rFonts w:ascii="Calibri" w:hAnsi="Calibri" w:eastAsia="Calibri" w:cs="Calibri"/>
                <w:color w:val="000000" w:themeColor="text1"/>
                <w:sz w:val="16"/>
                <w:szCs w:val="16"/>
              </w:rPr>
              <w:t>Phase 2</w:t>
            </w:r>
          </w:p>
          <w:p w:rsidR="1613479B" w:rsidP="1613479B" w:rsidRDefault="1613479B" w14:paraId="233988C5" w14:textId="0E476C33">
            <w:pPr>
              <w:rPr>
                <w:rFonts w:ascii="Calibri" w:hAnsi="Calibri" w:eastAsia="Calibri" w:cs="Calibri"/>
                <w:color w:val="000000" w:themeColor="text1"/>
                <w:sz w:val="16"/>
                <w:szCs w:val="16"/>
              </w:rPr>
            </w:pPr>
          </w:p>
        </w:tc>
        <w:tc>
          <w:tcPr>
            <w:tcW w:w="2427" w:type="dxa"/>
            <w:shd w:val="clear" w:color="auto" w:fill="FFF2CC" w:themeFill="accent4" w:themeFillTint="33"/>
            <w:tcMar>
              <w:left w:w="105" w:type="dxa"/>
              <w:right w:w="105" w:type="dxa"/>
            </w:tcMar>
          </w:tcPr>
          <w:p w:rsidR="6D618DA4" w:rsidP="30AFAF63" w:rsidRDefault="25BAB274" w14:paraId="7DDE1113" w14:textId="2CD07FF7">
            <w:pPr>
              <w:rPr>
                <w:rFonts w:ascii="Calibri" w:hAnsi="Calibri" w:eastAsia="Calibri" w:cs="Calibri"/>
                <w:color w:val="000000" w:themeColor="text1"/>
                <w:sz w:val="16"/>
                <w:szCs w:val="16"/>
              </w:rPr>
            </w:pPr>
            <w:r w:rsidRPr="27F3F34A">
              <w:rPr>
                <w:rFonts w:ascii="Calibri" w:hAnsi="Calibri" w:eastAsia="Calibri" w:cs="Calibri"/>
                <w:color w:val="000000" w:themeColor="text1"/>
                <w:sz w:val="16"/>
                <w:szCs w:val="16"/>
              </w:rPr>
              <w:t xml:space="preserve">Flexibility verification and settlement done by </w:t>
            </w:r>
            <w:r w:rsidRPr="27F3F34A" w:rsidR="00911C71">
              <w:rPr>
                <w:rFonts w:ascii="Calibri" w:hAnsi="Calibri" w:eastAsia="Calibri" w:cs="Calibri"/>
                <w:color w:val="000000" w:themeColor="text1"/>
                <w:sz w:val="16"/>
                <w:szCs w:val="16"/>
              </w:rPr>
              <w:t xml:space="preserve">flexibility market operator </w:t>
            </w:r>
            <w:r w:rsidRPr="27F3F34A">
              <w:rPr>
                <w:rFonts w:ascii="Calibri" w:hAnsi="Calibri" w:eastAsia="Calibri" w:cs="Calibri"/>
                <w:color w:val="000000" w:themeColor="text1"/>
                <w:sz w:val="16"/>
                <w:szCs w:val="16"/>
              </w:rPr>
              <w:t>or other third-party support tool</w:t>
            </w:r>
          </w:p>
        </w:tc>
        <w:tc>
          <w:tcPr>
            <w:tcW w:w="1736" w:type="dxa"/>
            <w:shd w:val="clear" w:color="auto" w:fill="FFF2CC" w:themeFill="accent4" w:themeFillTint="33"/>
            <w:tcMar>
              <w:left w:w="105" w:type="dxa"/>
              <w:right w:w="105" w:type="dxa"/>
            </w:tcMar>
          </w:tcPr>
          <w:p w:rsidR="6D618DA4" w:rsidP="30AFAF63" w:rsidRDefault="00911C71" w14:paraId="0D99AB74" w14:textId="52DC6A46">
            <w:pPr>
              <w:rPr>
                <w:rFonts w:ascii="Calibri" w:hAnsi="Calibri" w:eastAsia="Calibri" w:cs="Calibri"/>
                <w:color w:val="000000" w:themeColor="text1"/>
                <w:sz w:val="16"/>
                <w:szCs w:val="16"/>
              </w:rPr>
            </w:pPr>
            <w:r w:rsidRPr="27F3F34A">
              <w:rPr>
                <w:rFonts w:ascii="Calibri" w:hAnsi="Calibri" w:eastAsia="Calibri" w:cs="Calibri"/>
                <w:color w:val="000000" w:themeColor="text1"/>
                <w:sz w:val="16"/>
                <w:szCs w:val="16"/>
              </w:rPr>
              <w:t>Flexibility market operator</w:t>
            </w:r>
          </w:p>
        </w:tc>
        <w:tc>
          <w:tcPr>
            <w:tcW w:w="3844" w:type="dxa"/>
            <w:shd w:val="clear" w:color="auto" w:fill="FFF2CC" w:themeFill="accent4" w:themeFillTint="33"/>
            <w:tcMar>
              <w:left w:w="105" w:type="dxa"/>
              <w:right w:w="105" w:type="dxa"/>
            </w:tcMar>
          </w:tcPr>
          <w:p w:rsidR="00724137" w:rsidP="00724137" w:rsidRDefault="00724137" w14:paraId="10CFD9F6" w14:textId="7D25DFB7">
            <w:pPr>
              <w:rPr>
                <w:rFonts w:ascii="Calibri" w:hAnsi="Calibri" w:eastAsia="Calibri" w:cs="Calibri"/>
                <w:color w:val="000000" w:themeColor="text1"/>
                <w:sz w:val="16"/>
                <w:szCs w:val="16"/>
              </w:rPr>
            </w:pPr>
            <w:r w:rsidRPr="003B54D0">
              <w:rPr>
                <w:rFonts w:ascii="Calibri" w:hAnsi="Calibri" w:eastAsia="Calibri" w:cs="Calibri"/>
                <w:i/>
                <w:iCs/>
                <w:color w:val="000000" w:themeColor="text1"/>
                <w:sz w:val="16"/>
                <w:szCs w:val="16"/>
              </w:rPr>
              <w:t xml:space="preserve">Procedure 8 </w:t>
            </w:r>
            <w:r>
              <w:rPr>
                <w:rFonts w:ascii="Calibri" w:hAnsi="Calibri" w:eastAsia="Calibri" w:cs="Calibri"/>
                <w:i/>
                <w:iCs/>
                <w:color w:val="000000" w:themeColor="text1"/>
                <w:sz w:val="16"/>
                <w:szCs w:val="16"/>
              </w:rPr>
              <w:t>pre-</w:t>
            </w:r>
            <w:r w:rsidRPr="003B54D0">
              <w:rPr>
                <w:rFonts w:ascii="Calibri" w:hAnsi="Calibri" w:eastAsia="Calibri" w:cs="Calibri"/>
                <w:i/>
                <w:iCs/>
                <w:color w:val="000000" w:themeColor="text1"/>
                <w:sz w:val="16"/>
                <w:szCs w:val="16"/>
              </w:rPr>
              <w:t>conditions.</w:t>
            </w:r>
          </w:p>
          <w:p w:rsidR="001375DF" w:rsidP="001375DF" w:rsidRDefault="00734F42" w14:paraId="4038AF7D" w14:textId="3978F3F6">
            <w:pPr>
              <w:spacing w:line="259" w:lineRule="auto"/>
              <w:rPr>
                <w:rFonts w:ascii="Calibri" w:hAnsi="Calibri" w:eastAsia="Calibri" w:cs="Calibri"/>
                <w:color w:val="000000" w:themeColor="text1"/>
                <w:sz w:val="16"/>
                <w:szCs w:val="16"/>
              </w:rPr>
            </w:pPr>
            <w:r>
              <w:rPr>
                <w:rFonts w:ascii="Calibri" w:hAnsi="Calibri" w:eastAsia="Calibri" w:cs="Calibri"/>
                <w:color w:val="000000" w:themeColor="text1"/>
                <w:sz w:val="16"/>
                <w:szCs w:val="16"/>
              </w:rPr>
              <w:t>participating in flexibility provision.</w:t>
            </w:r>
          </w:p>
          <w:p w:rsidR="6D618DA4" w:rsidP="1A266D6F" w:rsidRDefault="001375DF" w14:paraId="3B8489A8" w14:textId="128A4D45">
            <w:pPr>
              <w:spacing w:line="259" w:lineRule="auto"/>
              <w:rPr>
                <w:rFonts w:ascii="Calibri" w:hAnsi="Calibri" w:eastAsia="Calibri" w:cs="Calibri"/>
                <w:color w:val="000000" w:themeColor="text1"/>
                <w:sz w:val="16"/>
                <w:szCs w:val="16"/>
              </w:rPr>
            </w:pPr>
            <w:r w:rsidRPr="27F3F34A">
              <w:rPr>
                <w:rFonts w:ascii="Calibri" w:hAnsi="Calibri" w:eastAsia="Calibri" w:cs="Calibri"/>
                <w:color w:val="000000" w:themeColor="text1"/>
                <w:sz w:val="16"/>
                <w:szCs w:val="16"/>
              </w:rPr>
              <w:t>Flexibility market is established.</w:t>
            </w:r>
          </w:p>
        </w:tc>
      </w:tr>
      <w:tr w:rsidR="00FD7B80" w:rsidTr="1A7743B0" w14:paraId="33CB4864" w14:textId="77777777">
        <w:trPr>
          <w:trHeight w:val="300"/>
        </w:trPr>
        <w:tc>
          <w:tcPr>
            <w:tcW w:w="467" w:type="dxa"/>
            <w:tcMar>
              <w:left w:w="105" w:type="dxa"/>
              <w:right w:w="105" w:type="dxa"/>
            </w:tcMar>
          </w:tcPr>
          <w:p w:rsidR="600DF832" w:rsidP="600DF832" w:rsidRDefault="3FC68E75" w14:paraId="30E6FDD4" w14:textId="7D9CCDB6">
            <w:pPr>
              <w:rPr>
                <w:rFonts w:ascii="Calibri" w:hAnsi="Calibri" w:eastAsia="Calibri" w:cs="Calibri"/>
                <w:color w:val="000000" w:themeColor="text1"/>
                <w:sz w:val="16"/>
                <w:szCs w:val="16"/>
              </w:rPr>
            </w:pPr>
            <w:r w:rsidRPr="27F3F34A">
              <w:rPr>
                <w:rFonts w:ascii="Calibri" w:hAnsi="Calibri" w:eastAsia="Calibri" w:cs="Calibri"/>
                <w:color w:val="000000" w:themeColor="text1"/>
                <w:sz w:val="16"/>
                <w:szCs w:val="16"/>
              </w:rPr>
              <w:t>11a</w:t>
            </w:r>
          </w:p>
        </w:tc>
        <w:tc>
          <w:tcPr>
            <w:tcW w:w="870" w:type="dxa"/>
            <w:tcMar>
              <w:left w:w="105" w:type="dxa"/>
              <w:right w:w="105" w:type="dxa"/>
            </w:tcMar>
          </w:tcPr>
          <w:p w:rsidR="1613479B" w:rsidP="70DAF686" w:rsidRDefault="0D0F4901" w14:paraId="1576D6CD" w14:textId="1C37A9DB">
            <w:pPr>
              <w:spacing w:line="259" w:lineRule="auto"/>
              <w:rPr>
                <w:rFonts w:ascii="Calibri" w:hAnsi="Calibri" w:eastAsia="Calibri" w:cs="Calibri"/>
                <w:color w:val="000000" w:themeColor="text1"/>
                <w:sz w:val="16"/>
                <w:szCs w:val="16"/>
              </w:rPr>
            </w:pPr>
            <w:r w:rsidRPr="70DAF686">
              <w:rPr>
                <w:rFonts w:ascii="Calibri" w:hAnsi="Calibri" w:eastAsia="Calibri" w:cs="Calibri"/>
                <w:color w:val="000000" w:themeColor="text1"/>
                <w:sz w:val="16"/>
                <w:szCs w:val="16"/>
              </w:rPr>
              <w:t>Phase 1</w:t>
            </w:r>
          </w:p>
          <w:p w:rsidR="1613479B" w:rsidP="1613479B" w:rsidRDefault="1613479B" w14:paraId="293F2F83" w14:textId="57FAB775">
            <w:pPr>
              <w:rPr>
                <w:rFonts w:ascii="Calibri" w:hAnsi="Calibri" w:eastAsia="Calibri" w:cs="Calibri"/>
                <w:color w:val="000000" w:themeColor="text1"/>
                <w:sz w:val="16"/>
                <w:szCs w:val="16"/>
                <w:highlight w:val="yellow"/>
              </w:rPr>
            </w:pPr>
          </w:p>
        </w:tc>
        <w:tc>
          <w:tcPr>
            <w:tcW w:w="2427" w:type="dxa"/>
            <w:tcMar>
              <w:left w:w="105" w:type="dxa"/>
              <w:right w:w="105" w:type="dxa"/>
            </w:tcMar>
          </w:tcPr>
          <w:p w:rsidR="600DF832" w:rsidP="30AFAF63" w:rsidRDefault="25BAB274" w14:paraId="067D0552" w14:textId="70D2E87A">
            <w:pPr>
              <w:rPr>
                <w:rFonts w:ascii="Calibri" w:hAnsi="Calibri" w:eastAsia="Calibri" w:cs="Calibri"/>
                <w:color w:val="000000" w:themeColor="text1"/>
                <w:sz w:val="16"/>
                <w:szCs w:val="16"/>
              </w:rPr>
            </w:pPr>
            <w:r w:rsidRPr="27F3F34A" w:rsidDel="00DE54E2">
              <w:rPr>
                <w:rFonts w:ascii="Calibri" w:hAnsi="Calibri" w:eastAsia="Calibri" w:cs="Calibri"/>
                <w:color w:val="000000" w:themeColor="text1"/>
                <w:sz w:val="16"/>
                <w:szCs w:val="16"/>
              </w:rPr>
              <w:t xml:space="preserve">Receive self-consumption information </w:t>
            </w:r>
            <w:r w:rsidRPr="27F3F34A">
              <w:rPr>
                <w:rFonts w:ascii="Calibri" w:hAnsi="Calibri" w:eastAsia="Calibri" w:cs="Calibri"/>
                <w:color w:val="000000" w:themeColor="text1"/>
                <w:sz w:val="16"/>
                <w:szCs w:val="16"/>
              </w:rPr>
              <w:t xml:space="preserve">for CESU without CESU intervention </w:t>
            </w:r>
          </w:p>
        </w:tc>
        <w:tc>
          <w:tcPr>
            <w:tcW w:w="1736" w:type="dxa"/>
            <w:tcMar>
              <w:left w:w="105" w:type="dxa"/>
              <w:right w:w="105" w:type="dxa"/>
            </w:tcMar>
          </w:tcPr>
          <w:p w:rsidR="6D07DE18" w:rsidP="30AFAF63" w:rsidRDefault="6D07DE18" w14:paraId="05F0A870" w14:textId="1110E1E8">
            <w:pPr>
              <w:spacing w:line="259" w:lineRule="auto"/>
              <w:rPr>
                <w:rFonts w:ascii="Calibri" w:hAnsi="Calibri" w:eastAsia="Calibri" w:cs="Calibri"/>
                <w:color w:val="000000" w:themeColor="text1"/>
                <w:sz w:val="16"/>
                <w:szCs w:val="16"/>
              </w:rPr>
            </w:pPr>
            <w:r w:rsidRPr="27F3F34A">
              <w:rPr>
                <w:rFonts w:ascii="Calibri" w:hAnsi="Calibri" w:eastAsia="Calibri" w:cs="Calibri"/>
                <w:color w:val="000000" w:themeColor="text1"/>
                <w:sz w:val="16"/>
                <w:szCs w:val="16"/>
              </w:rPr>
              <w:t>Self-consumption calculation responsible</w:t>
            </w:r>
          </w:p>
        </w:tc>
        <w:tc>
          <w:tcPr>
            <w:tcW w:w="3844" w:type="dxa"/>
            <w:tcMar>
              <w:left w:w="105" w:type="dxa"/>
              <w:right w:w="105" w:type="dxa"/>
            </w:tcMar>
          </w:tcPr>
          <w:p w:rsidR="6D07DE18" w:rsidP="30AFAF63" w:rsidRDefault="6D07DE18" w14:paraId="16AF0C0A" w14:textId="1C94029F">
            <w:pPr>
              <w:spacing w:line="259" w:lineRule="auto"/>
              <w:rPr>
                <w:rFonts w:ascii="Calibri" w:hAnsi="Calibri" w:eastAsia="Calibri" w:cs="Calibri"/>
                <w:color w:val="000000" w:themeColor="text1"/>
                <w:sz w:val="16"/>
                <w:szCs w:val="16"/>
              </w:rPr>
            </w:pPr>
            <w:r w:rsidRPr="27F3F34A">
              <w:rPr>
                <w:rFonts w:ascii="Calibri" w:hAnsi="Calibri" w:eastAsia="Calibri" w:cs="Calibri"/>
                <w:color w:val="000000" w:themeColor="text1"/>
                <w:sz w:val="16"/>
                <w:szCs w:val="16"/>
              </w:rPr>
              <w:t xml:space="preserve">CESU is established and </w:t>
            </w:r>
            <w:r w:rsidR="009F678B">
              <w:rPr>
                <w:rFonts w:ascii="Calibri" w:hAnsi="Calibri" w:eastAsia="Calibri" w:cs="Calibri"/>
                <w:color w:val="000000" w:themeColor="text1"/>
                <w:sz w:val="16"/>
                <w:szCs w:val="16"/>
              </w:rPr>
              <w:t>metering</w:t>
            </w:r>
            <w:r w:rsidRPr="27F3F34A" w:rsidR="009F678B">
              <w:rPr>
                <w:rFonts w:ascii="Calibri" w:hAnsi="Calibri" w:eastAsia="Calibri" w:cs="Calibri"/>
                <w:color w:val="000000" w:themeColor="text1"/>
                <w:sz w:val="16"/>
                <w:szCs w:val="16"/>
              </w:rPr>
              <w:t xml:space="preserve"> </w:t>
            </w:r>
            <w:r w:rsidRPr="27F3F34A">
              <w:rPr>
                <w:rFonts w:ascii="Calibri" w:hAnsi="Calibri" w:eastAsia="Calibri" w:cs="Calibri"/>
                <w:color w:val="000000" w:themeColor="text1"/>
                <w:sz w:val="16"/>
                <w:szCs w:val="16"/>
              </w:rPr>
              <w:t>points are added to it.</w:t>
            </w:r>
          </w:p>
          <w:p w:rsidR="00405CB0" w:rsidP="30AFAF63" w:rsidRDefault="00405CB0" w14:paraId="737D0D34" w14:textId="684140AF">
            <w:pPr>
              <w:spacing w:line="259" w:lineRule="auto"/>
              <w:rPr>
                <w:rFonts w:ascii="Calibri" w:hAnsi="Calibri" w:eastAsia="Calibri" w:cs="Calibri"/>
                <w:color w:val="000000" w:themeColor="text1"/>
                <w:sz w:val="16"/>
                <w:szCs w:val="16"/>
              </w:rPr>
            </w:pPr>
            <w:r>
              <w:rPr>
                <w:rFonts w:ascii="Calibri" w:hAnsi="Calibri" w:eastAsia="Calibri" w:cs="Calibri"/>
                <w:color w:val="000000" w:themeColor="text1"/>
                <w:sz w:val="16"/>
                <w:szCs w:val="16"/>
              </w:rPr>
              <w:t xml:space="preserve">Energy allocation mechanism is </w:t>
            </w:r>
            <w:r w:rsidRPr="27F3F34A">
              <w:rPr>
                <w:rFonts w:ascii="Calibri" w:hAnsi="Calibri" w:eastAsia="Calibri" w:cs="Calibri"/>
                <w:color w:val="000000" w:themeColor="text1"/>
                <w:sz w:val="16"/>
                <w:szCs w:val="16"/>
              </w:rPr>
              <w:t>established</w:t>
            </w:r>
            <w:r w:rsidR="00140313">
              <w:rPr>
                <w:rFonts w:ascii="Calibri" w:hAnsi="Calibri" w:eastAsia="Calibri" w:cs="Calibri"/>
                <w:color w:val="000000" w:themeColor="text1"/>
                <w:sz w:val="16"/>
                <w:szCs w:val="16"/>
              </w:rPr>
              <w:t xml:space="preserve"> and communicated to the self-consumption calculation responsible.</w:t>
            </w:r>
          </w:p>
        </w:tc>
      </w:tr>
      <w:tr w:rsidR="00FD7B80" w:rsidTr="1A7743B0" w14:paraId="2FC7462B" w14:textId="77777777">
        <w:trPr>
          <w:trHeight w:val="300"/>
        </w:trPr>
        <w:tc>
          <w:tcPr>
            <w:tcW w:w="467" w:type="dxa"/>
            <w:tcMar>
              <w:left w:w="105" w:type="dxa"/>
              <w:right w:w="105" w:type="dxa"/>
            </w:tcMar>
          </w:tcPr>
          <w:p w:rsidR="5EA4655D" w:rsidP="30AFAF63" w:rsidRDefault="240DC9BC" w14:paraId="1F569BF7" w14:textId="1D395387">
            <w:pPr>
              <w:rPr>
                <w:rFonts w:ascii="Calibri" w:hAnsi="Calibri" w:eastAsia="Calibri" w:cs="Calibri"/>
                <w:color w:val="000000" w:themeColor="text1"/>
                <w:sz w:val="16"/>
                <w:szCs w:val="16"/>
              </w:rPr>
            </w:pPr>
            <w:r w:rsidRPr="27F3F34A">
              <w:rPr>
                <w:rFonts w:ascii="Calibri" w:hAnsi="Calibri" w:eastAsia="Calibri" w:cs="Calibri"/>
                <w:color w:val="000000" w:themeColor="text1"/>
                <w:sz w:val="16"/>
                <w:szCs w:val="16"/>
              </w:rPr>
              <w:t>11b</w:t>
            </w:r>
          </w:p>
        </w:tc>
        <w:tc>
          <w:tcPr>
            <w:tcW w:w="870" w:type="dxa"/>
            <w:tcMar>
              <w:left w:w="105" w:type="dxa"/>
              <w:right w:w="105" w:type="dxa"/>
            </w:tcMar>
          </w:tcPr>
          <w:p w:rsidR="1613479B" w:rsidP="70DAF686" w:rsidRDefault="1622B13D" w14:paraId="45C10EC0" w14:textId="1C37A9DB">
            <w:pPr>
              <w:spacing w:line="259" w:lineRule="auto"/>
              <w:rPr>
                <w:rFonts w:ascii="Calibri" w:hAnsi="Calibri" w:eastAsia="Calibri" w:cs="Calibri"/>
                <w:color w:val="000000" w:themeColor="text1"/>
                <w:sz w:val="16"/>
                <w:szCs w:val="16"/>
              </w:rPr>
            </w:pPr>
            <w:r w:rsidRPr="70DAF686">
              <w:rPr>
                <w:rFonts w:ascii="Calibri" w:hAnsi="Calibri" w:eastAsia="Calibri" w:cs="Calibri"/>
                <w:color w:val="000000" w:themeColor="text1"/>
                <w:sz w:val="16"/>
                <w:szCs w:val="16"/>
              </w:rPr>
              <w:t>Phase 1</w:t>
            </w:r>
          </w:p>
          <w:p w:rsidR="1613479B" w:rsidP="1613479B" w:rsidRDefault="1613479B" w14:paraId="0CE8C1E1" w14:textId="1CB03BC0">
            <w:pPr>
              <w:rPr>
                <w:rFonts w:ascii="Calibri" w:hAnsi="Calibri" w:eastAsia="Calibri" w:cs="Calibri"/>
                <w:color w:val="000000" w:themeColor="text1"/>
                <w:sz w:val="16"/>
                <w:szCs w:val="16"/>
                <w:highlight w:val="yellow"/>
              </w:rPr>
            </w:pPr>
          </w:p>
        </w:tc>
        <w:tc>
          <w:tcPr>
            <w:tcW w:w="2427" w:type="dxa"/>
            <w:tcMar>
              <w:left w:w="105" w:type="dxa"/>
              <w:right w:w="105" w:type="dxa"/>
            </w:tcMar>
          </w:tcPr>
          <w:p w:rsidR="5EA4655D" w:rsidP="30AFAF63" w:rsidRDefault="25BAB274" w14:paraId="18401037" w14:textId="33EDD653">
            <w:pPr>
              <w:rPr>
                <w:rFonts w:ascii="Calibri" w:hAnsi="Calibri" w:eastAsia="Calibri" w:cs="Calibri"/>
                <w:color w:val="000000" w:themeColor="text1"/>
                <w:sz w:val="16"/>
                <w:szCs w:val="16"/>
              </w:rPr>
            </w:pPr>
            <w:r w:rsidRPr="27F3F34A">
              <w:rPr>
                <w:rFonts w:ascii="Calibri" w:hAnsi="Calibri" w:eastAsia="Calibri" w:cs="Calibri"/>
                <w:color w:val="000000" w:themeColor="text1"/>
                <w:sz w:val="16"/>
                <w:szCs w:val="16"/>
              </w:rPr>
              <w:t>Receive self-consumption information for CESU from CESU dynamic allocation</w:t>
            </w:r>
          </w:p>
        </w:tc>
        <w:tc>
          <w:tcPr>
            <w:tcW w:w="1736" w:type="dxa"/>
            <w:tcMar>
              <w:left w:w="105" w:type="dxa"/>
              <w:right w:w="105" w:type="dxa"/>
            </w:tcMar>
          </w:tcPr>
          <w:p w:rsidR="6D07DE18" w:rsidP="30AFAF63" w:rsidRDefault="6D07DE18" w14:paraId="56389C6B" w14:textId="4C7BB753">
            <w:pPr>
              <w:spacing w:line="259" w:lineRule="auto"/>
              <w:rPr>
                <w:rFonts w:ascii="Calibri" w:hAnsi="Calibri" w:eastAsia="Calibri" w:cs="Calibri"/>
                <w:color w:val="000000" w:themeColor="text1"/>
                <w:sz w:val="16"/>
                <w:szCs w:val="16"/>
              </w:rPr>
            </w:pPr>
            <w:r w:rsidRPr="27F3F34A">
              <w:rPr>
                <w:rFonts w:ascii="Calibri" w:hAnsi="Calibri" w:eastAsia="Calibri" w:cs="Calibri"/>
                <w:color w:val="000000" w:themeColor="text1"/>
                <w:sz w:val="16"/>
                <w:szCs w:val="16"/>
              </w:rPr>
              <w:t>Self-consumption calculation responsible</w:t>
            </w:r>
          </w:p>
        </w:tc>
        <w:tc>
          <w:tcPr>
            <w:tcW w:w="3844" w:type="dxa"/>
            <w:tcMar>
              <w:left w:w="105" w:type="dxa"/>
              <w:right w:w="105" w:type="dxa"/>
            </w:tcMar>
          </w:tcPr>
          <w:p w:rsidR="008232A8" w:rsidP="008232A8" w:rsidRDefault="008232A8" w14:paraId="698291D6" w14:textId="24130737">
            <w:pPr>
              <w:spacing w:line="259" w:lineRule="auto"/>
              <w:rPr>
                <w:rFonts w:ascii="Calibri" w:hAnsi="Calibri" w:eastAsia="Calibri" w:cs="Calibri"/>
                <w:color w:val="000000" w:themeColor="text1"/>
                <w:sz w:val="16"/>
                <w:szCs w:val="16"/>
              </w:rPr>
            </w:pPr>
            <w:r w:rsidRPr="27F3F34A">
              <w:rPr>
                <w:rFonts w:ascii="Calibri" w:hAnsi="Calibri" w:eastAsia="Calibri" w:cs="Calibri"/>
                <w:color w:val="000000" w:themeColor="text1"/>
                <w:sz w:val="16"/>
                <w:szCs w:val="16"/>
              </w:rPr>
              <w:t xml:space="preserve">CESU is established and </w:t>
            </w:r>
            <w:r>
              <w:rPr>
                <w:rFonts w:ascii="Calibri" w:hAnsi="Calibri" w:eastAsia="Calibri" w:cs="Calibri"/>
                <w:color w:val="000000" w:themeColor="text1"/>
                <w:sz w:val="16"/>
                <w:szCs w:val="16"/>
              </w:rPr>
              <w:t>metering</w:t>
            </w:r>
            <w:r w:rsidRPr="27F3F34A">
              <w:rPr>
                <w:rFonts w:ascii="Calibri" w:hAnsi="Calibri" w:eastAsia="Calibri" w:cs="Calibri"/>
                <w:color w:val="000000" w:themeColor="text1"/>
                <w:sz w:val="16"/>
                <w:szCs w:val="16"/>
              </w:rPr>
              <w:t xml:space="preserve"> points are added to it.</w:t>
            </w:r>
          </w:p>
          <w:p w:rsidR="6D07DE18" w:rsidP="008232A8" w:rsidRDefault="008232A8" w14:paraId="7822C3DC" w14:textId="6330A3C3">
            <w:pPr>
              <w:spacing w:line="259" w:lineRule="auto"/>
              <w:rPr>
                <w:rFonts w:ascii="Calibri" w:hAnsi="Calibri" w:eastAsia="Calibri" w:cs="Calibri"/>
                <w:color w:val="000000" w:themeColor="text1"/>
                <w:sz w:val="16"/>
                <w:szCs w:val="16"/>
              </w:rPr>
            </w:pPr>
            <w:r>
              <w:rPr>
                <w:rFonts w:ascii="Calibri" w:hAnsi="Calibri" w:eastAsia="Calibri" w:cs="Calibri"/>
                <w:color w:val="000000" w:themeColor="text1"/>
                <w:sz w:val="16"/>
                <w:szCs w:val="16"/>
              </w:rPr>
              <w:t xml:space="preserve">Dynamic energy allocation mechanism is </w:t>
            </w:r>
            <w:r w:rsidRPr="27F3F34A">
              <w:rPr>
                <w:rFonts w:ascii="Calibri" w:hAnsi="Calibri" w:eastAsia="Calibri" w:cs="Calibri"/>
                <w:color w:val="000000" w:themeColor="text1"/>
                <w:sz w:val="16"/>
                <w:szCs w:val="16"/>
              </w:rPr>
              <w:t>established</w:t>
            </w:r>
            <w:r>
              <w:rPr>
                <w:rFonts w:ascii="Calibri" w:hAnsi="Calibri" w:eastAsia="Calibri" w:cs="Calibri"/>
                <w:color w:val="000000" w:themeColor="text1"/>
                <w:sz w:val="16"/>
                <w:szCs w:val="16"/>
              </w:rPr>
              <w:t xml:space="preserve"> and communicated to the self-consumption calculation responsible.</w:t>
            </w:r>
          </w:p>
        </w:tc>
      </w:tr>
      <w:tr w:rsidR="00FD7B80" w:rsidTr="1A7743B0" w14:paraId="1F786F9A" w14:textId="77777777">
        <w:trPr>
          <w:trHeight w:val="300"/>
        </w:trPr>
        <w:tc>
          <w:tcPr>
            <w:tcW w:w="467" w:type="dxa"/>
            <w:tcMar>
              <w:left w:w="105" w:type="dxa"/>
              <w:right w:w="105" w:type="dxa"/>
            </w:tcMar>
          </w:tcPr>
          <w:p w:rsidR="3096753D" w:rsidP="3096753D" w:rsidRDefault="04CAC82A" w14:paraId="7F32F46C" w14:textId="6C316F26">
            <w:pPr>
              <w:rPr>
                <w:rFonts w:ascii="Calibri" w:hAnsi="Calibri" w:eastAsia="Calibri" w:cs="Calibri"/>
                <w:color w:val="000000" w:themeColor="text1"/>
                <w:sz w:val="16"/>
                <w:szCs w:val="16"/>
              </w:rPr>
            </w:pPr>
            <w:r w:rsidRPr="27F3F34A">
              <w:rPr>
                <w:rFonts w:ascii="Calibri" w:hAnsi="Calibri" w:eastAsia="Calibri" w:cs="Calibri"/>
                <w:color w:val="000000" w:themeColor="text1"/>
                <w:sz w:val="16"/>
                <w:szCs w:val="16"/>
              </w:rPr>
              <w:t>12</w:t>
            </w:r>
          </w:p>
        </w:tc>
        <w:tc>
          <w:tcPr>
            <w:tcW w:w="870" w:type="dxa"/>
            <w:tcMar>
              <w:left w:w="105" w:type="dxa"/>
              <w:right w:w="105" w:type="dxa"/>
            </w:tcMar>
          </w:tcPr>
          <w:p w:rsidR="1613479B" w:rsidP="70DAF686" w:rsidRDefault="126C284A" w14:paraId="0DFCB46B" w14:textId="528FE4A7">
            <w:pPr>
              <w:spacing w:line="259" w:lineRule="auto"/>
              <w:rPr>
                <w:rFonts w:ascii="Calibri" w:hAnsi="Calibri" w:eastAsia="Calibri" w:cs="Calibri"/>
                <w:color w:val="000000" w:themeColor="text1"/>
                <w:sz w:val="16"/>
                <w:szCs w:val="16"/>
              </w:rPr>
            </w:pPr>
            <w:r w:rsidRPr="70DAF686">
              <w:rPr>
                <w:rFonts w:ascii="Calibri" w:hAnsi="Calibri" w:eastAsia="Calibri" w:cs="Calibri"/>
                <w:color w:val="000000" w:themeColor="text1"/>
                <w:sz w:val="16"/>
                <w:szCs w:val="16"/>
              </w:rPr>
              <w:t>Phase 1</w:t>
            </w:r>
            <w:r w:rsidR="00381732">
              <w:rPr>
                <w:rFonts w:ascii="Calibri" w:hAnsi="Calibri" w:eastAsia="Calibri" w:cs="Calibri"/>
                <w:color w:val="000000" w:themeColor="text1"/>
                <w:sz w:val="16"/>
                <w:szCs w:val="16"/>
              </w:rPr>
              <w:t xml:space="preserve"> / Phase 2</w:t>
            </w:r>
          </w:p>
          <w:p w:rsidR="1613479B" w:rsidP="1613479B" w:rsidRDefault="1613479B" w14:paraId="5CD1C015" w14:textId="291E326E">
            <w:pPr>
              <w:rPr>
                <w:rFonts w:ascii="Calibri" w:hAnsi="Calibri" w:eastAsia="Calibri" w:cs="Calibri"/>
                <w:color w:val="000000" w:themeColor="text1"/>
                <w:sz w:val="16"/>
                <w:szCs w:val="16"/>
                <w:highlight w:val="yellow"/>
              </w:rPr>
            </w:pPr>
          </w:p>
        </w:tc>
        <w:tc>
          <w:tcPr>
            <w:tcW w:w="2427" w:type="dxa"/>
            <w:tcMar>
              <w:left w:w="105" w:type="dxa"/>
              <w:right w:w="105" w:type="dxa"/>
            </w:tcMar>
          </w:tcPr>
          <w:p w:rsidR="25BAB274" w:rsidP="30AFAF63" w:rsidRDefault="25BAB274" w14:paraId="4B9E4F44" w14:textId="4C395A03">
            <w:pPr>
              <w:rPr>
                <w:rFonts w:ascii="Calibri" w:hAnsi="Calibri" w:eastAsia="Calibri" w:cs="Calibri"/>
                <w:color w:val="000000" w:themeColor="text1"/>
                <w:sz w:val="16"/>
                <w:szCs w:val="16"/>
              </w:rPr>
            </w:pPr>
            <w:r w:rsidRPr="27F3F34A">
              <w:rPr>
                <w:rFonts w:ascii="Calibri" w:hAnsi="Calibri" w:eastAsia="Calibri" w:cs="Calibri"/>
                <w:color w:val="000000" w:themeColor="text1"/>
                <w:sz w:val="16"/>
                <w:szCs w:val="16"/>
              </w:rPr>
              <w:t xml:space="preserve">CESU internal settlement w/wo flexibility provision  </w:t>
            </w:r>
          </w:p>
        </w:tc>
        <w:tc>
          <w:tcPr>
            <w:tcW w:w="1736" w:type="dxa"/>
            <w:tcMar>
              <w:left w:w="105" w:type="dxa"/>
              <w:right w:w="105" w:type="dxa"/>
            </w:tcMar>
          </w:tcPr>
          <w:p w:rsidR="3096753D" w:rsidP="30AFAF63" w:rsidRDefault="00EE694F" w14:paraId="4AC27B8E" w14:textId="376D7A50">
            <w:pPr>
              <w:rPr>
                <w:rFonts w:ascii="Calibri" w:hAnsi="Calibri" w:eastAsia="Calibri" w:cs="Calibri"/>
                <w:color w:val="000000" w:themeColor="text1"/>
                <w:sz w:val="16"/>
                <w:szCs w:val="16"/>
              </w:rPr>
            </w:pPr>
            <w:r w:rsidRPr="27F3F34A">
              <w:rPr>
                <w:rFonts w:ascii="Calibri" w:hAnsi="Calibri" w:eastAsia="Calibri" w:cs="Calibri"/>
                <w:color w:val="000000" w:themeColor="text1"/>
                <w:sz w:val="16"/>
                <w:szCs w:val="16"/>
              </w:rPr>
              <w:t>CESU operator</w:t>
            </w:r>
          </w:p>
        </w:tc>
        <w:tc>
          <w:tcPr>
            <w:tcW w:w="3844" w:type="dxa"/>
            <w:tcMar>
              <w:left w:w="105" w:type="dxa"/>
              <w:right w:w="105" w:type="dxa"/>
            </w:tcMar>
          </w:tcPr>
          <w:p w:rsidR="00724137" w:rsidP="00724137" w:rsidRDefault="00724137" w14:paraId="1F3F7207" w14:textId="2D52FFFE">
            <w:pPr>
              <w:rPr>
                <w:rFonts w:ascii="Calibri" w:hAnsi="Calibri" w:eastAsia="Calibri" w:cs="Calibri"/>
                <w:color w:val="000000" w:themeColor="text1"/>
                <w:sz w:val="16"/>
                <w:szCs w:val="16"/>
              </w:rPr>
            </w:pPr>
            <w:r>
              <w:rPr>
                <w:rFonts w:ascii="Calibri" w:hAnsi="Calibri" w:eastAsia="Calibri" w:cs="Calibri"/>
                <w:color w:val="000000" w:themeColor="text1"/>
                <w:sz w:val="16"/>
                <w:szCs w:val="16"/>
              </w:rPr>
              <w:t xml:space="preserve">For phase 2: </w:t>
            </w:r>
            <w:r w:rsidRPr="003B54D0">
              <w:rPr>
                <w:rFonts w:ascii="Calibri" w:hAnsi="Calibri" w:eastAsia="Calibri" w:cs="Calibri"/>
                <w:i/>
                <w:iCs/>
                <w:color w:val="000000" w:themeColor="text1"/>
                <w:sz w:val="16"/>
                <w:szCs w:val="16"/>
              </w:rPr>
              <w:t xml:space="preserve">Procedure 8 </w:t>
            </w:r>
            <w:r>
              <w:rPr>
                <w:rFonts w:ascii="Calibri" w:hAnsi="Calibri" w:eastAsia="Calibri" w:cs="Calibri"/>
                <w:i/>
                <w:iCs/>
                <w:color w:val="000000" w:themeColor="text1"/>
                <w:sz w:val="16"/>
                <w:szCs w:val="16"/>
              </w:rPr>
              <w:t>pre-</w:t>
            </w:r>
            <w:r w:rsidRPr="003B54D0">
              <w:rPr>
                <w:rFonts w:ascii="Calibri" w:hAnsi="Calibri" w:eastAsia="Calibri" w:cs="Calibri"/>
                <w:i/>
                <w:iCs/>
                <w:color w:val="000000" w:themeColor="text1"/>
                <w:sz w:val="16"/>
                <w:szCs w:val="16"/>
              </w:rPr>
              <w:t>conditions.</w:t>
            </w:r>
          </w:p>
          <w:p w:rsidR="00724137" w:rsidP="00E72EF8" w:rsidRDefault="00724137" w14:paraId="3EC1A9F7" w14:textId="77777777">
            <w:pPr>
              <w:rPr>
                <w:rFonts w:ascii="Calibri" w:hAnsi="Calibri" w:eastAsia="Calibri" w:cs="Calibri"/>
                <w:color w:val="000000" w:themeColor="text1"/>
                <w:sz w:val="16"/>
                <w:szCs w:val="16"/>
              </w:rPr>
            </w:pPr>
          </w:p>
          <w:p w:rsidRPr="00911C71" w:rsidR="00E72EF8" w:rsidP="00E72EF8" w:rsidRDefault="00E72EF8" w14:paraId="79747D8A" w14:textId="2D909CF4">
            <w:pPr>
              <w:rPr>
                <w:rFonts w:ascii="Calibri" w:hAnsi="Calibri" w:eastAsia="Calibri" w:cs="Calibri"/>
                <w:color w:val="000000" w:themeColor="text1"/>
                <w:sz w:val="16"/>
                <w:szCs w:val="16"/>
              </w:rPr>
            </w:pPr>
            <w:r w:rsidRPr="27F3F34A">
              <w:rPr>
                <w:rFonts w:ascii="Calibri" w:hAnsi="Calibri" w:eastAsia="Calibri" w:cs="Calibri"/>
                <w:color w:val="000000" w:themeColor="text1"/>
                <w:sz w:val="16"/>
                <w:szCs w:val="16"/>
              </w:rPr>
              <w:t xml:space="preserve">CESU is established. </w:t>
            </w:r>
          </w:p>
          <w:p w:rsidR="00E72EF8" w:rsidP="00DE54E2" w:rsidRDefault="00E72EF8" w14:paraId="4DBA925E" w14:textId="022221B5">
            <w:pPr>
              <w:spacing w:line="259" w:lineRule="auto"/>
              <w:rPr>
                <w:rFonts w:ascii="Calibri" w:hAnsi="Calibri" w:eastAsia="Calibri" w:cs="Calibri"/>
                <w:color w:val="000000" w:themeColor="text1"/>
                <w:sz w:val="16"/>
                <w:szCs w:val="16"/>
              </w:rPr>
            </w:pPr>
          </w:p>
          <w:p w:rsidR="3096753D" w:rsidP="4BB53898" w:rsidRDefault="00DE54E2" w14:paraId="09A5AD09" w14:textId="77777777">
            <w:pPr>
              <w:spacing w:line="259" w:lineRule="auto"/>
              <w:rPr>
                <w:rFonts w:ascii="Calibri" w:hAnsi="Calibri" w:eastAsia="Calibri" w:cs="Calibri"/>
                <w:color w:val="000000" w:themeColor="text1"/>
                <w:sz w:val="16"/>
                <w:szCs w:val="16"/>
              </w:rPr>
            </w:pPr>
            <w:r w:rsidRPr="27F3F34A">
              <w:rPr>
                <w:rFonts w:ascii="Calibri" w:hAnsi="Calibri" w:eastAsia="Calibri" w:cs="Calibri"/>
                <w:color w:val="000000" w:themeColor="text1"/>
                <w:sz w:val="16"/>
                <w:szCs w:val="16"/>
              </w:rPr>
              <w:t>Flexibility market is established.</w:t>
            </w:r>
          </w:p>
          <w:p w:rsidR="00D37BE7" w:rsidP="4BB53898" w:rsidRDefault="00D37BE7" w14:paraId="16092F1F" w14:textId="77777777">
            <w:pPr>
              <w:spacing w:line="259" w:lineRule="auto"/>
              <w:rPr>
                <w:rFonts w:ascii="Calibri" w:hAnsi="Calibri" w:eastAsia="Calibri" w:cs="Calibri"/>
                <w:color w:val="000000" w:themeColor="text1"/>
                <w:sz w:val="16"/>
                <w:szCs w:val="16"/>
              </w:rPr>
            </w:pPr>
          </w:p>
          <w:p w:rsidR="00381732" w:rsidP="4BB53898" w:rsidRDefault="00381732" w14:paraId="6302882A" w14:textId="1ED5810B">
            <w:pPr>
              <w:spacing w:line="259" w:lineRule="auto"/>
              <w:rPr>
                <w:rFonts w:ascii="Calibri" w:hAnsi="Calibri" w:eastAsia="Calibri" w:cs="Calibri"/>
                <w:color w:val="000000" w:themeColor="text1"/>
                <w:sz w:val="16"/>
                <w:szCs w:val="16"/>
              </w:rPr>
            </w:pPr>
            <w:r w:rsidRPr="4F066CF8">
              <w:rPr>
                <w:rFonts w:ascii="Calibri" w:hAnsi="Calibri" w:eastAsia="Calibri" w:cs="Calibri"/>
                <w:i/>
                <w:color w:val="000000" w:themeColor="text1"/>
                <w:sz w:val="16"/>
                <w:szCs w:val="16"/>
              </w:rPr>
              <w:t xml:space="preserve">Note: </w:t>
            </w:r>
            <w:r w:rsidRPr="00381732">
              <w:rPr>
                <w:rFonts w:ascii="Calibri" w:hAnsi="Calibri" w:eastAsia="Calibri" w:cs="Calibri"/>
                <w:i/>
                <w:color w:val="000000" w:themeColor="text1"/>
                <w:sz w:val="16"/>
                <w:szCs w:val="16"/>
              </w:rPr>
              <w:t xml:space="preserve">CESU internal settlement </w:t>
            </w:r>
            <w:r w:rsidRPr="4F066CF8">
              <w:rPr>
                <w:rFonts w:ascii="Calibri" w:hAnsi="Calibri" w:eastAsia="Calibri" w:cs="Calibri"/>
                <w:i/>
                <w:color w:val="000000" w:themeColor="text1"/>
                <w:sz w:val="16"/>
                <w:szCs w:val="16"/>
              </w:rPr>
              <w:t>with</w:t>
            </w:r>
            <w:r>
              <w:rPr>
                <w:rFonts w:ascii="Calibri" w:hAnsi="Calibri" w:eastAsia="Calibri" w:cs="Calibri"/>
                <w:i/>
                <w:color w:val="000000" w:themeColor="text1"/>
                <w:sz w:val="16"/>
                <w:szCs w:val="16"/>
              </w:rPr>
              <w:t>out flexibility corresponds to</w:t>
            </w:r>
            <w:r w:rsidRPr="4F066CF8">
              <w:rPr>
                <w:rFonts w:ascii="Calibri" w:hAnsi="Calibri" w:eastAsia="Calibri" w:cs="Calibri"/>
                <w:i/>
                <w:color w:val="000000" w:themeColor="text1"/>
                <w:sz w:val="16"/>
                <w:szCs w:val="16"/>
              </w:rPr>
              <w:t xml:space="preserve"> phase 1</w:t>
            </w:r>
            <w:r>
              <w:rPr>
                <w:rFonts w:ascii="Calibri" w:hAnsi="Calibri" w:eastAsia="Calibri" w:cs="Calibri"/>
                <w:i/>
                <w:color w:val="000000" w:themeColor="text1"/>
                <w:sz w:val="16"/>
                <w:szCs w:val="16"/>
              </w:rPr>
              <w:t xml:space="preserve">, and </w:t>
            </w:r>
            <w:r w:rsidRPr="4F066CF8">
              <w:rPr>
                <w:rFonts w:ascii="Calibri" w:hAnsi="Calibri" w:eastAsia="Calibri" w:cs="Calibri"/>
                <w:i/>
                <w:color w:val="000000" w:themeColor="text1"/>
                <w:sz w:val="16"/>
                <w:szCs w:val="16"/>
              </w:rPr>
              <w:t>with</w:t>
            </w:r>
            <w:r>
              <w:rPr>
                <w:rFonts w:ascii="Calibri" w:hAnsi="Calibri" w:eastAsia="Calibri" w:cs="Calibri"/>
                <w:i/>
                <w:color w:val="000000" w:themeColor="text1"/>
                <w:sz w:val="16"/>
                <w:szCs w:val="16"/>
              </w:rPr>
              <w:t xml:space="preserve"> </w:t>
            </w:r>
            <w:r w:rsidRPr="4F066CF8">
              <w:rPr>
                <w:rFonts w:ascii="Calibri" w:hAnsi="Calibri" w:eastAsia="Calibri" w:cs="Calibri"/>
                <w:i/>
                <w:color w:val="000000" w:themeColor="text1"/>
                <w:sz w:val="16"/>
                <w:szCs w:val="16"/>
              </w:rPr>
              <w:t>flexibility provision</w:t>
            </w:r>
            <w:r w:rsidRPr="4F066CF8" w:rsidDel="00FF07C1">
              <w:rPr>
                <w:rFonts w:ascii="Calibri" w:hAnsi="Calibri" w:eastAsia="Calibri" w:cs="Calibri"/>
                <w:i/>
                <w:color w:val="000000" w:themeColor="text1"/>
                <w:sz w:val="16"/>
                <w:szCs w:val="16"/>
              </w:rPr>
              <w:t xml:space="preserve"> </w:t>
            </w:r>
            <w:r>
              <w:rPr>
                <w:rFonts w:ascii="Calibri" w:hAnsi="Calibri" w:eastAsia="Calibri" w:cs="Calibri"/>
                <w:i/>
                <w:color w:val="000000" w:themeColor="text1"/>
                <w:sz w:val="16"/>
                <w:szCs w:val="16"/>
              </w:rPr>
              <w:t>corresponds to</w:t>
            </w:r>
            <w:r w:rsidRPr="4F066CF8">
              <w:rPr>
                <w:rFonts w:ascii="Calibri" w:hAnsi="Calibri" w:eastAsia="Calibri" w:cs="Calibri"/>
                <w:i/>
                <w:color w:val="000000" w:themeColor="text1"/>
                <w:sz w:val="16"/>
                <w:szCs w:val="16"/>
              </w:rPr>
              <w:t xml:space="preserve"> phase 2</w:t>
            </w:r>
          </w:p>
        </w:tc>
      </w:tr>
      <w:tr w:rsidR="00FD7B80" w:rsidTr="1A7743B0" w14:paraId="05045AED" w14:textId="77777777">
        <w:trPr>
          <w:trHeight w:val="300"/>
        </w:trPr>
        <w:tc>
          <w:tcPr>
            <w:tcW w:w="467" w:type="dxa"/>
            <w:tcMar>
              <w:left w:w="105" w:type="dxa"/>
              <w:right w:w="105" w:type="dxa"/>
            </w:tcMar>
          </w:tcPr>
          <w:p w:rsidR="7FFB02A6" w:rsidP="30AFAF63" w:rsidRDefault="1EA7E5C0" w14:paraId="3AD9C72B" w14:textId="6D03F863">
            <w:pPr>
              <w:rPr>
                <w:rFonts w:ascii="Calibri" w:hAnsi="Calibri" w:eastAsia="Calibri" w:cs="Calibri"/>
                <w:color w:val="000000" w:themeColor="text1"/>
                <w:sz w:val="16"/>
                <w:szCs w:val="16"/>
              </w:rPr>
            </w:pPr>
            <w:r w:rsidRPr="27F3F34A">
              <w:rPr>
                <w:rFonts w:ascii="Calibri" w:hAnsi="Calibri" w:eastAsia="Calibri" w:cs="Calibri"/>
                <w:color w:val="000000" w:themeColor="text1"/>
                <w:sz w:val="16"/>
                <w:szCs w:val="16"/>
              </w:rPr>
              <w:t>13</w:t>
            </w:r>
          </w:p>
        </w:tc>
        <w:tc>
          <w:tcPr>
            <w:tcW w:w="870" w:type="dxa"/>
            <w:tcMar>
              <w:left w:w="105" w:type="dxa"/>
              <w:right w:w="105" w:type="dxa"/>
            </w:tcMar>
          </w:tcPr>
          <w:p w:rsidR="1613479B" w:rsidP="70DAF686" w:rsidRDefault="7650295E" w14:paraId="4B5F119B" w14:textId="1C37A9DB">
            <w:pPr>
              <w:spacing w:line="259" w:lineRule="auto"/>
              <w:rPr>
                <w:rFonts w:ascii="Calibri" w:hAnsi="Calibri" w:eastAsia="Calibri" w:cs="Calibri"/>
                <w:color w:val="000000" w:themeColor="text1"/>
                <w:sz w:val="16"/>
                <w:szCs w:val="16"/>
              </w:rPr>
            </w:pPr>
            <w:r w:rsidRPr="70DAF686">
              <w:rPr>
                <w:rFonts w:ascii="Calibri" w:hAnsi="Calibri" w:eastAsia="Calibri" w:cs="Calibri"/>
                <w:color w:val="000000" w:themeColor="text1"/>
                <w:sz w:val="16"/>
                <w:szCs w:val="16"/>
              </w:rPr>
              <w:t>Phase 1</w:t>
            </w:r>
          </w:p>
          <w:p w:rsidR="1613479B" w:rsidP="1613479B" w:rsidRDefault="1613479B" w14:paraId="032182B3" w14:textId="06B5FFC9">
            <w:pPr>
              <w:rPr>
                <w:rFonts w:ascii="Calibri" w:hAnsi="Calibri" w:eastAsia="Calibri" w:cs="Calibri"/>
                <w:color w:val="000000" w:themeColor="text1"/>
                <w:sz w:val="16"/>
                <w:szCs w:val="16"/>
                <w:highlight w:val="yellow"/>
              </w:rPr>
            </w:pPr>
          </w:p>
        </w:tc>
        <w:tc>
          <w:tcPr>
            <w:tcW w:w="2427" w:type="dxa"/>
            <w:tcMar>
              <w:left w:w="105" w:type="dxa"/>
              <w:right w:w="105" w:type="dxa"/>
            </w:tcMar>
          </w:tcPr>
          <w:p w:rsidR="25BAB274" w:rsidP="30AFAF63" w:rsidRDefault="25BAB274" w14:paraId="2C19FCA0" w14:textId="332B3594">
            <w:pPr>
              <w:rPr>
                <w:rFonts w:ascii="Calibri" w:hAnsi="Calibri" w:eastAsia="Calibri" w:cs="Calibri"/>
                <w:color w:val="000000" w:themeColor="text1"/>
                <w:sz w:val="16"/>
                <w:szCs w:val="16"/>
              </w:rPr>
            </w:pPr>
            <w:r w:rsidRPr="27F3F34A">
              <w:rPr>
                <w:rFonts w:ascii="Calibri" w:hAnsi="Calibri" w:eastAsia="Calibri" w:cs="Calibri"/>
                <w:color w:val="000000" w:themeColor="text1"/>
                <w:sz w:val="16"/>
                <w:szCs w:val="16"/>
              </w:rPr>
              <w:t>Direct access to its own data by CESU member</w:t>
            </w:r>
          </w:p>
        </w:tc>
        <w:tc>
          <w:tcPr>
            <w:tcW w:w="1736" w:type="dxa"/>
            <w:tcMar>
              <w:left w:w="105" w:type="dxa"/>
              <w:right w:w="105" w:type="dxa"/>
            </w:tcMar>
          </w:tcPr>
          <w:p w:rsidR="300841AA" w:rsidP="30AFAF63" w:rsidRDefault="00E72EF8" w14:paraId="145E5A34" w14:textId="591E3635">
            <w:pPr>
              <w:spacing w:line="259" w:lineRule="auto"/>
              <w:rPr>
                <w:rFonts w:ascii="Calibri" w:hAnsi="Calibri" w:eastAsia="Calibri" w:cs="Calibri"/>
                <w:color w:val="000000" w:themeColor="text1"/>
                <w:sz w:val="16"/>
                <w:szCs w:val="16"/>
              </w:rPr>
            </w:pPr>
            <w:r w:rsidRPr="27F3F34A">
              <w:rPr>
                <w:rFonts w:ascii="Calibri" w:hAnsi="Calibri" w:eastAsia="Calibri" w:cs="Calibri"/>
                <w:color w:val="000000" w:themeColor="text1"/>
                <w:sz w:val="16"/>
                <w:szCs w:val="16"/>
              </w:rPr>
              <w:t>CESU member</w:t>
            </w:r>
          </w:p>
        </w:tc>
        <w:tc>
          <w:tcPr>
            <w:tcW w:w="3844" w:type="dxa"/>
            <w:tcMar>
              <w:left w:w="105" w:type="dxa"/>
              <w:right w:w="105" w:type="dxa"/>
            </w:tcMar>
          </w:tcPr>
          <w:p w:rsidR="300841AA" w:rsidP="30AFAF63" w:rsidRDefault="00BA5900" w14:paraId="6A4172E2" w14:textId="507025D9">
            <w:pPr>
              <w:spacing w:line="259" w:lineRule="auto"/>
              <w:rPr>
                <w:rFonts w:ascii="Calibri" w:hAnsi="Calibri" w:eastAsia="Calibri" w:cs="Calibri"/>
                <w:color w:val="000000" w:themeColor="text1"/>
                <w:sz w:val="16"/>
                <w:szCs w:val="16"/>
              </w:rPr>
            </w:pPr>
            <w:r w:rsidRPr="376AE2DA">
              <w:rPr>
                <w:rFonts w:ascii="Calibri" w:hAnsi="Calibri" w:eastAsia="Calibri" w:cs="Calibri"/>
                <w:color w:val="000000" w:themeColor="text1"/>
                <w:sz w:val="16"/>
                <w:szCs w:val="16"/>
              </w:rPr>
              <w:t>CESU is established.</w:t>
            </w:r>
          </w:p>
        </w:tc>
      </w:tr>
      <w:tr w:rsidR="00FD7B80" w:rsidTr="1A7743B0" w14:paraId="1DA4165B" w14:textId="77777777">
        <w:trPr>
          <w:trHeight w:val="300"/>
        </w:trPr>
        <w:tc>
          <w:tcPr>
            <w:tcW w:w="467" w:type="dxa"/>
            <w:tcMar>
              <w:left w:w="105" w:type="dxa"/>
              <w:right w:w="105" w:type="dxa"/>
            </w:tcMar>
          </w:tcPr>
          <w:p w:rsidR="7FFB02A6" w:rsidP="30AFAF63" w:rsidRDefault="1F3B1A08" w14:paraId="089E106D" w14:textId="469E7EC4">
            <w:pPr>
              <w:rPr>
                <w:rFonts w:ascii="Calibri" w:hAnsi="Calibri" w:eastAsia="Calibri" w:cs="Calibri"/>
                <w:color w:val="000000" w:themeColor="text1"/>
                <w:sz w:val="16"/>
                <w:szCs w:val="16"/>
              </w:rPr>
            </w:pPr>
            <w:r w:rsidRPr="27F3F34A">
              <w:rPr>
                <w:rFonts w:ascii="Calibri" w:hAnsi="Calibri" w:eastAsia="Calibri" w:cs="Calibri"/>
                <w:color w:val="000000" w:themeColor="text1"/>
                <w:sz w:val="16"/>
                <w:szCs w:val="16"/>
              </w:rPr>
              <w:t>14</w:t>
            </w:r>
          </w:p>
        </w:tc>
        <w:tc>
          <w:tcPr>
            <w:tcW w:w="870" w:type="dxa"/>
            <w:tcMar>
              <w:left w:w="105" w:type="dxa"/>
              <w:right w:w="105" w:type="dxa"/>
            </w:tcMar>
          </w:tcPr>
          <w:p w:rsidR="1613479B" w:rsidP="70DAF686" w:rsidRDefault="00B7CA28" w14:paraId="34CA9AA2" w14:textId="1C37A9DB">
            <w:pPr>
              <w:spacing w:line="259" w:lineRule="auto"/>
              <w:rPr>
                <w:rFonts w:ascii="Calibri" w:hAnsi="Calibri" w:eastAsia="Calibri" w:cs="Calibri"/>
                <w:color w:val="000000" w:themeColor="text1"/>
                <w:sz w:val="16"/>
                <w:szCs w:val="16"/>
              </w:rPr>
            </w:pPr>
            <w:r w:rsidRPr="70DAF686">
              <w:rPr>
                <w:rFonts w:ascii="Calibri" w:hAnsi="Calibri" w:eastAsia="Calibri" w:cs="Calibri"/>
                <w:color w:val="000000" w:themeColor="text1"/>
                <w:sz w:val="16"/>
                <w:szCs w:val="16"/>
              </w:rPr>
              <w:t>Phase 1</w:t>
            </w:r>
          </w:p>
          <w:p w:rsidR="1613479B" w:rsidP="1613479B" w:rsidRDefault="1613479B" w14:paraId="74220602" w14:textId="314EA298">
            <w:pPr>
              <w:rPr>
                <w:rFonts w:ascii="Calibri" w:hAnsi="Calibri" w:eastAsia="Calibri" w:cs="Calibri"/>
                <w:color w:val="000000" w:themeColor="text1"/>
                <w:sz w:val="16"/>
                <w:szCs w:val="16"/>
                <w:highlight w:val="yellow"/>
              </w:rPr>
            </w:pPr>
          </w:p>
        </w:tc>
        <w:tc>
          <w:tcPr>
            <w:tcW w:w="2427" w:type="dxa"/>
            <w:tcMar>
              <w:left w:w="105" w:type="dxa"/>
              <w:right w:w="105" w:type="dxa"/>
            </w:tcMar>
          </w:tcPr>
          <w:p w:rsidR="25BAB274" w:rsidP="30AFAF63" w:rsidRDefault="25BAB274" w14:paraId="504ABC63" w14:textId="3A652A3D">
            <w:pPr>
              <w:rPr>
                <w:rFonts w:ascii="Calibri" w:hAnsi="Calibri" w:eastAsia="Calibri" w:cs="Calibri"/>
                <w:color w:val="000000" w:themeColor="text1"/>
                <w:sz w:val="16"/>
                <w:szCs w:val="16"/>
              </w:rPr>
            </w:pPr>
            <w:r w:rsidRPr="27F3F34A">
              <w:rPr>
                <w:rFonts w:ascii="Calibri" w:hAnsi="Calibri" w:eastAsia="Calibri" w:cs="Calibri"/>
                <w:color w:val="000000" w:themeColor="text1"/>
                <w:sz w:val="16"/>
                <w:szCs w:val="16"/>
              </w:rPr>
              <w:t>Change the allocation mechanism of the CESU</w:t>
            </w:r>
          </w:p>
        </w:tc>
        <w:tc>
          <w:tcPr>
            <w:tcW w:w="1736" w:type="dxa"/>
            <w:tcMar>
              <w:left w:w="105" w:type="dxa"/>
              <w:right w:w="105" w:type="dxa"/>
            </w:tcMar>
          </w:tcPr>
          <w:p w:rsidR="6D07DE18" w:rsidP="30AFAF63" w:rsidRDefault="6D07DE18" w14:paraId="60F7103D" w14:textId="5EE71A0C">
            <w:pPr>
              <w:spacing w:line="259" w:lineRule="auto"/>
              <w:rPr>
                <w:rFonts w:ascii="Calibri" w:hAnsi="Calibri" w:eastAsia="Calibri" w:cs="Calibri"/>
                <w:color w:val="000000" w:themeColor="text1"/>
                <w:sz w:val="16"/>
                <w:szCs w:val="16"/>
              </w:rPr>
            </w:pPr>
            <w:r w:rsidRPr="27F3F34A">
              <w:rPr>
                <w:rFonts w:ascii="Calibri" w:hAnsi="Calibri" w:eastAsia="Calibri" w:cs="Calibri"/>
                <w:color w:val="000000" w:themeColor="text1"/>
                <w:sz w:val="16"/>
                <w:szCs w:val="16"/>
              </w:rPr>
              <w:t>CESU operator</w:t>
            </w:r>
          </w:p>
        </w:tc>
        <w:tc>
          <w:tcPr>
            <w:tcW w:w="3844" w:type="dxa"/>
            <w:tcMar>
              <w:left w:w="105" w:type="dxa"/>
              <w:right w:w="105" w:type="dxa"/>
            </w:tcMar>
          </w:tcPr>
          <w:p w:rsidR="6D07DE18" w:rsidP="30AFAF63" w:rsidRDefault="6D07DE18" w14:paraId="73AF2045" w14:textId="10641BD1">
            <w:pPr>
              <w:spacing w:line="259" w:lineRule="auto"/>
              <w:rPr>
                <w:rFonts w:ascii="Calibri" w:hAnsi="Calibri" w:eastAsia="Calibri" w:cs="Calibri"/>
                <w:color w:val="000000" w:themeColor="text1"/>
                <w:sz w:val="16"/>
                <w:szCs w:val="16"/>
              </w:rPr>
            </w:pPr>
            <w:r w:rsidRPr="27F3F34A">
              <w:rPr>
                <w:rFonts w:ascii="Calibri" w:hAnsi="Calibri" w:eastAsia="Calibri" w:cs="Calibri"/>
                <w:color w:val="000000" w:themeColor="text1"/>
                <w:sz w:val="16"/>
                <w:szCs w:val="16"/>
              </w:rPr>
              <w:t>CESU is established.</w:t>
            </w:r>
          </w:p>
          <w:p w:rsidR="00E72EF8" w:rsidP="30AFAF63" w:rsidRDefault="00E72EF8" w14:paraId="110C25C9" w14:textId="5565C731">
            <w:pPr>
              <w:spacing w:line="259" w:lineRule="auto"/>
              <w:rPr>
                <w:rFonts w:ascii="Calibri" w:hAnsi="Calibri" w:eastAsia="Calibri" w:cs="Calibri"/>
                <w:color w:val="000000" w:themeColor="text1"/>
                <w:sz w:val="16"/>
                <w:szCs w:val="16"/>
              </w:rPr>
            </w:pPr>
          </w:p>
          <w:p w:rsidR="6D07DE18" w:rsidP="30AFAF63" w:rsidRDefault="6D07DE18" w14:paraId="782AACCE" w14:textId="0C1D2B5B">
            <w:pPr>
              <w:spacing w:line="259" w:lineRule="auto"/>
              <w:rPr>
                <w:rFonts w:ascii="Calibri" w:hAnsi="Calibri" w:eastAsia="Calibri" w:cs="Calibri"/>
                <w:color w:val="000000" w:themeColor="text1"/>
                <w:sz w:val="16"/>
                <w:szCs w:val="16"/>
              </w:rPr>
            </w:pPr>
            <w:r w:rsidRPr="27F3F34A">
              <w:rPr>
                <w:rFonts w:ascii="Calibri" w:hAnsi="Calibri" w:eastAsia="Calibri" w:cs="Calibri"/>
                <w:color w:val="000000" w:themeColor="text1"/>
                <w:sz w:val="16"/>
                <w:szCs w:val="16"/>
              </w:rPr>
              <w:t>New rules have been discussed and agreed among the CESU members offline.</w:t>
            </w:r>
          </w:p>
        </w:tc>
      </w:tr>
      <w:tr w:rsidR="00FD7B80" w:rsidTr="1A7743B0" w14:paraId="4B0BFDE9" w14:textId="77777777">
        <w:trPr>
          <w:trHeight w:val="300"/>
        </w:trPr>
        <w:tc>
          <w:tcPr>
            <w:tcW w:w="467" w:type="dxa"/>
            <w:shd w:val="clear" w:color="auto" w:fill="D9E2F3" w:themeFill="accent5" w:themeFillTint="33"/>
            <w:tcMar>
              <w:left w:w="105" w:type="dxa"/>
              <w:right w:w="105" w:type="dxa"/>
            </w:tcMar>
          </w:tcPr>
          <w:p w:rsidR="7FFB02A6" w:rsidP="30AFAF63" w:rsidRDefault="20D9313E" w14:paraId="324387A4" w14:textId="1F6BD8A7">
            <w:pPr>
              <w:rPr>
                <w:rFonts w:ascii="Calibri" w:hAnsi="Calibri" w:eastAsia="Calibri" w:cs="Calibri"/>
                <w:color w:val="000000" w:themeColor="text1"/>
                <w:sz w:val="16"/>
                <w:szCs w:val="16"/>
              </w:rPr>
            </w:pPr>
            <w:r w:rsidRPr="27F3F34A">
              <w:rPr>
                <w:rFonts w:ascii="Calibri" w:hAnsi="Calibri" w:eastAsia="Calibri" w:cs="Calibri"/>
                <w:color w:val="000000" w:themeColor="text1"/>
                <w:sz w:val="16"/>
                <w:szCs w:val="16"/>
              </w:rPr>
              <w:t>15</w:t>
            </w:r>
          </w:p>
        </w:tc>
        <w:tc>
          <w:tcPr>
            <w:tcW w:w="870" w:type="dxa"/>
            <w:shd w:val="clear" w:color="auto" w:fill="D9E2F3" w:themeFill="accent5" w:themeFillTint="33"/>
            <w:tcMar>
              <w:left w:w="105" w:type="dxa"/>
              <w:right w:w="105" w:type="dxa"/>
            </w:tcMar>
          </w:tcPr>
          <w:p w:rsidR="1613479B" w:rsidP="1613479B" w:rsidRDefault="23B41C20" w14:paraId="722D1EE3" w14:textId="0A8D8BFF">
            <w:pPr>
              <w:rPr>
                <w:rFonts w:ascii="Calibri" w:hAnsi="Calibri" w:eastAsia="Calibri" w:cs="Calibri"/>
                <w:color w:val="000000" w:themeColor="text1"/>
                <w:sz w:val="16"/>
                <w:szCs w:val="16"/>
              </w:rPr>
            </w:pPr>
            <w:r w:rsidRPr="570CA3DE">
              <w:rPr>
                <w:rFonts w:ascii="Calibri" w:hAnsi="Calibri" w:eastAsia="Calibri" w:cs="Calibri"/>
                <w:color w:val="000000" w:themeColor="text1"/>
                <w:sz w:val="16"/>
                <w:szCs w:val="16"/>
              </w:rPr>
              <w:t>Generic</w:t>
            </w:r>
          </w:p>
        </w:tc>
        <w:tc>
          <w:tcPr>
            <w:tcW w:w="2427" w:type="dxa"/>
            <w:shd w:val="clear" w:color="auto" w:fill="D9E2F3" w:themeFill="accent5" w:themeFillTint="33"/>
            <w:tcMar>
              <w:left w:w="105" w:type="dxa"/>
              <w:right w:w="105" w:type="dxa"/>
            </w:tcMar>
          </w:tcPr>
          <w:p w:rsidR="7FFB02A6" w:rsidP="605C1AE2" w:rsidRDefault="3E1064E2" w14:paraId="66976516" w14:textId="2571BE6D">
            <w:pPr>
              <w:rPr>
                <w:rFonts w:ascii="Calibri" w:hAnsi="Calibri" w:eastAsia="Calibri" w:cs="Calibri"/>
                <w:color w:val="000000" w:themeColor="text1"/>
                <w:sz w:val="16"/>
                <w:szCs w:val="16"/>
              </w:rPr>
            </w:pPr>
            <w:r w:rsidRPr="27F3F34A">
              <w:rPr>
                <w:rFonts w:ascii="Calibri" w:hAnsi="Calibri" w:eastAsia="Calibri" w:cs="Calibri"/>
                <w:color w:val="000000" w:themeColor="text1"/>
                <w:sz w:val="16"/>
                <w:szCs w:val="16"/>
              </w:rPr>
              <w:t>Company qualification for participating in flexibility markets</w:t>
            </w:r>
            <w:r w:rsidRPr="605C1AE2">
              <w:rPr>
                <w:rFonts w:ascii="Calibri" w:hAnsi="Calibri" w:eastAsia="Calibri" w:cs="Calibri"/>
                <w:color w:val="000000" w:themeColor="text1"/>
                <w:sz w:val="16"/>
                <w:szCs w:val="16"/>
              </w:rPr>
              <w:t xml:space="preserve">  </w:t>
            </w:r>
          </w:p>
        </w:tc>
        <w:tc>
          <w:tcPr>
            <w:tcW w:w="1736" w:type="dxa"/>
            <w:shd w:val="clear" w:color="auto" w:fill="D9E2F3" w:themeFill="accent5" w:themeFillTint="33"/>
            <w:tcMar>
              <w:left w:w="105" w:type="dxa"/>
              <w:right w:w="105" w:type="dxa"/>
            </w:tcMar>
          </w:tcPr>
          <w:p w:rsidR="7FFB02A6" w:rsidP="30AFAF63" w:rsidRDefault="00E72EF8" w14:paraId="14A618C5" w14:textId="6230B172">
            <w:pPr>
              <w:rPr>
                <w:rFonts w:ascii="Calibri" w:hAnsi="Calibri" w:eastAsia="Calibri" w:cs="Calibri"/>
                <w:color w:val="000000" w:themeColor="text1"/>
                <w:sz w:val="16"/>
                <w:szCs w:val="16"/>
              </w:rPr>
            </w:pPr>
            <w:r w:rsidRPr="27F3F34A">
              <w:rPr>
                <w:rFonts w:ascii="Calibri" w:hAnsi="Calibri" w:eastAsia="Calibri" w:cs="Calibri"/>
                <w:color w:val="000000" w:themeColor="text1"/>
                <w:sz w:val="16"/>
                <w:szCs w:val="16"/>
              </w:rPr>
              <w:t>Flexibility market operator</w:t>
            </w:r>
          </w:p>
        </w:tc>
        <w:tc>
          <w:tcPr>
            <w:tcW w:w="3844" w:type="dxa"/>
            <w:shd w:val="clear" w:color="auto" w:fill="D9E2F3" w:themeFill="accent5" w:themeFillTint="33"/>
            <w:tcMar>
              <w:left w:w="105" w:type="dxa"/>
              <w:right w:w="105" w:type="dxa"/>
            </w:tcMar>
          </w:tcPr>
          <w:p w:rsidRPr="00911C71" w:rsidR="00E72EF8" w:rsidP="00E72EF8" w:rsidRDefault="00E72EF8" w14:paraId="0EE5B001" w14:textId="35308C95">
            <w:pPr>
              <w:rPr>
                <w:rFonts w:ascii="Calibri" w:hAnsi="Calibri" w:eastAsia="Calibri" w:cs="Calibri"/>
                <w:color w:val="000000" w:themeColor="text1"/>
                <w:sz w:val="16"/>
                <w:szCs w:val="16"/>
              </w:rPr>
            </w:pPr>
            <w:r w:rsidRPr="27F3F34A">
              <w:rPr>
                <w:rFonts w:ascii="Calibri" w:hAnsi="Calibri" w:eastAsia="Calibri" w:cs="Calibri"/>
                <w:color w:val="000000" w:themeColor="text1"/>
                <w:sz w:val="16"/>
                <w:szCs w:val="16"/>
              </w:rPr>
              <w:t xml:space="preserve">CESU is established. </w:t>
            </w:r>
          </w:p>
          <w:p w:rsidR="00E72EF8" w:rsidP="00E72EF8" w:rsidRDefault="00BB5D10" w14:paraId="1C9DCC17" w14:textId="2DE2404A">
            <w:pPr>
              <w:spacing w:line="259" w:lineRule="auto"/>
              <w:rPr>
                <w:rFonts w:ascii="Calibri" w:hAnsi="Calibri" w:eastAsia="Calibri" w:cs="Calibri"/>
                <w:color w:val="000000" w:themeColor="text1"/>
                <w:sz w:val="16"/>
                <w:szCs w:val="16"/>
              </w:rPr>
            </w:pPr>
            <w:r>
              <w:rPr>
                <w:rFonts w:ascii="Calibri" w:hAnsi="Calibri" w:eastAsia="Calibri" w:cs="Calibri"/>
                <w:color w:val="000000" w:themeColor="text1"/>
                <w:sz w:val="16"/>
                <w:szCs w:val="16"/>
              </w:rPr>
              <w:t>CESU can operate as a flexibility service, or contract one to represent it in the flexibility market.</w:t>
            </w:r>
          </w:p>
          <w:p w:rsidR="7FFB02A6" w:rsidP="00E72EF8" w:rsidRDefault="00E72EF8" w14:paraId="3BA1BE76" w14:textId="24584068">
            <w:pPr>
              <w:rPr>
                <w:rFonts w:ascii="Calibri" w:hAnsi="Calibri" w:eastAsia="Calibri" w:cs="Calibri"/>
                <w:color w:val="000000" w:themeColor="text1"/>
                <w:sz w:val="16"/>
                <w:szCs w:val="16"/>
              </w:rPr>
            </w:pPr>
            <w:r w:rsidRPr="27F3F34A">
              <w:rPr>
                <w:rFonts w:ascii="Calibri" w:hAnsi="Calibri" w:eastAsia="Calibri" w:cs="Calibri"/>
                <w:color w:val="000000" w:themeColor="text1"/>
                <w:sz w:val="16"/>
                <w:szCs w:val="16"/>
              </w:rPr>
              <w:t>Flexibility market is established.</w:t>
            </w:r>
          </w:p>
        </w:tc>
      </w:tr>
      <w:tr w:rsidR="00E72EF8" w:rsidTr="1A7743B0" w14:paraId="6A09E659" w14:textId="77777777">
        <w:tblPrEx>
          <w:tblW w:w="9344" w:type="dxa"/>
          <w:tblBorders>
            <w:top w:val="single" w:color="auto" w:sz="6" w:space="0"/>
            <w:left w:val="single" w:color="auto" w:sz="6" w:space="0"/>
            <w:bottom w:val="single" w:color="auto" w:sz="6" w:space="0"/>
            <w:right w:val="single" w:color="auto" w:sz="6" w:space="0"/>
          </w:tblBorders>
          <w:tblLayout w:type="fixed"/>
          <w:tblPrExChange w:author="Luís Manuel Rodrigues" w:date="2025-09-12T10:02:00Z" w16du:dateUtc="2025-09-12T09:02:00Z" w:id="22">
            <w:tblPrEx>
              <w:tblW w:w="5000" w:type="pct"/>
              <w:tblBorders>
                <w:top w:val="single" w:color="auto" w:sz="6" w:space="0"/>
                <w:left w:val="single" w:color="auto" w:sz="6" w:space="0"/>
                <w:bottom w:val="single" w:color="auto" w:sz="6" w:space="0"/>
                <w:right w:val="single" w:color="auto" w:sz="6" w:space="0"/>
              </w:tblBorders>
              <w:tblLayout w:type="fixed"/>
            </w:tblPrEx>
          </w:tblPrExChange>
        </w:tblPrEx>
        <w:trPr>
          <w:trHeight w:val="300"/>
          <w:trPrChange w:author="Luís Manuel Rodrigues" w:date="2025-09-12T10:02:00Z" w16du:dateUtc="2025-09-12T09:02:00Z" w:id="23">
            <w:trPr>
              <w:gridAfter w:val="0"/>
            </w:trPr>
          </w:trPrChange>
        </w:trPr>
        <w:tc>
          <w:tcPr>
            <w:tcW w:w="467" w:type="dxa"/>
            <w:tcBorders>
              <w:top w:val="single" w:color="auto" w:sz="6" w:space="0"/>
              <w:left w:val="single" w:color="auto" w:sz="6" w:space="0"/>
              <w:bottom w:val="single" w:color="auto" w:sz="6" w:space="0"/>
              <w:right w:val="single" w:color="auto" w:sz="6" w:space="0"/>
            </w:tcBorders>
            <w:shd w:val="clear" w:color="auto" w:fill="D9E2F3" w:themeFill="accent5" w:themeFillTint="33"/>
            <w:tcMar>
              <w:left w:w="105" w:type="dxa"/>
              <w:right w:w="105" w:type="dxa"/>
            </w:tcMar>
            <w:tcPrChange w:author="Luís Manuel Rodrigues" w:date="2025-09-12T10:02:00Z" w16du:dateUtc="2025-09-12T09:02:00Z" w:id="24">
              <w:tcPr>
                <w:tcW w:w="0" w:type="auto"/>
              </w:tcPr>
            </w:tcPrChange>
          </w:tcPr>
          <w:p w:rsidRPr="30AFAF63" w:rsidR="00E72EF8" w:rsidP="00E72EF8" w:rsidRDefault="00E72EF8" w14:paraId="2A1A5C4C" w14:textId="419EA900">
            <w:pPr>
              <w:rPr>
                <w:rFonts w:ascii="Calibri" w:hAnsi="Calibri" w:eastAsia="Calibri" w:cs="Calibri"/>
                <w:color w:val="000000" w:themeColor="text1"/>
                <w:sz w:val="16"/>
                <w:szCs w:val="16"/>
              </w:rPr>
            </w:pPr>
            <w:r w:rsidRPr="27F3F34A">
              <w:rPr>
                <w:rFonts w:ascii="Calibri" w:hAnsi="Calibri" w:eastAsia="Calibri" w:cs="Calibri"/>
                <w:color w:val="000000" w:themeColor="text1"/>
                <w:sz w:val="16"/>
                <w:szCs w:val="16"/>
              </w:rPr>
              <w:t>16</w:t>
            </w:r>
          </w:p>
        </w:tc>
        <w:tc>
          <w:tcPr>
            <w:tcW w:w="870" w:type="dxa"/>
            <w:tcBorders>
              <w:top w:val="single" w:color="auto" w:sz="6" w:space="0"/>
              <w:left w:val="single" w:color="auto" w:sz="6" w:space="0"/>
              <w:bottom w:val="single" w:color="auto" w:sz="6" w:space="0"/>
              <w:right w:val="single" w:color="auto" w:sz="6" w:space="0"/>
            </w:tcBorders>
            <w:shd w:val="clear" w:color="auto" w:fill="D9E2F3" w:themeFill="accent5" w:themeFillTint="33"/>
            <w:tcMar>
              <w:left w:w="105" w:type="dxa"/>
              <w:right w:w="105" w:type="dxa"/>
            </w:tcMar>
            <w:tcPrChange w:author="Luís Manuel Rodrigues" w:date="2025-09-12T10:02:00Z" w16du:dateUtc="2025-09-12T09:02:00Z" w:id="25">
              <w:tcPr>
                <w:tcW w:w="0" w:type="auto"/>
                <w:gridSpan w:val="2"/>
              </w:tcPr>
            </w:tcPrChange>
          </w:tcPr>
          <w:p w:rsidR="00E72EF8" w:rsidP="00E72EF8" w:rsidRDefault="36D08353" w14:paraId="5053A627" w14:textId="5A5538BA">
            <w:pPr>
              <w:rPr>
                <w:rFonts w:ascii="Calibri" w:hAnsi="Calibri" w:eastAsia="Calibri" w:cs="Calibri"/>
                <w:color w:val="000000" w:themeColor="text1"/>
                <w:sz w:val="16"/>
                <w:szCs w:val="16"/>
              </w:rPr>
            </w:pPr>
            <w:r w:rsidRPr="570CA3DE">
              <w:rPr>
                <w:rFonts w:ascii="Calibri" w:hAnsi="Calibri" w:eastAsia="Calibri" w:cs="Calibri"/>
                <w:color w:val="000000" w:themeColor="text1"/>
                <w:sz w:val="16"/>
                <w:szCs w:val="16"/>
              </w:rPr>
              <w:t>Generic</w:t>
            </w:r>
          </w:p>
        </w:tc>
        <w:tc>
          <w:tcPr>
            <w:tcW w:w="2427" w:type="dxa"/>
            <w:tcBorders>
              <w:top w:val="single" w:color="auto" w:sz="6" w:space="0"/>
              <w:left w:val="single" w:color="auto" w:sz="6" w:space="0"/>
              <w:bottom w:val="single" w:color="auto" w:sz="6" w:space="0"/>
              <w:right w:val="single" w:color="auto" w:sz="6" w:space="0"/>
            </w:tcBorders>
            <w:shd w:val="clear" w:color="auto" w:fill="D9E2F3" w:themeFill="accent5" w:themeFillTint="33"/>
            <w:tcMar>
              <w:left w:w="105" w:type="dxa"/>
              <w:right w:w="105" w:type="dxa"/>
            </w:tcMar>
            <w:tcPrChange w:author="Luís Manuel Rodrigues" w:date="2025-09-12T10:02:00Z" w16du:dateUtc="2025-09-12T09:02:00Z" w:id="26">
              <w:tcPr>
                <w:tcW w:w="0" w:type="auto"/>
                <w:gridSpan w:val="2"/>
              </w:tcPr>
            </w:tcPrChange>
          </w:tcPr>
          <w:p w:rsidRPr="00E72EF8" w:rsidR="00E72EF8" w:rsidP="00E72EF8" w:rsidRDefault="00E72EF8" w14:paraId="3419F824" w14:textId="762490BB">
            <w:pPr>
              <w:rPr>
                <w:rFonts w:ascii="Calibri" w:hAnsi="Calibri" w:eastAsia="Calibri" w:cs="Calibri"/>
                <w:color w:val="000000" w:themeColor="text1"/>
                <w:sz w:val="16"/>
                <w:szCs w:val="16"/>
              </w:rPr>
            </w:pPr>
            <w:r w:rsidRPr="27F3F34A">
              <w:rPr>
                <w:rFonts w:ascii="Calibri" w:hAnsi="Calibri" w:eastAsia="Calibri" w:cs="Calibri"/>
                <w:color w:val="000000" w:themeColor="text1"/>
                <w:sz w:val="16"/>
                <w:szCs w:val="16"/>
              </w:rPr>
              <w:t>Assets qualification for participating in flexibility markets</w:t>
            </w:r>
          </w:p>
        </w:tc>
        <w:tc>
          <w:tcPr>
            <w:tcW w:w="1736" w:type="dxa"/>
            <w:tcBorders>
              <w:top w:val="single" w:color="auto" w:sz="6" w:space="0"/>
              <w:left w:val="single" w:color="auto" w:sz="6" w:space="0"/>
              <w:bottom w:val="single" w:color="auto" w:sz="6" w:space="0"/>
              <w:right w:val="single" w:color="auto" w:sz="6" w:space="0"/>
            </w:tcBorders>
            <w:shd w:val="clear" w:color="auto" w:fill="D9E2F3" w:themeFill="accent5" w:themeFillTint="33"/>
            <w:tcMar>
              <w:left w:w="105" w:type="dxa"/>
              <w:right w:w="105" w:type="dxa"/>
            </w:tcMar>
            <w:tcPrChange w:author="Luís Manuel Rodrigues" w:date="2025-09-12T10:02:00Z" w16du:dateUtc="2025-09-12T09:02:00Z" w:id="27">
              <w:tcPr>
                <w:tcW w:w="0" w:type="auto"/>
              </w:tcPr>
            </w:tcPrChange>
          </w:tcPr>
          <w:p w:rsidR="00E72EF8" w:rsidP="00E72EF8" w:rsidRDefault="00E72EF8" w14:paraId="63514BFA" w14:textId="4D2DA971">
            <w:pPr>
              <w:rPr>
                <w:rFonts w:ascii="Calibri" w:hAnsi="Calibri" w:eastAsia="Calibri" w:cs="Calibri"/>
                <w:color w:val="000000" w:themeColor="text1"/>
                <w:sz w:val="16"/>
                <w:szCs w:val="16"/>
              </w:rPr>
            </w:pPr>
            <w:r w:rsidRPr="27F3F34A">
              <w:rPr>
                <w:rFonts w:ascii="Calibri" w:hAnsi="Calibri" w:eastAsia="Calibri" w:cs="Calibri"/>
                <w:color w:val="000000" w:themeColor="text1"/>
                <w:sz w:val="16"/>
                <w:szCs w:val="16"/>
              </w:rPr>
              <w:t>Flexibility market operator</w:t>
            </w:r>
          </w:p>
        </w:tc>
        <w:tc>
          <w:tcPr>
            <w:tcW w:w="3844" w:type="dxa"/>
            <w:tcBorders>
              <w:top w:val="single" w:color="auto" w:sz="6" w:space="0"/>
              <w:left w:val="single" w:color="auto" w:sz="6" w:space="0"/>
              <w:bottom w:val="single" w:color="auto" w:sz="6" w:space="0"/>
              <w:right w:val="single" w:color="auto" w:sz="6" w:space="0"/>
            </w:tcBorders>
            <w:shd w:val="clear" w:color="auto" w:fill="D9E2F3" w:themeFill="accent5" w:themeFillTint="33"/>
            <w:tcMar>
              <w:left w:w="105" w:type="dxa"/>
              <w:right w:w="105" w:type="dxa"/>
            </w:tcMar>
            <w:tcPrChange w:author="Luís Manuel Rodrigues" w:date="2025-09-12T10:02:00Z" w16du:dateUtc="2025-09-12T09:02:00Z" w:id="28">
              <w:tcPr>
                <w:tcW w:w="0" w:type="auto"/>
              </w:tcPr>
            </w:tcPrChange>
          </w:tcPr>
          <w:p w:rsidRPr="00911C71" w:rsidR="00E72EF8" w:rsidP="00E72EF8" w:rsidRDefault="00E72EF8" w14:paraId="06ECA4ED" w14:textId="77777777">
            <w:pPr>
              <w:rPr>
                <w:rFonts w:ascii="Calibri" w:hAnsi="Calibri" w:eastAsia="Calibri" w:cs="Calibri"/>
                <w:color w:val="000000" w:themeColor="text1"/>
                <w:sz w:val="16"/>
                <w:szCs w:val="16"/>
              </w:rPr>
            </w:pPr>
            <w:r w:rsidRPr="27F3F34A">
              <w:rPr>
                <w:rFonts w:ascii="Calibri" w:hAnsi="Calibri" w:eastAsia="Calibri" w:cs="Calibri"/>
                <w:color w:val="000000" w:themeColor="text1"/>
                <w:sz w:val="16"/>
                <w:szCs w:val="16"/>
              </w:rPr>
              <w:t xml:space="preserve">CESU is established. </w:t>
            </w:r>
          </w:p>
          <w:p w:rsidR="00E72EF8" w:rsidP="00E72EF8" w:rsidRDefault="00BB5D10" w14:paraId="3F7FC282" w14:textId="4AE63513">
            <w:pPr>
              <w:spacing w:line="259" w:lineRule="auto"/>
              <w:rPr>
                <w:rFonts w:ascii="Calibri" w:hAnsi="Calibri" w:eastAsia="Calibri" w:cs="Calibri"/>
                <w:color w:val="000000" w:themeColor="text1"/>
                <w:sz w:val="16"/>
                <w:szCs w:val="16"/>
              </w:rPr>
            </w:pPr>
            <w:r>
              <w:rPr>
                <w:rFonts w:ascii="Calibri" w:hAnsi="Calibri" w:eastAsia="Calibri" w:cs="Calibri"/>
                <w:color w:val="000000" w:themeColor="text1"/>
                <w:sz w:val="16"/>
                <w:szCs w:val="16"/>
              </w:rPr>
              <w:t>CESU can operate as a flexibility service, or contract one to represent it in the flexibility market.</w:t>
            </w:r>
          </w:p>
          <w:p w:rsidR="00E72EF8" w:rsidP="00E72EF8" w:rsidRDefault="00E72EF8" w14:paraId="40DC99ED" w14:textId="2355C7BA">
            <w:pPr>
              <w:rPr>
                <w:rFonts w:ascii="Calibri" w:hAnsi="Calibri" w:eastAsia="Calibri" w:cs="Calibri"/>
                <w:color w:val="000000" w:themeColor="text1"/>
                <w:sz w:val="16"/>
                <w:szCs w:val="16"/>
              </w:rPr>
            </w:pPr>
            <w:r w:rsidRPr="27F3F34A">
              <w:rPr>
                <w:rFonts w:ascii="Calibri" w:hAnsi="Calibri" w:eastAsia="Calibri" w:cs="Calibri"/>
                <w:color w:val="000000" w:themeColor="text1"/>
                <w:sz w:val="16"/>
                <w:szCs w:val="16"/>
              </w:rPr>
              <w:t>Flexibility market is established.</w:t>
            </w:r>
          </w:p>
        </w:tc>
      </w:tr>
    </w:tbl>
    <w:p w:rsidRPr="000F7CCE" w:rsidR="00010AE3" w:rsidP="4B73FC4A" w:rsidRDefault="00010AE3" w14:paraId="56803F44" w14:textId="5AA22767">
      <w:pPr>
        <w:rPr>
          <w:rFonts w:ascii="Arial" w:hAnsi="Arial" w:eastAsia="Arial" w:cs="Arial"/>
          <w:b/>
          <w:bCs/>
          <w:color w:val="000000" w:themeColor="text1"/>
          <w:sz w:val="28"/>
          <w:szCs w:val="28"/>
        </w:rPr>
      </w:pPr>
    </w:p>
    <w:p w:rsidRPr="000F7CCE" w:rsidR="00B83D8A" w:rsidRDefault="00B83D8A" w14:paraId="1F26BCA8" w14:textId="77777777">
      <w:pPr>
        <w:rPr>
          <w:rFonts w:ascii="Arial" w:hAnsi="Arial" w:eastAsia="Arial" w:cs="Arial"/>
          <w:b/>
          <w:bCs/>
          <w:color w:val="000000" w:themeColor="text1"/>
        </w:rPr>
      </w:pPr>
      <w:r w:rsidRPr="4B73FC4A">
        <w:rPr>
          <w:rFonts w:ascii="Arial" w:hAnsi="Arial" w:eastAsia="Arial" w:cs="Arial"/>
          <w:b/>
          <w:bCs/>
          <w:color w:val="000000" w:themeColor="text1"/>
        </w:rPr>
        <w:br w:type="page"/>
      </w:r>
    </w:p>
    <w:p w:rsidR="0C5CF61B" w:rsidP="5054A9D0" w:rsidRDefault="0C5CF61B" w14:paraId="1C333566" w14:textId="3ABC61B6">
      <w:pPr>
        <w:rPr>
          <w:rFonts w:ascii="Arial" w:hAnsi="Arial" w:eastAsia="Arial" w:cs="Arial"/>
          <w:b/>
          <w:bCs/>
          <w:color w:val="000000" w:themeColor="text1"/>
        </w:rPr>
      </w:pPr>
      <w:r w:rsidRPr="5054A9D0">
        <w:rPr>
          <w:rFonts w:ascii="Arial" w:hAnsi="Arial" w:eastAsia="Arial" w:cs="Arial"/>
          <w:b/>
          <w:bCs/>
          <w:color w:val="000000" w:themeColor="text1"/>
        </w:rPr>
        <w:t xml:space="preserve">Procedures for CESU registration, CESU member or final customer onboarding and consent management, access to metering data </w:t>
      </w:r>
      <w:r w:rsidRPr="5054A9D0" w:rsidR="47E7E843">
        <w:rPr>
          <w:rFonts w:ascii="Arial" w:hAnsi="Arial" w:eastAsia="Arial" w:cs="Arial"/>
          <w:b/>
          <w:bCs/>
          <w:color w:val="000000" w:themeColor="text1"/>
        </w:rPr>
        <w:t>of</w:t>
      </w:r>
      <w:r w:rsidRPr="5054A9D0">
        <w:rPr>
          <w:rFonts w:ascii="Arial" w:hAnsi="Arial" w:eastAsia="Arial" w:cs="Arial"/>
          <w:b/>
          <w:bCs/>
          <w:color w:val="000000" w:themeColor="text1"/>
        </w:rPr>
        <w:t xml:space="preserve"> accounting point and participation termination</w:t>
      </w:r>
    </w:p>
    <w:p w:rsidR="67ACBADE" w:rsidP="5054A9D0" w:rsidRDefault="67ACBADE" w14:paraId="1CBB20D4" w14:textId="52CD6BC3">
      <w:pPr>
        <w:spacing w:after="0"/>
        <w:rPr>
          <w:rFonts w:ascii="Arial" w:hAnsi="Arial" w:eastAsia="Arial" w:cs="Arial"/>
          <w:color w:val="000000" w:themeColor="text1"/>
        </w:rPr>
      </w:pPr>
      <w:r w:rsidRPr="2D3D558E">
        <w:rPr>
          <w:rFonts w:ascii="Arial" w:hAnsi="Arial" w:eastAsia="Arial" w:cs="Arial"/>
          <w:color w:val="000000" w:themeColor="text1"/>
          <w:lang w:val="en-US"/>
        </w:rPr>
        <w:t xml:space="preserve">The registration process for a collective energy sharing community begins with selecting participants and identifying their Distributed Energy Resources (DERs) in accordance with the CESU’s goal. This involves evaluating the DERs consumption / production and estimate the economic viability of the community's business model, for instance using a Digital Twin. Economic modeling and financial planning are conducted to support recruitment. CESU operators then attract public and/or private resources to establish and manage a Collective Energy Sharing community. In some countries, Public funding allocation is determined by Distribution System Operators (DSOs), in others by other public authorities (for example CNMC - Comisión Nacional del los Mercados y la Competencia in Spain) taking into </w:t>
      </w:r>
      <w:r w:rsidRPr="6564F447">
        <w:rPr>
          <w:rFonts w:ascii="Arial" w:hAnsi="Arial" w:eastAsia="Arial" w:cs="Arial"/>
          <w:color w:val="000000" w:themeColor="text1"/>
          <w:lang w:val="en-US"/>
        </w:rPr>
        <w:t>acco</w:t>
      </w:r>
      <w:r w:rsidRPr="6564F447" w:rsidR="25CAD93F">
        <w:rPr>
          <w:rFonts w:ascii="Arial" w:hAnsi="Arial" w:eastAsia="Arial" w:cs="Arial"/>
          <w:color w:val="000000" w:themeColor="text1"/>
          <w:lang w:val="en-US"/>
        </w:rPr>
        <w:t>u</w:t>
      </w:r>
      <w:r w:rsidRPr="6564F447">
        <w:rPr>
          <w:rFonts w:ascii="Arial" w:hAnsi="Arial" w:eastAsia="Arial" w:cs="Arial"/>
          <w:color w:val="000000" w:themeColor="text1"/>
          <w:lang w:val="en-US"/>
        </w:rPr>
        <w:t>nt</w:t>
      </w:r>
      <w:r w:rsidRPr="2D3D558E">
        <w:rPr>
          <w:rFonts w:ascii="Arial" w:hAnsi="Arial" w:eastAsia="Arial" w:cs="Arial"/>
          <w:color w:val="000000" w:themeColor="text1"/>
          <w:lang w:val="en-US"/>
        </w:rPr>
        <w:t xml:space="preserve"> the opportunity to defer grid reinforcements. The use of the public low-voltage grid is compensated in a cost-reflective manner.</w:t>
      </w:r>
    </w:p>
    <w:p w:rsidR="5054A9D0" w:rsidP="5054A9D0" w:rsidRDefault="5054A9D0" w14:paraId="265D7C6C" w14:textId="1C43E925">
      <w:pPr>
        <w:spacing w:after="0"/>
        <w:rPr>
          <w:rFonts w:ascii="Arial" w:hAnsi="Arial" w:eastAsia="Arial" w:cs="Arial"/>
          <w:color w:val="000000" w:themeColor="text1"/>
        </w:rPr>
      </w:pPr>
    </w:p>
    <w:p w:rsidR="67ACBADE" w:rsidP="5054A9D0" w:rsidRDefault="67ACBADE" w14:paraId="1BED553D" w14:textId="29678BF4">
      <w:pPr>
        <w:spacing w:after="0"/>
        <w:rPr>
          <w:rFonts w:ascii="Segoe UI" w:hAnsi="Segoe UI" w:eastAsia="Segoe UI" w:cs="Segoe UI"/>
          <w:color w:val="000000" w:themeColor="text1"/>
        </w:rPr>
      </w:pPr>
      <w:r w:rsidRPr="0311D6FB">
        <w:rPr>
          <w:rFonts w:ascii="Arial" w:hAnsi="Arial" w:eastAsia="Arial" w:cs="Arial"/>
          <w:color w:val="000000" w:themeColor="text1"/>
          <w:lang w:val="en-US"/>
        </w:rPr>
        <w:t>A collective self-consumption community is legalized under national regulation. It can be a cooperative, association, or other forms of legal structures recognized in the respective country. The registration requires the establishment of a governance structure that outlines the roles and responsibilities of members, decision-making processes, and profit-sharing mechanisms. The registration process involves the Collective Energy Sharing Unit (CESU) operator, the Final Customer or CESU member, the Distribution System Operator and the locally relevant public validating authority (such as a regulator of ministry of energy). Openness to all energy users is essential; Collective Energy Sharing community schemes should be available to all end-users, from households to industry. This inclusivity ensures the full activation of all Distributed Energy Resources (DERs). Furthermore, CESU communities should be implemented fairly and in a socially responsible manner, ensuring that those who choose not to participate are not disadvantaged. Additionally, consumers wishing to opt for alternative aggregation schemes should still have the freedom to do so, even if they are located within a CESU (when they are registered as CESU member, meaning have their DERs registered in the CESU)</w:t>
      </w:r>
    </w:p>
    <w:p w:rsidR="0311D6FB" w:rsidP="0311D6FB" w:rsidRDefault="0311D6FB" w14:paraId="4C1DB573" w14:textId="59F9A1F3">
      <w:pPr>
        <w:spacing w:after="0"/>
        <w:rPr>
          <w:rFonts w:ascii="Arial" w:hAnsi="Arial" w:eastAsia="Arial" w:cs="Arial"/>
          <w:color w:val="000000" w:themeColor="text1"/>
          <w:lang w:val="en-US"/>
        </w:rPr>
      </w:pPr>
    </w:p>
    <w:p w:rsidR="058A0E33" w:rsidRDefault="058A0E33" w14:paraId="2EF8C1AB" w14:textId="5A811560">
      <w:pPr>
        <w:rPr>
          <w:rFonts w:ascii="Arial" w:hAnsi="Arial" w:eastAsia="Arial" w:cs="Arial"/>
          <w:color w:val="000000" w:themeColor="text1"/>
        </w:rPr>
      </w:pPr>
      <w:r w:rsidRPr="0311D6FB">
        <w:rPr>
          <w:rFonts w:ascii="Arial" w:hAnsi="Arial" w:eastAsia="Arial" w:cs="Arial"/>
          <w:color w:val="000000" w:themeColor="text1"/>
        </w:rPr>
        <w:t>The technical onboarding procedures involve the validation by locally relevant public validating authority (for example ministry of energy in some countries), the technical verification/ assessment from the System Operator on the possibility for a member to enroll in the Collective Energy Sharing Unit, and the CESU member’s consent to collect his energy data (metering or sub metering) and for the qualification of his Control Unit (CU) / Distributed Energy Resource (DER) into a DER Group or Collective Energy Sharing Unit (CESU). Consent is of utter importance as the customer should preserve full control of private data as developed in the EU Data Governance Act. This technical onboarding procedure is coordinated by the CESU operator in collaboration with the participant, system operator, leveraging a data access providing service. The data access providing service should allow any participant to authenticate in the service, identify their DER(s) through unique accounting point(s), run through a consent activation form or a consent revocation form. The CESU operator should be informed about participant consent and also be able to query if an accounting point may be assigned and request an accounting point to be added to the CESU or removed from the CESU, in collaboration with the relevant CESU member.</w:t>
      </w:r>
    </w:p>
    <w:p w:rsidR="0311D6FB" w:rsidP="0311D6FB" w:rsidRDefault="0311D6FB" w14:paraId="3CEEFF5D" w14:textId="0209D382">
      <w:pPr>
        <w:spacing w:after="0"/>
        <w:rPr>
          <w:rFonts w:ascii="Segoe UI" w:hAnsi="Segoe UI" w:eastAsia="Segoe UI" w:cs="Segoe UI"/>
          <w:color w:val="000000" w:themeColor="text1"/>
          <w:lang w:val="en-US"/>
        </w:rPr>
      </w:pPr>
    </w:p>
    <w:p w:rsidR="5054A9D0" w:rsidP="5054A9D0" w:rsidRDefault="5054A9D0" w14:paraId="3500BEA7" w14:textId="4E007AF5">
      <w:pPr>
        <w:rPr>
          <w:rFonts w:ascii="Arial" w:hAnsi="Arial" w:eastAsia="Arial" w:cs="Arial"/>
          <w:b/>
          <w:bCs/>
          <w:color w:val="000000" w:themeColor="text1"/>
          <w:highlight w:val="yellow"/>
        </w:rPr>
      </w:pPr>
    </w:p>
    <w:p w:rsidR="6564F447" w:rsidP="6564F447" w:rsidRDefault="6564F447" w14:paraId="4B6D792A" w14:textId="0F98B003">
      <w:pPr>
        <w:rPr>
          <w:rFonts w:ascii="Arial" w:hAnsi="Arial" w:eastAsia="Arial" w:cs="Arial"/>
          <w:b/>
          <w:bCs/>
          <w:color w:val="000000" w:themeColor="text1"/>
          <w:highlight w:val="yellow"/>
        </w:rPr>
      </w:pPr>
    </w:p>
    <w:p w:rsidRPr="000F7CCE" w:rsidR="375A64CA" w:rsidP="17730425" w:rsidRDefault="375A64CA" w14:paraId="271CD0CE" w14:textId="7E7D679A">
      <w:pPr>
        <w:rPr>
          <w:rFonts w:ascii="Arial" w:hAnsi="Arial" w:eastAsia="Arial" w:cs="Arial"/>
          <w:i/>
          <w:iCs/>
          <w:color w:val="000000" w:themeColor="text1"/>
        </w:rPr>
      </w:pPr>
      <w:r w:rsidRPr="000F7CCE">
        <w:rPr>
          <w:rFonts w:ascii="Arial" w:hAnsi="Arial" w:eastAsia="Arial" w:cs="Arial"/>
          <w:b/>
          <w:bCs/>
          <w:color w:val="000000" w:themeColor="text1"/>
        </w:rPr>
        <w:t>Procedure 1</w:t>
      </w:r>
      <w:r w:rsidRPr="000F7CCE" w:rsidR="5799B218">
        <w:rPr>
          <w:rFonts w:ascii="Arial" w:hAnsi="Arial" w:eastAsia="Arial" w:cs="Arial"/>
          <w:b/>
          <w:bCs/>
          <w:color w:val="000000" w:themeColor="text1"/>
        </w:rPr>
        <w:t>: Registration of a collective energy sharing unit</w:t>
      </w:r>
    </w:p>
    <w:tbl>
      <w:tblPr>
        <w:tblStyle w:val="TableGrid"/>
        <w:tblW w:w="9364" w:type="dxa"/>
        <w:tblLook w:val="04A0" w:firstRow="1" w:lastRow="0" w:firstColumn="1" w:lastColumn="0" w:noHBand="0" w:noVBand="1"/>
      </w:tblPr>
      <w:tblGrid>
        <w:gridCol w:w="647"/>
        <w:gridCol w:w="1260"/>
        <w:gridCol w:w="2489"/>
        <w:gridCol w:w="1419"/>
        <w:gridCol w:w="1419"/>
        <w:gridCol w:w="2130"/>
      </w:tblGrid>
      <w:tr w:rsidRPr="000F7CCE" w:rsidR="17730425" w:rsidTr="47011479" w14:paraId="0DB25D03" w14:textId="77777777">
        <w:trPr>
          <w:trHeight w:val="300"/>
        </w:trPr>
        <w:tc>
          <w:tcPr>
            <w:tcW w:w="9364" w:type="dxa"/>
            <w:gridSpan w:val="6"/>
            <w:shd w:val="clear" w:color="auto" w:fill="D0CECE" w:themeFill="background2" w:themeFillShade="E6"/>
          </w:tcPr>
          <w:p w:rsidR="003A1CD1" w:rsidP="001911EB" w:rsidRDefault="001911EB" w14:paraId="18EA9D5E" w14:textId="0260EB5A">
            <w:pPr>
              <w:jc w:val="center"/>
            </w:pPr>
            <w:r>
              <w:rPr>
                <w:rFonts w:ascii="Arial" w:hAnsi="Arial" w:eastAsia="Arial" w:cs="Arial"/>
                <w:b/>
                <w:bCs/>
                <w:i/>
                <w:iCs/>
                <w:color w:val="000000" w:themeColor="text1"/>
                <w:sz w:val="16"/>
                <w:szCs w:val="16"/>
              </w:rPr>
              <w:t>Table II.I</w:t>
            </w:r>
          </w:p>
        </w:tc>
      </w:tr>
      <w:tr w:rsidRPr="000F7CCE" w:rsidR="00C84332" w:rsidTr="47011479" w14:paraId="135ABCB3" w14:textId="77777777">
        <w:trPr>
          <w:trHeight w:val="300"/>
        </w:trPr>
        <w:tc>
          <w:tcPr>
            <w:tcW w:w="1907" w:type="dxa"/>
            <w:gridSpan w:val="2"/>
            <w:shd w:val="clear" w:color="auto" w:fill="D0CECE" w:themeFill="background2" w:themeFillShade="E6"/>
          </w:tcPr>
          <w:p w:rsidR="003A1CD1" w:rsidRDefault="003A1CD1" w14:paraId="4D19A162" w14:textId="77777777"/>
        </w:tc>
        <w:tc>
          <w:tcPr>
            <w:tcW w:w="7457" w:type="dxa"/>
            <w:gridSpan w:val="4"/>
            <w:shd w:val="clear" w:color="auto" w:fill="D0CECE" w:themeFill="background2" w:themeFillShade="E6"/>
          </w:tcPr>
          <w:p w:rsidRPr="000F7CCE" w:rsidR="00C84332" w:rsidP="17730425" w:rsidRDefault="00C84332" w14:paraId="3A2E0AA2" w14:textId="32A0548E">
            <w:pP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Registration of a collective energy sharing unit</w:t>
            </w:r>
          </w:p>
        </w:tc>
      </w:tr>
      <w:tr w:rsidRPr="000F7CCE" w:rsidR="00C84332" w:rsidTr="47011479" w14:paraId="66FE86EA" w14:textId="77777777">
        <w:trPr>
          <w:trHeight w:val="300"/>
        </w:trPr>
        <w:tc>
          <w:tcPr>
            <w:tcW w:w="647" w:type="dxa"/>
            <w:shd w:val="clear" w:color="auto" w:fill="D0CECE" w:themeFill="background2" w:themeFillShade="E6"/>
          </w:tcPr>
          <w:p w:rsidRPr="000F7CCE" w:rsidR="00C84332" w:rsidP="17730425" w:rsidRDefault="00C84332" w14:paraId="42FD0BCE" w14:textId="77777777">
            <w:pPr>
              <w:rPr>
                <w:rFonts w:ascii="Arial" w:hAnsi="Arial" w:eastAsia="Arial" w:cs="Arial"/>
                <w:b/>
                <w:bCs/>
                <w:i/>
                <w:iCs/>
                <w:sz w:val="16"/>
                <w:szCs w:val="16"/>
              </w:rPr>
            </w:pPr>
            <w:r w:rsidRPr="000F7CCE">
              <w:rPr>
                <w:rFonts w:ascii="Arial" w:hAnsi="Arial" w:eastAsia="Arial" w:cs="Arial"/>
                <w:b/>
                <w:bCs/>
                <w:i/>
                <w:iCs/>
                <w:sz w:val="16"/>
                <w:szCs w:val="16"/>
              </w:rPr>
              <w:t>Step</w:t>
            </w:r>
          </w:p>
          <w:p w:rsidRPr="000F7CCE" w:rsidR="00C84332" w:rsidP="17730425" w:rsidRDefault="00C84332" w14:paraId="38ACB1E4" w14:textId="2FB1D05A">
            <w:pPr>
              <w:rPr>
                <w:rFonts w:ascii="Arial" w:hAnsi="Arial" w:eastAsia="Arial" w:cs="Arial"/>
                <w:b/>
                <w:bCs/>
                <w:i/>
                <w:iCs/>
                <w:sz w:val="16"/>
                <w:szCs w:val="16"/>
              </w:rPr>
            </w:pPr>
            <w:r w:rsidRPr="000F7CCE">
              <w:rPr>
                <w:rFonts w:ascii="Arial" w:hAnsi="Arial" w:eastAsia="Arial" w:cs="Arial"/>
                <w:b/>
                <w:bCs/>
                <w:i/>
                <w:iCs/>
                <w:sz w:val="16"/>
                <w:szCs w:val="16"/>
              </w:rPr>
              <w:t>No</w:t>
            </w:r>
          </w:p>
        </w:tc>
        <w:tc>
          <w:tcPr>
            <w:tcW w:w="1260" w:type="dxa"/>
            <w:shd w:val="clear" w:color="auto" w:fill="D0CECE" w:themeFill="background2" w:themeFillShade="E6"/>
          </w:tcPr>
          <w:p w:rsidRPr="000F7CCE" w:rsidR="00C84332" w:rsidP="17730425" w:rsidRDefault="00C84332" w14:paraId="543156B0" w14:textId="6CABDA3D">
            <w:pP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Step</w:t>
            </w:r>
          </w:p>
        </w:tc>
        <w:tc>
          <w:tcPr>
            <w:tcW w:w="2489" w:type="dxa"/>
            <w:shd w:val="clear" w:color="auto" w:fill="D0CECE" w:themeFill="background2" w:themeFillShade="E6"/>
          </w:tcPr>
          <w:p w:rsidRPr="000F7CCE" w:rsidR="00C84332" w:rsidP="17730425" w:rsidRDefault="00C84332" w14:paraId="03D77622" w14:textId="5526F276">
            <w:pPr>
              <w:rPr>
                <w:rFonts w:ascii="Arial" w:hAnsi="Arial" w:eastAsia="Arial" w:cs="Arial"/>
                <w:b/>
                <w:bCs/>
                <w:i/>
                <w:iCs/>
                <w:color w:val="000000" w:themeColor="text1"/>
                <w:sz w:val="16"/>
                <w:szCs w:val="16"/>
              </w:rPr>
            </w:pPr>
            <w:r w:rsidRPr="000F7CCE">
              <w:rPr>
                <w:rFonts w:ascii="Arial" w:hAnsi="Arial" w:eastAsia="Arial" w:cs="Arial"/>
                <w:b/>
                <w:bCs/>
                <w:i/>
                <w:iCs/>
                <w:sz w:val="16"/>
                <w:szCs w:val="16"/>
              </w:rPr>
              <w:t>Step description</w:t>
            </w:r>
          </w:p>
        </w:tc>
        <w:tc>
          <w:tcPr>
            <w:tcW w:w="1419" w:type="dxa"/>
            <w:shd w:val="clear" w:color="auto" w:fill="D0CECE" w:themeFill="background2" w:themeFillShade="E6"/>
          </w:tcPr>
          <w:p w:rsidRPr="000F7CCE" w:rsidR="00C84332" w:rsidP="17730425" w:rsidRDefault="00C84332" w14:paraId="7BDBA1CF" w14:textId="195C3091">
            <w:pP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Information producer</w:t>
            </w:r>
          </w:p>
        </w:tc>
        <w:tc>
          <w:tcPr>
            <w:tcW w:w="1419" w:type="dxa"/>
            <w:shd w:val="clear" w:color="auto" w:fill="D0CECE" w:themeFill="background2" w:themeFillShade="E6"/>
          </w:tcPr>
          <w:p w:rsidRPr="000F7CCE" w:rsidR="00C84332" w:rsidP="17730425" w:rsidRDefault="00C84332" w14:paraId="33DB6987" w14:textId="16F2C488">
            <w:pP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Information receiver</w:t>
            </w:r>
          </w:p>
        </w:tc>
        <w:tc>
          <w:tcPr>
            <w:tcW w:w="2130" w:type="dxa"/>
            <w:shd w:val="clear" w:color="auto" w:fill="D0CECE" w:themeFill="background2" w:themeFillShade="E6"/>
          </w:tcPr>
          <w:p w:rsidRPr="000F7CCE" w:rsidR="00C84332" w:rsidP="17730425" w:rsidRDefault="00C84332" w14:paraId="036C261B" w14:textId="19918987">
            <w:pP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Information exchanged (IDs)</w:t>
            </w:r>
          </w:p>
        </w:tc>
      </w:tr>
      <w:tr w:rsidRPr="000F7CCE" w:rsidR="00C84332" w:rsidTr="47011479" w14:paraId="2043B4B7" w14:textId="77777777">
        <w:trPr>
          <w:trHeight w:val="300"/>
        </w:trPr>
        <w:tc>
          <w:tcPr>
            <w:tcW w:w="647" w:type="dxa"/>
          </w:tcPr>
          <w:p w:rsidRPr="000F7CCE" w:rsidR="00C84332" w:rsidP="17730425" w:rsidRDefault="00C84332" w14:paraId="4D8AA62F" w14:textId="7E8A65E9">
            <w:pPr>
              <w:rPr>
                <w:rFonts w:eastAsiaTheme="minorEastAsia"/>
                <w:color w:val="000000" w:themeColor="text1"/>
                <w:sz w:val="16"/>
                <w:szCs w:val="16"/>
              </w:rPr>
            </w:pPr>
            <w:r w:rsidRPr="000F7CCE">
              <w:rPr>
                <w:rFonts w:eastAsiaTheme="minorEastAsia"/>
                <w:color w:val="000000" w:themeColor="text1"/>
                <w:sz w:val="16"/>
                <w:szCs w:val="16"/>
              </w:rPr>
              <w:t>1.1</w:t>
            </w:r>
          </w:p>
        </w:tc>
        <w:tc>
          <w:tcPr>
            <w:tcW w:w="1260" w:type="dxa"/>
          </w:tcPr>
          <w:p w:rsidRPr="000F7CCE" w:rsidR="00C84332" w:rsidP="17730425" w:rsidRDefault="00C84332" w14:paraId="5B16377C" w14:textId="7D046CA2">
            <w:pPr>
              <w:rPr>
                <w:rFonts w:eastAsiaTheme="minorEastAsia"/>
                <w:color w:val="000000" w:themeColor="text1"/>
                <w:sz w:val="16"/>
                <w:szCs w:val="16"/>
              </w:rPr>
            </w:pPr>
            <w:r w:rsidRPr="000F7CCE">
              <w:rPr>
                <w:rFonts w:eastAsiaTheme="minorEastAsia"/>
                <w:color w:val="000000" w:themeColor="text1"/>
                <w:sz w:val="16"/>
                <w:szCs w:val="16"/>
              </w:rPr>
              <w:t>Identify energy sharing register operator</w:t>
            </w:r>
          </w:p>
        </w:tc>
        <w:tc>
          <w:tcPr>
            <w:tcW w:w="2489" w:type="dxa"/>
          </w:tcPr>
          <w:p w:rsidRPr="000F7CCE" w:rsidR="00C84332" w:rsidP="17730425" w:rsidRDefault="00C84332" w14:paraId="7E5B64CA" w14:textId="6410C615">
            <w:pPr>
              <w:rPr>
                <w:rFonts w:eastAsiaTheme="minorEastAsia"/>
                <w:color w:val="000000" w:themeColor="text1"/>
                <w:sz w:val="16"/>
                <w:szCs w:val="16"/>
              </w:rPr>
            </w:pPr>
            <w:r w:rsidRPr="000F7CCE">
              <w:rPr>
                <w:rFonts w:eastAsiaTheme="minorEastAsia"/>
                <w:color w:val="000000" w:themeColor="text1"/>
                <w:sz w:val="16"/>
                <w:szCs w:val="16"/>
              </w:rPr>
              <w:t>CESU operators identify the energy sharing register operator that is responsible for operating the register of the energy communities</w:t>
            </w:r>
            <w:r w:rsidR="00584195">
              <w:rPr>
                <w:rFonts w:eastAsiaTheme="minorEastAsia"/>
                <w:color w:val="000000" w:themeColor="text1"/>
                <w:sz w:val="16"/>
                <w:szCs w:val="16"/>
              </w:rPr>
              <w:t>.</w:t>
            </w:r>
          </w:p>
        </w:tc>
        <w:tc>
          <w:tcPr>
            <w:tcW w:w="1419" w:type="dxa"/>
          </w:tcPr>
          <w:p w:rsidRPr="000F7CCE" w:rsidR="00C84332" w:rsidP="17730425" w:rsidRDefault="00C84332" w14:paraId="133683EF" w14:textId="07539810">
            <w:pPr>
              <w:rPr>
                <w:rFonts w:eastAsiaTheme="minorEastAsia"/>
                <w:color w:val="000000" w:themeColor="text1"/>
                <w:sz w:val="16"/>
                <w:szCs w:val="16"/>
              </w:rPr>
            </w:pPr>
            <w:r w:rsidRPr="000F7CCE">
              <w:rPr>
                <w:rFonts w:eastAsiaTheme="minorEastAsia"/>
                <w:color w:val="000000" w:themeColor="text1"/>
                <w:sz w:val="16"/>
                <w:szCs w:val="16"/>
              </w:rPr>
              <w:t>Competent authority</w:t>
            </w:r>
          </w:p>
        </w:tc>
        <w:tc>
          <w:tcPr>
            <w:tcW w:w="1419" w:type="dxa"/>
          </w:tcPr>
          <w:p w:rsidRPr="000F7CCE" w:rsidR="00C84332" w:rsidP="17730425" w:rsidRDefault="00C84332" w14:paraId="2D7026B1" w14:textId="7E7F9677">
            <w:pPr>
              <w:rPr>
                <w:rFonts w:eastAsiaTheme="minorEastAsia"/>
                <w:color w:val="000000" w:themeColor="text1"/>
                <w:sz w:val="16"/>
                <w:szCs w:val="16"/>
              </w:rPr>
            </w:pPr>
            <w:r w:rsidRPr="000F7CCE">
              <w:rPr>
                <w:rFonts w:eastAsiaTheme="minorEastAsia"/>
                <w:color w:val="000000" w:themeColor="text1"/>
                <w:sz w:val="16"/>
                <w:szCs w:val="16"/>
              </w:rPr>
              <w:t>CESU operator</w:t>
            </w:r>
          </w:p>
        </w:tc>
        <w:tc>
          <w:tcPr>
            <w:tcW w:w="2130" w:type="dxa"/>
          </w:tcPr>
          <w:p w:rsidRPr="000F7CCE" w:rsidR="00C84332" w:rsidP="17730425" w:rsidRDefault="00C84332" w14:paraId="428916FD" w14:textId="5ECCD42D">
            <w:pPr>
              <w:rPr>
                <w:rFonts w:eastAsiaTheme="minorEastAsia"/>
                <w:color w:val="000000" w:themeColor="text1"/>
                <w:sz w:val="16"/>
                <w:szCs w:val="16"/>
              </w:rPr>
            </w:pPr>
            <w:r w:rsidRPr="000F7CCE">
              <w:rPr>
                <w:rFonts w:eastAsiaTheme="minorEastAsia"/>
                <w:color w:val="000000" w:themeColor="text1"/>
                <w:sz w:val="16"/>
                <w:szCs w:val="16"/>
              </w:rPr>
              <w:t>[not relevant]</w:t>
            </w:r>
          </w:p>
        </w:tc>
      </w:tr>
      <w:tr w:rsidRPr="000F7CCE" w:rsidR="00C84332" w:rsidTr="47011479" w14:paraId="03A1C98A" w14:textId="77777777">
        <w:trPr>
          <w:trHeight w:val="300"/>
        </w:trPr>
        <w:tc>
          <w:tcPr>
            <w:tcW w:w="647" w:type="dxa"/>
          </w:tcPr>
          <w:p w:rsidRPr="000F7CCE" w:rsidR="00C84332" w:rsidP="17730425" w:rsidRDefault="0008479F" w14:paraId="60788AEC" w14:textId="70E5A963">
            <w:pPr>
              <w:rPr>
                <w:rFonts w:eastAsiaTheme="minorEastAsia"/>
                <w:color w:val="000000" w:themeColor="text1"/>
                <w:sz w:val="16"/>
                <w:szCs w:val="16"/>
              </w:rPr>
            </w:pPr>
            <w:r w:rsidRPr="000F7CCE">
              <w:rPr>
                <w:rFonts w:eastAsiaTheme="minorEastAsia"/>
                <w:color w:val="000000" w:themeColor="text1"/>
                <w:sz w:val="16"/>
                <w:szCs w:val="16"/>
              </w:rPr>
              <w:t>1.2</w:t>
            </w:r>
          </w:p>
        </w:tc>
        <w:tc>
          <w:tcPr>
            <w:tcW w:w="1260" w:type="dxa"/>
          </w:tcPr>
          <w:p w:rsidRPr="000F7CCE" w:rsidR="00C84332" w:rsidP="17730425" w:rsidRDefault="001A25C0" w14:paraId="0B7673A7" w14:textId="36CBB520">
            <w:pPr>
              <w:rPr>
                <w:rFonts w:eastAsiaTheme="minorEastAsia"/>
                <w:color w:val="000000" w:themeColor="text1"/>
                <w:sz w:val="16"/>
                <w:szCs w:val="16"/>
              </w:rPr>
            </w:pPr>
            <w:r w:rsidRPr="000F7CCE">
              <w:rPr>
                <w:rFonts w:eastAsiaTheme="minorEastAsia"/>
                <w:color w:val="000000" w:themeColor="text1"/>
                <w:sz w:val="16"/>
                <w:szCs w:val="16"/>
              </w:rPr>
              <w:t>Request for CESU registering</w:t>
            </w:r>
          </w:p>
        </w:tc>
        <w:tc>
          <w:tcPr>
            <w:tcW w:w="2489" w:type="dxa"/>
          </w:tcPr>
          <w:p w:rsidRPr="000F7CCE" w:rsidR="00C84332" w:rsidP="17730425" w:rsidRDefault="0008479F" w14:paraId="5A3F8111" w14:textId="728C1148">
            <w:pPr>
              <w:rPr>
                <w:rFonts w:eastAsiaTheme="minorEastAsia"/>
                <w:color w:val="000000" w:themeColor="text1"/>
                <w:sz w:val="16"/>
                <w:szCs w:val="16"/>
              </w:rPr>
            </w:pPr>
            <w:r w:rsidRPr="000F7CCE">
              <w:rPr>
                <w:rFonts w:eastAsiaTheme="minorEastAsia"/>
                <w:color w:val="000000" w:themeColor="text1"/>
                <w:sz w:val="16"/>
                <w:szCs w:val="16"/>
              </w:rPr>
              <w:t>CESU operators request the energy sharing register operator to register a new CESU</w:t>
            </w:r>
            <w:r w:rsidR="00584195">
              <w:rPr>
                <w:rFonts w:eastAsiaTheme="minorEastAsia"/>
                <w:color w:val="000000" w:themeColor="text1"/>
                <w:sz w:val="16"/>
                <w:szCs w:val="16"/>
              </w:rPr>
              <w:t>.</w:t>
            </w:r>
          </w:p>
        </w:tc>
        <w:tc>
          <w:tcPr>
            <w:tcW w:w="1419" w:type="dxa"/>
          </w:tcPr>
          <w:p w:rsidRPr="000F7CCE" w:rsidR="00C84332" w:rsidP="17730425" w:rsidRDefault="0008479F" w14:paraId="51475A3E" w14:textId="53A583A7">
            <w:pPr>
              <w:rPr>
                <w:rFonts w:eastAsiaTheme="minorEastAsia"/>
                <w:color w:val="000000" w:themeColor="text1"/>
                <w:sz w:val="16"/>
                <w:szCs w:val="16"/>
              </w:rPr>
            </w:pPr>
            <w:r w:rsidRPr="000F7CCE">
              <w:rPr>
                <w:rFonts w:eastAsiaTheme="minorEastAsia"/>
                <w:color w:val="000000" w:themeColor="text1"/>
                <w:sz w:val="16"/>
                <w:szCs w:val="16"/>
              </w:rPr>
              <w:t>CESU operator</w:t>
            </w:r>
          </w:p>
        </w:tc>
        <w:tc>
          <w:tcPr>
            <w:tcW w:w="1419" w:type="dxa"/>
          </w:tcPr>
          <w:p w:rsidRPr="000F7CCE" w:rsidR="00C84332" w:rsidP="17730425" w:rsidRDefault="0008479F" w14:paraId="395DDA09" w14:textId="773BF12F">
            <w:pPr>
              <w:rPr>
                <w:rFonts w:eastAsiaTheme="minorEastAsia"/>
                <w:color w:val="000000" w:themeColor="text1"/>
                <w:sz w:val="16"/>
                <w:szCs w:val="16"/>
              </w:rPr>
            </w:pPr>
            <w:r w:rsidRPr="000F7CCE">
              <w:rPr>
                <w:rFonts w:eastAsiaTheme="minorEastAsia"/>
                <w:color w:val="000000" w:themeColor="text1"/>
                <w:sz w:val="16"/>
                <w:szCs w:val="16"/>
              </w:rPr>
              <w:t>Energy sharing register operator</w:t>
            </w:r>
          </w:p>
        </w:tc>
        <w:tc>
          <w:tcPr>
            <w:tcW w:w="2130" w:type="dxa"/>
          </w:tcPr>
          <w:p w:rsidRPr="000F7CCE" w:rsidR="00C84332" w:rsidP="17730425" w:rsidRDefault="0008479F" w14:paraId="6082591E" w14:textId="62A0F683">
            <w:pPr>
              <w:rPr>
                <w:rFonts w:eastAsiaTheme="minorEastAsia"/>
                <w:color w:val="000000" w:themeColor="text1"/>
                <w:sz w:val="16"/>
                <w:szCs w:val="16"/>
              </w:rPr>
            </w:pPr>
            <w:r w:rsidRPr="000F7CCE">
              <w:rPr>
                <w:rFonts w:eastAsiaTheme="minorEastAsia"/>
                <w:color w:val="000000" w:themeColor="text1"/>
                <w:sz w:val="16"/>
                <w:szCs w:val="16"/>
              </w:rPr>
              <w:t>A – CESU registration request</w:t>
            </w:r>
          </w:p>
        </w:tc>
      </w:tr>
      <w:tr w:rsidRPr="000F7CCE" w:rsidR="00C84332" w:rsidTr="47011479" w14:paraId="76085B61" w14:textId="77777777">
        <w:trPr>
          <w:trHeight w:val="300"/>
        </w:trPr>
        <w:tc>
          <w:tcPr>
            <w:tcW w:w="647" w:type="dxa"/>
          </w:tcPr>
          <w:p w:rsidRPr="000F7CCE" w:rsidR="00C84332" w:rsidP="17730425" w:rsidRDefault="00CC4A26" w14:paraId="70BD6D59" w14:textId="6A6130B2">
            <w:pPr>
              <w:rPr>
                <w:rFonts w:eastAsiaTheme="minorEastAsia"/>
                <w:color w:val="000000" w:themeColor="text1"/>
                <w:sz w:val="16"/>
                <w:szCs w:val="16"/>
              </w:rPr>
            </w:pPr>
            <w:r w:rsidRPr="000F7CCE">
              <w:rPr>
                <w:rFonts w:eastAsiaTheme="minorEastAsia"/>
                <w:color w:val="000000" w:themeColor="text1"/>
                <w:sz w:val="16"/>
                <w:szCs w:val="16"/>
              </w:rPr>
              <w:t>1.3</w:t>
            </w:r>
          </w:p>
        </w:tc>
        <w:tc>
          <w:tcPr>
            <w:tcW w:w="1260" w:type="dxa"/>
          </w:tcPr>
          <w:p w:rsidRPr="000F7CCE" w:rsidR="00C84332" w:rsidP="17730425" w:rsidRDefault="00CC4A26" w14:paraId="2E18F4B5" w14:textId="112DE647">
            <w:pPr>
              <w:rPr>
                <w:rFonts w:eastAsiaTheme="minorEastAsia"/>
                <w:color w:val="000000" w:themeColor="text1"/>
                <w:sz w:val="16"/>
                <w:szCs w:val="16"/>
              </w:rPr>
            </w:pPr>
            <w:r w:rsidRPr="000F7CCE">
              <w:rPr>
                <w:rFonts w:eastAsiaTheme="minorEastAsia"/>
                <w:color w:val="000000" w:themeColor="text1"/>
                <w:sz w:val="16"/>
                <w:szCs w:val="16"/>
              </w:rPr>
              <w:t>Validate specified CESU registration request</w:t>
            </w:r>
          </w:p>
        </w:tc>
        <w:tc>
          <w:tcPr>
            <w:tcW w:w="2489" w:type="dxa"/>
          </w:tcPr>
          <w:p w:rsidRPr="000F7CCE" w:rsidR="00C84332" w:rsidP="17730425" w:rsidRDefault="00CC4A26" w14:paraId="0E708385" w14:textId="027FE874">
            <w:pPr>
              <w:rPr>
                <w:rFonts w:eastAsiaTheme="minorEastAsia"/>
                <w:color w:val="000000" w:themeColor="text1"/>
                <w:sz w:val="16"/>
                <w:szCs w:val="16"/>
              </w:rPr>
            </w:pPr>
            <w:r w:rsidRPr="000F7CCE">
              <w:rPr>
                <w:rFonts w:eastAsiaTheme="minorEastAsia"/>
                <w:color w:val="000000" w:themeColor="text1"/>
                <w:sz w:val="16"/>
                <w:szCs w:val="16"/>
              </w:rPr>
              <w:t>Energy sharing register operator validates the CESU registration request and provides a meaningful indication in case of an invalid request</w:t>
            </w:r>
            <w:r w:rsidR="00584195">
              <w:rPr>
                <w:rFonts w:eastAsiaTheme="minorEastAsia"/>
                <w:color w:val="000000" w:themeColor="text1"/>
                <w:sz w:val="16"/>
                <w:szCs w:val="16"/>
              </w:rPr>
              <w:t>.</w:t>
            </w:r>
          </w:p>
        </w:tc>
        <w:tc>
          <w:tcPr>
            <w:tcW w:w="1419" w:type="dxa"/>
          </w:tcPr>
          <w:p w:rsidRPr="000F7CCE" w:rsidR="00C84332" w:rsidP="17730425" w:rsidRDefault="00B840BE" w14:paraId="0D724EE6" w14:textId="0E453D29">
            <w:pPr>
              <w:rPr>
                <w:rFonts w:eastAsiaTheme="minorEastAsia"/>
                <w:color w:val="000000" w:themeColor="text1"/>
                <w:sz w:val="16"/>
                <w:szCs w:val="16"/>
              </w:rPr>
            </w:pPr>
            <w:r w:rsidRPr="000F7CCE">
              <w:rPr>
                <w:rFonts w:eastAsiaTheme="minorEastAsia"/>
                <w:color w:val="000000" w:themeColor="text1"/>
                <w:sz w:val="16"/>
                <w:szCs w:val="16"/>
              </w:rPr>
              <w:t>Energy sharing register operator</w:t>
            </w:r>
          </w:p>
        </w:tc>
        <w:tc>
          <w:tcPr>
            <w:tcW w:w="1419" w:type="dxa"/>
          </w:tcPr>
          <w:p w:rsidRPr="000F7CCE" w:rsidR="00C84332" w:rsidP="17730425" w:rsidRDefault="00B840BE" w14:paraId="75498F44" w14:textId="5BE0A288">
            <w:pPr>
              <w:rPr>
                <w:rFonts w:eastAsiaTheme="minorEastAsia"/>
                <w:color w:val="000000" w:themeColor="text1"/>
                <w:sz w:val="16"/>
                <w:szCs w:val="16"/>
              </w:rPr>
            </w:pPr>
            <w:r w:rsidRPr="000F7CCE">
              <w:rPr>
                <w:rFonts w:eastAsiaTheme="minorEastAsia"/>
                <w:color w:val="000000" w:themeColor="text1"/>
                <w:sz w:val="16"/>
                <w:szCs w:val="16"/>
              </w:rPr>
              <w:t>CESU operator</w:t>
            </w:r>
          </w:p>
        </w:tc>
        <w:tc>
          <w:tcPr>
            <w:tcW w:w="2130" w:type="dxa"/>
          </w:tcPr>
          <w:p w:rsidRPr="000F7CCE" w:rsidR="00C84332" w:rsidP="17730425" w:rsidRDefault="00B840BE" w14:paraId="220A0902" w14:textId="0EC982CA">
            <w:pPr>
              <w:rPr>
                <w:rFonts w:eastAsiaTheme="minorEastAsia"/>
                <w:color w:val="000000" w:themeColor="text1"/>
                <w:sz w:val="16"/>
                <w:szCs w:val="16"/>
              </w:rPr>
            </w:pPr>
            <w:r w:rsidRPr="000F7CCE">
              <w:rPr>
                <w:rFonts w:eastAsiaTheme="minorEastAsia"/>
                <w:color w:val="000000" w:themeColor="text1"/>
                <w:sz w:val="16"/>
                <w:szCs w:val="16"/>
              </w:rPr>
              <w:t xml:space="preserve">B – </w:t>
            </w:r>
            <w:r w:rsidRPr="000F7CCE" w:rsidR="2B0B96ED">
              <w:rPr>
                <w:rFonts w:eastAsiaTheme="minorEastAsia"/>
                <w:color w:val="000000" w:themeColor="text1"/>
                <w:sz w:val="16"/>
                <w:szCs w:val="16"/>
              </w:rPr>
              <w:t>R</w:t>
            </w:r>
            <w:r w:rsidRPr="000F7CCE" w:rsidR="791450C3">
              <w:rPr>
                <w:rFonts w:eastAsiaTheme="minorEastAsia"/>
                <w:color w:val="000000" w:themeColor="text1"/>
                <w:sz w:val="16"/>
                <w:szCs w:val="16"/>
              </w:rPr>
              <w:t>equest</w:t>
            </w:r>
            <w:r w:rsidRPr="000F7CCE">
              <w:rPr>
                <w:rFonts w:eastAsiaTheme="minorEastAsia"/>
                <w:color w:val="000000" w:themeColor="text1"/>
                <w:sz w:val="16"/>
                <w:szCs w:val="16"/>
              </w:rPr>
              <w:t xml:space="preserve"> validation information</w:t>
            </w:r>
          </w:p>
        </w:tc>
      </w:tr>
      <w:tr w:rsidRPr="000F7CCE" w:rsidR="00C84332" w:rsidTr="47011479" w14:paraId="5EE55DB9" w14:textId="77777777">
        <w:trPr>
          <w:trHeight w:val="300"/>
        </w:trPr>
        <w:tc>
          <w:tcPr>
            <w:tcW w:w="647" w:type="dxa"/>
          </w:tcPr>
          <w:p w:rsidRPr="000F7CCE" w:rsidR="00C84332" w:rsidP="17730425" w:rsidRDefault="00CC4A26" w14:paraId="39A68748" w14:textId="2161EABF">
            <w:pPr>
              <w:rPr>
                <w:rFonts w:eastAsiaTheme="minorEastAsia"/>
                <w:color w:val="000000" w:themeColor="text1"/>
                <w:sz w:val="16"/>
                <w:szCs w:val="16"/>
              </w:rPr>
            </w:pPr>
            <w:r w:rsidRPr="000F7CCE">
              <w:rPr>
                <w:rFonts w:eastAsiaTheme="minorEastAsia"/>
                <w:color w:val="000000" w:themeColor="text1"/>
                <w:sz w:val="16"/>
                <w:szCs w:val="16"/>
              </w:rPr>
              <w:t>1.4</w:t>
            </w:r>
          </w:p>
        </w:tc>
        <w:tc>
          <w:tcPr>
            <w:tcW w:w="1260" w:type="dxa"/>
          </w:tcPr>
          <w:p w:rsidRPr="000F7CCE" w:rsidR="00C84332" w:rsidP="17730425" w:rsidRDefault="0865EB21" w14:paraId="44A0B67D" w14:textId="2FAB33DA">
            <w:pPr>
              <w:rPr>
                <w:rFonts w:eastAsiaTheme="minorEastAsia"/>
                <w:color w:val="000000" w:themeColor="text1"/>
                <w:sz w:val="16"/>
                <w:szCs w:val="16"/>
              </w:rPr>
            </w:pPr>
            <w:r w:rsidRPr="5054A9D0">
              <w:rPr>
                <w:rFonts w:eastAsiaTheme="minorEastAsia"/>
                <w:color w:val="000000" w:themeColor="text1"/>
                <w:sz w:val="16"/>
                <w:szCs w:val="16"/>
              </w:rPr>
              <w:t>Register CESU</w:t>
            </w:r>
          </w:p>
        </w:tc>
        <w:tc>
          <w:tcPr>
            <w:tcW w:w="2489" w:type="dxa"/>
          </w:tcPr>
          <w:p w:rsidRPr="000F7CCE" w:rsidR="00C84332" w:rsidP="17730425" w:rsidRDefault="00177A7B" w14:paraId="6485B160" w14:textId="00054FD5">
            <w:pPr>
              <w:rPr>
                <w:rFonts w:eastAsiaTheme="minorEastAsia"/>
                <w:color w:val="000000" w:themeColor="text1"/>
                <w:sz w:val="16"/>
                <w:szCs w:val="16"/>
              </w:rPr>
            </w:pPr>
            <w:r w:rsidRPr="000F7CCE">
              <w:rPr>
                <w:rFonts w:eastAsiaTheme="minorEastAsia"/>
                <w:color w:val="000000" w:themeColor="text1"/>
                <w:sz w:val="16"/>
                <w:szCs w:val="16"/>
              </w:rPr>
              <w:t>Energy</w:t>
            </w:r>
            <w:r w:rsidRPr="000F7CCE" w:rsidR="004F1117">
              <w:rPr>
                <w:rFonts w:eastAsiaTheme="minorEastAsia"/>
                <w:color w:val="000000" w:themeColor="text1"/>
                <w:sz w:val="16"/>
                <w:szCs w:val="16"/>
              </w:rPr>
              <w:t xml:space="preserve"> sharing register operator </w:t>
            </w:r>
            <w:r w:rsidRPr="000F7CCE" w:rsidR="000A13D3">
              <w:rPr>
                <w:rFonts w:eastAsiaTheme="minorEastAsia"/>
                <w:color w:val="000000" w:themeColor="text1"/>
                <w:sz w:val="16"/>
                <w:szCs w:val="16"/>
              </w:rPr>
              <w:t>register</w:t>
            </w:r>
            <w:r w:rsidRPr="000F7CCE" w:rsidR="004F1117">
              <w:rPr>
                <w:rFonts w:eastAsiaTheme="minorEastAsia"/>
                <w:color w:val="000000" w:themeColor="text1"/>
                <w:sz w:val="16"/>
                <w:szCs w:val="16"/>
              </w:rPr>
              <w:t xml:space="preserve"> the CESU, together with a unique identifier for the newly established CESU for reference</w:t>
            </w:r>
            <w:r w:rsidR="00584195">
              <w:rPr>
                <w:rFonts w:eastAsiaTheme="minorEastAsia"/>
                <w:color w:val="000000" w:themeColor="text1"/>
                <w:sz w:val="16"/>
                <w:szCs w:val="16"/>
              </w:rPr>
              <w:t>.</w:t>
            </w:r>
          </w:p>
        </w:tc>
        <w:tc>
          <w:tcPr>
            <w:tcW w:w="1419" w:type="dxa"/>
          </w:tcPr>
          <w:p w:rsidRPr="000F7CCE" w:rsidR="00C84332" w:rsidP="17730425" w:rsidRDefault="00B840BE" w14:paraId="77F29327" w14:textId="60857055">
            <w:pPr>
              <w:rPr>
                <w:rFonts w:eastAsiaTheme="minorEastAsia"/>
                <w:color w:val="000000" w:themeColor="text1"/>
                <w:sz w:val="16"/>
                <w:szCs w:val="16"/>
              </w:rPr>
            </w:pPr>
            <w:r w:rsidRPr="000F7CCE">
              <w:rPr>
                <w:rFonts w:eastAsiaTheme="minorEastAsia"/>
                <w:color w:val="000000" w:themeColor="text1"/>
                <w:sz w:val="16"/>
                <w:szCs w:val="16"/>
              </w:rPr>
              <w:t>Energy sharing register operator</w:t>
            </w:r>
          </w:p>
        </w:tc>
        <w:tc>
          <w:tcPr>
            <w:tcW w:w="1419" w:type="dxa"/>
          </w:tcPr>
          <w:p w:rsidRPr="000F7CCE" w:rsidR="00C84332" w:rsidP="17730425" w:rsidRDefault="00B840BE" w14:paraId="300432DC" w14:textId="35F3302F">
            <w:pPr>
              <w:rPr>
                <w:rFonts w:eastAsiaTheme="minorEastAsia"/>
                <w:color w:val="000000" w:themeColor="text1"/>
                <w:sz w:val="16"/>
                <w:szCs w:val="16"/>
              </w:rPr>
            </w:pPr>
            <w:r w:rsidRPr="000F7CCE">
              <w:rPr>
                <w:rFonts w:eastAsiaTheme="minorEastAsia"/>
                <w:color w:val="000000" w:themeColor="text1"/>
                <w:sz w:val="16"/>
                <w:szCs w:val="16"/>
              </w:rPr>
              <w:t>Energy sharing register operator</w:t>
            </w:r>
          </w:p>
        </w:tc>
        <w:tc>
          <w:tcPr>
            <w:tcW w:w="2130" w:type="dxa"/>
          </w:tcPr>
          <w:p w:rsidRPr="000F7CCE" w:rsidR="00C84332" w:rsidP="17730425" w:rsidRDefault="00B840BE" w14:paraId="2C1FE6C8" w14:textId="0C96BF0F">
            <w:pPr>
              <w:rPr>
                <w:rFonts w:eastAsiaTheme="minorEastAsia"/>
                <w:color w:val="000000" w:themeColor="text1"/>
                <w:sz w:val="16"/>
                <w:szCs w:val="16"/>
              </w:rPr>
            </w:pPr>
            <w:r w:rsidRPr="000F7CCE">
              <w:rPr>
                <w:rFonts w:eastAsiaTheme="minorEastAsia"/>
                <w:color w:val="000000" w:themeColor="text1"/>
                <w:sz w:val="16"/>
                <w:szCs w:val="16"/>
              </w:rPr>
              <w:t>C – Established CESU information</w:t>
            </w:r>
          </w:p>
        </w:tc>
      </w:tr>
      <w:tr w:rsidRPr="000F7CCE" w:rsidR="006C49DC" w:rsidTr="47011479" w14:paraId="17895D2F" w14:textId="77777777">
        <w:trPr>
          <w:trHeight w:val="300"/>
        </w:trPr>
        <w:tc>
          <w:tcPr>
            <w:tcW w:w="647" w:type="dxa"/>
          </w:tcPr>
          <w:p w:rsidRPr="000F7CCE" w:rsidR="006C49DC" w:rsidP="17730425" w:rsidRDefault="00F5726B" w14:paraId="085FEEFA" w14:textId="2C1408B4">
            <w:pPr>
              <w:rPr>
                <w:rFonts w:eastAsiaTheme="minorEastAsia"/>
                <w:color w:val="000000" w:themeColor="text1"/>
                <w:sz w:val="16"/>
                <w:szCs w:val="16"/>
              </w:rPr>
            </w:pPr>
            <w:r w:rsidRPr="000F7CCE">
              <w:rPr>
                <w:rFonts w:eastAsiaTheme="minorEastAsia"/>
                <w:color w:val="000000" w:themeColor="text1"/>
                <w:sz w:val="16"/>
                <w:szCs w:val="16"/>
              </w:rPr>
              <w:t>1.5</w:t>
            </w:r>
          </w:p>
        </w:tc>
        <w:tc>
          <w:tcPr>
            <w:tcW w:w="1260" w:type="dxa"/>
          </w:tcPr>
          <w:p w:rsidRPr="000F7CCE" w:rsidR="006C49DC" w:rsidP="17730425" w:rsidRDefault="00F5726B" w14:paraId="635F9607" w14:textId="46295969">
            <w:pPr>
              <w:rPr>
                <w:rFonts w:eastAsiaTheme="minorEastAsia"/>
                <w:color w:val="000000" w:themeColor="text1"/>
                <w:sz w:val="16"/>
                <w:szCs w:val="16"/>
              </w:rPr>
            </w:pPr>
            <w:r w:rsidRPr="000F7CCE">
              <w:rPr>
                <w:rFonts w:eastAsiaTheme="minorEastAsia"/>
                <w:color w:val="000000" w:themeColor="text1"/>
                <w:sz w:val="16"/>
                <w:szCs w:val="16"/>
              </w:rPr>
              <w:t>Notify CESU operator</w:t>
            </w:r>
          </w:p>
        </w:tc>
        <w:tc>
          <w:tcPr>
            <w:tcW w:w="2489" w:type="dxa"/>
          </w:tcPr>
          <w:p w:rsidRPr="000F7CCE" w:rsidR="006C49DC" w:rsidP="17730425" w:rsidRDefault="00F5726B" w14:paraId="650B86FF" w14:textId="66D45FDE">
            <w:pPr>
              <w:rPr>
                <w:rFonts w:eastAsiaTheme="minorEastAsia"/>
                <w:color w:val="000000" w:themeColor="text1"/>
                <w:sz w:val="16"/>
                <w:szCs w:val="16"/>
              </w:rPr>
            </w:pPr>
            <w:r w:rsidRPr="000F7CCE">
              <w:rPr>
                <w:rFonts w:eastAsiaTheme="minorEastAsia"/>
                <w:color w:val="000000" w:themeColor="text1"/>
                <w:sz w:val="16"/>
                <w:szCs w:val="16"/>
              </w:rPr>
              <w:t>Energy sharing register operator informs the CESU operator that the CESU has been established</w:t>
            </w:r>
            <w:r w:rsidR="00584195">
              <w:rPr>
                <w:rFonts w:eastAsiaTheme="minorEastAsia"/>
                <w:color w:val="000000" w:themeColor="text1"/>
                <w:sz w:val="16"/>
                <w:szCs w:val="16"/>
              </w:rPr>
              <w:t>.</w:t>
            </w:r>
          </w:p>
        </w:tc>
        <w:tc>
          <w:tcPr>
            <w:tcW w:w="1419" w:type="dxa"/>
          </w:tcPr>
          <w:p w:rsidRPr="000F7CCE" w:rsidR="006C49DC" w:rsidP="17730425" w:rsidRDefault="00F5726B" w14:paraId="0646D987" w14:textId="42A01736">
            <w:pPr>
              <w:rPr>
                <w:rFonts w:eastAsiaTheme="minorEastAsia"/>
                <w:color w:val="000000" w:themeColor="text1"/>
                <w:sz w:val="16"/>
                <w:szCs w:val="16"/>
              </w:rPr>
            </w:pPr>
            <w:r w:rsidRPr="000F7CCE">
              <w:rPr>
                <w:rFonts w:eastAsiaTheme="minorEastAsia"/>
                <w:color w:val="000000" w:themeColor="text1"/>
                <w:sz w:val="16"/>
                <w:szCs w:val="16"/>
              </w:rPr>
              <w:t>Energy sharing register operator</w:t>
            </w:r>
          </w:p>
        </w:tc>
        <w:tc>
          <w:tcPr>
            <w:tcW w:w="1419" w:type="dxa"/>
          </w:tcPr>
          <w:p w:rsidRPr="000F7CCE" w:rsidR="006C49DC" w:rsidP="17730425" w:rsidRDefault="00F5726B" w14:paraId="6713D14E" w14:textId="7BE0D240">
            <w:pPr>
              <w:rPr>
                <w:rFonts w:eastAsiaTheme="minorEastAsia"/>
                <w:color w:val="000000" w:themeColor="text1"/>
                <w:sz w:val="16"/>
                <w:szCs w:val="16"/>
              </w:rPr>
            </w:pPr>
            <w:r w:rsidRPr="000F7CCE">
              <w:rPr>
                <w:rFonts w:eastAsiaTheme="minorEastAsia"/>
                <w:color w:val="000000" w:themeColor="text1"/>
                <w:sz w:val="16"/>
                <w:szCs w:val="16"/>
              </w:rPr>
              <w:t>CESU operator</w:t>
            </w:r>
          </w:p>
        </w:tc>
        <w:tc>
          <w:tcPr>
            <w:tcW w:w="2130" w:type="dxa"/>
          </w:tcPr>
          <w:p w:rsidRPr="000F7CCE" w:rsidR="006C49DC" w:rsidP="17730425" w:rsidRDefault="00F5726B" w14:paraId="7E517F30" w14:textId="6DFAF60F">
            <w:pPr>
              <w:rPr>
                <w:rFonts w:eastAsiaTheme="minorEastAsia"/>
                <w:color w:val="000000" w:themeColor="text1"/>
                <w:sz w:val="16"/>
                <w:szCs w:val="16"/>
              </w:rPr>
            </w:pPr>
            <w:r w:rsidRPr="000F7CCE">
              <w:rPr>
                <w:rFonts w:eastAsiaTheme="minorEastAsia"/>
                <w:color w:val="000000" w:themeColor="text1"/>
                <w:sz w:val="16"/>
                <w:szCs w:val="16"/>
              </w:rPr>
              <w:t>C – Established CESU information</w:t>
            </w:r>
          </w:p>
        </w:tc>
      </w:tr>
    </w:tbl>
    <w:p w:rsidRPr="000F7CCE" w:rsidR="00C84332" w:rsidP="00C84332" w:rsidRDefault="00C84332" w14:paraId="09CFC5D6" w14:textId="77777777">
      <w:pPr>
        <w:rPr>
          <w:rFonts w:ascii="Arial" w:hAnsi="Arial" w:eastAsia="Arial" w:cs="Arial"/>
          <w:color w:val="000000" w:themeColor="text1"/>
        </w:rPr>
      </w:pPr>
    </w:p>
    <w:tbl>
      <w:tblPr>
        <w:tblStyle w:val="TableGrid"/>
        <w:tblW w:w="9350" w:type="dxa"/>
        <w:tblLook w:val="04A0" w:firstRow="1" w:lastRow="0" w:firstColumn="1" w:lastColumn="0" w:noHBand="0" w:noVBand="1"/>
      </w:tblPr>
      <w:tblGrid>
        <w:gridCol w:w="1320"/>
        <w:gridCol w:w="1350"/>
        <w:gridCol w:w="2430"/>
        <w:gridCol w:w="4250"/>
      </w:tblGrid>
      <w:tr w:rsidRPr="000F7CCE" w:rsidR="00D70E39" w:rsidTr="4B73FC4A" w14:paraId="0658AEB7" w14:textId="77777777">
        <w:trPr>
          <w:trHeight w:val="300"/>
        </w:trPr>
        <w:tc>
          <w:tcPr>
            <w:tcW w:w="9350" w:type="dxa"/>
            <w:gridSpan w:val="4"/>
            <w:shd w:val="clear" w:color="auto" w:fill="D0CECE" w:themeFill="background2" w:themeFillShade="E6"/>
          </w:tcPr>
          <w:p w:rsidRPr="000F7CCE" w:rsidR="00D70E39" w:rsidRDefault="00380E51" w14:paraId="0CB13C08" w14:textId="4303DCAB">
            <w:pPr>
              <w:jc w:val="cente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INFORMATION OBJECTS FOR THIS PROCEDURE</w:t>
            </w:r>
          </w:p>
        </w:tc>
      </w:tr>
      <w:tr w:rsidRPr="000F7CCE" w:rsidR="00D70E39" w:rsidTr="71ECEA64" w14:paraId="25824351" w14:textId="77777777">
        <w:trPr>
          <w:trHeight w:val="300"/>
        </w:trPr>
        <w:tc>
          <w:tcPr>
            <w:tcW w:w="1320" w:type="dxa"/>
            <w:shd w:val="clear" w:color="auto" w:fill="D0CECE" w:themeFill="background2" w:themeFillShade="E6"/>
          </w:tcPr>
          <w:p w:rsidRPr="000F7CCE" w:rsidR="00D70E39" w:rsidRDefault="00D70E39" w14:paraId="1333519D" w14:textId="77777777">
            <w:pPr>
              <w:rPr>
                <w:rFonts w:ascii="Arial" w:hAnsi="Arial" w:eastAsia="Arial" w:cs="Arial"/>
                <w:b/>
                <w:bCs/>
                <w:i/>
                <w:iCs/>
                <w:sz w:val="16"/>
                <w:szCs w:val="16"/>
              </w:rPr>
            </w:pPr>
            <w:r w:rsidRPr="000F7CCE">
              <w:rPr>
                <w:rFonts w:ascii="Arial" w:hAnsi="Arial" w:eastAsia="Arial" w:cs="Arial"/>
                <w:b/>
                <w:bCs/>
                <w:i/>
                <w:iCs/>
                <w:sz w:val="16"/>
                <w:szCs w:val="16"/>
              </w:rPr>
              <w:t>Information exchanged,</w:t>
            </w:r>
          </w:p>
          <w:p w:rsidRPr="000F7CCE" w:rsidR="00D70E39" w:rsidRDefault="00D70E39" w14:paraId="32CEB12E" w14:textId="77777777">
            <w:pPr>
              <w:rPr>
                <w:rFonts w:ascii="Arial" w:hAnsi="Arial" w:eastAsia="Arial" w:cs="Arial"/>
                <w:b/>
                <w:bCs/>
                <w:i/>
                <w:iCs/>
                <w:sz w:val="16"/>
                <w:szCs w:val="16"/>
              </w:rPr>
            </w:pPr>
            <w:r w:rsidRPr="000F7CCE">
              <w:rPr>
                <w:rFonts w:ascii="Arial" w:hAnsi="Arial" w:eastAsia="Arial" w:cs="Arial"/>
                <w:b/>
                <w:bCs/>
                <w:i/>
                <w:iCs/>
                <w:sz w:val="16"/>
                <w:szCs w:val="16"/>
              </w:rPr>
              <w:t>ID</w:t>
            </w:r>
          </w:p>
        </w:tc>
        <w:tc>
          <w:tcPr>
            <w:tcW w:w="1350" w:type="dxa"/>
            <w:shd w:val="clear" w:color="auto" w:fill="D0CECE" w:themeFill="background2" w:themeFillShade="E6"/>
          </w:tcPr>
          <w:p w:rsidRPr="000F7CCE" w:rsidR="00D70E39" w:rsidRDefault="00D70E39" w14:paraId="3E6FED94" w14:textId="77777777">
            <w:pPr>
              <w:rPr>
                <w:rFonts w:ascii="Arial" w:hAnsi="Arial" w:eastAsia="Arial" w:cs="Arial"/>
                <w:b/>
                <w:bCs/>
                <w:i/>
                <w:iCs/>
                <w:sz w:val="16"/>
                <w:szCs w:val="16"/>
              </w:rPr>
            </w:pPr>
            <w:r w:rsidRPr="000F7CCE">
              <w:rPr>
                <w:rFonts w:ascii="Arial" w:hAnsi="Arial" w:eastAsia="Arial" w:cs="Arial"/>
                <w:b/>
                <w:bCs/>
                <w:i/>
                <w:iCs/>
                <w:color w:val="000000" w:themeColor="text1"/>
                <w:sz w:val="16"/>
                <w:szCs w:val="16"/>
              </w:rPr>
              <w:t>Name of the information</w:t>
            </w:r>
          </w:p>
        </w:tc>
        <w:tc>
          <w:tcPr>
            <w:tcW w:w="6680" w:type="dxa"/>
            <w:gridSpan w:val="2"/>
            <w:shd w:val="clear" w:color="auto" w:fill="D0CECE" w:themeFill="background2" w:themeFillShade="E6"/>
          </w:tcPr>
          <w:p w:rsidRPr="000F7CCE" w:rsidR="00D70E39" w:rsidRDefault="00D70E39" w14:paraId="66FA259F" w14:textId="77777777">
            <w:pP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Description of information exchanged</w:t>
            </w:r>
          </w:p>
        </w:tc>
      </w:tr>
      <w:tr w:rsidRPr="000F7CCE" w:rsidR="00D70E39" w:rsidTr="71ECEA64" w14:paraId="1FB371CF" w14:textId="77777777">
        <w:trPr>
          <w:trHeight w:val="300"/>
        </w:trPr>
        <w:tc>
          <w:tcPr>
            <w:tcW w:w="1320" w:type="dxa"/>
          </w:tcPr>
          <w:p w:rsidRPr="000F7CCE" w:rsidR="00D70E39" w:rsidRDefault="00D70E39" w14:paraId="115D4C40" w14:textId="77777777">
            <w:pPr>
              <w:rPr>
                <w:rFonts w:eastAsiaTheme="minorEastAsia"/>
                <w:color w:val="000000" w:themeColor="text1"/>
                <w:sz w:val="16"/>
                <w:szCs w:val="16"/>
              </w:rPr>
            </w:pPr>
            <w:r w:rsidRPr="000F7CCE">
              <w:rPr>
                <w:rFonts w:eastAsiaTheme="minorEastAsia"/>
                <w:color w:val="000000" w:themeColor="text1"/>
                <w:sz w:val="16"/>
                <w:szCs w:val="16"/>
              </w:rPr>
              <w:t>A</w:t>
            </w:r>
          </w:p>
        </w:tc>
        <w:tc>
          <w:tcPr>
            <w:tcW w:w="1350" w:type="dxa"/>
          </w:tcPr>
          <w:p w:rsidRPr="000F7CCE" w:rsidR="00D70E39" w:rsidRDefault="00D70E39" w14:paraId="4342F437" w14:textId="77777777">
            <w:pPr>
              <w:rPr>
                <w:rFonts w:eastAsiaTheme="minorEastAsia"/>
                <w:color w:val="000000" w:themeColor="text1"/>
                <w:sz w:val="16"/>
                <w:szCs w:val="16"/>
              </w:rPr>
            </w:pPr>
            <w:r w:rsidRPr="000F7CCE">
              <w:rPr>
                <w:rFonts w:eastAsiaTheme="minorEastAsia"/>
                <w:color w:val="000000" w:themeColor="text1"/>
                <w:sz w:val="16"/>
                <w:szCs w:val="16"/>
              </w:rPr>
              <w:t>CESU registration request</w:t>
            </w:r>
          </w:p>
        </w:tc>
        <w:tc>
          <w:tcPr>
            <w:tcW w:w="2430" w:type="dxa"/>
          </w:tcPr>
          <w:p w:rsidRPr="000F7CCE" w:rsidR="00D70E39" w:rsidRDefault="00D70E39" w14:paraId="7A9FA7F6" w14:textId="77777777">
            <w:pPr>
              <w:rPr>
                <w:rFonts w:eastAsiaTheme="minorEastAsia"/>
                <w:color w:val="000000" w:themeColor="text1"/>
                <w:sz w:val="16"/>
                <w:szCs w:val="16"/>
              </w:rPr>
            </w:pPr>
            <w:r w:rsidRPr="000F7CCE">
              <w:rPr>
                <w:rFonts w:eastAsiaTheme="minorEastAsia"/>
                <w:color w:val="000000" w:themeColor="text1"/>
                <w:sz w:val="16"/>
                <w:szCs w:val="16"/>
              </w:rPr>
              <w:t>CESU type</w:t>
            </w:r>
          </w:p>
        </w:tc>
        <w:tc>
          <w:tcPr>
            <w:tcW w:w="4250" w:type="dxa"/>
          </w:tcPr>
          <w:p w:rsidRPr="000F7CCE" w:rsidR="00D70E39" w:rsidRDefault="00D70E39" w14:paraId="59FB7B3B" w14:textId="6567E738">
            <w:pPr>
              <w:rPr>
                <w:rFonts w:eastAsiaTheme="minorEastAsia"/>
                <w:color w:val="000000" w:themeColor="text1"/>
                <w:sz w:val="16"/>
                <w:szCs w:val="16"/>
              </w:rPr>
            </w:pPr>
            <w:r w:rsidRPr="000F7CCE">
              <w:rPr>
                <w:rFonts w:eastAsiaTheme="minorEastAsia"/>
                <w:color w:val="000000" w:themeColor="text1"/>
                <w:sz w:val="16"/>
                <w:szCs w:val="16"/>
              </w:rPr>
              <w:t>CESU type as Renewable Energy Community or Citizen Energy Community [as of Directive (EU) 2019/944]</w:t>
            </w:r>
            <w:r w:rsidR="00B12E1F">
              <w:rPr>
                <w:rFonts w:eastAsiaTheme="minorEastAsia"/>
                <w:color w:val="000000" w:themeColor="text1"/>
                <w:sz w:val="16"/>
                <w:szCs w:val="16"/>
              </w:rPr>
              <w:t>.</w:t>
            </w:r>
          </w:p>
        </w:tc>
      </w:tr>
      <w:tr w:rsidRPr="000F7CCE" w:rsidR="00D70E39" w:rsidTr="71ECEA64" w14:paraId="542CA5EA" w14:textId="77777777">
        <w:trPr>
          <w:trHeight w:val="300"/>
        </w:trPr>
        <w:tc>
          <w:tcPr>
            <w:tcW w:w="1320" w:type="dxa"/>
          </w:tcPr>
          <w:p w:rsidRPr="000F7CCE" w:rsidR="00D70E39" w:rsidRDefault="00D70E39" w14:paraId="4221D0D7" w14:textId="77777777">
            <w:pPr>
              <w:rPr>
                <w:rFonts w:eastAsiaTheme="minorEastAsia"/>
                <w:color w:val="000000" w:themeColor="text1"/>
                <w:sz w:val="16"/>
                <w:szCs w:val="16"/>
              </w:rPr>
            </w:pPr>
          </w:p>
        </w:tc>
        <w:tc>
          <w:tcPr>
            <w:tcW w:w="1350" w:type="dxa"/>
          </w:tcPr>
          <w:p w:rsidRPr="000F7CCE" w:rsidR="00D70E39" w:rsidRDefault="00D70E39" w14:paraId="26559C40" w14:textId="77777777">
            <w:pPr>
              <w:rPr>
                <w:rFonts w:eastAsiaTheme="minorEastAsia"/>
                <w:color w:val="000000" w:themeColor="text1"/>
                <w:sz w:val="16"/>
                <w:szCs w:val="16"/>
              </w:rPr>
            </w:pPr>
          </w:p>
        </w:tc>
        <w:tc>
          <w:tcPr>
            <w:tcW w:w="2430" w:type="dxa"/>
          </w:tcPr>
          <w:p w:rsidRPr="000F7CCE" w:rsidR="00D70E39" w:rsidRDefault="00D70E39" w14:paraId="3D581C6A" w14:textId="77777777">
            <w:pPr>
              <w:rPr>
                <w:rFonts w:eastAsiaTheme="minorEastAsia" w:cstheme="minorHAnsi"/>
                <w:color w:val="000000" w:themeColor="text1"/>
                <w:sz w:val="16"/>
                <w:szCs w:val="16"/>
              </w:rPr>
            </w:pPr>
            <w:r w:rsidRPr="000F7CCE">
              <w:rPr>
                <w:rFonts w:eastAsia="Arial" w:cstheme="minorHAnsi"/>
                <w:color w:val="000000" w:themeColor="text1"/>
                <w:sz w:val="16"/>
                <w:szCs w:val="16"/>
              </w:rPr>
              <w:t>Legal entity name</w:t>
            </w:r>
          </w:p>
        </w:tc>
        <w:tc>
          <w:tcPr>
            <w:tcW w:w="4250" w:type="dxa"/>
          </w:tcPr>
          <w:p w:rsidRPr="000F7CCE" w:rsidR="00D70E39" w:rsidRDefault="00D70E39" w14:paraId="7846EE30" w14:textId="6D3E58A1">
            <w:pPr>
              <w:rPr>
                <w:rFonts w:eastAsiaTheme="minorEastAsia" w:cstheme="minorHAnsi"/>
                <w:color w:val="000000" w:themeColor="text1"/>
                <w:sz w:val="16"/>
                <w:szCs w:val="16"/>
              </w:rPr>
            </w:pPr>
            <w:r w:rsidRPr="000F7CCE">
              <w:rPr>
                <w:rFonts w:eastAsia="Arial" w:cstheme="minorHAnsi"/>
                <w:color w:val="000000" w:themeColor="text1"/>
                <w:sz w:val="16"/>
                <w:szCs w:val="16"/>
              </w:rPr>
              <w:t>Name identifying the legal entity operating the CESU</w:t>
            </w:r>
            <w:r w:rsidR="00B12E1F">
              <w:rPr>
                <w:rFonts w:eastAsia="Arial" w:cstheme="minorHAnsi"/>
                <w:color w:val="000000" w:themeColor="text1"/>
                <w:sz w:val="16"/>
                <w:szCs w:val="16"/>
              </w:rPr>
              <w:t>.</w:t>
            </w:r>
          </w:p>
        </w:tc>
      </w:tr>
      <w:tr w:rsidRPr="000F7CCE" w:rsidR="00D70E39" w:rsidTr="71ECEA64" w14:paraId="2A1794FC" w14:textId="77777777">
        <w:trPr>
          <w:trHeight w:val="300"/>
        </w:trPr>
        <w:tc>
          <w:tcPr>
            <w:tcW w:w="1320" w:type="dxa"/>
          </w:tcPr>
          <w:p w:rsidRPr="000F7CCE" w:rsidR="00D70E39" w:rsidRDefault="00D70E39" w14:paraId="4FE5F339" w14:textId="77777777">
            <w:pPr>
              <w:rPr>
                <w:rFonts w:eastAsiaTheme="minorEastAsia"/>
                <w:color w:val="000000" w:themeColor="text1"/>
                <w:sz w:val="16"/>
                <w:szCs w:val="16"/>
              </w:rPr>
            </w:pPr>
          </w:p>
        </w:tc>
        <w:tc>
          <w:tcPr>
            <w:tcW w:w="1350" w:type="dxa"/>
          </w:tcPr>
          <w:p w:rsidRPr="000F7CCE" w:rsidR="00D70E39" w:rsidRDefault="00D70E39" w14:paraId="43B0BD28" w14:textId="77777777">
            <w:pPr>
              <w:rPr>
                <w:rFonts w:eastAsiaTheme="minorEastAsia"/>
                <w:color w:val="000000" w:themeColor="text1"/>
                <w:sz w:val="16"/>
                <w:szCs w:val="16"/>
              </w:rPr>
            </w:pPr>
          </w:p>
        </w:tc>
        <w:tc>
          <w:tcPr>
            <w:tcW w:w="2430" w:type="dxa"/>
          </w:tcPr>
          <w:p w:rsidRPr="000F7CCE" w:rsidR="00D70E39" w:rsidRDefault="00D70E39" w14:paraId="6E556D23" w14:textId="77777777">
            <w:pPr>
              <w:rPr>
                <w:rFonts w:eastAsiaTheme="minorEastAsia" w:cstheme="minorHAnsi"/>
                <w:color w:val="000000" w:themeColor="text1"/>
                <w:sz w:val="16"/>
                <w:szCs w:val="16"/>
              </w:rPr>
            </w:pPr>
            <w:r w:rsidRPr="000F7CCE">
              <w:rPr>
                <w:rFonts w:eastAsia="Arial" w:cstheme="minorHAnsi"/>
                <w:color w:val="000000" w:themeColor="text1"/>
                <w:sz w:val="16"/>
                <w:szCs w:val="16"/>
              </w:rPr>
              <w:t xml:space="preserve">Reference person </w:t>
            </w:r>
          </w:p>
        </w:tc>
        <w:tc>
          <w:tcPr>
            <w:tcW w:w="4250" w:type="dxa"/>
          </w:tcPr>
          <w:p w:rsidRPr="000F7CCE" w:rsidR="00D70E39" w:rsidRDefault="00D70E39" w14:paraId="5E48CE1A" w14:textId="0BDB103A">
            <w:pPr>
              <w:rPr>
                <w:rFonts w:eastAsiaTheme="minorEastAsia" w:cstheme="minorHAnsi"/>
                <w:color w:val="000000" w:themeColor="text1"/>
                <w:sz w:val="16"/>
                <w:szCs w:val="16"/>
              </w:rPr>
            </w:pPr>
            <w:r w:rsidRPr="000F7CCE">
              <w:rPr>
                <w:rFonts w:eastAsia="Arial" w:cstheme="minorHAnsi"/>
                <w:color w:val="000000" w:themeColor="text1"/>
                <w:sz w:val="16"/>
                <w:szCs w:val="16"/>
              </w:rPr>
              <w:t>Name, last name and contacts of the reference person for the legal entity</w:t>
            </w:r>
            <w:r w:rsidR="00B12E1F">
              <w:rPr>
                <w:rFonts w:eastAsia="Arial" w:cstheme="minorHAnsi"/>
                <w:color w:val="000000" w:themeColor="text1"/>
                <w:sz w:val="16"/>
                <w:szCs w:val="16"/>
              </w:rPr>
              <w:t>.</w:t>
            </w:r>
          </w:p>
        </w:tc>
      </w:tr>
      <w:tr w:rsidRPr="000F7CCE" w:rsidR="00D70E39" w:rsidTr="71ECEA64" w14:paraId="05D7BA0A" w14:textId="77777777">
        <w:trPr>
          <w:trHeight w:val="300"/>
        </w:trPr>
        <w:tc>
          <w:tcPr>
            <w:tcW w:w="1320" w:type="dxa"/>
          </w:tcPr>
          <w:p w:rsidRPr="000F7CCE" w:rsidR="00D70E39" w:rsidRDefault="00D70E39" w14:paraId="65BB63B5" w14:textId="77777777">
            <w:pPr>
              <w:rPr>
                <w:rFonts w:eastAsiaTheme="minorEastAsia"/>
                <w:color w:val="000000" w:themeColor="text1"/>
                <w:sz w:val="16"/>
                <w:szCs w:val="16"/>
              </w:rPr>
            </w:pPr>
          </w:p>
        </w:tc>
        <w:tc>
          <w:tcPr>
            <w:tcW w:w="1350" w:type="dxa"/>
          </w:tcPr>
          <w:p w:rsidRPr="000F7CCE" w:rsidR="00D70E39" w:rsidRDefault="00D70E39" w14:paraId="60ED00A0" w14:textId="77777777">
            <w:pPr>
              <w:rPr>
                <w:rFonts w:eastAsiaTheme="minorEastAsia"/>
                <w:color w:val="000000" w:themeColor="text1"/>
                <w:sz w:val="16"/>
                <w:szCs w:val="16"/>
              </w:rPr>
            </w:pPr>
          </w:p>
        </w:tc>
        <w:tc>
          <w:tcPr>
            <w:tcW w:w="2430" w:type="dxa"/>
          </w:tcPr>
          <w:p w:rsidRPr="000F7CCE" w:rsidR="00D70E39" w:rsidRDefault="5C7881AE" w14:paraId="7F3DED36" w14:textId="3B27AF01">
            <w:pPr>
              <w:rPr>
                <w:rFonts w:eastAsiaTheme="minorEastAsia"/>
                <w:color w:val="000000" w:themeColor="text1"/>
                <w:sz w:val="16"/>
                <w:szCs w:val="16"/>
              </w:rPr>
            </w:pPr>
            <w:r w:rsidRPr="7A23E194">
              <w:rPr>
                <w:rFonts w:eastAsia="Arial"/>
                <w:color w:val="000000" w:themeColor="text1"/>
                <w:sz w:val="16"/>
                <w:szCs w:val="16"/>
              </w:rPr>
              <w:t xml:space="preserve">Allocation </w:t>
            </w:r>
            <w:r w:rsidRPr="2A14AF15">
              <w:rPr>
                <w:rFonts w:eastAsia="Arial"/>
                <w:color w:val="000000" w:themeColor="text1"/>
                <w:sz w:val="16"/>
                <w:szCs w:val="16"/>
              </w:rPr>
              <w:t>mec</w:t>
            </w:r>
            <w:r w:rsidRPr="2A14AF15" w:rsidR="6468963E">
              <w:rPr>
                <w:rFonts w:eastAsia="Arial"/>
                <w:color w:val="000000" w:themeColor="text1"/>
                <w:sz w:val="16"/>
                <w:szCs w:val="16"/>
              </w:rPr>
              <w:t>h</w:t>
            </w:r>
            <w:r w:rsidRPr="2A14AF15">
              <w:rPr>
                <w:rFonts w:eastAsia="Arial"/>
                <w:color w:val="000000" w:themeColor="text1"/>
                <w:sz w:val="16"/>
                <w:szCs w:val="16"/>
              </w:rPr>
              <w:t>anism</w:t>
            </w:r>
          </w:p>
        </w:tc>
        <w:tc>
          <w:tcPr>
            <w:tcW w:w="4250" w:type="dxa"/>
          </w:tcPr>
          <w:p w:rsidRPr="000F7CCE" w:rsidR="00D70E39" w:rsidRDefault="00D70E39" w14:paraId="05C230D3" w14:textId="6E0A3EBC">
            <w:pPr>
              <w:rPr>
                <w:rFonts w:eastAsiaTheme="minorEastAsia"/>
                <w:color w:val="000000" w:themeColor="text1"/>
                <w:sz w:val="16"/>
                <w:szCs w:val="16"/>
              </w:rPr>
            </w:pPr>
            <w:r w:rsidRPr="2A14AF15">
              <w:rPr>
                <w:rFonts w:eastAsia="Arial"/>
                <w:color w:val="000000" w:themeColor="text1"/>
                <w:sz w:val="16"/>
                <w:szCs w:val="16"/>
              </w:rPr>
              <w:t xml:space="preserve">Static or dynamic method for </w:t>
            </w:r>
            <w:r w:rsidRPr="2A14AF15" w:rsidR="4324428F">
              <w:rPr>
                <w:rFonts w:eastAsia="Arial"/>
                <w:color w:val="000000" w:themeColor="text1"/>
                <w:sz w:val="16"/>
                <w:szCs w:val="16"/>
              </w:rPr>
              <w:t>collective self-consumption computation</w:t>
            </w:r>
            <w:r w:rsidRPr="2A14AF15">
              <w:rPr>
                <w:rFonts w:eastAsia="Arial"/>
                <w:color w:val="000000" w:themeColor="text1"/>
                <w:sz w:val="16"/>
                <w:szCs w:val="16"/>
              </w:rPr>
              <w:t xml:space="preserve"> within the CESU</w:t>
            </w:r>
            <w:r w:rsidR="00B12E1F">
              <w:rPr>
                <w:rFonts w:eastAsia="Arial"/>
                <w:color w:val="000000" w:themeColor="text1"/>
                <w:sz w:val="16"/>
                <w:szCs w:val="16"/>
              </w:rPr>
              <w:t>.</w:t>
            </w:r>
          </w:p>
        </w:tc>
      </w:tr>
      <w:tr w:rsidRPr="000F7CCE" w:rsidR="00D70E39" w:rsidTr="71ECEA64" w14:paraId="00F4AFAA" w14:textId="77777777">
        <w:trPr>
          <w:trHeight w:val="300"/>
        </w:trPr>
        <w:tc>
          <w:tcPr>
            <w:tcW w:w="1320" w:type="dxa"/>
          </w:tcPr>
          <w:p w:rsidRPr="000F7CCE" w:rsidR="00D70E39" w:rsidRDefault="00D70E39" w14:paraId="4008CBA1" w14:textId="77777777">
            <w:pPr>
              <w:rPr>
                <w:rFonts w:eastAsiaTheme="minorEastAsia" w:cstheme="minorHAnsi"/>
                <w:color w:val="000000" w:themeColor="text1"/>
                <w:sz w:val="16"/>
                <w:szCs w:val="16"/>
              </w:rPr>
            </w:pPr>
            <w:r w:rsidRPr="000F7CCE">
              <w:rPr>
                <w:rFonts w:eastAsia="Arial" w:cstheme="minorHAnsi"/>
                <w:color w:val="000000" w:themeColor="text1"/>
                <w:sz w:val="16"/>
                <w:szCs w:val="16"/>
              </w:rPr>
              <w:t>B</w:t>
            </w:r>
          </w:p>
        </w:tc>
        <w:tc>
          <w:tcPr>
            <w:tcW w:w="1350" w:type="dxa"/>
          </w:tcPr>
          <w:p w:rsidRPr="000F7CCE" w:rsidR="00D70E39" w:rsidRDefault="00D70E39" w14:paraId="2C78A998" w14:textId="77777777">
            <w:pPr>
              <w:rPr>
                <w:rFonts w:eastAsiaTheme="minorEastAsia" w:cstheme="minorHAnsi"/>
                <w:color w:val="000000" w:themeColor="text1"/>
                <w:sz w:val="16"/>
                <w:szCs w:val="16"/>
              </w:rPr>
            </w:pPr>
            <w:r w:rsidRPr="000F7CCE">
              <w:rPr>
                <w:rFonts w:eastAsia="Arial" w:cstheme="minorHAnsi"/>
                <w:color w:val="000000" w:themeColor="text1"/>
                <w:sz w:val="16"/>
                <w:szCs w:val="16"/>
              </w:rPr>
              <w:t>Request validation information</w:t>
            </w:r>
          </w:p>
        </w:tc>
        <w:tc>
          <w:tcPr>
            <w:tcW w:w="2430" w:type="dxa"/>
          </w:tcPr>
          <w:p w:rsidRPr="000F7CCE" w:rsidR="00D70E39" w:rsidRDefault="00D70E39" w14:paraId="2C0EF859" w14:textId="77777777">
            <w:pPr>
              <w:rPr>
                <w:rFonts w:eastAsiaTheme="minorEastAsia" w:cstheme="minorHAnsi"/>
                <w:color w:val="000000" w:themeColor="text1"/>
                <w:sz w:val="16"/>
                <w:szCs w:val="16"/>
              </w:rPr>
            </w:pPr>
            <w:r w:rsidRPr="000F7CCE">
              <w:rPr>
                <w:rFonts w:eastAsia="Arial" w:cstheme="minorHAnsi"/>
                <w:color w:val="000000" w:themeColor="text1"/>
                <w:sz w:val="16"/>
                <w:szCs w:val="16"/>
              </w:rPr>
              <w:t>Validation result</w:t>
            </w:r>
          </w:p>
        </w:tc>
        <w:tc>
          <w:tcPr>
            <w:tcW w:w="4250" w:type="dxa"/>
          </w:tcPr>
          <w:p w:rsidRPr="000F7CCE" w:rsidR="00D70E39" w:rsidRDefault="00D70E39" w14:paraId="555A36C9" w14:textId="1A159EF2">
            <w:pPr>
              <w:rPr>
                <w:rFonts w:eastAsiaTheme="minorEastAsia" w:cstheme="minorHAnsi"/>
                <w:color w:val="000000" w:themeColor="text1"/>
                <w:sz w:val="16"/>
                <w:szCs w:val="16"/>
              </w:rPr>
            </w:pPr>
            <w:r w:rsidRPr="000F7CCE">
              <w:rPr>
                <w:rFonts w:eastAsia="Arial" w:cstheme="minorHAnsi"/>
                <w:color w:val="000000" w:themeColor="text1"/>
                <w:sz w:val="16"/>
                <w:szCs w:val="16"/>
              </w:rPr>
              <w:t>Information about the outcome of the validation step</w:t>
            </w:r>
            <w:r w:rsidR="00B12E1F">
              <w:rPr>
                <w:rFonts w:eastAsia="Arial" w:cstheme="minorHAnsi"/>
                <w:color w:val="000000" w:themeColor="text1"/>
                <w:sz w:val="16"/>
                <w:szCs w:val="16"/>
              </w:rPr>
              <w:t>.</w:t>
            </w:r>
          </w:p>
        </w:tc>
      </w:tr>
      <w:tr w:rsidRPr="000F7CCE" w:rsidR="00D70E39" w:rsidTr="71ECEA64" w14:paraId="486AF9FB" w14:textId="77777777">
        <w:trPr>
          <w:trHeight w:val="300"/>
        </w:trPr>
        <w:tc>
          <w:tcPr>
            <w:tcW w:w="1320" w:type="dxa"/>
          </w:tcPr>
          <w:p w:rsidRPr="000F7CCE" w:rsidR="00D70E39" w:rsidRDefault="00D70E39" w14:paraId="4603BCC9" w14:textId="77777777">
            <w:pPr>
              <w:rPr>
                <w:rFonts w:eastAsiaTheme="minorEastAsia" w:cstheme="minorHAnsi"/>
                <w:color w:val="000000" w:themeColor="text1"/>
                <w:sz w:val="16"/>
                <w:szCs w:val="16"/>
              </w:rPr>
            </w:pPr>
            <w:r w:rsidRPr="000F7CCE">
              <w:rPr>
                <w:rFonts w:eastAsia="Arial" w:cstheme="minorHAnsi"/>
                <w:color w:val="000000" w:themeColor="text1"/>
                <w:sz w:val="16"/>
                <w:szCs w:val="16"/>
              </w:rPr>
              <w:t>C</w:t>
            </w:r>
          </w:p>
        </w:tc>
        <w:tc>
          <w:tcPr>
            <w:tcW w:w="1350" w:type="dxa"/>
          </w:tcPr>
          <w:p w:rsidRPr="000F7CCE" w:rsidR="00D70E39" w:rsidRDefault="00D70E39" w14:paraId="186E556C" w14:textId="77777777">
            <w:pPr>
              <w:rPr>
                <w:rFonts w:eastAsiaTheme="minorEastAsia" w:cstheme="minorHAnsi"/>
                <w:color w:val="000000" w:themeColor="text1"/>
                <w:sz w:val="16"/>
                <w:szCs w:val="16"/>
              </w:rPr>
            </w:pPr>
            <w:r w:rsidRPr="000F7CCE">
              <w:rPr>
                <w:rFonts w:eastAsia="Arial" w:cstheme="minorHAnsi"/>
                <w:color w:val="000000" w:themeColor="text1"/>
                <w:sz w:val="16"/>
                <w:szCs w:val="16"/>
              </w:rPr>
              <w:t>Established CESU information</w:t>
            </w:r>
          </w:p>
        </w:tc>
        <w:tc>
          <w:tcPr>
            <w:tcW w:w="2430" w:type="dxa"/>
          </w:tcPr>
          <w:p w:rsidRPr="000F7CCE" w:rsidR="00D70E39" w:rsidRDefault="00D70E39" w14:paraId="5BCFCC7A" w14:textId="77777777">
            <w:pPr>
              <w:rPr>
                <w:rFonts w:eastAsiaTheme="minorEastAsia" w:cstheme="minorHAnsi"/>
                <w:color w:val="000000" w:themeColor="text1"/>
                <w:sz w:val="16"/>
                <w:szCs w:val="16"/>
              </w:rPr>
            </w:pPr>
            <w:r w:rsidRPr="000F7CCE">
              <w:rPr>
                <w:rFonts w:eastAsia="Arial" w:cstheme="minorHAnsi"/>
                <w:color w:val="000000" w:themeColor="text1"/>
                <w:sz w:val="16"/>
                <w:szCs w:val="16"/>
              </w:rPr>
              <w:t>CESU identifier</w:t>
            </w:r>
          </w:p>
        </w:tc>
        <w:tc>
          <w:tcPr>
            <w:tcW w:w="4250" w:type="dxa"/>
          </w:tcPr>
          <w:p w:rsidRPr="000F7CCE" w:rsidR="00D70E39" w:rsidRDefault="00D70E39" w14:paraId="4DE43FA8" w14:textId="4A7F6C13">
            <w:pPr>
              <w:rPr>
                <w:rFonts w:eastAsiaTheme="minorEastAsia" w:cstheme="minorHAnsi"/>
                <w:color w:val="000000" w:themeColor="text1"/>
                <w:sz w:val="16"/>
                <w:szCs w:val="16"/>
              </w:rPr>
            </w:pPr>
            <w:r w:rsidRPr="000F7CCE">
              <w:rPr>
                <w:rFonts w:eastAsia="Arial" w:cstheme="minorHAnsi"/>
                <w:color w:val="000000" w:themeColor="text1"/>
                <w:sz w:val="16"/>
                <w:szCs w:val="16"/>
              </w:rPr>
              <w:t>A unique identifier of the CESU</w:t>
            </w:r>
            <w:r w:rsidR="00B12E1F">
              <w:rPr>
                <w:rFonts w:eastAsia="Arial" w:cstheme="minorHAnsi"/>
                <w:color w:val="000000" w:themeColor="text1"/>
                <w:sz w:val="16"/>
                <w:szCs w:val="16"/>
              </w:rPr>
              <w:t>.</w:t>
            </w:r>
          </w:p>
        </w:tc>
      </w:tr>
      <w:tr w:rsidRPr="000F7CCE" w:rsidR="00D70E39" w:rsidTr="71ECEA64" w14:paraId="4E8A6D57" w14:textId="77777777">
        <w:trPr>
          <w:trHeight w:val="300"/>
        </w:trPr>
        <w:tc>
          <w:tcPr>
            <w:tcW w:w="1320" w:type="dxa"/>
          </w:tcPr>
          <w:p w:rsidRPr="000F7CCE" w:rsidR="00D70E39" w:rsidRDefault="00D70E39" w14:paraId="4B04E5E1" w14:textId="77777777">
            <w:pPr>
              <w:rPr>
                <w:rFonts w:eastAsiaTheme="minorEastAsia" w:cstheme="minorHAnsi"/>
                <w:color w:val="000000" w:themeColor="text1"/>
                <w:sz w:val="16"/>
                <w:szCs w:val="16"/>
              </w:rPr>
            </w:pPr>
          </w:p>
        </w:tc>
        <w:tc>
          <w:tcPr>
            <w:tcW w:w="1350" w:type="dxa"/>
          </w:tcPr>
          <w:p w:rsidRPr="000F7CCE" w:rsidR="00D70E39" w:rsidRDefault="00D70E39" w14:paraId="15F3BE76" w14:textId="77777777">
            <w:pPr>
              <w:rPr>
                <w:rFonts w:eastAsiaTheme="minorEastAsia" w:cstheme="minorHAnsi"/>
                <w:color w:val="000000" w:themeColor="text1"/>
                <w:sz w:val="16"/>
                <w:szCs w:val="16"/>
              </w:rPr>
            </w:pPr>
          </w:p>
        </w:tc>
        <w:tc>
          <w:tcPr>
            <w:tcW w:w="2430" w:type="dxa"/>
          </w:tcPr>
          <w:p w:rsidRPr="000F7CCE" w:rsidR="00D70E39" w:rsidRDefault="00D70E39" w14:paraId="42DE608D" w14:textId="77777777">
            <w:pPr>
              <w:rPr>
                <w:rFonts w:eastAsiaTheme="minorEastAsia" w:cstheme="minorHAnsi"/>
                <w:color w:val="000000" w:themeColor="text1"/>
                <w:sz w:val="16"/>
                <w:szCs w:val="16"/>
              </w:rPr>
            </w:pPr>
            <w:r w:rsidRPr="000F7CCE">
              <w:rPr>
                <w:rFonts w:eastAsia="Arial" w:cstheme="minorHAnsi"/>
                <w:color w:val="000000" w:themeColor="text1"/>
                <w:sz w:val="16"/>
                <w:szCs w:val="16"/>
              </w:rPr>
              <w:t>Creation timestamp</w:t>
            </w:r>
          </w:p>
        </w:tc>
        <w:tc>
          <w:tcPr>
            <w:tcW w:w="4250" w:type="dxa"/>
          </w:tcPr>
          <w:p w:rsidRPr="000F7CCE" w:rsidR="00D70E39" w:rsidRDefault="00D70E39" w14:paraId="682AD717" w14:textId="5EFE6528">
            <w:pPr>
              <w:rPr>
                <w:rFonts w:eastAsiaTheme="minorEastAsia" w:cstheme="minorHAnsi"/>
                <w:color w:val="000000" w:themeColor="text1"/>
                <w:sz w:val="16"/>
                <w:szCs w:val="16"/>
              </w:rPr>
            </w:pPr>
            <w:r w:rsidRPr="000F7CCE">
              <w:rPr>
                <w:rFonts w:eastAsia="Arial" w:cstheme="minorHAnsi"/>
                <w:color w:val="000000" w:themeColor="text1"/>
                <w:sz w:val="16"/>
                <w:szCs w:val="16"/>
              </w:rPr>
              <w:t>Creation timestamp the energy sharing register operator has attached to the CESU establishment</w:t>
            </w:r>
            <w:r w:rsidR="00B12E1F">
              <w:rPr>
                <w:rFonts w:eastAsia="Arial" w:cstheme="minorHAnsi"/>
                <w:color w:val="000000" w:themeColor="text1"/>
                <w:sz w:val="16"/>
                <w:szCs w:val="16"/>
              </w:rPr>
              <w:t>.</w:t>
            </w:r>
          </w:p>
        </w:tc>
      </w:tr>
    </w:tbl>
    <w:p w:rsidRPr="000F7CCE" w:rsidR="00D70E39" w:rsidP="00C84332" w:rsidRDefault="00D70E39" w14:paraId="4108E11F" w14:textId="77777777">
      <w:pPr>
        <w:rPr>
          <w:rFonts w:ascii="Arial" w:hAnsi="Arial" w:eastAsia="Arial" w:cs="Arial"/>
          <w:color w:val="000000" w:themeColor="text1"/>
        </w:rPr>
      </w:pPr>
    </w:p>
    <w:p w:rsidRPr="000F7CCE" w:rsidR="004D7D41" w:rsidP="004D7D41" w:rsidRDefault="004C20A7" w14:paraId="07EF1A7E" w14:textId="6A77BFB3">
      <w:pPr>
        <w:keepNext/>
        <w:jc w:val="center"/>
      </w:pPr>
      <w:r w:rsidRPr="000F7CCE">
        <w:rPr>
          <w:noProof/>
        </w:rPr>
        <w:drawing>
          <wp:inline distT="0" distB="0" distL="0" distR="0" wp14:anchorId="0F021E1B" wp14:editId="5B856D0C">
            <wp:extent cx="5943600" cy="6166485"/>
            <wp:effectExtent l="0" t="0" r="0" b="5715"/>
            <wp:docPr id="6863537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35373"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5943600" cy="6166485"/>
                    </a:xfrm>
                    <a:prstGeom prst="rect">
                      <a:avLst/>
                    </a:prstGeom>
                  </pic:spPr>
                </pic:pic>
              </a:graphicData>
            </a:graphic>
          </wp:inline>
        </w:drawing>
      </w:r>
    </w:p>
    <w:p w:rsidRPr="000F7CCE" w:rsidR="00C84332" w:rsidP="0028086E" w:rsidRDefault="004D7D41" w14:paraId="4E2344AA" w14:textId="4B9E4C44">
      <w:pPr>
        <w:pStyle w:val="Caption"/>
        <w:rPr>
          <w:rFonts w:ascii="Arial" w:hAnsi="Arial" w:eastAsia="Arial" w:cs="Arial"/>
          <w:color w:val="000000" w:themeColor="text1"/>
        </w:rPr>
      </w:pPr>
      <w:r w:rsidRPr="000F7CCE">
        <w:t xml:space="preserve">Diagram </w:t>
      </w:r>
      <w:r w:rsidRPr="000F7CCE">
        <w:fldChar w:fldCharType="begin"/>
      </w:r>
      <w:r w:rsidRPr="000F7CCE">
        <w:instrText xml:space="preserve"> SEQ Diagram \* ARABIC </w:instrText>
      </w:r>
      <w:r w:rsidRPr="000F7CCE">
        <w:fldChar w:fldCharType="separate"/>
      </w:r>
      <w:r w:rsidRPr="000F7CCE" w:rsidR="000964D6">
        <w:t>1</w:t>
      </w:r>
      <w:r w:rsidRPr="000F7CCE">
        <w:fldChar w:fldCharType="end"/>
      </w:r>
      <w:r w:rsidRPr="000F7CCE">
        <w:t xml:space="preserve"> </w:t>
      </w:r>
      <w:r w:rsidRPr="000F7CCE" w:rsidR="0039345D">
        <w:t>–</w:t>
      </w:r>
      <w:r w:rsidRPr="000F7CCE">
        <w:t xml:space="preserve"> </w:t>
      </w:r>
      <w:r w:rsidRPr="000F7CCE" w:rsidR="0039345D">
        <w:t>Procedure ‘</w:t>
      </w:r>
      <w:r w:rsidRPr="000F7CCE">
        <w:t>Registration of a collective energy sharing unit</w:t>
      </w:r>
      <w:r w:rsidRPr="000F7CCE" w:rsidR="0039345D">
        <w:t>’</w:t>
      </w:r>
    </w:p>
    <w:p w:rsidRPr="000F7CCE" w:rsidR="17730425" w:rsidP="17730425" w:rsidRDefault="17730425" w14:paraId="749F6D32" w14:textId="546282CB">
      <w:pPr>
        <w:rPr>
          <w:rFonts w:ascii="Arial" w:hAnsi="Arial" w:eastAsia="Arial" w:cs="Arial"/>
          <w:b/>
          <w:bCs/>
          <w:color w:val="000000" w:themeColor="text1"/>
        </w:rPr>
      </w:pPr>
    </w:p>
    <w:p w:rsidRPr="000F7CCE" w:rsidR="17730425" w:rsidP="17730425" w:rsidRDefault="17730425" w14:paraId="50417E92" w14:textId="439547A4">
      <w:pPr>
        <w:rPr>
          <w:rFonts w:ascii="Arial" w:hAnsi="Arial" w:eastAsia="Arial" w:cs="Arial"/>
          <w:b/>
          <w:bCs/>
          <w:color w:val="000000" w:themeColor="text1"/>
        </w:rPr>
      </w:pPr>
    </w:p>
    <w:p w:rsidRPr="000F7CCE" w:rsidR="17730425" w:rsidP="17730425" w:rsidRDefault="17730425" w14:paraId="04FF7A49" w14:textId="462AA0EC">
      <w:pPr>
        <w:rPr>
          <w:rFonts w:ascii="Arial" w:hAnsi="Arial" w:eastAsia="Arial" w:cs="Arial"/>
          <w:b/>
          <w:bCs/>
          <w:color w:val="000000" w:themeColor="text1"/>
        </w:rPr>
      </w:pPr>
    </w:p>
    <w:p w:rsidRPr="000F7CCE" w:rsidR="17730425" w:rsidP="17730425" w:rsidRDefault="17730425" w14:paraId="7A54BA90" w14:textId="44BBEB16">
      <w:pPr>
        <w:rPr>
          <w:rFonts w:ascii="Arial" w:hAnsi="Arial" w:eastAsia="Arial" w:cs="Arial"/>
          <w:b/>
          <w:bCs/>
          <w:color w:val="000000" w:themeColor="text1"/>
        </w:rPr>
      </w:pPr>
    </w:p>
    <w:p w:rsidRPr="000F7CCE" w:rsidR="17730425" w:rsidP="17730425" w:rsidRDefault="17730425" w14:paraId="0C5C3B9D" w14:textId="2484D501">
      <w:pPr>
        <w:rPr>
          <w:rFonts w:ascii="Arial" w:hAnsi="Arial" w:eastAsia="Arial" w:cs="Arial"/>
          <w:b/>
          <w:bCs/>
          <w:color w:val="000000" w:themeColor="text1"/>
        </w:rPr>
      </w:pPr>
    </w:p>
    <w:p w:rsidRPr="000F7CCE" w:rsidR="004D7D41" w:rsidP="17730425" w:rsidRDefault="004D7D41" w14:paraId="11FEDE0B" w14:textId="77777777">
      <w:pPr>
        <w:rPr>
          <w:rFonts w:ascii="Arial" w:hAnsi="Arial" w:eastAsia="Arial" w:cs="Arial"/>
          <w:b/>
          <w:bCs/>
          <w:color w:val="000000" w:themeColor="text1"/>
        </w:rPr>
      </w:pPr>
    </w:p>
    <w:p w:rsidRPr="000F7CCE" w:rsidR="0402BD38" w:rsidP="17730425" w:rsidRDefault="0402BD38" w14:paraId="2B731026" w14:textId="44871A76">
      <w:pPr>
        <w:rPr>
          <w:rFonts w:ascii="Arial" w:hAnsi="Arial" w:eastAsia="Arial" w:cs="Arial"/>
          <w:b/>
          <w:color w:val="000000" w:themeColor="text1"/>
        </w:rPr>
      </w:pPr>
      <w:r w:rsidRPr="000F7CCE">
        <w:rPr>
          <w:rFonts w:ascii="Arial" w:hAnsi="Arial" w:eastAsia="Arial" w:cs="Arial"/>
          <w:b/>
          <w:bCs/>
          <w:color w:val="000000" w:themeColor="text1"/>
        </w:rPr>
        <w:t xml:space="preserve">Procedure 2: CESU operator queries if </w:t>
      </w:r>
      <w:r w:rsidR="00D56CAE">
        <w:rPr>
          <w:rFonts w:ascii="Arial" w:hAnsi="Arial" w:eastAsia="Arial" w:cs="Arial"/>
          <w:b/>
          <w:bCs/>
          <w:color w:val="000000" w:themeColor="text1"/>
        </w:rPr>
        <w:t>metering</w:t>
      </w:r>
      <w:r w:rsidRPr="000F7CCE">
        <w:rPr>
          <w:rFonts w:ascii="Arial" w:hAnsi="Arial" w:eastAsia="Arial" w:cs="Arial"/>
          <w:b/>
          <w:bCs/>
          <w:color w:val="000000" w:themeColor="text1"/>
        </w:rPr>
        <w:t xml:space="preserve"> point may be assigned</w:t>
      </w:r>
      <w:r w:rsidRPr="000F7CCE" w:rsidR="39801F3B">
        <w:rPr>
          <w:rFonts w:ascii="Arial" w:hAnsi="Arial" w:eastAsia="Arial" w:cs="Arial"/>
          <w:b/>
          <w:bCs/>
          <w:color w:val="000000" w:themeColor="text1"/>
        </w:rPr>
        <w:t xml:space="preserve"> to the CESU</w:t>
      </w:r>
    </w:p>
    <w:tbl>
      <w:tblPr>
        <w:tblStyle w:val="TableGrid"/>
        <w:tblW w:w="5000" w:type="pct"/>
        <w:tblLook w:val="04A0" w:firstRow="1" w:lastRow="0" w:firstColumn="1" w:lastColumn="0" w:noHBand="0" w:noVBand="1"/>
      </w:tblPr>
      <w:tblGrid>
        <w:gridCol w:w="684"/>
        <w:gridCol w:w="1580"/>
        <w:gridCol w:w="2057"/>
        <w:gridCol w:w="1485"/>
        <w:gridCol w:w="1485"/>
        <w:gridCol w:w="2059"/>
      </w:tblGrid>
      <w:tr w:rsidRPr="000F7CCE" w:rsidR="17730425" w:rsidTr="00071EC2" w14:paraId="5DB5E02E" w14:textId="77777777">
        <w:trPr>
          <w:trHeight w:val="300"/>
        </w:trPr>
        <w:tc>
          <w:tcPr>
            <w:tcW w:w="5000" w:type="pct"/>
            <w:gridSpan w:val="6"/>
            <w:shd w:val="clear" w:color="auto" w:fill="D0CECE" w:themeFill="background2" w:themeFillShade="E6"/>
          </w:tcPr>
          <w:p w:rsidR="003A1CD1" w:rsidP="001911EB" w:rsidRDefault="001911EB" w14:paraId="2F9121AA" w14:textId="375C84FE">
            <w:pPr>
              <w:jc w:val="center"/>
            </w:pPr>
            <w:r>
              <w:rPr>
                <w:rFonts w:ascii="Arial" w:hAnsi="Arial" w:eastAsia="Arial" w:cs="Arial"/>
                <w:b/>
                <w:bCs/>
                <w:i/>
                <w:iCs/>
                <w:color w:val="000000" w:themeColor="text1"/>
                <w:sz w:val="16"/>
                <w:szCs w:val="16"/>
              </w:rPr>
              <w:t>Table II.II</w:t>
            </w:r>
          </w:p>
        </w:tc>
      </w:tr>
      <w:tr w:rsidRPr="000F7CCE" w:rsidR="17730425" w:rsidTr="00071EC2" w14:paraId="59ABFF7C" w14:textId="77777777">
        <w:trPr>
          <w:trHeight w:val="300"/>
        </w:trPr>
        <w:tc>
          <w:tcPr>
            <w:tcW w:w="1211" w:type="pct"/>
            <w:gridSpan w:val="2"/>
            <w:shd w:val="clear" w:color="auto" w:fill="D0CECE" w:themeFill="background2" w:themeFillShade="E6"/>
          </w:tcPr>
          <w:p w:rsidR="003A1CD1" w:rsidRDefault="003A1CD1" w14:paraId="46867E2D" w14:textId="77777777"/>
        </w:tc>
        <w:tc>
          <w:tcPr>
            <w:tcW w:w="3789" w:type="pct"/>
            <w:gridSpan w:val="4"/>
            <w:shd w:val="clear" w:color="auto" w:fill="D0CECE" w:themeFill="background2" w:themeFillShade="E6"/>
          </w:tcPr>
          <w:p w:rsidRPr="000F7CCE" w:rsidR="17730425" w:rsidP="17730425" w:rsidRDefault="006D39DF" w14:paraId="139925E4" w14:textId="69AD30CF">
            <w:pP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 xml:space="preserve">CESU operator queries if </w:t>
            </w:r>
            <w:r w:rsidR="00D56CAE">
              <w:rPr>
                <w:rFonts w:ascii="Arial" w:hAnsi="Arial" w:eastAsia="Arial" w:cs="Arial"/>
                <w:b/>
                <w:bCs/>
                <w:i/>
                <w:iCs/>
                <w:color w:val="000000" w:themeColor="text1"/>
                <w:sz w:val="16"/>
                <w:szCs w:val="16"/>
              </w:rPr>
              <w:t>metering</w:t>
            </w:r>
            <w:r w:rsidRPr="000F7CCE">
              <w:rPr>
                <w:rFonts w:ascii="Arial" w:hAnsi="Arial" w:eastAsia="Arial" w:cs="Arial"/>
                <w:b/>
                <w:bCs/>
                <w:i/>
                <w:iCs/>
                <w:color w:val="000000" w:themeColor="text1"/>
                <w:sz w:val="16"/>
                <w:szCs w:val="16"/>
              </w:rPr>
              <w:t xml:space="preserve"> point may be assigned</w:t>
            </w:r>
            <w:r w:rsidRPr="000F7CCE" w:rsidR="1427BF2C">
              <w:rPr>
                <w:rFonts w:ascii="Arial" w:hAnsi="Arial" w:eastAsia="Arial" w:cs="Arial"/>
                <w:b/>
                <w:bCs/>
                <w:i/>
                <w:iCs/>
                <w:color w:val="000000" w:themeColor="text1"/>
                <w:sz w:val="16"/>
                <w:szCs w:val="16"/>
              </w:rPr>
              <w:t xml:space="preserve"> to the CESU</w:t>
            </w:r>
          </w:p>
        </w:tc>
      </w:tr>
      <w:tr w:rsidRPr="000F7CCE" w:rsidR="00071EC2" w:rsidTr="00071EC2" w14:paraId="40379EAF" w14:textId="77777777">
        <w:trPr>
          <w:trHeight w:val="300"/>
        </w:trPr>
        <w:tc>
          <w:tcPr>
            <w:tcW w:w="366" w:type="pct"/>
            <w:shd w:val="clear" w:color="auto" w:fill="D0CECE" w:themeFill="background2" w:themeFillShade="E6"/>
          </w:tcPr>
          <w:p w:rsidRPr="000F7CCE" w:rsidR="17730425" w:rsidP="17730425" w:rsidRDefault="17730425" w14:paraId="4DA01A41" w14:textId="77777777">
            <w:pPr>
              <w:rPr>
                <w:rFonts w:ascii="Arial" w:hAnsi="Arial" w:eastAsia="Arial" w:cs="Arial"/>
                <w:b/>
                <w:bCs/>
                <w:i/>
                <w:iCs/>
                <w:sz w:val="16"/>
                <w:szCs w:val="16"/>
              </w:rPr>
            </w:pPr>
            <w:r w:rsidRPr="000F7CCE">
              <w:rPr>
                <w:rFonts w:ascii="Arial" w:hAnsi="Arial" w:eastAsia="Arial" w:cs="Arial"/>
                <w:b/>
                <w:bCs/>
                <w:i/>
                <w:iCs/>
                <w:sz w:val="16"/>
                <w:szCs w:val="16"/>
              </w:rPr>
              <w:t>Step</w:t>
            </w:r>
          </w:p>
          <w:p w:rsidRPr="000F7CCE" w:rsidR="17730425" w:rsidP="17730425" w:rsidRDefault="17730425" w14:paraId="115EC150" w14:textId="2FB1D05A">
            <w:pPr>
              <w:rPr>
                <w:rFonts w:ascii="Arial" w:hAnsi="Arial" w:eastAsia="Arial" w:cs="Arial"/>
                <w:b/>
                <w:bCs/>
                <w:i/>
                <w:iCs/>
                <w:sz w:val="16"/>
                <w:szCs w:val="16"/>
              </w:rPr>
            </w:pPr>
            <w:r w:rsidRPr="000F7CCE">
              <w:rPr>
                <w:rFonts w:ascii="Arial" w:hAnsi="Arial" w:eastAsia="Arial" w:cs="Arial"/>
                <w:b/>
                <w:bCs/>
                <w:i/>
                <w:iCs/>
                <w:sz w:val="16"/>
                <w:szCs w:val="16"/>
              </w:rPr>
              <w:t>No</w:t>
            </w:r>
          </w:p>
        </w:tc>
        <w:tc>
          <w:tcPr>
            <w:tcW w:w="845" w:type="pct"/>
            <w:shd w:val="clear" w:color="auto" w:fill="D0CECE" w:themeFill="background2" w:themeFillShade="E6"/>
          </w:tcPr>
          <w:p w:rsidRPr="000F7CCE" w:rsidR="17730425" w:rsidP="17730425" w:rsidRDefault="17730425" w14:paraId="51FCEED2" w14:textId="6CABDA3D">
            <w:pP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Step</w:t>
            </w:r>
          </w:p>
        </w:tc>
        <w:tc>
          <w:tcPr>
            <w:tcW w:w="1100" w:type="pct"/>
            <w:shd w:val="clear" w:color="auto" w:fill="D0CECE" w:themeFill="background2" w:themeFillShade="E6"/>
          </w:tcPr>
          <w:p w:rsidRPr="000F7CCE" w:rsidR="17730425" w:rsidP="17730425" w:rsidRDefault="17730425" w14:paraId="687DA620" w14:textId="5526F276">
            <w:pPr>
              <w:rPr>
                <w:rFonts w:ascii="Arial" w:hAnsi="Arial" w:eastAsia="Arial" w:cs="Arial"/>
                <w:b/>
                <w:bCs/>
                <w:i/>
                <w:iCs/>
                <w:sz w:val="16"/>
                <w:szCs w:val="16"/>
              </w:rPr>
            </w:pPr>
            <w:r w:rsidRPr="000F7CCE">
              <w:rPr>
                <w:rFonts w:ascii="Arial" w:hAnsi="Arial" w:eastAsia="Arial" w:cs="Arial"/>
                <w:b/>
                <w:bCs/>
                <w:i/>
                <w:iCs/>
                <w:sz w:val="16"/>
                <w:szCs w:val="16"/>
              </w:rPr>
              <w:t>Step description</w:t>
            </w:r>
          </w:p>
        </w:tc>
        <w:tc>
          <w:tcPr>
            <w:tcW w:w="794" w:type="pct"/>
            <w:shd w:val="clear" w:color="auto" w:fill="D0CECE" w:themeFill="background2" w:themeFillShade="E6"/>
          </w:tcPr>
          <w:p w:rsidRPr="000F7CCE" w:rsidR="17730425" w:rsidP="17730425" w:rsidRDefault="17730425" w14:paraId="2A6585B0" w14:textId="195C3091">
            <w:pP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Information producer</w:t>
            </w:r>
          </w:p>
        </w:tc>
        <w:tc>
          <w:tcPr>
            <w:tcW w:w="794" w:type="pct"/>
            <w:shd w:val="clear" w:color="auto" w:fill="D0CECE" w:themeFill="background2" w:themeFillShade="E6"/>
          </w:tcPr>
          <w:p w:rsidRPr="000F7CCE" w:rsidR="17730425" w:rsidP="17730425" w:rsidRDefault="17730425" w14:paraId="3E2F907D" w14:textId="16F2C488">
            <w:pP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Information receiver</w:t>
            </w:r>
          </w:p>
        </w:tc>
        <w:tc>
          <w:tcPr>
            <w:tcW w:w="1102" w:type="pct"/>
            <w:shd w:val="clear" w:color="auto" w:fill="D0CECE" w:themeFill="background2" w:themeFillShade="E6"/>
          </w:tcPr>
          <w:p w:rsidRPr="000F7CCE" w:rsidR="17730425" w:rsidP="17730425" w:rsidRDefault="17730425" w14:paraId="4294265B" w14:textId="19918987">
            <w:pP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Information exchanged (IDs)</w:t>
            </w:r>
          </w:p>
        </w:tc>
      </w:tr>
      <w:tr w:rsidRPr="000F7CCE" w:rsidR="17730425" w:rsidTr="00071EC2" w14:paraId="7DAF3EF0" w14:textId="77777777">
        <w:trPr>
          <w:trHeight w:val="300"/>
        </w:trPr>
        <w:tc>
          <w:tcPr>
            <w:tcW w:w="366" w:type="pct"/>
          </w:tcPr>
          <w:p w:rsidRPr="000F7CCE" w:rsidR="17730425" w:rsidP="00C55B62" w:rsidRDefault="005913D7" w14:paraId="71E5EF9D" w14:textId="233E951B">
            <w:pPr>
              <w:rPr>
                <w:rFonts w:eastAsiaTheme="minorEastAsia"/>
                <w:color w:val="000000" w:themeColor="text1"/>
                <w:sz w:val="16"/>
                <w:szCs w:val="16"/>
              </w:rPr>
            </w:pPr>
            <w:r w:rsidRPr="000F7CCE">
              <w:rPr>
                <w:rFonts w:eastAsiaTheme="minorEastAsia"/>
                <w:color w:val="000000" w:themeColor="text1"/>
                <w:sz w:val="16"/>
                <w:szCs w:val="16"/>
              </w:rPr>
              <w:t>2</w:t>
            </w:r>
            <w:r w:rsidRPr="000F7CCE" w:rsidR="17730425">
              <w:rPr>
                <w:rFonts w:eastAsiaTheme="minorEastAsia"/>
                <w:color w:val="000000" w:themeColor="text1"/>
                <w:sz w:val="16"/>
                <w:szCs w:val="16"/>
              </w:rPr>
              <w:t>.</w:t>
            </w:r>
            <w:r w:rsidRPr="000F7CCE" w:rsidR="1AE893B1">
              <w:rPr>
                <w:rFonts w:eastAsiaTheme="minorEastAsia"/>
                <w:color w:val="000000" w:themeColor="text1"/>
                <w:sz w:val="16"/>
                <w:szCs w:val="16"/>
              </w:rPr>
              <w:t>1</w:t>
            </w:r>
          </w:p>
        </w:tc>
        <w:tc>
          <w:tcPr>
            <w:tcW w:w="845" w:type="pct"/>
          </w:tcPr>
          <w:p w:rsidRPr="000F7CCE" w:rsidR="17730425" w:rsidP="00C55B62" w:rsidRDefault="2724E21C" w14:paraId="356E5A46" w14:textId="4CA7D2B5">
            <w:pPr>
              <w:rPr>
                <w:rFonts w:eastAsiaTheme="minorEastAsia"/>
                <w:color w:val="000000" w:themeColor="text1"/>
                <w:sz w:val="16"/>
                <w:szCs w:val="16"/>
              </w:rPr>
            </w:pPr>
            <w:r w:rsidRPr="000F7CCE">
              <w:rPr>
                <w:rFonts w:eastAsiaTheme="minorEastAsia"/>
                <w:color w:val="000000" w:themeColor="text1"/>
                <w:sz w:val="16"/>
                <w:szCs w:val="16"/>
              </w:rPr>
              <w:t xml:space="preserve">Request metering point </w:t>
            </w:r>
            <w:r w:rsidRPr="000F7CCE" w:rsidR="7CCF6109">
              <w:rPr>
                <w:rFonts w:eastAsiaTheme="minorEastAsia"/>
                <w:color w:val="000000" w:themeColor="text1"/>
                <w:sz w:val="16"/>
                <w:szCs w:val="16"/>
              </w:rPr>
              <w:t>assignability verification</w:t>
            </w:r>
          </w:p>
        </w:tc>
        <w:tc>
          <w:tcPr>
            <w:tcW w:w="1100" w:type="pct"/>
          </w:tcPr>
          <w:p w:rsidRPr="000F7CCE" w:rsidR="17730425" w:rsidP="00C55B62" w:rsidRDefault="17730425" w14:paraId="5B3625E3" w14:textId="1A2039B7">
            <w:pPr>
              <w:rPr>
                <w:rFonts w:eastAsiaTheme="minorEastAsia"/>
                <w:color w:val="000000" w:themeColor="text1"/>
                <w:sz w:val="16"/>
                <w:szCs w:val="16"/>
              </w:rPr>
            </w:pPr>
            <w:r w:rsidRPr="000F7CCE">
              <w:rPr>
                <w:rFonts w:eastAsiaTheme="minorEastAsia"/>
                <w:color w:val="000000" w:themeColor="text1"/>
                <w:sz w:val="16"/>
                <w:szCs w:val="16"/>
              </w:rPr>
              <w:t>CESU operator request</w:t>
            </w:r>
            <w:r w:rsidRPr="000F7CCE" w:rsidR="00632559">
              <w:rPr>
                <w:rFonts w:eastAsiaTheme="minorEastAsia"/>
                <w:color w:val="000000" w:themeColor="text1"/>
                <w:sz w:val="16"/>
                <w:szCs w:val="16"/>
              </w:rPr>
              <w:t>s</w:t>
            </w:r>
            <w:r w:rsidRPr="000F7CCE">
              <w:rPr>
                <w:rFonts w:eastAsiaTheme="minorEastAsia"/>
                <w:color w:val="000000" w:themeColor="text1"/>
                <w:sz w:val="16"/>
                <w:szCs w:val="16"/>
              </w:rPr>
              <w:t xml:space="preserve"> the </w:t>
            </w:r>
            <w:r w:rsidRPr="000F7CCE" w:rsidR="00431EAE">
              <w:rPr>
                <w:rFonts w:eastAsiaTheme="minorEastAsia"/>
                <w:color w:val="000000" w:themeColor="text1"/>
                <w:sz w:val="16"/>
                <w:szCs w:val="16"/>
              </w:rPr>
              <w:t>metering point administrator</w:t>
            </w:r>
            <w:r w:rsidRPr="000F7CCE" w:rsidR="4C2BF4DB">
              <w:rPr>
                <w:rFonts w:eastAsiaTheme="minorEastAsia"/>
                <w:color w:val="000000" w:themeColor="text1"/>
                <w:sz w:val="16"/>
                <w:szCs w:val="16"/>
              </w:rPr>
              <w:t xml:space="preserve"> to verify if the metering point under consideration can be assigned to the CESU.</w:t>
            </w:r>
          </w:p>
        </w:tc>
        <w:tc>
          <w:tcPr>
            <w:tcW w:w="794" w:type="pct"/>
          </w:tcPr>
          <w:p w:rsidRPr="000F7CCE" w:rsidR="17730425" w:rsidP="00C55B62" w:rsidRDefault="17730425" w14:paraId="465C29E1" w14:textId="7B4B8B30">
            <w:pPr>
              <w:rPr>
                <w:rFonts w:eastAsiaTheme="minorEastAsia"/>
                <w:color w:val="000000" w:themeColor="text1"/>
                <w:sz w:val="16"/>
                <w:szCs w:val="16"/>
              </w:rPr>
            </w:pPr>
            <w:r w:rsidRPr="000F7CCE">
              <w:rPr>
                <w:rFonts w:eastAsiaTheme="minorEastAsia"/>
                <w:color w:val="000000" w:themeColor="text1"/>
                <w:sz w:val="16"/>
                <w:szCs w:val="16"/>
              </w:rPr>
              <w:t>CESU operator</w:t>
            </w:r>
          </w:p>
        </w:tc>
        <w:tc>
          <w:tcPr>
            <w:tcW w:w="794" w:type="pct"/>
          </w:tcPr>
          <w:p w:rsidRPr="000F7CCE" w:rsidR="004E4638" w:rsidP="00C55B62" w:rsidRDefault="383F939C" w14:paraId="3E7C50CE" w14:textId="1C27A51A">
            <w:pPr>
              <w:rPr>
                <w:rFonts w:eastAsiaTheme="minorEastAsia"/>
                <w:color w:val="000000" w:themeColor="text1"/>
                <w:sz w:val="16"/>
                <w:szCs w:val="16"/>
              </w:rPr>
            </w:pPr>
            <w:r w:rsidRPr="000F7CCE">
              <w:rPr>
                <w:rFonts w:eastAsiaTheme="minorEastAsia"/>
                <w:color w:val="000000" w:themeColor="text1"/>
                <w:sz w:val="16"/>
                <w:szCs w:val="16"/>
              </w:rPr>
              <w:t>Metering point administrator</w:t>
            </w:r>
          </w:p>
        </w:tc>
        <w:tc>
          <w:tcPr>
            <w:tcW w:w="1102" w:type="pct"/>
          </w:tcPr>
          <w:p w:rsidRPr="000F7CCE" w:rsidR="17730425" w:rsidP="00C55B62" w:rsidRDefault="42EFB4D1" w14:paraId="178959E3" w14:textId="37F5A93E">
            <w:pPr>
              <w:rPr>
                <w:rFonts w:eastAsiaTheme="minorEastAsia"/>
                <w:color w:val="000000" w:themeColor="text1"/>
                <w:sz w:val="16"/>
                <w:szCs w:val="16"/>
              </w:rPr>
            </w:pPr>
            <w:r w:rsidRPr="000F7CCE">
              <w:rPr>
                <w:rFonts w:eastAsiaTheme="minorEastAsia"/>
                <w:color w:val="000000" w:themeColor="text1"/>
                <w:sz w:val="16"/>
                <w:szCs w:val="16"/>
              </w:rPr>
              <w:t>D</w:t>
            </w:r>
            <w:r w:rsidRPr="000F7CCE" w:rsidR="17730425">
              <w:rPr>
                <w:rFonts w:eastAsiaTheme="minorEastAsia"/>
                <w:color w:val="000000" w:themeColor="text1"/>
                <w:sz w:val="16"/>
                <w:szCs w:val="16"/>
              </w:rPr>
              <w:t xml:space="preserve"> – </w:t>
            </w:r>
            <w:r w:rsidRPr="000F7CCE" w:rsidR="1E3F766A">
              <w:rPr>
                <w:rFonts w:eastAsiaTheme="minorEastAsia"/>
                <w:color w:val="000000" w:themeColor="text1"/>
                <w:sz w:val="16"/>
                <w:szCs w:val="16"/>
              </w:rPr>
              <w:t>Metering point identification</w:t>
            </w:r>
          </w:p>
        </w:tc>
      </w:tr>
      <w:tr w:rsidRPr="000F7CCE" w:rsidR="3DCB5B0D" w:rsidTr="00071EC2" w14:paraId="6CD76461" w14:textId="77777777">
        <w:trPr>
          <w:trHeight w:val="300"/>
        </w:trPr>
        <w:tc>
          <w:tcPr>
            <w:tcW w:w="366" w:type="pct"/>
          </w:tcPr>
          <w:p w:rsidRPr="000F7CCE" w:rsidR="5A642976" w:rsidP="00C55B62" w:rsidRDefault="005913D7" w14:paraId="5A2F9F9D" w14:textId="666A7E59">
            <w:pPr>
              <w:rPr>
                <w:rFonts w:eastAsiaTheme="minorEastAsia"/>
                <w:color w:val="000000" w:themeColor="text1"/>
                <w:sz w:val="16"/>
                <w:szCs w:val="16"/>
              </w:rPr>
            </w:pPr>
            <w:r w:rsidRPr="000F7CCE">
              <w:rPr>
                <w:rFonts w:eastAsiaTheme="minorEastAsia"/>
                <w:color w:val="000000" w:themeColor="text1"/>
                <w:sz w:val="16"/>
                <w:szCs w:val="16"/>
              </w:rPr>
              <w:t>2</w:t>
            </w:r>
            <w:r w:rsidRPr="000F7CCE" w:rsidR="5A642976">
              <w:rPr>
                <w:rFonts w:eastAsiaTheme="minorEastAsia"/>
                <w:color w:val="000000" w:themeColor="text1"/>
                <w:sz w:val="16"/>
                <w:szCs w:val="16"/>
              </w:rPr>
              <w:t>.</w:t>
            </w:r>
            <w:r w:rsidRPr="000F7CCE" w:rsidR="50BBB502">
              <w:rPr>
                <w:rFonts w:eastAsiaTheme="minorEastAsia"/>
                <w:color w:val="000000" w:themeColor="text1"/>
                <w:sz w:val="16"/>
                <w:szCs w:val="16"/>
              </w:rPr>
              <w:t>2</w:t>
            </w:r>
          </w:p>
        </w:tc>
        <w:tc>
          <w:tcPr>
            <w:tcW w:w="845" w:type="pct"/>
          </w:tcPr>
          <w:p w:rsidRPr="000F7CCE" w:rsidR="56498B6C" w:rsidP="00C55B62" w:rsidRDefault="56498B6C" w14:paraId="104595B9" w14:textId="4A00EC08">
            <w:pPr>
              <w:rPr>
                <w:rFonts w:eastAsiaTheme="minorEastAsia"/>
                <w:color w:val="000000" w:themeColor="text1"/>
                <w:sz w:val="16"/>
                <w:szCs w:val="16"/>
              </w:rPr>
            </w:pPr>
            <w:r w:rsidRPr="000F7CCE">
              <w:rPr>
                <w:rFonts w:eastAsiaTheme="minorEastAsia"/>
                <w:color w:val="000000" w:themeColor="text1"/>
                <w:sz w:val="16"/>
                <w:szCs w:val="16"/>
              </w:rPr>
              <w:t xml:space="preserve">Validate </w:t>
            </w:r>
            <w:r w:rsidRPr="000F7CCE" w:rsidR="2A0736B0">
              <w:rPr>
                <w:rFonts w:eastAsiaTheme="minorEastAsia"/>
                <w:color w:val="000000" w:themeColor="text1"/>
                <w:sz w:val="16"/>
                <w:szCs w:val="16"/>
              </w:rPr>
              <w:t>specified metering point assignability verification request</w:t>
            </w:r>
          </w:p>
        </w:tc>
        <w:tc>
          <w:tcPr>
            <w:tcW w:w="1100" w:type="pct"/>
          </w:tcPr>
          <w:p w:rsidRPr="000F7CCE" w:rsidR="00431EAE" w:rsidP="00C55B62" w:rsidRDefault="00431EAE" w14:paraId="61D841F7" w14:textId="1AFADEAA">
            <w:pPr>
              <w:rPr>
                <w:rFonts w:eastAsiaTheme="minorEastAsia"/>
                <w:color w:val="000000" w:themeColor="text1"/>
                <w:sz w:val="16"/>
                <w:szCs w:val="16"/>
              </w:rPr>
            </w:pPr>
            <w:r w:rsidRPr="000F7CCE">
              <w:rPr>
                <w:rFonts w:eastAsiaTheme="minorEastAsia"/>
                <w:color w:val="000000" w:themeColor="text1"/>
                <w:sz w:val="16"/>
                <w:szCs w:val="16"/>
              </w:rPr>
              <w:t>Metering point administrator validates the metering point assignability verification request and provides a meaningful indication in case of an invalid request</w:t>
            </w:r>
            <w:r w:rsidR="007E0E8E">
              <w:rPr>
                <w:rFonts w:eastAsiaTheme="minorEastAsia"/>
                <w:color w:val="000000" w:themeColor="text1"/>
                <w:sz w:val="16"/>
                <w:szCs w:val="16"/>
              </w:rPr>
              <w:t>.</w:t>
            </w:r>
          </w:p>
          <w:p w:rsidRPr="000F7CCE" w:rsidR="3DCB5B0D" w:rsidP="00C55B62" w:rsidRDefault="3DCB5B0D" w14:paraId="3DFEF47E" w14:textId="2A8D9782">
            <w:pPr>
              <w:rPr>
                <w:rFonts w:eastAsiaTheme="minorEastAsia"/>
                <w:color w:val="000000" w:themeColor="text1"/>
                <w:sz w:val="16"/>
                <w:szCs w:val="16"/>
              </w:rPr>
            </w:pPr>
          </w:p>
        </w:tc>
        <w:tc>
          <w:tcPr>
            <w:tcW w:w="794" w:type="pct"/>
          </w:tcPr>
          <w:p w:rsidRPr="000F7CCE" w:rsidR="00431EAE" w:rsidP="00C55B62" w:rsidRDefault="00431EAE" w14:paraId="4067849C" w14:textId="77777777">
            <w:r w:rsidRPr="000F7CCE">
              <w:rPr>
                <w:rFonts w:eastAsiaTheme="minorEastAsia"/>
                <w:color w:val="000000" w:themeColor="text1"/>
                <w:sz w:val="16"/>
                <w:szCs w:val="16"/>
              </w:rPr>
              <w:t>Metering point administrator</w:t>
            </w:r>
          </w:p>
          <w:p w:rsidRPr="000F7CCE" w:rsidR="3DCB5B0D" w:rsidP="00C55B62" w:rsidRDefault="3DCB5B0D" w14:paraId="30DF7279" w14:textId="46113DC9">
            <w:pPr>
              <w:rPr>
                <w:rFonts w:eastAsiaTheme="minorEastAsia"/>
                <w:color w:val="000000" w:themeColor="text1"/>
                <w:sz w:val="16"/>
                <w:szCs w:val="16"/>
              </w:rPr>
            </w:pPr>
          </w:p>
        </w:tc>
        <w:tc>
          <w:tcPr>
            <w:tcW w:w="794" w:type="pct"/>
          </w:tcPr>
          <w:p w:rsidRPr="000F7CCE" w:rsidR="15EE9B62" w:rsidP="00C55B62" w:rsidRDefault="15EE9B62" w14:paraId="5E573361" w14:textId="77777777">
            <w:pPr>
              <w:rPr>
                <w:rFonts w:eastAsiaTheme="minorEastAsia"/>
                <w:color w:val="000000" w:themeColor="text1"/>
                <w:sz w:val="16"/>
                <w:szCs w:val="16"/>
              </w:rPr>
            </w:pPr>
            <w:r w:rsidRPr="000F7CCE">
              <w:rPr>
                <w:rFonts w:eastAsiaTheme="minorEastAsia"/>
                <w:color w:val="000000" w:themeColor="text1"/>
                <w:sz w:val="16"/>
                <w:szCs w:val="16"/>
              </w:rPr>
              <w:t>CESU operator</w:t>
            </w:r>
          </w:p>
          <w:p w:rsidRPr="000F7CCE" w:rsidR="3DCB5B0D" w:rsidP="00C55B62" w:rsidRDefault="3DCB5B0D" w14:paraId="27A146D5" w14:textId="1B5E013D">
            <w:pPr>
              <w:rPr>
                <w:rFonts w:eastAsiaTheme="minorEastAsia"/>
                <w:color w:val="000000" w:themeColor="text1"/>
                <w:sz w:val="16"/>
                <w:szCs w:val="16"/>
              </w:rPr>
            </w:pPr>
          </w:p>
        </w:tc>
        <w:tc>
          <w:tcPr>
            <w:tcW w:w="1102" w:type="pct"/>
          </w:tcPr>
          <w:p w:rsidRPr="000F7CCE" w:rsidR="56498B6C" w:rsidP="00C55B62" w:rsidRDefault="56498B6C" w14:paraId="4359428B" w14:textId="525B00DB">
            <w:pPr>
              <w:rPr>
                <w:rFonts w:eastAsiaTheme="minorEastAsia"/>
                <w:color w:val="000000" w:themeColor="text1"/>
                <w:sz w:val="16"/>
                <w:szCs w:val="16"/>
              </w:rPr>
            </w:pPr>
            <w:r w:rsidRPr="000F7CCE">
              <w:rPr>
                <w:rFonts w:eastAsiaTheme="minorEastAsia"/>
                <w:color w:val="000000" w:themeColor="text1"/>
                <w:sz w:val="16"/>
                <w:szCs w:val="16"/>
              </w:rPr>
              <w:t>B – Request validation information</w:t>
            </w:r>
          </w:p>
        </w:tc>
      </w:tr>
      <w:tr w:rsidRPr="000F7CCE" w:rsidR="184548DB" w:rsidTr="00071EC2" w14:paraId="1DB83884" w14:textId="77777777">
        <w:trPr>
          <w:trHeight w:val="300"/>
        </w:trPr>
        <w:tc>
          <w:tcPr>
            <w:tcW w:w="366" w:type="pct"/>
          </w:tcPr>
          <w:p w:rsidRPr="000F7CCE" w:rsidR="0A670772" w:rsidP="00C55B62" w:rsidRDefault="005913D7" w14:paraId="4D33B64E" w14:textId="083CABA0">
            <w:pPr>
              <w:rPr>
                <w:rFonts w:eastAsiaTheme="minorEastAsia"/>
                <w:color w:val="000000" w:themeColor="text1"/>
                <w:sz w:val="16"/>
                <w:szCs w:val="16"/>
              </w:rPr>
            </w:pPr>
            <w:r w:rsidRPr="000F7CCE">
              <w:rPr>
                <w:rFonts w:eastAsiaTheme="minorEastAsia"/>
                <w:color w:val="000000" w:themeColor="text1"/>
                <w:sz w:val="16"/>
                <w:szCs w:val="16"/>
              </w:rPr>
              <w:t>2</w:t>
            </w:r>
            <w:r w:rsidRPr="000F7CCE" w:rsidR="0A670772">
              <w:rPr>
                <w:rFonts w:eastAsiaTheme="minorEastAsia"/>
                <w:color w:val="000000" w:themeColor="text1"/>
                <w:sz w:val="16"/>
                <w:szCs w:val="16"/>
              </w:rPr>
              <w:t>.3</w:t>
            </w:r>
          </w:p>
        </w:tc>
        <w:tc>
          <w:tcPr>
            <w:tcW w:w="845" w:type="pct"/>
          </w:tcPr>
          <w:p w:rsidRPr="000F7CCE" w:rsidR="7D2ADAC5" w:rsidP="00C55B62" w:rsidRDefault="00485985" w14:paraId="4730C3EF" w14:textId="5C603871">
            <w:pPr>
              <w:rPr>
                <w:rFonts w:eastAsiaTheme="minorEastAsia"/>
                <w:color w:val="000000" w:themeColor="text1"/>
                <w:sz w:val="16"/>
                <w:szCs w:val="16"/>
              </w:rPr>
            </w:pPr>
            <w:r w:rsidRPr="000F7CCE">
              <w:rPr>
                <w:rFonts w:eastAsiaTheme="minorEastAsia"/>
                <w:color w:val="000000" w:themeColor="text1"/>
                <w:sz w:val="16"/>
                <w:szCs w:val="16"/>
              </w:rPr>
              <w:t xml:space="preserve">Validate </w:t>
            </w:r>
            <w:r w:rsidRPr="000F7CCE" w:rsidR="00431EAE">
              <w:rPr>
                <w:rFonts w:eastAsiaTheme="minorEastAsia"/>
                <w:color w:val="000000" w:themeColor="text1"/>
                <w:sz w:val="16"/>
                <w:szCs w:val="16"/>
              </w:rPr>
              <w:t>specified</w:t>
            </w:r>
            <w:r w:rsidRPr="000F7CCE" w:rsidR="7D2ADAC5">
              <w:rPr>
                <w:rFonts w:eastAsiaTheme="minorEastAsia"/>
                <w:color w:val="000000" w:themeColor="text1"/>
                <w:sz w:val="16"/>
                <w:szCs w:val="16"/>
              </w:rPr>
              <w:t xml:space="preserve"> metering point assignability </w:t>
            </w:r>
          </w:p>
        </w:tc>
        <w:tc>
          <w:tcPr>
            <w:tcW w:w="1100" w:type="pct"/>
          </w:tcPr>
          <w:p w:rsidRPr="000F7CCE" w:rsidR="22AF5AB1" w:rsidP="00C55B62" w:rsidRDefault="00431EAE" w14:paraId="31211760" w14:textId="41EEABA2">
            <w:pPr>
              <w:rPr>
                <w:rFonts w:eastAsiaTheme="minorEastAsia"/>
                <w:color w:val="000000" w:themeColor="text1"/>
                <w:sz w:val="16"/>
                <w:szCs w:val="16"/>
              </w:rPr>
            </w:pPr>
            <w:r w:rsidRPr="000F7CCE">
              <w:rPr>
                <w:rFonts w:eastAsiaTheme="minorEastAsia"/>
                <w:color w:val="000000" w:themeColor="text1"/>
                <w:sz w:val="16"/>
                <w:szCs w:val="16"/>
              </w:rPr>
              <w:t>Metering point administrator verifies the metering point assignability and provides a meaningful indication of the verification output.</w:t>
            </w:r>
          </w:p>
        </w:tc>
        <w:tc>
          <w:tcPr>
            <w:tcW w:w="794" w:type="pct"/>
          </w:tcPr>
          <w:p w:rsidRPr="000F7CCE" w:rsidR="22AF5AB1" w:rsidP="00C55B62" w:rsidRDefault="00431EAE" w14:paraId="27F70910" w14:textId="7C3B3533">
            <w:pPr>
              <w:rPr>
                <w:rFonts w:eastAsiaTheme="minorEastAsia"/>
                <w:color w:val="000000" w:themeColor="text1"/>
                <w:sz w:val="16"/>
                <w:szCs w:val="16"/>
              </w:rPr>
            </w:pPr>
            <w:r w:rsidRPr="000F7CCE">
              <w:rPr>
                <w:rFonts w:eastAsiaTheme="minorEastAsia"/>
                <w:color w:val="000000" w:themeColor="text1"/>
                <w:sz w:val="16"/>
                <w:szCs w:val="16"/>
              </w:rPr>
              <w:t>Metering point administrator</w:t>
            </w:r>
          </w:p>
        </w:tc>
        <w:tc>
          <w:tcPr>
            <w:tcW w:w="794" w:type="pct"/>
          </w:tcPr>
          <w:p w:rsidRPr="000F7CCE" w:rsidR="22AF5AB1" w:rsidP="00C55B62" w:rsidRDefault="22AF5AB1" w14:paraId="5BC0CCDD" w14:textId="0674CD15">
            <w:pPr>
              <w:rPr>
                <w:rFonts w:eastAsiaTheme="minorEastAsia"/>
                <w:color w:val="000000" w:themeColor="text1"/>
                <w:sz w:val="16"/>
                <w:szCs w:val="16"/>
              </w:rPr>
            </w:pPr>
            <w:r w:rsidRPr="000F7CCE">
              <w:rPr>
                <w:rFonts w:eastAsiaTheme="minorEastAsia"/>
                <w:color w:val="000000" w:themeColor="text1"/>
                <w:sz w:val="16"/>
                <w:szCs w:val="16"/>
              </w:rPr>
              <w:t>Metering point administrator</w:t>
            </w:r>
          </w:p>
        </w:tc>
        <w:tc>
          <w:tcPr>
            <w:tcW w:w="1102" w:type="pct"/>
          </w:tcPr>
          <w:p w:rsidRPr="000F7CCE" w:rsidR="63D6435C" w:rsidP="00C55B62" w:rsidRDefault="00431EAE" w14:paraId="6DD1BEBE" w14:textId="49EC534E">
            <w:pPr>
              <w:rPr>
                <w:rFonts w:eastAsiaTheme="minorEastAsia"/>
                <w:color w:val="000000" w:themeColor="text1"/>
                <w:sz w:val="16"/>
                <w:szCs w:val="16"/>
              </w:rPr>
            </w:pPr>
            <w:r w:rsidRPr="000F7CCE">
              <w:rPr>
                <w:rFonts w:eastAsiaTheme="minorEastAsia"/>
                <w:color w:val="000000" w:themeColor="text1"/>
                <w:sz w:val="16"/>
                <w:szCs w:val="16"/>
              </w:rPr>
              <w:t>E - Assignability verification information</w:t>
            </w:r>
          </w:p>
        </w:tc>
      </w:tr>
      <w:tr w:rsidRPr="000F7CCE" w:rsidR="17730425" w:rsidTr="00071EC2" w14:paraId="0BAE1BFE" w14:textId="77777777">
        <w:trPr>
          <w:trHeight w:val="300"/>
        </w:trPr>
        <w:tc>
          <w:tcPr>
            <w:tcW w:w="366" w:type="pct"/>
          </w:tcPr>
          <w:p w:rsidRPr="000F7CCE" w:rsidR="17730425" w:rsidP="00C55B62" w:rsidRDefault="005913D7" w14:paraId="0514C05F" w14:textId="0A44A56A">
            <w:pPr>
              <w:rPr>
                <w:rFonts w:eastAsiaTheme="minorEastAsia"/>
                <w:color w:val="000000" w:themeColor="text1"/>
                <w:sz w:val="16"/>
                <w:szCs w:val="16"/>
              </w:rPr>
            </w:pPr>
            <w:r w:rsidRPr="000F7CCE">
              <w:rPr>
                <w:rFonts w:eastAsiaTheme="minorEastAsia"/>
                <w:color w:val="000000" w:themeColor="text1"/>
                <w:sz w:val="16"/>
                <w:szCs w:val="16"/>
              </w:rPr>
              <w:t>2</w:t>
            </w:r>
            <w:r w:rsidRPr="000F7CCE" w:rsidR="17730425">
              <w:rPr>
                <w:rFonts w:eastAsiaTheme="minorEastAsia"/>
                <w:color w:val="000000" w:themeColor="text1"/>
                <w:sz w:val="16"/>
                <w:szCs w:val="16"/>
              </w:rPr>
              <w:t>.</w:t>
            </w:r>
            <w:r w:rsidRPr="000F7CCE" w:rsidR="6B13A43A">
              <w:rPr>
                <w:rFonts w:eastAsiaTheme="minorEastAsia"/>
                <w:color w:val="000000" w:themeColor="text1"/>
                <w:sz w:val="16"/>
                <w:szCs w:val="16"/>
              </w:rPr>
              <w:t>4</w:t>
            </w:r>
          </w:p>
        </w:tc>
        <w:tc>
          <w:tcPr>
            <w:tcW w:w="845" w:type="pct"/>
          </w:tcPr>
          <w:p w:rsidRPr="000F7CCE" w:rsidR="17730425" w:rsidP="00C55B62" w:rsidRDefault="00431EAE" w14:paraId="47305F2A" w14:textId="35F296A6">
            <w:pPr>
              <w:rPr>
                <w:rFonts w:eastAsiaTheme="minorEastAsia"/>
                <w:color w:val="000000" w:themeColor="text1"/>
                <w:sz w:val="16"/>
                <w:szCs w:val="16"/>
              </w:rPr>
            </w:pPr>
            <w:r w:rsidRPr="000F7CCE">
              <w:rPr>
                <w:rFonts w:eastAsiaTheme="minorEastAsia"/>
                <w:color w:val="000000" w:themeColor="text1"/>
                <w:sz w:val="16"/>
                <w:szCs w:val="16"/>
              </w:rPr>
              <w:t>Notify CESU operator about</w:t>
            </w:r>
            <w:r w:rsidRPr="000F7CCE" w:rsidR="17730425">
              <w:rPr>
                <w:rFonts w:eastAsiaTheme="minorEastAsia"/>
                <w:color w:val="000000" w:themeColor="text1"/>
                <w:sz w:val="16"/>
                <w:szCs w:val="16"/>
              </w:rPr>
              <w:t xml:space="preserve"> </w:t>
            </w:r>
            <w:r w:rsidRPr="000F7CCE" w:rsidR="0E7C6293">
              <w:rPr>
                <w:rFonts w:eastAsiaTheme="minorEastAsia"/>
                <w:color w:val="000000" w:themeColor="text1"/>
                <w:sz w:val="16"/>
                <w:szCs w:val="16"/>
              </w:rPr>
              <w:t>metering point assignability</w:t>
            </w:r>
          </w:p>
        </w:tc>
        <w:tc>
          <w:tcPr>
            <w:tcW w:w="1100" w:type="pct"/>
          </w:tcPr>
          <w:p w:rsidRPr="000F7CCE" w:rsidR="17730425" w:rsidP="00C55B62" w:rsidRDefault="0E7C6293" w14:paraId="4364D013" w14:textId="43EFFF5B">
            <w:pPr>
              <w:rPr>
                <w:rFonts w:eastAsiaTheme="minorEastAsia"/>
                <w:color w:val="000000" w:themeColor="text1"/>
                <w:sz w:val="16"/>
                <w:szCs w:val="16"/>
              </w:rPr>
            </w:pPr>
            <w:r w:rsidRPr="000F7CCE">
              <w:rPr>
                <w:rFonts w:eastAsiaTheme="minorEastAsia"/>
                <w:color w:val="000000" w:themeColor="text1"/>
                <w:sz w:val="16"/>
                <w:szCs w:val="16"/>
              </w:rPr>
              <w:t>Metering point administrator</w:t>
            </w:r>
            <w:r w:rsidRPr="000F7CCE" w:rsidR="17730425">
              <w:rPr>
                <w:rFonts w:eastAsiaTheme="minorEastAsia"/>
                <w:color w:val="000000" w:themeColor="text1"/>
                <w:sz w:val="16"/>
                <w:szCs w:val="16"/>
              </w:rPr>
              <w:t xml:space="preserve"> </w:t>
            </w:r>
            <w:r w:rsidRPr="000F7CCE" w:rsidR="00431EAE">
              <w:rPr>
                <w:rFonts w:eastAsiaTheme="minorEastAsia"/>
                <w:color w:val="000000" w:themeColor="text1"/>
                <w:sz w:val="16"/>
                <w:szCs w:val="16"/>
              </w:rPr>
              <w:t>informs CESU operator about</w:t>
            </w:r>
            <w:r w:rsidRPr="000F7CCE" w:rsidR="4822D080">
              <w:rPr>
                <w:rFonts w:eastAsiaTheme="minorEastAsia"/>
                <w:color w:val="000000" w:themeColor="text1"/>
                <w:sz w:val="16"/>
                <w:szCs w:val="16"/>
              </w:rPr>
              <w:t xml:space="preserve"> </w:t>
            </w:r>
            <w:r w:rsidRPr="000F7CCE" w:rsidR="17730425">
              <w:rPr>
                <w:rFonts w:eastAsiaTheme="minorEastAsia"/>
                <w:color w:val="000000" w:themeColor="text1"/>
                <w:sz w:val="16"/>
                <w:szCs w:val="16"/>
              </w:rPr>
              <w:t xml:space="preserve">the </w:t>
            </w:r>
            <w:r w:rsidRPr="000F7CCE" w:rsidR="00431EAE">
              <w:rPr>
                <w:rFonts w:eastAsiaTheme="minorEastAsia"/>
                <w:color w:val="000000" w:themeColor="text1"/>
                <w:sz w:val="16"/>
                <w:szCs w:val="16"/>
              </w:rPr>
              <w:t xml:space="preserve">output of the </w:t>
            </w:r>
            <w:r w:rsidRPr="000F7CCE" w:rsidR="7E02CF47">
              <w:rPr>
                <w:rFonts w:eastAsiaTheme="minorEastAsia"/>
                <w:color w:val="000000" w:themeColor="text1"/>
                <w:sz w:val="16"/>
                <w:szCs w:val="16"/>
              </w:rPr>
              <w:t>metering point assignability</w:t>
            </w:r>
            <w:r w:rsidRPr="000F7CCE" w:rsidR="09428250">
              <w:rPr>
                <w:rFonts w:eastAsiaTheme="minorEastAsia"/>
                <w:color w:val="000000" w:themeColor="text1"/>
                <w:sz w:val="16"/>
                <w:szCs w:val="16"/>
              </w:rPr>
              <w:t xml:space="preserve"> </w:t>
            </w:r>
            <w:r w:rsidRPr="000F7CCE" w:rsidR="5A95E0D1">
              <w:rPr>
                <w:rFonts w:eastAsiaTheme="minorEastAsia"/>
                <w:color w:val="000000" w:themeColor="text1"/>
                <w:sz w:val="16"/>
                <w:szCs w:val="16"/>
              </w:rPr>
              <w:t>verification</w:t>
            </w:r>
          </w:p>
        </w:tc>
        <w:tc>
          <w:tcPr>
            <w:tcW w:w="794" w:type="pct"/>
          </w:tcPr>
          <w:p w:rsidRPr="000F7CCE" w:rsidR="17730425" w:rsidP="00C55B62" w:rsidRDefault="5A95E0D1" w14:paraId="68C291E1" w14:textId="69240D63">
            <w:r w:rsidRPr="000F7CCE">
              <w:rPr>
                <w:rFonts w:eastAsiaTheme="minorEastAsia"/>
                <w:color w:val="000000" w:themeColor="text1"/>
                <w:sz w:val="16"/>
                <w:szCs w:val="16"/>
              </w:rPr>
              <w:t>Metering point administrator</w:t>
            </w:r>
          </w:p>
        </w:tc>
        <w:tc>
          <w:tcPr>
            <w:tcW w:w="794" w:type="pct"/>
          </w:tcPr>
          <w:p w:rsidRPr="000F7CCE" w:rsidR="17730425" w:rsidP="00C55B62" w:rsidRDefault="00431EAE" w14:paraId="195DF1CD" w14:textId="27228C2C">
            <w:pPr>
              <w:rPr>
                <w:rFonts w:eastAsiaTheme="minorEastAsia"/>
                <w:color w:val="000000" w:themeColor="text1"/>
                <w:sz w:val="16"/>
                <w:szCs w:val="16"/>
              </w:rPr>
            </w:pPr>
            <w:r w:rsidRPr="000F7CCE">
              <w:rPr>
                <w:rFonts w:eastAsiaTheme="minorEastAsia"/>
                <w:color w:val="000000" w:themeColor="text1"/>
                <w:sz w:val="16"/>
                <w:szCs w:val="16"/>
              </w:rPr>
              <w:t>CESU operator</w:t>
            </w:r>
          </w:p>
        </w:tc>
        <w:tc>
          <w:tcPr>
            <w:tcW w:w="1102" w:type="pct"/>
          </w:tcPr>
          <w:p w:rsidRPr="000F7CCE" w:rsidR="00431EAE" w:rsidP="00C55B62" w:rsidRDefault="397AD813" w14:paraId="73683B77" w14:textId="77777777">
            <w:r w:rsidRPr="000F7CCE">
              <w:rPr>
                <w:rFonts w:eastAsiaTheme="minorEastAsia"/>
                <w:color w:val="000000" w:themeColor="text1"/>
                <w:sz w:val="16"/>
                <w:szCs w:val="16"/>
              </w:rPr>
              <w:t>E - Assignability verification information</w:t>
            </w:r>
          </w:p>
          <w:p w:rsidRPr="000F7CCE" w:rsidR="17730425" w:rsidP="00C55B62" w:rsidRDefault="17730425" w14:paraId="0574669D" w14:textId="32BF359D"/>
        </w:tc>
      </w:tr>
    </w:tbl>
    <w:p w:rsidRPr="000F7CCE" w:rsidR="17730425" w:rsidP="17730425" w:rsidRDefault="17730425" w14:paraId="2CE93FB5" w14:textId="319923A0">
      <w:pPr>
        <w:jc w:val="center"/>
        <w:rPr>
          <w:rFonts w:ascii="Arial" w:hAnsi="Arial" w:eastAsia="Arial" w:cs="Arial"/>
          <w:b/>
          <w:bCs/>
          <w:color w:val="000000" w:themeColor="text1"/>
        </w:rPr>
      </w:pPr>
    </w:p>
    <w:tbl>
      <w:tblPr>
        <w:tblStyle w:val="TableGrid"/>
        <w:tblW w:w="9350" w:type="dxa"/>
        <w:tblLook w:val="04A0" w:firstRow="1" w:lastRow="0" w:firstColumn="1" w:lastColumn="0" w:noHBand="0" w:noVBand="1"/>
      </w:tblPr>
      <w:tblGrid>
        <w:gridCol w:w="1545"/>
        <w:gridCol w:w="2505"/>
        <w:gridCol w:w="2130"/>
        <w:gridCol w:w="3170"/>
      </w:tblGrid>
      <w:tr w:rsidRPr="000F7CCE" w:rsidR="00BE7746" w:rsidTr="4B73FC4A" w14:paraId="5B193DE6" w14:textId="77777777">
        <w:trPr>
          <w:trHeight w:val="300"/>
        </w:trPr>
        <w:tc>
          <w:tcPr>
            <w:tcW w:w="9350" w:type="dxa"/>
            <w:gridSpan w:val="4"/>
            <w:shd w:val="clear" w:color="auto" w:fill="D0CECE" w:themeFill="background2" w:themeFillShade="E6"/>
          </w:tcPr>
          <w:p w:rsidRPr="000F7CCE" w:rsidR="00BE7746" w:rsidP="00BE7746" w:rsidRDefault="00BE7746" w14:paraId="547657F5" w14:textId="0330C1DC">
            <w:pPr>
              <w:jc w:val="cente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INFORMATION OBJECTS FOR THIS PROCEDURE</w:t>
            </w:r>
          </w:p>
        </w:tc>
      </w:tr>
      <w:tr w:rsidRPr="000F7CCE" w:rsidR="00BE7746" w:rsidTr="4B73FC4A" w14:paraId="597DFC35" w14:textId="77777777">
        <w:trPr>
          <w:trHeight w:val="300"/>
        </w:trPr>
        <w:tc>
          <w:tcPr>
            <w:tcW w:w="1545" w:type="dxa"/>
            <w:shd w:val="clear" w:color="auto" w:fill="D0CECE" w:themeFill="background2" w:themeFillShade="E6"/>
          </w:tcPr>
          <w:p w:rsidRPr="000F7CCE" w:rsidR="00BE7746" w:rsidRDefault="00BE7746" w14:paraId="72688FF8" w14:textId="77777777">
            <w:pPr>
              <w:rPr>
                <w:rFonts w:ascii="Arial" w:hAnsi="Arial" w:eastAsia="Arial" w:cs="Arial"/>
                <w:b/>
                <w:bCs/>
                <w:i/>
                <w:iCs/>
                <w:sz w:val="16"/>
                <w:szCs w:val="16"/>
              </w:rPr>
            </w:pPr>
            <w:r w:rsidRPr="000F7CCE">
              <w:rPr>
                <w:rFonts w:ascii="Arial" w:hAnsi="Arial" w:eastAsia="Arial" w:cs="Arial"/>
                <w:b/>
                <w:bCs/>
                <w:i/>
                <w:iCs/>
                <w:sz w:val="16"/>
                <w:szCs w:val="16"/>
              </w:rPr>
              <w:t>Information exchanged,</w:t>
            </w:r>
          </w:p>
          <w:p w:rsidRPr="000F7CCE" w:rsidR="00BE7746" w:rsidRDefault="00BE7746" w14:paraId="3068211E" w14:textId="77777777">
            <w:pPr>
              <w:rPr>
                <w:rFonts w:ascii="Arial" w:hAnsi="Arial" w:eastAsia="Arial" w:cs="Arial"/>
                <w:b/>
                <w:bCs/>
                <w:i/>
                <w:iCs/>
                <w:sz w:val="16"/>
                <w:szCs w:val="16"/>
              </w:rPr>
            </w:pPr>
            <w:r w:rsidRPr="000F7CCE">
              <w:rPr>
                <w:rFonts w:ascii="Arial" w:hAnsi="Arial" w:eastAsia="Arial" w:cs="Arial"/>
                <w:b/>
                <w:bCs/>
                <w:i/>
                <w:iCs/>
                <w:sz w:val="16"/>
                <w:szCs w:val="16"/>
              </w:rPr>
              <w:t>ID</w:t>
            </w:r>
          </w:p>
        </w:tc>
        <w:tc>
          <w:tcPr>
            <w:tcW w:w="2505" w:type="dxa"/>
            <w:shd w:val="clear" w:color="auto" w:fill="D0CECE" w:themeFill="background2" w:themeFillShade="E6"/>
          </w:tcPr>
          <w:p w:rsidRPr="000F7CCE" w:rsidR="00BE7746" w:rsidRDefault="00BE7746" w14:paraId="25CB57D6" w14:textId="77777777">
            <w:pPr>
              <w:rPr>
                <w:rFonts w:ascii="Arial" w:hAnsi="Arial" w:eastAsia="Arial" w:cs="Arial"/>
                <w:b/>
                <w:bCs/>
                <w:i/>
                <w:iCs/>
                <w:sz w:val="16"/>
                <w:szCs w:val="16"/>
              </w:rPr>
            </w:pPr>
            <w:r w:rsidRPr="000F7CCE">
              <w:rPr>
                <w:rFonts w:ascii="Arial" w:hAnsi="Arial" w:eastAsia="Arial" w:cs="Arial"/>
                <w:b/>
                <w:bCs/>
                <w:i/>
                <w:iCs/>
                <w:color w:val="000000" w:themeColor="text1"/>
                <w:sz w:val="16"/>
                <w:szCs w:val="16"/>
              </w:rPr>
              <w:t>Name of the information</w:t>
            </w:r>
          </w:p>
        </w:tc>
        <w:tc>
          <w:tcPr>
            <w:tcW w:w="5300" w:type="dxa"/>
            <w:gridSpan w:val="2"/>
            <w:shd w:val="clear" w:color="auto" w:fill="D0CECE" w:themeFill="background2" w:themeFillShade="E6"/>
          </w:tcPr>
          <w:p w:rsidRPr="000F7CCE" w:rsidR="00BE7746" w:rsidRDefault="00BE7746" w14:paraId="04F581B7" w14:textId="77777777">
            <w:pP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Description of information exchanged</w:t>
            </w:r>
          </w:p>
        </w:tc>
      </w:tr>
      <w:tr w:rsidRPr="000F7CCE" w:rsidR="00BE7746" w:rsidTr="4B73FC4A" w14:paraId="0C4A72C3" w14:textId="77777777">
        <w:trPr>
          <w:trHeight w:val="300"/>
        </w:trPr>
        <w:tc>
          <w:tcPr>
            <w:tcW w:w="1545" w:type="dxa"/>
          </w:tcPr>
          <w:p w:rsidRPr="000F7CCE" w:rsidR="00BE7746" w:rsidP="00C55B62" w:rsidRDefault="00BE7746" w14:paraId="514155F8" w14:textId="718D0BFB">
            <w:pPr>
              <w:rPr>
                <w:rFonts w:eastAsiaTheme="minorEastAsia"/>
                <w:color w:val="000000" w:themeColor="text1"/>
                <w:sz w:val="16"/>
                <w:szCs w:val="16"/>
              </w:rPr>
            </w:pPr>
            <w:r w:rsidRPr="000F7CCE">
              <w:rPr>
                <w:rFonts w:eastAsia="Arial" w:cstheme="minorHAnsi"/>
                <w:color w:val="000000" w:themeColor="text1"/>
                <w:sz w:val="16"/>
                <w:szCs w:val="16"/>
              </w:rPr>
              <w:t>B</w:t>
            </w:r>
          </w:p>
        </w:tc>
        <w:tc>
          <w:tcPr>
            <w:tcW w:w="2505" w:type="dxa"/>
          </w:tcPr>
          <w:p w:rsidRPr="000F7CCE" w:rsidR="00BE7746" w:rsidP="00C55B62" w:rsidRDefault="00BE7746" w14:paraId="528BE754" w14:textId="7D5BB720">
            <w:pPr>
              <w:rPr>
                <w:rFonts w:eastAsiaTheme="minorEastAsia"/>
                <w:color w:val="000000" w:themeColor="text1"/>
                <w:sz w:val="16"/>
                <w:szCs w:val="16"/>
              </w:rPr>
            </w:pPr>
            <w:r w:rsidRPr="000F7CCE">
              <w:rPr>
                <w:rFonts w:eastAsia="Arial" w:cstheme="minorHAnsi"/>
                <w:color w:val="000000" w:themeColor="text1"/>
                <w:sz w:val="16"/>
                <w:szCs w:val="16"/>
              </w:rPr>
              <w:t>Request validation information</w:t>
            </w:r>
          </w:p>
        </w:tc>
        <w:tc>
          <w:tcPr>
            <w:tcW w:w="2130" w:type="dxa"/>
          </w:tcPr>
          <w:p w:rsidRPr="000F7CCE" w:rsidR="00BE7746" w:rsidP="00C55B62" w:rsidRDefault="00BE7746" w14:paraId="5C36725B" w14:textId="403F2C36">
            <w:pPr>
              <w:rPr>
                <w:rFonts w:eastAsiaTheme="minorEastAsia"/>
                <w:color w:val="000000" w:themeColor="text1"/>
                <w:sz w:val="16"/>
                <w:szCs w:val="16"/>
              </w:rPr>
            </w:pPr>
            <w:r w:rsidRPr="000F7CCE">
              <w:rPr>
                <w:rFonts w:eastAsia="Arial" w:cstheme="minorHAnsi"/>
                <w:color w:val="000000" w:themeColor="text1"/>
                <w:sz w:val="16"/>
                <w:szCs w:val="16"/>
              </w:rPr>
              <w:t>Validation result</w:t>
            </w:r>
          </w:p>
        </w:tc>
        <w:tc>
          <w:tcPr>
            <w:tcW w:w="3170" w:type="dxa"/>
          </w:tcPr>
          <w:p w:rsidRPr="000F7CCE" w:rsidR="00BE7746" w:rsidP="00C55B62" w:rsidRDefault="00BE7746" w14:paraId="2FCDFC07" w14:textId="739035F6">
            <w:pPr>
              <w:rPr>
                <w:rFonts w:eastAsiaTheme="minorEastAsia"/>
                <w:color w:val="000000" w:themeColor="text1"/>
                <w:sz w:val="16"/>
                <w:szCs w:val="16"/>
              </w:rPr>
            </w:pPr>
            <w:r w:rsidRPr="000F7CCE">
              <w:rPr>
                <w:rFonts w:eastAsia="Arial" w:cstheme="minorHAnsi"/>
                <w:color w:val="000000" w:themeColor="text1"/>
                <w:sz w:val="16"/>
                <w:szCs w:val="16"/>
              </w:rPr>
              <w:t>Information about the outcome of the validation step</w:t>
            </w:r>
          </w:p>
        </w:tc>
      </w:tr>
      <w:tr w:rsidRPr="000F7CCE" w:rsidR="00BE7746" w:rsidTr="4B73FC4A" w14:paraId="2009CD87" w14:textId="77777777">
        <w:trPr>
          <w:trHeight w:val="300"/>
        </w:trPr>
        <w:tc>
          <w:tcPr>
            <w:tcW w:w="1545" w:type="dxa"/>
          </w:tcPr>
          <w:p w:rsidRPr="000F7CCE" w:rsidR="00BE7746" w:rsidP="00C55B62" w:rsidRDefault="00BE7746" w14:paraId="59137260" w14:textId="70A3A0EF">
            <w:pPr>
              <w:rPr>
                <w:rFonts w:eastAsiaTheme="minorEastAsia"/>
                <w:color w:val="000000" w:themeColor="text1"/>
                <w:sz w:val="16"/>
                <w:szCs w:val="16"/>
              </w:rPr>
            </w:pPr>
            <w:r w:rsidRPr="000F7CCE">
              <w:rPr>
                <w:rFonts w:eastAsia="Arial" w:cstheme="minorHAnsi"/>
                <w:color w:val="000000" w:themeColor="text1"/>
                <w:sz w:val="16"/>
                <w:szCs w:val="16"/>
              </w:rPr>
              <w:t>D</w:t>
            </w:r>
          </w:p>
        </w:tc>
        <w:tc>
          <w:tcPr>
            <w:tcW w:w="2505" w:type="dxa"/>
          </w:tcPr>
          <w:p w:rsidRPr="000F7CCE" w:rsidR="00BE7746" w:rsidP="00C55B62" w:rsidRDefault="00BE7746" w14:paraId="5A17B5A0" w14:textId="5061E39D">
            <w:pPr>
              <w:rPr>
                <w:rFonts w:eastAsiaTheme="minorEastAsia"/>
                <w:color w:val="000000" w:themeColor="text1"/>
                <w:sz w:val="16"/>
                <w:szCs w:val="16"/>
              </w:rPr>
            </w:pPr>
            <w:r w:rsidRPr="000F7CCE">
              <w:rPr>
                <w:rFonts w:eastAsia="Arial" w:cstheme="minorHAnsi"/>
                <w:color w:val="000000" w:themeColor="text1"/>
                <w:sz w:val="16"/>
                <w:szCs w:val="16"/>
              </w:rPr>
              <w:t>Assignability verification request</w:t>
            </w:r>
          </w:p>
        </w:tc>
        <w:tc>
          <w:tcPr>
            <w:tcW w:w="2130" w:type="dxa"/>
          </w:tcPr>
          <w:p w:rsidRPr="000F7CCE" w:rsidR="00BE7746" w:rsidP="00C55B62" w:rsidRDefault="00BE7746" w14:paraId="5A9F926A" w14:textId="1DA9EBF2">
            <w:pPr>
              <w:rPr>
                <w:rFonts w:eastAsiaTheme="minorEastAsia" w:cstheme="minorHAnsi"/>
                <w:color w:val="000000" w:themeColor="text1"/>
                <w:sz w:val="16"/>
                <w:szCs w:val="16"/>
              </w:rPr>
            </w:pPr>
            <w:r w:rsidRPr="000F7CCE">
              <w:rPr>
                <w:rFonts w:eastAsia="Arial" w:cstheme="minorHAnsi"/>
                <w:color w:val="000000" w:themeColor="text1"/>
                <w:sz w:val="16"/>
                <w:szCs w:val="16"/>
              </w:rPr>
              <w:t>Metering point identifier</w:t>
            </w:r>
          </w:p>
        </w:tc>
        <w:tc>
          <w:tcPr>
            <w:tcW w:w="3170" w:type="dxa"/>
          </w:tcPr>
          <w:p w:rsidRPr="000F7CCE" w:rsidR="00BE7746" w:rsidP="00C55B62" w:rsidRDefault="00BE7746" w14:paraId="36C0DDCD" w14:textId="522D4F5D">
            <w:pPr>
              <w:rPr>
                <w:rFonts w:eastAsiaTheme="minorEastAsia" w:cstheme="minorHAnsi"/>
                <w:color w:val="000000" w:themeColor="text1"/>
                <w:sz w:val="16"/>
                <w:szCs w:val="16"/>
              </w:rPr>
            </w:pPr>
            <w:r w:rsidRPr="000F7CCE">
              <w:rPr>
                <w:rFonts w:eastAsia="Arial" w:cstheme="minorHAnsi"/>
                <w:color w:val="000000" w:themeColor="text1"/>
                <w:sz w:val="16"/>
                <w:szCs w:val="16"/>
              </w:rPr>
              <w:t>Unique identifier for the metering point.</w:t>
            </w:r>
          </w:p>
        </w:tc>
      </w:tr>
      <w:tr w:rsidRPr="000F7CCE" w:rsidR="00BE7746" w:rsidTr="4B73FC4A" w14:paraId="1A6AA749" w14:textId="77777777">
        <w:trPr>
          <w:trHeight w:val="300"/>
        </w:trPr>
        <w:tc>
          <w:tcPr>
            <w:tcW w:w="1545" w:type="dxa"/>
          </w:tcPr>
          <w:p w:rsidRPr="000F7CCE" w:rsidR="00BE7746" w:rsidP="00C55B62" w:rsidRDefault="00BE7746" w14:paraId="331E7588" w14:textId="2F4A743C">
            <w:pPr>
              <w:rPr>
                <w:rFonts w:eastAsiaTheme="minorEastAsia" w:cstheme="minorHAnsi"/>
                <w:color w:val="000000" w:themeColor="text1"/>
                <w:sz w:val="16"/>
                <w:szCs w:val="16"/>
              </w:rPr>
            </w:pPr>
          </w:p>
        </w:tc>
        <w:tc>
          <w:tcPr>
            <w:tcW w:w="2505" w:type="dxa"/>
          </w:tcPr>
          <w:p w:rsidRPr="000F7CCE" w:rsidR="00BE7746" w:rsidP="00C55B62" w:rsidRDefault="00BE7746" w14:paraId="328FB2CE" w14:textId="5659E648">
            <w:pPr>
              <w:rPr>
                <w:rFonts w:eastAsiaTheme="minorEastAsia" w:cstheme="minorHAnsi"/>
                <w:color w:val="000000" w:themeColor="text1"/>
                <w:sz w:val="16"/>
                <w:szCs w:val="16"/>
              </w:rPr>
            </w:pPr>
          </w:p>
        </w:tc>
        <w:tc>
          <w:tcPr>
            <w:tcW w:w="2130" w:type="dxa"/>
          </w:tcPr>
          <w:p w:rsidRPr="000F7CCE" w:rsidR="00BE7746" w:rsidP="00C55B62" w:rsidRDefault="00BE7746" w14:paraId="4DCB5EDA" w14:textId="3A7B9404">
            <w:pPr>
              <w:rPr>
                <w:rFonts w:eastAsiaTheme="minorEastAsia" w:cstheme="minorHAnsi"/>
                <w:color w:val="000000" w:themeColor="text1"/>
                <w:sz w:val="16"/>
                <w:szCs w:val="16"/>
              </w:rPr>
            </w:pPr>
            <w:r w:rsidRPr="000F7CCE">
              <w:rPr>
                <w:rFonts w:eastAsia="Arial" w:cstheme="minorHAnsi"/>
                <w:color w:val="000000" w:themeColor="text1"/>
                <w:sz w:val="16"/>
                <w:szCs w:val="16"/>
              </w:rPr>
              <w:t>CESU identifier</w:t>
            </w:r>
          </w:p>
        </w:tc>
        <w:tc>
          <w:tcPr>
            <w:tcW w:w="3170" w:type="dxa"/>
          </w:tcPr>
          <w:p w:rsidRPr="000F7CCE" w:rsidR="00BE7746" w:rsidP="00C55B62" w:rsidRDefault="00BE7746" w14:paraId="0E02BF1E" w14:textId="00D98F9D">
            <w:pPr>
              <w:rPr>
                <w:rFonts w:eastAsiaTheme="minorEastAsia" w:cstheme="minorHAnsi"/>
                <w:color w:val="000000" w:themeColor="text1"/>
                <w:sz w:val="16"/>
                <w:szCs w:val="16"/>
              </w:rPr>
            </w:pPr>
            <w:r w:rsidRPr="000F7CCE">
              <w:rPr>
                <w:rFonts w:eastAsia="Arial" w:cstheme="minorHAnsi"/>
                <w:color w:val="000000" w:themeColor="text1"/>
                <w:sz w:val="16"/>
                <w:szCs w:val="16"/>
              </w:rPr>
              <w:t>A unique identifier of the CESU.</w:t>
            </w:r>
          </w:p>
        </w:tc>
      </w:tr>
      <w:tr w:rsidRPr="000F7CCE" w:rsidR="00BE7746" w:rsidTr="4B73FC4A" w14:paraId="16733586" w14:textId="77777777">
        <w:trPr>
          <w:trHeight w:val="300"/>
        </w:trPr>
        <w:tc>
          <w:tcPr>
            <w:tcW w:w="1545" w:type="dxa"/>
          </w:tcPr>
          <w:p w:rsidRPr="000F7CCE" w:rsidR="00BE7746" w:rsidP="00C55B62" w:rsidRDefault="00BE7746" w14:paraId="08A056A4" w14:textId="50A61F25">
            <w:pPr>
              <w:rPr>
                <w:rFonts w:eastAsiaTheme="minorEastAsia" w:cstheme="minorHAnsi"/>
                <w:color w:val="000000" w:themeColor="text1"/>
                <w:sz w:val="16"/>
                <w:szCs w:val="16"/>
              </w:rPr>
            </w:pPr>
            <w:r w:rsidRPr="000F7CCE">
              <w:rPr>
                <w:rFonts w:eastAsia="Arial" w:cstheme="minorHAnsi"/>
                <w:color w:val="000000" w:themeColor="text1"/>
                <w:sz w:val="16"/>
                <w:szCs w:val="16"/>
              </w:rPr>
              <w:t>E</w:t>
            </w:r>
          </w:p>
        </w:tc>
        <w:tc>
          <w:tcPr>
            <w:tcW w:w="2505" w:type="dxa"/>
          </w:tcPr>
          <w:p w:rsidRPr="000F7CCE" w:rsidR="00BE7746" w:rsidP="00C55B62" w:rsidRDefault="00BE7746" w14:paraId="0A28911F" w14:textId="43EA85C5">
            <w:pPr>
              <w:rPr>
                <w:rFonts w:eastAsiaTheme="minorEastAsia" w:cstheme="minorHAnsi"/>
                <w:color w:val="000000" w:themeColor="text1"/>
                <w:sz w:val="16"/>
                <w:szCs w:val="16"/>
              </w:rPr>
            </w:pPr>
            <w:r w:rsidRPr="000F7CCE">
              <w:rPr>
                <w:rFonts w:eastAsia="Arial" w:cstheme="minorHAnsi"/>
                <w:color w:val="000000" w:themeColor="text1"/>
                <w:sz w:val="16"/>
                <w:szCs w:val="16"/>
              </w:rPr>
              <w:t>Assignability verification information</w:t>
            </w:r>
          </w:p>
        </w:tc>
        <w:tc>
          <w:tcPr>
            <w:tcW w:w="2130" w:type="dxa"/>
          </w:tcPr>
          <w:p w:rsidRPr="000F7CCE" w:rsidR="00BE7746" w:rsidP="00C55B62" w:rsidRDefault="00BE7746" w14:paraId="515406F0" w14:textId="73A111F6">
            <w:pPr>
              <w:rPr>
                <w:rFonts w:eastAsiaTheme="minorEastAsia" w:cstheme="minorHAnsi"/>
                <w:color w:val="000000" w:themeColor="text1"/>
                <w:sz w:val="16"/>
                <w:szCs w:val="16"/>
              </w:rPr>
            </w:pPr>
            <w:r w:rsidRPr="000F7CCE">
              <w:rPr>
                <w:rFonts w:eastAsia="Arial" w:cstheme="minorHAnsi"/>
                <w:color w:val="000000" w:themeColor="text1"/>
                <w:sz w:val="16"/>
                <w:szCs w:val="16"/>
              </w:rPr>
              <w:t>Verification result</w:t>
            </w:r>
          </w:p>
        </w:tc>
        <w:tc>
          <w:tcPr>
            <w:tcW w:w="3170" w:type="dxa"/>
          </w:tcPr>
          <w:p w:rsidRPr="000F7CCE" w:rsidR="00BE7746" w:rsidP="00C55B62" w:rsidRDefault="00BE7746" w14:paraId="1F9AF344" w14:textId="451FB410">
            <w:pPr>
              <w:rPr>
                <w:rFonts w:eastAsiaTheme="minorEastAsia" w:cstheme="minorHAnsi"/>
                <w:color w:val="000000" w:themeColor="text1"/>
                <w:sz w:val="16"/>
                <w:szCs w:val="16"/>
              </w:rPr>
            </w:pPr>
            <w:r w:rsidRPr="000F7CCE">
              <w:rPr>
                <w:rFonts w:eastAsia="Arial" w:cstheme="minorHAnsi"/>
                <w:color w:val="000000" w:themeColor="text1"/>
                <w:sz w:val="16"/>
                <w:szCs w:val="16"/>
              </w:rPr>
              <w:t>Information about the outcome of the assignability verification step.</w:t>
            </w:r>
          </w:p>
        </w:tc>
      </w:tr>
    </w:tbl>
    <w:p w:rsidRPr="000F7CCE" w:rsidR="00BE7746" w:rsidP="00BE7746" w:rsidRDefault="00BE7746" w14:paraId="09697C45" w14:textId="77777777">
      <w:pPr>
        <w:rPr>
          <w:rFonts w:ascii="Arial" w:hAnsi="Arial" w:eastAsia="Arial" w:cs="Arial"/>
          <w:b/>
          <w:bCs/>
          <w:color w:val="000000" w:themeColor="text1"/>
        </w:rPr>
      </w:pPr>
    </w:p>
    <w:p w:rsidRPr="000F7CCE" w:rsidR="004D7D41" w:rsidP="004D7D41" w:rsidRDefault="002A797B" w14:paraId="036287E9" w14:textId="7E474382">
      <w:pPr>
        <w:keepNext/>
        <w:jc w:val="center"/>
      </w:pPr>
      <w:r w:rsidRPr="000F7CCE">
        <w:rPr>
          <w:noProof/>
        </w:rPr>
        <w:drawing>
          <wp:inline distT="0" distB="0" distL="0" distR="0" wp14:anchorId="0EF5C1CD" wp14:editId="4878C6D6">
            <wp:extent cx="5943600" cy="4160520"/>
            <wp:effectExtent l="0" t="0" r="0" b="0"/>
            <wp:docPr id="81336160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361607"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5943600" cy="4160520"/>
                    </a:xfrm>
                    <a:prstGeom prst="rect">
                      <a:avLst/>
                    </a:prstGeom>
                  </pic:spPr>
                </pic:pic>
              </a:graphicData>
            </a:graphic>
          </wp:inline>
        </w:drawing>
      </w:r>
    </w:p>
    <w:p w:rsidRPr="000F7CCE" w:rsidR="62E091EA" w:rsidP="0028086E" w:rsidRDefault="004D7D41" w14:paraId="3FBA4475" w14:textId="46A836E0">
      <w:pPr>
        <w:pStyle w:val="Caption"/>
      </w:pPr>
      <w:r w:rsidRPr="000F7CCE">
        <w:t xml:space="preserve">Diagram </w:t>
      </w:r>
      <w:r w:rsidRPr="000F7CCE">
        <w:fldChar w:fldCharType="begin"/>
      </w:r>
      <w:r w:rsidRPr="000F7CCE">
        <w:instrText xml:space="preserve"> SEQ Diagram \* ARABIC </w:instrText>
      </w:r>
      <w:r w:rsidRPr="000F7CCE">
        <w:fldChar w:fldCharType="separate"/>
      </w:r>
      <w:r w:rsidRPr="000F7CCE" w:rsidR="000964D6">
        <w:t>2</w:t>
      </w:r>
      <w:r w:rsidRPr="000F7CCE">
        <w:fldChar w:fldCharType="end"/>
      </w:r>
      <w:r w:rsidRPr="000F7CCE">
        <w:t xml:space="preserve"> </w:t>
      </w:r>
      <w:r w:rsidRPr="000F7CCE" w:rsidR="0039345D">
        <w:t>–</w:t>
      </w:r>
      <w:r w:rsidRPr="000F7CCE">
        <w:t xml:space="preserve"> </w:t>
      </w:r>
      <w:r w:rsidRPr="000F7CCE" w:rsidR="0039345D">
        <w:t>Procedure ‘</w:t>
      </w:r>
      <w:r w:rsidRPr="000F7CCE">
        <w:t xml:space="preserve">CESU operator queries if </w:t>
      </w:r>
      <w:r w:rsidR="00A14EF1">
        <w:t>metering</w:t>
      </w:r>
      <w:r w:rsidRPr="000F7CCE">
        <w:t xml:space="preserve"> point may be assigned to the CESU</w:t>
      </w:r>
      <w:r w:rsidRPr="000F7CCE" w:rsidR="0039345D">
        <w:t>’</w:t>
      </w:r>
    </w:p>
    <w:p w:rsidRPr="000F7CCE" w:rsidR="17730425" w:rsidP="17730425" w:rsidRDefault="17730425" w14:paraId="72D87363" w14:textId="039B9B07">
      <w:pPr>
        <w:jc w:val="center"/>
        <w:rPr>
          <w:rFonts w:ascii="Arial" w:hAnsi="Arial" w:eastAsia="Arial" w:cs="Arial"/>
          <w:b/>
          <w:bCs/>
          <w:color w:val="000000" w:themeColor="text1"/>
        </w:rPr>
      </w:pPr>
    </w:p>
    <w:p w:rsidRPr="000F7CCE" w:rsidR="17730425" w:rsidP="17730425" w:rsidRDefault="17730425" w14:paraId="286A1D82" w14:textId="740B2A71">
      <w:pPr>
        <w:jc w:val="center"/>
        <w:rPr>
          <w:rFonts w:ascii="Arial" w:hAnsi="Arial" w:eastAsia="Arial" w:cs="Arial"/>
          <w:b/>
          <w:bCs/>
          <w:color w:val="000000" w:themeColor="text1"/>
        </w:rPr>
      </w:pPr>
    </w:p>
    <w:p w:rsidRPr="000F7CCE" w:rsidR="17730425" w:rsidP="17730425" w:rsidRDefault="17730425" w14:paraId="3A2F7303" w14:textId="27B341DB">
      <w:pPr>
        <w:jc w:val="center"/>
        <w:rPr>
          <w:rFonts w:ascii="Arial" w:hAnsi="Arial" w:eastAsia="Arial" w:cs="Arial"/>
          <w:b/>
          <w:bCs/>
          <w:color w:val="000000" w:themeColor="text1"/>
        </w:rPr>
      </w:pPr>
    </w:p>
    <w:p w:rsidRPr="000F7CCE" w:rsidR="17730425" w:rsidP="17730425" w:rsidRDefault="17730425" w14:paraId="1AC64A50" w14:textId="120F094F">
      <w:pPr>
        <w:jc w:val="center"/>
        <w:rPr>
          <w:rFonts w:ascii="Arial" w:hAnsi="Arial" w:eastAsia="Arial" w:cs="Arial"/>
          <w:b/>
          <w:bCs/>
          <w:color w:val="000000" w:themeColor="text1"/>
        </w:rPr>
      </w:pPr>
    </w:p>
    <w:p w:rsidRPr="000F7CCE" w:rsidR="0039525B" w:rsidP="17730425" w:rsidRDefault="0039525B" w14:paraId="3A133C91" w14:textId="77777777">
      <w:pPr>
        <w:jc w:val="center"/>
        <w:rPr>
          <w:rFonts w:ascii="Arial" w:hAnsi="Arial" w:eastAsia="Arial" w:cs="Arial"/>
          <w:b/>
          <w:bCs/>
          <w:color w:val="000000" w:themeColor="text1"/>
        </w:rPr>
      </w:pPr>
    </w:p>
    <w:p w:rsidRPr="000F7CCE" w:rsidR="0039525B" w:rsidP="17730425" w:rsidRDefault="0039525B" w14:paraId="26B5B4A8" w14:textId="77777777">
      <w:pPr>
        <w:jc w:val="center"/>
        <w:rPr>
          <w:rFonts w:ascii="Arial" w:hAnsi="Arial" w:eastAsia="Arial" w:cs="Arial"/>
          <w:b/>
          <w:bCs/>
          <w:color w:val="000000" w:themeColor="text1"/>
        </w:rPr>
      </w:pPr>
    </w:p>
    <w:p w:rsidRPr="000F7CCE" w:rsidR="0039525B" w:rsidP="17730425" w:rsidRDefault="0039525B" w14:paraId="7037C3CC" w14:textId="77777777">
      <w:pPr>
        <w:jc w:val="center"/>
        <w:rPr>
          <w:rFonts w:ascii="Arial" w:hAnsi="Arial" w:eastAsia="Arial" w:cs="Arial"/>
          <w:b/>
          <w:bCs/>
          <w:color w:val="000000" w:themeColor="text1"/>
        </w:rPr>
      </w:pPr>
    </w:p>
    <w:p w:rsidRPr="000F7CCE" w:rsidR="00201BBD" w:rsidP="0039525B" w:rsidRDefault="00201BBD" w14:paraId="666B8D35" w14:textId="77777777">
      <w:pPr>
        <w:rPr>
          <w:rFonts w:ascii="Arial" w:hAnsi="Arial" w:eastAsia="Arial" w:cs="Arial"/>
          <w:b/>
          <w:bCs/>
          <w:color w:val="000000" w:themeColor="text1"/>
        </w:rPr>
      </w:pPr>
    </w:p>
    <w:p w:rsidRPr="000F7CCE" w:rsidR="00201BBD" w:rsidP="0039525B" w:rsidRDefault="00201BBD" w14:paraId="642F785C" w14:textId="77777777">
      <w:pPr>
        <w:rPr>
          <w:rFonts w:ascii="Arial" w:hAnsi="Arial" w:eastAsia="Arial" w:cs="Arial"/>
          <w:b/>
          <w:bCs/>
          <w:color w:val="000000" w:themeColor="text1"/>
        </w:rPr>
      </w:pPr>
    </w:p>
    <w:p w:rsidRPr="000F7CCE" w:rsidR="00201BBD" w:rsidP="0039525B" w:rsidRDefault="00201BBD" w14:paraId="59D98380" w14:textId="77777777">
      <w:pPr>
        <w:rPr>
          <w:rFonts w:ascii="Arial" w:hAnsi="Arial" w:eastAsia="Arial" w:cs="Arial"/>
          <w:b/>
          <w:bCs/>
          <w:color w:val="000000" w:themeColor="text1"/>
        </w:rPr>
      </w:pPr>
    </w:p>
    <w:p w:rsidRPr="000F7CCE" w:rsidR="00201BBD" w:rsidP="0039525B" w:rsidRDefault="00201BBD" w14:paraId="3F1C2D16" w14:textId="77777777">
      <w:pPr>
        <w:rPr>
          <w:rFonts w:ascii="Arial" w:hAnsi="Arial" w:eastAsia="Arial" w:cs="Arial"/>
          <w:b/>
          <w:bCs/>
          <w:color w:val="000000" w:themeColor="text1"/>
        </w:rPr>
      </w:pPr>
    </w:p>
    <w:p w:rsidRPr="000F7CCE" w:rsidR="00201BBD" w:rsidP="0039525B" w:rsidRDefault="00201BBD" w14:paraId="4DC586F9" w14:textId="77777777">
      <w:pPr>
        <w:rPr>
          <w:rFonts w:ascii="Arial" w:hAnsi="Arial" w:eastAsia="Arial" w:cs="Arial"/>
          <w:b/>
          <w:bCs/>
          <w:color w:val="000000" w:themeColor="text1"/>
        </w:rPr>
      </w:pPr>
    </w:p>
    <w:p w:rsidRPr="000F7CCE" w:rsidR="00201BBD" w:rsidP="0039525B" w:rsidRDefault="00201BBD" w14:paraId="0F934DA1" w14:textId="77777777">
      <w:pPr>
        <w:rPr>
          <w:rFonts w:ascii="Arial" w:hAnsi="Arial" w:eastAsia="Arial" w:cs="Arial"/>
          <w:b/>
          <w:bCs/>
          <w:color w:val="000000" w:themeColor="text1"/>
        </w:rPr>
      </w:pPr>
    </w:p>
    <w:p w:rsidRPr="000F7CCE" w:rsidR="00237E7C" w:rsidP="00237E7C" w:rsidRDefault="00237E7C" w14:paraId="69243385" w14:textId="520C5CEE">
      <w:pPr>
        <w:rPr>
          <w:rFonts w:ascii="Arial" w:hAnsi="Arial" w:eastAsia="Arial" w:cs="Arial"/>
          <w:b/>
          <w:color w:val="000000" w:themeColor="text1"/>
        </w:rPr>
      </w:pPr>
      <w:r w:rsidRPr="000F7CCE">
        <w:rPr>
          <w:rFonts w:ascii="Arial" w:hAnsi="Arial" w:eastAsia="Arial" w:cs="Arial"/>
          <w:b/>
          <w:bCs/>
          <w:color w:val="000000" w:themeColor="text1"/>
        </w:rPr>
        <w:t xml:space="preserve">Procedure 3: Final customer queries if </w:t>
      </w:r>
      <w:r w:rsidRPr="541A79E8" w:rsidR="7B2FF6B0">
        <w:rPr>
          <w:rFonts w:ascii="Arial" w:hAnsi="Arial" w:eastAsia="Arial" w:cs="Arial"/>
          <w:b/>
          <w:bCs/>
          <w:color w:val="000000" w:themeColor="text1"/>
        </w:rPr>
        <w:t xml:space="preserve">metering </w:t>
      </w:r>
      <w:r w:rsidRPr="000F7CCE">
        <w:rPr>
          <w:rFonts w:ascii="Arial" w:hAnsi="Arial" w:eastAsia="Arial" w:cs="Arial"/>
          <w:b/>
          <w:bCs/>
          <w:color w:val="000000" w:themeColor="text1"/>
        </w:rPr>
        <w:t>point may be assigned to a CESU</w:t>
      </w:r>
    </w:p>
    <w:tbl>
      <w:tblPr>
        <w:tblStyle w:val="TableGrid"/>
        <w:tblW w:w="8913" w:type="dxa"/>
        <w:tblLook w:val="04A0" w:firstRow="1" w:lastRow="0" w:firstColumn="1" w:lastColumn="0" w:noHBand="0" w:noVBand="1"/>
      </w:tblPr>
      <w:tblGrid>
        <w:gridCol w:w="610"/>
        <w:gridCol w:w="1306"/>
        <w:gridCol w:w="1645"/>
        <w:gridCol w:w="1279"/>
        <w:gridCol w:w="2027"/>
        <w:gridCol w:w="1279"/>
        <w:gridCol w:w="767"/>
      </w:tblGrid>
      <w:tr w:rsidRPr="000F7CCE" w:rsidR="00237E7C" w:rsidTr="194C71E5" w14:paraId="2C814C5F" w14:textId="77777777">
        <w:trPr>
          <w:trHeight w:val="300"/>
        </w:trPr>
        <w:tc>
          <w:tcPr>
            <w:tcW w:w="8913" w:type="dxa"/>
            <w:gridSpan w:val="7"/>
            <w:shd w:val="clear" w:color="auto" w:fill="D0CECE" w:themeFill="background2" w:themeFillShade="E6"/>
          </w:tcPr>
          <w:p w:rsidR="003A1CD1" w:rsidP="00DB071A" w:rsidRDefault="00DB071A" w14:paraId="04C3BAE2" w14:textId="64512457">
            <w:pPr>
              <w:jc w:val="center"/>
            </w:pPr>
            <w:r>
              <w:rPr>
                <w:rFonts w:ascii="Arial" w:hAnsi="Arial" w:eastAsia="Arial" w:cs="Arial"/>
                <w:b/>
                <w:bCs/>
                <w:i/>
                <w:iCs/>
                <w:color w:val="000000" w:themeColor="text1"/>
                <w:sz w:val="16"/>
                <w:szCs w:val="16"/>
              </w:rPr>
              <w:t>Table II.III</w:t>
            </w:r>
          </w:p>
        </w:tc>
      </w:tr>
      <w:tr w:rsidRPr="000F7CCE" w:rsidR="00237E7C" w:rsidTr="194C71E5" w14:paraId="5FFBBACE" w14:textId="77777777">
        <w:trPr>
          <w:gridAfter w:val="2"/>
          <w:wAfter w:w="2046" w:type="dxa"/>
          <w:trHeight w:val="300"/>
        </w:trPr>
        <w:tc>
          <w:tcPr>
            <w:tcW w:w="1916" w:type="dxa"/>
            <w:gridSpan w:val="2"/>
            <w:shd w:val="clear" w:color="auto" w:fill="D0CECE" w:themeFill="background2" w:themeFillShade="E6"/>
          </w:tcPr>
          <w:p w:rsidR="003A1CD1" w:rsidRDefault="003A1CD1" w14:paraId="01D66878" w14:textId="77777777"/>
        </w:tc>
        <w:tc>
          <w:tcPr>
            <w:tcW w:w="4951" w:type="dxa"/>
            <w:gridSpan w:val="3"/>
            <w:shd w:val="clear" w:color="auto" w:fill="D0CECE" w:themeFill="background2" w:themeFillShade="E6"/>
          </w:tcPr>
          <w:p w:rsidRPr="000F7CCE" w:rsidR="00237E7C" w:rsidRDefault="00AF5D00" w14:paraId="109FDD5C" w14:textId="484A2E7B">
            <w:pP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 xml:space="preserve">Final customer queries if </w:t>
            </w:r>
            <w:r w:rsidR="00235156">
              <w:rPr>
                <w:rFonts w:ascii="Arial" w:hAnsi="Arial" w:eastAsia="Arial" w:cs="Arial"/>
                <w:b/>
                <w:bCs/>
                <w:i/>
                <w:iCs/>
                <w:color w:val="000000" w:themeColor="text1"/>
                <w:sz w:val="16"/>
                <w:szCs w:val="16"/>
              </w:rPr>
              <w:t>metering</w:t>
            </w:r>
            <w:r w:rsidRPr="000F7CCE" w:rsidR="00C02F0E">
              <w:rPr>
                <w:rFonts w:ascii="Arial" w:hAnsi="Arial" w:eastAsia="Arial" w:cs="Arial"/>
                <w:b/>
                <w:bCs/>
                <w:i/>
                <w:iCs/>
                <w:color w:val="000000" w:themeColor="text1"/>
                <w:sz w:val="16"/>
                <w:szCs w:val="16"/>
              </w:rPr>
              <w:t xml:space="preserve"> </w:t>
            </w:r>
            <w:r w:rsidRPr="000F7CCE">
              <w:rPr>
                <w:rFonts w:ascii="Arial" w:hAnsi="Arial" w:eastAsia="Arial" w:cs="Arial"/>
                <w:b/>
                <w:bCs/>
                <w:i/>
                <w:iCs/>
                <w:color w:val="000000" w:themeColor="text1"/>
                <w:sz w:val="16"/>
                <w:szCs w:val="16"/>
              </w:rPr>
              <w:t>point may be assigned to a CESU</w:t>
            </w:r>
            <w:r w:rsidRPr="000F7CCE" w:rsidDel="00AF5D00">
              <w:rPr>
                <w:rFonts w:ascii="Arial" w:hAnsi="Arial" w:eastAsia="Arial" w:cs="Arial"/>
                <w:b/>
                <w:bCs/>
                <w:i/>
                <w:iCs/>
                <w:color w:val="000000" w:themeColor="text1"/>
                <w:sz w:val="16"/>
                <w:szCs w:val="16"/>
              </w:rPr>
              <w:t xml:space="preserve"> </w:t>
            </w:r>
          </w:p>
        </w:tc>
      </w:tr>
      <w:tr w:rsidRPr="000F7CCE" w:rsidR="00237E7C" w:rsidTr="194C71E5" w14:paraId="4B9D6FFE" w14:textId="77777777">
        <w:trPr>
          <w:gridAfter w:val="1"/>
          <w:wAfter w:w="767" w:type="dxa"/>
          <w:trHeight w:val="300"/>
        </w:trPr>
        <w:tc>
          <w:tcPr>
            <w:tcW w:w="610" w:type="dxa"/>
            <w:shd w:val="clear" w:color="auto" w:fill="D0CECE" w:themeFill="background2" w:themeFillShade="E6"/>
          </w:tcPr>
          <w:p w:rsidRPr="000F7CCE" w:rsidR="00237E7C" w:rsidRDefault="00237E7C" w14:paraId="573A6D5E" w14:textId="77777777">
            <w:pPr>
              <w:rPr>
                <w:rFonts w:ascii="Arial" w:hAnsi="Arial" w:eastAsia="Arial" w:cs="Arial"/>
                <w:b/>
                <w:bCs/>
                <w:i/>
                <w:iCs/>
                <w:sz w:val="16"/>
                <w:szCs w:val="16"/>
              </w:rPr>
            </w:pPr>
            <w:r w:rsidRPr="000F7CCE">
              <w:rPr>
                <w:rFonts w:ascii="Arial" w:hAnsi="Arial" w:eastAsia="Arial" w:cs="Arial"/>
                <w:b/>
                <w:bCs/>
                <w:i/>
                <w:iCs/>
                <w:sz w:val="16"/>
                <w:szCs w:val="16"/>
              </w:rPr>
              <w:t>Step</w:t>
            </w:r>
          </w:p>
          <w:p w:rsidRPr="000F7CCE" w:rsidR="00237E7C" w:rsidRDefault="00237E7C" w14:paraId="778284A3" w14:textId="77777777">
            <w:pPr>
              <w:rPr>
                <w:rFonts w:ascii="Arial" w:hAnsi="Arial" w:eastAsia="Arial" w:cs="Arial"/>
                <w:b/>
                <w:bCs/>
                <w:i/>
                <w:iCs/>
                <w:sz w:val="16"/>
                <w:szCs w:val="16"/>
              </w:rPr>
            </w:pPr>
            <w:r w:rsidRPr="000F7CCE">
              <w:rPr>
                <w:rFonts w:ascii="Arial" w:hAnsi="Arial" w:eastAsia="Arial" w:cs="Arial"/>
                <w:b/>
                <w:bCs/>
                <w:i/>
                <w:iCs/>
                <w:sz w:val="16"/>
                <w:szCs w:val="16"/>
              </w:rPr>
              <w:t>No</w:t>
            </w:r>
          </w:p>
        </w:tc>
        <w:tc>
          <w:tcPr>
            <w:tcW w:w="1306" w:type="dxa"/>
            <w:shd w:val="clear" w:color="auto" w:fill="D0CECE" w:themeFill="background2" w:themeFillShade="E6"/>
          </w:tcPr>
          <w:p w:rsidRPr="000F7CCE" w:rsidR="00237E7C" w:rsidRDefault="00237E7C" w14:paraId="65276B15" w14:textId="77777777">
            <w:pP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Step</w:t>
            </w:r>
          </w:p>
        </w:tc>
        <w:tc>
          <w:tcPr>
            <w:tcW w:w="1645" w:type="dxa"/>
            <w:shd w:val="clear" w:color="auto" w:fill="D0CECE" w:themeFill="background2" w:themeFillShade="E6"/>
          </w:tcPr>
          <w:p w:rsidRPr="000F7CCE" w:rsidR="00237E7C" w:rsidRDefault="00237E7C" w14:paraId="3443E6DC" w14:textId="77777777">
            <w:pPr>
              <w:rPr>
                <w:rFonts w:ascii="Arial" w:hAnsi="Arial" w:eastAsia="Arial" w:cs="Arial"/>
                <w:b/>
                <w:bCs/>
                <w:i/>
                <w:iCs/>
                <w:sz w:val="16"/>
                <w:szCs w:val="16"/>
              </w:rPr>
            </w:pPr>
            <w:r w:rsidRPr="000F7CCE">
              <w:rPr>
                <w:rFonts w:ascii="Arial" w:hAnsi="Arial" w:eastAsia="Arial" w:cs="Arial"/>
                <w:b/>
                <w:bCs/>
                <w:i/>
                <w:iCs/>
                <w:sz w:val="16"/>
                <w:szCs w:val="16"/>
              </w:rPr>
              <w:t>Step description</w:t>
            </w:r>
          </w:p>
        </w:tc>
        <w:tc>
          <w:tcPr>
            <w:tcW w:w="1279" w:type="dxa"/>
            <w:shd w:val="clear" w:color="auto" w:fill="D0CECE" w:themeFill="background2" w:themeFillShade="E6"/>
          </w:tcPr>
          <w:p w:rsidRPr="000F7CCE" w:rsidR="00237E7C" w:rsidRDefault="00237E7C" w14:paraId="2BFC64C8" w14:textId="77777777">
            <w:pP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Information producer</w:t>
            </w:r>
          </w:p>
        </w:tc>
        <w:tc>
          <w:tcPr>
            <w:tcW w:w="2027" w:type="dxa"/>
            <w:shd w:val="clear" w:color="auto" w:fill="D0CECE" w:themeFill="background2" w:themeFillShade="E6"/>
          </w:tcPr>
          <w:p w:rsidRPr="000F7CCE" w:rsidR="00237E7C" w:rsidRDefault="00237E7C" w14:paraId="0CB324DA" w14:textId="77777777">
            <w:pP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Information receiver</w:t>
            </w:r>
          </w:p>
        </w:tc>
        <w:tc>
          <w:tcPr>
            <w:tcW w:w="1279" w:type="dxa"/>
            <w:shd w:val="clear" w:color="auto" w:fill="D0CECE" w:themeFill="background2" w:themeFillShade="E6"/>
          </w:tcPr>
          <w:p w:rsidRPr="000F7CCE" w:rsidR="00237E7C" w:rsidRDefault="00237E7C" w14:paraId="4F996AA7" w14:textId="77777777">
            <w:pP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Information exchanged (IDs)</w:t>
            </w:r>
          </w:p>
        </w:tc>
      </w:tr>
      <w:tr w:rsidRPr="000F7CCE" w:rsidR="00E17D0B" w:rsidTr="194C71E5" w14:paraId="52AC1910" w14:textId="77777777">
        <w:trPr>
          <w:gridAfter w:val="1"/>
          <w:wAfter w:w="767" w:type="dxa"/>
          <w:trHeight w:val="300"/>
        </w:trPr>
        <w:tc>
          <w:tcPr>
            <w:tcW w:w="610" w:type="dxa"/>
          </w:tcPr>
          <w:p w:rsidRPr="000F7CCE" w:rsidR="00E17D0B" w:rsidP="00C55B62" w:rsidRDefault="00E17D0B" w14:paraId="51149A69" w14:textId="399653F3">
            <w:pPr>
              <w:rPr>
                <w:rFonts w:eastAsiaTheme="minorEastAsia"/>
                <w:color w:val="000000" w:themeColor="text1"/>
                <w:sz w:val="16"/>
                <w:szCs w:val="16"/>
              </w:rPr>
            </w:pPr>
            <w:r w:rsidRPr="000F7CCE">
              <w:rPr>
                <w:rFonts w:eastAsiaTheme="minorEastAsia"/>
                <w:color w:val="000000" w:themeColor="text1"/>
                <w:sz w:val="16"/>
                <w:szCs w:val="16"/>
              </w:rPr>
              <w:t>3.1</w:t>
            </w:r>
          </w:p>
        </w:tc>
        <w:tc>
          <w:tcPr>
            <w:tcW w:w="1306" w:type="dxa"/>
          </w:tcPr>
          <w:p w:rsidRPr="000F7CCE" w:rsidR="00E17D0B" w:rsidP="00C55B62" w:rsidRDefault="00E17D0B" w14:paraId="1E74867D" w14:textId="43C93EDA">
            <w:pPr>
              <w:rPr>
                <w:rFonts w:eastAsiaTheme="minorEastAsia"/>
                <w:color w:val="000000" w:themeColor="text1"/>
                <w:sz w:val="16"/>
                <w:szCs w:val="16"/>
              </w:rPr>
            </w:pPr>
            <w:r w:rsidRPr="000F7CCE">
              <w:rPr>
                <w:rFonts w:eastAsiaTheme="minorEastAsia"/>
                <w:color w:val="000000" w:themeColor="text1"/>
                <w:sz w:val="16"/>
                <w:szCs w:val="16"/>
              </w:rPr>
              <w:t xml:space="preserve">Identify </w:t>
            </w:r>
            <w:r w:rsidR="00F47066">
              <w:rPr>
                <w:rFonts w:eastAsiaTheme="minorEastAsia"/>
                <w:color w:val="000000" w:themeColor="text1"/>
                <w:sz w:val="16"/>
                <w:szCs w:val="16"/>
              </w:rPr>
              <w:t>CESU operator</w:t>
            </w:r>
          </w:p>
        </w:tc>
        <w:tc>
          <w:tcPr>
            <w:tcW w:w="1645" w:type="dxa"/>
          </w:tcPr>
          <w:p w:rsidRPr="000F7CCE" w:rsidR="00E17D0B" w:rsidP="00C55B62" w:rsidRDefault="00DD28B4" w14:paraId="775822CD" w14:textId="62BFFF66">
            <w:pPr>
              <w:rPr>
                <w:rFonts w:eastAsiaTheme="minorEastAsia"/>
                <w:color w:val="000000" w:themeColor="text1"/>
                <w:sz w:val="16"/>
                <w:szCs w:val="16"/>
              </w:rPr>
            </w:pPr>
            <w:r w:rsidRPr="000F7CCE">
              <w:rPr>
                <w:rFonts w:eastAsiaTheme="minorEastAsia"/>
                <w:color w:val="000000" w:themeColor="text1"/>
                <w:sz w:val="16"/>
                <w:szCs w:val="16"/>
              </w:rPr>
              <w:t>Final customers</w:t>
            </w:r>
            <w:r w:rsidRPr="000F7CCE" w:rsidR="00E17D0B">
              <w:rPr>
                <w:rFonts w:eastAsiaTheme="minorEastAsia"/>
                <w:color w:val="000000" w:themeColor="text1"/>
                <w:sz w:val="16"/>
                <w:szCs w:val="16"/>
              </w:rPr>
              <w:t xml:space="preserve"> identify the </w:t>
            </w:r>
            <w:r w:rsidR="00F47066">
              <w:rPr>
                <w:rFonts w:eastAsiaTheme="minorEastAsia"/>
                <w:color w:val="000000" w:themeColor="text1"/>
                <w:sz w:val="16"/>
                <w:szCs w:val="16"/>
              </w:rPr>
              <w:t xml:space="preserve">CESU operator </w:t>
            </w:r>
            <w:r w:rsidR="00BB38C0">
              <w:rPr>
                <w:rFonts w:eastAsiaTheme="minorEastAsia"/>
                <w:color w:val="000000" w:themeColor="text1"/>
                <w:sz w:val="16"/>
                <w:szCs w:val="16"/>
              </w:rPr>
              <w:t xml:space="preserve">that is responsible </w:t>
            </w:r>
            <w:r w:rsidR="00EA6A9D">
              <w:rPr>
                <w:rFonts w:eastAsiaTheme="minorEastAsia"/>
                <w:color w:val="000000" w:themeColor="text1"/>
                <w:sz w:val="16"/>
                <w:szCs w:val="16"/>
              </w:rPr>
              <w:t>for the CESU under consideration.</w:t>
            </w:r>
          </w:p>
        </w:tc>
        <w:tc>
          <w:tcPr>
            <w:tcW w:w="1279" w:type="dxa"/>
          </w:tcPr>
          <w:p w:rsidRPr="000F7CCE" w:rsidR="00E17D0B" w:rsidP="00C55B62" w:rsidRDefault="00EA6A9D" w14:paraId="0B3C17EC" w14:textId="41E44F68">
            <w:pPr>
              <w:rPr>
                <w:rFonts w:eastAsiaTheme="minorEastAsia"/>
                <w:color w:val="000000" w:themeColor="text1"/>
                <w:sz w:val="16"/>
                <w:szCs w:val="16"/>
              </w:rPr>
            </w:pPr>
            <w:r>
              <w:rPr>
                <w:rFonts w:eastAsiaTheme="minorEastAsia"/>
                <w:color w:val="000000" w:themeColor="text1"/>
                <w:sz w:val="16"/>
                <w:szCs w:val="16"/>
              </w:rPr>
              <w:t>Energy sharing register operator</w:t>
            </w:r>
          </w:p>
        </w:tc>
        <w:tc>
          <w:tcPr>
            <w:tcW w:w="2027" w:type="dxa"/>
          </w:tcPr>
          <w:p w:rsidRPr="000F7CCE" w:rsidR="00E17D0B" w:rsidP="00C55B62" w:rsidRDefault="00EE46D4" w14:paraId="1B6E7F8B" w14:textId="34251861">
            <w:pPr>
              <w:rPr>
                <w:rFonts w:eastAsiaTheme="minorEastAsia"/>
                <w:color w:val="000000" w:themeColor="text1"/>
                <w:sz w:val="16"/>
                <w:szCs w:val="16"/>
              </w:rPr>
            </w:pPr>
            <w:r w:rsidRPr="000F7CCE">
              <w:rPr>
                <w:rFonts w:eastAsiaTheme="minorEastAsia"/>
                <w:color w:val="000000" w:themeColor="text1"/>
                <w:sz w:val="16"/>
                <w:szCs w:val="16"/>
              </w:rPr>
              <w:t>Final customer</w:t>
            </w:r>
          </w:p>
        </w:tc>
        <w:tc>
          <w:tcPr>
            <w:tcW w:w="1279" w:type="dxa"/>
          </w:tcPr>
          <w:p w:rsidRPr="000F7CCE" w:rsidR="00E17D0B" w:rsidP="00C55B62" w:rsidRDefault="00E17D0B" w14:paraId="791FC3EB" w14:textId="203AA55B">
            <w:pPr>
              <w:rPr>
                <w:rFonts w:eastAsiaTheme="minorEastAsia"/>
                <w:color w:val="000000" w:themeColor="text1"/>
                <w:sz w:val="16"/>
                <w:szCs w:val="16"/>
              </w:rPr>
            </w:pPr>
            <w:r w:rsidRPr="000F7CCE">
              <w:rPr>
                <w:rFonts w:eastAsiaTheme="minorEastAsia"/>
                <w:color w:val="000000" w:themeColor="text1"/>
                <w:sz w:val="16"/>
                <w:szCs w:val="16"/>
              </w:rPr>
              <w:t>[not relevant]</w:t>
            </w:r>
          </w:p>
        </w:tc>
      </w:tr>
      <w:tr w:rsidRPr="000F7CCE" w:rsidR="00E17D0B" w:rsidTr="194C71E5" w14:paraId="03321DCE" w14:textId="77777777">
        <w:trPr>
          <w:gridAfter w:val="1"/>
          <w:wAfter w:w="767" w:type="dxa"/>
          <w:trHeight w:val="300"/>
        </w:trPr>
        <w:tc>
          <w:tcPr>
            <w:tcW w:w="610" w:type="dxa"/>
          </w:tcPr>
          <w:p w:rsidRPr="000F7CCE" w:rsidR="00E17D0B" w:rsidP="00C55B62" w:rsidRDefault="00E17D0B" w14:paraId="71DE4F9E" w14:textId="69D4596B">
            <w:pPr>
              <w:rPr>
                <w:rFonts w:eastAsiaTheme="minorEastAsia"/>
                <w:color w:val="000000" w:themeColor="text1"/>
                <w:sz w:val="16"/>
                <w:szCs w:val="16"/>
              </w:rPr>
            </w:pPr>
            <w:r w:rsidRPr="000F7CCE">
              <w:rPr>
                <w:rFonts w:eastAsiaTheme="minorEastAsia"/>
                <w:color w:val="000000" w:themeColor="text1"/>
                <w:sz w:val="16"/>
                <w:szCs w:val="16"/>
              </w:rPr>
              <w:t>3.2</w:t>
            </w:r>
          </w:p>
        </w:tc>
        <w:tc>
          <w:tcPr>
            <w:tcW w:w="1306" w:type="dxa"/>
          </w:tcPr>
          <w:p w:rsidRPr="000F7CCE" w:rsidR="00E17D0B" w:rsidP="00C55B62" w:rsidRDefault="00E17D0B" w14:paraId="78A15343" w14:textId="77777777">
            <w:pPr>
              <w:rPr>
                <w:rFonts w:eastAsiaTheme="minorEastAsia"/>
                <w:color w:val="000000" w:themeColor="text1"/>
                <w:sz w:val="16"/>
                <w:szCs w:val="16"/>
              </w:rPr>
            </w:pPr>
            <w:r w:rsidRPr="000F7CCE">
              <w:rPr>
                <w:rFonts w:eastAsiaTheme="minorEastAsia"/>
                <w:color w:val="000000" w:themeColor="text1"/>
                <w:sz w:val="16"/>
                <w:szCs w:val="16"/>
              </w:rPr>
              <w:t>Request metering point assignability verification</w:t>
            </w:r>
          </w:p>
        </w:tc>
        <w:tc>
          <w:tcPr>
            <w:tcW w:w="1645" w:type="dxa"/>
          </w:tcPr>
          <w:p w:rsidRPr="000F7CCE" w:rsidR="00E17D0B" w:rsidP="00C55B62" w:rsidRDefault="00EE46D4" w14:paraId="60041CB6" w14:textId="7C9D8978">
            <w:pPr>
              <w:rPr>
                <w:rFonts w:eastAsiaTheme="minorEastAsia"/>
                <w:color w:val="000000" w:themeColor="text1"/>
                <w:sz w:val="16"/>
                <w:szCs w:val="16"/>
              </w:rPr>
            </w:pPr>
            <w:r w:rsidRPr="000F7CCE">
              <w:rPr>
                <w:rFonts w:eastAsiaTheme="minorEastAsia"/>
                <w:color w:val="000000" w:themeColor="text1"/>
                <w:sz w:val="16"/>
                <w:szCs w:val="16"/>
              </w:rPr>
              <w:t>Final</w:t>
            </w:r>
            <w:r w:rsidRPr="000F7CCE" w:rsidR="009C2BE9">
              <w:rPr>
                <w:rFonts w:eastAsiaTheme="minorEastAsia"/>
                <w:color w:val="000000" w:themeColor="text1"/>
                <w:sz w:val="16"/>
                <w:szCs w:val="16"/>
              </w:rPr>
              <w:t xml:space="preserve"> </w:t>
            </w:r>
            <w:r w:rsidRPr="000F7CCE">
              <w:rPr>
                <w:rFonts w:eastAsiaTheme="minorEastAsia"/>
                <w:color w:val="000000" w:themeColor="text1"/>
                <w:sz w:val="16"/>
                <w:szCs w:val="16"/>
              </w:rPr>
              <w:t xml:space="preserve">customers </w:t>
            </w:r>
            <w:r w:rsidRPr="000F7CCE" w:rsidR="00E17D0B">
              <w:rPr>
                <w:rFonts w:eastAsiaTheme="minorEastAsia"/>
                <w:color w:val="000000" w:themeColor="text1"/>
                <w:sz w:val="16"/>
                <w:szCs w:val="16"/>
              </w:rPr>
              <w:t xml:space="preserve">request the </w:t>
            </w:r>
            <w:r w:rsidR="00994B07">
              <w:rPr>
                <w:rFonts w:eastAsiaTheme="minorEastAsia"/>
                <w:color w:val="000000" w:themeColor="text1"/>
                <w:sz w:val="16"/>
                <w:szCs w:val="16"/>
              </w:rPr>
              <w:t>CESU operator</w:t>
            </w:r>
            <w:r w:rsidRPr="000F7CCE" w:rsidR="00E17D0B">
              <w:rPr>
                <w:rFonts w:eastAsiaTheme="minorEastAsia"/>
                <w:color w:val="000000" w:themeColor="text1"/>
                <w:sz w:val="16"/>
                <w:szCs w:val="16"/>
              </w:rPr>
              <w:t xml:space="preserve"> to verify if the metering point under consideration can be assigned to the CESU.</w:t>
            </w:r>
          </w:p>
        </w:tc>
        <w:tc>
          <w:tcPr>
            <w:tcW w:w="1279" w:type="dxa"/>
          </w:tcPr>
          <w:p w:rsidRPr="000F7CCE" w:rsidR="00E17D0B" w:rsidP="00C55B62" w:rsidRDefault="009C2BE9" w14:paraId="18CE5733" w14:textId="15DC3691">
            <w:pPr>
              <w:rPr>
                <w:rFonts w:eastAsiaTheme="minorEastAsia"/>
                <w:color w:val="000000" w:themeColor="text1"/>
                <w:sz w:val="16"/>
                <w:szCs w:val="16"/>
              </w:rPr>
            </w:pPr>
            <w:r w:rsidRPr="000F7CCE">
              <w:rPr>
                <w:rFonts w:eastAsiaTheme="minorEastAsia"/>
                <w:color w:val="000000" w:themeColor="text1"/>
                <w:sz w:val="16"/>
                <w:szCs w:val="16"/>
              </w:rPr>
              <w:t>Final customer</w:t>
            </w:r>
          </w:p>
        </w:tc>
        <w:tc>
          <w:tcPr>
            <w:tcW w:w="2027" w:type="dxa"/>
          </w:tcPr>
          <w:p w:rsidRPr="000F7CCE" w:rsidR="00E17D0B" w:rsidP="00C55B62" w:rsidRDefault="00994B07" w14:paraId="3EF3F447" w14:textId="2FE84D71">
            <w:pPr>
              <w:rPr>
                <w:rFonts w:eastAsiaTheme="minorEastAsia"/>
                <w:color w:val="000000" w:themeColor="text1"/>
                <w:sz w:val="16"/>
                <w:szCs w:val="16"/>
              </w:rPr>
            </w:pPr>
            <w:r>
              <w:rPr>
                <w:rFonts w:eastAsiaTheme="minorEastAsia"/>
                <w:color w:val="000000" w:themeColor="text1"/>
                <w:sz w:val="16"/>
                <w:szCs w:val="16"/>
              </w:rPr>
              <w:t>CESU operator</w:t>
            </w:r>
          </w:p>
        </w:tc>
        <w:tc>
          <w:tcPr>
            <w:tcW w:w="1279" w:type="dxa"/>
          </w:tcPr>
          <w:p w:rsidRPr="000F7CCE" w:rsidR="00E17D0B" w:rsidP="00C55B62" w:rsidRDefault="00E17D0B" w14:paraId="2FEF1CD6" w14:textId="77777777">
            <w:pPr>
              <w:rPr>
                <w:rFonts w:eastAsiaTheme="minorEastAsia"/>
                <w:color w:val="000000" w:themeColor="text1"/>
                <w:sz w:val="16"/>
                <w:szCs w:val="16"/>
              </w:rPr>
            </w:pPr>
            <w:r w:rsidRPr="000F7CCE">
              <w:rPr>
                <w:rFonts w:eastAsiaTheme="minorEastAsia"/>
                <w:color w:val="000000" w:themeColor="text1"/>
                <w:sz w:val="16"/>
                <w:szCs w:val="16"/>
              </w:rPr>
              <w:t>D – Metering point identification</w:t>
            </w:r>
          </w:p>
        </w:tc>
      </w:tr>
      <w:tr w:rsidRPr="000F7CCE" w:rsidR="00E17D0B" w:rsidTr="194C71E5" w14:paraId="47787023" w14:textId="77777777">
        <w:trPr>
          <w:gridAfter w:val="1"/>
          <w:wAfter w:w="767" w:type="dxa"/>
          <w:trHeight w:val="300"/>
        </w:trPr>
        <w:tc>
          <w:tcPr>
            <w:tcW w:w="610" w:type="dxa"/>
          </w:tcPr>
          <w:p w:rsidRPr="000F7CCE" w:rsidR="00E17D0B" w:rsidP="00C55B62" w:rsidRDefault="00E17D0B" w14:paraId="7546FDED" w14:textId="52790F69">
            <w:pPr>
              <w:rPr>
                <w:rFonts w:eastAsiaTheme="minorEastAsia"/>
                <w:color w:val="000000" w:themeColor="text1"/>
                <w:sz w:val="16"/>
                <w:szCs w:val="16"/>
              </w:rPr>
            </w:pPr>
            <w:r w:rsidRPr="000F7CCE">
              <w:rPr>
                <w:rFonts w:eastAsiaTheme="minorEastAsia"/>
                <w:color w:val="000000" w:themeColor="text1"/>
                <w:sz w:val="16"/>
                <w:szCs w:val="16"/>
              </w:rPr>
              <w:t>3.</w:t>
            </w:r>
            <w:r w:rsidR="00080564">
              <w:rPr>
                <w:rFonts w:eastAsiaTheme="minorEastAsia"/>
                <w:color w:val="000000" w:themeColor="text1"/>
                <w:sz w:val="16"/>
                <w:szCs w:val="16"/>
              </w:rPr>
              <w:t>3</w:t>
            </w:r>
          </w:p>
        </w:tc>
        <w:tc>
          <w:tcPr>
            <w:tcW w:w="1306" w:type="dxa"/>
          </w:tcPr>
          <w:p w:rsidRPr="000F7CCE" w:rsidR="00E17D0B" w:rsidP="00C55B62" w:rsidRDefault="00E17D0B" w14:paraId="3F8850C1" w14:textId="3E814E0A">
            <w:pPr>
              <w:rPr>
                <w:rFonts w:eastAsiaTheme="minorEastAsia"/>
                <w:color w:val="000000" w:themeColor="text1"/>
                <w:sz w:val="16"/>
                <w:szCs w:val="16"/>
              </w:rPr>
            </w:pPr>
            <w:r w:rsidRPr="000F7CCE">
              <w:rPr>
                <w:rFonts w:eastAsiaTheme="minorEastAsia"/>
                <w:color w:val="000000" w:themeColor="text1"/>
                <w:sz w:val="16"/>
                <w:szCs w:val="16"/>
              </w:rPr>
              <w:t xml:space="preserve">Notify </w:t>
            </w:r>
            <w:r w:rsidRPr="000F7CCE" w:rsidR="00C528B3">
              <w:rPr>
                <w:rFonts w:eastAsiaTheme="minorEastAsia"/>
                <w:color w:val="000000" w:themeColor="text1"/>
                <w:sz w:val="16"/>
                <w:szCs w:val="16"/>
              </w:rPr>
              <w:t>final customer</w:t>
            </w:r>
            <w:r w:rsidRPr="000F7CCE">
              <w:rPr>
                <w:rFonts w:eastAsiaTheme="minorEastAsia"/>
                <w:color w:val="000000" w:themeColor="text1"/>
                <w:sz w:val="16"/>
                <w:szCs w:val="16"/>
              </w:rPr>
              <w:t xml:space="preserve"> about metering point assignability</w:t>
            </w:r>
          </w:p>
        </w:tc>
        <w:tc>
          <w:tcPr>
            <w:tcW w:w="1645" w:type="dxa"/>
          </w:tcPr>
          <w:p w:rsidRPr="000F7CCE" w:rsidR="00E17D0B" w:rsidP="00C55B62" w:rsidRDefault="00B8127D" w14:paraId="6B8EC611" w14:textId="4947FF50">
            <w:pPr>
              <w:rPr>
                <w:rFonts w:eastAsiaTheme="minorEastAsia"/>
                <w:color w:val="000000" w:themeColor="text1"/>
                <w:sz w:val="16"/>
                <w:szCs w:val="16"/>
              </w:rPr>
            </w:pPr>
            <w:r>
              <w:rPr>
                <w:rFonts w:eastAsiaTheme="minorEastAsia"/>
                <w:color w:val="000000" w:themeColor="text1"/>
                <w:sz w:val="16"/>
                <w:szCs w:val="16"/>
              </w:rPr>
              <w:t>CESU operator</w:t>
            </w:r>
            <w:r w:rsidRPr="000F7CCE" w:rsidR="00E17D0B">
              <w:rPr>
                <w:rFonts w:eastAsiaTheme="minorEastAsia"/>
                <w:color w:val="000000" w:themeColor="text1"/>
                <w:sz w:val="16"/>
                <w:szCs w:val="16"/>
              </w:rPr>
              <w:t xml:space="preserve"> informs </w:t>
            </w:r>
            <w:r w:rsidRPr="000F7CCE" w:rsidR="00C528B3">
              <w:rPr>
                <w:rFonts w:eastAsiaTheme="minorEastAsia"/>
                <w:color w:val="000000" w:themeColor="text1"/>
                <w:sz w:val="16"/>
                <w:szCs w:val="16"/>
              </w:rPr>
              <w:t>final customer</w:t>
            </w:r>
            <w:r w:rsidRPr="000F7CCE" w:rsidR="00E17D0B">
              <w:rPr>
                <w:rFonts w:eastAsiaTheme="minorEastAsia"/>
                <w:color w:val="000000" w:themeColor="text1"/>
                <w:sz w:val="16"/>
                <w:szCs w:val="16"/>
              </w:rPr>
              <w:t xml:space="preserve"> about the output of the metering point assignability verification</w:t>
            </w:r>
            <w:r>
              <w:rPr>
                <w:rFonts w:eastAsiaTheme="minorEastAsia"/>
                <w:color w:val="000000" w:themeColor="text1"/>
                <w:sz w:val="16"/>
                <w:szCs w:val="16"/>
              </w:rPr>
              <w:t>.</w:t>
            </w:r>
          </w:p>
        </w:tc>
        <w:tc>
          <w:tcPr>
            <w:tcW w:w="1279" w:type="dxa"/>
          </w:tcPr>
          <w:p w:rsidRPr="000F7CCE" w:rsidR="00E17D0B" w:rsidP="00C55B62" w:rsidRDefault="00B8127D" w14:paraId="5F515EBA" w14:textId="2F4C58AB">
            <w:r>
              <w:rPr>
                <w:rFonts w:eastAsiaTheme="minorEastAsia"/>
                <w:color w:val="000000" w:themeColor="text1"/>
                <w:sz w:val="16"/>
                <w:szCs w:val="16"/>
              </w:rPr>
              <w:t>CESU operator</w:t>
            </w:r>
          </w:p>
        </w:tc>
        <w:tc>
          <w:tcPr>
            <w:tcW w:w="2027" w:type="dxa"/>
          </w:tcPr>
          <w:p w:rsidRPr="000F7CCE" w:rsidR="00E17D0B" w:rsidP="00C55B62" w:rsidRDefault="00C528B3" w14:paraId="4FABFCC8" w14:textId="47E367B4">
            <w:pPr>
              <w:rPr>
                <w:rFonts w:eastAsiaTheme="minorEastAsia"/>
                <w:color w:val="000000" w:themeColor="text1"/>
                <w:sz w:val="16"/>
                <w:szCs w:val="16"/>
              </w:rPr>
            </w:pPr>
            <w:r w:rsidRPr="000F7CCE">
              <w:rPr>
                <w:rFonts w:eastAsiaTheme="minorEastAsia"/>
                <w:color w:val="000000" w:themeColor="text1"/>
                <w:sz w:val="16"/>
                <w:szCs w:val="16"/>
              </w:rPr>
              <w:t>Final customer</w:t>
            </w:r>
          </w:p>
        </w:tc>
        <w:tc>
          <w:tcPr>
            <w:tcW w:w="1279" w:type="dxa"/>
          </w:tcPr>
          <w:p w:rsidRPr="000F7CCE" w:rsidR="00E17D0B" w:rsidP="00C55B62" w:rsidRDefault="00E17D0B" w14:paraId="140D5E20" w14:textId="77777777">
            <w:r w:rsidRPr="000F7CCE">
              <w:rPr>
                <w:rFonts w:eastAsiaTheme="minorEastAsia"/>
                <w:color w:val="000000" w:themeColor="text1"/>
                <w:sz w:val="16"/>
                <w:szCs w:val="16"/>
              </w:rPr>
              <w:t>E - Assignability verification information</w:t>
            </w:r>
          </w:p>
          <w:p w:rsidRPr="000F7CCE" w:rsidR="00E17D0B" w:rsidP="00C55B62" w:rsidRDefault="00E17D0B" w14:paraId="5FE0A074" w14:textId="77777777"/>
        </w:tc>
      </w:tr>
    </w:tbl>
    <w:p w:rsidRPr="000F7CCE" w:rsidR="00237E7C" w:rsidP="00237E7C" w:rsidRDefault="00237E7C" w14:paraId="7272BB10" w14:textId="77777777">
      <w:pPr>
        <w:jc w:val="center"/>
        <w:rPr>
          <w:rFonts w:ascii="Arial" w:hAnsi="Arial" w:eastAsia="Arial" w:cs="Arial"/>
          <w:b/>
          <w:bCs/>
          <w:color w:val="000000" w:themeColor="text1"/>
        </w:rPr>
      </w:pPr>
    </w:p>
    <w:tbl>
      <w:tblPr>
        <w:tblStyle w:val="TableGrid"/>
        <w:tblW w:w="9350" w:type="dxa"/>
        <w:tblLook w:val="04A0" w:firstRow="1" w:lastRow="0" w:firstColumn="1" w:lastColumn="0" w:noHBand="0" w:noVBand="1"/>
      </w:tblPr>
      <w:tblGrid>
        <w:gridCol w:w="2014"/>
        <w:gridCol w:w="3081"/>
        <w:gridCol w:w="2127"/>
        <w:gridCol w:w="2128"/>
      </w:tblGrid>
      <w:tr w:rsidRPr="000F7CCE" w:rsidR="00237E7C" w14:paraId="4E746632" w14:textId="77777777">
        <w:trPr>
          <w:trHeight w:val="300"/>
        </w:trPr>
        <w:tc>
          <w:tcPr>
            <w:tcW w:w="9350" w:type="dxa"/>
            <w:gridSpan w:val="4"/>
            <w:shd w:val="clear" w:color="auto" w:fill="D0CECE" w:themeFill="background2" w:themeFillShade="E6"/>
          </w:tcPr>
          <w:p w:rsidRPr="000F7CCE" w:rsidR="00237E7C" w:rsidRDefault="00237E7C" w14:paraId="367F588A" w14:textId="3093B15E">
            <w:pPr>
              <w:jc w:val="cente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INFORMATION OBJECTS FOR THIS PROCEDURE</w:t>
            </w:r>
          </w:p>
        </w:tc>
      </w:tr>
      <w:tr w:rsidRPr="000F7CCE" w:rsidR="00237E7C" w14:paraId="780562B5" w14:textId="77777777">
        <w:trPr>
          <w:trHeight w:val="300"/>
        </w:trPr>
        <w:tc>
          <w:tcPr>
            <w:tcW w:w="2014" w:type="dxa"/>
            <w:shd w:val="clear" w:color="auto" w:fill="D0CECE" w:themeFill="background2" w:themeFillShade="E6"/>
          </w:tcPr>
          <w:p w:rsidRPr="000F7CCE" w:rsidR="00237E7C" w:rsidRDefault="00237E7C" w14:paraId="6281719D" w14:textId="77777777">
            <w:pPr>
              <w:rPr>
                <w:rFonts w:ascii="Arial" w:hAnsi="Arial" w:eastAsia="Arial" w:cs="Arial"/>
                <w:b/>
                <w:bCs/>
                <w:i/>
                <w:iCs/>
                <w:sz w:val="16"/>
                <w:szCs w:val="16"/>
              </w:rPr>
            </w:pPr>
            <w:r w:rsidRPr="000F7CCE">
              <w:rPr>
                <w:rFonts w:ascii="Arial" w:hAnsi="Arial" w:eastAsia="Arial" w:cs="Arial"/>
                <w:b/>
                <w:bCs/>
                <w:i/>
                <w:iCs/>
                <w:sz w:val="16"/>
                <w:szCs w:val="16"/>
              </w:rPr>
              <w:t>Information exchanged,</w:t>
            </w:r>
          </w:p>
          <w:p w:rsidRPr="000F7CCE" w:rsidR="00237E7C" w:rsidRDefault="00237E7C" w14:paraId="1AF091FE" w14:textId="77777777">
            <w:pPr>
              <w:rPr>
                <w:rFonts w:ascii="Arial" w:hAnsi="Arial" w:eastAsia="Arial" w:cs="Arial"/>
                <w:b/>
                <w:bCs/>
                <w:i/>
                <w:iCs/>
                <w:sz w:val="16"/>
                <w:szCs w:val="16"/>
              </w:rPr>
            </w:pPr>
            <w:r w:rsidRPr="000F7CCE">
              <w:rPr>
                <w:rFonts w:ascii="Arial" w:hAnsi="Arial" w:eastAsia="Arial" w:cs="Arial"/>
                <w:b/>
                <w:bCs/>
                <w:i/>
                <w:iCs/>
                <w:sz w:val="16"/>
                <w:szCs w:val="16"/>
              </w:rPr>
              <w:t>ID</w:t>
            </w:r>
          </w:p>
        </w:tc>
        <w:tc>
          <w:tcPr>
            <w:tcW w:w="3081" w:type="dxa"/>
            <w:shd w:val="clear" w:color="auto" w:fill="D0CECE" w:themeFill="background2" w:themeFillShade="E6"/>
          </w:tcPr>
          <w:p w:rsidRPr="000F7CCE" w:rsidR="00237E7C" w:rsidRDefault="00237E7C" w14:paraId="1A1D7DB7" w14:textId="77777777">
            <w:pPr>
              <w:rPr>
                <w:rFonts w:ascii="Arial" w:hAnsi="Arial" w:eastAsia="Arial" w:cs="Arial"/>
                <w:b/>
                <w:bCs/>
                <w:i/>
                <w:iCs/>
                <w:sz w:val="16"/>
                <w:szCs w:val="16"/>
              </w:rPr>
            </w:pPr>
            <w:r w:rsidRPr="000F7CCE">
              <w:rPr>
                <w:rFonts w:ascii="Arial" w:hAnsi="Arial" w:eastAsia="Arial" w:cs="Arial"/>
                <w:b/>
                <w:bCs/>
                <w:i/>
                <w:iCs/>
                <w:color w:val="000000" w:themeColor="text1"/>
                <w:sz w:val="16"/>
                <w:szCs w:val="16"/>
              </w:rPr>
              <w:t>Name of the information</w:t>
            </w:r>
          </w:p>
        </w:tc>
        <w:tc>
          <w:tcPr>
            <w:tcW w:w="4255" w:type="dxa"/>
            <w:gridSpan w:val="2"/>
            <w:shd w:val="clear" w:color="auto" w:fill="D0CECE" w:themeFill="background2" w:themeFillShade="E6"/>
          </w:tcPr>
          <w:p w:rsidRPr="000F7CCE" w:rsidR="00237E7C" w:rsidRDefault="00237E7C" w14:paraId="786C910C" w14:textId="77777777">
            <w:pP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Description of information exchanged</w:t>
            </w:r>
          </w:p>
        </w:tc>
      </w:tr>
      <w:tr w:rsidRPr="000F7CCE" w:rsidR="00237E7C" w14:paraId="00035403" w14:textId="77777777">
        <w:trPr>
          <w:trHeight w:val="300"/>
        </w:trPr>
        <w:tc>
          <w:tcPr>
            <w:tcW w:w="2014" w:type="dxa"/>
          </w:tcPr>
          <w:p w:rsidRPr="000F7CCE" w:rsidR="00237E7C" w:rsidP="00C55B62" w:rsidRDefault="00237E7C" w14:paraId="01A8A295" w14:textId="77777777">
            <w:pPr>
              <w:jc w:val="left"/>
              <w:rPr>
                <w:rFonts w:eastAsiaTheme="minorEastAsia"/>
                <w:color w:val="000000" w:themeColor="text1"/>
                <w:sz w:val="16"/>
                <w:szCs w:val="16"/>
              </w:rPr>
            </w:pPr>
            <w:r w:rsidRPr="000F7CCE">
              <w:rPr>
                <w:rFonts w:eastAsia="Arial" w:cstheme="minorHAnsi"/>
                <w:color w:val="000000" w:themeColor="text1"/>
                <w:sz w:val="16"/>
                <w:szCs w:val="16"/>
              </w:rPr>
              <w:t>B</w:t>
            </w:r>
          </w:p>
        </w:tc>
        <w:tc>
          <w:tcPr>
            <w:tcW w:w="3081" w:type="dxa"/>
          </w:tcPr>
          <w:p w:rsidRPr="000F7CCE" w:rsidR="00237E7C" w:rsidP="00C55B62" w:rsidRDefault="00237E7C" w14:paraId="3D71E61A" w14:textId="77777777">
            <w:pPr>
              <w:jc w:val="left"/>
              <w:rPr>
                <w:rFonts w:eastAsiaTheme="minorEastAsia"/>
                <w:color w:val="000000" w:themeColor="text1"/>
                <w:sz w:val="16"/>
                <w:szCs w:val="16"/>
              </w:rPr>
            </w:pPr>
            <w:r w:rsidRPr="000F7CCE">
              <w:rPr>
                <w:rFonts w:eastAsia="Arial" w:cstheme="minorHAnsi"/>
                <w:color w:val="000000" w:themeColor="text1"/>
                <w:sz w:val="16"/>
                <w:szCs w:val="16"/>
              </w:rPr>
              <w:t>Request validation information</w:t>
            </w:r>
          </w:p>
        </w:tc>
        <w:tc>
          <w:tcPr>
            <w:tcW w:w="2127" w:type="dxa"/>
          </w:tcPr>
          <w:p w:rsidRPr="000F7CCE" w:rsidR="00237E7C" w:rsidP="00C55B62" w:rsidRDefault="00237E7C" w14:paraId="55954139" w14:textId="77777777">
            <w:pPr>
              <w:jc w:val="left"/>
              <w:rPr>
                <w:rFonts w:eastAsiaTheme="minorEastAsia"/>
                <w:color w:val="000000" w:themeColor="text1"/>
                <w:sz w:val="16"/>
                <w:szCs w:val="16"/>
              </w:rPr>
            </w:pPr>
            <w:r w:rsidRPr="000F7CCE">
              <w:rPr>
                <w:rFonts w:eastAsia="Arial" w:cstheme="minorHAnsi"/>
                <w:color w:val="000000" w:themeColor="text1"/>
                <w:sz w:val="16"/>
                <w:szCs w:val="16"/>
              </w:rPr>
              <w:t>Validation result</w:t>
            </w:r>
          </w:p>
        </w:tc>
        <w:tc>
          <w:tcPr>
            <w:tcW w:w="2128" w:type="dxa"/>
          </w:tcPr>
          <w:p w:rsidRPr="000F7CCE" w:rsidR="00237E7C" w:rsidP="00C55B62" w:rsidRDefault="00237E7C" w14:paraId="59F3FB7A" w14:textId="7B3026E8">
            <w:pPr>
              <w:jc w:val="left"/>
              <w:rPr>
                <w:rFonts w:eastAsiaTheme="minorEastAsia"/>
                <w:color w:val="000000" w:themeColor="text1"/>
                <w:sz w:val="16"/>
                <w:szCs w:val="16"/>
              </w:rPr>
            </w:pPr>
            <w:r w:rsidRPr="000F7CCE">
              <w:rPr>
                <w:rFonts w:eastAsia="Arial" w:cstheme="minorHAnsi"/>
                <w:color w:val="000000" w:themeColor="text1"/>
                <w:sz w:val="16"/>
                <w:szCs w:val="16"/>
              </w:rPr>
              <w:t>Information about the outcome of the validation step</w:t>
            </w:r>
            <w:r w:rsidR="00A14EF1">
              <w:rPr>
                <w:rFonts w:eastAsia="Arial" w:cstheme="minorHAnsi"/>
                <w:color w:val="000000" w:themeColor="text1"/>
                <w:sz w:val="16"/>
                <w:szCs w:val="16"/>
              </w:rPr>
              <w:t>.</w:t>
            </w:r>
          </w:p>
        </w:tc>
      </w:tr>
      <w:tr w:rsidRPr="000F7CCE" w:rsidR="00237E7C" w14:paraId="1BD37333" w14:textId="77777777">
        <w:trPr>
          <w:trHeight w:val="300"/>
        </w:trPr>
        <w:tc>
          <w:tcPr>
            <w:tcW w:w="2014" w:type="dxa"/>
          </w:tcPr>
          <w:p w:rsidRPr="000F7CCE" w:rsidR="00237E7C" w:rsidP="00C55B62" w:rsidRDefault="00237E7C" w14:paraId="1ABA9EA8" w14:textId="77777777">
            <w:pPr>
              <w:jc w:val="left"/>
              <w:rPr>
                <w:rFonts w:eastAsiaTheme="minorEastAsia"/>
                <w:color w:val="000000" w:themeColor="text1"/>
                <w:sz w:val="16"/>
                <w:szCs w:val="16"/>
              </w:rPr>
            </w:pPr>
            <w:r w:rsidRPr="000F7CCE">
              <w:rPr>
                <w:rFonts w:eastAsia="Arial" w:cstheme="minorHAnsi"/>
                <w:color w:val="000000" w:themeColor="text1"/>
                <w:sz w:val="16"/>
                <w:szCs w:val="16"/>
              </w:rPr>
              <w:t>D</w:t>
            </w:r>
          </w:p>
        </w:tc>
        <w:tc>
          <w:tcPr>
            <w:tcW w:w="3081" w:type="dxa"/>
          </w:tcPr>
          <w:p w:rsidRPr="000F7CCE" w:rsidR="00237E7C" w:rsidP="00C55B62" w:rsidRDefault="00237E7C" w14:paraId="046542EA" w14:textId="77777777">
            <w:pPr>
              <w:jc w:val="left"/>
              <w:rPr>
                <w:rFonts w:eastAsiaTheme="minorEastAsia"/>
                <w:color w:val="000000" w:themeColor="text1"/>
                <w:sz w:val="16"/>
                <w:szCs w:val="16"/>
              </w:rPr>
            </w:pPr>
            <w:r w:rsidRPr="000F7CCE">
              <w:rPr>
                <w:rFonts w:eastAsia="Arial" w:cstheme="minorHAnsi"/>
                <w:color w:val="000000" w:themeColor="text1"/>
                <w:sz w:val="16"/>
                <w:szCs w:val="16"/>
              </w:rPr>
              <w:t>Assignability verification request</w:t>
            </w:r>
          </w:p>
        </w:tc>
        <w:tc>
          <w:tcPr>
            <w:tcW w:w="2127" w:type="dxa"/>
          </w:tcPr>
          <w:p w:rsidRPr="000F7CCE" w:rsidR="00237E7C" w:rsidP="00C55B62" w:rsidRDefault="00237E7C" w14:paraId="3BC4CEEE" w14:textId="77777777">
            <w:pPr>
              <w:jc w:val="left"/>
              <w:rPr>
                <w:rFonts w:eastAsiaTheme="minorEastAsia" w:cstheme="minorHAnsi"/>
                <w:color w:val="000000" w:themeColor="text1"/>
                <w:sz w:val="16"/>
                <w:szCs w:val="16"/>
              </w:rPr>
            </w:pPr>
            <w:r w:rsidRPr="000F7CCE">
              <w:rPr>
                <w:rFonts w:eastAsia="Arial" w:cstheme="minorHAnsi"/>
                <w:color w:val="000000" w:themeColor="text1"/>
                <w:sz w:val="16"/>
                <w:szCs w:val="16"/>
              </w:rPr>
              <w:t>Metering point identifier</w:t>
            </w:r>
          </w:p>
        </w:tc>
        <w:tc>
          <w:tcPr>
            <w:tcW w:w="2128" w:type="dxa"/>
          </w:tcPr>
          <w:p w:rsidRPr="000F7CCE" w:rsidR="00237E7C" w:rsidP="00C55B62" w:rsidRDefault="00237E7C" w14:paraId="08436056" w14:textId="77777777">
            <w:pPr>
              <w:jc w:val="left"/>
              <w:rPr>
                <w:rFonts w:eastAsiaTheme="minorEastAsia" w:cstheme="minorHAnsi"/>
                <w:color w:val="000000" w:themeColor="text1"/>
                <w:sz w:val="16"/>
                <w:szCs w:val="16"/>
              </w:rPr>
            </w:pPr>
            <w:r w:rsidRPr="000F7CCE">
              <w:rPr>
                <w:rFonts w:eastAsia="Arial" w:cstheme="minorHAnsi"/>
                <w:color w:val="000000" w:themeColor="text1"/>
                <w:sz w:val="16"/>
                <w:szCs w:val="16"/>
              </w:rPr>
              <w:t>Unique identifier for the metering point.</w:t>
            </w:r>
          </w:p>
        </w:tc>
      </w:tr>
      <w:tr w:rsidRPr="000F7CCE" w:rsidR="00237E7C" w14:paraId="0999B4C0" w14:textId="77777777">
        <w:trPr>
          <w:trHeight w:val="300"/>
        </w:trPr>
        <w:tc>
          <w:tcPr>
            <w:tcW w:w="2014" w:type="dxa"/>
          </w:tcPr>
          <w:p w:rsidRPr="000F7CCE" w:rsidR="00237E7C" w:rsidP="00C55B62" w:rsidRDefault="00237E7C" w14:paraId="19F72899" w14:textId="77777777">
            <w:pPr>
              <w:jc w:val="left"/>
              <w:rPr>
                <w:rFonts w:eastAsiaTheme="minorEastAsia" w:cstheme="minorHAnsi"/>
                <w:color w:val="000000" w:themeColor="text1"/>
                <w:sz w:val="16"/>
                <w:szCs w:val="16"/>
              </w:rPr>
            </w:pPr>
          </w:p>
        </w:tc>
        <w:tc>
          <w:tcPr>
            <w:tcW w:w="3081" w:type="dxa"/>
          </w:tcPr>
          <w:p w:rsidRPr="000F7CCE" w:rsidR="00237E7C" w:rsidP="00C55B62" w:rsidRDefault="00237E7C" w14:paraId="39DD2A7B" w14:textId="77777777">
            <w:pPr>
              <w:jc w:val="left"/>
              <w:rPr>
                <w:rFonts w:eastAsiaTheme="minorEastAsia" w:cstheme="minorHAnsi"/>
                <w:color w:val="000000" w:themeColor="text1"/>
                <w:sz w:val="16"/>
                <w:szCs w:val="16"/>
              </w:rPr>
            </w:pPr>
          </w:p>
        </w:tc>
        <w:tc>
          <w:tcPr>
            <w:tcW w:w="2127" w:type="dxa"/>
          </w:tcPr>
          <w:p w:rsidRPr="000F7CCE" w:rsidR="00237E7C" w:rsidP="00C55B62" w:rsidRDefault="00237E7C" w14:paraId="74B393A9" w14:textId="77777777">
            <w:pPr>
              <w:jc w:val="left"/>
              <w:rPr>
                <w:rFonts w:eastAsiaTheme="minorEastAsia" w:cstheme="minorHAnsi"/>
                <w:color w:val="000000" w:themeColor="text1"/>
                <w:sz w:val="16"/>
                <w:szCs w:val="16"/>
              </w:rPr>
            </w:pPr>
            <w:r w:rsidRPr="000F7CCE">
              <w:rPr>
                <w:rFonts w:eastAsia="Arial" w:cstheme="minorHAnsi"/>
                <w:color w:val="000000" w:themeColor="text1"/>
                <w:sz w:val="16"/>
                <w:szCs w:val="16"/>
              </w:rPr>
              <w:t>CESU identifier</w:t>
            </w:r>
          </w:p>
        </w:tc>
        <w:tc>
          <w:tcPr>
            <w:tcW w:w="2128" w:type="dxa"/>
          </w:tcPr>
          <w:p w:rsidRPr="000F7CCE" w:rsidR="00237E7C" w:rsidP="00C55B62" w:rsidRDefault="00237E7C" w14:paraId="2834B893" w14:textId="77777777">
            <w:pPr>
              <w:jc w:val="left"/>
              <w:rPr>
                <w:rFonts w:eastAsiaTheme="minorEastAsia" w:cstheme="minorHAnsi"/>
                <w:color w:val="000000" w:themeColor="text1"/>
                <w:sz w:val="16"/>
                <w:szCs w:val="16"/>
              </w:rPr>
            </w:pPr>
            <w:r w:rsidRPr="000F7CCE">
              <w:rPr>
                <w:rFonts w:eastAsia="Arial" w:cstheme="minorHAnsi"/>
                <w:color w:val="000000" w:themeColor="text1"/>
                <w:sz w:val="16"/>
                <w:szCs w:val="16"/>
              </w:rPr>
              <w:t>A unique identifier of the CESU.</w:t>
            </w:r>
          </w:p>
        </w:tc>
      </w:tr>
      <w:tr w:rsidRPr="000F7CCE" w:rsidR="00237E7C" w14:paraId="52E24D17" w14:textId="77777777">
        <w:trPr>
          <w:trHeight w:val="300"/>
        </w:trPr>
        <w:tc>
          <w:tcPr>
            <w:tcW w:w="2014" w:type="dxa"/>
          </w:tcPr>
          <w:p w:rsidRPr="000F7CCE" w:rsidR="00237E7C" w:rsidP="00C55B62" w:rsidRDefault="00237E7C" w14:paraId="68B7D8F4" w14:textId="77777777">
            <w:pPr>
              <w:jc w:val="left"/>
              <w:rPr>
                <w:rFonts w:eastAsiaTheme="minorEastAsia" w:cstheme="minorHAnsi"/>
                <w:color w:val="000000" w:themeColor="text1"/>
                <w:sz w:val="16"/>
                <w:szCs w:val="16"/>
              </w:rPr>
            </w:pPr>
            <w:r w:rsidRPr="000F7CCE">
              <w:rPr>
                <w:rFonts w:eastAsia="Arial" w:cstheme="minorHAnsi"/>
                <w:color w:val="000000" w:themeColor="text1"/>
                <w:sz w:val="16"/>
                <w:szCs w:val="16"/>
              </w:rPr>
              <w:t>E</w:t>
            </w:r>
          </w:p>
        </w:tc>
        <w:tc>
          <w:tcPr>
            <w:tcW w:w="3081" w:type="dxa"/>
          </w:tcPr>
          <w:p w:rsidRPr="000F7CCE" w:rsidR="00237E7C" w:rsidP="00C55B62" w:rsidRDefault="00237E7C" w14:paraId="700AF31C" w14:textId="77777777">
            <w:pPr>
              <w:jc w:val="left"/>
              <w:rPr>
                <w:rFonts w:eastAsiaTheme="minorEastAsia" w:cstheme="minorHAnsi"/>
                <w:color w:val="000000" w:themeColor="text1"/>
                <w:sz w:val="16"/>
                <w:szCs w:val="16"/>
              </w:rPr>
            </w:pPr>
            <w:r w:rsidRPr="000F7CCE">
              <w:rPr>
                <w:rFonts w:eastAsia="Arial" w:cstheme="minorHAnsi"/>
                <w:color w:val="000000" w:themeColor="text1"/>
                <w:sz w:val="16"/>
                <w:szCs w:val="16"/>
              </w:rPr>
              <w:t>Assignability verification information</w:t>
            </w:r>
          </w:p>
        </w:tc>
        <w:tc>
          <w:tcPr>
            <w:tcW w:w="2127" w:type="dxa"/>
          </w:tcPr>
          <w:p w:rsidRPr="000F7CCE" w:rsidR="00237E7C" w:rsidP="00C55B62" w:rsidRDefault="00237E7C" w14:paraId="6F1D7DA4" w14:textId="77777777">
            <w:pPr>
              <w:jc w:val="left"/>
              <w:rPr>
                <w:rFonts w:eastAsiaTheme="minorEastAsia" w:cstheme="minorHAnsi"/>
                <w:color w:val="000000" w:themeColor="text1"/>
                <w:sz w:val="16"/>
                <w:szCs w:val="16"/>
              </w:rPr>
            </w:pPr>
            <w:r w:rsidRPr="000F7CCE">
              <w:rPr>
                <w:rFonts w:eastAsia="Arial" w:cstheme="minorHAnsi"/>
                <w:color w:val="000000" w:themeColor="text1"/>
                <w:sz w:val="16"/>
                <w:szCs w:val="16"/>
              </w:rPr>
              <w:t>Verification result</w:t>
            </w:r>
          </w:p>
        </w:tc>
        <w:tc>
          <w:tcPr>
            <w:tcW w:w="2128" w:type="dxa"/>
          </w:tcPr>
          <w:p w:rsidRPr="000F7CCE" w:rsidR="00237E7C" w:rsidP="00C55B62" w:rsidRDefault="00237E7C" w14:paraId="596A022D" w14:textId="77777777">
            <w:pPr>
              <w:jc w:val="left"/>
              <w:rPr>
                <w:rFonts w:eastAsiaTheme="minorEastAsia" w:cstheme="minorHAnsi"/>
                <w:color w:val="000000" w:themeColor="text1"/>
                <w:sz w:val="16"/>
                <w:szCs w:val="16"/>
              </w:rPr>
            </w:pPr>
            <w:r w:rsidRPr="000F7CCE">
              <w:rPr>
                <w:rFonts w:eastAsia="Arial" w:cstheme="minorHAnsi"/>
                <w:color w:val="000000" w:themeColor="text1"/>
                <w:sz w:val="16"/>
                <w:szCs w:val="16"/>
              </w:rPr>
              <w:t>Information about the outcome of the assignability verification step.</w:t>
            </w:r>
          </w:p>
        </w:tc>
      </w:tr>
    </w:tbl>
    <w:p w:rsidRPr="000F7CCE" w:rsidR="00237E7C" w:rsidP="0039525B" w:rsidRDefault="00237E7C" w14:paraId="69834179" w14:textId="77777777">
      <w:pPr>
        <w:rPr>
          <w:rFonts w:ascii="Arial" w:hAnsi="Arial" w:eastAsia="Arial" w:cs="Arial"/>
          <w:b/>
          <w:bCs/>
          <w:color w:val="000000" w:themeColor="text1"/>
        </w:rPr>
      </w:pPr>
    </w:p>
    <w:p w:rsidRPr="000F7CCE" w:rsidR="00237E7C" w:rsidP="0039525B" w:rsidRDefault="00237E7C" w14:paraId="757182CA" w14:textId="77777777">
      <w:pPr>
        <w:rPr>
          <w:rFonts w:ascii="Arial" w:hAnsi="Arial" w:eastAsia="Arial" w:cs="Arial"/>
          <w:b/>
          <w:bCs/>
          <w:color w:val="000000" w:themeColor="text1"/>
        </w:rPr>
      </w:pPr>
    </w:p>
    <w:p w:rsidRPr="000F7CCE" w:rsidR="00237E7C" w:rsidP="0039525B" w:rsidRDefault="00237E7C" w14:paraId="68210494" w14:textId="77777777">
      <w:pPr>
        <w:rPr>
          <w:rFonts w:ascii="Arial" w:hAnsi="Arial" w:eastAsia="Arial" w:cs="Arial"/>
          <w:b/>
          <w:bCs/>
          <w:color w:val="000000" w:themeColor="text1"/>
        </w:rPr>
      </w:pPr>
    </w:p>
    <w:p w:rsidRPr="000F7CCE" w:rsidR="005A6D08" w:rsidP="005A6D08" w:rsidRDefault="00E404D6" w14:paraId="51E9AB8B" w14:textId="4D195A4C">
      <w:pPr>
        <w:keepNext/>
      </w:pPr>
      <w:r>
        <w:rPr>
          <w:noProof/>
        </w:rPr>
        <w:drawing>
          <wp:inline distT="0" distB="0" distL="0" distR="0" wp14:anchorId="25E27A3A" wp14:editId="0C8CA08E">
            <wp:extent cx="5943600" cy="6612255"/>
            <wp:effectExtent l="0" t="0" r="0" b="0"/>
            <wp:docPr id="102418194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181942" name=""/>
                    <pic:cNvPicPr/>
                  </pic:nvPicPr>
                  <pic:blipFill>
                    <a:blip r:embed="rId24">
                      <a:extLst>
                        <a:ext uri="{96DAC541-7B7A-43D3-8B79-37D633B846F1}">
                          <asvg:svgBlip xmlns:asvg="http://schemas.microsoft.com/office/drawing/2016/SVG/main" r:embed="rId25"/>
                        </a:ext>
                      </a:extLst>
                    </a:blip>
                    <a:stretch>
                      <a:fillRect/>
                    </a:stretch>
                  </pic:blipFill>
                  <pic:spPr>
                    <a:xfrm>
                      <a:off x="0" y="0"/>
                      <a:ext cx="5943600" cy="6612255"/>
                    </a:xfrm>
                    <a:prstGeom prst="rect">
                      <a:avLst/>
                    </a:prstGeom>
                  </pic:spPr>
                </pic:pic>
              </a:graphicData>
            </a:graphic>
          </wp:inline>
        </w:drawing>
      </w:r>
    </w:p>
    <w:p w:rsidRPr="000F7CCE" w:rsidR="00237E7C" w:rsidP="0028086E" w:rsidRDefault="005A6D08" w14:paraId="4A48BE24" w14:textId="7B189438">
      <w:pPr>
        <w:pStyle w:val="Caption"/>
        <w:rPr>
          <w:rFonts w:ascii="Arial" w:hAnsi="Arial" w:eastAsia="Arial" w:cs="Arial"/>
          <w:b/>
          <w:bCs/>
          <w:color w:val="000000" w:themeColor="text1"/>
        </w:rPr>
      </w:pPr>
      <w:r w:rsidRPr="000F7CCE">
        <w:t xml:space="preserve">Diagram </w:t>
      </w:r>
      <w:r w:rsidRPr="000F7CCE">
        <w:fldChar w:fldCharType="begin"/>
      </w:r>
      <w:r w:rsidRPr="000F7CCE">
        <w:instrText xml:space="preserve"> SEQ Diagram \* ARABIC </w:instrText>
      </w:r>
      <w:r w:rsidRPr="000F7CCE">
        <w:fldChar w:fldCharType="separate"/>
      </w:r>
      <w:r w:rsidRPr="000F7CCE" w:rsidR="000964D6">
        <w:t>3</w:t>
      </w:r>
      <w:r w:rsidRPr="000F7CCE">
        <w:fldChar w:fldCharType="end"/>
      </w:r>
      <w:r w:rsidRPr="000F7CCE">
        <w:t xml:space="preserve"> </w:t>
      </w:r>
      <w:r w:rsidRPr="000F7CCE" w:rsidR="00B2499B">
        <w:t>–</w:t>
      </w:r>
      <w:r w:rsidRPr="000F7CCE">
        <w:t xml:space="preserve"> Procedure </w:t>
      </w:r>
      <w:r w:rsidRPr="000F7CCE" w:rsidR="00B2499B">
        <w:t>‘</w:t>
      </w:r>
      <w:r w:rsidRPr="000F7CCE">
        <w:t xml:space="preserve">Final customer queries if </w:t>
      </w:r>
      <w:r w:rsidR="00C43B33">
        <w:t>metering</w:t>
      </w:r>
      <w:r w:rsidRPr="000F7CCE" w:rsidR="006B5E88">
        <w:t xml:space="preserve"> </w:t>
      </w:r>
      <w:r w:rsidRPr="000F7CCE">
        <w:t>point may be assigned to a CESU</w:t>
      </w:r>
      <w:r w:rsidRPr="000F7CCE" w:rsidR="00B2499B">
        <w:t>’</w:t>
      </w:r>
    </w:p>
    <w:p w:rsidRPr="000F7CCE" w:rsidR="00237E7C" w:rsidP="0039525B" w:rsidRDefault="00237E7C" w14:paraId="6F989AD8" w14:textId="77777777">
      <w:pPr>
        <w:rPr>
          <w:rFonts w:ascii="Arial" w:hAnsi="Arial" w:eastAsia="Arial" w:cs="Arial"/>
          <w:b/>
          <w:bCs/>
          <w:color w:val="000000" w:themeColor="text1"/>
        </w:rPr>
      </w:pPr>
    </w:p>
    <w:p w:rsidRPr="000F7CCE" w:rsidR="00237E7C" w:rsidP="0039525B" w:rsidRDefault="00237E7C" w14:paraId="5187E46E" w14:textId="77777777">
      <w:pPr>
        <w:rPr>
          <w:rFonts w:ascii="Arial" w:hAnsi="Arial" w:eastAsia="Arial" w:cs="Arial"/>
          <w:b/>
          <w:bCs/>
          <w:color w:val="000000" w:themeColor="text1"/>
        </w:rPr>
      </w:pPr>
    </w:p>
    <w:p w:rsidRPr="000F7CCE" w:rsidR="005A6D08" w:rsidP="0039525B" w:rsidRDefault="005A6D08" w14:paraId="6645AB3F" w14:textId="77777777">
      <w:pPr>
        <w:rPr>
          <w:rFonts w:ascii="Arial" w:hAnsi="Arial" w:eastAsia="Arial" w:cs="Arial"/>
          <w:b/>
          <w:bCs/>
          <w:color w:val="000000" w:themeColor="text1"/>
        </w:rPr>
      </w:pPr>
    </w:p>
    <w:p w:rsidRPr="000F7CCE" w:rsidR="005A6D08" w:rsidP="0039525B" w:rsidRDefault="005A6D08" w14:paraId="1246D536" w14:textId="5F533D0A">
      <w:pPr>
        <w:rPr>
          <w:rFonts w:ascii="Arial" w:hAnsi="Arial" w:eastAsia="Arial" w:cs="Arial"/>
          <w:b/>
          <w:bCs/>
          <w:color w:val="000000" w:themeColor="text1"/>
        </w:rPr>
      </w:pPr>
    </w:p>
    <w:p w:rsidRPr="00C43B33" w:rsidR="006C0B1E" w:rsidP="65E2DB54" w:rsidRDefault="2F907857" w14:paraId="31EF96B6" w14:textId="66C03563">
      <w:pPr>
        <w:rPr>
          <w:rFonts w:ascii="Arial" w:hAnsi="Arial" w:eastAsia="Arial" w:cs="Arial"/>
          <w:b/>
          <w:color w:val="000000" w:themeColor="text1"/>
        </w:rPr>
      </w:pPr>
      <w:r w:rsidRPr="4B73FC4A">
        <w:rPr>
          <w:rFonts w:ascii="Arial" w:hAnsi="Arial" w:eastAsia="Arial" w:cs="Arial"/>
          <w:b/>
          <w:bCs/>
          <w:color w:val="000000" w:themeColor="text1"/>
        </w:rPr>
        <w:t xml:space="preserve">Procedure </w:t>
      </w:r>
      <w:r w:rsidRPr="4B73FC4A" w:rsidR="00A8481C">
        <w:rPr>
          <w:rFonts w:ascii="Arial" w:hAnsi="Arial" w:eastAsia="Arial" w:cs="Arial"/>
          <w:b/>
          <w:bCs/>
          <w:color w:val="000000" w:themeColor="text1"/>
        </w:rPr>
        <w:t>4</w:t>
      </w:r>
      <w:r w:rsidRPr="4B73FC4A" w:rsidR="0039525B">
        <w:rPr>
          <w:rFonts w:ascii="Arial" w:hAnsi="Arial" w:eastAsia="Arial" w:cs="Arial"/>
          <w:b/>
          <w:bCs/>
          <w:color w:val="000000" w:themeColor="text1"/>
        </w:rPr>
        <w:t xml:space="preserve">: </w:t>
      </w:r>
      <w:r w:rsidRPr="4B73FC4A" w:rsidR="0039525B">
        <w:rPr>
          <w:rFonts w:ascii="Arial" w:hAnsi="Arial" w:eastAsia="Calibri" w:cs="Arial"/>
          <w:b/>
          <w:bCs/>
          <w:color w:val="000000" w:themeColor="text1"/>
        </w:rPr>
        <w:t xml:space="preserve">CESU operator requests </w:t>
      </w:r>
      <w:r w:rsidR="00C43B33">
        <w:rPr>
          <w:rFonts w:ascii="Arial" w:hAnsi="Arial" w:eastAsia="Calibri" w:cs="Arial"/>
          <w:b/>
          <w:bCs/>
          <w:color w:val="000000" w:themeColor="text1"/>
        </w:rPr>
        <w:t>metering</w:t>
      </w:r>
      <w:r w:rsidRPr="4B73FC4A" w:rsidR="0004178D">
        <w:rPr>
          <w:rFonts w:ascii="Arial" w:hAnsi="Arial" w:eastAsia="Calibri" w:cs="Arial"/>
          <w:b/>
          <w:bCs/>
          <w:color w:val="000000" w:themeColor="text1"/>
        </w:rPr>
        <w:t xml:space="preserve"> </w:t>
      </w:r>
      <w:r w:rsidRPr="4B73FC4A" w:rsidR="0039525B">
        <w:rPr>
          <w:rFonts w:ascii="Arial" w:hAnsi="Arial" w:eastAsia="Calibri" w:cs="Arial"/>
          <w:b/>
          <w:bCs/>
          <w:color w:val="000000" w:themeColor="text1"/>
        </w:rPr>
        <w:t>point to be added to the unit</w:t>
      </w:r>
      <w:r w:rsidRPr="4B73FC4A" w:rsidR="00604027">
        <w:rPr>
          <w:rFonts w:ascii="Arial" w:hAnsi="Arial" w:eastAsia="Calibri" w:cs="Arial"/>
          <w:b/>
          <w:bCs/>
          <w:color w:val="000000" w:themeColor="text1"/>
        </w:rPr>
        <w:t xml:space="preserve"> </w:t>
      </w:r>
      <w:r w:rsidRPr="4B73FC4A" w:rsidR="0039525B">
        <w:rPr>
          <w:rFonts w:ascii="Arial" w:hAnsi="Arial" w:eastAsia="Calibri" w:cs="Arial"/>
          <w:b/>
          <w:bCs/>
          <w:color w:val="000000" w:themeColor="text1"/>
        </w:rPr>
        <w:t>[optionally] with the info of the share of the energy allocation</w:t>
      </w:r>
    </w:p>
    <w:tbl>
      <w:tblPr>
        <w:tblStyle w:val="TableGrid"/>
        <w:tblW w:w="0" w:type="auto"/>
        <w:tblLook w:val="04A0" w:firstRow="1" w:lastRow="0" w:firstColumn="1" w:lastColumn="0" w:noHBand="0" w:noVBand="1"/>
      </w:tblPr>
      <w:tblGrid>
        <w:gridCol w:w="563"/>
        <w:gridCol w:w="1425"/>
        <w:gridCol w:w="3585"/>
        <w:gridCol w:w="1194"/>
        <w:gridCol w:w="1194"/>
        <w:gridCol w:w="1389"/>
      </w:tblGrid>
      <w:tr w:rsidRPr="000F7CCE" w:rsidR="00685C38" w:rsidTr="1A7743B0" w14:paraId="7A960381" w14:textId="77777777">
        <w:trPr>
          <w:trHeight w:val="300"/>
        </w:trPr>
        <w:tc>
          <w:tcPr>
            <w:tcW w:w="0" w:type="auto"/>
            <w:gridSpan w:val="6"/>
            <w:shd w:val="clear" w:color="auto" w:fill="D0CECE" w:themeFill="background2" w:themeFillShade="E6"/>
            <w:tcMar/>
          </w:tcPr>
          <w:p w:rsidR="003A1CD1" w:rsidP="00572329" w:rsidRDefault="00572329" w14:paraId="4AA0164D" w14:textId="41497643">
            <w:pPr>
              <w:jc w:val="center"/>
            </w:pPr>
            <w:r>
              <w:rPr>
                <w:rFonts w:ascii="Arial" w:hAnsi="Arial" w:eastAsia="Arial" w:cs="Arial"/>
                <w:b/>
                <w:bCs/>
                <w:i/>
                <w:iCs/>
                <w:color w:val="000000" w:themeColor="text1"/>
                <w:sz w:val="16"/>
                <w:szCs w:val="16"/>
              </w:rPr>
              <w:t>Table II.IV</w:t>
            </w:r>
          </w:p>
        </w:tc>
      </w:tr>
      <w:tr w:rsidRPr="000F7CCE" w:rsidR="00685C38" w:rsidTr="1A7743B0" w14:paraId="56833FD0" w14:textId="77777777">
        <w:trPr>
          <w:trHeight w:val="300"/>
        </w:trPr>
        <w:tc>
          <w:tcPr>
            <w:tcW w:w="0" w:type="auto"/>
            <w:gridSpan w:val="2"/>
            <w:shd w:val="clear" w:color="auto" w:fill="D0CECE" w:themeFill="background2" w:themeFillShade="E6"/>
            <w:tcMar/>
          </w:tcPr>
          <w:p w:rsidR="003A1CD1" w:rsidRDefault="003A1CD1" w14:paraId="4E167C4F" w14:textId="77777777"/>
        </w:tc>
        <w:tc>
          <w:tcPr>
            <w:tcW w:w="0" w:type="auto"/>
            <w:gridSpan w:val="4"/>
            <w:shd w:val="clear" w:color="auto" w:fill="D0CECE" w:themeFill="background2" w:themeFillShade="E6"/>
            <w:tcMar/>
          </w:tcPr>
          <w:p w:rsidRPr="000F7CCE" w:rsidR="00685C38" w:rsidRDefault="00685C38" w14:paraId="7D12D506" w14:textId="22E1BE87">
            <w:pP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 xml:space="preserve">CESU operator requests </w:t>
            </w:r>
            <w:r w:rsidR="00C43B33">
              <w:rPr>
                <w:rFonts w:ascii="Arial" w:hAnsi="Arial" w:eastAsia="Arial" w:cs="Arial"/>
                <w:b/>
                <w:bCs/>
                <w:i/>
                <w:iCs/>
                <w:color w:val="000000" w:themeColor="text1"/>
                <w:sz w:val="16"/>
                <w:szCs w:val="16"/>
              </w:rPr>
              <w:t>metering</w:t>
            </w:r>
            <w:r w:rsidRPr="000F7CCE">
              <w:rPr>
                <w:rFonts w:ascii="Arial" w:hAnsi="Arial" w:eastAsia="Arial" w:cs="Arial"/>
                <w:b/>
                <w:bCs/>
                <w:i/>
                <w:iCs/>
                <w:color w:val="000000" w:themeColor="text1"/>
                <w:sz w:val="16"/>
                <w:szCs w:val="16"/>
              </w:rPr>
              <w:t xml:space="preserve"> point to be added to the unit [optionally] with the info of the share of the energy allocation</w:t>
            </w:r>
          </w:p>
        </w:tc>
      </w:tr>
      <w:tr w:rsidRPr="000F7CCE" w:rsidR="00071EC2" w:rsidTr="1A7743B0" w14:paraId="43600966" w14:textId="77777777">
        <w:trPr>
          <w:trHeight w:val="300"/>
        </w:trPr>
        <w:tc>
          <w:tcPr>
            <w:tcW w:w="0" w:type="auto"/>
            <w:shd w:val="clear" w:color="auto" w:fill="D0CECE" w:themeFill="background2" w:themeFillShade="E6"/>
            <w:tcMar/>
          </w:tcPr>
          <w:p w:rsidRPr="000F7CCE" w:rsidR="00685C38" w:rsidRDefault="00685C38" w14:paraId="0433F97D" w14:textId="77777777">
            <w:pPr>
              <w:rPr>
                <w:rFonts w:ascii="Arial" w:hAnsi="Arial" w:eastAsia="Arial" w:cs="Arial"/>
                <w:b/>
                <w:bCs/>
                <w:i/>
                <w:iCs/>
                <w:sz w:val="16"/>
                <w:szCs w:val="16"/>
              </w:rPr>
            </w:pPr>
            <w:r w:rsidRPr="000F7CCE">
              <w:rPr>
                <w:rFonts w:ascii="Arial" w:hAnsi="Arial" w:eastAsia="Arial" w:cs="Arial"/>
                <w:b/>
                <w:bCs/>
                <w:i/>
                <w:iCs/>
                <w:sz w:val="16"/>
                <w:szCs w:val="16"/>
              </w:rPr>
              <w:t>Step</w:t>
            </w:r>
          </w:p>
          <w:p w:rsidRPr="000F7CCE" w:rsidR="00685C38" w:rsidRDefault="00685C38" w14:paraId="58F6EB9A" w14:textId="77777777">
            <w:pPr>
              <w:rPr>
                <w:rFonts w:ascii="Arial" w:hAnsi="Arial" w:eastAsia="Arial" w:cs="Arial"/>
                <w:b/>
                <w:bCs/>
                <w:i/>
                <w:iCs/>
                <w:sz w:val="16"/>
                <w:szCs w:val="16"/>
              </w:rPr>
            </w:pPr>
            <w:r w:rsidRPr="000F7CCE">
              <w:rPr>
                <w:rFonts w:ascii="Arial" w:hAnsi="Arial" w:eastAsia="Arial" w:cs="Arial"/>
                <w:b/>
                <w:bCs/>
                <w:i/>
                <w:iCs/>
                <w:sz w:val="16"/>
                <w:szCs w:val="16"/>
              </w:rPr>
              <w:t>No</w:t>
            </w:r>
          </w:p>
        </w:tc>
        <w:tc>
          <w:tcPr>
            <w:tcW w:w="0" w:type="auto"/>
            <w:shd w:val="clear" w:color="auto" w:fill="D0CECE" w:themeFill="background2" w:themeFillShade="E6"/>
            <w:tcMar/>
          </w:tcPr>
          <w:p w:rsidRPr="000F7CCE" w:rsidR="00685C38" w:rsidRDefault="00685C38" w14:paraId="13B95FD2" w14:textId="77777777">
            <w:pP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Step</w:t>
            </w:r>
          </w:p>
        </w:tc>
        <w:tc>
          <w:tcPr>
            <w:tcW w:w="0" w:type="auto"/>
            <w:shd w:val="clear" w:color="auto" w:fill="D0CECE" w:themeFill="background2" w:themeFillShade="E6"/>
            <w:tcMar/>
          </w:tcPr>
          <w:p w:rsidRPr="000F7CCE" w:rsidR="00685C38" w:rsidRDefault="00685C38" w14:paraId="499DABD8" w14:textId="77777777">
            <w:pPr>
              <w:rPr>
                <w:rFonts w:ascii="Arial" w:hAnsi="Arial" w:eastAsia="Arial" w:cs="Arial"/>
                <w:b/>
                <w:bCs/>
                <w:i/>
                <w:iCs/>
                <w:sz w:val="16"/>
                <w:szCs w:val="16"/>
              </w:rPr>
            </w:pPr>
            <w:r w:rsidRPr="000F7CCE">
              <w:rPr>
                <w:rFonts w:ascii="Arial" w:hAnsi="Arial" w:eastAsia="Arial" w:cs="Arial"/>
                <w:b/>
                <w:bCs/>
                <w:i/>
                <w:iCs/>
                <w:sz w:val="16"/>
                <w:szCs w:val="16"/>
              </w:rPr>
              <w:t>Step description</w:t>
            </w:r>
          </w:p>
        </w:tc>
        <w:tc>
          <w:tcPr>
            <w:tcW w:w="0" w:type="auto"/>
            <w:shd w:val="clear" w:color="auto" w:fill="D0CECE" w:themeFill="background2" w:themeFillShade="E6"/>
            <w:tcMar/>
          </w:tcPr>
          <w:p w:rsidRPr="000F7CCE" w:rsidR="00685C38" w:rsidRDefault="00685C38" w14:paraId="40D64BEB" w14:textId="77777777">
            <w:pP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Information producer</w:t>
            </w:r>
          </w:p>
        </w:tc>
        <w:tc>
          <w:tcPr>
            <w:tcW w:w="0" w:type="auto"/>
            <w:shd w:val="clear" w:color="auto" w:fill="D0CECE" w:themeFill="background2" w:themeFillShade="E6"/>
            <w:tcMar/>
          </w:tcPr>
          <w:p w:rsidRPr="000F7CCE" w:rsidR="00685C38" w:rsidRDefault="00685C38" w14:paraId="782B5707" w14:textId="77777777">
            <w:pP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Information receiver</w:t>
            </w:r>
          </w:p>
        </w:tc>
        <w:tc>
          <w:tcPr>
            <w:tcW w:w="0" w:type="auto"/>
            <w:shd w:val="clear" w:color="auto" w:fill="D0CECE" w:themeFill="background2" w:themeFillShade="E6"/>
            <w:tcMar/>
          </w:tcPr>
          <w:p w:rsidRPr="000F7CCE" w:rsidR="00685C38" w:rsidRDefault="00685C38" w14:paraId="31B68D86" w14:textId="77777777">
            <w:pP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Information exchanged (IDs)</w:t>
            </w:r>
          </w:p>
        </w:tc>
      </w:tr>
      <w:tr w:rsidRPr="000F7CCE" w:rsidR="00A61D44" w:rsidTr="1A7743B0" w14:paraId="3B4ACCEC" w14:textId="77777777">
        <w:trPr>
          <w:trHeight w:val="300"/>
        </w:trPr>
        <w:tc>
          <w:tcPr>
            <w:tcW w:w="0" w:type="auto"/>
            <w:tcMar/>
          </w:tcPr>
          <w:p w:rsidRPr="000F7CCE" w:rsidR="00A61D44" w:rsidP="00A61D44" w:rsidRDefault="00A61D44" w14:paraId="0A0BD6C3" w14:textId="4D54E57B">
            <w:pPr>
              <w:rPr>
                <w:rFonts w:eastAsiaTheme="minorEastAsia"/>
                <w:color w:val="000000" w:themeColor="text1"/>
                <w:sz w:val="16"/>
                <w:szCs w:val="16"/>
              </w:rPr>
            </w:pPr>
            <w:r w:rsidRPr="000F7CCE">
              <w:rPr>
                <w:rFonts w:eastAsiaTheme="minorEastAsia"/>
                <w:color w:val="000000" w:themeColor="text1"/>
                <w:sz w:val="16"/>
                <w:szCs w:val="16"/>
              </w:rPr>
              <w:t>4.1</w:t>
            </w:r>
          </w:p>
        </w:tc>
        <w:tc>
          <w:tcPr>
            <w:tcW w:w="0" w:type="auto"/>
            <w:tcMar/>
          </w:tcPr>
          <w:p w:rsidRPr="000F7CCE" w:rsidR="00A61D44" w:rsidP="00A61D44" w:rsidRDefault="00A61D44" w14:paraId="7DDADABE" w14:textId="77777777">
            <w:pPr>
              <w:rPr>
                <w:rFonts w:eastAsiaTheme="minorEastAsia"/>
                <w:color w:val="000000" w:themeColor="text1"/>
                <w:sz w:val="16"/>
                <w:szCs w:val="16"/>
              </w:rPr>
            </w:pPr>
            <w:r w:rsidRPr="000F7CCE">
              <w:rPr>
                <w:rFonts w:eastAsiaTheme="minorEastAsia"/>
                <w:color w:val="000000" w:themeColor="text1"/>
                <w:sz w:val="16"/>
                <w:szCs w:val="16"/>
              </w:rPr>
              <w:t>Identify permission administrator</w:t>
            </w:r>
          </w:p>
          <w:p w:rsidRPr="000F7CCE" w:rsidR="00A61D44" w:rsidP="00A61D44" w:rsidRDefault="00A61D44" w14:paraId="033AADD7" w14:textId="77777777">
            <w:pPr>
              <w:rPr>
                <w:rFonts w:eastAsiaTheme="minorEastAsia"/>
                <w:color w:val="000000" w:themeColor="text1"/>
                <w:sz w:val="16"/>
                <w:szCs w:val="16"/>
              </w:rPr>
            </w:pPr>
          </w:p>
        </w:tc>
        <w:tc>
          <w:tcPr>
            <w:tcW w:w="0" w:type="auto"/>
            <w:tcMar/>
          </w:tcPr>
          <w:p w:rsidRPr="000F7CCE" w:rsidR="00A61D44" w:rsidP="00A61D44" w:rsidRDefault="00A61D44" w14:paraId="7D2BD104" w14:textId="5123D3DD">
            <w:pPr>
              <w:rPr>
                <w:rFonts w:eastAsiaTheme="minorEastAsia"/>
                <w:color w:val="000000" w:themeColor="text1"/>
                <w:sz w:val="16"/>
                <w:szCs w:val="16"/>
              </w:rPr>
            </w:pPr>
            <w:r w:rsidRPr="000F7CCE">
              <w:rPr>
                <w:rFonts w:eastAsiaTheme="minorEastAsia"/>
                <w:color w:val="000000" w:themeColor="text1"/>
                <w:sz w:val="16"/>
                <w:szCs w:val="16"/>
              </w:rPr>
              <w:t>Final customers identify the</w:t>
            </w:r>
            <w:r w:rsidRPr="000F7CCE" w:rsidR="68BE0A3B">
              <w:rPr>
                <w:rFonts w:eastAsiaTheme="minorEastAsia"/>
                <w:color w:val="000000" w:themeColor="text1"/>
                <w:sz w:val="16"/>
                <w:szCs w:val="16"/>
              </w:rPr>
              <w:t xml:space="preserve"> </w:t>
            </w:r>
            <w:r w:rsidRPr="000F7CCE">
              <w:rPr>
                <w:rFonts w:eastAsiaTheme="minorEastAsia"/>
                <w:color w:val="000000" w:themeColor="text1"/>
                <w:sz w:val="16"/>
                <w:szCs w:val="16"/>
              </w:rPr>
              <w:t>permission administrator that is responsible for their metering points under consideration.</w:t>
            </w:r>
          </w:p>
        </w:tc>
        <w:tc>
          <w:tcPr>
            <w:tcW w:w="0" w:type="auto"/>
            <w:tcMar/>
          </w:tcPr>
          <w:p w:rsidRPr="000F7CCE" w:rsidR="00A61D44" w:rsidP="00A61D44" w:rsidRDefault="00A61D44" w14:paraId="14FE8457" w14:textId="2367FC20">
            <w:pPr>
              <w:rPr>
                <w:rFonts w:eastAsiaTheme="minorEastAsia"/>
                <w:color w:val="000000" w:themeColor="text1"/>
                <w:sz w:val="16"/>
                <w:szCs w:val="16"/>
              </w:rPr>
            </w:pPr>
            <w:r w:rsidRPr="000F7CCE">
              <w:rPr>
                <w:rFonts w:eastAsiaTheme="minorEastAsia"/>
                <w:color w:val="000000" w:themeColor="text1"/>
                <w:sz w:val="16"/>
                <w:szCs w:val="16"/>
              </w:rPr>
              <w:t>Competent authority</w:t>
            </w:r>
          </w:p>
        </w:tc>
        <w:tc>
          <w:tcPr>
            <w:tcW w:w="0" w:type="auto"/>
            <w:tcMar/>
          </w:tcPr>
          <w:p w:rsidRPr="000F7CCE" w:rsidR="00A61D44" w:rsidP="00A61D44" w:rsidRDefault="00A61D44" w14:paraId="0327A7CB" w14:textId="67400E65">
            <w:pPr>
              <w:rPr>
                <w:rFonts w:eastAsiaTheme="minorEastAsia"/>
                <w:color w:val="000000" w:themeColor="text1"/>
                <w:sz w:val="16"/>
                <w:szCs w:val="16"/>
              </w:rPr>
            </w:pPr>
            <w:r w:rsidRPr="000F7CCE">
              <w:rPr>
                <w:rFonts w:eastAsiaTheme="minorEastAsia"/>
                <w:color w:val="000000" w:themeColor="text1"/>
                <w:sz w:val="16"/>
                <w:szCs w:val="16"/>
              </w:rPr>
              <w:t>Final customer</w:t>
            </w:r>
          </w:p>
        </w:tc>
        <w:tc>
          <w:tcPr>
            <w:tcW w:w="0" w:type="auto"/>
            <w:tcMar/>
          </w:tcPr>
          <w:p w:rsidRPr="000F7CCE" w:rsidR="00A61D44" w:rsidP="00A61D44" w:rsidRDefault="00A61D44" w14:paraId="235CD457" w14:textId="1F75306E">
            <w:pPr>
              <w:rPr>
                <w:rFonts w:eastAsiaTheme="minorEastAsia"/>
                <w:color w:val="000000" w:themeColor="text1"/>
                <w:sz w:val="16"/>
                <w:szCs w:val="16"/>
              </w:rPr>
            </w:pPr>
            <w:r w:rsidRPr="000F7CCE">
              <w:rPr>
                <w:rFonts w:eastAsiaTheme="minorEastAsia"/>
                <w:color w:val="000000" w:themeColor="text1"/>
                <w:sz w:val="16"/>
                <w:szCs w:val="16"/>
              </w:rPr>
              <w:t>[not relevant]</w:t>
            </w:r>
          </w:p>
        </w:tc>
      </w:tr>
      <w:tr w:rsidRPr="000F7CCE" w:rsidR="004E0B95" w:rsidTr="1A7743B0" w14:paraId="0D89E6F2" w14:textId="77777777">
        <w:trPr>
          <w:trHeight w:val="300"/>
        </w:trPr>
        <w:tc>
          <w:tcPr>
            <w:tcW w:w="0" w:type="auto"/>
            <w:tcMar/>
          </w:tcPr>
          <w:p w:rsidRPr="000F7CCE" w:rsidR="004E0B95" w:rsidP="004E0B95" w:rsidRDefault="004E0B95" w14:paraId="743199BB" w14:textId="314BFC13">
            <w:pPr>
              <w:rPr>
                <w:rFonts w:eastAsiaTheme="minorEastAsia"/>
                <w:color w:val="000000" w:themeColor="text1"/>
                <w:sz w:val="16"/>
                <w:szCs w:val="16"/>
              </w:rPr>
            </w:pPr>
            <w:r w:rsidRPr="000F7CCE">
              <w:rPr>
                <w:rFonts w:eastAsiaTheme="minorEastAsia"/>
                <w:color w:val="000000" w:themeColor="text1"/>
                <w:sz w:val="16"/>
                <w:szCs w:val="16"/>
              </w:rPr>
              <w:t>4.2</w:t>
            </w:r>
          </w:p>
        </w:tc>
        <w:tc>
          <w:tcPr>
            <w:tcW w:w="0" w:type="auto"/>
            <w:tcMar/>
          </w:tcPr>
          <w:p w:rsidRPr="000F7CCE" w:rsidR="004E0B95" w:rsidP="004E0B95" w:rsidRDefault="004E0B95" w14:paraId="2DE39BD9" w14:textId="0A339DF9">
            <w:pPr>
              <w:rPr>
                <w:rFonts w:eastAsiaTheme="minorEastAsia"/>
                <w:color w:val="000000" w:themeColor="text1"/>
                <w:sz w:val="16"/>
                <w:szCs w:val="16"/>
              </w:rPr>
            </w:pPr>
            <w:r w:rsidRPr="000F7CCE">
              <w:rPr>
                <w:rFonts w:eastAsiaTheme="minorEastAsia"/>
                <w:color w:val="000000" w:themeColor="text1"/>
                <w:sz w:val="16"/>
                <w:szCs w:val="16"/>
              </w:rPr>
              <w:t>Identify CESU</w:t>
            </w:r>
          </w:p>
        </w:tc>
        <w:tc>
          <w:tcPr>
            <w:tcW w:w="0" w:type="auto"/>
            <w:tcMar/>
          </w:tcPr>
          <w:p w:rsidRPr="000F7CCE" w:rsidR="004E0B95" w:rsidP="004E0B95" w:rsidRDefault="004E0B95" w14:paraId="0FDEAE46" w14:textId="272376AF">
            <w:pPr>
              <w:rPr>
                <w:rFonts w:eastAsiaTheme="minorEastAsia"/>
                <w:color w:val="000000" w:themeColor="text1"/>
                <w:sz w:val="16"/>
                <w:szCs w:val="16"/>
              </w:rPr>
            </w:pPr>
            <w:r w:rsidRPr="000F7CCE">
              <w:rPr>
                <w:rFonts w:eastAsiaTheme="minorEastAsia"/>
                <w:color w:val="000000" w:themeColor="text1"/>
                <w:sz w:val="16"/>
                <w:szCs w:val="16"/>
              </w:rPr>
              <w:t>Final customers identify the CESU to which they intend to join.</w:t>
            </w:r>
          </w:p>
        </w:tc>
        <w:tc>
          <w:tcPr>
            <w:tcW w:w="0" w:type="auto"/>
            <w:tcMar/>
          </w:tcPr>
          <w:p w:rsidRPr="000F7CCE" w:rsidR="004E0B95" w:rsidP="004E0B95" w:rsidRDefault="004E0B95" w14:paraId="6CD0701F" w14:textId="32C97E39">
            <w:pPr>
              <w:rPr>
                <w:rFonts w:eastAsiaTheme="minorEastAsia"/>
                <w:color w:val="000000" w:themeColor="text1"/>
                <w:sz w:val="16"/>
                <w:szCs w:val="16"/>
              </w:rPr>
            </w:pPr>
            <w:r w:rsidRPr="000F7CCE">
              <w:rPr>
                <w:rFonts w:eastAsiaTheme="minorEastAsia"/>
                <w:color w:val="000000" w:themeColor="text1"/>
                <w:sz w:val="16"/>
                <w:szCs w:val="16"/>
              </w:rPr>
              <w:t>[not relevant]</w:t>
            </w:r>
          </w:p>
        </w:tc>
        <w:tc>
          <w:tcPr>
            <w:tcW w:w="0" w:type="auto"/>
            <w:tcMar/>
          </w:tcPr>
          <w:p w:rsidRPr="000F7CCE" w:rsidR="004E0B95" w:rsidP="004E0B95" w:rsidRDefault="004E0B95" w14:paraId="136A340D" w14:textId="4132E2F7">
            <w:pPr>
              <w:rPr>
                <w:rFonts w:eastAsiaTheme="minorEastAsia"/>
                <w:color w:val="000000" w:themeColor="text1"/>
                <w:sz w:val="16"/>
                <w:szCs w:val="16"/>
              </w:rPr>
            </w:pPr>
            <w:r w:rsidRPr="000F7CCE">
              <w:rPr>
                <w:rFonts w:eastAsiaTheme="minorEastAsia"/>
                <w:color w:val="000000" w:themeColor="text1"/>
                <w:sz w:val="16"/>
                <w:szCs w:val="16"/>
              </w:rPr>
              <w:t>Final customer</w:t>
            </w:r>
          </w:p>
        </w:tc>
        <w:tc>
          <w:tcPr>
            <w:tcW w:w="0" w:type="auto"/>
            <w:tcMar/>
          </w:tcPr>
          <w:p w:rsidRPr="000F7CCE" w:rsidR="004E0B95" w:rsidP="004E0B95" w:rsidRDefault="004E0B95" w14:paraId="6C5B81A7" w14:textId="42A1F04C">
            <w:pPr>
              <w:rPr>
                <w:rFonts w:eastAsiaTheme="minorEastAsia"/>
                <w:color w:val="000000" w:themeColor="text1"/>
                <w:sz w:val="16"/>
                <w:szCs w:val="16"/>
              </w:rPr>
            </w:pPr>
            <w:r w:rsidRPr="000F7CCE">
              <w:rPr>
                <w:rFonts w:eastAsiaTheme="minorEastAsia"/>
                <w:color w:val="000000" w:themeColor="text1"/>
                <w:sz w:val="16"/>
                <w:szCs w:val="16"/>
              </w:rPr>
              <w:t>[not relevant]</w:t>
            </w:r>
          </w:p>
        </w:tc>
      </w:tr>
      <w:tr w:rsidRPr="000F7CCE" w:rsidR="001128A7" w:rsidTr="1A7743B0" w14:paraId="3DE7EB3B" w14:textId="77777777">
        <w:trPr>
          <w:trHeight w:val="300"/>
        </w:trPr>
        <w:tc>
          <w:tcPr>
            <w:tcW w:w="0" w:type="auto"/>
            <w:tcMar/>
          </w:tcPr>
          <w:p w:rsidRPr="000F7CCE" w:rsidR="001128A7" w:rsidP="4B73FC4A" w:rsidRDefault="07593042" w14:paraId="56555EFA" w14:textId="3E0472F8">
            <w:pPr>
              <w:rPr>
                <w:rFonts w:eastAsiaTheme="minorEastAsia"/>
                <w:strike/>
                <w:color w:val="000000" w:themeColor="text1"/>
                <w:sz w:val="16"/>
                <w:szCs w:val="16"/>
              </w:rPr>
            </w:pPr>
            <w:r w:rsidRPr="4B73FC4A">
              <w:rPr>
                <w:rFonts w:eastAsiaTheme="minorEastAsia"/>
                <w:color w:val="000000" w:themeColor="text1"/>
                <w:sz w:val="16"/>
                <w:szCs w:val="16"/>
              </w:rPr>
              <w:t>4.</w:t>
            </w:r>
            <w:r w:rsidRPr="4B73FC4A" w:rsidR="7397D8B8">
              <w:rPr>
                <w:rFonts w:eastAsiaTheme="minorEastAsia"/>
                <w:color w:val="000000" w:themeColor="text1"/>
                <w:sz w:val="16"/>
                <w:szCs w:val="16"/>
              </w:rPr>
              <w:t>3</w:t>
            </w:r>
          </w:p>
        </w:tc>
        <w:tc>
          <w:tcPr>
            <w:tcW w:w="0" w:type="auto"/>
            <w:tcMar/>
          </w:tcPr>
          <w:p w:rsidRPr="000F7CCE" w:rsidR="001128A7" w:rsidP="4B73FC4A" w:rsidRDefault="00B2499B" w14:paraId="24297D41" w14:textId="02A26C64">
            <w:pPr>
              <w:rPr>
                <w:rFonts w:eastAsiaTheme="minorEastAsia"/>
                <w:color w:val="000000" w:themeColor="text1"/>
                <w:sz w:val="16"/>
                <w:szCs w:val="16"/>
              </w:rPr>
            </w:pPr>
            <w:r w:rsidRPr="4B73FC4A">
              <w:rPr>
                <w:rFonts w:eastAsiaTheme="minorEastAsia"/>
                <w:color w:val="000000" w:themeColor="text1"/>
                <w:sz w:val="16"/>
                <w:szCs w:val="16"/>
              </w:rPr>
              <w:t xml:space="preserve">Send </w:t>
            </w:r>
            <w:r w:rsidRPr="4B73FC4A" w:rsidR="33721658">
              <w:rPr>
                <w:rFonts w:eastAsiaTheme="minorEastAsia"/>
                <w:color w:val="000000" w:themeColor="text1"/>
                <w:sz w:val="16"/>
                <w:szCs w:val="16"/>
              </w:rPr>
              <w:t>preset permission details</w:t>
            </w:r>
          </w:p>
        </w:tc>
        <w:tc>
          <w:tcPr>
            <w:tcW w:w="0" w:type="auto"/>
            <w:tcMar/>
          </w:tcPr>
          <w:p w:rsidRPr="000F7CCE" w:rsidR="001128A7" w:rsidP="4B73FC4A" w:rsidRDefault="07593042" w14:paraId="66B6F7AF" w14:textId="6154424F">
            <w:pPr>
              <w:rPr>
                <w:rFonts w:eastAsiaTheme="minorEastAsia"/>
                <w:color w:val="000000" w:themeColor="text1"/>
                <w:sz w:val="16"/>
                <w:szCs w:val="16"/>
              </w:rPr>
            </w:pPr>
            <w:r w:rsidRPr="4B73FC4A">
              <w:rPr>
                <w:rFonts w:eastAsiaTheme="minorEastAsia"/>
                <w:color w:val="000000" w:themeColor="text1"/>
                <w:sz w:val="16"/>
                <w:szCs w:val="16"/>
              </w:rPr>
              <w:t>Specification of permission needed by the eligible party. Optional (but broadly available) means for specifying data needed (for example through a click on a ‘join the energy community’-button) to avoid that the final customer must do complex inputs.</w:t>
            </w:r>
            <w:r w:rsidRPr="4B73FC4A" w:rsidR="21FA134D">
              <w:rPr>
                <w:rFonts w:eastAsiaTheme="minorEastAsia"/>
                <w:color w:val="000000" w:themeColor="text1"/>
                <w:sz w:val="16"/>
                <w:szCs w:val="16"/>
              </w:rPr>
              <w:t xml:space="preserve"> </w:t>
            </w:r>
            <w:commentRangeStart w:id="29"/>
            <w:r w:rsidRPr="4B73FC4A" w:rsidR="3423259E">
              <w:rPr>
                <w:rFonts w:eastAsiaTheme="minorEastAsia"/>
                <w:color w:val="000000" w:themeColor="text1"/>
                <w:sz w:val="16"/>
                <w:szCs w:val="16"/>
              </w:rPr>
              <w:t xml:space="preserve">Note: </w:t>
            </w:r>
            <w:r w:rsidRPr="4B73FC4A" w:rsidR="1DB763DF">
              <w:rPr>
                <w:rFonts w:eastAsiaTheme="minorEastAsia"/>
                <w:color w:val="000000" w:themeColor="text1"/>
                <w:sz w:val="16"/>
                <w:szCs w:val="16"/>
              </w:rPr>
              <w:t xml:space="preserve">the permission administrator should </w:t>
            </w:r>
            <w:r w:rsidRPr="4B73FC4A" w:rsidR="2C36B04F">
              <w:rPr>
                <w:rFonts w:eastAsiaTheme="minorEastAsia"/>
                <w:color w:val="000000" w:themeColor="text1"/>
                <w:sz w:val="16"/>
                <w:szCs w:val="16"/>
              </w:rPr>
              <w:t xml:space="preserve">preset the permission details </w:t>
            </w:r>
            <w:r w:rsidRPr="4B73FC4A" w:rsidR="3A5BF7AE">
              <w:rPr>
                <w:rFonts w:eastAsiaTheme="minorEastAsia"/>
                <w:color w:val="000000" w:themeColor="text1"/>
                <w:sz w:val="16"/>
                <w:szCs w:val="16"/>
              </w:rPr>
              <w:t xml:space="preserve">in a reasonable time (e.g., </w:t>
            </w:r>
            <w:r w:rsidRPr="4B73FC4A" w:rsidR="74792B4E">
              <w:rPr>
                <w:rFonts w:eastAsiaTheme="minorEastAsia"/>
                <w:color w:val="000000" w:themeColor="text1"/>
                <w:sz w:val="16"/>
                <w:szCs w:val="16"/>
              </w:rPr>
              <w:t xml:space="preserve">maximum 10 seconds) </w:t>
            </w:r>
            <w:r w:rsidRPr="4B73FC4A" w:rsidR="048CFE39">
              <w:rPr>
                <w:rFonts w:eastAsiaTheme="minorEastAsia"/>
                <w:color w:val="000000" w:themeColor="text1"/>
                <w:sz w:val="16"/>
                <w:szCs w:val="16"/>
              </w:rPr>
              <w:t xml:space="preserve">to guarantee a smooth </w:t>
            </w:r>
            <w:r w:rsidRPr="4B73FC4A" w:rsidR="6BC3FEA1">
              <w:rPr>
                <w:rFonts w:eastAsiaTheme="minorEastAsia"/>
                <w:color w:val="000000" w:themeColor="text1"/>
                <w:sz w:val="16"/>
                <w:szCs w:val="16"/>
              </w:rPr>
              <w:t xml:space="preserve">execution </w:t>
            </w:r>
            <w:r w:rsidRPr="4B73FC4A" w:rsidR="516EE8D9">
              <w:rPr>
                <w:rFonts w:eastAsiaTheme="minorEastAsia"/>
                <w:color w:val="000000" w:themeColor="text1"/>
                <w:sz w:val="16"/>
                <w:szCs w:val="16"/>
              </w:rPr>
              <w:t xml:space="preserve">of the procedure’s </w:t>
            </w:r>
            <w:r w:rsidRPr="4B73FC4A" w:rsidR="47F936D4">
              <w:rPr>
                <w:rFonts w:eastAsiaTheme="minorEastAsia"/>
                <w:color w:val="000000" w:themeColor="text1"/>
                <w:sz w:val="16"/>
                <w:szCs w:val="16"/>
              </w:rPr>
              <w:t>steps.</w:t>
            </w:r>
            <w:commentRangeEnd w:id="29"/>
            <w:r w:rsidR="004565A6">
              <w:rPr>
                <w:rStyle w:val="CommentReference"/>
              </w:rPr>
              <w:commentReference w:id="29"/>
            </w:r>
          </w:p>
        </w:tc>
        <w:tc>
          <w:tcPr>
            <w:tcW w:w="0" w:type="auto"/>
            <w:tcMar/>
          </w:tcPr>
          <w:p w:rsidRPr="000F7CCE" w:rsidR="001128A7" w:rsidP="001128A7" w:rsidRDefault="001128A7" w14:paraId="1448E2F2" w14:textId="17692141">
            <w:pPr>
              <w:rPr>
                <w:rFonts w:eastAsiaTheme="minorEastAsia"/>
                <w:color w:val="000000" w:themeColor="text1"/>
                <w:sz w:val="16"/>
                <w:szCs w:val="16"/>
              </w:rPr>
            </w:pPr>
            <w:r w:rsidRPr="000F7CCE">
              <w:rPr>
                <w:rFonts w:eastAsiaTheme="minorEastAsia"/>
                <w:color w:val="000000" w:themeColor="text1"/>
                <w:sz w:val="16"/>
                <w:szCs w:val="16"/>
              </w:rPr>
              <w:t>CESU operator</w:t>
            </w:r>
          </w:p>
        </w:tc>
        <w:tc>
          <w:tcPr>
            <w:tcW w:w="0" w:type="auto"/>
            <w:tcMar/>
          </w:tcPr>
          <w:p w:rsidRPr="000F7CCE" w:rsidR="001128A7" w:rsidP="001128A7" w:rsidRDefault="001128A7" w14:paraId="4B3726BE" w14:textId="54E6296D">
            <w:pPr>
              <w:rPr>
                <w:rFonts w:eastAsiaTheme="minorEastAsia"/>
                <w:color w:val="000000" w:themeColor="text1"/>
                <w:sz w:val="16"/>
                <w:szCs w:val="16"/>
              </w:rPr>
            </w:pPr>
            <w:r w:rsidRPr="000F7CCE">
              <w:rPr>
                <w:rFonts w:eastAsiaTheme="minorEastAsia"/>
                <w:color w:val="000000" w:themeColor="text1"/>
                <w:sz w:val="16"/>
                <w:szCs w:val="16"/>
              </w:rPr>
              <w:t>Permission administrator</w:t>
            </w:r>
          </w:p>
        </w:tc>
        <w:tc>
          <w:tcPr>
            <w:tcW w:w="0" w:type="auto"/>
            <w:tcMar/>
          </w:tcPr>
          <w:p w:rsidRPr="000F7CCE" w:rsidR="001128A7" w:rsidP="001128A7" w:rsidRDefault="001128A7" w14:paraId="1DD63625" w14:textId="53017EE5">
            <w:pPr>
              <w:rPr>
                <w:rFonts w:eastAsiaTheme="minorEastAsia"/>
                <w:color w:val="000000" w:themeColor="text1"/>
                <w:sz w:val="16"/>
                <w:szCs w:val="16"/>
              </w:rPr>
            </w:pPr>
            <w:r w:rsidRPr="000F7CCE">
              <w:rPr>
                <w:rFonts w:eastAsiaTheme="minorEastAsia"/>
                <w:color w:val="000000" w:themeColor="text1"/>
                <w:sz w:val="16"/>
                <w:szCs w:val="16"/>
              </w:rPr>
              <w:t>G –</w:t>
            </w:r>
            <w:r w:rsidR="00231122">
              <w:rPr>
                <w:rFonts w:eastAsiaTheme="minorEastAsia"/>
                <w:color w:val="000000" w:themeColor="text1"/>
                <w:sz w:val="16"/>
                <w:szCs w:val="16"/>
              </w:rPr>
              <w:t xml:space="preserve"> </w:t>
            </w:r>
            <w:r w:rsidRPr="000F7CCE" w:rsidR="002252FA">
              <w:rPr>
                <w:rFonts w:eastAsiaTheme="minorEastAsia"/>
                <w:color w:val="000000" w:themeColor="text1"/>
                <w:sz w:val="16"/>
                <w:szCs w:val="16"/>
              </w:rPr>
              <w:t>Preset p</w:t>
            </w:r>
            <w:r w:rsidRPr="000F7CCE">
              <w:rPr>
                <w:rFonts w:eastAsiaTheme="minorEastAsia"/>
                <w:color w:val="000000" w:themeColor="text1"/>
                <w:sz w:val="16"/>
                <w:szCs w:val="16"/>
              </w:rPr>
              <w:t>ermission information</w:t>
            </w:r>
          </w:p>
        </w:tc>
      </w:tr>
      <w:tr w:rsidRPr="000F7CCE" w:rsidR="001128A7" w:rsidTr="1A7743B0" w14:paraId="74113954" w14:textId="77777777">
        <w:trPr>
          <w:trHeight w:val="300"/>
        </w:trPr>
        <w:tc>
          <w:tcPr>
            <w:tcW w:w="0" w:type="auto"/>
            <w:tcMar/>
          </w:tcPr>
          <w:p w:rsidRPr="000F7CCE" w:rsidR="001128A7" w:rsidP="001128A7" w:rsidRDefault="001128A7" w14:paraId="3808EDC9" w14:textId="577E34EE">
            <w:pPr>
              <w:rPr>
                <w:rFonts w:eastAsiaTheme="minorEastAsia"/>
                <w:color w:val="000000" w:themeColor="text1"/>
                <w:sz w:val="16"/>
                <w:szCs w:val="16"/>
              </w:rPr>
            </w:pPr>
            <w:r w:rsidRPr="000F7CCE">
              <w:rPr>
                <w:rFonts w:eastAsiaTheme="minorEastAsia"/>
                <w:color w:val="000000" w:themeColor="text1"/>
                <w:sz w:val="16"/>
                <w:szCs w:val="16"/>
              </w:rPr>
              <w:t>4.4</w:t>
            </w:r>
          </w:p>
        </w:tc>
        <w:tc>
          <w:tcPr>
            <w:tcW w:w="0" w:type="auto"/>
            <w:tcMar/>
          </w:tcPr>
          <w:p w:rsidRPr="000F7CCE" w:rsidR="001128A7" w:rsidP="4B73FC4A" w:rsidRDefault="230581E7" w14:paraId="49971155" w14:textId="74B44D66">
            <w:pPr>
              <w:rPr>
                <w:rFonts w:eastAsiaTheme="minorEastAsia"/>
                <w:strike/>
                <w:color w:val="000000" w:themeColor="text1"/>
                <w:sz w:val="16"/>
                <w:szCs w:val="16"/>
              </w:rPr>
            </w:pPr>
            <w:r w:rsidRPr="4B73FC4A">
              <w:rPr>
                <w:rFonts w:eastAsiaTheme="minorEastAsia"/>
                <w:color w:val="000000" w:themeColor="text1"/>
                <w:sz w:val="16"/>
                <w:szCs w:val="16"/>
              </w:rPr>
              <w:t>Request authorisation</w:t>
            </w:r>
          </w:p>
        </w:tc>
        <w:tc>
          <w:tcPr>
            <w:tcW w:w="0" w:type="auto"/>
            <w:tcMar/>
          </w:tcPr>
          <w:p w:rsidRPr="000F7CCE" w:rsidR="001128A7" w:rsidP="001128A7" w:rsidRDefault="001128A7" w14:paraId="4380D780" w14:textId="1DA8C80D">
            <w:pPr>
              <w:rPr>
                <w:rFonts w:eastAsiaTheme="minorEastAsia"/>
                <w:color w:val="000000" w:themeColor="text1"/>
                <w:sz w:val="16"/>
                <w:szCs w:val="16"/>
              </w:rPr>
            </w:pPr>
            <w:r w:rsidRPr="000F7CCE">
              <w:rPr>
                <w:rFonts w:eastAsiaTheme="minorEastAsia"/>
                <w:color w:val="000000" w:themeColor="text1"/>
                <w:sz w:val="16"/>
                <w:szCs w:val="16"/>
              </w:rPr>
              <w:t>Final customers identify themselves to the permission administrator.</w:t>
            </w:r>
          </w:p>
        </w:tc>
        <w:tc>
          <w:tcPr>
            <w:tcW w:w="0" w:type="auto"/>
            <w:tcMar/>
          </w:tcPr>
          <w:p w:rsidRPr="000F7CCE" w:rsidR="001128A7" w:rsidP="001128A7" w:rsidRDefault="001128A7" w14:paraId="40D81960" w14:textId="263847C6">
            <w:pPr>
              <w:rPr>
                <w:rFonts w:eastAsiaTheme="minorEastAsia"/>
                <w:color w:val="000000" w:themeColor="text1"/>
                <w:sz w:val="16"/>
                <w:szCs w:val="16"/>
              </w:rPr>
            </w:pPr>
            <w:r w:rsidRPr="000F7CCE">
              <w:rPr>
                <w:rFonts w:eastAsiaTheme="minorEastAsia"/>
                <w:color w:val="000000" w:themeColor="text1"/>
                <w:sz w:val="16"/>
                <w:szCs w:val="16"/>
              </w:rPr>
              <w:t>Final customer</w:t>
            </w:r>
          </w:p>
        </w:tc>
        <w:tc>
          <w:tcPr>
            <w:tcW w:w="0" w:type="auto"/>
            <w:tcMar/>
          </w:tcPr>
          <w:p w:rsidRPr="000F7CCE" w:rsidR="001128A7" w:rsidP="001128A7" w:rsidRDefault="001128A7" w14:paraId="3D52437A" w14:textId="22DB7245">
            <w:pPr>
              <w:rPr>
                <w:rFonts w:eastAsiaTheme="minorEastAsia"/>
                <w:color w:val="000000" w:themeColor="text1"/>
                <w:sz w:val="16"/>
                <w:szCs w:val="16"/>
              </w:rPr>
            </w:pPr>
            <w:r w:rsidRPr="000F7CCE">
              <w:rPr>
                <w:rFonts w:eastAsiaTheme="minorEastAsia"/>
                <w:color w:val="000000" w:themeColor="text1"/>
                <w:sz w:val="16"/>
                <w:szCs w:val="16"/>
              </w:rPr>
              <w:t>Permission administrator</w:t>
            </w:r>
          </w:p>
        </w:tc>
        <w:tc>
          <w:tcPr>
            <w:tcW w:w="0" w:type="auto"/>
            <w:tcMar/>
          </w:tcPr>
          <w:p w:rsidRPr="000F7CCE" w:rsidR="001128A7" w:rsidP="001128A7" w:rsidRDefault="001128A7" w14:paraId="17F383BA" w14:textId="39AAB5BC">
            <w:pPr>
              <w:rPr>
                <w:rFonts w:eastAsiaTheme="minorEastAsia"/>
                <w:color w:val="000000" w:themeColor="text1"/>
                <w:sz w:val="16"/>
                <w:szCs w:val="16"/>
              </w:rPr>
            </w:pPr>
            <w:r w:rsidRPr="000F7CCE">
              <w:rPr>
                <w:rFonts w:eastAsiaTheme="minorEastAsia"/>
                <w:color w:val="000000" w:themeColor="text1"/>
                <w:sz w:val="16"/>
                <w:szCs w:val="16"/>
              </w:rPr>
              <w:t>[not relevant]</w:t>
            </w:r>
          </w:p>
        </w:tc>
      </w:tr>
      <w:tr w:rsidRPr="000F7CCE" w:rsidR="001128A7" w:rsidTr="1A7743B0" w14:paraId="39ECB092" w14:textId="77777777">
        <w:trPr>
          <w:trHeight w:val="300"/>
        </w:trPr>
        <w:tc>
          <w:tcPr>
            <w:tcW w:w="0" w:type="auto"/>
            <w:tcMar/>
          </w:tcPr>
          <w:p w:rsidRPr="000F7CCE" w:rsidR="001128A7" w:rsidP="001128A7" w:rsidRDefault="001128A7" w14:paraId="7E9CA683" w14:textId="59B9E46B">
            <w:pPr>
              <w:rPr>
                <w:rFonts w:eastAsiaTheme="minorEastAsia"/>
                <w:color w:val="000000" w:themeColor="text1"/>
                <w:sz w:val="16"/>
                <w:szCs w:val="16"/>
              </w:rPr>
            </w:pPr>
            <w:r w:rsidRPr="000F7CCE">
              <w:rPr>
                <w:rFonts w:eastAsiaTheme="minorEastAsia"/>
                <w:color w:val="000000" w:themeColor="text1"/>
                <w:sz w:val="16"/>
                <w:szCs w:val="16"/>
              </w:rPr>
              <w:t>4.5</w:t>
            </w:r>
          </w:p>
        </w:tc>
        <w:tc>
          <w:tcPr>
            <w:tcW w:w="0" w:type="auto"/>
            <w:tcMar/>
          </w:tcPr>
          <w:p w:rsidRPr="000F7CCE" w:rsidR="001128A7" w:rsidP="4B73FC4A" w:rsidRDefault="704B7089" w14:paraId="5AACF530" w14:textId="68AA806E">
            <w:pPr>
              <w:rPr>
                <w:rFonts w:eastAsiaTheme="minorEastAsia"/>
                <w:color w:val="000000" w:themeColor="text1"/>
                <w:sz w:val="16"/>
                <w:szCs w:val="16"/>
              </w:rPr>
            </w:pPr>
            <w:r w:rsidRPr="4B73FC4A">
              <w:rPr>
                <w:rFonts w:eastAsiaTheme="minorEastAsia"/>
                <w:color w:val="000000" w:themeColor="text1"/>
                <w:sz w:val="16"/>
                <w:szCs w:val="16"/>
              </w:rPr>
              <w:t xml:space="preserve">Validate </w:t>
            </w:r>
            <w:r w:rsidRPr="4B73FC4A" w:rsidR="07593042">
              <w:rPr>
                <w:rFonts w:eastAsiaTheme="minorEastAsia"/>
                <w:color w:val="000000" w:themeColor="text1"/>
                <w:sz w:val="16"/>
                <w:szCs w:val="16"/>
              </w:rPr>
              <w:t>credentials</w:t>
            </w:r>
          </w:p>
        </w:tc>
        <w:tc>
          <w:tcPr>
            <w:tcW w:w="0" w:type="auto"/>
            <w:tcMar/>
          </w:tcPr>
          <w:p w:rsidRPr="000F7CCE" w:rsidR="001128A7" w:rsidP="1A7743B0" w:rsidRDefault="001128A7" w14:paraId="3847072F" w14:textId="35E7BC24">
            <w:pPr>
              <w:rPr>
                <w:rFonts w:eastAsia="ＭＳ 明朝" w:eastAsiaTheme="minorEastAsia"/>
                <w:color w:val="000000" w:themeColor="text1"/>
                <w:sz w:val="16"/>
                <w:szCs w:val="16"/>
              </w:rPr>
            </w:pPr>
            <w:r w:rsidRPr="1A7743B0" w:rsidR="3B0DF9CC">
              <w:rPr>
                <w:rFonts w:eastAsia="ＭＳ 明朝" w:eastAsiaTheme="minorEastAsia"/>
                <w:color w:val="000000" w:themeColor="text1" w:themeTint="FF" w:themeShade="FF"/>
                <w:sz w:val="16"/>
                <w:szCs w:val="16"/>
              </w:rPr>
              <w:t xml:space="preserve">Permission administrator transfers authentication information to </w:t>
            </w:r>
            <w:commentRangeStart w:id="47847084"/>
            <w:r w:rsidRPr="1A7743B0" w:rsidR="3B0DF9CC">
              <w:rPr>
                <w:rFonts w:eastAsia="ＭＳ 明朝" w:eastAsiaTheme="minorEastAsia"/>
                <w:color w:val="000000" w:themeColor="text1" w:themeTint="FF" w:themeShade="FF"/>
                <w:sz w:val="16"/>
                <w:szCs w:val="16"/>
              </w:rPr>
              <w:t>identity service</w:t>
            </w:r>
            <w:commentRangeEnd w:id="47847084"/>
            <w:r>
              <w:rPr>
                <w:rStyle w:val="CommentReference"/>
              </w:rPr>
              <w:commentReference w:id="47847084"/>
            </w:r>
            <w:r w:rsidRPr="1A7743B0" w:rsidR="3B0DF9CC">
              <w:rPr>
                <w:rFonts w:eastAsia="ＭＳ 明朝" w:eastAsiaTheme="minorEastAsia"/>
                <w:color w:val="000000" w:themeColor="text1" w:themeTint="FF" w:themeShade="FF"/>
                <w:sz w:val="16"/>
                <w:szCs w:val="16"/>
              </w:rPr>
              <w:t xml:space="preserve"> provider.</w:t>
            </w:r>
          </w:p>
        </w:tc>
        <w:tc>
          <w:tcPr>
            <w:tcW w:w="0" w:type="auto"/>
            <w:tcMar/>
          </w:tcPr>
          <w:p w:rsidRPr="000F7CCE" w:rsidR="001128A7" w:rsidP="001128A7" w:rsidRDefault="001128A7" w14:paraId="17EB5A43" w14:textId="6FAF4D14">
            <w:pPr>
              <w:rPr>
                <w:rFonts w:eastAsiaTheme="minorEastAsia"/>
                <w:color w:val="000000" w:themeColor="text1"/>
                <w:sz w:val="16"/>
                <w:szCs w:val="16"/>
              </w:rPr>
            </w:pPr>
            <w:r w:rsidRPr="000F7CCE">
              <w:rPr>
                <w:rFonts w:eastAsiaTheme="minorEastAsia"/>
                <w:color w:val="000000" w:themeColor="text1"/>
                <w:sz w:val="16"/>
                <w:szCs w:val="16"/>
              </w:rPr>
              <w:t>Permission administrator</w:t>
            </w:r>
          </w:p>
        </w:tc>
        <w:tc>
          <w:tcPr>
            <w:tcW w:w="0" w:type="auto"/>
            <w:tcMar/>
          </w:tcPr>
          <w:p w:rsidRPr="000F7CCE" w:rsidR="001128A7" w:rsidP="001128A7" w:rsidRDefault="001128A7" w14:paraId="3AF27B0E" w14:textId="19EF00CC">
            <w:pPr>
              <w:rPr>
                <w:rFonts w:eastAsiaTheme="minorEastAsia"/>
                <w:color w:val="000000" w:themeColor="text1"/>
                <w:sz w:val="16"/>
                <w:szCs w:val="16"/>
              </w:rPr>
            </w:pPr>
            <w:r w:rsidRPr="000F7CCE">
              <w:rPr>
                <w:rFonts w:eastAsiaTheme="minorEastAsia"/>
                <w:color w:val="000000" w:themeColor="text1"/>
                <w:sz w:val="16"/>
                <w:szCs w:val="16"/>
              </w:rPr>
              <w:t>Identity service provider</w:t>
            </w:r>
          </w:p>
        </w:tc>
        <w:tc>
          <w:tcPr>
            <w:tcW w:w="0" w:type="auto"/>
            <w:tcMar/>
          </w:tcPr>
          <w:p w:rsidRPr="000F7CCE" w:rsidR="001128A7" w:rsidP="001128A7" w:rsidRDefault="001128A7" w14:paraId="0367A334" w14:textId="3A4E41F2">
            <w:pPr>
              <w:rPr>
                <w:rFonts w:eastAsiaTheme="minorEastAsia"/>
                <w:color w:val="000000" w:themeColor="text1"/>
                <w:sz w:val="16"/>
                <w:szCs w:val="16"/>
              </w:rPr>
            </w:pPr>
            <w:r w:rsidRPr="000F7CCE">
              <w:rPr>
                <w:rFonts w:eastAsiaTheme="minorEastAsia"/>
                <w:color w:val="000000" w:themeColor="text1"/>
                <w:sz w:val="16"/>
                <w:szCs w:val="16"/>
              </w:rPr>
              <w:t>[not relevant]</w:t>
            </w:r>
          </w:p>
        </w:tc>
      </w:tr>
      <w:tr w:rsidRPr="000F7CCE" w:rsidR="001128A7" w:rsidTr="1A7743B0" w14:paraId="5B63BC8B" w14:textId="77777777">
        <w:trPr>
          <w:trHeight w:val="300"/>
        </w:trPr>
        <w:tc>
          <w:tcPr>
            <w:tcW w:w="0" w:type="auto"/>
            <w:tcMar/>
          </w:tcPr>
          <w:p w:rsidRPr="000F7CCE" w:rsidR="001128A7" w:rsidP="001128A7" w:rsidRDefault="001128A7" w14:paraId="141D83D4" w14:textId="0E1D8BE4">
            <w:pPr>
              <w:rPr>
                <w:rFonts w:eastAsiaTheme="minorEastAsia"/>
                <w:color w:val="000000" w:themeColor="text1"/>
                <w:sz w:val="16"/>
                <w:szCs w:val="16"/>
              </w:rPr>
            </w:pPr>
            <w:r w:rsidRPr="000F7CCE">
              <w:rPr>
                <w:rFonts w:eastAsiaTheme="minorEastAsia"/>
                <w:color w:val="000000" w:themeColor="text1"/>
                <w:sz w:val="16"/>
                <w:szCs w:val="16"/>
              </w:rPr>
              <w:t>4.6</w:t>
            </w:r>
          </w:p>
        </w:tc>
        <w:tc>
          <w:tcPr>
            <w:tcW w:w="0" w:type="auto"/>
            <w:tcMar/>
          </w:tcPr>
          <w:p w:rsidRPr="000F7CCE" w:rsidR="001128A7" w:rsidP="4B73FC4A" w:rsidRDefault="66D5CCD1" w14:paraId="4B572944" w14:textId="03BF4FA7">
            <w:pPr>
              <w:rPr>
                <w:rFonts w:eastAsiaTheme="minorEastAsia"/>
                <w:color w:val="000000" w:themeColor="text1"/>
                <w:sz w:val="16"/>
                <w:szCs w:val="16"/>
              </w:rPr>
            </w:pPr>
            <w:r w:rsidRPr="4B73FC4A">
              <w:rPr>
                <w:rFonts w:eastAsiaTheme="minorEastAsia"/>
                <w:color w:val="000000" w:themeColor="text1"/>
                <w:sz w:val="16"/>
                <w:szCs w:val="16"/>
              </w:rPr>
              <w:t xml:space="preserve">Notify </w:t>
            </w:r>
            <w:r w:rsidRPr="4B73FC4A" w:rsidR="07593042">
              <w:rPr>
                <w:rFonts w:eastAsiaTheme="minorEastAsia"/>
                <w:color w:val="000000" w:themeColor="text1"/>
                <w:sz w:val="16"/>
                <w:szCs w:val="16"/>
              </w:rPr>
              <w:t>final customer of credential check results</w:t>
            </w:r>
          </w:p>
        </w:tc>
        <w:tc>
          <w:tcPr>
            <w:tcW w:w="0" w:type="auto"/>
            <w:tcMar/>
          </w:tcPr>
          <w:p w:rsidRPr="000F7CCE" w:rsidR="001128A7" w:rsidP="001128A7" w:rsidRDefault="001128A7" w14:paraId="69D6F9F4" w14:textId="6ECE5E2C">
            <w:pPr>
              <w:rPr>
                <w:rFonts w:eastAsiaTheme="minorEastAsia"/>
                <w:color w:val="000000" w:themeColor="text1"/>
                <w:sz w:val="16"/>
                <w:szCs w:val="16"/>
              </w:rPr>
            </w:pPr>
            <w:r w:rsidRPr="000F7CCE">
              <w:rPr>
                <w:rFonts w:eastAsiaTheme="minorEastAsia"/>
                <w:color w:val="000000" w:themeColor="text1"/>
                <w:sz w:val="16"/>
                <w:szCs w:val="16"/>
              </w:rPr>
              <w:t>Permission administrator communicates validation result and provides a meaningful indication in case of an invalid request.</w:t>
            </w:r>
          </w:p>
        </w:tc>
        <w:tc>
          <w:tcPr>
            <w:tcW w:w="0" w:type="auto"/>
            <w:tcMar/>
          </w:tcPr>
          <w:p w:rsidRPr="000F7CCE" w:rsidR="001128A7" w:rsidP="001128A7" w:rsidRDefault="001128A7" w14:paraId="77400730" w14:textId="2F096CCA">
            <w:pPr>
              <w:rPr>
                <w:rFonts w:eastAsiaTheme="minorEastAsia"/>
                <w:color w:val="000000" w:themeColor="text1"/>
                <w:sz w:val="16"/>
                <w:szCs w:val="16"/>
              </w:rPr>
            </w:pPr>
            <w:r w:rsidRPr="000F7CCE">
              <w:rPr>
                <w:rFonts w:eastAsiaTheme="minorEastAsia"/>
                <w:color w:val="000000" w:themeColor="text1"/>
                <w:sz w:val="16"/>
                <w:szCs w:val="16"/>
              </w:rPr>
              <w:t>Permission administrator</w:t>
            </w:r>
          </w:p>
        </w:tc>
        <w:tc>
          <w:tcPr>
            <w:tcW w:w="0" w:type="auto"/>
            <w:tcMar/>
          </w:tcPr>
          <w:p w:rsidRPr="000F7CCE" w:rsidR="001128A7" w:rsidP="001128A7" w:rsidRDefault="001128A7" w14:paraId="6E60BECF" w14:textId="00BB706D">
            <w:pPr>
              <w:rPr>
                <w:rFonts w:eastAsiaTheme="minorEastAsia"/>
                <w:color w:val="000000" w:themeColor="text1"/>
                <w:sz w:val="16"/>
                <w:szCs w:val="16"/>
              </w:rPr>
            </w:pPr>
            <w:r w:rsidRPr="000F7CCE">
              <w:rPr>
                <w:rFonts w:eastAsiaTheme="minorEastAsia"/>
                <w:color w:val="000000" w:themeColor="text1"/>
                <w:sz w:val="16"/>
                <w:szCs w:val="16"/>
              </w:rPr>
              <w:t>Final customer</w:t>
            </w:r>
          </w:p>
        </w:tc>
        <w:tc>
          <w:tcPr>
            <w:tcW w:w="0" w:type="auto"/>
            <w:tcMar/>
          </w:tcPr>
          <w:p w:rsidRPr="000F7CCE" w:rsidR="001128A7" w:rsidP="001128A7" w:rsidRDefault="001128A7" w14:paraId="10850D81" w14:textId="04BEC5A4">
            <w:pPr>
              <w:rPr>
                <w:rFonts w:eastAsiaTheme="minorEastAsia"/>
                <w:color w:val="000000" w:themeColor="text1"/>
                <w:sz w:val="16"/>
                <w:szCs w:val="16"/>
              </w:rPr>
            </w:pPr>
            <w:r w:rsidRPr="000F7CCE">
              <w:rPr>
                <w:rFonts w:eastAsiaTheme="minorEastAsia"/>
                <w:color w:val="000000" w:themeColor="text1"/>
                <w:sz w:val="16"/>
                <w:szCs w:val="16"/>
              </w:rPr>
              <w:t>[not relevant]</w:t>
            </w:r>
          </w:p>
        </w:tc>
      </w:tr>
      <w:tr w:rsidRPr="000F7CCE" w:rsidR="001128A7" w:rsidTr="1A7743B0" w14:paraId="44180A44" w14:textId="77777777">
        <w:trPr>
          <w:trHeight w:val="300"/>
        </w:trPr>
        <w:tc>
          <w:tcPr>
            <w:tcW w:w="0" w:type="auto"/>
            <w:tcMar/>
          </w:tcPr>
          <w:p w:rsidRPr="000F7CCE" w:rsidR="001128A7" w:rsidP="001128A7" w:rsidRDefault="001128A7" w14:paraId="785DA776" w14:textId="0AF27EDB">
            <w:pPr>
              <w:rPr>
                <w:rFonts w:eastAsiaTheme="minorEastAsia"/>
                <w:color w:val="000000" w:themeColor="text1"/>
                <w:sz w:val="16"/>
                <w:szCs w:val="16"/>
              </w:rPr>
            </w:pPr>
            <w:r w:rsidRPr="000F7CCE">
              <w:rPr>
                <w:rFonts w:eastAsiaTheme="minorEastAsia"/>
                <w:color w:val="000000" w:themeColor="text1"/>
                <w:sz w:val="16"/>
                <w:szCs w:val="16"/>
              </w:rPr>
              <w:t>4.7</w:t>
            </w:r>
          </w:p>
        </w:tc>
        <w:tc>
          <w:tcPr>
            <w:tcW w:w="0" w:type="auto"/>
            <w:tcMar/>
          </w:tcPr>
          <w:p w:rsidRPr="000F7CCE" w:rsidR="001128A7" w:rsidP="001128A7" w:rsidRDefault="001128A7" w14:paraId="3BEE5114" w14:textId="65E23B42">
            <w:pPr>
              <w:rPr>
                <w:rFonts w:eastAsiaTheme="minorEastAsia"/>
                <w:color w:val="000000" w:themeColor="text1"/>
                <w:sz w:val="16"/>
                <w:szCs w:val="16"/>
              </w:rPr>
            </w:pPr>
            <w:r w:rsidRPr="000F7CCE">
              <w:rPr>
                <w:rFonts w:eastAsiaTheme="minorEastAsia"/>
                <w:color w:val="000000" w:themeColor="text1"/>
                <w:sz w:val="16"/>
                <w:szCs w:val="16"/>
              </w:rPr>
              <w:t>Link final customer and metering point</w:t>
            </w:r>
          </w:p>
        </w:tc>
        <w:tc>
          <w:tcPr>
            <w:tcW w:w="0" w:type="auto"/>
            <w:tcMar/>
          </w:tcPr>
          <w:p w:rsidRPr="000F7CCE" w:rsidR="001128A7" w:rsidP="001128A7" w:rsidRDefault="001128A7" w14:paraId="40A945CE" w14:textId="5F42307C">
            <w:pPr>
              <w:rPr>
                <w:rFonts w:eastAsiaTheme="minorEastAsia"/>
                <w:color w:val="000000" w:themeColor="text1"/>
                <w:sz w:val="16"/>
                <w:szCs w:val="16"/>
              </w:rPr>
            </w:pPr>
            <w:r w:rsidRPr="000F7CCE">
              <w:rPr>
                <w:rFonts w:eastAsiaTheme="minorEastAsia"/>
                <w:color w:val="000000" w:themeColor="text1"/>
                <w:sz w:val="16"/>
                <w:szCs w:val="16"/>
              </w:rPr>
              <w:t xml:space="preserve">Final customer finds out metering point identifier to request CESU participation </w:t>
            </w:r>
            <w:r w:rsidRPr="000F7CCE" w:rsidR="00EA6089">
              <w:rPr>
                <w:rFonts w:eastAsiaTheme="minorEastAsia"/>
                <w:color w:val="000000" w:themeColor="text1"/>
                <w:sz w:val="16"/>
                <w:szCs w:val="16"/>
              </w:rPr>
              <w:t xml:space="preserve">and data </w:t>
            </w:r>
            <w:r w:rsidRPr="000F7CCE">
              <w:rPr>
                <w:rFonts w:eastAsiaTheme="minorEastAsia"/>
                <w:color w:val="000000" w:themeColor="text1"/>
                <w:sz w:val="16"/>
                <w:szCs w:val="16"/>
              </w:rPr>
              <w:t>for.</w:t>
            </w:r>
          </w:p>
        </w:tc>
        <w:tc>
          <w:tcPr>
            <w:tcW w:w="0" w:type="auto"/>
            <w:tcMar/>
          </w:tcPr>
          <w:p w:rsidRPr="000F7CCE" w:rsidR="001128A7" w:rsidP="001128A7" w:rsidRDefault="001128A7" w14:paraId="38E7CC00" w14:textId="431B1263">
            <w:pPr>
              <w:rPr>
                <w:rFonts w:eastAsiaTheme="minorEastAsia"/>
                <w:color w:val="000000" w:themeColor="text1"/>
                <w:sz w:val="16"/>
                <w:szCs w:val="16"/>
              </w:rPr>
            </w:pPr>
            <w:r w:rsidRPr="000F7CCE">
              <w:rPr>
                <w:rFonts w:eastAsiaTheme="minorEastAsia"/>
                <w:color w:val="000000" w:themeColor="text1"/>
                <w:sz w:val="16"/>
                <w:szCs w:val="16"/>
              </w:rPr>
              <w:t>Permission administrator</w:t>
            </w:r>
          </w:p>
        </w:tc>
        <w:tc>
          <w:tcPr>
            <w:tcW w:w="0" w:type="auto"/>
            <w:tcMar/>
          </w:tcPr>
          <w:p w:rsidRPr="000F7CCE" w:rsidR="001128A7" w:rsidP="001128A7" w:rsidRDefault="001128A7" w14:paraId="2F89DF83" w14:textId="1161BB18">
            <w:pPr>
              <w:rPr>
                <w:rFonts w:eastAsiaTheme="minorEastAsia"/>
                <w:color w:val="000000" w:themeColor="text1"/>
                <w:sz w:val="16"/>
                <w:szCs w:val="16"/>
              </w:rPr>
            </w:pPr>
            <w:r w:rsidRPr="000F7CCE">
              <w:rPr>
                <w:rFonts w:eastAsiaTheme="minorEastAsia"/>
                <w:color w:val="000000" w:themeColor="text1"/>
                <w:sz w:val="16"/>
                <w:szCs w:val="16"/>
              </w:rPr>
              <w:t>Final customer</w:t>
            </w:r>
          </w:p>
        </w:tc>
        <w:tc>
          <w:tcPr>
            <w:tcW w:w="0" w:type="auto"/>
            <w:tcMar/>
          </w:tcPr>
          <w:p w:rsidRPr="000F7CCE" w:rsidR="001128A7" w:rsidP="001128A7" w:rsidRDefault="001128A7" w14:paraId="57507151" w14:textId="03BC4313">
            <w:pPr>
              <w:rPr>
                <w:rFonts w:eastAsiaTheme="minorEastAsia"/>
                <w:color w:val="000000" w:themeColor="text1"/>
                <w:sz w:val="16"/>
                <w:szCs w:val="16"/>
              </w:rPr>
            </w:pPr>
            <w:r w:rsidRPr="000F7CCE">
              <w:rPr>
                <w:rFonts w:eastAsiaTheme="minorEastAsia"/>
                <w:color w:val="000000" w:themeColor="text1"/>
                <w:sz w:val="16"/>
                <w:szCs w:val="16"/>
              </w:rPr>
              <w:t>D – Metering point identification</w:t>
            </w:r>
          </w:p>
        </w:tc>
      </w:tr>
      <w:tr w:rsidRPr="000F7CCE" w:rsidR="00695FB3" w:rsidTr="1A7743B0" w14:paraId="3A83649B" w14:textId="77777777">
        <w:trPr>
          <w:trHeight w:val="300"/>
        </w:trPr>
        <w:tc>
          <w:tcPr>
            <w:tcW w:w="0" w:type="auto"/>
            <w:tcMar/>
          </w:tcPr>
          <w:p w:rsidRPr="000F7CCE" w:rsidR="00695FB3" w:rsidP="001128A7" w:rsidRDefault="00011B86" w14:paraId="49FDC3BF" w14:textId="3975F180">
            <w:pPr>
              <w:rPr>
                <w:rFonts w:eastAsiaTheme="minorEastAsia"/>
                <w:color w:val="000000" w:themeColor="text1"/>
                <w:sz w:val="16"/>
                <w:szCs w:val="16"/>
              </w:rPr>
            </w:pPr>
            <w:r w:rsidRPr="000F7CCE">
              <w:rPr>
                <w:rFonts w:eastAsiaTheme="minorEastAsia"/>
                <w:color w:val="000000" w:themeColor="text1"/>
                <w:sz w:val="16"/>
                <w:szCs w:val="16"/>
              </w:rPr>
              <w:t>4.8</w:t>
            </w:r>
          </w:p>
        </w:tc>
        <w:tc>
          <w:tcPr>
            <w:tcW w:w="0" w:type="auto"/>
            <w:tcMar/>
          </w:tcPr>
          <w:p w:rsidRPr="000F7CCE" w:rsidR="00695FB3" w:rsidP="4B73FC4A" w:rsidRDefault="7F64E4BF" w14:paraId="274B437D" w14:textId="49836C40">
            <w:pPr>
              <w:rPr>
                <w:rFonts w:eastAsiaTheme="minorEastAsia"/>
                <w:color w:val="000000" w:themeColor="text1"/>
                <w:sz w:val="16"/>
                <w:szCs w:val="16"/>
              </w:rPr>
            </w:pPr>
            <w:r w:rsidRPr="4B73FC4A">
              <w:rPr>
                <w:rFonts w:eastAsiaTheme="minorEastAsia"/>
                <w:color w:val="000000" w:themeColor="text1"/>
                <w:sz w:val="16"/>
                <w:szCs w:val="16"/>
              </w:rPr>
              <w:t xml:space="preserve">Request </w:t>
            </w:r>
            <w:r w:rsidRPr="4B73FC4A" w:rsidR="2DFA5C16">
              <w:rPr>
                <w:rFonts w:eastAsiaTheme="minorEastAsia"/>
                <w:color w:val="000000" w:themeColor="text1"/>
                <w:sz w:val="16"/>
                <w:szCs w:val="16"/>
              </w:rPr>
              <w:t xml:space="preserve">attributes of </w:t>
            </w:r>
            <w:r w:rsidRPr="4B73FC4A">
              <w:rPr>
                <w:rFonts w:eastAsiaTheme="minorEastAsia"/>
                <w:color w:val="000000" w:themeColor="text1"/>
                <w:sz w:val="16"/>
                <w:szCs w:val="16"/>
              </w:rPr>
              <w:t>permission specification</w:t>
            </w:r>
          </w:p>
        </w:tc>
        <w:tc>
          <w:tcPr>
            <w:tcW w:w="0" w:type="auto"/>
            <w:tcMar/>
          </w:tcPr>
          <w:p w:rsidRPr="000F7CCE" w:rsidR="00695FB3" w:rsidP="007954EB" w:rsidRDefault="007954EB" w14:paraId="0D68E8BB" w14:textId="1C78927A">
            <w:pPr>
              <w:rPr>
                <w:rFonts w:eastAsiaTheme="minorEastAsia"/>
                <w:color w:val="000000" w:themeColor="text1"/>
                <w:sz w:val="16"/>
                <w:szCs w:val="16"/>
              </w:rPr>
            </w:pPr>
            <w:r w:rsidRPr="000F7CCE">
              <w:rPr>
                <w:rFonts w:eastAsiaTheme="minorEastAsia"/>
                <w:color w:val="000000" w:themeColor="text1"/>
                <w:sz w:val="16"/>
                <w:szCs w:val="16"/>
              </w:rPr>
              <w:t xml:space="preserve">Final customers specify the data they intend to make available and confirm their permission to the permission administrator. This can also be assisted by pre-specified permission requests coming from the </w:t>
            </w:r>
            <w:r w:rsidRPr="000F7CCE" w:rsidR="00247503">
              <w:rPr>
                <w:rFonts w:eastAsiaTheme="minorEastAsia"/>
                <w:color w:val="000000" w:themeColor="text1"/>
                <w:sz w:val="16"/>
                <w:szCs w:val="16"/>
              </w:rPr>
              <w:t>CESU operator</w:t>
            </w:r>
            <w:r w:rsidRPr="000F7CCE">
              <w:rPr>
                <w:rFonts w:eastAsiaTheme="minorEastAsia"/>
                <w:color w:val="000000" w:themeColor="text1"/>
                <w:sz w:val="16"/>
                <w:szCs w:val="16"/>
              </w:rPr>
              <w:t xml:space="preserve"> through step </w:t>
            </w:r>
            <w:r w:rsidRPr="000F7CCE" w:rsidR="00247503">
              <w:rPr>
                <w:rFonts w:eastAsiaTheme="minorEastAsia"/>
                <w:color w:val="000000" w:themeColor="text1"/>
                <w:sz w:val="16"/>
                <w:szCs w:val="16"/>
              </w:rPr>
              <w:t>4</w:t>
            </w:r>
            <w:r w:rsidRPr="000F7CCE">
              <w:rPr>
                <w:rFonts w:eastAsiaTheme="minorEastAsia"/>
                <w:color w:val="000000" w:themeColor="text1"/>
                <w:sz w:val="16"/>
                <w:szCs w:val="16"/>
              </w:rPr>
              <w:t>.3.</w:t>
            </w:r>
          </w:p>
        </w:tc>
        <w:tc>
          <w:tcPr>
            <w:tcW w:w="0" w:type="auto"/>
            <w:tcMar/>
          </w:tcPr>
          <w:p w:rsidRPr="000F7CCE" w:rsidR="00695FB3" w:rsidP="001128A7" w:rsidRDefault="00247503" w14:paraId="0CB50B01" w14:textId="6EE9C0FC">
            <w:pPr>
              <w:rPr>
                <w:rFonts w:eastAsiaTheme="minorEastAsia"/>
                <w:color w:val="000000" w:themeColor="text1"/>
                <w:sz w:val="16"/>
                <w:szCs w:val="16"/>
              </w:rPr>
            </w:pPr>
            <w:r w:rsidRPr="000F7CCE">
              <w:rPr>
                <w:rFonts w:eastAsiaTheme="minorEastAsia"/>
                <w:color w:val="000000" w:themeColor="text1"/>
                <w:sz w:val="16"/>
                <w:szCs w:val="16"/>
              </w:rPr>
              <w:t>Final customer</w:t>
            </w:r>
          </w:p>
        </w:tc>
        <w:tc>
          <w:tcPr>
            <w:tcW w:w="0" w:type="auto"/>
            <w:tcMar/>
          </w:tcPr>
          <w:p w:rsidRPr="000F7CCE" w:rsidR="00695FB3" w:rsidP="001128A7" w:rsidRDefault="00C96AA2" w14:paraId="1873DA44" w14:textId="681D2A1A">
            <w:pPr>
              <w:rPr>
                <w:rFonts w:eastAsiaTheme="minorEastAsia"/>
                <w:color w:val="000000" w:themeColor="text1"/>
                <w:sz w:val="16"/>
                <w:szCs w:val="16"/>
              </w:rPr>
            </w:pPr>
            <w:r w:rsidRPr="000F7CCE">
              <w:rPr>
                <w:rFonts w:eastAsiaTheme="minorEastAsia"/>
                <w:color w:val="000000" w:themeColor="text1"/>
                <w:sz w:val="16"/>
                <w:szCs w:val="16"/>
              </w:rPr>
              <w:t>Permission administrator</w:t>
            </w:r>
          </w:p>
        </w:tc>
        <w:tc>
          <w:tcPr>
            <w:tcW w:w="0" w:type="auto"/>
            <w:tcMar/>
          </w:tcPr>
          <w:p w:rsidRPr="000F7CCE" w:rsidR="00695FB3" w:rsidP="001128A7" w:rsidRDefault="002252FA" w14:paraId="2F891F52" w14:textId="0B8174F3">
            <w:pPr>
              <w:rPr>
                <w:rFonts w:eastAsiaTheme="minorEastAsia"/>
                <w:color w:val="000000" w:themeColor="text1"/>
                <w:sz w:val="16"/>
                <w:szCs w:val="16"/>
              </w:rPr>
            </w:pPr>
            <w:r w:rsidRPr="000F7CCE">
              <w:rPr>
                <w:rFonts w:eastAsiaTheme="minorEastAsia"/>
                <w:color w:val="000000" w:themeColor="text1"/>
                <w:sz w:val="16"/>
                <w:szCs w:val="16"/>
              </w:rPr>
              <w:t>H</w:t>
            </w:r>
            <w:r w:rsidRPr="000F7CCE" w:rsidR="005165B8">
              <w:rPr>
                <w:rFonts w:eastAsiaTheme="minorEastAsia"/>
                <w:color w:val="000000" w:themeColor="text1"/>
                <w:sz w:val="16"/>
                <w:szCs w:val="16"/>
              </w:rPr>
              <w:t xml:space="preserve"> – </w:t>
            </w:r>
            <w:r w:rsidRPr="000F7CCE" w:rsidR="00E118C4">
              <w:rPr>
                <w:rFonts w:eastAsiaTheme="minorEastAsia"/>
                <w:color w:val="000000" w:themeColor="text1"/>
                <w:sz w:val="16"/>
                <w:szCs w:val="16"/>
              </w:rPr>
              <w:t xml:space="preserve">Basic </w:t>
            </w:r>
            <w:r w:rsidRPr="000F7CCE" w:rsidR="00C54882">
              <w:rPr>
                <w:rFonts w:eastAsiaTheme="minorEastAsia"/>
                <w:color w:val="000000" w:themeColor="text1"/>
                <w:sz w:val="16"/>
                <w:szCs w:val="16"/>
              </w:rPr>
              <w:t>p</w:t>
            </w:r>
            <w:r w:rsidRPr="000F7CCE" w:rsidR="005165B8">
              <w:rPr>
                <w:rFonts w:eastAsiaTheme="minorEastAsia"/>
                <w:color w:val="000000" w:themeColor="text1"/>
                <w:sz w:val="16"/>
                <w:szCs w:val="16"/>
              </w:rPr>
              <w:t>ermission information</w:t>
            </w:r>
          </w:p>
        </w:tc>
      </w:tr>
      <w:tr w:rsidRPr="000F7CCE" w:rsidR="00695FB3" w:rsidTr="1A7743B0" w14:paraId="274003EE" w14:textId="77777777">
        <w:trPr>
          <w:trHeight w:val="300"/>
        </w:trPr>
        <w:tc>
          <w:tcPr>
            <w:tcW w:w="0" w:type="auto"/>
            <w:tcMar/>
          </w:tcPr>
          <w:p w:rsidRPr="000F7CCE" w:rsidR="00695FB3" w:rsidP="001128A7" w:rsidRDefault="00045B37" w14:paraId="623C0AB0" w14:textId="194770A8">
            <w:pPr>
              <w:rPr>
                <w:rFonts w:eastAsiaTheme="minorEastAsia"/>
                <w:color w:val="000000" w:themeColor="text1"/>
                <w:sz w:val="16"/>
                <w:szCs w:val="16"/>
              </w:rPr>
            </w:pPr>
            <w:r w:rsidRPr="000F7CCE">
              <w:rPr>
                <w:rFonts w:eastAsiaTheme="minorEastAsia"/>
                <w:color w:val="000000" w:themeColor="text1"/>
                <w:sz w:val="16"/>
                <w:szCs w:val="16"/>
              </w:rPr>
              <w:t>4.9</w:t>
            </w:r>
          </w:p>
        </w:tc>
        <w:tc>
          <w:tcPr>
            <w:tcW w:w="0" w:type="auto"/>
            <w:tcMar/>
          </w:tcPr>
          <w:p w:rsidRPr="000F7CCE" w:rsidR="00695FB3" w:rsidP="001128A7" w:rsidRDefault="00045B37" w14:paraId="3472EB23" w14:textId="0F01C756">
            <w:pPr>
              <w:rPr>
                <w:rFonts w:eastAsiaTheme="minorEastAsia"/>
                <w:color w:val="000000" w:themeColor="text1"/>
                <w:sz w:val="16"/>
                <w:szCs w:val="16"/>
              </w:rPr>
            </w:pPr>
            <w:r w:rsidRPr="000F7CCE">
              <w:rPr>
                <w:rFonts w:eastAsiaTheme="minorEastAsia"/>
                <w:color w:val="000000" w:themeColor="text1"/>
                <w:sz w:val="16"/>
                <w:szCs w:val="16"/>
              </w:rPr>
              <w:t>Validate specified permission request at permission administrator</w:t>
            </w:r>
          </w:p>
        </w:tc>
        <w:tc>
          <w:tcPr>
            <w:tcW w:w="0" w:type="auto"/>
            <w:tcMar/>
          </w:tcPr>
          <w:p w:rsidRPr="000F7CCE" w:rsidR="00045B37" w:rsidP="00045B37" w:rsidRDefault="00045B37" w14:paraId="3DB205E3" w14:textId="77777777">
            <w:pPr>
              <w:rPr>
                <w:rFonts w:eastAsiaTheme="minorEastAsia"/>
                <w:color w:val="000000" w:themeColor="text1"/>
                <w:sz w:val="16"/>
                <w:szCs w:val="16"/>
              </w:rPr>
            </w:pPr>
            <w:r w:rsidRPr="000F7CCE">
              <w:rPr>
                <w:rFonts w:eastAsiaTheme="minorEastAsia"/>
                <w:color w:val="000000" w:themeColor="text1"/>
                <w:sz w:val="16"/>
                <w:szCs w:val="16"/>
              </w:rPr>
              <w:t>The permission administrator</w:t>
            </w:r>
          </w:p>
          <w:p w:rsidRPr="000F7CCE" w:rsidR="00695FB3" w:rsidP="00045B37" w:rsidRDefault="00045B37" w14:paraId="37B37874" w14:textId="65568ABC">
            <w:pPr>
              <w:rPr>
                <w:rFonts w:eastAsiaTheme="minorEastAsia"/>
                <w:color w:val="000000" w:themeColor="text1"/>
                <w:sz w:val="16"/>
                <w:szCs w:val="16"/>
              </w:rPr>
            </w:pPr>
            <w:r w:rsidRPr="000F7CCE">
              <w:rPr>
                <w:rFonts w:eastAsiaTheme="minorEastAsia"/>
                <w:color w:val="000000" w:themeColor="text1"/>
                <w:sz w:val="16"/>
                <w:szCs w:val="16"/>
              </w:rPr>
              <w:t>validates the specified permission request and provides a meaningful indication in case of an invalid request.</w:t>
            </w:r>
          </w:p>
        </w:tc>
        <w:tc>
          <w:tcPr>
            <w:tcW w:w="0" w:type="auto"/>
            <w:tcMar/>
          </w:tcPr>
          <w:p w:rsidRPr="000F7CCE" w:rsidR="00695FB3" w:rsidP="001128A7" w:rsidRDefault="00045B37" w14:paraId="7B20D2B4" w14:textId="582C6AFF">
            <w:pPr>
              <w:rPr>
                <w:rFonts w:eastAsiaTheme="minorEastAsia"/>
                <w:color w:val="000000" w:themeColor="text1"/>
                <w:sz w:val="16"/>
                <w:szCs w:val="16"/>
              </w:rPr>
            </w:pPr>
            <w:r w:rsidRPr="000F7CCE">
              <w:rPr>
                <w:rFonts w:eastAsiaTheme="minorEastAsia"/>
                <w:color w:val="000000" w:themeColor="text1"/>
                <w:sz w:val="16"/>
                <w:szCs w:val="16"/>
              </w:rPr>
              <w:t>Permission administrator</w:t>
            </w:r>
          </w:p>
        </w:tc>
        <w:tc>
          <w:tcPr>
            <w:tcW w:w="0" w:type="auto"/>
            <w:tcMar/>
          </w:tcPr>
          <w:p w:rsidRPr="000F7CCE" w:rsidR="00695FB3" w:rsidP="001128A7" w:rsidRDefault="00DC464E" w14:paraId="3540380E" w14:textId="39CF1EAF">
            <w:pPr>
              <w:rPr>
                <w:rFonts w:eastAsiaTheme="minorEastAsia"/>
                <w:color w:val="000000" w:themeColor="text1"/>
                <w:sz w:val="16"/>
                <w:szCs w:val="16"/>
              </w:rPr>
            </w:pPr>
            <w:r w:rsidRPr="000F7CCE">
              <w:rPr>
                <w:rFonts w:eastAsiaTheme="minorEastAsia"/>
                <w:color w:val="000000" w:themeColor="text1"/>
                <w:sz w:val="16"/>
                <w:szCs w:val="16"/>
              </w:rPr>
              <w:t>Final customer</w:t>
            </w:r>
          </w:p>
        </w:tc>
        <w:tc>
          <w:tcPr>
            <w:tcW w:w="0" w:type="auto"/>
            <w:tcMar/>
          </w:tcPr>
          <w:p w:rsidRPr="000F7CCE" w:rsidR="00695FB3" w:rsidP="001128A7" w:rsidRDefault="00DC464E" w14:paraId="7BB343E1" w14:textId="60F98927">
            <w:pPr>
              <w:rPr>
                <w:rFonts w:eastAsiaTheme="minorEastAsia"/>
                <w:color w:val="000000" w:themeColor="text1"/>
                <w:sz w:val="16"/>
                <w:szCs w:val="16"/>
              </w:rPr>
            </w:pPr>
            <w:r w:rsidRPr="000F7CCE">
              <w:rPr>
                <w:rFonts w:eastAsiaTheme="minorEastAsia"/>
                <w:color w:val="000000" w:themeColor="text1"/>
                <w:sz w:val="16"/>
                <w:szCs w:val="16"/>
              </w:rPr>
              <w:t>B – Request validation information</w:t>
            </w:r>
          </w:p>
        </w:tc>
      </w:tr>
      <w:tr w:rsidRPr="000F7CCE" w:rsidR="002F0F1D" w:rsidTr="1A7743B0" w14:paraId="04361085" w14:textId="77777777">
        <w:trPr>
          <w:trHeight w:val="300"/>
        </w:trPr>
        <w:tc>
          <w:tcPr>
            <w:tcW w:w="0" w:type="auto"/>
            <w:tcMar/>
          </w:tcPr>
          <w:p w:rsidRPr="000F7CCE" w:rsidR="002F0F1D" w:rsidP="001128A7" w:rsidRDefault="00DC464E" w14:paraId="10534347" w14:textId="69E65434">
            <w:pPr>
              <w:rPr>
                <w:rFonts w:eastAsiaTheme="minorEastAsia"/>
                <w:color w:val="000000" w:themeColor="text1"/>
                <w:sz w:val="16"/>
                <w:szCs w:val="16"/>
              </w:rPr>
            </w:pPr>
            <w:r w:rsidRPr="000F7CCE">
              <w:rPr>
                <w:rFonts w:eastAsiaTheme="minorEastAsia"/>
                <w:color w:val="000000" w:themeColor="text1"/>
                <w:sz w:val="16"/>
                <w:szCs w:val="16"/>
              </w:rPr>
              <w:t>4.10</w:t>
            </w:r>
          </w:p>
        </w:tc>
        <w:tc>
          <w:tcPr>
            <w:tcW w:w="0" w:type="auto"/>
            <w:tcMar/>
          </w:tcPr>
          <w:p w:rsidRPr="000F7CCE" w:rsidR="002F0F1D" w:rsidP="4B73FC4A" w:rsidRDefault="78122182" w14:paraId="6548BDC7" w14:textId="72E09E46">
            <w:pPr>
              <w:rPr>
                <w:rFonts w:eastAsiaTheme="minorEastAsia"/>
                <w:color w:val="000000" w:themeColor="text1"/>
                <w:sz w:val="16"/>
                <w:szCs w:val="16"/>
              </w:rPr>
            </w:pPr>
            <w:r w:rsidRPr="4B73FC4A">
              <w:rPr>
                <w:rFonts w:eastAsiaTheme="minorEastAsia"/>
                <w:color w:val="000000" w:themeColor="text1"/>
                <w:sz w:val="16"/>
                <w:szCs w:val="16"/>
              </w:rPr>
              <w:t xml:space="preserve">Notify </w:t>
            </w:r>
            <w:r w:rsidRPr="4B73FC4A" w:rsidR="23D84D0F">
              <w:rPr>
                <w:rFonts w:eastAsiaTheme="minorEastAsia"/>
                <w:color w:val="000000" w:themeColor="text1"/>
                <w:sz w:val="16"/>
                <w:szCs w:val="16"/>
              </w:rPr>
              <w:t>permission request to metered data administrator</w:t>
            </w:r>
          </w:p>
        </w:tc>
        <w:tc>
          <w:tcPr>
            <w:tcW w:w="0" w:type="auto"/>
            <w:tcMar/>
          </w:tcPr>
          <w:p w:rsidRPr="000F7CCE" w:rsidR="002F0F1D" w:rsidP="00A676F0" w:rsidRDefault="00A676F0" w14:paraId="32A563F8" w14:textId="6E4727A1">
            <w:pPr>
              <w:rPr>
                <w:rFonts w:eastAsiaTheme="minorEastAsia"/>
                <w:color w:val="000000" w:themeColor="text1"/>
                <w:sz w:val="16"/>
                <w:szCs w:val="16"/>
              </w:rPr>
            </w:pPr>
            <w:r w:rsidRPr="000F7CCE">
              <w:rPr>
                <w:rFonts w:eastAsiaTheme="minorEastAsia"/>
                <w:color w:val="000000" w:themeColor="text1"/>
                <w:sz w:val="16"/>
                <w:szCs w:val="16"/>
              </w:rPr>
              <w:t>If applicable, check if the specification of the requested</w:t>
            </w:r>
            <w:r w:rsidRPr="000F7CCE" w:rsidR="000C09E6">
              <w:rPr>
                <w:rFonts w:eastAsiaTheme="minorEastAsia"/>
                <w:color w:val="000000" w:themeColor="text1"/>
                <w:sz w:val="16"/>
                <w:szCs w:val="16"/>
              </w:rPr>
              <w:t xml:space="preserve"> </w:t>
            </w:r>
            <w:r w:rsidRPr="000F7CCE">
              <w:rPr>
                <w:rFonts w:eastAsiaTheme="minorEastAsia"/>
                <w:color w:val="000000" w:themeColor="text1"/>
                <w:sz w:val="16"/>
                <w:szCs w:val="16"/>
              </w:rPr>
              <w:t>data in terms of time, scope,</w:t>
            </w:r>
            <w:r w:rsidRPr="000F7CCE" w:rsidR="000C09E6">
              <w:rPr>
                <w:rFonts w:eastAsiaTheme="minorEastAsia"/>
                <w:color w:val="000000" w:themeColor="text1"/>
                <w:sz w:val="16"/>
                <w:szCs w:val="16"/>
              </w:rPr>
              <w:t xml:space="preserve"> </w:t>
            </w:r>
            <w:r w:rsidRPr="000F7CCE">
              <w:rPr>
                <w:rFonts w:eastAsiaTheme="minorEastAsia"/>
                <w:color w:val="000000" w:themeColor="text1"/>
                <w:sz w:val="16"/>
                <w:szCs w:val="16"/>
              </w:rPr>
              <w:t>accessibility, entitlement, etc.</w:t>
            </w:r>
            <w:r w:rsidRPr="000F7CCE" w:rsidR="000C09E6">
              <w:rPr>
                <w:rFonts w:eastAsiaTheme="minorEastAsia"/>
                <w:color w:val="000000" w:themeColor="text1"/>
                <w:sz w:val="16"/>
                <w:szCs w:val="16"/>
              </w:rPr>
              <w:t xml:space="preserve"> </w:t>
            </w:r>
            <w:r w:rsidRPr="000F7CCE">
              <w:rPr>
                <w:rFonts w:eastAsiaTheme="minorEastAsia"/>
                <w:color w:val="000000" w:themeColor="text1"/>
                <w:sz w:val="16"/>
                <w:szCs w:val="16"/>
              </w:rPr>
              <w:t>is acceptable.</w:t>
            </w:r>
          </w:p>
        </w:tc>
        <w:tc>
          <w:tcPr>
            <w:tcW w:w="0" w:type="auto"/>
            <w:tcMar/>
          </w:tcPr>
          <w:p w:rsidRPr="000F7CCE" w:rsidR="002F0F1D" w:rsidP="001128A7" w:rsidRDefault="000C09E6" w14:paraId="0DF8F16C" w14:textId="4809E092">
            <w:pPr>
              <w:rPr>
                <w:rFonts w:eastAsiaTheme="minorEastAsia"/>
                <w:color w:val="000000" w:themeColor="text1"/>
                <w:sz w:val="16"/>
                <w:szCs w:val="16"/>
              </w:rPr>
            </w:pPr>
            <w:r w:rsidRPr="000F7CCE">
              <w:rPr>
                <w:rFonts w:eastAsiaTheme="minorEastAsia"/>
                <w:color w:val="000000" w:themeColor="text1"/>
                <w:sz w:val="16"/>
                <w:szCs w:val="16"/>
              </w:rPr>
              <w:t>Permission administrator</w:t>
            </w:r>
          </w:p>
        </w:tc>
        <w:tc>
          <w:tcPr>
            <w:tcW w:w="0" w:type="auto"/>
            <w:tcMar/>
          </w:tcPr>
          <w:p w:rsidRPr="000F7CCE" w:rsidR="002F0F1D" w:rsidP="001128A7" w:rsidRDefault="000C09E6" w14:paraId="225264EC" w14:textId="08EC0840">
            <w:pPr>
              <w:rPr>
                <w:rFonts w:eastAsiaTheme="minorEastAsia"/>
                <w:color w:val="000000" w:themeColor="text1"/>
                <w:sz w:val="16"/>
                <w:szCs w:val="16"/>
              </w:rPr>
            </w:pPr>
            <w:r w:rsidRPr="000F7CCE">
              <w:rPr>
                <w:rFonts w:eastAsiaTheme="minorEastAsia"/>
                <w:color w:val="000000" w:themeColor="text1"/>
                <w:sz w:val="16"/>
                <w:szCs w:val="16"/>
              </w:rPr>
              <w:t>Metered data administrator</w:t>
            </w:r>
          </w:p>
        </w:tc>
        <w:tc>
          <w:tcPr>
            <w:tcW w:w="0" w:type="auto"/>
            <w:tcMar/>
          </w:tcPr>
          <w:p w:rsidRPr="000F7CCE" w:rsidR="002F0F1D" w:rsidP="001128A7" w:rsidRDefault="001C7896" w14:paraId="4DF67D69" w14:textId="7E257F8E">
            <w:pPr>
              <w:rPr>
                <w:rFonts w:eastAsiaTheme="minorEastAsia"/>
                <w:color w:val="000000" w:themeColor="text1"/>
                <w:sz w:val="16"/>
                <w:szCs w:val="16"/>
              </w:rPr>
            </w:pPr>
            <w:r w:rsidRPr="000F7CCE">
              <w:rPr>
                <w:rFonts w:eastAsiaTheme="minorEastAsia"/>
                <w:color w:val="000000" w:themeColor="text1"/>
                <w:sz w:val="16"/>
                <w:szCs w:val="16"/>
              </w:rPr>
              <w:t>H – Basic permission information</w:t>
            </w:r>
          </w:p>
        </w:tc>
      </w:tr>
      <w:tr w:rsidRPr="000F7CCE" w:rsidR="00D70509" w:rsidTr="1A7743B0" w14:paraId="2450E54D" w14:textId="77777777">
        <w:trPr>
          <w:trHeight w:val="300"/>
        </w:trPr>
        <w:tc>
          <w:tcPr>
            <w:tcW w:w="0" w:type="auto"/>
            <w:tcMar/>
          </w:tcPr>
          <w:p w:rsidRPr="000F7CCE" w:rsidR="00D70509" w:rsidP="00D70509" w:rsidRDefault="00D70509" w14:paraId="58FA8C7D" w14:textId="343E8623">
            <w:pPr>
              <w:rPr>
                <w:rFonts w:eastAsiaTheme="minorEastAsia"/>
                <w:color w:val="000000" w:themeColor="text1"/>
                <w:sz w:val="16"/>
                <w:szCs w:val="16"/>
              </w:rPr>
            </w:pPr>
            <w:r w:rsidRPr="000F7CCE">
              <w:rPr>
                <w:rFonts w:eastAsiaTheme="minorEastAsia"/>
                <w:color w:val="000000" w:themeColor="text1"/>
                <w:sz w:val="16"/>
                <w:szCs w:val="16"/>
              </w:rPr>
              <w:t>4.11</w:t>
            </w:r>
          </w:p>
        </w:tc>
        <w:tc>
          <w:tcPr>
            <w:tcW w:w="0" w:type="auto"/>
            <w:tcMar/>
          </w:tcPr>
          <w:p w:rsidRPr="000F7CCE" w:rsidR="00D70509" w:rsidP="00D70509" w:rsidRDefault="00D70509" w14:paraId="1EEC7C57" w14:textId="4319EF21">
            <w:pPr>
              <w:rPr>
                <w:rFonts w:eastAsiaTheme="minorEastAsia"/>
                <w:color w:val="000000" w:themeColor="text1"/>
                <w:sz w:val="16"/>
                <w:szCs w:val="16"/>
              </w:rPr>
            </w:pPr>
            <w:r w:rsidRPr="000F7CCE">
              <w:rPr>
                <w:rFonts w:eastAsiaTheme="minorEastAsia"/>
                <w:color w:val="000000" w:themeColor="text1"/>
                <w:sz w:val="16"/>
                <w:szCs w:val="16"/>
              </w:rPr>
              <w:t>Validate specified permission request at metered data administrator</w:t>
            </w:r>
          </w:p>
        </w:tc>
        <w:tc>
          <w:tcPr>
            <w:tcW w:w="0" w:type="auto"/>
            <w:tcMar/>
          </w:tcPr>
          <w:p w:rsidRPr="000F7CCE" w:rsidR="00D70509" w:rsidP="00D70509" w:rsidRDefault="00D70509" w14:paraId="716AE2C7" w14:textId="18904156">
            <w:pPr>
              <w:rPr>
                <w:rFonts w:eastAsiaTheme="minorEastAsia"/>
                <w:color w:val="000000" w:themeColor="text1"/>
                <w:sz w:val="16"/>
                <w:szCs w:val="16"/>
              </w:rPr>
            </w:pPr>
            <w:r w:rsidRPr="000F7CCE">
              <w:rPr>
                <w:rFonts w:eastAsiaTheme="minorEastAsia"/>
                <w:color w:val="000000" w:themeColor="text1"/>
                <w:sz w:val="16"/>
                <w:szCs w:val="16"/>
              </w:rPr>
              <w:t xml:space="preserve">If applicable, the metered </w:t>
            </w:r>
            <w:r w:rsidRPr="000F7CCE" w:rsidR="00C202A5">
              <w:rPr>
                <w:rFonts w:eastAsiaTheme="minorEastAsia"/>
                <w:color w:val="000000" w:themeColor="text1"/>
                <w:sz w:val="16"/>
                <w:szCs w:val="16"/>
              </w:rPr>
              <w:t>d</w:t>
            </w:r>
            <w:r w:rsidRPr="000F7CCE">
              <w:rPr>
                <w:rFonts w:eastAsiaTheme="minorEastAsia"/>
                <w:color w:val="000000" w:themeColor="text1"/>
                <w:sz w:val="16"/>
                <w:szCs w:val="16"/>
              </w:rPr>
              <w:t>ata administrator validates the specified permission request.</w:t>
            </w:r>
          </w:p>
        </w:tc>
        <w:tc>
          <w:tcPr>
            <w:tcW w:w="0" w:type="auto"/>
            <w:tcMar/>
          </w:tcPr>
          <w:p w:rsidRPr="000F7CCE" w:rsidR="00D70509" w:rsidP="00D70509" w:rsidRDefault="00D70509" w14:paraId="2C8AEFF2" w14:textId="49708842">
            <w:pPr>
              <w:rPr>
                <w:rFonts w:eastAsiaTheme="minorEastAsia"/>
                <w:color w:val="000000" w:themeColor="text1"/>
                <w:sz w:val="16"/>
                <w:szCs w:val="16"/>
              </w:rPr>
            </w:pPr>
            <w:r w:rsidRPr="000F7CCE">
              <w:rPr>
                <w:rFonts w:eastAsiaTheme="minorEastAsia"/>
                <w:color w:val="000000" w:themeColor="text1"/>
                <w:sz w:val="16"/>
                <w:szCs w:val="16"/>
              </w:rPr>
              <w:t>Meter data administrator</w:t>
            </w:r>
          </w:p>
        </w:tc>
        <w:tc>
          <w:tcPr>
            <w:tcW w:w="0" w:type="auto"/>
            <w:tcMar/>
          </w:tcPr>
          <w:p w:rsidRPr="000F7CCE" w:rsidR="00D70509" w:rsidP="00D70509" w:rsidRDefault="00D70509" w14:paraId="084B1416" w14:textId="0FA6FF97">
            <w:pPr>
              <w:rPr>
                <w:rFonts w:eastAsiaTheme="minorEastAsia"/>
                <w:color w:val="000000" w:themeColor="text1"/>
                <w:sz w:val="16"/>
                <w:szCs w:val="16"/>
              </w:rPr>
            </w:pPr>
            <w:r w:rsidRPr="000F7CCE">
              <w:rPr>
                <w:rFonts w:eastAsiaTheme="minorEastAsia"/>
                <w:color w:val="000000" w:themeColor="text1"/>
                <w:sz w:val="16"/>
                <w:szCs w:val="16"/>
              </w:rPr>
              <w:t>Permission administrator</w:t>
            </w:r>
          </w:p>
          <w:p w:rsidRPr="000F7CCE" w:rsidR="00D70509" w:rsidP="00D70509" w:rsidRDefault="00D70509" w14:paraId="6923CFEF" w14:textId="77777777">
            <w:pPr>
              <w:jc w:val="center"/>
              <w:rPr>
                <w:rFonts w:eastAsiaTheme="minorEastAsia"/>
                <w:sz w:val="16"/>
                <w:szCs w:val="16"/>
              </w:rPr>
            </w:pPr>
          </w:p>
        </w:tc>
        <w:tc>
          <w:tcPr>
            <w:tcW w:w="0" w:type="auto"/>
            <w:tcMar/>
          </w:tcPr>
          <w:p w:rsidRPr="000F7CCE" w:rsidR="00D70509" w:rsidP="00D70509" w:rsidRDefault="00D70509" w14:paraId="1DECE66F" w14:textId="4D792C40">
            <w:pPr>
              <w:rPr>
                <w:rFonts w:eastAsiaTheme="minorEastAsia"/>
                <w:color w:val="000000" w:themeColor="text1"/>
                <w:sz w:val="16"/>
                <w:szCs w:val="16"/>
              </w:rPr>
            </w:pPr>
            <w:r w:rsidRPr="000F7CCE">
              <w:rPr>
                <w:rFonts w:eastAsiaTheme="minorEastAsia"/>
                <w:color w:val="000000" w:themeColor="text1"/>
                <w:sz w:val="16"/>
                <w:szCs w:val="16"/>
              </w:rPr>
              <w:t>B – Request validation information</w:t>
            </w:r>
          </w:p>
        </w:tc>
      </w:tr>
      <w:tr w:rsidRPr="000F7CCE" w:rsidR="00D70509" w:rsidTr="1A7743B0" w14:paraId="4C559D67" w14:textId="77777777">
        <w:trPr>
          <w:trHeight w:val="300"/>
        </w:trPr>
        <w:tc>
          <w:tcPr>
            <w:tcW w:w="0" w:type="auto"/>
            <w:tcMar/>
          </w:tcPr>
          <w:p w:rsidRPr="000F7CCE" w:rsidR="00D70509" w:rsidP="00D70509" w:rsidRDefault="0024473C" w14:paraId="639E6280" w14:textId="15B63751">
            <w:pPr>
              <w:rPr>
                <w:rFonts w:eastAsiaTheme="minorEastAsia"/>
                <w:color w:val="000000" w:themeColor="text1"/>
                <w:sz w:val="16"/>
                <w:szCs w:val="16"/>
              </w:rPr>
            </w:pPr>
            <w:r w:rsidRPr="000F7CCE">
              <w:rPr>
                <w:rFonts w:eastAsiaTheme="minorEastAsia"/>
                <w:color w:val="000000" w:themeColor="text1"/>
                <w:sz w:val="16"/>
                <w:szCs w:val="16"/>
              </w:rPr>
              <w:t>4.12</w:t>
            </w:r>
          </w:p>
        </w:tc>
        <w:tc>
          <w:tcPr>
            <w:tcW w:w="0" w:type="auto"/>
            <w:tcMar/>
          </w:tcPr>
          <w:p w:rsidRPr="000F7CCE" w:rsidR="00D70509" w:rsidP="4B73FC4A" w:rsidRDefault="78122182" w14:paraId="4E35A7F5" w14:textId="5F8752FB">
            <w:pPr>
              <w:rPr>
                <w:rFonts w:eastAsiaTheme="minorEastAsia"/>
                <w:color w:val="000000" w:themeColor="text1"/>
                <w:sz w:val="16"/>
                <w:szCs w:val="16"/>
              </w:rPr>
            </w:pPr>
            <w:r w:rsidRPr="4B73FC4A">
              <w:rPr>
                <w:rFonts w:eastAsiaTheme="minorEastAsia"/>
                <w:color w:val="000000" w:themeColor="text1"/>
                <w:sz w:val="16"/>
                <w:szCs w:val="16"/>
              </w:rPr>
              <w:t xml:space="preserve">Send </w:t>
            </w:r>
            <w:r w:rsidRPr="4B73FC4A" w:rsidR="0F77FD11">
              <w:rPr>
                <w:rFonts w:eastAsiaTheme="minorEastAsia"/>
                <w:color w:val="000000" w:themeColor="text1"/>
                <w:sz w:val="16"/>
                <w:szCs w:val="16"/>
              </w:rPr>
              <w:t>permission request to metering point administrator</w:t>
            </w:r>
          </w:p>
        </w:tc>
        <w:tc>
          <w:tcPr>
            <w:tcW w:w="0" w:type="auto"/>
            <w:tcMar/>
          </w:tcPr>
          <w:p w:rsidRPr="000F7CCE" w:rsidR="00D70509" w:rsidP="00D70509" w:rsidRDefault="00335E47" w14:paraId="7B794B93" w14:textId="2F734483">
            <w:pPr>
              <w:rPr>
                <w:rFonts w:eastAsiaTheme="minorEastAsia"/>
                <w:color w:val="000000" w:themeColor="text1"/>
                <w:sz w:val="16"/>
                <w:szCs w:val="16"/>
              </w:rPr>
            </w:pPr>
            <w:r w:rsidRPr="000F7CCE">
              <w:rPr>
                <w:rFonts w:eastAsiaTheme="minorEastAsia"/>
                <w:color w:val="000000" w:themeColor="text1"/>
                <w:sz w:val="16"/>
                <w:szCs w:val="16"/>
              </w:rPr>
              <w:t>If applicable, check if the specification of the requested data in terms of time, scope, accessibility, entitlement, etc. is acceptable.</w:t>
            </w:r>
          </w:p>
        </w:tc>
        <w:tc>
          <w:tcPr>
            <w:tcW w:w="0" w:type="auto"/>
            <w:tcMar/>
          </w:tcPr>
          <w:p w:rsidRPr="000F7CCE" w:rsidR="00D70509" w:rsidP="00D70509" w:rsidRDefault="00335E47" w14:paraId="775543FB" w14:textId="46F35B99">
            <w:pPr>
              <w:rPr>
                <w:rFonts w:eastAsiaTheme="minorEastAsia"/>
                <w:color w:val="000000" w:themeColor="text1"/>
                <w:sz w:val="16"/>
                <w:szCs w:val="16"/>
              </w:rPr>
            </w:pPr>
            <w:r w:rsidRPr="000F7CCE">
              <w:rPr>
                <w:rFonts w:eastAsiaTheme="minorEastAsia"/>
                <w:color w:val="000000" w:themeColor="text1"/>
                <w:sz w:val="16"/>
                <w:szCs w:val="16"/>
              </w:rPr>
              <w:t>Permission administrator</w:t>
            </w:r>
          </w:p>
        </w:tc>
        <w:tc>
          <w:tcPr>
            <w:tcW w:w="0" w:type="auto"/>
            <w:tcMar/>
          </w:tcPr>
          <w:p w:rsidRPr="000F7CCE" w:rsidR="00D70509" w:rsidP="00D70509" w:rsidRDefault="00335E47" w14:paraId="1D1DDE82" w14:textId="0A908EBB">
            <w:pPr>
              <w:rPr>
                <w:rFonts w:eastAsiaTheme="minorEastAsia"/>
                <w:color w:val="000000" w:themeColor="text1"/>
                <w:sz w:val="16"/>
                <w:szCs w:val="16"/>
              </w:rPr>
            </w:pPr>
            <w:r w:rsidRPr="000F7CCE">
              <w:rPr>
                <w:rFonts w:eastAsiaTheme="minorEastAsia"/>
                <w:color w:val="000000" w:themeColor="text1"/>
                <w:sz w:val="16"/>
                <w:szCs w:val="16"/>
              </w:rPr>
              <w:t>Metering point administrator</w:t>
            </w:r>
          </w:p>
        </w:tc>
        <w:tc>
          <w:tcPr>
            <w:tcW w:w="0" w:type="auto"/>
            <w:tcMar/>
          </w:tcPr>
          <w:p w:rsidRPr="000F7CCE" w:rsidR="00D70509" w:rsidP="00D70509" w:rsidRDefault="00335E47" w14:paraId="1DEDF17A" w14:textId="164652D7">
            <w:pPr>
              <w:rPr>
                <w:rFonts w:eastAsiaTheme="minorEastAsia"/>
                <w:color w:val="000000" w:themeColor="text1"/>
                <w:sz w:val="16"/>
                <w:szCs w:val="16"/>
              </w:rPr>
            </w:pPr>
            <w:r w:rsidRPr="000F7CCE">
              <w:rPr>
                <w:rFonts w:eastAsiaTheme="minorEastAsia"/>
                <w:color w:val="000000" w:themeColor="text1"/>
                <w:sz w:val="16"/>
                <w:szCs w:val="16"/>
              </w:rPr>
              <w:t>H – Basic permission information</w:t>
            </w:r>
          </w:p>
        </w:tc>
      </w:tr>
      <w:tr w:rsidRPr="000F7CCE" w:rsidR="00335E47" w:rsidTr="1A7743B0" w14:paraId="79A48C18" w14:textId="77777777">
        <w:trPr>
          <w:trHeight w:val="300"/>
        </w:trPr>
        <w:tc>
          <w:tcPr>
            <w:tcW w:w="0" w:type="auto"/>
            <w:tcMar/>
          </w:tcPr>
          <w:p w:rsidRPr="000F7CCE" w:rsidR="00335E47" w:rsidP="00335E47" w:rsidRDefault="00335E47" w14:paraId="3CC0E47E" w14:textId="0188B9FA">
            <w:pPr>
              <w:rPr>
                <w:rFonts w:eastAsiaTheme="minorEastAsia"/>
                <w:color w:val="000000" w:themeColor="text1"/>
                <w:sz w:val="16"/>
                <w:szCs w:val="16"/>
              </w:rPr>
            </w:pPr>
            <w:r w:rsidRPr="000F7CCE">
              <w:rPr>
                <w:rFonts w:eastAsiaTheme="minorEastAsia"/>
                <w:color w:val="000000" w:themeColor="text1"/>
                <w:sz w:val="16"/>
                <w:szCs w:val="16"/>
              </w:rPr>
              <w:t>4.13</w:t>
            </w:r>
          </w:p>
        </w:tc>
        <w:tc>
          <w:tcPr>
            <w:tcW w:w="0" w:type="auto"/>
            <w:tcMar/>
          </w:tcPr>
          <w:p w:rsidRPr="000F7CCE" w:rsidR="00335E47" w:rsidP="00335E47" w:rsidRDefault="00335E47" w14:paraId="4F0A9AED" w14:textId="44DAB81E">
            <w:pPr>
              <w:rPr>
                <w:rFonts w:eastAsiaTheme="minorEastAsia"/>
                <w:color w:val="000000" w:themeColor="text1"/>
                <w:sz w:val="16"/>
                <w:szCs w:val="16"/>
              </w:rPr>
            </w:pPr>
            <w:r w:rsidRPr="000F7CCE">
              <w:rPr>
                <w:rFonts w:eastAsiaTheme="minorEastAsia"/>
                <w:color w:val="000000" w:themeColor="text1"/>
                <w:sz w:val="16"/>
                <w:szCs w:val="16"/>
              </w:rPr>
              <w:t>Validate specified permission request at metering point administrator</w:t>
            </w:r>
          </w:p>
        </w:tc>
        <w:tc>
          <w:tcPr>
            <w:tcW w:w="0" w:type="auto"/>
            <w:tcMar/>
          </w:tcPr>
          <w:p w:rsidRPr="000F7CCE" w:rsidR="00335E47" w:rsidP="00335E47" w:rsidRDefault="00335E47" w14:paraId="64E6582D" w14:textId="4D11088C">
            <w:pPr>
              <w:rPr>
                <w:rFonts w:eastAsiaTheme="minorEastAsia"/>
                <w:color w:val="000000" w:themeColor="text1"/>
                <w:sz w:val="16"/>
                <w:szCs w:val="16"/>
              </w:rPr>
            </w:pPr>
            <w:r w:rsidRPr="000F7CCE">
              <w:rPr>
                <w:rFonts w:eastAsiaTheme="minorEastAsia"/>
                <w:color w:val="000000" w:themeColor="text1"/>
                <w:sz w:val="16"/>
                <w:szCs w:val="16"/>
              </w:rPr>
              <w:t>If applicable, the metering point administrator validates the specified permission request.</w:t>
            </w:r>
          </w:p>
        </w:tc>
        <w:tc>
          <w:tcPr>
            <w:tcW w:w="0" w:type="auto"/>
            <w:tcMar/>
          </w:tcPr>
          <w:p w:rsidRPr="000F7CCE" w:rsidR="00335E47" w:rsidP="00335E47" w:rsidRDefault="00335E47" w14:paraId="73D1ADA1" w14:textId="37D848FF">
            <w:pPr>
              <w:rPr>
                <w:rFonts w:eastAsiaTheme="minorEastAsia"/>
                <w:color w:val="000000" w:themeColor="text1"/>
                <w:sz w:val="16"/>
                <w:szCs w:val="16"/>
              </w:rPr>
            </w:pPr>
            <w:r w:rsidRPr="000F7CCE">
              <w:rPr>
                <w:rFonts w:eastAsiaTheme="minorEastAsia"/>
                <w:color w:val="000000" w:themeColor="text1"/>
                <w:sz w:val="16"/>
                <w:szCs w:val="16"/>
              </w:rPr>
              <w:t>Metering point administrator</w:t>
            </w:r>
          </w:p>
        </w:tc>
        <w:tc>
          <w:tcPr>
            <w:tcW w:w="0" w:type="auto"/>
            <w:tcMar/>
          </w:tcPr>
          <w:p w:rsidRPr="000F7CCE" w:rsidR="00335E47" w:rsidP="00335E47" w:rsidRDefault="00335E47" w14:paraId="29D2A73F" w14:textId="77777777">
            <w:pPr>
              <w:rPr>
                <w:rFonts w:eastAsiaTheme="minorEastAsia"/>
                <w:color w:val="000000" w:themeColor="text1"/>
                <w:sz w:val="16"/>
                <w:szCs w:val="16"/>
              </w:rPr>
            </w:pPr>
            <w:r w:rsidRPr="000F7CCE">
              <w:rPr>
                <w:rFonts w:eastAsiaTheme="minorEastAsia"/>
                <w:color w:val="000000" w:themeColor="text1"/>
                <w:sz w:val="16"/>
                <w:szCs w:val="16"/>
              </w:rPr>
              <w:t>Permission administrator</w:t>
            </w:r>
          </w:p>
          <w:p w:rsidRPr="000F7CCE" w:rsidR="00335E47" w:rsidP="00335E47" w:rsidRDefault="00335E47" w14:paraId="4DFF0049" w14:textId="77777777">
            <w:pPr>
              <w:rPr>
                <w:rFonts w:eastAsiaTheme="minorEastAsia"/>
                <w:color w:val="000000" w:themeColor="text1"/>
                <w:sz w:val="16"/>
                <w:szCs w:val="16"/>
              </w:rPr>
            </w:pPr>
          </w:p>
        </w:tc>
        <w:tc>
          <w:tcPr>
            <w:tcW w:w="0" w:type="auto"/>
            <w:tcMar/>
          </w:tcPr>
          <w:p w:rsidRPr="000F7CCE" w:rsidR="00335E47" w:rsidP="00335E47" w:rsidRDefault="00335E47" w14:paraId="4ABAC1AB" w14:textId="1166F4AE">
            <w:pPr>
              <w:rPr>
                <w:rFonts w:eastAsiaTheme="minorEastAsia"/>
                <w:color w:val="000000" w:themeColor="text1"/>
                <w:sz w:val="16"/>
                <w:szCs w:val="16"/>
              </w:rPr>
            </w:pPr>
            <w:r w:rsidRPr="000F7CCE">
              <w:rPr>
                <w:rFonts w:eastAsiaTheme="minorEastAsia"/>
                <w:color w:val="000000" w:themeColor="text1"/>
                <w:sz w:val="16"/>
                <w:szCs w:val="16"/>
              </w:rPr>
              <w:t>B – Request validation information</w:t>
            </w:r>
          </w:p>
        </w:tc>
      </w:tr>
      <w:tr w:rsidRPr="000F7CCE" w:rsidR="00335E47" w:rsidTr="1A7743B0" w14:paraId="7E404EBF" w14:textId="77777777">
        <w:trPr>
          <w:trHeight w:val="300"/>
        </w:trPr>
        <w:tc>
          <w:tcPr>
            <w:tcW w:w="0" w:type="auto"/>
            <w:tcMar/>
          </w:tcPr>
          <w:p w:rsidRPr="000F7CCE" w:rsidR="00335E47" w:rsidP="00335E47" w:rsidRDefault="00DC5577" w14:paraId="448BCAB8" w14:textId="300F7A32">
            <w:pPr>
              <w:rPr>
                <w:rFonts w:eastAsiaTheme="minorEastAsia"/>
                <w:color w:val="000000" w:themeColor="text1"/>
                <w:sz w:val="16"/>
                <w:szCs w:val="16"/>
              </w:rPr>
            </w:pPr>
            <w:r w:rsidRPr="000F7CCE">
              <w:rPr>
                <w:rFonts w:eastAsiaTheme="minorEastAsia"/>
                <w:color w:val="000000" w:themeColor="text1"/>
                <w:sz w:val="16"/>
                <w:szCs w:val="16"/>
              </w:rPr>
              <w:t>4.14</w:t>
            </w:r>
          </w:p>
        </w:tc>
        <w:tc>
          <w:tcPr>
            <w:tcW w:w="0" w:type="auto"/>
            <w:tcMar/>
          </w:tcPr>
          <w:p w:rsidRPr="000F7CCE" w:rsidR="00F66BE5" w:rsidP="00335E47" w:rsidRDefault="00F66BE5" w14:paraId="41ECBC7A" w14:textId="51C13EE3">
            <w:pPr>
              <w:rPr>
                <w:rFonts w:eastAsiaTheme="minorEastAsia"/>
                <w:color w:val="000000" w:themeColor="text1"/>
                <w:sz w:val="16"/>
                <w:szCs w:val="16"/>
              </w:rPr>
            </w:pPr>
            <w:r w:rsidRPr="000F7CCE">
              <w:rPr>
                <w:rFonts w:eastAsiaTheme="minorEastAsia"/>
                <w:color w:val="000000" w:themeColor="text1"/>
                <w:sz w:val="16"/>
                <w:szCs w:val="16"/>
              </w:rPr>
              <w:t>Send validation result</w:t>
            </w:r>
          </w:p>
        </w:tc>
        <w:tc>
          <w:tcPr>
            <w:tcW w:w="0" w:type="auto"/>
            <w:tcMar/>
          </w:tcPr>
          <w:p w:rsidRPr="000F7CCE" w:rsidR="00335E47" w:rsidP="00C93A1E" w:rsidRDefault="00C93A1E" w14:paraId="7A462201" w14:textId="5C4DDFFE">
            <w:pPr>
              <w:rPr>
                <w:rFonts w:eastAsiaTheme="minorEastAsia"/>
                <w:color w:val="000000" w:themeColor="text1"/>
                <w:sz w:val="16"/>
                <w:szCs w:val="16"/>
              </w:rPr>
            </w:pPr>
            <w:r w:rsidRPr="000F7CCE">
              <w:rPr>
                <w:rFonts w:eastAsiaTheme="minorEastAsia"/>
                <w:color w:val="000000" w:themeColor="text1"/>
                <w:sz w:val="16"/>
                <w:szCs w:val="16"/>
              </w:rPr>
              <w:t>If the input is not valid, a meaningful message should indicate the reason.</w:t>
            </w:r>
          </w:p>
          <w:p w:rsidRPr="000F7CCE" w:rsidR="00C93A1E" w:rsidP="00C93A1E" w:rsidRDefault="00C93A1E" w14:paraId="320760AC" w14:textId="77777777">
            <w:pPr>
              <w:ind w:firstLine="720"/>
              <w:rPr>
                <w:rFonts w:eastAsiaTheme="minorEastAsia"/>
                <w:sz w:val="16"/>
                <w:szCs w:val="16"/>
              </w:rPr>
            </w:pPr>
          </w:p>
        </w:tc>
        <w:tc>
          <w:tcPr>
            <w:tcW w:w="0" w:type="auto"/>
            <w:tcMar/>
          </w:tcPr>
          <w:p w:rsidRPr="000F7CCE" w:rsidR="00335E47" w:rsidP="00335E47" w:rsidRDefault="00C93A1E" w14:paraId="601483D8" w14:textId="739EC4B7">
            <w:pPr>
              <w:rPr>
                <w:rFonts w:eastAsiaTheme="minorEastAsia"/>
                <w:color w:val="000000" w:themeColor="text1"/>
                <w:sz w:val="16"/>
                <w:szCs w:val="16"/>
              </w:rPr>
            </w:pPr>
            <w:r w:rsidRPr="000F7CCE">
              <w:rPr>
                <w:rFonts w:eastAsiaTheme="minorEastAsia"/>
                <w:color w:val="000000" w:themeColor="text1"/>
                <w:sz w:val="16"/>
                <w:szCs w:val="16"/>
              </w:rPr>
              <w:t>Permission administrator</w:t>
            </w:r>
          </w:p>
        </w:tc>
        <w:tc>
          <w:tcPr>
            <w:tcW w:w="0" w:type="auto"/>
            <w:tcMar/>
          </w:tcPr>
          <w:p w:rsidRPr="000F7CCE" w:rsidR="00335E47" w:rsidP="00335E47" w:rsidRDefault="00C93A1E" w14:paraId="0E12DBC0" w14:textId="359DEB49">
            <w:pPr>
              <w:rPr>
                <w:rFonts w:eastAsiaTheme="minorEastAsia"/>
                <w:color w:val="000000" w:themeColor="text1"/>
                <w:sz w:val="16"/>
                <w:szCs w:val="16"/>
              </w:rPr>
            </w:pPr>
            <w:r w:rsidRPr="000F7CCE">
              <w:rPr>
                <w:rFonts w:eastAsiaTheme="minorEastAsia"/>
                <w:color w:val="000000" w:themeColor="text1"/>
                <w:sz w:val="16"/>
                <w:szCs w:val="16"/>
              </w:rPr>
              <w:t>Final customer</w:t>
            </w:r>
          </w:p>
        </w:tc>
        <w:tc>
          <w:tcPr>
            <w:tcW w:w="0" w:type="auto"/>
            <w:tcMar/>
          </w:tcPr>
          <w:p w:rsidRPr="000F7CCE" w:rsidR="00335E47" w:rsidP="00335E47" w:rsidRDefault="0017088B" w14:paraId="048505E8" w14:textId="2DA12366">
            <w:pPr>
              <w:rPr>
                <w:rFonts w:eastAsiaTheme="minorEastAsia"/>
                <w:color w:val="000000" w:themeColor="text1"/>
                <w:sz w:val="16"/>
                <w:szCs w:val="16"/>
              </w:rPr>
            </w:pPr>
            <w:r w:rsidRPr="000F7CCE">
              <w:rPr>
                <w:rFonts w:eastAsiaTheme="minorEastAsia"/>
                <w:color w:val="000000" w:themeColor="text1"/>
                <w:sz w:val="16"/>
                <w:szCs w:val="16"/>
              </w:rPr>
              <w:t>B – Request validation information</w:t>
            </w:r>
          </w:p>
        </w:tc>
      </w:tr>
      <w:tr w:rsidRPr="000F7CCE" w:rsidR="00335E47" w:rsidTr="1A7743B0" w14:paraId="66B0EDA8" w14:textId="77777777">
        <w:trPr>
          <w:trHeight w:val="300"/>
        </w:trPr>
        <w:tc>
          <w:tcPr>
            <w:tcW w:w="0" w:type="auto"/>
            <w:tcMar/>
          </w:tcPr>
          <w:p w:rsidRPr="000F7CCE" w:rsidR="00335E47" w:rsidP="00335E47" w:rsidRDefault="00F8233E" w14:paraId="0AF53364" w14:textId="62949A14">
            <w:pPr>
              <w:rPr>
                <w:rFonts w:eastAsiaTheme="minorEastAsia"/>
                <w:color w:val="000000" w:themeColor="text1"/>
                <w:sz w:val="16"/>
                <w:szCs w:val="16"/>
              </w:rPr>
            </w:pPr>
            <w:r w:rsidRPr="000F7CCE">
              <w:rPr>
                <w:rFonts w:eastAsiaTheme="minorEastAsia"/>
                <w:color w:val="000000" w:themeColor="text1"/>
                <w:sz w:val="16"/>
                <w:szCs w:val="16"/>
              </w:rPr>
              <w:t>4.15</w:t>
            </w:r>
          </w:p>
        </w:tc>
        <w:tc>
          <w:tcPr>
            <w:tcW w:w="0" w:type="auto"/>
            <w:tcMar/>
          </w:tcPr>
          <w:p w:rsidRPr="000F7CCE" w:rsidR="00335E47" w:rsidP="00335E47" w:rsidRDefault="00DF650B" w14:paraId="7BC1354E" w14:textId="07B25479">
            <w:pPr>
              <w:rPr>
                <w:rFonts w:eastAsiaTheme="minorEastAsia"/>
                <w:color w:val="000000" w:themeColor="text1"/>
                <w:sz w:val="16"/>
                <w:szCs w:val="16"/>
              </w:rPr>
            </w:pPr>
            <w:r w:rsidRPr="000F7CCE">
              <w:rPr>
                <w:rFonts w:eastAsiaTheme="minorEastAsia"/>
                <w:color w:val="000000" w:themeColor="text1"/>
                <w:sz w:val="16"/>
                <w:szCs w:val="16"/>
              </w:rPr>
              <w:t>Store permission</w:t>
            </w:r>
          </w:p>
        </w:tc>
        <w:tc>
          <w:tcPr>
            <w:tcW w:w="0" w:type="auto"/>
            <w:tcMar/>
          </w:tcPr>
          <w:p w:rsidRPr="000F7CCE" w:rsidR="00335E47" w:rsidP="008C2EB3" w:rsidRDefault="008C2EB3" w14:paraId="3E26DF79" w14:textId="5A50D88D">
            <w:pPr>
              <w:rPr>
                <w:rFonts w:eastAsiaTheme="minorEastAsia"/>
                <w:color w:val="000000" w:themeColor="text1"/>
                <w:sz w:val="16"/>
                <w:szCs w:val="16"/>
              </w:rPr>
            </w:pPr>
            <w:r w:rsidRPr="000F7CCE">
              <w:rPr>
                <w:rFonts w:eastAsiaTheme="minorEastAsia"/>
                <w:color w:val="000000" w:themeColor="text1"/>
                <w:sz w:val="16"/>
                <w:szCs w:val="16"/>
              </w:rPr>
              <w:t>Permission administrator stores the permission, together with a unique identifier for reference and a timestamp indicating the creation.</w:t>
            </w:r>
          </w:p>
        </w:tc>
        <w:tc>
          <w:tcPr>
            <w:tcW w:w="0" w:type="auto"/>
            <w:tcMar/>
          </w:tcPr>
          <w:p w:rsidRPr="000F7CCE" w:rsidR="00335E47" w:rsidP="00335E47" w:rsidRDefault="008C2EB3" w14:paraId="7457F01B" w14:textId="4522CBB0">
            <w:pPr>
              <w:rPr>
                <w:rFonts w:eastAsiaTheme="minorEastAsia"/>
                <w:color w:val="000000" w:themeColor="text1"/>
                <w:sz w:val="16"/>
                <w:szCs w:val="16"/>
              </w:rPr>
            </w:pPr>
            <w:r w:rsidRPr="000F7CCE">
              <w:rPr>
                <w:rFonts w:eastAsiaTheme="minorEastAsia"/>
                <w:color w:val="000000" w:themeColor="text1"/>
                <w:sz w:val="16"/>
                <w:szCs w:val="16"/>
              </w:rPr>
              <w:t>Permission administrator</w:t>
            </w:r>
          </w:p>
        </w:tc>
        <w:tc>
          <w:tcPr>
            <w:tcW w:w="0" w:type="auto"/>
            <w:tcMar/>
          </w:tcPr>
          <w:p w:rsidRPr="000F7CCE" w:rsidR="00335E47" w:rsidP="00335E47" w:rsidRDefault="008C2EB3" w14:paraId="6CA34320" w14:textId="62ED0B22">
            <w:pPr>
              <w:rPr>
                <w:rFonts w:eastAsiaTheme="minorEastAsia"/>
                <w:color w:val="000000" w:themeColor="text1"/>
                <w:sz w:val="16"/>
                <w:szCs w:val="16"/>
              </w:rPr>
            </w:pPr>
            <w:r w:rsidRPr="000F7CCE">
              <w:rPr>
                <w:rFonts w:eastAsiaTheme="minorEastAsia"/>
                <w:color w:val="000000" w:themeColor="text1"/>
                <w:sz w:val="16"/>
                <w:szCs w:val="16"/>
              </w:rPr>
              <w:t>Permission administrator</w:t>
            </w:r>
          </w:p>
        </w:tc>
        <w:tc>
          <w:tcPr>
            <w:tcW w:w="0" w:type="auto"/>
            <w:tcMar/>
          </w:tcPr>
          <w:p w:rsidRPr="000F7CCE" w:rsidR="00335E47" w:rsidP="00335E47" w:rsidRDefault="00397293" w14:paraId="4E5324A0" w14:textId="4F5BB486">
            <w:pPr>
              <w:rPr>
                <w:rFonts w:eastAsiaTheme="minorEastAsia"/>
                <w:color w:val="000000" w:themeColor="text1"/>
                <w:sz w:val="16"/>
                <w:szCs w:val="16"/>
              </w:rPr>
            </w:pPr>
            <w:r w:rsidRPr="000F7CCE">
              <w:rPr>
                <w:rFonts w:eastAsiaTheme="minorEastAsia"/>
                <w:color w:val="000000" w:themeColor="text1"/>
                <w:sz w:val="16"/>
                <w:szCs w:val="16"/>
              </w:rPr>
              <w:t>I – Established permission information</w:t>
            </w:r>
          </w:p>
        </w:tc>
      </w:tr>
      <w:tr w:rsidRPr="000F7CCE" w:rsidR="00335E47" w:rsidTr="1A7743B0" w14:paraId="5FE444A6" w14:textId="77777777">
        <w:trPr>
          <w:trHeight w:val="300"/>
        </w:trPr>
        <w:tc>
          <w:tcPr>
            <w:tcW w:w="0" w:type="auto"/>
            <w:tcMar/>
          </w:tcPr>
          <w:p w:rsidRPr="000F7CCE" w:rsidR="00335E47" w:rsidP="00335E47" w:rsidRDefault="008C2EB3" w14:paraId="312FC3D3" w14:textId="383197A4">
            <w:pPr>
              <w:rPr>
                <w:rFonts w:eastAsiaTheme="minorEastAsia"/>
                <w:color w:val="000000" w:themeColor="text1"/>
                <w:sz w:val="16"/>
                <w:szCs w:val="16"/>
              </w:rPr>
            </w:pPr>
            <w:r w:rsidRPr="000F7CCE">
              <w:rPr>
                <w:rFonts w:eastAsiaTheme="minorEastAsia"/>
                <w:color w:val="000000" w:themeColor="text1"/>
                <w:sz w:val="16"/>
                <w:szCs w:val="16"/>
              </w:rPr>
              <w:t>4.16</w:t>
            </w:r>
          </w:p>
        </w:tc>
        <w:tc>
          <w:tcPr>
            <w:tcW w:w="0" w:type="auto"/>
            <w:tcMar/>
          </w:tcPr>
          <w:p w:rsidRPr="000F7CCE" w:rsidR="00335E47" w:rsidP="00335E47" w:rsidRDefault="008C2EB3" w14:paraId="10784767" w14:textId="58E52177">
            <w:pPr>
              <w:rPr>
                <w:rFonts w:eastAsiaTheme="minorEastAsia"/>
                <w:color w:val="000000" w:themeColor="text1"/>
                <w:sz w:val="16"/>
                <w:szCs w:val="16"/>
              </w:rPr>
            </w:pPr>
            <w:r w:rsidRPr="000F7CCE">
              <w:rPr>
                <w:rFonts w:eastAsiaTheme="minorEastAsia"/>
                <w:color w:val="000000" w:themeColor="text1"/>
                <w:sz w:val="16"/>
                <w:szCs w:val="16"/>
              </w:rPr>
              <w:t>Notify final customer</w:t>
            </w:r>
          </w:p>
        </w:tc>
        <w:tc>
          <w:tcPr>
            <w:tcW w:w="0" w:type="auto"/>
            <w:tcMar/>
          </w:tcPr>
          <w:p w:rsidRPr="000F7CCE" w:rsidR="00335E47" w:rsidP="002B193F" w:rsidRDefault="002B193F" w14:paraId="7157F469" w14:textId="41D385A3">
            <w:pPr>
              <w:rPr>
                <w:rFonts w:eastAsiaTheme="minorEastAsia"/>
                <w:color w:val="000000" w:themeColor="text1"/>
                <w:sz w:val="16"/>
                <w:szCs w:val="16"/>
              </w:rPr>
            </w:pPr>
            <w:r w:rsidRPr="000F7CCE">
              <w:rPr>
                <w:rFonts w:eastAsiaTheme="minorEastAsia"/>
                <w:color w:val="000000" w:themeColor="text1"/>
                <w:sz w:val="16"/>
                <w:szCs w:val="16"/>
              </w:rPr>
              <w:t>The permission administrator informs the final customer that the permission has been established.</w:t>
            </w:r>
          </w:p>
        </w:tc>
        <w:tc>
          <w:tcPr>
            <w:tcW w:w="0" w:type="auto"/>
            <w:tcMar/>
          </w:tcPr>
          <w:p w:rsidRPr="000F7CCE" w:rsidR="00335E47" w:rsidP="00335E47" w:rsidRDefault="002B193F" w14:paraId="5648509C" w14:textId="1EF129EF">
            <w:pPr>
              <w:rPr>
                <w:rFonts w:eastAsiaTheme="minorEastAsia"/>
                <w:color w:val="000000" w:themeColor="text1"/>
                <w:sz w:val="16"/>
                <w:szCs w:val="16"/>
              </w:rPr>
            </w:pPr>
            <w:r w:rsidRPr="000F7CCE">
              <w:rPr>
                <w:rFonts w:eastAsiaTheme="minorEastAsia"/>
                <w:color w:val="000000" w:themeColor="text1"/>
                <w:sz w:val="16"/>
                <w:szCs w:val="16"/>
              </w:rPr>
              <w:t>Permission administrator</w:t>
            </w:r>
          </w:p>
        </w:tc>
        <w:tc>
          <w:tcPr>
            <w:tcW w:w="0" w:type="auto"/>
            <w:tcMar/>
          </w:tcPr>
          <w:p w:rsidRPr="000F7CCE" w:rsidR="00335E47" w:rsidP="00335E47" w:rsidRDefault="002B193F" w14:paraId="2F49633D" w14:textId="49AA6A99">
            <w:pPr>
              <w:rPr>
                <w:rFonts w:eastAsiaTheme="minorEastAsia"/>
                <w:color w:val="000000" w:themeColor="text1"/>
                <w:sz w:val="16"/>
                <w:szCs w:val="16"/>
              </w:rPr>
            </w:pPr>
            <w:r w:rsidRPr="000F7CCE">
              <w:rPr>
                <w:rFonts w:eastAsiaTheme="minorEastAsia"/>
                <w:color w:val="000000" w:themeColor="text1"/>
                <w:sz w:val="16"/>
                <w:szCs w:val="16"/>
              </w:rPr>
              <w:t>Final customer</w:t>
            </w:r>
          </w:p>
        </w:tc>
        <w:tc>
          <w:tcPr>
            <w:tcW w:w="0" w:type="auto"/>
            <w:tcMar/>
          </w:tcPr>
          <w:p w:rsidRPr="000F7CCE" w:rsidR="00335E47" w:rsidP="00335E47" w:rsidRDefault="00397293" w14:paraId="2D70EA96" w14:textId="02C5F5B5">
            <w:pPr>
              <w:rPr>
                <w:rFonts w:eastAsiaTheme="minorEastAsia"/>
                <w:color w:val="000000" w:themeColor="text1"/>
                <w:sz w:val="16"/>
                <w:szCs w:val="16"/>
              </w:rPr>
            </w:pPr>
            <w:r w:rsidRPr="000F7CCE">
              <w:rPr>
                <w:rFonts w:eastAsiaTheme="minorEastAsia"/>
                <w:color w:val="000000" w:themeColor="text1"/>
                <w:sz w:val="16"/>
                <w:szCs w:val="16"/>
              </w:rPr>
              <w:t>I – Established permission information</w:t>
            </w:r>
          </w:p>
        </w:tc>
      </w:tr>
      <w:tr w:rsidRPr="000F7CCE" w:rsidR="00397293" w:rsidTr="1A7743B0" w14:paraId="3AD94093" w14:textId="77777777">
        <w:trPr>
          <w:trHeight w:val="300"/>
        </w:trPr>
        <w:tc>
          <w:tcPr>
            <w:tcW w:w="0" w:type="auto"/>
            <w:tcMar/>
          </w:tcPr>
          <w:p w:rsidRPr="000F7CCE" w:rsidR="00397293" w:rsidP="00397293" w:rsidRDefault="00397293" w14:paraId="435C1387" w14:textId="69198D8C">
            <w:pPr>
              <w:rPr>
                <w:rFonts w:eastAsiaTheme="minorEastAsia"/>
                <w:color w:val="000000" w:themeColor="text1"/>
                <w:sz w:val="16"/>
                <w:szCs w:val="16"/>
              </w:rPr>
            </w:pPr>
            <w:r w:rsidRPr="000F7CCE">
              <w:rPr>
                <w:rFonts w:eastAsiaTheme="minorEastAsia"/>
                <w:color w:val="000000" w:themeColor="text1"/>
                <w:sz w:val="16"/>
                <w:szCs w:val="16"/>
              </w:rPr>
              <w:t>4.17</w:t>
            </w:r>
          </w:p>
        </w:tc>
        <w:tc>
          <w:tcPr>
            <w:tcW w:w="0" w:type="auto"/>
            <w:tcMar/>
          </w:tcPr>
          <w:p w:rsidRPr="000F7CCE" w:rsidR="00397293" w:rsidP="00397293" w:rsidRDefault="00397293" w14:paraId="3E65EF98" w14:textId="06A46CAC">
            <w:pPr>
              <w:rPr>
                <w:rFonts w:eastAsiaTheme="minorEastAsia"/>
                <w:color w:val="000000" w:themeColor="text1"/>
                <w:sz w:val="16"/>
                <w:szCs w:val="16"/>
              </w:rPr>
            </w:pPr>
            <w:r w:rsidRPr="000F7CCE">
              <w:rPr>
                <w:rFonts w:eastAsiaTheme="minorEastAsia"/>
                <w:color w:val="000000" w:themeColor="text1"/>
                <w:sz w:val="16"/>
                <w:szCs w:val="16"/>
              </w:rPr>
              <w:t>Notify CESU operator</w:t>
            </w:r>
          </w:p>
        </w:tc>
        <w:tc>
          <w:tcPr>
            <w:tcW w:w="0" w:type="auto"/>
            <w:tcMar/>
          </w:tcPr>
          <w:p w:rsidRPr="000F7CCE" w:rsidR="00397293" w:rsidP="00397293" w:rsidRDefault="00397293" w14:paraId="67A573FB" w14:textId="2DE87ED7">
            <w:pPr>
              <w:rPr>
                <w:rFonts w:eastAsiaTheme="minorEastAsia"/>
                <w:color w:val="000000" w:themeColor="text1"/>
                <w:sz w:val="16"/>
                <w:szCs w:val="16"/>
              </w:rPr>
            </w:pPr>
            <w:r w:rsidRPr="000F7CCE">
              <w:rPr>
                <w:rFonts w:eastAsiaTheme="minorEastAsia"/>
                <w:color w:val="000000" w:themeColor="text1"/>
                <w:sz w:val="16"/>
                <w:szCs w:val="16"/>
              </w:rPr>
              <w:t>The permission administrator informs the CESU operator that the permission has been established.</w:t>
            </w:r>
          </w:p>
        </w:tc>
        <w:tc>
          <w:tcPr>
            <w:tcW w:w="0" w:type="auto"/>
            <w:tcMar/>
          </w:tcPr>
          <w:p w:rsidRPr="000F7CCE" w:rsidR="00397293" w:rsidP="00397293" w:rsidRDefault="00397293" w14:paraId="515F5540" w14:textId="2809A651">
            <w:pPr>
              <w:rPr>
                <w:rFonts w:eastAsiaTheme="minorEastAsia"/>
                <w:color w:val="000000" w:themeColor="text1"/>
                <w:sz w:val="16"/>
                <w:szCs w:val="16"/>
              </w:rPr>
            </w:pPr>
            <w:r w:rsidRPr="000F7CCE">
              <w:rPr>
                <w:rFonts w:eastAsiaTheme="minorEastAsia"/>
                <w:color w:val="000000" w:themeColor="text1"/>
                <w:sz w:val="16"/>
                <w:szCs w:val="16"/>
              </w:rPr>
              <w:t>Permission administrator</w:t>
            </w:r>
          </w:p>
        </w:tc>
        <w:tc>
          <w:tcPr>
            <w:tcW w:w="0" w:type="auto"/>
            <w:tcMar/>
          </w:tcPr>
          <w:p w:rsidRPr="000F7CCE" w:rsidR="00397293" w:rsidP="00397293" w:rsidRDefault="00565B73" w14:paraId="515655C3" w14:textId="370482FF">
            <w:pPr>
              <w:rPr>
                <w:rFonts w:eastAsiaTheme="minorEastAsia"/>
                <w:color w:val="000000" w:themeColor="text1"/>
                <w:sz w:val="16"/>
                <w:szCs w:val="16"/>
              </w:rPr>
            </w:pPr>
            <w:r w:rsidRPr="000F7CCE">
              <w:rPr>
                <w:rFonts w:eastAsiaTheme="minorEastAsia"/>
                <w:color w:val="000000" w:themeColor="text1"/>
                <w:sz w:val="16"/>
                <w:szCs w:val="16"/>
              </w:rPr>
              <w:t>CESU operator</w:t>
            </w:r>
          </w:p>
        </w:tc>
        <w:tc>
          <w:tcPr>
            <w:tcW w:w="0" w:type="auto"/>
            <w:tcMar/>
          </w:tcPr>
          <w:p w:rsidRPr="000F7CCE" w:rsidR="00397293" w:rsidP="00397293" w:rsidRDefault="00397293" w14:paraId="7824E7B0" w14:textId="7F6FCEC2">
            <w:pPr>
              <w:rPr>
                <w:rFonts w:eastAsiaTheme="minorEastAsia"/>
                <w:color w:val="000000" w:themeColor="text1"/>
                <w:sz w:val="16"/>
                <w:szCs w:val="16"/>
              </w:rPr>
            </w:pPr>
            <w:r w:rsidRPr="000F7CCE">
              <w:rPr>
                <w:rFonts w:eastAsiaTheme="minorEastAsia"/>
                <w:color w:val="000000" w:themeColor="text1"/>
                <w:sz w:val="16"/>
                <w:szCs w:val="16"/>
              </w:rPr>
              <w:t>I – Established permission information</w:t>
            </w:r>
          </w:p>
        </w:tc>
      </w:tr>
      <w:tr w:rsidRPr="000F7CCE" w:rsidR="00397293" w:rsidTr="1A7743B0" w14:paraId="05E6868A" w14:textId="77777777">
        <w:trPr>
          <w:trHeight w:val="300"/>
        </w:trPr>
        <w:tc>
          <w:tcPr>
            <w:tcW w:w="0" w:type="auto"/>
            <w:tcMar/>
          </w:tcPr>
          <w:p w:rsidRPr="000F7CCE" w:rsidR="00397293" w:rsidP="00397293" w:rsidRDefault="00565B73" w14:paraId="5199CAAE" w14:textId="699ADDF4">
            <w:pPr>
              <w:rPr>
                <w:rFonts w:eastAsiaTheme="minorEastAsia"/>
                <w:color w:val="000000" w:themeColor="text1"/>
                <w:sz w:val="16"/>
                <w:szCs w:val="16"/>
              </w:rPr>
            </w:pPr>
            <w:r w:rsidRPr="000F7CCE">
              <w:rPr>
                <w:rFonts w:eastAsiaTheme="minorEastAsia"/>
                <w:color w:val="000000" w:themeColor="text1"/>
                <w:sz w:val="16"/>
                <w:szCs w:val="16"/>
              </w:rPr>
              <w:t>4.18</w:t>
            </w:r>
          </w:p>
        </w:tc>
        <w:tc>
          <w:tcPr>
            <w:tcW w:w="0" w:type="auto"/>
            <w:tcMar/>
          </w:tcPr>
          <w:p w:rsidRPr="000F7CCE" w:rsidR="00397293" w:rsidP="00397293" w:rsidRDefault="00397293" w14:paraId="14016515" w14:textId="61CE1B01">
            <w:pPr>
              <w:rPr>
                <w:rFonts w:eastAsiaTheme="minorEastAsia"/>
                <w:color w:val="000000" w:themeColor="text1"/>
                <w:sz w:val="16"/>
                <w:szCs w:val="16"/>
              </w:rPr>
            </w:pPr>
            <w:r w:rsidRPr="000F7CCE">
              <w:rPr>
                <w:rFonts w:eastAsiaTheme="minorEastAsia"/>
                <w:color w:val="000000" w:themeColor="text1"/>
                <w:sz w:val="16"/>
                <w:szCs w:val="16"/>
              </w:rPr>
              <w:t xml:space="preserve">Notify </w:t>
            </w:r>
            <w:r w:rsidRPr="000F7CCE" w:rsidR="00565B73">
              <w:rPr>
                <w:rFonts w:eastAsiaTheme="minorEastAsia"/>
                <w:color w:val="000000" w:themeColor="text1"/>
                <w:sz w:val="16"/>
                <w:szCs w:val="16"/>
              </w:rPr>
              <w:t>metered data administrator</w:t>
            </w:r>
          </w:p>
        </w:tc>
        <w:tc>
          <w:tcPr>
            <w:tcW w:w="0" w:type="auto"/>
            <w:tcMar/>
          </w:tcPr>
          <w:p w:rsidRPr="000F7CCE" w:rsidR="00397293" w:rsidP="00397293" w:rsidRDefault="00397293" w14:paraId="148F9160" w14:textId="14C4C367">
            <w:pPr>
              <w:rPr>
                <w:rFonts w:eastAsiaTheme="minorEastAsia"/>
                <w:color w:val="000000" w:themeColor="text1"/>
                <w:sz w:val="16"/>
                <w:szCs w:val="16"/>
              </w:rPr>
            </w:pPr>
            <w:r w:rsidRPr="000F7CCE">
              <w:rPr>
                <w:rFonts w:eastAsiaTheme="minorEastAsia"/>
                <w:color w:val="000000" w:themeColor="text1"/>
                <w:sz w:val="16"/>
                <w:szCs w:val="16"/>
              </w:rPr>
              <w:t xml:space="preserve">The permission administrator informs the </w:t>
            </w:r>
            <w:r w:rsidRPr="000F7CCE" w:rsidR="00565B73">
              <w:rPr>
                <w:rFonts w:eastAsiaTheme="minorEastAsia"/>
                <w:color w:val="000000" w:themeColor="text1"/>
                <w:sz w:val="16"/>
                <w:szCs w:val="16"/>
              </w:rPr>
              <w:t xml:space="preserve">metered data administrator </w:t>
            </w:r>
            <w:r w:rsidRPr="000F7CCE">
              <w:rPr>
                <w:rFonts w:eastAsiaTheme="minorEastAsia"/>
                <w:color w:val="000000" w:themeColor="text1"/>
                <w:sz w:val="16"/>
                <w:szCs w:val="16"/>
              </w:rPr>
              <w:t>that the permission has been established.</w:t>
            </w:r>
          </w:p>
        </w:tc>
        <w:tc>
          <w:tcPr>
            <w:tcW w:w="0" w:type="auto"/>
            <w:tcMar/>
          </w:tcPr>
          <w:p w:rsidRPr="000F7CCE" w:rsidR="00397293" w:rsidP="00397293" w:rsidRDefault="00397293" w14:paraId="62C8D2EF" w14:textId="32595C64">
            <w:pPr>
              <w:rPr>
                <w:rFonts w:eastAsiaTheme="minorEastAsia"/>
                <w:color w:val="000000" w:themeColor="text1"/>
                <w:sz w:val="16"/>
                <w:szCs w:val="16"/>
              </w:rPr>
            </w:pPr>
            <w:r w:rsidRPr="000F7CCE">
              <w:rPr>
                <w:rFonts w:eastAsiaTheme="minorEastAsia"/>
                <w:color w:val="000000" w:themeColor="text1"/>
                <w:sz w:val="16"/>
                <w:szCs w:val="16"/>
              </w:rPr>
              <w:t>Permission administrator</w:t>
            </w:r>
          </w:p>
        </w:tc>
        <w:tc>
          <w:tcPr>
            <w:tcW w:w="0" w:type="auto"/>
            <w:tcMar/>
          </w:tcPr>
          <w:p w:rsidRPr="000F7CCE" w:rsidR="00397293" w:rsidP="00397293" w:rsidRDefault="00D81017" w14:paraId="4D510A78" w14:textId="116890F7">
            <w:pPr>
              <w:rPr>
                <w:rFonts w:eastAsiaTheme="minorEastAsia"/>
                <w:color w:val="000000" w:themeColor="text1"/>
                <w:sz w:val="16"/>
                <w:szCs w:val="16"/>
              </w:rPr>
            </w:pPr>
            <w:r w:rsidRPr="000F7CCE">
              <w:rPr>
                <w:rFonts w:eastAsiaTheme="minorEastAsia"/>
                <w:color w:val="000000" w:themeColor="text1"/>
                <w:sz w:val="16"/>
                <w:szCs w:val="16"/>
              </w:rPr>
              <w:t>Metered data administrator</w:t>
            </w:r>
          </w:p>
        </w:tc>
        <w:tc>
          <w:tcPr>
            <w:tcW w:w="0" w:type="auto"/>
            <w:tcMar/>
          </w:tcPr>
          <w:p w:rsidRPr="000F7CCE" w:rsidR="00397293" w:rsidP="00397293" w:rsidRDefault="00397293" w14:paraId="390B69CC" w14:textId="7F5BD68C">
            <w:pPr>
              <w:rPr>
                <w:rFonts w:eastAsiaTheme="minorEastAsia"/>
                <w:color w:val="000000" w:themeColor="text1"/>
                <w:sz w:val="16"/>
                <w:szCs w:val="16"/>
              </w:rPr>
            </w:pPr>
            <w:r w:rsidRPr="000F7CCE">
              <w:rPr>
                <w:rFonts w:eastAsiaTheme="minorEastAsia"/>
                <w:color w:val="000000" w:themeColor="text1"/>
                <w:sz w:val="16"/>
                <w:szCs w:val="16"/>
              </w:rPr>
              <w:t>I – Established permission information</w:t>
            </w:r>
          </w:p>
        </w:tc>
      </w:tr>
      <w:tr w:rsidRPr="000F7CCE" w:rsidR="009703A0" w:rsidTr="1A7743B0" w14:paraId="70560229" w14:textId="77777777">
        <w:trPr>
          <w:trHeight w:val="300"/>
        </w:trPr>
        <w:tc>
          <w:tcPr>
            <w:tcW w:w="0" w:type="auto"/>
            <w:tcMar/>
          </w:tcPr>
          <w:p w:rsidRPr="000F7CCE" w:rsidR="009703A0" w:rsidP="009703A0" w:rsidRDefault="009703A0" w14:paraId="16E86F16" w14:textId="3B22F984">
            <w:pPr>
              <w:rPr>
                <w:rFonts w:eastAsiaTheme="minorEastAsia"/>
                <w:color w:val="000000" w:themeColor="text1"/>
                <w:sz w:val="16"/>
                <w:szCs w:val="16"/>
              </w:rPr>
            </w:pPr>
            <w:r w:rsidRPr="000F7CCE">
              <w:rPr>
                <w:rFonts w:eastAsiaTheme="minorEastAsia"/>
                <w:color w:val="000000" w:themeColor="text1"/>
                <w:sz w:val="16"/>
                <w:szCs w:val="16"/>
              </w:rPr>
              <w:t>4.19</w:t>
            </w:r>
          </w:p>
        </w:tc>
        <w:tc>
          <w:tcPr>
            <w:tcW w:w="0" w:type="auto"/>
            <w:tcMar/>
          </w:tcPr>
          <w:p w:rsidRPr="000F7CCE" w:rsidR="009703A0" w:rsidP="009703A0" w:rsidRDefault="009703A0" w14:paraId="6DFA5EC1" w14:textId="1A9289D4">
            <w:pPr>
              <w:rPr>
                <w:rFonts w:eastAsiaTheme="minorEastAsia"/>
                <w:color w:val="000000" w:themeColor="text1"/>
                <w:sz w:val="16"/>
                <w:szCs w:val="16"/>
              </w:rPr>
            </w:pPr>
            <w:r w:rsidRPr="000F7CCE">
              <w:rPr>
                <w:rFonts w:eastAsiaTheme="minorEastAsia"/>
                <w:color w:val="000000" w:themeColor="text1"/>
                <w:sz w:val="16"/>
                <w:szCs w:val="16"/>
              </w:rPr>
              <w:t>Notify metering point administrator</w:t>
            </w:r>
          </w:p>
        </w:tc>
        <w:tc>
          <w:tcPr>
            <w:tcW w:w="0" w:type="auto"/>
            <w:tcMar/>
          </w:tcPr>
          <w:p w:rsidRPr="000F7CCE" w:rsidR="009703A0" w:rsidP="009703A0" w:rsidRDefault="009703A0" w14:paraId="3912020F" w14:textId="02BA838B">
            <w:pPr>
              <w:rPr>
                <w:rFonts w:eastAsiaTheme="minorEastAsia"/>
                <w:color w:val="000000" w:themeColor="text1"/>
                <w:sz w:val="16"/>
                <w:szCs w:val="16"/>
              </w:rPr>
            </w:pPr>
            <w:r w:rsidRPr="000F7CCE">
              <w:rPr>
                <w:rFonts w:eastAsiaTheme="minorEastAsia"/>
                <w:color w:val="000000" w:themeColor="text1"/>
                <w:sz w:val="16"/>
                <w:szCs w:val="16"/>
              </w:rPr>
              <w:t>The permission administrator informs the metering point administrator that the permission has been established.</w:t>
            </w:r>
          </w:p>
        </w:tc>
        <w:tc>
          <w:tcPr>
            <w:tcW w:w="0" w:type="auto"/>
            <w:tcMar/>
          </w:tcPr>
          <w:p w:rsidRPr="000F7CCE" w:rsidR="009703A0" w:rsidP="009703A0" w:rsidRDefault="009703A0" w14:paraId="02E5BB51" w14:textId="7EB7A796">
            <w:pPr>
              <w:rPr>
                <w:rFonts w:eastAsiaTheme="minorEastAsia"/>
                <w:color w:val="000000" w:themeColor="text1"/>
                <w:sz w:val="16"/>
                <w:szCs w:val="16"/>
              </w:rPr>
            </w:pPr>
            <w:r w:rsidRPr="000F7CCE">
              <w:rPr>
                <w:rFonts w:eastAsiaTheme="minorEastAsia"/>
                <w:color w:val="000000" w:themeColor="text1"/>
                <w:sz w:val="16"/>
                <w:szCs w:val="16"/>
              </w:rPr>
              <w:t>Permission administrator</w:t>
            </w:r>
          </w:p>
        </w:tc>
        <w:tc>
          <w:tcPr>
            <w:tcW w:w="0" w:type="auto"/>
            <w:tcMar/>
          </w:tcPr>
          <w:p w:rsidRPr="000F7CCE" w:rsidR="009703A0" w:rsidP="009703A0" w:rsidRDefault="009703A0" w14:paraId="424FB8F0" w14:textId="4FC34C3C">
            <w:pPr>
              <w:rPr>
                <w:rFonts w:eastAsiaTheme="minorEastAsia"/>
                <w:color w:val="000000" w:themeColor="text1"/>
                <w:sz w:val="16"/>
                <w:szCs w:val="16"/>
              </w:rPr>
            </w:pPr>
            <w:r w:rsidRPr="000F7CCE">
              <w:rPr>
                <w:rFonts w:eastAsiaTheme="minorEastAsia"/>
                <w:color w:val="000000" w:themeColor="text1"/>
                <w:sz w:val="16"/>
                <w:szCs w:val="16"/>
              </w:rPr>
              <w:t>Metering point administrator</w:t>
            </w:r>
          </w:p>
        </w:tc>
        <w:tc>
          <w:tcPr>
            <w:tcW w:w="0" w:type="auto"/>
            <w:tcMar/>
          </w:tcPr>
          <w:p w:rsidRPr="000F7CCE" w:rsidR="009703A0" w:rsidP="009703A0" w:rsidRDefault="009703A0" w14:paraId="0776B6F8" w14:textId="6A41DCC9">
            <w:pPr>
              <w:rPr>
                <w:rFonts w:eastAsiaTheme="minorEastAsia"/>
                <w:color w:val="000000" w:themeColor="text1"/>
                <w:sz w:val="16"/>
                <w:szCs w:val="16"/>
              </w:rPr>
            </w:pPr>
            <w:r w:rsidRPr="000F7CCE">
              <w:rPr>
                <w:rFonts w:eastAsiaTheme="minorEastAsia"/>
                <w:color w:val="000000" w:themeColor="text1"/>
                <w:sz w:val="16"/>
                <w:szCs w:val="16"/>
              </w:rPr>
              <w:t>I – Established permission information</w:t>
            </w:r>
          </w:p>
        </w:tc>
      </w:tr>
      <w:tr w:rsidRPr="000F7CCE" w:rsidR="009703A0" w:rsidTr="1A7743B0" w14:paraId="70A5D5E3" w14:textId="77777777">
        <w:trPr>
          <w:trHeight w:val="300"/>
        </w:trPr>
        <w:tc>
          <w:tcPr>
            <w:tcW w:w="0" w:type="auto"/>
            <w:tcMar/>
          </w:tcPr>
          <w:p w:rsidRPr="000F7CCE" w:rsidR="009703A0" w:rsidP="009703A0" w:rsidRDefault="005A2DC0" w14:paraId="296E35A7" w14:textId="4550FBBC">
            <w:pPr>
              <w:rPr>
                <w:rFonts w:eastAsiaTheme="minorEastAsia"/>
                <w:color w:val="000000" w:themeColor="text1"/>
                <w:sz w:val="16"/>
                <w:szCs w:val="16"/>
              </w:rPr>
            </w:pPr>
            <w:r w:rsidRPr="000F7CCE">
              <w:rPr>
                <w:rFonts w:eastAsiaTheme="minorEastAsia"/>
                <w:color w:val="000000" w:themeColor="text1"/>
                <w:sz w:val="16"/>
                <w:szCs w:val="16"/>
              </w:rPr>
              <w:t>4.20</w:t>
            </w:r>
          </w:p>
        </w:tc>
        <w:tc>
          <w:tcPr>
            <w:tcW w:w="0" w:type="auto"/>
            <w:tcMar/>
          </w:tcPr>
          <w:p w:rsidRPr="000F7CCE" w:rsidR="009703A0" w:rsidP="4B73FC4A" w:rsidRDefault="78122182" w14:paraId="040D0C28" w14:textId="4076BAC0">
            <w:pPr>
              <w:rPr>
                <w:rFonts w:eastAsiaTheme="minorEastAsia"/>
                <w:color w:val="000000" w:themeColor="text1"/>
                <w:sz w:val="16"/>
                <w:szCs w:val="16"/>
              </w:rPr>
            </w:pPr>
            <w:r w:rsidRPr="4B73FC4A">
              <w:rPr>
                <w:rFonts w:eastAsiaTheme="minorEastAsia"/>
                <w:color w:val="000000" w:themeColor="text1"/>
                <w:sz w:val="16"/>
                <w:szCs w:val="16"/>
              </w:rPr>
              <w:t xml:space="preserve">Send </w:t>
            </w:r>
            <w:r w:rsidRPr="4B73FC4A" w:rsidR="3BC622D5">
              <w:rPr>
                <w:rFonts w:eastAsiaTheme="minorEastAsia"/>
                <w:color w:val="000000" w:themeColor="text1"/>
                <w:sz w:val="16"/>
                <w:szCs w:val="16"/>
              </w:rPr>
              <w:t>already available data</w:t>
            </w:r>
          </w:p>
        </w:tc>
        <w:tc>
          <w:tcPr>
            <w:tcW w:w="0" w:type="auto"/>
            <w:tcMar/>
          </w:tcPr>
          <w:p w:rsidRPr="000F7CCE" w:rsidR="009703A0" w:rsidP="000C60AB" w:rsidRDefault="00BE5DAE" w14:paraId="03980EC3" w14:textId="6F179B8D">
            <w:pPr>
              <w:rPr>
                <w:rFonts w:eastAsiaTheme="minorEastAsia"/>
                <w:color w:val="000000" w:themeColor="text1"/>
                <w:sz w:val="16"/>
                <w:szCs w:val="16"/>
              </w:rPr>
            </w:pPr>
            <w:r w:rsidRPr="000F7CCE">
              <w:rPr>
                <w:rFonts w:eastAsiaTheme="minorEastAsia"/>
                <w:color w:val="000000" w:themeColor="text1"/>
                <w:sz w:val="16"/>
                <w:szCs w:val="16"/>
              </w:rPr>
              <w:t>D</w:t>
            </w:r>
            <w:r w:rsidRPr="000F7CCE" w:rsidR="000C60AB">
              <w:rPr>
                <w:rFonts w:eastAsiaTheme="minorEastAsia"/>
                <w:color w:val="000000" w:themeColor="text1"/>
                <w:sz w:val="16"/>
                <w:szCs w:val="16"/>
              </w:rPr>
              <w:t>ata is transferred from the metered data administrator as specified in the permission either until the requested reading end point or the current timestamp (for instances where the requested reading end point is in the future) to the eligible party.</w:t>
            </w:r>
          </w:p>
        </w:tc>
        <w:tc>
          <w:tcPr>
            <w:tcW w:w="0" w:type="auto"/>
            <w:tcMar/>
          </w:tcPr>
          <w:p w:rsidRPr="000F7CCE" w:rsidR="009703A0" w:rsidP="009703A0" w:rsidRDefault="000D134D" w14:paraId="7B7AF31A" w14:textId="3200218B">
            <w:pPr>
              <w:rPr>
                <w:rFonts w:eastAsiaTheme="minorEastAsia"/>
                <w:color w:val="000000" w:themeColor="text1"/>
                <w:sz w:val="16"/>
                <w:szCs w:val="16"/>
              </w:rPr>
            </w:pPr>
            <w:r w:rsidRPr="000F7CCE">
              <w:rPr>
                <w:rFonts w:eastAsiaTheme="minorEastAsia"/>
                <w:color w:val="000000" w:themeColor="text1"/>
                <w:sz w:val="16"/>
                <w:szCs w:val="16"/>
              </w:rPr>
              <w:t>[not relevant]</w:t>
            </w:r>
          </w:p>
        </w:tc>
        <w:tc>
          <w:tcPr>
            <w:tcW w:w="0" w:type="auto"/>
            <w:tcMar/>
          </w:tcPr>
          <w:p w:rsidRPr="000F7CCE" w:rsidR="009703A0" w:rsidP="009703A0" w:rsidRDefault="000D134D" w14:paraId="36CD295A" w14:textId="0607AD56">
            <w:pPr>
              <w:rPr>
                <w:rFonts w:eastAsiaTheme="minorEastAsia"/>
                <w:color w:val="000000" w:themeColor="text1"/>
                <w:sz w:val="16"/>
                <w:szCs w:val="16"/>
              </w:rPr>
            </w:pPr>
            <w:r w:rsidRPr="000F7CCE">
              <w:rPr>
                <w:rFonts w:eastAsiaTheme="minorEastAsia"/>
                <w:color w:val="000000" w:themeColor="text1"/>
                <w:sz w:val="16"/>
                <w:szCs w:val="16"/>
              </w:rPr>
              <w:t>[not relevant]</w:t>
            </w:r>
          </w:p>
        </w:tc>
        <w:tc>
          <w:tcPr>
            <w:tcW w:w="0" w:type="auto"/>
            <w:tcMar/>
          </w:tcPr>
          <w:p w:rsidRPr="000F7CCE" w:rsidR="009703A0" w:rsidP="009703A0" w:rsidRDefault="000D134D" w14:paraId="77B833BD" w14:textId="6F917D0D">
            <w:pPr>
              <w:rPr>
                <w:rFonts w:eastAsiaTheme="minorEastAsia"/>
                <w:color w:val="000000" w:themeColor="text1"/>
                <w:sz w:val="16"/>
                <w:szCs w:val="16"/>
              </w:rPr>
            </w:pPr>
            <w:r w:rsidRPr="000F7CCE">
              <w:rPr>
                <w:rFonts w:eastAsiaTheme="minorEastAsia"/>
                <w:color w:val="000000" w:themeColor="text1"/>
                <w:sz w:val="16"/>
                <w:szCs w:val="16"/>
              </w:rPr>
              <w:t>[not relevant]</w:t>
            </w:r>
          </w:p>
        </w:tc>
      </w:tr>
      <w:tr w:rsidRPr="000F7CCE" w:rsidR="00AC064D" w:rsidTr="1A7743B0" w14:paraId="022FC7B4" w14:textId="77777777">
        <w:trPr>
          <w:trHeight w:val="300"/>
        </w:trPr>
        <w:tc>
          <w:tcPr>
            <w:tcW w:w="0" w:type="auto"/>
            <w:tcMar/>
          </w:tcPr>
          <w:p w:rsidRPr="000F7CCE" w:rsidR="00AC064D" w:rsidP="00AC064D" w:rsidRDefault="00AC064D" w14:paraId="4D9735D3" w14:textId="7F09C232">
            <w:pPr>
              <w:rPr>
                <w:rFonts w:eastAsiaTheme="minorEastAsia"/>
                <w:color w:val="000000" w:themeColor="text1"/>
                <w:sz w:val="16"/>
                <w:szCs w:val="16"/>
              </w:rPr>
            </w:pPr>
            <w:r w:rsidRPr="000F7CCE">
              <w:rPr>
                <w:rFonts w:eastAsiaTheme="minorEastAsia"/>
                <w:color w:val="000000" w:themeColor="text1"/>
                <w:sz w:val="16"/>
                <w:szCs w:val="16"/>
              </w:rPr>
              <w:t>4.21</w:t>
            </w:r>
          </w:p>
        </w:tc>
        <w:tc>
          <w:tcPr>
            <w:tcW w:w="0" w:type="auto"/>
            <w:tcMar/>
          </w:tcPr>
          <w:p w:rsidRPr="000F7CCE" w:rsidR="006C5168" w:rsidP="00AC064D" w:rsidRDefault="006C5168" w14:paraId="3CF8C721" w14:textId="68FD7E9A">
            <w:pPr>
              <w:rPr>
                <w:rFonts w:eastAsiaTheme="minorEastAsia"/>
                <w:color w:val="000000" w:themeColor="text1"/>
                <w:sz w:val="16"/>
                <w:szCs w:val="16"/>
              </w:rPr>
            </w:pPr>
            <w:r w:rsidRPr="000F7CCE">
              <w:rPr>
                <w:rFonts w:eastAsiaTheme="minorEastAsia"/>
                <w:color w:val="000000" w:themeColor="text1"/>
                <w:sz w:val="16"/>
                <w:szCs w:val="16"/>
              </w:rPr>
              <w:t>Send future data when available</w:t>
            </w:r>
          </w:p>
        </w:tc>
        <w:tc>
          <w:tcPr>
            <w:tcW w:w="0" w:type="auto"/>
            <w:tcMar/>
          </w:tcPr>
          <w:p w:rsidRPr="000F7CCE" w:rsidR="00AC064D" w:rsidP="00AC064D" w:rsidRDefault="00AC064D" w14:paraId="2EFC10E9" w14:textId="62FDBF70">
            <w:pPr>
              <w:rPr>
                <w:rFonts w:eastAsiaTheme="minorEastAsia"/>
                <w:color w:val="000000" w:themeColor="text1"/>
                <w:sz w:val="16"/>
                <w:szCs w:val="16"/>
              </w:rPr>
            </w:pPr>
            <w:r w:rsidRPr="000F7CCE">
              <w:rPr>
                <w:rFonts w:eastAsiaTheme="minorEastAsia"/>
                <w:color w:val="000000" w:themeColor="text1"/>
                <w:sz w:val="16"/>
                <w:szCs w:val="16"/>
              </w:rPr>
              <w:t>For intervals that are not currently available but will be in a future point in time – but also covered by the permission – the respective</w:t>
            </w:r>
            <w:r w:rsidRPr="000F7CCE" w:rsidR="00A34F99">
              <w:rPr>
                <w:rFonts w:eastAsiaTheme="minorEastAsia"/>
                <w:color w:val="000000" w:themeColor="text1"/>
                <w:sz w:val="16"/>
                <w:szCs w:val="16"/>
              </w:rPr>
              <w:t xml:space="preserve"> </w:t>
            </w:r>
            <w:r w:rsidRPr="000F7CCE">
              <w:rPr>
                <w:rFonts w:eastAsiaTheme="minorEastAsia"/>
                <w:color w:val="000000" w:themeColor="text1"/>
                <w:sz w:val="16"/>
                <w:szCs w:val="16"/>
              </w:rPr>
              <w:t>data is transferred from the metered data administrator using the indication defined by the attribute ‘Transmission schedule’ of information object described in Table III.</w:t>
            </w:r>
          </w:p>
        </w:tc>
        <w:tc>
          <w:tcPr>
            <w:tcW w:w="0" w:type="auto"/>
            <w:tcMar/>
          </w:tcPr>
          <w:p w:rsidRPr="000F7CCE" w:rsidR="00AC064D" w:rsidP="00AC064D" w:rsidRDefault="00AC064D" w14:paraId="17217EE8" w14:textId="0FDC6C99">
            <w:pPr>
              <w:rPr>
                <w:rFonts w:eastAsiaTheme="minorEastAsia"/>
                <w:color w:val="000000" w:themeColor="text1"/>
                <w:sz w:val="16"/>
                <w:szCs w:val="16"/>
              </w:rPr>
            </w:pPr>
            <w:r w:rsidRPr="000F7CCE">
              <w:rPr>
                <w:rFonts w:eastAsiaTheme="minorEastAsia"/>
                <w:color w:val="000000" w:themeColor="text1"/>
                <w:sz w:val="16"/>
                <w:szCs w:val="16"/>
              </w:rPr>
              <w:t>[not relevant]</w:t>
            </w:r>
          </w:p>
        </w:tc>
        <w:tc>
          <w:tcPr>
            <w:tcW w:w="0" w:type="auto"/>
            <w:tcMar/>
          </w:tcPr>
          <w:p w:rsidRPr="000F7CCE" w:rsidR="00AC064D" w:rsidP="00AC064D" w:rsidRDefault="00AC064D" w14:paraId="7B0E4FF6" w14:textId="163EDF89">
            <w:pPr>
              <w:rPr>
                <w:rFonts w:eastAsiaTheme="minorEastAsia"/>
                <w:color w:val="000000" w:themeColor="text1"/>
                <w:sz w:val="16"/>
                <w:szCs w:val="16"/>
              </w:rPr>
            </w:pPr>
            <w:r w:rsidRPr="000F7CCE">
              <w:rPr>
                <w:rFonts w:eastAsiaTheme="minorEastAsia"/>
                <w:color w:val="000000" w:themeColor="text1"/>
                <w:sz w:val="16"/>
                <w:szCs w:val="16"/>
              </w:rPr>
              <w:t>[not relevant]</w:t>
            </w:r>
          </w:p>
        </w:tc>
        <w:tc>
          <w:tcPr>
            <w:tcW w:w="0" w:type="auto"/>
            <w:tcMar/>
          </w:tcPr>
          <w:p w:rsidRPr="000F7CCE" w:rsidR="00AC064D" w:rsidP="00AC064D" w:rsidRDefault="00AC064D" w14:paraId="6F1E8DB8" w14:textId="051235DB">
            <w:pPr>
              <w:rPr>
                <w:rFonts w:eastAsiaTheme="minorEastAsia"/>
                <w:color w:val="000000" w:themeColor="text1"/>
                <w:sz w:val="16"/>
                <w:szCs w:val="16"/>
              </w:rPr>
            </w:pPr>
            <w:r w:rsidRPr="000F7CCE">
              <w:rPr>
                <w:rFonts w:eastAsiaTheme="minorEastAsia"/>
                <w:color w:val="000000" w:themeColor="text1"/>
                <w:sz w:val="16"/>
                <w:szCs w:val="16"/>
              </w:rPr>
              <w:t>[not relevant]</w:t>
            </w:r>
          </w:p>
        </w:tc>
      </w:tr>
      <w:tr w:rsidRPr="000F7CCE" w:rsidR="00AC064D" w:rsidTr="1A7743B0" w14:paraId="05F0F3B9" w14:textId="77777777">
        <w:trPr>
          <w:trHeight w:val="300"/>
        </w:trPr>
        <w:tc>
          <w:tcPr>
            <w:tcW w:w="0" w:type="auto"/>
            <w:tcMar/>
          </w:tcPr>
          <w:p w:rsidRPr="000F7CCE" w:rsidR="00AC064D" w:rsidP="00AC064D" w:rsidRDefault="0057675E" w14:paraId="2CDE4EA8" w14:textId="0EE99B27">
            <w:pPr>
              <w:rPr>
                <w:rFonts w:eastAsiaTheme="minorEastAsia"/>
                <w:color w:val="000000" w:themeColor="text1"/>
                <w:sz w:val="16"/>
                <w:szCs w:val="16"/>
              </w:rPr>
            </w:pPr>
            <w:r w:rsidRPr="000F7CCE">
              <w:rPr>
                <w:rFonts w:eastAsiaTheme="minorEastAsia"/>
                <w:color w:val="000000" w:themeColor="text1"/>
                <w:sz w:val="16"/>
                <w:szCs w:val="16"/>
              </w:rPr>
              <w:t>4.22</w:t>
            </w:r>
          </w:p>
        </w:tc>
        <w:tc>
          <w:tcPr>
            <w:tcW w:w="0" w:type="auto"/>
            <w:tcMar/>
          </w:tcPr>
          <w:p w:rsidRPr="000F7CCE" w:rsidR="00AC064D" w:rsidP="4B73FC4A" w:rsidRDefault="3496E325" w14:paraId="677C53CD" w14:textId="4FD7E42F">
            <w:pPr>
              <w:rPr>
                <w:rFonts w:eastAsiaTheme="minorEastAsia"/>
                <w:color w:val="000000" w:themeColor="text1"/>
                <w:sz w:val="16"/>
                <w:szCs w:val="16"/>
              </w:rPr>
            </w:pPr>
            <w:r w:rsidRPr="4B73FC4A">
              <w:rPr>
                <w:rFonts w:eastAsiaTheme="minorEastAsia"/>
                <w:color w:val="000000" w:themeColor="text1"/>
                <w:sz w:val="16"/>
                <w:szCs w:val="16"/>
              </w:rPr>
              <w:t xml:space="preserve">Send </w:t>
            </w:r>
            <w:r w:rsidRPr="4B73FC4A" w:rsidR="7F926BE7">
              <w:rPr>
                <w:rFonts w:eastAsiaTheme="minorEastAsia"/>
                <w:color w:val="000000" w:themeColor="text1"/>
                <w:sz w:val="16"/>
                <w:szCs w:val="16"/>
              </w:rPr>
              <w:t>data</w:t>
            </w:r>
          </w:p>
        </w:tc>
        <w:tc>
          <w:tcPr>
            <w:tcW w:w="0" w:type="auto"/>
            <w:tcMar/>
          </w:tcPr>
          <w:p w:rsidRPr="000F7CCE" w:rsidR="00AC064D" w:rsidP="00227B31" w:rsidRDefault="00227B31" w14:paraId="27A7D855" w14:textId="4D8C9C9B">
            <w:pPr>
              <w:rPr>
                <w:rFonts w:eastAsiaTheme="minorEastAsia"/>
                <w:color w:val="000000" w:themeColor="text1"/>
                <w:sz w:val="16"/>
                <w:szCs w:val="16"/>
              </w:rPr>
            </w:pPr>
            <w:r w:rsidRPr="000F7CCE">
              <w:rPr>
                <w:rFonts w:eastAsiaTheme="minorEastAsia"/>
                <w:color w:val="000000" w:themeColor="text1"/>
                <w:sz w:val="16"/>
                <w:szCs w:val="16"/>
              </w:rPr>
              <w:t xml:space="preserve">Data is actually being transferred to the </w:t>
            </w:r>
            <w:r w:rsidRPr="000F7CCE" w:rsidR="00BF340D">
              <w:rPr>
                <w:rFonts w:eastAsiaTheme="minorEastAsia"/>
                <w:color w:val="000000" w:themeColor="text1"/>
                <w:sz w:val="16"/>
                <w:szCs w:val="16"/>
              </w:rPr>
              <w:t>CESU operator.</w:t>
            </w:r>
          </w:p>
        </w:tc>
        <w:tc>
          <w:tcPr>
            <w:tcW w:w="0" w:type="auto"/>
            <w:tcMar/>
          </w:tcPr>
          <w:p w:rsidRPr="000F7CCE" w:rsidR="00AC064D" w:rsidP="00AC064D" w:rsidRDefault="006336EC" w14:paraId="6D230E31" w14:textId="003DEFCD">
            <w:pPr>
              <w:rPr>
                <w:rFonts w:eastAsiaTheme="minorEastAsia"/>
                <w:color w:val="000000" w:themeColor="text1"/>
                <w:sz w:val="16"/>
                <w:szCs w:val="16"/>
              </w:rPr>
            </w:pPr>
            <w:r w:rsidRPr="000F7CCE">
              <w:rPr>
                <w:rFonts w:eastAsiaTheme="minorEastAsia"/>
                <w:color w:val="000000" w:themeColor="text1"/>
                <w:sz w:val="16"/>
                <w:szCs w:val="16"/>
              </w:rPr>
              <w:t>Metered data administrator</w:t>
            </w:r>
          </w:p>
        </w:tc>
        <w:tc>
          <w:tcPr>
            <w:tcW w:w="0" w:type="auto"/>
            <w:tcMar/>
          </w:tcPr>
          <w:p w:rsidRPr="000F7CCE" w:rsidR="00AC064D" w:rsidP="00AC064D" w:rsidRDefault="00242796" w14:paraId="74E45B6B" w14:textId="5CB38499">
            <w:pPr>
              <w:rPr>
                <w:rFonts w:eastAsiaTheme="minorEastAsia"/>
                <w:color w:val="000000" w:themeColor="text1"/>
                <w:sz w:val="16"/>
                <w:szCs w:val="16"/>
              </w:rPr>
            </w:pPr>
            <w:r w:rsidRPr="000F7CCE">
              <w:rPr>
                <w:rFonts w:eastAsiaTheme="minorEastAsia"/>
                <w:color w:val="000000" w:themeColor="text1"/>
                <w:sz w:val="16"/>
                <w:szCs w:val="16"/>
              </w:rPr>
              <w:t>CESU operator</w:t>
            </w:r>
          </w:p>
        </w:tc>
        <w:tc>
          <w:tcPr>
            <w:tcW w:w="0" w:type="auto"/>
            <w:tcMar/>
          </w:tcPr>
          <w:p w:rsidRPr="000F7CCE" w:rsidR="00AC064D" w:rsidP="00AC064D" w:rsidRDefault="00E34D9B" w14:paraId="77940E2E" w14:textId="7868DCCF">
            <w:pPr>
              <w:rPr>
                <w:rFonts w:eastAsiaTheme="minorEastAsia"/>
                <w:color w:val="000000" w:themeColor="text1"/>
                <w:sz w:val="16"/>
                <w:szCs w:val="16"/>
              </w:rPr>
            </w:pPr>
            <w:r w:rsidRPr="000F7CCE">
              <w:rPr>
                <w:rFonts w:eastAsiaTheme="minorEastAsia"/>
                <w:color w:val="000000" w:themeColor="text1"/>
                <w:sz w:val="16"/>
                <w:szCs w:val="16"/>
              </w:rPr>
              <w:t>M – Validated historical data with the final customer information</w:t>
            </w:r>
          </w:p>
        </w:tc>
      </w:tr>
      <w:tr w:rsidRPr="000F7CCE" w:rsidR="00AC064D" w:rsidTr="1A7743B0" w14:paraId="7EB50A9D" w14:textId="77777777">
        <w:trPr>
          <w:trHeight w:val="300"/>
        </w:trPr>
        <w:tc>
          <w:tcPr>
            <w:tcW w:w="0" w:type="auto"/>
            <w:tcMar/>
          </w:tcPr>
          <w:p w:rsidRPr="000F7CCE" w:rsidR="00AC064D" w:rsidP="00AC064D" w:rsidRDefault="00C7765E" w14:paraId="7856E022" w14:textId="50811044">
            <w:pPr>
              <w:rPr>
                <w:rFonts w:eastAsiaTheme="minorEastAsia"/>
                <w:color w:val="000000" w:themeColor="text1"/>
                <w:sz w:val="16"/>
                <w:szCs w:val="16"/>
              </w:rPr>
            </w:pPr>
            <w:r w:rsidRPr="000F7CCE">
              <w:rPr>
                <w:rFonts w:eastAsiaTheme="minorEastAsia"/>
                <w:color w:val="000000" w:themeColor="text1"/>
                <w:sz w:val="16"/>
                <w:szCs w:val="16"/>
              </w:rPr>
              <w:t>4.23</w:t>
            </w:r>
          </w:p>
        </w:tc>
        <w:tc>
          <w:tcPr>
            <w:tcW w:w="0" w:type="auto"/>
            <w:tcMar/>
          </w:tcPr>
          <w:p w:rsidRPr="000F7CCE" w:rsidR="00AC064D" w:rsidP="4B73FC4A" w:rsidRDefault="3496E325" w14:paraId="37E181EC" w14:textId="5BBF14A2">
            <w:pPr>
              <w:rPr>
                <w:rFonts w:eastAsiaTheme="minorEastAsia"/>
                <w:color w:val="000000" w:themeColor="text1"/>
                <w:sz w:val="16"/>
                <w:szCs w:val="16"/>
              </w:rPr>
            </w:pPr>
            <w:r w:rsidRPr="4B73FC4A">
              <w:rPr>
                <w:rFonts w:eastAsiaTheme="minorEastAsia"/>
                <w:color w:val="000000" w:themeColor="text1"/>
                <w:sz w:val="16"/>
                <w:szCs w:val="16"/>
              </w:rPr>
              <w:t xml:space="preserve">Send </w:t>
            </w:r>
            <w:r w:rsidRPr="4B73FC4A" w:rsidR="61A3E8CC">
              <w:rPr>
                <w:rFonts w:eastAsiaTheme="minorEastAsia"/>
                <w:color w:val="000000" w:themeColor="text1"/>
                <w:sz w:val="16"/>
                <w:szCs w:val="16"/>
              </w:rPr>
              <w:t xml:space="preserve">metering point information </w:t>
            </w:r>
          </w:p>
        </w:tc>
        <w:tc>
          <w:tcPr>
            <w:tcW w:w="0" w:type="auto"/>
            <w:tcMar/>
          </w:tcPr>
          <w:p w:rsidRPr="000F7CCE" w:rsidR="00AC064D" w:rsidP="00AC064D" w:rsidRDefault="006F09F0" w14:paraId="61420F7A" w14:textId="2404B955">
            <w:pPr>
              <w:rPr>
                <w:rFonts w:eastAsiaTheme="minorEastAsia"/>
                <w:color w:val="000000" w:themeColor="text1"/>
                <w:sz w:val="16"/>
                <w:szCs w:val="16"/>
              </w:rPr>
            </w:pPr>
            <w:r w:rsidRPr="000F7CCE">
              <w:rPr>
                <w:rFonts w:eastAsiaTheme="minorEastAsia"/>
                <w:color w:val="000000" w:themeColor="text1"/>
                <w:sz w:val="16"/>
                <w:szCs w:val="16"/>
              </w:rPr>
              <w:t xml:space="preserve">Metadata for the metering point </w:t>
            </w:r>
            <w:r w:rsidRPr="000F7CCE" w:rsidR="001E7EC1">
              <w:rPr>
                <w:rFonts w:eastAsiaTheme="minorEastAsia"/>
                <w:color w:val="000000" w:themeColor="text1"/>
                <w:sz w:val="16"/>
                <w:szCs w:val="16"/>
              </w:rPr>
              <w:t>is transferred to the CESU operator.</w:t>
            </w:r>
          </w:p>
        </w:tc>
        <w:tc>
          <w:tcPr>
            <w:tcW w:w="0" w:type="auto"/>
            <w:tcMar/>
          </w:tcPr>
          <w:p w:rsidRPr="000F7CCE" w:rsidR="00AC064D" w:rsidP="00AC064D" w:rsidRDefault="00C7765E" w14:paraId="3E58A5DE" w14:textId="09D0C6FB">
            <w:pPr>
              <w:rPr>
                <w:rFonts w:eastAsiaTheme="minorEastAsia"/>
                <w:color w:val="000000" w:themeColor="text1"/>
                <w:sz w:val="16"/>
                <w:szCs w:val="16"/>
              </w:rPr>
            </w:pPr>
            <w:r w:rsidRPr="000F7CCE">
              <w:rPr>
                <w:rFonts w:eastAsiaTheme="minorEastAsia"/>
                <w:color w:val="000000" w:themeColor="text1"/>
                <w:sz w:val="16"/>
                <w:szCs w:val="16"/>
              </w:rPr>
              <w:t>Metering point administrator</w:t>
            </w:r>
          </w:p>
        </w:tc>
        <w:tc>
          <w:tcPr>
            <w:tcW w:w="0" w:type="auto"/>
            <w:tcMar/>
          </w:tcPr>
          <w:p w:rsidRPr="000F7CCE" w:rsidR="00AC064D" w:rsidP="00AC064D" w:rsidRDefault="00E972F3" w14:paraId="69E01AB9" w14:textId="1CF8DE81">
            <w:pPr>
              <w:rPr>
                <w:rFonts w:eastAsiaTheme="minorEastAsia"/>
                <w:color w:val="000000" w:themeColor="text1"/>
                <w:sz w:val="16"/>
                <w:szCs w:val="16"/>
              </w:rPr>
            </w:pPr>
            <w:r w:rsidRPr="000F7CCE">
              <w:rPr>
                <w:rFonts w:eastAsiaTheme="minorEastAsia"/>
                <w:color w:val="000000" w:themeColor="text1"/>
                <w:sz w:val="16"/>
                <w:szCs w:val="16"/>
              </w:rPr>
              <w:t>CESU operator</w:t>
            </w:r>
          </w:p>
        </w:tc>
        <w:tc>
          <w:tcPr>
            <w:tcW w:w="0" w:type="auto"/>
            <w:tcMar/>
          </w:tcPr>
          <w:p w:rsidRPr="000F7CCE" w:rsidR="00AC064D" w:rsidP="00AC064D" w:rsidRDefault="007819D3" w14:paraId="556E2CAF" w14:textId="7E478123">
            <w:pPr>
              <w:rPr>
                <w:rFonts w:eastAsiaTheme="minorEastAsia"/>
                <w:color w:val="000000" w:themeColor="text1"/>
                <w:sz w:val="16"/>
                <w:szCs w:val="16"/>
              </w:rPr>
            </w:pPr>
            <w:r w:rsidRPr="000F7CCE">
              <w:rPr>
                <w:rFonts w:eastAsiaTheme="minorEastAsia"/>
                <w:color w:val="000000" w:themeColor="text1"/>
                <w:sz w:val="16"/>
                <w:szCs w:val="16"/>
              </w:rPr>
              <w:t>N – Metering point information</w:t>
            </w:r>
          </w:p>
        </w:tc>
      </w:tr>
    </w:tbl>
    <w:p w:rsidRPr="000F7CCE" w:rsidR="5EEB189E" w:rsidP="17730425" w:rsidRDefault="5EEB189E" w14:paraId="131D5DC1" w14:textId="56252D9F">
      <w:pPr>
        <w:rPr>
          <w:rFonts w:ascii="Arial" w:hAnsi="Arial" w:eastAsia="Arial" w:cs="Arial"/>
          <w:b/>
          <w:bCs/>
          <w:color w:val="000000" w:themeColor="text1"/>
        </w:rPr>
      </w:pPr>
    </w:p>
    <w:tbl>
      <w:tblPr>
        <w:tblStyle w:val="TableGrid"/>
        <w:tblW w:w="9350" w:type="dxa"/>
        <w:tblLook w:val="04A0" w:firstRow="1" w:lastRow="0" w:firstColumn="1" w:lastColumn="0" w:noHBand="0" w:noVBand="1"/>
      </w:tblPr>
      <w:tblGrid>
        <w:gridCol w:w="2199"/>
        <w:gridCol w:w="2474"/>
        <w:gridCol w:w="2268"/>
        <w:gridCol w:w="2409"/>
      </w:tblGrid>
      <w:tr w:rsidRPr="000F7CCE" w:rsidR="00C90FB0" w14:paraId="6AA3BB5F" w14:textId="77777777">
        <w:trPr>
          <w:trHeight w:val="300"/>
        </w:trPr>
        <w:tc>
          <w:tcPr>
            <w:tcW w:w="9350" w:type="dxa"/>
            <w:gridSpan w:val="4"/>
            <w:shd w:val="clear" w:color="auto" w:fill="D0CECE" w:themeFill="background2" w:themeFillShade="E6"/>
          </w:tcPr>
          <w:p w:rsidRPr="000F7CCE" w:rsidR="00C90FB0" w:rsidRDefault="00C90FB0" w14:paraId="08601F77" w14:textId="5135E5A5">
            <w:pPr>
              <w:jc w:val="center"/>
              <w:rPr>
                <w:rFonts w:ascii="Arial" w:hAnsi="Arial" w:eastAsia="Arial" w:cs="Arial"/>
                <w:b/>
                <w:bCs/>
                <w:i/>
                <w:iCs/>
                <w:color w:val="000000" w:themeColor="text1"/>
                <w:sz w:val="16"/>
                <w:szCs w:val="16"/>
              </w:rPr>
            </w:pPr>
            <w:r>
              <w:rPr>
                <w:rFonts w:ascii="Arial" w:hAnsi="Arial" w:eastAsia="Arial" w:cs="Arial"/>
                <w:b/>
                <w:bCs/>
                <w:i/>
                <w:iCs/>
                <w:color w:val="000000" w:themeColor="text1"/>
                <w:sz w:val="16"/>
                <w:szCs w:val="16"/>
              </w:rPr>
              <w:t>INFORMATION OBJECTS FOR THIS PROCEDURE</w:t>
            </w:r>
          </w:p>
        </w:tc>
      </w:tr>
      <w:tr w:rsidRPr="000F7CCE" w:rsidR="00C90FB0" w:rsidTr="00C90FB0" w14:paraId="23897E0B" w14:textId="77777777">
        <w:trPr>
          <w:trHeight w:val="300"/>
        </w:trPr>
        <w:tc>
          <w:tcPr>
            <w:tcW w:w="2199" w:type="dxa"/>
            <w:shd w:val="clear" w:color="auto" w:fill="D0CECE" w:themeFill="background2" w:themeFillShade="E6"/>
          </w:tcPr>
          <w:p w:rsidRPr="000F7CCE" w:rsidR="00C90FB0" w:rsidRDefault="00C90FB0" w14:paraId="26580C9F" w14:textId="77777777">
            <w:pPr>
              <w:rPr>
                <w:rFonts w:ascii="Arial" w:hAnsi="Arial" w:eastAsia="Arial" w:cs="Arial"/>
                <w:b/>
                <w:bCs/>
                <w:i/>
                <w:iCs/>
                <w:sz w:val="16"/>
                <w:szCs w:val="16"/>
              </w:rPr>
            </w:pPr>
            <w:r w:rsidRPr="000F7CCE">
              <w:rPr>
                <w:rFonts w:ascii="Arial" w:hAnsi="Arial" w:eastAsia="Arial" w:cs="Arial"/>
                <w:b/>
                <w:bCs/>
                <w:i/>
                <w:iCs/>
                <w:sz w:val="16"/>
                <w:szCs w:val="16"/>
              </w:rPr>
              <w:t>Information exchanged,</w:t>
            </w:r>
          </w:p>
          <w:p w:rsidRPr="000F7CCE" w:rsidR="00C90FB0" w:rsidRDefault="00C90FB0" w14:paraId="1AE8F2D3" w14:textId="77777777">
            <w:pPr>
              <w:rPr>
                <w:rFonts w:ascii="Arial" w:hAnsi="Arial" w:eastAsia="Arial" w:cs="Arial"/>
                <w:b/>
                <w:bCs/>
                <w:i/>
                <w:iCs/>
                <w:sz w:val="16"/>
                <w:szCs w:val="16"/>
              </w:rPr>
            </w:pPr>
            <w:r w:rsidRPr="000F7CCE">
              <w:rPr>
                <w:rFonts w:ascii="Arial" w:hAnsi="Arial" w:eastAsia="Arial" w:cs="Arial"/>
                <w:b/>
                <w:bCs/>
                <w:i/>
                <w:iCs/>
                <w:sz w:val="16"/>
                <w:szCs w:val="16"/>
              </w:rPr>
              <w:t>ID</w:t>
            </w:r>
          </w:p>
        </w:tc>
        <w:tc>
          <w:tcPr>
            <w:tcW w:w="2474" w:type="dxa"/>
            <w:shd w:val="clear" w:color="auto" w:fill="D0CECE" w:themeFill="background2" w:themeFillShade="E6"/>
          </w:tcPr>
          <w:p w:rsidRPr="000F7CCE" w:rsidR="00C90FB0" w:rsidRDefault="00C90FB0" w14:paraId="75B851EE" w14:textId="77777777">
            <w:pPr>
              <w:rPr>
                <w:rFonts w:ascii="Arial" w:hAnsi="Arial" w:eastAsia="Arial" w:cs="Arial"/>
                <w:b/>
                <w:bCs/>
                <w:i/>
                <w:iCs/>
                <w:sz w:val="16"/>
                <w:szCs w:val="16"/>
              </w:rPr>
            </w:pPr>
            <w:r w:rsidRPr="000F7CCE">
              <w:rPr>
                <w:rFonts w:ascii="Arial" w:hAnsi="Arial" w:eastAsia="Arial" w:cs="Arial"/>
                <w:b/>
                <w:bCs/>
                <w:i/>
                <w:iCs/>
                <w:color w:val="000000" w:themeColor="text1"/>
                <w:sz w:val="16"/>
                <w:szCs w:val="16"/>
              </w:rPr>
              <w:t>Name of the information</w:t>
            </w:r>
          </w:p>
        </w:tc>
        <w:tc>
          <w:tcPr>
            <w:tcW w:w="4677" w:type="dxa"/>
            <w:gridSpan w:val="2"/>
            <w:shd w:val="clear" w:color="auto" w:fill="D0CECE" w:themeFill="background2" w:themeFillShade="E6"/>
          </w:tcPr>
          <w:p w:rsidRPr="000F7CCE" w:rsidR="00C90FB0" w:rsidRDefault="00C90FB0" w14:paraId="3B2C0A07" w14:textId="77777777">
            <w:pP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Description of information exchanged</w:t>
            </w:r>
          </w:p>
        </w:tc>
      </w:tr>
      <w:tr w:rsidRPr="000F7CCE" w:rsidR="00C90FB0" w:rsidTr="005C6EEF" w14:paraId="42214189" w14:textId="77777777">
        <w:trPr>
          <w:trHeight w:val="300"/>
        </w:trPr>
        <w:tc>
          <w:tcPr>
            <w:tcW w:w="2199" w:type="dxa"/>
          </w:tcPr>
          <w:p w:rsidRPr="000F7CCE" w:rsidR="00C90FB0" w:rsidRDefault="00C90FB0" w14:paraId="0019ED43" w14:textId="77777777">
            <w:pPr>
              <w:rPr>
                <w:rFonts w:eastAsiaTheme="minorEastAsia" w:cstheme="minorHAnsi"/>
                <w:color w:val="000000" w:themeColor="text1"/>
                <w:sz w:val="16"/>
                <w:szCs w:val="16"/>
              </w:rPr>
            </w:pPr>
            <w:r w:rsidRPr="000F7CCE">
              <w:rPr>
                <w:rFonts w:eastAsia="Arial" w:cstheme="minorHAnsi"/>
                <w:color w:val="000000" w:themeColor="text1"/>
                <w:sz w:val="16"/>
                <w:szCs w:val="16"/>
              </w:rPr>
              <w:t>B</w:t>
            </w:r>
          </w:p>
        </w:tc>
        <w:tc>
          <w:tcPr>
            <w:tcW w:w="2474" w:type="dxa"/>
          </w:tcPr>
          <w:p w:rsidRPr="000F7CCE" w:rsidR="00C90FB0" w:rsidRDefault="00C90FB0" w14:paraId="7DAFD829" w14:textId="77777777">
            <w:pPr>
              <w:rPr>
                <w:rFonts w:eastAsiaTheme="minorEastAsia" w:cstheme="minorHAnsi"/>
                <w:color w:val="000000" w:themeColor="text1"/>
                <w:sz w:val="16"/>
                <w:szCs w:val="16"/>
              </w:rPr>
            </w:pPr>
            <w:r w:rsidRPr="000F7CCE">
              <w:rPr>
                <w:rFonts w:eastAsia="Arial" w:cstheme="minorHAnsi"/>
                <w:color w:val="000000" w:themeColor="text1"/>
                <w:sz w:val="16"/>
                <w:szCs w:val="16"/>
              </w:rPr>
              <w:t>Request validation information</w:t>
            </w:r>
          </w:p>
        </w:tc>
        <w:tc>
          <w:tcPr>
            <w:tcW w:w="2268" w:type="dxa"/>
          </w:tcPr>
          <w:p w:rsidRPr="000F7CCE" w:rsidR="00C90FB0" w:rsidRDefault="00C90FB0" w14:paraId="5E049F45" w14:textId="77777777">
            <w:pPr>
              <w:rPr>
                <w:rFonts w:eastAsiaTheme="minorEastAsia" w:cstheme="minorHAnsi"/>
                <w:color w:val="000000" w:themeColor="text1"/>
                <w:sz w:val="16"/>
                <w:szCs w:val="16"/>
              </w:rPr>
            </w:pPr>
            <w:r w:rsidRPr="000F7CCE">
              <w:rPr>
                <w:rFonts w:eastAsia="Arial" w:cstheme="minorHAnsi"/>
                <w:color w:val="000000" w:themeColor="text1"/>
                <w:sz w:val="16"/>
                <w:szCs w:val="16"/>
              </w:rPr>
              <w:t>Validation result</w:t>
            </w:r>
          </w:p>
        </w:tc>
        <w:tc>
          <w:tcPr>
            <w:tcW w:w="2409" w:type="dxa"/>
          </w:tcPr>
          <w:p w:rsidRPr="000F7CCE" w:rsidR="00C90FB0" w:rsidRDefault="00C90FB0" w14:paraId="725F03CA" w14:textId="77777777">
            <w:pPr>
              <w:rPr>
                <w:rFonts w:eastAsiaTheme="minorEastAsia" w:cstheme="minorHAnsi"/>
                <w:color w:val="000000" w:themeColor="text1"/>
                <w:sz w:val="16"/>
                <w:szCs w:val="16"/>
              </w:rPr>
            </w:pPr>
            <w:r w:rsidRPr="000F7CCE">
              <w:rPr>
                <w:rFonts w:eastAsia="Arial" w:cstheme="minorHAnsi"/>
                <w:color w:val="000000" w:themeColor="text1"/>
                <w:sz w:val="16"/>
                <w:szCs w:val="16"/>
              </w:rPr>
              <w:t>Information about the outcome of the validation step</w:t>
            </w:r>
            <w:r>
              <w:rPr>
                <w:rFonts w:eastAsia="Arial" w:cstheme="minorHAnsi"/>
                <w:color w:val="000000" w:themeColor="text1"/>
                <w:sz w:val="16"/>
                <w:szCs w:val="16"/>
              </w:rPr>
              <w:t>.</w:t>
            </w:r>
          </w:p>
        </w:tc>
      </w:tr>
      <w:tr w:rsidRPr="000F7CCE" w:rsidR="00C90FB0" w:rsidTr="005C6EEF" w14:paraId="68F4D150" w14:textId="77777777">
        <w:trPr>
          <w:trHeight w:val="300"/>
        </w:trPr>
        <w:tc>
          <w:tcPr>
            <w:tcW w:w="2199" w:type="dxa"/>
          </w:tcPr>
          <w:p w:rsidRPr="000F7CCE" w:rsidR="00C90FB0" w:rsidRDefault="00C90FB0" w14:paraId="72CBA4AD" w14:textId="77777777">
            <w:pPr>
              <w:rPr>
                <w:rFonts w:eastAsiaTheme="minorEastAsia" w:cstheme="minorHAnsi"/>
                <w:color w:val="000000" w:themeColor="text1"/>
                <w:sz w:val="16"/>
                <w:szCs w:val="16"/>
              </w:rPr>
            </w:pPr>
            <w:r w:rsidRPr="000F7CCE">
              <w:rPr>
                <w:rFonts w:eastAsia="Arial" w:cstheme="minorHAnsi"/>
                <w:color w:val="000000" w:themeColor="text1"/>
                <w:sz w:val="16"/>
                <w:szCs w:val="16"/>
              </w:rPr>
              <w:t>D</w:t>
            </w:r>
          </w:p>
        </w:tc>
        <w:tc>
          <w:tcPr>
            <w:tcW w:w="2474" w:type="dxa"/>
          </w:tcPr>
          <w:p w:rsidRPr="000F7CCE" w:rsidR="00C90FB0" w:rsidRDefault="00C90FB0" w14:paraId="09797271" w14:textId="77777777">
            <w:pPr>
              <w:rPr>
                <w:rFonts w:eastAsiaTheme="minorEastAsia" w:cstheme="minorHAnsi"/>
                <w:color w:val="000000" w:themeColor="text1"/>
                <w:sz w:val="16"/>
                <w:szCs w:val="16"/>
              </w:rPr>
            </w:pPr>
            <w:r w:rsidRPr="000F7CCE">
              <w:rPr>
                <w:rFonts w:eastAsia="Arial" w:cstheme="minorHAnsi"/>
                <w:color w:val="000000" w:themeColor="text1"/>
                <w:sz w:val="16"/>
                <w:szCs w:val="16"/>
              </w:rPr>
              <w:t>Assignability verification request</w:t>
            </w:r>
          </w:p>
        </w:tc>
        <w:tc>
          <w:tcPr>
            <w:tcW w:w="2268" w:type="dxa"/>
          </w:tcPr>
          <w:p w:rsidRPr="000F7CCE" w:rsidR="00C90FB0" w:rsidRDefault="00C90FB0" w14:paraId="13281A9E" w14:textId="77777777">
            <w:pPr>
              <w:rPr>
                <w:rFonts w:eastAsiaTheme="minorEastAsia" w:cstheme="minorHAnsi"/>
                <w:color w:val="000000" w:themeColor="text1"/>
                <w:sz w:val="16"/>
                <w:szCs w:val="16"/>
              </w:rPr>
            </w:pPr>
            <w:r w:rsidRPr="000F7CCE">
              <w:rPr>
                <w:rFonts w:eastAsia="Arial" w:cstheme="minorHAnsi"/>
                <w:color w:val="000000" w:themeColor="text1"/>
                <w:sz w:val="16"/>
                <w:szCs w:val="16"/>
              </w:rPr>
              <w:t>Metering point identifier</w:t>
            </w:r>
          </w:p>
        </w:tc>
        <w:tc>
          <w:tcPr>
            <w:tcW w:w="2409" w:type="dxa"/>
          </w:tcPr>
          <w:p w:rsidRPr="000F7CCE" w:rsidR="00C90FB0" w:rsidRDefault="00C90FB0" w14:paraId="0491D068" w14:textId="77777777">
            <w:pPr>
              <w:rPr>
                <w:rFonts w:eastAsiaTheme="minorEastAsia" w:cstheme="minorHAnsi"/>
                <w:color w:val="000000" w:themeColor="text1"/>
                <w:sz w:val="16"/>
                <w:szCs w:val="16"/>
              </w:rPr>
            </w:pPr>
            <w:r w:rsidRPr="000F7CCE">
              <w:rPr>
                <w:rFonts w:eastAsia="Arial" w:cstheme="minorHAnsi"/>
                <w:color w:val="000000" w:themeColor="text1"/>
                <w:sz w:val="16"/>
                <w:szCs w:val="16"/>
              </w:rPr>
              <w:t>Unique identifier for the metering point.</w:t>
            </w:r>
          </w:p>
        </w:tc>
      </w:tr>
      <w:tr w:rsidRPr="000F7CCE" w:rsidR="00C90FB0" w:rsidTr="005C6EEF" w14:paraId="4A19DB19" w14:textId="77777777">
        <w:trPr>
          <w:trHeight w:val="300"/>
        </w:trPr>
        <w:tc>
          <w:tcPr>
            <w:tcW w:w="2199" w:type="dxa"/>
          </w:tcPr>
          <w:p w:rsidRPr="000F7CCE" w:rsidR="00C90FB0" w:rsidRDefault="00C90FB0" w14:paraId="130ED85C" w14:textId="77777777">
            <w:pPr>
              <w:rPr>
                <w:rFonts w:eastAsiaTheme="minorEastAsia" w:cstheme="minorHAnsi"/>
                <w:color w:val="000000" w:themeColor="text1"/>
                <w:sz w:val="16"/>
                <w:szCs w:val="16"/>
              </w:rPr>
            </w:pPr>
          </w:p>
        </w:tc>
        <w:tc>
          <w:tcPr>
            <w:tcW w:w="2474" w:type="dxa"/>
          </w:tcPr>
          <w:p w:rsidRPr="000F7CCE" w:rsidR="00C90FB0" w:rsidRDefault="00C90FB0" w14:paraId="3B8F0349" w14:textId="77777777">
            <w:pPr>
              <w:rPr>
                <w:rFonts w:eastAsiaTheme="minorEastAsia" w:cstheme="minorHAnsi"/>
                <w:color w:val="000000" w:themeColor="text1"/>
                <w:sz w:val="16"/>
                <w:szCs w:val="16"/>
              </w:rPr>
            </w:pPr>
          </w:p>
        </w:tc>
        <w:tc>
          <w:tcPr>
            <w:tcW w:w="2268" w:type="dxa"/>
          </w:tcPr>
          <w:p w:rsidRPr="000F7CCE" w:rsidR="00C90FB0" w:rsidRDefault="00C90FB0" w14:paraId="787DD465" w14:textId="77777777">
            <w:pPr>
              <w:rPr>
                <w:rFonts w:eastAsiaTheme="minorEastAsia" w:cstheme="minorHAnsi"/>
                <w:color w:val="000000" w:themeColor="text1"/>
                <w:sz w:val="16"/>
                <w:szCs w:val="16"/>
              </w:rPr>
            </w:pPr>
            <w:r w:rsidRPr="000F7CCE">
              <w:rPr>
                <w:rFonts w:eastAsia="Arial" w:cstheme="minorHAnsi"/>
                <w:color w:val="000000" w:themeColor="text1"/>
                <w:sz w:val="16"/>
                <w:szCs w:val="16"/>
              </w:rPr>
              <w:t>CESU identifier</w:t>
            </w:r>
          </w:p>
        </w:tc>
        <w:tc>
          <w:tcPr>
            <w:tcW w:w="2409" w:type="dxa"/>
          </w:tcPr>
          <w:p w:rsidRPr="000F7CCE" w:rsidR="00C90FB0" w:rsidRDefault="00C90FB0" w14:paraId="0E4A0E78" w14:textId="77777777">
            <w:pPr>
              <w:rPr>
                <w:rFonts w:eastAsiaTheme="minorEastAsia" w:cstheme="minorHAnsi"/>
                <w:color w:val="000000" w:themeColor="text1"/>
                <w:sz w:val="16"/>
                <w:szCs w:val="16"/>
              </w:rPr>
            </w:pPr>
            <w:r w:rsidRPr="000F7CCE">
              <w:rPr>
                <w:rFonts w:eastAsia="Arial" w:cstheme="minorHAnsi"/>
                <w:color w:val="000000" w:themeColor="text1"/>
                <w:sz w:val="16"/>
                <w:szCs w:val="16"/>
              </w:rPr>
              <w:t>A unique identifier of the CESU.</w:t>
            </w:r>
          </w:p>
        </w:tc>
      </w:tr>
      <w:tr w:rsidRPr="000F7CCE" w:rsidR="00C90FB0" w:rsidTr="005C6EEF" w14:paraId="1B9A5243" w14:textId="77777777">
        <w:trPr>
          <w:trHeight w:val="300"/>
        </w:trPr>
        <w:tc>
          <w:tcPr>
            <w:tcW w:w="2199" w:type="dxa"/>
          </w:tcPr>
          <w:p w:rsidRPr="000F7CCE" w:rsidR="00C90FB0" w:rsidRDefault="00C90FB0" w14:paraId="454D63EB" w14:textId="77777777">
            <w:pPr>
              <w:rPr>
                <w:rFonts w:eastAsiaTheme="minorEastAsia" w:cstheme="minorHAnsi"/>
                <w:color w:val="000000" w:themeColor="text1"/>
                <w:sz w:val="16"/>
                <w:szCs w:val="16"/>
              </w:rPr>
            </w:pPr>
            <w:r w:rsidRPr="000F7CCE">
              <w:rPr>
                <w:rFonts w:eastAsia="Arial" w:cstheme="minorHAnsi"/>
                <w:color w:val="000000" w:themeColor="text1"/>
                <w:sz w:val="16"/>
                <w:szCs w:val="16"/>
              </w:rPr>
              <w:t>G</w:t>
            </w:r>
          </w:p>
        </w:tc>
        <w:tc>
          <w:tcPr>
            <w:tcW w:w="2474" w:type="dxa"/>
          </w:tcPr>
          <w:p w:rsidRPr="000F7CCE" w:rsidR="00C90FB0" w:rsidRDefault="00C90FB0" w14:paraId="44FF1326" w14:textId="77777777">
            <w:pPr>
              <w:rPr>
                <w:rFonts w:eastAsiaTheme="minorEastAsia" w:cstheme="minorHAnsi"/>
                <w:color w:val="000000" w:themeColor="text1"/>
                <w:sz w:val="16"/>
                <w:szCs w:val="16"/>
              </w:rPr>
            </w:pPr>
            <w:r w:rsidRPr="000F7CCE">
              <w:rPr>
                <w:rFonts w:eastAsia="Arial" w:cstheme="minorHAnsi"/>
                <w:color w:val="000000" w:themeColor="text1"/>
                <w:sz w:val="16"/>
                <w:szCs w:val="16"/>
              </w:rPr>
              <w:t>Preset permission information</w:t>
            </w:r>
          </w:p>
        </w:tc>
        <w:tc>
          <w:tcPr>
            <w:tcW w:w="2268" w:type="dxa"/>
          </w:tcPr>
          <w:p w:rsidRPr="000F7CCE" w:rsidR="00C90FB0" w:rsidRDefault="00C90FB0" w14:paraId="088E7E69" w14:textId="77777777">
            <w:pPr>
              <w:rPr>
                <w:rFonts w:eastAsiaTheme="minorEastAsia" w:cstheme="minorHAnsi"/>
                <w:color w:val="000000" w:themeColor="text1"/>
                <w:sz w:val="16"/>
                <w:szCs w:val="16"/>
              </w:rPr>
            </w:pPr>
            <w:r w:rsidRPr="000F7CCE">
              <w:rPr>
                <w:rFonts w:eastAsia="Arial" w:cstheme="minorHAnsi"/>
                <w:color w:val="000000" w:themeColor="text1"/>
                <w:sz w:val="16"/>
                <w:szCs w:val="16"/>
              </w:rPr>
              <w:t>CESU identifier</w:t>
            </w:r>
          </w:p>
        </w:tc>
        <w:tc>
          <w:tcPr>
            <w:tcW w:w="2409" w:type="dxa"/>
          </w:tcPr>
          <w:p w:rsidRPr="000F7CCE" w:rsidR="00C90FB0" w:rsidRDefault="00C90FB0" w14:paraId="5D94414F" w14:textId="77777777">
            <w:pPr>
              <w:rPr>
                <w:rFonts w:eastAsiaTheme="minorEastAsia" w:cstheme="minorHAnsi"/>
                <w:color w:val="000000" w:themeColor="text1"/>
                <w:sz w:val="16"/>
                <w:szCs w:val="16"/>
              </w:rPr>
            </w:pPr>
            <w:r w:rsidRPr="000F7CCE">
              <w:rPr>
                <w:rFonts w:eastAsia="Arial" w:cstheme="minorHAnsi"/>
                <w:color w:val="000000" w:themeColor="text1"/>
                <w:sz w:val="16"/>
                <w:szCs w:val="16"/>
              </w:rPr>
              <w:t>A unique identifier of the CESU.</w:t>
            </w:r>
          </w:p>
        </w:tc>
      </w:tr>
      <w:tr w:rsidRPr="000F7CCE" w:rsidR="00C90FB0" w:rsidTr="005C6EEF" w14:paraId="4B1D8CDE" w14:textId="77777777">
        <w:trPr>
          <w:trHeight w:val="300"/>
        </w:trPr>
        <w:tc>
          <w:tcPr>
            <w:tcW w:w="2199" w:type="dxa"/>
          </w:tcPr>
          <w:p w:rsidRPr="000F7CCE" w:rsidR="00C90FB0" w:rsidRDefault="00C90FB0" w14:paraId="0A5290A9" w14:textId="77777777">
            <w:pPr>
              <w:rPr>
                <w:rFonts w:eastAsiaTheme="minorEastAsia" w:cstheme="minorHAnsi"/>
                <w:color w:val="000000" w:themeColor="text1"/>
                <w:sz w:val="16"/>
                <w:szCs w:val="16"/>
              </w:rPr>
            </w:pPr>
          </w:p>
        </w:tc>
        <w:tc>
          <w:tcPr>
            <w:tcW w:w="2474" w:type="dxa"/>
          </w:tcPr>
          <w:p w:rsidRPr="000F7CCE" w:rsidR="00C90FB0" w:rsidRDefault="00C90FB0" w14:paraId="1C845F57" w14:textId="77777777">
            <w:pPr>
              <w:rPr>
                <w:rFonts w:eastAsiaTheme="minorEastAsia" w:cstheme="minorHAnsi"/>
                <w:color w:val="000000" w:themeColor="text1"/>
                <w:sz w:val="16"/>
                <w:szCs w:val="16"/>
              </w:rPr>
            </w:pPr>
          </w:p>
        </w:tc>
        <w:tc>
          <w:tcPr>
            <w:tcW w:w="2268" w:type="dxa"/>
          </w:tcPr>
          <w:p w:rsidRPr="000F7CCE" w:rsidR="00C90FB0" w:rsidRDefault="00C90FB0" w14:paraId="1D4A4C12" w14:textId="77777777">
            <w:pPr>
              <w:rPr>
                <w:rFonts w:eastAsiaTheme="minorEastAsia" w:cstheme="minorHAnsi"/>
                <w:color w:val="000000" w:themeColor="text1"/>
                <w:sz w:val="16"/>
                <w:szCs w:val="16"/>
              </w:rPr>
            </w:pPr>
            <w:r w:rsidRPr="000F7CCE">
              <w:rPr>
                <w:rFonts w:eastAsia="Arial" w:cstheme="minorHAnsi"/>
                <w:color w:val="000000" w:themeColor="text1"/>
                <w:sz w:val="16"/>
                <w:szCs w:val="16"/>
              </w:rPr>
              <w:t>Metering point identifier</w:t>
            </w:r>
          </w:p>
        </w:tc>
        <w:tc>
          <w:tcPr>
            <w:tcW w:w="2409" w:type="dxa"/>
          </w:tcPr>
          <w:p w:rsidRPr="000F7CCE" w:rsidR="00C90FB0" w:rsidRDefault="00C90FB0" w14:paraId="4655229C" w14:textId="77777777">
            <w:pPr>
              <w:rPr>
                <w:rFonts w:eastAsiaTheme="minorEastAsia" w:cstheme="minorHAnsi"/>
                <w:color w:val="000000" w:themeColor="text1"/>
                <w:sz w:val="16"/>
                <w:szCs w:val="16"/>
              </w:rPr>
            </w:pPr>
            <w:r w:rsidRPr="000F7CCE">
              <w:rPr>
                <w:rFonts w:eastAsia="Arial" w:cstheme="minorHAnsi"/>
                <w:color w:val="000000" w:themeColor="text1"/>
                <w:sz w:val="16"/>
                <w:szCs w:val="16"/>
              </w:rPr>
              <w:t>Unique identifier for the metering point.</w:t>
            </w:r>
          </w:p>
        </w:tc>
      </w:tr>
      <w:tr w:rsidRPr="000F7CCE" w:rsidR="00C90FB0" w:rsidTr="005C6EEF" w14:paraId="7C19FDD2" w14:textId="77777777">
        <w:trPr>
          <w:trHeight w:val="300"/>
        </w:trPr>
        <w:tc>
          <w:tcPr>
            <w:tcW w:w="2199" w:type="dxa"/>
          </w:tcPr>
          <w:p w:rsidRPr="000F7CCE" w:rsidR="00C90FB0" w:rsidRDefault="00C90FB0" w14:paraId="47B20474" w14:textId="77777777">
            <w:pPr>
              <w:rPr>
                <w:rFonts w:eastAsiaTheme="minorEastAsia" w:cstheme="minorHAnsi"/>
                <w:color w:val="000000" w:themeColor="text1"/>
                <w:sz w:val="16"/>
                <w:szCs w:val="16"/>
              </w:rPr>
            </w:pPr>
          </w:p>
        </w:tc>
        <w:tc>
          <w:tcPr>
            <w:tcW w:w="2474" w:type="dxa"/>
          </w:tcPr>
          <w:p w:rsidRPr="000F7CCE" w:rsidR="00C90FB0" w:rsidRDefault="00C90FB0" w14:paraId="1361ADE2" w14:textId="77777777">
            <w:pPr>
              <w:rPr>
                <w:rFonts w:eastAsiaTheme="minorEastAsia" w:cstheme="minorHAnsi"/>
                <w:color w:val="000000" w:themeColor="text1"/>
                <w:sz w:val="16"/>
                <w:szCs w:val="16"/>
              </w:rPr>
            </w:pPr>
          </w:p>
        </w:tc>
        <w:tc>
          <w:tcPr>
            <w:tcW w:w="2268" w:type="dxa"/>
          </w:tcPr>
          <w:p w:rsidRPr="000F7CCE" w:rsidR="00C90FB0" w:rsidRDefault="00C90FB0" w14:paraId="2558857A" w14:textId="77777777">
            <w:pPr>
              <w:rPr>
                <w:rFonts w:eastAsiaTheme="minorEastAsia" w:cstheme="minorHAnsi"/>
                <w:color w:val="000000" w:themeColor="text1"/>
                <w:sz w:val="16"/>
                <w:szCs w:val="16"/>
              </w:rPr>
            </w:pPr>
            <w:r w:rsidRPr="000F7CCE">
              <w:rPr>
                <w:rFonts w:eastAsia="Arial" w:cstheme="minorHAnsi"/>
                <w:color w:val="000000" w:themeColor="text1"/>
                <w:sz w:val="16"/>
                <w:szCs w:val="16"/>
              </w:rPr>
              <w:t>Participation factor</w:t>
            </w:r>
          </w:p>
        </w:tc>
        <w:tc>
          <w:tcPr>
            <w:tcW w:w="2409" w:type="dxa"/>
          </w:tcPr>
          <w:p w:rsidRPr="000F7CCE" w:rsidR="00C90FB0" w:rsidRDefault="00C90FB0" w14:paraId="50057302" w14:textId="77777777">
            <w:pPr>
              <w:rPr>
                <w:rFonts w:eastAsiaTheme="minorEastAsia" w:cstheme="minorHAnsi"/>
                <w:color w:val="000000" w:themeColor="text1"/>
                <w:sz w:val="16"/>
                <w:szCs w:val="16"/>
              </w:rPr>
            </w:pPr>
            <w:r w:rsidRPr="000F7CCE">
              <w:rPr>
                <w:rFonts w:eastAsia="Arial" w:cstheme="minorHAnsi"/>
                <w:color w:val="000000" w:themeColor="text1"/>
                <w:sz w:val="16"/>
                <w:szCs w:val="16"/>
              </w:rPr>
              <w:t>Participation factor of the final customer in the CESU, as a value from 1 to 100, where 100 is the default value. Lower values enable final customers to participate in more than one CESU.</w:t>
            </w:r>
          </w:p>
        </w:tc>
      </w:tr>
      <w:tr w:rsidRPr="000F7CCE" w:rsidR="00C90FB0" w:rsidTr="005C6EEF" w14:paraId="776226E2" w14:textId="77777777">
        <w:trPr>
          <w:trHeight w:val="300"/>
        </w:trPr>
        <w:tc>
          <w:tcPr>
            <w:tcW w:w="2199" w:type="dxa"/>
          </w:tcPr>
          <w:p w:rsidRPr="000F7CCE" w:rsidR="00C90FB0" w:rsidRDefault="00C90FB0" w14:paraId="0C2B694A" w14:textId="77777777">
            <w:pPr>
              <w:rPr>
                <w:rFonts w:eastAsiaTheme="minorEastAsia"/>
                <w:color w:val="000000" w:themeColor="text1"/>
                <w:sz w:val="16"/>
                <w:szCs w:val="16"/>
              </w:rPr>
            </w:pPr>
          </w:p>
        </w:tc>
        <w:tc>
          <w:tcPr>
            <w:tcW w:w="2474" w:type="dxa"/>
          </w:tcPr>
          <w:p w:rsidRPr="000F7CCE" w:rsidR="00C90FB0" w:rsidRDefault="00C90FB0" w14:paraId="7872E311" w14:textId="77777777">
            <w:pPr>
              <w:rPr>
                <w:rFonts w:eastAsiaTheme="minorEastAsia"/>
                <w:color w:val="000000" w:themeColor="text1"/>
                <w:sz w:val="16"/>
                <w:szCs w:val="16"/>
              </w:rPr>
            </w:pPr>
          </w:p>
        </w:tc>
        <w:tc>
          <w:tcPr>
            <w:tcW w:w="2268" w:type="dxa"/>
          </w:tcPr>
          <w:p w:rsidRPr="000F7CCE" w:rsidR="00C90FB0" w:rsidRDefault="00C90FB0" w14:paraId="6A7E034D" w14:textId="77777777">
            <w:pPr>
              <w:rPr>
                <w:rFonts w:eastAsiaTheme="minorEastAsia"/>
                <w:color w:val="000000" w:themeColor="text1"/>
                <w:sz w:val="16"/>
                <w:szCs w:val="16"/>
              </w:rPr>
            </w:pPr>
            <w:r w:rsidRPr="000F7CCE">
              <w:rPr>
                <w:rFonts w:eastAsiaTheme="minorEastAsia"/>
                <w:color w:val="000000" w:themeColor="text1"/>
                <w:sz w:val="16"/>
                <w:szCs w:val="16"/>
              </w:rPr>
              <w:t>Allocation factor (optional)</w:t>
            </w:r>
          </w:p>
        </w:tc>
        <w:tc>
          <w:tcPr>
            <w:tcW w:w="2409" w:type="dxa"/>
          </w:tcPr>
          <w:p w:rsidRPr="000F7CCE" w:rsidR="00C90FB0" w:rsidRDefault="00C90FB0" w14:paraId="7F519230" w14:textId="77777777">
            <w:pPr>
              <w:rPr>
                <w:rFonts w:eastAsiaTheme="minorEastAsia"/>
                <w:color w:val="000000" w:themeColor="text1"/>
                <w:sz w:val="16"/>
                <w:szCs w:val="16"/>
              </w:rPr>
            </w:pPr>
            <w:r w:rsidRPr="000F7CCE">
              <w:rPr>
                <w:rFonts w:eastAsiaTheme="minorEastAsia"/>
                <w:color w:val="000000" w:themeColor="text1"/>
                <w:sz w:val="16"/>
                <w:szCs w:val="16"/>
              </w:rPr>
              <w:t>Fixed share of energy allocated to final customer in case of a static energy distribution method of the CESU. Not relevant in case of dynamic energy sharing distribution method.</w:t>
            </w:r>
          </w:p>
        </w:tc>
      </w:tr>
      <w:tr w:rsidRPr="000F7CCE" w:rsidR="00C90FB0" w:rsidTr="005C6EEF" w14:paraId="6E7EF56E" w14:textId="77777777">
        <w:trPr>
          <w:trHeight w:val="300"/>
        </w:trPr>
        <w:tc>
          <w:tcPr>
            <w:tcW w:w="2199" w:type="dxa"/>
          </w:tcPr>
          <w:p w:rsidRPr="000F7CCE" w:rsidR="00C90FB0" w:rsidRDefault="00C90FB0" w14:paraId="0B7A983A" w14:textId="77777777">
            <w:pPr>
              <w:rPr>
                <w:rFonts w:eastAsiaTheme="minorEastAsia"/>
                <w:color w:val="000000" w:themeColor="text1"/>
                <w:sz w:val="16"/>
                <w:szCs w:val="16"/>
              </w:rPr>
            </w:pPr>
          </w:p>
        </w:tc>
        <w:tc>
          <w:tcPr>
            <w:tcW w:w="2474" w:type="dxa"/>
          </w:tcPr>
          <w:p w:rsidRPr="000F7CCE" w:rsidR="00C90FB0" w:rsidRDefault="00C90FB0" w14:paraId="792EA0BD" w14:textId="77777777">
            <w:pPr>
              <w:rPr>
                <w:rFonts w:eastAsiaTheme="minorEastAsia"/>
                <w:color w:val="000000" w:themeColor="text1"/>
                <w:sz w:val="16"/>
                <w:szCs w:val="16"/>
              </w:rPr>
            </w:pPr>
          </w:p>
        </w:tc>
        <w:tc>
          <w:tcPr>
            <w:tcW w:w="2268" w:type="dxa"/>
          </w:tcPr>
          <w:p w:rsidRPr="000F7CCE" w:rsidR="00C90FB0" w:rsidRDefault="00C90FB0" w14:paraId="0CD9714B" w14:textId="77777777">
            <w:pPr>
              <w:rPr>
                <w:rFonts w:eastAsiaTheme="minorEastAsia"/>
                <w:color w:val="000000" w:themeColor="text1"/>
                <w:sz w:val="16"/>
                <w:szCs w:val="16"/>
              </w:rPr>
            </w:pPr>
            <w:r w:rsidRPr="000F7CCE">
              <w:rPr>
                <w:rFonts w:eastAsiaTheme="minorEastAsia"/>
                <w:color w:val="000000" w:themeColor="text1"/>
                <w:sz w:val="16"/>
                <w:szCs w:val="16"/>
              </w:rPr>
              <w:t>Metered data specification</w:t>
            </w:r>
          </w:p>
        </w:tc>
        <w:tc>
          <w:tcPr>
            <w:tcW w:w="2409" w:type="dxa"/>
          </w:tcPr>
          <w:p w:rsidRPr="000F7CCE" w:rsidR="00C90FB0" w:rsidRDefault="00C90FB0" w14:paraId="0CDBFCD3" w14:textId="77777777">
            <w:pPr>
              <w:rPr>
                <w:rFonts w:eastAsiaTheme="minorEastAsia"/>
                <w:color w:val="000000" w:themeColor="text1"/>
                <w:sz w:val="16"/>
                <w:szCs w:val="16"/>
              </w:rPr>
            </w:pPr>
            <w:r w:rsidRPr="000F7CCE">
              <w:rPr>
                <w:rFonts w:eastAsiaTheme="minorEastAsia"/>
                <w:color w:val="000000" w:themeColor="text1"/>
                <w:sz w:val="16"/>
                <w:szCs w:val="16"/>
              </w:rPr>
              <w:t>Information object F – Metered data specification</w:t>
            </w:r>
          </w:p>
        </w:tc>
      </w:tr>
      <w:tr w:rsidRPr="000F7CCE" w:rsidR="00C90FB0" w:rsidTr="005C6EEF" w14:paraId="4AACD0DF" w14:textId="77777777">
        <w:trPr>
          <w:trHeight w:val="300"/>
        </w:trPr>
        <w:tc>
          <w:tcPr>
            <w:tcW w:w="2199" w:type="dxa"/>
          </w:tcPr>
          <w:p w:rsidRPr="000F7CCE" w:rsidR="00C90FB0" w:rsidRDefault="00C90FB0" w14:paraId="179A6171" w14:textId="77777777">
            <w:pPr>
              <w:rPr>
                <w:rFonts w:eastAsiaTheme="minorEastAsia"/>
                <w:color w:val="000000" w:themeColor="text1"/>
                <w:sz w:val="16"/>
                <w:szCs w:val="16"/>
              </w:rPr>
            </w:pPr>
          </w:p>
        </w:tc>
        <w:tc>
          <w:tcPr>
            <w:tcW w:w="2474" w:type="dxa"/>
          </w:tcPr>
          <w:p w:rsidRPr="000F7CCE" w:rsidR="00C90FB0" w:rsidRDefault="00C90FB0" w14:paraId="1898F5DC" w14:textId="77777777">
            <w:pPr>
              <w:rPr>
                <w:rFonts w:eastAsiaTheme="minorEastAsia"/>
                <w:color w:val="000000" w:themeColor="text1"/>
                <w:sz w:val="16"/>
                <w:szCs w:val="16"/>
              </w:rPr>
            </w:pPr>
          </w:p>
        </w:tc>
        <w:tc>
          <w:tcPr>
            <w:tcW w:w="2268" w:type="dxa"/>
          </w:tcPr>
          <w:p w:rsidRPr="000F7CCE" w:rsidR="00C90FB0" w:rsidRDefault="00C90FB0" w14:paraId="3F1CA92D" w14:textId="77777777">
            <w:pPr>
              <w:rPr>
                <w:rFonts w:eastAsiaTheme="minorEastAsia"/>
                <w:color w:val="000000" w:themeColor="text1"/>
                <w:sz w:val="16"/>
                <w:szCs w:val="16"/>
              </w:rPr>
            </w:pPr>
            <w:r w:rsidRPr="000F7CCE">
              <w:rPr>
                <w:rFonts w:eastAsiaTheme="minorEastAsia"/>
                <w:color w:val="000000" w:themeColor="text1"/>
                <w:sz w:val="16"/>
                <w:szCs w:val="16"/>
              </w:rPr>
              <w:t>Purpose</w:t>
            </w:r>
          </w:p>
        </w:tc>
        <w:tc>
          <w:tcPr>
            <w:tcW w:w="2409" w:type="dxa"/>
          </w:tcPr>
          <w:p w:rsidRPr="000F7CCE" w:rsidR="00C90FB0" w:rsidRDefault="00C90FB0" w14:paraId="4992FC4A" w14:textId="77777777">
            <w:pPr>
              <w:rPr>
                <w:rFonts w:eastAsiaTheme="minorEastAsia"/>
                <w:color w:val="000000" w:themeColor="text1"/>
                <w:sz w:val="16"/>
                <w:szCs w:val="16"/>
              </w:rPr>
            </w:pPr>
            <w:r w:rsidRPr="000F7CCE">
              <w:rPr>
                <w:rFonts w:eastAsiaTheme="minorEastAsia"/>
                <w:color w:val="000000" w:themeColor="text1"/>
                <w:sz w:val="16"/>
                <w:szCs w:val="16"/>
              </w:rPr>
              <w:t>The specified, explicit and legitimate purpose for which</w:t>
            </w:r>
          </w:p>
          <w:p w:rsidRPr="000F7CCE" w:rsidR="00C90FB0" w:rsidRDefault="00C90FB0" w14:paraId="26E56DAA" w14:textId="77777777">
            <w:pPr>
              <w:rPr>
                <w:rFonts w:eastAsiaTheme="minorEastAsia"/>
                <w:color w:val="000000" w:themeColor="text1"/>
                <w:sz w:val="16"/>
                <w:szCs w:val="16"/>
              </w:rPr>
            </w:pPr>
            <w:r w:rsidRPr="000F7CCE">
              <w:rPr>
                <w:rFonts w:eastAsiaTheme="minorEastAsia"/>
                <w:color w:val="000000" w:themeColor="text1"/>
                <w:sz w:val="16"/>
                <w:szCs w:val="16"/>
              </w:rPr>
              <w:t>the eligible party intends to process the data. For non- personal data this is optional.</w:t>
            </w:r>
          </w:p>
        </w:tc>
      </w:tr>
      <w:tr w:rsidRPr="000F7CCE" w:rsidR="00C90FB0" w:rsidTr="005C6EEF" w14:paraId="0264A745" w14:textId="77777777">
        <w:trPr>
          <w:trHeight w:val="300"/>
        </w:trPr>
        <w:tc>
          <w:tcPr>
            <w:tcW w:w="2199" w:type="dxa"/>
          </w:tcPr>
          <w:p w:rsidRPr="000F7CCE" w:rsidR="00C90FB0" w:rsidRDefault="00C90FB0" w14:paraId="62D5EB1A" w14:textId="77777777">
            <w:pPr>
              <w:rPr>
                <w:rFonts w:eastAsiaTheme="minorEastAsia"/>
                <w:color w:val="000000" w:themeColor="text1"/>
                <w:sz w:val="16"/>
                <w:szCs w:val="16"/>
              </w:rPr>
            </w:pPr>
          </w:p>
        </w:tc>
        <w:tc>
          <w:tcPr>
            <w:tcW w:w="2474" w:type="dxa"/>
          </w:tcPr>
          <w:p w:rsidRPr="000F7CCE" w:rsidR="00C90FB0" w:rsidRDefault="00C90FB0" w14:paraId="43A93A75" w14:textId="77777777">
            <w:pPr>
              <w:rPr>
                <w:rFonts w:eastAsiaTheme="minorEastAsia"/>
                <w:color w:val="000000" w:themeColor="text1"/>
                <w:sz w:val="16"/>
                <w:szCs w:val="16"/>
              </w:rPr>
            </w:pPr>
          </w:p>
        </w:tc>
        <w:tc>
          <w:tcPr>
            <w:tcW w:w="2268" w:type="dxa"/>
          </w:tcPr>
          <w:p w:rsidRPr="000F7CCE" w:rsidR="00C90FB0" w:rsidRDefault="00C90FB0" w14:paraId="4E347790" w14:textId="77777777">
            <w:pPr>
              <w:rPr>
                <w:rFonts w:eastAsiaTheme="minorEastAsia"/>
                <w:color w:val="000000" w:themeColor="text1"/>
                <w:sz w:val="16"/>
                <w:szCs w:val="16"/>
              </w:rPr>
            </w:pPr>
            <w:r w:rsidRPr="000F7CCE">
              <w:rPr>
                <w:rFonts w:eastAsiaTheme="minorEastAsia"/>
                <w:color w:val="000000" w:themeColor="text1"/>
                <w:sz w:val="16"/>
                <w:szCs w:val="16"/>
              </w:rPr>
              <w:t>Transmission schedule</w:t>
            </w:r>
          </w:p>
        </w:tc>
        <w:tc>
          <w:tcPr>
            <w:tcW w:w="2409" w:type="dxa"/>
          </w:tcPr>
          <w:p w:rsidRPr="000F7CCE" w:rsidR="00C90FB0" w:rsidRDefault="00C90FB0" w14:paraId="4DDBC014" w14:textId="77777777">
            <w:pPr>
              <w:rPr>
                <w:rFonts w:eastAsiaTheme="minorEastAsia"/>
                <w:color w:val="000000" w:themeColor="text1"/>
                <w:sz w:val="16"/>
                <w:szCs w:val="16"/>
              </w:rPr>
            </w:pPr>
            <w:r w:rsidRPr="000F7CCE">
              <w:rPr>
                <w:rFonts w:eastAsiaTheme="minorEastAsia"/>
                <w:color w:val="000000" w:themeColor="text1"/>
                <w:sz w:val="16"/>
                <w:szCs w:val="16"/>
              </w:rPr>
              <w:t>For future metering data covered by the permission, but not available at the time the permission is established, the periodicity - when and how often - data packages are to be made available where applicable.</w:t>
            </w:r>
          </w:p>
        </w:tc>
      </w:tr>
      <w:tr w:rsidRPr="000F7CCE" w:rsidR="00C90FB0" w:rsidTr="005C6EEF" w14:paraId="05E8F754" w14:textId="77777777">
        <w:trPr>
          <w:trHeight w:val="300"/>
        </w:trPr>
        <w:tc>
          <w:tcPr>
            <w:tcW w:w="2199" w:type="dxa"/>
          </w:tcPr>
          <w:p w:rsidRPr="000F7CCE" w:rsidR="00C90FB0" w:rsidRDefault="00C90FB0" w14:paraId="6A71BA09" w14:textId="77777777">
            <w:pPr>
              <w:rPr>
                <w:rFonts w:eastAsiaTheme="minorEastAsia"/>
                <w:color w:val="000000" w:themeColor="text1"/>
                <w:sz w:val="16"/>
                <w:szCs w:val="16"/>
              </w:rPr>
            </w:pPr>
          </w:p>
        </w:tc>
        <w:tc>
          <w:tcPr>
            <w:tcW w:w="2474" w:type="dxa"/>
          </w:tcPr>
          <w:p w:rsidRPr="000F7CCE" w:rsidR="00C90FB0" w:rsidRDefault="00C90FB0" w14:paraId="27FADF6A" w14:textId="77777777">
            <w:pPr>
              <w:rPr>
                <w:rFonts w:eastAsiaTheme="minorEastAsia"/>
                <w:color w:val="000000" w:themeColor="text1"/>
                <w:sz w:val="16"/>
                <w:szCs w:val="16"/>
              </w:rPr>
            </w:pPr>
          </w:p>
        </w:tc>
        <w:tc>
          <w:tcPr>
            <w:tcW w:w="2268" w:type="dxa"/>
          </w:tcPr>
          <w:p w:rsidRPr="000F7CCE" w:rsidR="00C90FB0" w:rsidRDefault="00C90FB0" w14:paraId="5E599E74" w14:textId="77777777">
            <w:pPr>
              <w:rPr>
                <w:rFonts w:eastAsiaTheme="minorEastAsia"/>
                <w:color w:val="000000" w:themeColor="text1"/>
                <w:sz w:val="16"/>
                <w:szCs w:val="16"/>
              </w:rPr>
            </w:pPr>
            <w:r w:rsidRPr="000F7CCE">
              <w:rPr>
                <w:rFonts w:eastAsiaTheme="minorEastAsia"/>
                <w:color w:val="000000" w:themeColor="text1"/>
                <w:sz w:val="16"/>
                <w:szCs w:val="16"/>
              </w:rPr>
              <w:t>Permission maximum lifetime (optional)</w:t>
            </w:r>
          </w:p>
        </w:tc>
        <w:tc>
          <w:tcPr>
            <w:tcW w:w="2409" w:type="dxa"/>
          </w:tcPr>
          <w:p w:rsidRPr="000F7CCE" w:rsidR="00C90FB0" w:rsidRDefault="00C90FB0" w14:paraId="2F20A3C7" w14:textId="77777777">
            <w:pPr>
              <w:rPr>
                <w:rFonts w:eastAsiaTheme="minorEastAsia"/>
                <w:color w:val="000000" w:themeColor="text1"/>
                <w:sz w:val="16"/>
                <w:szCs w:val="16"/>
              </w:rPr>
            </w:pPr>
            <w:r w:rsidRPr="000F7CCE">
              <w:rPr>
                <w:rFonts w:eastAsiaTheme="minorEastAsia"/>
                <w:color w:val="000000" w:themeColor="text1"/>
                <w:sz w:val="16"/>
                <w:szCs w:val="16"/>
              </w:rPr>
              <w:t>The timestamp after which the CESU operator has to</w:t>
            </w:r>
          </w:p>
          <w:p w:rsidRPr="000F7CCE" w:rsidR="00C90FB0" w:rsidRDefault="00C90FB0" w14:paraId="1237E8C1" w14:textId="77777777">
            <w:pPr>
              <w:rPr>
                <w:rFonts w:eastAsiaTheme="minorEastAsia"/>
                <w:color w:val="000000" w:themeColor="text1"/>
                <w:sz w:val="16"/>
                <w:szCs w:val="16"/>
              </w:rPr>
            </w:pPr>
            <w:r w:rsidRPr="000F7CCE">
              <w:rPr>
                <w:rFonts w:eastAsiaTheme="minorEastAsia"/>
                <w:color w:val="000000" w:themeColor="text1"/>
                <w:sz w:val="16"/>
                <w:szCs w:val="16"/>
              </w:rPr>
              <w:t>consider the permission as expired or revoked, even if the processing purpose is not fulfilled by then. If specified, the value can not be different from the “</w:t>
            </w:r>
            <w:r w:rsidRPr="000F7CCE">
              <w:rPr>
                <w:rFonts w:eastAsia="Arial" w:cstheme="minorHAnsi"/>
                <w:color w:val="000000" w:themeColor="text1"/>
                <w:sz w:val="16"/>
                <w:szCs w:val="16"/>
              </w:rPr>
              <w:t>Reading end timestamp” of the metered data specification object.</w:t>
            </w:r>
          </w:p>
        </w:tc>
      </w:tr>
      <w:tr w:rsidRPr="000F7CCE" w:rsidR="00C90FB0" w:rsidTr="005C6EEF" w14:paraId="03922227" w14:textId="77777777">
        <w:trPr>
          <w:trHeight w:val="300"/>
        </w:trPr>
        <w:tc>
          <w:tcPr>
            <w:tcW w:w="2199" w:type="dxa"/>
          </w:tcPr>
          <w:p w:rsidRPr="000F7CCE" w:rsidR="00C90FB0" w:rsidRDefault="00C90FB0" w14:paraId="5565025E" w14:textId="77777777">
            <w:pPr>
              <w:rPr>
                <w:rFonts w:eastAsiaTheme="minorEastAsia"/>
                <w:color w:val="000000" w:themeColor="text1"/>
                <w:sz w:val="16"/>
                <w:szCs w:val="16"/>
              </w:rPr>
            </w:pPr>
            <w:r w:rsidRPr="000F7CCE">
              <w:rPr>
                <w:rFonts w:eastAsiaTheme="minorEastAsia"/>
                <w:color w:val="000000" w:themeColor="text1"/>
                <w:sz w:val="16"/>
                <w:szCs w:val="16"/>
              </w:rPr>
              <w:t>H</w:t>
            </w:r>
          </w:p>
        </w:tc>
        <w:tc>
          <w:tcPr>
            <w:tcW w:w="2474" w:type="dxa"/>
          </w:tcPr>
          <w:p w:rsidRPr="000F7CCE" w:rsidR="00C90FB0" w:rsidRDefault="00C90FB0" w14:paraId="1F18BA79" w14:textId="77777777">
            <w:pPr>
              <w:rPr>
                <w:rFonts w:eastAsiaTheme="minorEastAsia"/>
                <w:color w:val="000000" w:themeColor="text1"/>
                <w:sz w:val="16"/>
                <w:szCs w:val="16"/>
              </w:rPr>
            </w:pPr>
            <w:r w:rsidRPr="000F7CCE">
              <w:rPr>
                <w:rFonts w:eastAsiaTheme="minorEastAsia"/>
                <w:color w:val="000000" w:themeColor="text1"/>
                <w:sz w:val="16"/>
                <w:szCs w:val="16"/>
              </w:rPr>
              <w:t>Basic permission information</w:t>
            </w:r>
          </w:p>
        </w:tc>
        <w:tc>
          <w:tcPr>
            <w:tcW w:w="2268" w:type="dxa"/>
          </w:tcPr>
          <w:p w:rsidRPr="000F7CCE" w:rsidR="00C90FB0" w:rsidRDefault="00C90FB0" w14:paraId="12B68422" w14:textId="77777777">
            <w:pPr>
              <w:rPr>
                <w:rFonts w:eastAsiaTheme="minorEastAsia"/>
                <w:color w:val="000000" w:themeColor="text1"/>
                <w:sz w:val="16"/>
                <w:szCs w:val="16"/>
              </w:rPr>
            </w:pPr>
            <w:r w:rsidRPr="000F7CCE">
              <w:rPr>
                <w:rFonts w:eastAsiaTheme="minorEastAsia"/>
                <w:color w:val="000000" w:themeColor="text1"/>
                <w:sz w:val="16"/>
                <w:szCs w:val="16"/>
              </w:rPr>
              <w:t>Final customer</w:t>
            </w:r>
          </w:p>
        </w:tc>
        <w:tc>
          <w:tcPr>
            <w:tcW w:w="2409" w:type="dxa"/>
          </w:tcPr>
          <w:p w:rsidRPr="000F7CCE" w:rsidR="00C90FB0" w:rsidRDefault="00C90FB0" w14:paraId="7EF7CD76" w14:textId="77777777">
            <w:pPr>
              <w:rPr>
                <w:rFonts w:eastAsiaTheme="minorEastAsia"/>
                <w:color w:val="000000" w:themeColor="text1"/>
                <w:sz w:val="16"/>
                <w:szCs w:val="16"/>
              </w:rPr>
            </w:pPr>
            <w:r w:rsidRPr="000F7CCE">
              <w:rPr>
                <w:rFonts w:eastAsiaTheme="minorEastAsia"/>
                <w:color w:val="000000" w:themeColor="text1"/>
                <w:sz w:val="16"/>
                <w:szCs w:val="16"/>
              </w:rPr>
              <w:t>Final customer that has given the permission.</w:t>
            </w:r>
          </w:p>
        </w:tc>
      </w:tr>
      <w:tr w:rsidRPr="000F7CCE" w:rsidR="00C90FB0" w:rsidTr="005C6EEF" w14:paraId="77C5A00F" w14:textId="77777777">
        <w:trPr>
          <w:trHeight w:val="300"/>
        </w:trPr>
        <w:tc>
          <w:tcPr>
            <w:tcW w:w="2199" w:type="dxa"/>
          </w:tcPr>
          <w:p w:rsidRPr="000F7CCE" w:rsidR="00C90FB0" w:rsidRDefault="00C90FB0" w14:paraId="1834F66E" w14:textId="77777777">
            <w:pPr>
              <w:rPr>
                <w:rFonts w:eastAsiaTheme="minorEastAsia"/>
                <w:color w:val="000000" w:themeColor="text1"/>
                <w:sz w:val="16"/>
                <w:szCs w:val="16"/>
              </w:rPr>
            </w:pPr>
          </w:p>
        </w:tc>
        <w:tc>
          <w:tcPr>
            <w:tcW w:w="2474" w:type="dxa"/>
          </w:tcPr>
          <w:p w:rsidRPr="000F7CCE" w:rsidR="00C90FB0" w:rsidRDefault="00C90FB0" w14:paraId="42DE9FA5" w14:textId="77777777">
            <w:pPr>
              <w:rPr>
                <w:rFonts w:eastAsiaTheme="minorEastAsia"/>
                <w:color w:val="000000" w:themeColor="text1"/>
                <w:sz w:val="16"/>
                <w:szCs w:val="16"/>
              </w:rPr>
            </w:pPr>
          </w:p>
        </w:tc>
        <w:tc>
          <w:tcPr>
            <w:tcW w:w="2268" w:type="dxa"/>
          </w:tcPr>
          <w:p w:rsidRPr="000F7CCE" w:rsidR="00C90FB0" w:rsidRDefault="00C90FB0" w14:paraId="719F53EE" w14:textId="77777777">
            <w:pPr>
              <w:rPr>
                <w:rFonts w:eastAsiaTheme="minorEastAsia"/>
                <w:color w:val="000000" w:themeColor="text1"/>
                <w:sz w:val="16"/>
                <w:szCs w:val="16"/>
              </w:rPr>
            </w:pPr>
            <w:r w:rsidRPr="000F7CCE">
              <w:rPr>
                <w:rFonts w:eastAsiaTheme="minorEastAsia"/>
                <w:color w:val="000000" w:themeColor="text1"/>
                <w:sz w:val="16"/>
                <w:szCs w:val="16"/>
              </w:rPr>
              <w:t>Preset permission information</w:t>
            </w:r>
          </w:p>
        </w:tc>
        <w:tc>
          <w:tcPr>
            <w:tcW w:w="2409" w:type="dxa"/>
          </w:tcPr>
          <w:p w:rsidRPr="000F7CCE" w:rsidR="00C90FB0" w:rsidRDefault="00C90FB0" w14:paraId="0863CD3F" w14:textId="77777777">
            <w:pPr>
              <w:rPr>
                <w:rFonts w:eastAsiaTheme="minorEastAsia"/>
                <w:color w:val="000000" w:themeColor="text1"/>
                <w:sz w:val="16"/>
                <w:szCs w:val="16"/>
              </w:rPr>
            </w:pPr>
            <w:r w:rsidRPr="000F7CCE">
              <w:rPr>
                <w:rFonts w:eastAsiaTheme="minorEastAsia"/>
                <w:color w:val="000000" w:themeColor="text1"/>
                <w:sz w:val="16"/>
                <w:szCs w:val="16"/>
              </w:rPr>
              <w:t>Information object G – Preset permission information</w:t>
            </w:r>
          </w:p>
        </w:tc>
      </w:tr>
      <w:tr w:rsidRPr="000F7CCE" w:rsidR="00C90FB0" w:rsidTr="005C6EEF" w14:paraId="14556E89" w14:textId="77777777">
        <w:trPr>
          <w:trHeight w:val="300"/>
        </w:trPr>
        <w:tc>
          <w:tcPr>
            <w:tcW w:w="2199" w:type="dxa"/>
          </w:tcPr>
          <w:p w:rsidRPr="000F7CCE" w:rsidR="00C90FB0" w:rsidRDefault="00C90FB0" w14:paraId="739A45CC" w14:textId="77777777">
            <w:pPr>
              <w:rPr>
                <w:rFonts w:eastAsiaTheme="minorEastAsia"/>
                <w:color w:val="000000" w:themeColor="text1"/>
                <w:sz w:val="16"/>
                <w:szCs w:val="16"/>
              </w:rPr>
            </w:pPr>
            <w:r w:rsidRPr="000F7CCE">
              <w:rPr>
                <w:rFonts w:eastAsiaTheme="minorEastAsia"/>
                <w:color w:val="000000" w:themeColor="text1"/>
                <w:sz w:val="16"/>
                <w:szCs w:val="16"/>
              </w:rPr>
              <w:t>I</w:t>
            </w:r>
          </w:p>
        </w:tc>
        <w:tc>
          <w:tcPr>
            <w:tcW w:w="2474" w:type="dxa"/>
          </w:tcPr>
          <w:p w:rsidRPr="000F7CCE" w:rsidR="00C90FB0" w:rsidRDefault="00C90FB0" w14:paraId="0074A81C" w14:textId="77777777">
            <w:pPr>
              <w:rPr>
                <w:rFonts w:eastAsiaTheme="minorEastAsia"/>
                <w:color w:val="000000" w:themeColor="text1"/>
                <w:sz w:val="16"/>
                <w:szCs w:val="16"/>
              </w:rPr>
            </w:pPr>
            <w:r w:rsidRPr="000F7CCE">
              <w:rPr>
                <w:rFonts w:eastAsiaTheme="minorEastAsia"/>
                <w:color w:val="000000" w:themeColor="text1"/>
                <w:sz w:val="16"/>
                <w:szCs w:val="16"/>
              </w:rPr>
              <w:t>Established permission information</w:t>
            </w:r>
          </w:p>
        </w:tc>
        <w:tc>
          <w:tcPr>
            <w:tcW w:w="2268" w:type="dxa"/>
          </w:tcPr>
          <w:p w:rsidRPr="000F7CCE" w:rsidR="00C90FB0" w:rsidRDefault="00C90FB0" w14:paraId="1661FD89" w14:textId="77777777">
            <w:pPr>
              <w:rPr>
                <w:rFonts w:eastAsiaTheme="minorEastAsia"/>
                <w:color w:val="000000" w:themeColor="text1"/>
                <w:sz w:val="16"/>
                <w:szCs w:val="16"/>
              </w:rPr>
            </w:pPr>
            <w:r w:rsidRPr="000F7CCE">
              <w:rPr>
                <w:rFonts w:eastAsiaTheme="minorEastAsia"/>
                <w:color w:val="000000" w:themeColor="text1"/>
                <w:sz w:val="16"/>
                <w:szCs w:val="16"/>
              </w:rPr>
              <w:t>Permission identifier</w:t>
            </w:r>
          </w:p>
        </w:tc>
        <w:tc>
          <w:tcPr>
            <w:tcW w:w="2409" w:type="dxa"/>
          </w:tcPr>
          <w:p w:rsidRPr="000F7CCE" w:rsidR="00C90FB0" w:rsidRDefault="00C90FB0" w14:paraId="48482F8F" w14:textId="77777777">
            <w:pPr>
              <w:rPr>
                <w:rFonts w:eastAsiaTheme="minorEastAsia"/>
                <w:color w:val="000000" w:themeColor="text1"/>
                <w:sz w:val="16"/>
                <w:szCs w:val="16"/>
              </w:rPr>
            </w:pPr>
            <w:r w:rsidRPr="000F7CCE">
              <w:rPr>
                <w:rFonts w:eastAsiaTheme="minorEastAsia"/>
                <w:color w:val="000000" w:themeColor="text1"/>
                <w:sz w:val="16"/>
                <w:szCs w:val="16"/>
              </w:rPr>
              <w:t>A unique identifier of the permission.</w:t>
            </w:r>
          </w:p>
        </w:tc>
      </w:tr>
      <w:tr w:rsidRPr="000F7CCE" w:rsidR="00C90FB0" w:rsidTr="005C6EEF" w14:paraId="7AA72C3C" w14:textId="77777777">
        <w:trPr>
          <w:trHeight w:val="300"/>
        </w:trPr>
        <w:tc>
          <w:tcPr>
            <w:tcW w:w="2199" w:type="dxa"/>
          </w:tcPr>
          <w:p w:rsidRPr="000F7CCE" w:rsidR="00C90FB0" w:rsidRDefault="00C90FB0" w14:paraId="2C7E3704" w14:textId="77777777">
            <w:pPr>
              <w:rPr>
                <w:rFonts w:eastAsiaTheme="minorEastAsia"/>
                <w:color w:val="000000" w:themeColor="text1"/>
                <w:sz w:val="16"/>
                <w:szCs w:val="16"/>
              </w:rPr>
            </w:pPr>
          </w:p>
        </w:tc>
        <w:tc>
          <w:tcPr>
            <w:tcW w:w="2474" w:type="dxa"/>
          </w:tcPr>
          <w:p w:rsidRPr="000F7CCE" w:rsidR="00C90FB0" w:rsidRDefault="00C90FB0" w14:paraId="0111659B" w14:textId="77777777">
            <w:pPr>
              <w:rPr>
                <w:rFonts w:eastAsiaTheme="minorEastAsia"/>
                <w:color w:val="000000" w:themeColor="text1"/>
                <w:sz w:val="16"/>
                <w:szCs w:val="16"/>
              </w:rPr>
            </w:pPr>
          </w:p>
        </w:tc>
        <w:tc>
          <w:tcPr>
            <w:tcW w:w="2268" w:type="dxa"/>
          </w:tcPr>
          <w:p w:rsidRPr="000F7CCE" w:rsidR="00C90FB0" w:rsidRDefault="00C90FB0" w14:paraId="137393EC" w14:textId="77777777">
            <w:pPr>
              <w:rPr>
                <w:rFonts w:eastAsiaTheme="minorEastAsia"/>
                <w:color w:val="000000" w:themeColor="text1"/>
                <w:sz w:val="16"/>
                <w:szCs w:val="16"/>
              </w:rPr>
            </w:pPr>
            <w:r w:rsidRPr="000F7CCE">
              <w:rPr>
                <w:rFonts w:eastAsiaTheme="minorEastAsia"/>
                <w:color w:val="000000" w:themeColor="text1"/>
                <w:sz w:val="16"/>
                <w:szCs w:val="16"/>
              </w:rPr>
              <w:t>Creation timestamp</w:t>
            </w:r>
          </w:p>
        </w:tc>
        <w:tc>
          <w:tcPr>
            <w:tcW w:w="2409" w:type="dxa"/>
          </w:tcPr>
          <w:p w:rsidRPr="000F7CCE" w:rsidR="00C90FB0" w:rsidRDefault="00C90FB0" w14:paraId="53FE8972" w14:textId="77777777">
            <w:pPr>
              <w:rPr>
                <w:rFonts w:eastAsiaTheme="minorEastAsia"/>
                <w:color w:val="000000" w:themeColor="text1"/>
                <w:sz w:val="16"/>
                <w:szCs w:val="16"/>
              </w:rPr>
            </w:pPr>
            <w:r w:rsidRPr="000F7CCE">
              <w:rPr>
                <w:rFonts w:eastAsiaTheme="minorEastAsia"/>
                <w:color w:val="000000" w:themeColor="text1"/>
                <w:sz w:val="16"/>
                <w:szCs w:val="16"/>
              </w:rPr>
              <w:t>Creation timestamp the permission administrator has</w:t>
            </w:r>
          </w:p>
          <w:p w:rsidRPr="000F7CCE" w:rsidR="00C90FB0" w:rsidRDefault="00C90FB0" w14:paraId="66EBAF0B" w14:textId="77777777">
            <w:pPr>
              <w:rPr>
                <w:rFonts w:eastAsiaTheme="minorEastAsia"/>
                <w:color w:val="000000" w:themeColor="text1"/>
                <w:sz w:val="16"/>
                <w:szCs w:val="16"/>
              </w:rPr>
            </w:pPr>
            <w:r w:rsidRPr="000F7CCE">
              <w:rPr>
                <w:rFonts w:eastAsiaTheme="minorEastAsia"/>
                <w:color w:val="000000" w:themeColor="text1"/>
                <w:sz w:val="16"/>
                <w:szCs w:val="16"/>
              </w:rPr>
              <w:t>attached to the permission.</w:t>
            </w:r>
          </w:p>
        </w:tc>
      </w:tr>
      <w:tr w:rsidRPr="000F7CCE" w:rsidR="00C90FB0" w:rsidTr="005C6EEF" w14:paraId="104EE080" w14:textId="77777777">
        <w:trPr>
          <w:trHeight w:val="300"/>
        </w:trPr>
        <w:tc>
          <w:tcPr>
            <w:tcW w:w="2199" w:type="dxa"/>
          </w:tcPr>
          <w:p w:rsidRPr="000F7CCE" w:rsidR="00C90FB0" w:rsidRDefault="00C90FB0" w14:paraId="7A58E192" w14:textId="77777777">
            <w:pPr>
              <w:rPr>
                <w:rFonts w:eastAsiaTheme="minorEastAsia"/>
                <w:color w:val="000000" w:themeColor="text1"/>
                <w:sz w:val="16"/>
                <w:szCs w:val="16"/>
              </w:rPr>
            </w:pPr>
          </w:p>
        </w:tc>
        <w:tc>
          <w:tcPr>
            <w:tcW w:w="2474" w:type="dxa"/>
          </w:tcPr>
          <w:p w:rsidRPr="000F7CCE" w:rsidR="00C90FB0" w:rsidRDefault="00C90FB0" w14:paraId="3ED28DE8" w14:textId="77777777">
            <w:pPr>
              <w:rPr>
                <w:rFonts w:eastAsiaTheme="minorEastAsia"/>
                <w:color w:val="000000" w:themeColor="text1"/>
                <w:sz w:val="16"/>
                <w:szCs w:val="16"/>
              </w:rPr>
            </w:pPr>
          </w:p>
        </w:tc>
        <w:tc>
          <w:tcPr>
            <w:tcW w:w="2268" w:type="dxa"/>
          </w:tcPr>
          <w:p w:rsidRPr="000F7CCE" w:rsidR="00C90FB0" w:rsidRDefault="00C90FB0" w14:paraId="2E9ADE77" w14:textId="77777777">
            <w:pPr>
              <w:rPr>
                <w:rFonts w:eastAsiaTheme="minorEastAsia"/>
                <w:color w:val="000000" w:themeColor="text1"/>
                <w:sz w:val="16"/>
                <w:szCs w:val="16"/>
              </w:rPr>
            </w:pPr>
            <w:r w:rsidRPr="000F7CCE">
              <w:rPr>
                <w:rFonts w:eastAsiaTheme="minorEastAsia"/>
                <w:color w:val="000000" w:themeColor="text1"/>
                <w:sz w:val="16"/>
                <w:szCs w:val="16"/>
              </w:rPr>
              <w:t>Basic permission information</w:t>
            </w:r>
          </w:p>
        </w:tc>
        <w:tc>
          <w:tcPr>
            <w:tcW w:w="2409" w:type="dxa"/>
          </w:tcPr>
          <w:p w:rsidRPr="000F7CCE" w:rsidR="00C90FB0" w:rsidRDefault="00C90FB0" w14:paraId="06554543" w14:textId="77777777">
            <w:pPr>
              <w:rPr>
                <w:rFonts w:eastAsiaTheme="minorEastAsia"/>
                <w:color w:val="000000" w:themeColor="text1"/>
                <w:sz w:val="16"/>
                <w:szCs w:val="16"/>
              </w:rPr>
            </w:pPr>
            <w:r w:rsidRPr="000F7CCE">
              <w:rPr>
                <w:rFonts w:eastAsiaTheme="minorEastAsia"/>
                <w:color w:val="000000" w:themeColor="text1"/>
                <w:sz w:val="16"/>
                <w:szCs w:val="16"/>
              </w:rPr>
              <w:t>Information object H – Basic permission information</w:t>
            </w:r>
          </w:p>
        </w:tc>
      </w:tr>
      <w:tr w:rsidRPr="000F7CCE" w:rsidR="00C90FB0" w:rsidTr="005C6EEF" w14:paraId="0D5D9358" w14:textId="77777777">
        <w:trPr>
          <w:trHeight w:val="300"/>
        </w:trPr>
        <w:tc>
          <w:tcPr>
            <w:tcW w:w="2199" w:type="dxa"/>
          </w:tcPr>
          <w:p w:rsidRPr="000F7CCE" w:rsidR="00C90FB0" w:rsidRDefault="00C90FB0" w14:paraId="75297A54" w14:textId="77777777">
            <w:pPr>
              <w:rPr>
                <w:rFonts w:eastAsiaTheme="minorEastAsia"/>
                <w:color w:val="000000" w:themeColor="text1"/>
                <w:sz w:val="16"/>
                <w:szCs w:val="16"/>
              </w:rPr>
            </w:pPr>
            <w:r w:rsidRPr="000F7CCE">
              <w:rPr>
                <w:rFonts w:eastAsiaTheme="minorEastAsia"/>
                <w:color w:val="000000" w:themeColor="text1"/>
                <w:sz w:val="16"/>
                <w:szCs w:val="16"/>
              </w:rPr>
              <w:t>M</w:t>
            </w:r>
          </w:p>
        </w:tc>
        <w:tc>
          <w:tcPr>
            <w:tcW w:w="2474" w:type="dxa"/>
          </w:tcPr>
          <w:p w:rsidRPr="000F7CCE" w:rsidR="00C90FB0" w:rsidRDefault="00C90FB0" w14:paraId="5346E74B" w14:textId="77777777">
            <w:pPr>
              <w:rPr>
                <w:rFonts w:eastAsiaTheme="minorEastAsia"/>
                <w:color w:val="000000" w:themeColor="text1"/>
                <w:sz w:val="16"/>
                <w:szCs w:val="16"/>
              </w:rPr>
            </w:pPr>
            <w:r w:rsidRPr="000F7CCE">
              <w:rPr>
                <w:rFonts w:eastAsiaTheme="minorEastAsia"/>
                <w:color w:val="000000" w:themeColor="text1"/>
                <w:sz w:val="16"/>
                <w:szCs w:val="16"/>
              </w:rPr>
              <w:t>Validated historical data with final customer information</w:t>
            </w:r>
          </w:p>
        </w:tc>
        <w:tc>
          <w:tcPr>
            <w:tcW w:w="2268" w:type="dxa"/>
          </w:tcPr>
          <w:p w:rsidRPr="000F7CCE" w:rsidR="00C90FB0" w:rsidRDefault="00C90FB0" w14:paraId="62240EF9" w14:textId="77777777">
            <w:pPr>
              <w:rPr>
                <w:rFonts w:eastAsiaTheme="minorEastAsia"/>
                <w:color w:val="000000" w:themeColor="text1"/>
                <w:sz w:val="16"/>
                <w:szCs w:val="16"/>
              </w:rPr>
            </w:pPr>
            <w:r w:rsidRPr="000F7CCE">
              <w:rPr>
                <w:rFonts w:eastAsiaTheme="minorEastAsia"/>
                <w:color w:val="000000" w:themeColor="text1"/>
                <w:sz w:val="16"/>
                <w:szCs w:val="16"/>
              </w:rPr>
              <w:t>Validated historical data</w:t>
            </w:r>
          </w:p>
        </w:tc>
        <w:tc>
          <w:tcPr>
            <w:tcW w:w="2409" w:type="dxa"/>
          </w:tcPr>
          <w:p w:rsidRPr="000F7CCE" w:rsidR="00C90FB0" w:rsidRDefault="00C90FB0" w14:paraId="1C5F416C" w14:textId="77777777">
            <w:pPr>
              <w:rPr>
                <w:rFonts w:eastAsiaTheme="minorEastAsia"/>
                <w:color w:val="000000" w:themeColor="text1"/>
                <w:sz w:val="16"/>
                <w:szCs w:val="16"/>
              </w:rPr>
            </w:pPr>
            <w:r w:rsidRPr="000F7CCE">
              <w:rPr>
                <w:rFonts w:eastAsiaTheme="minorEastAsia"/>
                <w:color w:val="000000" w:themeColor="text1"/>
                <w:sz w:val="16"/>
                <w:szCs w:val="16"/>
              </w:rPr>
              <w:t>Information object E – Validated historical data</w:t>
            </w:r>
          </w:p>
        </w:tc>
      </w:tr>
      <w:tr w:rsidRPr="000F7CCE" w:rsidR="00C90FB0" w:rsidTr="005C6EEF" w14:paraId="4A83097D" w14:textId="77777777">
        <w:trPr>
          <w:trHeight w:val="300"/>
        </w:trPr>
        <w:tc>
          <w:tcPr>
            <w:tcW w:w="2199" w:type="dxa"/>
          </w:tcPr>
          <w:p w:rsidRPr="000F7CCE" w:rsidR="00C90FB0" w:rsidRDefault="00C90FB0" w14:paraId="59EA58E8" w14:textId="77777777">
            <w:pPr>
              <w:rPr>
                <w:rFonts w:eastAsiaTheme="minorEastAsia"/>
                <w:color w:val="000000" w:themeColor="text1"/>
                <w:sz w:val="16"/>
                <w:szCs w:val="16"/>
              </w:rPr>
            </w:pPr>
          </w:p>
        </w:tc>
        <w:tc>
          <w:tcPr>
            <w:tcW w:w="2474" w:type="dxa"/>
          </w:tcPr>
          <w:p w:rsidRPr="000F7CCE" w:rsidR="00C90FB0" w:rsidRDefault="00C90FB0" w14:paraId="0E619021" w14:textId="77777777">
            <w:pPr>
              <w:rPr>
                <w:rFonts w:eastAsiaTheme="minorEastAsia"/>
                <w:color w:val="000000" w:themeColor="text1"/>
                <w:sz w:val="16"/>
                <w:szCs w:val="16"/>
              </w:rPr>
            </w:pPr>
          </w:p>
        </w:tc>
        <w:tc>
          <w:tcPr>
            <w:tcW w:w="2268" w:type="dxa"/>
          </w:tcPr>
          <w:p w:rsidRPr="000F7CCE" w:rsidR="00C90FB0" w:rsidRDefault="00C90FB0" w14:paraId="4FE2FF47" w14:textId="77777777">
            <w:pPr>
              <w:rPr>
                <w:rFonts w:eastAsiaTheme="minorEastAsia"/>
                <w:color w:val="000000" w:themeColor="text1"/>
                <w:sz w:val="16"/>
                <w:szCs w:val="16"/>
              </w:rPr>
            </w:pPr>
            <w:r w:rsidRPr="000F7CCE">
              <w:rPr>
                <w:rFonts w:eastAsiaTheme="minorEastAsia"/>
                <w:color w:val="000000" w:themeColor="text1"/>
                <w:sz w:val="16"/>
                <w:szCs w:val="16"/>
              </w:rPr>
              <w:t>Final customer</w:t>
            </w:r>
          </w:p>
        </w:tc>
        <w:tc>
          <w:tcPr>
            <w:tcW w:w="2409" w:type="dxa"/>
          </w:tcPr>
          <w:p w:rsidRPr="000F7CCE" w:rsidR="00C90FB0" w:rsidRDefault="00C90FB0" w14:paraId="526836F6" w14:textId="77777777">
            <w:pPr>
              <w:rPr>
                <w:rFonts w:eastAsiaTheme="minorEastAsia"/>
                <w:color w:val="000000" w:themeColor="text1"/>
                <w:sz w:val="16"/>
                <w:szCs w:val="16"/>
              </w:rPr>
            </w:pPr>
            <w:r w:rsidRPr="000F7CCE">
              <w:rPr>
                <w:rFonts w:eastAsiaTheme="minorEastAsia"/>
                <w:color w:val="000000" w:themeColor="text1"/>
                <w:sz w:val="16"/>
                <w:szCs w:val="16"/>
              </w:rPr>
              <w:t>Information that allows the CESU operator to potentially</w:t>
            </w:r>
          </w:p>
          <w:p w:rsidRPr="000F7CCE" w:rsidR="00C90FB0" w:rsidRDefault="00C90FB0" w14:paraId="031151FD" w14:textId="77777777">
            <w:pPr>
              <w:rPr>
                <w:rFonts w:eastAsiaTheme="minorEastAsia"/>
                <w:color w:val="000000" w:themeColor="text1"/>
                <w:sz w:val="16"/>
                <w:szCs w:val="16"/>
              </w:rPr>
            </w:pPr>
            <w:r w:rsidRPr="000F7CCE">
              <w:rPr>
                <w:rFonts w:eastAsiaTheme="minorEastAsia"/>
                <w:color w:val="000000" w:themeColor="text1"/>
                <w:sz w:val="16"/>
                <w:szCs w:val="16"/>
              </w:rPr>
              <w:t>verify that it gets the data for the correct final customer.</w:t>
            </w:r>
          </w:p>
        </w:tc>
      </w:tr>
      <w:tr w:rsidRPr="000F7CCE" w:rsidR="00C90FB0" w:rsidTr="005C6EEF" w14:paraId="56505207" w14:textId="77777777">
        <w:trPr>
          <w:trHeight w:val="300"/>
        </w:trPr>
        <w:tc>
          <w:tcPr>
            <w:tcW w:w="2199" w:type="dxa"/>
          </w:tcPr>
          <w:p w:rsidRPr="000F7CCE" w:rsidR="00C90FB0" w:rsidRDefault="00C90FB0" w14:paraId="200FCB31" w14:textId="77777777">
            <w:pPr>
              <w:rPr>
                <w:rFonts w:eastAsiaTheme="minorEastAsia"/>
                <w:color w:val="000000" w:themeColor="text1"/>
                <w:sz w:val="16"/>
                <w:szCs w:val="16"/>
              </w:rPr>
            </w:pPr>
            <w:r w:rsidRPr="000F7CCE">
              <w:rPr>
                <w:rFonts w:eastAsiaTheme="minorEastAsia"/>
                <w:color w:val="000000" w:themeColor="text1"/>
                <w:sz w:val="16"/>
                <w:szCs w:val="16"/>
              </w:rPr>
              <w:t>N</w:t>
            </w:r>
          </w:p>
        </w:tc>
        <w:tc>
          <w:tcPr>
            <w:tcW w:w="2474" w:type="dxa"/>
          </w:tcPr>
          <w:p w:rsidRPr="000F7CCE" w:rsidR="00C90FB0" w:rsidRDefault="00C90FB0" w14:paraId="18F2EBEC" w14:textId="77777777">
            <w:pPr>
              <w:rPr>
                <w:rFonts w:eastAsiaTheme="minorEastAsia"/>
                <w:color w:val="000000" w:themeColor="text1"/>
                <w:sz w:val="16"/>
                <w:szCs w:val="16"/>
              </w:rPr>
            </w:pPr>
            <w:r w:rsidRPr="000F7CCE">
              <w:rPr>
                <w:rFonts w:eastAsiaTheme="minorEastAsia"/>
                <w:color w:val="000000" w:themeColor="text1"/>
                <w:sz w:val="16"/>
                <w:szCs w:val="16"/>
              </w:rPr>
              <w:t>Metering point information</w:t>
            </w:r>
          </w:p>
        </w:tc>
        <w:tc>
          <w:tcPr>
            <w:tcW w:w="2268" w:type="dxa"/>
          </w:tcPr>
          <w:p w:rsidRPr="000F7CCE" w:rsidR="00C90FB0" w:rsidRDefault="00C90FB0" w14:paraId="3A517D66" w14:textId="77777777">
            <w:pPr>
              <w:rPr>
                <w:rFonts w:eastAsiaTheme="minorEastAsia"/>
                <w:color w:val="000000" w:themeColor="text1"/>
                <w:sz w:val="16"/>
                <w:szCs w:val="16"/>
              </w:rPr>
            </w:pPr>
            <w:r w:rsidRPr="000F7CCE">
              <w:rPr>
                <w:rFonts w:eastAsiaTheme="minorEastAsia"/>
                <w:color w:val="000000" w:themeColor="text1"/>
                <w:sz w:val="16"/>
                <w:szCs w:val="16"/>
              </w:rPr>
              <w:t>Meta information</w:t>
            </w:r>
          </w:p>
        </w:tc>
        <w:tc>
          <w:tcPr>
            <w:tcW w:w="2409" w:type="dxa"/>
          </w:tcPr>
          <w:p w:rsidRPr="000F7CCE" w:rsidR="00C90FB0" w:rsidRDefault="00C90FB0" w14:paraId="63448287" w14:textId="77777777">
            <w:pPr>
              <w:rPr>
                <w:rFonts w:eastAsiaTheme="minorEastAsia"/>
                <w:color w:val="000000" w:themeColor="text1"/>
                <w:sz w:val="16"/>
                <w:szCs w:val="16"/>
              </w:rPr>
            </w:pPr>
            <w:r>
              <w:rPr>
                <w:rFonts w:eastAsiaTheme="minorEastAsia"/>
                <w:color w:val="000000" w:themeColor="text1"/>
                <w:sz w:val="16"/>
                <w:szCs w:val="16"/>
              </w:rPr>
              <w:t>Master data of the metering point.</w:t>
            </w:r>
          </w:p>
        </w:tc>
      </w:tr>
    </w:tbl>
    <w:p w:rsidRPr="000F7CCE" w:rsidR="00C90FB0" w:rsidP="17730425" w:rsidRDefault="00C90FB0" w14:paraId="29236D91" w14:textId="77777777">
      <w:pPr>
        <w:rPr>
          <w:rFonts w:ascii="Arial" w:hAnsi="Arial" w:eastAsia="Arial" w:cs="Arial"/>
          <w:b/>
          <w:bCs/>
          <w:color w:val="000000" w:themeColor="text1"/>
        </w:rPr>
      </w:pPr>
    </w:p>
    <w:p w:rsidRPr="000F7CCE" w:rsidR="008E4082" w:rsidP="003731B2" w:rsidRDefault="00132B74" w14:paraId="5DC5452C" w14:textId="4A84A099">
      <w:pPr>
        <w:keepNext/>
        <w:spacing w:after="0"/>
      </w:pPr>
      <w:r w:rsidRPr="000F7CCE">
        <w:rPr>
          <w:rFonts w:ascii="Arial" w:hAnsi="Arial" w:eastAsia="Arial" w:cs="Arial"/>
          <w:b/>
          <w:bCs/>
          <w:noProof/>
          <w:color w:val="000000" w:themeColor="text1"/>
        </w:rPr>
        <w:drawing>
          <wp:inline distT="0" distB="0" distL="0" distR="0" wp14:anchorId="5D11E7F2" wp14:editId="241DDE94">
            <wp:extent cx="5516978" cy="7917180"/>
            <wp:effectExtent l="0" t="0" r="7620" b="7620"/>
            <wp:docPr id="96036243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362434" name=""/>
                    <pic:cNvPicPr/>
                  </pic:nvPicPr>
                  <pic:blipFill>
                    <a:blip r:embed="rId26">
                      <a:extLst>
                        <a:ext uri="{96DAC541-7B7A-43D3-8B79-37D633B846F1}">
                          <asvg:svgBlip xmlns:asvg="http://schemas.microsoft.com/office/drawing/2016/SVG/main" r:embed="rId27"/>
                        </a:ext>
                      </a:extLst>
                    </a:blip>
                    <a:stretch>
                      <a:fillRect/>
                    </a:stretch>
                  </pic:blipFill>
                  <pic:spPr>
                    <a:xfrm>
                      <a:off x="0" y="0"/>
                      <a:ext cx="5527409" cy="7932149"/>
                    </a:xfrm>
                    <a:prstGeom prst="rect">
                      <a:avLst/>
                    </a:prstGeom>
                  </pic:spPr>
                </pic:pic>
              </a:graphicData>
            </a:graphic>
          </wp:inline>
        </w:drawing>
      </w:r>
    </w:p>
    <w:p w:rsidRPr="000F7CCE" w:rsidR="009E7494" w:rsidP="0028086E" w:rsidRDefault="008E4082" w14:paraId="1D25C421" w14:textId="66E88258">
      <w:pPr>
        <w:pStyle w:val="Caption"/>
      </w:pPr>
      <w:r w:rsidRPr="000F7CCE">
        <w:t xml:space="preserve">Diagram </w:t>
      </w:r>
      <w:r w:rsidRPr="000F7CCE">
        <w:fldChar w:fldCharType="begin"/>
      </w:r>
      <w:r w:rsidRPr="000F7CCE">
        <w:instrText xml:space="preserve"> SEQ Diagram \* ARABIC </w:instrText>
      </w:r>
      <w:r w:rsidRPr="000F7CCE">
        <w:fldChar w:fldCharType="separate"/>
      </w:r>
      <w:r w:rsidRPr="000F7CCE" w:rsidR="000964D6">
        <w:t>4</w:t>
      </w:r>
      <w:r w:rsidRPr="000F7CCE">
        <w:fldChar w:fldCharType="end"/>
      </w:r>
      <w:r w:rsidRPr="000F7CCE">
        <w:t xml:space="preserve"> – Procedure ‘</w:t>
      </w:r>
      <w:r w:rsidRPr="000F7CCE" w:rsidR="00193BD6">
        <w:t xml:space="preserve">CESU operator requests </w:t>
      </w:r>
      <w:r w:rsidR="00E86595">
        <w:t>metering</w:t>
      </w:r>
      <w:r w:rsidRPr="000F7CCE" w:rsidR="00D200EF">
        <w:t xml:space="preserve"> </w:t>
      </w:r>
      <w:r w:rsidRPr="000F7CCE" w:rsidR="00193BD6">
        <w:t>point to be added to the unit [optionally] with the info of the share of the energy allocation</w:t>
      </w:r>
    </w:p>
    <w:p w:rsidRPr="000F7CCE" w:rsidR="00F70C5C" w:rsidP="00F70C5C" w:rsidRDefault="00F70C5C" w14:paraId="64A92290" w14:textId="3B267B9E">
      <w:pPr>
        <w:rPr>
          <w:rFonts w:ascii="Arial" w:hAnsi="Arial" w:eastAsia="Arial" w:cs="Arial"/>
          <w:b/>
          <w:bCs/>
          <w:color w:val="000000" w:themeColor="text1"/>
        </w:rPr>
      </w:pPr>
      <w:r w:rsidRPr="4B73FC4A">
        <w:rPr>
          <w:rFonts w:ascii="Arial" w:hAnsi="Arial" w:eastAsia="Arial" w:cs="Arial"/>
          <w:b/>
          <w:bCs/>
          <w:color w:val="000000" w:themeColor="text1"/>
        </w:rPr>
        <w:t xml:space="preserve">Procedure </w:t>
      </w:r>
      <w:r w:rsidRPr="4B73FC4A" w:rsidR="00874CF6">
        <w:rPr>
          <w:rFonts w:ascii="Arial" w:hAnsi="Arial" w:eastAsia="Arial" w:cs="Arial"/>
          <w:b/>
          <w:bCs/>
          <w:color w:val="000000" w:themeColor="text1"/>
        </w:rPr>
        <w:t>5</w:t>
      </w:r>
      <w:r w:rsidRPr="4B73FC4A">
        <w:rPr>
          <w:rFonts w:ascii="Arial" w:hAnsi="Arial" w:eastAsia="Arial" w:cs="Arial"/>
          <w:b/>
          <w:bCs/>
          <w:color w:val="000000" w:themeColor="text1"/>
        </w:rPr>
        <w:t xml:space="preserve">: </w:t>
      </w:r>
      <w:r w:rsidRPr="4B73FC4A" w:rsidR="00874CF6">
        <w:rPr>
          <w:rFonts w:ascii="Arial" w:hAnsi="Arial" w:eastAsia="Calibri" w:cs="Arial"/>
          <w:b/>
          <w:bCs/>
          <w:color w:val="000000" w:themeColor="text1"/>
        </w:rPr>
        <w:t xml:space="preserve">CESU operator requests </w:t>
      </w:r>
      <w:r w:rsidR="004565A6">
        <w:rPr>
          <w:rFonts w:ascii="Arial" w:hAnsi="Arial" w:eastAsia="Calibri" w:cs="Arial"/>
          <w:b/>
          <w:bCs/>
          <w:color w:val="000000" w:themeColor="text1"/>
        </w:rPr>
        <w:t>metering</w:t>
      </w:r>
      <w:r w:rsidRPr="4B73FC4A" w:rsidR="009D2744">
        <w:rPr>
          <w:rFonts w:ascii="Arial" w:hAnsi="Arial" w:eastAsia="Calibri" w:cs="Arial"/>
          <w:b/>
          <w:bCs/>
          <w:color w:val="000000" w:themeColor="text1"/>
        </w:rPr>
        <w:t xml:space="preserve"> </w:t>
      </w:r>
      <w:r w:rsidRPr="4B73FC4A" w:rsidR="00874CF6">
        <w:rPr>
          <w:rFonts w:ascii="Arial" w:hAnsi="Arial" w:eastAsia="Calibri" w:cs="Arial"/>
          <w:b/>
          <w:bCs/>
          <w:color w:val="000000" w:themeColor="text1"/>
        </w:rPr>
        <w:t>point to be assigned to CESU data eligible party too</w:t>
      </w:r>
    </w:p>
    <w:tbl>
      <w:tblPr>
        <w:tblStyle w:val="TableGrid"/>
        <w:tblW w:w="5000" w:type="pct"/>
        <w:tblLook w:val="04A0" w:firstRow="1" w:lastRow="0" w:firstColumn="1" w:lastColumn="0" w:noHBand="0" w:noVBand="1"/>
      </w:tblPr>
      <w:tblGrid>
        <w:gridCol w:w="732"/>
        <w:gridCol w:w="1664"/>
        <w:gridCol w:w="2186"/>
        <w:gridCol w:w="1590"/>
        <w:gridCol w:w="1590"/>
        <w:gridCol w:w="1588"/>
      </w:tblGrid>
      <w:tr w:rsidRPr="000F7CCE" w:rsidR="00441512" w:rsidTr="00071EC2" w14:paraId="515E9E36" w14:textId="77777777">
        <w:trPr>
          <w:trHeight w:val="300"/>
        </w:trPr>
        <w:tc>
          <w:tcPr>
            <w:tcW w:w="5000" w:type="pct"/>
            <w:gridSpan w:val="6"/>
            <w:shd w:val="clear" w:color="auto" w:fill="D0CECE" w:themeFill="background2" w:themeFillShade="E6"/>
          </w:tcPr>
          <w:p w:rsidR="003A1CD1" w:rsidP="003A72A7" w:rsidRDefault="003A72A7" w14:paraId="4C46E47C" w14:textId="1B3C5910">
            <w:pPr>
              <w:jc w:val="center"/>
            </w:pPr>
            <w:r>
              <w:rPr>
                <w:rFonts w:ascii="Arial" w:hAnsi="Arial" w:eastAsia="Arial" w:cs="Arial"/>
                <w:b/>
                <w:bCs/>
                <w:i/>
                <w:iCs/>
                <w:color w:val="000000" w:themeColor="text1"/>
                <w:sz w:val="16"/>
                <w:szCs w:val="16"/>
              </w:rPr>
              <w:t>Table II.V</w:t>
            </w:r>
          </w:p>
        </w:tc>
      </w:tr>
      <w:tr w:rsidRPr="000F7CCE" w:rsidR="00441512" w:rsidTr="00071EC2" w14:paraId="7F625E77" w14:textId="77777777">
        <w:trPr>
          <w:trHeight w:val="300"/>
        </w:trPr>
        <w:tc>
          <w:tcPr>
            <w:tcW w:w="1282" w:type="pct"/>
            <w:gridSpan w:val="2"/>
            <w:shd w:val="clear" w:color="auto" w:fill="D0CECE" w:themeFill="background2" w:themeFillShade="E6"/>
          </w:tcPr>
          <w:p w:rsidR="003A1CD1" w:rsidRDefault="003A1CD1" w14:paraId="6F95ED22" w14:textId="77777777"/>
        </w:tc>
        <w:tc>
          <w:tcPr>
            <w:tcW w:w="3718" w:type="pct"/>
            <w:gridSpan w:val="4"/>
            <w:shd w:val="clear" w:color="auto" w:fill="D0CECE" w:themeFill="background2" w:themeFillShade="E6"/>
          </w:tcPr>
          <w:p w:rsidRPr="000F7CCE" w:rsidR="00441512" w:rsidP="00132B74" w:rsidRDefault="00441512" w14:paraId="315E07EA" w14:textId="08F9DE59">
            <w:pP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 xml:space="preserve">CESU operator queries if </w:t>
            </w:r>
            <w:r w:rsidR="004565A6">
              <w:rPr>
                <w:rFonts w:ascii="Arial" w:hAnsi="Arial" w:eastAsia="Arial" w:cs="Arial"/>
                <w:b/>
                <w:bCs/>
                <w:i/>
                <w:iCs/>
                <w:color w:val="000000" w:themeColor="text1"/>
                <w:sz w:val="16"/>
                <w:szCs w:val="16"/>
              </w:rPr>
              <w:t>metering</w:t>
            </w:r>
            <w:r w:rsidRPr="000F7CCE">
              <w:rPr>
                <w:rFonts w:ascii="Arial" w:hAnsi="Arial" w:eastAsia="Arial" w:cs="Arial"/>
                <w:b/>
                <w:bCs/>
                <w:i/>
                <w:iCs/>
                <w:color w:val="000000" w:themeColor="text1"/>
                <w:sz w:val="16"/>
                <w:szCs w:val="16"/>
              </w:rPr>
              <w:t xml:space="preserve"> point may be assigned to the CESU</w:t>
            </w:r>
          </w:p>
        </w:tc>
      </w:tr>
      <w:tr w:rsidRPr="000F7CCE" w:rsidR="00071EC2" w:rsidTr="00071EC2" w14:paraId="6B2EAC30" w14:textId="77777777">
        <w:trPr>
          <w:trHeight w:val="300"/>
        </w:trPr>
        <w:tc>
          <w:tcPr>
            <w:tcW w:w="392" w:type="pct"/>
            <w:shd w:val="clear" w:color="auto" w:fill="D0CECE" w:themeFill="background2" w:themeFillShade="E6"/>
          </w:tcPr>
          <w:p w:rsidRPr="000F7CCE" w:rsidR="00441512" w:rsidP="00132B74" w:rsidRDefault="00441512" w14:paraId="7BCEFFDA" w14:textId="77777777">
            <w:pPr>
              <w:rPr>
                <w:rFonts w:ascii="Arial" w:hAnsi="Arial" w:eastAsia="Arial" w:cs="Arial"/>
                <w:b/>
                <w:bCs/>
                <w:i/>
                <w:iCs/>
                <w:sz w:val="16"/>
                <w:szCs w:val="16"/>
              </w:rPr>
            </w:pPr>
            <w:r w:rsidRPr="000F7CCE">
              <w:rPr>
                <w:rFonts w:ascii="Arial" w:hAnsi="Arial" w:eastAsia="Arial" w:cs="Arial"/>
                <w:b/>
                <w:bCs/>
                <w:i/>
                <w:iCs/>
                <w:sz w:val="16"/>
                <w:szCs w:val="16"/>
              </w:rPr>
              <w:t>Step</w:t>
            </w:r>
          </w:p>
          <w:p w:rsidRPr="000F7CCE" w:rsidR="00441512" w:rsidP="00132B74" w:rsidRDefault="00441512" w14:paraId="4F3A3B84" w14:textId="77777777">
            <w:pPr>
              <w:rPr>
                <w:rFonts w:ascii="Arial" w:hAnsi="Arial" w:eastAsia="Arial" w:cs="Arial"/>
                <w:b/>
                <w:bCs/>
                <w:i/>
                <w:iCs/>
                <w:sz w:val="16"/>
                <w:szCs w:val="16"/>
              </w:rPr>
            </w:pPr>
            <w:r w:rsidRPr="000F7CCE">
              <w:rPr>
                <w:rFonts w:ascii="Arial" w:hAnsi="Arial" w:eastAsia="Arial" w:cs="Arial"/>
                <w:b/>
                <w:bCs/>
                <w:i/>
                <w:iCs/>
                <w:sz w:val="16"/>
                <w:szCs w:val="16"/>
              </w:rPr>
              <w:t>No</w:t>
            </w:r>
          </w:p>
        </w:tc>
        <w:tc>
          <w:tcPr>
            <w:tcW w:w="890" w:type="pct"/>
            <w:shd w:val="clear" w:color="auto" w:fill="D0CECE" w:themeFill="background2" w:themeFillShade="E6"/>
          </w:tcPr>
          <w:p w:rsidRPr="000F7CCE" w:rsidR="00441512" w:rsidP="00132B74" w:rsidRDefault="00441512" w14:paraId="080A1165" w14:textId="77777777">
            <w:pP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Step</w:t>
            </w:r>
          </w:p>
        </w:tc>
        <w:tc>
          <w:tcPr>
            <w:tcW w:w="1169" w:type="pct"/>
            <w:shd w:val="clear" w:color="auto" w:fill="D0CECE" w:themeFill="background2" w:themeFillShade="E6"/>
          </w:tcPr>
          <w:p w:rsidRPr="000F7CCE" w:rsidR="00441512" w:rsidP="00132B74" w:rsidRDefault="00441512" w14:paraId="054A0C63" w14:textId="77777777">
            <w:pPr>
              <w:rPr>
                <w:rFonts w:ascii="Arial" w:hAnsi="Arial" w:eastAsia="Arial" w:cs="Arial"/>
                <w:b/>
                <w:bCs/>
                <w:i/>
                <w:iCs/>
                <w:sz w:val="16"/>
                <w:szCs w:val="16"/>
              </w:rPr>
            </w:pPr>
            <w:r w:rsidRPr="000F7CCE">
              <w:rPr>
                <w:rFonts w:ascii="Arial" w:hAnsi="Arial" w:eastAsia="Arial" w:cs="Arial"/>
                <w:b/>
                <w:bCs/>
                <w:i/>
                <w:iCs/>
                <w:sz w:val="16"/>
                <w:szCs w:val="16"/>
              </w:rPr>
              <w:t>Step description</w:t>
            </w:r>
          </w:p>
        </w:tc>
        <w:tc>
          <w:tcPr>
            <w:tcW w:w="850" w:type="pct"/>
            <w:shd w:val="clear" w:color="auto" w:fill="D0CECE" w:themeFill="background2" w:themeFillShade="E6"/>
          </w:tcPr>
          <w:p w:rsidRPr="000F7CCE" w:rsidR="00441512" w:rsidP="00132B74" w:rsidRDefault="00441512" w14:paraId="04C9EA64" w14:textId="77777777">
            <w:pP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Information producer</w:t>
            </w:r>
          </w:p>
        </w:tc>
        <w:tc>
          <w:tcPr>
            <w:tcW w:w="850" w:type="pct"/>
            <w:shd w:val="clear" w:color="auto" w:fill="D0CECE" w:themeFill="background2" w:themeFillShade="E6"/>
          </w:tcPr>
          <w:p w:rsidRPr="000F7CCE" w:rsidR="00441512" w:rsidP="00132B74" w:rsidRDefault="00441512" w14:paraId="5131A930" w14:textId="77777777">
            <w:pP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Information receiver</w:t>
            </w:r>
          </w:p>
        </w:tc>
        <w:tc>
          <w:tcPr>
            <w:tcW w:w="849" w:type="pct"/>
            <w:shd w:val="clear" w:color="auto" w:fill="D0CECE" w:themeFill="background2" w:themeFillShade="E6"/>
          </w:tcPr>
          <w:p w:rsidRPr="000F7CCE" w:rsidR="00441512" w:rsidP="00132B74" w:rsidRDefault="00441512" w14:paraId="79346C61" w14:textId="77777777">
            <w:pP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Information exchanged (IDs)</w:t>
            </w:r>
          </w:p>
        </w:tc>
      </w:tr>
      <w:tr w:rsidRPr="000F7CCE" w:rsidR="00441512" w:rsidTr="00071EC2" w14:paraId="5AC2362C" w14:textId="77777777">
        <w:trPr>
          <w:trHeight w:val="300"/>
        </w:trPr>
        <w:tc>
          <w:tcPr>
            <w:tcW w:w="392" w:type="pct"/>
          </w:tcPr>
          <w:p w:rsidRPr="000F7CCE" w:rsidR="00441512" w:rsidP="00132B74" w:rsidRDefault="007A2987" w14:paraId="78909D74" w14:textId="1CC3C5C2">
            <w:pPr>
              <w:rPr>
                <w:rFonts w:eastAsiaTheme="minorEastAsia"/>
                <w:color w:val="000000" w:themeColor="text1"/>
                <w:sz w:val="16"/>
                <w:szCs w:val="16"/>
              </w:rPr>
            </w:pPr>
            <w:r w:rsidRPr="000F7CCE">
              <w:rPr>
                <w:rFonts w:eastAsiaTheme="minorEastAsia"/>
                <w:color w:val="000000" w:themeColor="text1"/>
                <w:sz w:val="16"/>
                <w:szCs w:val="16"/>
              </w:rPr>
              <w:t>5.1</w:t>
            </w:r>
          </w:p>
        </w:tc>
        <w:tc>
          <w:tcPr>
            <w:tcW w:w="890" w:type="pct"/>
          </w:tcPr>
          <w:p w:rsidRPr="000F7CCE" w:rsidR="00441512" w:rsidP="00132B74" w:rsidRDefault="00A56277" w14:paraId="5EF55A42" w14:textId="2360284E">
            <w:pPr>
              <w:rPr>
                <w:rFonts w:eastAsiaTheme="minorEastAsia"/>
                <w:color w:val="000000" w:themeColor="text1"/>
                <w:sz w:val="16"/>
                <w:szCs w:val="16"/>
              </w:rPr>
            </w:pPr>
            <w:r w:rsidRPr="000F7CCE">
              <w:rPr>
                <w:rFonts w:eastAsiaTheme="minorEastAsia"/>
                <w:color w:val="000000" w:themeColor="text1"/>
                <w:sz w:val="16"/>
                <w:szCs w:val="16"/>
              </w:rPr>
              <w:t>Request</w:t>
            </w:r>
            <w:r w:rsidRPr="000F7CCE" w:rsidR="00352542">
              <w:rPr>
                <w:rFonts w:eastAsiaTheme="minorEastAsia"/>
                <w:color w:val="000000" w:themeColor="text1"/>
                <w:sz w:val="16"/>
                <w:szCs w:val="16"/>
              </w:rPr>
              <w:t xml:space="preserve"> </w:t>
            </w:r>
            <w:r w:rsidRPr="000F7CCE" w:rsidR="00002CA7">
              <w:rPr>
                <w:rFonts w:eastAsiaTheme="minorEastAsia"/>
                <w:color w:val="000000" w:themeColor="text1"/>
                <w:sz w:val="16"/>
                <w:szCs w:val="16"/>
              </w:rPr>
              <w:t xml:space="preserve">preset </w:t>
            </w:r>
            <w:r w:rsidRPr="000F7CCE" w:rsidR="00352542">
              <w:rPr>
                <w:rFonts w:eastAsiaTheme="minorEastAsia"/>
                <w:color w:val="000000" w:themeColor="text1"/>
                <w:sz w:val="16"/>
                <w:szCs w:val="16"/>
              </w:rPr>
              <w:t xml:space="preserve">permission </w:t>
            </w:r>
            <w:r w:rsidRPr="000F7CCE" w:rsidR="006117F4">
              <w:rPr>
                <w:rFonts w:eastAsiaTheme="minorEastAsia"/>
                <w:color w:val="000000" w:themeColor="text1"/>
                <w:sz w:val="16"/>
                <w:szCs w:val="16"/>
              </w:rPr>
              <w:t>sharing</w:t>
            </w:r>
          </w:p>
        </w:tc>
        <w:tc>
          <w:tcPr>
            <w:tcW w:w="1169" w:type="pct"/>
          </w:tcPr>
          <w:p w:rsidRPr="000F7CCE" w:rsidR="00441512" w:rsidP="00132B74" w:rsidRDefault="007F42EE" w14:paraId="05947E35" w14:textId="6F9CBD10">
            <w:pPr>
              <w:rPr>
                <w:rFonts w:eastAsiaTheme="minorEastAsia"/>
                <w:color w:val="000000" w:themeColor="text1"/>
                <w:sz w:val="16"/>
                <w:szCs w:val="16"/>
              </w:rPr>
            </w:pPr>
            <w:r w:rsidRPr="000F7CCE">
              <w:rPr>
                <w:rFonts w:eastAsiaTheme="minorEastAsia"/>
                <w:color w:val="000000" w:themeColor="text1"/>
                <w:sz w:val="16"/>
                <w:szCs w:val="16"/>
              </w:rPr>
              <w:t>CESU operator</w:t>
            </w:r>
            <w:r w:rsidRPr="000F7CCE" w:rsidR="00223971">
              <w:rPr>
                <w:rFonts w:eastAsiaTheme="minorEastAsia"/>
                <w:color w:val="000000" w:themeColor="text1"/>
                <w:sz w:val="16"/>
                <w:szCs w:val="16"/>
              </w:rPr>
              <w:t xml:space="preserve"> </w:t>
            </w:r>
            <w:r w:rsidRPr="000F7CCE" w:rsidR="00A56277">
              <w:rPr>
                <w:rFonts w:eastAsiaTheme="minorEastAsia"/>
                <w:color w:val="000000" w:themeColor="text1"/>
                <w:sz w:val="16"/>
                <w:szCs w:val="16"/>
              </w:rPr>
              <w:t xml:space="preserve">requests </w:t>
            </w:r>
            <w:r w:rsidRPr="000F7CCE" w:rsidR="00C73123">
              <w:rPr>
                <w:rFonts w:eastAsiaTheme="minorEastAsia"/>
                <w:color w:val="000000" w:themeColor="text1"/>
                <w:sz w:val="16"/>
                <w:szCs w:val="16"/>
              </w:rPr>
              <w:t>the permission administrator to</w:t>
            </w:r>
            <w:r w:rsidRPr="000F7CCE" w:rsidR="00632559">
              <w:rPr>
                <w:rFonts w:eastAsiaTheme="minorEastAsia"/>
                <w:color w:val="000000" w:themeColor="text1"/>
                <w:sz w:val="16"/>
                <w:szCs w:val="16"/>
              </w:rPr>
              <w:t xml:space="preserve"> </w:t>
            </w:r>
            <w:r w:rsidRPr="000F7CCE" w:rsidR="00664B6D">
              <w:rPr>
                <w:rFonts w:eastAsiaTheme="minorEastAsia"/>
                <w:color w:val="000000" w:themeColor="text1"/>
                <w:sz w:val="16"/>
                <w:szCs w:val="16"/>
              </w:rPr>
              <w:t>share</w:t>
            </w:r>
            <w:r w:rsidRPr="000F7CCE" w:rsidR="00632559">
              <w:rPr>
                <w:rFonts w:eastAsiaTheme="minorEastAsia"/>
                <w:color w:val="000000" w:themeColor="text1"/>
                <w:sz w:val="16"/>
                <w:szCs w:val="16"/>
              </w:rPr>
              <w:t xml:space="preserve"> </w:t>
            </w:r>
            <w:r w:rsidRPr="000F7CCE" w:rsidR="00446E64">
              <w:rPr>
                <w:rFonts w:eastAsiaTheme="minorEastAsia"/>
                <w:color w:val="000000" w:themeColor="text1"/>
                <w:sz w:val="16"/>
                <w:szCs w:val="16"/>
              </w:rPr>
              <w:t xml:space="preserve">the preset permission </w:t>
            </w:r>
            <w:r w:rsidRPr="000F7CCE" w:rsidR="00643D3B">
              <w:rPr>
                <w:rFonts w:eastAsiaTheme="minorEastAsia"/>
                <w:color w:val="000000" w:themeColor="text1"/>
                <w:sz w:val="16"/>
                <w:szCs w:val="16"/>
              </w:rPr>
              <w:t xml:space="preserve">information </w:t>
            </w:r>
            <w:r w:rsidRPr="000F7CCE" w:rsidR="00664B6D">
              <w:rPr>
                <w:rFonts w:eastAsiaTheme="minorEastAsia"/>
                <w:color w:val="000000" w:themeColor="text1"/>
                <w:sz w:val="16"/>
                <w:szCs w:val="16"/>
              </w:rPr>
              <w:t xml:space="preserve">with the CESU data eligible party, </w:t>
            </w:r>
            <w:r w:rsidRPr="000F7CCE" w:rsidR="00AD67D9">
              <w:rPr>
                <w:rFonts w:eastAsiaTheme="minorEastAsia"/>
                <w:color w:val="000000" w:themeColor="text1"/>
                <w:sz w:val="16"/>
                <w:szCs w:val="16"/>
              </w:rPr>
              <w:t xml:space="preserve">to </w:t>
            </w:r>
            <w:r w:rsidRPr="000F7CCE" w:rsidR="001E204C">
              <w:rPr>
                <w:rFonts w:eastAsiaTheme="minorEastAsia"/>
                <w:color w:val="000000" w:themeColor="text1"/>
                <w:sz w:val="16"/>
                <w:szCs w:val="16"/>
              </w:rPr>
              <w:t>allow the CESU data eligible party to</w:t>
            </w:r>
            <w:r w:rsidRPr="000F7CCE" w:rsidR="00092324">
              <w:rPr>
                <w:rFonts w:eastAsiaTheme="minorEastAsia"/>
                <w:color w:val="000000" w:themeColor="text1"/>
                <w:sz w:val="16"/>
                <w:szCs w:val="16"/>
              </w:rPr>
              <w:t xml:space="preserve"> simply</w:t>
            </w:r>
            <w:r w:rsidRPr="000F7CCE" w:rsidR="001E204C">
              <w:rPr>
                <w:rFonts w:eastAsiaTheme="minorEastAsia"/>
                <w:color w:val="000000" w:themeColor="text1"/>
                <w:sz w:val="16"/>
                <w:szCs w:val="16"/>
              </w:rPr>
              <w:t xml:space="preserve"> </w:t>
            </w:r>
            <w:r w:rsidRPr="000F7CCE" w:rsidR="00E13893">
              <w:rPr>
                <w:rFonts w:eastAsiaTheme="minorEastAsia"/>
                <w:color w:val="000000" w:themeColor="text1"/>
                <w:sz w:val="16"/>
                <w:szCs w:val="16"/>
              </w:rPr>
              <w:t xml:space="preserve">request </w:t>
            </w:r>
            <w:r w:rsidRPr="000F7CCE" w:rsidR="00D96B99">
              <w:rPr>
                <w:rFonts w:eastAsiaTheme="minorEastAsia"/>
                <w:color w:val="000000" w:themeColor="text1"/>
                <w:sz w:val="16"/>
                <w:szCs w:val="16"/>
              </w:rPr>
              <w:t>the same data access</w:t>
            </w:r>
            <w:r w:rsidRPr="000F7CCE" w:rsidR="00A47DCC">
              <w:rPr>
                <w:rFonts w:eastAsiaTheme="minorEastAsia"/>
                <w:color w:val="000000" w:themeColor="text1"/>
                <w:sz w:val="16"/>
                <w:szCs w:val="16"/>
              </w:rPr>
              <w:t xml:space="preserve"> (as the CESU operator has)</w:t>
            </w:r>
            <w:r w:rsidRPr="000F7CCE" w:rsidR="00D96B99">
              <w:rPr>
                <w:rFonts w:eastAsiaTheme="minorEastAsia"/>
                <w:color w:val="000000" w:themeColor="text1"/>
                <w:sz w:val="16"/>
                <w:szCs w:val="16"/>
              </w:rPr>
              <w:t xml:space="preserve"> </w:t>
            </w:r>
            <w:r w:rsidRPr="000F7CCE" w:rsidR="0054280A">
              <w:rPr>
                <w:rFonts w:eastAsiaTheme="minorEastAsia"/>
                <w:color w:val="000000" w:themeColor="text1"/>
                <w:sz w:val="16"/>
                <w:szCs w:val="16"/>
              </w:rPr>
              <w:t>for a metering point assigned to the CESU.</w:t>
            </w:r>
          </w:p>
        </w:tc>
        <w:tc>
          <w:tcPr>
            <w:tcW w:w="850" w:type="pct"/>
          </w:tcPr>
          <w:p w:rsidRPr="000F7CCE" w:rsidR="00441512" w:rsidP="00132B74" w:rsidRDefault="00D948A4" w14:paraId="2CBA5DC5" w14:textId="1EB1B124">
            <w:pPr>
              <w:rPr>
                <w:rFonts w:eastAsiaTheme="minorEastAsia"/>
                <w:color w:val="000000" w:themeColor="text1"/>
                <w:sz w:val="16"/>
                <w:szCs w:val="16"/>
              </w:rPr>
            </w:pPr>
            <w:r w:rsidRPr="000F7CCE">
              <w:rPr>
                <w:rFonts w:eastAsiaTheme="minorEastAsia"/>
                <w:color w:val="000000" w:themeColor="text1"/>
                <w:sz w:val="16"/>
                <w:szCs w:val="16"/>
              </w:rPr>
              <w:t>CESU operator</w:t>
            </w:r>
          </w:p>
        </w:tc>
        <w:tc>
          <w:tcPr>
            <w:tcW w:w="850" w:type="pct"/>
          </w:tcPr>
          <w:p w:rsidRPr="000F7CCE" w:rsidR="00441512" w:rsidP="00132B74" w:rsidRDefault="00D948A4" w14:paraId="04AC0FFC" w14:textId="0D03A38C">
            <w:pPr>
              <w:rPr>
                <w:rFonts w:eastAsiaTheme="minorEastAsia"/>
                <w:color w:val="000000" w:themeColor="text1"/>
                <w:sz w:val="16"/>
                <w:szCs w:val="16"/>
              </w:rPr>
            </w:pPr>
            <w:r w:rsidRPr="000F7CCE">
              <w:rPr>
                <w:rFonts w:eastAsiaTheme="minorEastAsia"/>
                <w:color w:val="000000" w:themeColor="text1"/>
                <w:sz w:val="16"/>
                <w:szCs w:val="16"/>
              </w:rPr>
              <w:t>Permission administrator</w:t>
            </w:r>
          </w:p>
        </w:tc>
        <w:tc>
          <w:tcPr>
            <w:tcW w:w="849" w:type="pct"/>
          </w:tcPr>
          <w:p w:rsidRPr="000F7CCE" w:rsidR="00441512" w:rsidP="00132B74" w:rsidRDefault="00D948A4" w14:paraId="57EDD99D" w14:textId="7D77DE02">
            <w:pPr>
              <w:rPr>
                <w:rFonts w:eastAsiaTheme="minorEastAsia"/>
                <w:color w:val="000000" w:themeColor="text1"/>
                <w:sz w:val="16"/>
                <w:szCs w:val="16"/>
              </w:rPr>
            </w:pPr>
            <w:r w:rsidRPr="000F7CCE">
              <w:rPr>
                <w:rFonts w:eastAsiaTheme="minorEastAsia"/>
                <w:color w:val="000000" w:themeColor="text1"/>
                <w:sz w:val="16"/>
                <w:szCs w:val="16"/>
              </w:rPr>
              <w:t xml:space="preserve">O </w:t>
            </w:r>
            <w:r w:rsidRPr="000F7CCE" w:rsidR="00D320CC">
              <w:rPr>
                <w:rFonts w:eastAsiaTheme="minorEastAsia"/>
                <w:color w:val="000000" w:themeColor="text1"/>
                <w:sz w:val="16"/>
                <w:szCs w:val="16"/>
              </w:rPr>
              <w:t>–</w:t>
            </w:r>
            <w:r w:rsidRPr="000F7CCE">
              <w:rPr>
                <w:rFonts w:eastAsiaTheme="minorEastAsia"/>
                <w:color w:val="000000" w:themeColor="text1"/>
                <w:sz w:val="16"/>
                <w:szCs w:val="16"/>
              </w:rPr>
              <w:t xml:space="preserve"> </w:t>
            </w:r>
            <w:r w:rsidRPr="000F7CCE" w:rsidR="00D320CC">
              <w:rPr>
                <w:rFonts w:eastAsiaTheme="minorEastAsia"/>
                <w:color w:val="000000" w:themeColor="text1"/>
                <w:sz w:val="16"/>
                <w:szCs w:val="16"/>
              </w:rPr>
              <w:t xml:space="preserve">Preset </w:t>
            </w:r>
            <w:r w:rsidRPr="000F7CCE" w:rsidR="00141051">
              <w:rPr>
                <w:rFonts w:eastAsiaTheme="minorEastAsia"/>
                <w:color w:val="000000" w:themeColor="text1"/>
                <w:sz w:val="16"/>
                <w:szCs w:val="16"/>
              </w:rPr>
              <w:t>p</w:t>
            </w:r>
            <w:r w:rsidRPr="000F7CCE" w:rsidR="00D320CC">
              <w:rPr>
                <w:rFonts w:eastAsiaTheme="minorEastAsia"/>
                <w:color w:val="000000" w:themeColor="text1"/>
                <w:sz w:val="16"/>
                <w:szCs w:val="16"/>
              </w:rPr>
              <w:t>ermission sharing request</w:t>
            </w:r>
          </w:p>
        </w:tc>
      </w:tr>
      <w:tr w:rsidRPr="000F7CCE" w:rsidR="00F42025" w:rsidTr="00071EC2" w14:paraId="293C67BD" w14:textId="77777777">
        <w:trPr>
          <w:trHeight w:val="300"/>
        </w:trPr>
        <w:tc>
          <w:tcPr>
            <w:tcW w:w="392" w:type="pct"/>
          </w:tcPr>
          <w:p w:rsidRPr="000F7CCE" w:rsidR="00F42025" w:rsidP="00F42025" w:rsidRDefault="00F42025" w14:paraId="67A52387" w14:textId="2CA0B178">
            <w:pPr>
              <w:rPr>
                <w:rFonts w:eastAsiaTheme="minorEastAsia"/>
                <w:color w:val="000000" w:themeColor="text1"/>
                <w:sz w:val="16"/>
                <w:szCs w:val="16"/>
              </w:rPr>
            </w:pPr>
            <w:r w:rsidRPr="000F7CCE">
              <w:rPr>
                <w:rFonts w:eastAsiaTheme="minorEastAsia"/>
                <w:color w:val="000000" w:themeColor="text1"/>
                <w:sz w:val="16"/>
                <w:szCs w:val="16"/>
              </w:rPr>
              <w:t>5.2</w:t>
            </w:r>
          </w:p>
        </w:tc>
        <w:tc>
          <w:tcPr>
            <w:tcW w:w="890" w:type="pct"/>
          </w:tcPr>
          <w:p w:rsidRPr="000F7CCE" w:rsidR="00F42025" w:rsidP="00F42025" w:rsidRDefault="00CA1F76" w14:paraId="4550E150" w14:textId="7ABAB418">
            <w:pPr>
              <w:rPr>
                <w:rFonts w:eastAsiaTheme="minorEastAsia"/>
                <w:color w:val="000000" w:themeColor="text1"/>
                <w:sz w:val="16"/>
                <w:szCs w:val="16"/>
              </w:rPr>
            </w:pPr>
            <w:r w:rsidRPr="000F7CCE">
              <w:rPr>
                <w:rFonts w:eastAsiaTheme="minorEastAsia"/>
                <w:color w:val="000000" w:themeColor="text1"/>
                <w:sz w:val="16"/>
                <w:szCs w:val="16"/>
              </w:rPr>
              <w:t>Validate specified preset permission sharing request</w:t>
            </w:r>
          </w:p>
        </w:tc>
        <w:tc>
          <w:tcPr>
            <w:tcW w:w="1169" w:type="pct"/>
          </w:tcPr>
          <w:p w:rsidRPr="000F7CCE" w:rsidR="00F42025" w:rsidP="00F42025" w:rsidRDefault="00F42025" w14:paraId="2312C80D" w14:textId="2BB775F4">
            <w:pPr>
              <w:rPr>
                <w:rFonts w:eastAsiaTheme="minorEastAsia"/>
                <w:color w:val="000000" w:themeColor="text1"/>
                <w:sz w:val="16"/>
                <w:szCs w:val="16"/>
              </w:rPr>
            </w:pPr>
            <w:r w:rsidRPr="000F7CCE">
              <w:rPr>
                <w:rFonts w:eastAsiaTheme="minorEastAsia"/>
                <w:color w:val="000000" w:themeColor="text1"/>
                <w:sz w:val="16"/>
                <w:szCs w:val="16"/>
              </w:rPr>
              <w:t>Permission administrator verifies the preset permission sharing request and provides a meaningful indication of the verification output.</w:t>
            </w:r>
          </w:p>
        </w:tc>
        <w:tc>
          <w:tcPr>
            <w:tcW w:w="850" w:type="pct"/>
          </w:tcPr>
          <w:p w:rsidRPr="000F7CCE" w:rsidR="00F42025" w:rsidP="00F42025" w:rsidRDefault="00F42025" w14:paraId="3E434BBD" w14:textId="03D5F9E7">
            <w:pPr>
              <w:rPr>
                <w:rFonts w:eastAsiaTheme="minorEastAsia"/>
                <w:color w:val="000000" w:themeColor="text1"/>
                <w:sz w:val="16"/>
                <w:szCs w:val="16"/>
              </w:rPr>
            </w:pPr>
            <w:r w:rsidRPr="000F7CCE">
              <w:rPr>
                <w:rFonts w:eastAsiaTheme="minorEastAsia"/>
                <w:color w:val="000000" w:themeColor="text1"/>
                <w:sz w:val="16"/>
                <w:szCs w:val="16"/>
              </w:rPr>
              <w:t>Permission administrator</w:t>
            </w:r>
          </w:p>
        </w:tc>
        <w:tc>
          <w:tcPr>
            <w:tcW w:w="850" w:type="pct"/>
          </w:tcPr>
          <w:p w:rsidRPr="000F7CCE" w:rsidR="00F42025" w:rsidP="00F42025" w:rsidRDefault="000911B4" w14:paraId="1BF73D7E" w14:textId="3A6E7A81">
            <w:pPr>
              <w:rPr>
                <w:rFonts w:eastAsiaTheme="minorEastAsia"/>
                <w:color w:val="000000" w:themeColor="text1"/>
                <w:sz w:val="16"/>
                <w:szCs w:val="16"/>
              </w:rPr>
            </w:pPr>
            <w:r w:rsidRPr="000F7CCE">
              <w:rPr>
                <w:rFonts w:eastAsiaTheme="minorEastAsia"/>
                <w:color w:val="000000" w:themeColor="text1"/>
                <w:sz w:val="16"/>
                <w:szCs w:val="16"/>
              </w:rPr>
              <w:t>CESU operator</w:t>
            </w:r>
          </w:p>
        </w:tc>
        <w:tc>
          <w:tcPr>
            <w:tcW w:w="849" w:type="pct"/>
          </w:tcPr>
          <w:p w:rsidRPr="000F7CCE" w:rsidR="00F42025" w:rsidP="00F42025" w:rsidRDefault="000911B4" w14:paraId="76FED4F3" w14:textId="006D7BFD">
            <w:pPr>
              <w:rPr>
                <w:rFonts w:eastAsiaTheme="minorEastAsia"/>
                <w:color w:val="000000" w:themeColor="text1"/>
                <w:sz w:val="16"/>
                <w:szCs w:val="16"/>
              </w:rPr>
            </w:pPr>
            <w:r w:rsidRPr="000F7CCE">
              <w:rPr>
                <w:rFonts w:eastAsiaTheme="minorEastAsia"/>
                <w:color w:val="000000" w:themeColor="text1"/>
                <w:sz w:val="16"/>
                <w:szCs w:val="16"/>
              </w:rPr>
              <w:t>B – Request validation information</w:t>
            </w:r>
          </w:p>
        </w:tc>
      </w:tr>
      <w:tr w:rsidRPr="000F7CCE" w:rsidR="00F42025" w:rsidTr="00071EC2" w14:paraId="469BFB5A" w14:textId="77777777">
        <w:trPr>
          <w:trHeight w:val="300"/>
        </w:trPr>
        <w:tc>
          <w:tcPr>
            <w:tcW w:w="392" w:type="pct"/>
          </w:tcPr>
          <w:p w:rsidRPr="000F7CCE" w:rsidR="00F42025" w:rsidP="00F42025" w:rsidRDefault="00DD2A10" w14:paraId="0D648213" w14:textId="37C689A2">
            <w:pPr>
              <w:rPr>
                <w:rFonts w:eastAsiaTheme="minorEastAsia"/>
                <w:color w:val="000000" w:themeColor="text1"/>
                <w:sz w:val="16"/>
                <w:szCs w:val="16"/>
              </w:rPr>
            </w:pPr>
            <w:r w:rsidRPr="000F7CCE">
              <w:rPr>
                <w:rFonts w:eastAsiaTheme="minorEastAsia"/>
                <w:color w:val="000000" w:themeColor="text1"/>
                <w:sz w:val="16"/>
                <w:szCs w:val="16"/>
              </w:rPr>
              <w:t>5.3</w:t>
            </w:r>
          </w:p>
        </w:tc>
        <w:tc>
          <w:tcPr>
            <w:tcW w:w="890" w:type="pct"/>
          </w:tcPr>
          <w:p w:rsidRPr="000F7CCE" w:rsidR="00F42025" w:rsidP="00F42025" w:rsidRDefault="00DD2A10" w14:paraId="63DEC028" w14:textId="36ADBC2D">
            <w:pPr>
              <w:rPr>
                <w:rFonts w:eastAsiaTheme="minorEastAsia"/>
                <w:color w:val="000000" w:themeColor="text1"/>
                <w:sz w:val="16"/>
                <w:szCs w:val="16"/>
              </w:rPr>
            </w:pPr>
            <w:r w:rsidRPr="000F7CCE">
              <w:rPr>
                <w:rFonts w:eastAsiaTheme="minorEastAsia"/>
                <w:color w:val="000000" w:themeColor="text1"/>
                <w:sz w:val="16"/>
                <w:szCs w:val="16"/>
              </w:rPr>
              <w:t>Store preset permission details</w:t>
            </w:r>
          </w:p>
        </w:tc>
        <w:tc>
          <w:tcPr>
            <w:tcW w:w="1169" w:type="pct"/>
          </w:tcPr>
          <w:p w:rsidRPr="000F7CCE" w:rsidR="00F42025" w:rsidP="00F42025" w:rsidRDefault="00576C3B" w14:paraId="737EB3A4" w14:textId="58C3AE8A">
            <w:pPr>
              <w:rPr>
                <w:rFonts w:eastAsiaTheme="minorEastAsia"/>
                <w:color w:val="000000" w:themeColor="text1"/>
                <w:sz w:val="16"/>
                <w:szCs w:val="16"/>
              </w:rPr>
            </w:pPr>
            <w:r w:rsidRPr="000F7CCE">
              <w:rPr>
                <w:rFonts w:eastAsiaTheme="minorEastAsia"/>
                <w:color w:val="000000" w:themeColor="text1"/>
                <w:sz w:val="16"/>
                <w:szCs w:val="16"/>
              </w:rPr>
              <w:t xml:space="preserve">Permission administrator </w:t>
            </w:r>
            <w:r w:rsidRPr="000F7CCE" w:rsidR="00167298">
              <w:rPr>
                <w:rFonts w:eastAsiaTheme="minorEastAsia"/>
                <w:color w:val="000000" w:themeColor="text1"/>
                <w:sz w:val="16"/>
                <w:szCs w:val="16"/>
              </w:rPr>
              <w:t>store</w:t>
            </w:r>
            <w:r w:rsidRPr="000F7CCE" w:rsidR="000D3F49">
              <w:rPr>
                <w:rFonts w:eastAsiaTheme="minorEastAsia"/>
                <w:color w:val="000000" w:themeColor="text1"/>
                <w:sz w:val="16"/>
                <w:szCs w:val="16"/>
              </w:rPr>
              <w:t>s</w:t>
            </w:r>
            <w:r w:rsidRPr="000F7CCE" w:rsidR="00167298">
              <w:rPr>
                <w:rFonts w:eastAsiaTheme="minorEastAsia"/>
                <w:color w:val="000000" w:themeColor="text1"/>
                <w:sz w:val="16"/>
                <w:szCs w:val="16"/>
              </w:rPr>
              <w:t xml:space="preserve"> the specification of data needed by the CESU data eligible party</w:t>
            </w:r>
            <w:r w:rsidRPr="000F7CCE" w:rsidR="000D3F49">
              <w:rPr>
                <w:rFonts w:eastAsiaTheme="minorEastAsia"/>
                <w:color w:val="000000" w:themeColor="text1"/>
                <w:sz w:val="16"/>
                <w:szCs w:val="16"/>
              </w:rPr>
              <w:t>.</w:t>
            </w:r>
          </w:p>
        </w:tc>
        <w:tc>
          <w:tcPr>
            <w:tcW w:w="850" w:type="pct"/>
          </w:tcPr>
          <w:p w:rsidRPr="000F7CCE" w:rsidR="00F42025" w:rsidP="00F42025" w:rsidRDefault="006C47DF" w14:paraId="5EBE971B" w14:textId="0A1B8D67">
            <w:pPr>
              <w:rPr>
                <w:rFonts w:eastAsiaTheme="minorEastAsia"/>
                <w:color w:val="000000" w:themeColor="text1"/>
                <w:sz w:val="16"/>
                <w:szCs w:val="16"/>
              </w:rPr>
            </w:pPr>
            <w:r w:rsidRPr="000F7CCE">
              <w:rPr>
                <w:rFonts w:eastAsiaTheme="minorEastAsia"/>
                <w:color w:val="000000" w:themeColor="text1"/>
                <w:sz w:val="16"/>
                <w:szCs w:val="16"/>
              </w:rPr>
              <w:t>Permission administrator</w:t>
            </w:r>
          </w:p>
        </w:tc>
        <w:tc>
          <w:tcPr>
            <w:tcW w:w="850" w:type="pct"/>
          </w:tcPr>
          <w:p w:rsidRPr="000F7CCE" w:rsidR="00F42025" w:rsidP="00F42025" w:rsidRDefault="006C47DF" w14:paraId="50B7E2D0" w14:textId="378E4CC5">
            <w:pPr>
              <w:rPr>
                <w:rFonts w:eastAsiaTheme="minorEastAsia"/>
                <w:color w:val="000000" w:themeColor="text1"/>
                <w:sz w:val="16"/>
                <w:szCs w:val="16"/>
              </w:rPr>
            </w:pPr>
            <w:r w:rsidRPr="000F7CCE">
              <w:rPr>
                <w:rFonts w:eastAsiaTheme="minorEastAsia"/>
                <w:color w:val="000000" w:themeColor="text1"/>
                <w:sz w:val="16"/>
                <w:szCs w:val="16"/>
              </w:rPr>
              <w:t>Permission administrator</w:t>
            </w:r>
          </w:p>
        </w:tc>
        <w:tc>
          <w:tcPr>
            <w:tcW w:w="849" w:type="pct"/>
          </w:tcPr>
          <w:p w:rsidRPr="000F7CCE" w:rsidR="00F42025" w:rsidP="00F42025" w:rsidRDefault="006C47DF" w14:paraId="39853701" w14:textId="2668524E">
            <w:pPr>
              <w:rPr>
                <w:rFonts w:eastAsiaTheme="minorEastAsia"/>
                <w:color w:val="000000" w:themeColor="text1"/>
                <w:sz w:val="16"/>
                <w:szCs w:val="16"/>
              </w:rPr>
            </w:pPr>
            <w:r w:rsidRPr="000F7CCE">
              <w:rPr>
                <w:rFonts w:eastAsiaTheme="minorEastAsia"/>
                <w:color w:val="000000" w:themeColor="text1"/>
                <w:sz w:val="16"/>
                <w:szCs w:val="16"/>
              </w:rPr>
              <w:t>[not relevant]</w:t>
            </w:r>
          </w:p>
        </w:tc>
      </w:tr>
      <w:tr w:rsidRPr="000F7CCE" w:rsidR="00F42025" w:rsidTr="00071EC2" w14:paraId="43E56BB9" w14:textId="77777777">
        <w:trPr>
          <w:trHeight w:val="300"/>
        </w:trPr>
        <w:tc>
          <w:tcPr>
            <w:tcW w:w="392" w:type="pct"/>
          </w:tcPr>
          <w:p w:rsidRPr="000F7CCE" w:rsidR="00F42025" w:rsidP="00F42025" w:rsidRDefault="00657DD7" w14:paraId="69068B4D" w14:textId="47F2CA2F">
            <w:pPr>
              <w:rPr>
                <w:rFonts w:eastAsiaTheme="minorEastAsia"/>
                <w:color w:val="000000" w:themeColor="text1"/>
                <w:sz w:val="16"/>
                <w:szCs w:val="16"/>
              </w:rPr>
            </w:pPr>
            <w:r w:rsidRPr="000F7CCE">
              <w:rPr>
                <w:rFonts w:eastAsiaTheme="minorEastAsia"/>
                <w:color w:val="000000" w:themeColor="text1"/>
                <w:sz w:val="16"/>
                <w:szCs w:val="16"/>
              </w:rPr>
              <w:t>5</w:t>
            </w:r>
            <w:r w:rsidRPr="000F7CCE" w:rsidR="00F42025">
              <w:rPr>
                <w:rFonts w:eastAsiaTheme="minorEastAsia"/>
                <w:color w:val="000000" w:themeColor="text1"/>
                <w:sz w:val="16"/>
                <w:szCs w:val="16"/>
              </w:rPr>
              <w:t>.4</w:t>
            </w:r>
          </w:p>
        </w:tc>
        <w:tc>
          <w:tcPr>
            <w:tcW w:w="890" w:type="pct"/>
          </w:tcPr>
          <w:p w:rsidRPr="000F7CCE" w:rsidR="00F42025" w:rsidP="00F42025" w:rsidRDefault="007D5102" w14:paraId="3B1B007C" w14:textId="59163CC1">
            <w:pPr>
              <w:rPr>
                <w:rFonts w:eastAsiaTheme="minorEastAsia"/>
                <w:color w:val="000000" w:themeColor="text1"/>
                <w:sz w:val="16"/>
                <w:szCs w:val="16"/>
              </w:rPr>
            </w:pPr>
            <w:r w:rsidRPr="000F7CCE">
              <w:rPr>
                <w:rFonts w:eastAsiaTheme="minorEastAsia"/>
                <w:color w:val="000000" w:themeColor="text1"/>
                <w:sz w:val="16"/>
                <w:szCs w:val="16"/>
              </w:rPr>
              <w:t>Notify CESU data eligible party</w:t>
            </w:r>
          </w:p>
        </w:tc>
        <w:tc>
          <w:tcPr>
            <w:tcW w:w="1169" w:type="pct"/>
          </w:tcPr>
          <w:p w:rsidRPr="000F7CCE" w:rsidR="00F42025" w:rsidP="00F42025" w:rsidRDefault="00B91006" w14:paraId="15EE6406" w14:textId="665EB5DF">
            <w:pPr>
              <w:rPr>
                <w:rFonts w:eastAsiaTheme="minorEastAsia"/>
                <w:color w:val="000000" w:themeColor="text1"/>
                <w:sz w:val="16"/>
                <w:szCs w:val="16"/>
              </w:rPr>
            </w:pPr>
            <w:r w:rsidRPr="000F7CCE">
              <w:rPr>
                <w:rFonts w:eastAsiaTheme="minorEastAsia"/>
                <w:color w:val="000000" w:themeColor="text1"/>
                <w:sz w:val="16"/>
                <w:szCs w:val="16"/>
              </w:rPr>
              <w:t>Permission administrator</w:t>
            </w:r>
            <w:r w:rsidRPr="000F7CCE" w:rsidR="00F42025">
              <w:rPr>
                <w:rFonts w:eastAsiaTheme="minorEastAsia"/>
                <w:color w:val="000000" w:themeColor="text1"/>
                <w:sz w:val="16"/>
                <w:szCs w:val="16"/>
              </w:rPr>
              <w:t xml:space="preserve"> </w:t>
            </w:r>
            <w:r w:rsidRPr="000F7CCE">
              <w:rPr>
                <w:rFonts w:eastAsiaTheme="minorEastAsia"/>
                <w:color w:val="000000" w:themeColor="text1"/>
                <w:sz w:val="16"/>
                <w:szCs w:val="16"/>
              </w:rPr>
              <w:t>notifies</w:t>
            </w:r>
            <w:r w:rsidRPr="000F7CCE" w:rsidR="00F42025">
              <w:rPr>
                <w:rFonts w:eastAsiaTheme="minorEastAsia"/>
                <w:color w:val="000000" w:themeColor="text1"/>
                <w:sz w:val="16"/>
                <w:szCs w:val="16"/>
              </w:rPr>
              <w:t xml:space="preserve"> CESU </w:t>
            </w:r>
            <w:r w:rsidRPr="000F7CCE">
              <w:rPr>
                <w:rFonts w:eastAsiaTheme="minorEastAsia"/>
                <w:color w:val="000000" w:themeColor="text1"/>
                <w:sz w:val="16"/>
                <w:szCs w:val="16"/>
              </w:rPr>
              <w:t>data eligible party</w:t>
            </w:r>
            <w:r w:rsidRPr="000F7CCE" w:rsidR="00F42025">
              <w:rPr>
                <w:rFonts w:eastAsiaTheme="minorEastAsia"/>
                <w:color w:val="000000" w:themeColor="text1"/>
                <w:sz w:val="16"/>
                <w:szCs w:val="16"/>
              </w:rPr>
              <w:t xml:space="preserve"> about </w:t>
            </w:r>
            <w:r w:rsidRPr="000F7CCE">
              <w:rPr>
                <w:rFonts w:eastAsiaTheme="minorEastAsia"/>
                <w:color w:val="000000" w:themeColor="text1"/>
                <w:sz w:val="16"/>
                <w:szCs w:val="16"/>
              </w:rPr>
              <w:t>the</w:t>
            </w:r>
            <w:r w:rsidRPr="000F7CCE" w:rsidR="00657DD7">
              <w:rPr>
                <w:rFonts w:eastAsiaTheme="minorEastAsia"/>
                <w:color w:val="000000" w:themeColor="text1"/>
                <w:sz w:val="16"/>
                <w:szCs w:val="16"/>
              </w:rPr>
              <w:t xml:space="preserve"> established</w:t>
            </w:r>
            <w:r w:rsidRPr="000F7CCE">
              <w:rPr>
                <w:rFonts w:eastAsiaTheme="minorEastAsia"/>
                <w:color w:val="000000" w:themeColor="text1"/>
                <w:sz w:val="16"/>
                <w:szCs w:val="16"/>
              </w:rPr>
              <w:t xml:space="preserve"> </w:t>
            </w:r>
            <w:r w:rsidRPr="000F7CCE" w:rsidR="00657DD7">
              <w:rPr>
                <w:rFonts w:eastAsiaTheme="minorEastAsia"/>
                <w:color w:val="000000" w:themeColor="text1"/>
                <w:sz w:val="16"/>
                <w:szCs w:val="16"/>
              </w:rPr>
              <w:t>preset permission information.</w:t>
            </w:r>
          </w:p>
        </w:tc>
        <w:tc>
          <w:tcPr>
            <w:tcW w:w="850" w:type="pct"/>
          </w:tcPr>
          <w:p w:rsidRPr="000F7CCE" w:rsidR="00F42025" w:rsidP="00F42025" w:rsidRDefault="00657DD7" w14:paraId="757FFEE3" w14:textId="551857F4">
            <w:r w:rsidRPr="000F7CCE">
              <w:rPr>
                <w:rFonts w:eastAsiaTheme="minorEastAsia"/>
                <w:color w:val="000000" w:themeColor="text1"/>
                <w:sz w:val="16"/>
                <w:szCs w:val="16"/>
              </w:rPr>
              <w:t>Permission administrator</w:t>
            </w:r>
          </w:p>
        </w:tc>
        <w:tc>
          <w:tcPr>
            <w:tcW w:w="850" w:type="pct"/>
          </w:tcPr>
          <w:p w:rsidRPr="000F7CCE" w:rsidR="00F42025" w:rsidP="00F42025" w:rsidRDefault="00F42025" w14:paraId="4A6239F5" w14:textId="52694825">
            <w:pPr>
              <w:rPr>
                <w:rFonts w:eastAsiaTheme="minorEastAsia"/>
                <w:color w:val="000000" w:themeColor="text1"/>
                <w:sz w:val="16"/>
                <w:szCs w:val="16"/>
              </w:rPr>
            </w:pPr>
            <w:r w:rsidRPr="000F7CCE">
              <w:rPr>
                <w:rFonts w:eastAsiaTheme="minorEastAsia"/>
                <w:color w:val="000000" w:themeColor="text1"/>
                <w:sz w:val="16"/>
                <w:szCs w:val="16"/>
              </w:rPr>
              <w:t xml:space="preserve">CESU </w:t>
            </w:r>
            <w:r w:rsidRPr="000F7CCE" w:rsidR="00657DD7">
              <w:rPr>
                <w:rFonts w:eastAsiaTheme="minorEastAsia"/>
                <w:color w:val="000000" w:themeColor="text1"/>
                <w:sz w:val="16"/>
                <w:szCs w:val="16"/>
              </w:rPr>
              <w:t>data eligible party</w:t>
            </w:r>
          </w:p>
        </w:tc>
        <w:tc>
          <w:tcPr>
            <w:tcW w:w="849" w:type="pct"/>
          </w:tcPr>
          <w:p w:rsidRPr="000F7CCE" w:rsidR="00F42025" w:rsidP="00F42025" w:rsidRDefault="000729C1" w14:paraId="355650A2" w14:textId="79A150EE">
            <w:r w:rsidRPr="000F7CCE">
              <w:rPr>
                <w:rFonts w:eastAsiaTheme="minorEastAsia"/>
                <w:color w:val="000000" w:themeColor="text1"/>
                <w:sz w:val="16"/>
                <w:szCs w:val="16"/>
              </w:rPr>
              <w:t>G</w:t>
            </w:r>
            <w:r w:rsidRPr="000F7CCE" w:rsidR="00F42025">
              <w:rPr>
                <w:rFonts w:eastAsiaTheme="minorEastAsia"/>
                <w:color w:val="000000" w:themeColor="text1"/>
                <w:sz w:val="16"/>
                <w:szCs w:val="16"/>
              </w:rPr>
              <w:t xml:space="preserve"> </w:t>
            </w:r>
            <w:r w:rsidRPr="000F7CCE">
              <w:rPr>
                <w:rFonts w:eastAsiaTheme="minorEastAsia"/>
                <w:color w:val="000000" w:themeColor="text1"/>
                <w:sz w:val="16"/>
                <w:szCs w:val="16"/>
              </w:rPr>
              <w:t>–</w:t>
            </w:r>
            <w:r w:rsidRPr="000F7CCE" w:rsidR="00F42025">
              <w:rPr>
                <w:rFonts w:eastAsiaTheme="minorEastAsia"/>
                <w:color w:val="000000" w:themeColor="text1"/>
                <w:sz w:val="16"/>
                <w:szCs w:val="16"/>
              </w:rPr>
              <w:t xml:space="preserve"> </w:t>
            </w:r>
            <w:r w:rsidRPr="000F7CCE">
              <w:rPr>
                <w:rFonts w:eastAsiaTheme="minorEastAsia"/>
                <w:color w:val="000000" w:themeColor="text1"/>
                <w:sz w:val="16"/>
                <w:szCs w:val="16"/>
              </w:rPr>
              <w:t>Preset permission information</w:t>
            </w:r>
          </w:p>
          <w:p w:rsidRPr="000F7CCE" w:rsidR="00F42025" w:rsidP="00F42025" w:rsidRDefault="00F42025" w14:paraId="4B602E84" w14:textId="77777777"/>
        </w:tc>
      </w:tr>
    </w:tbl>
    <w:p w:rsidRPr="000F7CCE" w:rsidR="00F70C5C" w:rsidP="00204993" w:rsidRDefault="00F70C5C" w14:paraId="227E5C56" w14:textId="77777777">
      <w:pPr>
        <w:rPr>
          <w:rFonts w:ascii="Arial" w:hAnsi="Arial" w:cs="Arial"/>
          <w:b/>
          <w:bCs/>
        </w:rPr>
      </w:pPr>
    </w:p>
    <w:tbl>
      <w:tblPr>
        <w:tblStyle w:val="TableGrid"/>
        <w:tblW w:w="9350" w:type="dxa"/>
        <w:tblLook w:val="04A0" w:firstRow="1" w:lastRow="0" w:firstColumn="1" w:lastColumn="0" w:noHBand="0" w:noVBand="1"/>
      </w:tblPr>
      <w:tblGrid>
        <w:gridCol w:w="1350"/>
        <w:gridCol w:w="1755"/>
        <w:gridCol w:w="2430"/>
        <w:gridCol w:w="3815"/>
      </w:tblGrid>
      <w:tr w:rsidRPr="000F7CCE" w:rsidR="00521D86" w14:paraId="2588F3FD" w14:textId="77777777">
        <w:trPr>
          <w:trHeight w:val="300"/>
        </w:trPr>
        <w:tc>
          <w:tcPr>
            <w:tcW w:w="9350" w:type="dxa"/>
            <w:gridSpan w:val="4"/>
            <w:shd w:val="clear" w:color="auto" w:fill="D0CECE" w:themeFill="background2" w:themeFillShade="E6"/>
          </w:tcPr>
          <w:p w:rsidRPr="000F7CCE" w:rsidR="00521D86" w:rsidRDefault="00521D86" w14:paraId="3298A89A" w14:textId="77777777">
            <w:pPr>
              <w:jc w:val="cente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INFORMATION OBJECTS FOR THIS PROCEDURE</w:t>
            </w:r>
          </w:p>
        </w:tc>
      </w:tr>
      <w:tr w:rsidRPr="000F7CCE" w:rsidR="00521D86" w14:paraId="7FAED654" w14:textId="77777777">
        <w:trPr>
          <w:trHeight w:val="300"/>
        </w:trPr>
        <w:tc>
          <w:tcPr>
            <w:tcW w:w="1350" w:type="dxa"/>
            <w:shd w:val="clear" w:color="auto" w:fill="D0CECE" w:themeFill="background2" w:themeFillShade="E6"/>
          </w:tcPr>
          <w:p w:rsidRPr="000F7CCE" w:rsidR="00521D86" w:rsidRDefault="00521D86" w14:paraId="1204F4CC" w14:textId="77777777">
            <w:pPr>
              <w:rPr>
                <w:rFonts w:ascii="Arial" w:hAnsi="Arial" w:eastAsia="Arial" w:cs="Arial"/>
                <w:b/>
                <w:bCs/>
                <w:i/>
                <w:iCs/>
                <w:sz w:val="16"/>
                <w:szCs w:val="16"/>
              </w:rPr>
            </w:pPr>
            <w:r w:rsidRPr="000F7CCE">
              <w:rPr>
                <w:rFonts w:ascii="Arial" w:hAnsi="Arial" w:eastAsia="Arial" w:cs="Arial"/>
                <w:b/>
                <w:bCs/>
                <w:i/>
                <w:iCs/>
                <w:sz w:val="16"/>
                <w:szCs w:val="16"/>
              </w:rPr>
              <w:t>Information exchanged,</w:t>
            </w:r>
          </w:p>
          <w:p w:rsidRPr="000F7CCE" w:rsidR="00521D86" w:rsidRDefault="00521D86" w14:paraId="632FFF50" w14:textId="77777777">
            <w:pPr>
              <w:rPr>
                <w:rFonts w:ascii="Arial" w:hAnsi="Arial" w:eastAsia="Arial" w:cs="Arial"/>
                <w:b/>
                <w:bCs/>
                <w:i/>
                <w:iCs/>
                <w:sz w:val="16"/>
                <w:szCs w:val="16"/>
              </w:rPr>
            </w:pPr>
            <w:r w:rsidRPr="000F7CCE">
              <w:rPr>
                <w:rFonts w:ascii="Arial" w:hAnsi="Arial" w:eastAsia="Arial" w:cs="Arial"/>
                <w:b/>
                <w:bCs/>
                <w:i/>
                <w:iCs/>
                <w:sz w:val="16"/>
                <w:szCs w:val="16"/>
              </w:rPr>
              <w:t>ID</w:t>
            </w:r>
          </w:p>
        </w:tc>
        <w:tc>
          <w:tcPr>
            <w:tcW w:w="1755" w:type="dxa"/>
            <w:shd w:val="clear" w:color="auto" w:fill="D0CECE" w:themeFill="background2" w:themeFillShade="E6"/>
          </w:tcPr>
          <w:p w:rsidRPr="000F7CCE" w:rsidR="00521D86" w:rsidRDefault="00521D86" w14:paraId="43628BA9" w14:textId="77777777">
            <w:pPr>
              <w:rPr>
                <w:rFonts w:ascii="Arial" w:hAnsi="Arial" w:eastAsia="Arial" w:cs="Arial"/>
                <w:b/>
                <w:bCs/>
                <w:i/>
                <w:iCs/>
                <w:sz w:val="16"/>
                <w:szCs w:val="16"/>
              </w:rPr>
            </w:pPr>
            <w:r w:rsidRPr="000F7CCE">
              <w:rPr>
                <w:rFonts w:ascii="Arial" w:hAnsi="Arial" w:eastAsia="Arial" w:cs="Arial"/>
                <w:b/>
                <w:bCs/>
                <w:i/>
                <w:iCs/>
                <w:color w:val="000000" w:themeColor="text1"/>
                <w:sz w:val="16"/>
                <w:szCs w:val="16"/>
              </w:rPr>
              <w:t>Name of the information</w:t>
            </w:r>
          </w:p>
        </w:tc>
        <w:tc>
          <w:tcPr>
            <w:tcW w:w="6245" w:type="dxa"/>
            <w:gridSpan w:val="2"/>
            <w:shd w:val="clear" w:color="auto" w:fill="D0CECE" w:themeFill="background2" w:themeFillShade="E6"/>
          </w:tcPr>
          <w:p w:rsidRPr="000F7CCE" w:rsidR="00521D86" w:rsidRDefault="00521D86" w14:paraId="3694A5F1" w14:textId="77777777">
            <w:pP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Description of information exchanged</w:t>
            </w:r>
          </w:p>
        </w:tc>
      </w:tr>
      <w:tr w:rsidRPr="000F7CCE" w:rsidR="00521D86" w14:paraId="2845696B" w14:textId="77777777">
        <w:trPr>
          <w:trHeight w:val="300"/>
        </w:trPr>
        <w:tc>
          <w:tcPr>
            <w:tcW w:w="1350" w:type="dxa"/>
          </w:tcPr>
          <w:p w:rsidRPr="000F7CCE" w:rsidR="00521D86" w:rsidRDefault="00985474" w14:paraId="7161552A" w14:textId="48CA7701">
            <w:pPr>
              <w:rPr>
                <w:rFonts w:eastAsiaTheme="minorEastAsia"/>
                <w:color w:val="000000" w:themeColor="text1"/>
                <w:sz w:val="16"/>
                <w:szCs w:val="16"/>
              </w:rPr>
            </w:pPr>
            <w:r w:rsidRPr="000F7CCE">
              <w:rPr>
                <w:rFonts w:eastAsia="Arial" w:cstheme="minorHAnsi"/>
                <w:color w:val="000000" w:themeColor="text1"/>
                <w:sz w:val="16"/>
                <w:szCs w:val="16"/>
              </w:rPr>
              <w:t>B</w:t>
            </w:r>
          </w:p>
        </w:tc>
        <w:tc>
          <w:tcPr>
            <w:tcW w:w="1755" w:type="dxa"/>
          </w:tcPr>
          <w:p w:rsidRPr="000F7CCE" w:rsidR="00521D86" w:rsidRDefault="00985474" w14:paraId="3E0D27D1" w14:textId="1A444399">
            <w:pPr>
              <w:rPr>
                <w:rFonts w:eastAsiaTheme="minorEastAsia"/>
                <w:color w:val="000000" w:themeColor="text1"/>
                <w:sz w:val="16"/>
                <w:szCs w:val="16"/>
              </w:rPr>
            </w:pPr>
            <w:r w:rsidRPr="000F7CCE">
              <w:rPr>
                <w:rFonts w:eastAsia="Arial" w:cstheme="minorHAnsi"/>
                <w:color w:val="000000" w:themeColor="text1"/>
                <w:sz w:val="16"/>
                <w:szCs w:val="16"/>
              </w:rPr>
              <w:t>Request validation information</w:t>
            </w:r>
          </w:p>
        </w:tc>
        <w:tc>
          <w:tcPr>
            <w:tcW w:w="2430" w:type="dxa"/>
          </w:tcPr>
          <w:p w:rsidRPr="000F7CCE" w:rsidR="00521D86" w:rsidRDefault="00985474" w14:paraId="19BD44A3" w14:textId="47E1FD14">
            <w:pPr>
              <w:rPr>
                <w:rFonts w:eastAsiaTheme="minorEastAsia"/>
                <w:color w:val="000000" w:themeColor="text1"/>
                <w:sz w:val="16"/>
                <w:szCs w:val="16"/>
              </w:rPr>
            </w:pPr>
            <w:r w:rsidRPr="000F7CCE">
              <w:rPr>
                <w:rFonts w:eastAsia="Arial" w:cstheme="minorHAnsi"/>
                <w:color w:val="000000" w:themeColor="text1"/>
                <w:sz w:val="16"/>
                <w:szCs w:val="16"/>
              </w:rPr>
              <w:t>Validation result</w:t>
            </w:r>
          </w:p>
        </w:tc>
        <w:tc>
          <w:tcPr>
            <w:tcW w:w="3815" w:type="dxa"/>
          </w:tcPr>
          <w:p w:rsidRPr="000F7CCE" w:rsidR="00521D86" w:rsidRDefault="00985474" w14:paraId="58113C5C" w14:textId="43B6C075">
            <w:pPr>
              <w:rPr>
                <w:rFonts w:eastAsiaTheme="minorEastAsia"/>
                <w:color w:val="000000" w:themeColor="text1"/>
                <w:sz w:val="16"/>
                <w:szCs w:val="16"/>
              </w:rPr>
            </w:pPr>
            <w:r w:rsidRPr="000F7CCE">
              <w:rPr>
                <w:rFonts w:eastAsia="Arial" w:cstheme="minorHAnsi"/>
                <w:color w:val="000000" w:themeColor="text1"/>
                <w:sz w:val="16"/>
                <w:szCs w:val="16"/>
              </w:rPr>
              <w:t>Information about the outcome of the validation step</w:t>
            </w:r>
            <w:r>
              <w:rPr>
                <w:rFonts w:eastAsia="Arial" w:cstheme="minorHAnsi"/>
                <w:color w:val="000000" w:themeColor="text1"/>
                <w:sz w:val="16"/>
                <w:szCs w:val="16"/>
              </w:rPr>
              <w:t>.</w:t>
            </w:r>
          </w:p>
        </w:tc>
      </w:tr>
      <w:tr w:rsidRPr="000F7CCE" w:rsidR="008A4470" w14:paraId="488805F0" w14:textId="77777777">
        <w:trPr>
          <w:trHeight w:val="300"/>
        </w:trPr>
        <w:tc>
          <w:tcPr>
            <w:tcW w:w="1350" w:type="dxa"/>
          </w:tcPr>
          <w:p w:rsidRPr="000F7CCE" w:rsidR="008A4470" w:rsidRDefault="00985474" w14:paraId="169C7A76" w14:textId="3AFB9250">
            <w:pPr>
              <w:rPr>
                <w:rFonts w:eastAsiaTheme="minorEastAsia"/>
                <w:color w:val="000000" w:themeColor="text1"/>
                <w:sz w:val="16"/>
                <w:szCs w:val="16"/>
              </w:rPr>
            </w:pPr>
            <w:r w:rsidRPr="000F7CCE">
              <w:rPr>
                <w:rFonts w:eastAsia="Arial" w:cstheme="minorHAnsi"/>
                <w:color w:val="000000" w:themeColor="text1"/>
                <w:sz w:val="16"/>
                <w:szCs w:val="16"/>
              </w:rPr>
              <w:t>G</w:t>
            </w:r>
          </w:p>
        </w:tc>
        <w:tc>
          <w:tcPr>
            <w:tcW w:w="1755" w:type="dxa"/>
          </w:tcPr>
          <w:p w:rsidRPr="000F7CCE" w:rsidR="008A4470" w:rsidRDefault="00985474" w14:paraId="0C12CF06" w14:textId="6028DFDA">
            <w:pPr>
              <w:rPr>
                <w:rFonts w:eastAsiaTheme="minorEastAsia"/>
                <w:color w:val="000000" w:themeColor="text1"/>
                <w:sz w:val="16"/>
                <w:szCs w:val="16"/>
              </w:rPr>
            </w:pPr>
            <w:r w:rsidRPr="000F7CCE">
              <w:rPr>
                <w:rFonts w:eastAsia="Arial" w:cstheme="minorHAnsi"/>
                <w:color w:val="000000" w:themeColor="text1"/>
                <w:sz w:val="16"/>
                <w:szCs w:val="16"/>
              </w:rPr>
              <w:t>Preset permission information</w:t>
            </w:r>
          </w:p>
        </w:tc>
        <w:tc>
          <w:tcPr>
            <w:tcW w:w="2430" w:type="dxa"/>
          </w:tcPr>
          <w:p w:rsidRPr="000F7CCE" w:rsidR="008A4470" w:rsidRDefault="00985474" w14:paraId="489CCE9A" w14:textId="1B209167">
            <w:pPr>
              <w:rPr>
                <w:rFonts w:eastAsiaTheme="minorEastAsia"/>
                <w:color w:val="000000" w:themeColor="text1"/>
                <w:sz w:val="16"/>
                <w:szCs w:val="16"/>
              </w:rPr>
            </w:pPr>
            <w:r w:rsidRPr="000F7CCE">
              <w:rPr>
                <w:rFonts w:eastAsia="Arial" w:cstheme="minorHAnsi"/>
                <w:color w:val="000000" w:themeColor="text1"/>
                <w:sz w:val="16"/>
                <w:szCs w:val="16"/>
              </w:rPr>
              <w:t>CESU identifier</w:t>
            </w:r>
          </w:p>
        </w:tc>
        <w:tc>
          <w:tcPr>
            <w:tcW w:w="3815" w:type="dxa"/>
          </w:tcPr>
          <w:p w:rsidRPr="000F7CCE" w:rsidR="008A4470" w:rsidRDefault="00985474" w14:paraId="42AED757" w14:textId="4B76E2C6">
            <w:pPr>
              <w:rPr>
                <w:rFonts w:eastAsiaTheme="minorEastAsia"/>
                <w:color w:val="000000" w:themeColor="text1"/>
                <w:sz w:val="16"/>
                <w:szCs w:val="16"/>
              </w:rPr>
            </w:pPr>
            <w:r w:rsidRPr="000F7CCE">
              <w:rPr>
                <w:rFonts w:eastAsia="Arial" w:cstheme="minorHAnsi"/>
                <w:color w:val="000000" w:themeColor="text1"/>
                <w:sz w:val="16"/>
                <w:szCs w:val="16"/>
              </w:rPr>
              <w:t>A unique identifier of the CESU.</w:t>
            </w:r>
          </w:p>
        </w:tc>
      </w:tr>
      <w:tr w:rsidRPr="000F7CCE" w:rsidR="008A4470" w14:paraId="30EEB3A1" w14:textId="77777777">
        <w:trPr>
          <w:trHeight w:val="300"/>
        </w:trPr>
        <w:tc>
          <w:tcPr>
            <w:tcW w:w="1350" w:type="dxa"/>
          </w:tcPr>
          <w:p w:rsidRPr="000F7CCE" w:rsidR="008A4470" w:rsidRDefault="008A4470" w14:paraId="11BCC712" w14:textId="77777777">
            <w:pPr>
              <w:rPr>
                <w:rFonts w:eastAsiaTheme="minorEastAsia"/>
                <w:color w:val="000000" w:themeColor="text1"/>
                <w:sz w:val="16"/>
                <w:szCs w:val="16"/>
              </w:rPr>
            </w:pPr>
          </w:p>
        </w:tc>
        <w:tc>
          <w:tcPr>
            <w:tcW w:w="1755" w:type="dxa"/>
          </w:tcPr>
          <w:p w:rsidRPr="000F7CCE" w:rsidR="008A4470" w:rsidRDefault="008A4470" w14:paraId="122DBDE8" w14:textId="77777777">
            <w:pPr>
              <w:rPr>
                <w:rFonts w:eastAsiaTheme="minorEastAsia"/>
                <w:color w:val="000000" w:themeColor="text1"/>
                <w:sz w:val="16"/>
                <w:szCs w:val="16"/>
              </w:rPr>
            </w:pPr>
          </w:p>
        </w:tc>
        <w:tc>
          <w:tcPr>
            <w:tcW w:w="2430" w:type="dxa"/>
          </w:tcPr>
          <w:p w:rsidRPr="000F7CCE" w:rsidR="008A4470" w:rsidRDefault="00985474" w14:paraId="7FDB21E1" w14:textId="2AE6B546">
            <w:pPr>
              <w:rPr>
                <w:rFonts w:eastAsiaTheme="minorEastAsia"/>
                <w:color w:val="000000" w:themeColor="text1"/>
                <w:sz w:val="16"/>
                <w:szCs w:val="16"/>
              </w:rPr>
            </w:pPr>
            <w:r w:rsidRPr="000F7CCE">
              <w:rPr>
                <w:rFonts w:eastAsia="Arial" w:cstheme="minorHAnsi"/>
                <w:color w:val="000000" w:themeColor="text1"/>
                <w:sz w:val="16"/>
                <w:szCs w:val="16"/>
              </w:rPr>
              <w:t>Metering point identifier</w:t>
            </w:r>
          </w:p>
        </w:tc>
        <w:tc>
          <w:tcPr>
            <w:tcW w:w="3815" w:type="dxa"/>
          </w:tcPr>
          <w:p w:rsidRPr="000F7CCE" w:rsidR="008A4470" w:rsidRDefault="00985474" w14:paraId="14AFA236" w14:textId="6FC5151E">
            <w:pPr>
              <w:rPr>
                <w:rFonts w:eastAsiaTheme="minorEastAsia"/>
                <w:color w:val="000000" w:themeColor="text1"/>
                <w:sz w:val="16"/>
                <w:szCs w:val="16"/>
              </w:rPr>
            </w:pPr>
            <w:r w:rsidRPr="000F7CCE">
              <w:rPr>
                <w:rFonts w:eastAsia="Arial" w:cstheme="minorHAnsi"/>
                <w:color w:val="000000" w:themeColor="text1"/>
                <w:sz w:val="16"/>
                <w:szCs w:val="16"/>
              </w:rPr>
              <w:t>Unique identifier for the metering point.</w:t>
            </w:r>
          </w:p>
        </w:tc>
      </w:tr>
      <w:tr w:rsidRPr="000F7CCE" w:rsidR="008A4470" w14:paraId="20CA7FC8" w14:textId="77777777">
        <w:trPr>
          <w:trHeight w:val="300"/>
        </w:trPr>
        <w:tc>
          <w:tcPr>
            <w:tcW w:w="1350" w:type="dxa"/>
          </w:tcPr>
          <w:p w:rsidRPr="000F7CCE" w:rsidR="008A4470" w:rsidRDefault="008A4470" w14:paraId="0479256E" w14:textId="77777777">
            <w:pPr>
              <w:rPr>
                <w:rFonts w:eastAsiaTheme="minorEastAsia"/>
                <w:color w:val="000000" w:themeColor="text1"/>
                <w:sz w:val="16"/>
                <w:szCs w:val="16"/>
              </w:rPr>
            </w:pPr>
          </w:p>
        </w:tc>
        <w:tc>
          <w:tcPr>
            <w:tcW w:w="1755" w:type="dxa"/>
          </w:tcPr>
          <w:p w:rsidRPr="000F7CCE" w:rsidR="008A4470" w:rsidRDefault="008A4470" w14:paraId="369D9559" w14:textId="77777777">
            <w:pPr>
              <w:rPr>
                <w:rFonts w:eastAsiaTheme="minorEastAsia"/>
                <w:color w:val="000000" w:themeColor="text1"/>
                <w:sz w:val="16"/>
                <w:szCs w:val="16"/>
              </w:rPr>
            </w:pPr>
          </w:p>
        </w:tc>
        <w:tc>
          <w:tcPr>
            <w:tcW w:w="2430" w:type="dxa"/>
          </w:tcPr>
          <w:p w:rsidRPr="000F7CCE" w:rsidR="008A4470" w:rsidRDefault="00985474" w14:paraId="56774D80" w14:textId="76C8262B">
            <w:pPr>
              <w:rPr>
                <w:rFonts w:eastAsiaTheme="minorEastAsia"/>
                <w:color w:val="000000" w:themeColor="text1"/>
                <w:sz w:val="16"/>
                <w:szCs w:val="16"/>
              </w:rPr>
            </w:pPr>
            <w:r w:rsidRPr="000F7CCE">
              <w:rPr>
                <w:rFonts w:eastAsia="Arial" w:cstheme="minorHAnsi"/>
                <w:color w:val="000000" w:themeColor="text1"/>
                <w:sz w:val="16"/>
                <w:szCs w:val="16"/>
              </w:rPr>
              <w:t>Participation factor</w:t>
            </w:r>
          </w:p>
        </w:tc>
        <w:tc>
          <w:tcPr>
            <w:tcW w:w="3815" w:type="dxa"/>
          </w:tcPr>
          <w:p w:rsidRPr="000F7CCE" w:rsidR="008A4470" w:rsidRDefault="00985474" w14:paraId="39E4FCFE" w14:textId="776D2CA4">
            <w:pPr>
              <w:rPr>
                <w:rFonts w:eastAsiaTheme="minorEastAsia"/>
                <w:color w:val="000000" w:themeColor="text1"/>
                <w:sz w:val="16"/>
                <w:szCs w:val="16"/>
              </w:rPr>
            </w:pPr>
            <w:r w:rsidRPr="000F7CCE">
              <w:rPr>
                <w:rFonts w:eastAsia="Arial" w:cstheme="minorHAnsi"/>
                <w:color w:val="000000" w:themeColor="text1"/>
                <w:sz w:val="16"/>
                <w:szCs w:val="16"/>
              </w:rPr>
              <w:t>Participation factor of the final customer in the CESU, as a value from 1 to 100, where 100 is the default value. Lower values enable final customers to participate in more than one CESU.</w:t>
            </w:r>
          </w:p>
        </w:tc>
      </w:tr>
      <w:tr w:rsidRPr="000F7CCE" w:rsidR="008A4470" w14:paraId="16DC422B" w14:textId="77777777">
        <w:trPr>
          <w:trHeight w:val="300"/>
        </w:trPr>
        <w:tc>
          <w:tcPr>
            <w:tcW w:w="1350" w:type="dxa"/>
          </w:tcPr>
          <w:p w:rsidRPr="000F7CCE" w:rsidR="008A4470" w:rsidRDefault="008A4470" w14:paraId="07C650C9" w14:textId="77777777">
            <w:pPr>
              <w:rPr>
                <w:rFonts w:eastAsiaTheme="minorEastAsia"/>
                <w:color w:val="000000" w:themeColor="text1"/>
                <w:sz w:val="16"/>
                <w:szCs w:val="16"/>
              </w:rPr>
            </w:pPr>
          </w:p>
        </w:tc>
        <w:tc>
          <w:tcPr>
            <w:tcW w:w="1755" w:type="dxa"/>
          </w:tcPr>
          <w:p w:rsidRPr="000F7CCE" w:rsidR="008A4470" w:rsidRDefault="008A4470" w14:paraId="5E15F500" w14:textId="77777777">
            <w:pPr>
              <w:rPr>
                <w:rFonts w:eastAsiaTheme="minorEastAsia"/>
                <w:color w:val="000000" w:themeColor="text1"/>
                <w:sz w:val="16"/>
                <w:szCs w:val="16"/>
              </w:rPr>
            </w:pPr>
          </w:p>
        </w:tc>
        <w:tc>
          <w:tcPr>
            <w:tcW w:w="2430" w:type="dxa"/>
          </w:tcPr>
          <w:p w:rsidRPr="000F7CCE" w:rsidR="008A4470" w:rsidRDefault="00985474" w14:paraId="0B64F3DE" w14:textId="32567482">
            <w:pPr>
              <w:rPr>
                <w:rFonts w:eastAsiaTheme="minorEastAsia"/>
                <w:color w:val="000000" w:themeColor="text1"/>
                <w:sz w:val="16"/>
                <w:szCs w:val="16"/>
              </w:rPr>
            </w:pPr>
            <w:r w:rsidRPr="000F7CCE">
              <w:rPr>
                <w:rFonts w:eastAsiaTheme="minorEastAsia"/>
                <w:color w:val="000000" w:themeColor="text1"/>
                <w:sz w:val="16"/>
                <w:szCs w:val="16"/>
              </w:rPr>
              <w:t>Allocation factor (optional)</w:t>
            </w:r>
          </w:p>
        </w:tc>
        <w:tc>
          <w:tcPr>
            <w:tcW w:w="3815" w:type="dxa"/>
          </w:tcPr>
          <w:p w:rsidRPr="000F7CCE" w:rsidR="008A4470" w:rsidRDefault="00985474" w14:paraId="3AEC5095" w14:textId="39C06C7A">
            <w:pPr>
              <w:rPr>
                <w:rFonts w:eastAsiaTheme="minorEastAsia"/>
                <w:color w:val="000000" w:themeColor="text1"/>
                <w:sz w:val="16"/>
                <w:szCs w:val="16"/>
              </w:rPr>
            </w:pPr>
            <w:r w:rsidRPr="000F7CCE">
              <w:rPr>
                <w:rFonts w:eastAsiaTheme="minorEastAsia"/>
                <w:color w:val="000000" w:themeColor="text1"/>
                <w:sz w:val="16"/>
                <w:szCs w:val="16"/>
              </w:rPr>
              <w:t>Fixed share of energy allocated to final customer in case of a static energy distribution method of the CESU. Not relevant in case of dynamic energy sharing distribution method.</w:t>
            </w:r>
          </w:p>
        </w:tc>
      </w:tr>
      <w:tr w:rsidRPr="000F7CCE" w:rsidR="008A4470" w14:paraId="50309164" w14:textId="77777777">
        <w:trPr>
          <w:trHeight w:val="300"/>
        </w:trPr>
        <w:tc>
          <w:tcPr>
            <w:tcW w:w="1350" w:type="dxa"/>
          </w:tcPr>
          <w:p w:rsidRPr="000F7CCE" w:rsidR="008A4470" w:rsidRDefault="008A4470" w14:paraId="31B2165C" w14:textId="77777777">
            <w:pPr>
              <w:rPr>
                <w:rFonts w:eastAsiaTheme="minorEastAsia"/>
                <w:color w:val="000000" w:themeColor="text1"/>
                <w:sz w:val="16"/>
                <w:szCs w:val="16"/>
              </w:rPr>
            </w:pPr>
          </w:p>
        </w:tc>
        <w:tc>
          <w:tcPr>
            <w:tcW w:w="1755" w:type="dxa"/>
          </w:tcPr>
          <w:p w:rsidRPr="000F7CCE" w:rsidR="008A4470" w:rsidRDefault="008A4470" w14:paraId="18109E1E" w14:textId="77777777">
            <w:pPr>
              <w:rPr>
                <w:rFonts w:eastAsiaTheme="minorEastAsia"/>
                <w:color w:val="000000" w:themeColor="text1"/>
                <w:sz w:val="16"/>
                <w:szCs w:val="16"/>
              </w:rPr>
            </w:pPr>
          </w:p>
        </w:tc>
        <w:tc>
          <w:tcPr>
            <w:tcW w:w="2430" w:type="dxa"/>
          </w:tcPr>
          <w:p w:rsidRPr="000F7CCE" w:rsidR="008A4470" w:rsidRDefault="00985474" w14:paraId="508E9E71" w14:textId="260E6894">
            <w:pPr>
              <w:rPr>
                <w:rFonts w:eastAsiaTheme="minorEastAsia"/>
                <w:color w:val="000000" w:themeColor="text1"/>
                <w:sz w:val="16"/>
                <w:szCs w:val="16"/>
              </w:rPr>
            </w:pPr>
            <w:r w:rsidRPr="000F7CCE">
              <w:rPr>
                <w:rFonts w:eastAsiaTheme="minorEastAsia"/>
                <w:color w:val="000000" w:themeColor="text1"/>
                <w:sz w:val="16"/>
                <w:szCs w:val="16"/>
              </w:rPr>
              <w:t>Metered data specification</w:t>
            </w:r>
          </w:p>
        </w:tc>
        <w:tc>
          <w:tcPr>
            <w:tcW w:w="3815" w:type="dxa"/>
          </w:tcPr>
          <w:p w:rsidRPr="000F7CCE" w:rsidR="008A4470" w:rsidRDefault="00985474" w14:paraId="0A614213" w14:textId="11CEAA98">
            <w:pPr>
              <w:rPr>
                <w:rFonts w:eastAsiaTheme="minorEastAsia"/>
                <w:color w:val="000000" w:themeColor="text1"/>
                <w:sz w:val="16"/>
                <w:szCs w:val="16"/>
              </w:rPr>
            </w:pPr>
            <w:r w:rsidRPr="000F7CCE">
              <w:rPr>
                <w:rFonts w:eastAsiaTheme="minorEastAsia"/>
                <w:color w:val="000000" w:themeColor="text1"/>
                <w:sz w:val="16"/>
                <w:szCs w:val="16"/>
              </w:rPr>
              <w:t>Information object F – Metered data specification</w:t>
            </w:r>
          </w:p>
        </w:tc>
      </w:tr>
      <w:tr w:rsidRPr="000F7CCE" w:rsidR="008A4470" w14:paraId="046A925D" w14:textId="77777777">
        <w:trPr>
          <w:trHeight w:val="300"/>
        </w:trPr>
        <w:tc>
          <w:tcPr>
            <w:tcW w:w="1350" w:type="dxa"/>
          </w:tcPr>
          <w:p w:rsidRPr="000F7CCE" w:rsidR="008A4470" w:rsidRDefault="008A4470" w14:paraId="370E656C" w14:textId="77777777">
            <w:pPr>
              <w:rPr>
                <w:rFonts w:eastAsiaTheme="minorEastAsia"/>
                <w:color w:val="000000" w:themeColor="text1"/>
                <w:sz w:val="16"/>
                <w:szCs w:val="16"/>
              </w:rPr>
            </w:pPr>
          </w:p>
        </w:tc>
        <w:tc>
          <w:tcPr>
            <w:tcW w:w="1755" w:type="dxa"/>
          </w:tcPr>
          <w:p w:rsidRPr="000F7CCE" w:rsidR="008A4470" w:rsidRDefault="008A4470" w14:paraId="3E55ACE3" w14:textId="77777777">
            <w:pPr>
              <w:rPr>
                <w:rFonts w:eastAsiaTheme="minorEastAsia"/>
                <w:color w:val="000000" w:themeColor="text1"/>
                <w:sz w:val="16"/>
                <w:szCs w:val="16"/>
              </w:rPr>
            </w:pPr>
          </w:p>
        </w:tc>
        <w:tc>
          <w:tcPr>
            <w:tcW w:w="2430" w:type="dxa"/>
          </w:tcPr>
          <w:p w:rsidRPr="000F7CCE" w:rsidR="008A4470" w:rsidRDefault="00985474" w14:paraId="77D65355" w14:textId="40733EDE">
            <w:pPr>
              <w:rPr>
                <w:rFonts w:eastAsiaTheme="minorEastAsia"/>
                <w:color w:val="000000" w:themeColor="text1"/>
                <w:sz w:val="16"/>
                <w:szCs w:val="16"/>
              </w:rPr>
            </w:pPr>
            <w:r w:rsidRPr="000F7CCE">
              <w:rPr>
                <w:rFonts w:eastAsiaTheme="minorEastAsia"/>
                <w:color w:val="000000" w:themeColor="text1"/>
                <w:sz w:val="16"/>
                <w:szCs w:val="16"/>
              </w:rPr>
              <w:t>Purpose</w:t>
            </w:r>
          </w:p>
        </w:tc>
        <w:tc>
          <w:tcPr>
            <w:tcW w:w="3815" w:type="dxa"/>
          </w:tcPr>
          <w:p w:rsidRPr="000F7CCE" w:rsidR="00985474" w:rsidP="00985474" w:rsidRDefault="00985474" w14:paraId="203FA696" w14:textId="77777777">
            <w:pPr>
              <w:rPr>
                <w:rFonts w:eastAsiaTheme="minorEastAsia"/>
                <w:color w:val="000000" w:themeColor="text1"/>
                <w:sz w:val="16"/>
                <w:szCs w:val="16"/>
              </w:rPr>
            </w:pPr>
            <w:r w:rsidRPr="000F7CCE">
              <w:rPr>
                <w:rFonts w:eastAsiaTheme="minorEastAsia"/>
                <w:color w:val="000000" w:themeColor="text1"/>
                <w:sz w:val="16"/>
                <w:szCs w:val="16"/>
              </w:rPr>
              <w:t>The specified, explicit and legitimate purpose for which</w:t>
            </w:r>
          </w:p>
          <w:p w:rsidRPr="000F7CCE" w:rsidR="008A4470" w:rsidRDefault="00985474" w14:paraId="7447E008" w14:textId="44E69D76">
            <w:pPr>
              <w:rPr>
                <w:rFonts w:eastAsiaTheme="minorEastAsia"/>
                <w:color w:val="000000" w:themeColor="text1"/>
                <w:sz w:val="16"/>
                <w:szCs w:val="16"/>
              </w:rPr>
            </w:pPr>
            <w:r w:rsidRPr="000F7CCE">
              <w:rPr>
                <w:rFonts w:eastAsiaTheme="minorEastAsia"/>
                <w:color w:val="000000" w:themeColor="text1"/>
                <w:sz w:val="16"/>
                <w:szCs w:val="16"/>
              </w:rPr>
              <w:t>the eligible party intends to process the data. For non- personal data this is optional.</w:t>
            </w:r>
          </w:p>
        </w:tc>
      </w:tr>
      <w:tr w:rsidRPr="000F7CCE" w:rsidR="008A4470" w14:paraId="017A95B5" w14:textId="77777777">
        <w:trPr>
          <w:trHeight w:val="300"/>
        </w:trPr>
        <w:tc>
          <w:tcPr>
            <w:tcW w:w="1350" w:type="dxa"/>
          </w:tcPr>
          <w:p w:rsidRPr="000F7CCE" w:rsidR="008A4470" w:rsidRDefault="008A4470" w14:paraId="03BBD01B" w14:textId="77777777">
            <w:pPr>
              <w:rPr>
                <w:rFonts w:eastAsiaTheme="minorEastAsia"/>
                <w:color w:val="000000" w:themeColor="text1"/>
                <w:sz w:val="16"/>
                <w:szCs w:val="16"/>
              </w:rPr>
            </w:pPr>
          </w:p>
        </w:tc>
        <w:tc>
          <w:tcPr>
            <w:tcW w:w="1755" w:type="dxa"/>
          </w:tcPr>
          <w:p w:rsidRPr="000F7CCE" w:rsidR="008A4470" w:rsidRDefault="008A4470" w14:paraId="572B5162" w14:textId="77777777">
            <w:pPr>
              <w:rPr>
                <w:rFonts w:eastAsiaTheme="minorEastAsia"/>
                <w:color w:val="000000" w:themeColor="text1"/>
                <w:sz w:val="16"/>
                <w:szCs w:val="16"/>
              </w:rPr>
            </w:pPr>
          </w:p>
        </w:tc>
        <w:tc>
          <w:tcPr>
            <w:tcW w:w="2430" w:type="dxa"/>
          </w:tcPr>
          <w:p w:rsidRPr="000F7CCE" w:rsidR="008A4470" w:rsidRDefault="00985474" w14:paraId="33DDF192" w14:textId="5E3390F5">
            <w:pPr>
              <w:rPr>
                <w:rFonts w:eastAsiaTheme="minorEastAsia"/>
                <w:color w:val="000000" w:themeColor="text1"/>
                <w:sz w:val="16"/>
                <w:szCs w:val="16"/>
              </w:rPr>
            </w:pPr>
            <w:r w:rsidRPr="000F7CCE">
              <w:rPr>
                <w:rFonts w:eastAsiaTheme="minorEastAsia"/>
                <w:color w:val="000000" w:themeColor="text1"/>
                <w:sz w:val="16"/>
                <w:szCs w:val="16"/>
              </w:rPr>
              <w:t>Transmission schedule</w:t>
            </w:r>
          </w:p>
        </w:tc>
        <w:tc>
          <w:tcPr>
            <w:tcW w:w="3815" w:type="dxa"/>
          </w:tcPr>
          <w:p w:rsidRPr="000F7CCE" w:rsidR="008A4470" w:rsidRDefault="00985474" w14:paraId="64894720" w14:textId="7B4CDFB7">
            <w:pPr>
              <w:rPr>
                <w:rFonts w:eastAsiaTheme="minorEastAsia"/>
                <w:color w:val="000000" w:themeColor="text1"/>
                <w:sz w:val="16"/>
                <w:szCs w:val="16"/>
              </w:rPr>
            </w:pPr>
            <w:r w:rsidRPr="000F7CCE">
              <w:rPr>
                <w:rFonts w:eastAsiaTheme="minorEastAsia"/>
                <w:color w:val="000000" w:themeColor="text1"/>
                <w:sz w:val="16"/>
                <w:szCs w:val="16"/>
              </w:rPr>
              <w:t>For future metering data covered by the permission, but not available at the time the permission is established, the periodicity - when and how often - data packages are to be made available where applicable.</w:t>
            </w:r>
          </w:p>
        </w:tc>
      </w:tr>
      <w:tr w:rsidRPr="000F7CCE" w:rsidR="008A4470" w14:paraId="742F766E" w14:textId="77777777">
        <w:trPr>
          <w:trHeight w:val="300"/>
        </w:trPr>
        <w:tc>
          <w:tcPr>
            <w:tcW w:w="1350" w:type="dxa"/>
          </w:tcPr>
          <w:p w:rsidRPr="000F7CCE" w:rsidR="008A4470" w:rsidRDefault="008A4470" w14:paraId="44CCA4F2" w14:textId="77777777">
            <w:pPr>
              <w:rPr>
                <w:rFonts w:eastAsiaTheme="minorEastAsia"/>
                <w:color w:val="000000" w:themeColor="text1"/>
                <w:sz w:val="16"/>
                <w:szCs w:val="16"/>
              </w:rPr>
            </w:pPr>
          </w:p>
        </w:tc>
        <w:tc>
          <w:tcPr>
            <w:tcW w:w="1755" w:type="dxa"/>
          </w:tcPr>
          <w:p w:rsidRPr="000F7CCE" w:rsidR="008A4470" w:rsidRDefault="008A4470" w14:paraId="79E0AFA7" w14:textId="77777777">
            <w:pPr>
              <w:rPr>
                <w:rFonts w:eastAsiaTheme="minorEastAsia"/>
                <w:color w:val="000000" w:themeColor="text1"/>
                <w:sz w:val="16"/>
                <w:szCs w:val="16"/>
              </w:rPr>
            </w:pPr>
          </w:p>
        </w:tc>
        <w:tc>
          <w:tcPr>
            <w:tcW w:w="2430" w:type="dxa"/>
          </w:tcPr>
          <w:p w:rsidRPr="000F7CCE" w:rsidR="008A4470" w:rsidRDefault="00985474" w14:paraId="3BBF8E68" w14:textId="4F2F7214">
            <w:pPr>
              <w:rPr>
                <w:rFonts w:eastAsiaTheme="minorEastAsia"/>
                <w:color w:val="000000" w:themeColor="text1"/>
                <w:sz w:val="16"/>
                <w:szCs w:val="16"/>
              </w:rPr>
            </w:pPr>
            <w:r w:rsidRPr="000F7CCE">
              <w:rPr>
                <w:rFonts w:eastAsiaTheme="minorEastAsia"/>
                <w:color w:val="000000" w:themeColor="text1"/>
                <w:sz w:val="16"/>
                <w:szCs w:val="16"/>
              </w:rPr>
              <w:t>Permission maximum lifetime (optional)</w:t>
            </w:r>
          </w:p>
        </w:tc>
        <w:tc>
          <w:tcPr>
            <w:tcW w:w="3815" w:type="dxa"/>
          </w:tcPr>
          <w:p w:rsidRPr="000F7CCE" w:rsidR="00985474" w:rsidP="00985474" w:rsidRDefault="00985474" w14:paraId="6A385A2E" w14:textId="77777777">
            <w:pPr>
              <w:rPr>
                <w:rFonts w:eastAsiaTheme="minorEastAsia"/>
                <w:color w:val="000000" w:themeColor="text1"/>
                <w:sz w:val="16"/>
                <w:szCs w:val="16"/>
              </w:rPr>
            </w:pPr>
            <w:r w:rsidRPr="000F7CCE">
              <w:rPr>
                <w:rFonts w:eastAsiaTheme="minorEastAsia"/>
                <w:color w:val="000000" w:themeColor="text1"/>
                <w:sz w:val="16"/>
                <w:szCs w:val="16"/>
              </w:rPr>
              <w:t>The timestamp after which the CESU operator has to</w:t>
            </w:r>
          </w:p>
          <w:p w:rsidRPr="000F7CCE" w:rsidR="008A4470" w:rsidRDefault="00985474" w14:paraId="3EC7059F" w14:textId="0EE88CA7">
            <w:pPr>
              <w:rPr>
                <w:rFonts w:eastAsiaTheme="minorEastAsia"/>
                <w:color w:val="000000" w:themeColor="text1"/>
                <w:sz w:val="16"/>
                <w:szCs w:val="16"/>
              </w:rPr>
            </w:pPr>
            <w:r w:rsidRPr="000F7CCE">
              <w:rPr>
                <w:rFonts w:eastAsiaTheme="minorEastAsia"/>
                <w:color w:val="000000" w:themeColor="text1"/>
                <w:sz w:val="16"/>
                <w:szCs w:val="16"/>
              </w:rPr>
              <w:t>consider the permission as expired or revoked, even if the processing purpose is not fulfilled by then. If specified, the value can not be different from the “</w:t>
            </w:r>
            <w:r w:rsidRPr="000F7CCE">
              <w:rPr>
                <w:rFonts w:eastAsia="Arial" w:cstheme="minorHAnsi"/>
                <w:color w:val="000000" w:themeColor="text1"/>
                <w:sz w:val="16"/>
                <w:szCs w:val="16"/>
              </w:rPr>
              <w:t>Reading end timestamp” of the metered data specification object.</w:t>
            </w:r>
          </w:p>
        </w:tc>
      </w:tr>
      <w:tr w:rsidRPr="000F7CCE" w:rsidR="008A4470" w14:paraId="511232F9" w14:textId="77777777">
        <w:trPr>
          <w:trHeight w:val="300"/>
        </w:trPr>
        <w:tc>
          <w:tcPr>
            <w:tcW w:w="1350" w:type="dxa"/>
          </w:tcPr>
          <w:p w:rsidRPr="000F7CCE" w:rsidR="008A4470" w:rsidRDefault="00D9162D" w14:paraId="24BB14FA" w14:textId="370563BF">
            <w:pPr>
              <w:rPr>
                <w:rFonts w:eastAsiaTheme="minorEastAsia"/>
                <w:color w:val="000000" w:themeColor="text1"/>
                <w:sz w:val="16"/>
                <w:szCs w:val="16"/>
              </w:rPr>
            </w:pPr>
            <w:r>
              <w:rPr>
                <w:rFonts w:eastAsiaTheme="minorEastAsia"/>
                <w:color w:val="000000" w:themeColor="text1"/>
                <w:sz w:val="16"/>
                <w:szCs w:val="16"/>
              </w:rPr>
              <w:t>O</w:t>
            </w:r>
          </w:p>
        </w:tc>
        <w:tc>
          <w:tcPr>
            <w:tcW w:w="1755" w:type="dxa"/>
          </w:tcPr>
          <w:p w:rsidRPr="000F7CCE" w:rsidR="008A4470" w:rsidRDefault="00183242" w14:paraId="38208BD2" w14:textId="21317FF8">
            <w:pPr>
              <w:rPr>
                <w:rFonts w:eastAsiaTheme="minorEastAsia"/>
                <w:color w:val="000000" w:themeColor="text1"/>
                <w:sz w:val="16"/>
                <w:szCs w:val="16"/>
              </w:rPr>
            </w:pPr>
            <w:r w:rsidRPr="000F7CCE">
              <w:rPr>
                <w:rFonts w:eastAsiaTheme="minorEastAsia"/>
                <w:color w:val="000000" w:themeColor="text1"/>
                <w:sz w:val="16"/>
                <w:szCs w:val="16"/>
              </w:rPr>
              <w:t>Preset permission sharing request</w:t>
            </w:r>
          </w:p>
        </w:tc>
        <w:tc>
          <w:tcPr>
            <w:tcW w:w="2430" w:type="dxa"/>
          </w:tcPr>
          <w:p w:rsidRPr="000F7CCE" w:rsidR="008A4470" w:rsidRDefault="00DA40E2" w14:paraId="53A0B853" w14:textId="07AC4113">
            <w:pPr>
              <w:rPr>
                <w:rFonts w:eastAsiaTheme="minorEastAsia"/>
                <w:color w:val="000000" w:themeColor="text1"/>
                <w:sz w:val="16"/>
                <w:szCs w:val="16"/>
              </w:rPr>
            </w:pPr>
            <w:r w:rsidRPr="000F7CCE">
              <w:rPr>
                <w:rFonts w:eastAsia="Arial" w:cstheme="minorHAnsi"/>
                <w:color w:val="000000" w:themeColor="text1"/>
                <w:sz w:val="16"/>
                <w:szCs w:val="16"/>
              </w:rPr>
              <w:t xml:space="preserve">CESU </w:t>
            </w:r>
            <w:r w:rsidR="00823A7B">
              <w:rPr>
                <w:rFonts w:eastAsia="Arial" w:cstheme="minorHAnsi"/>
                <w:color w:val="000000" w:themeColor="text1"/>
                <w:sz w:val="16"/>
                <w:szCs w:val="16"/>
              </w:rPr>
              <w:t>data eligible party</w:t>
            </w:r>
            <w:r w:rsidRPr="000F7CCE">
              <w:rPr>
                <w:rFonts w:eastAsia="Arial" w:cstheme="minorHAnsi"/>
                <w:color w:val="000000" w:themeColor="text1"/>
                <w:sz w:val="16"/>
                <w:szCs w:val="16"/>
              </w:rPr>
              <w:t xml:space="preserve"> identifier</w:t>
            </w:r>
          </w:p>
        </w:tc>
        <w:tc>
          <w:tcPr>
            <w:tcW w:w="3815" w:type="dxa"/>
          </w:tcPr>
          <w:p w:rsidRPr="000F7CCE" w:rsidR="008A4470" w:rsidRDefault="00DA40E2" w14:paraId="57CC3B77" w14:textId="4B91D1B6">
            <w:pPr>
              <w:rPr>
                <w:rFonts w:eastAsiaTheme="minorEastAsia"/>
                <w:color w:val="000000" w:themeColor="text1"/>
                <w:sz w:val="16"/>
                <w:szCs w:val="16"/>
              </w:rPr>
            </w:pPr>
            <w:r w:rsidRPr="000F7CCE">
              <w:rPr>
                <w:rFonts w:eastAsia="Arial" w:cstheme="minorHAnsi"/>
                <w:color w:val="000000" w:themeColor="text1"/>
                <w:sz w:val="16"/>
                <w:szCs w:val="16"/>
              </w:rPr>
              <w:t>A unique identifier of the CESU</w:t>
            </w:r>
            <w:r w:rsidR="00823A7B">
              <w:rPr>
                <w:rFonts w:eastAsia="Arial" w:cstheme="minorHAnsi"/>
                <w:color w:val="000000" w:themeColor="text1"/>
                <w:sz w:val="16"/>
                <w:szCs w:val="16"/>
              </w:rPr>
              <w:t xml:space="preserve"> data eligible party</w:t>
            </w:r>
            <w:r w:rsidRPr="000F7CCE">
              <w:rPr>
                <w:rFonts w:eastAsia="Arial" w:cstheme="minorHAnsi"/>
                <w:color w:val="000000" w:themeColor="text1"/>
                <w:sz w:val="16"/>
                <w:szCs w:val="16"/>
              </w:rPr>
              <w:t>.</w:t>
            </w:r>
          </w:p>
        </w:tc>
      </w:tr>
      <w:tr w:rsidRPr="000F7CCE" w:rsidR="00DA40E2" w14:paraId="3FB43B4C" w14:textId="77777777">
        <w:trPr>
          <w:trHeight w:val="300"/>
        </w:trPr>
        <w:tc>
          <w:tcPr>
            <w:tcW w:w="1350" w:type="dxa"/>
          </w:tcPr>
          <w:p w:rsidR="00DA40E2" w:rsidP="00DA40E2" w:rsidRDefault="00DA40E2" w14:paraId="463D92FB" w14:textId="77777777">
            <w:pPr>
              <w:rPr>
                <w:rFonts w:eastAsiaTheme="minorEastAsia"/>
                <w:color w:val="000000" w:themeColor="text1"/>
                <w:sz w:val="16"/>
                <w:szCs w:val="16"/>
              </w:rPr>
            </w:pPr>
          </w:p>
        </w:tc>
        <w:tc>
          <w:tcPr>
            <w:tcW w:w="1755" w:type="dxa"/>
          </w:tcPr>
          <w:p w:rsidRPr="000F7CCE" w:rsidR="00DA40E2" w:rsidP="00DA40E2" w:rsidRDefault="00DA40E2" w14:paraId="433C90C2" w14:textId="77777777">
            <w:pPr>
              <w:rPr>
                <w:rFonts w:eastAsiaTheme="minorEastAsia"/>
                <w:color w:val="000000" w:themeColor="text1"/>
                <w:sz w:val="16"/>
                <w:szCs w:val="16"/>
              </w:rPr>
            </w:pPr>
          </w:p>
        </w:tc>
        <w:tc>
          <w:tcPr>
            <w:tcW w:w="2430" w:type="dxa"/>
          </w:tcPr>
          <w:p w:rsidRPr="000F7CCE" w:rsidR="00DA40E2" w:rsidP="00DA40E2" w:rsidRDefault="004E3063" w14:paraId="058A39B2" w14:textId="78A296DC">
            <w:pPr>
              <w:rPr>
                <w:rFonts w:eastAsia="Arial" w:cstheme="minorHAnsi"/>
                <w:color w:val="000000" w:themeColor="text1"/>
                <w:sz w:val="16"/>
                <w:szCs w:val="16"/>
              </w:rPr>
            </w:pPr>
            <w:r>
              <w:rPr>
                <w:rFonts w:eastAsia="Arial" w:cstheme="minorHAnsi"/>
                <w:color w:val="000000" w:themeColor="text1"/>
                <w:sz w:val="16"/>
                <w:szCs w:val="16"/>
              </w:rPr>
              <w:t>Established permission information</w:t>
            </w:r>
          </w:p>
        </w:tc>
        <w:tc>
          <w:tcPr>
            <w:tcW w:w="3815" w:type="dxa"/>
          </w:tcPr>
          <w:p w:rsidRPr="000F7CCE" w:rsidR="00DA40E2" w:rsidP="00DA40E2" w:rsidRDefault="004E3063" w14:paraId="22D425A0" w14:textId="10827168">
            <w:pPr>
              <w:rPr>
                <w:rFonts w:eastAsia="Arial" w:cstheme="minorHAnsi"/>
                <w:color w:val="000000" w:themeColor="text1"/>
                <w:sz w:val="16"/>
                <w:szCs w:val="16"/>
              </w:rPr>
            </w:pPr>
            <w:r>
              <w:rPr>
                <w:rFonts w:eastAsiaTheme="minorEastAsia"/>
                <w:color w:val="000000" w:themeColor="text1"/>
                <w:sz w:val="16"/>
                <w:szCs w:val="16"/>
              </w:rPr>
              <w:t xml:space="preserve">Information object I - </w:t>
            </w:r>
            <w:r w:rsidRPr="000F7CCE">
              <w:rPr>
                <w:rFonts w:eastAsiaTheme="minorEastAsia"/>
                <w:color w:val="000000" w:themeColor="text1"/>
                <w:sz w:val="16"/>
                <w:szCs w:val="16"/>
              </w:rPr>
              <w:t>Established permission information</w:t>
            </w:r>
            <w:r>
              <w:rPr>
                <w:rFonts w:eastAsiaTheme="minorEastAsia"/>
                <w:color w:val="000000" w:themeColor="text1"/>
                <w:sz w:val="16"/>
                <w:szCs w:val="16"/>
              </w:rPr>
              <w:t>.</w:t>
            </w:r>
          </w:p>
        </w:tc>
      </w:tr>
    </w:tbl>
    <w:p w:rsidRPr="000F7CCE" w:rsidR="00521D86" w:rsidP="00204993" w:rsidRDefault="00521D86" w14:paraId="7065ABC7" w14:textId="77777777">
      <w:pPr>
        <w:rPr>
          <w:rFonts w:ascii="Arial" w:hAnsi="Arial" w:cs="Arial"/>
          <w:b/>
          <w:bCs/>
        </w:rPr>
      </w:pPr>
    </w:p>
    <w:p w:rsidRPr="000F7CCE" w:rsidR="000964D6" w:rsidP="000964D6" w:rsidRDefault="00AC445F" w14:paraId="349BB04D" w14:textId="77777777">
      <w:pPr>
        <w:keepNext/>
      </w:pPr>
      <w:r w:rsidRPr="000F7CCE">
        <w:rPr>
          <w:rFonts w:ascii="Arial" w:hAnsi="Arial" w:cs="Arial"/>
          <w:b/>
          <w:bCs/>
          <w:noProof/>
        </w:rPr>
        <w:drawing>
          <wp:inline distT="0" distB="0" distL="0" distR="0" wp14:anchorId="63798E84" wp14:editId="34F5C683">
            <wp:extent cx="5943600" cy="5749290"/>
            <wp:effectExtent l="0" t="0" r="0" b="3810"/>
            <wp:docPr id="30382175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821753" name=""/>
                    <pic:cNvPicPr/>
                  </pic:nvPicPr>
                  <pic:blipFill>
                    <a:blip r:embed="rId28">
                      <a:extLst>
                        <a:ext uri="{96DAC541-7B7A-43D3-8B79-37D633B846F1}">
                          <asvg:svgBlip xmlns:asvg="http://schemas.microsoft.com/office/drawing/2016/SVG/main" r:embed="rId29"/>
                        </a:ext>
                      </a:extLst>
                    </a:blip>
                    <a:stretch>
                      <a:fillRect/>
                    </a:stretch>
                  </pic:blipFill>
                  <pic:spPr>
                    <a:xfrm>
                      <a:off x="0" y="0"/>
                      <a:ext cx="5943600" cy="5749290"/>
                    </a:xfrm>
                    <a:prstGeom prst="rect">
                      <a:avLst/>
                    </a:prstGeom>
                  </pic:spPr>
                </pic:pic>
              </a:graphicData>
            </a:graphic>
          </wp:inline>
        </w:drawing>
      </w:r>
    </w:p>
    <w:p w:rsidRPr="000F7CCE" w:rsidR="00F70C5C" w:rsidP="0028086E" w:rsidRDefault="000964D6" w14:paraId="4E2D1D85" w14:textId="2090A7F4">
      <w:pPr>
        <w:pStyle w:val="Caption"/>
        <w:rPr>
          <w:rFonts w:ascii="Arial" w:hAnsi="Arial" w:cs="Arial"/>
          <w:b/>
          <w:bCs/>
        </w:rPr>
      </w:pPr>
      <w:r w:rsidRPr="000F7CCE">
        <w:t xml:space="preserve">Diagram </w:t>
      </w:r>
      <w:r w:rsidRPr="000F7CCE">
        <w:fldChar w:fldCharType="begin"/>
      </w:r>
      <w:r w:rsidRPr="000F7CCE">
        <w:instrText xml:space="preserve"> SEQ Diagram \* ARABIC </w:instrText>
      </w:r>
      <w:r w:rsidRPr="000F7CCE">
        <w:fldChar w:fldCharType="separate"/>
      </w:r>
      <w:r w:rsidRPr="000F7CCE">
        <w:t>5</w:t>
      </w:r>
      <w:r w:rsidRPr="000F7CCE">
        <w:fldChar w:fldCharType="end"/>
      </w:r>
      <w:r w:rsidRPr="000F7CCE">
        <w:t xml:space="preserve"> - Procedure 'CESU operator requests </w:t>
      </w:r>
      <w:r w:rsidR="001710A3">
        <w:t>metering</w:t>
      </w:r>
      <w:r w:rsidRPr="000F7CCE" w:rsidR="00C922E0">
        <w:t xml:space="preserve"> </w:t>
      </w:r>
      <w:r w:rsidRPr="000F7CCE">
        <w:t>point to be assigned to CESU data eligible party too'</w:t>
      </w:r>
    </w:p>
    <w:p w:rsidRPr="000F7CCE" w:rsidR="00F70C5C" w:rsidP="00204993" w:rsidRDefault="00F70C5C" w14:paraId="29BEF7D4" w14:textId="77777777">
      <w:pPr>
        <w:rPr>
          <w:rFonts w:ascii="Arial" w:hAnsi="Arial" w:cs="Arial"/>
          <w:b/>
          <w:bCs/>
        </w:rPr>
      </w:pPr>
    </w:p>
    <w:p w:rsidRPr="000F7CCE" w:rsidR="00F70C5C" w:rsidP="00204993" w:rsidRDefault="00F70C5C" w14:paraId="25CE9BFC" w14:textId="77777777">
      <w:pPr>
        <w:rPr>
          <w:rFonts w:ascii="Arial" w:hAnsi="Arial" w:cs="Arial"/>
          <w:b/>
          <w:bCs/>
        </w:rPr>
      </w:pPr>
    </w:p>
    <w:p w:rsidRPr="000F7CCE" w:rsidR="00F70C5C" w:rsidP="00204993" w:rsidRDefault="00F70C5C" w14:paraId="574BFEFF" w14:textId="77777777">
      <w:pPr>
        <w:rPr>
          <w:rFonts w:ascii="Arial" w:hAnsi="Arial" w:cs="Arial"/>
          <w:b/>
          <w:bCs/>
        </w:rPr>
      </w:pPr>
    </w:p>
    <w:p w:rsidRPr="000F7CCE" w:rsidR="00F70C5C" w:rsidP="00204993" w:rsidRDefault="00F70C5C" w14:paraId="39EE7B78" w14:textId="77777777">
      <w:pPr>
        <w:rPr>
          <w:rFonts w:ascii="Arial" w:hAnsi="Arial" w:cs="Arial"/>
          <w:b/>
          <w:bCs/>
        </w:rPr>
      </w:pPr>
    </w:p>
    <w:p w:rsidRPr="000F7CCE" w:rsidR="00927101" w:rsidP="00204993" w:rsidRDefault="00AE6669" w14:paraId="44C3534F" w14:textId="618749F4">
      <w:pPr>
        <w:rPr>
          <w:rFonts w:ascii="Arial" w:hAnsi="Arial" w:cs="Arial"/>
          <w:b/>
          <w:bCs/>
        </w:rPr>
      </w:pPr>
      <w:r w:rsidRPr="4B73FC4A">
        <w:rPr>
          <w:rFonts w:ascii="Arial" w:hAnsi="Arial" w:cs="Arial"/>
          <w:b/>
          <w:bCs/>
        </w:rPr>
        <w:t xml:space="preserve">Procedure 6: CESU operator requests </w:t>
      </w:r>
      <w:r w:rsidR="00D2778A">
        <w:rPr>
          <w:rFonts w:ascii="Arial" w:hAnsi="Arial" w:cs="Arial"/>
          <w:b/>
          <w:bCs/>
        </w:rPr>
        <w:t>metering</w:t>
      </w:r>
      <w:r w:rsidRPr="4B73FC4A" w:rsidR="000078C1">
        <w:rPr>
          <w:rFonts w:ascii="Arial" w:hAnsi="Arial" w:cs="Arial"/>
          <w:b/>
          <w:bCs/>
        </w:rPr>
        <w:t xml:space="preserve"> </w:t>
      </w:r>
      <w:r w:rsidRPr="4B73FC4A">
        <w:rPr>
          <w:rFonts w:ascii="Arial" w:hAnsi="Arial" w:cs="Arial"/>
          <w:b/>
          <w:bCs/>
        </w:rPr>
        <w:t xml:space="preserve">point to be removed from CESU </w:t>
      </w:r>
    </w:p>
    <w:tbl>
      <w:tblPr>
        <w:tblStyle w:val="TableGrid"/>
        <w:tblW w:w="8543" w:type="dxa"/>
        <w:tblLook w:val="04A0" w:firstRow="1" w:lastRow="0" w:firstColumn="1" w:lastColumn="0" w:noHBand="0" w:noVBand="1"/>
      </w:tblPr>
      <w:tblGrid>
        <w:gridCol w:w="817"/>
        <w:gridCol w:w="1520"/>
        <w:gridCol w:w="2011"/>
        <w:gridCol w:w="1398"/>
        <w:gridCol w:w="1399"/>
        <w:gridCol w:w="1398"/>
      </w:tblGrid>
      <w:tr w:rsidRPr="000F7CCE" w:rsidR="00927101" w:rsidTr="194C71E5" w14:paraId="09E6028B" w14:textId="77777777">
        <w:trPr>
          <w:trHeight w:val="300"/>
        </w:trPr>
        <w:tc>
          <w:tcPr>
            <w:tcW w:w="8543" w:type="dxa"/>
            <w:gridSpan w:val="6"/>
            <w:shd w:val="clear" w:color="auto" w:fill="D0CECE" w:themeFill="background2" w:themeFillShade="E6"/>
          </w:tcPr>
          <w:p w:rsidR="003A1CD1" w:rsidP="00FD482E" w:rsidRDefault="00FD482E" w14:paraId="4B3C2328" w14:textId="1AD32FA7">
            <w:pPr>
              <w:jc w:val="center"/>
            </w:pPr>
            <w:r>
              <w:rPr>
                <w:rFonts w:ascii="Arial" w:hAnsi="Arial" w:eastAsia="Arial" w:cs="Arial"/>
                <w:b/>
                <w:bCs/>
                <w:i/>
                <w:iCs/>
                <w:color w:val="000000" w:themeColor="text1"/>
                <w:sz w:val="16"/>
                <w:szCs w:val="16"/>
              </w:rPr>
              <w:t>Table II.VI</w:t>
            </w:r>
          </w:p>
        </w:tc>
      </w:tr>
      <w:tr w:rsidRPr="000F7CCE" w:rsidR="00927101" w:rsidTr="194C71E5" w14:paraId="275C5BB7" w14:textId="77777777">
        <w:trPr>
          <w:trHeight w:val="300"/>
        </w:trPr>
        <w:tc>
          <w:tcPr>
            <w:tcW w:w="2337" w:type="dxa"/>
            <w:gridSpan w:val="2"/>
            <w:shd w:val="clear" w:color="auto" w:fill="D0CECE" w:themeFill="background2" w:themeFillShade="E6"/>
          </w:tcPr>
          <w:p w:rsidR="003A1CD1" w:rsidRDefault="003A1CD1" w14:paraId="4231F528" w14:textId="77777777"/>
        </w:tc>
        <w:tc>
          <w:tcPr>
            <w:tcW w:w="6206" w:type="dxa"/>
            <w:gridSpan w:val="4"/>
            <w:shd w:val="clear" w:color="auto" w:fill="D0CECE" w:themeFill="background2" w:themeFillShade="E6"/>
          </w:tcPr>
          <w:p w:rsidRPr="000F7CCE" w:rsidR="00927101" w:rsidP="4B73FC4A" w:rsidRDefault="661DDA96" w14:paraId="059B06B1" w14:textId="53197B4F">
            <w:pPr>
              <w:rPr>
                <w:rFonts w:ascii="Arial" w:hAnsi="Arial" w:eastAsia="Arial" w:cs="Arial"/>
                <w:b/>
                <w:bCs/>
                <w:i/>
                <w:iCs/>
                <w:color w:val="000000" w:themeColor="text1"/>
                <w:sz w:val="16"/>
                <w:szCs w:val="16"/>
              </w:rPr>
            </w:pPr>
            <w:r w:rsidRPr="4B73FC4A">
              <w:rPr>
                <w:rFonts w:ascii="Arial" w:hAnsi="Arial" w:eastAsia="Arial" w:cs="Arial"/>
                <w:b/>
                <w:bCs/>
                <w:i/>
                <w:iCs/>
                <w:color w:val="000000" w:themeColor="text1"/>
                <w:sz w:val="16"/>
                <w:szCs w:val="16"/>
              </w:rPr>
              <w:t xml:space="preserve">CESU operator requests </w:t>
            </w:r>
            <w:r w:rsidR="00D2778A">
              <w:rPr>
                <w:rFonts w:ascii="Arial" w:hAnsi="Arial" w:eastAsia="Arial" w:cs="Arial"/>
                <w:b/>
                <w:bCs/>
                <w:i/>
                <w:iCs/>
                <w:color w:val="000000" w:themeColor="text1"/>
                <w:sz w:val="16"/>
                <w:szCs w:val="16"/>
              </w:rPr>
              <w:t>metering</w:t>
            </w:r>
            <w:r w:rsidRPr="4B73FC4A" w:rsidR="1200A68D">
              <w:rPr>
                <w:rFonts w:ascii="Arial" w:hAnsi="Arial" w:eastAsia="Arial" w:cs="Arial"/>
                <w:b/>
                <w:bCs/>
                <w:i/>
                <w:iCs/>
                <w:color w:val="000000" w:themeColor="text1"/>
                <w:sz w:val="16"/>
                <w:szCs w:val="16"/>
              </w:rPr>
              <w:t xml:space="preserve"> </w:t>
            </w:r>
            <w:r w:rsidRPr="4B73FC4A">
              <w:rPr>
                <w:rFonts w:ascii="Arial" w:hAnsi="Arial" w:eastAsia="Arial" w:cs="Arial"/>
                <w:b/>
                <w:bCs/>
                <w:i/>
                <w:iCs/>
                <w:color w:val="000000" w:themeColor="text1"/>
                <w:sz w:val="16"/>
                <w:szCs w:val="16"/>
              </w:rPr>
              <w:t>point to be removed from CESU</w:t>
            </w:r>
          </w:p>
        </w:tc>
      </w:tr>
      <w:tr w:rsidRPr="000F7CCE" w:rsidR="00927101" w:rsidTr="194C71E5" w14:paraId="081B4280" w14:textId="77777777">
        <w:trPr>
          <w:trHeight w:val="300"/>
        </w:trPr>
        <w:tc>
          <w:tcPr>
            <w:tcW w:w="817" w:type="dxa"/>
            <w:shd w:val="clear" w:color="auto" w:fill="D0CECE" w:themeFill="background2" w:themeFillShade="E6"/>
          </w:tcPr>
          <w:p w:rsidRPr="000F7CCE" w:rsidR="00927101" w:rsidRDefault="00927101" w14:paraId="1D3743CA" w14:textId="77777777">
            <w:pPr>
              <w:rPr>
                <w:rFonts w:ascii="Arial" w:hAnsi="Arial" w:eastAsia="Arial" w:cs="Arial"/>
                <w:b/>
                <w:bCs/>
                <w:i/>
                <w:iCs/>
                <w:sz w:val="16"/>
                <w:szCs w:val="16"/>
              </w:rPr>
            </w:pPr>
            <w:r w:rsidRPr="000F7CCE">
              <w:rPr>
                <w:rFonts w:ascii="Arial" w:hAnsi="Arial" w:eastAsia="Arial" w:cs="Arial"/>
                <w:b/>
                <w:bCs/>
                <w:i/>
                <w:iCs/>
                <w:sz w:val="16"/>
                <w:szCs w:val="16"/>
              </w:rPr>
              <w:t>Step</w:t>
            </w:r>
          </w:p>
          <w:p w:rsidRPr="000F7CCE" w:rsidR="00927101" w:rsidRDefault="00927101" w14:paraId="6C305AB9" w14:textId="77777777">
            <w:pPr>
              <w:rPr>
                <w:rFonts w:ascii="Arial" w:hAnsi="Arial" w:eastAsia="Arial" w:cs="Arial"/>
                <w:b/>
                <w:bCs/>
                <w:i/>
                <w:iCs/>
                <w:sz w:val="16"/>
                <w:szCs w:val="16"/>
              </w:rPr>
            </w:pPr>
            <w:r w:rsidRPr="000F7CCE">
              <w:rPr>
                <w:rFonts w:ascii="Arial" w:hAnsi="Arial" w:eastAsia="Arial" w:cs="Arial"/>
                <w:b/>
                <w:bCs/>
                <w:i/>
                <w:iCs/>
                <w:sz w:val="16"/>
                <w:szCs w:val="16"/>
              </w:rPr>
              <w:t>No</w:t>
            </w:r>
          </w:p>
        </w:tc>
        <w:tc>
          <w:tcPr>
            <w:tcW w:w="1520" w:type="dxa"/>
            <w:shd w:val="clear" w:color="auto" w:fill="D0CECE" w:themeFill="background2" w:themeFillShade="E6"/>
          </w:tcPr>
          <w:p w:rsidRPr="000F7CCE" w:rsidR="00927101" w:rsidRDefault="00927101" w14:paraId="161549D8" w14:textId="77777777">
            <w:pP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Step</w:t>
            </w:r>
          </w:p>
        </w:tc>
        <w:tc>
          <w:tcPr>
            <w:tcW w:w="2011" w:type="dxa"/>
            <w:shd w:val="clear" w:color="auto" w:fill="D0CECE" w:themeFill="background2" w:themeFillShade="E6"/>
          </w:tcPr>
          <w:p w:rsidRPr="000F7CCE" w:rsidR="00927101" w:rsidRDefault="00927101" w14:paraId="49BEA6D4" w14:textId="77777777">
            <w:pPr>
              <w:rPr>
                <w:rFonts w:ascii="Arial" w:hAnsi="Arial" w:eastAsia="Arial" w:cs="Arial"/>
                <w:b/>
                <w:bCs/>
                <w:i/>
                <w:iCs/>
                <w:sz w:val="16"/>
                <w:szCs w:val="16"/>
              </w:rPr>
            </w:pPr>
            <w:r w:rsidRPr="000F7CCE">
              <w:rPr>
                <w:rFonts w:ascii="Arial" w:hAnsi="Arial" w:eastAsia="Arial" w:cs="Arial"/>
                <w:b/>
                <w:bCs/>
                <w:i/>
                <w:iCs/>
                <w:sz w:val="16"/>
                <w:szCs w:val="16"/>
              </w:rPr>
              <w:t>Step description</w:t>
            </w:r>
          </w:p>
        </w:tc>
        <w:tc>
          <w:tcPr>
            <w:tcW w:w="1398" w:type="dxa"/>
            <w:shd w:val="clear" w:color="auto" w:fill="D0CECE" w:themeFill="background2" w:themeFillShade="E6"/>
          </w:tcPr>
          <w:p w:rsidRPr="000F7CCE" w:rsidR="00927101" w:rsidRDefault="00927101" w14:paraId="3212F82C" w14:textId="77777777">
            <w:pP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Information producer</w:t>
            </w:r>
          </w:p>
        </w:tc>
        <w:tc>
          <w:tcPr>
            <w:tcW w:w="1399" w:type="dxa"/>
            <w:shd w:val="clear" w:color="auto" w:fill="D0CECE" w:themeFill="background2" w:themeFillShade="E6"/>
          </w:tcPr>
          <w:p w:rsidRPr="000F7CCE" w:rsidR="00927101" w:rsidRDefault="00927101" w14:paraId="1CC76BB4" w14:textId="77777777">
            <w:pP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Information receiver</w:t>
            </w:r>
          </w:p>
        </w:tc>
        <w:tc>
          <w:tcPr>
            <w:tcW w:w="1398" w:type="dxa"/>
            <w:shd w:val="clear" w:color="auto" w:fill="D0CECE" w:themeFill="background2" w:themeFillShade="E6"/>
          </w:tcPr>
          <w:p w:rsidRPr="000F7CCE" w:rsidR="00927101" w:rsidRDefault="00927101" w14:paraId="297BA951" w14:textId="77777777">
            <w:pP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Information exchanged (IDs)</w:t>
            </w:r>
          </w:p>
        </w:tc>
      </w:tr>
      <w:tr w:rsidRPr="000F7CCE" w:rsidR="00927101" w:rsidTr="194C71E5" w14:paraId="2DF456E9" w14:textId="77777777">
        <w:trPr>
          <w:trHeight w:val="300"/>
        </w:trPr>
        <w:tc>
          <w:tcPr>
            <w:tcW w:w="817" w:type="dxa"/>
          </w:tcPr>
          <w:p w:rsidRPr="000F7CCE" w:rsidR="00927101" w:rsidRDefault="0005277A" w14:paraId="18D2D336" w14:textId="26F4D130">
            <w:pPr>
              <w:rPr>
                <w:rFonts w:eastAsiaTheme="minorEastAsia"/>
                <w:color w:val="000000" w:themeColor="text1"/>
                <w:sz w:val="16"/>
                <w:szCs w:val="16"/>
              </w:rPr>
            </w:pPr>
            <w:r w:rsidRPr="000F7CCE">
              <w:rPr>
                <w:rFonts w:eastAsiaTheme="minorEastAsia"/>
                <w:color w:val="000000" w:themeColor="text1"/>
                <w:sz w:val="16"/>
                <w:szCs w:val="16"/>
              </w:rPr>
              <w:t>6.1</w:t>
            </w:r>
          </w:p>
        </w:tc>
        <w:tc>
          <w:tcPr>
            <w:tcW w:w="1520" w:type="dxa"/>
          </w:tcPr>
          <w:p w:rsidRPr="0011604D" w:rsidR="00927101" w:rsidRDefault="0011604D" w14:paraId="1B2270F5" w14:textId="5E454EE0">
            <w:pPr>
              <w:rPr>
                <w:rFonts w:eastAsiaTheme="minorEastAsia"/>
                <w:strike/>
                <w:color w:val="000000" w:themeColor="text1"/>
                <w:sz w:val="16"/>
                <w:szCs w:val="16"/>
              </w:rPr>
            </w:pPr>
            <w:r w:rsidRPr="0011604D">
              <w:rPr>
                <w:rFonts w:eastAsiaTheme="minorEastAsia"/>
                <w:color w:val="000000" w:themeColor="text1"/>
                <w:sz w:val="16"/>
                <w:szCs w:val="16"/>
              </w:rPr>
              <w:t>Execute termination of permission</w:t>
            </w:r>
          </w:p>
        </w:tc>
        <w:tc>
          <w:tcPr>
            <w:tcW w:w="2011" w:type="dxa"/>
          </w:tcPr>
          <w:p w:rsidRPr="000F7CCE" w:rsidR="00927101" w:rsidP="00386D8C" w:rsidRDefault="00162E4C" w14:paraId="13542FC3" w14:textId="0A0B6D04">
            <w:pPr>
              <w:rPr>
                <w:rFonts w:eastAsiaTheme="minorEastAsia"/>
                <w:color w:val="000000" w:themeColor="text1"/>
                <w:sz w:val="16"/>
                <w:szCs w:val="16"/>
              </w:rPr>
            </w:pPr>
            <w:r w:rsidRPr="000F7CCE">
              <w:rPr>
                <w:rFonts w:eastAsiaTheme="minorEastAsia"/>
                <w:color w:val="000000" w:themeColor="text1"/>
                <w:sz w:val="16"/>
                <w:szCs w:val="16"/>
              </w:rPr>
              <w:t>CESU operator</w:t>
            </w:r>
            <w:r w:rsidRPr="000F7CCE" w:rsidR="00386D8C">
              <w:rPr>
                <w:rFonts w:eastAsiaTheme="minorEastAsia"/>
                <w:color w:val="000000" w:themeColor="text1"/>
                <w:sz w:val="16"/>
                <w:szCs w:val="16"/>
              </w:rPr>
              <w:t xml:space="preserve"> considers the service or purpose referred by the</w:t>
            </w:r>
            <w:r w:rsidRPr="000F7CCE">
              <w:rPr>
                <w:rFonts w:eastAsiaTheme="minorEastAsia"/>
                <w:color w:val="000000" w:themeColor="text1"/>
                <w:sz w:val="16"/>
                <w:szCs w:val="16"/>
              </w:rPr>
              <w:t xml:space="preserve"> </w:t>
            </w:r>
            <w:r w:rsidRPr="000F7CCE" w:rsidR="00386D8C">
              <w:rPr>
                <w:rFonts w:eastAsiaTheme="minorEastAsia"/>
                <w:color w:val="000000" w:themeColor="text1"/>
                <w:sz w:val="16"/>
                <w:szCs w:val="16"/>
              </w:rPr>
              <w:t>permission terminated.</w:t>
            </w:r>
          </w:p>
        </w:tc>
        <w:tc>
          <w:tcPr>
            <w:tcW w:w="1398" w:type="dxa"/>
          </w:tcPr>
          <w:p w:rsidRPr="000F7CCE" w:rsidR="00927101" w:rsidRDefault="00162E4C" w14:paraId="1FB90DA1" w14:textId="74A1E123">
            <w:pPr>
              <w:rPr>
                <w:rFonts w:eastAsiaTheme="minorEastAsia"/>
                <w:color w:val="000000" w:themeColor="text1"/>
                <w:sz w:val="16"/>
                <w:szCs w:val="16"/>
              </w:rPr>
            </w:pPr>
            <w:r w:rsidRPr="000F7CCE">
              <w:rPr>
                <w:rFonts w:eastAsiaTheme="minorEastAsia"/>
                <w:color w:val="000000" w:themeColor="text1"/>
                <w:sz w:val="16"/>
                <w:szCs w:val="16"/>
              </w:rPr>
              <w:t>CESU operator</w:t>
            </w:r>
          </w:p>
        </w:tc>
        <w:tc>
          <w:tcPr>
            <w:tcW w:w="1399" w:type="dxa"/>
          </w:tcPr>
          <w:p w:rsidRPr="000F7CCE" w:rsidR="00927101" w:rsidRDefault="00162E4C" w14:paraId="194C9F66" w14:textId="0147025D">
            <w:pPr>
              <w:rPr>
                <w:rFonts w:eastAsiaTheme="minorEastAsia"/>
                <w:color w:val="000000" w:themeColor="text1"/>
                <w:sz w:val="16"/>
                <w:szCs w:val="16"/>
              </w:rPr>
            </w:pPr>
            <w:r w:rsidRPr="000F7CCE">
              <w:rPr>
                <w:rFonts w:eastAsiaTheme="minorEastAsia"/>
                <w:color w:val="000000" w:themeColor="text1"/>
                <w:sz w:val="16"/>
                <w:szCs w:val="16"/>
              </w:rPr>
              <w:t>-</w:t>
            </w:r>
          </w:p>
        </w:tc>
        <w:tc>
          <w:tcPr>
            <w:tcW w:w="1398" w:type="dxa"/>
          </w:tcPr>
          <w:p w:rsidRPr="000F7CCE" w:rsidR="00927101" w:rsidRDefault="00162E4C" w14:paraId="2B8BD197" w14:textId="4F4605F5">
            <w:pPr>
              <w:rPr>
                <w:rFonts w:eastAsiaTheme="minorEastAsia"/>
                <w:color w:val="000000" w:themeColor="text1"/>
                <w:sz w:val="16"/>
                <w:szCs w:val="16"/>
              </w:rPr>
            </w:pPr>
            <w:r w:rsidRPr="000F7CCE">
              <w:rPr>
                <w:rFonts w:eastAsiaTheme="minorEastAsia"/>
                <w:color w:val="000000" w:themeColor="text1"/>
                <w:sz w:val="16"/>
                <w:szCs w:val="16"/>
              </w:rPr>
              <w:t>[not relevant]</w:t>
            </w:r>
          </w:p>
        </w:tc>
      </w:tr>
      <w:tr w:rsidRPr="000F7CCE" w:rsidR="00862F61" w:rsidTr="194C71E5" w14:paraId="38454E3C" w14:textId="77777777">
        <w:trPr>
          <w:trHeight w:val="300"/>
        </w:trPr>
        <w:tc>
          <w:tcPr>
            <w:tcW w:w="817" w:type="dxa"/>
          </w:tcPr>
          <w:p w:rsidRPr="000F7CCE" w:rsidR="00862F61" w:rsidP="00862F61" w:rsidRDefault="00862F61" w14:paraId="11B7064F" w14:textId="3A090407">
            <w:pPr>
              <w:rPr>
                <w:rFonts w:eastAsiaTheme="minorEastAsia"/>
                <w:color w:val="000000" w:themeColor="text1"/>
                <w:sz w:val="16"/>
                <w:szCs w:val="16"/>
              </w:rPr>
            </w:pPr>
            <w:r w:rsidRPr="000F7CCE">
              <w:rPr>
                <w:rFonts w:eastAsiaTheme="minorEastAsia"/>
                <w:color w:val="000000" w:themeColor="text1"/>
                <w:sz w:val="16"/>
                <w:szCs w:val="16"/>
              </w:rPr>
              <w:t>6.2</w:t>
            </w:r>
          </w:p>
        </w:tc>
        <w:tc>
          <w:tcPr>
            <w:tcW w:w="1520" w:type="dxa"/>
          </w:tcPr>
          <w:p w:rsidRPr="000F7CCE" w:rsidR="00862F61" w:rsidP="00862F61" w:rsidRDefault="00862F61" w14:paraId="3579BA20" w14:textId="178F21AF">
            <w:pPr>
              <w:rPr>
                <w:rFonts w:eastAsiaTheme="minorEastAsia"/>
                <w:color w:val="000000" w:themeColor="text1"/>
                <w:sz w:val="16"/>
                <w:szCs w:val="16"/>
              </w:rPr>
            </w:pPr>
            <w:r w:rsidRPr="000F7CCE">
              <w:rPr>
                <w:rFonts w:eastAsiaTheme="minorEastAsia"/>
                <w:color w:val="000000" w:themeColor="text1"/>
                <w:sz w:val="16"/>
                <w:szCs w:val="16"/>
              </w:rPr>
              <w:t>Execute permission end tasks</w:t>
            </w:r>
          </w:p>
        </w:tc>
        <w:tc>
          <w:tcPr>
            <w:tcW w:w="2011" w:type="dxa"/>
          </w:tcPr>
          <w:p w:rsidRPr="000F7CCE" w:rsidR="00862F61" w:rsidP="00862F61" w:rsidRDefault="00862F61" w14:paraId="1FD59929" w14:textId="4576B287">
            <w:pPr>
              <w:rPr>
                <w:rFonts w:eastAsiaTheme="minorEastAsia"/>
                <w:color w:val="000000" w:themeColor="text1"/>
                <w:sz w:val="16"/>
                <w:szCs w:val="16"/>
              </w:rPr>
            </w:pPr>
            <w:r w:rsidRPr="000F7CCE">
              <w:rPr>
                <w:rFonts w:eastAsiaTheme="minorEastAsia"/>
                <w:color w:val="000000" w:themeColor="text1"/>
                <w:sz w:val="16"/>
                <w:szCs w:val="16"/>
              </w:rPr>
              <w:t>The CESU operator shall perform all tasks required to fulfil its related responsibilities immediately and without undue delay and in accordance with Regulation</w:t>
            </w:r>
          </w:p>
          <w:p w:rsidRPr="000F7CCE" w:rsidR="00862F61" w:rsidP="00862F61" w:rsidRDefault="00862F61" w14:paraId="19E624A9" w14:textId="60618379">
            <w:pPr>
              <w:rPr>
                <w:rFonts w:eastAsiaTheme="minorEastAsia"/>
                <w:color w:val="000000" w:themeColor="text1"/>
                <w:sz w:val="16"/>
                <w:szCs w:val="16"/>
              </w:rPr>
            </w:pPr>
            <w:r w:rsidRPr="000F7CCE">
              <w:rPr>
                <w:rFonts w:eastAsiaTheme="minorEastAsia"/>
                <w:color w:val="000000" w:themeColor="text1"/>
                <w:sz w:val="16"/>
                <w:szCs w:val="16"/>
              </w:rPr>
              <w:t>(EU) 2016/679.</w:t>
            </w:r>
          </w:p>
        </w:tc>
        <w:tc>
          <w:tcPr>
            <w:tcW w:w="1398" w:type="dxa"/>
          </w:tcPr>
          <w:p w:rsidRPr="000F7CCE" w:rsidR="00862F61" w:rsidP="00862F61" w:rsidRDefault="00862F61" w14:paraId="2D19225D" w14:textId="2DB7776B">
            <w:pPr>
              <w:rPr>
                <w:rFonts w:eastAsiaTheme="minorEastAsia"/>
                <w:color w:val="000000" w:themeColor="text1"/>
                <w:sz w:val="16"/>
                <w:szCs w:val="16"/>
              </w:rPr>
            </w:pPr>
            <w:r w:rsidRPr="000F7CCE">
              <w:rPr>
                <w:rFonts w:eastAsiaTheme="minorEastAsia"/>
                <w:color w:val="000000" w:themeColor="text1"/>
                <w:sz w:val="16"/>
                <w:szCs w:val="16"/>
              </w:rPr>
              <w:t>CESU operator</w:t>
            </w:r>
          </w:p>
        </w:tc>
        <w:tc>
          <w:tcPr>
            <w:tcW w:w="1399" w:type="dxa"/>
          </w:tcPr>
          <w:p w:rsidRPr="000F7CCE" w:rsidR="00862F61" w:rsidP="00862F61" w:rsidRDefault="00862F61" w14:paraId="384821C0" w14:textId="25D440B3">
            <w:pPr>
              <w:rPr>
                <w:rFonts w:eastAsiaTheme="minorEastAsia"/>
                <w:color w:val="000000" w:themeColor="text1"/>
                <w:sz w:val="16"/>
                <w:szCs w:val="16"/>
              </w:rPr>
            </w:pPr>
            <w:r w:rsidRPr="000F7CCE">
              <w:rPr>
                <w:rFonts w:eastAsiaTheme="minorEastAsia"/>
                <w:color w:val="000000" w:themeColor="text1"/>
                <w:sz w:val="16"/>
                <w:szCs w:val="16"/>
              </w:rPr>
              <w:t>-</w:t>
            </w:r>
          </w:p>
        </w:tc>
        <w:tc>
          <w:tcPr>
            <w:tcW w:w="1398" w:type="dxa"/>
          </w:tcPr>
          <w:p w:rsidRPr="000F7CCE" w:rsidR="00862F61" w:rsidP="00862F61" w:rsidRDefault="00862F61" w14:paraId="4243A608" w14:textId="5AC2E320">
            <w:pPr>
              <w:rPr>
                <w:rFonts w:eastAsiaTheme="minorEastAsia"/>
                <w:color w:val="000000" w:themeColor="text1"/>
                <w:sz w:val="16"/>
                <w:szCs w:val="16"/>
              </w:rPr>
            </w:pPr>
            <w:r w:rsidRPr="000F7CCE">
              <w:rPr>
                <w:rFonts w:eastAsiaTheme="minorEastAsia"/>
                <w:color w:val="000000" w:themeColor="text1"/>
                <w:sz w:val="16"/>
                <w:szCs w:val="16"/>
              </w:rPr>
              <w:t>[not relevant]</w:t>
            </w:r>
          </w:p>
        </w:tc>
      </w:tr>
      <w:tr w:rsidRPr="000F7CCE" w:rsidR="00862F61" w:rsidTr="194C71E5" w14:paraId="5DE7C1EA" w14:textId="77777777">
        <w:trPr>
          <w:trHeight w:val="300"/>
        </w:trPr>
        <w:tc>
          <w:tcPr>
            <w:tcW w:w="817" w:type="dxa"/>
          </w:tcPr>
          <w:p w:rsidRPr="000F7CCE" w:rsidR="00862F61" w:rsidP="00862F61" w:rsidRDefault="00862F61" w14:paraId="55D718A8" w14:textId="4A083D1A">
            <w:pPr>
              <w:rPr>
                <w:rFonts w:eastAsiaTheme="minorEastAsia"/>
                <w:color w:val="000000" w:themeColor="text1"/>
                <w:sz w:val="16"/>
                <w:szCs w:val="16"/>
              </w:rPr>
            </w:pPr>
            <w:r w:rsidRPr="000F7CCE">
              <w:rPr>
                <w:rFonts w:eastAsiaTheme="minorEastAsia"/>
                <w:color w:val="000000" w:themeColor="text1"/>
                <w:sz w:val="16"/>
                <w:szCs w:val="16"/>
              </w:rPr>
              <w:t>6.3</w:t>
            </w:r>
          </w:p>
        </w:tc>
        <w:tc>
          <w:tcPr>
            <w:tcW w:w="1520" w:type="dxa"/>
          </w:tcPr>
          <w:p w:rsidRPr="000F7CCE" w:rsidR="00862F61" w:rsidP="00862F61" w:rsidRDefault="00862F61" w14:paraId="37D9BC19" w14:textId="56089F38">
            <w:pPr>
              <w:rPr>
                <w:rFonts w:eastAsiaTheme="minorEastAsia"/>
                <w:color w:val="000000" w:themeColor="text1"/>
                <w:sz w:val="16"/>
                <w:szCs w:val="16"/>
              </w:rPr>
            </w:pPr>
            <w:r w:rsidRPr="000F7CCE">
              <w:rPr>
                <w:rFonts w:eastAsiaTheme="minorEastAsia"/>
                <w:color w:val="000000" w:themeColor="text1"/>
                <w:sz w:val="16"/>
                <w:szCs w:val="16"/>
              </w:rPr>
              <w:t>Notify permission administrator</w:t>
            </w:r>
          </w:p>
        </w:tc>
        <w:tc>
          <w:tcPr>
            <w:tcW w:w="2011" w:type="dxa"/>
          </w:tcPr>
          <w:p w:rsidRPr="000F7CCE" w:rsidR="00862F61" w:rsidP="00A40B4C" w:rsidRDefault="00A40B4C" w14:paraId="3711E778" w14:textId="4D430FB8">
            <w:pPr>
              <w:rPr>
                <w:rFonts w:eastAsiaTheme="minorEastAsia"/>
                <w:color w:val="000000" w:themeColor="text1"/>
                <w:sz w:val="16"/>
                <w:szCs w:val="16"/>
              </w:rPr>
            </w:pPr>
            <w:r w:rsidRPr="000F7CCE">
              <w:rPr>
                <w:rFonts w:eastAsiaTheme="minorEastAsia"/>
                <w:color w:val="000000" w:themeColor="text1"/>
                <w:sz w:val="16"/>
                <w:szCs w:val="16"/>
              </w:rPr>
              <w:t>The CESU operator immediately and without unnecessary delay shall inform the permission administrator.</w:t>
            </w:r>
          </w:p>
        </w:tc>
        <w:tc>
          <w:tcPr>
            <w:tcW w:w="1398" w:type="dxa"/>
          </w:tcPr>
          <w:p w:rsidRPr="000F7CCE" w:rsidR="00862F61" w:rsidP="00862F61" w:rsidRDefault="00A40B4C" w14:paraId="44E9BF02" w14:textId="0D9C2D6E">
            <w:pPr>
              <w:rPr>
                <w:rFonts w:eastAsiaTheme="minorEastAsia"/>
                <w:color w:val="000000" w:themeColor="text1"/>
                <w:sz w:val="16"/>
                <w:szCs w:val="16"/>
              </w:rPr>
            </w:pPr>
            <w:r w:rsidRPr="000F7CCE">
              <w:rPr>
                <w:rFonts w:eastAsiaTheme="minorEastAsia"/>
                <w:color w:val="000000" w:themeColor="text1"/>
                <w:sz w:val="16"/>
                <w:szCs w:val="16"/>
              </w:rPr>
              <w:t>CESU operator</w:t>
            </w:r>
          </w:p>
        </w:tc>
        <w:tc>
          <w:tcPr>
            <w:tcW w:w="1399" w:type="dxa"/>
          </w:tcPr>
          <w:p w:rsidRPr="000F7CCE" w:rsidR="00862F61" w:rsidP="00862F61" w:rsidRDefault="00A40B4C" w14:paraId="56519674" w14:textId="60DDF298">
            <w:pPr>
              <w:rPr>
                <w:rFonts w:eastAsiaTheme="minorEastAsia"/>
                <w:color w:val="000000" w:themeColor="text1"/>
                <w:sz w:val="16"/>
                <w:szCs w:val="16"/>
              </w:rPr>
            </w:pPr>
            <w:r w:rsidRPr="000F7CCE">
              <w:rPr>
                <w:rFonts w:eastAsiaTheme="minorEastAsia"/>
                <w:color w:val="000000" w:themeColor="text1"/>
                <w:sz w:val="16"/>
                <w:szCs w:val="16"/>
              </w:rPr>
              <w:t>Permission administrator</w:t>
            </w:r>
          </w:p>
        </w:tc>
        <w:tc>
          <w:tcPr>
            <w:tcW w:w="1398" w:type="dxa"/>
          </w:tcPr>
          <w:p w:rsidRPr="000F7CCE" w:rsidR="00862F61" w:rsidP="00862F61" w:rsidRDefault="00EB27DF" w14:paraId="1305BB1B" w14:textId="6F527E60">
            <w:pPr>
              <w:rPr>
                <w:rFonts w:eastAsiaTheme="minorEastAsia"/>
                <w:color w:val="000000" w:themeColor="text1"/>
                <w:sz w:val="16"/>
                <w:szCs w:val="16"/>
              </w:rPr>
            </w:pPr>
            <w:r w:rsidRPr="000F7CCE">
              <w:rPr>
                <w:rFonts w:eastAsiaTheme="minorEastAsia"/>
                <w:color w:val="000000" w:themeColor="text1"/>
                <w:sz w:val="16"/>
                <w:szCs w:val="16"/>
              </w:rPr>
              <w:t>J</w:t>
            </w:r>
            <w:r w:rsidRPr="000F7CCE" w:rsidR="00A40B4C">
              <w:rPr>
                <w:rFonts w:eastAsiaTheme="minorEastAsia"/>
                <w:color w:val="000000" w:themeColor="text1"/>
                <w:sz w:val="16"/>
                <w:szCs w:val="16"/>
              </w:rPr>
              <w:t xml:space="preserve"> – Notification of termination of service</w:t>
            </w:r>
          </w:p>
        </w:tc>
      </w:tr>
      <w:tr w:rsidRPr="000F7CCE" w:rsidR="00862F61" w:rsidTr="194C71E5" w14:paraId="3ADD9AA7" w14:textId="77777777">
        <w:trPr>
          <w:trHeight w:val="300"/>
        </w:trPr>
        <w:tc>
          <w:tcPr>
            <w:tcW w:w="817" w:type="dxa"/>
          </w:tcPr>
          <w:p w:rsidRPr="000F7CCE" w:rsidR="00862F61" w:rsidP="00862F61" w:rsidRDefault="00C773ED" w14:paraId="1F07164F" w14:textId="77BC0BE6">
            <w:pPr>
              <w:rPr>
                <w:rFonts w:eastAsiaTheme="minorEastAsia"/>
                <w:color w:val="000000" w:themeColor="text1"/>
                <w:sz w:val="16"/>
                <w:szCs w:val="16"/>
              </w:rPr>
            </w:pPr>
            <w:r w:rsidRPr="000F7CCE">
              <w:rPr>
                <w:rFonts w:eastAsiaTheme="minorEastAsia"/>
                <w:color w:val="000000" w:themeColor="text1"/>
                <w:sz w:val="16"/>
                <w:szCs w:val="16"/>
              </w:rPr>
              <w:t>6.4</w:t>
            </w:r>
          </w:p>
        </w:tc>
        <w:tc>
          <w:tcPr>
            <w:tcW w:w="1520" w:type="dxa"/>
          </w:tcPr>
          <w:p w:rsidRPr="000F7CCE" w:rsidR="00862F61" w:rsidP="00862F61" w:rsidRDefault="00C773ED" w14:paraId="6DEFA88B" w14:textId="0AA15200">
            <w:pPr>
              <w:rPr>
                <w:rFonts w:eastAsiaTheme="minorEastAsia"/>
                <w:color w:val="000000" w:themeColor="text1"/>
                <w:sz w:val="16"/>
                <w:szCs w:val="16"/>
              </w:rPr>
            </w:pPr>
            <w:r w:rsidRPr="000F7CCE">
              <w:rPr>
                <w:rFonts w:eastAsiaTheme="minorEastAsia"/>
                <w:color w:val="000000" w:themeColor="text1"/>
                <w:sz w:val="16"/>
                <w:szCs w:val="16"/>
              </w:rPr>
              <w:t>Notify final customer</w:t>
            </w:r>
          </w:p>
        </w:tc>
        <w:tc>
          <w:tcPr>
            <w:tcW w:w="2011" w:type="dxa"/>
          </w:tcPr>
          <w:p w:rsidRPr="000F7CCE" w:rsidR="00C773ED" w:rsidP="00C773ED" w:rsidRDefault="00C773ED" w14:paraId="562F81FA" w14:textId="77777777">
            <w:pPr>
              <w:rPr>
                <w:rFonts w:eastAsiaTheme="minorEastAsia"/>
                <w:color w:val="000000" w:themeColor="text1"/>
                <w:sz w:val="16"/>
                <w:szCs w:val="16"/>
              </w:rPr>
            </w:pPr>
            <w:r w:rsidRPr="000F7CCE">
              <w:rPr>
                <w:rFonts w:eastAsiaTheme="minorEastAsia"/>
                <w:color w:val="000000" w:themeColor="text1"/>
                <w:sz w:val="16"/>
                <w:szCs w:val="16"/>
              </w:rPr>
              <w:t>The permission administrator</w:t>
            </w:r>
          </w:p>
          <w:p w:rsidRPr="000F7CCE" w:rsidR="00862F61" w:rsidP="00C773ED" w:rsidRDefault="00C773ED" w14:paraId="1E21C027" w14:textId="01F42E08">
            <w:pPr>
              <w:rPr>
                <w:rFonts w:eastAsiaTheme="minorEastAsia"/>
                <w:color w:val="000000" w:themeColor="text1"/>
                <w:sz w:val="16"/>
                <w:szCs w:val="16"/>
              </w:rPr>
            </w:pPr>
            <w:r w:rsidRPr="000F7CCE">
              <w:rPr>
                <w:rFonts w:eastAsiaTheme="minorEastAsia"/>
                <w:color w:val="000000" w:themeColor="text1"/>
                <w:sz w:val="16"/>
                <w:szCs w:val="16"/>
              </w:rPr>
              <w:t>makes available the information that the permission has been revoked to the final customer.</w:t>
            </w:r>
          </w:p>
        </w:tc>
        <w:tc>
          <w:tcPr>
            <w:tcW w:w="1398" w:type="dxa"/>
          </w:tcPr>
          <w:p w:rsidRPr="000F7CCE" w:rsidR="00862F61" w:rsidP="00862F61" w:rsidRDefault="009E5553" w14:paraId="0FD56220" w14:textId="24455F29">
            <w:pPr>
              <w:rPr>
                <w:rFonts w:eastAsiaTheme="minorEastAsia"/>
                <w:color w:val="000000" w:themeColor="text1"/>
                <w:sz w:val="16"/>
                <w:szCs w:val="16"/>
              </w:rPr>
            </w:pPr>
            <w:r w:rsidRPr="000F7CCE">
              <w:rPr>
                <w:rFonts w:eastAsiaTheme="minorEastAsia"/>
                <w:color w:val="000000" w:themeColor="text1"/>
                <w:sz w:val="16"/>
                <w:szCs w:val="16"/>
              </w:rPr>
              <w:t>Permission administrator</w:t>
            </w:r>
          </w:p>
        </w:tc>
        <w:tc>
          <w:tcPr>
            <w:tcW w:w="1399" w:type="dxa"/>
          </w:tcPr>
          <w:p w:rsidRPr="000F7CCE" w:rsidR="00862F61" w:rsidP="00862F61" w:rsidRDefault="009E5553" w14:paraId="082223D2" w14:textId="5A227F77">
            <w:pPr>
              <w:rPr>
                <w:rFonts w:eastAsiaTheme="minorEastAsia"/>
                <w:color w:val="000000" w:themeColor="text1"/>
                <w:sz w:val="16"/>
                <w:szCs w:val="16"/>
              </w:rPr>
            </w:pPr>
            <w:r w:rsidRPr="000F7CCE">
              <w:rPr>
                <w:rFonts w:eastAsiaTheme="minorEastAsia"/>
                <w:color w:val="000000" w:themeColor="text1"/>
                <w:sz w:val="16"/>
                <w:szCs w:val="16"/>
              </w:rPr>
              <w:t>Final customer</w:t>
            </w:r>
          </w:p>
        </w:tc>
        <w:tc>
          <w:tcPr>
            <w:tcW w:w="1398" w:type="dxa"/>
          </w:tcPr>
          <w:p w:rsidRPr="000F7CCE" w:rsidR="00862F61" w:rsidP="00862F61" w:rsidRDefault="00EB27DF" w14:paraId="20C4D9A0" w14:textId="565FEBED">
            <w:pPr>
              <w:rPr>
                <w:rFonts w:eastAsiaTheme="minorEastAsia"/>
                <w:color w:val="000000" w:themeColor="text1"/>
                <w:sz w:val="16"/>
                <w:szCs w:val="16"/>
              </w:rPr>
            </w:pPr>
            <w:r w:rsidRPr="000F7CCE">
              <w:rPr>
                <w:rFonts w:eastAsiaTheme="minorEastAsia"/>
                <w:color w:val="000000" w:themeColor="text1"/>
                <w:sz w:val="16"/>
                <w:szCs w:val="16"/>
              </w:rPr>
              <w:t>J</w:t>
            </w:r>
            <w:r w:rsidRPr="000F7CCE" w:rsidR="009E5553">
              <w:rPr>
                <w:rFonts w:eastAsiaTheme="minorEastAsia"/>
                <w:color w:val="000000" w:themeColor="text1"/>
                <w:sz w:val="16"/>
                <w:szCs w:val="16"/>
              </w:rPr>
              <w:t xml:space="preserve"> – Notification of termination of service</w:t>
            </w:r>
          </w:p>
        </w:tc>
      </w:tr>
      <w:tr w:rsidRPr="000F7CCE" w:rsidR="000320F8" w:rsidTr="194C71E5" w14:paraId="1F113E5B" w14:textId="77777777">
        <w:trPr>
          <w:trHeight w:val="300"/>
        </w:trPr>
        <w:tc>
          <w:tcPr>
            <w:tcW w:w="817" w:type="dxa"/>
          </w:tcPr>
          <w:p w:rsidRPr="000F7CCE" w:rsidR="000320F8" w:rsidP="000320F8" w:rsidRDefault="000320F8" w14:paraId="6282D61A" w14:textId="24B062E7">
            <w:pPr>
              <w:rPr>
                <w:rFonts w:eastAsiaTheme="minorEastAsia"/>
                <w:color w:val="000000" w:themeColor="text1"/>
                <w:sz w:val="16"/>
                <w:szCs w:val="16"/>
              </w:rPr>
            </w:pPr>
            <w:r w:rsidRPr="000F7CCE">
              <w:rPr>
                <w:rFonts w:eastAsiaTheme="minorEastAsia"/>
                <w:color w:val="000000" w:themeColor="text1"/>
                <w:sz w:val="16"/>
                <w:szCs w:val="16"/>
              </w:rPr>
              <w:t>6.5</w:t>
            </w:r>
          </w:p>
        </w:tc>
        <w:tc>
          <w:tcPr>
            <w:tcW w:w="1520" w:type="dxa"/>
          </w:tcPr>
          <w:p w:rsidRPr="000F7CCE" w:rsidR="000320F8" w:rsidP="000320F8" w:rsidRDefault="000320F8" w14:paraId="505C90B1" w14:textId="39122477">
            <w:pPr>
              <w:rPr>
                <w:rFonts w:eastAsiaTheme="minorEastAsia"/>
                <w:color w:val="000000" w:themeColor="text1"/>
                <w:sz w:val="16"/>
                <w:szCs w:val="16"/>
              </w:rPr>
            </w:pPr>
            <w:r w:rsidRPr="000F7CCE">
              <w:rPr>
                <w:rFonts w:eastAsiaTheme="minorEastAsia"/>
                <w:color w:val="000000" w:themeColor="text1"/>
                <w:sz w:val="16"/>
                <w:szCs w:val="16"/>
              </w:rPr>
              <w:t>Notify metered data administrator</w:t>
            </w:r>
          </w:p>
        </w:tc>
        <w:tc>
          <w:tcPr>
            <w:tcW w:w="2011" w:type="dxa"/>
          </w:tcPr>
          <w:p w:rsidRPr="000F7CCE" w:rsidR="000320F8" w:rsidP="000320F8" w:rsidRDefault="000320F8" w14:paraId="75F8ED90" w14:textId="77777777">
            <w:pPr>
              <w:rPr>
                <w:rFonts w:eastAsiaTheme="minorEastAsia"/>
                <w:color w:val="000000" w:themeColor="text1"/>
                <w:sz w:val="16"/>
                <w:szCs w:val="16"/>
              </w:rPr>
            </w:pPr>
            <w:r w:rsidRPr="000F7CCE">
              <w:rPr>
                <w:rFonts w:eastAsiaTheme="minorEastAsia"/>
                <w:color w:val="000000" w:themeColor="text1"/>
                <w:sz w:val="16"/>
                <w:szCs w:val="16"/>
              </w:rPr>
              <w:t>The permission administrator</w:t>
            </w:r>
          </w:p>
          <w:p w:rsidRPr="000F7CCE" w:rsidR="000320F8" w:rsidP="000320F8" w:rsidRDefault="000320F8" w14:paraId="0A27A9B3" w14:textId="5BBEDC31">
            <w:pPr>
              <w:rPr>
                <w:rFonts w:eastAsiaTheme="minorEastAsia"/>
                <w:color w:val="000000" w:themeColor="text1"/>
                <w:sz w:val="16"/>
                <w:szCs w:val="16"/>
              </w:rPr>
            </w:pPr>
            <w:r w:rsidRPr="000F7CCE">
              <w:rPr>
                <w:rFonts w:eastAsiaTheme="minorEastAsia"/>
                <w:color w:val="000000" w:themeColor="text1"/>
                <w:sz w:val="16"/>
                <w:szCs w:val="16"/>
              </w:rPr>
              <w:t>forwards the respective notification to the metered data administrator.</w:t>
            </w:r>
          </w:p>
        </w:tc>
        <w:tc>
          <w:tcPr>
            <w:tcW w:w="1398" w:type="dxa"/>
          </w:tcPr>
          <w:p w:rsidRPr="000F7CCE" w:rsidR="000320F8" w:rsidP="000320F8" w:rsidRDefault="000320F8" w14:paraId="2EA5F1E0" w14:textId="754B4AB5">
            <w:pPr>
              <w:rPr>
                <w:rFonts w:eastAsiaTheme="minorEastAsia"/>
                <w:color w:val="000000" w:themeColor="text1"/>
                <w:sz w:val="16"/>
                <w:szCs w:val="16"/>
              </w:rPr>
            </w:pPr>
            <w:r w:rsidRPr="000F7CCE">
              <w:rPr>
                <w:rFonts w:eastAsiaTheme="minorEastAsia"/>
                <w:color w:val="000000" w:themeColor="text1"/>
                <w:sz w:val="16"/>
                <w:szCs w:val="16"/>
              </w:rPr>
              <w:t>Permission administrator</w:t>
            </w:r>
          </w:p>
        </w:tc>
        <w:tc>
          <w:tcPr>
            <w:tcW w:w="1399" w:type="dxa"/>
          </w:tcPr>
          <w:p w:rsidRPr="000F7CCE" w:rsidR="000320F8" w:rsidP="000320F8" w:rsidRDefault="000320F8" w14:paraId="2F3CDA8B" w14:textId="4579834B">
            <w:pPr>
              <w:rPr>
                <w:rFonts w:eastAsiaTheme="minorEastAsia"/>
                <w:color w:val="000000" w:themeColor="text1"/>
                <w:sz w:val="16"/>
                <w:szCs w:val="16"/>
              </w:rPr>
            </w:pPr>
            <w:r w:rsidRPr="000F7CCE">
              <w:rPr>
                <w:rFonts w:eastAsiaTheme="minorEastAsia"/>
                <w:color w:val="000000" w:themeColor="text1"/>
                <w:sz w:val="16"/>
                <w:szCs w:val="16"/>
              </w:rPr>
              <w:t>Metered data administrator</w:t>
            </w:r>
          </w:p>
        </w:tc>
        <w:tc>
          <w:tcPr>
            <w:tcW w:w="1398" w:type="dxa"/>
          </w:tcPr>
          <w:p w:rsidRPr="000F7CCE" w:rsidR="000320F8" w:rsidP="000320F8" w:rsidRDefault="00EB27DF" w14:paraId="4C98DADD" w14:textId="1F2B82B3">
            <w:pPr>
              <w:rPr>
                <w:rFonts w:eastAsiaTheme="minorEastAsia"/>
                <w:color w:val="000000" w:themeColor="text1"/>
                <w:sz w:val="16"/>
                <w:szCs w:val="16"/>
              </w:rPr>
            </w:pPr>
            <w:r w:rsidRPr="000F7CCE">
              <w:rPr>
                <w:rFonts w:eastAsiaTheme="minorEastAsia"/>
                <w:color w:val="000000" w:themeColor="text1"/>
                <w:sz w:val="16"/>
                <w:szCs w:val="16"/>
              </w:rPr>
              <w:t>J</w:t>
            </w:r>
            <w:r w:rsidRPr="000F7CCE" w:rsidR="000320F8">
              <w:rPr>
                <w:rFonts w:eastAsiaTheme="minorEastAsia"/>
                <w:color w:val="000000" w:themeColor="text1"/>
                <w:sz w:val="16"/>
                <w:szCs w:val="16"/>
              </w:rPr>
              <w:t xml:space="preserve"> – Notification of termination of service</w:t>
            </w:r>
          </w:p>
        </w:tc>
      </w:tr>
      <w:tr w:rsidRPr="000F7CCE" w:rsidR="000320F8" w:rsidTr="194C71E5" w14:paraId="1381BAA4" w14:textId="77777777">
        <w:trPr>
          <w:trHeight w:val="300"/>
        </w:trPr>
        <w:tc>
          <w:tcPr>
            <w:tcW w:w="817" w:type="dxa"/>
          </w:tcPr>
          <w:p w:rsidRPr="000F7CCE" w:rsidR="000320F8" w:rsidP="000320F8" w:rsidRDefault="000320F8" w14:paraId="7391FC60" w14:textId="19BEB7D2">
            <w:pPr>
              <w:rPr>
                <w:rFonts w:eastAsiaTheme="minorEastAsia"/>
                <w:color w:val="000000" w:themeColor="text1"/>
                <w:sz w:val="16"/>
                <w:szCs w:val="16"/>
              </w:rPr>
            </w:pPr>
            <w:r w:rsidRPr="000F7CCE">
              <w:rPr>
                <w:rFonts w:eastAsiaTheme="minorEastAsia"/>
                <w:color w:val="000000" w:themeColor="text1"/>
                <w:sz w:val="16"/>
                <w:szCs w:val="16"/>
              </w:rPr>
              <w:t>6.6</w:t>
            </w:r>
          </w:p>
        </w:tc>
        <w:tc>
          <w:tcPr>
            <w:tcW w:w="1520" w:type="dxa"/>
          </w:tcPr>
          <w:p w:rsidRPr="000F7CCE" w:rsidR="000320F8" w:rsidP="000320F8" w:rsidRDefault="000320F8" w14:paraId="428BEE7A" w14:textId="6076C26B">
            <w:pPr>
              <w:rPr>
                <w:rFonts w:eastAsiaTheme="minorEastAsia"/>
                <w:color w:val="000000" w:themeColor="text1"/>
                <w:sz w:val="16"/>
                <w:szCs w:val="16"/>
              </w:rPr>
            </w:pPr>
            <w:r w:rsidRPr="000F7CCE">
              <w:rPr>
                <w:rFonts w:eastAsiaTheme="minorEastAsia"/>
                <w:color w:val="000000" w:themeColor="text1"/>
                <w:sz w:val="16"/>
                <w:szCs w:val="16"/>
              </w:rPr>
              <w:t>Notify metering point administrator</w:t>
            </w:r>
          </w:p>
        </w:tc>
        <w:tc>
          <w:tcPr>
            <w:tcW w:w="2011" w:type="dxa"/>
          </w:tcPr>
          <w:p w:rsidRPr="000F7CCE" w:rsidR="000320F8" w:rsidP="000320F8" w:rsidRDefault="000320F8" w14:paraId="78F586F2" w14:textId="77777777">
            <w:pPr>
              <w:rPr>
                <w:rFonts w:eastAsiaTheme="minorEastAsia"/>
                <w:color w:val="000000" w:themeColor="text1"/>
                <w:sz w:val="16"/>
                <w:szCs w:val="16"/>
              </w:rPr>
            </w:pPr>
            <w:r w:rsidRPr="000F7CCE">
              <w:rPr>
                <w:rFonts w:eastAsiaTheme="minorEastAsia"/>
                <w:color w:val="000000" w:themeColor="text1"/>
                <w:sz w:val="16"/>
                <w:szCs w:val="16"/>
              </w:rPr>
              <w:t>The permission administrator</w:t>
            </w:r>
          </w:p>
          <w:p w:rsidRPr="000F7CCE" w:rsidR="000320F8" w:rsidP="000320F8" w:rsidRDefault="000320F8" w14:paraId="0D48A50D" w14:textId="7ACC0077">
            <w:pPr>
              <w:rPr>
                <w:rFonts w:eastAsiaTheme="minorEastAsia"/>
                <w:color w:val="000000" w:themeColor="text1"/>
                <w:sz w:val="16"/>
                <w:szCs w:val="16"/>
              </w:rPr>
            </w:pPr>
            <w:r w:rsidRPr="000F7CCE">
              <w:rPr>
                <w:rFonts w:eastAsiaTheme="minorEastAsia"/>
                <w:color w:val="000000" w:themeColor="text1"/>
                <w:sz w:val="16"/>
                <w:szCs w:val="16"/>
              </w:rPr>
              <w:t>forwards the respective notification to the metering point administrator.</w:t>
            </w:r>
          </w:p>
        </w:tc>
        <w:tc>
          <w:tcPr>
            <w:tcW w:w="1398" w:type="dxa"/>
          </w:tcPr>
          <w:p w:rsidRPr="000F7CCE" w:rsidR="000320F8" w:rsidP="000320F8" w:rsidRDefault="000320F8" w14:paraId="36F09853" w14:textId="7F81A025">
            <w:pPr>
              <w:rPr>
                <w:rFonts w:eastAsiaTheme="minorEastAsia"/>
                <w:color w:val="000000" w:themeColor="text1"/>
                <w:sz w:val="16"/>
                <w:szCs w:val="16"/>
              </w:rPr>
            </w:pPr>
            <w:r w:rsidRPr="000F7CCE">
              <w:rPr>
                <w:rFonts w:eastAsiaTheme="minorEastAsia"/>
                <w:color w:val="000000" w:themeColor="text1"/>
                <w:sz w:val="16"/>
                <w:szCs w:val="16"/>
              </w:rPr>
              <w:t>Permission administrator</w:t>
            </w:r>
          </w:p>
        </w:tc>
        <w:tc>
          <w:tcPr>
            <w:tcW w:w="1399" w:type="dxa"/>
          </w:tcPr>
          <w:p w:rsidRPr="000F7CCE" w:rsidR="000320F8" w:rsidP="000320F8" w:rsidRDefault="000320F8" w14:paraId="47106F42" w14:textId="02AB0C22">
            <w:pPr>
              <w:rPr>
                <w:rFonts w:eastAsiaTheme="minorEastAsia"/>
                <w:color w:val="000000" w:themeColor="text1"/>
                <w:sz w:val="16"/>
                <w:szCs w:val="16"/>
              </w:rPr>
            </w:pPr>
            <w:r w:rsidRPr="000F7CCE">
              <w:rPr>
                <w:rFonts w:eastAsiaTheme="minorEastAsia"/>
                <w:color w:val="000000" w:themeColor="text1"/>
                <w:sz w:val="16"/>
                <w:szCs w:val="16"/>
              </w:rPr>
              <w:t>Metering point administrator</w:t>
            </w:r>
          </w:p>
        </w:tc>
        <w:tc>
          <w:tcPr>
            <w:tcW w:w="1398" w:type="dxa"/>
          </w:tcPr>
          <w:p w:rsidRPr="000F7CCE" w:rsidR="000320F8" w:rsidP="000320F8" w:rsidRDefault="00EB27DF" w14:paraId="5C891F46" w14:textId="6F48E697">
            <w:pPr>
              <w:rPr>
                <w:rFonts w:eastAsiaTheme="minorEastAsia"/>
                <w:color w:val="000000" w:themeColor="text1"/>
                <w:sz w:val="16"/>
                <w:szCs w:val="16"/>
              </w:rPr>
            </w:pPr>
            <w:r w:rsidRPr="000F7CCE">
              <w:rPr>
                <w:rFonts w:eastAsiaTheme="minorEastAsia"/>
                <w:color w:val="000000" w:themeColor="text1"/>
                <w:sz w:val="16"/>
                <w:szCs w:val="16"/>
              </w:rPr>
              <w:t>J</w:t>
            </w:r>
            <w:r w:rsidRPr="000F7CCE" w:rsidR="000320F8">
              <w:rPr>
                <w:rFonts w:eastAsiaTheme="minorEastAsia"/>
                <w:color w:val="000000" w:themeColor="text1"/>
                <w:sz w:val="16"/>
                <w:szCs w:val="16"/>
              </w:rPr>
              <w:t xml:space="preserve"> – Notification of termination of service</w:t>
            </w:r>
          </w:p>
        </w:tc>
      </w:tr>
      <w:tr w:rsidRPr="000F7CCE" w:rsidR="001A02D9" w:rsidTr="194C71E5" w14:paraId="7B0F46CB" w14:textId="77777777">
        <w:trPr>
          <w:trHeight w:val="300"/>
        </w:trPr>
        <w:tc>
          <w:tcPr>
            <w:tcW w:w="817" w:type="dxa"/>
          </w:tcPr>
          <w:p w:rsidRPr="000F7CCE" w:rsidR="001A02D9" w:rsidP="000320F8" w:rsidRDefault="001A02D9" w14:paraId="53CFEB04" w14:textId="6FAC093C">
            <w:pPr>
              <w:rPr>
                <w:rFonts w:eastAsiaTheme="minorEastAsia"/>
                <w:color w:val="000000" w:themeColor="text1"/>
                <w:sz w:val="16"/>
                <w:szCs w:val="16"/>
              </w:rPr>
            </w:pPr>
            <w:r w:rsidRPr="000F7CCE">
              <w:rPr>
                <w:rFonts w:eastAsiaTheme="minorEastAsia"/>
                <w:color w:val="000000" w:themeColor="text1"/>
                <w:sz w:val="16"/>
                <w:szCs w:val="16"/>
              </w:rPr>
              <w:t>6.7</w:t>
            </w:r>
          </w:p>
        </w:tc>
        <w:tc>
          <w:tcPr>
            <w:tcW w:w="1520" w:type="dxa"/>
          </w:tcPr>
          <w:p w:rsidRPr="000F7CCE" w:rsidR="001A02D9" w:rsidP="000320F8" w:rsidRDefault="00AE4614" w14:paraId="6A77D79C" w14:textId="4CBE7CBF">
            <w:pPr>
              <w:rPr>
                <w:rFonts w:eastAsiaTheme="minorEastAsia"/>
                <w:color w:val="000000" w:themeColor="text1"/>
                <w:sz w:val="16"/>
                <w:szCs w:val="16"/>
              </w:rPr>
            </w:pPr>
            <w:r>
              <w:rPr>
                <w:rFonts w:eastAsiaTheme="minorEastAsia"/>
                <w:color w:val="000000" w:themeColor="text1"/>
                <w:sz w:val="16"/>
                <w:szCs w:val="16"/>
              </w:rPr>
              <w:t>Execute end of data sharing</w:t>
            </w:r>
          </w:p>
        </w:tc>
        <w:tc>
          <w:tcPr>
            <w:tcW w:w="2011" w:type="dxa"/>
          </w:tcPr>
          <w:p w:rsidRPr="000F7CCE" w:rsidR="001A02D9" w:rsidP="000179D5" w:rsidRDefault="000179D5" w14:paraId="12976FBD" w14:textId="4E3C1E48">
            <w:pPr>
              <w:rPr>
                <w:rFonts w:eastAsiaTheme="minorEastAsia"/>
                <w:color w:val="000000" w:themeColor="text1"/>
                <w:sz w:val="16"/>
                <w:szCs w:val="16"/>
              </w:rPr>
            </w:pPr>
            <w:r w:rsidRPr="000F7CCE">
              <w:rPr>
                <w:rFonts w:eastAsiaTheme="minorEastAsia"/>
                <w:color w:val="000000" w:themeColor="text1"/>
                <w:sz w:val="16"/>
                <w:szCs w:val="16"/>
              </w:rPr>
              <w:t>The metered data administrator stops transferring data to the eligible party.</w:t>
            </w:r>
          </w:p>
        </w:tc>
        <w:tc>
          <w:tcPr>
            <w:tcW w:w="1398" w:type="dxa"/>
          </w:tcPr>
          <w:p w:rsidRPr="000F7CCE" w:rsidR="001A02D9" w:rsidP="000320F8" w:rsidRDefault="007B0396" w14:paraId="56A666FF" w14:textId="1F5A4690">
            <w:pPr>
              <w:rPr>
                <w:rFonts w:eastAsiaTheme="minorEastAsia"/>
                <w:color w:val="000000" w:themeColor="text1"/>
                <w:sz w:val="16"/>
                <w:szCs w:val="16"/>
              </w:rPr>
            </w:pPr>
            <w:r w:rsidRPr="000F7CCE">
              <w:rPr>
                <w:rFonts w:eastAsiaTheme="minorEastAsia"/>
                <w:color w:val="000000" w:themeColor="text1"/>
                <w:sz w:val="16"/>
                <w:szCs w:val="16"/>
              </w:rPr>
              <w:t>Metered data administrator</w:t>
            </w:r>
          </w:p>
        </w:tc>
        <w:tc>
          <w:tcPr>
            <w:tcW w:w="1399" w:type="dxa"/>
          </w:tcPr>
          <w:p w:rsidRPr="000F7CCE" w:rsidR="001A02D9" w:rsidP="000320F8" w:rsidRDefault="00D2026C" w14:paraId="48CA2D76" w14:textId="205FEA3E">
            <w:pPr>
              <w:rPr>
                <w:rFonts w:eastAsiaTheme="minorEastAsia"/>
                <w:color w:val="000000" w:themeColor="text1"/>
                <w:sz w:val="16"/>
                <w:szCs w:val="16"/>
              </w:rPr>
            </w:pPr>
            <w:r>
              <w:rPr>
                <w:rFonts w:eastAsiaTheme="minorEastAsia"/>
                <w:color w:val="000000" w:themeColor="text1"/>
                <w:sz w:val="16"/>
                <w:szCs w:val="16"/>
              </w:rPr>
              <w:t>-</w:t>
            </w:r>
          </w:p>
        </w:tc>
        <w:tc>
          <w:tcPr>
            <w:tcW w:w="1398" w:type="dxa"/>
          </w:tcPr>
          <w:p w:rsidRPr="000F7CCE" w:rsidR="001A02D9" w:rsidP="000320F8" w:rsidRDefault="00D2026C" w14:paraId="0F3EE621" w14:textId="56230771">
            <w:pPr>
              <w:rPr>
                <w:rFonts w:eastAsiaTheme="minorEastAsia"/>
                <w:color w:val="000000" w:themeColor="text1"/>
                <w:sz w:val="16"/>
                <w:szCs w:val="16"/>
              </w:rPr>
            </w:pPr>
            <w:r>
              <w:rPr>
                <w:rFonts w:eastAsiaTheme="minorEastAsia"/>
                <w:color w:val="000000" w:themeColor="text1"/>
                <w:sz w:val="16"/>
                <w:szCs w:val="16"/>
              </w:rPr>
              <w:t>[not relevant]</w:t>
            </w:r>
          </w:p>
        </w:tc>
      </w:tr>
      <w:tr w:rsidRPr="000F7CCE" w:rsidR="00DD0D3B" w:rsidTr="194C71E5" w14:paraId="1491DE98" w14:textId="77777777">
        <w:trPr>
          <w:trHeight w:val="300"/>
        </w:trPr>
        <w:tc>
          <w:tcPr>
            <w:tcW w:w="817" w:type="dxa"/>
          </w:tcPr>
          <w:p w:rsidRPr="000F7CCE" w:rsidR="00DD0D3B" w:rsidP="000320F8" w:rsidRDefault="00A00972" w14:paraId="64BB849B" w14:textId="5C9F68A1">
            <w:pPr>
              <w:rPr>
                <w:rFonts w:eastAsiaTheme="minorEastAsia"/>
                <w:color w:val="000000" w:themeColor="text1"/>
                <w:sz w:val="16"/>
                <w:szCs w:val="16"/>
              </w:rPr>
            </w:pPr>
            <w:r>
              <w:rPr>
                <w:rFonts w:eastAsiaTheme="minorEastAsia"/>
                <w:color w:val="000000" w:themeColor="text1"/>
                <w:sz w:val="16"/>
                <w:szCs w:val="16"/>
              </w:rPr>
              <w:t>6.8</w:t>
            </w:r>
          </w:p>
        </w:tc>
        <w:tc>
          <w:tcPr>
            <w:tcW w:w="1520" w:type="dxa"/>
          </w:tcPr>
          <w:p w:rsidRPr="000F7CCE" w:rsidR="00DD0D3B" w:rsidP="000320F8" w:rsidRDefault="00AE4614" w14:paraId="08DB20A7" w14:textId="116BD65B">
            <w:pPr>
              <w:rPr>
                <w:rFonts w:eastAsiaTheme="minorEastAsia"/>
                <w:color w:val="000000" w:themeColor="text1"/>
                <w:sz w:val="16"/>
                <w:szCs w:val="16"/>
              </w:rPr>
            </w:pPr>
            <w:r>
              <w:rPr>
                <w:rFonts w:eastAsiaTheme="minorEastAsia"/>
                <w:color w:val="000000" w:themeColor="text1"/>
                <w:sz w:val="16"/>
                <w:szCs w:val="16"/>
              </w:rPr>
              <w:t>Notify on end of data sharing</w:t>
            </w:r>
          </w:p>
        </w:tc>
        <w:tc>
          <w:tcPr>
            <w:tcW w:w="2011" w:type="dxa"/>
          </w:tcPr>
          <w:p w:rsidRPr="000F7CCE" w:rsidR="001169D5" w:rsidP="001169D5" w:rsidRDefault="001169D5" w14:paraId="1DD6B59F" w14:textId="5CE95738">
            <w:pPr>
              <w:rPr>
                <w:rFonts w:eastAsiaTheme="minorEastAsia"/>
                <w:color w:val="000000" w:themeColor="text1"/>
                <w:sz w:val="16"/>
                <w:szCs w:val="16"/>
              </w:rPr>
            </w:pPr>
            <w:r w:rsidRPr="000F7CCE">
              <w:rPr>
                <w:rFonts w:eastAsiaTheme="minorEastAsia"/>
                <w:color w:val="000000" w:themeColor="text1"/>
                <w:sz w:val="16"/>
                <w:szCs w:val="16"/>
              </w:rPr>
              <w:t xml:space="preserve">The </w:t>
            </w:r>
            <w:r>
              <w:rPr>
                <w:rFonts w:eastAsiaTheme="minorEastAsia"/>
                <w:color w:val="000000" w:themeColor="text1"/>
                <w:sz w:val="16"/>
                <w:szCs w:val="16"/>
              </w:rPr>
              <w:t>metered data administrator</w:t>
            </w:r>
          </w:p>
          <w:p w:rsidRPr="000F7CCE" w:rsidR="00DD0D3B" w:rsidP="000179D5" w:rsidRDefault="001169D5" w14:paraId="59806130" w14:textId="692AB1B9">
            <w:pPr>
              <w:rPr>
                <w:rFonts w:eastAsiaTheme="minorEastAsia"/>
                <w:color w:val="000000" w:themeColor="text1"/>
                <w:sz w:val="16"/>
                <w:szCs w:val="16"/>
              </w:rPr>
            </w:pPr>
            <w:r w:rsidRPr="000F7CCE">
              <w:rPr>
                <w:rFonts w:eastAsiaTheme="minorEastAsia"/>
                <w:color w:val="000000" w:themeColor="text1"/>
                <w:sz w:val="16"/>
                <w:szCs w:val="16"/>
              </w:rPr>
              <w:t xml:space="preserve">forwards the respective notification to the </w:t>
            </w:r>
            <w:r w:rsidR="00382306">
              <w:rPr>
                <w:rFonts w:eastAsiaTheme="minorEastAsia"/>
                <w:color w:val="000000" w:themeColor="text1"/>
                <w:sz w:val="16"/>
                <w:szCs w:val="16"/>
              </w:rPr>
              <w:t>CESU operator</w:t>
            </w:r>
            <w:r w:rsidRPr="000F7CCE">
              <w:rPr>
                <w:rFonts w:eastAsiaTheme="minorEastAsia"/>
                <w:color w:val="000000" w:themeColor="text1"/>
                <w:sz w:val="16"/>
                <w:szCs w:val="16"/>
              </w:rPr>
              <w:t>.</w:t>
            </w:r>
          </w:p>
        </w:tc>
        <w:tc>
          <w:tcPr>
            <w:tcW w:w="1398" w:type="dxa"/>
          </w:tcPr>
          <w:p w:rsidRPr="000F7CCE" w:rsidR="00DD0D3B" w:rsidP="000320F8" w:rsidRDefault="00382306" w14:paraId="2D1D42F5" w14:textId="59DFDCE8">
            <w:pPr>
              <w:rPr>
                <w:rFonts w:eastAsiaTheme="minorEastAsia"/>
                <w:color w:val="000000" w:themeColor="text1"/>
                <w:sz w:val="16"/>
                <w:szCs w:val="16"/>
              </w:rPr>
            </w:pPr>
            <w:r w:rsidRPr="000F7CCE">
              <w:rPr>
                <w:rFonts w:eastAsiaTheme="minorEastAsia"/>
                <w:color w:val="000000" w:themeColor="text1"/>
                <w:sz w:val="16"/>
                <w:szCs w:val="16"/>
              </w:rPr>
              <w:t>Metered data administrator</w:t>
            </w:r>
          </w:p>
        </w:tc>
        <w:tc>
          <w:tcPr>
            <w:tcW w:w="1399" w:type="dxa"/>
          </w:tcPr>
          <w:p w:rsidRPr="000F7CCE" w:rsidR="00DD0D3B" w:rsidP="000320F8" w:rsidRDefault="00354AE1" w14:paraId="569E86A5" w14:textId="17CD9583">
            <w:pPr>
              <w:rPr>
                <w:rFonts w:eastAsiaTheme="minorEastAsia"/>
                <w:color w:val="000000" w:themeColor="text1"/>
                <w:sz w:val="16"/>
                <w:szCs w:val="16"/>
              </w:rPr>
            </w:pPr>
            <w:r w:rsidRPr="000F7CCE">
              <w:rPr>
                <w:rFonts w:eastAsiaTheme="minorEastAsia"/>
                <w:color w:val="000000" w:themeColor="text1"/>
                <w:sz w:val="16"/>
                <w:szCs w:val="16"/>
              </w:rPr>
              <w:t>CESU operator</w:t>
            </w:r>
          </w:p>
        </w:tc>
        <w:tc>
          <w:tcPr>
            <w:tcW w:w="1398" w:type="dxa"/>
          </w:tcPr>
          <w:p w:rsidRPr="000F7CCE" w:rsidR="00DD0D3B" w:rsidP="000320F8" w:rsidRDefault="00D2026C" w14:paraId="1AA05963" w14:textId="13B219B1">
            <w:pPr>
              <w:rPr>
                <w:rFonts w:eastAsiaTheme="minorEastAsia"/>
                <w:color w:val="000000" w:themeColor="text1"/>
                <w:sz w:val="16"/>
                <w:szCs w:val="16"/>
              </w:rPr>
            </w:pPr>
            <w:r w:rsidRPr="000F7CCE">
              <w:rPr>
                <w:rFonts w:eastAsiaTheme="minorEastAsia"/>
                <w:color w:val="000000" w:themeColor="text1"/>
                <w:sz w:val="16"/>
                <w:szCs w:val="16"/>
              </w:rPr>
              <w:t>J – Notification of termination of service</w:t>
            </w:r>
          </w:p>
        </w:tc>
      </w:tr>
      <w:tr w:rsidRPr="000F7CCE" w:rsidR="000974FA" w:rsidTr="194C71E5" w14:paraId="56F950CD" w14:textId="77777777">
        <w:trPr>
          <w:trHeight w:val="300"/>
        </w:trPr>
        <w:tc>
          <w:tcPr>
            <w:tcW w:w="817" w:type="dxa"/>
          </w:tcPr>
          <w:p w:rsidRPr="000F7CCE" w:rsidR="000974FA" w:rsidP="000320F8" w:rsidRDefault="000974FA" w14:paraId="6318186D" w14:textId="2AD6C34C">
            <w:pPr>
              <w:rPr>
                <w:rFonts w:eastAsiaTheme="minorEastAsia"/>
                <w:color w:val="000000" w:themeColor="text1"/>
                <w:sz w:val="16"/>
                <w:szCs w:val="16"/>
              </w:rPr>
            </w:pPr>
            <w:r w:rsidRPr="000F7CCE">
              <w:rPr>
                <w:rFonts w:eastAsiaTheme="minorEastAsia"/>
                <w:color w:val="000000" w:themeColor="text1"/>
                <w:sz w:val="16"/>
                <w:szCs w:val="16"/>
              </w:rPr>
              <w:t>6.</w:t>
            </w:r>
            <w:r w:rsidR="00A00972">
              <w:rPr>
                <w:rFonts w:eastAsiaTheme="minorEastAsia"/>
                <w:color w:val="000000" w:themeColor="text1"/>
                <w:sz w:val="16"/>
                <w:szCs w:val="16"/>
              </w:rPr>
              <w:t>9</w:t>
            </w:r>
          </w:p>
        </w:tc>
        <w:tc>
          <w:tcPr>
            <w:tcW w:w="1520" w:type="dxa"/>
          </w:tcPr>
          <w:p w:rsidRPr="000F7CCE" w:rsidR="000974FA" w:rsidP="000320F8" w:rsidRDefault="00AE4614" w14:paraId="2E6E05C9" w14:textId="6379C2C5">
            <w:pPr>
              <w:rPr>
                <w:rFonts w:eastAsiaTheme="minorEastAsia"/>
                <w:color w:val="000000" w:themeColor="text1"/>
                <w:sz w:val="16"/>
                <w:szCs w:val="16"/>
              </w:rPr>
            </w:pPr>
            <w:r>
              <w:rPr>
                <w:rFonts w:eastAsiaTheme="minorEastAsia"/>
                <w:color w:val="000000" w:themeColor="text1"/>
                <w:sz w:val="16"/>
                <w:szCs w:val="16"/>
              </w:rPr>
              <w:t>Execute end of assignation</w:t>
            </w:r>
          </w:p>
        </w:tc>
        <w:tc>
          <w:tcPr>
            <w:tcW w:w="2011" w:type="dxa"/>
          </w:tcPr>
          <w:p w:rsidRPr="000F7CCE" w:rsidR="000974FA" w:rsidP="000179D5" w:rsidRDefault="004E5721" w14:paraId="4DE0B0FB" w14:textId="569754C5">
            <w:pPr>
              <w:rPr>
                <w:rFonts w:eastAsiaTheme="minorEastAsia"/>
                <w:color w:val="000000" w:themeColor="text1"/>
                <w:sz w:val="16"/>
                <w:szCs w:val="16"/>
              </w:rPr>
            </w:pPr>
            <w:r w:rsidRPr="000F7CCE">
              <w:rPr>
                <w:rFonts w:eastAsiaTheme="minorEastAsia"/>
                <w:color w:val="000000" w:themeColor="text1"/>
                <w:sz w:val="16"/>
                <w:szCs w:val="16"/>
              </w:rPr>
              <w:t xml:space="preserve">The metering point administrator </w:t>
            </w:r>
            <w:r w:rsidRPr="000F7CCE" w:rsidR="00AD6D65">
              <w:rPr>
                <w:rFonts w:eastAsiaTheme="minorEastAsia"/>
                <w:color w:val="000000" w:themeColor="text1"/>
                <w:sz w:val="16"/>
                <w:szCs w:val="16"/>
              </w:rPr>
              <w:t>dismisses</w:t>
            </w:r>
            <w:r w:rsidRPr="000F7CCE" w:rsidR="001E5A6A">
              <w:rPr>
                <w:rFonts w:eastAsiaTheme="minorEastAsia"/>
                <w:color w:val="000000" w:themeColor="text1"/>
                <w:sz w:val="16"/>
                <w:szCs w:val="16"/>
              </w:rPr>
              <w:t xml:space="preserve"> the assignation of the specified metering point </w:t>
            </w:r>
            <w:r w:rsidRPr="000F7CCE" w:rsidR="00AD6D65">
              <w:rPr>
                <w:rFonts w:eastAsiaTheme="minorEastAsia"/>
                <w:color w:val="000000" w:themeColor="text1"/>
                <w:sz w:val="16"/>
                <w:szCs w:val="16"/>
              </w:rPr>
              <w:t>from the related CESU.</w:t>
            </w:r>
            <w:r w:rsidRPr="000F7CCE" w:rsidR="00CC4F4B">
              <w:rPr>
                <w:rFonts w:eastAsiaTheme="minorEastAsia"/>
                <w:color w:val="000000" w:themeColor="text1"/>
                <w:sz w:val="16"/>
                <w:szCs w:val="16"/>
              </w:rPr>
              <w:t xml:space="preserve"> </w:t>
            </w:r>
            <w:r w:rsidRPr="000F7CCE" w:rsidR="00C92A56">
              <w:rPr>
                <w:rFonts w:eastAsiaTheme="minorEastAsia"/>
                <w:color w:val="000000" w:themeColor="text1"/>
                <w:sz w:val="16"/>
                <w:szCs w:val="16"/>
              </w:rPr>
              <w:t xml:space="preserve">The </w:t>
            </w:r>
            <w:r w:rsidRPr="000F7CCE" w:rsidR="00A61B89">
              <w:rPr>
                <w:rFonts w:eastAsiaTheme="minorEastAsia"/>
                <w:color w:val="000000" w:themeColor="text1"/>
                <w:sz w:val="16"/>
                <w:szCs w:val="16"/>
              </w:rPr>
              <w:t xml:space="preserve">related </w:t>
            </w:r>
            <w:r w:rsidRPr="000F7CCE" w:rsidR="00C92A56">
              <w:rPr>
                <w:rFonts w:eastAsiaTheme="minorEastAsia"/>
                <w:color w:val="000000" w:themeColor="text1"/>
                <w:sz w:val="16"/>
                <w:szCs w:val="16"/>
              </w:rPr>
              <w:t xml:space="preserve">participation factor is therefore </w:t>
            </w:r>
            <w:r w:rsidRPr="000F7CCE" w:rsidR="00A61B89">
              <w:rPr>
                <w:rFonts w:eastAsiaTheme="minorEastAsia"/>
                <w:color w:val="000000" w:themeColor="text1"/>
                <w:sz w:val="16"/>
                <w:szCs w:val="16"/>
              </w:rPr>
              <w:t>freed up.</w:t>
            </w:r>
          </w:p>
        </w:tc>
        <w:tc>
          <w:tcPr>
            <w:tcW w:w="1398" w:type="dxa"/>
          </w:tcPr>
          <w:p w:rsidRPr="000F7CCE" w:rsidR="000974FA" w:rsidP="000320F8" w:rsidRDefault="00AD6D65" w14:paraId="3FF27988" w14:textId="0630E754">
            <w:pPr>
              <w:rPr>
                <w:rFonts w:eastAsiaTheme="minorEastAsia"/>
                <w:color w:val="000000" w:themeColor="text1"/>
                <w:sz w:val="16"/>
                <w:szCs w:val="16"/>
              </w:rPr>
            </w:pPr>
            <w:r w:rsidRPr="000F7CCE">
              <w:rPr>
                <w:rFonts w:eastAsiaTheme="minorEastAsia"/>
                <w:color w:val="000000" w:themeColor="text1"/>
                <w:sz w:val="16"/>
                <w:szCs w:val="16"/>
              </w:rPr>
              <w:t>Metering point administrator</w:t>
            </w:r>
          </w:p>
        </w:tc>
        <w:tc>
          <w:tcPr>
            <w:tcW w:w="1399" w:type="dxa"/>
          </w:tcPr>
          <w:p w:rsidRPr="000F7CCE" w:rsidR="000974FA" w:rsidP="000320F8" w:rsidRDefault="00707281" w14:paraId="542D22E8" w14:textId="09379E7A">
            <w:pPr>
              <w:rPr>
                <w:rFonts w:eastAsiaTheme="minorEastAsia"/>
                <w:color w:val="000000" w:themeColor="text1"/>
                <w:sz w:val="16"/>
                <w:szCs w:val="16"/>
              </w:rPr>
            </w:pPr>
            <w:r>
              <w:rPr>
                <w:rFonts w:eastAsiaTheme="minorEastAsia"/>
                <w:color w:val="000000" w:themeColor="text1"/>
                <w:sz w:val="16"/>
                <w:szCs w:val="16"/>
              </w:rPr>
              <w:t>-</w:t>
            </w:r>
          </w:p>
        </w:tc>
        <w:tc>
          <w:tcPr>
            <w:tcW w:w="1398" w:type="dxa"/>
          </w:tcPr>
          <w:p w:rsidRPr="000F7CCE" w:rsidR="000974FA" w:rsidP="000320F8" w:rsidRDefault="00707281" w14:paraId="62A10994" w14:textId="01F7569C">
            <w:pPr>
              <w:rPr>
                <w:rFonts w:eastAsiaTheme="minorEastAsia"/>
                <w:color w:val="000000" w:themeColor="text1"/>
                <w:sz w:val="16"/>
                <w:szCs w:val="16"/>
              </w:rPr>
            </w:pPr>
            <w:r>
              <w:rPr>
                <w:rFonts w:eastAsiaTheme="minorEastAsia"/>
                <w:color w:val="000000" w:themeColor="text1"/>
                <w:sz w:val="16"/>
                <w:szCs w:val="16"/>
              </w:rPr>
              <w:t>[not relevant]</w:t>
            </w:r>
          </w:p>
        </w:tc>
      </w:tr>
      <w:tr w:rsidRPr="000F7CCE" w:rsidR="00DD0D3B" w:rsidTr="194C71E5" w14:paraId="1D82E56E" w14:textId="77777777">
        <w:trPr>
          <w:trHeight w:val="300"/>
        </w:trPr>
        <w:tc>
          <w:tcPr>
            <w:tcW w:w="817" w:type="dxa"/>
          </w:tcPr>
          <w:p w:rsidRPr="000F7CCE" w:rsidR="00DD0D3B" w:rsidP="000320F8" w:rsidRDefault="00A00972" w14:paraId="780C7ED3" w14:textId="733C70D2">
            <w:pPr>
              <w:rPr>
                <w:rFonts w:eastAsiaTheme="minorEastAsia"/>
                <w:color w:val="000000" w:themeColor="text1"/>
                <w:sz w:val="16"/>
                <w:szCs w:val="16"/>
              </w:rPr>
            </w:pPr>
            <w:r>
              <w:rPr>
                <w:rFonts w:eastAsiaTheme="minorEastAsia"/>
                <w:color w:val="000000" w:themeColor="text1"/>
                <w:sz w:val="16"/>
                <w:szCs w:val="16"/>
              </w:rPr>
              <w:t>6.10</w:t>
            </w:r>
          </w:p>
        </w:tc>
        <w:tc>
          <w:tcPr>
            <w:tcW w:w="1520" w:type="dxa"/>
          </w:tcPr>
          <w:p w:rsidRPr="000F7CCE" w:rsidR="00DD0D3B" w:rsidP="000320F8" w:rsidRDefault="00AE4614" w14:paraId="126A59B2" w14:textId="30AE3E67">
            <w:pPr>
              <w:rPr>
                <w:rFonts w:eastAsiaTheme="minorEastAsia"/>
                <w:color w:val="000000" w:themeColor="text1"/>
                <w:sz w:val="16"/>
                <w:szCs w:val="16"/>
              </w:rPr>
            </w:pPr>
            <w:r>
              <w:rPr>
                <w:rFonts w:eastAsiaTheme="minorEastAsia"/>
                <w:color w:val="000000" w:themeColor="text1"/>
                <w:sz w:val="16"/>
                <w:szCs w:val="16"/>
              </w:rPr>
              <w:t>Notify on end of assignation</w:t>
            </w:r>
          </w:p>
        </w:tc>
        <w:tc>
          <w:tcPr>
            <w:tcW w:w="2011" w:type="dxa"/>
          </w:tcPr>
          <w:p w:rsidRPr="000F7CCE" w:rsidR="00382306" w:rsidP="00382306" w:rsidRDefault="00382306" w14:paraId="03046FD8" w14:textId="49CC6FC3">
            <w:pPr>
              <w:rPr>
                <w:rFonts w:eastAsiaTheme="minorEastAsia"/>
                <w:color w:val="000000" w:themeColor="text1"/>
                <w:sz w:val="16"/>
                <w:szCs w:val="16"/>
              </w:rPr>
            </w:pPr>
            <w:r w:rsidRPr="000F7CCE">
              <w:rPr>
                <w:rFonts w:eastAsiaTheme="minorEastAsia"/>
                <w:color w:val="000000" w:themeColor="text1"/>
                <w:sz w:val="16"/>
                <w:szCs w:val="16"/>
              </w:rPr>
              <w:t xml:space="preserve">The </w:t>
            </w:r>
            <w:r>
              <w:rPr>
                <w:rFonts w:eastAsiaTheme="minorEastAsia"/>
                <w:color w:val="000000" w:themeColor="text1"/>
                <w:sz w:val="16"/>
                <w:szCs w:val="16"/>
              </w:rPr>
              <w:t>metering point administrator</w:t>
            </w:r>
          </w:p>
          <w:p w:rsidRPr="000F7CCE" w:rsidR="00DD0D3B" w:rsidP="000179D5" w:rsidRDefault="00382306" w14:paraId="14FFAAA7" w14:textId="5C436D2F">
            <w:pPr>
              <w:rPr>
                <w:rFonts w:eastAsiaTheme="minorEastAsia"/>
                <w:color w:val="000000" w:themeColor="text1"/>
                <w:sz w:val="16"/>
                <w:szCs w:val="16"/>
              </w:rPr>
            </w:pPr>
            <w:r w:rsidRPr="000F7CCE">
              <w:rPr>
                <w:rFonts w:eastAsiaTheme="minorEastAsia"/>
                <w:color w:val="000000" w:themeColor="text1"/>
                <w:sz w:val="16"/>
                <w:szCs w:val="16"/>
              </w:rPr>
              <w:t xml:space="preserve">forwards the respective notification to the </w:t>
            </w:r>
            <w:r>
              <w:rPr>
                <w:rFonts w:eastAsiaTheme="minorEastAsia"/>
                <w:color w:val="000000" w:themeColor="text1"/>
                <w:sz w:val="16"/>
                <w:szCs w:val="16"/>
              </w:rPr>
              <w:t>CESU operator</w:t>
            </w:r>
            <w:r w:rsidRPr="000F7CCE">
              <w:rPr>
                <w:rFonts w:eastAsiaTheme="minorEastAsia"/>
                <w:color w:val="000000" w:themeColor="text1"/>
                <w:sz w:val="16"/>
                <w:szCs w:val="16"/>
              </w:rPr>
              <w:t>.</w:t>
            </w:r>
          </w:p>
        </w:tc>
        <w:tc>
          <w:tcPr>
            <w:tcW w:w="1398" w:type="dxa"/>
          </w:tcPr>
          <w:p w:rsidRPr="000F7CCE" w:rsidR="00DD0D3B" w:rsidP="000320F8" w:rsidRDefault="00707281" w14:paraId="2F4289DB" w14:textId="0CD5BC80">
            <w:pPr>
              <w:rPr>
                <w:rFonts w:eastAsiaTheme="minorEastAsia"/>
                <w:color w:val="000000" w:themeColor="text1"/>
                <w:sz w:val="16"/>
                <w:szCs w:val="16"/>
              </w:rPr>
            </w:pPr>
            <w:r w:rsidRPr="000F7CCE">
              <w:rPr>
                <w:rFonts w:eastAsiaTheme="minorEastAsia"/>
                <w:color w:val="000000" w:themeColor="text1"/>
                <w:sz w:val="16"/>
                <w:szCs w:val="16"/>
              </w:rPr>
              <w:t>Metering point administrator</w:t>
            </w:r>
          </w:p>
        </w:tc>
        <w:tc>
          <w:tcPr>
            <w:tcW w:w="1399" w:type="dxa"/>
          </w:tcPr>
          <w:p w:rsidRPr="000F7CCE" w:rsidR="00DD0D3B" w:rsidP="000320F8" w:rsidRDefault="00707281" w14:paraId="26AF7173" w14:textId="7EAD2BE0">
            <w:pPr>
              <w:rPr>
                <w:rFonts w:eastAsiaTheme="minorEastAsia"/>
                <w:color w:val="000000" w:themeColor="text1"/>
                <w:sz w:val="16"/>
                <w:szCs w:val="16"/>
              </w:rPr>
            </w:pPr>
            <w:r w:rsidRPr="000F7CCE">
              <w:rPr>
                <w:rFonts w:eastAsiaTheme="minorEastAsia"/>
                <w:color w:val="000000" w:themeColor="text1"/>
                <w:sz w:val="16"/>
                <w:szCs w:val="16"/>
              </w:rPr>
              <w:t>CESU operator</w:t>
            </w:r>
          </w:p>
        </w:tc>
        <w:tc>
          <w:tcPr>
            <w:tcW w:w="1398" w:type="dxa"/>
          </w:tcPr>
          <w:p w:rsidRPr="000F7CCE" w:rsidR="00DD0D3B" w:rsidP="000320F8" w:rsidRDefault="00707281" w14:paraId="33A008EB" w14:textId="5479251D">
            <w:pPr>
              <w:rPr>
                <w:rFonts w:eastAsiaTheme="minorEastAsia"/>
                <w:color w:val="000000" w:themeColor="text1"/>
                <w:sz w:val="16"/>
                <w:szCs w:val="16"/>
              </w:rPr>
            </w:pPr>
            <w:r w:rsidRPr="000F7CCE">
              <w:rPr>
                <w:rFonts w:eastAsiaTheme="minorEastAsia"/>
                <w:color w:val="000000" w:themeColor="text1"/>
                <w:sz w:val="16"/>
                <w:szCs w:val="16"/>
              </w:rPr>
              <w:t>J – Notification of termination of service</w:t>
            </w:r>
          </w:p>
        </w:tc>
      </w:tr>
    </w:tbl>
    <w:p w:rsidRPr="000F7CCE" w:rsidR="003D4FDC" w:rsidP="00204993" w:rsidRDefault="003D4FDC" w14:paraId="6B52929F" w14:textId="77777777">
      <w:pPr>
        <w:rPr>
          <w:rFonts w:ascii="Arial" w:hAnsi="Arial" w:cs="Arial"/>
          <w:b/>
          <w:bCs/>
        </w:rPr>
      </w:pPr>
    </w:p>
    <w:tbl>
      <w:tblPr>
        <w:tblStyle w:val="TableGrid"/>
        <w:tblW w:w="9350" w:type="dxa"/>
        <w:tblLook w:val="04A0" w:firstRow="1" w:lastRow="0" w:firstColumn="1" w:lastColumn="0" w:noHBand="0" w:noVBand="1"/>
      </w:tblPr>
      <w:tblGrid>
        <w:gridCol w:w="1350"/>
        <w:gridCol w:w="1755"/>
        <w:gridCol w:w="2430"/>
        <w:gridCol w:w="3815"/>
      </w:tblGrid>
      <w:tr w:rsidRPr="000F7CCE" w:rsidR="003D4FDC" w14:paraId="169CFD3E" w14:textId="77777777">
        <w:trPr>
          <w:trHeight w:val="300"/>
        </w:trPr>
        <w:tc>
          <w:tcPr>
            <w:tcW w:w="9350" w:type="dxa"/>
            <w:gridSpan w:val="4"/>
            <w:shd w:val="clear" w:color="auto" w:fill="D0CECE" w:themeFill="background2" w:themeFillShade="E6"/>
          </w:tcPr>
          <w:p w:rsidRPr="000F7CCE" w:rsidR="003D4FDC" w:rsidRDefault="003D4FDC" w14:paraId="59CFDEA3" w14:textId="5EB67B53">
            <w:pPr>
              <w:jc w:val="cente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INFORMATION OBJECTS FOR THIS PROCEDURE</w:t>
            </w:r>
          </w:p>
        </w:tc>
      </w:tr>
      <w:tr w:rsidRPr="000F7CCE" w:rsidR="003D4FDC" w:rsidTr="1862E868" w14:paraId="4E8626C2" w14:textId="77777777">
        <w:trPr>
          <w:trHeight w:val="300"/>
        </w:trPr>
        <w:tc>
          <w:tcPr>
            <w:tcW w:w="1350" w:type="dxa"/>
            <w:shd w:val="clear" w:color="auto" w:fill="D0CECE" w:themeFill="background2" w:themeFillShade="E6"/>
          </w:tcPr>
          <w:p w:rsidRPr="000F7CCE" w:rsidR="003D4FDC" w:rsidRDefault="003D4FDC" w14:paraId="1FABE7D3" w14:textId="77777777">
            <w:pPr>
              <w:rPr>
                <w:rFonts w:ascii="Arial" w:hAnsi="Arial" w:eastAsia="Arial" w:cs="Arial"/>
                <w:b/>
                <w:bCs/>
                <w:i/>
                <w:iCs/>
                <w:sz w:val="16"/>
                <w:szCs w:val="16"/>
              </w:rPr>
            </w:pPr>
            <w:r w:rsidRPr="000F7CCE">
              <w:rPr>
                <w:rFonts w:ascii="Arial" w:hAnsi="Arial" w:eastAsia="Arial" w:cs="Arial"/>
                <w:b/>
                <w:bCs/>
                <w:i/>
                <w:iCs/>
                <w:sz w:val="16"/>
                <w:szCs w:val="16"/>
              </w:rPr>
              <w:t>Information exchanged,</w:t>
            </w:r>
          </w:p>
          <w:p w:rsidRPr="000F7CCE" w:rsidR="003D4FDC" w:rsidRDefault="003D4FDC" w14:paraId="20E95B40" w14:textId="77777777">
            <w:pPr>
              <w:rPr>
                <w:rFonts w:ascii="Arial" w:hAnsi="Arial" w:eastAsia="Arial" w:cs="Arial"/>
                <w:b/>
                <w:bCs/>
                <w:i/>
                <w:iCs/>
                <w:sz w:val="16"/>
                <w:szCs w:val="16"/>
              </w:rPr>
            </w:pPr>
            <w:r w:rsidRPr="000F7CCE">
              <w:rPr>
                <w:rFonts w:ascii="Arial" w:hAnsi="Arial" w:eastAsia="Arial" w:cs="Arial"/>
                <w:b/>
                <w:bCs/>
                <w:i/>
                <w:iCs/>
                <w:sz w:val="16"/>
                <w:szCs w:val="16"/>
              </w:rPr>
              <w:t>ID</w:t>
            </w:r>
          </w:p>
        </w:tc>
        <w:tc>
          <w:tcPr>
            <w:tcW w:w="1755" w:type="dxa"/>
            <w:shd w:val="clear" w:color="auto" w:fill="D0CECE" w:themeFill="background2" w:themeFillShade="E6"/>
          </w:tcPr>
          <w:p w:rsidRPr="000F7CCE" w:rsidR="003D4FDC" w:rsidRDefault="003D4FDC" w14:paraId="335E78AC" w14:textId="77777777">
            <w:pPr>
              <w:rPr>
                <w:rFonts w:ascii="Arial" w:hAnsi="Arial" w:eastAsia="Arial" w:cs="Arial"/>
                <w:b/>
                <w:bCs/>
                <w:i/>
                <w:iCs/>
                <w:sz w:val="16"/>
                <w:szCs w:val="16"/>
              </w:rPr>
            </w:pPr>
            <w:r w:rsidRPr="000F7CCE">
              <w:rPr>
                <w:rFonts w:ascii="Arial" w:hAnsi="Arial" w:eastAsia="Arial" w:cs="Arial"/>
                <w:b/>
                <w:bCs/>
                <w:i/>
                <w:iCs/>
                <w:color w:val="000000" w:themeColor="text1"/>
                <w:sz w:val="16"/>
                <w:szCs w:val="16"/>
              </w:rPr>
              <w:t>Name of the information</w:t>
            </w:r>
          </w:p>
        </w:tc>
        <w:tc>
          <w:tcPr>
            <w:tcW w:w="6245" w:type="dxa"/>
            <w:gridSpan w:val="2"/>
            <w:shd w:val="clear" w:color="auto" w:fill="D0CECE" w:themeFill="background2" w:themeFillShade="E6"/>
          </w:tcPr>
          <w:p w:rsidRPr="000F7CCE" w:rsidR="003D4FDC" w:rsidRDefault="003D4FDC" w14:paraId="4A4830D5" w14:textId="77777777">
            <w:pP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Description of information exchanged</w:t>
            </w:r>
          </w:p>
        </w:tc>
      </w:tr>
      <w:tr w:rsidRPr="000F7CCE" w:rsidR="003D4FDC" w:rsidTr="1862E868" w14:paraId="6DA7E8E7" w14:textId="77777777">
        <w:trPr>
          <w:trHeight w:val="300"/>
        </w:trPr>
        <w:tc>
          <w:tcPr>
            <w:tcW w:w="1350" w:type="dxa"/>
          </w:tcPr>
          <w:p w:rsidRPr="000F7CCE" w:rsidR="003D4FDC" w:rsidP="003D4FDC" w:rsidRDefault="003D4FDC" w14:paraId="0B89AFFB" w14:textId="0112FCDB">
            <w:pPr>
              <w:rPr>
                <w:rFonts w:eastAsiaTheme="minorEastAsia"/>
                <w:color w:val="000000" w:themeColor="text1"/>
                <w:sz w:val="16"/>
                <w:szCs w:val="16"/>
              </w:rPr>
            </w:pPr>
            <w:r w:rsidRPr="000F7CCE">
              <w:rPr>
                <w:rFonts w:eastAsiaTheme="minorEastAsia"/>
                <w:color w:val="000000" w:themeColor="text1"/>
                <w:sz w:val="16"/>
                <w:szCs w:val="16"/>
              </w:rPr>
              <w:t>J</w:t>
            </w:r>
          </w:p>
        </w:tc>
        <w:tc>
          <w:tcPr>
            <w:tcW w:w="1755" w:type="dxa"/>
          </w:tcPr>
          <w:p w:rsidRPr="000F7CCE" w:rsidR="003D4FDC" w:rsidP="003D4FDC" w:rsidRDefault="003D4FDC" w14:paraId="3C30D8F2" w14:textId="1D014FAB">
            <w:pPr>
              <w:rPr>
                <w:rFonts w:eastAsiaTheme="minorEastAsia"/>
                <w:color w:val="000000" w:themeColor="text1"/>
                <w:sz w:val="16"/>
                <w:szCs w:val="16"/>
              </w:rPr>
            </w:pPr>
            <w:r w:rsidRPr="000F7CCE">
              <w:rPr>
                <w:rFonts w:eastAsiaTheme="minorEastAsia"/>
                <w:color w:val="000000" w:themeColor="text1"/>
                <w:sz w:val="16"/>
                <w:szCs w:val="16"/>
              </w:rPr>
              <w:t>Notification of termination of service</w:t>
            </w:r>
          </w:p>
        </w:tc>
        <w:tc>
          <w:tcPr>
            <w:tcW w:w="2430" w:type="dxa"/>
          </w:tcPr>
          <w:p w:rsidRPr="000F7CCE" w:rsidR="003D4FDC" w:rsidP="003D4FDC" w:rsidRDefault="003D4FDC" w14:paraId="38FF8E90" w14:textId="591A71F7">
            <w:pPr>
              <w:rPr>
                <w:rFonts w:eastAsiaTheme="minorEastAsia"/>
                <w:color w:val="000000" w:themeColor="text1"/>
                <w:sz w:val="16"/>
                <w:szCs w:val="16"/>
              </w:rPr>
            </w:pPr>
            <w:r w:rsidRPr="000F7CCE">
              <w:rPr>
                <w:rFonts w:eastAsiaTheme="minorEastAsia"/>
                <w:color w:val="000000" w:themeColor="text1"/>
                <w:sz w:val="16"/>
                <w:szCs w:val="16"/>
              </w:rPr>
              <w:t>Permission identifier</w:t>
            </w:r>
          </w:p>
        </w:tc>
        <w:tc>
          <w:tcPr>
            <w:tcW w:w="3815" w:type="dxa"/>
          </w:tcPr>
          <w:p w:rsidRPr="000F7CCE" w:rsidR="003D4FDC" w:rsidP="003D4FDC" w:rsidRDefault="003D4FDC" w14:paraId="2F17FF60" w14:textId="77777777">
            <w:pPr>
              <w:rPr>
                <w:rFonts w:eastAsiaTheme="minorEastAsia"/>
                <w:color w:val="000000" w:themeColor="text1"/>
                <w:sz w:val="16"/>
                <w:szCs w:val="16"/>
              </w:rPr>
            </w:pPr>
            <w:r w:rsidRPr="000F7CCE">
              <w:rPr>
                <w:rFonts w:eastAsiaTheme="minorEastAsia"/>
                <w:color w:val="000000" w:themeColor="text1"/>
                <w:sz w:val="16"/>
                <w:szCs w:val="16"/>
              </w:rPr>
              <w:t>A unique identifier of the permission referring to</w:t>
            </w:r>
          </w:p>
          <w:p w:rsidRPr="000F7CCE" w:rsidR="003D4FDC" w:rsidP="003D4FDC" w:rsidRDefault="003D4FDC" w14:paraId="46ACC377" w14:textId="77777777">
            <w:pPr>
              <w:rPr>
                <w:rFonts w:eastAsiaTheme="minorEastAsia"/>
                <w:color w:val="000000" w:themeColor="text1"/>
                <w:sz w:val="16"/>
                <w:szCs w:val="16"/>
              </w:rPr>
            </w:pPr>
            <w:r w:rsidRPr="000F7CCE">
              <w:rPr>
                <w:rFonts w:eastAsiaTheme="minorEastAsia"/>
                <w:color w:val="000000" w:themeColor="text1"/>
                <w:sz w:val="16"/>
                <w:szCs w:val="16"/>
              </w:rPr>
              <w:t>information object I – Established permission</w:t>
            </w:r>
          </w:p>
          <w:p w:rsidRPr="000F7CCE" w:rsidR="003D4FDC" w:rsidP="003D4FDC" w:rsidRDefault="003D4FDC" w14:paraId="3F0CEB33" w14:textId="6CD391E8">
            <w:pPr>
              <w:rPr>
                <w:rFonts w:eastAsiaTheme="minorEastAsia"/>
                <w:color w:val="000000" w:themeColor="text1"/>
                <w:sz w:val="16"/>
                <w:szCs w:val="16"/>
              </w:rPr>
            </w:pPr>
            <w:r w:rsidRPr="000F7CCE">
              <w:rPr>
                <w:rFonts w:eastAsiaTheme="minorEastAsia"/>
                <w:color w:val="000000" w:themeColor="text1"/>
                <w:sz w:val="16"/>
                <w:szCs w:val="16"/>
              </w:rPr>
              <w:t>information.</w:t>
            </w:r>
          </w:p>
        </w:tc>
      </w:tr>
      <w:tr w:rsidRPr="000F7CCE" w:rsidR="003D4FDC" w:rsidTr="1862E868" w14:paraId="09BD2CB3" w14:textId="77777777">
        <w:trPr>
          <w:trHeight w:val="300"/>
        </w:trPr>
        <w:tc>
          <w:tcPr>
            <w:tcW w:w="1350" w:type="dxa"/>
          </w:tcPr>
          <w:p w:rsidRPr="000F7CCE" w:rsidR="003D4FDC" w:rsidP="003D4FDC" w:rsidRDefault="003D4FDC" w14:paraId="5D9EDCE7" w14:textId="0B915DC8">
            <w:pPr>
              <w:rPr>
                <w:rFonts w:eastAsiaTheme="minorEastAsia"/>
                <w:color w:val="000000" w:themeColor="text1"/>
                <w:sz w:val="16"/>
                <w:szCs w:val="16"/>
              </w:rPr>
            </w:pPr>
          </w:p>
        </w:tc>
        <w:tc>
          <w:tcPr>
            <w:tcW w:w="1755" w:type="dxa"/>
          </w:tcPr>
          <w:p w:rsidRPr="000F7CCE" w:rsidR="003D4FDC" w:rsidP="003D4FDC" w:rsidRDefault="003D4FDC" w14:paraId="328D74D7" w14:textId="62C775BB">
            <w:pPr>
              <w:rPr>
                <w:rFonts w:eastAsiaTheme="minorEastAsia"/>
                <w:color w:val="000000" w:themeColor="text1"/>
                <w:sz w:val="16"/>
                <w:szCs w:val="16"/>
              </w:rPr>
            </w:pPr>
          </w:p>
        </w:tc>
        <w:tc>
          <w:tcPr>
            <w:tcW w:w="2430" w:type="dxa"/>
          </w:tcPr>
          <w:p w:rsidRPr="000F7CCE" w:rsidR="003D4FDC" w:rsidP="003D4FDC" w:rsidRDefault="003D4FDC" w14:paraId="77C83DA9" w14:textId="267AEDB2">
            <w:pPr>
              <w:rPr>
                <w:rFonts w:eastAsiaTheme="minorEastAsia" w:cstheme="minorHAnsi"/>
                <w:color w:val="000000" w:themeColor="text1"/>
                <w:sz w:val="16"/>
                <w:szCs w:val="16"/>
              </w:rPr>
            </w:pPr>
            <w:r w:rsidRPr="000F7CCE">
              <w:rPr>
                <w:rFonts w:eastAsiaTheme="minorEastAsia"/>
                <w:color w:val="000000" w:themeColor="text1"/>
                <w:sz w:val="16"/>
                <w:szCs w:val="16"/>
              </w:rPr>
              <w:t>Termination timestamp</w:t>
            </w:r>
          </w:p>
        </w:tc>
        <w:tc>
          <w:tcPr>
            <w:tcW w:w="3815" w:type="dxa"/>
          </w:tcPr>
          <w:p w:rsidRPr="000F7CCE" w:rsidR="003D4FDC" w:rsidP="003D4FDC" w:rsidRDefault="003D4FDC" w14:paraId="57F26944" w14:textId="1F925869">
            <w:pPr>
              <w:rPr>
                <w:rFonts w:eastAsiaTheme="minorEastAsia" w:cstheme="minorHAnsi"/>
                <w:color w:val="000000" w:themeColor="text1"/>
                <w:sz w:val="16"/>
                <w:szCs w:val="16"/>
              </w:rPr>
            </w:pPr>
            <w:r w:rsidRPr="000F7CCE">
              <w:rPr>
                <w:rFonts w:eastAsiaTheme="minorEastAsia"/>
                <w:color w:val="000000" w:themeColor="text1"/>
                <w:sz w:val="16"/>
                <w:szCs w:val="16"/>
              </w:rPr>
              <w:t>Timestamp indicating the point in time when the service is considered terminated.</w:t>
            </w:r>
          </w:p>
        </w:tc>
      </w:tr>
    </w:tbl>
    <w:p w:rsidRPr="000F7CCE" w:rsidR="003D4FDC" w:rsidP="00204993" w:rsidRDefault="003D4FDC" w14:paraId="5805B413" w14:textId="77777777">
      <w:pPr>
        <w:rPr>
          <w:rFonts w:ascii="Arial" w:hAnsi="Arial" w:cs="Arial"/>
          <w:b/>
          <w:bCs/>
        </w:rPr>
      </w:pPr>
    </w:p>
    <w:p w:rsidRPr="000F7CCE" w:rsidR="003E4E5F" w:rsidP="003E4E5F" w:rsidRDefault="00E71C91" w14:paraId="50A839E1" w14:textId="1BFEAD9C">
      <w:pPr>
        <w:keepNext/>
      </w:pPr>
      <w:r w:rsidRPr="00E71C91">
        <w:rPr>
          <w:rFonts w:ascii="Arial" w:hAnsi="Arial" w:cs="Arial"/>
          <w:b/>
          <w:bCs/>
          <w:noProof/>
        </w:rPr>
        <w:drawing>
          <wp:inline distT="0" distB="0" distL="0" distR="0" wp14:anchorId="1456F997" wp14:editId="5020CBA7">
            <wp:extent cx="5943600" cy="6551295"/>
            <wp:effectExtent l="0" t="0" r="0" b="1905"/>
            <wp:docPr id="66394009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940099" name=""/>
                    <pic:cNvPicPr/>
                  </pic:nvPicPr>
                  <pic:blipFill>
                    <a:blip r:embed="rId30">
                      <a:extLst>
                        <a:ext uri="{96DAC541-7B7A-43D3-8B79-37D633B846F1}">
                          <asvg:svgBlip xmlns:asvg="http://schemas.microsoft.com/office/drawing/2016/SVG/main" r:embed="rId31"/>
                        </a:ext>
                      </a:extLst>
                    </a:blip>
                    <a:stretch>
                      <a:fillRect/>
                    </a:stretch>
                  </pic:blipFill>
                  <pic:spPr>
                    <a:xfrm>
                      <a:off x="0" y="0"/>
                      <a:ext cx="5943600" cy="6551295"/>
                    </a:xfrm>
                    <a:prstGeom prst="rect">
                      <a:avLst/>
                    </a:prstGeom>
                  </pic:spPr>
                </pic:pic>
              </a:graphicData>
            </a:graphic>
          </wp:inline>
        </w:drawing>
      </w:r>
    </w:p>
    <w:p w:rsidRPr="000F7CCE" w:rsidR="003E4E5F" w:rsidP="0028086E" w:rsidRDefault="003E4E5F" w14:paraId="60C15650" w14:textId="13C88684">
      <w:pPr>
        <w:pStyle w:val="Caption"/>
      </w:pPr>
      <w:r w:rsidRPr="000F7CCE">
        <w:t xml:space="preserve">Diagram </w:t>
      </w:r>
      <w:r w:rsidRPr="000F7CCE" w:rsidR="005A6D08">
        <w:fldChar w:fldCharType="begin"/>
      </w:r>
      <w:r w:rsidRPr="000F7CCE" w:rsidR="005A6D08">
        <w:instrText xml:space="preserve"> SEQ Diagram \* ARABIC </w:instrText>
      </w:r>
      <w:r w:rsidRPr="000F7CCE" w:rsidR="005A6D08">
        <w:fldChar w:fldCharType="separate"/>
      </w:r>
      <w:r w:rsidRPr="000F7CCE" w:rsidR="005A6D08">
        <w:fldChar w:fldCharType="end"/>
      </w:r>
      <w:r w:rsidRPr="000F7CCE">
        <w:t xml:space="preserve"> - Procedure "CESU operator requests </w:t>
      </w:r>
      <w:r w:rsidR="00D2778A">
        <w:t>metering</w:t>
      </w:r>
      <w:r w:rsidRPr="000F7CCE">
        <w:t xml:space="preserve"> point to be removed from CESU"</w:t>
      </w:r>
    </w:p>
    <w:p w:rsidRPr="000F7CCE" w:rsidR="008860EB" w:rsidP="00204993" w:rsidRDefault="008860EB" w14:paraId="2C47D324" w14:textId="77777777">
      <w:pPr>
        <w:rPr>
          <w:rFonts w:ascii="Arial" w:hAnsi="Arial" w:cs="Arial"/>
          <w:b/>
          <w:bCs/>
        </w:rPr>
      </w:pPr>
    </w:p>
    <w:p w:rsidRPr="000F7CCE" w:rsidR="008860EB" w:rsidP="00204993" w:rsidRDefault="008860EB" w14:paraId="10D588FB" w14:textId="77777777">
      <w:pPr>
        <w:rPr>
          <w:rFonts w:ascii="Arial" w:hAnsi="Arial" w:cs="Arial"/>
          <w:b/>
          <w:bCs/>
        </w:rPr>
      </w:pPr>
    </w:p>
    <w:p w:rsidR="00D74368" w:rsidP="008860EB" w:rsidRDefault="00D74368" w14:paraId="732FB77C" w14:textId="77777777">
      <w:pPr>
        <w:rPr>
          <w:rFonts w:ascii="Arial" w:hAnsi="Arial" w:cs="Arial"/>
          <w:b/>
          <w:bCs/>
        </w:rPr>
      </w:pPr>
    </w:p>
    <w:p w:rsidR="00D74368" w:rsidP="008860EB" w:rsidRDefault="00D74368" w14:paraId="38451126" w14:textId="77777777">
      <w:pPr>
        <w:rPr>
          <w:rFonts w:ascii="Arial" w:hAnsi="Arial" w:cs="Arial"/>
          <w:b/>
          <w:bCs/>
        </w:rPr>
      </w:pPr>
    </w:p>
    <w:p w:rsidR="00D74368" w:rsidP="008860EB" w:rsidRDefault="00D74368" w14:paraId="3E1F2444" w14:textId="77777777">
      <w:pPr>
        <w:rPr>
          <w:rFonts w:ascii="Arial" w:hAnsi="Arial" w:cs="Arial"/>
          <w:b/>
          <w:bCs/>
        </w:rPr>
      </w:pPr>
    </w:p>
    <w:p w:rsidRPr="000F7CCE" w:rsidR="008860EB" w:rsidP="008860EB" w:rsidRDefault="008860EB" w14:paraId="4C39FC16" w14:textId="6C655EB5">
      <w:pPr>
        <w:rPr>
          <w:rFonts w:ascii="Arial" w:hAnsi="Arial" w:cs="Arial"/>
          <w:b/>
          <w:bCs/>
        </w:rPr>
      </w:pPr>
      <w:r w:rsidRPr="4B73FC4A">
        <w:rPr>
          <w:rFonts w:ascii="Arial" w:hAnsi="Arial" w:cs="Arial"/>
          <w:b/>
          <w:bCs/>
        </w:rPr>
        <w:t xml:space="preserve">Procedure </w:t>
      </w:r>
      <w:r w:rsidRPr="4B73FC4A" w:rsidR="00034567">
        <w:rPr>
          <w:rFonts w:ascii="Arial" w:hAnsi="Arial" w:cs="Arial"/>
          <w:b/>
          <w:bCs/>
        </w:rPr>
        <w:t>7</w:t>
      </w:r>
      <w:r w:rsidRPr="4B73FC4A">
        <w:rPr>
          <w:rFonts w:ascii="Arial" w:hAnsi="Arial" w:cs="Arial"/>
          <w:b/>
          <w:bCs/>
        </w:rPr>
        <w:t xml:space="preserve">: </w:t>
      </w:r>
      <w:r w:rsidRPr="4B73FC4A" w:rsidR="00034567">
        <w:rPr>
          <w:rFonts w:ascii="Arial" w:hAnsi="Arial" w:cs="Arial"/>
          <w:b/>
          <w:bCs/>
        </w:rPr>
        <w:t xml:space="preserve">Final customer requests its </w:t>
      </w:r>
      <w:r w:rsidR="000C5569">
        <w:rPr>
          <w:rFonts w:ascii="Arial" w:hAnsi="Arial" w:cs="Arial"/>
          <w:b/>
          <w:bCs/>
        </w:rPr>
        <w:t>metering</w:t>
      </w:r>
      <w:r w:rsidRPr="4B73FC4A" w:rsidR="00BA4C81">
        <w:rPr>
          <w:rFonts w:ascii="Arial" w:hAnsi="Arial" w:cs="Arial"/>
          <w:b/>
          <w:bCs/>
        </w:rPr>
        <w:t xml:space="preserve"> </w:t>
      </w:r>
      <w:r w:rsidRPr="4B73FC4A" w:rsidR="00034567">
        <w:rPr>
          <w:rFonts w:ascii="Arial" w:hAnsi="Arial" w:cs="Arial"/>
          <w:b/>
          <w:bCs/>
        </w:rPr>
        <w:t>point to be removed from CESU</w:t>
      </w:r>
    </w:p>
    <w:tbl>
      <w:tblPr>
        <w:tblStyle w:val="TableGrid"/>
        <w:tblW w:w="9350" w:type="dxa"/>
        <w:tblLook w:val="04A0" w:firstRow="1" w:lastRow="0" w:firstColumn="1" w:lastColumn="0" w:noHBand="0" w:noVBand="1"/>
      </w:tblPr>
      <w:tblGrid>
        <w:gridCol w:w="813"/>
        <w:gridCol w:w="1530"/>
        <w:gridCol w:w="2880"/>
        <w:gridCol w:w="1259"/>
        <w:gridCol w:w="1356"/>
        <w:gridCol w:w="1512"/>
      </w:tblGrid>
      <w:tr w:rsidRPr="000F7CCE" w:rsidR="008860EB" w:rsidTr="1862E868" w14:paraId="058AA27B" w14:textId="77777777">
        <w:trPr>
          <w:trHeight w:val="300"/>
        </w:trPr>
        <w:tc>
          <w:tcPr>
            <w:tcW w:w="9350" w:type="dxa"/>
            <w:gridSpan w:val="6"/>
            <w:shd w:val="clear" w:color="auto" w:fill="D0CECE" w:themeFill="background2" w:themeFillShade="E6"/>
          </w:tcPr>
          <w:p w:rsidR="003A1CD1" w:rsidP="004671B6" w:rsidRDefault="004671B6" w14:paraId="63D86809" w14:textId="21D78F65">
            <w:pPr>
              <w:jc w:val="center"/>
            </w:pPr>
            <w:r>
              <w:rPr>
                <w:rFonts w:ascii="Arial" w:hAnsi="Arial" w:eastAsia="Arial" w:cs="Arial"/>
                <w:b/>
                <w:bCs/>
                <w:i/>
                <w:iCs/>
                <w:color w:val="000000" w:themeColor="text1"/>
                <w:sz w:val="16"/>
                <w:szCs w:val="16"/>
              </w:rPr>
              <w:t>Table II.VII</w:t>
            </w:r>
          </w:p>
        </w:tc>
      </w:tr>
      <w:tr w:rsidRPr="000F7CCE" w:rsidR="008860EB" w:rsidTr="1862E868" w14:paraId="2FDB9F82" w14:textId="77777777">
        <w:trPr>
          <w:trHeight w:val="300"/>
        </w:trPr>
        <w:tc>
          <w:tcPr>
            <w:tcW w:w="2343" w:type="dxa"/>
            <w:gridSpan w:val="2"/>
            <w:shd w:val="clear" w:color="auto" w:fill="D0CECE" w:themeFill="background2" w:themeFillShade="E6"/>
          </w:tcPr>
          <w:p w:rsidR="003A1CD1" w:rsidRDefault="003A1CD1" w14:paraId="0B3219EB" w14:textId="77777777"/>
        </w:tc>
        <w:tc>
          <w:tcPr>
            <w:tcW w:w="7007" w:type="dxa"/>
            <w:gridSpan w:val="4"/>
            <w:shd w:val="clear" w:color="auto" w:fill="D0CECE" w:themeFill="background2" w:themeFillShade="E6"/>
          </w:tcPr>
          <w:p w:rsidRPr="000F7CCE" w:rsidR="008860EB" w:rsidRDefault="007F5DA2" w14:paraId="268DFACF" w14:textId="07DDCF9E">
            <w:pP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 xml:space="preserve">Final customer requests its </w:t>
            </w:r>
            <w:r w:rsidR="000C5569">
              <w:rPr>
                <w:rFonts w:ascii="Arial" w:hAnsi="Arial" w:eastAsia="Arial" w:cs="Arial"/>
                <w:b/>
                <w:bCs/>
                <w:i/>
                <w:iCs/>
                <w:color w:val="000000" w:themeColor="text1"/>
                <w:sz w:val="16"/>
                <w:szCs w:val="16"/>
              </w:rPr>
              <w:t>metering</w:t>
            </w:r>
            <w:r w:rsidRPr="000F7CCE">
              <w:rPr>
                <w:rFonts w:ascii="Arial" w:hAnsi="Arial" w:eastAsia="Arial" w:cs="Arial"/>
                <w:b/>
                <w:bCs/>
                <w:i/>
                <w:iCs/>
                <w:color w:val="000000" w:themeColor="text1"/>
                <w:sz w:val="16"/>
                <w:szCs w:val="16"/>
              </w:rPr>
              <w:t xml:space="preserve"> point to be removed from CESU</w:t>
            </w:r>
          </w:p>
        </w:tc>
      </w:tr>
      <w:tr w:rsidRPr="000F7CCE" w:rsidR="00071EC2" w:rsidTr="1862E868" w14:paraId="62257F05" w14:textId="77777777">
        <w:trPr>
          <w:trHeight w:val="300"/>
        </w:trPr>
        <w:tc>
          <w:tcPr>
            <w:tcW w:w="813" w:type="dxa"/>
            <w:shd w:val="clear" w:color="auto" w:fill="D0CECE" w:themeFill="background2" w:themeFillShade="E6"/>
          </w:tcPr>
          <w:p w:rsidRPr="000F7CCE" w:rsidR="008860EB" w:rsidRDefault="008860EB" w14:paraId="1782FC92" w14:textId="77777777">
            <w:pPr>
              <w:rPr>
                <w:rFonts w:ascii="Arial" w:hAnsi="Arial" w:eastAsia="Arial" w:cs="Arial"/>
                <w:b/>
                <w:bCs/>
                <w:i/>
                <w:iCs/>
                <w:sz w:val="16"/>
                <w:szCs w:val="16"/>
              </w:rPr>
            </w:pPr>
            <w:r w:rsidRPr="000F7CCE">
              <w:rPr>
                <w:rFonts w:ascii="Arial" w:hAnsi="Arial" w:eastAsia="Arial" w:cs="Arial"/>
                <w:b/>
                <w:bCs/>
                <w:i/>
                <w:iCs/>
                <w:sz w:val="16"/>
                <w:szCs w:val="16"/>
              </w:rPr>
              <w:t>Step</w:t>
            </w:r>
          </w:p>
          <w:p w:rsidRPr="000F7CCE" w:rsidR="008860EB" w:rsidRDefault="008860EB" w14:paraId="17202550" w14:textId="77777777">
            <w:pPr>
              <w:rPr>
                <w:rFonts w:ascii="Arial" w:hAnsi="Arial" w:eastAsia="Arial" w:cs="Arial"/>
                <w:b/>
                <w:bCs/>
                <w:i/>
                <w:iCs/>
                <w:sz w:val="16"/>
                <w:szCs w:val="16"/>
              </w:rPr>
            </w:pPr>
            <w:r w:rsidRPr="000F7CCE">
              <w:rPr>
                <w:rFonts w:ascii="Arial" w:hAnsi="Arial" w:eastAsia="Arial" w:cs="Arial"/>
                <w:b/>
                <w:bCs/>
                <w:i/>
                <w:iCs/>
                <w:sz w:val="16"/>
                <w:szCs w:val="16"/>
              </w:rPr>
              <w:t>No</w:t>
            </w:r>
          </w:p>
        </w:tc>
        <w:tc>
          <w:tcPr>
            <w:tcW w:w="1530" w:type="dxa"/>
            <w:shd w:val="clear" w:color="auto" w:fill="D0CECE" w:themeFill="background2" w:themeFillShade="E6"/>
          </w:tcPr>
          <w:p w:rsidRPr="000F7CCE" w:rsidR="008860EB" w:rsidRDefault="008860EB" w14:paraId="47443159" w14:textId="77777777">
            <w:pP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Step</w:t>
            </w:r>
          </w:p>
        </w:tc>
        <w:tc>
          <w:tcPr>
            <w:tcW w:w="2880" w:type="dxa"/>
            <w:shd w:val="clear" w:color="auto" w:fill="D0CECE" w:themeFill="background2" w:themeFillShade="E6"/>
          </w:tcPr>
          <w:p w:rsidRPr="000F7CCE" w:rsidR="008860EB" w:rsidRDefault="008860EB" w14:paraId="1E260185" w14:textId="77777777">
            <w:pPr>
              <w:rPr>
                <w:rFonts w:ascii="Arial" w:hAnsi="Arial" w:eastAsia="Arial" w:cs="Arial"/>
                <w:b/>
                <w:bCs/>
                <w:i/>
                <w:iCs/>
                <w:sz w:val="16"/>
                <w:szCs w:val="16"/>
              </w:rPr>
            </w:pPr>
            <w:r w:rsidRPr="000F7CCE">
              <w:rPr>
                <w:rFonts w:ascii="Arial" w:hAnsi="Arial" w:eastAsia="Arial" w:cs="Arial"/>
                <w:b/>
                <w:bCs/>
                <w:i/>
                <w:iCs/>
                <w:sz w:val="16"/>
                <w:szCs w:val="16"/>
              </w:rPr>
              <w:t>Step description</w:t>
            </w:r>
          </w:p>
        </w:tc>
        <w:tc>
          <w:tcPr>
            <w:tcW w:w="1259" w:type="dxa"/>
            <w:shd w:val="clear" w:color="auto" w:fill="D0CECE" w:themeFill="background2" w:themeFillShade="E6"/>
          </w:tcPr>
          <w:p w:rsidRPr="000F7CCE" w:rsidR="008860EB" w:rsidRDefault="008860EB" w14:paraId="33150B28" w14:textId="77777777">
            <w:pP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Information producer</w:t>
            </w:r>
          </w:p>
        </w:tc>
        <w:tc>
          <w:tcPr>
            <w:tcW w:w="1356" w:type="dxa"/>
            <w:shd w:val="clear" w:color="auto" w:fill="D0CECE" w:themeFill="background2" w:themeFillShade="E6"/>
          </w:tcPr>
          <w:p w:rsidRPr="000F7CCE" w:rsidR="008860EB" w:rsidRDefault="008860EB" w14:paraId="4959CE14" w14:textId="77777777">
            <w:pP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Information receiver</w:t>
            </w:r>
          </w:p>
        </w:tc>
        <w:tc>
          <w:tcPr>
            <w:tcW w:w="1512" w:type="dxa"/>
            <w:shd w:val="clear" w:color="auto" w:fill="D0CECE" w:themeFill="background2" w:themeFillShade="E6"/>
          </w:tcPr>
          <w:p w:rsidRPr="000F7CCE" w:rsidR="008860EB" w:rsidRDefault="008860EB" w14:paraId="1543B939" w14:textId="77777777">
            <w:pP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Information exchanged (IDs)</w:t>
            </w:r>
          </w:p>
        </w:tc>
      </w:tr>
      <w:tr w:rsidRPr="000F7CCE" w:rsidR="009163AB" w:rsidTr="1862E868" w14:paraId="6E537B84" w14:textId="77777777">
        <w:trPr>
          <w:trHeight w:val="300"/>
        </w:trPr>
        <w:tc>
          <w:tcPr>
            <w:tcW w:w="813" w:type="dxa"/>
          </w:tcPr>
          <w:p w:rsidRPr="000F7CCE" w:rsidR="009163AB" w:rsidP="009163AB" w:rsidRDefault="001D7FE0" w14:paraId="5386CF50" w14:textId="70B5B205">
            <w:pPr>
              <w:rPr>
                <w:rFonts w:eastAsiaTheme="minorEastAsia"/>
                <w:color w:val="000000" w:themeColor="text1"/>
                <w:sz w:val="16"/>
                <w:szCs w:val="16"/>
              </w:rPr>
            </w:pPr>
            <w:r w:rsidRPr="000F7CCE">
              <w:rPr>
                <w:rFonts w:eastAsiaTheme="minorEastAsia"/>
                <w:color w:val="000000" w:themeColor="text1"/>
                <w:sz w:val="16"/>
                <w:szCs w:val="16"/>
              </w:rPr>
              <w:t>7</w:t>
            </w:r>
            <w:r w:rsidRPr="000F7CCE" w:rsidR="009163AB">
              <w:rPr>
                <w:rFonts w:eastAsiaTheme="minorEastAsia"/>
                <w:color w:val="000000" w:themeColor="text1"/>
                <w:sz w:val="16"/>
                <w:szCs w:val="16"/>
              </w:rPr>
              <w:t>.1</w:t>
            </w:r>
          </w:p>
        </w:tc>
        <w:tc>
          <w:tcPr>
            <w:tcW w:w="1530" w:type="dxa"/>
          </w:tcPr>
          <w:p w:rsidRPr="000F7CCE" w:rsidR="009163AB" w:rsidP="009163AB" w:rsidRDefault="00955670" w14:paraId="53671454" w14:textId="7D1D19FB">
            <w:pPr>
              <w:rPr>
                <w:rFonts w:eastAsiaTheme="minorEastAsia"/>
                <w:color w:val="000000" w:themeColor="text1"/>
                <w:sz w:val="16"/>
                <w:szCs w:val="16"/>
              </w:rPr>
            </w:pPr>
            <w:r>
              <w:rPr>
                <w:rFonts w:eastAsiaTheme="minorEastAsia"/>
                <w:color w:val="000000" w:themeColor="text1"/>
                <w:sz w:val="16"/>
                <w:szCs w:val="16"/>
              </w:rPr>
              <w:t>Request authorisation</w:t>
            </w:r>
          </w:p>
          <w:p w:rsidRPr="000F7CCE" w:rsidR="009163AB" w:rsidP="009163AB" w:rsidRDefault="009163AB" w14:paraId="75CC0A7F" w14:textId="065058B0">
            <w:pPr>
              <w:rPr>
                <w:rFonts w:eastAsiaTheme="minorEastAsia"/>
                <w:color w:val="000000" w:themeColor="text1"/>
                <w:sz w:val="16"/>
                <w:szCs w:val="16"/>
              </w:rPr>
            </w:pPr>
          </w:p>
        </w:tc>
        <w:tc>
          <w:tcPr>
            <w:tcW w:w="2880" w:type="dxa"/>
          </w:tcPr>
          <w:p w:rsidRPr="000F7CCE" w:rsidR="009163AB" w:rsidP="009163AB" w:rsidRDefault="009163AB" w14:paraId="2FBBB38E" w14:textId="04D93937">
            <w:pPr>
              <w:rPr>
                <w:rFonts w:eastAsiaTheme="minorEastAsia"/>
                <w:color w:val="000000" w:themeColor="text1"/>
                <w:sz w:val="16"/>
                <w:szCs w:val="16"/>
              </w:rPr>
            </w:pPr>
            <w:r w:rsidRPr="000F7CCE">
              <w:rPr>
                <w:rFonts w:eastAsiaTheme="minorEastAsia"/>
                <w:color w:val="000000" w:themeColor="text1"/>
                <w:sz w:val="16"/>
                <w:szCs w:val="16"/>
              </w:rPr>
              <w:t>Final customers identify</w:t>
            </w:r>
            <w:r w:rsidRPr="000F7CCE" w:rsidR="00C13909">
              <w:rPr>
                <w:rFonts w:eastAsiaTheme="minorEastAsia"/>
                <w:color w:val="000000" w:themeColor="text1"/>
                <w:sz w:val="16"/>
                <w:szCs w:val="16"/>
              </w:rPr>
              <w:t xml:space="preserve"> themselves to the permission administrator.</w:t>
            </w:r>
          </w:p>
        </w:tc>
        <w:tc>
          <w:tcPr>
            <w:tcW w:w="1259" w:type="dxa"/>
          </w:tcPr>
          <w:p w:rsidRPr="000F7CCE" w:rsidR="009163AB" w:rsidP="009163AB" w:rsidRDefault="00C13909" w14:paraId="4EE42D85" w14:textId="2021509D">
            <w:pPr>
              <w:rPr>
                <w:rFonts w:eastAsiaTheme="minorEastAsia"/>
                <w:color w:val="000000" w:themeColor="text1"/>
                <w:sz w:val="16"/>
                <w:szCs w:val="16"/>
              </w:rPr>
            </w:pPr>
            <w:r w:rsidRPr="000F7CCE">
              <w:rPr>
                <w:rFonts w:eastAsiaTheme="minorEastAsia"/>
                <w:color w:val="000000" w:themeColor="text1"/>
                <w:sz w:val="16"/>
                <w:szCs w:val="16"/>
              </w:rPr>
              <w:t>Final customer</w:t>
            </w:r>
          </w:p>
        </w:tc>
        <w:tc>
          <w:tcPr>
            <w:tcW w:w="1356" w:type="dxa"/>
          </w:tcPr>
          <w:p w:rsidRPr="000F7CCE" w:rsidR="009163AB" w:rsidP="009163AB" w:rsidRDefault="00C13909" w14:paraId="22B3267A" w14:textId="0D9EAFA1">
            <w:pPr>
              <w:rPr>
                <w:rFonts w:eastAsiaTheme="minorEastAsia"/>
                <w:color w:val="000000" w:themeColor="text1"/>
                <w:sz w:val="16"/>
                <w:szCs w:val="16"/>
              </w:rPr>
            </w:pPr>
            <w:r w:rsidRPr="000F7CCE">
              <w:rPr>
                <w:rFonts w:eastAsiaTheme="minorEastAsia"/>
                <w:color w:val="000000" w:themeColor="text1"/>
                <w:sz w:val="16"/>
                <w:szCs w:val="16"/>
              </w:rPr>
              <w:t>Permission administrator</w:t>
            </w:r>
          </w:p>
        </w:tc>
        <w:tc>
          <w:tcPr>
            <w:tcW w:w="1512" w:type="dxa"/>
          </w:tcPr>
          <w:p w:rsidRPr="000F7CCE" w:rsidR="009163AB" w:rsidP="009163AB" w:rsidRDefault="009163AB" w14:paraId="4DD7E405" w14:textId="74833407">
            <w:pPr>
              <w:rPr>
                <w:rFonts w:eastAsiaTheme="minorEastAsia"/>
                <w:color w:val="000000" w:themeColor="text1"/>
                <w:sz w:val="16"/>
                <w:szCs w:val="16"/>
              </w:rPr>
            </w:pPr>
            <w:r w:rsidRPr="000F7CCE">
              <w:rPr>
                <w:rFonts w:eastAsiaTheme="minorEastAsia"/>
                <w:color w:val="000000" w:themeColor="text1"/>
                <w:sz w:val="16"/>
                <w:szCs w:val="16"/>
              </w:rPr>
              <w:t>[not relevant]</w:t>
            </w:r>
          </w:p>
        </w:tc>
      </w:tr>
      <w:tr w:rsidRPr="000F7CCE" w:rsidR="00517F07" w:rsidTr="1862E868" w14:paraId="202B72C2" w14:textId="77777777">
        <w:trPr>
          <w:trHeight w:val="300"/>
        </w:trPr>
        <w:tc>
          <w:tcPr>
            <w:tcW w:w="813" w:type="dxa"/>
          </w:tcPr>
          <w:p w:rsidRPr="000F7CCE" w:rsidR="00517F07" w:rsidP="00517F07" w:rsidRDefault="00517F07" w14:paraId="6D89D5F1" w14:textId="1E03E8FA">
            <w:pPr>
              <w:rPr>
                <w:rFonts w:eastAsiaTheme="minorEastAsia"/>
                <w:color w:val="000000" w:themeColor="text1"/>
                <w:sz w:val="16"/>
                <w:szCs w:val="16"/>
              </w:rPr>
            </w:pPr>
            <w:r w:rsidRPr="000F7CCE">
              <w:rPr>
                <w:rFonts w:eastAsiaTheme="minorEastAsia"/>
                <w:color w:val="000000" w:themeColor="text1"/>
                <w:sz w:val="16"/>
                <w:szCs w:val="16"/>
              </w:rPr>
              <w:t>7.</w:t>
            </w:r>
            <w:r w:rsidRPr="000F7CCE" w:rsidR="00334DC6">
              <w:rPr>
                <w:rFonts w:eastAsiaTheme="minorEastAsia"/>
                <w:color w:val="000000" w:themeColor="text1"/>
                <w:sz w:val="16"/>
                <w:szCs w:val="16"/>
              </w:rPr>
              <w:t>2</w:t>
            </w:r>
          </w:p>
        </w:tc>
        <w:tc>
          <w:tcPr>
            <w:tcW w:w="1530" w:type="dxa"/>
          </w:tcPr>
          <w:p w:rsidRPr="000F7CCE" w:rsidR="00517F07" w:rsidP="00517F07" w:rsidRDefault="00616FDE" w14:paraId="5BE1637A" w14:textId="7C9D5ECA">
            <w:pPr>
              <w:rPr>
                <w:rFonts w:eastAsiaTheme="minorEastAsia"/>
                <w:color w:val="000000" w:themeColor="text1"/>
                <w:sz w:val="16"/>
                <w:szCs w:val="16"/>
              </w:rPr>
            </w:pPr>
            <w:r>
              <w:rPr>
                <w:rFonts w:eastAsiaTheme="minorEastAsia"/>
                <w:color w:val="000000" w:themeColor="text1"/>
                <w:sz w:val="16"/>
                <w:szCs w:val="16"/>
              </w:rPr>
              <w:t>Request</w:t>
            </w:r>
            <w:r w:rsidRPr="000F7CCE" w:rsidR="00517F07">
              <w:rPr>
                <w:rFonts w:eastAsiaTheme="minorEastAsia"/>
                <w:color w:val="000000" w:themeColor="text1"/>
                <w:sz w:val="16"/>
                <w:szCs w:val="16"/>
              </w:rPr>
              <w:t xml:space="preserve"> permission revocation (explicit)</w:t>
            </w:r>
          </w:p>
        </w:tc>
        <w:tc>
          <w:tcPr>
            <w:tcW w:w="2880" w:type="dxa"/>
          </w:tcPr>
          <w:p w:rsidRPr="000F7CCE" w:rsidR="00517F07" w:rsidP="00517F07" w:rsidRDefault="00517F07" w14:paraId="70B232EF" w14:textId="417E5D0C">
            <w:pPr>
              <w:rPr>
                <w:rFonts w:eastAsiaTheme="minorEastAsia"/>
                <w:color w:val="000000" w:themeColor="text1"/>
                <w:sz w:val="16"/>
                <w:szCs w:val="16"/>
              </w:rPr>
            </w:pPr>
            <w:r w:rsidRPr="000F7CCE">
              <w:rPr>
                <w:rFonts w:eastAsiaTheme="minorEastAsia"/>
                <w:color w:val="000000" w:themeColor="text1"/>
                <w:sz w:val="16"/>
                <w:szCs w:val="16"/>
              </w:rPr>
              <w:t>The final customer indicates to the permission administrator which permission shall be revoked.</w:t>
            </w:r>
          </w:p>
        </w:tc>
        <w:tc>
          <w:tcPr>
            <w:tcW w:w="1259" w:type="dxa"/>
          </w:tcPr>
          <w:p w:rsidRPr="000F7CCE" w:rsidR="00517F07" w:rsidP="00517F07" w:rsidRDefault="00517F07" w14:paraId="7F58DF13" w14:textId="09879EFA">
            <w:pPr>
              <w:rPr>
                <w:rFonts w:eastAsiaTheme="minorEastAsia"/>
                <w:color w:val="000000" w:themeColor="text1"/>
                <w:sz w:val="16"/>
                <w:szCs w:val="16"/>
              </w:rPr>
            </w:pPr>
            <w:r w:rsidRPr="000F7CCE">
              <w:rPr>
                <w:rFonts w:eastAsiaTheme="minorEastAsia"/>
                <w:color w:val="000000" w:themeColor="text1"/>
                <w:sz w:val="16"/>
                <w:szCs w:val="16"/>
              </w:rPr>
              <w:t>Final customer</w:t>
            </w:r>
          </w:p>
        </w:tc>
        <w:tc>
          <w:tcPr>
            <w:tcW w:w="1356" w:type="dxa"/>
          </w:tcPr>
          <w:p w:rsidRPr="000F7CCE" w:rsidR="00517F07" w:rsidP="00517F07" w:rsidRDefault="00517F07" w14:paraId="0F72DD9B" w14:textId="5255FF52">
            <w:pPr>
              <w:rPr>
                <w:rFonts w:eastAsiaTheme="minorEastAsia"/>
                <w:color w:val="000000" w:themeColor="text1"/>
                <w:sz w:val="16"/>
                <w:szCs w:val="16"/>
              </w:rPr>
            </w:pPr>
            <w:r w:rsidRPr="000F7CCE">
              <w:rPr>
                <w:rFonts w:eastAsiaTheme="minorEastAsia"/>
                <w:color w:val="000000" w:themeColor="text1"/>
                <w:sz w:val="16"/>
                <w:szCs w:val="16"/>
              </w:rPr>
              <w:t>Permission administrator</w:t>
            </w:r>
          </w:p>
        </w:tc>
        <w:tc>
          <w:tcPr>
            <w:tcW w:w="1512" w:type="dxa"/>
          </w:tcPr>
          <w:p w:rsidRPr="000F7CCE" w:rsidR="00517F07" w:rsidP="00517F07" w:rsidRDefault="00517F07" w14:paraId="44AC46F8" w14:textId="4DF5A2FF">
            <w:pPr>
              <w:rPr>
                <w:rFonts w:eastAsiaTheme="minorEastAsia"/>
                <w:color w:val="000000" w:themeColor="text1"/>
                <w:sz w:val="16"/>
                <w:szCs w:val="16"/>
              </w:rPr>
            </w:pPr>
            <w:r w:rsidRPr="000F7CCE">
              <w:rPr>
                <w:rFonts w:eastAsiaTheme="minorEastAsia"/>
                <w:color w:val="000000" w:themeColor="text1"/>
                <w:sz w:val="16"/>
                <w:szCs w:val="16"/>
              </w:rPr>
              <w:t>I – Established permission information</w:t>
            </w:r>
          </w:p>
        </w:tc>
      </w:tr>
      <w:tr w:rsidRPr="000F7CCE" w:rsidR="00517F07" w:rsidTr="1862E868" w14:paraId="5DD5B52A" w14:textId="77777777">
        <w:trPr>
          <w:trHeight w:val="300"/>
        </w:trPr>
        <w:tc>
          <w:tcPr>
            <w:tcW w:w="813" w:type="dxa"/>
          </w:tcPr>
          <w:p w:rsidRPr="000F7CCE" w:rsidR="00517F07" w:rsidP="00517F07" w:rsidRDefault="00B2741B" w14:paraId="3DDE4E13" w14:textId="5F0E4CE7">
            <w:pPr>
              <w:rPr>
                <w:rFonts w:eastAsiaTheme="minorEastAsia"/>
                <w:color w:val="000000" w:themeColor="text1"/>
                <w:sz w:val="16"/>
                <w:szCs w:val="16"/>
              </w:rPr>
            </w:pPr>
            <w:r w:rsidRPr="000F7CCE">
              <w:rPr>
                <w:rFonts w:eastAsiaTheme="minorEastAsia"/>
                <w:color w:val="000000" w:themeColor="text1"/>
                <w:sz w:val="16"/>
                <w:szCs w:val="16"/>
              </w:rPr>
              <w:t>7.</w:t>
            </w:r>
            <w:r w:rsidRPr="000F7CCE" w:rsidR="00334DC6">
              <w:rPr>
                <w:rFonts w:eastAsiaTheme="minorEastAsia"/>
                <w:color w:val="000000" w:themeColor="text1"/>
                <w:sz w:val="16"/>
                <w:szCs w:val="16"/>
              </w:rPr>
              <w:t>3</w:t>
            </w:r>
          </w:p>
        </w:tc>
        <w:tc>
          <w:tcPr>
            <w:tcW w:w="1530" w:type="dxa"/>
          </w:tcPr>
          <w:p w:rsidRPr="000F7CCE" w:rsidR="00517F07" w:rsidP="00526643" w:rsidRDefault="00526643" w14:paraId="14660154" w14:textId="00191688">
            <w:pPr>
              <w:rPr>
                <w:rFonts w:eastAsiaTheme="minorEastAsia"/>
                <w:color w:val="000000" w:themeColor="text1"/>
                <w:sz w:val="16"/>
                <w:szCs w:val="16"/>
              </w:rPr>
            </w:pPr>
            <w:r w:rsidRPr="000F7CCE">
              <w:rPr>
                <w:rFonts w:eastAsiaTheme="minorEastAsia"/>
                <w:color w:val="000000" w:themeColor="text1"/>
                <w:sz w:val="16"/>
                <w:szCs w:val="16"/>
              </w:rPr>
              <w:t>Receive change of metering point entitlement (implicit)</w:t>
            </w:r>
          </w:p>
        </w:tc>
        <w:tc>
          <w:tcPr>
            <w:tcW w:w="2880" w:type="dxa"/>
          </w:tcPr>
          <w:p w:rsidRPr="000F7CCE" w:rsidR="00517F07" w:rsidP="008E7056" w:rsidRDefault="008E7056" w14:paraId="284D9F80" w14:textId="596AA21C">
            <w:pPr>
              <w:rPr>
                <w:rFonts w:eastAsiaTheme="minorEastAsia"/>
                <w:color w:val="000000" w:themeColor="text1"/>
                <w:sz w:val="16"/>
                <w:szCs w:val="16"/>
              </w:rPr>
            </w:pPr>
            <w:r w:rsidRPr="000F7CCE">
              <w:rPr>
                <w:rFonts w:eastAsiaTheme="minorEastAsia"/>
                <w:color w:val="000000" w:themeColor="text1"/>
                <w:sz w:val="16"/>
                <w:szCs w:val="16"/>
              </w:rPr>
              <w:t xml:space="preserve">External reasons (for example, a move-out) lead to an invalidation of the entitlement of a final customer to a metering point. </w:t>
            </w:r>
          </w:p>
        </w:tc>
        <w:tc>
          <w:tcPr>
            <w:tcW w:w="1259" w:type="dxa"/>
          </w:tcPr>
          <w:p w:rsidRPr="000F7CCE" w:rsidR="00517F07" w:rsidP="00517F07" w:rsidRDefault="008E7056" w14:paraId="44ECBCE1" w14:textId="43336C52">
            <w:pPr>
              <w:rPr>
                <w:rFonts w:eastAsiaTheme="minorEastAsia"/>
                <w:color w:val="000000" w:themeColor="text1"/>
                <w:sz w:val="16"/>
                <w:szCs w:val="16"/>
              </w:rPr>
            </w:pPr>
            <w:r w:rsidRPr="000F7CCE">
              <w:rPr>
                <w:rFonts w:eastAsiaTheme="minorEastAsia"/>
                <w:color w:val="000000" w:themeColor="text1"/>
                <w:sz w:val="16"/>
                <w:szCs w:val="16"/>
              </w:rPr>
              <w:t>Metering point administrator</w:t>
            </w:r>
          </w:p>
        </w:tc>
        <w:tc>
          <w:tcPr>
            <w:tcW w:w="1356" w:type="dxa"/>
          </w:tcPr>
          <w:p w:rsidRPr="000F7CCE" w:rsidR="00517F07" w:rsidP="00517F07" w:rsidRDefault="008E7056" w14:paraId="4916D33D" w14:textId="616FA94E">
            <w:pPr>
              <w:rPr>
                <w:rFonts w:eastAsiaTheme="minorEastAsia"/>
                <w:color w:val="000000" w:themeColor="text1"/>
                <w:sz w:val="16"/>
                <w:szCs w:val="16"/>
              </w:rPr>
            </w:pPr>
            <w:r w:rsidRPr="000F7CCE">
              <w:rPr>
                <w:rFonts w:eastAsiaTheme="minorEastAsia"/>
                <w:color w:val="000000" w:themeColor="text1"/>
                <w:sz w:val="16"/>
                <w:szCs w:val="16"/>
              </w:rPr>
              <w:t>Meter</w:t>
            </w:r>
            <w:r w:rsidRPr="000F7CCE" w:rsidR="002B46A2">
              <w:rPr>
                <w:rFonts w:eastAsiaTheme="minorEastAsia"/>
                <w:color w:val="000000" w:themeColor="text1"/>
                <w:sz w:val="16"/>
                <w:szCs w:val="16"/>
              </w:rPr>
              <w:t>ing point administrator</w:t>
            </w:r>
          </w:p>
        </w:tc>
        <w:tc>
          <w:tcPr>
            <w:tcW w:w="1512" w:type="dxa"/>
          </w:tcPr>
          <w:p w:rsidRPr="000F7CCE" w:rsidR="00517F07" w:rsidP="00517F07" w:rsidRDefault="008E7056" w14:paraId="0BB29A4A" w14:textId="62AFF84F">
            <w:pPr>
              <w:rPr>
                <w:rFonts w:eastAsiaTheme="minorEastAsia"/>
                <w:color w:val="000000" w:themeColor="text1"/>
                <w:sz w:val="16"/>
                <w:szCs w:val="16"/>
              </w:rPr>
            </w:pPr>
            <w:r w:rsidRPr="000F7CCE">
              <w:rPr>
                <w:rFonts w:eastAsiaTheme="minorEastAsia"/>
                <w:color w:val="000000" w:themeColor="text1"/>
                <w:sz w:val="16"/>
                <w:szCs w:val="16"/>
              </w:rPr>
              <w:t>[not relevant]</w:t>
            </w:r>
          </w:p>
        </w:tc>
      </w:tr>
      <w:tr w:rsidRPr="000F7CCE" w:rsidR="00517F07" w:rsidTr="1862E868" w14:paraId="33FE9660" w14:textId="77777777">
        <w:trPr>
          <w:trHeight w:val="300"/>
        </w:trPr>
        <w:tc>
          <w:tcPr>
            <w:tcW w:w="813" w:type="dxa"/>
          </w:tcPr>
          <w:p w:rsidRPr="000F7CCE" w:rsidR="00517F07" w:rsidP="00517F07" w:rsidRDefault="001D0CB7" w14:paraId="6A93F382" w14:textId="55842E61">
            <w:pPr>
              <w:rPr>
                <w:rFonts w:eastAsiaTheme="minorEastAsia"/>
                <w:color w:val="000000" w:themeColor="text1"/>
                <w:sz w:val="16"/>
                <w:szCs w:val="16"/>
              </w:rPr>
            </w:pPr>
            <w:r w:rsidRPr="000F7CCE">
              <w:rPr>
                <w:rFonts w:eastAsiaTheme="minorEastAsia"/>
                <w:color w:val="000000" w:themeColor="text1"/>
                <w:sz w:val="16"/>
                <w:szCs w:val="16"/>
              </w:rPr>
              <w:t>7.</w:t>
            </w:r>
            <w:r w:rsidRPr="000F7CCE" w:rsidR="00334DC6">
              <w:rPr>
                <w:rFonts w:eastAsiaTheme="minorEastAsia"/>
                <w:color w:val="000000" w:themeColor="text1"/>
                <w:sz w:val="16"/>
                <w:szCs w:val="16"/>
              </w:rPr>
              <w:t>4</w:t>
            </w:r>
          </w:p>
        </w:tc>
        <w:tc>
          <w:tcPr>
            <w:tcW w:w="1530" w:type="dxa"/>
          </w:tcPr>
          <w:p w:rsidRPr="000F7CCE" w:rsidR="00517F07" w:rsidP="00517F07" w:rsidRDefault="001D0CB7" w14:paraId="48F1A79B" w14:textId="5D2D22E2">
            <w:pPr>
              <w:rPr>
                <w:rFonts w:eastAsiaTheme="minorEastAsia"/>
                <w:color w:val="000000" w:themeColor="text1"/>
                <w:sz w:val="16"/>
                <w:szCs w:val="16"/>
              </w:rPr>
            </w:pPr>
            <w:r w:rsidRPr="000F7CCE">
              <w:rPr>
                <w:rFonts w:eastAsiaTheme="minorEastAsia"/>
                <w:color w:val="000000" w:themeColor="text1"/>
                <w:sz w:val="16"/>
                <w:szCs w:val="16"/>
              </w:rPr>
              <w:t xml:space="preserve">Notify </w:t>
            </w:r>
            <w:r w:rsidRPr="000F7CCE" w:rsidR="00D2798D">
              <w:rPr>
                <w:rFonts w:eastAsiaTheme="minorEastAsia"/>
                <w:color w:val="000000" w:themeColor="text1"/>
                <w:sz w:val="16"/>
                <w:szCs w:val="16"/>
              </w:rPr>
              <w:t>permission administrator</w:t>
            </w:r>
          </w:p>
        </w:tc>
        <w:tc>
          <w:tcPr>
            <w:tcW w:w="2880" w:type="dxa"/>
          </w:tcPr>
          <w:p w:rsidRPr="000F7CCE" w:rsidR="00517F07" w:rsidP="009E3911" w:rsidRDefault="009E3911" w14:paraId="79B7B5EE" w14:textId="24BF2634">
            <w:pPr>
              <w:rPr>
                <w:rFonts w:eastAsiaTheme="minorEastAsia"/>
                <w:color w:val="000000" w:themeColor="text1"/>
                <w:sz w:val="16"/>
                <w:szCs w:val="16"/>
              </w:rPr>
            </w:pPr>
            <w:r w:rsidRPr="000F7CCE">
              <w:rPr>
                <w:rFonts w:eastAsiaTheme="minorEastAsia"/>
                <w:color w:val="000000" w:themeColor="text1"/>
                <w:sz w:val="16"/>
                <w:szCs w:val="16"/>
              </w:rPr>
              <w:t>Metering point administrator informs the permission administrator about the necessity to revoke all permissions for the metering point.</w:t>
            </w:r>
          </w:p>
        </w:tc>
        <w:tc>
          <w:tcPr>
            <w:tcW w:w="1259" w:type="dxa"/>
          </w:tcPr>
          <w:p w:rsidRPr="000F7CCE" w:rsidR="00517F07" w:rsidP="00517F07" w:rsidRDefault="002B46A2" w14:paraId="17CB5663" w14:textId="267B1F4B">
            <w:pPr>
              <w:rPr>
                <w:rFonts w:eastAsiaTheme="minorEastAsia"/>
                <w:color w:val="000000" w:themeColor="text1"/>
                <w:sz w:val="16"/>
                <w:szCs w:val="16"/>
              </w:rPr>
            </w:pPr>
            <w:r w:rsidRPr="000F7CCE">
              <w:rPr>
                <w:rFonts w:eastAsiaTheme="minorEastAsia"/>
                <w:color w:val="000000" w:themeColor="text1"/>
                <w:sz w:val="16"/>
                <w:szCs w:val="16"/>
              </w:rPr>
              <w:t>Metering point administrator</w:t>
            </w:r>
          </w:p>
        </w:tc>
        <w:tc>
          <w:tcPr>
            <w:tcW w:w="1356" w:type="dxa"/>
          </w:tcPr>
          <w:p w:rsidRPr="000F7CCE" w:rsidR="00517F07" w:rsidP="00517F07" w:rsidRDefault="002B46A2" w14:paraId="6EBDCF3B" w14:textId="0AD6AEB6">
            <w:pPr>
              <w:rPr>
                <w:rFonts w:eastAsiaTheme="minorEastAsia"/>
                <w:color w:val="000000" w:themeColor="text1"/>
                <w:sz w:val="16"/>
                <w:szCs w:val="16"/>
              </w:rPr>
            </w:pPr>
            <w:r w:rsidRPr="000F7CCE">
              <w:rPr>
                <w:rFonts w:eastAsiaTheme="minorEastAsia"/>
                <w:color w:val="000000" w:themeColor="text1"/>
                <w:sz w:val="16"/>
                <w:szCs w:val="16"/>
              </w:rPr>
              <w:t>Permission administrator</w:t>
            </w:r>
          </w:p>
        </w:tc>
        <w:tc>
          <w:tcPr>
            <w:tcW w:w="1512" w:type="dxa"/>
          </w:tcPr>
          <w:p w:rsidRPr="000F7CCE" w:rsidR="00517F07" w:rsidP="00517F07" w:rsidRDefault="00E22F53" w14:paraId="02C3FE47" w14:textId="6E7C26D1">
            <w:pPr>
              <w:rPr>
                <w:rFonts w:eastAsiaTheme="minorEastAsia"/>
                <w:color w:val="000000" w:themeColor="text1"/>
                <w:sz w:val="16"/>
                <w:szCs w:val="16"/>
              </w:rPr>
            </w:pPr>
            <w:r w:rsidRPr="000F7CCE">
              <w:rPr>
                <w:rFonts w:eastAsiaTheme="minorEastAsia"/>
                <w:color w:val="000000" w:themeColor="text1"/>
                <w:sz w:val="16"/>
                <w:szCs w:val="16"/>
              </w:rPr>
              <w:t>J – Notification of termination of service</w:t>
            </w:r>
          </w:p>
        </w:tc>
      </w:tr>
      <w:tr w:rsidRPr="000F7CCE" w:rsidR="00507E5F" w:rsidTr="1862E868" w14:paraId="08FA9AF1" w14:textId="77777777">
        <w:trPr>
          <w:trHeight w:val="300"/>
        </w:trPr>
        <w:tc>
          <w:tcPr>
            <w:tcW w:w="813" w:type="dxa"/>
          </w:tcPr>
          <w:p w:rsidRPr="000F7CCE" w:rsidR="00507E5F" w:rsidP="00517F07" w:rsidRDefault="00507E5F" w14:paraId="4CFC00E7" w14:textId="63B0DC6B">
            <w:pPr>
              <w:rPr>
                <w:rFonts w:eastAsiaTheme="minorEastAsia"/>
                <w:color w:val="000000" w:themeColor="text1"/>
                <w:sz w:val="16"/>
                <w:szCs w:val="16"/>
              </w:rPr>
            </w:pPr>
            <w:r w:rsidRPr="000F7CCE">
              <w:rPr>
                <w:rFonts w:eastAsiaTheme="minorEastAsia"/>
                <w:color w:val="000000" w:themeColor="text1"/>
                <w:sz w:val="16"/>
                <w:szCs w:val="16"/>
              </w:rPr>
              <w:t>7.</w:t>
            </w:r>
            <w:r w:rsidRPr="000F7CCE" w:rsidR="00334DC6">
              <w:rPr>
                <w:rFonts w:eastAsiaTheme="minorEastAsia"/>
                <w:color w:val="000000" w:themeColor="text1"/>
                <w:sz w:val="16"/>
                <w:szCs w:val="16"/>
              </w:rPr>
              <w:t>5</w:t>
            </w:r>
          </w:p>
        </w:tc>
        <w:tc>
          <w:tcPr>
            <w:tcW w:w="1530" w:type="dxa"/>
          </w:tcPr>
          <w:p w:rsidRPr="000F7CCE" w:rsidR="00507E5F" w:rsidP="00517F07" w:rsidRDefault="00507E5F" w14:paraId="7ABB6F10" w14:textId="0E0B7892">
            <w:pPr>
              <w:rPr>
                <w:rFonts w:eastAsiaTheme="minorEastAsia"/>
                <w:color w:val="000000" w:themeColor="text1"/>
                <w:sz w:val="16"/>
                <w:szCs w:val="16"/>
              </w:rPr>
            </w:pPr>
            <w:r w:rsidRPr="000F7CCE">
              <w:rPr>
                <w:rFonts w:eastAsiaTheme="minorEastAsia"/>
                <w:color w:val="000000" w:themeColor="text1"/>
                <w:sz w:val="16"/>
                <w:szCs w:val="16"/>
              </w:rPr>
              <w:t>Notify metering point administrator</w:t>
            </w:r>
          </w:p>
        </w:tc>
        <w:tc>
          <w:tcPr>
            <w:tcW w:w="2880" w:type="dxa"/>
          </w:tcPr>
          <w:p w:rsidRPr="000F7CCE" w:rsidR="009C27DB" w:rsidP="009C27DB" w:rsidRDefault="009C27DB" w14:paraId="734CFBA5" w14:textId="77777777">
            <w:pPr>
              <w:rPr>
                <w:rFonts w:eastAsiaTheme="minorEastAsia"/>
                <w:color w:val="000000" w:themeColor="text1"/>
                <w:sz w:val="16"/>
                <w:szCs w:val="16"/>
              </w:rPr>
            </w:pPr>
            <w:r w:rsidRPr="000F7CCE">
              <w:rPr>
                <w:rFonts w:eastAsiaTheme="minorEastAsia"/>
                <w:color w:val="000000" w:themeColor="text1"/>
                <w:sz w:val="16"/>
                <w:szCs w:val="16"/>
              </w:rPr>
              <w:t>The permission administrator</w:t>
            </w:r>
          </w:p>
          <w:p w:rsidRPr="000F7CCE" w:rsidR="009C27DB" w:rsidP="009C27DB" w:rsidRDefault="009C27DB" w14:paraId="6B5EE518" w14:textId="3EAD0B0F">
            <w:pPr>
              <w:rPr>
                <w:rFonts w:eastAsiaTheme="minorEastAsia"/>
                <w:color w:val="000000" w:themeColor="text1"/>
                <w:sz w:val="16"/>
                <w:szCs w:val="16"/>
              </w:rPr>
            </w:pPr>
            <w:r w:rsidRPr="000F7CCE">
              <w:rPr>
                <w:rFonts w:eastAsiaTheme="minorEastAsia"/>
                <w:color w:val="000000" w:themeColor="text1"/>
                <w:sz w:val="16"/>
                <w:szCs w:val="16"/>
              </w:rPr>
              <w:t>informs the metering point</w:t>
            </w:r>
          </w:p>
          <w:p w:rsidRPr="000F7CCE" w:rsidR="00507E5F" w:rsidP="009C27DB" w:rsidRDefault="009C27DB" w14:paraId="03A0AE27" w14:textId="3287C92C">
            <w:pPr>
              <w:rPr>
                <w:rFonts w:eastAsiaTheme="minorEastAsia"/>
                <w:color w:val="000000" w:themeColor="text1"/>
                <w:sz w:val="16"/>
                <w:szCs w:val="16"/>
              </w:rPr>
            </w:pPr>
            <w:r w:rsidRPr="000F7CCE">
              <w:rPr>
                <w:rFonts w:eastAsiaTheme="minorEastAsia"/>
                <w:color w:val="000000" w:themeColor="text1"/>
                <w:sz w:val="16"/>
                <w:szCs w:val="16"/>
              </w:rPr>
              <w:t>administrator about the revocation.</w:t>
            </w:r>
          </w:p>
        </w:tc>
        <w:tc>
          <w:tcPr>
            <w:tcW w:w="1259" w:type="dxa"/>
          </w:tcPr>
          <w:p w:rsidRPr="000F7CCE" w:rsidR="00507E5F" w:rsidP="00517F07" w:rsidRDefault="004B28B1" w14:paraId="4645D307" w14:textId="6A75E9B2">
            <w:pPr>
              <w:rPr>
                <w:rFonts w:eastAsiaTheme="minorEastAsia"/>
                <w:color w:val="000000" w:themeColor="text1"/>
                <w:sz w:val="16"/>
                <w:szCs w:val="16"/>
              </w:rPr>
            </w:pPr>
            <w:r>
              <w:rPr>
                <w:rFonts w:eastAsiaTheme="minorEastAsia"/>
                <w:color w:val="000000" w:themeColor="text1"/>
                <w:sz w:val="16"/>
                <w:szCs w:val="16"/>
              </w:rPr>
              <w:t>Permission administrator</w:t>
            </w:r>
          </w:p>
        </w:tc>
        <w:tc>
          <w:tcPr>
            <w:tcW w:w="1356" w:type="dxa"/>
          </w:tcPr>
          <w:p w:rsidRPr="000F7CCE" w:rsidR="00507E5F" w:rsidP="00517F07" w:rsidRDefault="00B83477" w14:paraId="7FBD8A9B" w14:textId="45DA2798">
            <w:pPr>
              <w:rPr>
                <w:rFonts w:eastAsiaTheme="minorEastAsia"/>
                <w:color w:val="000000" w:themeColor="text1"/>
                <w:sz w:val="16"/>
                <w:szCs w:val="16"/>
              </w:rPr>
            </w:pPr>
            <w:r>
              <w:rPr>
                <w:rFonts w:eastAsiaTheme="minorEastAsia"/>
                <w:color w:val="000000" w:themeColor="text1"/>
                <w:sz w:val="16"/>
                <w:szCs w:val="16"/>
              </w:rPr>
              <w:t>Metering point administrator</w:t>
            </w:r>
          </w:p>
        </w:tc>
        <w:tc>
          <w:tcPr>
            <w:tcW w:w="1512" w:type="dxa"/>
          </w:tcPr>
          <w:p w:rsidRPr="000F7CCE" w:rsidR="00507E5F" w:rsidP="00517F07" w:rsidRDefault="00097C09" w14:paraId="257B5F0F" w14:textId="44F881B8">
            <w:pPr>
              <w:rPr>
                <w:rFonts w:eastAsiaTheme="minorEastAsia"/>
                <w:color w:val="000000" w:themeColor="text1"/>
                <w:sz w:val="16"/>
                <w:szCs w:val="16"/>
              </w:rPr>
            </w:pPr>
            <w:r w:rsidRPr="000F7CCE">
              <w:rPr>
                <w:rFonts w:eastAsiaTheme="minorEastAsia"/>
                <w:color w:val="000000" w:themeColor="text1"/>
                <w:sz w:val="16"/>
                <w:szCs w:val="16"/>
              </w:rPr>
              <w:t>J – Notification of termination of service</w:t>
            </w:r>
          </w:p>
        </w:tc>
      </w:tr>
      <w:tr w:rsidRPr="000F7CCE" w:rsidR="0034212C" w:rsidTr="1862E868" w14:paraId="511A9CBA" w14:textId="77777777">
        <w:trPr>
          <w:trHeight w:val="300"/>
        </w:trPr>
        <w:tc>
          <w:tcPr>
            <w:tcW w:w="813" w:type="dxa"/>
          </w:tcPr>
          <w:p w:rsidRPr="000F7CCE" w:rsidR="0034212C" w:rsidP="0034212C" w:rsidRDefault="0034212C" w14:paraId="096827D4" w14:textId="694616D5">
            <w:pPr>
              <w:rPr>
                <w:rFonts w:eastAsiaTheme="minorEastAsia"/>
                <w:color w:val="000000" w:themeColor="text1"/>
                <w:sz w:val="16"/>
                <w:szCs w:val="16"/>
              </w:rPr>
            </w:pPr>
            <w:r w:rsidRPr="000F7CCE">
              <w:rPr>
                <w:rFonts w:eastAsiaTheme="minorEastAsia"/>
                <w:color w:val="000000" w:themeColor="text1"/>
                <w:sz w:val="16"/>
                <w:szCs w:val="16"/>
              </w:rPr>
              <w:t>7.</w:t>
            </w:r>
            <w:r w:rsidRPr="000F7CCE" w:rsidR="00334DC6">
              <w:rPr>
                <w:rFonts w:eastAsiaTheme="minorEastAsia"/>
                <w:color w:val="000000" w:themeColor="text1"/>
                <w:sz w:val="16"/>
                <w:szCs w:val="16"/>
              </w:rPr>
              <w:t>6</w:t>
            </w:r>
          </w:p>
        </w:tc>
        <w:tc>
          <w:tcPr>
            <w:tcW w:w="1530" w:type="dxa"/>
          </w:tcPr>
          <w:p w:rsidRPr="000F7CCE" w:rsidR="0034212C" w:rsidP="0034212C" w:rsidRDefault="00827333" w14:paraId="7BCCAEE1" w14:textId="3D7E90BB">
            <w:pPr>
              <w:rPr>
                <w:rFonts w:eastAsiaTheme="minorEastAsia"/>
                <w:color w:val="000000" w:themeColor="text1"/>
                <w:sz w:val="16"/>
                <w:szCs w:val="16"/>
              </w:rPr>
            </w:pPr>
            <w:r>
              <w:rPr>
                <w:rFonts w:eastAsiaTheme="minorEastAsia"/>
                <w:color w:val="000000" w:themeColor="text1"/>
                <w:sz w:val="16"/>
                <w:szCs w:val="16"/>
              </w:rPr>
              <w:t>Execute end of assignation</w:t>
            </w:r>
          </w:p>
        </w:tc>
        <w:tc>
          <w:tcPr>
            <w:tcW w:w="2880" w:type="dxa"/>
          </w:tcPr>
          <w:p w:rsidRPr="000F7CCE" w:rsidR="0034212C" w:rsidP="0034212C" w:rsidRDefault="0034212C" w14:paraId="765DD6C9" w14:textId="025A5330">
            <w:pPr>
              <w:rPr>
                <w:rFonts w:eastAsiaTheme="minorEastAsia"/>
                <w:color w:val="000000" w:themeColor="text1"/>
                <w:sz w:val="16"/>
                <w:szCs w:val="16"/>
              </w:rPr>
            </w:pPr>
            <w:r w:rsidRPr="000F7CCE">
              <w:rPr>
                <w:rFonts w:eastAsiaTheme="minorEastAsia"/>
                <w:color w:val="000000" w:themeColor="text1"/>
                <w:sz w:val="16"/>
                <w:szCs w:val="16"/>
              </w:rPr>
              <w:t>The metering point administrator dismisses the assignation of the specified metering point from the related CESU. The related participation factor is therefore freed up.</w:t>
            </w:r>
          </w:p>
        </w:tc>
        <w:tc>
          <w:tcPr>
            <w:tcW w:w="1259" w:type="dxa"/>
          </w:tcPr>
          <w:p w:rsidRPr="000F7CCE" w:rsidR="0034212C" w:rsidP="0034212C" w:rsidRDefault="0034212C" w14:paraId="0905D056" w14:textId="5E360E9C">
            <w:pPr>
              <w:rPr>
                <w:rFonts w:eastAsiaTheme="minorEastAsia"/>
                <w:color w:val="000000" w:themeColor="text1"/>
                <w:sz w:val="16"/>
                <w:szCs w:val="16"/>
              </w:rPr>
            </w:pPr>
            <w:r w:rsidRPr="000F7CCE">
              <w:rPr>
                <w:rFonts w:eastAsiaTheme="minorEastAsia"/>
                <w:color w:val="000000" w:themeColor="text1"/>
                <w:sz w:val="16"/>
                <w:szCs w:val="16"/>
              </w:rPr>
              <w:t>Metering point administrator</w:t>
            </w:r>
          </w:p>
        </w:tc>
        <w:tc>
          <w:tcPr>
            <w:tcW w:w="1356" w:type="dxa"/>
          </w:tcPr>
          <w:p w:rsidRPr="000F7CCE" w:rsidR="0034212C" w:rsidP="0034212C" w:rsidRDefault="00D44F2F" w14:paraId="3F163BB3" w14:textId="6E687F6C">
            <w:pPr>
              <w:rPr>
                <w:rFonts w:eastAsiaTheme="minorEastAsia"/>
                <w:color w:val="000000" w:themeColor="text1"/>
                <w:sz w:val="16"/>
                <w:szCs w:val="16"/>
              </w:rPr>
            </w:pPr>
            <w:r>
              <w:rPr>
                <w:rFonts w:eastAsiaTheme="minorEastAsia"/>
                <w:color w:val="000000" w:themeColor="text1"/>
                <w:sz w:val="16"/>
                <w:szCs w:val="16"/>
              </w:rPr>
              <w:t>-</w:t>
            </w:r>
          </w:p>
        </w:tc>
        <w:tc>
          <w:tcPr>
            <w:tcW w:w="1512" w:type="dxa"/>
          </w:tcPr>
          <w:p w:rsidRPr="000F7CCE" w:rsidR="0034212C" w:rsidP="0034212C" w:rsidRDefault="00827333" w14:paraId="52FD0E4E" w14:textId="381D1672">
            <w:pPr>
              <w:rPr>
                <w:rFonts w:eastAsiaTheme="minorEastAsia"/>
                <w:color w:val="000000" w:themeColor="text1"/>
                <w:sz w:val="16"/>
                <w:szCs w:val="16"/>
              </w:rPr>
            </w:pPr>
            <w:r>
              <w:rPr>
                <w:rFonts w:eastAsiaTheme="minorEastAsia"/>
                <w:color w:val="000000" w:themeColor="text1"/>
                <w:sz w:val="16"/>
                <w:szCs w:val="16"/>
              </w:rPr>
              <w:t>[not relevant]</w:t>
            </w:r>
          </w:p>
        </w:tc>
      </w:tr>
      <w:tr w:rsidRPr="000F7CCE" w:rsidR="00C256BD" w:rsidTr="1862E868" w14:paraId="6EF08701" w14:textId="77777777">
        <w:trPr>
          <w:trHeight w:val="300"/>
        </w:trPr>
        <w:tc>
          <w:tcPr>
            <w:tcW w:w="813" w:type="dxa"/>
          </w:tcPr>
          <w:p w:rsidRPr="00827333" w:rsidR="00C256BD" w:rsidP="0034212C" w:rsidRDefault="008900C6" w14:paraId="16ED97C0" w14:textId="30CB65E8">
            <w:pPr>
              <w:rPr>
                <w:rFonts w:eastAsiaTheme="minorEastAsia"/>
                <w:b/>
                <w:color w:val="000000" w:themeColor="text1"/>
                <w:sz w:val="16"/>
                <w:szCs w:val="16"/>
              </w:rPr>
            </w:pPr>
            <w:r w:rsidRPr="00827333">
              <w:rPr>
                <w:rFonts w:eastAsiaTheme="minorEastAsia"/>
                <w:b/>
                <w:color w:val="000000" w:themeColor="text1"/>
                <w:sz w:val="16"/>
                <w:szCs w:val="16"/>
              </w:rPr>
              <w:t>7.7</w:t>
            </w:r>
          </w:p>
        </w:tc>
        <w:tc>
          <w:tcPr>
            <w:tcW w:w="1530" w:type="dxa"/>
          </w:tcPr>
          <w:p w:rsidRPr="000F7CCE" w:rsidR="00C256BD" w:rsidP="0034212C" w:rsidRDefault="00827333" w14:paraId="33E34DA2" w14:textId="50DBC85D">
            <w:pPr>
              <w:rPr>
                <w:rFonts w:eastAsiaTheme="minorEastAsia"/>
                <w:color w:val="000000" w:themeColor="text1"/>
                <w:sz w:val="16"/>
                <w:szCs w:val="16"/>
              </w:rPr>
            </w:pPr>
            <w:r>
              <w:rPr>
                <w:rFonts w:eastAsiaTheme="minorEastAsia"/>
                <w:color w:val="000000" w:themeColor="text1"/>
                <w:sz w:val="16"/>
                <w:szCs w:val="16"/>
              </w:rPr>
              <w:t>Notify on end of assignation</w:t>
            </w:r>
          </w:p>
        </w:tc>
        <w:tc>
          <w:tcPr>
            <w:tcW w:w="2880" w:type="dxa"/>
          </w:tcPr>
          <w:p w:rsidRPr="000F7CCE" w:rsidR="00D44F2F" w:rsidP="00D44F2F" w:rsidRDefault="00D44F2F" w14:paraId="47B3545E" w14:textId="44EC8303">
            <w:pPr>
              <w:rPr>
                <w:rFonts w:eastAsiaTheme="minorEastAsia"/>
                <w:color w:val="000000" w:themeColor="text1"/>
                <w:sz w:val="16"/>
                <w:szCs w:val="16"/>
              </w:rPr>
            </w:pPr>
            <w:r w:rsidRPr="000F7CCE">
              <w:rPr>
                <w:rFonts w:eastAsiaTheme="minorEastAsia"/>
                <w:color w:val="000000" w:themeColor="text1"/>
                <w:sz w:val="16"/>
                <w:szCs w:val="16"/>
              </w:rPr>
              <w:t xml:space="preserve">The </w:t>
            </w:r>
            <w:r>
              <w:rPr>
                <w:rFonts w:eastAsiaTheme="minorEastAsia"/>
                <w:color w:val="000000" w:themeColor="text1"/>
                <w:sz w:val="16"/>
                <w:szCs w:val="16"/>
              </w:rPr>
              <w:t>metering point</w:t>
            </w:r>
            <w:r w:rsidRPr="000F7CCE">
              <w:rPr>
                <w:rFonts w:eastAsiaTheme="minorEastAsia"/>
                <w:color w:val="000000" w:themeColor="text1"/>
                <w:sz w:val="16"/>
                <w:szCs w:val="16"/>
              </w:rPr>
              <w:t xml:space="preserve"> administrator</w:t>
            </w:r>
          </w:p>
          <w:p w:rsidRPr="000F7CCE" w:rsidR="00C256BD" w:rsidP="0034212C" w:rsidRDefault="00D44F2F" w14:paraId="32261220" w14:textId="79108CB3">
            <w:pPr>
              <w:rPr>
                <w:rFonts w:eastAsiaTheme="minorEastAsia"/>
                <w:color w:val="000000" w:themeColor="text1"/>
                <w:sz w:val="16"/>
                <w:szCs w:val="16"/>
              </w:rPr>
            </w:pPr>
            <w:r w:rsidRPr="000F7CCE">
              <w:rPr>
                <w:rFonts w:eastAsiaTheme="minorEastAsia"/>
                <w:color w:val="000000" w:themeColor="text1"/>
                <w:sz w:val="16"/>
                <w:szCs w:val="16"/>
              </w:rPr>
              <w:t xml:space="preserve">informs the </w:t>
            </w:r>
            <w:r>
              <w:rPr>
                <w:rFonts w:eastAsiaTheme="minorEastAsia"/>
                <w:color w:val="000000" w:themeColor="text1"/>
                <w:sz w:val="16"/>
                <w:szCs w:val="16"/>
              </w:rPr>
              <w:t>CESU operator</w:t>
            </w:r>
            <w:r w:rsidRPr="000F7CCE">
              <w:rPr>
                <w:rFonts w:eastAsiaTheme="minorEastAsia"/>
                <w:color w:val="000000" w:themeColor="text1"/>
                <w:sz w:val="16"/>
                <w:szCs w:val="16"/>
              </w:rPr>
              <w:t xml:space="preserve"> about the revocation.</w:t>
            </w:r>
          </w:p>
        </w:tc>
        <w:tc>
          <w:tcPr>
            <w:tcW w:w="1259" w:type="dxa"/>
          </w:tcPr>
          <w:p w:rsidRPr="000F7CCE" w:rsidR="00C256BD" w:rsidP="0034212C" w:rsidRDefault="00827333" w14:paraId="79921A08" w14:textId="375F52C5">
            <w:pPr>
              <w:rPr>
                <w:rFonts w:eastAsiaTheme="minorEastAsia"/>
                <w:color w:val="000000" w:themeColor="text1"/>
                <w:sz w:val="16"/>
                <w:szCs w:val="16"/>
              </w:rPr>
            </w:pPr>
            <w:r w:rsidRPr="000F7CCE">
              <w:rPr>
                <w:rFonts w:eastAsiaTheme="minorEastAsia"/>
                <w:color w:val="000000" w:themeColor="text1"/>
                <w:sz w:val="16"/>
                <w:szCs w:val="16"/>
              </w:rPr>
              <w:t>Metering point administrator</w:t>
            </w:r>
          </w:p>
        </w:tc>
        <w:tc>
          <w:tcPr>
            <w:tcW w:w="1356" w:type="dxa"/>
          </w:tcPr>
          <w:p w:rsidRPr="000F7CCE" w:rsidR="00C256BD" w:rsidP="0034212C" w:rsidRDefault="00827333" w14:paraId="74FD9EE3" w14:textId="573654EF">
            <w:pPr>
              <w:rPr>
                <w:rFonts w:eastAsiaTheme="minorEastAsia"/>
                <w:color w:val="000000" w:themeColor="text1"/>
                <w:sz w:val="16"/>
                <w:szCs w:val="16"/>
              </w:rPr>
            </w:pPr>
            <w:r w:rsidRPr="000F7CCE">
              <w:rPr>
                <w:rFonts w:eastAsiaTheme="minorEastAsia"/>
                <w:color w:val="000000" w:themeColor="text1"/>
                <w:sz w:val="16"/>
                <w:szCs w:val="16"/>
              </w:rPr>
              <w:t>CESU operator</w:t>
            </w:r>
          </w:p>
        </w:tc>
        <w:tc>
          <w:tcPr>
            <w:tcW w:w="1512" w:type="dxa"/>
          </w:tcPr>
          <w:p w:rsidRPr="000F7CCE" w:rsidR="00C256BD" w:rsidP="0034212C" w:rsidRDefault="00827333" w14:paraId="40C55F94" w14:textId="48A6675A">
            <w:pPr>
              <w:rPr>
                <w:rFonts w:eastAsiaTheme="minorEastAsia"/>
                <w:color w:val="000000" w:themeColor="text1"/>
                <w:sz w:val="16"/>
                <w:szCs w:val="16"/>
              </w:rPr>
            </w:pPr>
            <w:r w:rsidRPr="000F7CCE">
              <w:rPr>
                <w:rFonts w:eastAsiaTheme="minorEastAsia"/>
                <w:color w:val="000000" w:themeColor="text1"/>
                <w:sz w:val="16"/>
                <w:szCs w:val="16"/>
              </w:rPr>
              <w:t>J – Notification of termination of service</w:t>
            </w:r>
          </w:p>
        </w:tc>
      </w:tr>
      <w:tr w:rsidRPr="000F7CCE" w:rsidR="0034212C" w:rsidTr="1862E868" w14:paraId="15684A34" w14:textId="77777777">
        <w:trPr>
          <w:trHeight w:val="300"/>
        </w:trPr>
        <w:tc>
          <w:tcPr>
            <w:tcW w:w="813" w:type="dxa"/>
          </w:tcPr>
          <w:p w:rsidRPr="000F7CCE" w:rsidR="0034212C" w:rsidP="0034212C" w:rsidRDefault="0034212C" w14:paraId="48DBBDA3" w14:textId="2C7F1816">
            <w:pPr>
              <w:rPr>
                <w:rFonts w:eastAsiaTheme="minorEastAsia"/>
                <w:color w:val="000000" w:themeColor="text1"/>
                <w:sz w:val="16"/>
                <w:szCs w:val="16"/>
              </w:rPr>
            </w:pPr>
            <w:r w:rsidRPr="000F7CCE">
              <w:rPr>
                <w:rFonts w:eastAsiaTheme="minorEastAsia"/>
                <w:color w:val="000000" w:themeColor="text1"/>
                <w:sz w:val="16"/>
                <w:szCs w:val="16"/>
              </w:rPr>
              <w:t>7.</w:t>
            </w:r>
            <w:r w:rsidR="00696109">
              <w:rPr>
                <w:rFonts w:eastAsiaTheme="minorEastAsia"/>
                <w:color w:val="000000" w:themeColor="text1"/>
                <w:sz w:val="16"/>
                <w:szCs w:val="16"/>
              </w:rPr>
              <w:t>8</w:t>
            </w:r>
          </w:p>
        </w:tc>
        <w:tc>
          <w:tcPr>
            <w:tcW w:w="1530" w:type="dxa"/>
          </w:tcPr>
          <w:p w:rsidRPr="000F7CCE" w:rsidR="0034212C" w:rsidP="0034212C" w:rsidRDefault="0034212C" w14:paraId="3107021D" w14:textId="1CE8C577">
            <w:pPr>
              <w:rPr>
                <w:rFonts w:eastAsiaTheme="minorEastAsia"/>
                <w:color w:val="000000" w:themeColor="text1"/>
                <w:sz w:val="16"/>
                <w:szCs w:val="16"/>
              </w:rPr>
            </w:pPr>
            <w:r w:rsidRPr="000F7CCE">
              <w:rPr>
                <w:rFonts w:eastAsiaTheme="minorEastAsia"/>
                <w:color w:val="000000" w:themeColor="text1"/>
                <w:sz w:val="16"/>
                <w:szCs w:val="16"/>
              </w:rPr>
              <w:t>Notify metered data administrator</w:t>
            </w:r>
          </w:p>
        </w:tc>
        <w:tc>
          <w:tcPr>
            <w:tcW w:w="2880" w:type="dxa"/>
          </w:tcPr>
          <w:p w:rsidRPr="000F7CCE" w:rsidR="0034212C" w:rsidP="0034212C" w:rsidRDefault="0034212C" w14:paraId="32221EB7" w14:textId="77777777">
            <w:pPr>
              <w:rPr>
                <w:rFonts w:eastAsiaTheme="minorEastAsia"/>
                <w:color w:val="000000" w:themeColor="text1"/>
                <w:sz w:val="16"/>
                <w:szCs w:val="16"/>
              </w:rPr>
            </w:pPr>
            <w:r w:rsidRPr="000F7CCE">
              <w:rPr>
                <w:rFonts w:eastAsiaTheme="minorEastAsia"/>
                <w:color w:val="000000" w:themeColor="text1"/>
                <w:sz w:val="16"/>
                <w:szCs w:val="16"/>
              </w:rPr>
              <w:t>The permission administrator</w:t>
            </w:r>
          </w:p>
          <w:p w:rsidRPr="000F7CCE" w:rsidR="0034212C" w:rsidP="0034212C" w:rsidRDefault="0034212C" w14:paraId="620124AD" w14:textId="77777777">
            <w:pPr>
              <w:rPr>
                <w:rFonts w:eastAsiaTheme="minorEastAsia"/>
                <w:color w:val="000000" w:themeColor="text1"/>
                <w:sz w:val="16"/>
                <w:szCs w:val="16"/>
              </w:rPr>
            </w:pPr>
            <w:r w:rsidRPr="000F7CCE">
              <w:rPr>
                <w:rFonts w:eastAsiaTheme="minorEastAsia"/>
                <w:color w:val="000000" w:themeColor="text1"/>
                <w:sz w:val="16"/>
                <w:szCs w:val="16"/>
              </w:rPr>
              <w:t>informs the metered data</w:t>
            </w:r>
          </w:p>
          <w:p w:rsidRPr="000F7CCE" w:rsidR="0034212C" w:rsidP="0034212C" w:rsidRDefault="0034212C" w14:paraId="74E8DB96" w14:textId="60E8E4A7">
            <w:pPr>
              <w:rPr>
                <w:rFonts w:eastAsiaTheme="minorEastAsia"/>
                <w:color w:val="000000" w:themeColor="text1"/>
                <w:sz w:val="16"/>
                <w:szCs w:val="16"/>
              </w:rPr>
            </w:pPr>
            <w:r w:rsidRPr="000F7CCE">
              <w:rPr>
                <w:rFonts w:eastAsiaTheme="minorEastAsia"/>
                <w:color w:val="000000" w:themeColor="text1"/>
                <w:sz w:val="16"/>
                <w:szCs w:val="16"/>
              </w:rPr>
              <w:t>administrator about the revocation.</w:t>
            </w:r>
          </w:p>
        </w:tc>
        <w:tc>
          <w:tcPr>
            <w:tcW w:w="1259" w:type="dxa"/>
          </w:tcPr>
          <w:p w:rsidRPr="000F7CCE" w:rsidR="0034212C" w:rsidP="0034212C" w:rsidRDefault="0034212C" w14:paraId="243D0D85" w14:textId="521B9394">
            <w:pPr>
              <w:rPr>
                <w:rFonts w:eastAsiaTheme="minorEastAsia"/>
                <w:color w:val="000000" w:themeColor="text1"/>
                <w:sz w:val="16"/>
                <w:szCs w:val="16"/>
              </w:rPr>
            </w:pPr>
            <w:r w:rsidRPr="000F7CCE">
              <w:rPr>
                <w:rFonts w:eastAsiaTheme="minorEastAsia"/>
                <w:color w:val="000000" w:themeColor="text1"/>
                <w:sz w:val="16"/>
                <w:szCs w:val="16"/>
              </w:rPr>
              <w:t>Permission administrator</w:t>
            </w:r>
          </w:p>
        </w:tc>
        <w:tc>
          <w:tcPr>
            <w:tcW w:w="1356" w:type="dxa"/>
          </w:tcPr>
          <w:p w:rsidRPr="000F7CCE" w:rsidR="0034212C" w:rsidP="0034212C" w:rsidRDefault="0034212C" w14:paraId="553C5CE4" w14:textId="4CFD7297">
            <w:pPr>
              <w:rPr>
                <w:rFonts w:eastAsiaTheme="minorEastAsia"/>
                <w:color w:val="000000" w:themeColor="text1"/>
                <w:sz w:val="16"/>
                <w:szCs w:val="16"/>
              </w:rPr>
            </w:pPr>
            <w:r w:rsidRPr="000F7CCE">
              <w:rPr>
                <w:rFonts w:eastAsiaTheme="minorEastAsia"/>
                <w:color w:val="000000" w:themeColor="text1"/>
                <w:sz w:val="16"/>
                <w:szCs w:val="16"/>
              </w:rPr>
              <w:t>Metered data administrator</w:t>
            </w:r>
          </w:p>
        </w:tc>
        <w:tc>
          <w:tcPr>
            <w:tcW w:w="1512" w:type="dxa"/>
          </w:tcPr>
          <w:p w:rsidRPr="000F7CCE" w:rsidR="0034212C" w:rsidP="0034212C" w:rsidRDefault="0034212C" w14:paraId="07C46BCD" w14:textId="76F42466">
            <w:pPr>
              <w:rPr>
                <w:rFonts w:eastAsiaTheme="minorEastAsia"/>
                <w:color w:val="000000" w:themeColor="text1"/>
                <w:sz w:val="16"/>
                <w:szCs w:val="16"/>
              </w:rPr>
            </w:pPr>
            <w:r w:rsidRPr="000F7CCE">
              <w:rPr>
                <w:rFonts w:eastAsiaTheme="minorEastAsia"/>
                <w:color w:val="000000" w:themeColor="text1"/>
                <w:sz w:val="16"/>
                <w:szCs w:val="16"/>
              </w:rPr>
              <w:t>J – Notification of termination of service</w:t>
            </w:r>
          </w:p>
        </w:tc>
      </w:tr>
      <w:tr w:rsidRPr="000F7CCE" w:rsidR="0034212C" w:rsidTr="1862E868" w14:paraId="2D5ADE73" w14:textId="77777777">
        <w:trPr>
          <w:trHeight w:val="300"/>
        </w:trPr>
        <w:tc>
          <w:tcPr>
            <w:tcW w:w="813" w:type="dxa"/>
          </w:tcPr>
          <w:p w:rsidRPr="000F7CCE" w:rsidR="0034212C" w:rsidP="0034212C" w:rsidRDefault="0034212C" w14:paraId="197BD0DB" w14:textId="1C328DA4">
            <w:pPr>
              <w:rPr>
                <w:rFonts w:eastAsiaTheme="minorEastAsia"/>
                <w:color w:val="000000" w:themeColor="text1"/>
                <w:sz w:val="16"/>
                <w:szCs w:val="16"/>
              </w:rPr>
            </w:pPr>
            <w:r w:rsidRPr="000F7CCE">
              <w:rPr>
                <w:rFonts w:eastAsiaTheme="minorEastAsia"/>
                <w:color w:val="000000" w:themeColor="text1"/>
                <w:sz w:val="16"/>
                <w:szCs w:val="16"/>
              </w:rPr>
              <w:t>7.</w:t>
            </w:r>
            <w:r w:rsidR="00696109">
              <w:rPr>
                <w:rFonts w:eastAsiaTheme="minorEastAsia"/>
                <w:color w:val="000000" w:themeColor="text1"/>
                <w:sz w:val="16"/>
                <w:szCs w:val="16"/>
              </w:rPr>
              <w:t>9</w:t>
            </w:r>
          </w:p>
        </w:tc>
        <w:tc>
          <w:tcPr>
            <w:tcW w:w="1530" w:type="dxa"/>
          </w:tcPr>
          <w:p w:rsidRPr="000F7CCE" w:rsidR="0034212C" w:rsidP="0034212C" w:rsidRDefault="00C23544" w14:paraId="3E081C27" w14:textId="161625E3">
            <w:pPr>
              <w:rPr>
                <w:rFonts w:eastAsiaTheme="minorEastAsia"/>
                <w:color w:val="000000" w:themeColor="text1"/>
                <w:sz w:val="16"/>
                <w:szCs w:val="16"/>
              </w:rPr>
            </w:pPr>
            <w:r>
              <w:rPr>
                <w:rFonts w:eastAsiaTheme="minorEastAsia"/>
                <w:color w:val="000000" w:themeColor="text1"/>
                <w:sz w:val="16"/>
                <w:szCs w:val="16"/>
              </w:rPr>
              <w:t>Execute end of data sharing</w:t>
            </w:r>
          </w:p>
        </w:tc>
        <w:tc>
          <w:tcPr>
            <w:tcW w:w="2880" w:type="dxa"/>
          </w:tcPr>
          <w:p w:rsidRPr="000F7CCE" w:rsidR="0034212C" w:rsidP="0034212C" w:rsidRDefault="0034212C" w14:paraId="582CDFA7" w14:textId="2315AAB4">
            <w:pPr>
              <w:rPr>
                <w:rFonts w:eastAsiaTheme="minorEastAsia"/>
                <w:color w:val="000000" w:themeColor="text1"/>
                <w:sz w:val="16"/>
                <w:szCs w:val="16"/>
              </w:rPr>
            </w:pPr>
            <w:r w:rsidRPr="000F7CCE">
              <w:rPr>
                <w:rFonts w:eastAsiaTheme="minorEastAsia"/>
                <w:color w:val="000000" w:themeColor="text1"/>
                <w:sz w:val="16"/>
                <w:szCs w:val="16"/>
              </w:rPr>
              <w:t>The metered data administrator must not transfer data under the scope of the revoked permission anymore.</w:t>
            </w:r>
          </w:p>
        </w:tc>
        <w:tc>
          <w:tcPr>
            <w:tcW w:w="1259" w:type="dxa"/>
          </w:tcPr>
          <w:p w:rsidRPr="000F7CCE" w:rsidR="0034212C" w:rsidP="0034212C" w:rsidRDefault="0034212C" w14:paraId="4C8D018E" w14:textId="7F178A4B">
            <w:pPr>
              <w:rPr>
                <w:rFonts w:eastAsiaTheme="minorEastAsia"/>
                <w:color w:val="000000" w:themeColor="text1"/>
                <w:sz w:val="16"/>
                <w:szCs w:val="16"/>
              </w:rPr>
            </w:pPr>
            <w:r w:rsidRPr="000F7CCE">
              <w:rPr>
                <w:rFonts w:eastAsiaTheme="minorEastAsia"/>
                <w:color w:val="000000" w:themeColor="text1"/>
                <w:sz w:val="16"/>
                <w:szCs w:val="16"/>
              </w:rPr>
              <w:t>Metered data administrator</w:t>
            </w:r>
          </w:p>
        </w:tc>
        <w:tc>
          <w:tcPr>
            <w:tcW w:w="1356" w:type="dxa"/>
          </w:tcPr>
          <w:p w:rsidRPr="000F7CCE" w:rsidR="0034212C" w:rsidP="0034212C" w:rsidRDefault="0B1D4B02" w14:paraId="5881700A" w14:textId="304288D2">
            <w:pPr>
              <w:rPr>
                <w:rFonts w:eastAsiaTheme="minorEastAsia"/>
                <w:color w:val="000000" w:themeColor="text1"/>
                <w:sz w:val="16"/>
                <w:szCs w:val="16"/>
              </w:rPr>
            </w:pPr>
            <w:r w:rsidRPr="5054A9D0">
              <w:rPr>
                <w:rFonts w:eastAsiaTheme="minorEastAsia"/>
                <w:color w:val="000000" w:themeColor="text1"/>
                <w:sz w:val="16"/>
                <w:szCs w:val="16"/>
              </w:rPr>
              <w:t>-</w:t>
            </w:r>
          </w:p>
        </w:tc>
        <w:tc>
          <w:tcPr>
            <w:tcW w:w="1512" w:type="dxa"/>
          </w:tcPr>
          <w:p w:rsidRPr="000F7CCE" w:rsidR="0034212C" w:rsidP="0034212C" w:rsidRDefault="0034212C" w14:paraId="78B40619" w14:textId="0542EFC1">
            <w:pPr>
              <w:rPr>
                <w:rFonts w:eastAsiaTheme="minorEastAsia"/>
                <w:color w:val="000000" w:themeColor="text1"/>
                <w:sz w:val="16"/>
                <w:szCs w:val="16"/>
              </w:rPr>
            </w:pPr>
            <w:r w:rsidRPr="000F7CCE">
              <w:rPr>
                <w:rFonts w:eastAsiaTheme="minorEastAsia"/>
                <w:color w:val="000000" w:themeColor="text1"/>
                <w:sz w:val="16"/>
                <w:szCs w:val="16"/>
              </w:rPr>
              <w:t>[not relevant]</w:t>
            </w:r>
          </w:p>
        </w:tc>
      </w:tr>
      <w:tr w:rsidRPr="000F7CCE" w:rsidR="00693100" w:rsidTr="1862E868" w14:paraId="7F98EAE1" w14:textId="77777777">
        <w:trPr>
          <w:trHeight w:val="300"/>
        </w:trPr>
        <w:tc>
          <w:tcPr>
            <w:tcW w:w="813" w:type="dxa"/>
          </w:tcPr>
          <w:p w:rsidRPr="000F7CCE" w:rsidR="00693100" w:rsidP="00827333" w:rsidRDefault="00696109" w14:paraId="3C811426" w14:textId="674C4A46">
            <w:pPr>
              <w:rPr>
                <w:rFonts w:eastAsiaTheme="minorEastAsia"/>
                <w:color w:val="000000" w:themeColor="text1"/>
                <w:sz w:val="16"/>
                <w:szCs w:val="16"/>
              </w:rPr>
            </w:pPr>
            <w:r>
              <w:rPr>
                <w:rFonts w:eastAsiaTheme="minorEastAsia"/>
                <w:color w:val="000000" w:themeColor="text1"/>
                <w:sz w:val="16"/>
                <w:szCs w:val="16"/>
              </w:rPr>
              <w:t>7.10</w:t>
            </w:r>
          </w:p>
        </w:tc>
        <w:tc>
          <w:tcPr>
            <w:tcW w:w="1530" w:type="dxa"/>
          </w:tcPr>
          <w:p w:rsidRPr="000F7CCE" w:rsidR="00693100" w:rsidP="00827333" w:rsidRDefault="00696109" w14:paraId="3EEEDB8F" w14:textId="055F2173">
            <w:pPr>
              <w:rPr>
                <w:rFonts w:eastAsiaTheme="minorEastAsia"/>
                <w:color w:val="000000" w:themeColor="text1"/>
                <w:sz w:val="16"/>
                <w:szCs w:val="16"/>
              </w:rPr>
            </w:pPr>
            <w:r>
              <w:rPr>
                <w:rFonts w:eastAsiaTheme="minorEastAsia"/>
                <w:color w:val="000000" w:themeColor="text1"/>
                <w:sz w:val="16"/>
                <w:szCs w:val="16"/>
              </w:rPr>
              <w:t>Notify on end of data sharing</w:t>
            </w:r>
          </w:p>
        </w:tc>
        <w:tc>
          <w:tcPr>
            <w:tcW w:w="2880" w:type="dxa"/>
          </w:tcPr>
          <w:p w:rsidRPr="000F7CCE" w:rsidR="004A1449" w:rsidP="004A1449" w:rsidRDefault="004A1449" w14:paraId="1A4A8B1C" w14:textId="39119FD4">
            <w:pPr>
              <w:rPr>
                <w:rFonts w:eastAsiaTheme="minorEastAsia"/>
                <w:color w:val="000000" w:themeColor="text1"/>
                <w:sz w:val="16"/>
                <w:szCs w:val="16"/>
              </w:rPr>
            </w:pPr>
            <w:r w:rsidRPr="000F7CCE">
              <w:rPr>
                <w:rFonts w:eastAsiaTheme="minorEastAsia"/>
                <w:color w:val="000000" w:themeColor="text1"/>
                <w:sz w:val="16"/>
                <w:szCs w:val="16"/>
              </w:rPr>
              <w:t xml:space="preserve">The </w:t>
            </w:r>
            <w:r>
              <w:rPr>
                <w:rFonts w:eastAsiaTheme="minorEastAsia"/>
                <w:color w:val="000000" w:themeColor="text1"/>
                <w:sz w:val="16"/>
                <w:szCs w:val="16"/>
              </w:rPr>
              <w:t>metered data</w:t>
            </w:r>
            <w:r w:rsidRPr="000F7CCE">
              <w:rPr>
                <w:rFonts w:eastAsiaTheme="minorEastAsia"/>
                <w:color w:val="000000" w:themeColor="text1"/>
                <w:sz w:val="16"/>
                <w:szCs w:val="16"/>
              </w:rPr>
              <w:t xml:space="preserve"> administrator</w:t>
            </w:r>
          </w:p>
          <w:p w:rsidRPr="000F7CCE" w:rsidR="00693100" w:rsidP="00827333" w:rsidRDefault="004A1449" w14:paraId="6C69CA0C" w14:textId="38C77223">
            <w:pPr>
              <w:rPr>
                <w:rFonts w:eastAsiaTheme="minorEastAsia"/>
                <w:color w:val="000000" w:themeColor="text1"/>
                <w:sz w:val="16"/>
                <w:szCs w:val="16"/>
              </w:rPr>
            </w:pPr>
            <w:r w:rsidRPr="000F7CCE">
              <w:rPr>
                <w:rFonts w:eastAsiaTheme="minorEastAsia"/>
                <w:color w:val="000000" w:themeColor="text1"/>
                <w:sz w:val="16"/>
                <w:szCs w:val="16"/>
              </w:rPr>
              <w:t xml:space="preserve">informs the </w:t>
            </w:r>
            <w:r>
              <w:rPr>
                <w:rFonts w:eastAsiaTheme="minorEastAsia"/>
                <w:color w:val="000000" w:themeColor="text1"/>
                <w:sz w:val="16"/>
                <w:szCs w:val="16"/>
              </w:rPr>
              <w:t>CESU operator</w:t>
            </w:r>
            <w:r w:rsidRPr="000F7CCE">
              <w:rPr>
                <w:rFonts w:eastAsiaTheme="minorEastAsia"/>
                <w:color w:val="000000" w:themeColor="text1"/>
                <w:sz w:val="16"/>
                <w:szCs w:val="16"/>
              </w:rPr>
              <w:t xml:space="preserve"> about the revocation.</w:t>
            </w:r>
          </w:p>
        </w:tc>
        <w:tc>
          <w:tcPr>
            <w:tcW w:w="1259" w:type="dxa"/>
          </w:tcPr>
          <w:p w:rsidRPr="000F7CCE" w:rsidR="00693100" w:rsidP="00827333" w:rsidRDefault="004A1449" w14:paraId="31792B0B" w14:textId="0F558E67">
            <w:pPr>
              <w:rPr>
                <w:rFonts w:eastAsiaTheme="minorEastAsia"/>
                <w:color w:val="000000" w:themeColor="text1"/>
                <w:sz w:val="16"/>
                <w:szCs w:val="16"/>
              </w:rPr>
            </w:pPr>
            <w:r w:rsidRPr="000F7CCE">
              <w:rPr>
                <w:rFonts w:eastAsiaTheme="minorEastAsia"/>
                <w:color w:val="000000" w:themeColor="text1"/>
                <w:sz w:val="16"/>
                <w:szCs w:val="16"/>
              </w:rPr>
              <w:t>Metered data administrator</w:t>
            </w:r>
          </w:p>
        </w:tc>
        <w:tc>
          <w:tcPr>
            <w:tcW w:w="1356" w:type="dxa"/>
          </w:tcPr>
          <w:p w:rsidRPr="000F7CCE" w:rsidR="00693100" w:rsidP="00827333" w:rsidRDefault="004A1449" w14:paraId="10750211" w14:textId="19EDAFDF">
            <w:pPr>
              <w:rPr>
                <w:rFonts w:eastAsiaTheme="minorEastAsia"/>
                <w:color w:val="000000" w:themeColor="text1"/>
                <w:sz w:val="16"/>
                <w:szCs w:val="16"/>
              </w:rPr>
            </w:pPr>
            <w:r>
              <w:rPr>
                <w:rFonts w:eastAsiaTheme="minorEastAsia"/>
                <w:color w:val="000000" w:themeColor="text1"/>
                <w:sz w:val="16"/>
                <w:szCs w:val="16"/>
              </w:rPr>
              <w:t>CESU operator</w:t>
            </w:r>
          </w:p>
        </w:tc>
        <w:tc>
          <w:tcPr>
            <w:tcW w:w="1512" w:type="dxa"/>
          </w:tcPr>
          <w:p w:rsidRPr="000F7CCE" w:rsidR="00693100" w:rsidP="00827333" w:rsidRDefault="004A1449" w14:paraId="73DCFB13" w14:textId="0933F902">
            <w:pPr>
              <w:rPr>
                <w:rFonts w:eastAsiaTheme="minorEastAsia"/>
                <w:color w:val="000000" w:themeColor="text1"/>
                <w:sz w:val="16"/>
                <w:szCs w:val="16"/>
              </w:rPr>
            </w:pPr>
            <w:r w:rsidRPr="000F7CCE">
              <w:rPr>
                <w:rFonts w:eastAsiaTheme="minorEastAsia"/>
                <w:color w:val="000000" w:themeColor="text1"/>
                <w:sz w:val="16"/>
                <w:szCs w:val="16"/>
              </w:rPr>
              <w:t>J – Notification of termination of service</w:t>
            </w:r>
          </w:p>
        </w:tc>
      </w:tr>
      <w:tr w:rsidRPr="000F7CCE" w:rsidR="0034212C" w:rsidTr="1862E868" w14:paraId="52A1D172" w14:textId="77777777">
        <w:trPr>
          <w:trHeight w:val="300"/>
        </w:trPr>
        <w:tc>
          <w:tcPr>
            <w:tcW w:w="813" w:type="dxa"/>
          </w:tcPr>
          <w:p w:rsidRPr="000F7CCE" w:rsidR="0034212C" w:rsidP="0034212C" w:rsidRDefault="0034212C" w14:paraId="64142CC6" w14:textId="2A509AB7">
            <w:pPr>
              <w:rPr>
                <w:rFonts w:eastAsiaTheme="minorEastAsia"/>
                <w:color w:val="000000" w:themeColor="text1"/>
                <w:sz w:val="16"/>
                <w:szCs w:val="16"/>
              </w:rPr>
            </w:pPr>
            <w:r w:rsidRPr="000F7CCE">
              <w:rPr>
                <w:rFonts w:eastAsiaTheme="minorEastAsia"/>
                <w:color w:val="000000" w:themeColor="text1"/>
                <w:sz w:val="16"/>
                <w:szCs w:val="16"/>
              </w:rPr>
              <w:t>7.</w:t>
            </w:r>
            <w:r w:rsidR="00696109">
              <w:rPr>
                <w:rFonts w:eastAsiaTheme="minorEastAsia"/>
                <w:color w:val="000000" w:themeColor="text1"/>
                <w:sz w:val="16"/>
                <w:szCs w:val="16"/>
              </w:rPr>
              <w:t>11</w:t>
            </w:r>
          </w:p>
        </w:tc>
        <w:tc>
          <w:tcPr>
            <w:tcW w:w="1530" w:type="dxa"/>
          </w:tcPr>
          <w:p w:rsidRPr="000F7CCE" w:rsidR="0034212C" w:rsidP="0034212C" w:rsidRDefault="00A76D32" w14:paraId="75068849" w14:textId="0A601C0B">
            <w:pPr>
              <w:rPr>
                <w:rFonts w:eastAsiaTheme="minorEastAsia"/>
                <w:color w:val="000000" w:themeColor="text1"/>
                <w:sz w:val="16"/>
                <w:szCs w:val="16"/>
              </w:rPr>
            </w:pPr>
            <w:r w:rsidRPr="000F7CCE">
              <w:rPr>
                <w:rFonts w:eastAsiaTheme="minorEastAsia"/>
                <w:color w:val="000000" w:themeColor="text1"/>
                <w:sz w:val="16"/>
                <w:szCs w:val="16"/>
              </w:rPr>
              <w:t>Notify CESU operator</w:t>
            </w:r>
          </w:p>
        </w:tc>
        <w:tc>
          <w:tcPr>
            <w:tcW w:w="2880" w:type="dxa"/>
          </w:tcPr>
          <w:p w:rsidRPr="000F7CCE" w:rsidR="0034212C" w:rsidP="00A76D32" w:rsidRDefault="00A76D32" w14:paraId="16A748FD" w14:textId="707CCB6F">
            <w:pPr>
              <w:rPr>
                <w:rFonts w:eastAsiaTheme="minorEastAsia"/>
                <w:color w:val="000000" w:themeColor="text1"/>
                <w:sz w:val="16"/>
                <w:szCs w:val="16"/>
              </w:rPr>
            </w:pPr>
            <w:r w:rsidRPr="000F7CCE">
              <w:rPr>
                <w:rFonts w:eastAsiaTheme="minorEastAsia"/>
                <w:color w:val="000000" w:themeColor="text1"/>
                <w:sz w:val="16"/>
                <w:szCs w:val="16"/>
              </w:rPr>
              <w:t>The permission administrator must inform the affected eligible party immediately and without unnecessary delay.</w:t>
            </w:r>
          </w:p>
        </w:tc>
        <w:tc>
          <w:tcPr>
            <w:tcW w:w="1259" w:type="dxa"/>
          </w:tcPr>
          <w:p w:rsidRPr="000F7CCE" w:rsidR="0034212C" w:rsidP="0034212C" w:rsidRDefault="0082288B" w14:paraId="2AA7DE1D" w14:textId="66AFEC43">
            <w:pPr>
              <w:rPr>
                <w:rFonts w:eastAsiaTheme="minorEastAsia"/>
                <w:color w:val="000000" w:themeColor="text1"/>
                <w:sz w:val="16"/>
                <w:szCs w:val="16"/>
              </w:rPr>
            </w:pPr>
            <w:r w:rsidRPr="000F7CCE">
              <w:rPr>
                <w:rFonts w:eastAsiaTheme="minorEastAsia"/>
                <w:color w:val="000000" w:themeColor="text1"/>
                <w:sz w:val="16"/>
                <w:szCs w:val="16"/>
              </w:rPr>
              <w:t>Permission administrator</w:t>
            </w:r>
          </w:p>
        </w:tc>
        <w:tc>
          <w:tcPr>
            <w:tcW w:w="1356" w:type="dxa"/>
          </w:tcPr>
          <w:p w:rsidRPr="000F7CCE" w:rsidR="0034212C" w:rsidP="0034212C" w:rsidRDefault="0082288B" w14:paraId="0500CDF7" w14:textId="0A6A9A2A">
            <w:pPr>
              <w:rPr>
                <w:rFonts w:eastAsiaTheme="minorEastAsia"/>
                <w:color w:val="000000" w:themeColor="text1"/>
                <w:sz w:val="16"/>
                <w:szCs w:val="16"/>
              </w:rPr>
            </w:pPr>
            <w:r w:rsidRPr="000F7CCE">
              <w:rPr>
                <w:rFonts w:eastAsiaTheme="minorEastAsia"/>
                <w:color w:val="000000" w:themeColor="text1"/>
                <w:sz w:val="16"/>
                <w:szCs w:val="16"/>
              </w:rPr>
              <w:t>CESU operator</w:t>
            </w:r>
          </w:p>
        </w:tc>
        <w:tc>
          <w:tcPr>
            <w:tcW w:w="1512" w:type="dxa"/>
          </w:tcPr>
          <w:p w:rsidRPr="000F7CCE" w:rsidR="0034212C" w:rsidP="0034212C" w:rsidRDefault="0082288B" w14:paraId="0AEA1E87" w14:textId="6DC5532B">
            <w:pPr>
              <w:rPr>
                <w:rFonts w:eastAsiaTheme="minorEastAsia"/>
                <w:color w:val="000000" w:themeColor="text1"/>
                <w:sz w:val="16"/>
                <w:szCs w:val="16"/>
              </w:rPr>
            </w:pPr>
            <w:r w:rsidRPr="000F7CCE">
              <w:rPr>
                <w:rFonts w:eastAsiaTheme="minorEastAsia"/>
                <w:color w:val="000000" w:themeColor="text1"/>
                <w:sz w:val="16"/>
                <w:szCs w:val="16"/>
              </w:rPr>
              <w:t>J – Notification of termination of service</w:t>
            </w:r>
          </w:p>
        </w:tc>
      </w:tr>
      <w:tr w:rsidRPr="000F7CCE" w:rsidR="00094969" w:rsidTr="1862E868" w14:paraId="2E090831" w14:textId="77777777">
        <w:trPr>
          <w:trHeight w:val="300"/>
        </w:trPr>
        <w:tc>
          <w:tcPr>
            <w:tcW w:w="813" w:type="dxa"/>
          </w:tcPr>
          <w:p w:rsidRPr="000F7CCE" w:rsidR="00094969" w:rsidP="00094969" w:rsidRDefault="00094969" w14:paraId="1BCBD558" w14:textId="4EEED959">
            <w:pPr>
              <w:rPr>
                <w:rFonts w:eastAsiaTheme="minorEastAsia"/>
                <w:color w:val="000000" w:themeColor="text1"/>
                <w:sz w:val="16"/>
                <w:szCs w:val="16"/>
              </w:rPr>
            </w:pPr>
            <w:r w:rsidRPr="000F7CCE">
              <w:rPr>
                <w:rFonts w:eastAsiaTheme="minorEastAsia"/>
                <w:color w:val="000000" w:themeColor="text1"/>
                <w:sz w:val="16"/>
                <w:szCs w:val="16"/>
              </w:rPr>
              <w:t>7.</w:t>
            </w:r>
            <w:r w:rsidRPr="000F7CCE" w:rsidR="00827333">
              <w:rPr>
                <w:rFonts w:eastAsiaTheme="minorEastAsia"/>
                <w:color w:val="000000" w:themeColor="text1"/>
                <w:sz w:val="16"/>
                <w:szCs w:val="16"/>
              </w:rPr>
              <w:t>1</w:t>
            </w:r>
            <w:r w:rsidR="00696109">
              <w:rPr>
                <w:rFonts w:eastAsiaTheme="minorEastAsia"/>
                <w:color w:val="000000" w:themeColor="text1"/>
                <w:sz w:val="16"/>
                <w:szCs w:val="16"/>
              </w:rPr>
              <w:t>2</w:t>
            </w:r>
          </w:p>
        </w:tc>
        <w:tc>
          <w:tcPr>
            <w:tcW w:w="1530" w:type="dxa"/>
          </w:tcPr>
          <w:p w:rsidRPr="000F7CCE" w:rsidR="00094969" w:rsidP="00094969" w:rsidRDefault="00094969" w14:paraId="75C4403F" w14:textId="4DFB14F7">
            <w:pPr>
              <w:rPr>
                <w:rFonts w:eastAsiaTheme="minorEastAsia"/>
                <w:color w:val="000000" w:themeColor="text1"/>
                <w:sz w:val="16"/>
                <w:szCs w:val="16"/>
              </w:rPr>
            </w:pPr>
            <w:r w:rsidRPr="000F7CCE">
              <w:rPr>
                <w:rFonts w:eastAsiaTheme="minorEastAsia"/>
                <w:color w:val="000000" w:themeColor="text1"/>
                <w:sz w:val="16"/>
                <w:szCs w:val="16"/>
              </w:rPr>
              <w:t>Execute permission end tasks</w:t>
            </w:r>
          </w:p>
        </w:tc>
        <w:tc>
          <w:tcPr>
            <w:tcW w:w="2880" w:type="dxa"/>
          </w:tcPr>
          <w:p w:rsidRPr="000F7CCE" w:rsidR="00094969" w:rsidP="00094969" w:rsidRDefault="00094969" w14:paraId="04E1A255" w14:textId="7E0D65DD">
            <w:pPr>
              <w:rPr>
                <w:rFonts w:eastAsiaTheme="minorEastAsia"/>
                <w:color w:val="000000" w:themeColor="text1"/>
                <w:sz w:val="16"/>
                <w:szCs w:val="16"/>
              </w:rPr>
            </w:pPr>
            <w:r w:rsidRPr="000F7CCE">
              <w:rPr>
                <w:rFonts w:eastAsiaTheme="minorEastAsia"/>
                <w:color w:val="000000" w:themeColor="text1"/>
                <w:sz w:val="16"/>
                <w:szCs w:val="16"/>
              </w:rPr>
              <w:t>The CESU operator performs all tasks required to fulfil its related responsibilities immediately and without undue delay and in accordance with Regulation (EU) 2016/679.</w:t>
            </w:r>
          </w:p>
        </w:tc>
        <w:tc>
          <w:tcPr>
            <w:tcW w:w="1259" w:type="dxa"/>
          </w:tcPr>
          <w:p w:rsidRPr="000F7CCE" w:rsidR="00094969" w:rsidP="00094969" w:rsidRDefault="00094969" w14:paraId="5F1D4AA7" w14:textId="6624F3FD">
            <w:pPr>
              <w:rPr>
                <w:rFonts w:eastAsiaTheme="minorEastAsia"/>
                <w:color w:val="000000" w:themeColor="text1"/>
                <w:sz w:val="16"/>
                <w:szCs w:val="16"/>
              </w:rPr>
            </w:pPr>
            <w:r w:rsidRPr="000F7CCE">
              <w:rPr>
                <w:rFonts w:eastAsiaTheme="minorEastAsia"/>
                <w:color w:val="000000" w:themeColor="text1"/>
                <w:sz w:val="16"/>
                <w:szCs w:val="16"/>
              </w:rPr>
              <w:t>CESU operator</w:t>
            </w:r>
          </w:p>
        </w:tc>
        <w:tc>
          <w:tcPr>
            <w:tcW w:w="1356" w:type="dxa"/>
          </w:tcPr>
          <w:p w:rsidRPr="000F7CCE" w:rsidR="00094969" w:rsidP="00094969" w:rsidRDefault="00F20373" w14:paraId="01C5D638" w14:textId="177809D0">
            <w:pPr>
              <w:rPr>
                <w:rFonts w:eastAsiaTheme="minorEastAsia"/>
                <w:color w:val="000000" w:themeColor="text1"/>
                <w:sz w:val="16"/>
                <w:szCs w:val="16"/>
              </w:rPr>
            </w:pPr>
            <w:r>
              <w:rPr>
                <w:rFonts w:eastAsiaTheme="minorEastAsia"/>
                <w:color w:val="000000" w:themeColor="text1"/>
                <w:sz w:val="16"/>
                <w:szCs w:val="16"/>
              </w:rPr>
              <w:t>-</w:t>
            </w:r>
          </w:p>
        </w:tc>
        <w:tc>
          <w:tcPr>
            <w:tcW w:w="1512" w:type="dxa"/>
          </w:tcPr>
          <w:p w:rsidRPr="000F7CCE" w:rsidR="00094969" w:rsidP="00094969" w:rsidRDefault="00094969" w14:paraId="1DB7C4E3" w14:textId="1E51F91C">
            <w:pPr>
              <w:rPr>
                <w:rFonts w:eastAsiaTheme="minorEastAsia"/>
                <w:color w:val="000000" w:themeColor="text1"/>
                <w:sz w:val="16"/>
                <w:szCs w:val="16"/>
              </w:rPr>
            </w:pPr>
            <w:r w:rsidRPr="000F7CCE">
              <w:rPr>
                <w:rFonts w:eastAsiaTheme="minorEastAsia"/>
                <w:color w:val="000000" w:themeColor="text1"/>
                <w:sz w:val="16"/>
                <w:szCs w:val="16"/>
              </w:rPr>
              <w:t>[not relevant]</w:t>
            </w:r>
          </w:p>
        </w:tc>
      </w:tr>
      <w:tr w:rsidRPr="000F7CCE" w:rsidR="00747B3B" w:rsidTr="1862E868" w14:paraId="6C25B03D" w14:textId="77777777">
        <w:trPr>
          <w:trHeight w:val="300"/>
        </w:trPr>
        <w:tc>
          <w:tcPr>
            <w:tcW w:w="813" w:type="dxa"/>
          </w:tcPr>
          <w:p w:rsidRPr="000F7CCE" w:rsidR="00747B3B" w:rsidP="00747B3B" w:rsidRDefault="00747B3B" w14:paraId="3CD41BAC" w14:textId="284C79D1">
            <w:pPr>
              <w:rPr>
                <w:rFonts w:eastAsiaTheme="minorEastAsia"/>
                <w:color w:val="000000" w:themeColor="text1"/>
                <w:sz w:val="16"/>
                <w:szCs w:val="16"/>
              </w:rPr>
            </w:pPr>
            <w:r w:rsidRPr="000F7CCE">
              <w:rPr>
                <w:rFonts w:eastAsiaTheme="minorEastAsia"/>
                <w:color w:val="000000" w:themeColor="text1"/>
                <w:sz w:val="16"/>
                <w:szCs w:val="16"/>
              </w:rPr>
              <w:t>7.</w:t>
            </w:r>
            <w:r w:rsidRPr="000F7CCE" w:rsidR="00827333">
              <w:rPr>
                <w:rFonts w:eastAsiaTheme="minorEastAsia"/>
                <w:color w:val="000000" w:themeColor="text1"/>
                <w:sz w:val="16"/>
                <w:szCs w:val="16"/>
              </w:rPr>
              <w:t>1</w:t>
            </w:r>
            <w:r w:rsidR="00A561CD">
              <w:rPr>
                <w:rFonts w:eastAsiaTheme="minorEastAsia"/>
                <w:color w:val="000000" w:themeColor="text1"/>
                <w:sz w:val="16"/>
                <w:szCs w:val="16"/>
              </w:rPr>
              <w:t>3</w:t>
            </w:r>
          </w:p>
        </w:tc>
        <w:tc>
          <w:tcPr>
            <w:tcW w:w="1530" w:type="dxa"/>
          </w:tcPr>
          <w:p w:rsidRPr="000F7CCE" w:rsidR="00747B3B" w:rsidP="00747B3B" w:rsidRDefault="00747B3B" w14:paraId="30366BCE" w14:textId="4BA4892D">
            <w:pPr>
              <w:rPr>
                <w:rFonts w:eastAsiaTheme="minorEastAsia"/>
                <w:color w:val="000000" w:themeColor="text1"/>
                <w:sz w:val="16"/>
                <w:szCs w:val="16"/>
              </w:rPr>
            </w:pPr>
            <w:r w:rsidRPr="000F7CCE">
              <w:rPr>
                <w:rFonts w:eastAsiaTheme="minorEastAsia"/>
                <w:color w:val="000000" w:themeColor="text1"/>
                <w:sz w:val="16"/>
                <w:szCs w:val="16"/>
              </w:rPr>
              <w:t>Notify final customer</w:t>
            </w:r>
          </w:p>
        </w:tc>
        <w:tc>
          <w:tcPr>
            <w:tcW w:w="2880" w:type="dxa"/>
          </w:tcPr>
          <w:p w:rsidRPr="000F7CCE" w:rsidR="00747B3B" w:rsidP="00747B3B" w:rsidRDefault="00747B3B" w14:paraId="32D27AE7" w14:textId="1B7F4B01">
            <w:pPr>
              <w:rPr>
                <w:rFonts w:eastAsiaTheme="minorEastAsia"/>
                <w:color w:val="000000" w:themeColor="text1"/>
                <w:sz w:val="16"/>
                <w:szCs w:val="16"/>
              </w:rPr>
            </w:pPr>
            <w:r w:rsidRPr="000F7CCE">
              <w:rPr>
                <w:rFonts w:eastAsiaTheme="minorEastAsia"/>
                <w:color w:val="000000" w:themeColor="text1"/>
                <w:sz w:val="16"/>
                <w:szCs w:val="16"/>
              </w:rPr>
              <w:t>The permission administrator makes available the information that the permission has been revoked to the final customer.</w:t>
            </w:r>
          </w:p>
        </w:tc>
        <w:tc>
          <w:tcPr>
            <w:tcW w:w="1259" w:type="dxa"/>
          </w:tcPr>
          <w:p w:rsidRPr="000F7CCE" w:rsidR="00747B3B" w:rsidP="00747B3B" w:rsidRDefault="00747B3B" w14:paraId="4FC1CB2E" w14:textId="6644E529">
            <w:pPr>
              <w:rPr>
                <w:rFonts w:eastAsiaTheme="minorEastAsia"/>
                <w:color w:val="000000" w:themeColor="text1"/>
                <w:sz w:val="16"/>
                <w:szCs w:val="16"/>
              </w:rPr>
            </w:pPr>
            <w:r w:rsidRPr="000F7CCE">
              <w:rPr>
                <w:rFonts w:eastAsiaTheme="minorEastAsia"/>
                <w:color w:val="000000" w:themeColor="text1"/>
                <w:sz w:val="16"/>
                <w:szCs w:val="16"/>
              </w:rPr>
              <w:t>Permission administrator</w:t>
            </w:r>
          </w:p>
        </w:tc>
        <w:tc>
          <w:tcPr>
            <w:tcW w:w="1356" w:type="dxa"/>
          </w:tcPr>
          <w:p w:rsidRPr="000F7CCE" w:rsidR="00747B3B" w:rsidP="00747B3B" w:rsidRDefault="00747B3B" w14:paraId="589C86B1" w14:textId="0963E95E">
            <w:pPr>
              <w:rPr>
                <w:rFonts w:eastAsiaTheme="minorEastAsia"/>
                <w:color w:val="000000" w:themeColor="text1"/>
                <w:sz w:val="16"/>
                <w:szCs w:val="16"/>
              </w:rPr>
            </w:pPr>
            <w:r w:rsidRPr="000F7CCE">
              <w:rPr>
                <w:rFonts w:eastAsiaTheme="minorEastAsia"/>
                <w:color w:val="000000" w:themeColor="text1"/>
                <w:sz w:val="16"/>
                <w:szCs w:val="16"/>
              </w:rPr>
              <w:t>Final customer</w:t>
            </w:r>
          </w:p>
        </w:tc>
        <w:tc>
          <w:tcPr>
            <w:tcW w:w="1512" w:type="dxa"/>
          </w:tcPr>
          <w:p w:rsidRPr="000F7CCE" w:rsidR="00747B3B" w:rsidP="00747B3B" w:rsidRDefault="00747B3B" w14:paraId="07E80C1F" w14:textId="7274EBAC">
            <w:pPr>
              <w:rPr>
                <w:rFonts w:eastAsiaTheme="minorEastAsia"/>
                <w:color w:val="000000" w:themeColor="text1"/>
                <w:sz w:val="16"/>
                <w:szCs w:val="16"/>
              </w:rPr>
            </w:pPr>
            <w:r w:rsidRPr="000F7CCE">
              <w:rPr>
                <w:rFonts w:eastAsiaTheme="minorEastAsia"/>
                <w:color w:val="000000" w:themeColor="text1"/>
                <w:sz w:val="16"/>
                <w:szCs w:val="16"/>
              </w:rPr>
              <w:t>J – Notification of termination of service</w:t>
            </w:r>
          </w:p>
        </w:tc>
      </w:tr>
    </w:tbl>
    <w:p w:rsidRPr="000F7CCE" w:rsidR="00EF58B2" w:rsidP="00204993" w:rsidRDefault="00EF58B2" w14:paraId="0465888C" w14:textId="77777777">
      <w:pPr>
        <w:rPr>
          <w:rFonts w:ascii="Arial" w:hAnsi="Arial" w:cs="Arial"/>
          <w:b/>
          <w:bCs/>
        </w:rPr>
      </w:pPr>
    </w:p>
    <w:tbl>
      <w:tblPr>
        <w:tblStyle w:val="TableGrid"/>
        <w:tblW w:w="9350" w:type="dxa"/>
        <w:tblLook w:val="04A0" w:firstRow="1" w:lastRow="0" w:firstColumn="1" w:lastColumn="0" w:noHBand="0" w:noVBand="1"/>
      </w:tblPr>
      <w:tblGrid>
        <w:gridCol w:w="1097"/>
        <w:gridCol w:w="1765"/>
        <w:gridCol w:w="2243"/>
        <w:gridCol w:w="4245"/>
      </w:tblGrid>
      <w:tr w:rsidRPr="000F7CCE" w:rsidR="00EF58B2" w14:paraId="55C5A45F" w14:textId="77777777">
        <w:trPr>
          <w:trHeight w:val="300"/>
        </w:trPr>
        <w:tc>
          <w:tcPr>
            <w:tcW w:w="9350" w:type="dxa"/>
            <w:gridSpan w:val="4"/>
            <w:shd w:val="clear" w:color="auto" w:fill="D0CECE" w:themeFill="background2" w:themeFillShade="E6"/>
          </w:tcPr>
          <w:p w:rsidRPr="000F7CCE" w:rsidR="00EF58B2" w:rsidRDefault="00EF58B2" w14:paraId="46340C38" w14:textId="0C4D87BD">
            <w:pPr>
              <w:jc w:val="cente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INFORMATION OBJECTS FOR THIS PROCEDURE</w:t>
            </w:r>
          </w:p>
        </w:tc>
      </w:tr>
      <w:tr w:rsidRPr="000F7CCE" w:rsidR="00EF58B2" w:rsidTr="1862E868" w14:paraId="13CBC1DF" w14:textId="77777777">
        <w:trPr>
          <w:trHeight w:val="300"/>
        </w:trPr>
        <w:tc>
          <w:tcPr>
            <w:tcW w:w="945" w:type="dxa"/>
            <w:shd w:val="clear" w:color="auto" w:fill="D0CECE" w:themeFill="background2" w:themeFillShade="E6"/>
          </w:tcPr>
          <w:p w:rsidRPr="000F7CCE" w:rsidR="00EF58B2" w:rsidRDefault="00EF58B2" w14:paraId="1A3FBD29" w14:textId="77777777">
            <w:pPr>
              <w:rPr>
                <w:rFonts w:ascii="Arial" w:hAnsi="Arial" w:eastAsia="Arial" w:cs="Arial"/>
                <w:b/>
                <w:bCs/>
                <w:i/>
                <w:iCs/>
                <w:sz w:val="16"/>
                <w:szCs w:val="16"/>
              </w:rPr>
            </w:pPr>
            <w:r w:rsidRPr="000F7CCE">
              <w:rPr>
                <w:rFonts w:ascii="Arial" w:hAnsi="Arial" w:eastAsia="Arial" w:cs="Arial"/>
                <w:b/>
                <w:bCs/>
                <w:i/>
                <w:iCs/>
                <w:sz w:val="16"/>
                <w:szCs w:val="16"/>
              </w:rPr>
              <w:t>Information exchanged,</w:t>
            </w:r>
          </w:p>
          <w:p w:rsidRPr="000F7CCE" w:rsidR="00EF58B2" w:rsidRDefault="00EF58B2" w14:paraId="1A488FE9" w14:textId="77777777">
            <w:pPr>
              <w:rPr>
                <w:rFonts w:ascii="Arial" w:hAnsi="Arial" w:eastAsia="Arial" w:cs="Arial"/>
                <w:b/>
                <w:bCs/>
                <w:i/>
                <w:iCs/>
                <w:sz w:val="16"/>
                <w:szCs w:val="16"/>
              </w:rPr>
            </w:pPr>
            <w:r w:rsidRPr="000F7CCE">
              <w:rPr>
                <w:rFonts w:ascii="Arial" w:hAnsi="Arial" w:eastAsia="Arial" w:cs="Arial"/>
                <w:b/>
                <w:bCs/>
                <w:i/>
                <w:iCs/>
                <w:sz w:val="16"/>
                <w:szCs w:val="16"/>
              </w:rPr>
              <w:t>ID</w:t>
            </w:r>
          </w:p>
        </w:tc>
        <w:tc>
          <w:tcPr>
            <w:tcW w:w="1785" w:type="dxa"/>
            <w:shd w:val="clear" w:color="auto" w:fill="D0CECE" w:themeFill="background2" w:themeFillShade="E6"/>
          </w:tcPr>
          <w:p w:rsidRPr="000F7CCE" w:rsidR="00EF58B2" w:rsidRDefault="00EF58B2" w14:paraId="6CC59218" w14:textId="77777777">
            <w:pPr>
              <w:rPr>
                <w:rFonts w:ascii="Arial" w:hAnsi="Arial" w:eastAsia="Arial" w:cs="Arial"/>
                <w:b/>
                <w:bCs/>
                <w:i/>
                <w:iCs/>
                <w:sz w:val="16"/>
                <w:szCs w:val="16"/>
              </w:rPr>
            </w:pPr>
            <w:r w:rsidRPr="000F7CCE">
              <w:rPr>
                <w:rFonts w:ascii="Arial" w:hAnsi="Arial" w:eastAsia="Arial" w:cs="Arial"/>
                <w:b/>
                <w:bCs/>
                <w:i/>
                <w:iCs/>
                <w:color w:val="000000" w:themeColor="text1"/>
                <w:sz w:val="16"/>
                <w:szCs w:val="16"/>
              </w:rPr>
              <w:t>Name of the information</w:t>
            </w:r>
          </w:p>
        </w:tc>
        <w:tc>
          <w:tcPr>
            <w:tcW w:w="6620" w:type="dxa"/>
            <w:gridSpan w:val="2"/>
            <w:shd w:val="clear" w:color="auto" w:fill="D0CECE" w:themeFill="background2" w:themeFillShade="E6"/>
          </w:tcPr>
          <w:p w:rsidRPr="000F7CCE" w:rsidR="00EF58B2" w:rsidRDefault="00EF58B2" w14:paraId="72828240" w14:textId="77777777">
            <w:pP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Description of information exchanged</w:t>
            </w:r>
          </w:p>
        </w:tc>
      </w:tr>
      <w:tr w:rsidRPr="000F7CCE" w:rsidR="00EF58B2" w:rsidTr="1862E868" w14:paraId="77DAE160" w14:textId="77777777">
        <w:trPr>
          <w:trHeight w:val="300"/>
        </w:trPr>
        <w:tc>
          <w:tcPr>
            <w:tcW w:w="945" w:type="dxa"/>
          </w:tcPr>
          <w:p w:rsidRPr="000F7CCE" w:rsidR="00EF58B2" w:rsidP="00EF58B2" w:rsidRDefault="00EF58B2" w14:paraId="0332B7A5" w14:textId="54194DFE">
            <w:pPr>
              <w:rPr>
                <w:rFonts w:eastAsiaTheme="minorEastAsia"/>
                <w:color w:val="000000" w:themeColor="text1"/>
                <w:sz w:val="16"/>
                <w:szCs w:val="16"/>
              </w:rPr>
            </w:pPr>
            <w:r w:rsidRPr="000F7CCE">
              <w:rPr>
                <w:rFonts w:eastAsiaTheme="minorEastAsia"/>
                <w:color w:val="000000" w:themeColor="text1"/>
                <w:sz w:val="16"/>
                <w:szCs w:val="16"/>
              </w:rPr>
              <w:t>I</w:t>
            </w:r>
          </w:p>
        </w:tc>
        <w:tc>
          <w:tcPr>
            <w:tcW w:w="1785" w:type="dxa"/>
          </w:tcPr>
          <w:p w:rsidRPr="000F7CCE" w:rsidR="00EF58B2" w:rsidP="00EF58B2" w:rsidRDefault="00EF58B2" w14:paraId="4BBBF874" w14:textId="69D1DCD1">
            <w:pPr>
              <w:rPr>
                <w:rFonts w:eastAsiaTheme="minorEastAsia"/>
                <w:color w:val="000000" w:themeColor="text1"/>
                <w:sz w:val="16"/>
                <w:szCs w:val="16"/>
              </w:rPr>
            </w:pPr>
            <w:r w:rsidRPr="000F7CCE">
              <w:rPr>
                <w:rFonts w:eastAsiaTheme="minorEastAsia"/>
                <w:color w:val="000000" w:themeColor="text1"/>
                <w:sz w:val="16"/>
                <w:szCs w:val="16"/>
              </w:rPr>
              <w:t>Established permission information</w:t>
            </w:r>
          </w:p>
        </w:tc>
        <w:tc>
          <w:tcPr>
            <w:tcW w:w="2280" w:type="dxa"/>
          </w:tcPr>
          <w:p w:rsidRPr="000F7CCE" w:rsidR="00EF58B2" w:rsidP="00EF58B2" w:rsidRDefault="00EF58B2" w14:paraId="053746E0" w14:textId="33112C12">
            <w:pPr>
              <w:rPr>
                <w:rFonts w:eastAsiaTheme="minorEastAsia"/>
                <w:color w:val="000000" w:themeColor="text1"/>
                <w:sz w:val="16"/>
                <w:szCs w:val="16"/>
              </w:rPr>
            </w:pPr>
            <w:r w:rsidRPr="000F7CCE">
              <w:rPr>
                <w:rFonts w:eastAsiaTheme="minorEastAsia"/>
                <w:color w:val="000000" w:themeColor="text1"/>
                <w:sz w:val="16"/>
                <w:szCs w:val="16"/>
              </w:rPr>
              <w:t>Permission identifier</w:t>
            </w:r>
          </w:p>
        </w:tc>
        <w:tc>
          <w:tcPr>
            <w:tcW w:w="4340" w:type="dxa"/>
          </w:tcPr>
          <w:p w:rsidRPr="000F7CCE" w:rsidR="00EF58B2" w:rsidP="00EF58B2" w:rsidRDefault="00EF58B2" w14:paraId="34A6A37E" w14:textId="34D488D4">
            <w:pPr>
              <w:rPr>
                <w:rFonts w:eastAsiaTheme="minorEastAsia"/>
                <w:color w:val="000000" w:themeColor="text1"/>
                <w:sz w:val="16"/>
                <w:szCs w:val="16"/>
              </w:rPr>
            </w:pPr>
            <w:r w:rsidRPr="000F7CCE">
              <w:rPr>
                <w:rFonts w:eastAsiaTheme="minorEastAsia"/>
                <w:color w:val="000000" w:themeColor="text1"/>
                <w:sz w:val="16"/>
                <w:szCs w:val="16"/>
              </w:rPr>
              <w:t>A unique identifier of the permission.</w:t>
            </w:r>
          </w:p>
        </w:tc>
      </w:tr>
      <w:tr w:rsidRPr="000F7CCE" w:rsidR="00EF58B2" w:rsidTr="1862E868" w14:paraId="1D74DD85" w14:textId="77777777">
        <w:trPr>
          <w:trHeight w:val="300"/>
        </w:trPr>
        <w:tc>
          <w:tcPr>
            <w:tcW w:w="945" w:type="dxa"/>
          </w:tcPr>
          <w:p w:rsidRPr="000F7CCE" w:rsidR="00EF58B2" w:rsidP="00EF58B2" w:rsidRDefault="00EF58B2" w14:paraId="195BA655" w14:textId="77777777">
            <w:pPr>
              <w:rPr>
                <w:rFonts w:eastAsiaTheme="minorEastAsia"/>
                <w:color w:val="000000" w:themeColor="text1"/>
                <w:sz w:val="16"/>
                <w:szCs w:val="16"/>
              </w:rPr>
            </w:pPr>
          </w:p>
        </w:tc>
        <w:tc>
          <w:tcPr>
            <w:tcW w:w="1785" w:type="dxa"/>
          </w:tcPr>
          <w:p w:rsidRPr="000F7CCE" w:rsidR="00EF58B2" w:rsidP="00EF58B2" w:rsidRDefault="00EF58B2" w14:paraId="6C08CB04" w14:textId="77777777">
            <w:pPr>
              <w:rPr>
                <w:rFonts w:eastAsiaTheme="minorEastAsia"/>
                <w:color w:val="000000" w:themeColor="text1"/>
                <w:sz w:val="16"/>
                <w:szCs w:val="16"/>
              </w:rPr>
            </w:pPr>
          </w:p>
        </w:tc>
        <w:tc>
          <w:tcPr>
            <w:tcW w:w="2280" w:type="dxa"/>
          </w:tcPr>
          <w:p w:rsidRPr="000F7CCE" w:rsidR="00EF58B2" w:rsidP="00EF58B2" w:rsidRDefault="00EF58B2" w14:paraId="286144E0" w14:textId="58920222">
            <w:pPr>
              <w:rPr>
                <w:rFonts w:eastAsiaTheme="minorEastAsia"/>
                <w:color w:val="000000" w:themeColor="text1"/>
                <w:sz w:val="16"/>
                <w:szCs w:val="16"/>
              </w:rPr>
            </w:pPr>
            <w:r w:rsidRPr="000F7CCE">
              <w:rPr>
                <w:rFonts w:eastAsiaTheme="minorEastAsia"/>
                <w:color w:val="000000" w:themeColor="text1"/>
                <w:sz w:val="16"/>
                <w:szCs w:val="16"/>
              </w:rPr>
              <w:t>Creation timestamp</w:t>
            </w:r>
          </w:p>
        </w:tc>
        <w:tc>
          <w:tcPr>
            <w:tcW w:w="4340" w:type="dxa"/>
          </w:tcPr>
          <w:p w:rsidRPr="000F7CCE" w:rsidR="00EF58B2" w:rsidP="00EF58B2" w:rsidRDefault="00EF58B2" w14:paraId="7468B960" w14:textId="77777777">
            <w:pPr>
              <w:rPr>
                <w:rFonts w:eastAsiaTheme="minorEastAsia"/>
                <w:color w:val="000000" w:themeColor="text1"/>
                <w:sz w:val="16"/>
                <w:szCs w:val="16"/>
              </w:rPr>
            </w:pPr>
            <w:r w:rsidRPr="000F7CCE">
              <w:rPr>
                <w:rFonts w:eastAsiaTheme="minorEastAsia"/>
                <w:color w:val="000000" w:themeColor="text1"/>
                <w:sz w:val="16"/>
                <w:szCs w:val="16"/>
              </w:rPr>
              <w:t>Creation timestamp the permission administrator has</w:t>
            </w:r>
          </w:p>
          <w:p w:rsidRPr="000F7CCE" w:rsidR="00EF58B2" w:rsidP="00EF58B2" w:rsidRDefault="00EF58B2" w14:paraId="369C18EC" w14:textId="709C8EB5">
            <w:pPr>
              <w:rPr>
                <w:rFonts w:eastAsiaTheme="minorEastAsia"/>
                <w:color w:val="000000" w:themeColor="text1"/>
                <w:sz w:val="16"/>
                <w:szCs w:val="16"/>
              </w:rPr>
            </w:pPr>
            <w:r w:rsidRPr="000F7CCE">
              <w:rPr>
                <w:rFonts w:eastAsiaTheme="minorEastAsia"/>
                <w:color w:val="000000" w:themeColor="text1"/>
                <w:sz w:val="16"/>
                <w:szCs w:val="16"/>
              </w:rPr>
              <w:t>attached to the permission.</w:t>
            </w:r>
          </w:p>
        </w:tc>
      </w:tr>
      <w:tr w:rsidRPr="000F7CCE" w:rsidR="00EF58B2" w:rsidTr="1862E868" w14:paraId="38C312E1" w14:textId="77777777">
        <w:trPr>
          <w:trHeight w:val="300"/>
        </w:trPr>
        <w:tc>
          <w:tcPr>
            <w:tcW w:w="945" w:type="dxa"/>
          </w:tcPr>
          <w:p w:rsidRPr="000F7CCE" w:rsidR="00EF58B2" w:rsidP="00EF58B2" w:rsidRDefault="00EF58B2" w14:paraId="29009669" w14:textId="77777777">
            <w:pPr>
              <w:rPr>
                <w:rFonts w:eastAsiaTheme="minorEastAsia"/>
                <w:color w:val="000000" w:themeColor="text1"/>
                <w:sz w:val="16"/>
                <w:szCs w:val="16"/>
              </w:rPr>
            </w:pPr>
          </w:p>
        </w:tc>
        <w:tc>
          <w:tcPr>
            <w:tcW w:w="1785" w:type="dxa"/>
          </w:tcPr>
          <w:p w:rsidRPr="000F7CCE" w:rsidR="00EF58B2" w:rsidP="00EF58B2" w:rsidRDefault="00EF58B2" w14:paraId="1696F7AA" w14:textId="77777777">
            <w:pPr>
              <w:rPr>
                <w:rFonts w:eastAsiaTheme="minorEastAsia"/>
                <w:color w:val="000000" w:themeColor="text1"/>
                <w:sz w:val="16"/>
                <w:szCs w:val="16"/>
              </w:rPr>
            </w:pPr>
          </w:p>
        </w:tc>
        <w:tc>
          <w:tcPr>
            <w:tcW w:w="2280" w:type="dxa"/>
          </w:tcPr>
          <w:p w:rsidRPr="000F7CCE" w:rsidR="00EF58B2" w:rsidP="00EF58B2" w:rsidRDefault="00EF58B2" w14:paraId="38A7ED1B" w14:textId="411BB941">
            <w:pPr>
              <w:rPr>
                <w:rFonts w:eastAsiaTheme="minorEastAsia"/>
                <w:color w:val="000000" w:themeColor="text1"/>
                <w:sz w:val="16"/>
                <w:szCs w:val="16"/>
              </w:rPr>
            </w:pPr>
            <w:r w:rsidRPr="000F7CCE">
              <w:rPr>
                <w:rFonts w:eastAsiaTheme="minorEastAsia"/>
                <w:color w:val="000000" w:themeColor="text1"/>
                <w:sz w:val="16"/>
                <w:szCs w:val="16"/>
              </w:rPr>
              <w:t>Basic permission information</w:t>
            </w:r>
          </w:p>
        </w:tc>
        <w:tc>
          <w:tcPr>
            <w:tcW w:w="4340" w:type="dxa"/>
          </w:tcPr>
          <w:p w:rsidRPr="000F7CCE" w:rsidR="00EF58B2" w:rsidP="00EF58B2" w:rsidRDefault="00EF58B2" w14:paraId="1D3FEF11" w14:textId="5F9EC40F">
            <w:pPr>
              <w:rPr>
                <w:rFonts w:eastAsiaTheme="minorEastAsia"/>
                <w:color w:val="000000" w:themeColor="text1"/>
                <w:sz w:val="16"/>
                <w:szCs w:val="16"/>
              </w:rPr>
            </w:pPr>
            <w:r w:rsidRPr="000F7CCE">
              <w:rPr>
                <w:rFonts w:eastAsiaTheme="minorEastAsia"/>
                <w:color w:val="000000" w:themeColor="text1"/>
                <w:sz w:val="16"/>
                <w:szCs w:val="16"/>
              </w:rPr>
              <w:t>Information object H – Basic permission information</w:t>
            </w:r>
          </w:p>
        </w:tc>
      </w:tr>
      <w:tr w:rsidRPr="000F7CCE" w:rsidR="00EF58B2" w:rsidTr="1862E868" w14:paraId="2BA36812" w14:textId="77777777">
        <w:trPr>
          <w:trHeight w:val="300"/>
        </w:trPr>
        <w:tc>
          <w:tcPr>
            <w:tcW w:w="945" w:type="dxa"/>
          </w:tcPr>
          <w:p w:rsidRPr="000F7CCE" w:rsidR="00EF58B2" w:rsidP="00EF58B2" w:rsidRDefault="00EF58B2" w14:paraId="0AD93BCA" w14:textId="77777777">
            <w:pPr>
              <w:rPr>
                <w:rFonts w:eastAsiaTheme="minorEastAsia"/>
                <w:color w:val="000000" w:themeColor="text1"/>
                <w:sz w:val="16"/>
                <w:szCs w:val="16"/>
              </w:rPr>
            </w:pPr>
            <w:r w:rsidRPr="000F7CCE">
              <w:rPr>
                <w:rFonts w:eastAsiaTheme="minorEastAsia"/>
                <w:color w:val="000000" w:themeColor="text1"/>
                <w:sz w:val="16"/>
                <w:szCs w:val="16"/>
              </w:rPr>
              <w:t>J</w:t>
            </w:r>
          </w:p>
        </w:tc>
        <w:tc>
          <w:tcPr>
            <w:tcW w:w="1785" w:type="dxa"/>
          </w:tcPr>
          <w:p w:rsidRPr="000F7CCE" w:rsidR="00EF58B2" w:rsidP="00EF58B2" w:rsidRDefault="00EF58B2" w14:paraId="4AD77B90" w14:textId="77777777">
            <w:pPr>
              <w:rPr>
                <w:rFonts w:eastAsiaTheme="minorEastAsia"/>
                <w:color w:val="000000" w:themeColor="text1"/>
                <w:sz w:val="16"/>
                <w:szCs w:val="16"/>
              </w:rPr>
            </w:pPr>
            <w:r w:rsidRPr="000F7CCE">
              <w:rPr>
                <w:rFonts w:eastAsiaTheme="minorEastAsia"/>
                <w:color w:val="000000" w:themeColor="text1"/>
                <w:sz w:val="16"/>
                <w:szCs w:val="16"/>
              </w:rPr>
              <w:t>Notification of termination of service</w:t>
            </w:r>
          </w:p>
        </w:tc>
        <w:tc>
          <w:tcPr>
            <w:tcW w:w="2280" w:type="dxa"/>
          </w:tcPr>
          <w:p w:rsidRPr="000F7CCE" w:rsidR="00EF58B2" w:rsidP="00EF58B2" w:rsidRDefault="00EF58B2" w14:paraId="47AC3295" w14:textId="77777777">
            <w:pPr>
              <w:rPr>
                <w:rFonts w:eastAsiaTheme="minorEastAsia"/>
                <w:color w:val="000000" w:themeColor="text1"/>
                <w:sz w:val="16"/>
                <w:szCs w:val="16"/>
              </w:rPr>
            </w:pPr>
            <w:r w:rsidRPr="000F7CCE">
              <w:rPr>
                <w:rFonts w:eastAsiaTheme="minorEastAsia"/>
                <w:color w:val="000000" w:themeColor="text1"/>
                <w:sz w:val="16"/>
                <w:szCs w:val="16"/>
              </w:rPr>
              <w:t>Permission identifier</w:t>
            </w:r>
          </w:p>
        </w:tc>
        <w:tc>
          <w:tcPr>
            <w:tcW w:w="4340" w:type="dxa"/>
          </w:tcPr>
          <w:p w:rsidRPr="000F7CCE" w:rsidR="00EF58B2" w:rsidP="00EF58B2" w:rsidRDefault="00EF58B2" w14:paraId="341D4DDB" w14:textId="77777777">
            <w:pPr>
              <w:rPr>
                <w:rFonts w:eastAsiaTheme="minorEastAsia"/>
                <w:color w:val="000000" w:themeColor="text1"/>
                <w:sz w:val="16"/>
                <w:szCs w:val="16"/>
              </w:rPr>
            </w:pPr>
            <w:r w:rsidRPr="000F7CCE">
              <w:rPr>
                <w:rFonts w:eastAsiaTheme="minorEastAsia"/>
                <w:color w:val="000000" w:themeColor="text1"/>
                <w:sz w:val="16"/>
                <w:szCs w:val="16"/>
              </w:rPr>
              <w:t>A unique identifier of the permission referring to</w:t>
            </w:r>
          </w:p>
          <w:p w:rsidRPr="000F7CCE" w:rsidR="00EF58B2" w:rsidP="00EF58B2" w:rsidRDefault="00EF58B2" w14:paraId="63408839" w14:textId="77777777">
            <w:pPr>
              <w:rPr>
                <w:rFonts w:eastAsiaTheme="minorEastAsia"/>
                <w:color w:val="000000" w:themeColor="text1"/>
                <w:sz w:val="16"/>
                <w:szCs w:val="16"/>
              </w:rPr>
            </w:pPr>
            <w:r w:rsidRPr="000F7CCE">
              <w:rPr>
                <w:rFonts w:eastAsiaTheme="minorEastAsia"/>
                <w:color w:val="000000" w:themeColor="text1"/>
                <w:sz w:val="16"/>
                <w:szCs w:val="16"/>
              </w:rPr>
              <w:t>information object I – Established permission</w:t>
            </w:r>
          </w:p>
          <w:p w:rsidRPr="000F7CCE" w:rsidR="00EF58B2" w:rsidP="00EF58B2" w:rsidRDefault="00EF58B2" w14:paraId="3DB6DF5B" w14:textId="77777777">
            <w:pPr>
              <w:rPr>
                <w:rFonts w:eastAsiaTheme="minorEastAsia"/>
                <w:color w:val="000000" w:themeColor="text1"/>
                <w:sz w:val="16"/>
                <w:szCs w:val="16"/>
              </w:rPr>
            </w:pPr>
            <w:r w:rsidRPr="000F7CCE">
              <w:rPr>
                <w:rFonts w:eastAsiaTheme="minorEastAsia"/>
                <w:color w:val="000000" w:themeColor="text1"/>
                <w:sz w:val="16"/>
                <w:szCs w:val="16"/>
              </w:rPr>
              <w:t>information.</w:t>
            </w:r>
          </w:p>
        </w:tc>
      </w:tr>
      <w:tr w:rsidRPr="000F7CCE" w:rsidR="00EF58B2" w:rsidTr="1862E868" w14:paraId="3AF328B0" w14:textId="77777777">
        <w:trPr>
          <w:trHeight w:val="300"/>
        </w:trPr>
        <w:tc>
          <w:tcPr>
            <w:tcW w:w="945" w:type="dxa"/>
          </w:tcPr>
          <w:p w:rsidRPr="000F7CCE" w:rsidR="00EF58B2" w:rsidP="00EF58B2" w:rsidRDefault="00EF58B2" w14:paraId="36DC555A" w14:textId="77777777">
            <w:pPr>
              <w:rPr>
                <w:rFonts w:eastAsiaTheme="minorEastAsia"/>
                <w:color w:val="000000" w:themeColor="text1"/>
                <w:sz w:val="16"/>
                <w:szCs w:val="16"/>
              </w:rPr>
            </w:pPr>
          </w:p>
        </w:tc>
        <w:tc>
          <w:tcPr>
            <w:tcW w:w="1785" w:type="dxa"/>
          </w:tcPr>
          <w:p w:rsidRPr="000F7CCE" w:rsidR="00EF58B2" w:rsidP="00EF58B2" w:rsidRDefault="00EF58B2" w14:paraId="3DC33D3B" w14:textId="77777777">
            <w:pPr>
              <w:rPr>
                <w:rFonts w:eastAsiaTheme="minorEastAsia"/>
                <w:color w:val="000000" w:themeColor="text1"/>
                <w:sz w:val="16"/>
                <w:szCs w:val="16"/>
              </w:rPr>
            </w:pPr>
          </w:p>
        </w:tc>
        <w:tc>
          <w:tcPr>
            <w:tcW w:w="2280" w:type="dxa"/>
          </w:tcPr>
          <w:p w:rsidRPr="000F7CCE" w:rsidR="00EF58B2" w:rsidP="00EF58B2" w:rsidRDefault="00EF58B2" w14:paraId="0610CA9E" w14:textId="77777777">
            <w:pPr>
              <w:rPr>
                <w:rFonts w:eastAsiaTheme="minorEastAsia" w:cstheme="minorHAnsi"/>
                <w:color w:val="000000" w:themeColor="text1"/>
                <w:sz w:val="16"/>
                <w:szCs w:val="16"/>
              </w:rPr>
            </w:pPr>
            <w:r w:rsidRPr="000F7CCE">
              <w:rPr>
                <w:rFonts w:eastAsiaTheme="minorEastAsia"/>
                <w:color w:val="000000" w:themeColor="text1"/>
                <w:sz w:val="16"/>
                <w:szCs w:val="16"/>
              </w:rPr>
              <w:t>Termination timestamp</w:t>
            </w:r>
          </w:p>
        </w:tc>
        <w:tc>
          <w:tcPr>
            <w:tcW w:w="4340" w:type="dxa"/>
          </w:tcPr>
          <w:p w:rsidRPr="000F7CCE" w:rsidR="00EF58B2" w:rsidP="00EF58B2" w:rsidRDefault="00EF58B2" w14:paraId="4D39BC21" w14:textId="77777777">
            <w:pPr>
              <w:rPr>
                <w:rFonts w:eastAsiaTheme="minorEastAsia" w:cstheme="minorHAnsi"/>
                <w:color w:val="000000" w:themeColor="text1"/>
                <w:sz w:val="16"/>
                <w:szCs w:val="16"/>
              </w:rPr>
            </w:pPr>
            <w:r w:rsidRPr="000F7CCE">
              <w:rPr>
                <w:rFonts w:eastAsiaTheme="minorEastAsia"/>
                <w:color w:val="000000" w:themeColor="text1"/>
                <w:sz w:val="16"/>
                <w:szCs w:val="16"/>
              </w:rPr>
              <w:t>Timestamp indicating the point in time when the service is considered terminated.</w:t>
            </w:r>
          </w:p>
        </w:tc>
      </w:tr>
    </w:tbl>
    <w:p w:rsidRPr="000F7CCE" w:rsidR="004A02FC" w:rsidP="00204993" w:rsidRDefault="004A02FC" w14:paraId="21A5F00B" w14:textId="5B480EDE">
      <w:pPr>
        <w:rPr>
          <w:rFonts w:ascii="Arial" w:hAnsi="Arial" w:cs="Arial"/>
          <w:b/>
          <w:bCs/>
        </w:rPr>
      </w:pPr>
    </w:p>
    <w:p w:rsidR="00DF0247" w:rsidP="00DF0247" w:rsidRDefault="001D278C" w14:paraId="074ED9D6" w14:textId="3C20287B">
      <w:pPr>
        <w:keepNext/>
      </w:pPr>
      <w:r w:rsidRPr="001D278C">
        <w:rPr>
          <w:noProof/>
        </w:rPr>
        <w:drawing>
          <wp:inline distT="0" distB="0" distL="0" distR="0" wp14:anchorId="1D055DC1" wp14:editId="561D2A23">
            <wp:extent cx="5943600" cy="6196330"/>
            <wp:effectExtent l="0" t="0" r="0" b="0"/>
            <wp:docPr id="94489608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896083" name=""/>
                    <pic:cNvPicPr/>
                  </pic:nvPicPr>
                  <pic:blipFill>
                    <a:blip r:embed="rId32">
                      <a:extLst>
                        <a:ext uri="{96DAC541-7B7A-43D3-8B79-37D633B846F1}">
                          <asvg:svgBlip xmlns:asvg="http://schemas.microsoft.com/office/drawing/2016/SVG/main" r:embed="rId33"/>
                        </a:ext>
                      </a:extLst>
                    </a:blip>
                    <a:stretch>
                      <a:fillRect/>
                    </a:stretch>
                  </pic:blipFill>
                  <pic:spPr>
                    <a:xfrm>
                      <a:off x="0" y="0"/>
                      <a:ext cx="5943600" cy="6196330"/>
                    </a:xfrm>
                    <a:prstGeom prst="rect">
                      <a:avLst/>
                    </a:prstGeom>
                  </pic:spPr>
                </pic:pic>
              </a:graphicData>
            </a:graphic>
          </wp:inline>
        </w:drawing>
      </w:r>
    </w:p>
    <w:p w:rsidRPr="000F7CCE" w:rsidR="004A02FC" w:rsidP="00DF0247" w:rsidRDefault="00DF0247" w14:paraId="0623112D" w14:textId="14446858">
      <w:pPr>
        <w:pStyle w:val="Caption"/>
      </w:pPr>
      <w:r>
        <w:t xml:space="preserve">Diagram </w:t>
      </w:r>
      <w:r>
        <w:fldChar w:fldCharType="begin"/>
      </w:r>
      <w:r>
        <w:instrText xml:space="preserve"> SEQ Diagram \* ARABIC </w:instrText>
      </w:r>
      <w:r>
        <w:fldChar w:fldCharType="separate"/>
      </w:r>
      <w:r>
        <w:rPr>
          <w:noProof/>
        </w:rPr>
        <w:t>7</w:t>
      </w:r>
      <w:r>
        <w:fldChar w:fldCharType="end"/>
      </w:r>
      <w:r>
        <w:t xml:space="preserve"> - </w:t>
      </w:r>
      <w:r w:rsidRPr="00D020C0">
        <w:t>Procedure 'Final customer requests its metering point to be removed from CESU'</w:t>
      </w:r>
    </w:p>
    <w:p w:rsidRPr="000F7CCE" w:rsidR="004A02FC" w:rsidP="00DF0247" w:rsidRDefault="004A02FC" w14:paraId="0A56B18F" w14:textId="2BB491D7">
      <w:pPr>
        <w:pStyle w:val="Caption"/>
        <w:jc w:val="both"/>
      </w:pPr>
    </w:p>
    <w:p w:rsidRPr="000F7CCE" w:rsidR="00AE6669" w:rsidP="00204993" w:rsidRDefault="003731B2" w14:paraId="2515B74D" w14:textId="2A8D347B">
      <w:pPr>
        <w:rPr>
          <w:rFonts w:ascii="Arial" w:hAnsi="Arial" w:cs="Arial"/>
          <w:b/>
          <w:bCs/>
        </w:rPr>
      </w:pPr>
      <w:r w:rsidRPr="000F7CCE">
        <w:rPr>
          <w:rFonts w:ascii="Arial" w:hAnsi="Arial" w:cs="Arial"/>
          <w:b/>
          <w:bCs/>
        </w:rPr>
        <w:br w:type="page"/>
      </w:r>
    </w:p>
    <w:p w:rsidRPr="000F7CCE" w:rsidR="003A4B4E" w:rsidP="00CC7007" w:rsidRDefault="75B5C580" w14:paraId="12A835A5" w14:textId="6F3FD4B1">
      <w:pPr>
        <w:pStyle w:val="Heading1"/>
        <w:rPr>
          <w:b w:val="0"/>
        </w:rPr>
      </w:pPr>
      <w:r>
        <w:t xml:space="preserve">CESU </w:t>
      </w:r>
      <w:r w:rsidRPr="000F7CCE" w:rsidR="005E3847">
        <w:t xml:space="preserve">Operation </w:t>
      </w:r>
      <w:r w:rsidRPr="000F7CCE" w:rsidR="003A4B4E">
        <w:t>Procedure</w:t>
      </w:r>
      <w:r w:rsidRPr="000F7CCE" w:rsidR="005E3847">
        <w:t>s</w:t>
      </w:r>
    </w:p>
    <w:p w:rsidRPr="00A62976" w:rsidR="00E70B42" w:rsidP="000A4470" w:rsidRDefault="005C7D9C" w14:paraId="4E20DE69" w14:textId="7EABB1F3">
      <w:pPr>
        <w:rPr>
          <w:rFonts w:ascii="Arial" w:hAnsi="Arial" w:eastAsia="Arial" w:cs="Arial"/>
        </w:rPr>
      </w:pPr>
      <w:r w:rsidRPr="5054A9D0">
        <w:rPr>
          <w:rFonts w:ascii="Arial" w:hAnsi="Arial" w:eastAsia="Arial" w:cs="Arial"/>
        </w:rPr>
        <w:t>The general CESU operation include</w:t>
      </w:r>
      <w:r w:rsidRPr="5054A9D0" w:rsidR="00AA6D1A">
        <w:rPr>
          <w:rFonts w:ascii="Arial" w:hAnsi="Arial" w:eastAsia="Arial" w:cs="Arial"/>
        </w:rPr>
        <w:t>s</w:t>
      </w:r>
      <w:r w:rsidRPr="5054A9D0">
        <w:rPr>
          <w:rFonts w:ascii="Arial" w:hAnsi="Arial" w:eastAsia="Arial" w:cs="Arial"/>
        </w:rPr>
        <w:t xml:space="preserve"> the steps shown in </w:t>
      </w:r>
      <w:r w:rsidRPr="007C76D5" w:rsidR="001C70BD">
        <w:fldChar w:fldCharType="begin"/>
      </w:r>
      <w:r w:rsidRPr="007C76D5" w:rsidR="001C70BD">
        <w:instrText xml:space="preserve"> REF _Ref207889083 \h </w:instrText>
      </w:r>
      <w:r w:rsidR="007C76D5">
        <w:instrText xml:space="preserve"> \* MERGEFORMAT </w:instrText>
      </w:r>
      <w:r w:rsidRPr="007C76D5" w:rsidR="001C70BD">
        <w:fldChar w:fldCharType="separate"/>
      </w:r>
      <w:r w:rsidRPr="007C76D5" w:rsidR="00AA6D1A">
        <w:t>Figure 1</w:t>
      </w:r>
      <w:r w:rsidRPr="007C76D5" w:rsidR="001C70BD">
        <w:fldChar w:fldCharType="end"/>
      </w:r>
      <w:r w:rsidRPr="5054A9D0" w:rsidR="001C70BD">
        <w:rPr>
          <w:rFonts w:ascii="Arial" w:hAnsi="Arial" w:eastAsia="Arial" w:cs="Arial"/>
        </w:rPr>
        <w:t>.</w:t>
      </w:r>
    </w:p>
    <w:p w:rsidRPr="000F7CCE" w:rsidR="00276F53" w:rsidP="001C70BD" w:rsidRDefault="00276591" w14:paraId="0F34F205" w14:textId="08D7FB90">
      <w:pPr>
        <w:jc w:val="center"/>
        <w:rPr>
          <w:rFonts w:ascii="Arial" w:hAnsi="Arial" w:eastAsia="Arial" w:cs="Arial"/>
          <w:color w:val="000000" w:themeColor="text1"/>
          <w:sz w:val="20"/>
          <w:szCs w:val="20"/>
        </w:rPr>
      </w:pPr>
      <w:r w:rsidRPr="000F7CCE">
        <w:rPr>
          <w:noProof/>
        </w:rPr>
        <w:drawing>
          <wp:inline distT="0" distB="0" distL="0" distR="0" wp14:anchorId="6325D4F0" wp14:editId="50FC8AAB">
            <wp:extent cx="1639692" cy="2210206"/>
            <wp:effectExtent l="0" t="0" r="0" b="0"/>
            <wp:docPr id="14330718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639692" cy="2210206"/>
                    </a:xfrm>
                    <a:prstGeom prst="rect">
                      <a:avLst/>
                    </a:prstGeom>
                    <a:noFill/>
                    <a:ln>
                      <a:noFill/>
                    </a:ln>
                  </pic:spPr>
                </pic:pic>
              </a:graphicData>
            </a:graphic>
          </wp:inline>
        </w:drawing>
      </w:r>
    </w:p>
    <w:p w:rsidRPr="000F7CCE" w:rsidR="001C70BD" w:rsidP="0028086E" w:rsidRDefault="001C70BD" w14:paraId="5846A349" w14:textId="040A2087">
      <w:pPr>
        <w:pStyle w:val="Caption"/>
        <w:rPr>
          <w:rFonts w:ascii="Arial" w:hAnsi="Arial" w:eastAsia="Arial" w:cs="Arial"/>
          <w:color w:val="000000" w:themeColor="text1"/>
          <w:sz w:val="20"/>
          <w:szCs w:val="20"/>
        </w:rPr>
      </w:pPr>
      <w:bookmarkStart w:name="_Ref207889083" w:id="30"/>
      <w:r w:rsidRPr="000F7CCE">
        <w:t xml:space="preserve">Figure </w:t>
      </w:r>
      <w:r w:rsidRPr="000F7CCE">
        <w:fldChar w:fldCharType="begin"/>
      </w:r>
      <w:r w:rsidRPr="000F7CCE">
        <w:instrText xml:space="preserve"> SEQ Figure \* ARABIC </w:instrText>
      </w:r>
      <w:r w:rsidRPr="000F7CCE">
        <w:fldChar w:fldCharType="separate"/>
      </w:r>
      <w:r w:rsidRPr="000F7CCE" w:rsidR="00AA6D1A">
        <w:t>1</w:t>
      </w:r>
      <w:r w:rsidRPr="000F7CCE">
        <w:fldChar w:fldCharType="end"/>
      </w:r>
      <w:bookmarkEnd w:id="30"/>
      <w:r w:rsidRPr="000F7CCE">
        <w:t>: Main procedures for the CESU operation</w:t>
      </w:r>
    </w:p>
    <w:p w:rsidRPr="000A4470" w:rsidR="00E5500F" w:rsidP="00E5500F" w:rsidRDefault="005E3847" w14:paraId="7BFE0756" w14:textId="6A07B479">
      <w:pPr>
        <w:pStyle w:val="ListParagraph"/>
        <w:numPr>
          <w:ilvl w:val="0"/>
          <w:numId w:val="27"/>
        </w:numPr>
        <w:rPr>
          <w:rFonts w:ascii="Arial" w:hAnsi="Arial" w:eastAsia="Arial" w:cs="Arial"/>
          <w:color w:val="000000" w:themeColor="text1"/>
        </w:rPr>
      </w:pPr>
      <w:r w:rsidRPr="5054A9D0">
        <w:rPr>
          <w:rFonts w:ascii="Arial" w:hAnsi="Arial" w:eastAsia="Arial" w:cs="Arial"/>
          <w:b/>
          <w:color w:val="000000" w:themeColor="text1"/>
        </w:rPr>
        <w:t>Procedure 8</w:t>
      </w:r>
      <w:r w:rsidRPr="5054A9D0">
        <w:rPr>
          <w:rFonts w:ascii="Arial" w:hAnsi="Arial" w:eastAsia="Arial" w:cs="Arial"/>
          <w:color w:val="000000" w:themeColor="text1"/>
        </w:rPr>
        <w:t xml:space="preserve"> refers to explicit flexibility provision</w:t>
      </w:r>
      <w:r w:rsidRPr="5054A9D0" w:rsidR="00D15365">
        <w:rPr>
          <w:rFonts w:ascii="Arial" w:hAnsi="Arial" w:eastAsia="Arial" w:cs="Arial"/>
          <w:color w:val="000000" w:themeColor="text1"/>
        </w:rPr>
        <w:t xml:space="preserve">. There are </w:t>
      </w:r>
      <w:r w:rsidRPr="5054A9D0" w:rsidR="00684BF8">
        <w:rPr>
          <w:rFonts w:ascii="Arial" w:hAnsi="Arial" w:eastAsia="Arial" w:cs="Arial"/>
          <w:color w:val="000000" w:themeColor="text1"/>
        </w:rPr>
        <w:t xml:space="preserve">different flexibility markets and products, so a basic example has been selected to illustrate this procedure. </w:t>
      </w:r>
    </w:p>
    <w:p w:rsidRPr="000A4470" w:rsidR="00E70B42" w:rsidP="00E5500F" w:rsidRDefault="00E5500F" w14:paraId="60D5D400" w14:textId="06CC17BD">
      <w:pPr>
        <w:pStyle w:val="ListParagraph"/>
        <w:numPr>
          <w:ilvl w:val="0"/>
          <w:numId w:val="27"/>
        </w:numPr>
        <w:rPr>
          <w:rFonts w:ascii="Arial" w:hAnsi="Arial" w:eastAsia="Arial" w:cs="Arial"/>
          <w:color w:val="000000" w:themeColor="text1"/>
        </w:rPr>
      </w:pPr>
      <w:r w:rsidRPr="5054A9D0">
        <w:rPr>
          <w:rFonts w:ascii="Arial" w:hAnsi="Arial" w:eastAsia="Arial" w:cs="Arial"/>
          <w:b/>
          <w:color w:val="000000" w:themeColor="text1"/>
        </w:rPr>
        <w:t>P</w:t>
      </w:r>
      <w:r w:rsidRPr="5054A9D0" w:rsidR="005E3847">
        <w:rPr>
          <w:rFonts w:ascii="Arial" w:hAnsi="Arial" w:eastAsia="Arial" w:cs="Arial"/>
          <w:b/>
          <w:color w:val="000000" w:themeColor="text1"/>
        </w:rPr>
        <w:t>rocedure 9</w:t>
      </w:r>
      <w:r w:rsidRPr="5054A9D0" w:rsidR="005E3847">
        <w:rPr>
          <w:rFonts w:ascii="Arial" w:hAnsi="Arial" w:eastAsia="Arial" w:cs="Arial"/>
          <w:color w:val="000000" w:themeColor="text1"/>
        </w:rPr>
        <w:t xml:space="preserve"> is the energy management system</w:t>
      </w:r>
      <w:r w:rsidRPr="5054A9D0" w:rsidR="007B01E6">
        <w:rPr>
          <w:rFonts w:ascii="Arial" w:hAnsi="Arial" w:eastAsia="Arial" w:cs="Arial"/>
          <w:color w:val="000000" w:themeColor="text1"/>
        </w:rPr>
        <w:t xml:space="preserve"> (EMS)</w:t>
      </w:r>
      <w:r w:rsidRPr="5054A9D0" w:rsidR="005E3847">
        <w:rPr>
          <w:rFonts w:ascii="Arial" w:hAnsi="Arial" w:eastAsia="Arial" w:cs="Arial"/>
          <w:color w:val="000000" w:themeColor="text1"/>
        </w:rPr>
        <w:t xml:space="preserve"> procedure to compute the setpoints of the flexible assets that minimize some CESU objective (such as its energy cost), </w:t>
      </w:r>
      <w:r w:rsidRPr="5054A9D0">
        <w:rPr>
          <w:rFonts w:ascii="Arial" w:hAnsi="Arial" w:eastAsia="Arial" w:cs="Arial"/>
          <w:color w:val="000000" w:themeColor="text1"/>
        </w:rPr>
        <w:t xml:space="preserve">also seeking to provide the flexibility committed and activated (in the case of participation in flexibility markets). Note that, reducing the energy costs implies adapting the energy behaviour to the </w:t>
      </w:r>
      <w:r w:rsidRPr="5054A9D0" w:rsidR="00DF6A3A">
        <w:rPr>
          <w:rFonts w:ascii="Arial" w:hAnsi="Arial" w:eastAsia="Arial" w:cs="Arial"/>
          <w:color w:val="000000" w:themeColor="text1"/>
        </w:rPr>
        <w:t xml:space="preserve">opportunity costs of the CESU members or </w:t>
      </w:r>
      <w:r w:rsidRPr="5054A9D0">
        <w:rPr>
          <w:rFonts w:ascii="Arial" w:hAnsi="Arial" w:eastAsia="Arial" w:cs="Arial"/>
          <w:color w:val="000000" w:themeColor="text1"/>
        </w:rPr>
        <w:t xml:space="preserve">integral energy tariffs (integral meaning energy plus grid usage costs) </w:t>
      </w:r>
      <w:r w:rsidRPr="5054A9D0" w:rsidR="00D15365">
        <w:rPr>
          <w:rFonts w:ascii="Arial" w:hAnsi="Arial" w:eastAsia="Arial" w:cs="Arial"/>
          <w:color w:val="000000" w:themeColor="text1"/>
        </w:rPr>
        <w:t xml:space="preserve">and thus includes implicit flexibility provision. </w:t>
      </w:r>
    </w:p>
    <w:p w:rsidRPr="000A4470" w:rsidR="00D15365" w:rsidP="00E5500F" w:rsidRDefault="00D15365" w14:paraId="3590C1E4" w14:textId="0DF6457C">
      <w:pPr>
        <w:pStyle w:val="ListParagraph"/>
        <w:numPr>
          <w:ilvl w:val="0"/>
          <w:numId w:val="27"/>
        </w:numPr>
        <w:rPr>
          <w:rFonts w:ascii="Arial" w:hAnsi="Arial" w:eastAsia="Arial" w:cs="Arial"/>
          <w:color w:val="000000" w:themeColor="text1"/>
        </w:rPr>
      </w:pPr>
      <w:r w:rsidRPr="5054A9D0">
        <w:rPr>
          <w:rFonts w:ascii="Arial" w:hAnsi="Arial" w:eastAsia="Arial" w:cs="Arial"/>
          <w:b/>
          <w:color w:val="000000" w:themeColor="text1"/>
        </w:rPr>
        <w:t>Procedure 10</w:t>
      </w:r>
      <w:r w:rsidRPr="5054A9D0">
        <w:rPr>
          <w:rFonts w:ascii="Arial" w:hAnsi="Arial" w:eastAsia="Arial" w:cs="Arial"/>
          <w:color w:val="000000" w:themeColor="text1"/>
        </w:rPr>
        <w:t xml:space="preserve"> refers to the external verification of the flexibility provided and settlement with the flexibility service provider for future sharing with the CESU members contributing to the provision of such flexibility</w:t>
      </w:r>
    </w:p>
    <w:p w:rsidRPr="000A4470" w:rsidR="00D15365" w:rsidP="00E5500F" w:rsidRDefault="00D15365" w14:paraId="5E5BD5F1" w14:textId="1D821E4E">
      <w:pPr>
        <w:pStyle w:val="ListParagraph"/>
        <w:numPr>
          <w:ilvl w:val="0"/>
          <w:numId w:val="27"/>
        </w:numPr>
        <w:rPr>
          <w:rFonts w:ascii="Arial" w:hAnsi="Arial" w:eastAsia="Arial" w:cs="Arial"/>
          <w:color w:val="000000" w:themeColor="text1"/>
        </w:rPr>
      </w:pPr>
      <w:r w:rsidRPr="5054A9D0">
        <w:rPr>
          <w:rFonts w:ascii="Arial" w:hAnsi="Arial" w:eastAsia="Arial" w:cs="Arial"/>
          <w:b/>
          <w:color w:val="000000" w:themeColor="text1"/>
        </w:rPr>
        <w:t>Procedure 11</w:t>
      </w:r>
      <w:r w:rsidRPr="5054A9D0">
        <w:rPr>
          <w:rFonts w:ascii="Arial" w:hAnsi="Arial" w:eastAsia="Arial" w:cs="Arial"/>
          <w:color w:val="000000" w:themeColor="text1"/>
        </w:rPr>
        <w:t xml:space="preserve"> refers to the energy allocation computation, including grid access tariffs, surplus, self-consumption, etc, and are some of the most important procedures, since flexibility provision is at a very initial stage of regulation and implementation in most countries. </w:t>
      </w:r>
    </w:p>
    <w:p w:rsidRPr="000A4470" w:rsidR="00684BF8" w:rsidP="00E5500F" w:rsidRDefault="00684BF8" w14:paraId="188E4E63" w14:textId="40140B82">
      <w:pPr>
        <w:pStyle w:val="ListParagraph"/>
        <w:numPr>
          <w:ilvl w:val="0"/>
          <w:numId w:val="27"/>
        </w:numPr>
        <w:rPr>
          <w:rFonts w:ascii="Arial" w:hAnsi="Arial" w:eastAsia="Arial" w:cs="Arial"/>
          <w:color w:val="000000" w:themeColor="text1"/>
        </w:rPr>
      </w:pPr>
      <w:r w:rsidRPr="5054A9D0">
        <w:rPr>
          <w:rFonts w:ascii="Arial" w:hAnsi="Arial" w:eastAsia="Arial" w:cs="Arial"/>
          <w:b/>
          <w:color w:val="000000" w:themeColor="text1"/>
        </w:rPr>
        <w:t>Procedure 12</w:t>
      </w:r>
      <w:r w:rsidRPr="5054A9D0">
        <w:rPr>
          <w:rFonts w:ascii="Arial" w:hAnsi="Arial" w:eastAsia="Arial" w:cs="Arial"/>
          <w:color w:val="000000" w:themeColor="text1"/>
        </w:rPr>
        <w:t xml:space="preserve"> refers to the final CESU internal settlement so that those collectively self-consuming </w:t>
      </w:r>
      <w:r w:rsidRPr="5054A9D0" w:rsidR="003A603C">
        <w:rPr>
          <w:rFonts w:ascii="Arial" w:hAnsi="Arial" w:eastAsia="Arial" w:cs="Arial"/>
          <w:color w:val="000000" w:themeColor="text1"/>
        </w:rPr>
        <w:t xml:space="preserve">financially </w:t>
      </w:r>
      <w:r w:rsidRPr="5054A9D0">
        <w:rPr>
          <w:rFonts w:ascii="Arial" w:hAnsi="Arial" w:eastAsia="Arial" w:cs="Arial"/>
          <w:color w:val="000000" w:themeColor="text1"/>
        </w:rPr>
        <w:t>compensate those that are injecting energy for self-consumption, and can include other revenues concepts such as flexibility settlement, fees for transactions o</w:t>
      </w:r>
      <w:r w:rsidRPr="5054A9D0" w:rsidR="008C03FF">
        <w:rPr>
          <w:rFonts w:ascii="Arial" w:hAnsi="Arial" w:eastAsia="Arial" w:cs="Arial"/>
          <w:color w:val="000000" w:themeColor="text1"/>
        </w:rPr>
        <w:t>r</w:t>
      </w:r>
      <w:r w:rsidRPr="5054A9D0">
        <w:rPr>
          <w:rFonts w:ascii="Arial" w:hAnsi="Arial" w:eastAsia="Arial" w:cs="Arial"/>
          <w:color w:val="000000" w:themeColor="text1"/>
        </w:rPr>
        <w:t xml:space="preserve"> for using the CESU operation platform, grid access tariffs verification, etc.</w:t>
      </w:r>
    </w:p>
    <w:p w:rsidRPr="000A4470" w:rsidR="005E3847" w:rsidP="00822ECE" w:rsidRDefault="006213E4" w14:paraId="6104258F" w14:textId="05598EF2">
      <w:pPr>
        <w:rPr>
          <w:rFonts w:ascii="Arial" w:hAnsi="Arial" w:eastAsia="Arial" w:cs="Arial"/>
        </w:rPr>
      </w:pPr>
      <w:r w:rsidRPr="5054A9D0">
        <w:rPr>
          <w:rFonts w:ascii="Arial" w:hAnsi="Arial" w:eastAsia="Arial" w:cs="Arial"/>
        </w:rPr>
        <w:t xml:space="preserve">Procedures </w:t>
      </w:r>
      <w:r w:rsidRPr="5054A9D0" w:rsidR="003202F3">
        <w:rPr>
          <w:rFonts w:ascii="Arial" w:hAnsi="Arial" w:eastAsia="Arial" w:cs="Arial"/>
        </w:rPr>
        <w:t>8 and 9 are pre-delivery, while procedures 10, 11 and 12 are post-delivery,</w:t>
      </w:r>
      <w:r w:rsidRPr="5054A9D0" w:rsidR="003E1135">
        <w:rPr>
          <w:rFonts w:ascii="Arial" w:hAnsi="Arial" w:eastAsia="Arial" w:cs="Arial"/>
        </w:rPr>
        <w:t xml:space="preserve"> that is, they are done</w:t>
      </w:r>
      <w:r w:rsidRPr="5054A9D0" w:rsidR="003202F3">
        <w:rPr>
          <w:rFonts w:ascii="Arial" w:hAnsi="Arial" w:eastAsia="Arial" w:cs="Arial"/>
        </w:rPr>
        <w:t xml:space="preserve"> </w:t>
      </w:r>
      <w:r w:rsidRPr="5054A9D0" w:rsidR="00CF21BC">
        <w:rPr>
          <w:rFonts w:ascii="Arial" w:hAnsi="Arial" w:eastAsia="Arial" w:cs="Arial"/>
        </w:rPr>
        <w:t>after</w:t>
      </w:r>
      <w:r w:rsidRPr="5054A9D0" w:rsidR="003202F3">
        <w:rPr>
          <w:rFonts w:ascii="Arial" w:hAnsi="Arial" w:eastAsia="Arial" w:cs="Arial"/>
        </w:rPr>
        <w:t xml:space="preserve"> the verified energy measurements become available. </w:t>
      </w:r>
    </w:p>
    <w:p w:rsidR="00DA4041" w:rsidRDefault="00DA4041" w14:paraId="340D1715" w14:textId="77777777">
      <w:pPr>
        <w:rPr>
          <w:rFonts w:ascii="Arial" w:hAnsi="Arial" w:eastAsia="Arial" w:cs="Arial"/>
          <w:b/>
          <w:color w:val="000000" w:themeColor="text1"/>
        </w:rPr>
      </w:pPr>
      <w:r>
        <w:br w:type="page"/>
      </w:r>
    </w:p>
    <w:p w:rsidRPr="000F7CCE" w:rsidR="005E3847" w:rsidP="00D7715E" w:rsidRDefault="005E3847" w14:paraId="64F4E93F" w14:textId="576CF8C5">
      <w:pPr>
        <w:pStyle w:val="Heading1"/>
      </w:pPr>
      <w:r w:rsidRPr="000F7CCE">
        <w:t>Procedure 8: Support to short-term flexibility markets</w:t>
      </w:r>
    </w:p>
    <w:p w:rsidRPr="007148E4" w:rsidR="00CC7007" w:rsidP="000A4470" w:rsidRDefault="00CC7007" w14:paraId="25C50AAA" w14:textId="15F3C3BD">
      <w:pPr>
        <w:rPr>
          <w:rFonts w:ascii="Arial" w:hAnsi="Arial" w:eastAsia="Arial" w:cs="Arial"/>
        </w:rPr>
      </w:pPr>
      <w:r w:rsidRPr="007148E4">
        <w:rPr>
          <w:rFonts w:ascii="Arial" w:hAnsi="Arial" w:eastAsia="Arial" w:cs="Arial"/>
        </w:rPr>
        <w:t xml:space="preserve">Prerequisites: to participate in the short-term (ST) flexibility market, the flexibility service provider must complete </w:t>
      </w:r>
      <w:r w:rsidRPr="04840577">
        <w:rPr>
          <w:rFonts w:ascii="Arial" w:hAnsi="Arial" w:eastAsia="Arial" w:cs="Arial"/>
        </w:rPr>
        <w:t>company qualification and assets qualification</w:t>
      </w:r>
      <w:r w:rsidRPr="04840577" w:rsidR="00F803A5">
        <w:rPr>
          <w:rFonts w:ascii="Arial" w:hAnsi="Arial" w:eastAsia="Arial" w:cs="Arial"/>
        </w:rPr>
        <w:t xml:space="preserve"> (see Procedure 15 and 16)</w:t>
      </w:r>
      <w:r w:rsidRPr="04840577">
        <w:rPr>
          <w:rFonts w:ascii="Arial" w:hAnsi="Arial" w:eastAsia="Arial" w:cs="Arial"/>
        </w:rPr>
        <w:t>.</w:t>
      </w:r>
    </w:p>
    <w:p w:rsidRPr="00A62976" w:rsidR="007A5317" w:rsidP="000A4470" w:rsidRDefault="003A4B4E" w14:paraId="65F8946F" w14:textId="421F42DE">
      <w:pPr>
        <w:rPr>
          <w:rFonts w:ascii="Arial" w:hAnsi="Arial" w:eastAsia="Arial" w:cs="Arial"/>
        </w:rPr>
      </w:pPr>
      <w:r w:rsidRPr="5054A9D0">
        <w:rPr>
          <w:rFonts w:ascii="Arial" w:hAnsi="Arial" w:eastAsia="Arial" w:cs="Arial"/>
        </w:rPr>
        <w:t xml:space="preserve">This procedure explicitly </w:t>
      </w:r>
      <w:r w:rsidRPr="5054A9D0" w:rsidR="00276591">
        <w:rPr>
          <w:rFonts w:ascii="Arial" w:hAnsi="Arial" w:eastAsia="Arial" w:cs="Arial"/>
        </w:rPr>
        <w:t>addresses</w:t>
      </w:r>
      <w:r w:rsidRPr="5054A9D0">
        <w:rPr>
          <w:rFonts w:ascii="Arial" w:hAnsi="Arial" w:eastAsia="Arial" w:cs="Arial"/>
        </w:rPr>
        <w:t xml:space="preserve"> the provision of flexibility from the CESU, operating as a </w:t>
      </w:r>
      <w:r w:rsidRPr="5054A9D0" w:rsidR="00276591">
        <w:rPr>
          <w:rFonts w:ascii="Arial" w:hAnsi="Arial" w:eastAsia="Arial" w:cs="Arial"/>
        </w:rPr>
        <w:t xml:space="preserve">technical aggregator that centrally manages the </w:t>
      </w:r>
      <w:r w:rsidRPr="5054A9D0" w:rsidR="004463D5">
        <w:rPr>
          <w:rFonts w:ascii="Arial" w:hAnsi="Arial" w:eastAsia="Arial" w:cs="Arial"/>
        </w:rPr>
        <w:t>flexible resources of the CESU members willing to provide this service</w:t>
      </w:r>
      <w:r w:rsidR="008677C5">
        <w:rPr>
          <w:rFonts w:ascii="Arial" w:hAnsi="Arial" w:eastAsia="Arial" w:cs="Arial"/>
        </w:rPr>
        <w:t xml:space="preserve"> and operates as a flexibility service provider or contract a flexibility service provider to bring the bids to the market</w:t>
      </w:r>
      <w:r w:rsidRPr="5054A9D0" w:rsidR="004463D5">
        <w:rPr>
          <w:rFonts w:ascii="Arial" w:hAnsi="Arial" w:eastAsia="Arial" w:cs="Arial"/>
        </w:rPr>
        <w:t xml:space="preserve">. </w:t>
      </w:r>
    </w:p>
    <w:p w:rsidRPr="00A62976" w:rsidR="00276591" w:rsidP="000A4470" w:rsidRDefault="004463D5" w14:paraId="02E65D1D" w14:textId="4663B696">
      <w:pPr>
        <w:rPr>
          <w:rFonts w:ascii="Arial" w:hAnsi="Arial" w:eastAsia="Arial" w:cs="Arial"/>
        </w:rPr>
      </w:pPr>
      <w:r w:rsidRPr="5054A9D0">
        <w:rPr>
          <w:rFonts w:ascii="Arial" w:hAnsi="Arial" w:eastAsia="Arial" w:cs="Arial"/>
        </w:rPr>
        <w:t>There are different types of flexibility products and flexibility requesting parties, from commercial flexibility requesting parties for balancing such as market agents in intraday-like markets, to regulated flexibility requesting parties such as DSO for local grid constraints solving, or TSO for balancing purposes.</w:t>
      </w:r>
      <w:r w:rsidRPr="5054A9D0" w:rsidR="002908F9">
        <w:rPr>
          <w:rFonts w:ascii="Arial" w:hAnsi="Arial" w:eastAsia="Arial" w:cs="Arial"/>
        </w:rPr>
        <w:t xml:space="preserve"> </w:t>
      </w:r>
      <w:r w:rsidR="0001449E">
        <w:rPr>
          <w:rFonts w:ascii="Arial" w:hAnsi="Arial" w:eastAsia="Arial" w:cs="Arial"/>
        </w:rPr>
        <w:t>TSO flexibility services are in place for several years, although being now extended to include distributed energy resources</w:t>
      </w:r>
      <w:r w:rsidR="00B3312A">
        <w:rPr>
          <w:rFonts w:ascii="Arial" w:hAnsi="Arial" w:eastAsia="Arial" w:cs="Arial"/>
        </w:rPr>
        <w:t xml:space="preserve">, and can be </w:t>
      </w:r>
      <w:r w:rsidR="003E0C58">
        <w:rPr>
          <w:rFonts w:ascii="Arial" w:hAnsi="Arial" w:eastAsia="Arial" w:cs="Arial"/>
        </w:rPr>
        <w:t xml:space="preserve">consulted </w:t>
      </w:r>
      <w:r w:rsidR="00B3312A">
        <w:rPr>
          <w:rFonts w:ascii="Arial" w:hAnsi="Arial" w:eastAsia="Arial" w:cs="Arial"/>
        </w:rPr>
        <w:t>in TSOs operational procedures</w:t>
      </w:r>
      <w:r w:rsidR="002407EC">
        <w:rPr>
          <w:rFonts w:ascii="Arial" w:hAnsi="Arial" w:eastAsia="Arial" w:cs="Arial"/>
        </w:rPr>
        <w:t xml:space="preserve">, while DSO flexibility services are still in a </w:t>
      </w:r>
      <w:r w:rsidR="00221524">
        <w:rPr>
          <w:rFonts w:ascii="Arial" w:hAnsi="Arial" w:eastAsia="Arial" w:cs="Arial"/>
        </w:rPr>
        <w:t>much</w:t>
      </w:r>
      <w:r w:rsidR="002407EC">
        <w:rPr>
          <w:rFonts w:ascii="Arial" w:hAnsi="Arial" w:eastAsia="Arial" w:cs="Arial"/>
        </w:rPr>
        <w:t xml:space="preserve"> less mature stage. In general</w:t>
      </w:r>
      <w:r w:rsidRPr="5054A9D0" w:rsidR="002908F9">
        <w:rPr>
          <w:rFonts w:ascii="Arial" w:hAnsi="Arial" w:eastAsia="Arial" w:cs="Arial"/>
        </w:rPr>
        <w:t>, distributed flexibility for systems operators is a complex topic that involves different grid services for DSO and TSO and the need for coordination mechanism, as for example explained in [</w:t>
      </w:r>
      <w:hyperlink r:id="rId35">
        <w:r w:rsidRPr="5054A9D0" w:rsidR="69EBE3B8">
          <w:rPr>
            <w:rStyle w:val="Hyperlink"/>
            <w:rFonts w:ascii="Arial" w:hAnsi="Arial" w:eastAsia="Arial" w:cs="Arial"/>
            <w:sz w:val="20"/>
            <w:szCs w:val="20"/>
          </w:rPr>
          <w:t>ref</w:t>
        </w:r>
      </w:hyperlink>
      <w:r w:rsidRPr="5054A9D0" w:rsidR="69EBE3B8">
        <w:rPr>
          <w:rFonts w:ascii="Arial" w:hAnsi="Arial" w:eastAsia="Arial" w:cs="Arial"/>
        </w:rPr>
        <w:t>].</w:t>
      </w:r>
      <w:r w:rsidRPr="5054A9D0" w:rsidR="002908F9">
        <w:rPr>
          <w:rFonts w:ascii="Arial" w:hAnsi="Arial" w:eastAsia="Arial" w:cs="Arial"/>
        </w:rPr>
        <w:t xml:space="preserve"> The existence of multiple grid services and TSO-DSO coordination mechanisms makes it difficult to standardize these procedures. So, it was decided, at this stage, to focus on the provision of flexibility </w:t>
      </w:r>
      <w:r w:rsidR="00DA11FB">
        <w:rPr>
          <w:rFonts w:ascii="Arial" w:hAnsi="Arial" w:eastAsia="Arial" w:cs="Arial"/>
        </w:rPr>
        <w:t>in a day ahead flexibility market</w:t>
      </w:r>
      <w:r w:rsidR="00FD77B0">
        <w:rPr>
          <w:rFonts w:ascii="Arial" w:hAnsi="Arial" w:eastAsia="Arial" w:cs="Arial"/>
        </w:rPr>
        <w:t>,</w:t>
      </w:r>
      <w:r w:rsidR="00DA11FB">
        <w:rPr>
          <w:rFonts w:ascii="Arial" w:hAnsi="Arial" w:eastAsia="Arial" w:cs="Arial"/>
        </w:rPr>
        <w:t xml:space="preserve"> based on the approach </w:t>
      </w:r>
      <w:r w:rsidR="00577E4A">
        <w:rPr>
          <w:rFonts w:ascii="Arial" w:hAnsi="Arial" w:eastAsia="Arial" w:cs="Arial"/>
        </w:rPr>
        <w:t>for</w:t>
      </w:r>
      <w:r w:rsidRPr="5054A9D0" w:rsidR="002908F9">
        <w:rPr>
          <w:rFonts w:ascii="Arial" w:hAnsi="Arial" w:eastAsia="Arial" w:cs="Arial"/>
        </w:rPr>
        <w:t xml:space="preserve"> DSO</w:t>
      </w:r>
      <w:r w:rsidR="00DA11FB">
        <w:rPr>
          <w:rFonts w:ascii="Arial" w:hAnsi="Arial" w:eastAsia="Arial" w:cs="Arial"/>
        </w:rPr>
        <w:t xml:space="preserve"> </w:t>
      </w:r>
      <w:r w:rsidR="00577E4A">
        <w:rPr>
          <w:rFonts w:ascii="Arial" w:hAnsi="Arial" w:eastAsia="Arial" w:cs="Arial"/>
        </w:rPr>
        <w:t xml:space="preserve">in </w:t>
      </w:r>
      <w:r w:rsidRPr="1A266D6F" w:rsidR="00DC1F5B">
        <w:rPr>
          <w:rFonts w:ascii="Arial" w:hAnsi="Arial" w:eastAsia="Arial" w:cs="Arial"/>
        </w:rPr>
        <w:t>[</w:t>
      </w:r>
      <w:ins w:author="Luís Manuel Rodrigues" w:date="2025-09-12T11:14:00Z" w:id="31">
        <w:r w:rsidRPr="1A266D6F">
          <w:fldChar w:fldCharType="begin"/>
        </w:r>
      </w:ins>
      <w:r w:rsidRPr="1A266D6F">
        <w:rPr>
          <w:rFonts w:ascii="Arial" w:hAnsi="Arial" w:eastAsia="Arial" w:cs="Arial"/>
        </w:rPr>
        <w:instrText>HYPERLINK "https://beflexible.eu/wp-content/uploads/2024/04/BeFlexible-D1.2-Framework-for-Flexibility-Centric-Energy.pdf"</w:instrText>
      </w:r>
      <w:ins w:author="Luís Manuel Rodrigues" w:date="2025-09-12T11:14:00Z" w:id="32">
        <w:r w:rsidRPr="1A266D6F">
          <w:rPr>
            <w:rFonts w:ascii="Arial" w:hAnsi="Arial" w:eastAsia="Arial" w:cs="Arial"/>
          </w:rPr>
          <w:fldChar w:fldCharType="separate"/>
        </w:r>
      </w:ins>
      <w:r w:rsidRPr="1A266D6F" w:rsidR="00577E4A">
        <w:rPr>
          <w:rStyle w:val="Hyperlink"/>
          <w:rFonts w:ascii="Arial" w:hAnsi="Arial" w:eastAsia="Arial" w:cs="Arial"/>
        </w:rPr>
        <w:t>ref</w:t>
      </w:r>
      <w:ins w:author="Luís Manuel Rodrigues" w:date="2025-09-12T11:14:00Z" w:id="33">
        <w:r w:rsidRPr="1A266D6F">
          <w:rPr>
            <w:rFonts w:ascii="Arial" w:hAnsi="Arial" w:eastAsia="Arial" w:cs="Arial"/>
          </w:rPr>
          <w:fldChar w:fldCharType="end"/>
        </w:r>
      </w:ins>
      <w:r w:rsidRPr="1A266D6F" w:rsidR="00DC1F5B">
        <w:rPr>
          <w:rFonts w:ascii="Arial" w:hAnsi="Arial" w:eastAsia="Arial" w:cs="Arial"/>
        </w:rPr>
        <w:t>]</w:t>
      </w:r>
      <w:commentRangeStart w:id="34"/>
      <w:commentRangeEnd w:id="34"/>
      <w:r w:rsidR="00577E4A">
        <w:rPr>
          <w:rStyle w:val="CommentReference"/>
        </w:rPr>
        <w:commentReference w:id="34"/>
      </w:r>
      <w:r w:rsidR="00577E4A">
        <w:rPr>
          <w:rFonts w:ascii="Arial" w:hAnsi="Arial" w:eastAsia="Arial" w:cs="Arial"/>
        </w:rPr>
        <w:t xml:space="preserve">, but </w:t>
      </w:r>
      <w:r w:rsidR="00FD77B0">
        <w:rPr>
          <w:rFonts w:ascii="Arial" w:hAnsi="Arial" w:eastAsia="Arial" w:cs="Arial"/>
        </w:rPr>
        <w:t>mainly valid also for TSO</w:t>
      </w:r>
      <w:r w:rsidRPr="5054A9D0" w:rsidR="002908F9">
        <w:rPr>
          <w:rFonts w:ascii="Arial" w:hAnsi="Arial" w:eastAsia="Arial" w:cs="Arial"/>
        </w:rPr>
        <w:t xml:space="preserve">. </w:t>
      </w:r>
      <w:r w:rsidR="00F34AD7">
        <w:rPr>
          <w:rFonts w:ascii="Arial" w:hAnsi="Arial" w:eastAsia="Arial" w:cs="Arial"/>
        </w:rPr>
        <w:t xml:space="preserve">However, when providing flexibility for TSO, as already mentioned, TSO-DSO coordination mechanisms must be in place so </w:t>
      </w:r>
      <w:r w:rsidR="00577E4A">
        <w:rPr>
          <w:rFonts w:ascii="Arial" w:hAnsi="Arial" w:eastAsia="Arial" w:cs="Arial"/>
        </w:rPr>
        <w:t xml:space="preserve">that </w:t>
      </w:r>
      <w:r w:rsidR="00F34AD7">
        <w:rPr>
          <w:rFonts w:ascii="Arial" w:hAnsi="Arial" w:eastAsia="Arial" w:cs="Arial"/>
        </w:rPr>
        <w:t>the activation of distributed flexibility for the TSO does not compromise the operation of the DSO grid</w:t>
      </w:r>
      <w:r w:rsidRPr="5054A9D0" w:rsidR="002908F9">
        <w:rPr>
          <w:rFonts w:ascii="Arial" w:hAnsi="Arial" w:eastAsia="Arial" w:cs="Arial"/>
        </w:rPr>
        <w:t xml:space="preserve">. </w:t>
      </w:r>
      <w:r w:rsidRPr="5054A9D0" w:rsidR="005924F6">
        <w:rPr>
          <w:rFonts w:ascii="Arial" w:hAnsi="Arial" w:eastAsia="Arial" w:cs="Arial"/>
        </w:rPr>
        <w:t>Finally, let’s remark that</w:t>
      </w:r>
      <w:r w:rsidRPr="5054A9D0" w:rsidR="002908F9">
        <w:rPr>
          <w:rFonts w:ascii="Arial" w:hAnsi="Arial" w:eastAsia="Arial" w:cs="Arial"/>
        </w:rPr>
        <w:t xml:space="preserve"> flexibility markets with distributed resources are still a</w:t>
      </w:r>
      <w:r w:rsidRPr="5054A9D0" w:rsidR="00827C1D">
        <w:rPr>
          <w:rFonts w:ascii="Arial" w:hAnsi="Arial" w:eastAsia="Arial" w:cs="Arial"/>
        </w:rPr>
        <w:t xml:space="preserve">t </w:t>
      </w:r>
      <w:r w:rsidRPr="5054A9D0" w:rsidR="002908F9">
        <w:rPr>
          <w:rFonts w:ascii="Arial" w:hAnsi="Arial" w:eastAsia="Arial" w:cs="Arial"/>
        </w:rPr>
        <w:t xml:space="preserve">a very initial stage of development, </w:t>
      </w:r>
      <w:r w:rsidRPr="5054A9D0" w:rsidR="005924F6">
        <w:rPr>
          <w:rFonts w:ascii="Arial" w:hAnsi="Arial" w:eastAsia="Arial" w:cs="Arial"/>
        </w:rPr>
        <w:t>although the</w:t>
      </w:r>
      <w:r w:rsidRPr="5054A9D0" w:rsidR="003B6A08">
        <w:rPr>
          <w:rFonts w:ascii="Arial" w:hAnsi="Arial" w:eastAsia="Arial" w:cs="Arial"/>
        </w:rPr>
        <w:t>y are</w:t>
      </w:r>
      <w:r w:rsidRPr="5054A9D0" w:rsidR="002908F9">
        <w:rPr>
          <w:rFonts w:ascii="Arial" w:hAnsi="Arial" w:eastAsia="Arial" w:cs="Arial"/>
        </w:rPr>
        <w:t xml:space="preserve"> expected </w:t>
      </w:r>
      <w:r w:rsidRPr="5054A9D0" w:rsidR="003B6A08">
        <w:rPr>
          <w:rFonts w:ascii="Arial" w:hAnsi="Arial" w:eastAsia="Arial" w:cs="Arial"/>
        </w:rPr>
        <w:t xml:space="preserve">to </w:t>
      </w:r>
      <w:r w:rsidRPr="5054A9D0" w:rsidR="002908F9">
        <w:rPr>
          <w:rFonts w:ascii="Arial" w:hAnsi="Arial" w:eastAsia="Arial" w:cs="Arial"/>
        </w:rPr>
        <w:t xml:space="preserve">become relevant tools for future grid operation. </w:t>
      </w:r>
    </w:p>
    <w:p w:rsidRPr="000F7CCE" w:rsidR="00556B1A" w:rsidP="000A4470" w:rsidRDefault="00D01A64" w14:paraId="48266869" w14:textId="093B6EC5">
      <w:pPr>
        <w:rPr>
          <w:rFonts w:ascii="Arial" w:hAnsi="Arial" w:eastAsia="Arial" w:cs="Arial"/>
        </w:rPr>
      </w:pPr>
      <w:r w:rsidRPr="001C01BE">
        <w:rPr>
          <w:rFonts w:ascii="Arial" w:hAnsi="Arial" w:cs="Arial"/>
        </w:rPr>
        <w:fldChar w:fldCharType="begin"/>
      </w:r>
      <w:r w:rsidRPr="001C01BE">
        <w:rPr>
          <w:rFonts w:ascii="Arial" w:hAnsi="Arial" w:cs="Arial"/>
        </w:rPr>
        <w:instrText xml:space="preserve"> REF _Ref207895619 \h </w:instrText>
      </w:r>
      <w:r w:rsidRPr="001C01BE" w:rsidR="007C76D5">
        <w:rPr>
          <w:rFonts w:ascii="Arial" w:hAnsi="Arial" w:cs="Arial"/>
        </w:rPr>
        <w:instrText xml:space="preserve"> \* MERGEFORMAT </w:instrText>
      </w:r>
      <w:r w:rsidRPr="001C01BE">
        <w:rPr>
          <w:rFonts w:ascii="Arial" w:hAnsi="Arial" w:cs="Arial"/>
        </w:rPr>
      </w:r>
      <w:r w:rsidRPr="001C01BE">
        <w:rPr>
          <w:rFonts w:ascii="Arial" w:hAnsi="Arial" w:cs="Arial"/>
        </w:rPr>
        <w:fldChar w:fldCharType="separate"/>
      </w:r>
      <w:r w:rsidRPr="001C01BE">
        <w:rPr>
          <w:rFonts w:ascii="Arial" w:hAnsi="Arial" w:cs="Arial"/>
        </w:rPr>
        <w:t>Table 1</w:t>
      </w:r>
      <w:r w:rsidRPr="001C01BE">
        <w:rPr>
          <w:rFonts w:ascii="Arial" w:hAnsi="Arial" w:cs="Arial"/>
        </w:rPr>
        <w:fldChar w:fldCharType="end"/>
      </w:r>
      <w:r w:rsidRPr="5054A9D0" w:rsidR="00744D4B">
        <w:rPr>
          <w:rFonts w:ascii="Arial" w:hAnsi="Arial" w:eastAsia="Arial" w:cs="Arial"/>
        </w:rPr>
        <w:t xml:space="preserve"> </w:t>
      </w:r>
      <w:r w:rsidRPr="5054A9D0" w:rsidR="00CC7C83">
        <w:rPr>
          <w:rFonts w:ascii="Arial" w:hAnsi="Arial" w:eastAsia="Arial" w:cs="Arial"/>
        </w:rPr>
        <w:t>provides</w:t>
      </w:r>
      <w:r w:rsidRPr="5054A9D0" w:rsidR="00744D4B">
        <w:rPr>
          <w:rFonts w:ascii="Arial" w:hAnsi="Arial" w:eastAsia="Arial" w:cs="Arial"/>
        </w:rPr>
        <w:t xml:space="preserve"> a summary of flexibility products that are </w:t>
      </w:r>
      <w:r w:rsidRPr="5054A9D0">
        <w:rPr>
          <w:rFonts w:ascii="Arial" w:hAnsi="Arial" w:eastAsia="Arial" w:cs="Arial"/>
        </w:rPr>
        <w:t xml:space="preserve">currently </w:t>
      </w:r>
      <w:r w:rsidRPr="5054A9D0" w:rsidR="00744D4B">
        <w:rPr>
          <w:rFonts w:ascii="Arial" w:hAnsi="Arial" w:eastAsia="Arial" w:cs="Arial"/>
        </w:rPr>
        <w:t>supported by</w:t>
      </w:r>
      <w:r w:rsidRPr="5054A9D0" w:rsidR="00CC7C83">
        <w:rPr>
          <w:rFonts w:ascii="Arial" w:hAnsi="Arial" w:eastAsia="Arial" w:cs="Arial"/>
        </w:rPr>
        <w:t xml:space="preserve"> some</w:t>
      </w:r>
      <w:r w:rsidRPr="5054A9D0" w:rsidR="00D61B17">
        <w:rPr>
          <w:rFonts w:ascii="Arial" w:hAnsi="Arial" w:eastAsia="Arial" w:cs="Arial"/>
        </w:rPr>
        <w:t xml:space="preserve"> local</w:t>
      </w:r>
      <w:r w:rsidRPr="5054A9D0" w:rsidR="00744D4B">
        <w:rPr>
          <w:rFonts w:ascii="Arial" w:hAnsi="Arial" w:eastAsia="Arial" w:cs="Arial"/>
        </w:rPr>
        <w:t xml:space="preserve"> flexibility market platforms</w:t>
      </w:r>
      <w:r w:rsidRPr="5054A9D0">
        <w:rPr>
          <w:rFonts w:ascii="Arial" w:hAnsi="Arial" w:eastAsia="Arial" w:cs="Arial"/>
        </w:rPr>
        <w:t xml:space="preserve"> [</w:t>
      </w:r>
      <w:hyperlink r:id="rId36">
        <w:r w:rsidRPr="5054A9D0" w:rsidR="72365196">
          <w:rPr>
            <w:rStyle w:val="Hyperlink"/>
            <w:rFonts w:ascii="Arial" w:hAnsi="Arial" w:eastAsia="Arial" w:cs="Arial"/>
            <w:sz w:val="20"/>
            <w:szCs w:val="20"/>
          </w:rPr>
          <w:t>ref</w:t>
        </w:r>
      </w:hyperlink>
      <w:r w:rsidRPr="5054A9D0">
        <w:rPr>
          <w:rFonts w:ascii="Arial" w:hAnsi="Arial" w:eastAsia="Arial" w:cs="Arial"/>
        </w:rPr>
        <w:t>]</w:t>
      </w:r>
      <w:r w:rsidRPr="5054A9D0" w:rsidR="00CC7C83">
        <w:rPr>
          <w:rFonts w:ascii="Arial" w:hAnsi="Arial" w:eastAsia="Arial" w:cs="Arial"/>
        </w:rPr>
        <w:t xml:space="preserve"> operating in Europe.</w:t>
      </w:r>
    </w:p>
    <w:p w:rsidRPr="000F7CCE" w:rsidR="001E795D" w:rsidP="376AE2DA" w:rsidRDefault="001E795D" w14:paraId="6B35172D" w14:textId="61579D23">
      <w:pPr>
        <w:pStyle w:val="Caption"/>
        <w:keepNext/>
        <w:keepLines/>
        <w:rPr>
          <w:rFonts w:ascii="Arial" w:hAnsi="Arial" w:eastAsia="Arial" w:cs="Arial"/>
        </w:rPr>
      </w:pPr>
      <w:bookmarkStart w:name="_Ref207895619" w:id="35"/>
      <w:commentRangeStart w:id="36"/>
      <w:r w:rsidRPr="5054A9D0">
        <w:rPr>
          <w:rFonts w:ascii="Arial" w:hAnsi="Arial" w:eastAsia="Arial" w:cs="Arial"/>
        </w:rPr>
        <w:t xml:space="preserve">Table </w:t>
      </w:r>
      <w:r>
        <w:fldChar w:fldCharType="begin"/>
      </w:r>
      <w:r>
        <w:instrText xml:space="preserve"> SEQ Table \* ARABIC </w:instrText>
      </w:r>
      <w:r>
        <w:fldChar w:fldCharType="separate"/>
      </w:r>
      <w:r>
        <w:t>1</w:t>
      </w:r>
      <w:r>
        <w:fldChar w:fldCharType="end"/>
      </w:r>
      <w:bookmarkEnd w:id="35"/>
      <w:r w:rsidRPr="5054A9D0">
        <w:rPr>
          <w:rFonts w:ascii="Arial" w:hAnsi="Arial" w:eastAsia="Arial" w:cs="Arial"/>
        </w:rPr>
        <w:t xml:space="preserve"> - Examples of flexibility products used </w:t>
      </w:r>
      <w:r w:rsidRPr="5054A9D0" w:rsidR="00D01A64">
        <w:rPr>
          <w:rFonts w:ascii="Arial" w:hAnsi="Arial" w:eastAsia="Arial" w:cs="Arial"/>
        </w:rPr>
        <w:t xml:space="preserve">in </w:t>
      </w:r>
      <w:r w:rsidR="002D734D">
        <w:rPr>
          <w:rFonts w:ascii="Arial" w:hAnsi="Arial" w:eastAsia="Arial" w:cs="Arial"/>
        </w:rPr>
        <w:t xml:space="preserve">local </w:t>
      </w:r>
      <w:r w:rsidRPr="5054A9D0" w:rsidR="00D01A64">
        <w:rPr>
          <w:rFonts w:ascii="Arial" w:hAnsi="Arial" w:eastAsia="Arial" w:cs="Arial"/>
        </w:rPr>
        <w:t>flexibility market platforms [</w:t>
      </w:r>
      <w:hyperlink r:id="rId37">
        <w:r w:rsidRPr="5054A9D0" w:rsidR="00D01A64">
          <w:rPr>
            <w:rFonts w:ascii="Arial" w:hAnsi="Arial" w:eastAsia="Arial" w:cs="Arial"/>
            <w:u w:val="single"/>
          </w:rPr>
          <w:t>ref</w:t>
        </w:r>
      </w:hyperlink>
      <w:r w:rsidRPr="5054A9D0" w:rsidR="00D01A64">
        <w:rPr>
          <w:rFonts w:ascii="Arial" w:hAnsi="Arial" w:eastAsia="Arial" w:cs="Arial"/>
        </w:rPr>
        <w:t>]</w:t>
      </w:r>
      <w:commentRangeEnd w:id="36"/>
      <w:r>
        <w:rPr>
          <w:rStyle w:val="CommentReference"/>
        </w:rPr>
        <w:commentReference w:id="36"/>
      </w:r>
    </w:p>
    <w:tbl>
      <w:tblPr>
        <w:tblStyle w:val="TableGrid"/>
        <w:tblW w:w="93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 w:type="dxa"/>
          <w:left w:w="28" w:type="dxa"/>
          <w:bottom w:w="28" w:type="dxa"/>
          <w:right w:w="28" w:type="dxa"/>
        </w:tblCellMar>
        <w:tblLook w:val="04A0" w:firstRow="1" w:lastRow="0" w:firstColumn="1" w:lastColumn="0" w:noHBand="0" w:noVBand="1"/>
      </w:tblPr>
      <w:tblGrid>
        <w:gridCol w:w="810"/>
        <w:gridCol w:w="889"/>
        <w:gridCol w:w="429"/>
        <w:gridCol w:w="6279"/>
        <w:gridCol w:w="953"/>
      </w:tblGrid>
      <w:tr w:rsidRPr="00670F70" w:rsidR="00670F70" w:rsidTr="5054A9D0" w14:paraId="29043524" w14:textId="77777777">
        <w:trPr>
          <w:trHeight w:val="20"/>
          <w:tblHeader/>
        </w:trPr>
        <w:tc>
          <w:tcPr>
            <w:tcW w:w="810" w:type="dxa"/>
            <w:tcBorders>
              <w:top w:val="single" w:color="auto" w:sz="4" w:space="0"/>
              <w:bottom w:val="single" w:color="auto" w:sz="8" w:space="0"/>
            </w:tcBorders>
            <w:vAlign w:val="center"/>
          </w:tcPr>
          <w:p w:rsidRPr="00A62976" w:rsidR="00D431AE" w:rsidP="00556B1A" w:rsidRDefault="00D431AE" w14:paraId="0BBD4D7E" w14:textId="77777777">
            <w:pPr>
              <w:pStyle w:val="BodyText"/>
              <w:keepNext/>
              <w:keepLines/>
              <w:spacing w:after="0" w:line="240" w:lineRule="auto"/>
              <w:ind w:firstLine="0"/>
              <w:jc w:val="left"/>
              <w:rPr>
                <w:rFonts w:ascii="Arial" w:hAnsi="Arial" w:eastAsia="MS Mincho" w:cs="Arial"/>
                <w:bCs/>
                <w:sz w:val="10"/>
                <w:szCs w:val="10"/>
              </w:rPr>
            </w:pPr>
            <w:r w:rsidRPr="00A62976">
              <w:rPr>
                <w:rFonts w:ascii="Arial" w:hAnsi="Arial" w:eastAsia="MS Mincho" w:cs="Arial"/>
                <w:bCs/>
                <w:sz w:val="10"/>
                <w:szCs w:val="10"/>
              </w:rPr>
              <w:t>Platforms</w:t>
            </w:r>
          </w:p>
        </w:tc>
        <w:tc>
          <w:tcPr>
            <w:tcW w:w="889" w:type="dxa"/>
            <w:tcBorders>
              <w:top w:val="single" w:color="auto" w:sz="4" w:space="0"/>
              <w:bottom w:val="single" w:color="auto" w:sz="8" w:space="0"/>
            </w:tcBorders>
            <w:vAlign w:val="center"/>
          </w:tcPr>
          <w:p w:rsidRPr="00A62976" w:rsidR="00D431AE" w:rsidP="00556B1A" w:rsidRDefault="00D431AE" w14:paraId="78528C13" w14:textId="06698297">
            <w:pPr>
              <w:pStyle w:val="BodyText"/>
              <w:keepNext/>
              <w:keepLines/>
              <w:spacing w:after="0" w:line="240" w:lineRule="auto"/>
              <w:ind w:firstLine="0"/>
              <w:jc w:val="left"/>
              <w:rPr>
                <w:rFonts w:ascii="Arial" w:hAnsi="Arial" w:eastAsia="MS Mincho" w:cs="Arial"/>
                <w:bCs/>
                <w:sz w:val="10"/>
                <w:szCs w:val="10"/>
              </w:rPr>
            </w:pPr>
            <w:r w:rsidRPr="00A62976">
              <w:rPr>
                <w:rFonts w:ascii="Arial" w:hAnsi="Arial" w:eastAsia="MS Mincho" w:cs="Arial"/>
                <w:bCs/>
                <w:sz w:val="10"/>
                <w:szCs w:val="10"/>
              </w:rPr>
              <w:t xml:space="preserve">Markets </w:t>
            </w:r>
            <w:r w:rsidRPr="00A62976" w:rsidR="00556B1A">
              <w:rPr>
                <w:rFonts w:ascii="Arial" w:hAnsi="Arial" w:eastAsia="MS Mincho" w:cs="Arial"/>
                <w:bCs/>
                <w:sz w:val="10"/>
                <w:szCs w:val="10"/>
              </w:rPr>
              <w:t xml:space="preserve">/ </w:t>
            </w:r>
            <w:r w:rsidRPr="00A62976">
              <w:rPr>
                <w:rFonts w:ascii="Arial" w:hAnsi="Arial" w:eastAsia="MS Mincho" w:cs="Arial"/>
                <w:bCs/>
                <w:sz w:val="10"/>
                <w:szCs w:val="10"/>
              </w:rPr>
              <w:t xml:space="preserve">products </w:t>
            </w:r>
          </w:p>
        </w:tc>
        <w:tc>
          <w:tcPr>
            <w:tcW w:w="429" w:type="dxa"/>
            <w:tcBorders>
              <w:top w:val="single" w:color="auto" w:sz="4" w:space="0"/>
              <w:bottom w:val="single" w:color="auto" w:sz="8" w:space="0"/>
            </w:tcBorders>
            <w:vAlign w:val="center"/>
          </w:tcPr>
          <w:p w:rsidRPr="00A62976" w:rsidR="00D431AE" w:rsidP="00A62976" w:rsidRDefault="00D431AE" w14:paraId="11D4A2AD" w14:textId="77777777">
            <w:pPr>
              <w:pStyle w:val="BodyText"/>
              <w:keepNext/>
              <w:keepLines/>
              <w:spacing w:after="0" w:line="240" w:lineRule="auto"/>
              <w:ind w:firstLine="0"/>
              <w:jc w:val="center"/>
              <w:rPr>
                <w:rFonts w:ascii="Arial" w:hAnsi="Arial" w:eastAsia="MS Mincho" w:cs="Arial"/>
                <w:bCs/>
                <w:sz w:val="10"/>
                <w:szCs w:val="10"/>
              </w:rPr>
            </w:pPr>
            <w:r w:rsidRPr="00A62976">
              <w:rPr>
                <w:rFonts w:ascii="Arial" w:hAnsi="Arial" w:eastAsia="MS Mincho" w:cs="Arial"/>
                <w:bCs/>
                <w:sz w:val="10"/>
                <w:szCs w:val="10"/>
              </w:rPr>
              <w:t>Horizon</w:t>
            </w:r>
          </w:p>
        </w:tc>
        <w:tc>
          <w:tcPr>
            <w:tcW w:w="6279" w:type="dxa"/>
            <w:tcBorders>
              <w:top w:val="single" w:color="auto" w:sz="4" w:space="0"/>
              <w:bottom w:val="single" w:color="auto" w:sz="8" w:space="0"/>
            </w:tcBorders>
            <w:vAlign w:val="center"/>
          </w:tcPr>
          <w:p w:rsidRPr="00A62976" w:rsidR="00D431AE" w:rsidP="00556B1A" w:rsidRDefault="00D431AE" w14:paraId="25717E5F" w14:textId="77777777">
            <w:pPr>
              <w:pStyle w:val="BodyText"/>
              <w:keepNext/>
              <w:keepLines/>
              <w:spacing w:after="0" w:line="240" w:lineRule="auto"/>
              <w:ind w:firstLine="0"/>
              <w:jc w:val="center"/>
              <w:rPr>
                <w:rFonts w:ascii="Arial" w:hAnsi="Arial" w:eastAsia="MS Mincho" w:cs="Arial"/>
                <w:bCs/>
                <w:sz w:val="10"/>
                <w:szCs w:val="10"/>
              </w:rPr>
            </w:pPr>
            <w:r w:rsidRPr="00A62976">
              <w:rPr>
                <w:rFonts w:ascii="Arial" w:hAnsi="Arial" w:eastAsia="MS Mincho" w:cs="Arial"/>
                <w:bCs/>
                <w:sz w:val="10"/>
                <w:szCs w:val="10"/>
              </w:rPr>
              <w:t>Product description</w:t>
            </w:r>
          </w:p>
        </w:tc>
        <w:tc>
          <w:tcPr>
            <w:tcW w:w="953" w:type="dxa"/>
            <w:tcBorders>
              <w:top w:val="single" w:color="auto" w:sz="4" w:space="0"/>
              <w:bottom w:val="single" w:color="auto" w:sz="8" w:space="0"/>
            </w:tcBorders>
            <w:vAlign w:val="center"/>
          </w:tcPr>
          <w:p w:rsidRPr="00A62976" w:rsidR="00D431AE" w:rsidP="00556B1A" w:rsidRDefault="00D431AE" w14:paraId="0E09CCD8" w14:textId="0769BB49">
            <w:pPr>
              <w:pStyle w:val="BodyText"/>
              <w:keepNext/>
              <w:keepLines/>
              <w:spacing w:after="0" w:line="240" w:lineRule="auto"/>
              <w:ind w:firstLine="0"/>
              <w:jc w:val="center"/>
              <w:rPr>
                <w:rFonts w:ascii="Arial" w:hAnsi="Arial" w:eastAsia="MS Mincho" w:cs="Arial"/>
                <w:bCs/>
                <w:sz w:val="10"/>
                <w:szCs w:val="10"/>
              </w:rPr>
            </w:pPr>
            <w:r w:rsidRPr="00A62976">
              <w:rPr>
                <w:rFonts w:ascii="Arial" w:hAnsi="Arial" w:cs="Arial"/>
                <w:bCs/>
                <w:sz w:val="10"/>
                <w:szCs w:val="10"/>
              </w:rPr>
              <w:t>Remuneration</w:t>
            </w:r>
          </w:p>
        </w:tc>
      </w:tr>
      <w:tr w:rsidRPr="00670F70" w:rsidR="00670F70" w:rsidTr="5054A9D0" w14:paraId="73C3217A" w14:textId="77777777">
        <w:trPr>
          <w:trHeight w:val="20"/>
          <w:tblHeader/>
        </w:trPr>
        <w:tc>
          <w:tcPr>
            <w:tcW w:w="810" w:type="dxa"/>
            <w:vMerge w:val="restart"/>
            <w:tcBorders>
              <w:top w:val="single" w:color="auto" w:sz="8" w:space="0"/>
            </w:tcBorders>
            <w:textDirection w:val="btLr"/>
            <w:vAlign w:val="center"/>
          </w:tcPr>
          <w:p w:rsidRPr="00A62976" w:rsidR="00D431AE" w:rsidP="00A62976" w:rsidRDefault="00D431AE" w14:paraId="2177622C" w14:textId="77777777">
            <w:pPr>
              <w:pStyle w:val="BodyText"/>
              <w:spacing w:after="0" w:line="240" w:lineRule="auto"/>
              <w:ind w:left="113" w:right="113" w:firstLine="0"/>
              <w:jc w:val="center"/>
              <w:rPr>
                <w:rFonts w:ascii="Arial" w:hAnsi="Arial" w:eastAsia="MS Mincho" w:cs="Arial"/>
                <w:bCs/>
                <w:sz w:val="10"/>
                <w:szCs w:val="10"/>
              </w:rPr>
            </w:pPr>
            <w:r w:rsidRPr="00A62976">
              <w:rPr>
                <w:rFonts w:ascii="Arial" w:hAnsi="Arial" w:eastAsia="MS Mincho" w:cs="Arial"/>
                <w:bCs/>
                <w:sz w:val="10"/>
                <w:szCs w:val="10"/>
              </w:rPr>
              <w:t>Piclo Flex</w:t>
            </w:r>
          </w:p>
          <w:p w:rsidRPr="00A62976" w:rsidR="00D431AE" w:rsidP="00A62976" w:rsidRDefault="00D431AE" w14:paraId="7BFDFF62" w14:textId="77777777">
            <w:pPr>
              <w:pStyle w:val="BodyText"/>
              <w:spacing w:after="0" w:line="240" w:lineRule="auto"/>
              <w:ind w:left="113" w:right="113" w:firstLine="0"/>
              <w:jc w:val="center"/>
              <w:rPr>
                <w:rFonts w:ascii="Arial" w:hAnsi="Arial" w:eastAsia="MS Mincho" w:cs="Arial"/>
                <w:bCs/>
                <w:sz w:val="10"/>
                <w:szCs w:val="10"/>
              </w:rPr>
            </w:pPr>
            <w:r w:rsidRPr="00A62976">
              <w:rPr>
                <w:rFonts w:ascii="Arial" w:hAnsi="Arial" w:eastAsia="MS Mincho" w:cs="Arial"/>
                <w:bCs/>
                <w:sz w:val="10"/>
                <w:szCs w:val="10"/>
              </w:rPr>
              <w:t>Flexible Power</w:t>
            </w:r>
          </w:p>
          <w:p w:rsidRPr="00A62976" w:rsidR="00D431AE" w:rsidP="00A62976" w:rsidRDefault="00D431AE" w14:paraId="5A3B44CA" w14:textId="77777777">
            <w:pPr>
              <w:pStyle w:val="BodyText"/>
              <w:spacing w:after="0" w:line="240" w:lineRule="auto"/>
              <w:ind w:left="113" w:right="113" w:firstLine="0"/>
              <w:jc w:val="center"/>
              <w:rPr>
                <w:rFonts w:ascii="Arial" w:hAnsi="Arial" w:eastAsia="MS Mincho" w:cs="Arial"/>
                <w:bCs/>
                <w:sz w:val="10"/>
                <w:szCs w:val="10"/>
              </w:rPr>
            </w:pPr>
            <w:r w:rsidRPr="00A62976">
              <w:rPr>
                <w:rFonts w:ascii="Arial" w:hAnsi="Arial" w:eastAsia="MS Mincho" w:cs="Arial"/>
                <w:bCs/>
                <w:sz w:val="10"/>
                <w:szCs w:val="10"/>
              </w:rPr>
              <w:t>ElectronConnect</w:t>
            </w:r>
          </w:p>
          <w:p w:rsidRPr="00A62976" w:rsidR="00D431AE" w:rsidP="00A62976" w:rsidRDefault="00D431AE" w14:paraId="2ECAF2B1" w14:textId="77777777">
            <w:pPr>
              <w:pStyle w:val="BodyText"/>
              <w:spacing w:after="0" w:line="240" w:lineRule="auto"/>
              <w:ind w:left="113" w:right="113" w:firstLine="0"/>
              <w:jc w:val="center"/>
              <w:rPr>
                <w:rFonts w:ascii="Arial" w:hAnsi="Arial" w:eastAsia="MS Mincho" w:cs="Arial"/>
                <w:bCs/>
                <w:sz w:val="10"/>
                <w:szCs w:val="10"/>
              </w:rPr>
            </w:pPr>
            <w:r w:rsidRPr="00A62976">
              <w:rPr>
                <w:rFonts w:ascii="Arial" w:hAnsi="Arial" w:eastAsia="MS Mincho" w:cs="Arial"/>
                <w:bCs/>
                <w:sz w:val="10"/>
                <w:szCs w:val="10"/>
              </w:rPr>
              <w:t>Localflex</w:t>
            </w:r>
          </w:p>
        </w:tc>
        <w:tc>
          <w:tcPr>
            <w:tcW w:w="889" w:type="dxa"/>
            <w:tcBorders>
              <w:top w:val="single" w:color="auto" w:sz="8" w:space="0"/>
            </w:tcBorders>
            <w:vAlign w:val="center"/>
          </w:tcPr>
          <w:p w:rsidRPr="00A62976" w:rsidR="00D431AE" w:rsidP="00A62976" w:rsidRDefault="00D431AE" w14:paraId="3ACD4D10" w14:textId="4E80C906">
            <w:pPr>
              <w:pStyle w:val="BodyText"/>
              <w:spacing w:before="60" w:after="60" w:line="240" w:lineRule="auto"/>
              <w:ind w:firstLine="0"/>
              <w:jc w:val="center"/>
              <w:rPr>
                <w:rFonts w:ascii="Arial" w:hAnsi="Arial" w:cs="Arial"/>
                <w:bCs/>
                <w:sz w:val="10"/>
                <w:szCs w:val="10"/>
              </w:rPr>
            </w:pPr>
            <w:r w:rsidRPr="00A62976">
              <w:rPr>
                <w:rFonts w:ascii="Arial" w:hAnsi="Arial" w:cs="Arial"/>
                <w:bCs/>
                <w:sz w:val="10"/>
                <w:szCs w:val="10"/>
              </w:rPr>
              <w:t>Peak reduction</w:t>
            </w:r>
          </w:p>
        </w:tc>
        <w:tc>
          <w:tcPr>
            <w:tcW w:w="429" w:type="dxa"/>
            <w:tcBorders>
              <w:top w:val="single" w:color="auto" w:sz="8" w:space="0"/>
            </w:tcBorders>
            <w:vAlign w:val="center"/>
          </w:tcPr>
          <w:p w:rsidRPr="00A62976" w:rsidR="00D431AE" w:rsidP="00556B1A" w:rsidRDefault="00D431AE" w14:paraId="711233B4" w14:textId="7E428D4C">
            <w:pPr>
              <w:pStyle w:val="BodyText"/>
              <w:spacing w:before="60" w:after="60" w:line="240" w:lineRule="auto"/>
              <w:ind w:firstLine="0"/>
              <w:jc w:val="center"/>
              <w:rPr>
                <w:rFonts w:ascii="Arial" w:hAnsi="Arial" w:cs="Arial"/>
                <w:bCs/>
                <w:sz w:val="10"/>
                <w:szCs w:val="10"/>
              </w:rPr>
            </w:pPr>
            <w:r w:rsidRPr="00A62976">
              <w:rPr>
                <w:rFonts w:ascii="Arial" w:hAnsi="Arial" w:cs="Arial"/>
                <w:bCs/>
                <w:sz w:val="10"/>
                <w:szCs w:val="10"/>
              </w:rPr>
              <w:t>LT</w:t>
            </w:r>
          </w:p>
        </w:tc>
        <w:tc>
          <w:tcPr>
            <w:tcW w:w="6279" w:type="dxa"/>
            <w:tcBorders>
              <w:top w:val="single" w:color="auto" w:sz="8" w:space="0"/>
            </w:tcBorders>
            <w:vAlign w:val="center"/>
          </w:tcPr>
          <w:p w:rsidRPr="00A62976" w:rsidR="00D431AE" w:rsidP="00A62976" w:rsidRDefault="00D431AE" w14:paraId="625678E0" w14:textId="7C9E5A15">
            <w:pPr>
              <w:pStyle w:val="BodyText"/>
              <w:spacing w:before="20" w:after="20" w:line="240" w:lineRule="auto"/>
              <w:ind w:firstLine="0"/>
              <w:rPr>
                <w:rFonts w:ascii="Arial" w:hAnsi="Arial" w:cs="Arial"/>
                <w:bCs/>
                <w:sz w:val="10"/>
                <w:szCs w:val="10"/>
              </w:rPr>
            </w:pPr>
            <w:r w:rsidRPr="00A62976">
              <w:rPr>
                <w:rFonts w:ascii="Arial" w:hAnsi="Arial" w:cs="Arial"/>
                <w:bCs/>
                <w:sz w:val="10"/>
                <w:szCs w:val="10"/>
              </w:rPr>
              <w:t>Procured in LT auctions where FSPs agree to reduce their demand during pre-defined time windows, typically during periods of high consumption. This service may be fulfilled through LT energy efficiency improvements or behavioura</w:t>
            </w:r>
            <w:r w:rsidRPr="00A62976">
              <w:rPr>
                <w:rFonts w:ascii="Arial" w:hAnsi="Arial" w:cs="Arial"/>
                <w:sz w:val="10"/>
                <w:szCs w:val="10"/>
              </w:rPr>
              <w:t>l</w:t>
            </w:r>
            <w:r w:rsidRPr="00A62976">
              <w:rPr>
                <w:rFonts w:ascii="Arial" w:hAnsi="Arial" w:cs="Arial"/>
                <w:bCs/>
                <w:sz w:val="10"/>
                <w:szCs w:val="10"/>
              </w:rPr>
              <w:t xml:space="preserve"> changes that reduce consumption, with a focus on peak demand periods.</w:t>
            </w:r>
          </w:p>
        </w:tc>
        <w:tc>
          <w:tcPr>
            <w:tcW w:w="953" w:type="dxa"/>
            <w:tcBorders>
              <w:top w:val="single" w:color="auto" w:sz="8" w:space="0"/>
            </w:tcBorders>
            <w:vAlign w:val="center"/>
          </w:tcPr>
          <w:p w:rsidRPr="00A62976" w:rsidR="00D431AE" w:rsidP="00A62976" w:rsidRDefault="00D431AE" w14:paraId="2A680636" w14:textId="29F72F08">
            <w:pPr>
              <w:pStyle w:val="BodyText"/>
              <w:spacing w:before="60" w:after="60" w:line="240" w:lineRule="auto"/>
              <w:ind w:firstLine="0"/>
              <w:jc w:val="center"/>
              <w:rPr>
                <w:rFonts w:ascii="Arial" w:hAnsi="Arial" w:cs="Arial"/>
                <w:bCs/>
                <w:sz w:val="10"/>
                <w:szCs w:val="10"/>
              </w:rPr>
            </w:pPr>
            <w:r w:rsidRPr="00A62976">
              <w:rPr>
                <w:rFonts w:ascii="Arial" w:hAnsi="Arial" w:cs="Arial"/>
                <w:bCs/>
                <w:sz w:val="10"/>
                <w:szCs w:val="10"/>
              </w:rPr>
              <w:t>Activation only</w:t>
            </w:r>
          </w:p>
        </w:tc>
      </w:tr>
      <w:tr w:rsidRPr="00670F70" w:rsidR="00670F70" w:rsidTr="5054A9D0" w14:paraId="190A4637" w14:textId="77777777">
        <w:trPr>
          <w:trHeight w:val="20"/>
          <w:tblHeader/>
        </w:trPr>
        <w:tc>
          <w:tcPr>
            <w:tcW w:w="810" w:type="dxa"/>
            <w:vMerge/>
            <w:vAlign w:val="center"/>
          </w:tcPr>
          <w:p w:rsidRPr="00A62976" w:rsidR="00D431AE" w:rsidRDefault="00D431AE" w14:paraId="1FE839B0" w14:textId="77777777">
            <w:pPr>
              <w:pStyle w:val="BodyText"/>
              <w:spacing w:before="60" w:after="60" w:line="240" w:lineRule="auto"/>
              <w:ind w:firstLine="0"/>
              <w:jc w:val="left"/>
              <w:rPr>
                <w:rFonts w:ascii="Arial" w:hAnsi="Arial" w:eastAsia="MS Mincho" w:cs="Arial"/>
                <w:bCs/>
                <w:sz w:val="10"/>
                <w:szCs w:val="10"/>
              </w:rPr>
            </w:pPr>
          </w:p>
        </w:tc>
        <w:tc>
          <w:tcPr>
            <w:tcW w:w="889" w:type="dxa"/>
            <w:vAlign w:val="center"/>
          </w:tcPr>
          <w:p w:rsidRPr="00A62976" w:rsidR="00D431AE" w:rsidRDefault="00D431AE" w14:paraId="2AF9CBDD" w14:textId="56E086BD">
            <w:pPr>
              <w:pStyle w:val="BodyText"/>
              <w:spacing w:before="60" w:after="60" w:line="240" w:lineRule="auto"/>
              <w:ind w:firstLine="0"/>
              <w:jc w:val="left"/>
              <w:rPr>
                <w:rFonts w:ascii="Arial" w:hAnsi="Arial" w:cs="Arial"/>
                <w:bCs/>
                <w:sz w:val="10"/>
                <w:szCs w:val="10"/>
              </w:rPr>
            </w:pPr>
            <w:r w:rsidRPr="00A62976">
              <w:rPr>
                <w:rFonts w:ascii="Arial" w:hAnsi="Arial" w:cs="Arial"/>
                <w:bCs/>
                <w:sz w:val="10"/>
                <w:szCs w:val="10"/>
              </w:rPr>
              <w:t xml:space="preserve">Scheduled utilisation </w:t>
            </w:r>
          </w:p>
        </w:tc>
        <w:tc>
          <w:tcPr>
            <w:tcW w:w="429" w:type="dxa"/>
            <w:vAlign w:val="center"/>
          </w:tcPr>
          <w:p w:rsidRPr="00A62976" w:rsidR="00D431AE" w:rsidP="00556B1A" w:rsidRDefault="00D431AE" w14:paraId="4C0E963B" w14:textId="5A339C23">
            <w:pPr>
              <w:pStyle w:val="BodyText"/>
              <w:spacing w:before="60" w:after="60" w:line="240" w:lineRule="auto"/>
              <w:ind w:firstLine="0"/>
              <w:jc w:val="center"/>
              <w:rPr>
                <w:rFonts w:ascii="Arial" w:hAnsi="Arial" w:cs="Arial"/>
                <w:bCs/>
                <w:sz w:val="10"/>
                <w:szCs w:val="10"/>
              </w:rPr>
            </w:pPr>
            <w:r w:rsidRPr="00A62976">
              <w:rPr>
                <w:rFonts w:ascii="Arial" w:hAnsi="Arial" w:cs="Arial"/>
                <w:bCs/>
                <w:sz w:val="10"/>
                <w:szCs w:val="10"/>
              </w:rPr>
              <w:t>ST</w:t>
            </w:r>
          </w:p>
        </w:tc>
        <w:tc>
          <w:tcPr>
            <w:tcW w:w="6279" w:type="dxa"/>
            <w:vAlign w:val="center"/>
          </w:tcPr>
          <w:p w:rsidRPr="00A62976" w:rsidR="00D431AE" w:rsidP="00A62976" w:rsidRDefault="00D431AE" w14:paraId="66A63112" w14:textId="61F2E577">
            <w:pPr>
              <w:pStyle w:val="BodyText"/>
              <w:spacing w:before="20" w:after="20" w:line="240" w:lineRule="auto"/>
              <w:ind w:firstLine="0"/>
              <w:rPr>
                <w:rFonts w:ascii="Arial" w:hAnsi="Arial" w:cs="Arial"/>
                <w:bCs/>
                <w:sz w:val="10"/>
                <w:szCs w:val="10"/>
              </w:rPr>
            </w:pPr>
            <w:r w:rsidRPr="00A62976">
              <w:rPr>
                <w:rFonts w:ascii="Arial" w:hAnsi="Arial" w:cs="Arial"/>
                <w:bCs/>
                <w:sz w:val="10"/>
                <w:szCs w:val="10"/>
              </w:rPr>
              <w:t>Procured in ST auctions where FSPs agree to deliver flexibility during pre-defined time windows. This pre-scheduling allows DSOs to manage grid constraints in advance</w:t>
            </w:r>
            <w:r w:rsidRPr="00A62976">
              <w:rPr>
                <w:rFonts w:ascii="Arial" w:hAnsi="Arial" w:cs="Arial"/>
                <w:sz w:val="10"/>
                <w:szCs w:val="10"/>
              </w:rPr>
              <w:t xml:space="preserve"> and</w:t>
            </w:r>
            <w:r w:rsidRPr="00A62976">
              <w:rPr>
                <w:rFonts w:ascii="Arial" w:hAnsi="Arial" w:cs="Arial"/>
                <w:bCs/>
                <w:sz w:val="10"/>
                <w:szCs w:val="10"/>
              </w:rPr>
              <w:t xml:space="preserve"> provides an opportunity for FSPs that cannot participate in real-time markets. It is useful for addressing forecasted peak demands or grid reinforcement deferral.</w:t>
            </w:r>
          </w:p>
        </w:tc>
        <w:tc>
          <w:tcPr>
            <w:tcW w:w="953" w:type="dxa"/>
            <w:vAlign w:val="center"/>
          </w:tcPr>
          <w:p w:rsidRPr="00A62976" w:rsidR="00D431AE" w:rsidP="00A62976" w:rsidRDefault="00D431AE" w14:paraId="10B55F00" w14:textId="0AD4225F">
            <w:pPr>
              <w:pStyle w:val="BodyText"/>
              <w:spacing w:before="60" w:after="60" w:line="240" w:lineRule="auto"/>
              <w:ind w:firstLine="0"/>
              <w:jc w:val="center"/>
              <w:rPr>
                <w:rFonts w:ascii="Arial" w:hAnsi="Arial" w:cs="Arial"/>
                <w:bCs/>
                <w:sz w:val="10"/>
                <w:szCs w:val="10"/>
              </w:rPr>
            </w:pPr>
            <w:r w:rsidRPr="00A62976">
              <w:rPr>
                <w:rFonts w:ascii="Arial" w:hAnsi="Arial" w:cs="Arial"/>
                <w:bCs/>
                <w:sz w:val="10"/>
                <w:szCs w:val="10"/>
              </w:rPr>
              <w:t>Activation only</w:t>
            </w:r>
          </w:p>
        </w:tc>
      </w:tr>
      <w:tr w:rsidRPr="00670F70" w:rsidR="00670F70" w:rsidTr="5054A9D0" w14:paraId="667D1A98" w14:textId="77777777">
        <w:trPr>
          <w:trHeight w:val="20"/>
          <w:tblHeader/>
        </w:trPr>
        <w:tc>
          <w:tcPr>
            <w:tcW w:w="810" w:type="dxa"/>
            <w:vMerge/>
            <w:vAlign w:val="center"/>
          </w:tcPr>
          <w:p w:rsidRPr="00A62976" w:rsidR="00D431AE" w:rsidRDefault="00D431AE" w14:paraId="3A345CD6" w14:textId="77777777">
            <w:pPr>
              <w:pStyle w:val="BodyText"/>
              <w:spacing w:before="60" w:after="60" w:line="240" w:lineRule="auto"/>
              <w:ind w:firstLine="0"/>
              <w:jc w:val="left"/>
              <w:rPr>
                <w:rFonts w:ascii="Arial" w:hAnsi="Arial" w:eastAsia="MS Mincho" w:cs="Arial"/>
                <w:bCs/>
                <w:sz w:val="10"/>
                <w:szCs w:val="10"/>
              </w:rPr>
            </w:pPr>
          </w:p>
        </w:tc>
        <w:tc>
          <w:tcPr>
            <w:tcW w:w="889" w:type="dxa"/>
            <w:vAlign w:val="center"/>
          </w:tcPr>
          <w:p w:rsidRPr="00A62976" w:rsidR="00D431AE" w:rsidRDefault="00D431AE" w14:paraId="05DA41B5" w14:textId="469ED865">
            <w:pPr>
              <w:pStyle w:val="BodyText"/>
              <w:spacing w:before="60" w:after="60" w:line="240" w:lineRule="auto"/>
              <w:ind w:firstLine="0"/>
              <w:jc w:val="left"/>
              <w:rPr>
                <w:rFonts w:ascii="Arial" w:hAnsi="Arial" w:cs="Arial"/>
                <w:bCs/>
                <w:sz w:val="10"/>
                <w:szCs w:val="10"/>
              </w:rPr>
            </w:pPr>
            <w:r w:rsidRPr="00A62976">
              <w:rPr>
                <w:rFonts w:ascii="Arial" w:hAnsi="Arial" w:cs="Arial"/>
                <w:bCs/>
                <w:sz w:val="10"/>
                <w:szCs w:val="10"/>
              </w:rPr>
              <w:t xml:space="preserve">Operational utilisation </w:t>
            </w:r>
          </w:p>
        </w:tc>
        <w:tc>
          <w:tcPr>
            <w:tcW w:w="429" w:type="dxa"/>
            <w:vAlign w:val="center"/>
          </w:tcPr>
          <w:p w:rsidRPr="00A62976" w:rsidR="00D431AE" w:rsidP="00556B1A" w:rsidRDefault="00D431AE" w14:paraId="21176691" w14:textId="08F9CA8D">
            <w:pPr>
              <w:pStyle w:val="BodyText"/>
              <w:spacing w:before="60" w:after="60" w:line="240" w:lineRule="auto"/>
              <w:ind w:firstLine="0"/>
              <w:jc w:val="center"/>
              <w:rPr>
                <w:rFonts w:ascii="Arial" w:hAnsi="Arial" w:cs="Arial"/>
                <w:bCs/>
                <w:sz w:val="10"/>
                <w:szCs w:val="10"/>
              </w:rPr>
            </w:pPr>
            <w:r w:rsidRPr="00A62976">
              <w:rPr>
                <w:rFonts w:ascii="Arial" w:hAnsi="Arial" w:cs="Arial"/>
                <w:bCs/>
                <w:sz w:val="10"/>
                <w:szCs w:val="10"/>
              </w:rPr>
              <w:t>ST</w:t>
            </w:r>
          </w:p>
        </w:tc>
        <w:tc>
          <w:tcPr>
            <w:tcW w:w="6279" w:type="dxa"/>
            <w:vAlign w:val="center"/>
          </w:tcPr>
          <w:p w:rsidRPr="00A62976" w:rsidR="00D431AE" w:rsidP="00A62976" w:rsidRDefault="00D431AE" w14:paraId="19C689CB" w14:textId="3E5A0097">
            <w:pPr>
              <w:pStyle w:val="BodyText"/>
              <w:spacing w:before="20" w:after="20" w:line="240" w:lineRule="auto"/>
              <w:ind w:firstLine="0"/>
              <w:rPr>
                <w:rFonts w:ascii="Arial" w:hAnsi="Arial" w:cs="Arial"/>
                <w:bCs/>
                <w:sz w:val="10"/>
                <w:szCs w:val="10"/>
              </w:rPr>
            </w:pPr>
            <w:r w:rsidRPr="00A62976">
              <w:rPr>
                <w:rFonts w:ascii="Arial" w:hAnsi="Arial" w:cs="Arial"/>
                <w:bCs/>
                <w:sz w:val="10"/>
                <w:szCs w:val="10"/>
              </w:rPr>
              <w:t>Procured in ST auctions where FSPs agree to have their flexibility activated in real time (or close to real time) based on grid conditions, with the volume of flexibility being agreed shortly before. Hence, FSPs respond dynamically to grid measurements, allowing DSOs to deploy flexibility where and when it is needed, such as in the case of unplanned events such as outages or system faults.</w:t>
            </w:r>
          </w:p>
        </w:tc>
        <w:tc>
          <w:tcPr>
            <w:tcW w:w="953" w:type="dxa"/>
            <w:vAlign w:val="center"/>
          </w:tcPr>
          <w:p w:rsidRPr="00A62976" w:rsidR="00D431AE" w:rsidP="00A62976" w:rsidRDefault="00D431AE" w14:paraId="70A0DE4D" w14:textId="07374F89">
            <w:pPr>
              <w:pStyle w:val="BodyText"/>
              <w:spacing w:before="60" w:after="60" w:line="240" w:lineRule="auto"/>
              <w:ind w:firstLine="0"/>
              <w:jc w:val="center"/>
              <w:rPr>
                <w:rFonts w:ascii="Arial" w:hAnsi="Arial" w:cs="Arial"/>
                <w:bCs/>
                <w:sz w:val="10"/>
                <w:szCs w:val="10"/>
              </w:rPr>
            </w:pPr>
            <w:r w:rsidRPr="00A62976">
              <w:rPr>
                <w:rFonts w:ascii="Arial" w:hAnsi="Arial" w:cs="Arial"/>
                <w:bCs/>
                <w:sz w:val="10"/>
                <w:szCs w:val="10"/>
              </w:rPr>
              <w:t>Activation only</w:t>
            </w:r>
          </w:p>
        </w:tc>
      </w:tr>
      <w:tr w:rsidRPr="00670F70" w:rsidR="00670F70" w:rsidTr="5054A9D0" w14:paraId="07E6CCF5" w14:textId="77777777">
        <w:trPr>
          <w:trHeight w:val="20"/>
          <w:tblHeader/>
        </w:trPr>
        <w:tc>
          <w:tcPr>
            <w:tcW w:w="810" w:type="dxa"/>
            <w:vMerge/>
            <w:vAlign w:val="center"/>
          </w:tcPr>
          <w:p w:rsidRPr="00A62976" w:rsidR="00D431AE" w:rsidRDefault="00D431AE" w14:paraId="68722557" w14:textId="77777777">
            <w:pPr>
              <w:pStyle w:val="BodyText"/>
              <w:spacing w:before="60" w:after="60" w:line="240" w:lineRule="auto"/>
              <w:ind w:firstLine="0"/>
              <w:jc w:val="left"/>
              <w:rPr>
                <w:rFonts w:ascii="Arial" w:hAnsi="Arial" w:eastAsia="MS Mincho" w:cs="Arial"/>
                <w:bCs/>
                <w:sz w:val="10"/>
                <w:szCs w:val="10"/>
              </w:rPr>
            </w:pPr>
          </w:p>
        </w:tc>
        <w:tc>
          <w:tcPr>
            <w:tcW w:w="889" w:type="dxa"/>
            <w:vAlign w:val="center"/>
          </w:tcPr>
          <w:p w:rsidRPr="00A62976" w:rsidR="00D431AE" w:rsidRDefault="00D431AE" w14:paraId="7E0F5890" w14:textId="46843BAF">
            <w:pPr>
              <w:pStyle w:val="BodyText"/>
              <w:spacing w:before="60" w:after="60" w:line="240" w:lineRule="auto"/>
              <w:ind w:firstLine="0"/>
              <w:jc w:val="left"/>
              <w:rPr>
                <w:rFonts w:ascii="Arial" w:hAnsi="Arial" w:cs="Arial"/>
                <w:bCs/>
                <w:sz w:val="10"/>
                <w:szCs w:val="10"/>
              </w:rPr>
            </w:pPr>
            <w:r w:rsidRPr="00A62976">
              <w:rPr>
                <w:rFonts w:ascii="Arial" w:hAnsi="Arial" w:cs="Arial"/>
                <w:bCs/>
                <w:sz w:val="10"/>
                <w:szCs w:val="10"/>
              </w:rPr>
              <w:t xml:space="preserve">Scheduled availability +     Operational utilisation </w:t>
            </w:r>
          </w:p>
        </w:tc>
        <w:tc>
          <w:tcPr>
            <w:tcW w:w="429" w:type="dxa"/>
            <w:vAlign w:val="center"/>
          </w:tcPr>
          <w:p w:rsidRPr="00A62976" w:rsidR="00D431AE" w:rsidP="00556B1A" w:rsidRDefault="00D431AE" w14:paraId="2DC583F9" w14:textId="71DC42E9">
            <w:pPr>
              <w:pStyle w:val="BodyText"/>
              <w:spacing w:before="60" w:after="60" w:line="240" w:lineRule="auto"/>
              <w:ind w:firstLine="0"/>
              <w:jc w:val="center"/>
              <w:rPr>
                <w:rFonts w:ascii="Arial" w:hAnsi="Arial" w:cs="Arial"/>
                <w:bCs/>
                <w:sz w:val="10"/>
                <w:szCs w:val="10"/>
              </w:rPr>
            </w:pPr>
            <w:r w:rsidRPr="00A62976">
              <w:rPr>
                <w:rFonts w:ascii="Arial" w:hAnsi="Arial" w:cs="Arial"/>
                <w:bCs/>
                <w:sz w:val="10"/>
                <w:szCs w:val="10"/>
              </w:rPr>
              <w:t>LT+ST</w:t>
            </w:r>
          </w:p>
        </w:tc>
        <w:tc>
          <w:tcPr>
            <w:tcW w:w="6279" w:type="dxa"/>
            <w:vAlign w:val="center"/>
          </w:tcPr>
          <w:p w:rsidRPr="00A62976" w:rsidR="00D431AE" w:rsidP="00A62976" w:rsidRDefault="00D431AE" w14:paraId="0D64C472" w14:textId="1DD56C16">
            <w:pPr>
              <w:pStyle w:val="BodyText"/>
              <w:spacing w:before="20" w:after="20" w:line="240" w:lineRule="auto"/>
              <w:ind w:firstLine="0"/>
              <w:rPr>
                <w:rFonts w:ascii="Arial" w:hAnsi="Arial" w:cs="Arial"/>
                <w:bCs/>
                <w:sz w:val="10"/>
                <w:szCs w:val="10"/>
              </w:rPr>
            </w:pPr>
            <w:r w:rsidRPr="00A62976">
              <w:rPr>
                <w:rFonts w:ascii="Arial" w:hAnsi="Arial" w:cs="Arial"/>
                <w:bCs/>
                <w:sz w:val="10"/>
                <w:szCs w:val="10"/>
              </w:rPr>
              <w:t>Procured in LT auctions, FSPs agree to be available to provide flexibility during pre-defined time windows. While availability is pre-specified and non-negotiable post-contract, the actual volume of flexibility to be delivered is determined closer to real-time based on grid conditions. This enables DSOs to ensure sufficient contracted flexibility, while optimising dispatch to reflect system needs.</w:t>
            </w:r>
          </w:p>
        </w:tc>
        <w:tc>
          <w:tcPr>
            <w:tcW w:w="953" w:type="dxa"/>
            <w:vAlign w:val="center"/>
          </w:tcPr>
          <w:p w:rsidR="00B518A5" w:rsidP="00DA4041" w:rsidRDefault="00D431AE" w14:paraId="253DBA5C" w14:textId="18C397ED">
            <w:pPr>
              <w:pStyle w:val="BodyText"/>
              <w:spacing w:before="60" w:after="60" w:line="240" w:lineRule="auto"/>
              <w:ind w:firstLine="0"/>
              <w:jc w:val="center"/>
              <w:rPr>
                <w:rFonts w:ascii="Arial" w:hAnsi="Arial" w:cs="Arial"/>
                <w:bCs/>
                <w:sz w:val="10"/>
                <w:szCs w:val="10"/>
              </w:rPr>
            </w:pPr>
            <w:r w:rsidRPr="00A62976">
              <w:rPr>
                <w:rFonts w:ascii="Arial" w:hAnsi="Arial" w:cs="Arial"/>
                <w:bCs/>
                <w:sz w:val="10"/>
                <w:szCs w:val="10"/>
              </w:rPr>
              <w:t xml:space="preserve">Availability </w:t>
            </w:r>
            <w:r w:rsidRPr="00DA4041" w:rsidR="00DA4041">
              <w:rPr>
                <w:rFonts w:ascii="Arial" w:hAnsi="Arial" w:cs="Arial"/>
                <w:bCs/>
                <w:sz w:val="10"/>
                <w:szCs w:val="10"/>
              </w:rPr>
              <w:t>+</w:t>
            </w:r>
            <w:r w:rsidRPr="00A62976" w:rsidR="00DA4041">
              <w:rPr>
                <w:rFonts w:ascii="Arial" w:hAnsi="Arial" w:cs="Arial"/>
                <w:bCs/>
                <w:sz w:val="10"/>
                <w:szCs w:val="10"/>
              </w:rPr>
              <w:t xml:space="preserve"> </w:t>
            </w:r>
          </w:p>
          <w:p w:rsidRPr="00A62976" w:rsidR="00D431AE" w:rsidP="00A62976" w:rsidRDefault="00D431AE" w14:paraId="6DD10CD9" w14:textId="3E5D882B">
            <w:pPr>
              <w:pStyle w:val="BodyText"/>
              <w:spacing w:before="60" w:after="60" w:line="240" w:lineRule="auto"/>
              <w:ind w:firstLine="0"/>
              <w:jc w:val="center"/>
              <w:rPr>
                <w:rFonts w:ascii="Arial" w:hAnsi="Arial" w:cs="Arial"/>
                <w:bCs/>
                <w:sz w:val="10"/>
                <w:szCs w:val="10"/>
              </w:rPr>
            </w:pPr>
            <w:r w:rsidRPr="00A62976">
              <w:rPr>
                <w:rFonts w:ascii="Arial" w:hAnsi="Arial" w:cs="Arial"/>
                <w:bCs/>
                <w:sz w:val="10"/>
                <w:szCs w:val="10"/>
              </w:rPr>
              <w:t>activation</w:t>
            </w:r>
          </w:p>
        </w:tc>
      </w:tr>
      <w:tr w:rsidRPr="00670F70" w:rsidR="00670F70" w:rsidTr="5054A9D0" w14:paraId="0C906BA4" w14:textId="77777777">
        <w:trPr>
          <w:trHeight w:val="20"/>
          <w:tblHeader/>
        </w:trPr>
        <w:tc>
          <w:tcPr>
            <w:tcW w:w="810" w:type="dxa"/>
            <w:vMerge/>
            <w:vAlign w:val="center"/>
          </w:tcPr>
          <w:p w:rsidRPr="00A62976" w:rsidR="00D431AE" w:rsidRDefault="00D431AE" w14:paraId="3C518AAD" w14:textId="77777777">
            <w:pPr>
              <w:pStyle w:val="BodyText"/>
              <w:spacing w:before="60" w:after="60" w:line="240" w:lineRule="auto"/>
              <w:ind w:firstLine="0"/>
              <w:jc w:val="left"/>
              <w:rPr>
                <w:rFonts w:ascii="Arial" w:hAnsi="Arial" w:eastAsia="MS Mincho" w:cs="Arial"/>
                <w:bCs/>
                <w:sz w:val="10"/>
                <w:szCs w:val="10"/>
              </w:rPr>
            </w:pPr>
          </w:p>
        </w:tc>
        <w:tc>
          <w:tcPr>
            <w:tcW w:w="889" w:type="dxa"/>
            <w:tcBorders>
              <w:bottom w:val="single" w:color="E7E6E6" w:themeColor="background2" w:sz="2" w:space="0"/>
            </w:tcBorders>
            <w:vAlign w:val="center"/>
          </w:tcPr>
          <w:p w:rsidRPr="00A62976" w:rsidR="00D431AE" w:rsidRDefault="00D431AE" w14:paraId="1F41E71E" w14:textId="22A81400">
            <w:pPr>
              <w:pStyle w:val="BodyText"/>
              <w:spacing w:before="60" w:after="60" w:line="240" w:lineRule="auto"/>
              <w:ind w:firstLine="0"/>
              <w:jc w:val="left"/>
              <w:rPr>
                <w:rFonts w:ascii="Arial" w:hAnsi="Arial" w:cs="Arial"/>
                <w:bCs/>
                <w:sz w:val="10"/>
                <w:szCs w:val="10"/>
              </w:rPr>
            </w:pPr>
            <w:r w:rsidRPr="00A62976">
              <w:rPr>
                <w:rFonts w:ascii="Arial" w:hAnsi="Arial" w:cs="Arial"/>
                <w:bCs/>
                <w:sz w:val="10"/>
                <w:szCs w:val="10"/>
              </w:rPr>
              <w:t>Variable Availability +</w:t>
            </w:r>
            <w:r w:rsidRPr="00DA4041" w:rsidR="00DA4041">
              <w:rPr>
                <w:rFonts w:ascii="Arial" w:hAnsi="Arial" w:cs="Arial"/>
                <w:bCs/>
                <w:sz w:val="10"/>
                <w:szCs w:val="10"/>
              </w:rPr>
              <w:t xml:space="preserve"> </w:t>
            </w:r>
            <w:r w:rsidRPr="00A62976">
              <w:rPr>
                <w:rFonts w:ascii="Arial" w:hAnsi="Arial" w:cs="Arial"/>
                <w:bCs/>
                <w:sz w:val="10"/>
                <w:szCs w:val="10"/>
              </w:rPr>
              <w:t xml:space="preserve">Operational Utilisation </w:t>
            </w:r>
          </w:p>
        </w:tc>
        <w:tc>
          <w:tcPr>
            <w:tcW w:w="429" w:type="dxa"/>
            <w:tcBorders>
              <w:bottom w:val="single" w:color="E7E6E6" w:themeColor="background2" w:sz="2" w:space="0"/>
            </w:tcBorders>
            <w:vAlign w:val="center"/>
          </w:tcPr>
          <w:p w:rsidRPr="00A62976" w:rsidR="00D431AE" w:rsidP="00556B1A" w:rsidRDefault="00D431AE" w14:paraId="3E4C1C53" w14:textId="29FFCD9F">
            <w:pPr>
              <w:pStyle w:val="BodyText"/>
              <w:spacing w:before="60" w:after="60" w:line="240" w:lineRule="auto"/>
              <w:ind w:firstLine="0"/>
              <w:jc w:val="center"/>
              <w:rPr>
                <w:rFonts w:ascii="Arial" w:hAnsi="Arial" w:cs="Arial"/>
                <w:bCs/>
                <w:sz w:val="10"/>
                <w:szCs w:val="10"/>
              </w:rPr>
            </w:pPr>
            <w:r w:rsidRPr="00A62976">
              <w:rPr>
                <w:rFonts w:ascii="Arial" w:hAnsi="Arial" w:cs="Arial"/>
                <w:bCs/>
                <w:sz w:val="10"/>
                <w:szCs w:val="10"/>
              </w:rPr>
              <w:t>LT+ST</w:t>
            </w:r>
          </w:p>
        </w:tc>
        <w:tc>
          <w:tcPr>
            <w:tcW w:w="6279" w:type="dxa"/>
            <w:tcBorders>
              <w:bottom w:val="single" w:color="E7E6E6" w:themeColor="background2" w:sz="2" w:space="0"/>
            </w:tcBorders>
            <w:vAlign w:val="center"/>
          </w:tcPr>
          <w:p w:rsidRPr="00A62976" w:rsidR="00D431AE" w:rsidP="00A62976" w:rsidRDefault="00D431AE" w14:paraId="08E77F5C" w14:textId="1FA0498F">
            <w:pPr>
              <w:pStyle w:val="BodyText"/>
              <w:spacing w:before="20" w:after="20" w:line="240" w:lineRule="auto"/>
              <w:ind w:firstLine="0"/>
              <w:rPr>
                <w:rFonts w:ascii="Arial" w:hAnsi="Arial" w:cs="Arial"/>
                <w:bCs/>
                <w:sz w:val="10"/>
                <w:szCs w:val="10"/>
              </w:rPr>
            </w:pPr>
            <w:r w:rsidRPr="00A62976">
              <w:rPr>
                <w:rFonts w:ascii="Arial" w:hAnsi="Arial" w:cs="Arial"/>
                <w:bCs/>
                <w:sz w:val="10"/>
                <w:szCs w:val="10"/>
              </w:rPr>
              <w:t>Procured in LT auctions, FSPs agree to be available to provide flexibility during pre-defined time windows. However, unlike in the previous product, availability can be refined closer to the delivery window. Like before, activation is determined closer to real time based on actual grid conditions. This product supports long-range forecasting while allowing refinement of operational parameters as system conditions change.</w:t>
            </w:r>
          </w:p>
        </w:tc>
        <w:tc>
          <w:tcPr>
            <w:tcW w:w="953" w:type="dxa"/>
            <w:tcBorders>
              <w:bottom w:val="single" w:color="E7E6E6" w:themeColor="background2" w:sz="2" w:space="0"/>
            </w:tcBorders>
            <w:vAlign w:val="center"/>
          </w:tcPr>
          <w:p w:rsidR="00B518A5" w:rsidP="00DA4041" w:rsidRDefault="00D431AE" w14:paraId="3AFD1843" w14:textId="2514009E">
            <w:pPr>
              <w:pStyle w:val="BodyText"/>
              <w:spacing w:before="60" w:after="60" w:line="240" w:lineRule="auto"/>
              <w:ind w:firstLine="0"/>
              <w:jc w:val="center"/>
              <w:rPr>
                <w:rFonts w:ascii="Arial" w:hAnsi="Arial" w:cs="Arial"/>
                <w:bCs/>
                <w:sz w:val="10"/>
                <w:szCs w:val="10"/>
              </w:rPr>
            </w:pPr>
            <w:r w:rsidRPr="00A62976">
              <w:rPr>
                <w:rFonts w:ascii="Arial" w:hAnsi="Arial" w:cs="Arial"/>
                <w:bCs/>
                <w:sz w:val="10"/>
                <w:szCs w:val="10"/>
              </w:rPr>
              <w:t xml:space="preserve">Availability </w:t>
            </w:r>
            <w:r w:rsidRPr="00DA4041" w:rsidR="00DA4041">
              <w:rPr>
                <w:rFonts w:ascii="Arial" w:hAnsi="Arial" w:cs="Arial"/>
                <w:bCs/>
                <w:sz w:val="10"/>
                <w:szCs w:val="10"/>
              </w:rPr>
              <w:t>+</w:t>
            </w:r>
            <w:r w:rsidRPr="0098536A" w:rsidR="00DA4041">
              <w:rPr>
                <w:rFonts w:ascii="Arial" w:hAnsi="Arial" w:cs="Arial"/>
                <w:bCs/>
                <w:sz w:val="10"/>
                <w:szCs w:val="10"/>
              </w:rPr>
              <w:t xml:space="preserve"> </w:t>
            </w:r>
          </w:p>
          <w:p w:rsidRPr="0098536A" w:rsidR="00D431AE" w:rsidP="0098536A" w:rsidRDefault="00D431AE" w14:paraId="340DB2C8" w14:textId="0BB507E8">
            <w:pPr>
              <w:pStyle w:val="BodyText"/>
              <w:spacing w:before="60" w:after="60" w:line="240" w:lineRule="auto"/>
              <w:ind w:firstLine="0"/>
              <w:jc w:val="center"/>
              <w:rPr>
                <w:rFonts w:ascii="Arial" w:hAnsi="Arial" w:cs="Arial"/>
                <w:bCs/>
                <w:sz w:val="10"/>
                <w:szCs w:val="10"/>
              </w:rPr>
            </w:pPr>
            <w:r w:rsidRPr="0098536A">
              <w:rPr>
                <w:rFonts w:ascii="Arial" w:hAnsi="Arial" w:cs="Arial"/>
                <w:bCs/>
                <w:sz w:val="10"/>
                <w:szCs w:val="10"/>
              </w:rPr>
              <w:t>activation</w:t>
            </w:r>
          </w:p>
        </w:tc>
      </w:tr>
      <w:tr w:rsidRPr="00670F70" w:rsidR="00706ADF" w:rsidTr="5054A9D0" w14:paraId="7FD47DE4" w14:textId="77777777">
        <w:trPr>
          <w:trHeight w:val="20"/>
          <w:tblHeader/>
        </w:trPr>
        <w:tc>
          <w:tcPr>
            <w:tcW w:w="810" w:type="dxa"/>
            <w:vMerge w:val="restart"/>
            <w:tcBorders>
              <w:top w:val="single" w:color="E7E6E6" w:themeColor="background2" w:sz="2" w:space="0"/>
            </w:tcBorders>
            <w:textDirection w:val="btLr"/>
            <w:vAlign w:val="center"/>
          </w:tcPr>
          <w:p w:rsidRPr="0098536A" w:rsidR="00D431AE" w:rsidP="0098536A" w:rsidRDefault="00D431AE" w14:paraId="1B7E22E9" w14:textId="77777777">
            <w:pPr>
              <w:pStyle w:val="BodyText"/>
              <w:spacing w:before="60" w:after="60" w:line="240" w:lineRule="auto"/>
              <w:ind w:left="113" w:right="113" w:firstLine="0"/>
              <w:jc w:val="center"/>
              <w:rPr>
                <w:rFonts w:ascii="Arial" w:hAnsi="Arial" w:eastAsia="MS Mincho" w:cs="Arial"/>
                <w:bCs/>
                <w:sz w:val="10"/>
                <w:szCs w:val="10"/>
              </w:rPr>
            </w:pPr>
            <w:r w:rsidRPr="0098536A">
              <w:rPr>
                <w:rFonts w:ascii="Arial" w:hAnsi="Arial" w:eastAsia="MS Mincho" w:cs="Arial"/>
                <w:bCs/>
                <w:sz w:val="10"/>
                <w:szCs w:val="10"/>
              </w:rPr>
              <w:t>Enedis platform</w:t>
            </w:r>
          </w:p>
        </w:tc>
        <w:tc>
          <w:tcPr>
            <w:tcW w:w="889" w:type="dxa"/>
            <w:tcBorders>
              <w:top w:val="single" w:color="E7E6E6" w:themeColor="background2" w:sz="2" w:space="0"/>
            </w:tcBorders>
            <w:vAlign w:val="center"/>
          </w:tcPr>
          <w:p w:rsidRPr="0098536A" w:rsidR="00D431AE" w:rsidRDefault="00D431AE" w14:paraId="510DFE30" w14:textId="1FC472F1">
            <w:pPr>
              <w:pStyle w:val="BodyText"/>
              <w:spacing w:before="60" w:after="60" w:line="240" w:lineRule="auto"/>
              <w:ind w:firstLine="0"/>
              <w:jc w:val="left"/>
              <w:rPr>
                <w:rFonts w:ascii="Arial" w:hAnsi="Arial" w:cs="Arial"/>
                <w:bCs/>
                <w:sz w:val="10"/>
                <w:szCs w:val="10"/>
              </w:rPr>
            </w:pPr>
            <w:r w:rsidRPr="0098536A">
              <w:rPr>
                <w:rFonts w:ascii="Arial" w:hAnsi="Arial" w:cs="Arial"/>
                <w:bCs/>
                <w:sz w:val="10"/>
                <w:szCs w:val="10"/>
              </w:rPr>
              <w:t xml:space="preserve">With capacity reservation </w:t>
            </w:r>
          </w:p>
        </w:tc>
        <w:tc>
          <w:tcPr>
            <w:tcW w:w="429" w:type="dxa"/>
            <w:tcBorders>
              <w:top w:val="single" w:color="E7E6E6" w:themeColor="background2" w:sz="2" w:space="0"/>
            </w:tcBorders>
            <w:vAlign w:val="center"/>
          </w:tcPr>
          <w:p w:rsidRPr="0098536A" w:rsidR="00D431AE" w:rsidP="00556B1A" w:rsidRDefault="00D431AE" w14:paraId="20DD6476" w14:textId="590BB33B">
            <w:pPr>
              <w:pStyle w:val="BodyText"/>
              <w:spacing w:after="0"/>
              <w:ind w:firstLine="0"/>
              <w:jc w:val="center"/>
              <w:rPr>
                <w:rFonts w:ascii="Arial" w:hAnsi="Arial" w:eastAsia="MS Mincho" w:cs="Arial"/>
                <w:sz w:val="10"/>
                <w:szCs w:val="10"/>
                <w:vertAlign w:val="superscript"/>
              </w:rPr>
            </w:pPr>
            <w:r w:rsidRPr="0098536A">
              <w:rPr>
                <w:rFonts w:ascii="Arial" w:hAnsi="Arial" w:cs="Arial"/>
                <w:bCs/>
                <w:sz w:val="10"/>
                <w:szCs w:val="10"/>
              </w:rPr>
              <w:t>LT</w:t>
            </w:r>
            <w:r w:rsidRPr="0098536A" w:rsidR="00556B1A">
              <w:rPr>
                <w:rFonts w:ascii="Arial" w:hAnsi="Arial" w:cs="Arial"/>
                <w:bCs/>
                <w:sz w:val="10"/>
                <w:szCs w:val="10"/>
              </w:rPr>
              <w:t>+</w:t>
            </w:r>
            <w:r w:rsidRPr="0098536A">
              <w:rPr>
                <w:rFonts w:ascii="Arial" w:hAnsi="Arial" w:cs="Arial"/>
                <w:bCs/>
                <w:sz w:val="10"/>
                <w:szCs w:val="10"/>
              </w:rPr>
              <w:t>ST</w:t>
            </w:r>
          </w:p>
        </w:tc>
        <w:tc>
          <w:tcPr>
            <w:tcW w:w="6279" w:type="dxa"/>
            <w:tcBorders>
              <w:top w:val="single" w:color="E7E6E6" w:themeColor="background2" w:sz="2" w:space="0"/>
            </w:tcBorders>
            <w:vAlign w:val="center"/>
          </w:tcPr>
          <w:p w:rsidRPr="0098536A" w:rsidR="00D431AE" w:rsidP="0098536A" w:rsidRDefault="00D431AE" w14:paraId="6863C15B" w14:textId="6332A3F3">
            <w:pPr>
              <w:pStyle w:val="BodyText"/>
              <w:spacing w:before="20" w:after="20" w:line="240" w:lineRule="auto"/>
              <w:ind w:firstLine="0"/>
              <w:rPr>
                <w:rFonts w:ascii="Arial" w:hAnsi="Arial" w:cs="Arial"/>
                <w:bCs/>
                <w:sz w:val="10"/>
                <w:szCs w:val="10"/>
              </w:rPr>
            </w:pPr>
            <w:r w:rsidRPr="0098536A">
              <w:rPr>
                <w:rFonts w:ascii="Arial" w:hAnsi="Arial" w:cs="Arial"/>
                <w:bCs/>
                <w:sz w:val="10"/>
                <w:szCs w:val="10"/>
              </w:rPr>
              <w:t>FSPs agree to be available to provide flexibility during pre-defined time windows. Upon receiving an activation order issued by the DSO, the FSPs are required to deliver flexibility.</w:t>
            </w:r>
          </w:p>
        </w:tc>
        <w:tc>
          <w:tcPr>
            <w:tcW w:w="953" w:type="dxa"/>
            <w:tcBorders>
              <w:top w:val="single" w:color="E7E6E6" w:themeColor="background2" w:sz="2" w:space="0"/>
            </w:tcBorders>
            <w:vAlign w:val="center"/>
          </w:tcPr>
          <w:p w:rsidR="00B518A5" w:rsidP="00DA4041" w:rsidRDefault="00D431AE" w14:paraId="6B42BF00" w14:textId="5C8C465A">
            <w:pPr>
              <w:pStyle w:val="BodyText"/>
              <w:spacing w:before="60" w:after="60" w:line="240" w:lineRule="auto"/>
              <w:ind w:firstLine="0"/>
              <w:jc w:val="center"/>
              <w:rPr>
                <w:rFonts w:ascii="Arial" w:hAnsi="Arial" w:cs="Arial"/>
                <w:bCs/>
                <w:sz w:val="10"/>
                <w:szCs w:val="10"/>
              </w:rPr>
            </w:pPr>
            <w:r w:rsidRPr="0098536A">
              <w:rPr>
                <w:rFonts w:ascii="Arial" w:hAnsi="Arial" w:cs="Arial"/>
                <w:bCs/>
                <w:sz w:val="10"/>
                <w:szCs w:val="10"/>
              </w:rPr>
              <w:t xml:space="preserve">Availability </w:t>
            </w:r>
            <w:r w:rsidRPr="00DA4041" w:rsidR="00DA4041">
              <w:rPr>
                <w:rFonts w:ascii="Arial" w:hAnsi="Arial" w:cs="Arial"/>
                <w:bCs/>
                <w:sz w:val="10"/>
                <w:szCs w:val="10"/>
              </w:rPr>
              <w:t>+</w:t>
            </w:r>
          </w:p>
          <w:p w:rsidRPr="0098536A" w:rsidR="00D431AE" w:rsidP="0098536A" w:rsidRDefault="00DA4041" w14:paraId="55FDACA1" w14:textId="0ABC0CC6">
            <w:pPr>
              <w:pStyle w:val="BodyText"/>
              <w:spacing w:before="60" w:after="60" w:line="240" w:lineRule="auto"/>
              <w:ind w:firstLine="0"/>
              <w:jc w:val="center"/>
              <w:rPr>
                <w:rFonts w:ascii="Arial" w:hAnsi="Arial" w:cs="Arial"/>
                <w:bCs/>
                <w:sz w:val="10"/>
                <w:szCs w:val="10"/>
              </w:rPr>
            </w:pPr>
            <w:r w:rsidRPr="0098536A">
              <w:rPr>
                <w:rFonts w:ascii="Arial" w:hAnsi="Arial" w:cs="Arial"/>
                <w:bCs/>
                <w:sz w:val="10"/>
                <w:szCs w:val="10"/>
              </w:rPr>
              <w:t xml:space="preserve"> </w:t>
            </w:r>
            <w:r w:rsidRPr="0098536A" w:rsidR="00D431AE">
              <w:rPr>
                <w:rFonts w:ascii="Arial" w:hAnsi="Arial" w:cs="Arial"/>
                <w:bCs/>
                <w:sz w:val="10"/>
                <w:szCs w:val="10"/>
              </w:rPr>
              <w:t>activation</w:t>
            </w:r>
          </w:p>
        </w:tc>
      </w:tr>
      <w:tr w:rsidRPr="00670F70" w:rsidR="00670F70" w:rsidTr="5054A9D0" w14:paraId="23B85134" w14:textId="77777777">
        <w:trPr>
          <w:trHeight w:val="20"/>
          <w:tblHeader/>
        </w:trPr>
        <w:tc>
          <w:tcPr>
            <w:tcW w:w="810" w:type="dxa"/>
            <w:vMerge/>
            <w:textDirection w:val="btLr"/>
            <w:vAlign w:val="center"/>
          </w:tcPr>
          <w:p w:rsidRPr="0098536A" w:rsidR="00D431AE" w:rsidP="0098536A" w:rsidRDefault="00D431AE" w14:paraId="15EE9921" w14:textId="77777777">
            <w:pPr>
              <w:pStyle w:val="BodyText"/>
              <w:spacing w:before="60" w:after="60" w:line="240" w:lineRule="auto"/>
              <w:ind w:left="113" w:right="113" w:firstLine="0"/>
              <w:jc w:val="center"/>
              <w:rPr>
                <w:rFonts w:ascii="Arial" w:hAnsi="Arial" w:eastAsia="MS Mincho" w:cs="Arial"/>
                <w:bCs/>
                <w:sz w:val="10"/>
                <w:szCs w:val="10"/>
              </w:rPr>
            </w:pPr>
          </w:p>
        </w:tc>
        <w:tc>
          <w:tcPr>
            <w:tcW w:w="889" w:type="dxa"/>
            <w:tcBorders>
              <w:bottom w:val="single" w:color="E7E6E6" w:themeColor="background2" w:sz="2" w:space="0"/>
            </w:tcBorders>
            <w:vAlign w:val="center"/>
          </w:tcPr>
          <w:p w:rsidRPr="0098536A" w:rsidR="00D431AE" w:rsidRDefault="00D431AE" w14:paraId="7D753FDB" w14:textId="41742536">
            <w:pPr>
              <w:pStyle w:val="BodyText"/>
              <w:spacing w:before="60" w:after="60" w:line="240" w:lineRule="auto"/>
              <w:ind w:firstLine="0"/>
              <w:jc w:val="left"/>
              <w:rPr>
                <w:rFonts w:ascii="Arial" w:hAnsi="Arial" w:cs="Arial"/>
                <w:bCs/>
                <w:sz w:val="10"/>
                <w:szCs w:val="10"/>
              </w:rPr>
            </w:pPr>
            <w:r w:rsidRPr="0098536A">
              <w:rPr>
                <w:rFonts w:ascii="Arial" w:hAnsi="Arial" w:cs="Arial"/>
                <w:bCs/>
                <w:sz w:val="10"/>
                <w:szCs w:val="10"/>
              </w:rPr>
              <w:t xml:space="preserve">Without capacity reservation </w:t>
            </w:r>
          </w:p>
        </w:tc>
        <w:tc>
          <w:tcPr>
            <w:tcW w:w="429" w:type="dxa"/>
            <w:tcBorders>
              <w:bottom w:val="single" w:color="E7E6E6" w:themeColor="background2" w:sz="2" w:space="0"/>
            </w:tcBorders>
            <w:vAlign w:val="center"/>
          </w:tcPr>
          <w:p w:rsidRPr="0098536A" w:rsidR="00D431AE" w:rsidP="00556B1A" w:rsidRDefault="00D431AE" w14:paraId="161FAF98" w14:textId="30E7BA12">
            <w:pPr>
              <w:pStyle w:val="BodyText"/>
              <w:spacing w:before="60" w:after="60" w:line="240" w:lineRule="auto"/>
              <w:ind w:firstLine="0"/>
              <w:jc w:val="center"/>
              <w:rPr>
                <w:rFonts w:ascii="Arial" w:hAnsi="Arial" w:cs="Arial"/>
                <w:bCs/>
                <w:sz w:val="10"/>
                <w:szCs w:val="10"/>
                <w:vertAlign w:val="superscript"/>
              </w:rPr>
            </w:pPr>
            <w:r w:rsidRPr="0098536A">
              <w:rPr>
                <w:rFonts w:ascii="Arial" w:hAnsi="Arial" w:cs="Arial"/>
                <w:bCs/>
                <w:sz w:val="10"/>
                <w:szCs w:val="10"/>
              </w:rPr>
              <w:t>ST</w:t>
            </w:r>
          </w:p>
        </w:tc>
        <w:tc>
          <w:tcPr>
            <w:tcW w:w="6279" w:type="dxa"/>
            <w:tcBorders>
              <w:bottom w:val="single" w:color="E7E6E6" w:themeColor="background2" w:sz="2" w:space="0"/>
            </w:tcBorders>
            <w:vAlign w:val="center"/>
          </w:tcPr>
          <w:p w:rsidRPr="0098536A" w:rsidR="00D431AE" w:rsidP="0098536A" w:rsidRDefault="00D431AE" w14:paraId="58A01795" w14:textId="41AAC842">
            <w:pPr>
              <w:pStyle w:val="BodyText"/>
              <w:spacing w:before="20" w:after="20" w:line="240" w:lineRule="auto"/>
              <w:ind w:firstLine="0"/>
              <w:rPr>
                <w:rFonts w:ascii="Arial" w:hAnsi="Arial" w:cs="Arial"/>
                <w:bCs/>
                <w:sz w:val="10"/>
                <w:szCs w:val="10"/>
              </w:rPr>
            </w:pPr>
            <w:r w:rsidRPr="0098536A">
              <w:rPr>
                <w:rFonts w:ascii="Arial" w:hAnsi="Arial" w:cs="Arial"/>
                <w:bCs/>
                <w:sz w:val="10"/>
                <w:szCs w:val="10"/>
              </w:rPr>
              <w:t xml:space="preserve">The FSPs do not commit to provide flexibility beforehand. Instead, upon receiving an activation order issued by the DSO, they have the option to either accept or reject the request, enabling a more variable and potentially opportunistic participation in the market. </w:t>
            </w:r>
          </w:p>
        </w:tc>
        <w:tc>
          <w:tcPr>
            <w:tcW w:w="953" w:type="dxa"/>
            <w:tcBorders>
              <w:bottom w:val="single" w:color="E7E6E6" w:themeColor="background2" w:sz="2" w:space="0"/>
            </w:tcBorders>
            <w:vAlign w:val="center"/>
          </w:tcPr>
          <w:p w:rsidRPr="0098536A" w:rsidR="00D431AE" w:rsidP="0098536A" w:rsidRDefault="00D431AE" w14:paraId="10B5A645" w14:textId="23DDA26D">
            <w:pPr>
              <w:pStyle w:val="BodyText"/>
              <w:spacing w:before="60" w:after="60" w:line="240" w:lineRule="auto"/>
              <w:ind w:firstLine="0"/>
              <w:jc w:val="center"/>
              <w:rPr>
                <w:rFonts w:ascii="Arial" w:hAnsi="Arial" w:cs="Arial"/>
                <w:bCs/>
                <w:sz w:val="10"/>
                <w:szCs w:val="10"/>
              </w:rPr>
            </w:pPr>
            <w:r w:rsidRPr="0098536A">
              <w:rPr>
                <w:rFonts w:ascii="Arial" w:hAnsi="Arial" w:cs="Arial"/>
                <w:bCs/>
                <w:sz w:val="10"/>
                <w:szCs w:val="10"/>
              </w:rPr>
              <w:t>Activation only</w:t>
            </w:r>
          </w:p>
        </w:tc>
      </w:tr>
      <w:tr w:rsidRPr="00670F70" w:rsidR="00670F70" w:rsidTr="5054A9D0" w14:paraId="1A565EE3" w14:textId="77777777">
        <w:trPr>
          <w:trHeight w:val="539"/>
          <w:tblHeader/>
        </w:trPr>
        <w:tc>
          <w:tcPr>
            <w:tcW w:w="810" w:type="dxa"/>
            <w:vMerge w:val="restart"/>
            <w:tcBorders>
              <w:top w:val="single" w:color="E7E6E6" w:themeColor="background2" w:sz="2" w:space="0"/>
            </w:tcBorders>
            <w:textDirection w:val="btLr"/>
            <w:vAlign w:val="center"/>
          </w:tcPr>
          <w:p w:rsidRPr="008B6FC1" w:rsidR="00D431AE" w:rsidP="008B6FC1" w:rsidRDefault="00D431AE" w14:paraId="710FEAD7" w14:textId="77777777">
            <w:pPr>
              <w:pStyle w:val="BodyText"/>
              <w:spacing w:before="60" w:after="60" w:line="240" w:lineRule="auto"/>
              <w:ind w:left="113" w:right="113" w:firstLine="0"/>
              <w:jc w:val="center"/>
              <w:rPr>
                <w:rFonts w:ascii="Arial" w:hAnsi="Arial" w:eastAsia="MS Mincho" w:cs="Arial"/>
                <w:bCs/>
                <w:sz w:val="10"/>
                <w:szCs w:val="10"/>
              </w:rPr>
            </w:pPr>
            <w:r w:rsidRPr="008B6FC1">
              <w:rPr>
                <w:rFonts w:ascii="Arial" w:hAnsi="Arial" w:eastAsia="MS Mincho" w:cs="Arial"/>
                <w:bCs/>
                <w:sz w:val="10"/>
                <w:szCs w:val="10"/>
              </w:rPr>
              <w:t>OMIE platform</w:t>
            </w:r>
          </w:p>
        </w:tc>
        <w:tc>
          <w:tcPr>
            <w:tcW w:w="889" w:type="dxa"/>
            <w:tcBorders>
              <w:top w:val="single" w:color="E7E6E6" w:themeColor="background2" w:sz="2" w:space="0"/>
            </w:tcBorders>
            <w:vAlign w:val="center"/>
          </w:tcPr>
          <w:p w:rsidRPr="008B6FC1" w:rsidR="00D431AE" w:rsidRDefault="00D431AE" w14:paraId="0AB127BB" w14:textId="2951C80B">
            <w:pPr>
              <w:pStyle w:val="BodyText"/>
              <w:spacing w:before="60" w:after="60" w:line="240" w:lineRule="auto"/>
              <w:ind w:firstLine="0"/>
              <w:jc w:val="left"/>
              <w:rPr>
                <w:rFonts w:ascii="Arial" w:hAnsi="Arial" w:cs="Arial"/>
                <w:bCs/>
                <w:sz w:val="10"/>
                <w:szCs w:val="10"/>
              </w:rPr>
            </w:pPr>
            <w:r w:rsidRPr="008B6FC1">
              <w:rPr>
                <w:rFonts w:ascii="Arial" w:hAnsi="Arial" w:cs="Arial"/>
                <w:bCs/>
                <w:sz w:val="10"/>
                <w:szCs w:val="10"/>
              </w:rPr>
              <w:t xml:space="preserve">Availability </w:t>
            </w:r>
          </w:p>
        </w:tc>
        <w:tc>
          <w:tcPr>
            <w:tcW w:w="429" w:type="dxa"/>
            <w:tcBorders>
              <w:top w:val="single" w:color="E7E6E6" w:themeColor="background2" w:sz="2" w:space="0"/>
            </w:tcBorders>
            <w:vAlign w:val="center"/>
          </w:tcPr>
          <w:p w:rsidRPr="008B6FC1" w:rsidR="00D431AE" w:rsidP="00556B1A" w:rsidRDefault="00D431AE" w14:paraId="494DDA85" w14:textId="558012AB">
            <w:pPr>
              <w:pStyle w:val="BodyText"/>
              <w:spacing w:before="60" w:after="60" w:line="240" w:lineRule="auto"/>
              <w:ind w:firstLine="0"/>
              <w:jc w:val="center"/>
              <w:rPr>
                <w:rFonts w:ascii="Arial" w:hAnsi="Arial" w:cs="Arial"/>
                <w:bCs/>
                <w:sz w:val="10"/>
                <w:szCs w:val="10"/>
              </w:rPr>
            </w:pPr>
            <w:r w:rsidRPr="008B6FC1">
              <w:rPr>
                <w:rFonts w:ascii="Arial" w:hAnsi="Arial" w:cs="Arial"/>
                <w:bCs/>
                <w:sz w:val="10"/>
                <w:szCs w:val="10"/>
              </w:rPr>
              <w:t>LT</w:t>
            </w:r>
          </w:p>
        </w:tc>
        <w:tc>
          <w:tcPr>
            <w:tcW w:w="6279" w:type="dxa"/>
            <w:tcBorders>
              <w:top w:val="single" w:color="E7E6E6" w:themeColor="background2" w:sz="2" w:space="0"/>
            </w:tcBorders>
            <w:vAlign w:val="center"/>
          </w:tcPr>
          <w:p w:rsidRPr="008B6FC1" w:rsidR="00D431AE" w:rsidP="008B6FC1" w:rsidRDefault="00D431AE" w14:paraId="4AC4F2E3" w14:textId="0CD98C6F">
            <w:pPr>
              <w:pStyle w:val="BodyText"/>
              <w:spacing w:before="20" w:after="20" w:line="240" w:lineRule="auto"/>
              <w:ind w:firstLine="0"/>
              <w:rPr>
                <w:rFonts w:ascii="Arial" w:hAnsi="Arial" w:cs="Arial"/>
                <w:bCs/>
                <w:sz w:val="10"/>
                <w:szCs w:val="10"/>
              </w:rPr>
            </w:pPr>
            <w:r w:rsidRPr="008B6FC1">
              <w:rPr>
                <w:rFonts w:ascii="Arial" w:hAnsi="Arial" w:cs="Arial"/>
                <w:bCs/>
                <w:sz w:val="10"/>
                <w:szCs w:val="10"/>
              </w:rPr>
              <w:t xml:space="preserve">FSPs agree to be available to provide flexibility during pre-defined time windows. Activation is not </w:t>
            </w:r>
            <w:r w:rsidRPr="008B6FC1" w:rsidR="008B6FC1">
              <w:rPr>
                <w:rFonts w:ascii="Arial" w:hAnsi="Arial" w:cs="Arial"/>
                <w:bCs/>
                <w:sz w:val="10"/>
                <w:szCs w:val="10"/>
              </w:rPr>
              <w:t>granted and</w:t>
            </w:r>
            <w:r w:rsidRPr="008B6FC1">
              <w:rPr>
                <w:rFonts w:ascii="Arial" w:hAnsi="Arial" w:cs="Arial"/>
                <w:bCs/>
                <w:sz w:val="10"/>
                <w:szCs w:val="10"/>
              </w:rPr>
              <w:t xml:space="preserve"> might be renegotiated closer to delivery.</w:t>
            </w:r>
          </w:p>
        </w:tc>
        <w:tc>
          <w:tcPr>
            <w:tcW w:w="953" w:type="dxa"/>
            <w:tcBorders>
              <w:top w:val="single" w:color="E7E6E6" w:themeColor="background2" w:sz="2" w:space="0"/>
            </w:tcBorders>
            <w:vAlign w:val="center"/>
          </w:tcPr>
          <w:p w:rsidR="00DA4041" w:rsidP="00DA4041" w:rsidRDefault="00D431AE" w14:paraId="3221B058" w14:textId="0CEAA3B9">
            <w:pPr>
              <w:pStyle w:val="BodyText"/>
              <w:spacing w:before="60" w:after="60" w:line="240" w:lineRule="auto"/>
              <w:ind w:firstLine="0"/>
              <w:jc w:val="center"/>
              <w:rPr>
                <w:rFonts w:ascii="Arial" w:hAnsi="Arial" w:cs="Arial"/>
                <w:bCs/>
                <w:sz w:val="10"/>
                <w:szCs w:val="10"/>
              </w:rPr>
            </w:pPr>
            <w:r w:rsidRPr="008B6FC1">
              <w:rPr>
                <w:rFonts w:ascii="Arial" w:hAnsi="Arial" w:cs="Arial"/>
                <w:bCs/>
                <w:sz w:val="10"/>
                <w:szCs w:val="10"/>
              </w:rPr>
              <w:t xml:space="preserve">Availability </w:t>
            </w:r>
            <w:r w:rsidRPr="00DA4041" w:rsidR="00DA4041">
              <w:rPr>
                <w:rFonts w:ascii="Arial" w:hAnsi="Arial" w:cs="Arial"/>
                <w:bCs/>
                <w:sz w:val="10"/>
                <w:szCs w:val="10"/>
              </w:rPr>
              <w:t>+</w:t>
            </w:r>
            <w:r w:rsidRPr="008B6FC1" w:rsidR="00DA4041">
              <w:rPr>
                <w:rFonts w:ascii="Arial" w:hAnsi="Arial" w:cs="Arial"/>
                <w:bCs/>
                <w:sz w:val="10"/>
                <w:szCs w:val="10"/>
              </w:rPr>
              <w:t xml:space="preserve"> </w:t>
            </w:r>
          </w:p>
          <w:p w:rsidRPr="008B6FC1" w:rsidR="00D431AE" w:rsidP="008B6FC1" w:rsidRDefault="00D431AE" w14:paraId="00A6CEC0" w14:textId="61C087AC">
            <w:pPr>
              <w:pStyle w:val="BodyText"/>
              <w:spacing w:before="60" w:after="60" w:line="240" w:lineRule="auto"/>
              <w:ind w:firstLine="0"/>
              <w:jc w:val="center"/>
              <w:rPr>
                <w:rFonts w:ascii="Arial" w:hAnsi="Arial" w:cs="Arial"/>
                <w:bCs/>
                <w:sz w:val="10"/>
                <w:szCs w:val="10"/>
              </w:rPr>
            </w:pPr>
            <w:r w:rsidRPr="008B6FC1">
              <w:rPr>
                <w:rFonts w:ascii="Arial" w:hAnsi="Arial" w:cs="Arial"/>
                <w:bCs/>
                <w:sz w:val="10"/>
                <w:szCs w:val="10"/>
              </w:rPr>
              <w:t>activation</w:t>
            </w:r>
          </w:p>
        </w:tc>
      </w:tr>
      <w:tr w:rsidRPr="00670F70" w:rsidR="00670F70" w:rsidTr="5054A9D0" w14:paraId="7A3F6899" w14:textId="77777777">
        <w:trPr>
          <w:trHeight w:val="299"/>
          <w:tblHeader/>
        </w:trPr>
        <w:tc>
          <w:tcPr>
            <w:tcW w:w="810" w:type="dxa"/>
            <w:vMerge/>
            <w:textDirection w:val="btLr"/>
            <w:vAlign w:val="center"/>
          </w:tcPr>
          <w:p w:rsidRPr="008B6FC1" w:rsidR="00D431AE" w:rsidP="008B6FC1" w:rsidRDefault="00D431AE" w14:paraId="7E82FAB6" w14:textId="77777777">
            <w:pPr>
              <w:pStyle w:val="BodyText"/>
              <w:spacing w:before="60" w:after="60" w:line="240" w:lineRule="auto"/>
              <w:ind w:left="113" w:right="113" w:firstLine="0"/>
              <w:jc w:val="center"/>
              <w:rPr>
                <w:rFonts w:ascii="Arial" w:hAnsi="Arial" w:eastAsia="MS Mincho" w:cs="Arial"/>
                <w:bCs/>
                <w:sz w:val="10"/>
                <w:szCs w:val="10"/>
              </w:rPr>
            </w:pPr>
          </w:p>
        </w:tc>
        <w:tc>
          <w:tcPr>
            <w:tcW w:w="889" w:type="dxa"/>
            <w:vAlign w:val="center"/>
          </w:tcPr>
          <w:p w:rsidRPr="008B6FC1" w:rsidR="00D431AE" w:rsidRDefault="00D431AE" w14:paraId="01D91211" w14:textId="0B6E80D9">
            <w:pPr>
              <w:pStyle w:val="BodyText"/>
              <w:spacing w:before="60" w:after="60" w:line="240" w:lineRule="auto"/>
              <w:ind w:firstLine="0"/>
              <w:jc w:val="left"/>
              <w:rPr>
                <w:rFonts w:ascii="Arial" w:hAnsi="Arial" w:cs="Arial"/>
                <w:bCs/>
                <w:sz w:val="10"/>
                <w:szCs w:val="10"/>
              </w:rPr>
            </w:pPr>
            <w:r w:rsidRPr="008B6FC1">
              <w:rPr>
                <w:rFonts w:ascii="Arial" w:hAnsi="Arial" w:cs="Arial"/>
                <w:bCs/>
                <w:sz w:val="10"/>
                <w:szCs w:val="10"/>
              </w:rPr>
              <w:t xml:space="preserve">Agreed activation </w:t>
            </w:r>
          </w:p>
        </w:tc>
        <w:tc>
          <w:tcPr>
            <w:tcW w:w="429" w:type="dxa"/>
            <w:vAlign w:val="center"/>
          </w:tcPr>
          <w:p w:rsidRPr="008B6FC1" w:rsidR="00D431AE" w:rsidP="00556B1A" w:rsidRDefault="00D431AE" w14:paraId="7F96CE4B" w14:textId="2D591605">
            <w:pPr>
              <w:pStyle w:val="BodyText"/>
              <w:spacing w:before="60" w:after="60" w:line="240" w:lineRule="auto"/>
              <w:ind w:firstLine="0"/>
              <w:jc w:val="center"/>
              <w:rPr>
                <w:rFonts w:ascii="Arial" w:hAnsi="Arial" w:cs="Arial"/>
                <w:bCs/>
                <w:sz w:val="10"/>
                <w:szCs w:val="10"/>
              </w:rPr>
            </w:pPr>
            <w:r w:rsidRPr="008B6FC1">
              <w:rPr>
                <w:rFonts w:ascii="Arial" w:hAnsi="Arial" w:cs="Arial"/>
                <w:bCs/>
                <w:sz w:val="10"/>
                <w:szCs w:val="10"/>
              </w:rPr>
              <w:t>LT</w:t>
            </w:r>
          </w:p>
        </w:tc>
        <w:tc>
          <w:tcPr>
            <w:tcW w:w="6279" w:type="dxa"/>
            <w:vAlign w:val="center"/>
          </w:tcPr>
          <w:p w:rsidRPr="008B6FC1" w:rsidR="00D431AE" w:rsidP="008B6FC1" w:rsidRDefault="00D431AE" w14:paraId="57751553" w14:textId="0AC8D844">
            <w:pPr>
              <w:pStyle w:val="BodyText"/>
              <w:spacing w:before="20" w:after="20" w:line="240" w:lineRule="auto"/>
              <w:ind w:firstLine="0"/>
              <w:rPr>
                <w:rFonts w:ascii="Arial" w:hAnsi="Arial" w:cs="Arial"/>
                <w:bCs/>
                <w:sz w:val="10"/>
                <w:szCs w:val="10"/>
              </w:rPr>
            </w:pPr>
            <w:r w:rsidRPr="008B6FC1">
              <w:rPr>
                <w:rFonts w:ascii="Arial" w:hAnsi="Arial" w:cs="Arial"/>
                <w:bCs/>
                <w:sz w:val="10"/>
                <w:szCs w:val="10"/>
              </w:rPr>
              <w:t>Similar to the Availability product, also involving availability and activation terms. However, in this product, once both terms are agreed, they are not renegotiated later. Thus, it is designed for flexibility procurement when the needs can be forecasted well in advance, and activation can be scheduled ahead of delivery time.</w:t>
            </w:r>
          </w:p>
        </w:tc>
        <w:tc>
          <w:tcPr>
            <w:tcW w:w="953" w:type="dxa"/>
            <w:vAlign w:val="center"/>
          </w:tcPr>
          <w:p w:rsidR="00DA4041" w:rsidP="00DA4041" w:rsidRDefault="00D431AE" w14:paraId="29A95627" w14:textId="2097A0D6">
            <w:pPr>
              <w:pStyle w:val="BodyText"/>
              <w:spacing w:before="60" w:after="60" w:line="240" w:lineRule="auto"/>
              <w:ind w:firstLine="0"/>
              <w:jc w:val="center"/>
              <w:rPr>
                <w:rFonts w:ascii="Arial" w:hAnsi="Arial" w:cs="Arial"/>
                <w:bCs/>
                <w:sz w:val="10"/>
                <w:szCs w:val="10"/>
              </w:rPr>
            </w:pPr>
            <w:r w:rsidRPr="008B6FC1">
              <w:rPr>
                <w:rFonts w:ascii="Arial" w:hAnsi="Arial" w:cs="Arial"/>
                <w:bCs/>
                <w:sz w:val="10"/>
                <w:szCs w:val="10"/>
              </w:rPr>
              <w:t xml:space="preserve">Availability </w:t>
            </w:r>
            <w:r w:rsidRPr="00DA4041" w:rsidR="00DA4041">
              <w:rPr>
                <w:rFonts w:ascii="Arial" w:hAnsi="Arial" w:cs="Arial"/>
                <w:bCs/>
                <w:sz w:val="10"/>
                <w:szCs w:val="10"/>
              </w:rPr>
              <w:t>+</w:t>
            </w:r>
          </w:p>
          <w:p w:rsidRPr="008B6FC1" w:rsidR="00D431AE" w:rsidP="008B6FC1" w:rsidRDefault="00DA4041" w14:paraId="41BFE84B" w14:textId="412453A2">
            <w:pPr>
              <w:pStyle w:val="BodyText"/>
              <w:spacing w:before="60" w:after="60" w:line="240" w:lineRule="auto"/>
              <w:ind w:firstLine="0"/>
              <w:jc w:val="center"/>
              <w:rPr>
                <w:rFonts w:ascii="Arial" w:hAnsi="Arial" w:cs="Arial"/>
                <w:bCs/>
                <w:sz w:val="10"/>
                <w:szCs w:val="10"/>
              </w:rPr>
            </w:pPr>
            <w:r w:rsidRPr="008B6FC1">
              <w:rPr>
                <w:rFonts w:ascii="Arial" w:hAnsi="Arial" w:cs="Arial"/>
                <w:bCs/>
                <w:sz w:val="10"/>
                <w:szCs w:val="10"/>
              </w:rPr>
              <w:t xml:space="preserve"> </w:t>
            </w:r>
            <w:r w:rsidRPr="008B6FC1" w:rsidR="00D431AE">
              <w:rPr>
                <w:rFonts w:ascii="Arial" w:hAnsi="Arial" w:cs="Arial"/>
                <w:bCs/>
                <w:sz w:val="10"/>
                <w:szCs w:val="10"/>
              </w:rPr>
              <w:t>activation</w:t>
            </w:r>
          </w:p>
        </w:tc>
      </w:tr>
      <w:tr w:rsidRPr="00670F70" w:rsidR="00670F70" w:rsidTr="5054A9D0" w14:paraId="20EBAC96" w14:textId="77777777">
        <w:trPr>
          <w:trHeight w:val="20"/>
          <w:tblHeader/>
        </w:trPr>
        <w:tc>
          <w:tcPr>
            <w:tcW w:w="810" w:type="dxa"/>
            <w:vMerge/>
            <w:textDirection w:val="btLr"/>
            <w:vAlign w:val="center"/>
          </w:tcPr>
          <w:p w:rsidRPr="008B6FC1" w:rsidR="00D431AE" w:rsidP="008B6FC1" w:rsidRDefault="00D431AE" w14:paraId="6D9CB03D" w14:textId="77777777">
            <w:pPr>
              <w:pStyle w:val="BodyText"/>
              <w:spacing w:before="60" w:after="60" w:line="240" w:lineRule="auto"/>
              <w:ind w:left="113" w:right="113" w:firstLine="0"/>
              <w:jc w:val="center"/>
              <w:rPr>
                <w:rFonts w:ascii="Arial" w:hAnsi="Arial" w:eastAsia="MS Mincho" w:cs="Arial"/>
                <w:bCs/>
                <w:sz w:val="10"/>
                <w:szCs w:val="10"/>
              </w:rPr>
            </w:pPr>
          </w:p>
        </w:tc>
        <w:tc>
          <w:tcPr>
            <w:tcW w:w="889" w:type="dxa"/>
            <w:vAlign w:val="center"/>
          </w:tcPr>
          <w:p w:rsidRPr="00DA4041" w:rsidR="00DA4041" w:rsidRDefault="00D431AE" w14:paraId="50192B32" w14:textId="77777777">
            <w:pPr>
              <w:pStyle w:val="BodyText"/>
              <w:spacing w:before="60" w:after="60" w:line="240" w:lineRule="auto"/>
              <w:ind w:firstLine="0"/>
              <w:jc w:val="left"/>
              <w:rPr>
                <w:rFonts w:ascii="Arial" w:hAnsi="Arial" w:cs="Arial"/>
                <w:bCs/>
                <w:sz w:val="10"/>
                <w:szCs w:val="10"/>
              </w:rPr>
            </w:pPr>
            <w:r w:rsidRPr="008B6FC1">
              <w:rPr>
                <w:rFonts w:ascii="Arial" w:hAnsi="Arial" w:cs="Arial"/>
                <w:bCs/>
                <w:sz w:val="10"/>
                <w:szCs w:val="10"/>
              </w:rPr>
              <w:t>Activation,</w:t>
            </w:r>
          </w:p>
          <w:p w:rsidRPr="0034346D" w:rsidR="00D431AE" w:rsidRDefault="00D431AE" w14:paraId="2F21FB56" w14:textId="10ED3E64">
            <w:pPr>
              <w:pStyle w:val="BodyText"/>
              <w:spacing w:before="60" w:after="60" w:line="240" w:lineRule="auto"/>
              <w:ind w:firstLine="0"/>
              <w:jc w:val="left"/>
              <w:rPr>
                <w:rFonts w:ascii="Arial" w:hAnsi="Arial" w:cs="Arial"/>
                <w:bCs/>
                <w:sz w:val="10"/>
                <w:szCs w:val="10"/>
              </w:rPr>
            </w:pPr>
            <w:r w:rsidRPr="0034346D">
              <w:rPr>
                <w:rFonts w:ascii="Arial" w:hAnsi="Arial" w:cs="Arial"/>
                <w:bCs/>
                <w:sz w:val="10"/>
                <w:szCs w:val="10"/>
              </w:rPr>
              <w:t xml:space="preserve">optional availability </w:t>
            </w:r>
          </w:p>
        </w:tc>
        <w:tc>
          <w:tcPr>
            <w:tcW w:w="429" w:type="dxa"/>
            <w:vAlign w:val="center"/>
          </w:tcPr>
          <w:p w:rsidRPr="0034346D" w:rsidR="00D431AE" w:rsidP="00556B1A" w:rsidRDefault="00D431AE" w14:paraId="45B3F0BA" w14:textId="4DAE86DF">
            <w:pPr>
              <w:pStyle w:val="BodyText"/>
              <w:spacing w:before="60" w:after="60" w:line="240" w:lineRule="auto"/>
              <w:ind w:firstLine="0"/>
              <w:jc w:val="center"/>
              <w:rPr>
                <w:rFonts w:ascii="Arial" w:hAnsi="Arial" w:cs="Arial"/>
                <w:bCs/>
                <w:sz w:val="10"/>
                <w:szCs w:val="10"/>
              </w:rPr>
            </w:pPr>
            <w:r w:rsidRPr="0034346D">
              <w:rPr>
                <w:rFonts w:ascii="Arial" w:hAnsi="Arial" w:cs="Arial"/>
                <w:bCs/>
                <w:sz w:val="10"/>
                <w:szCs w:val="10"/>
              </w:rPr>
              <w:t>ST</w:t>
            </w:r>
          </w:p>
        </w:tc>
        <w:tc>
          <w:tcPr>
            <w:tcW w:w="6279" w:type="dxa"/>
            <w:vAlign w:val="center"/>
          </w:tcPr>
          <w:p w:rsidRPr="0034346D" w:rsidR="00D431AE" w:rsidP="0034346D" w:rsidRDefault="00D431AE" w14:paraId="2326EB49" w14:textId="126D6BAF">
            <w:pPr>
              <w:pStyle w:val="BodyText"/>
              <w:spacing w:before="20" w:after="20" w:line="240" w:lineRule="auto"/>
              <w:ind w:firstLine="0"/>
              <w:rPr>
                <w:rFonts w:ascii="Arial" w:hAnsi="Arial" w:cs="Arial"/>
                <w:bCs/>
                <w:sz w:val="10"/>
                <w:szCs w:val="10"/>
              </w:rPr>
            </w:pPr>
            <w:r w:rsidRPr="0034346D">
              <w:rPr>
                <w:rFonts w:ascii="Arial" w:hAnsi="Arial" w:cs="Arial"/>
                <w:bCs/>
                <w:sz w:val="10"/>
                <w:szCs w:val="10"/>
              </w:rPr>
              <w:t>Procured in ST auctions where FSPs agree to deliver flexibility during pre-defined time windows. Availability is optional, and its negotiation depends on the needs of the DSO. FSPs previously contracted in LT Availability auctions are obliged to submit offers in this market.</w:t>
            </w:r>
          </w:p>
        </w:tc>
        <w:tc>
          <w:tcPr>
            <w:tcW w:w="953" w:type="dxa"/>
            <w:vAlign w:val="center"/>
          </w:tcPr>
          <w:p w:rsidR="00DA4041" w:rsidP="00DA4041" w:rsidRDefault="00D431AE" w14:paraId="53B7B1B9" w14:textId="74FD5BBE">
            <w:pPr>
              <w:pStyle w:val="BodyText"/>
              <w:spacing w:before="60" w:after="60" w:line="240" w:lineRule="auto"/>
              <w:ind w:firstLine="0"/>
              <w:jc w:val="center"/>
              <w:rPr>
                <w:rFonts w:ascii="Arial" w:hAnsi="Arial" w:cs="Arial"/>
                <w:bCs/>
                <w:sz w:val="10"/>
                <w:szCs w:val="10"/>
              </w:rPr>
            </w:pPr>
            <w:r w:rsidRPr="0034346D">
              <w:rPr>
                <w:rFonts w:ascii="Arial" w:hAnsi="Arial" w:cs="Arial"/>
                <w:bCs/>
                <w:sz w:val="10"/>
                <w:szCs w:val="10"/>
              </w:rPr>
              <w:t xml:space="preserve">Activation </w:t>
            </w:r>
            <w:r w:rsidRPr="00DA4041" w:rsidR="00DA4041">
              <w:rPr>
                <w:rFonts w:ascii="Arial" w:hAnsi="Arial" w:cs="Arial"/>
                <w:bCs/>
                <w:sz w:val="10"/>
                <w:szCs w:val="10"/>
              </w:rPr>
              <w:t>+</w:t>
            </w:r>
          </w:p>
          <w:p w:rsidRPr="0034346D" w:rsidR="00D431AE" w:rsidP="0034346D" w:rsidRDefault="00D431AE" w14:paraId="271D0F96" w14:textId="238C2D6F">
            <w:pPr>
              <w:pStyle w:val="BodyText"/>
              <w:spacing w:before="60" w:after="60" w:line="240" w:lineRule="auto"/>
              <w:ind w:firstLine="0"/>
              <w:jc w:val="center"/>
              <w:rPr>
                <w:rFonts w:ascii="Arial" w:hAnsi="Arial" w:cs="Arial"/>
                <w:bCs/>
                <w:sz w:val="10"/>
                <w:szCs w:val="10"/>
              </w:rPr>
            </w:pPr>
            <w:r w:rsidRPr="0034346D">
              <w:rPr>
                <w:rFonts w:ascii="Arial" w:hAnsi="Arial" w:cs="Arial"/>
                <w:bCs/>
                <w:sz w:val="10"/>
                <w:szCs w:val="10"/>
              </w:rPr>
              <w:t>optional availability</w:t>
            </w:r>
          </w:p>
        </w:tc>
      </w:tr>
      <w:tr w:rsidRPr="00670F70" w:rsidR="00670F70" w:rsidTr="5054A9D0" w14:paraId="1C079868" w14:textId="77777777">
        <w:trPr>
          <w:trHeight w:val="20"/>
          <w:tblHeader/>
        </w:trPr>
        <w:tc>
          <w:tcPr>
            <w:tcW w:w="810" w:type="dxa"/>
            <w:vMerge/>
            <w:textDirection w:val="btLr"/>
            <w:vAlign w:val="center"/>
          </w:tcPr>
          <w:p w:rsidRPr="0034346D" w:rsidR="00D431AE" w:rsidP="0034346D" w:rsidRDefault="00D431AE" w14:paraId="0C48A7B9" w14:textId="77777777">
            <w:pPr>
              <w:pStyle w:val="BodyText"/>
              <w:spacing w:before="60" w:after="60" w:line="240" w:lineRule="auto"/>
              <w:ind w:left="113" w:right="113" w:firstLine="0"/>
              <w:jc w:val="center"/>
              <w:rPr>
                <w:rFonts w:ascii="Arial" w:hAnsi="Arial" w:eastAsia="MS Mincho" w:cs="Arial"/>
                <w:bCs/>
                <w:sz w:val="10"/>
                <w:szCs w:val="10"/>
              </w:rPr>
            </w:pPr>
          </w:p>
        </w:tc>
        <w:tc>
          <w:tcPr>
            <w:tcW w:w="889" w:type="dxa"/>
            <w:tcBorders>
              <w:bottom w:val="single" w:color="E7E6E6" w:themeColor="background2" w:sz="2" w:space="0"/>
            </w:tcBorders>
            <w:vAlign w:val="center"/>
          </w:tcPr>
          <w:p w:rsidRPr="0034346D" w:rsidR="00D431AE" w:rsidRDefault="00D431AE" w14:paraId="5A5724A5" w14:textId="17CDA1CD">
            <w:pPr>
              <w:pStyle w:val="BodyText"/>
              <w:spacing w:before="60" w:after="60" w:line="240" w:lineRule="auto"/>
              <w:ind w:firstLine="0"/>
              <w:jc w:val="left"/>
              <w:rPr>
                <w:rFonts w:ascii="Arial" w:hAnsi="Arial" w:cs="Arial"/>
                <w:bCs/>
                <w:sz w:val="10"/>
                <w:szCs w:val="10"/>
              </w:rPr>
            </w:pPr>
            <w:r w:rsidRPr="0034346D">
              <w:rPr>
                <w:rFonts w:ascii="Arial" w:hAnsi="Arial" w:cs="Arial"/>
                <w:bCs/>
                <w:sz w:val="10"/>
                <w:szCs w:val="10"/>
              </w:rPr>
              <w:t xml:space="preserve">Activation </w:t>
            </w:r>
          </w:p>
        </w:tc>
        <w:tc>
          <w:tcPr>
            <w:tcW w:w="429" w:type="dxa"/>
            <w:tcBorders>
              <w:bottom w:val="single" w:color="E7E6E6" w:themeColor="background2" w:sz="2" w:space="0"/>
            </w:tcBorders>
            <w:vAlign w:val="center"/>
          </w:tcPr>
          <w:p w:rsidRPr="0034346D" w:rsidR="00D431AE" w:rsidP="00556B1A" w:rsidRDefault="00D431AE" w14:paraId="5C25AFDF" w14:textId="3B78F6AC">
            <w:pPr>
              <w:pStyle w:val="BodyText"/>
              <w:spacing w:before="60" w:after="60" w:line="240" w:lineRule="auto"/>
              <w:ind w:firstLine="0"/>
              <w:jc w:val="center"/>
              <w:rPr>
                <w:rFonts w:ascii="Arial" w:hAnsi="Arial" w:cs="Arial"/>
                <w:bCs/>
                <w:sz w:val="10"/>
                <w:szCs w:val="10"/>
              </w:rPr>
            </w:pPr>
            <w:r w:rsidRPr="0034346D">
              <w:rPr>
                <w:rFonts w:ascii="Arial" w:hAnsi="Arial" w:cs="Arial"/>
                <w:bCs/>
                <w:sz w:val="10"/>
                <w:szCs w:val="10"/>
              </w:rPr>
              <w:t>ST</w:t>
            </w:r>
          </w:p>
        </w:tc>
        <w:tc>
          <w:tcPr>
            <w:tcW w:w="6279" w:type="dxa"/>
            <w:tcBorders>
              <w:bottom w:val="single" w:color="E7E6E6" w:themeColor="background2" w:sz="2" w:space="0"/>
            </w:tcBorders>
            <w:vAlign w:val="center"/>
          </w:tcPr>
          <w:p w:rsidRPr="0034346D" w:rsidR="00D431AE" w:rsidP="0034346D" w:rsidRDefault="00D431AE" w14:paraId="2CD8E75D" w14:textId="5CD92BAD">
            <w:pPr>
              <w:pStyle w:val="BodyText"/>
              <w:spacing w:before="20" w:after="20" w:line="240" w:lineRule="auto"/>
              <w:ind w:firstLine="0"/>
              <w:rPr>
                <w:rFonts w:ascii="Arial" w:hAnsi="Arial" w:cs="Arial"/>
                <w:bCs/>
                <w:sz w:val="10"/>
                <w:szCs w:val="10"/>
              </w:rPr>
            </w:pPr>
            <w:r w:rsidRPr="0034346D">
              <w:rPr>
                <w:rFonts w:ascii="Arial" w:hAnsi="Arial" w:cs="Arial"/>
                <w:bCs/>
                <w:sz w:val="10"/>
                <w:szCs w:val="10"/>
              </w:rPr>
              <w:t>Procured in ST auctions (typically intra-day), FSPs agree to deliver flexibility during pre-defined time windows. Unlike in the previous product, in this case there is no link to the LT market.</w:t>
            </w:r>
          </w:p>
        </w:tc>
        <w:tc>
          <w:tcPr>
            <w:tcW w:w="953" w:type="dxa"/>
            <w:tcBorders>
              <w:bottom w:val="single" w:color="E7E6E6" w:themeColor="background2" w:sz="2" w:space="0"/>
            </w:tcBorders>
            <w:vAlign w:val="center"/>
          </w:tcPr>
          <w:p w:rsidRPr="0034346D" w:rsidR="00D431AE" w:rsidP="0034346D" w:rsidRDefault="00D431AE" w14:paraId="18309D19" w14:textId="540C14F7">
            <w:pPr>
              <w:pStyle w:val="BodyText"/>
              <w:spacing w:before="60" w:after="60" w:line="240" w:lineRule="auto"/>
              <w:ind w:firstLine="0"/>
              <w:jc w:val="center"/>
              <w:rPr>
                <w:rFonts w:ascii="Arial" w:hAnsi="Arial" w:cs="Arial"/>
                <w:bCs/>
                <w:sz w:val="10"/>
                <w:szCs w:val="10"/>
              </w:rPr>
            </w:pPr>
            <w:r w:rsidRPr="0034346D">
              <w:rPr>
                <w:rFonts w:ascii="Arial" w:hAnsi="Arial" w:cs="Arial"/>
                <w:bCs/>
                <w:sz w:val="10"/>
                <w:szCs w:val="10"/>
              </w:rPr>
              <w:t>Activation only</w:t>
            </w:r>
          </w:p>
        </w:tc>
      </w:tr>
      <w:tr w:rsidRPr="00670F70" w:rsidR="00670F70" w:rsidTr="5054A9D0" w14:paraId="3C7244AD" w14:textId="77777777">
        <w:trPr>
          <w:trHeight w:val="20"/>
          <w:tblHeader/>
        </w:trPr>
        <w:tc>
          <w:tcPr>
            <w:tcW w:w="810" w:type="dxa"/>
            <w:vMerge w:val="restart"/>
            <w:tcBorders>
              <w:top w:val="single" w:color="E7E6E6" w:themeColor="background2" w:sz="2" w:space="0"/>
            </w:tcBorders>
            <w:textDirection w:val="btLr"/>
            <w:vAlign w:val="center"/>
          </w:tcPr>
          <w:p w:rsidRPr="0034346D" w:rsidR="00D431AE" w:rsidP="0034346D" w:rsidRDefault="00D431AE" w14:paraId="6A6E9CD4" w14:textId="77777777">
            <w:pPr>
              <w:pStyle w:val="BodyText"/>
              <w:spacing w:before="60" w:after="60" w:line="240" w:lineRule="auto"/>
              <w:ind w:left="113" w:right="113" w:firstLine="0"/>
              <w:jc w:val="center"/>
              <w:rPr>
                <w:rFonts w:ascii="Arial" w:hAnsi="Arial" w:eastAsia="MS Mincho" w:cs="Arial"/>
                <w:bCs/>
                <w:sz w:val="10"/>
                <w:szCs w:val="10"/>
              </w:rPr>
            </w:pPr>
            <w:r w:rsidRPr="0034346D">
              <w:rPr>
                <w:rFonts w:ascii="Arial" w:hAnsi="Arial" w:eastAsia="MS Mincho" w:cs="Arial"/>
                <w:bCs/>
                <w:sz w:val="10"/>
                <w:szCs w:val="10"/>
              </w:rPr>
              <w:t>NODES</w:t>
            </w:r>
          </w:p>
        </w:tc>
        <w:tc>
          <w:tcPr>
            <w:tcW w:w="889" w:type="dxa"/>
            <w:tcBorders>
              <w:top w:val="single" w:color="E7E6E6" w:themeColor="background2" w:sz="2" w:space="0"/>
            </w:tcBorders>
            <w:vAlign w:val="center"/>
          </w:tcPr>
          <w:p w:rsidRPr="0034346D" w:rsidR="00D431AE" w:rsidRDefault="00D431AE" w14:paraId="3083630F" w14:textId="7CE928C2">
            <w:pPr>
              <w:pStyle w:val="BodyText"/>
              <w:spacing w:before="60" w:after="60" w:line="240" w:lineRule="auto"/>
              <w:ind w:firstLine="0"/>
              <w:jc w:val="left"/>
              <w:rPr>
                <w:rFonts w:ascii="Arial" w:hAnsi="Arial" w:cs="Arial"/>
                <w:bCs/>
                <w:sz w:val="10"/>
                <w:szCs w:val="10"/>
              </w:rPr>
            </w:pPr>
            <w:r w:rsidRPr="0034346D">
              <w:rPr>
                <w:rFonts w:ascii="Arial" w:hAnsi="Arial" w:cs="Arial"/>
                <w:bCs/>
                <w:sz w:val="10"/>
                <w:szCs w:val="10"/>
              </w:rPr>
              <w:t xml:space="preserve">MaxUsage </w:t>
            </w:r>
          </w:p>
        </w:tc>
        <w:tc>
          <w:tcPr>
            <w:tcW w:w="429" w:type="dxa"/>
            <w:tcBorders>
              <w:top w:val="single" w:color="E7E6E6" w:themeColor="background2" w:sz="2" w:space="0"/>
            </w:tcBorders>
            <w:vAlign w:val="center"/>
          </w:tcPr>
          <w:p w:rsidRPr="0034346D" w:rsidR="00D431AE" w:rsidP="00556B1A" w:rsidRDefault="00D431AE" w14:paraId="3B7BFB75" w14:textId="2A9C0046">
            <w:pPr>
              <w:pStyle w:val="BodyText"/>
              <w:spacing w:before="60" w:after="60" w:line="240" w:lineRule="auto"/>
              <w:ind w:firstLine="0"/>
              <w:jc w:val="center"/>
              <w:rPr>
                <w:rFonts w:ascii="Arial" w:hAnsi="Arial" w:cs="Arial"/>
                <w:bCs/>
                <w:sz w:val="10"/>
                <w:szCs w:val="10"/>
              </w:rPr>
            </w:pPr>
            <w:r w:rsidRPr="0034346D">
              <w:rPr>
                <w:rFonts w:ascii="Arial" w:hAnsi="Arial" w:cs="Arial"/>
                <w:bCs/>
                <w:sz w:val="10"/>
                <w:szCs w:val="10"/>
              </w:rPr>
              <w:t>LT</w:t>
            </w:r>
          </w:p>
        </w:tc>
        <w:tc>
          <w:tcPr>
            <w:tcW w:w="6279" w:type="dxa"/>
            <w:tcBorders>
              <w:top w:val="single" w:color="E7E6E6" w:themeColor="background2" w:sz="2" w:space="0"/>
            </w:tcBorders>
            <w:vAlign w:val="center"/>
          </w:tcPr>
          <w:p w:rsidRPr="0034346D" w:rsidR="00D431AE" w:rsidP="0034346D" w:rsidRDefault="00D431AE" w14:paraId="1E6A9C82" w14:textId="7D12FF4D">
            <w:pPr>
              <w:pStyle w:val="BodyText"/>
              <w:spacing w:before="20" w:after="20" w:line="240" w:lineRule="auto"/>
              <w:ind w:firstLine="0"/>
              <w:rPr>
                <w:rFonts w:ascii="Arial" w:hAnsi="Arial" w:cs="Arial"/>
                <w:bCs/>
                <w:sz w:val="10"/>
                <w:szCs w:val="10"/>
              </w:rPr>
            </w:pPr>
            <w:r w:rsidRPr="0034346D">
              <w:rPr>
                <w:rFonts w:ascii="Arial" w:hAnsi="Arial" w:cs="Arial"/>
                <w:bCs/>
                <w:sz w:val="10"/>
                <w:szCs w:val="10"/>
              </w:rPr>
              <w:t>Procured in LT auctions, the FSPs commit to limiting their consumption/injection to a certain level during a pre-defined time windows, meaning d</w:t>
            </w:r>
            <w:r w:rsidRPr="0034346D">
              <w:rPr>
                <w:rFonts w:ascii="Arial" w:hAnsi="Arial" w:eastAsia="MS Mincho" w:cs="Arial"/>
                <w:bCs/>
                <w:sz w:val="10"/>
                <w:szCs w:val="10"/>
              </w:rPr>
              <w:t xml:space="preserve">ispatch </w:t>
            </w:r>
            <w:r w:rsidRPr="0034346D">
              <w:rPr>
                <w:rFonts w:ascii="Arial" w:hAnsi="Arial" w:cs="Arial"/>
                <w:bCs/>
                <w:sz w:val="10"/>
                <w:szCs w:val="10"/>
              </w:rPr>
              <w:t>signals are not required. Hence, it is suitable for FSPs seeking a simple option that does not need real-time market participation.</w:t>
            </w:r>
          </w:p>
        </w:tc>
        <w:tc>
          <w:tcPr>
            <w:tcW w:w="953" w:type="dxa"/>
            <w:tcBorders>
              <w:top w:val="single" w:color="E7E6E6" w:themeColor="background2" w:sz="2" w:space="0"/>
            </w:tcBorders>
            <w:vAlign w:val="center"/>
          </w:tcPr>
          <w:p w:rsidRPr="0034346D" w:rsidR="00D431AE" w:rsidP="0034346D" w:rsidRDefault="00D431AE" w14:paraId="7B02FB5E" w14:textId="6E8D1727">
            <w:pPr>
              <w:pStyle w:val="BodyText"/>
              <w:spacing w:before="60" w:after="60" w:line="240" w:lineRule="auto"/>
              <w:ind w:firstLine="0"/>
              <w:jc w:val="center"/>
              <w:rPr>
                <w:rFonts w:ascii="Arial" w:hAnsi="Arial" w:cs="Arial"/>
                <w:bCs/>
                <w:sz w:val="10"/>
                <w:szCs w:val="10"/>
              </w:rPr>
            </w:pPr>
            <w:r w:rsidRPr="0034346D">
              <w:rPr>
                <w:rFonts w:ascii="Arial" w:hAnsi="Arial" w:cs="Arial"/>
                <w:bCs/>
                <w:sz w:val="10"/>
                <w:szCs w:val="10"/>
              </w:rPr>
              <w:t>Availability only</w:t>
            </w:r>
          </w:p>
        </w:tc>
      </w:tr>
      <w:tr w:rsidRPr="00670F70" w:rsidR="00670F70" w:rsidTr="5054A9D0" w14:paraId="6828B275" w14:textId="77777777">
        <w:trPr>
          <w:trHeight w:val="20"/>
          <w:tblHeader/>
        </w:trPr>
        <w:tc>
          <w:tcPr>
            <w:tcW w:w="810" w:type="dxa"/>
            <w:vMerge/>
            <w:vAlign w:val="center"/>
          </w:tcPr>
          <w:p w:rsidRPr="0034346D" w:rsidR="00D431AE" w:rsidRDefault="00D431AE" w14:paraId="06C180AF" w14:textId="77777777">
            <w:pPr>
              <w:pStyle w:val="BodyText"/>
              <w:spacing w:before="60" w:after="60" w:line="240" w:lineRule="auto"/>
              <w:ind w:firstLine="0"/>
              <w:jc w:val="left"/>
              <w:rPr>
                <w:rFonts w:ascii="Arial" w:hAnsi="Arial" w:eastAsia="MS Mincho" w:cs="Arial"/>
                <w:bCs/>
                <w:sz w:val="10"/>
                <w:szCs w:val="10"/>
              </w:rPr>
            </w:pPr>
          </w:p>
        </w:tc>
        <w:tc>
          <w:tcPr>
            <w:tcW w:w="889" w:type="dxa"/>
            <w:vAlign w:val="center"/>
          </w:tcPr>
          <w:p w:rsidRPr="0034346D" w:rsidR="00D431AE" w:rsidRDefault="00D431AE" w14:paraId="48727943" w14:textId="3ED1424C">
            <w:pPr>
              <w:pStyle w:val="BodyText"/>
              <w:spacing w:before="60" w:after="60" w:line="240" w:lineRule="auto"/>
              <w:ind w:firstLine="0"/>
              <w:jc w:val="left"/>
              <w:rPr>
                <w:rFonts w:ascii="Arial" w:hAnsi="Arial" w:cs="Arial"/>
                <w:bCs/>
                <w:sz w:val="10"/>
                <w:szCs w:val="10"/>
              </w:rPr>
            </w:pPr>
            <w:r w:rsidRPr="0034346D">
              <w:rPr>
                <w:rFonts w:ascii="Arial" w:hAnsi="Arial" w:cs="Arial"/>
                <w:bCs/>
                <w:sz w:val="10"/>
                <w:szCs w:val="10"/>
              </w:rPr>
              <w:t xml:space="preserve">LongFlex </w:t>
            </w:r>
          </w:p>
        </w:tc>
        <w:tc>
          <w:tcPr>
            <w:tcW w:w="429" w:type="dxa"/>
            <w:vAlign w:val="center"/>
          </w:tcPr>
          <w:p w:rsidRPr="0034346D" w:rsidR="00D431AE" w:rsidP="00556B1A" w:rsidRDefault="00D431AE" w14:paraId="6AA2E850" w14:textId="3DC34476">
            <w:pPr>
              <w:pStyle w:val="BodyText"/>
              <w:spacing w:before="60" w:after="60" w:line="240" w:lineRule="auto"/>
              <w:ind w:firstLine="0"/>
              <w:jc w:val="center"/>
              <w:rPr>
                <w:rFonts w:ascii="Arial" w:hAnsi="Arial" w:cs="Arial"/>
                <w:bCs/>
                <w:sz w:val="10"/>
                <w:szCs w:val="10"/>
              </w:rPr>
            </w:pPr>
            <w:r w:rsidRPr="0034346D">
              <w:rPr>
                <w:rFonts w:ascii="Arial" w:hAnsi="Arial" w:cs="Arial"/>
                <w:bCs/>
                <w:sz w:val="10"/>
                <w:szCs w:val="10"/>
              </w:rPr>
              <w:t>LT</w:t>
            </w:r>
          </w:p>
        </w:tc>
        <w:tc>
          <w:tcPr>
            <w:tcW w:w="6279" w:type="dxa"/>
            <w:vAlign w:val="center"/>
          </w:tcPr>
          <w:p w:rsidRPr="0034346D" w:rsidR="00D431AE" w:rsidP="0034346D" w:rsidRDefault="00D431AE" w14:paraId="06B73143" w14:textId="5A6558F8">
            <w:pPr>
              <w:pStyle w:val="BodyText"/>
              <w:spacing w:before="20" w:after="20" w:line="240" w:lineRule="auto"/>
              <w:ind w:firstLine="0"/>
              <w:rPr>
                <w:rFonts w:ascii="Arial" w:hAnsi="Arial" w:cs="Arial"/>
                <w:bCs/>
                <w:sz w:val="10"/>
                <w:szCs w:val="10"/>
              </w:rPr>
            </w:pPr>
            <w:r w:rsidRPr="0034346D">
              <w:rPr>
                <w:rFonts w:ascii="Arial" w:hAnsi="Arial" w:cs="Arial"/>
                <w:bCs/>
                <w:sz w:val="10"/>
                <w:szCs w:val="10"/>
              </w:rPr>
              <w:t>FSPs commit to a specified availability during pre-defined time windows, subject to potential activation. FSPs offering this product are obliged to later submit ShortFlex offers in the ST market.</w:t>
            </w:r>
          </w:p>
        </w:tc>
        <w:tc>
          <w:tcPr>
            <w:tcW w:w="953" w:type="dxa"/>
            <w:vAlign w:val="center"/>
          </w:tcPr>
          <w:p w:rsidR="00B518A5" w:rsidP="00DA4041" w:rsidRDefault="00D431AE" w14:paraId="12361F9F" w14:textId="36B57AAA">
            <w:pPr>
              <w:pStyle w:val="BodyText"/>
              <w:spacing w:before="60" w:after="60" w:line="240" w:lineRule="auto"/>
              <w:ind w:firstLine="0"/>
              <w:jc w:val="center"/>
              <w:rPr>
                <w:rFonts w:ascii="Arial" w:hAnsi="Arial" w:cs="Arial"/>
                <w:bCs/>
                <w:sz w:val="10"/>
                <w:szCs w:val="10"/>
              </w:rPr>
            </w:pPr>
            <w:r w:rsidRPr="0034346D">
              <w:rPr>
                <w:rFonts w:ascii="Arial" w:hAnsi="Arial" w:cs="Arial"/>
                <w:bCs/>
                <w:sz w:val="10"/>
                <w:szCs w:val="10"/>
              </w:rPr>
              <w:t xml:space="preserve">Availability </w:t>
            </w:r>
            <w:r w:rsidR="00B518A5">
              <w:rPr>
                <w:rFonts w:ascii="Arial" w:hAnsi="Arial" w:cs="Arial"/>
                <w:bCs/>
                <w:sz w:val="10"/>
                <w:szCs w:val="10"/>
              </w:rPr>
              <w:t>+</w:t>
            </w:r>
          </w:p>
          <w:p w:rsidRPr="0034346D" w:rsidR="00D431AE" w:rsidP="0034346D" w:rsidRDefault="00B518A5" w14:paraId="3CE995E8" w14:textId="12779FB2">
            <w:pPr>
              <w:pStyle w:val="BodyText"/>
              <w:spacing w:before="60" w:after="60" w:line="240" w:lineRule="auto"/>
              <w:ind w:firstLine="0"/>
              <w:jc w:val="center"/>
              <w:rPr>
                <w:rFonts w:ascii="Arial" w:hAnsi="Arial" w:cs="Arial"/>
                <w:bCs/>
                <w:sz w:val="10"/>
                <w:szCs w:val="10"/>
              </w:rPr>
            </w:pPr>
            <w:r w:rsidRPr="0034346D">
              <w:rPr>
                <w:rFonts w:ascii="Arial" w:hAnsi="Arial" w:cs="Arial"/>
                <w:bCs/>
                <w:sz w:val="10"/>
                <w:szCs w:val="10"/>
              </w:rPr>
              <w:t xml:space="preserve"> </w:t>
            </w:r>
            <w:r w:rsidRPr="0034346D" w:rsidR="00D431AE">
              <w:rPr>
                <w:rFonts w:ascii="Arial" w:hAnsi="Arial" w:cs="Arial"/>
                <w:bCs/>
                <w:sz w:val="10"/>
                <w:szCs w:val="10"/>
              </w:rPr>
              <w:t>activation</w:t>
            </w:r>
          </w:p>
        </w:tc>
      </w:tr>
      <w:tr w:rsidRPr="00670F70" w:rsidR="00670F70" w:rsidTr="5054A9D0" w14:paraId="317F13AC" w14:textId="77777777">
        <w:trPr>
          <w:trHeight w:val="20"/>
          <w:tblHeader/>
        </w:trPr>
        <w:tc>
          <w:tcPr>
            <w:tcW w:w="810" w:type="dxa"/>
            <w:vMerge/>
            <w:vAlign w:val="center"/>
          </w:tcPr>
          <w:p w:rsidRPr="0034346D" w:rsidR="00D431AE" w:rsidRDefault="00D431AE" w14:paraId="7C530FC9" w14:textId="77777777">
            <w:pPr>
              <w:pStyle w:val="BodyText"/>
              <w:spacing w:before="60" w:after="60" w:line="240" w:lineRule="auto"/>
              <w:ind w:firstLine="0"/>
              <w:jc w:val="left"/>
              <w:rPr>
                <w:rFonts w:ascii="Arial" w:hAnsi="Arial" w:eastAsia="MS Mincho" w:cs="Arial"/>
                <w:bCs/>
                <w:sz w:val="10"/>
                <w:szCs w:val="10"/>
              </w:rPr>
            </w:pPr>
          </w:p>
        </w:tc>
        <w:tc>
          <w:tcPr>
            <w:tcW w:w="889" w:type="dxa"/>
            <w:tcBorders>
              <w:bottom w:val="single" w:color="auto" w:sz="4" w:space="0"/>
            </w:tcBorders>
            <w:vAlign w:val="center"/>
          </w:tcPr>
          <w:p w:rsidRPr="0034346D" w:rsidR="00D431AE" w:rsidRDefault="00D431AE" w14:paraId="199197B2" w14:textId="708F26D2">
            <w:pPr>
              <w:pStyle w:val="BodyText"/>
              <w:spacing w:before="60" w:after="60" w:line="240" w:lineRule="auto"/>
              <w:ind w:firstLine="0"/>
              <w:jc w:val="left"/>
              <w:rPr>
                <w:rFonts w:ascii="Arial" w:hAnsi="Arial" w:cs="Arial"/>
                <w:bCs/>
                <w:sz w:val="10"/>
                <w:szCs w:val="10"/>
              </w:rPr>
            </w:pPr>
            <w:r w:rsidRPr="0034346D">
              <w:rPr>
                <w:rFonts w:ascii="Arial" w:hAnsi="Arial" w:cs="Arial"/>
                <w:bCs/>
                <w:sz w:val="10"/>
                <w:szCs w:val="10"/>
              </w:rPr>
              <w:t xml:space="preserve">ShortFlex </w:t>
            </w:r>
          </w:p>
        </w:tc>
        <w:tc>
          <w:tcPr>
            <w:tcW w:w="429" w:type="dxa"/>
            <w:tcBorders>
              <w:bottom w:val="single" w:color="auto" w:sz="4" w:space="0"/>
            </w:tcBorders>
            <w:vAlign w:val="center"/>
          </w:tcPr>
          <w:p w:rsidRPr="0034346D" w:rsidR="00D431AE" w:rsidP="00556B1A" w:rsidRDefault="00D431AE" w14:paraId="01753CF1" w14:textId="07264434">
            <w:pPr>
              <w:pStyle w:val="BodyText"/>
              <w:spacing w:before="60" w:after="60" w:line="240" w:lineRule="auto"/>
              <w:ind w:firstLine="0"/>
              <w:jc w:val="center"/>
              <w:rPr>
                <w:rFonts w:ascii="Arial" w:hAnsi="Arial" w:cs="Arial"/>
                <w:bCs/>
                <w:sz w:val="10"/>
                <w:szCs w:val="10"/>
              </w:rPr>
            </w:pPr>
            <w:r w:rsidRPr="0034346D">
              <w:rPr>
                <w:rFonts w:ascii="Arial" w:hAnsi="Arial" w:cs="Arial"/>
                <w:bCs/>
                <w:sz w:val="10"/>
                <w:szCs w:val="10"/>
              </w:rPr>
              <w:t>ST</w:t>
            </w:r>
          </w:p>
        </w:tc>
        <w:tc>
          <w:tcPr>
            <w:tcW w:w="6279" w:type="dxa"/>
            <w:tcBorders>
              <w:bottom w:val="single" w:color="auto" w:sz="4" w:space="0"/>
            </w:tcBorders>
            <w:vAlign w:val="center"/>
          </w:tcPr>
          <w:p w:rsidRPr="0034346D" w:rsidR="00D431AE" w:rsidP="0034346D" w:rsidRDefault="00D431AE" w14:paraId="09AFA2A6" w14:textId="1BAD1758">
            <w:pPr>
              <w:pStyle w:val="BodyText"/>
              <w:spacing w:before="20" w:after="20" w:line="240" w:lineRule="auto"/>
              <w:ind w:firstLine="0"/>
              <w:rPr>
                <w:rFonts w:ascii="Arial" w:hAnsi="Arial" w:cs="Arial"/>
                <w:bCs/>
                <w:sz w:val="10"/>
                <w:szCs w:val="10"/>
              </w:rPr>
            </w:pPr>
            <w:r w:rsidRPr="0034346D">
              <w:rPr>
                <w:rFonts w:ascii="Arial" w:hAnsi="Arial" w:cs="Arial"/>
                <w:bCs/>
                <w:sz w:val="10"/>
                <w:szCs w:val="10"/>
              </w:rPr>
              <w:t>FSPs commit to actively change their consumption/injection levels during a pre-defined time window. Participation in ShortFlex can either stem from prior LongFlex contracts or independent ST auctions.</w:t>
            </w:r>
          </w:p>
        </w:tc>
        <w:tc>
          <w:tcPr>
            <w:tcW w:w="953" w:type="dxa"/>
            <w:tcBorders>
              <w:bottom w:val="single" w:color="auto" w:sz="4" w:space="0"/>
            </w:tcBorders>
            <w:vAlign w:val="center"/>
          </w:tcPr>
          <w:p w:rsidRPr="0034346D" w:rsidR="00D431AE" w:rsidP="0034346D" w:rsidRDefault="00D431AE" w14:paraId="31FF7D85" w14:textId="5A1F33C7">
            <w:pPr>
              <w:pStyle w:val="BodyText"/>
              <w:spacing w:before="60" w:after="60" w:line="240" w:lineRule="auto"/>
              <w:ind w:firstLine="0"/>
              <w:jc w:val="center"/>
              <w:rPr>
                <w:rFonts w:ascii="Arial" w:hAnsi="Arial" w:cs="Arial"/>
                <w:bCs/>
                <w:sz w:val="10"/>
                <w:szCs w:val="10"/>
              </w:rPr>
            </w:pPr>
            <w:r w:rsidRPr="0034346D">
              <w:rPr>
                <w:rFonts w:ascii="Arial" w:hAnsi="Arial" w:cs="Arial"/>
                <w:bCs/>
                <w:sz w:val="10"/>
                <w:szCs w:val="10"/>
              </w:rPr>
              <w:t>Activation only</w:t>
            </w:r>
          </w:p>
        </w:tc>
      </w:tr>
    </w:tbl>
    <w:p w:rsidR="34C09676" w:rsidP="34C09676" w:rsidRDefault="34C09676" w14:paraId="23F3CBA8" w14:textId="161541B2">
      <w:pPr>
        <w:rPr>
          <w:rFonts w:ascii="Arial" w:hAnsi="Arial" w:eastAsia="Arial" w:cs="Arial"/>
        </w:rPr>
      </w:pPr>
    </w:p>
    <w:p w:rsidRPr="000F7CCE" w:rsidR="00BF5030" w:rsidP="000A4470" w:rsidRDefault="003A4B4E" w14:paraId="2F458287" w14:textId="7E59723D">
      <w:pPr>
        <w:rPr>
          <w:rFonts w:ascii="Arial" w:hAnsi="Arial" w:eastAsia="Arial" w:cs="Arial"/>
        </w:rPr>
      </w:pPr>
      <w:r w:rsidRPr="5054A9D0">
        <w:rPr>
          <w:rFonts w:ascii="Arial" w:hAnsi="Arial" w:eastAsia="Arial" w:cs="Arial"/>
        </w:rPr>
        <w:t xml:space="preserve">In addition, since most local flexibility markets are still at pilot stage and not properly regulated, and since differences exist among different countries, another important topic is what are the responsibilities and functionalities that fall on the side of the flexibility requesting party (or system operator) and on the local market (local flexibility market operator). Indeed, in some approaches, the local market only selects </w:t>
      </w:r>
      <w:r w:rsidRPr="5054A9D0" w:rsidR="00D92082">
        <w:rPr>
          <w:rFonts w:ascii="Arial" w:hAnsi="Arial" w:eastAsia="Arial" w:cs="Arial"/>
        </w:rPr>
        <w:t xml:space="preserve">the flexibility bids </w:t>
      </w:r>
      <w:r w:rsidRPr="5054A9D0">
        <w:rPr>
          <w:rFonts w:ascii="Arial" w:hAnsi="Arial" w:eastAsia="Arial" w:cs="Arial"/>
        </w:rPr>
        <w:t xml:space="preserve">with economic </w:t>
      </w:r>
      <w:r w:rsidRPr="5054A9D0" w:rsidR="00E02C97">
        <w:rPr>
          <w:rFonts w:ascii="Arial" w:hAnsi="Arial" w:eastAsia="Arial" w:cs="Arial"/>
        </w:rPr>
        <w:t>criteria but</w:t>
      </w:r>
      <w:r w:rsidRPr="5054A9D0">
        <w:rPr>
          <w:rFonts w:ascii="Arial" w:hAnsi="Arial" w:eastAsia="Arial" w:cs="Arial"/>
        </w:rPr>
        <w:t xml:space="preserve"> </w:t>
      </w:r>
      <w:r w:rsidRPr="5054A9D0" w:rsidR="00044F4A">
        <w:rPr>
          <w:rFonts w:ascii="Arial" w:hAnsi="Arial" w:eastAsia="Arial" w:cs="Arial"/>
        </w:rPr>
        <w:t>is</w:t>
      </w:r>
      <w:r w:rsidRPr="5054A9D0">
        <w:rPr>
          <w:rFonts w:ascii="Arial" w:hAnsi="Arial" w:eastAsia="Arial" w:cs="Arial"/>
        </w:rPr>
        <w:t xml:space="preserve"> responsibility of the </w:t>
      </w:r>
      <w:r w:rsidRPr="5054A9D0" w:rsidR="00044F4A">
        <w:rPr>
          <w:rFonts w:ascii="Arial" w:hAnsi="Arial" w:eastAsia="Arial" w:cs="Arial"/>
        </w:rPr>
        <w:t>flexibility requesting party</w:t>
      </w:r>
      <w:r w:rsidRPr="5054A9D0" w:rsidR="00582E4C">
        <w:rPr>
          <w:rFonts w:ascii="Arial" w:hAnsi="Arial" w:eastAsia="Arial" w:cs="Arial"/>
        </w:rPr>
        <w:t xml:space="preserve"> (such as DSO or TSO)</w:t>
      </w:r>
      <w:r w:rsidRPr="5054A9D0">
        <w:rPr>
          <w:rFonts w:ascii="Arial" w:hAnsi="Arial" w:eastAsia="Arial" w:cs="Arial"/>
        </w:rPr>
        <w:t xml:space="preserve"> to activate</w:t>
      </w:r>
      <w:r w:rsidRPr="5054A9D0" w:rsidR="1ACFDF8E">
        <w:rPr>
          <w:rFonts w:ascii="Arial" w:hAnsi="Arial" w:eastAsia="Arial" w:cs="Arial"/>
        </w:rPr>
        <w:t>,</w:t>
      </w:r>
      <w:r w:rsidRPr="5054A9D0">
        <w:rPr>
          <w:rFonts w:ascii="Arial" w:hAnsi="Arial" w:eastAsia="Arial" w:cs="Arial"/>
        </w:rPr>
        <w:t xml:space="preserve"> verify</w:t>
      </w:r>
      <w:r w:rsidRPr="5054A9D0" w:rsidR="00582E4C">
        <w:rPr>
          <w:rFonts w:ascii="Arial" w:hAnsi="Arial" w:eastAsia="Arial" w:cs="Arial"/>
        </w:rPr>
        <w:t>,</w:t>
      </w:r>
      <w:r w:rsidRPr="5054A9D0">
        <w:rPr>
          <w:rFonts w:ascii="Arial" w:hAnsi="Arial" w:eastAsia="Arial" w:cs="Arial"/>
        </w:rPr>
        <w:t xml:space="preserve"> and settle the flexibility provided</w:t>
      </w:r>
      <w:r w:rsidRPr="5054A9D0" w:rsidR="0078395C">
        <w:rPr>
          <w:rFonts w:ascii="Arial" w:hAnsi="Arial" w:eastAsia="Arial" w:cs="Arial"/>
        </w:rPr>
        <w:t xml:space="preserve"> (or at least</w:t>
      </w:r>
      <w:r w:rsidRPr="5054A9D0">
        <w:rPr>
          <w:rFonts w:ascii="Arial" w:hAnsi="Arial" w:eastAsia="Arial" w:cs="Arial"/>
        </w:rPr>
        <w:t xml:space="preserve"> some of these tasks</w:t>
      </w:r>
      <w:r w:rsidRPr="5054A9D0" w:rsidR="0078395C">
        <w:rPr>
          <w:rFonts w:ascii="Arial" w:hAnsi="Arial" w:eastAsia="Arial" w:cs="Arial"/>
        </w:rPr>
        <w:t>)</w:t>
      </w:r>
      <w:r w:rsidRPr="5054A9D0">
        <w:rPr>
          <w:rFonts w:ascii="Arial" w:hAnsi="Arial" w:eastAsia="Arial" w:cs="Arial"/>
        </w:rPr>
        <w:t xml:space="preserve">. </w:t>
      </w:r>
      <w:r w:rsidRPr="5054A9D0" w:rsidR="0078395C">
        <w:rPr>
          <w:rFonts w:ascii="Arial" w:hAnsi="Arial" w:eastAsia="Arial" w:cs="Arial"/>
        </w:rPr>
        <w:t>Therefore</w:t>
      </w:r>
      <w:r w:rsidRPr="5054A9D0" w:rsidR="00A645F0">
        <w:rPr>
          <w:rFonts w:ascii="Arial" w:hAnsi="Arial" w:eastAsia="Arial" w:cs="Arial"/>
        </w:rPr>
        <w:t>,</w:t>
      </w:r>
      <w:r w:rsidRPr="5054A9D0">
        <w:rPr>
          <w:rFonts w:ascii="Arial" w:hAnsi="Arial" w:eastAsia="Arial" w:cs="Arial"/>
        </w:rPr>
        <w:t xml:space="preserve"> both options</w:t>
      </w:r>
      <w:r w:rsidRPr="5054A9D0" w:rsidR="0078395C">
        <w:rPr>
          <w:rFonts w:ascii="Arial" w:hAnsi="Arial" w:eastAsia="Arial" w:cs="Arial"/>
        </w:rPr>
        <w:t xml:space="preserve"> have been considered</w:t>
      </w:r>
      <w:r w:rsidRPr="5054A9D0" w:rsidR="00B76E00">
        <w:rPr>
          <w:rFonts w:ascii="Arial" w:hAnsi="Arial" w:eastAsia="Arial" w:cs="Arial"/>
        </w:rPr>
        <w:t xml:space="preserve"> and</w:t>
      </w:r>
      <w:r w:rsidRPr="5054A9D0">
        <w:rPr>
          <w:rFonts w:ascii="Arial" w:hAnsi="Arial" w:eastAsia="Arial" w:cs="Arial"/>
        </w:rPr>
        <w:t xml:space="preserve"> included in</w:t>
      </w:r>
      <w:r w:rsidRPr="5054A9D0" w:rsidR="002D7BBB">
        <w:rPr>
          <w:rFonts w:ascii="Arial" w:hAnsi="Arial" w:eastAsia="Arial" w:cs="Arial"/>
        </w:rPr>
        <w:t xml:space="preserve"> Procedure 10 “Flexibility verification and settlement”</w:t>
      </w:r>
      <w:r w:rsidRPr="5054A9D0">
        <w:rPr>
          <w:rFonts w:ascii="Arial" w:hAnsi="Arial" w:eastAsia="Arial" w:cs="Arial"/>
        </w:rPr>
        <w:t>.</w:t>
      </w:r>
    </w:p>
    <w:p w:rsidRPr="000A4470" w:rsidR="00D61B17" w:rsidP="5054A9D0" w:rsidRDefault="00AD4B8F" w14:paraId="091D58E0" w14:textId="30F9CC2F">
      <w:pPr>
        <w:spacing w:line="276" w:lineRule="auto"/>
        <w:rPr>
          <w:rFonts w:ascii="Arial" w:hAnsi="Arial" w:eastAsia="Arial" w:cs="Arial"/>
        </w:rPr>
      </w:pPr>
      <w:commentRangeStart w:id="37"/>
      <w:r w:rsidRPr="5054A9D0">
        <w:rPr>
          <w:rFonts w:ascii="Arial" w:hAnsi="Arial" w:eastAsia="Arial" w:cs="Arial"/>
        </w:rPr>
        <w:t xml:space="preserve">An alternative to this market-based flexibility procurement is </w:t>
      </w:r>
      <w:r w:rsidRPr="5054A9D0" w:rsidR="004E020F">
        <w:rPr>
          <w:rFonts w:ascii="Arial" w:hAnsi="Arial" w:eastAsia="Arial" w:cs="Arial"/>
        </w:rPr>
        <w:t xml:space="preserve">a </w:t>
      </w:r>
      <w:r w:rsidRPr="5054A9D0">
        <w:rPr>
          <w:rFonts w:ascii="Arial" w:hAnsi="Arial" w:eastAsia="Arial" w:cs="Arial"/>
        </w:rPr>
        <w:t>flexible connection agreement</w:t>
      </w:r>
      <w:r w:rsidRPr="5054A9D0" w:rsidR="0059059E">
        <w:rPr>
          <w:rFonts w:ascii="Arial" w:hAnsi="Arial" w:eastAsia="Arial" w:cs="Arial"/>
        </w:rPr>
        <w:t xml:space="preserve"> (FCA)</w:t>
      </w:r>
      <w:r w:rsidRPr="5054A9D0">
        <w:rPr>
          <w:rFonts w:ascii="Arial" w:hAnsi="Arial" w:eastAsia="Arial" w:cs="Arial"/>
        </w:rPr>
        <w:t xml:space="preserve">. In a </w:t>
      </w:r>
      <w:r w:rsidRPr="5054A9D0" w:rsidR="0059059E">
        <w:rPr>
          <w:rFonts w:ascii="Arial" w:hAnsi="Arial" w:eastAsia="Arial" w:cs="Arial"/>
        </w:rPr>
        <w:t>FCA</w:t>
      </w:r>
      <w:r w:rsidRPr="5054A9D0">
        <w:rPr>
          <w:rFonts w:ascii="Arial" w:hAnsi="Arial" w:eastAsia="Arial" w:cs="Arial"/>
        </w:rPr>
        <w:t xml:space="preserve">, there is a set of pre-agreed conditions for connecting electrical capacity to the grid that includes conditions to limit or control electricity consumption from and injection into the transmission or distribution grids </w:t>
      </w:r>
      <w:bookmarkStart w:name="_Hlk207960547" w:id="38"/>
      <w:r w:rsidRPr="5054A9D0">
        <w:rPr>
          <w:rFonts w:ascii="Arial" w:hAnsi="Arial" w:eastAsia="Arial" w:cs="Arial"/>
        </w:rPr>
        <w:t>[</w:t>
      </w:r>
      <w:hyperlink r:id="rId38">
        <w:r w:rsidRPr="5054A9D0">
          <w:rPr>
            <w:rFonts w:ascii="Arial" w:hAnsi="Arial" w:eastAsia="Arial" w:cs="Arial"/>
          </w:rPr>
          <w:t>ref</w:t>
        </w:r>
      </w:hyperlink>
      <w:r w:rsidRPr="5054A9D0">
        <w:rPr>
          <w:rFonts w:ascii="Arial" w:hAnsi="Arial" w:eastAsia="Arial" w:cs="Arial"/>
        </w:rPr>
        <w:t xml:space="preserve">]. </w:t>
      </w:r>
      <w:bookmarkEnd w:id="38"/>
      <w:r w:rsidRPr="5054A9D0">
        <w:rPr>
          <w:rFonts w:ascii="Arial" w:hAnsi="Arial" w:eastAsia="Arial" w:cs="Arial"/>
        </w:rPr>
        <w:t>This approach is a more dynamic and scalable method for integrating new demand and generation into the grid, particularly in grid constrained areas [</w:t>
      </w:r>
      <w:hyperlink r:id="rId39">
        <w:r w:rsidRPr="5054A9D0">
          <w:rPr>
            <w:rFonts w:ascii="Arial" w:hAnsi="Arial" w:eastAsia="Arial" w:cs="Arial"/>
          </w:rPr>
          <w:t>ref</w:t>
        </w:r>
      </w:hyperlink>
      <w:r w:rsidRPr="5054A9D0">
        <w:rPr>
          <w:rFonts w:ascii="Arial" w:hAnsi="Arial" w:eastAsia="Arial" w:cs="Arial"/>
        </w:rPr>
        <w:t>]. N</w:t>
      </w:r>
      <w:r w:rsidRPr="5054A9D0" w:rsidR="00795E1C">
        <w:rPr>
          <w:rFonts w:ascii="Arial" w:hAnsi="Arial" w:eastAsia="Arial" w:cs="Arial"/>
        </w:rPr>
        <w:t xml:space="preserve">ote that in the case of </w:t>
      </w:r>
      <w:r w:rsidRPr="5054A9D0" w:rsidR="0059059E">
        <w:rPr>
          <w:rFonts w:ascii="Arial" w:hAnsi="Arial" w:eastAsia="Arial" w:cs="Arial"/>
        </w:rPr>
        <w:t>FCA</w:t>
      </w:r>
      <w:r w:rsidRPr="5054A9D0" w:rsidR="00795E1C">
        <w:rPr>
          <w:rFonts w:ascii="Arial" w:hAnsi="Arial" w:eastAsia="Arial" w:cs="Arial"/>
        </w:rPr>
        <w:t xml:space="preserve">s, this procedure </w:t>
      </w:r>
      <w:r w:rsidRPr="5054A9D0" w:rsidR="002500BC">
        <w:rPr>
          <w:rFonts w:ascii="Arial" w:hAnsi="Arial" w:eastAsia="Arial" w:cs="Arial"/>
        </w:rPr>
        <w:t xml:space="preserve">would reduce to steps </w:t>
      </w:r>
      <w:commentRangeStart w:id="39"/>
      <w:r w:rsidRPr="5054A9D0" w:rsidR="002500BC">
        <w:rPr>
          <w:rFonts w:ascii="Arial" w:hAnsi="Arial" w:eastAsia="Arial" w:cs="Arial"/>
        </w:rPr>
        <w:t>8.</w:t>
      </w:r>
      <w:r w:rsidRPr="376AE2DA" w:rsidR="003A1C54">
        <w:rPr>
          <w:rFonts w:ascii="Arial" w:hAnsi="Arial" w:eastAsia="Arial" w:cs="Arial"/>
        </w:rPr>
        <w:t>11</w:t>
      </w:r>
      <w:r w:rsidRPr="5054A9D0" w:rsidR="002500BC">
        <w:rPr>
          <w:rFonts w:ascii="Arial" w:hAnsi="Arial" w:eastAsia="Arial" w:cs="Arial"/>
        </w:rPr>
        <w:t xml:space="preserve"> to 8.</w:t>
      </w:r>
      <w:r w:rsidRPr="376AE2DA" w:rsidR="003A1C54">
        <w:rPr>
          <w:rFonts w:ascii="Arial" w:hAnsi="Arial" w:eastAsia="Arial" w:cs="Arial"/>
        </w:rPr>
        <w:t>12</w:t>
      </w:r>
      <w:r w:rsidRPr="5054A9D0" w:rsidR="002500BC">
        <w:rPr>
          <w:rFonts w:ascii="Arial" w:hAnsi="Arial" w:eastAsia="Arial" w:cs="Arial"/>
        </w:rPr>
        <w:t>.</w:t>
      </w:r>
      <w:commentRangeEnd w:id="39"/>
      <w:r>
        <w:rPr>
          <w:rStyle w:val="CommentReference"/>
        </w:rPr>
        <w:commentReference w:id="39"/>
      </w:r>
      <w:r w:rsidRPr="5054A9D0">
        <w:rPr>
          <w:rFonts w:ascii="Arial" w:hAnsi="Arial" w:eastAsia="Arial" w:cs="Arial"/>
        </w:rPr>
        <w:t xml:space="preserve"> </w:t>
      </w:r>
      <w:commentRangeEnd w:id="37"/>
      <w:r>
        <w:rPr>
          <w:rStyle w:val="CommentReference"/>
        </w:rPr>
        <w:commentReference w:id="37"/>
      </w:r>
    </w:p>
    <w:tbl>
      <w:tblPr>
        <w:tblStyle w:val="TableGrid"/>
        <w:tblW w:w="5000" w:type="pct"/>
        <w:tblLook w:val="04A0" w:firstRow="1" w:lastRow="0" w:firstColumn="1" w:lastColumn="0" w:noHBand="0" w:noVBand="1"/>
      </w:tblPr>
      <w:tblGrid>
        <w:gridCol w:w="904"/>
        <w:gridCol w:w="1747"/>
        <w:gridCol w:w="2162"/>
        <w:gridCol w:w="1317"/>
        <w:gridCol w:w="1349"/>
        <w:gridCol w:w="1871"/>
        <w:tblGridChange w:id="40">
          <w:tblGrid>
            <w:gridCol w:w="360"/>
            <w:gridCol w:w="360"/>
            <w:gridCol w:w="184"/>
            <w:gridCol w:w="176"/>
            <w:gridCol w:w="360"/>
            <w:gridCol w:w="360"/>
            <w:gridCol w:w="360"/>
            <w:gridCol w:w="491"/>
            <w:gridCol w:w="2162"/>
            <w:gridCol w:w="1317"/>
            <w:gridCol w:w="1349"/>
            <w:gridCol w:w="1871"/>
          </w:tblGrid>
        </w:tblGridChange>
      </w:tblGrid>
      <w:tr w:rsidRPr="000F7CCE" w:rsidR="003A4B4E" w:rsidTr="194C71E5" w14:paraId="3B998DCE" w14:textId="77777777">
        <w:trPr>
          <w:trHeight w:val="300"/>
        </w:trPr>
        <w:tc>
          <w:tcPr>
            <w:tcW w:w="5000" w:type="pct"/>
            <w:gridSpan w:val="6"/>
            <w:shd w:val="clear" w:color="auto" w:fill="D0CECE" w:themeFill="background2" w:themeFillShade="E6"/>
          </w:tcPr>
          <w:p w:rsidR="003A1CD1" w:rsidP="00F005E6" w:rsidRDefault="00F005E6" w14:paraId="736EA73B" w14:textId="51AD5A42">
            <w:pPr>
              <w:jc w:val="center"/>
            </w:pPr>
            <w:r>
              <w:rPr>
                <w:rFonts w:ascii="Arial" w:hAnsi="Arial" w:eastAsia="Arial" w:cs="Arial"/>
                <w:b/>
                <w:bCs/>
                <w:i/>
                <w:iCs/>
                <w:color w:val="000000" w:themeColor="text1"/>
                <w:sz w:val="16"/>
                <w:szCs w:val="16"/>
              </w:rPr>
              <w:t>Table II.VIII</w:t>
            </w:r>
          </w:p>
        </w:tc>
      </w:tr>
      <w:tr w:rsidRPr="000F7CCE" w:rsidR="003A4B4E" w:rsidTr="194C71E5" w14:paraId="482FD5CE" w14:textId="77777777">
        <w:tblPrEx>
          <w:tblW w:w="5000" w:type="pct"/>
          <w:tblPrExChange w:author="Luís Manuel Rodrigues" w:date="2025-09-12T10:34:00Z" w16du:dateUtc="2025-09-12T09:34:00Z" w:id="41">
            <w:tblPrEx>
              <w:tblW w:w="5000" w:type="pct"/>
            </w:tblPrEx>
          </w:tblPrExChange>
        </w:tblPrEx>
        <w:trPr>
          <w:trHeight w:val="300"/>
          <w:trPrChange w:author="Luís Manuel Rodrigues" w:date="2025-09-12T10:34:00Z" w16du:dateUtc="2025-09-12T09:34:00Z" w:id="42">
            <w:trPr>
              <w:gridAfter w:val="0"/>
            </w:trPr>
          </w:trPrChange>
        </w:trPr>
        <w:tc>
          <w:tcPr>
            <w:tcW w:w="1227" w:type="pct"/>
            <w:gridSpan w:val="2"/>
            <w:shd w:val="clear" w:color="auto" w:fill="D0CECE" w:themeFill="background2" w:themeFillShade="E6"/>
            <w:tcPrChange w:author="Luís Manuel Rodrigues" w:date="2025-09-12T10:34:00Z" w16du:dateUtc="2025-09-12T09:34:00Z" w:id="43">
              <w:tcPr>
                <w:tcW w:w="0" w:type="auto"/>
              </w:tcPr>
            </w:tcPrChange>
          </w:tcPr>
          <w:p w:rsidR="003A1CD1" w:rsidRDefault="003A1CD1" w14:paraId="6B11D2D1" w14:textId="77777777"/>
        </w:tc>
        <w:tc>
          <w:tcPr>
            <w:tcW w:w="3773" w:type="pct"/>
            <w:gridSpan w:val="4"/>
            <w:shd w:val="clear" w:color="auto" w:fill="D0CECE" w:themeFill="background2" w:themeFillShade="E6"/>
            <w:tcPrChange w:author="Luís Manuel Rodrigues" w:date="2025-09-12T10:34:00Z" w16du:dateUtc="2025-09-12T09:34:00Z" w:id="44">
              <w:tcPr>
                <w:tcW w:w="0" w:type="auto"/>
              </w:tcPr>
            </w:tcPrChange>
          </w:tcPr>
          <w:p w:rsidRPr="000F7CCE" w:rsidR="003A4B4E" w:rsidP="4B73FC4A" w:rsidRDefault="06D810F4" w14:paraId="54547C42" w14:textId="012FD691">
            <w:pPr>
              <w:rPr>
                <w:rFonts w:ascii="Arial" w:hAnsi="Arial" w:eastAsia="Arial" w:cs="Arial"/>
                <w:b/>
                <w:bCs/>
                <w:i/>
                <w:iCs/>
                <w:color w:val="000000" w:themeColor="text1"/>
                <w:sz w:val="16"/>
                <w:szCs w:val="16"/>
              </w:rPr>
            </w:pPr>
            <w:commentRangeStart w:id="45"/>
            <w:r w:rsidRPr="4B73FC4A">
              <w:rPr>
                <w:rFonts w:ascii="Arial" w:hAnsi="Arial" w:eastAsia="Arial" w:cs="Arial"/>
                <w:b/>
                <w:bCs/>
                <w:i/>
                <w:iCs/>
                <w:color w:val="000000" w:themeColor="text1"/>
                <w:sz w:val="16"/>
                <w:szCs w:val="16"/>
              </w:rPr>
              <w:t>Support to short-term flexibility markets</w:t>
            </w:r>
            <w:commentRangeEnd w:id="45"/>
            <w:r w:rsidR="00F44503">
              <w:rPr>
                <w:rStyle w:val="CommentReference"/>
              </w:rPr>
              <w:commentReference w:id="45"/>
            </w:r>
          </w:p>
        </w:tc>
      </w:tr>
      <w:tr w:rsidRPr="000F7CCE" w:rsidR="00251F56" w:rsidTr="194C71E5" w14:paraId="217FEB6D" w14:textId="77777777">
        <w:trPr>
          <w:trHeight w:val="300"/>
        </w:trPr>
        <w:tc>
          <w:tcPr>
            <w:tcW w:w="531" w:type="pct"/>
            <w:shd w:val="clear" w:color="auto" w:fill="D0CECE" w:themeFill="background2" w:themeFillShade="E6"/>
          </w:tcPr>
          <w:p w:rsidRPr="000F7CCE" w:rsidR="003A4B4E" w:rsidRDefault="003A4B4E" w14:paraId="6E2A13E7" w14:textId="77777777">
            <w:pPr>
              <w:rPr>
                <w:rFonts w:ascii="Arial" w:hAnsi="Arial" w:eastAsia="Arial" w:cs="Arial"/>
                <w:b/>
                <w:bCs/>
                <w:i/>
                <w:iCs/>
                <w:sz w:val="16"/>
                <w:szCs w:val="16"/>
              </w:rPr>
            </w:pPr>
            <w:r w:rsidRPr="000F7CCE">
              <w:rPr>
                <w:rFonts w:ascii="Arial" w:hAnsi="Arial" w:eastAsia="Arial" w:cs="Arial"/>
                <w:b/>
                <w:bCs/>
                <w:i/>
                <w:iCs/>
                <w:sz w:val="16"/>
                <w:szCs w:val="16"/>
              </w:rPr>
              <w:t>Step</w:t>
            </w:r>
          </w:p>
          <w:p w:rsidRPr="000F7CCE" w:rsidR="003A4B4E" w:rsidRDefault="003A4B4E" w14:paraId="5F4A7D7A" w14:textId="77777777">
            <w:pPr>
              <w:rPr>
                <w:rFonts w:ascii="Arial" w:hAnsi="Arial" w:eastAsia="Arial" w:cs="Arial"/>
                <w:b/>
                <w:bCs/>
                <w:i/>
                <w:iCs/>
                <w:sz w:val="16"/>
                <w:szCs w:val="16"/>
              </w:rPr>
            </w:pPr>
            <w:r w:rsidRPr="000F7CCE">
              <w:rPr>
                <w:rFonts w:ascii="Arial" w:hAnsi="Arial" w:eastAsia="Arial" w:cs="Arial"/>
                <w:b/>
                <w:bCs/>
                <w:i/>
                <w:iCs/>
                <w:sz w:val="16"/>
                <w:szCs w:val="16"/>
              </w:rPr>
              <w:t>No</w:t>
            </w:r>
          </w:p>
        </w:tc>
        <w:tc>
          <w:tcPr>
            <w:tcW w:w="696" w:type="pct"/>
            <w:shd w:val="clear" w:color="auto" w:fill="D0CECE" w:themeFill="background2" w:themeFillShade="E6"/>
          </w:tcPr>
          <w:p w:rsidRPr="000F7CCE" w:rsidR="003A4B4E" w:rsidRDefault="003A4B4E" w14:paraId="47BC9533" w14:textId="77777777">
            <w:pP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Step</w:t>
            </w:r>
          </w:p>
        </w:tc>
        <w:tc>
          <w:tcPr>
            <w:tcW w:w="1204" w:type="pct"/>
            <w:shd w:val="clear" w:color="auto" w:fill="D0CECE" w:themeFill="background2" w:themeFillShade="E6"/>
          </w:tcPr>
          <w:p w:rsidRPr="000F7CCE" w:rsidR="003A4B4E" w:rsidRDefault="003A4B4E" w14:paraId="28B4A43D" w14:textId="77777777">
            <w:pPr>
              <w:rPr>
                <w:rFonts w:ascii="Arial" w:hAnsi="Arial" w:eastAsia="Arial" w:cs="Arial"/>
                <w:b/>
                <w:bCs/>
                <w:i/>
                <w:iCs/>
                <w:color w:val="000000" w:themeColor="text1"/>
                <w:sz w:val="16"/>
                <w:szCs w:val="16"/>
              </w:rPr>
            </w:pPr>
            <w:r w:rsidRPr="000F7CCE">
              <w:rPr>
                <w:rFonts w:ascii="Arial" w:hAnsi="Arial" w:eastAsia="Arial" w:cs="Arial"/>
                <w:b/>
                <w:bCs/>
                <w:i/>
                <w:iCs/>
                <w:sz w:val="16"/>
                <w:szCs w:val="16"/>
              </w:rPr>
              <w:t>Step d</w:t>
            </w:r>
            <w:r w:rsidRPr="000F7CCE">
              <w:rPr>
                <w:rFonts w:ascii="Arial" w:hAnsi="Arial" w:eastAsia="Arial" w:cs="Arial"/>
                <w:b/>
                <w:i/>
                <w:sz w:val="16"/>
                <w:szCs w:val="16"/>
              </w:rPr>
              <w:t>esc</w:t>
            </w:r>
            <w:r w:rsidRPr="000F7CCE">
              <w:rPr>
                <w:rFonts w:ascii="Arial" w:hAnsi="Arial" w:eastAsia="Arial" w:cs="Arial"/>
                <w:b/>
                <w:bCs/>
                <w:i/>
                <w:iCs/>
                <w:sz w:val="16"/>
                <w:szCs w:val="16"/>
              </w:rPr>
              <w:t>ription</w:t>
            </w:r>
          </w:p>
        </w:tc>
        <w:tc>
          <w:tcPr>
            <w:tcW w:w="752" w:type="pct"/>
            <w:shd w:val="clear" w:color="auto" w:fill="D0CECE" w:themeFill="background2" w:themeFillShade="E6"/>
          </w:tcPr>
          <w:p w:rsidRPr="000F7CCE" w:rsidR="003A4B4E" w:rsidRDefault="003A4B4E" w14:paraId="350D826A" w14:textId="77777777">
            <w:pP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Information producer</w:t>
            </w:r>
          </w:p>
        </w:tc>
        <w:tc>
          <w:tcPr>
            <w:tcW w:w="769" w:type="pct"/>
            <w:shd w:val="clear" w:color="auto" w:fill="D0CECE" w:themeFill="background2" w:themeFillShade="E6"/>
          </w:tcPr>
          <w:p w:rsidRPr="000F7CCE" w:rsidR="003A4B4E" w:rsidRDefault="003A4B4E" w14:paraId="6250F692" w14:textId="77777777">
            <w:pP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Information receiver</w:t>
            </w:r>
          </w:p>
        </w:tc>
        <w:tc>
          <w:tcPr>
            <w:tcW w:w="1048" w:type="pct"/>
            <w:shd w:val="clear" w:color="auto" w:fill="D0CECE" w:themeFill="background2" w:themeFillShade="E6"/>
          </w:tcPr>
          <w:p w:rsidRPr="000F7CCE" w:rsidR="003A4B4E" w:rsidRDefault="003A4B4E" w14:paraId="5710259D" w14:textId="77777777">
            <w:pP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Information exchanged (IDs)</w:t>
            </w:r>
          </w:p>
        </w:tc>
      </w:tr>
      <w:tr w:rsidR="00903FDC" w:rsidTr="194C71E5" w14:paraId="6F9BCC34" w14:textId="77777777">
        <w:trPr>
          <w:trHeight w:val="300"/>
        </w:trPr>
        <w:tc>
          <w:tcPr>
            <w:tcW w:w="531" w:type="pct"/>
          </w:tcPr>
          <w:p w:rsidR="00903FDC" w:rsidP="00903FDC" w:rsidRDefault="00903FDC" w14:paraId="0B15F4AA" w14:textId="7B260F39">
            <w:pPr>
              <w:rPr>
                <w:rFonts w:eastAsiaTheme="minorEastAsia"/>
                <w:color w:val="000000" w:themeColor="text1"/>
                <w:sz w:val="16"/>
                <w:szCs w:val="16"/>
              </w:rPr>
            </w:pPr>
            <w:r>
              <w:rPr>
                <w:rFonts w:eastAsiaTheme="minorEastAsia"/>
                <w:color w:val="000000" w:themeColor="text1"/>
                <w:sz w:val="16"/>
                <w:szCs w:val="16"/>
              </w:rPr>
              <w:t>8.</w:t>
            </w:r>
            <w:r w:rsidRPr="000F7CCE">
              <w:rPr>
                <w:rFonts w:eastAsiaTheme="minorEastAsia" w:cstheme="minorHAnsi"/>
                <w:color w:val="000000" w:themeColor="text1"/>
                <w:sz w:val="16"/>
                <w:szCs w:val="16"/>
              </w:rPr>
              <w:t>1</w:t>
            </w:r>
          </w:p>
        </w:tc>
        <w:tc>
          <w:tcPr>
            <w:tcW w:w="696" w:type="pct"/>
          </w:tcPr>
          <w:p w:rsidR="00903FDC" w:rsidP="00903FDC" w:rsidRDefault="00903FDC" w14:paraId="4A14D0CF" w14:textId="4D89DA43">
            <w:pPr>
              <w:rPr>
                <w:rFonts w:eastAsiaTheme="minorEastAsia"/>
                <w:color w:val="000000" w:themeColor="text1"/>
                <w:sz w:val="16"/>
                <w:szCs w:val="16"/>
              </w:rPr>
            </w:pPr>
            <w:commentRangeStart w:id="46"/>
            <w:commentRangeStart w:id="47"/>
            <w:r>
              <w:rPr>
                <w:rFonts w:eastAsiaTheme="minorEastAsia"/>
                <w:color w:val="000000" w:themeColor="text1"/>
                <w:sz w:val="16"/>
                <w:szCs w:val="16"/>
              </w:rPr>
              <w:t>Execute b</w:t>
            </w:r>
            <w:r w:rsidRPr="622D08DB">
              <w:rPr>
                <w:rFonts w:eastAsiaTheme="minorEastAsia"/>
                <w:color w:val="000000" w:themeColor="text1"/>
                <w:sz w:val="16"/>
                <w:szCs w:val="16"/>
              </w:rPr>
              <w:t xml:space="preserve">aseline </w:t>
            </w:r>
            <w:r w:rsidRPr="0CC5860C">
              <w:rPr>
                <w:rFonts w:eastAsiaTheme="minorEastAsia"/>
                <w:color w:val="000000" w:themeColor="text1"/>
                <w:sz w:val="16"/>
                <w:szCs w:val="16"/>
              </w:rPr>
              <w:t>calculation</w:t>
            </w:r>
            <w:commentRangeEnd w:id="46"/>
            <w:r>
              <w:rPr>
                <w:rStyle w:val="CommentReference"/>
              </w:rPr>
              <w:commentReference w:id="46"/>
            </w:r>
            <w:commentRangeEnd w:id="47"/>
            <w:r>
              <w:rPr>
                <w:rStyle w:val="CommentReference"/>
              </w:rPr>
              <w:commentReference w:id="47"/>
            </w:r>
          </w:p>
        </w:tc>
        <w:tc>
          <w:tcPr>
            <w:tcW w:w="1204" w:type="pct"/>
          </w:tcPr>
          <w:p w:rsidR="00903FDC" w:rsidP="00903FDC" w:rsidRDefault="00903FDC" w14:paraId="684EACAF" w14:textId="2F60E7F1">
            <w:pPr>
              <w:rPr>
                <w:rFonts w:eastAsiaTheme="minorEastAsia"/>
                <w:color w:val="000000" w:themeColor="text1"/>
                <w:sz w:val="16"/>
                <w:szCs w:val="16"/>
              </w:rPr>
            </w:pPr>
            <w:r w:rsidRPr="00E742B6">
              <w:rPr>
                <w:rFonts w:eastAsiaTheme="minorEastAsia"/>
                <w:sz w:val="16"/>
                <w:szCs w:val="16"/>
              </w:rPr>
              <w:t>Flexibility service provider uses internal algorithm to calculate the baseline of the CESU members</w:t>
            </w:r>
            <w:r>
              <w:rPr>
                <w:rFonts w:eastAsiaTheme="minorEastAsia"/>
                <w:sz w:val="16"/>
                <w:szCs w:val="16"/>
              </w:rPr>
              <w:t>, using past metering and submetering data.</w:t>
            </w:r>
          </w:p>
        </w:tc>
        <w:tc>
          <w:tcPr>
            <w:tcW w:w="752" w:type="pct"/>
          </w:tcPr>
          <w:p w:rsidR="00903FDC" w:rsidP="00903FDC" w:rsidRDefault="00903FDC" w14:paraId="5265AAEF" w14:textId="453624C6">
            <w:pPr>
              <w:rPr>
                <w:rFonts w:eastAsiaTheme="minorEastAsia"/>
                <w:color w:val="000000" w:themeColor="text1"/>
                <w:sz w:val="16"/>
                <w:szCs w:val="16"/>
              </w:rPr>
            </w:pPr>
            <w:r w:rsidRPr="000F7CCE">
              <w:rPr>
                <w:rFonts w:eastAsiaTheme="minorEastAsia" w:cstheme="minorHAnsi"/>
                <w:color w:val="000000" w:themeColor="text1"/>
                <w:sz w:val="16"/>
                <w:szCs w:val="16"/>
              </w:rPr>
              <w:t>Flexibility service provider</w:t>
            </w:r>
          </w:p>
        </w:tc>
        <w:tc>
          <w:tcPr>
            <w:tcW w:w="769" w:type="pct"/>
          </w:tcPr>
          <w:p w:rsidR="00903FDC" w:rsidP="00903FDC" w:rsidRDefault="00903FDC" w14:paraId="7AB942AE" w14:textId="63AD3DD7">
            <w:pPr>
              <w:rPr>
                <w:rFonts w:eastAsiaTheme="minorEastAsia"/>
                <w:color w:val="000000" w:themeColor="text1"/>
                <w:sz w:val="16"/>
                <w:szCs w:val="16"/>
              </w:rPr>
            </w:pPr>
            <w:r w:rsidRPr="000F7CCE">
              <w:rPr>
                <w:rFonts w:eastAsiaTheme="minorEastAsia" w:cstheme="minorHAnsi"/>
                <w:color w:val="000000" w:themeColor="text1"/>
                <w:sz w:val="16"/>
                <w:szCs w:val="16"/>
              </w:rPr>
              <w:t>[internal]</w:t>
            </w:r>
          </w:p>
        </w:tc>
        <w:tc>
          <w:tcPr>
            <w:tcW w:w="1048" w:type="pct"/>
          </w:tcPr>
          <w:p w:rsidR="00903FDC" w:rsidP="00903FDC" w:rsidRDefault="00903FDC" w14:paraId="6B387FFB" w14:textId="082A45BD">
            <w:pPr>
              <w:rPr>
                <w:rFonts w:eastAsiaTheme="minorEastAsia"/>
                <w:color w:val="000000" w:themeColor="text1"/>
                <w:sz w:val="16"/>
                <w:szCs w:val="16"/>
              </w:rPr>
            </w:pPr>
            <w:r w:rsidRPr="000F7CCE">
              <w:rPr>
                <w:rFonts w:eastAsiaTheme="minorEastAsia" w:cstheme="minorHAnsi"/>
                <w:color w:val="000000" w:themeColor="text1"/>
                <w:sz w:val="16"/>
                <w:szCs w:val="16"/>
              </w:rPr>
              <w:t>[not relevant]</w:t>
            </w:r>
          </w:p>
        </w:tc>
      </w:tr>
      <w:tr w:rsidR="00903FDC" w:rsidTr="194C71E5" w14:paraId="00A741E8" w14:textId="77777777">
        <w:tblPrEx>
          <w:tblW w:w="5000" w:type="pct"/>
          <w:tblPrExChange w:author="Luís Manuel Rodrigues" w:date="2025-09-12T10:34:00Z" w16du:dateUtc="2025-09-12T09:34:00Z" w:id="48">
            <w:tblPrEx>
              <w:tblW w:w="5000" w:type="pct"/>
            </w:tblPrEx>
          </w:tblPrExChange>
        </w:tblPrEx>
        <w:trPr>
          <w:trHeight w:val="300"/>
          <w:trPrChange w:author="Luís Manuel Rodrigues" w:date="2025-09-12T10:34:00Z" w16du:dateUtc="2025-09-12T09:34:00Z" w:id="49">
            <w:trPr>
              <w:gridAfter w:val="0"/>
            </w:trPr>
          </w:trPrChange>
        </w:trPr>
        <w:tc>
          <w:tcPr>
            <w:tcW w:w="531" w:type="pct"/>
            <w:tcPrChange w:author="Luís Manuel Rodrigues" w:date="2025-09-12T10:34:00Z" w16du:dateUtc="2025-09-12T09:34:00Z" w:id="50">
              <w:tcPr>
                <w:tcW w:w="0" w:type="auto"/>
              </w:tcPr>
            </w:tcPrChange>
          </w:tcPr>
          <w:p w:rsidR="00903FDC" w:rsidP="00903FDC" w:rsidRDefault="00903FDC" w14:paraId="0A7BD124" w14:textId="7E230420">
            <w:pPr>
              <w:rPr>
                <w:rFonts w:eastAsiaTheme="minorEastAsia"/>
                <w:color w:val="000000" w:themeColor="text1"/>
                <w:sz w:val="16"/>
                <w:szCs w:val="16"/>
              </w:rPr>
            </w:pPr>
            <w:r w:rsidRPr="000F7CCE">
              <w:rPr>
                <w:rFonts w:eastAsiaTheme="minorEastAsia" w:cstheme="minorHAnsi"/>
                <w:color w:val="000000" w:themeColor="text1"/>
                <w:sz w:val="16"/>
                <w:szCs w:val="16"/>
              </w:rPr>
              <w:t>8.2</w:t>
            </w:r>
          </w:p>
        </w:tc>
        <w:tc>
          <w:tcPr>
            <w:tcW w:w="696" w:type="pct"/>
            <w:tcPrChange w:author="Luís Manuel Rodrigues" w:date="2025-09-12T10:34:00Z" w16du:dateUtc="2025-09-12T09:34:00Z" w:id="51">
              <w:tcPr>
                <w:tcW w:w="0" w:type="auto"/>
              </w:tcPr>
            </w:tcPrChange>
          </w:tcPr>
          <w:p w:rsidR="00903FDC" w:rsidP="00903FDC" w:rsidRDefault="00903FDC" w14:paraId="4B12F931" w14:textId="42E9F138">
            <w:pPr>
              <w:rPr>
                <w:rFonts w:eastAsiaTheme="minorEastAsia"/>
                <w:color w:val="000000" w:themeColor="text1"/>
                <w:sz w:val="16"/>
                <w:szCs w:val="16"/>
              </w:rPr>
            </w:pPr>
            <w:r w:rsidRPr="000F7CCE">
              <w:rPr>
                <w:rFonts w:eastAsiaTheme="minorEastAsia" w:cstheme="minorHAnsi"/>
                <w:color w:val="000000" w:themeColor="text1"/>
                <w:sz w:val="16"/>
                <w:szCs w:val="16"/>
              </w:rPr>
              <w:t>S</w:t>
            </w:r>
            <w:r w:rsidRPr="00A926FB">
              <w:rPr>
                <w:rFonts w:eastAsiaTheme="minorEastAsia" w:cstheme="minorHAnsi"/>
                <w:color w:val="000000" w:themeColor="text1"/>
                <w:sz w:val="16"/>
                <w:szCs w:val="16"/>
              </w:rPr>
              <w:t>end baseline</w:t>
            </w:r>
          </w:p>
        </w:tc>
        <w:tc>
          <w:tcPr>
            <w:tcW w:w="1204" w:type="pct"/>
            <w:tcPrChange w:author="Luís Manuel Rodrigues" w:date="2025-09-12T10:34:00Z" w16du:dateUtc="2025-09-12T09:34:00Z" w:id="52">
              <w:tcPr>
                <w:tcW w:w="0" w:type="auto"/>
                <w:gridSpan w:val="2"/>
              </w:tcPr>
            </w:tcPrChange>
          </w:tcPr>
          <w:p w:rsidR="00903FDC" w:rsidP="00903FDC" w:rsidRDefault="00903FDC" w14:paraId="31EE9F99" w14:textId="56ED941D">
            <w:pPr>
              <w:rPr>
                <w:rFonts w:eastAsiaTheme="minorEastAsia"/>
                <w:color w:val="000000" w:themeColor="text1"/>
                <w:sz w:val="16"/>
                <w:szCs w:val="16"/>
              </w:rPr>
            </w:pPr>
            <w:r w:rsidRPr="000F7CCE">
              <w:rPr>
                <w:rFonts w:eastAsiaTheme="minorEastAsia" w:cstheme="minorHAnsi"/>
                <w:color w:val="000000" w:themeColor="text1"/>
                <w:sz w:val="16"/>
                <w:szCs w:val="16"/>
              </w:rPr>
              <w:t>Flexibility service provider</w:t>
            </w:r>
            <w:r w:rsidRPr="00A926FB">
              <w:rPr>
                <w:rFonts w:eastAsiaTheme="minorEastAsia" w:cstheme="minorHAnsi"/>
                <w:color w:val="000000" w:themeColor="text1"/>
                <w:sz w:val="16"/>
                <w:szCs w:val="16"/>
              </w:rPr>
              <w:t xml:space="preserve"> send</w:t>
            </w:r>
            <w:r w:rsidRPr="000F7CCE">
              <w:rPr>
                <w:rFonts w:eastAsiaTheme="minorEastAsia" w:cstheme="minorHAnsi"/>
                <w:color w:val="000000" w:themeColor="text1"/>
                <w:sz w:val="16"/>
                <w:szCs w:val="16"/>
              </w:rPr>
              <w:t>s</w:t>
            </w:r>
            <w:r w:rsidRPr="00A926FB">
              <w:rPr>
                <w:rFonts w:eastAsiaTheme="minorEastAsia" w:cstheme="minorHAnsi"/>
                <w:color w:val="000000" w:themeColor="text1"/>
                <w:sz w:val="16"/>
                <w:szCs w:val="16"/>
              </w:rPr>
              <w:t xml:space="preserve"> baselines to the flexibility requesting party.</w:t>
            </w:r>
          </w:p>
        </w:tc>
        <w:tc>
          <w:tcPr>
            <w:tcW w:w="752" w:type="pct"/>
            <w:tcPrChange w:author="Luís Manuel Rodrigues" w:date="2025-09-12T10:34:00Z" w16du:dateUtc="2025-09-12T09:34:00Z" w:id="53">
              <w:tcPr>
                <w:tcW w:w="0" w:type="auto"/>
              </w:tcPr>
            </w:tcPrChange>
          </w:tcPr>
          <w:p w:rsidR="00903FDC" w:rsidP="00903FDC" w:rsidRDefault="00903FDC" w14:paraId="2A6D7F69" w14:textId="65F303DA">
            <w:pPr>
              <w:rPr>
                <w:rFonts w:eastAsiaTheme="minorEastAsia"/>
                <w:color w:val="000000" w:themeColor="text1"/>
                <w:sz w:val="16"/>
                <w:szCs w:val="16"/>
              </w:rPr>
            </w:pPr>
            <w:r w:rsidRPr="000F7CCE">
              <w:rPr>
                <w:rFonts w:eastAsiaTheme="minorEastAsia" w:cstheme="minorHAnsi"/>
                <w:color w:val="000000" w:themeColor="text1"/>
                <w:sz w:val="16"/>
                <w:szCs w:val="16"/>
              </w:rPr>
              <w:t>Flexibility service provider</w:t>
            </w:r>
          </w:p>
        </w:tc>
        <w:tc>
          <w:tcPr>
            <w:tcW w:w="769" w:type="pct"/>
            <w:tcPrChange w:author="Luís Manuel Rodrigues" w:date="2025-09-12T10:34:00Z" w16du:dateUtc="2025-09-12T09:34:00Z" w:id="54">
              <w:tcPr>
                <w:tcW w:w="0" w:type="auto"/>
              </w:tcPr>
            </w:tcPrChange>
          </w:tcPr>
          <w:p w:rsidR="00903FDC" w:rsidP="00903FDC" w:rsidRDefault="00903FDC" w14:paraId="45BD95EB" w14:textId="462BC1A9">
            <w:pPr>
              <w:rPr>
                <w:rFonts w:eastAsiaTheme="minorEastAsia"/>
                <w:color w:val="000000" w:themeColor="text1"/>
                <w:sz w:val="16"/>
                <w:szCs w:val="16"/>
              </w:rPr>
            </w:pPr>
            <w:r>
              <w:rPr>
                <w:rFonts w:eastAsiaTheme="minorEastAsia" w:cstheme="minorHAnsi"/>
                <w:color w:val="000000" w:themeColor="text1"/>
                <w:sz w:val="16"/>
                <w:szCs w:val="16"/>
              </w:rPr>
              <w:t>F</w:t>
            </w:r>
            <w:r w:rsidRPr="00A926FB">
              <w:rPr>
                <w:rFonts w:eastAsiaTheme="minorEastAsia" w:cstheme="minorHAnsi"/>
                <w:color w:val="000000" w:themeColor="text1"/>
                <w:sz w:val="16"/>
                <w:szCs w:val="16"/>
              </w:rPr>
              <w:t>lexibility requesting party</w:t>
            </w:r>
          </w:p>
        </w:tc>
        <w:tc>
          <w:tcPr>
            <w:tcW w:w="1048" w:type="pct"/>
            <w:tcPrChange w:author="Luís Manuel Rodrigues" w:date="2025-09-12T10:34:00Z" w16du:dateUtc="2025-09-12T09:34:00Z" w:id="55">
              <w:tcPr>
                <w:tcW w:w="0" w:type="auto"/>
              </w:tcPr>
            </w:tcPrChange>
          </w:tcPr>
          <w:p w:rsidR="00903FDC" w:rsidP="00903FDC" w:rsidRDefault="00903FDC" w14:paraId="152D29BF" w14:textId="7883D078">
            <w:pPr>
              <w:rPr>
                <w:rFonts w:eastAsiaTheme="minorEastAsia"/>
                <w:color w:val="000000" w:themeColor="text1"/>
                <w:sz w:val="16"/>
                <w:szCs w:val="16"/>
              </w:rPr>
            </w:pPr>
            <w:r>
              <w:rPr>
                <w:rFonts w:eastAsiaTheme="minorEastAsia" w:cstheme="minorHAnsi"/>
                <w:color w:val="000000" w:themeColor="text1"/>
                <w:sz w:val="16"/>
                <w:szCs w:val="16"/>
              </w:rPr>
              <w:t>A</w:t>
            </w:r>
            <w:r w:rsidRPr="00A926FB">
              <w:rPr>
                <w:rFonts w:eastAsiaTheme="minorEastAsia" w:cstheme="minorHAnsi"/>
                <w:color w:val="000000" w:themeColor="text1"/>
                <w:sz w:val="16"/>
                <w:szCs w:val="16"/>
              </w:rPr>
              <w:t xml:space="preserve"> - baselines</w:t>
            </w:r>
          </w:p>
        </w:tc>
      </w:tr>
      <w:tr w:rsidRPr="000F7CCE" w:rsidR="00903FDC" w:rsidTr="194C71E5" w14:paraId="5711DB8F" w14:textId="77777777">
        <w:trPr>
          <w:trHeight w:val="300"/>
        </w:trPr>
        <w:tc>
          <w:tcPr>
            <w:tcW w:w="531" w:type="pct"/>
          </w:tcPr>
          <w:p w:rsidRPr="000F7CCE" w:rsidR="00903FDC" w:rsidP="00903FDC" w:rsidRDefault="00903FDC" w14:paraId="437783F2" w14:textId="573C38FC">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8.</w:t>
            </w:r>
            <w:r w:rsidRPr="376AE2DA">
              <w:rPr>
                <w:rFonts w:eastAsiaTheme="minorEastAsia"/>
                <w:color w:val="000000" w:themeColor="text1"/>
                <w:sz w:val="16"/>
                <w:szCs w:val="16"/>
              </w:rPr>
              <w:t>3</w:t>
            </w:r>
          </w:p>
        </w:tc>
        <w:tc>
          <w:tcPr>
            <w:tcW w:w="696" w:type="pct"/>
          </w:tcPr>
          <w:p w:rsidRPr="000F7CCE" w:rsidR="00903FDC" w:rsidP="00903FDC" w:rsidRDefault="00903FDC" w14:paraId="5B0DC277" w14:textId="6A1E02D9">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Execute flexibility needs identification</w:t>
            </w:r>
          </w:p>
        </w:tc>
        <w:tc>
          <w:tcPr>
            <w:tcW w:w="1204" w:type="pct"/>
          </w:tcPr>
          <w:p w:rsidRPr="000F7CCE" w:rsidR="00903FDC" w:rsidP="00903FDC" w:rsidRDefault="00903FDC" w14:paraId="39EA2A1F" w14:textId="7EA7E77D">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Flexibility requesting party identifies short-term (ST) flexibility needs (flexibility may be requested by grid zones, which need to be identified).</w:t>
            </w:r>
          </w:p>
        </w:tc>
        <w:tc>
          <w:tcPr>
            <w:tcW w:w="752" w:type="pct"/>
          </w:tcPr>
          <w:p w:rsidRPr="000F7CCE" w:rsidR="00903FDC" w:rsidP="00903FDC" w:rsidRDefault="00903FDC" w14:paraId="675EA766" w14:textId="77777777">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Flexibility requesting party</w:t>
            </w:r>
          </w:p>
        </w:tc>
        <w:tc>
          <w:tcPr>
            <w:tcW w:w="769" w:type="pct"/>
          </w:tcPr>
          <w:p w:rsidRPr="000F7CCE" w:rsidR="00903FDC" w:rsidP="00903FDC" w:rsidRDefault="00903FDC" w14:paraId="3548E07A" w14:textId="77777777">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[internal]</w:t>
            </w:r>
          </w:p>
        </w:tc>
        <w:tc>
          <w:tcPr>
            <w:tcW w:w="1048" w:type="pct"/>
          </w:tcPr>
          <w:p w:rsidRPr="000F7CCE" w:rsidR="00903FDC" w:rsidP="00903FDC" w:rsidRDefault="00903FDC" w14:paraId="47D87BCA" w14:textId="77777777">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[not relevant]</w:t>
            </w:r>
          </w:p>
        </w:tc>
      </w:tr>
      <w:tr w:rsidRPr="000F7CCE" w:rsidR="00903FDC" w:rsidTr="194C71E5" w14:paraId="72088BCC" w14:textId="77777777">
        <w:trPr>
          <w:trHeight w:val="300"/>
        </w:trPr>
        <w:tc>
          <w:tcPr>
            <w:tcW w:w="531" w:type="pct"/>
          </w:tcPr>
          <w:p w:rsidRPr="000F7CCE" w:rsidR="00903FDC" w:rsidP="00903FDC" w:rsidRDefault="00903FDC" w14:paraId="6320DB5B" w14:textId="1440C20C">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8.</w:t>
            </w:r>
            <w:r w:rsidRPr="376AE2DA">
              <w:rPr>
                <w:rFonts w:eastAsiaTheme="minorEastAsia"/>
                <w:color w:val="000000" w:themeColor="text1"/>
                <w:sz w:val="16"/>
                <w:szCs w:val="16"/>
              </w:rPr>
              <w:t>4</w:t>
            </w:r>
          </w:p>
        </w:tc>
        <w:tc>
          <w:tcPr>
            <w:tcW w:w="696" w:type="pct"/>
          </w:tcPr>
          <w:p w:rsidRPr="000F7CCE" w:rsidR="00903FDC" w:rsidP="00903FDC" w:rsidRDefault="00903FDC" w14:paraId="7E8C2D2A" w14:textId="77777777">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Send flexibility needs</w:t>
            </w:r>
          </w:p>
        </w:tc>
        <w:tc>
          <w:tcPr>
            <w:tcW w:w="1204" w:type="pct"/>
          </w:tcPr>
          <w:p w:rsidRPr="000F7CCE" w:rsidR="00903FDC" w:rsidP="00903FDC" w:rsidRDefault="00903FDC" w14:paraId="62AD8ECE" w14:textId="3D1013DE">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Flexibility requesting party sends ST flexibility needs to flexibility market operator.</w:t>
            </w:r>
          </w:p>
        </w:tc>
        <w:tc>
          <w:tcPr>
            <w:tcW w:w="752" w:type="pct"/>
          </w:tcPr>
          <w:p w:rsidRPr="000F7CCE" w:rsidR="00903FDC" w:rsidP="00903FDC" w:rsidRDefault="00903FDC" w14:paraId="374C5A11" w14:textId="77777777">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Flexibility requesting party</w:t>
            </w:r>
          </w:p>
        </w:tc>
        <w:tc>
          <w:tcPr>
            <w:tcW w:w="769" w:type="pct"/>
          </w:tcPr>
          <w:p w:rsidRPr="000F7CCE" w:rsidR="00903FDC" w:rsidP="00903FDC" w:rsidRDefault="00903FDC" w14:paraId="072800DE" w14:textId="77777777">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Flexibility market operator</w:t>
            </w:r>
          </w:p>
        </w:tc>
        <w:tc>
          <w:tcPr>
            <w:tcW w:w="1048" w:type="pct"/>
          </w:tcPr>
          <w:p w:rsidRPr="000F7CCE" w:rsidR="00903FDC" w:rsidP="00903FDC" w:rsidRDefault="00903FDC" w14:paraId="24B5EB17" w14:textId="7DC74B38">
            <w:pPr>
              <w:rPr>
                <w:rFonts w:eastAsiaTheme="minorEastAsia" w:cstheme="minorHAnsi"/>
                <w:color w:val="000000" w:themeColor="text1"/>
                <w:sz w:val="16"/>
                <w:szCs w:val="16"/>
              </w:rPr>
            </w:pPr>
            <w:r w:rsidRPr="376AE2DA">
              <w:rPr>
                <w:rFonts w:eastAsiaTheme="minorEastAsia"/>
                <w:color w:val="000000" w:themeColor="text1"/>
                <w:sz w:val="16"/>
                <w:szCs w:val="16"/>
              </w:rPr>
              <w:t>B</w:t>
            </w:r>
            <w:r w:rsidRPr="000F7CCE">
              <w:rPr>
                <w:rFonts w:eastAsiaTheme="minorEastAsia" w:cstheme="minorHAnsi"/>
                <w:color w:val="000000" w:themeColor="text1"/>
                <w:sz w:val="16"/>
                <w:szCs w:val="16"/>
              </w:rPr>
              <w:t xml:space="preserve"> - ST flexibility needs</w:t>
            </w:r>
          </w:p>
        </w:tc>
      </w:tr>
      <w:tr w:rsidRPr="000F7CCE" w:rsidR="00903FDC" w:rsidTr="194C71E5" w14:paraId="70D742C7" w14:textId="77777777">
        <w:trPr>
          <w:trHeight w:val="300"/>
        </w:trPr>
        <w:tc>
          <w:tcPr>
            <w:tcW w:w="531" w:type="pct"/>
          </w:tcPr>
          <w:p w:rsidRPr="000F7CCE" w:rsidR="00903FDC" w:rsidP="00903FDC" w:rsidRDefault="00903FDC" w14:paraId="4CE80506" w14:textId="2875D345">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8.</w:t>
            </w:r>
            <w:r w:rsidRPr="376AE2DA">
              <w:rPr>
                <w:rFonts w:eastAsiaTheme="minorEastAsia"/>
                <w:color w:val="000000" w:themeColor="text1"/>
                <w:sz w:val="16"/>
                <w:szCs w:val="16"/>
              </w:rPr>
              <w:t>5</w:t>
            </w:r>
          </w:p>
        </w:tc>
        <w:tc>
          <w:tcPr>
            <w:tcW w:w="696" w:type="pct"/>
          </w:tcPr>
          <w:p w:rsidRPr="000F7CCE" w:rsidR="00903FDC" w:rsidP="00903FDC" w:rsidRDefault="00903FDC" w14:paraId="7C159104" w14:textId="77777777">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 xml:space="preserve">Send flexibility needs </w:t>
            </w:r>
          </w:p>
        </w:tc>
        <w:tc>
          <w:tcPr>
            <w:tcW w:w="1204" w:type="pct"/>
          </w:tcPr>
          <w:p w:rsidRPr="000F7CCE" w:rsidR="00903FDC" w:rsidP="00903FDC" w:rsidRDefault="00903FDC" w14:paraId="62693E7D" w14:textId="4CBBA375">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Flexibility market operator forwards ST flexibility needs to flexibility service provider.</w:t>
            </w:r>
          </w:p>
        </w:tc>
        <w:tc>
          <w:tcPr>
            <w:tcW w:w="752" w:type="pct"/>
          </w:tcPr>
          <w:p w:rsidRPr="000F7CCE" w:rsidR="00903FDC" w:rsidP="00903FDC" w:rsidRDefault="00903FDC" w14:paraId="7A8F1AF2" w14:textId="77777777">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Flexibility market operator</w:t>
            </w:r>
          </w:p>
        </w:tc>
        <w:tc>
          <w:tcPr>
            <w:tcW w:w="769" w:type="pct"/>
          </w:tcPr>
          <w:p w:rsidRPr="000F7CCE" w:rsidR="00903FDC" w:rsidP="00903FDC" w:rsidRDefault="00903FDC" w14:paraId="5F09B870" w14:textId="77777777">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Flexibility service provider</w:t>
            </w:r>
          </w:p>
        </w:tc>
        <w:tc>
          <w:tcPr>
            <w:tcW w:w="1048" w:type="pct"/>
          </w:tcPr>
          <w:p w:rsidRPr="000F7CCE" w:rsidR="00903FDC" w:rsidP="00903FDC" w:rsidRDefault="00903FDC" w14:paraId="12F58AB7" w14:textId="1A195883">
            <w:pPr>
              <w:rPr>
                <w:rFonts w:eastAsiaTheme="minorEastAsia" w:cstheme="minorHAnsi"/>
                <w:color w:val="000000" w:themeColor="text1"/>
                <w:sz w:val="16"/>
                <w:szCs w:val="16"/>
              </w:rPr>
            </w:pPr>
            <w:r w:rsidRPr="376AE2DA">
              <w:rPr>
                <w:rFonts w:eastAsiaTheme="minorEastAsia"/>
                <w:color w:val="000000" w:themeColor="text1"/>
                <w:sz w:val="16"/>
                <w:szCs w:val="16"/>
              </w:rPr>
              <w:t>B</w:t>
            </w:r>
            <w:r w:rsidRPr="000F7CCE">
              <w:rPr>
                <w:rFonts w:eastAsiaTheme="minorEastAsia" w:cstheme="minorHAnsi"/>
                <w:color w:val="000000" w:themeColor="text1"/>
                <w:sz w:val="16"/>
                <w:szCs w:val="16"/>
              </w:rPr>
              <w:t xml:space="preserve"> - ST flexibility needs</w:t>
            </w:r>
          </w:p>
        </w:tc>
      </w:tr>
      <w:tr w:rsidRPr="000F7CCE" w:rsidR="00903FDC" w:rsidTr="194C71E5" w14:paraId="4285E290" w14:textId="77777777">
        <w:trPr>
          <w:trHeight w:val="300"/>
        </w:trPr>
        <w:tc>
          <w:tcPr>
            <w:tcW w:w="531" w:type="pct"/>
          </w:tcPr>
          <w:p w:rsidRPr="000F7CCE" w:rsidR="00903FDC" w:rsidP="00903FDC" w:rsidRDefault="00903FDC" w14:paraId="0D29C442" w14:textId="4A7110BE">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8.</w:t>
            </w:r>
            <w:r w:rsidRPr="376AE2DA">
              <w:rPr>
                <w:rFonts w:eastAsiaTheme="minorEastAsia"/>
                <w:color w:val="000000" w:themeColor="text1"/>
                <w:sz w:val="16"/>
                <w:szCs w:val="16"/>
              </w:rPr>
              <w:t>6</w:t>
            </w:r>
          </w:p>
        </w:tc>
        <w:tc>
          <w:tcPr>
            <w:tcW w:w="696" w:type="pct"/>
          </w:tcPr>
          <w:p w:rsidRPr="00777012" w:rsidR="00903FDC" w:rsidP="00903FDC" w:rsidRDefault="00903FDC" w14:paraId="165AC41D" w14:textId="463A0D83">
            <w:pPr>
              <w:rPr>
                <w:rFonts w:eastAsiaTheme="minorEastAsia" w:cstheme="minorHAnsi"/>
                <w:color w:val="000000" w:themeColor="text1"/>
                <w:sz w:val="16"/>
                <w:szCs w:val="16"/>
              </w:rPr>
            </w:pPr>
            <w:r w:rsidRPr="00777012">
              <w:rPr>
                <w:rFonts w:eastAsiaTheme="minorEastAsia" w:cstheme="minorHAnsi"/>
                <w:color w:val="000000" w:themeColor="text1"/>
                <w:sz w:val="16"/>
                <w:szCs w:val="16"/>
              </w:rPr>
              <w:t>Execute</w:t>
            </w:r>
            <w:r w:rsidRPr="1A266D6F">
              <w:rPr>
                <w:rFonts w:eastAsiaTheme="minorEastAsia"/>
                <w:color w:val="000000" w:themeColor="text1"/>
                <w:sz w:val="16"/>
                <w:szCs w:val="16"/>
              </w:rPr>
              <w:t xml:space="preserve"> </w:t>
            </w:r>
            <w:r w:rsidRPr="00777012">
              <w:rPr>
                <w:rFonts w:eastAsiaTheme="minorEastAsia" w:cstheme="minorHAnsi"/>
                <w:color w:val="000000" w:themeColor="text1"/>
                <w:sz w:val="16"/>
                <w:szCs w:val="16"/>
              </w:rPr>
              <w:t>bids</w:t>
            </w:r>
            <w:r w:rsidRPr="00777012" w:rsidDel="00200852">
              <w:rPr>
                <w:rFonts w:eastAsiaTheme="minorEastAsia" w:cstheme="minorHAnsi"/>
                <w:color w:val="000000" w:themeColor="text1"/>
                <w:sz w:val="16"/>
                <w:szCs w:val="16"/>
              </w:rPr>
              <w:t xml:space="preserve"> </w:t>
            </w:r>
            <w:r w:rsidRPr="00777012">
              <w:rPr>
                <w:rFonts w:eastAsiaTheme="minorEastAsia" w:cstheme="minorHAnsi"/>
                <w:color w:val="000000" w:themeColor="text1"/>
                <w:sz w:val="16"/>
                <w:szCs w:val="16"/>
              </w:rPr>
              <w:t>calculation</w:t>
            </w:r>
          </w:p>
        </w:tc>
        <w:tc>
          <w:tcPr>
            <w:tcW w:w="1204" w:type="pct"/>
          </w:tcPr>
          <w:p w:rsidRPr="00E742B6" w:rsidR="00903FDC" w:rsidP="00903FDC" w:rsidRDefault="00903FDC" w14:paraId="33223F7D" w14:textId="4EC4C1AF">
            <w:pPr>
              <w:rPr>
                <w:rFonts w:eastAsiaTheme="minorEastAsia"/>
                <w:sz w:val="16"/>
                <w:szCs w:val="16"/>
              </w:rPr>
            </w:pPr>
            <w:commentRangeStart w:id="56"/>
            <w:commentRangeStart w:id="57"/>
            <w:commentRangeStart w:id="58"/>
            <w:r w:rsidRPr="00E742B6">
              <w:rPr>
                <w:rFonts w:eastAsiaTheme="minorEastAsia"/>
                <w:sz w:val="16"/>
                <w:szCs w:val="16"/>
              </w:rPr>
              <w:t>Flexibility service provider uses internal algorithm to calculate flexibility bidding curves for the ST flexibility needs, and the baseline of the CESU members.</w:t>
            </w:r>
            <w:commentRangeEnd w:id="56"/>
            <w:r w:rsidRPr="00E742B6">
              <w:rPr>
                <w:rStyle w:val="CommentReference"/>
              </w:rPr>
              <w:commentReference w:id="56"/>
            </w:r>
            <w:commentRangeEnd w:id="57"/>
            <w:r>
              <w:rPr>
                <w:rStyle w:val="CommentReference"/>
              </w:rPr>
              <w:commentReference w:id="57"/>
            </w:r>
            <w:commentRangeEnd w:id="58"/>
            <w:r>
              <w:rPr>
                <w:rStyle w:val="CommentReference"/>
              </w:rPr>
              <w:commentReference w:id="58"/>
            </w:r>
          </w:p>
        </w:tc>
        <w:tc>
          <w:tcPr>
            <w:tcW w:w="752" w:type="pct"/>
          </w:tcPr>
          <w:p w:rsidRPr="000F7CCE" w:rsidR="00903FDC" w:rsidP="00903FDC" w:rsidRDefault="00903FDC" w14:paraId="43EA65AB" w14:textId="77777777">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Flexibility service provider</w:t>
            </w:r>
          </w:p>
        </w:tc>
        <w:tc>
          <w:tcPr>
            <w:tcW w:w="769" w:type="pct"/>
          </w:tcPr>
          <w:p w:rsidRPr="000F7CCE" w:rsidR="00903FDC" w:rsidP="00903FDC" w:rsidRDefault="00903FDC" w14:paraId="124B20FF" w14:textId="77777777">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[internal]</w:t>
            </w:r>
          </w:p>
        </w:tc>
        <w:tc>
          <w:tcPr>
            <w:tcW w:w="1048" w:type="pct"/>
          </w:tcPr>
          <w:p w:rsidRPr="000F7CCE" w:rsidR="00903FDC" w:rsidP="00903FDC" w:rsidRDefault="00903FDC" w14:paraId="673DA23D" w14:textId="77777777">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[not relevant]</w:t>
            </w:r>
          </w:p>
        </w:tc>
      </w:tr>
      <w:tr w:rsidRPr="000F7CCE" w:rsidR="00903FDC" w:rsidTr="194C71E5" w14:paraId="23EB77C2" w14:textId="77777777">
        <w:trPr>
          <w:trHeight w:val="300"/>
        </w:trPr>
        <w:tc>
          <w:tcPr>
            <w:tcW w:w="531" w:type="pct"/>
          </w:tcPr>
          <w:p w:rsidRPr="000F7CCE" w:rsidR="00903FDC" w:rsidP="00903FDC" w:rsidRDefault="00903FDC" w14:paraId="25519770" w14:textId="61D4FCBB">
            <w:pPr>
              <w:rPr>
                <w:rFonts w:eastAsiaTheme="minorEastAsia" w:cstheme="minorHAnsi"/>
                <w:color w:val="000000" w:themeColor="text1"/>
                <w:sz w:val="16"/>
                <w:szCs w:val="16"/>
              </w:rPr>
            </w:pPr>
            <w:r w:rsidRPr="00363A59">
              <w:rPr>
                <w:rFonts w:eastAsiaTheme="minorEastAsia" w:cstheme="minorHAnsi"/>
                <w:color w:val="000000" w:themeColor="text1"/>
                <w:sz w:val="16"/>
                <w:szCs w:val="16"/>
              </w:rPr>
              <w:t>8.7</w:t>
            </w:r>
            <w:commentRangeStart w:id="59"/>
            <w:commentRangeEnd w:id="59"/>
            <w:r w:rsidRPr="00363A59">
              <w:rPr>
                <w:rStyle w:val="CommentReference"/>
              </w:rPr>
              <w:commentReference w:id="59"/>
            </w:r>
          </w:p>
        </w:tc>
        <w:tc>
          <w:tcPr>
            <w:tcW w:w="696" w:type="pct"/>
          </w:tcPr>
          <w:p w:rsidRPr="00777012" w:rsidR="00903FDC" w:rsidP="00903FDC" w:rsidRDefault="00903FDC" w14:paraId="462B7775" w14:textId="6C421485">
            <w:pPr>
              <w:rPr>
                <w:rFonts w:eastAsiaTheme="minorEastAsia" w:cstheme="minorHAnsi"/>
                <w:color w:val="000000" w:themeColor="text1"/>
                <w:sz w:val="16"/>
                <w:szCs w:val="16"/>
              </w:rPr>
            </w:pPr>
            <w:commentRangeStart w:id="60"/>
            <w:r w:rsidRPr="00777012">
              <w:rPr>
                <w:rFonts w:eastAsiaTheme="minorEastAsia" w:cstheme="minorHAnsi"/>
                <w:color w:val="000000" w:themeColor="text1"/>
                <w:sz w:val="16"/>
                <w:szCs w:val="16"/>
              </w:rPr>
              <w:t>Send bids</w:t>
            </w:r>
          </w:p>
        </w:tc>
        <w:tc>
          <w:tcPr>
            <w:tcW w:w="1204" w:type="pct"/>
          </w:tcPr>
          <w:p w:rsidRPr="000F7CCE" w:rsidR="00903FDC" w:rsidP="00903FDC" w:rsidRDefault="00903FDC" w14:paraId="0C92A032" w14:textId="7F0A5EF7">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Flexibility service provider submits bidding curve and baselines to the flexibility market operator.</w:t>
            </w:r>
          </w:p>
        </w:tc>
        <w:tc>
          <w:tcPr>
            <w:tcW w:w="752" w:type="pct"/>
          </w:tcPr>
          <w:p w:rsidRPr="000F7CCE" w:rsidR="00903FDC" w:rsidP="00903FDC" w:rsidRDefault="00903FDC" w14:paraId="701845B9" w14:textId="77777777">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Flexibility service provider</w:t>
            </w:r>
          </w:p>
        </w:tc>
        <w:tc>
          <w:tcPr>
            <w:tcW w:w="769" w:type="pct"/>
          </w:tcPr>
          <w:p w:rsidRPr="000F7CCE" w:rsidR="00903FDC" w:rsidP="00903FDC" w:rsidRDefault="00903FDC" w14:paraId="6E37C6CF" w14:textId="77777777">
            <w:pPr>
              <w:rPr>
                <w:rFonts w:eastAsiaTheme="minorEastAsia"/>
                <w:color w:val="000000" w:themeColor="text1"/>
                <w:sz w:val="16"/>
                <w:szCs w:val="16"/>
              </w:rPr>
            </w:pPr>
            <w:commentRangeStart w:id="61"/>
            <w:r w:rsidRPr="095E9543">
              <w:rPr>
                <w:rFonts w:eastAsiaTheme="minorEastAsia"/>
                <w:color w:val="000000" w:themeColor="text1"/>
                <w:sz w:val="16"/>
                <w:szCs w:val="16"/>
              </w:rPr>
              <w:t>Flexibility market operator</w:t>
            </w:r>
            <w:commentRangeEnd w:id="61"/>
            <w:r>
              <w:rPr>
                <w:rStyle w:val="CommentReference"/>
              </w:rPr>
              <w:commentReference w:id="61"/>
            </w:r>
          </w:p>
        </w:tc>
        <w:tc>
          <w:tcPr>
            <w:tcW w:w="1048" w:type="pct"/>
          </w:tcPr>
          <w:p w:rsidRPr="000F7CCE" w:rsidR="00903FDC" w:rsidP="00903FDC" w:rsidRDefault="00903FDC" w14:paraId="6CD2F619" w14:textId="48D4F6E1">
            <w:pPr>
              <w:rPr>
                <w:rFonts w:eastAsiaTheme="minorEastAsia" w:cstheme="minorHAnsi"/>
                <w:color w:val="000000" w:themeColor="text1"/>
                <w:sz w:val="16"/>
                <w:szCs w:val="16"/>
              </w:rPr>
            </w:pPr>
            <w:r w:rsidRPr="1A266D6F">
              <w:rPr>
                <w:rFonts w:eastAsiaTheme="minorEastAsia"/>
                <w:color w:val="000000" w:themeColor="text1"/>
                <w:sz w:val="16"/>
                <w:szCs w:val="16"/>
              </w:rPr>
              <w:t>C</w:t>
            </w:r>
            <w:r w:rsidRPr="000F7CCE">
              <w:rPr>
                <w:rFonts w:eastAsiaTheme="minorEastAsia" w:cstheme="minorHAnsi"/>
                <w:color w:val="000000" w:themeColor="text1"/>
                <w:sz w:val="16"/>
                <w:szCs w:val="16"/>
              </w:rPr>
              <w:t xml:space="preserve"> - Bidding curve</w:t>
            </w:r>
          </w:p>
          <w:p w:rsidRPr="000F7CCE" w:rsidR="00903FDC" w:rsidP="00903FDC" w:rsidRDefault="00903FDC" w14:paraId="74380382" w14:textId="31C37E8F">
            <w:pPr>
              <w:rPr>
                <w:rFonts w:eastAsiaTheme="minorEastAsia" w:cstheme="minorHAnsi"/>
                <w:color w:val="000000" w:themeColor="text1"/>
                <w:sz w:val="16"/>
                <w:szCs w:val="16"/>
              </w:rPr>
            </w:pPr>
            <w:commentRangeEnd w:id="60"/>
            <w:r w:rsidRPr="000F7CCE" w:rsidDel="00200852">
              <w:rPr>
                <w:rStyle w:val="CommentReference"/>
              </w:rPr>
              <w:commentReference w:id="60"/>
            </w:r>
          </w:p>
        </w:tc>
      </w:tr>
      <w:tr w:rsidRPr="000F7CCE" w:rsidR="00903FDC" w:rsidTr="194C71E5" w14:paraId="54D0B34E" w14:textId="77777777">
        <w:trPr>
          <w:trHeight w:val="300"/>
        </w:trPr>
        <w:tc>
          <w:tcPr>
            <w:tcW w:w="531" w:type="pct"/>
          </w:tcPr>
          <w:p w:rsidRPr="000F7CCE" w:rsidR="00903FDC" w:rsidP="00903FDC" w:rsidRDefault="00903FDC" w14:paraId="1B5E05C0" w14:textId="67F47D2D">
            <w:pPr>
              <w:rPr>
                <w:rFonts w:eastAsiaTheme="minorEastAsia" w:cstheme="minorHAnsi"/>
                <w:color w:val="000000" w:themeColor="text1"/>
                <w:sz w:val="16"/>
                <w:szCs w:val="16"/>
              </w:rPr>
            </w:pPr>
            <w:r w:rsidRPr="00363A59">
              <w:rPr>
                <w:rFonts w:eastAsiaTheme="minorEastAsia" w:cstheme="minorHAnsi"/>
                <w:color w:val="000000" w:themeColor="text1"/>
                <w:sz w:val="16"/>
                <w:szCs w:val="16"/>
              </w:rPr>
              <w:t>8.</w:t>
            </w:r>
            <w:r w:rsidRPr="1A266D6F" w:rsidR="00A12A81">
              <w:rPr>
                <w:rFonts w:eastAsiaTheme="minorEastAsia"/>
                <w:color w:val="000000" w:themeColor="text1"/>
                <w:sz w:val="16"/>
                <w:szCs w:val="16"/>
              </w:rPr>
              <w:t>8</w:t>
            </w:r>
          </w:p>
        </w:tc>
        <w:tc>
          <w:tcPr>
            <w:tcW w:w="696" w:type="pct"/>
          </w:tcPr>
          <w:p w:rsidRPr="00D85386" w:rsidR="00903FDC" w:rsidP="194C71E5" w:rsidRDefault="3388038D" w14:paraId="010F5A0A" w14:textId="2793D9F3">
            <w:pPr>
              <w:rPr>
                <w:rFonts w:eastAsiaTheme="minorEastAsia"/>
                <w:color w:val="000000" w:themeColor="text1"/>
                <w:sz w:val="16"/>
                <w:szCs w:val="16"/>
                <w:highlight w:val="yellow"/>
                <w:rPrChange w:author="Unknown" w16du:dateUtc="2025-09-12T09:36:00Z" w:id="62">
                  <w:rPr>
                    <w:rFonts w:eastAsiaTheme="minorEastAsia" w:cstheme="minorHAnsi"/>
                    <w:color w:val="000000" w:themeColor="text1"/>
                    <w:sz w:val="16"/>
                    <w:szCs w:val="16"/>
                  </w:rPr>
                </w:rPrChange>
              </w:rPr>
            </w:pPr>
            <w:r w:rsidRPr="194C71E5">
              <w:rPr>
                <w:rFonts w:eastAsiaTheme="minorEastAsia"/>
                <w:color w:val="000000" w:themeColor="text1"/>
                <w:sz w:val="16"/>
                <w:szCs w:val="16"/>
              </w:rPr>
              <w:t>Execute market clearing</w:t>
            </w:r>
          </w:p>
        </w:tc>
        <w:tc>
          <w:tcPr>
            <w:tcW w:w="1204" w:type="pct"/>
          </w:tcPr>
          <w:p w:rsidRPr="000F7CCE" w:rsidR="00903FDC" w:rsidP="00903FDC" w:rsidRDefault="00903FDC" w14:paraId="44FDE974" w14:textId="6BF6E91E">
            <w:pPr>
              <w:rPr>
                <w:rFonts w:eastAsiaTheme="minorEastAsia" w:cstheme="minorHAnsi"/>
                <w:color w:val="000000" w:themeColor="text1"/>
                <w:sz w:val="16"/>
                <w:szCs w:val="16"/>
              </w:rPr>
            </w:pPr>
            <w:r w:rsidRPr="00A926FB">
              <w:rPr>
                <w:rFonts w:eastAsiaTheme="minorEastAsia" w:cstheme="minorHAnsi"/>
                <w:color w:val="000000" w:themeColor="text1"/>
                <w:sz w:val="16"/>
                <w:szCs w:val="16"/>
              </w:rPr>
              <w:t xml:space="preserve">Flexibility market operator </w:t>
            </w:r>
            <w:r w:rsidRPr="000F7CCE" w:rsidR="00A12A81">
              <w:rPr>
                <w:rFonts w:eastAsiaTheme="minorEastAsia" w:cstheme="minorHAnsi"/>
                <w:color w:val="000000" w:themeColor="text1"/>
                <w:sz w:val="16"/>
                <w:szCs w:val="16"/>
              </w:rPr>
              <w:t>clears</w:t>
            </w:r>
            <w:r w:rsidRPr="00A926FB">
              <w:rPr>
                <w:rFonts w:eastAsiaTheme="minorEastAsia" w:cstheme="minorHAnsi"/>
                <w:color w:val="000000" w:themeColor="text1"/>
                <w:sz w:val="16"/>
                <w:szCs w:val="16"/>
              </w:rPr>
              <w:t xml:space="preserve"> flexibility </w:t>
            </w:r>
            <w:r w:rsidRPr="000F7CCE" w:rsidR="00A12A81">
              <w:rPr>
                <w:rFonts w:eastAsiaTheme="minorEastAsia" w:cstheme="minorHAnsi"/>
                <w:color w:val="000000" w:themeColor="text1"/>
                <w:sz w:val="16"/>
                <w:szCs w:val="16"/>
              </w:rPr>
              <w:t>market</w:t>
            </w:r>
            <w:r w:rsidRPr="00A926FB">
              <w:rPr>
                <w:rFonts w:eastAsiaTheme="minorEastAsia" w:cstheme="minorHAnsi"/>
                <w:color w:val="000000" w:themeColor="text1"/>
                <w:sz w:val="16"/>
                <w:szCs w:val="16"/>
              </w:rPr>
              <w:t>.</w:t>
            </w:r>
          </w:p>
        </w:tc>
        <w:tc>
          <w:tcPr>
            <w:tcW w:w="752" w:type="pct"/>
          </w:tcPr>
          <w:p w:rsidRPr="000F7CCE" w:rsidR="00903FDC" w:rsidP="00903FDC" w:rsidRDefault="00903FDC" w14:paraId="5BF1ED58" w14:textId="1317EB4A">
            <w:pPr>
              <w:rPr>
                <w:rFonts w:eastAsiaTheme="minorEastAsia" w:cstheme="minorHAnsi"/>
                <w:color w:val="000000" w:themeColor="text1"/>
                <w:sz w:val="16"/>
                <w:szCs w:val="16"/>
              </w:rPr>
            </w:pPr>
            <w:r w:rsidRPr="00A926FB">
              <w:rPr>
                <w:rFonts w:eastAsiaTheme="minorEastAsia" w:cstheme="minorHAnsi"/>
                <w:color w:val="000000" w:themeColor="text1"/>
                <w:sz w:val="16"/>
                <w:szCs w:val="16"/>
              </w:rPr>
              <w:t>Flexibility market operator</w:t>
            </w:r>
          </w:p>
        </w:tc>
        <w:tc>
          <w:tcPr>
            <w:tcW w:w="769" w:type="pct"/>
          </w:tcPr>
          <w:p w:rsidRPr="000F7CCE" w:rsidR="00903FDC" w:rsidP="00903FDC" w:rsidRDefault="00A12A81" w14:paraId="6B2B24FA" w14:textId="09EC9ED8">
            <w:pPr>
              <w:rPr>
                <w:rFonts w:eastAsiaTheme="minorEastAsia" w:cstheme="minorHAnsi"/>
                <w:color w:val="000000" w:themeColor="text1"/>
                <w:sz w:val="16"/>
                <w:szCs w:val="16"/>
              </w:rPr>
            </w:pPr>
            <w:r w:rsidRPr="1A266D6F">
              <w:rPr>
                <w:rFonts w:eastAsiaTheme="minorEastAsia"/>
                <w:color w:val="000000" w:themeColor="text1"/>
                <w:sz w:val="16"/>
                <w:szCs w:val="16"/>
              </w:rPr>
              <w:t>[internal]</w:t>
            </w:r>
          </w:p>
        </w:tc>
        <w:tc>
          <w:tcPr>
            <w:tcW w:w="1048" w:type="pct"/>
          </w:tcPr>
          <w:p w:rsidRPr="000F7CCE" w:rsidR="00903FDC" w:rsidP="00903FDC" w:rsidRDefault="00A12A81" w14:paraId="71368D1E" w14:textId="3774F627">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[not relevant]</w:t>
            </w:r>
          </w:p>
        </w:tc>
      </w:tr>
      <w:tr w:rsidRPr="000F7CCE" w:rsidR="00903FDC" w:rsidTr="194C71E5" w14:paraId="2608D29E" w14:textId="77777777">
        <w:trPr>
          <w:trHeight w:val="300"/>
        </w:trPr>
        <w:tc>
          <w:tcPr>
            <w:tcW w:w="531" w:type="pct"/>
          </w:tcPr>
          <w:p w:rsidRPr="00363A59" w:rsidR="00903FDC" w:rsidP="00903FDC" w:rsidRDefault="00903FDC" w14:paraId="657B9778" w14:textId="74D4A640">
            <w:pPr>
              <w:rPr>
                <w:rFonts w:eastAsiaTheme="minorEastAsia" w:cstheme="minorHAnsi"/>
                <w:color w:val="000000" w:themeColor="text1"/>
                <w:sz w:val="16"/>
                <w:szCs w:val="16"/>
              </w:rPr>
            </w:pPr>
            <w:r w:rsidRPr="00363A59">
              <w:rPr>
                <w:rFonts w:eastAsiaTheme="minorEastAsia" w:cstheme="minorHAnsi"/>
                <w:color w:val="000000" w:themeColor="text1"/>
                <w:sz w:val="16"/>
                <w:szCs w:val="16"/>
              </w:rPr>
              <w:t>8.</w:t>
            </w:r>
            <w:r w:rsidRPr="1A266D6F" w:rsidR="00A12A81">
              <w:rPr>
                <w:rFonts w:eastAsiaTheme="minorEastAsia"/>
                <w:color w:val="000000" w:themeColor="text1"/>
                <w:sz w:val="16"/>
                <w:szCs w:val="16"/>
              </w:rPr>
              <w:t>9</w:t>
            </w:r>
            <w:commentRangeStart w:id="63"/>
            <w:commentRangeEnd w:id="63"/>
            <w:r w:rsidRPr="00363A59" w:rsidDel="003A53D7">
              <w:rPr>
                <w:rStyle w:val="CommentReference"/>
              </w:rPr>
              <w:commentReference w:id="63"/>
            </w:r>
          </w:p>
        </w:tc>
        <w:tc>
          <w:tcPr>
            <w:tcW w:w="696" w:type="pct"/>
          </w:tcPr>
          <w:p w:rsidRPr="00363A59" w:rsidR="00903FDC" w:rsidP="00903FDC" w:rsidRDefault="00A12A81" w14:paraId="516EB228" w14:textId="7A9A7E25">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 xml:space="preserve">Send general market </w:t>
            </w:r>
            <w:r w:rsidRPr="1A266D6F">
              <w:rPr>
                <w:rFonts w:eastAsiaTheme="minorEastAsia"/>
                <w:color w:val="000000" w:themeColor="text1"/>
                <w:sz w:val="16"/>
                <w:szCs w:val="16"/>
              </w:rPr>
              <w:t>results</w:t>
            </w:r>
          </w:p>
        </w:tc>
        <w:tc>
          <w:tcPr>
            <w:tcW w:w="1204" w:type="pct"/>
          </w:tcPr>
          <w:p w:rsidRPr="00363A59" w:rsidR="00903FDC" w:rsidP="00903FDC" w:rsidRDefault="00A12A81" w14:paraId="1EB58106" w14:textId="1A62130B">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flexibility market operator informs the flexibility requesting party about the bids that were selected.</w:t>
            </w:r>
          </w:p>
        </w:tc>
        <w:tc>
          <w:tcPr>
            <w:tcW w:w="752" w:type="pct"/>
          </w:tcPr>
          <w:p w:rsidRPr="00363A59" w:rsidR="00903FDC" w:rsidP="00903FDC" w:rsidRDefault="00903FDC" w14:paraId="34238A83" w14:textId="2A95D622">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Flexibility market operator</w:t>
            </w:r>
          </w:p>
        </w:tc>
        <w:tc>
          <w:tcPr>
            <w:tcW w:w="769" w:type="pct"/>
          </w:tcPr>
          <w:p w:rsidRPr="000F7CCE" w:rsidR="00A12A81" w:rsidP="1A266D6F" w:rsidRDefault="00A12A81" w14:paraId="6C187CB8" w14:textId="77777777">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Flexibility requesting party</w:t>
            </w:r>
          </w:p>
          <w:p w:rsidRPr="00363A59" w:rsidR="00903FDC" w:rsidP="00903FDC" w:rsidRDefault="00903FDC" w14:paraId="52859A6E" w14:textId="57ECA081">
            <w:pPr>
              <w:rPr>
                <w:rFonts w:eastAsiaTheme="minorEastAsia" w:cstheme="minorHAnsi"/>
                <w:color w:val="000000" w:themeColor="text1"/>
                <w:sz w:val="16"/>
                <w:szCs w:val="16"/>
              </w:rPr>
            </w:pPr>
          </w:p>
        </w:tc>
        <w:tc>
          <w:tcPr>
            <w:tcW w:w="1048" w:type="pct"/>
          </w:tcPr>
          <w:p w:rsidRPr="000F7CCE" w:rsidR="00903FDC" w:rsidP="00903FDC" w:rsidRDefault="00A12A81" w14:paraId="6A825BCE" w14:textId="4A43E9E4">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D - ST flexibility market results (general</w:t>
            </w:r>
            <w:r w:rsidRPr="1A266D6F">
              <w:rPr>
                <w:rFonts w:eastAsiaTheme="minorEastAsia"/>
                <w:color w:val="000000" w:themeColor="text1"/>
                <w:sz w:val="16"/>
                <w:szCs w:val="16"/>
              </w:rPr>
              <w:t>)</w:t>
            </w:r>
          </w:p>
        </w:tc>
      </w:tr>
      <w:tr w:rsidRPr="000F7CCE" w:rsidR="00903FDC" w:rsidTr="194C71E5" w14:paraId="110955F6" w14:textId="77777777">
        <w:trPr>
          <w:trHeight w:val="300"/>
        </w:trPr>
        <w:tc>
          <w:tcPr>
            <w:tcW w:w="531" w:type="pct"/>
          </w:tcPr>
          <w:p w:rsidRPr="00363A59" w:rsidR="00903FDC" w:rsidP="00903FDC" w:rsidRDefault="00903FDC" w14:paraId="3B84B6A3" w14:textId="2D0F0897">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8.</w:t>
            </w:r>
            <w:r w:rsidRPr="1A266D6F" w:rsidR="00A12A81">
              <w:rPr>
                <w:rFonts w:eastAsiaTheme="minorEastAsia"/>
                <w:color w:val="000000" w:themeColor="text1"/>
                <w:sz w:val="16"/>
                <w:szCs w:val="16"/>
              </w:rPr>
              <w:t>10</w:t>
            </w:r>
          </w:p>
        </w:tc>
        <w:tc>
          <w:tcPr>
            <w:tcW w:w="696" w:type="pct"/>
          </w:tcPr>
          <w:p w:rsidRPr="00363A59" w:rsidR="00903FDC" w:rsidP="00903FDC" w:rsidRDefault="00903FDC" w14:paraId="6D5F70BE" w14:textId="20EC175C">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 xml:space="preserve">Send </w:t>
            </w:r>
            <w:r w:rsidRPr="000F7CCE" w:rsidR="00A12A81">
              <w:rPr>
                <w:rFonts w:eastAsiaTheme="minorEastAsia" w:cstheme="minorHAnsi"/>
                <w:color w:val="000000" w:themeColor="text1"/>
                <w:sz w:val="16"/>
                <w:szCs w:val="16"/>
              </w:rPr>
              <w:t>individual</w:t>
            </w:r>
            <w:r w:rsidRPr="000F7CCE">
              <w:rPr>
                <w:rFonts w:eastAsiaTheme="minorEastAsia" w:cstheme="minorHAnsi"/>
                <w:color w:val="000000" w:themeColor="text1"/>
                <w:sz w:val="16"/>
                <w:szCs w:val="16"/>
              </w:rPr>
              <w:t xml:space="preserve"> market results</w:t>
            </w:r>
          </w:p>
        </w:tc>
        <w:tc>
          <w:tcPr>
            <w:tcW w:w="1204" w:type="pct"/>
          </w:tcPr>
          <w:p w:rsidRPr="00363A59" w:rsidR="00903FDC" w:rsidP="00903FDC" w:rsidRDefault="00A12A81" w14:paraId="01750796" w14:textId="3300CE4B">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Flexibility</w:t>
            </w:r>
            <w:r w:rsidRPr="000F7CCE" w:rsidR="00903FDC">
              <w:rPr>
                <w:rFonts w:eastAsiaTheme="minorEastAsia" w:cstheme="minorHAnsi"/>
                <w:color w:val="000000" w:themeColor="text1"/>
                <w:sz w:val="16"/>
                <w:szCs w:val="16"/>
              </w:rPr>
              <w:t xml:space="preserve"> market operator informs the flexibility </w:t>
            </w:r>
            <w:r w:rsidRPr="000F7CCE">
              <w:rPr>
                <w:rFonts w:eastAsiaTheme="minorEastAsia" w:cstheme="minorHAnsi"/>
                <w:color w:val="000000" w:themeColor="text1"/>
                <w:sz w:val="16"/>
                <w:szCs w:val="16"/>
              </w:rPr>
              <w:t>service provider</w:t>
            </w:r>
            <w:r w:rsidRPr="000F7CCE" w:rsidR="00903FDC">
              <w:rPr>
                <w:rFonts w:eastAsiaTheme="minorEastAsia" w:cstheme="minorHAnsi"/>
                <w:color w:val="000000" w:themeColor="text1"/>
                <w:sz w:val="16"/>
                <w:szCs w:val="16"/>
              </w:rPr>
              <w:t xml:space="preserve"> about </w:t>
            </w:r>
            <w:r w:rsidRPr="000F7CCE">
              <w:rPr>
                <w:rFonts w:eastAsiaTheme="minorEastAsia" w:cstheme="minorHAnsi"/>
                <w:color w:val="000000" w:themeColor="text1"/>
                <w:sz w:val="16"/>
                <w:szCs w:val="16"/>
              </w:rPr>
              <w:t>which</w:t>
            </w:r>
            <w:r w:rsidRPr="000F7CCE" w:rsidR="00903FDC">
              <w:rPr>
                <w:rFonts w:eastAsiaTheme="minorEastAsia" w:cstheme="minorHAnsi"/>
                <w:color w:val="000000" w:themeColor="text1"/>
                <w:sz w:val="16"/>
                <w:szCs w:val="16"/>
              </w:rPr>
              <w:t xml:space="preserve"> bids were </w:t>
            </w:r>
            <w:r w:rsidRPr="000F7CCE">
              <w:rPr>
                <w:rFonts w:eastAsiaTheme="minorEastAsia" w:cstheme="minorHAnsi"/>
                <w:color w:val="000000" w:themeColor="text1"/>
                <w:sz w:val="16"/>
                <w:szCs w:val="16"/>
              </w:rPr>
              <w:t>accepted/rejected</w:t>
            </w:r>
            <w:r w:rsidRPr="000F7CCE" w:rsidR="00903FDC">
              <w:rPr>
                <w:rFonts w:eastAsiaTheme="minorEastAsia" w:cstheme="minorHAnsi"/>
                <w:color w:val="000000" w:themeColor="text1"/>
                <w:sz w:val="16"/>
                <w:szCs w:val="16"/>
              </w:rPr>
              <w:t>.</w:t>
            </w:r>
          </w:p>
        </w:tc>
        <w:tc>
          <w:tcPr>
            <w:tcW w:w="752" w:type="pct"/>
          </w:tcPr>
          <w:p w:rsidRPr="00363A59" w:rsidR="00903FDC" w:rsidP="00903FDC" w:rsidRDefault="00903FDC" w14:paraId="01B0C1F7" w14:textId="23040A3A">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Flexibility market operator</w:t>
            </w:r>
          </w:p>
        </w:tc>
        <w:tc>
          <w:tcPr>
            <w:tcW w:w="769" w:type="pct"/>
          </w:tcPr>
          <w:p w:rsidRPr="00363A59" w:rsidR="00903FDC" w:rsidP="00903FDC" w:rsidRDefault="00903FDC" w14:paraId="750DC43F" w14:textId="4941BCC0">
            <w:pPr>
              <w:rPr>
                <w:rFonts w:eastAsiaTheme="minorEastAsia" w:cstheme="minorHAnsi"/>
                <w:color w:val="000000" w:themeColor="text1"/>
                <w:sz w:val="16"/>
                <w:szCs w:val="16"/>
              </w:rPr>
            </w:pPr>
            <w:r w:rsidRPr="1A266D6F">
              <w:rPr>
                <w:rFonts w:eastAsiaTheme="minorEastAsia"/>
                <w:color w:val="000000" w:themeColor="text1"/>
                <w:sz w:val="16"/>
                <w:szCs w:val="16"/>
              </w:rPr>
              <w:t xml:space="preserve">Flexibility </w:t>
            </w:r>
            <w:r w:rsidRPr="1A266D6F" w:rsidR="27CF5740">
              <w:rPr>
                <w:rFonts w:eastAsiaTheme="minorEastAsia"/>
                <w:color w:val="000000" w:themeColor="text1"/>
                <w:sz w:val="16"/>
                <w:szCs w:val="16"/>
              </w:rPr>
              <w:t>service provider</w:t>
            </w:r>
          </w:p>
        </w:tc>
        <w:tc>
          <w:tcPr>
            <w:tcW w:w="1048" w:type="pct"/>
          </w:tcPr>
          <w:p w:rsidRPr="000F7CCE" w:rsidR="00903FDC" w:rsidP="00903FDC" w:rsidRDefault="00A12A81" w14:paraId="2C2E8DF9" w14:textId="790E1C55">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E</w:t>
            </w:r>
            <w:r w:rsidRPr="000F7CCE" w:rsidR="00903FDC">
              <w:rPr>
                <w:rFonts w:eastAsiaTheme="minorEastAsia" w:cstheme="minorHAnsi"/>
                <w:color w:val="000000" w:themeColor="text1"/>
                <w:sz w:val="16"/>
                <w:szCs w:val="16"/>
              </w:rPr>
              <w:t xml:space="preserve"> - ST flexibility market results (</w:t>
            </w:r>
            <w:r w:rsidRPr="000F7CCE">
              <w:rPr>
                <w:rFonts w:eastAsiaTheme="minorEastAsia" w:cstheme="minorHAnsi"/>
                <w:color w:val="000000" w:themeColor="text1"/>
                <w:sz w:val="16"/>
                <w:szCs w:val="16"/>
              </w:rPr>
              <w:t>individual</w:t>
            </w:r>
            <w:r w:rsidRPr="000F7CCE" w:rsidR="00903FDC">
              <w:rPr>
                <w:rFonts w:eastAsiaTheme="minorEastAsia" w:cstheme="minorHAnsi"/>
                <w:color w:val="000000" w:themeColor="text1"/>
                <w:sz w:val="16"/>
                <w:szCs w:val="16"/>
              </w:rPr>
              <w:t>)</w:t>
            </w:r>
          </w:p>
        </w:tc>
      </w:tr>
      <w:tr w:rsidRPr="000F7CCE" w:rsidR="00903FDC" w:rsidTr="194C71E5" w14:paraId="45B5B12B" w14:textId="77777777">
        <w:trPr>
          <w:trHeight w:val="300"/>
        </w:trPr>
        <w:tc>
          <w:tcPr>
            <w:tcW w:w="531" w:type="pct"/>
          </w:tcPr>
          <w:p w:rsidRPr="00363A59" w:rsidR="00903FDC" w:rsidP="00903FDC" w:rsidRDefault="00903FDC" w14:paraId="4643737A" w14:textId="51FC8126">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8.</w:t>
            </w:r>
            <w:r w:rsidRPr="1A266D6F" w:rsidR="00A12A81">
              <w:rPr>
                <w:rFonts w:eastAsiaTheme="minorEastAsia"/>
                <w:color w:val="000000" w:themeColor="text1"/>
                <w:sz w:val="16"/>
                <w:szCs w:val="16"/>
              </w:rPr>
              <w:t>11</w:t>
            </w:r>
          </w:p>
        </w:tc>
        <w:tc>
          <w:tcPr>
            <w:tcW w:w="696" w:type="pct"/>
          </w:tcPr>
          <w:p w:rsidRPr="000F7CCE" w:rsidR="00A12A81" w:rsidP="1A266D6F" w:rsidRDefault="00A12A81" w14:paraId="3AD15310" w14:textId="77777777">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(optional)</w:t>
            </w:r>
          </w:p>
          <w:p w:rsidRPr="00363A59" w:rsidR="00903FDC" w:rsidP="00903FDC" w:rsidRDefault="00A12A81" w14:paraId="24B1F334" w14:textId="2922259E">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 xml:space="preserve">Send flexibility activation request </w:t>
            </w:r>
          </w:p>
        </w:tc>
        <w:tc>
          <w:tcPr>
            <w:tcW w:w="1204" w:type="pct"/>
          </w:tcPr>
          <w:p w:rsidRPr="00363A59" w:rsidR="00903FDC" w:rsidP="00903FDC" w:rsidRDefault="00A12A81" w14:paraId="59CBCA3C" w14:textId="70BD0AF7">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 xml:space="preserve">Flexibility requesting party </w:t>
            </w:r>
            <w:r w:rsidRPr="1A266D6F">
              <w:rPr>
                <w:rFonts w:eastAsiaTheme="minorEastAsia"/>
                <w:color w:val="000000" w:themeColor="text1"/>
                <w:sz w:val="16"/>
                <w:szCs w:val="16"/>
              </w:rPr>
              <w:t xml:space="preserve">sends </w:t>
            </w:r>
            <w:r w:rsidRPr="000F7CCE">
              <w:rPr>
                <w:rFonts w:eastAsiaTheme="minorEastAsia" w:cstheme="minorHAnsi"/>
                <w:color w:val="000000" w:themeColor="text1"/>
                <w:sz w:val="16"/>
                <w:szCs w:val="16"/>
              </w:rPr>
              <w:t>flexibility activation</w:t>
            </w:r>
            <w:r w:rsidRPr="1A266D6F">
              <w:rPr>
                <w:rFonts w:eastAsiaTheme="minorEastAsia"/>
                <w:color w:val="000000" w:themeColor="text1"/>
                <w:sz w:val="16"/>
                <w:szCs w:val="16"/>
              </w:rPr>
              <w:t xml:space="preserve"> request to f</w:t>
            </w:r>
            <w:r w:rsidRPr="000F7CCE">
              <w:rPr>
                <w:rFonts w:eastAsiaTheme="minorEastAsia" w:cstheme="minorHAnsi"/>
                <w:color w:val="000000" w:themeColor="text1"/>
                <w:sz w:val="16"/>
                <w:szCs w:val="16"/>
              </w:rPr>
              <w:t>lexibility service provide</w:t>
            </w:r>
            <w:r w:rsidRPr="1A266D6F">
              <w:rPr>
                <w:rFonts w:eastAsiaTheme="minorEastAsia"/>
                <w:color w:val="000000" w:themeColor="text1"/>
                <w:sz w:val="16"/>
                <w:szCs w:val="16"/>
              </w:rPr>
              <w:t>r (only for services requiring activation</w:t>
            </w:r>
            <w:r w:rsidRPr="000F7CCE">
              <w:rPr>
                <w:rFonts w:eastAsiaTheme="minorEastAsia" w:cstheme="minorHAnsi"/>
                <w:color w:val="000000" w:themeColor="text1"/>
                <w:sz w:val="16"/>
                <w:szCs w:val="16"/>
              </w:rPr>
              <w:t xml:space="preserve">, and </w:t>
            </w:r>
            <w:r w:rsidRPr="1A266D6F">
              <w:rPr>
                <w:rFonts w:eastAsiaTheme="minorEastAsia"/>
                <w:color w:val="000000" w:themeColor="text1"/>
                <w:sz w:val="16"/>
                <w:szCs w:val="16"/>
              </w:rPr>
              <w:t>in case the flexibility selected in the market can be partially activated closer to real time).</w:t>
            </w:r>
          </w:p>
        </w:tc>
        <w:tc>
          <w:tcPr>
            <w:tcW w:w="752" w:type="pct"/>
          </w:tcPr>
          <w:p w:rsidRPr="00363A59" w:rsidR="00903FDC" w:rsidP="00903FDC" w:rsidRDefault="00903FDC" w14:paraId="7A1A5069" w14:textId="3E3DE609">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 xml:space="preserve">Flexibility </w:t>
            </w:r>
            <w:r w:rsidRPr="000F7CCE" w:rsidR="00A12A81">
              <w:rPr>
                <w:rFonts w:eastAsiaTheme="minorEastAsia" w:cstheme="minorHAnsi"/>
                <w:color w:val="000000" w:themeColor="text1"/>
                <w:sz w:val="16"/>
                <w:szCs w:val="16"/>
              </w:rPr>
              <w:t xml:space="preserve">requesting </w:t>
            </w:r>
            <w:r w:rsidRPr="1A266D6F" w:rsidR="00A12A81">
              <w:rPr>
                <w:rFonts w:eastAsiaTheme="minorEastAsia"/>
                <w:color w:val="000000" w:themeColor="text1"/>
                <w:sz w:val="16"/>
                <w:szCs w:val="16"/>
              </w:rPr>
              <w:t>party</w:t>
            </w:r>
          </w:p>
        </w:tc>
        <w:tc>
          <w:tcPr>
            <w:tcW w:w="769" w:type="pct"/>
          </w:tcPr>
          <w:p w:rsidRPr="00363A59" w:rsidR="00903FDC" w:rsidP="00903FDC" w:rsidRDefault="00903FDC" w14:paraId="5E8BCC92" w14:textId="46E38E95">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Flexibility service provider</w:t>
            </w:r>
          </w:p>
        </w:tc>
        <w:tc>
          <w:tcPr>
            <w:tcW w:w="1048" w:type="pct"/>
          </w:tcPr>
          <w:p w:rsidRPr="000F7CCE" w:rsidR="00903FDC" w:rsidP="00903FDC" w:rsidRDefault="00A12A81" w14:paraId="3433E3C4" w14:textId="3B872BF7">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F - Flexibility activation request (individual)</w:t>
            </w:r>
          </w:p>
        </w:tc>
      </w:tr>
      <w:tr w:rsidRPr="000F7CCE" w:rsidR="00903FDC" w:rsidTr="194C71E5" w14:paraId="46738A67" w14:textId="77777777">
        <w:trPr>
          <w:trHeight w:val="300"/>
        </w:trPr>
        <w:tc>
          <w:tcPr>
            <w:tcW w:w="531" w:type="pct"/>
          </w:tcPr>
          <w:p w:rsidRPr="000F7CCE" w:rsidR="00903FDC" w:rsidP="00903FDC" w:rsidRDefault="00A12A81" w14:paraId="2E33834D" w14:textId="1D49914C">
            <w:pPr>
              <w:rPr>
                <w:rFonts w:eastAsiaTheme="minorEastAsia" w:cstheme="minorHAnsi"/>
                <w:color w:val="000000" w:themeColor="text1"/>
                <w:sz w:val="16"/>
                <w:szCs w:val="16"/>
              </w:rPr>
            </w:pPr>
            <w:r w:rsidRPr="1A266D6F">
              <w:rPr>
                <w:rFonts w:eastAsiaTheme="minorEastAsia"/>
                <w:color w:val="000000" w:themeColor="text1"/>
                <w:sz w:val="16"/>
                <w:szCs w:val="16"/>
              </w:rPr>
              <w:t>8.12</w:t>
            </w:r>
          </w:p>
        </w:tc>
        <w:tc>
          <w:tcPr>
            <w:tcW w:w="696" w:type="pct"/>
          </w:tcPr>
          <w:p w:rsidRPr="000F7CCE" w:rsidR="00903FDC" w:rsidP="00903FDC" w:rsidRDefault="00903FDC" w14:paraId="664127A7" w14:textId="77777777">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(optional)</w:t>
            </w:r>
          </w:p>
          <w:p w:rsidRPr="000F7CCE" w:rsidR="00903FDC" w:rsidP="00903FDC" w:rsidRDefault="27CF5740" w14:paraId="0940FF03" w14:textId="3A043064">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 xml:space="preserve">Execute recalculation of setpoints </w:t>
            </w:r>
          </w:p>
        </w:tc>
        <w:tc>
          <w:tcPr>
            <w:tcW w:w="1204" w:type="pct"/>
          </w:tcPr>
          <w:p w:rsidRPr="000B3BEA" w:rsidR="00903FDC" w:rsidP="00903FDC" w:rsidRDefault="00A12A81" w14:paraId="1D83C7FF" w14:textId="06B3F479">
            <w:pPr>
              <w:rPr>
                <w:rFonts w:eastAsiaTheme="minorEastAsia"/>
                <w:color w:val="000000" w:themeColor="text1"/>
                <w:sz w:val="16"/>
                <w:szCs w:val="16"/>
              </w:rPr>
            </w:pPr>
            <w:r w:rsidRPr="1A266D6F">
              <w:rPr>
                <w:rFonts w:eastAsiaTheme="minorEastAsia"/>
                <w:color w:val="000000" w:themeColor="text1"/>
                <w:sz w:val="16"/>
                <w:szCs w:val="16"/>
              </w:rPr>
              <w:t>Flexibility service provider receives a flexibility activation request and recalculates assets’ setpoints (see Procedure 9) to provide the requested flexibility</w:t>
            </w:r>
            <w:r w:rsidRPr="1A266D6F">
              <w:rPr>
                <w:rFonts w:eastAsiaTheme="minorEastAsia"/>
                <w:color w:val="00B050"/>
                <w:sz w:val="16"/>
                <w:szCs w:val="16"/>
              </w:rPr>
              <w:t xml:space="preserve"> </w:t>
            </w:r>
          </w:p>
        </w:tc>
        <w:tc>
          <w:tcPr>
            <w:tcW w:w="752" w:type="pct"/>
          </w:tcPr>
          <w:p w:rsidRPr="000F7CCE" w:rsidR="00903FDC" w:rsidP="00903FDC" w:rsidRDefault="00903FDC" w14:paraId="639C3410" w14:textId="172A56D1">
            <w:pPr>
              <w:rPr>
                <w:rFonts w:eastAsiaTheme="minorEastAsia" w:cstheme="minorHAnsi"/>
                <w:color w:val="000000" w:themeColor="text1"/>
                <w:sz w:val="16"/>
                <w:szCs w:val="16"/>
              </w:rPr>
            </w:pPr>
            <w:r w:rsidRPr="1A266D6F">
              <w:rPr>
                <w:rFonts w:eastAsiaTheme="minorEastAsia"/>
                <w:color w:val="000000" w:themeColor="text1"/>
                <w:sz w:val="16"/>
                <w:szCs w:val="16"/>
              </w:rPr>
              <w:t xml:space="preserve">Flexibility </w:t>
            </w:r>
            <w:r w:rsidRPr="1A266D6F" w:rsidR="00A12A81">
              <w:rPr>
                <w:rFonts w:eastAsiaTheme="minorEastAsia"/>
                <w:color w:val="000000" w:themeColor="text1"/>
                <w:sz w:val="16"/>
                <w:szCs w:val="16"/>
              </w:rPr>
              <w:t>service provider</w:t>
            </w:r>
          </w:p>
        </w:tc>
        <w:tc>
          <w:tcPr>
            <w:tcW w:w="769" w:type="pct"/>
          </w:tcPr>
          <w:p w:rsidRPr="000F7CCE" w:rsidR="00903FDC" w:rsidP="00903FDC" w:rsidRDefault="00A12A81" w14:paraId="7A862D04" w14:textId="0F47460C">
            <w:pPr>
              <w:rPr>
                <w:rFonts w:eastAsiaTheme="minorEastAsia" w:cstheme="minorHAnsi"/>
                <w:color w:val="000000" w:themeColor="text1"/>
                <w:sz w:val="16"/>
                <w:szCs w:val="16"/>
              </w:rPr>
            </w:pPr>
            <w:r w:rsidRPr="1A266D6F">
              <w:rPr>
                <w:rFonts w:eastAsiaTheme="minorEastAsia"/>
                <w:color w:val="000000" w:themeColor="text1"/>
                <w:sz w:val="16"/>
                <w:szCs w:val="16"/>
              </w:rPr>
              <w:t>[internal]</w:t>
            </w:r>
          </w:p>
        </w:tc>
        <w:tc>
          <w:tcPr>
            <w:tcW w:w="1048" w:type="pct"/>
          </w:tcPr>
          <w:p w:rsidRPr="000F7CCE" w:rsidR="00903FDC" w:rsidP="00903FDC" w:rsidRDefault="00A12A81" w14:paraId="0879DF2E" w14:textId="583C40FC">
            <w:pPr>
              <w:rPr>
                <w:rFonts w:eastAsiaTheme="minorEastAsia" w:cstheme="minorHAnsi"/>
                <w:color w:val="000000" w:themeColor="text1"/>
                <w:sz w:val="16"/>
                <w:szCs w:val="16"/>
              </w:rPr>
            </w:pPr>
            <w:r w:rsidRPr="1A266D6F">
              <w:rPr>
                <w:rFonts w:eastAsiaTheme="minorEastAsia"/>
                <w:color w:val="000000" w:themeColor="text1"/>
                <w:sz w:val="16"/>
                <w:szCs w:val="16"/>
              </w:rPr>
              <w:t>[not relevant]</w:t>
            </w:r>
          </w:p>
        </w:tc>
      </w:tr>
    </w:tbl>
    <w:p w:rsidRPr="000F7CCE" w:rsidR="003A4B4E" w:rsidP="4B73FC4A" w:rsidRDefault="003A4B4E" w14:paraId="00F79B90" w14:textId="3B946579"/>
    <w:p w:rsidRPr="00872CED" w:rsidR="00872CED" w:rsidP="00872CED" w:rsidRDefault="00F274FB" w14:paraId="4BA43FF8" w14:textId="23FB5A2C">
      <w:commentRangeStart w:id="64"/>
      <w:commentRangeEnd w:id="64"/>
      <w:r w:rsidRPr="000F7CCE">
        <w:rPr>
          <w:rStyle w:val="CommentReference"/>
        </w:rPr>
        <w:commentReference w:id="64"/>
      </w:r>
    </w:p>
    <w:tbl>
      <w:tblPr>
        <w:tblStyle w:val="TableGrid"/>
        <w:tblW w:w="9350" w:type="dxa"/>
        <w:tblLook w:val="04A0" w:firstRow="1" w:lastRow="0" w:firstColumn="1" w:lastColumn="0" w:noHBand="0" w:noVBand="1"/>
      </w:tblPr>
      <w:tblGrid>
        <w:gridCol w:w="1097"/>
        <w:gridCol w:w="3009"/>
        <w:gridCol w:w="851"/>
        <w:gridCol w:w="4393"/>
      </w:tblGrid>
      <w:tr w:rsidRPr="000F7CCE" w:rsidR="007C76D5" w14:paraId="051FCDE5" w14:textId="77777777">
        <w:trPr>
          <w:trHeight w:val="300"/>
        </w:trPr>
        <w:tc>
          <w:tcPr>
            <w:tcW w:w="9350" w:type="dxa"/>
            <w:gridSpan w:val="4"/>
            <w:shd w:val="clear" w:color="auto" w:fill="D0CECE" w:themeFill="background2" w:themeFillShade="E6"/>
          </w:tcPr>
          <w:p w:rsidRPr="000F7CCE" w:rsidR="007C76D5" w:rsidRDefault="007C76D5" w14:paraId="0EEF15B1" w14:textId="77777777">
            <w:pPr>
              <w:jc w:val="cente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INFORMATION OBJECTS FOR THIS PROCEDURE</w:t>
            </w:r>
          </w:p>
        </w:tc>
      </w:tr>
      <w:tr w:rsidRPr="000F7CCE" w:rsidR="007C76D5" w:rsidTr="00E35CEF" w14:paraId="08F2F5C3" w14:textId="77777777">
        <w:trPr>
          <w:trHeight w:val="300"/>
        </w:trPr>
        <w:tc>
          <w:tcPr>
            <w:tcW w:w="1097" w:type="dxa"/>
            <w:shd w:val="clear" w:color="auto" w:fill="D0CECE" w:themeFill="background2" w:themeFillShade="E6"/>
          </w:tcPr>
          <w:p w:rsidRPr="000F7CCE" w:rsidR="007C76D5" w:rsidRDefault="007C76D5" w14:paraId="302A8337" w14:textId="77777777">
            <w:pPr>
              <w:rPr>
                <w:rFonts w:ascii="Arial" w:hAnsi="Arial" w:eastAsia="Arial" w:cs="Arial"/>
                <w:b/>
                <w:bCs/>
                <w:i/>
                <w:iCs/>
                <w:sz w:val="16"/>
                <w:szCs w:val="16"/>
              </w:rPr>
            </w:pPr>
            <w:r w:rsidRPr="000F7CCE">
              <w:rPr>
                <w:rFonts w:ascii="Arial" w:hAnsi="Arial" w:eastAsia="Arial" w:cs="Arial"/>
                <w:b/>
                <w:bCs/>
                <w:i/>
                <w:iCs/>
                <w:sz w:val="16"/>
                <w:szCs w:val="16"/>
              </w:rPr>
              <w:t>Information exchanged,</w:t>
            </w:r>
          </w:p>
          <w:p w:rsidRPr="000F7CCE" w:rsidR="007C76D5" w:rsidRDefault="007C76D5" w14:paraId="69F89138" w14:textId="77777777">
            <w:pPr>
              <w:rPr>
                <w:rFonts w:ascii="Arial" w:hAnsi="Arial" w:eastAsia="Arial" w:cs="Arial"/>
                <w:b/>
                <w:bCs/>
                <w:i/>
                <w:iCs/>
                <w:sz w:val="16"/>
                <w:szCs w:val="16"/>
              </w:rPr>
            </w:pPr>
            <w:r w:rsidRPr="000F7CCE">
              <w:rPr>
                <w:rFonts w:ascii="Arial" w:hAnsi="Arial" w:eastAsia="Arial" w:cs="Arial"/>
                <w:b/>
                <w:bCs/>
                <w:i/>
                <w:iCs/>
                <w:sz w:val="16"/>
                <w:szCs w:val="16"/>
              </w:rPr>
              <w:t>ID</w:t>
            </w:r>
          </w:p>
        </w:tc>
        <w:tc>
          <w:tcPr>
            <w:tcW w:w="3009" w:type="dxa"/>
            <w:shd w:val="clear" w:color="auto" w:fill="D0CECE" w:themeFill="background2" w:themeFillShade="E6"/>
          </w:tcPr>
          <w:p w:rsidRPr="000F7CCE" w:rsidR="007C76D5" w:rsidRDefault="007C76D5" w14:paraId="7FE8130B" w14:textId="77777777">
            <w:pPr>
              <w:rPr>
                <w:rFonts w:ascii="Arial" w:hAnsi="Arial" w:eastAsia="Arial" w:cs="Arial"/>
                <w:b/>
                <w:bCs/>
                <w:i/>
                <w:iCs/>
                <w:sz w:val="16"/>
                <w:szCs w:val="16"/>
              </w:rPr>
            </w:pPr>
            <w:r w:rsidRPr="000F7CCE">
              <w:rPr>
                <w:rFonts w:ascii="Arial" w:hAnsi="Arial" w:eastAsia="Arial" w:cs="Arial"/>
                <w:b/>
                <w:bCs/>
                <w:i/>
                <w:iCs/>
                <w:color w:val="000000" w:themeColor="text1"/>
                <w:sz w:val="16"/>
                <w:szCs w:val="16"/>
              </w:rPr>
              <w:t>Name of the information</w:t>
            </w:r>
          </w:p>
        </w:tc>
        <w:tc>
          <w:tcPr>
            <w:tcW w:w="5244" w:type="dxa"/>
            <w:gridSpan w:val="2"/>
            <w:shd w:val="clear" w:color="auto" w:fill="D0CECE" w:themeFill="background2" w:themeFillShade="E6"/>
          </w:tcPr>
          <w:p w:rsidRPr="000F7CCE" w:rsidR="007C76D5" w:rsidRDefault="007C76D5" w14:paraId="052F76F3" w14:textId="77777777">
            <w:pP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Description of information exchanged</w:t>
            </w:r>
          </w:p>
        </w:tc>
      </w:tr>
      <w:tr w:rsidRPr="000F7CCE" w:rsidR="00777012" w:rsidTr="1A266D6F" w14:paraId="3E463BA2" w14:textId="77777777">
        <w:trPr>
          <w:trHeight w:val="300"/>
        </w:trPr>
        <w:tc>
          <w:tcPr>
            <w:tcW w:w="1097" w:type="dxa"/>
          </w:tcPr>
          <w:p w:rsidRPr="000F7CCE" w:rsidR="00777012" w:rsidP="1A266D6F" w:rsidRDefault="1C33B9A7" w14:paraId="220D0877" w14:textId="1DB9787F">
            <w:pPr>
              <w:rPr>
                <w:rFonts w:eastAsia="Arial" w:cstheme="minorHAnsi"/>
                <w:color w:val="000000" w:themeColor="text1"/>
                <w:sz w:val="16"/>
                <w:szCs w:val="16"/>
              </w:rPr>
            </w:pPr>
            <w:r w:rsidRPr="000F7CCE">
              <w:rPr>
                <w:rFonts w:eastAsia="Arial" w:cstheme="minorHAnsi"/>
                <w:color w:val="000000" w:themeColor="text1"/>
                <w:sz w:val="16"/>
                <w:szCs w:val="16"/>
              </w:rPr>
              <w:t>A</w:t>
            </w:r>
          </w:p>
        </w:tc>
        <w:tc>
          <w:tcPr>
            <w:tcW w:w="3009" w:type="dxa"/>
          </w:tcPr>
          <w:p w:rsidRPr="000F7CCE" w:rsidR="00777012" w:rsidP="1A266D6F" w:rsidRDefault="1C33B9A7" w14:paraId="690A7E31" w14:textId="75A47954">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Baselines</w:t>
            </w:r>
          </w:p>
        </w:tc>
        <w:tc>
          <w:tcPr>
            <w:tcW w:w="851" w:type="dxa"/>
          </w:tcPr>
          <w:p w:rsidRPr="000F7CCE" w:rsidR="00777012" w:rsidP="1A266D6F" w:rsidRDefault="00777012" w14:paraId="52980A25" w14:textId="77777777">
            <w:pPr>
              <w:rPr>
                <w:rFonts w:eastAsiaTheme="minorEastAsia"/>
                <w:color w:val="000000" w:themeColor="text1"/>
                <w:sz w:val="16"/>
                <w:szCs w:val="16"/>
              </w:rPr>
            </w:pPr>
          </w:p>
        </w:tc>
        <w:tc>
          <w:tcPr>
            <w:tcW w:w="4393" w:type="dxa"/>
          </w:tcPr>
          <w:p w:rsidRPr="00E35CEF" w:rsidR="00777012" w:rsidP="1A266D6F" w:rsidRDefault="1C33B9A7" w14:paraId="2DCA204F" w14:textId="41CF94B6">
            <w:pPr>
              <w:rPr>
                <w:rFonts w:eastAsiaTheme="minorEastAsia"/>
                <w:color w:val="000000" w:themeColor="text1"/>
                <w:sz w:val="16"/>
                <w:szCs w:val="16"/>
              </w:rPr>
            </w:pPr>
            <w:r>
              <w:rPr>
                <w:rFonts w:eastAsiaTheme="minorEastAsia" w:cstheme="minorHAnsi"/>
                <w:color w:val="000000" w:themeColor="text1"/>
                <w:sz w:val="16"/>
                <w:szCs w:val="16"/>
              </w:rPr>
              <w:t>Estimated aggregated net consumption of the CESU members from the CESU optimal behaviour when not providing flexibility. It is used to calculate the amount of flexibility actually delivered.</w:t>
            </w:r>
          </w:p>
        </w:tc>
      </w:tr>
      <w:tr w:rsidRPr="000F7CCE" w:rsidR="007C76D5" w:rsidTr="00E35CEF" w14:paraId="03B0440F" w14:textId="77777777">
        <w:trPr>
          <w:trHeight w:val="300"/>
        </w:trPr>
        <w:tc>
          <w:tcPr>
            <w:tcW w:w="1097" w:type="dxa"/>
          </w:tcPr>
          <w:p w:rsidRPr="000F7CCE" w:rsidR="007C76D5" w:rsidRDefault="1C33B9A7" w14:paraId="6BCAF721" w14:textId="305E20D7">
            <w:pPr>
              <w:rPr>
                <w:rFonts w:eastAsiaTheme="minorEastAsia"/>
                <w:color w:val="000000" w:themeColor="text1"/>
                <w:sz w:val="16"/>
                <w:szCs w:val="16"/>
              </w:rPr>
            </w:pPr>
            <w:r w:rsidRPr="1A266D6F">
              <w:rPr>
                <w:rFonts w:eastAsiaTheme="minorEastAsia"/>
                <w:color w:val="000000" w:themeColor="text1"/>
                <w:sz w:val="16"/>
                <w:szCs w:val="16"/>
              </w:rPr>
              <w:t>B</w:t>
            </w:r>
          </w:p>
        </w:tc>
        <w:tc>
          <w:tcPr>
            <w:tcW w:w="3009" w:type="dxa"/>
          </w:tcPr>
          <w:p w:rsidRPr="000F7CCE" w:rsidR="007C76D5" w:rsidRDefault="007C76D5" w14:paraId="64779D27" w14:textId="77777777">
            <w:pPr>
              <w:rPr>
                <w:rFonts w:eastAsiaTheme="minorEastAsia"/>
                <w:color w:val="000000" w:themeColor="text1"/>
                <w:sz w:val="16"/>
                <w:szCs w:val="16"/>
              </w:rPr>
            </w:pPr>
            <w:r w:rsidRPr="000F7CCE">
              <w:rPr>
                <w:rFonts w:eastAsiaTheme="minorEastAsia" w:cstheme="minorHAnsi"/>
                <w:color w:val="000000" w:themeColor="text1"/>
                <w:sz w:val="16"/>
                <w:szCs w:val="16"/>
              </w:rPr>
              <w:t>ST flexibility needs</w:t>
            </w:r>
          </w:p>
        </w:tc>
        <w:tc>
          <w:tcPr>
            <w:tcW w:w="851" w:type="dxa"/>
          </w:tcPr>
          <w:p w:rsidRPr="000F7CCE" w:rsidR="007C76D5" w:rsidRDefault="007C76D5" w14:paraId="5BD4DE39" w14:textId="77777777">
            <w:pPr>
              <w:rPr>
                <w:rFonts w:eastAsiaTheme="minorEastAsia"/>
                <w:color w:val="000000" w:themeColor="text1"/>
                <w:sz w:val="16"/>
                <w:szCs w:val="16"/>
              </w:rPr>
            </w:pPr>
          </w:p>
        </w:tc>
        <w:tc>
          <w:tcPr>
            <w:tcW w:w="4393" w:type="dxa"/>
          </w:tcPr>
          <w:p w:rsidRPr="000F7CCE" w:rsidR="007C76D5" w:rsidRDefault="00E35CEF" w14:paraId="105E109E" w14:textId="090F14C7">
            <w:pPr>
              <w:rPr>
                <w:rFonts w:eastAsiaTheme="minorEastAsia"/>
                <w:color w:val="000000" w:themeColor="text1"/>
                <w:sz w:val="16"/>
                <w:szCs w:val="16"/>
              </w:rPr>
            </w:pPr>
            <w:r w:rsidRPr="00E35CEF">
              <w:rPr>
                <w:rFonts w:eastAsiaTheme="minorEastAsia"/>
                <w:color w:val="000000" w:themeColor="text1"/>
                <w:sz w:val="16"/>
                <w:szCs w:val="16"/>
              </w:rPr>
              <w:t>Specification of the flexibility required by the F</w:t>
            </w:r>
            <w:r>
              <w:rPr>
                <w:rFonts w:eastAsiaTheme="minorEastAsia"/>
                <w:color w:val="000000" w:themeColor="text1"/>
                <w:sz w:val="16"/>
                <w:szCs w:val="16"/>
              </w:rPr>
              <w:t>RP</w:t>
            </w:r>
            <w:r w:rsidR="001641AD">
              <w:rPr>
                <w:rFonts w:eastAsiaTheme="minorEastAsia"/>
                <w:color w:val="000000" w:themeColor="text1"/>
                <w:sz w:val="16"/>
                <w:szCs w:val="16"/>
              </w:rPr>
              <w:t xml:space="preserve">, including </w:t>
            </w:r>
            <w:r w:rsidRPr="00E35CEF">
              <w:rPr>
                <w:rFonts w:eastAsiaTheme="minorEastAsia"/>
                <w:color w:val="000000" w:themeColor="text1"/>
                <w:sz w:val="16"/>
                <w:szCs w:val="16"/>
              </w:rPr>
              <w:t xml:space="preserve">location, timeframe, </w:t>
            </w:r>
            <w:r w:rsidR="0050433F">
              <w:rPr>
                <w:rFonts w:eastAsiaTheme="minorEastAsia"/>
                <w:color w:val="000000" w:themeColor="text1"/>
                <w:sz w:val="16"/>
                <w:szCs w:val="16"/>
              </w:rPr>
              <w:t>product type</w:t>
            </w:r>
            <w:r w:rsidR="00392EA0">
              <w:rPr>
                <w:rFonts w:eastAsiaTheme="minorEastAsia"/>
                <w:color w:val="000000" w:themeColor="text1"/>
                <w:sz w:val="16"/>
                <w:szCs w:val="16"/>
              </w:rPr>
              <w:t xml:space="preserve">, </w:t>
            </w:r>
            <w:r w:rsidR="001641AD">
              <w:rPr>
                <w:rFonts w:eastAsiaTheme="minorEastAsia"/>
                <w:color w:val="000000" w:themeColor="text1"/>
                <w:sz w:val="16"/>
                <w:szCs w:val="16"/>
              </w:rPr>
              <w:t>volume, and technical constraints (e.g., voltage level</w:t>
            </w:r>
            <w:r w:rsidR="008A4CB9">
              <w:rPr>
                <w:rFonts w:eastAsiaTheme="minorEastAsia"/>
                <w:color w:val="000000" w:themeColor="text1"/>
                <w:sz w:val="16"/>
                <w:szCs w:val="16"/>
              </w:rPr>
              <w:t>).</w:t>
            </w:r>
          </w:p>
        </w:tc>
      </w:tr>
      <w:tr w:rsidRPr="000F7CCE" w:rsidR="007C76D5" w:rsidTr="00E35CEF" w14:paraId="29E09C6E" w14:textId="77777777">
        <w:trPr>
          <w:trHeight w:val="300"/>
        </w:trPr>
        <w:tc>
          <w:tcPr>
            <w:tcW w:w="1097" w:type="dxa"/>
          </w:tcPr>
          <w:p w:rsidRPr="000F7CCE" w:rsidR="007C76D5" w:rsidRDefault="1C33B9A7" w14:paraId="1C2FB1F1" w14:textId="212ECD5F">
            <w:pPr>
              <w:rPr>
                <w:rFonts w:eastAsiaTheme="minorEastAsia"/>
                <w:color w:val="000000" w:themeColor="text1"/>
                <w:sz w:val="16"/>
                <w:szCs w:val="16"/>
              </w:rPr>
            </w:pPr>
            <w:r w:rsidRPr="1A266D6F">
              <w:rPr>
                <w:rFonts w:eastAsiaTheme="minorEastAsia"/>
                <w:color w:val="000000" w:themeColor="text1"/>
                <w:sz w:val="16"/>
                <w:szCs w:val="16"/>
              </w:rPr>
              <w:t>C</w:t>
            </w:r>
          </w:p>
        </w:tc>
        <w:tc>
          <w:tcPr>
            <w:tcW w:w="3009" w:type="dxa"/>
          </w:tcPr>
          <w:p w:rsidRPr="000F7CCE" w:rsidR="007C76D5" w:rsidRDefault="007C76D5" w14:paraId="6CCA30C2" w14:textId="77777777">
            <w:pPr>
              <w:rPr>
                <w:rFonts w:eastAsiaTheme="minorEastAsia"/>
                <w:color w:val="000000" w:themeColor="text1"/>
                <w:sz w:val="16"/>
                <w:szCs w:val="16"/>
              </w:rPr>
            </w:pPr>
            <w:r w:rsidRPr="000F7CCE">
              <w:rPr>
                <w:rFonts w:eastAsiaTheme="minorEastAsia" w:cstheme="minorHAnsi"/>
                <w:color w:val="000000" w:themeColor="text1"/>
                <w:sz w:val="16"/>
                <w:szCs w:val="16"/>
              </w:rPr>
              <w:t>Bidding curve</w:t>
            </w:r>
            <w:r w:rsidRPr="000F7CCE">
              <w:rPr>
                <w:rFonts w:eastAsiaTheme="minorEastAsia"/>
                <w:color w:val="000000" w:themeColor="text1"/>
                <w:sz w:val="16"/>
                <w:szCs w:val="16"/>
              </w:rPr>
              <w:t xml:space="preserve"> </w:t>
            </w:r>
          </w:p>
        </w:tc>
        <w:tc>
          <w:tcPr>
            <w:tcW w:w="851" w:type="dxa"/>
          </w:tcPr>
          <w:p w:rsidRPr="000F7CCE" w:rsidR="007C76D5" w:rsidRDefault="007C76D5" w14:paraId="23BD63E3" w14:textId="77777777">
            <w:pPr>
              <w:rPr>
                <w:rFonts w:eastAsiaTheme="minorEastAsia" w:cstheme="minorHAnsi"/>
                <w:color w:val="000000" w:themeColor="text1"/>
                <w:sz w:val="16"/>
                <w:szCs w:val="16"/>
              </w:rPr>
            </w:pPr>
          </w:p>
        </w:tc>
        <w:tc>
          <w:tcPr>
            <w:tcW w:w="4393" w:type="dxa"/>
          </w:tcPr>
          <w:p w:rsidRPr="000F7CCE" w:rsidR="007C76D5" w:rsidRDefault="006B4A27" w14:paraId="33ADB409" w14:textId="23F23AB9">
            <w:pPr>
              <w:rPr>
                <w:rFonts w:eastAsiaTheme="minorEastAsia" w:cstheme="minorHAnsi"/>
                <w:color w:val="000000" w:themeColor="text1"/>
                <w:sz w:val="16"/>
                <w:szCs w:val="16"/>
              </w:rPr>
            </w:pPr>
            <w:r>
              <w:rPr>
                <w:rFonts w:eastAsiaTheme="minorEastAsia" w:cstheme="minorHAnsi"/>
                <w:color w:val="000000" w:themeColor="text1"/>
                <w:sz w:val="16"/>
                <w:szCs w:val="16"/>
              </w:rPr>
              <w:t>S</w:t>
            </w:r>
            <w:r w:rsidRPr="006B4A27">
              <w:rPr>
                <w:rFonts w:eastAsiaTheme="minorEastAsia" w:cstheme="minorHAnsi"/>
                <w:color w:val="000000" w:themeColor="text1"/>
                <w:sz w:val="16"/>
                <w:szCs w:val="16"/>
              </w:rPr>
              <w:t>et of values</w:t>
            </w:r>
            <w:r w:rsidR="008A4CB9">
              <w:rPr>
                <w:rFonts w:eastAsiaTheme="minorEastAsia" w:cstheme="minorHAnsi"/>
                <w:color w:val="000000" w:themeColor="text1"/>
                <w:sz w:val="16"/>
                <w:szCs w:val="16"/>
              </w:rPr>
              <w:t>,</w:t>
            </w:r>
            <w:r w:rsidRPr="006B4A27">
              <w:rPr>
                <w:rFonts w:eastAsiaTheme="minorEastAsia" w:cstheme="minorHAnsi"/>
                <w:color w:val="000000" w:themeColor="text1"/>
                <w:sz w:val="16"/>
                <w:szCs w:val="16"/>
              </w:rPr>
              <w:t xml:space="preserve"> submitted by the </w:t>
            </w:r>
            <w:r>
              <w:rPr>
                <w:rFonts w:eastAsiaTheme="minorEastAsia" w:cstheme="minorHAnsi"/>
                <w:color w:val="000000" w:themeColor="text1"/>
                <w:sz w:val="16"/>
                <w:szCs w:val="16"/>
              </w:rPr>
              <w:t>FSP</w:t>
            </w:r>
            <w:r w:rsidR="008A4CB9">
              <w:rPr>
                <w:rFonts w:eastAsiaTheme="minorEastAsia" w:cstheme="minorHAnsi"/>
                <w:color w:val="000000" w:themeColor="text1"/>
                <w:sz w:val="16"/>
                <w:szCs w:val="16"/>
              </w:rPr>
              <w:t>,</w:t>
            </w:r>
            <w:r w:rsidRPr="006B4A27">
              <w:rPr>
                <w:rFonts w:eastAsiaTheme="minorEastAsia" w:cstheme="minorHAnsi"/>
                <w:color w:val="000000" w:themeColor="text1"/>
                <w:sz w:val="16"/>
                <w:szCs w:val="16"/>
              </w:rPr>
              <w:t xml:space="preserve"> indicating the</w:t>
            </w:r>
            <w:r w:rsidR="00B677E7">
              <w:rPr>
                <w:rFonts w:eastAsiaTheme="minorEastAsia" w:cstheme="minorHAnsi"/>
                <w:color w:val="000000" w:themeColor="text1"/>
                <w:sz w:val="16"/>
                <w:szCs w:val="16"/>
              </w:rPr>
              <w:t xml:space="preserve"> volume</w:t>
            </w:r>
            <w:r w:rsidR="002B4987">
              <w:rPr>
                <w:rFonts w:eastAsiaTheme="minorEastAsia" w:cstheme="minorHAnsi"/>
                <w:color w:val="000000" w:themeColor="text1"/>
                <w:sz w:val="16"/>
                <w:szCs w:val="16"/>
              </w:rPr>
              <w:t>s</w:t>
            </w:r>
            <w:r w:rsidR="00B677E7">
              <w:rPr>
                <w:rFonts w:eastAsiaTheme="minorEastAsia" w:cstheme="minorHAnsi"/>
                <w:color w:val="000000" w:themeColor="text1"/>
                <w:sz w:val="16"/>
                <w:szCs w:val="16"/>
              </w:rPr>
              <w:t xml:space="preserve"> </w:t>
            </w:r>
            <w:r w:rsidRPr="00B677E7" w:rsidR="00B677E7">
              <w:rPr>
                <w:rFonts w:eastAsiaTheme="minorEastAsia" w:cstheme="minorHAnsi"/>
                <w:color w:val="000000" w:themeColor="text1"/>
                <w:sz w:val="16"/>
                <w:szCs w:val="16"/>
              </w:rPr>
              <w:t xml:space="preserve">of flexibility offered </w:t>
            </w:r>
            <w:r w:rsidR="002B4987">
              <w:rPr>
                <w:rFonts w:eastAsiaTheme="minorEastAsia" w:cstheme="minorHAnsi"/>
                <w:color w:val="000000" w:themeColor="text1"/>
                <w:sz w:val="16"/>
                <w:szCs w:val="16"/>
              </w:rPr>
              <w:t>for</w:t>
            </w:r>
            <w:r w:rsidRPr="00B677E7" w:rsidR="00B677E7">
              <w:rPr>
                <w:rFonts w:eastAsiaTheme="minorEastAsia" w:cstheme="minorHAnsi"/>
                <w:color w:val="000000" w:themeColor="text1"/>
                <w:sz w:val="16"/>
                <w:szCs w:val="16"/>
              </w:rPr>
              <w:t xml:space="preserve"> the corresponding prices.</w:t>
            </w:r>
          </w:p>
        </w:tc>
      </w:tr>
      <w:tr w:rsidRPr="000F7CCE" w:rsidR="007C76D5" w:rsidTr="00E35CEF" w14:paraId="76A4F848" w14:textId="77777777">
        <w:trPr>
          <w:trHeight w:val="300"/>
        </w:trPr>
        <w:tc>
          <w:tcPr>
            <w:tcW w:w="1097" w:type="dxa"/>
          </w:tcPr>
          <w:p w:rsidRPr="000F7CCE" w:rsidR="007C76D5" w:rsidRDefault="1C33B9A7" w14:paraId="28DDF5AA" w14:textId="52E1EEF5">
            <w:pPr>
              <w:rPr>
                <w:rFonts w:eastAsiaTheme="minorEastAsia"/>
                <w:color w:val="000000" w:themeColor="text1"/>
                <w:sz w:val="16"/>
                <w:szCs w:val="16"/>
              </w:rPr>
            </w:pPr>
            <w:r w:rsidRPr="1A266D6F">
              <w:rPr>
                <w:rFonts w:eastAsiaTheme="minorEastAsia"/>
                <w:color w:val="000000" w:themeColor="text1"/>
                <w:sz w:val="16"/>
                <w:szCs w:val="16"/>
              </w:rPr>
              <w:t>D</w:t>
            </w:r>
          </w:p>
        </w:tc>
        <w:tc>
          <w:tcPr>
            <w:tcW w:w="3009" w:type="dxa"/>
          </w:tcPr>
          <w:p w:rsidRPr="000F7CCE" w:rsidR="007C76D5" w:rsidRDefault="1C33B9A7" w14:paraId="66263C18" w14:textId="43DB75EB">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ST flexibility market results (general)</w:t>
            </w:r>
          </w:p>
        </w:tc>
        <w:tc>
          <w:tcPr>
            <w:tcW w:w="851" w:type="dxa"/>
          </w:tcPr>
          <w:p w:rsidRPr="000F7CCE" w:rsidR="007C76D5" w:rsidRDefault="007C76D5" w14:paraId="63DC4D8B" w14:textId="77777777">
            <w:pPr>
              <w:rPr>
                <w:rFonts w:eastAsiaTheme="minorEastAsia" w:cstheme="minorHAnsi"/>
                <w:color w:val="000000" w:themeColor="text1"/>
                <w:sz w:val="16"/>
                <w:szCs w:val="16"/>
              </w:rPr>
            </w:pPr>
          </w:p>
        </w:tc>
        <w:tc>
          <w:tcPr>
            <w:tcW w:w="4393" w:type="dxa"/>
          </w:tcPr>
          <w:p w:rsidRPr="000F7CCE" w:rsidR="007C76D5" w:rsidRDefault="1C33B9A7" w14:paraId="1597ABC2" w14:textId="34326C9F">
            <w:pPr>
              <w:rPr>
                <w:rFonts w:eastAsiaTheme="minorEastAsia" w:cstheme="minorHAnsi"/>
                <w:color w:val="000000" w:themeColor="text1"/>
                <w:sz w:val="16"/>
                <w:szCs w:val="16"/>
              </w:rPr>
            </w:pPr>
            <w:r w:rsidRPr="00682F32">
              <w:rPr>
                <w:rFonts w:eastAsiaTheme="minorEastAsia" w:cstheme="minorHAnsi"/>
                <w:color w:val="000000" w:themeColor="text1"/>
                <w:sz w:val="16"/>
                <w:szCs w:val="16"/>
              </w:rPr>
              <w:t>List of all bids selected</w:t>
            </w:r>
            <w:r>
              <w:rPr>
                <w:rFonts w:eastAsiaTheme="minorEastAsia" w:cstheme="minorHAnsi"/>
                <w:color w:val="000000" w:themeColor="text1"/>
                <w:sz w:val="16"/>
                <w:szCs w:val="16"/>
              </w:rPr>
              <w:t>, including volumes and market price (that may be zonal)</w:t>
            </w:r>
            <w:r w:rsidRPr="00682F32">
              <w:rPr>
                <w:rFonts w:eastAsiaTheme="minorEastAsia" w:cstheme="minorHAnsi"/>
                <w:color w:val="000000" w:themeColor="text1"/>
                <w:sz w:val="16"/>
                <w:szCs w:val="16"/>
              </w:rPr>
              <w:t xml:space="preserve"> in </w:t>
            </w:r>
            <w:r>
              <w:rPr>
                <w:rFonts w:eastAsiaTheme="minorEastAsia" w:cstheme="minorHAnsi"/>
                <w:color w:val="000000" w:themeColor="text1"/>
                <w:sz w:val="16"/>
                <w:szCs w:val="16"/>
              </w:rPr>
              <w:t xml:space="preserve">a </w:t>
            </w:r>
            <w:r w:rsidRPr="00682F32">
              <w:rPr>
                <w:rFonts w:eastAsiaTheme="minorEastAsia" w:cstheme="minorHAnsi"/>
                <w:color w:val="000000" w:themeColor="text1"/>
                <w:sz w:val="16"/>
                <w:szCs w:val="16"/>
              </w:rPr>
              <w:t>market session</w:t>
            </w:r>
            <w:r>
              <w:rPr>
                <w:rFonts w:eastAsiaTheme="minorEastAsia" w:cstheme="minorHAnsi"/>
                <w:color w:val="000000" w:themeColor="text1"/>
                <w:sz w:val="16"/>
                <w:szCs w:val="16"/>
              </w:rPr>
              <w:t>.</w:t>
            </w:r>
          </w:p>
        </w:tc>
      </w:tr>
      <w:tr w:rsidRPr="000F7CCE" w:rsidR="007C76D5" w:rsidTr="00E35CEF" w14:paraId="55144893" w14:textId="77777777">
        <w:trPr>
          <w:trHeight w:val="300"/>
        </w:trPr>
        <w:tc>
          <w:tcPr>
            <w:tcW w:w="1097" w:type="dxa"/>
          </w:tcPr>
          <w:p w:rsidRPr="000F7CCE" w:rsidR="007C76D5" w:rsidRDefault="1C33B9A7" w14:paraId="31D5D4F3" w14:textId="551152EF">
            <w:pPr>
              <w:rPr>
                <w:rFonts w:eastAsiaTheme="minorEastAsia"/>
                <w:color w:val="000000" w:themeColor="text1"/>
                <w:sz w:val="16"/>
                <w:szCs w:val="16"/>
              </w:rPr>
            </w:pPr>
            <w:r w:rsidRPr="1A266D6F">
              <w:rPr>
                <w:rFonts w:eastAsiaTheme="minorEastAsia"/>
                <w:color w:val="000000" w:themeColor="text1"/>
                <w:sz w:val="16"/>
                <w:szCs w:val="16"/>
              </w:rPr>
              <w:t>E</w:t>
            </w:r>
          </w:p>
        </w:tc>
        <w:tc>
          <w:tcPr>
            <w:tcW w:w="3009" w:type="dxa"/>
          </w:tcPr>
          <w:p w:rsidRPr="000F7CCE" w:rsidR="007C76D5" w:rsidRDefault="007C76D5" w14:paraId="73572C3E" w14:textId="42F55C35">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ST flexibility market results (</w:t>
            </w:r>
            <w:r w:rsidRPr="000F7CCE" w:rsidR="1C33B9A7">
              <w:rPr>
                <w:rFonts w:eastAsiaTheme="minorEastAsia" w:cstheme="minorHAnsi"/>
                <w:color w:val="000000" w:themeColor="text1"/>
                <w:sz w:val="16"/>
                <w:szCs w:val="16"/>
              </w:rPr>
              <w:t>individual</w:t>
            </w:r>
            <w:r w:rsidRPr="000F7CCE">
              <w:rPr>
                <w:rFonts w:eastAsiaTheme="minorEastAsia" w:cstheme="minorHAnsi"/>
                <w:color w:val="000000" w:themeColor="text1"/>
                <w:sz w:val="16"/>
                <w:szCs w:val="16"/>
              </w:rPr>
              <w:t>)</w:t>
            </w:r>
          </w:p>
        </w:tc>
        <w:tc>
          <w:tcPr>
            <w:tcW w:w="851" w:type="dxa"/>
          </w:tcPr>
          <w:p w:rsidRPr="000F7CCE" w:rsidR="007C76D5" w:rsidRDefault="007C76D5" w14:paraId="724928AD" w14:textId="77777777">
            <w:pPr>
              <w:rPr>
                <w:rFonts w:eastAsiaTheme="minorEastAsia" w:cstheme="minorHAnsi"/>
                <w:color w:val="000000" w:themeColor="text1"/>
                <w:sz w:val="16"/>
                <w:szCs w:val="16"/>
              </w:rPr>
            </w:pPr>
          </w:p>
        </w:tc>
        <w:tc>
          <w:tcPr>
            <w:tcW w:w="4393" w:type="dxa"/>
          </w:tcPr>
          <w:p w:rsidRPr="000F7CCE" w:rsidR="007C76D5" w:rsidRDefault="00682F32" w14:paraId="7BAA7340" w14:textId="170A8EE6">
            <w:pPr>
              <w:rPr>
                <w:rFonts w:eastAsiaTheme="minorEastAsia" w:cstheme="minorHAnsi"/>
                <w:color w:val="000000" w:themeColor="text1"/>
                <w:sz w:val="16"/>
                <w:szCs w:val="16"/>
              </w:rPr>
            </w:pPr>
            <w:r w:rsidRPr="00682F32">
              <w:rPr>
                <w:rFonts w:eastAsiaTheme="minorEastAsia" w:cstheme="minorHAnsi"/>
                <w:color w:val="000000" w:themeColor="text1"/>
                <w:sz w:val="16"/>
                <w:szCs w:val="16"/>
              </w:rPr>
              <w:t>List of bids selected</w:t>
            </w:r>
            <w:r w:rsidRPr="00682F32" w:rsidR="1C33B9A7">
              <w:rPr>
                <w:rFonts w:eastAsiaTheme="minorEastAsia" w:cstheme="minorHAnsi"/>
                <w:color w:val="000000" w:themeColor="text1"/>
                <w:sz w:val="16"/>
                <w:szCs w:val="16"/>
              </w:rPr>
              <w:t xml:space="preserve"> </w:t>
            </w:r>
            <w:r w:rsidR="1C33B9A7">
              <w:rPr>
                <w:rFonts w:eastAsiaTheme="minorEastAsia" w:cstheme="minorHAnsi"/>
                <w:color w:val="000000" w:themeColor="text1"/>
                <w:sz w:val="16"/>
                <w:szCs w:val="16"/>
              </w:rPr>
              <w:t>(</w:t>
            </w:r>
            <w:r w:rsidRPr="00682F32" w:rsidR="1C33B9A7">
              <w:rPr>
                <w:rFonts w:eastAsiaTheme="minorEastAsia" w:cstheme="minorHAnsi"/>
                <w:color w:val="000000" w:themeColor="text1"/>
                <w:sz w:val="16"/>
                <w:szCs w:val="16"/>
              </w:rPr>
              <w:t>or rejected</w:t>
            </w:r>
            <w:r w:rsidR="1C33B9A7">
              <w:rPr>
                <w:rFonts w:eastAsiaTheme="minorEastAsia" w:cstheme="minorHAnsi"/>
                <w:color w:val="000000" w:themeColor="text1"/>
                <w:sz w:val="16"/>
                <w:szCs w:val="16"/>
              </w:rPr>
              <w:t>)</w:t>
            </w:r>
            <w:r w:rsidRPr="00682F32" w:rsidR="1C33B9A7">
              <w:rPr>
                <w:rFonts w:eastAsiaTheme="minorEastAsia" w:cstheme="minorHAnsi"/>
                <w:color w:val="000000" w:themeColor="text1"/>
                <w:sz w:val="16"/>
                <w:szCs w:val="16"/>
              </w:rPr>
              <w:t xml:space="preserve"> in </w:t>
            </w:r>
            <w:r w:rsidR="1C33B9A7">
              <w:rPr>
                <w:rFonts w:eastAsiaTheme="minorEastAsia" w:cstheme="minorHAnsi"/>
                <w:color w:val="000000" w:themeColor="text1"/>
                <w:sz w:val="16"/>
                <w:szCs w:val="16"/>
              </w:rPr>
              <w:t xml:space="preserve">a </w:t>
            </w:r>
            <w:r w:rsidRPr="00682F32" w:rsidR="1C33B9A7">
              <w:rPr>
                <w:rFonts w:eastAsiaTheme="minorEastAsia" w:cstheme="minorHAnsi"/>
                <w:color w:val="000000" w:themeColor="text1"/>
                <w:sz w:val="16"/>
                <w:szCs w:val="16"/>
              </w:rPr>
              <w:t>market session</w:t>
            </w:r>
            <w:r w:rsidR="1C33B9A7">
              <w:rPr>
                <w:rFonts w:eastAsiaTheme="minorEastAsia" w:cstheme="minorHAnsi"/>
                <w:color w:val="000000" w:themeColor="text1"/>
                <w:sz w:val="16"/>
                <w:szCs w:val="16"/>
              </w:rPr>
              <w:t xml:space="preserve">, </w:t>
            </w:r>
            <w:r w:rsidRPr="00682F32" w:rsidR="1C33B9A7">
              <w:rPr>
                <w:rFonts w:eastAsiaTheme="minorEastAsia" w:cstheme="minorHAnsi"/>
                <w:color w:val="000000" w:themeColor="text1"/>
                <w:sz w:val="16"/>
                <w:szCs w:val="16"/>
              </w:rPr>
              <w:t xml:space="preserve">relevant to a specific </w:t>
            </w:r>
            <w:r w:rsidR="1C33B9A7">
              <w:rPr>
                <w:rFonts w:eastAsiaTheme="minorEastAsia" w:cstheme="minorHAnsi"/>
                <w:color w:val="000000" w:themeColor="text1"/>
                <w:sz w:val="16"/>
                <w:szCs w:val="16"/>
              </w:rPr>
              <w:t>FSP</w:t>
            </w:r>
            <w:r w:rsidR="00EC2C5B">
              <w:rPr>
                <w:rFonts w:eastAsiaTheme="minorEastAsia" w:cstheme="minorHAnsi"/>
                <w:color w:val="000000" w:themeColor="text1"/>
                <w:sz w:val="16"/>
                <w:szCs w:val="16"/>
              </w:rPr>
              <w:t xml:space="preserve">, including volumes and </w:t>
            </w:r>
            <w:r w:rsidR="0085155B">
              <w:rPr>
                <w:rFonts w:eastAsiaTheme="minorEastAsia" w:cstheme="minorHAnsi"/>
                <w:color w:val="000000" w:themeColor="text1"/>
                <w:sz w:val="16"/>
                <w:szCs w:val="16"/>
              </w:rPr>
              <w:t xml:space="preserve">market </w:t>
            </w:r>
            <w:r w:rsidR="00EC2C5B">
              <w:rPr>
                <w:rFonts w:eastAsiaTheme="minorEastAsia" w:cstheme="minorHAnsi"/>
                <w:color w:val="000000" w:themeColor="text1"/>
                <w:sz w:val="16"/>
                <w:szCs w:val="16"/>
              </w:rPr>
              <w:t>price (that may be zonal</w:t>
            </w:r>
            <w:r w:rsidR="1C33B9A7">
              <w:rPr>
                <w:rFonts w:eastAsiaTheme="minorEastAsia" w:cstheme="minorHAnsi"/>
                <w:color w:val="000000" w:themeColor="text1"/>
                <w:sz w:val="16"/>
                <w:szCs w:val="16"/>
              </w:rPr>
              <w:t>).</w:t>
            </w:r>
          </w:p>
        </w:tc>
      </w:tr>
      <w:tr w:rsidRPr="000F7CCE" w:rsidR="007C76D5" w:rsidTr="00E35CEF" w14:paraId="2F691D16" w14:textId="77777777">
        <w:trPr>
          <w:trHeight w:val="300"/>
        </w:trPr>
        <w:tc>
          <w:tcPr>
            <w:tcW w:w="1097" w:type="dxa"/>
          </w:tcPr>
          <w:p w:rsidRPr="000F7CCE" w:rsidR="007C76D5" w:rsidRDefault="1C33B9A7" w14:paraId="0630FFA8" w14:textId="0F60A1A7">
            <w:pPr>
              <w:rPr>
                <w:rFonts w:eastAsiaTheme="minorEastAsia"/>
                <w:color w:val="000000" w:themeColor="text1"/>
                <w:sz w:val="16"/>
                <w:szCs w:val="16"/>
              </w:rPr>
            </w:pPr>
            <w:r w:rsidRPr="1A266D6F">
              <w:rPr>
                <w:rFonts w:eastAsiaTheme="minorEastAsia"/>
                <w:color w:val="000000" w:themeColor="text1"/>
                <w:sz w:val="16"/>
                <w:szCs w:val="16"/>
              </w:rPr>
              <w:t>F</w:t>
            </w:r>
          </w:p>
        </w:tc>
        <w:tc>
          <w:tcPr>
            <w:tcW w:w="3009" w:type="dxa"/>
          </w:tcPr>
          <w:p w:rsidRPr="000F7CCE" w:rsidR="007C76D5" w:rsidRDefault="1C33B9A7" w14:paraId="20CC71C0" w14:textId="028552FF">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Flexibility activation request (individual)</w:t>
            </w:r>
          </w:p>
        </w:tc>
        <w:tc>
          <w:tcPr>
            <w:tcW w:w="851" w:type="dxa"/>
          </w:tcPr>
          <w:p w:rsidRPr="000F7CCE" w:rsidR="007C76D5" w:rsidRDefault="007C76D5" w14:paraId="5E34A28C" w14:textId="77777777">
            <w:pPr>
              <w:rPr>
                <w:rFonts w:eastAsiaTheme="minorEastAsia" w:cstheme="minorHAnsi"/>
                <w:color w:val="000000" w:themeColor="text1"/>
                <w:sz w:val="16"/>
                <w:szCs w:val="16"/>
              </w:rPr>
            </w:pPr>
          </w:p>
        </w:tc>
        <w:tc>
          <w:tcPr>
            <w:tcW w:w="4393" w:type="dxa"/>
          </w:tcPr>
          <w:p w:rsidRPr="000F7CCE" w:rsidR="007C76D5" w:rsidRDefault="1C33B9A7" w14:paraId="244CBFDC" w14:textId="35A3DC7C">
            <w:pPr>
              <w:rPr>
                <w:rFonts w:eastAsiaTheme="minorEastAsia" w:cstheme="minorHAnsi"/>
                <w:color w:val="000000" w:themeColor="text1"/>
                <w:sz w:val="16"/>
                <w:szCs w:val="16"/>
              </w:rPr>
            </w:pPr>
            <w:r w:rsidRPr="00D52373">
              <w:rPr>
                <w:rFonts w:eastAsiaTheme="minorEastAsia" w:cstheme="minorHAnsi"/>
                <w:color w:val="000000" w:themeColor="text1"/>
                <w:sz w:val="16"/>
                <w:szCs w:val="16"/>
              </w:rPr>
              <w:t xml:space="preserve">Activation request sent to a specific </w:t>
            </w:r>
            <w:r>
              <w:rPr>
                <w:rFonts w:eastAsiaTheme="minorEastAsia" w:cstheme="minorHAnsi"/>
                <w:color w:val="000000" w:themeColor="text1"/>
                <w:sz w:val="16"/>
                <w:szCs w:val="16"/>
              </w:rPr>
              <w:t>FSP</w:t>
            </w:r>
            <w:r w:rsidRPr="00D52373">
              <w:rPr>
                <w:rFonts w:eastAsiaTheme="minorEastAsia" w:cstheme="minorHAnsi"/>
                <w:color w:val="000000" w:themeColor="text1"/>
                <w:sz w:val="16"/>
                <w:szCs w:val="16"/>
              </w:rPr>
              <w:t xml:space="preserve">, detailing which bids </w:t>
            </w:r>
            <w:r>
              <w:rPr>
                <w:rFonts w:eastAsiaTheme="minorEastAsia" w:cstheme="minorHAnsi"/>
                <w:color w:val="000000" w:themeColor="text1"/>
                <w:sz w:val="16"/>
                <w:szCs w:val="16"/>
              </w:rPr>
              <w:t xml:space="preserve">and volume must be </w:t>
            </w:r>
            <w:r w:rsidRPr="00D52373">
              <w:rPr>
                <w:rFonts w:eastAsiaTheme="minorEastAsia" w:cstheme="minorHAnsi"/>
                <w:color w:val="000000" w:themeColor="text1"/>
                <w:sz w:val="16"/>
                <w:szCs w:val="16"/>
              </w:rPr>
              <w:t>activate</w:t>
            </w:r>
            <w:r>
              <w:rPr>
                <w:rFonts w:eastAsiaTheme="minorEastAsia" w:cstheme="minorHAnsi"/>
                <w:color w:val="000000" w:themeColor="text1"/>
                <w:sz w:val="16"/>
                <w:szCs w:val="16"/>
              </w:rPr>
              <w:t>d</w:t>
            </w:r>
            <w:r w:rsidRPr="00D52373">
              <w:rPr>
                <w:rFonts w:eastAsiaTheme="minorEastAsia" w:cstheme="minorHAnsi"/>
                <w:color w:val="000000" w:themeColor="text1"/>
                <w:sz w:val="16"/>
                <w:szCs w:val="16"/>
              </w:rPr>
              <w:t>.</w:t>
            </w:r>
          </w:p>
        </w:tc>
      </w:tr>
    </w:tbl>
    <w:p w:rsidR="04F4FF6E" w:rsidRDefault="04F4FF6E" w14:paraId="6EDE4B1C" w14:textId="15EF3B23"/>
    <w:p w:rsidR="00D85D1B" w:rsidRDefault="00D85D1B" w14:paraId="5B8D8798" w14:textId="77777777">
      <w:pPr>
        <w:rPr>
          <w:rFonts w:ascii="Arial" w:hAnsi="Arial" w:eastAsia="Arial" w:cs="Arial"/>
          <w:b/>
          <w:color w:val="000000" w:themeColor="text1"/>
        </w:rPr>
      </w:pPr>
      <w:del w:author="Luís Manuel Rodrigues" w:date="2025-09-12T11:19:00Z" w16du:dateUtc="2025-09-12T10:19:00Z" w:id="65">
        <w:r>
          <w:br w:type="page"/>
        </w:r>
      </w:del>
    </w:p>
    <w:p w:rsidR="006E27D6" w:rsidP="1A266D6F" w:rsidRDefault="5C61E8EB" w14:paraId="78AB1069" w14:textId="6534C0CE">
      <w:pPr>
        <w:spacing w:after="0" w:line="240" w:lineRule="auto"/>
        <w:jc w:val="left"/>
      </w:pPr>
      <w:r>
        <w:rPr>
          <w:noProof/>
        </w:rPr>
        <w:drawing>
          <wp:inline distT="0" distB="0" distL="0" distR="0" wp14:anchorId="43EF2B56" wp14:editId="4D68B06A">
            <wp:extent cx="5943600" cy="1617980"/>
            <wp:effectExtent l="0" t="0" r="0" b="1270"/>
            <wp:docPr id="41155663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556630" name=""/>
                    <pic:cNvPicPr/>
                  </pic:nvPicPr>
                  <pic:blipFill>
                    <a:blip r:embed="rId40">
                      <a:extLst>
                        <a:ext uri="{96DAC541-7B7A-43D3-8B79-37D633B846F1}">
                          <asvg:svgBlip xmlns:asvg="http://schemas.microsoft.com/office/drawing/2016/SVG/main" r:embed="rId41"/>
                        </a:ext>
                      </a:extLst>
                    </a:blip>
                    <a:stretch>
                      <a:fillRect/>
                    </a:stretch>
                  </pic:blipFill>
                  <pic:spPr>
                    <a:xfrm>
                      <a:off x="0" y="0"/>
                      <a:ext cx="5943600" cy="1617980"/>
                    </a:xfrm>
                    <a:prstGeom prst="rect">
                      <a:avLst/>
                    </a:prstGeom>
                  </pic:spPr>
                </pic:pic>
              </a:graphicData>
            </a:graphic>
          </wp:inline>
        </w:drawing>
      </w:r>
    </w:p>
    <w:p w:rsidR="006E27D6" w:rsidP="006E27D6" w:rsidRDefault="54877210" w14:paraId="259747D3" w14:textId="17FEF4E2">
      <w:pPr>
        <w:pStyle w:val="Caption"/>
      </w:pPr>
      <w:r>
        <w:t xml:space="preserve">Diagram </w:t>
      </w:r>
      <w:r w:rsidR="006E27D6">
        <w:fldChar w:fldCharType="begin"/>
      </w:r>
      <w:r w:rsidR="006E27D6">
        <w:instrText xml:space="preserve"> SEQ Diagram \* ARABIC </w:instrText>
      </w:r>
      <w:r w:rsidR="006E27D6">
        <w:fldChar w:fldCharType="separate"/>
      </w:r>
      <w:r w:rsidRPr="04F4FF6E">
        <w:rPr>
          <w:noProof/>
        </w:rPr>
        <w:t>8</w:t>
      </w:r>
      <w:r w:rsidR="006E27D6">
        <w:fldChar w:fldCharType="end"/>
      </w:r>
      <w:r>
        <w:t xml:space="preserve"> - Procedure 'Support to short-term flexibility markets'</w:t>
      </w:r>
    </w:p>
    <w:p w:rsidR="006E27D6" w:rsidP="04F4FF6E" w:rsidRDefault="006E27D6" w14:paraId="4D0192FC" w14:textId="43B1021E">
      <w:pPr>
        <w:jc w:val="left"/>
        <w:rPr>
          <w:rFonts w:ascii="Arial" w:hAnsi="Arial" w:eastAsia="Arial" w:cs="Arial"/>
          <w:b/>
          <w:color w:val="000000" w:themeColor="text1"/>
        </w:rPr>
      </w:pPr>
      <w:r>
        <w:br w:type="page"/>
      </w:r>
    </w:p>
    <w:p w:rsidRPr="000F7CCE" w:rsidR="0064642E" w:rsidP="0028086E" w:rsidRDefault="0064642E" w14:paraId="22E69235" w14:textId="4F6F44AF">
      <w:pPr>
        <w:pStyle w:val="Heading1"/>
      </w:pPr>
      <w:r w:rsidRPr="000F7CCE">
        <w:t>Procedure 9: Energy management w/wo flexibility provision</w:t>
      </w:r>
    </w:p>
    <w:p w:rsidR="00CF5D61" w:rsidP="000A4470" w:rsidRDefault="00CF5D61" w14:paraId="09773412" w14:textId="60BD77DF">
      <w:pPr>
        <w:rPr>
          <w:rFonts w:ascii="Arial" w:hAnsi="Arial" w:eastAsia="Arial" w:cs="Arial"/>
        </w:rPr>
      </w:pPr>
      <w:r w:rsidRPr="5054A9D0">
        <w:rPr>
          <w:rFonts w:ascii="Arial" w:hAnsi="Arial" w:eastAsia="Arial" w:cs="Arial"/>
        </w:rPr>
        <w:t xml:space="preserve">This procedure corresponds to </w:t>
      </w:r>
      <w:r w:rsidRPr="5054A9D0" w:rsidR="00746979">
        <w:rPr>
          <w:rFonts w:ascii="Arial" w:hAnsi="Arial" w:eastAsia="Arial" w:cs="Arial"/>
        </w:rPr>
        <w:t>the</w:t>
      </w:r>
      <w:r w:rsidRPr="5054A9D0">
        <w:rPr>
          <w:rFonts w:ascii="Arial" w:hAnsi="Arial" w:eastAsia="Arial" w:cs="Arial"/>
        </w:rPr>
        <w:t xml:space="preserve"> </w:t>
      </w:r>
      <w:r w:rsidRPr="5054A9D0" w:rsidR="00D95632">
        <w:rPr>
          <w:rFonts w:ascii="Arial" w:hAnsi="Arial" w:eastAsia="Arial" w:cs="Arial"/>
        </w:rPr>
        <w:t xml:space="preserve">energy management </w:t>
      </w:r>
      <w:r w:rsidRPr="5054A9D0" w:rsidR="00571FB0">
        <w:rPr>
          <w:rFonts w:ascii="Arial" w:hAnsi="Arial" w:eastAsia="Arial" w:cs="Arial"/>
        </w:rPr>
        <w:t xml:space="preserve">a </w:t>
      </w:r>
      <w:r w:rsidRPr="5054A9D0">
        <w:rPr>
          <w:rFonts w:ascii="Arial" w:hAnsi="Arial" w:eastAsia="Arial" w:cs="Arial"/>
        </w:rPr>
        <w:t xml:space="preserve">CESU operator </w:t>
      </w:r>
      <w:r w:rsidRPr="5054A9D0" w:rsidR="00D95632">
        <w:rPr>
          <w:rFonts w:ascii="Arial" w:hAnsi="Arial" w:eastAsia="Arial" w:cs="Arial"/>
        </w:rPr>
        <w:t xml:space="preserve">would </w:t>
      </w:r>
      <w:r w:rsidRPr="5054A9D0" w:rsidR="00EE2D5B">
        <w:rPr>
          <w:rFonts w:ascii="Arial" w:hAnsi="Arial" w:eastAsia="Arial" w:cs="Arial"/>
        </w:rPr>
        <w:t xml:space="preserve">perform </w:t>
      </w:r>
      <w:r w:rsidRPr="5054A9D0" w:rsidR="00D95632">
        <w:rPr>
          <w:rFonts w:ascii="Arial" w:hAnsi="Arial" w:eastAsia="Arial" w:cs="Arial"/>
        </w:rPr>
        <w:t xml:space="preserve">when </w:t>
      </w:r>
      <w:r w:rsidRPr="5054A9D0">
        <w:rPr>
          <w:rFonts w:ascii="Arial" w:hAnsi="Arial" w:eastAsia="Arial" w:cs="Arial"/>
        </w:rPr>
        <w:t xml:space="preserve">acting as the technical aggregator of the resources of the CESU members, to minimize </w:t>
      </w:r>
      <w:r w:rsidRPr="5054A9D0" w:rsidR="00E20A09">
        <w:rPr>
          <w:rFonts w:ascii="Arial" w:hAnsi="Arial" w:eastAsia="Arial" w:cs="Arial"/>
        </w:rPr>
        <w:t>specific objectives (such as energy costs) and to provide the flexibility requested in case of participation in flexibility markets. Note that, when no explicit flexibility is provided, this procedure also allows to provide implicit flexibility by adapting the energy behaviour of the CESU to</w:t>
      </w:r>
      <w:r w:rsidRPr="5054A9D0" w:rsidR="00564F8B">
        <w:rPr>
          <w:rFonts w:ascii="Arial" w:hAnsi="Arial" w:eastAsia="Arial" w:cs="Arial"/>
        </w:rPr>
        <w:t xml:space="preserve"> the</w:t>
      </w:r>
      <w:r w:rsidRPr="5054A9D0" w:rsidR="00E20A09">
        <w:rPr>
          <w:rFonts w:ascii="Arial" w:hAnsi="Arial" w:eastAsia="Arial" w:cs="Arial"/>
        </w:rPr>
        <w:t xml:space="preserve"> </w:t>
      </w:r>
      <w:r w:rsidRPr="5054A9D0" w:rsidR="00EE1CF5">
        <w:rPr>
          <w:rFonts w:ascii="Arial" w:hAnsi="Arial" w:eastAsia="Arial" w:cs="Arial"/>
        </w:rPr>
        <w:t>opportunity costs</w:t>
      </w:r>
      <w:r w:rsidRPr="5054A9D0" w:rsidR="00564F8B">
        <w:rPr>
          <w:rFonts w:ascii="Arial" w:hAnsi="Arial" w:eastAsia="Arial" w:cs="Arial"/>
        </w:rPr>
        <w:t xml:space="preserve"> of CESU members</w:t>
      </w:r>
      <w:r w:rsidRPr="5054A9D0" w:rsidR="00EE1CF5">
        <w:rPr>
          <w:rFonts w:ascii="Arial" w:hAnsi="Arial" w:eastAsia="Arial" w:cs="Arial"/>
        </w:rPr>
        <w:t xml:space="preserve"> (</w:t>
      </w:r>
      <w:r w:rsidRPr="5054A9D0">
        <w:rPr>
          <w:rFonts w:ascii="Arial" w:hAnsi="Arial" w:eastAsia="Arial" w:cs="Arial"/>
        </w:rPr>
        <w:t>integral energy tariffs</w:t>
      </w:r>
      <w:r w:rsidRPr="5054A9D0" w:rsidR="00EE1CF5">
        <w:rPr>
          <w:rFonts w:ascii="Arial" w:hAnsi="Arial" w:eastAsia="Arial" w:cs="Arial"/>
        </w:rPr>
        <w:t>)</w:t>
      </w:r>
      <w:r w:rsidRPr="5054A9D0" w:rsidR="00E20A09">
        <w:rPr>
          <w:rFonts w:ascii="Arial" w:hAnsi="Arial" w:eastAsia="Arial" w:cs="Arial"/>
        </w:rPr>
        <w:t xml:space="preserve">, that must </w:t>
      </w:r>
      <w:r w:rsidRPr="5054A9D0" w:rsidR="005E649F">
        <w:rPr>
          <w:rFonts w:ascii="Arial" w:hAnsi="Arial" w:eastAsia="Arial" w:cs="Arial"/>
        </w:rPr>
        <w:t xml:space="preserve">previously </w:t>
      </w:r>
      <w:r w:rsidRPr="5054A9D0" w:rsidR="00E20A09">
        <w:rPr>
          <w:rFonts w:ascii="Arial" w:hAnsi="Arial" w:eastAsia="Arial" w:cs="Arial"/>
        </w:rPr>
        <w:t>accept to share these data with the CESU operator</w:t>
      </w:r>
      <w:r w:rsidRPr="5054A9D0">
        <w:rPr>
          <w:rFonts w:ascii="Arial" w:hAnsi="Arial" w:eastAsia="Arial" w:cs="Arial"/>
        </w:rPr>
        <w:t>.</w:t>
      </w:r>
      <w:r w:rsidRPr="5054A9D0" w:rsidR="005E649F">
        <w:rPr>
          <w:rFonts w:ascii="Arial" w:hAnsi="Arial" w:eastAsia="Arial" w:cs="Arial"/>
        </w:rPr>
        <w:t xml:space="preserve"> </w:t>
      </w:r>
      <w:r w:rsidRPr="5054A9D0" w:rsidR="00966EFD">
        <w:rPr>
          <w:rFonts w:ascii="Arial" w:hAnsi="Arial" w:eastAsia="Arial" w:cs="Arial"/>
        </w:rPr>
        <w:t>It is assumed, for simplicity and efficiency, that a centralized management approach of all CESU flexible assets is followed.</w:t>
      </w:r>
      <w:r w:rsidRPr="5054A9D0" w:rsidR="00564F8B">
        <w:rPr>
          <w:rFonts w:ascii="Arial" w:hAnsi="Arial" w:eastAsia="Arial" w:cs="Arial"/>
        </w:rPr>
        <w:t xml:space="preserve"> </w:t>
      </w:r>
    </w:p>
    <w:p w:rsidRPr="000F7CCE" w:rsidR="007C01DF" w:rsidP="000A4470" w:rsidRDefault="002D2C06" w14:paraId="1488EABB" w14:textId="5E681101">
      <w:pPr>
        <w:rPr>
          <w:rFonts w:ascii="Arial" w:hAnsi="Arial" w:eastAsia="Arial" w:cs="Arial"/>
        </w:rPr>
      </w:pPr>
      <w:r w:rsidRPr="5054A9D0">
        <w:rPr>
          <w:rFonts w:ascii="Arial" w:hAnsi="Arial" w:eastAsia="Arial" w:cs="Arial"/>
        </w:rPr>
        <w:t>Note: t</w:t>
      </w:r>
      <w:r w:rsidRPr="5054A9D0" w:rsidR="007C01DF">
        <w:rPr>
          <w:rFonts w:ascii="Arial" w:hAnsi="Arial" w:eastAsia="Arial" w:cs="Arial"/>
        </w:rPr>
        <w:t xml:space="preserve">his procedure </w:t>
      </w:r>
      <w:r w:rsidRPr="5054A9D0" w:rsidR="007C78DD">
        <w:rPr>
          <w:rFonts w:ascii="Arial" w:hAnsi="Arial" w:eastAsia="Arial" w:cs="Arial"/>
        </w:rPr>
        <w:t>is connected to</w:t>
      </w:r>
      <w:r w:rsidRPr="5054A9D0" w:rsidR="007C01DF">
        <w:rPr>
          <w:rFonts w:ascii="Arial" w:hAnsi="Arial" w:eastAsia="Arial" w:cs="Arial"/>
        </w:rPr>
        <w:t xml:space="preserve"> Procedure 8</w:t>
      </w:r>
      <w:r w:rsidRPr="5054A9D0" w:rsidR="00504C1E">
        <w:rPr>
          <w:rFonts w:ascii="Arial" w:hAnsi="Arial" w:eastAsia="Arial" w:cs="Arial"/>
        </w:rPr>
        <w:t xml:space="preserve"> “</w:t>
      </w:r>
      <w:r w:rsidRPr="5054A9D0" w:rsidR="007C01DF">
        <w:rPr>
          <w:rFonts w:ascii="Arial" w:hAnsi="Arial" w:eastAsia="Arial" w:cs="Arial"/>
        </w:rPr>
        <w:t>Support to short-term flexibility markets</w:t>
      </w:r>
      <w:r w:rsidRPr="5054A9D0" w:rsidR="006645C0">
        <w:rPr>
          <w:rFonts w:ascii="Arial" w:hAnsi="Arial" w:eastAsia="Arial" w:cs="Arial"/>
        </w:rPr>
        <w:t>”</w:t>
      </w:r>
      <w:r w:rsidRPr="5054A9D0" w:rsidR="007C78DD">
        <w:rPr>
          <w:rFonts w:ascii="Arial" w:hAnsi="Arial" w:eastAsia="Arial" w:cs="Arial"/>
        </w:rPr>
        <w:t xml:space="preserve">. </w:t>
      </w:r>
      <w:r w:rsidRPr="5054A9D0">
        <w:rPr>
          <w:rFonts w:ascii="Arial" w:hAnsi="Arial" w:eastAsia="Arial" w:cs="Arial"/>
        </w:rPr>
        <w:t>Specifically,</w:t>
      </w:r>
      <w:r w:rsidRPr="5054A9D0" w:rsidR="00D30603">
        <w:rPr>
          <w:rFonts w:ascii="Arial" w:hAnsi="Arial" w:eastAsia="Arial" w:cs="Arial"/>
        </w:rPr>
        <w:t xml:space="preserve"> step </w:t>
      </w:r>
      <w:r w:rsidRPr="5054A9D0" w:rsidR="00504C1E">
        <w:rPr>
          <w:rFonts w:ascii="Arial" w:hAnsi="Arial" w:eastAsia="Arial" w:cs="Arial"/>
        </w:rPr>
        <w:t>8.</w:t>
      </w:r>
      <w:r w:rsidRPr="04F4FF6E" w:rsidR="468302B2">
        <w:rPr>
          <w:rFonts w:ascii="Arial" w:hAnsi="Arial" w:eastAsia="Arial" w:cs="Arial"/>
        </w:rPr>
        <w:t>11</w:t>
      </w:r>
      <w:r w:rsidRPr="5054A9D0" w:rsidR="00504C1E">
        <w:rPr>
          <w:rFonts w:ascii="Arial" w:hAnsi="Arial" w:eastAsia="Arial" w:cs="Arial"/>
        </w:rPr>
        <w:t xml:space="preserve"> “Send flexibility activation request” </w:t>
      </w:r>
      <w:r w:rsidRPr="5054A9D0">
        <w:rPr>
          <w:rFonts w:ascii="Arial" w:hAnsi="Arial" w:eastAsia="Arial" w:cs="Arial"/>
        </w:rPr>
        <w:t xml:space="preserve">is identical to step </w:t>
      </w:r>
      <w:r w:rsidRPr="5054A9D0" w:rsidR="00504C1E">
        <w:rPr>
          <w:rFonts w:ascii="Arial" w:hAnsi="Arial" w:eastAsia="Arial" w:cs="Arial"/>
        </w:rPr>
        <w:t>9.</w:t>
      </w:r>
      <w:r w:rsidRPr="5054A9D0" w:rsidR="00A224B1">
        <w:rPr>
          <w:rFonts w:ascii="Arial" w:hAnsi="Arial" w:eastAsia="Arial" w:cs="Arial"/>
        </w:rPr>
        <w:t>5</w:t>
      </w:r>
      <w:r w:rsidRPr="5054A9D0">
        <w:rPr>
          <w:rFonts w:ascii="Arial" w:hAnsi="Arial" w:eastAsia="Arial" w:cs="Arial"/>
        </w:rPr>
        <w:t xml:space="preserve"> in this procedure</w:t>
      </w:r>
      <w:r w:rsidRPr="5054A9D0" w:rsidR="00504C1E">
        <w:rPr>
          <w:rFonts w:ascii="Arial" w:hAnsi="Arial" w:eastAsia="Arial" w:cs="Arial"/>
        </w:rPr>
        <w:t>.</w:t>
      </w:r>
    </w:p>
    <w:tbl>
      <w:tblPr>
        <w:tblStyle w:val="TableGrid"/>
        <w:tblW w:w="9350" w:type="dxa"/>
        <w:tblLook w:val="04A0" w:firstRow="1" w:lastRow="0" w:firstColumn="1" w:lastColumn="0" w:noHBand="0" w:noVBand="1"/>
      </w:tblPr>
      <w:tblGrid>
        <w:gridCol w:w="733"/>
        <w:gridCol w:w="1492"/>
        <w:gridCol w:w="2775"/>
        <w:gridCol w:w="1230"/>
        <w:gridCol w:w="1240"/>
        <w:gridCol w:w="1880"/>
      </w:tblGrid>
      <w:tr w:rsidRPr="000F7CCE" w:rsidR="0064642E" w:rsidTr="6A4B6179" w14:paraId="1311F3BE" w14:textId="77777777">
        <w:trPr>
          <w:trHeight w:val="300"/>
        </w:trPr>
        <w:tc>
          <w:tcPr>
            <w:tcW w:w="9350" w:type="dxa"/>
            <w:gridSpan w:val="6"/>
            <w:shd w:val="clear" w:color="auto" w:fill="D0CECE" w:themeFill="background2" w:themeFillShade="E6"/>
          </w:tcPr>
          <w:p w:rsidR="003A1CD1" w:rsidP="04F4FF6E" w:rsidRDefault="00353ADB" w14:paraId="78C2BDE5" w14:textId="2D5EAAD1">
            <w:pPr>
              <w:jc w:val="center"/>
              <w:rPr>
                <w:rFonts w:ascii="Arial" w:hAnsi="Arial" w:eastAsia="Arial" w:cs="Arial"/>
                <w:b/>
                <w:i/>
                <w:color w:val="000000" w:themeColor="text1"/>
                <w:sz w:val="16"/>
                <w:szCs w:val="16"/>
              </w:rPr>
            </w:pPr>
            <w:r>
              <w:rPr>
                <w:rFonts w:ascii="Arial" w:hAnsi="Arial" w:eastAsia="Arial" w:cs="Arial"/>
                <w:b/>
                <w:bCs/>
                <w:i/>
                <w:iCs/>
                <w:color w:val="000000" w:themeColor="text1"/>
                <w:sz w:val="16"/>
                <w:szCs w:val="16"/>
              </w:rPr>
              <w:t>Table II.IX</w:t>
            </w:r>
          </w:p>
        </w:tc>
      </w:tr>
      <w:tr w:rsidRPr="000F7CCE" w:rsidR="0064642E" w:rsidTr="6A4B6179" w14:paraId="171DEC77" w14:textId="77777777">
        <w:trPr>
          <w:trHeight w:val="300"/>
        </w:trPr>
        <w:tc>
          <w:tcPr>
            <w:tcW w:w="2225" w:type="dxa"/>
            <w:gridSpan w:val="2"/>
            <w:shd w:val="clear" w:color="auto" w:fill="D0CECE" w:themeFill="background2" w:themeFillShade="E6"/>
          </w:tcPr>
          <w:p w:rsidR="003A1CD1" w:rsidRDefault="003A1CD1" w14:paraId="00A7EE92" w14:textId="77777777"/>
        </w:tc>
        <w:tc>
          <w:tcPr>
            <w:tcW w:w="7125" w:type="dxa"/>
            <w:gridSpan w:val="4"/>
            <w:shd w:val="clear" w:color="auto" w:fill="D0CECE" w:themeFill="background2" w:themeFillShade="E6"/>
          </w:tcPr>
          <w:p w:rsidRPr="000F7CCE" w:rsidR="0064642E" w:rsidRDefault="00D52373" w14:paraId="1F017CD0" w14:textId="77777777">
            <w:pPr>
              <w:rPr>
                <w:rFonts w:ascii="Arial" w:hAnsi="Arial" w:eastAsia="Arial" w:cs="Arial"/>
                <w:b/>
                <w:i/>
                <w:color w:val="000000" w:themeColor="text1"/>
                <w:sz w:val="16"/>
                <w:szCs w:val="16"/>
              </w:rPr>
            </w:pPr>
            <w:r w:rsidRPr="00D52373">
              <w:rPr>
                <w:rFonts w:ascii="Arial" w:hAnsi="Arial" w:eastAsia="Arial" w:cs="Arial"/>
                <w:b/>
                <w:bCs/>
                <w:i/>
                <w:iCs/>
                <w:color w:val="000000" w:themeColor="text1"/>
                <w:sz w:val="16"/>
                <w:szCs w:val="16"/>
              </w:rPr>
              <w:t>Energy management w/wo flexibility provision</w:t>
            </w:r>
          </w:p>
        </w:tc>
      </w:tr>
      <w:tr w:rsidRPr="000F7CCE" w:rsidR="00071EC2" w:rsidTr="6A4B6179" w14:paraId="718B13F2" w14:textId="77777777">
        <w:trPr>
          <w:trHeight w:val="300"/>
        </w:trPr>
        <w:tc>
          <w:tcPr>
            <w:tcW w:w="733" w:type="dxa"/>
            <w:shd w:val="clear" w:color="auto" w:fill="D0CECE" w:themeFill="background2" w:themeFillShade="E6"/>
          </w:tcPr>
          <w:p w:rsidRPr="000F7CCE" w:rsidR="0064642E" w:rsidRDefault="0064642E" w14:paraId="72054DD8" w14:textId="77777777">
            <w:pPr>
              <w:rPr>
                <w:rFonts w:ascii="Arial" w:hAnsi="Arial" w:eastAsia="Arial" w:cs="Arial"/>
                <w:b/>
                <w:bCs/>
                <w:i/>
                <w:iCs/>
                <w:sz w:val="16"/>
                <w:szCs w:val="16"/>
              </w:rPr>
            </w:pPr>
            <w:r w:rsidRPr="000F7CCE">
              <w:rPr>
                <w:rFonts w:ascii="Arial" w:hAnsi="Arial" w:eastAsia="Arial" w:cs="Arial"/>
                <w:b/>
                <w:bCs/>
                <w:i/>
                <w:iCs/>
                <w:sz w:val="16"/>
                <w:szCs w:val="16"/>
              </w:rPr>
              <w:t>Step</w:t>
            </w:r>
          </w:p>
          <w:p w:rsidRPr="000F7CCE" w:rsidR="0064642E" w:rsidRDefault="0064642E" w14:paraId="508855A6" w14:textId="77777777">
            <w:pPr>
              <w:rPr>
                <w:rFonts w:ascii="Arial" w:hAnsi="Arial" w:eastAsia="Arial" w:cs="Arial"/>
                <w:b/>
                <w:bCs/>
                <w:i/>
                <w:iCs/>
                <w:sz w:val="16"/>
                <w:szCs w:val="16"/>
              </w:rPr>
            </w:pPr>
            <w:r w:rsidRPr="000F7CCE">
              <w:rPr>
                <w:rFonts w:ascii="Arial" w:hAnsi="Arial" w:eastAsia="Arial" w:cs="Arial"/>
                <w:b/>
                <w:bCs/>
                <w:i/>
                <w:iCs/>
                <w:sz w:val="16"/>
                <w:szCs w:val="16"/>
              </w:rPr>
              <w:t>No</w:t>
            </w:r>
          </w:p>
        </w:tc>
        <w:tc>
          <w:tcPr>
            <w:tcW w:w="1492" w:type="dxa"/>
            <w:shd w:val="clear" w:color="auto" w:fill="D0CECE" w:themeFill="background2" w:themeFillShade="E6"/>
          </w:tcPr>
          <w:p w:rsidRPr="000F7CCE" w:rsidR="0064642E" w:rsidRDefault="0064642E" w14:paraId="194A96A7" w14:textId="77777777">
            <w:pP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Step</w:t>
            </w:r>
          </w:p>
        </w:tc>
        <w:tc>
          <w:tcPr>
            <w:tcW w:w="2775" w:type="dxa"/>
            <w:shd w:val="clear" w:color="auto" w:fill="D0CECE" w:themeFill="background2" w:themeFillShade="E6"/>
          </w:tcPr>
          <w:p w:rsidRPr="000F7CCE" w:rsidR="0064642E" w:rsidRDefault="0064642E" w14:paraId="5D8233DF" w14:textId="77777777">
            <w:pPr>
              <w:rPr>
                <w:rFonts w:ascii="Arial" w:hAnsi="Arial" w:eastAsia="Arial" w:cs="Arial"/>
                <w:b/>
                <w:bCs/>
                <w:i/>
                <w:iCs/>
                <w:color w:val="000000" w:themeColor="text1"/>
                <w:sz w:val="16"/>
                <w:szCs w:val="16"/>
              </w:rPr>
            </w:pPr>
            <w:r w:rsidRPr="000F7CCE">
              <w:rPr>
                <w:rFonts w:ascii="Arial" w:hAnsi="Arial" w:eastAsia="Arial" w:cs="Arial"/>
                <w:b/>
                <w:bCs/>
                <w:i/>
                <w:iCs/>
                <w:sz w:val="16"/>
                <w:szCs w:val="16"/>
              </w:rPr>
              <w:t>Step d</w:t>
            </w:r>
            <w:r w:rsidRPr="000F7CCE">
              <w:rPr>
                <w:rFonts w:ascii="Arial" w:hAnsi="Arial" w:eastAsia="Arial" w:cs="Arial"/>
                <w:b/>
                <w:i/>
                <w:sz w:val="16"/>
                <w:szCs w:val="16"/>
              </w:rPr>
              <w:t>esc</w:t>
            </w:r>
            <w:r w:rsidRPr="000F7CCE">
              <w:rPr>
                <w:rFonts w:ascii="Arial" w:hAnsi="Arial" w:eastAsia="Arial" w:cs="Arial"/>
                <w:b/>
                <w:bCs/>
                <w:i/>
                <w:iCs/>
                <w:sz w:val="16"/>
                <w:szCs w:val="16"/>
              </w:rPr>
              <w:t>ription</w:t>
            </w:r>
          </w:p>
        </w:tc>
        <w:tc>
          <w:tcPr>
            <w:tcW w:w="1230" w:type="dxa"/>
            <w:shd w:val="clear" w:color="auto" w:fill="D0CECE" w:themeFill="background2" w:themeFillShade="E6"/>
          </w:tcPr>
          <w:p w:rsidRPr="000F7CCE" w:rsidR="0064642E" w:rsidRDefault="0064642E" w14:paraId="670CDC7C" w14:textId="77777777">
            <w:pP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Information producer</w:t>
            </w:r>
          </w:p>
        </w:tc>
        <w:tc>
          <w:tcPr>
            <w:tcW w:w="1240" w:type="dxa"/>
            <w:shd w:val="clear" w:color="auto" w:fill="D0CECE" w:themeFill="background2" w:themeFillShade="E6"/>
          </w:tcPr>
          <w:p w:rsidRPr="000F7CCE" w:rsidR="0064642E" w:rsidRDefault="0064642E" w14:paraId="73735F27" w14:textId="77777777">
            <w:pP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Information receiver</w:t>
            </w:r>
          </w:p>
        </w:tc>
        <w:tc>
          <w:tcPr>
            <w:tcW w:w="1880" w:type="dxa"/>
            <w:shd w:val="clear" w:color="auto" w:fill="D0CECE" w:themeFill="background2" w:themeFillShade="E6"/>
          </w:tcPr>
          <w:p w:rsidRPr="000F7CCE" w:rsidR="0064642E" w:rsidRDefault="0064642E" w14:paraId="2C1660C4" w14:textId="77777777">
            <w:pP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Information exchanged (IDs)</w:t>
            </w:r>
          </w:p>
        </w:tc>
      </w:tr>
      <w:tr w:rsidRPr="000F7CCE" w:rsidR="0064642E" w:rsidTr="6A4B6179" w14:paraId="08904ADF" w14:textId="77777777">
        <w:trPr>
          <w:trHeight w:val="300"/>
        </w:trPr>
        <w:tc>
          <w:tcPr>
            <w:tcW w:w="733" w:type="dxa"/>
          </w:tcPr>
          <w:p w:rsidRPr="00215386" w:rsidR="0064642E" w:rsidRDefault="0064642E" w14:paraId="7F891575" w14:textId="72EEC5FD">
            <w:pPr>
              <w:rPr>
                <w:rFonts w:eastAsiaTheme="minorEastAsia" w:cstheme="minorHAnsi"/>
                <w:color w:val="000000" w:themeColor="text1"/>
                <w:sz w:val="16"/>
                <w:szCs w:val="16"/>
              </w:rPr>
            </w:pPr>
            <w:r w:rsidRPr="00215386">
              <w:rPr>
                <w:rFonts w:eastAsiaTheme="minorEastAsia" w:cstheme="minorHAnsi"/>
                <w:color w:val="000000" w:themeColor="text1"/>
                <w:sz w:val="16"/>
                <w:szCs w:val="16"/>
              </w:rPr>
              <w:t>9.1</w:t>
            </w:r>
          </w:p>
        </w:tc>
        <w:tc>
          <w:tcPr>
            <w:tcW w:w="1492" w:type="dxa"/>
          </w:tcPr>
          <w:p w:rsidRPr="00215386" w:rsidR="0064642E" w:rsidRDefault="00E4360D" w14:paraId="49093518" w14:textId="3FC78D82">
            <w:pPr>
              <w:rPr>
                <w:rFonts w:eastAsiaTheme="minorEastAsia" w:cstheme="minorHAnsi"/>
                <w:color w:val="000000" w:themeColor="text1"/>
                <w:sz w:val="16"/>
                <w:szCs w:val="16"/>
              </w:rPr>
            </w:pPr>
            <w:r w:rsidRPr="00215386">
              <w:rPr>
                <w:rFonts w:eastAsiaTheme="minorEastAsia"/>
                <w:color w:val="000000" w:themeColor="text1"/>
                <w:sz w:val="16"/>
                <w:szCs w:val="16"/>
              </w:rPr>
              <w:t>Execute r</w:t>
            </w:r>
            <w:r w:rsidRPr="00215386" w:rsidR="0064642E">
              <w:rPr>
                <w:rFonts w:eastAsiaTheme="minorEastAsia"/>
                <w:color w:val="000000" w:themeColor="text1"/>
                <w:sz w:val="16"/>
                <w:szCs w:val="16"/>
              </w:rPr>
              <w:t>etriev</w:t>
            </w:r>
            <w:r w:rsidRPr="00215386" w:rsidR="0059059F">
              <w:rPr>
                <w:rFonts w:eastAsiaTheme="minorEastAsia"/>
                <w:color w:val="000000" w:themeColor="text1"/>
                <w:sz w:val="16"/>
                <w:szCs w:val="16"/>
              </w:rPr>
              <w:t>al of</w:t>
            </w:r>
            <w:r w:rsidRPr="00215386" w:rsidR="0064642E">
              <w:rPr>
                <w:rFonts w:eastAsiaTheme="minorEastAsia"/>
                <w:color w:val="000000" w:themeColor="text1"/>
                <w:sz w:val="16"/>
                <w:szCs w:val="16"/>
              </w:rPr>
              <w:t xml:space="preserve"> CESU data</w:t>
            </w:r>
          </w:p>
        </w:tc>
        <w:tc>
          <w:tcPr>
            <w:tcW w:w="2775" w:type="dxa"/>
          </w:tcPr>
          <w:p w:rsidRPr="00215386" w:rsidR="0064642E" w:rsidRDefault="0064642E" w14:paraId="0146C2D9" w14:textId="77777777">
            <w:pPr>
              <w:rPr>
                <w:rFonts w:eastAsiaTheme="minorEastAsia" w:cstheme="minorHAnsi"/>
                <w:color w:val="000000" w:themeColor="text1"/>
                <w:sz w:val="16"/>
                <w:szCs w:val="16"/>
              </w:rPr>
            </w:pPr>
            <w:r w:rsidRPr="00215386">
              <w:rPr>
                <w:rFonts w:eastAsiaTheme="minorEastAsia"/>
                <w:color w:val="000000" w:themeColor="text1"/>
                <w:sz w:val="16"/>
                <w:szCs w:val="16"/>
              </w:rPr>
              <w:t>CESU operator retrieves internal CESU data (assets data, opportunity costs).</w:t>
            </w:r>
          </w:p>
        </w:tc>
        <w:tc>
          <w:tcPr>
            <w:tcW w:w="1230" w:type="dxa"/>
          </w:tcPr>
          <w:p w:rsidRPr="00215386" w:rsidR="0064642E" w:rsidRDefault="0064642E" w14:paraId="12ADAC3E" w14:textId="77777777">
            <w:pPr>
              <w:rPr>
                <w:rFonts w:eastAsiaTheme="minorEastAsia" w:cstheme="minorHAnsi"/>
                <w:color w:val="000000" w:themeColor="text1"/>
                <w:sz w:val="16"/>
                <w:szCs w:val="16"/>
              </w:rPr>
            </w:pPr>
            <w:r w:rsidRPr="00215386">
              <w:rPr>
                <w:rFonts w:eastAsiaTheme="minorEastAsia" w:cstheme="minorHAnsi"/>
                <w:color w:val="000000" w:themeColor="text1"/>
                <w:sz w:val="16"/>
                <w:szCs w:val="16"/>
              </w:rPr>
              <w:t>CESU operator</w:t>
            </w:r>
          </w:p>
        </w:tc>
        <w:tc>
          <w:tcPr>
            <w:tcW w:w="1240" w:type="dxa"/>
          </w:tcPr>
          <w:p w:rsidRPr="00215386" w:rsidR="0064642E" w:rsidRDefault="0064642E" w14:paraId="2BB57CD9" w14:textId="77777777">
            <w:pPr>
              <w:rPr>
                <w:rFonts w:eastAsiaTheme="minorEastAsia" w:cstheme="minorHAnsi"/>
                <w:color w:val="000000" w:themeColor="text1"/>
                <w:sz w:val="16"/>
                <w:szCs w:val="16"/>
              </w:rPr>
            </w:pPr>
            <w:r w:rsidRPr="00215386">
              <w:rPr>
                <w:rFonts w:eastAsiaTheme="minorEastAsia" w:cstheme="minorHAnsi"/>
                <w:color w:val="000000" w:themeColor="text1"/>
                <w:sz w:val="16"/>
                <w:szCs w:val="16"/>
              </w:rPr>
              <w:t>[internal]</w:t>
            </w:r>
          </w:p>
        </w:tc>
        <w:tc>
          <w:tcPr>
            <w:tcW w:w="1880" w:type="dxa"/>
          </w:tcPr>
          <w:p w:rsidRPr="000F7CCE" w:rsidR="0064642E" w:rsidRDefault="0064642E" w14:paraId="6C836A42" w14:textId="0CCA55AD">
            <w:pPr>
              <w:rPr>
                <w:rFonts w:eastAsiaTheme="minorEastAsia" w:cstheme="minorHAnsi"/>
                <w:color w:val="000000" w:themeColor="text1"/>
                <w:sz w:val="16"/>
                <w:szCs w:val="16"/>
              </w:rPr>
            </w:pPr>
            <w:r w:rsidRPr="00215386">
              <w:rPr>
                <w:rFonts w:eastAsiaTheme="minorEastAsia" w:cstheme="minorHAnsi"/>
                <w:color w:val="000000" w:themeColor="text1"/>
                <w:sz w:val="16"/>
                <w:szCs w:val="16"/>
              </w:rPr>
              <w:t>[not relevant]</w:t>
            </w:r>
          </w:p>
        </w:tc>
      </w:tr>
      <w:tr w:rsidRPr="000F7CCE" w:rsidR="0064642E" w:rsidTr="6A4B6179" w14:paraId="2B1E2AF1" w14:textId="77777777">
        <w:trPr>
          <w:trHeight w:val="300"/>
        </w:trPr>
        <w:tc>
          <w:tcPr>
            <w:tcW w:w="733" w:type="dxa"/>
          </w:tcPr>
          <w:p w:rsidRPr="000F7CCE" w:rsidR="0064642E" w:rsidRDefault="0064642E" w14:paraId="229503A3" w14:textId="18C94EA9">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9.2</w:t>
            </w:r>
          </w:p>
        </w:tc>
        <w:tc>
          <w:tcPr>
            <w:tcW w:w="1492" w:type="dxa"/>
          </w:tcPr>
          <w:p w:rsidRPr="000F7CCE" w:rsidR="0064642E" w:rsidRDefault="0059059F" w14:paraId="49B947A6" w14:textId="658C817A">
            <w:pPr>
              <w:rPr>
                <w:rFonts w:eastAsiaTheme="minorEastAsia"/>
                <w:color w:val="000000" w:themeColor="text1"/>
                <w:sz w:val="16"/>
                <w:szCs w:val="16"/>
              </w:rPr>
            </w:pPr>
            <w:r w:rsidRPr="000F7CCE">
              <w:rPr>
                <w:rFonts w:eastAsiaTheme="minorEastAsia"/>
                <w:color w:val="000000" w:themeColor="text1"/>
                <w:sz w:val="16"/>
                <w:szCs w:val="16"/>
              </w:rPr>
              <w:t xml:space="preserve">Execute </w:t>
            </w:r>
            <w:r w:rsidRPr="000F7CCE" w:rsidR="0064642E">
              <w:rPr>
                <w:rFonts w:eastAsiaTheme="minorEastAsia"/>
                <w:color w:val="000000" w:themeColor="text1"/>
                <w:sz w:val="16"/>
                <w:szCs w:val="16"/>
              </w:rPr>
              <w:t xml:space="preserve">load and </w:t>
            </w:r>
            <w:r w:rsidRPr="000F7CCE" w:rsidR="00845902">
              <w:rPr>
                <w:rFonts w:eastAsiaTheme="minorEastAsia"/>
                <w:color w:val="000000" w:themeColor="text1"/>
                <w:sz w:val="16"/>
                <w:szCs w:val="16"/>
              </w:rPr>
              <w:t>generation</w:t>
            </w:r>
            <w:r w:rsidRPr="000F7CCE">
              <w:rPr>
                <w:rFonts w:eastAsiaTheme="minorEastAsia"/>
                <w:color w:val="000000" w:themeColor="text1"/>
                <w:sz w:val="16"/>
                <w:szCs w:val="16"/>
              </w:rPr>
              <w:t xml:space="preserve"> forecasting</w:t>
            </w:r>
          </w:p>
        </w:tc>
        <w:tc>
          <w:tcPr>
            <w:tcW w:w="2775" w:type="dxa"/>
          </w:tcPr>
          <w:p w:rsidRPr="000F7CCE" w:rsidR="0064642E" w:rsidRDefault="0064642E" w14:paraId="63FE976D" w14:textId="3D191559">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CESU operator forecast</w:t>
            </w:r>
            <w:r w:rsidRPr="000F7CCE" w:rsidR="007B4F0A">
              <w:rPr>
                <w:rFonts w:eastAsiaTheme="minorEastAsia" w:cstheme="minorHAnsi"/>
                <w:color w:val="000000" w:themeColor="text1"/>
                <w:sz w:val="16"/>
                <w:szCs w:val="16"/>
              </w:rPr>
              <w:t>s</w:t>
            </w:r>
            <w:r w:rsidRPr="000F7CCE">
              <w:rPr>
                <w:rFonts w:eastAsiaTheme="minorEastAsia" w:cstheme="minorHAnsi"/>
                <w:color w:val="000000" w:themeColor="text1"/>
                <w:sz w:val="16"/>
                <w:szCs w:val="16"/>
              </w:rPr>
              <w:t xml:space="preserve"> CESU members’ load and generation</w:t>
            </w:r>
            <w:r w:rsidRPr="000F7CCE" w:rsidR="00B77ABF">
              <w:rPr>
                <w:rFonts w:eastAsiaTheme="minorEastAsia" w:cstheme="minorHAnsi"/>
                <w:color w:val="000000" w:themeColor="text1"/>
                <w:sz w:val="16"/>
                <w:szCs w:val="16"/>
              </w:rPr>
              <w:t>.</w:t>
            </w:r>
          </w:p>
        </w:tc>
        <w:tc>
          <w:tcPr>
            <w:tcW w:w="1230" w:type="dxa"/>
          </w:tcPr>
          <w:p w:rsidRPr="000F7CCE" w:rsidR="0064642E" w:rsidRDefault="0064642E" w14:paraId="39040E8F" w14:textId="77777777">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 xml:space="preserve">CESU operator </w:t>
            </w:r>
          </w:p>
        </w:tc>
        <w:tc>
          <w:tcPr>
            <w:tcW w:w="1240" w:type="dxa"/>
          </w:tcPr>
          <w:p w:rsidRPr="000F7CCE" w:rsidR="0064642E" w:rsidRDefault="0064642E" w14:paraId="6BAF553E" w14:textId="77777777">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[internal]</w:t>
            </w:r>
          </w:p>
        </w:tc>
        <w:tc>
          <w:tcPr>
            <w:tcW w:w="1880" w:type="dxa"/>
          </w:tcPr>
          <w:p w:rsidRPr="000F7CCE" w:rsidR="0064642E" w:rsidRDefault="0064642E" w14:paraId="40662ECC" w14:textId="77777777">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[not relevant]</w:t>
            </w:r>
          </w:p>
        </w:tc>
      </w:tr>
      <w:tr w:rsidRPr="000F7CCE" w:rsidR="0064642E" w:rsidTr="6A4B6179" w14:paraId="43BC021D" w14:textId="77777777">
        <w:trPr>
          <w:trHeight w:val="300"/>
        </w:trPr>
        <w:tc>
          <w:tcPr>
            <w:tcW w:w="733" w:type="dxa"/>
          </w:tcPr>
          <w:p w:rsidRPr="000F7CCE" w:rsidR="0064642E" w:rsidRDefault="0064642E" w14:paraId="3F62296E" w14:textId="06215702">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9.3</w:t>
            </w:r>
          </w:p>
        </w:tc>
        <w:tc>
          <w:tcPr>
            <w:tcW w:w="1492" w:type="dxa"/>
          </w:tcPr>
          <w:p w:rsidRPr="000F7CCE" w:rsidR="0064642E" w:rsidRDefault="00E4360D" w14:paraId="33DC3E8C" w14:textId="5A500993">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 xml:space="preserve">Execute </w:t>
            </w:r>
            <w:r w:rsidRPr="000F7CCE" w:rsidR="0064642E">
              <w:rPr>
                <w:rFonts w:eastAsiaTheme="minorEastAsia" w:cstheme="minorHAnsi"/>
                <w:color w:val="000000" w:themeColor="text1"/>
                <w:sz w:val="16"/>
                <w:szCs w:val="16"/>
              </w:rPr>
              <w:t>setpoints</w:t>
            </w:r>
            <w:r w:rsidRPr="000F7CCE" w:rsidR="0059059F">
              <w:rPr>
                <w:rFonts w:eastAsiaTheme="minorEastAsia" w:cstheme="minorHAnsi"/>
                <w:color w:val="000000" w:themeColor="text1"/>
                <w:sz w:val="16"/>
                <w:szCs w:val="16"/>
              </w:rPr>
              <w:t xml:space="preserve"> calculation</w:t>
            </w:r>
          </w:p>
        </w:tc>
        <w:tc>
          <w:tcPr>
            <w:tcW w:w="2775" w:type="dxa"/>
          </w:tcPr>
          <w:p w:rsidRPr="000F7CCE" w:rsidR="0064642E" w:rsidRDefault="004E3E5F" w14:paraId="235855AE" w14:textId="0466F16B">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 xml:space="preserve">From the CESU assets data, forecasts, and opportunity costs, the </w:t>
            </w:r>
            <w:r w:rsidRPr="000F7CCE" w:rsidR="0064642E">
              <w:rPr>
                <w:rFonts w:eastAsiaTheme="minorEastAsia" w:cstheme="minorHAnsi"/>
                <w:color w:val="000000" w:themeColor="text1"/>
                <w:sz w:val="16"/>
                <w:szCs w:val="16"/>
              </w:rPr>
              <w:t>CESU operator calculate</w:t>
            </w:r>
            <w:r w:rsidRPr="000F7CCE" w:rsidR="00B77ABF">
              <w:rPr>
                <w:rFonts w:eastAsiaTheme="minorEastAsia" w:cstheme="minorHAnsi"/>
                <w:color w:val="000000" w:themeColor="text1"/>
                <w:sz w:val="16"/>
                <w:szCs w:val="16"/>
              </w:rPr>
              <w:t>s</w:t>
            </w:r>
            <w:r w:rsidRPr="000F7CCE" w:rsidR="0064642E">
              <w:rPr>
                <w:rFonts w:eastAsiaTheme="minorEastAsia" w:cstheme="minorHAnsi"/>
                <w:color w:val="000000" w:themeColor="text1"/>
                <w:sz w:val="16"/>
                <w:szCs w:val="16"/>
              </w:rPr>
              <w:t xml:space="preserve"> assets’ setpoints </w:t>
            </w:r>
            <w:r w:rsidRPr="000F7CCE">
              <w:rPr>
                <w:rFonts w:eastAsiaTheme="minorEastAsia" w:cstheme="minorHAnsi"/>
                <w:color w:val="000000" w:themeColor="text1"/>
                <w:sz w:val="16"/>
                <w:szCs w:val="16"/>
              </w:rPr>
              <w:t xml:space="preserve">to minimize specific objectives and comply with the flexibility committed </w:t>
            </w:r>
            <w:r w:rsidRPr="000F7CCE" w:rsidR="00B52D76">
              <w:rPr>
                <w:rFonts w:eastAsiaTheme="minorEastAsia" w:cstheme="minorHAnsi"/>
                <w:color w:val="000000" w:themeColor="text1"/>
                <w:sz w:val="16"/>
                <w:szCs w:val="16"/>
              </w:rPr>
              <w:t xml:space="preserve">(if </w:t>
            </w:r>
            <w:r w:rsidRPr="000F7CCE">
              <w:rPr>
                <w:rFonts w:eastAsiaTheme="minorEastAsia" w:cstheme="minorHAnsi"/>
                <w:color w:val="000000" w:themeColor="text1"/>
                <w:sz w:val="16"/>
                <w:szCs w:val="16"/>
              </w:rPr>
              <w:t xml:space="preserve">participating in </w:t>
            </w:r>
            <w:r w:rsidRPr="000F7CCE" w:rsidR="00B52D76">
              <w:rPr>
                <w:rFonts w:eastAsiaTheme="minorEastAsia" w:cstheme="minorHAnsi"/>
                <w:color w:val="000000" w:themeColor="text1"/>
                <w:sz w:val="16"/>
                <w:szCs w:val="16"/>
              </w:rPr>
              <w:t>a flexibility market</w:t>
            </w:r>
            <w:r w:rsidRPr="000F7CCE">
              <w:rPr>
                <w:rFonts w:eastAsiaTheme="minorEastAsia" w:cstheme="minorHAnsi"/>
                <w:color w:val="000000" w:themeColor="text1"/>
                <w:sz w:val="16"/>
                <w:szCs w:val="16"/>
              </w:rPr>
              <w:t>)</w:t>
            </w:r>
            <w:r w:rsidRPr="000F7CCE" w:rsidR="00B52D76">
              <w:rPr>
                <w:rFonts w:eastAsiaTheme="minorEastAsia" w:cstheme="minorHAnsi"/>
                <w:color w:val="000000" w:themeColor="text1"/>
                <w:sz w:val="16"/>
                <w:szCs w:val="16"/>
              </w:rPr>
              <w:t>.</w:t>
            </w:r>
          </w:p>
        </w:tc>
        <w:tc>
          <w:tcPr>
            <w:tcW w:w="1230" w:type="dxa"/>
          </w:tcPr>
          <w:p w:rsidRPr="000F7CCE" w:rsidR="0064642E" w:rsidRDefault="0064642E" w14:paraId="0EDBBF5E" w14:textId="77777777">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CESU operator</w:t>
            </w:r>
          </w:p>
        </w:tc>
        <w:tc>
          <w:tcPr>
            <w:tcW w:w="1240" w:type="dxa"/>
          </w:tcPr>
          <w:p w:rsidRPr="000F7CCE" w:rsidR="0064642E" w:rsidRDefault="0064642E" w14:paraId="1F4933BF" w14:textId="77777777">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[internal]</w:t>
            </w:r>
          </w:p>
        </w:tc>
        <w:tc>
          <w:tcPr>
            <w:tcW w:w="1880" w:type="dxa"/>
          </w:tcPr>
          <w:p w:rsidRPr="000F7CCE" w:rsidR="0064642E" w:rsidRDefault="0064642E" w14:paraId="5652DB83" w14:textId="77777777">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[not relevant]</w:t>
            </w:r>
          </w:p>
        </w:tc>
      </w:tr>
      <w:tr w:rsidRPr="000F7CCE" w:rsidR="0064642E" w:rsidTr="6A4B6179" w14:paraId="3C15502B" w14:textId="77777777">
        <w:trPr>
          <w:trHeight w:val="300"/>
        </w:trPr>
        <w:tc>
          <w:tcPr>
            <w:tcW w:w="733" w:type="dxa"/>
          </w:tcPr>
          <w:p w:rsidRPr="000F7CCE" w:rsidR="0064642E" w:rsidRDefault="0064642E" w14:paraId="1EA9DDFE" w14:textId="456C37B2">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9.4</w:t>
            </w:r>
          </w:p>
        </w:tc>
        <w:tc>
          <w:tcPr>
            <w:tcW w:w="1492" w:type="dxa"/>
          </w:tcPr>
          <w:p w:rsidRPr="000F7CCE" w:rsidR="0064642E" w:rsidRDefault="0064642E" w14:paraId="75B60960" w14:textId="77777777">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Send setpoints</w:t>
            </w:r>
          </w:p>
        </w:tc>
        <w:tc>
          <w:tcPr>
            <w:tcW w:w="2775" w:type="dxa"/>
          </w:tcPr>
          <w:p w:rsidRPr="000F7CCE" w:rsidR="0064642E" w:rsidRDefault="0064642E" w14:paraId="6392993D" w14:textId="77777777">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CESU operator defines assets’ set points in the controllable units.</w:t>
            </w:r>
          </w:p>
        </w:tc>
        <w:tc>
          <w:tcPr>
            <w:tcW w:w="1230" w:type="dxa"/>
          </w:tcPr>
          <w:p w:rsidRPr="000F7CCE" w:rsidR="0064642E" w:rsidRDefault="0064642E" w14:paraId="0A0DB29F" w14:textId="77777777">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CESU operator</w:t>
            </w:r>
          </w:p>
        </w:tc>
        <w:tc>
          <w:tcPr>
            <w:tcW w:w="1240" w:type="dxa"/>
          </w:tcPr>
          <w:p w:rsidRPr="000F7CCE" w:rsidR="0064642E" w:rsidRDefault="0064642E" w14:paraId="4A8A4219" w14:textId="77777777">
            <w:pPr>
              <w:rPr>
                <w:rFonts w:eastAsiaTheme="minorEastAsia" w:cstheme="minorHAnsi"/>
                <w:color w:val="000000" w:themeColor="text1"/>
                <w:sz w:val="16"/>
                <w:szCs w:val="16"/>
              </w:rPr>
            </w:pPr>
            <w:r w:rsidRPr="000F7CCE">
              <w:rPr>
                <w:rFonts w:eastAsia="Calibri" w:cstheme="minorHAnsi"/>
                <w:sz w:val="16"/>
                <w:szCs w:val="16"/>
              </w:rPr>
              <w:t xml:space="preserve">Controllable </w:t>
            </w:r>
            <w:commentRangeStart w:id="66"/>
            <w:r w:rsidRPr="000F7CCE">
              <w:rPr>
                <w:rFonts w:eastAsia="Calibri" w:cstheme="minorHAnsi"/>
                <w:sz w:val="16"/>
                <w:szCs w:val="16"/>
              </w:rPr>
              <w:t>unit</w:t>
            </w:r>
            <w:commentRangeEnd w:id="66"/>
            <w:r w:rsidRPr="000F7CCE">
              <w:rPr>
                <w:rStyle w:val="CommentReference"/>
              </w:rPr>
              <w:commentReference w:id="66"/>
            </w:r>
          </w:p>
        </w:tc>
        <w:tc>
          <w:tcPr>
            <w:tcW w:w="1880" w:type="dxa"/>
          </w:tcPr>
          <w:p w:rsidRPr="000F7CCE" w:rsidR="0064642E" w:rsidRDefault="0064642E" w14:paraId="351685BC" w14:textId="77777777">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A - Assets’ setpoints</w:t>
            </w:r>
          </w:p>
        </w:tc>
      </w:tr>
      <w:tr w:rsidRPr="000F7CCE" w:rsidR="00C7388E" w:rsidTr="6A4B6179" w14:paraId="21EF225D" w14:textId="77777777">
        <w:trPr>
          <w:trHeight w:val="300"/>
        </w:trPr>
        <w:tc>
          <w:tcPr>
            <w:tcW w:w="733" w:type="dxa"/>
          </w:tcPr>
          <w:p w:rsidRPr="000F7CCE" w:rsidR="00C7388E" w:rsidP="00C7388E" w:rsidRDefault="00C7388E" w14:paraId="18B1576B" w14:textId="320E9605">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9.5</w:t>
            </w:r>
          </w:p>
        </w:tc>
        <w:tc>
          <w:tcPr>
            <w:tcW w:w="1492" w:type="dxa"/>
          </w:tcPr>
          <w:p w:rsidRPr="000F7CCE" w:rsidR="00C7388E" w:rsidP="00C7388E" w:rsidRDefault="00C7388E" w14:paraId="66735685" w14:textId="4B8C2797">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 xml:space="preserve">(optional) Send flexibility activation request </w:t>
            </w:r>
          </w:p>
        </w:tc>
        <w:tc>
          <w:tcPr>
            <w:tcW w:w="2775" w:type="dxa"/>
          </w:tcPr>
          <w:p w:rsidRPr="000F7CCE" w:rsidR="00C7388E" w:rsidP="00C7388E" w:rsidRDefault="00C7388E" w14:paraId="71CB246C" w14:textId="41B5853A">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 xml:space="preserve">Flexibility requesting party sends </w:t>
            </w:r>
            <w:r w:rsidRPr="005F5386">
              <w:rPr>
                <w:rFonts w:eastAsiaTheme="minorEastAsia" w:cstheme="minorHAnsi"/>
                <w:sz w:val="16"/>
                <w:szCs w:val="16"/>
              </w:rPr>
              <w:t>flexibility activation requests to CESU operator (</w:t>
            </w:r>
            <w:r w:rsidRPr="005F5386">
              <w:rPr>
                <w:rFonts w:eastAsiaTheme="minorEastAsia"/>
                <w:sz w:val="16"/>
                <w:szCs w:val="16"/>
              </w:rPr>
              <w:t>acting as Technical Aggregator</w:t>
            </w:r>
            <w:r w:rsidRPr="005F5386">
              <w:rPr>
                <w:rFonts w:eastAsiaTheme="minorEastAsia" w:cstheme="minorHAnsi"/>
                <w:sz w:val="16"/>
                <w:szCs w:val="16"/>
              </w:rPr>
              <w:t>).</w:t>
            </w:r>
          </w:p>
        </w:tc>
        <w:tc>
          <w:tcPr>
            <w:tcW w:w="1230" w:type="dxa"/>
          </w:tcPr>
          <w:p w:rsidRPr="005D675D" w:rsidR="00C7388E" w:rsidP="00C7388E" w:rsidRDefault="00C7388E" w14:paraId="194149F5" w14:textId="28BF6C8D">
            <w:pPr>
              <w:rPr>
                <w:rFonts w:eastAsiaTheme="minorEastAsia" w:cstheme="minorHAnsi"/>
                <w:sz w:val="16"/>
                <w:szCs w:val="16"/>
              </w:rPr>
            </w:pPr>
            <w:r w:rsidRPr="005D675D">
              <w:rPr>
                <w:rFonts w:eastAsiaTheme="minorEastAsia"/>
                <w:sz w:val="16"/>
                <w:szCs w:val="16"/>
              </w:rPr>
              <w:t>Flexibility requesting party</w:t>
            </w:r>
          </w:p>
        </w:tc>
        <w:tc>
          <w:tcPr>
            <w:tcW w:w="1240" w:type="dxa"/>
          </w:tcPr>
          <w:p w:rsidRPr="000F7CCE" w:rsidR="00C7388E" w:rsidP="00C7388E" w:rsidRDefault="00C7388E" w14:paraId="78BF0641" w14:textId="17A3ED18">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CESU operator</w:t>
            </w:r>
          </w:p>
        </w:tc>
        <w:tc>
          <w:tcPr>
            <w:tcW w:w="1880" w:type="dxa"/>
          </w:tcPr>
          <w:p w:rsidRPr="000F7CCE" w:rsidR="00C7388E" w:rsidP="00C7388E" w:rsidRDefault="00C7388E" w14:paraId="535FEC0A" w14:textId="791E904B">
            <w:pPr>
              <w:rPr>
                <w:rFonts w:eastAsiaTheme="minorEastAsia" w:cstheme="minorHAnsi"/>
                <w:color w:val="000000" w:themeColor="text1"/>
                <w:sz w:val="16"/>
                <w:szCs w:val="16"/>
              </w:rPr>
            </w:pPr>
            <w:r>
              <w:rPr>
                <w:rFonts w:eastAsiaTheme="minorEastAsia" w:cstheme="minorHAnsi"/>
                <w:color w:val="000000" w:themeColor="text1"/>
                <w:sz w:val="16"/>
                <w:szCs w:val="16"/>
              </w:rPr>
              <w:t>B</w:t>
            </w:r>
            <w:r w:rsidRPr="000F7CCE">
              <w:rPr>
                <w:rFonts w:eastAsiaTheme="minorEastAsia" w:cstheme="minorHAnsi"/>
                <w:color w:val="000000" w:themeColor="text1"/>
                <w:sz w:val="16"/>
                <w:szCs w:val="16"/>
              </w:rPr>
              <w:t xml:space="preserve"> - Flexibility activation request (individual)</w:t>
            </w:r>
          </w:p>
        </w:tc>
      </w:tr>
      <w:tr w:rsidR="00C7388E" w:rsidTr="6A4B6179" w14:paraId="37467B38" w14:textId="77777777">
        <w:trPr>
          <w:trHeight w:val="300"/>
        </w:trPr>
        <w:tc>
          <w:tcPr>
            <w:tcW w:w="733" w:type="dxa"/>
          </w:tcPr>
          <w:p w:rsidRPr="00971DE8" w:rsidR="00C7388E" w:rsidP="00C7388E" w:rsidRDefault="00C7388E" w14:paraId="122A2ABE" w14:textId="703EB1B9">
            <w:pPr>
              <w:rPr>
                <w:rFonts w:eastAsiaTheme="minorEastAsia"/>
                <w:sz w:val="16"/>
                <w:szCs w:val="16"/>
              </w:rPr>
            </w:pPr>
            <w:r w:rsidRPr="00971DE8">
              <w:rPr>
                <w:rFonts w:eastAsiaTheme="minorEastAsia"/>
                <w:sz w:val="16"/>
                <w:szCs w:val="16"/>
              </w:rPr>
              <w:t>9.</w:t>
            </w:r>
            <w:r w:rsidRPr="0121E648" w:rsidR="06BEFA0B">
              <w:rPr>
                <w:rFonts w:eastAsiaTheme="minorEastAsia"/>
                <w:sz w:val="16"/>
                <w:szCs w:val="16"/>
              </w:rPr>
              <w:t>6</w:t>
            </w:r>
          </w:p>
        </w:tc>
        <w:tc>
          <w:tcPr>
            <w:tcW w:w="1492" w:type="dxa"/>
          </w:tcPr>
          <w:p w:rsidRPr="00971DE8" w:rsidR="00C7388E" w:rsidP="00C7388E" w:rsidRDefault="00C7388E" w14:paraId="4A5B6EB2" w14:textId="4F9BDE42">
            <w:pPr>
              <w:rPr>
                <w:rFonts w:eastAsiaTheme="minorEastAsia"/>
                <w:sz w:val="16"/>
                <w:szCs w:val="16"/>
              </w:rPr>
            </w:pPr>
            <w:r w:rsidRPr="00971DE8">
              <w:rPr>
                <w:rFonts w:eastAsiaTheme="minorEastAsia"/>
                <w:sz w:val="16"/>
                <w:szCs w:val="16"/>
              </w:rPr>
              <w:t>(optional) Execute collection of internal real time measurements</w:t>
            </w:r>
          </w:p>
        </w:tc>
        <w:tc>
          <w:tcPr>
            <w:tcW w:w="2775" w:type="dxa"/>
          </w:tcPr>
          <w:p w:rsidRPr="00971DE8" w:rsidR="00C7388E" w:rsidP="00C7388E" w:rsidRDefault="00C7388E" w14:paraId="31925413" w14:textId="29AA6A43">
            <w:pPr>
              <w:rPr>
                <w:rFonts w:eastAsiaTheme="minorEastAsia"/>
                <w:sz w:val="16"/>
                <w:szCs w:val="16"/>
              </w:rPr>
            </w:pPr>
            <w:r w:rsidRPr="00971DE8">
              <w:rPr>
                <w:rFonts w:eastAsiaTheme="minorEastAsia" w:cstheme="minorHAnsi"/>
                <w:sz w:val="16"/>
                <w:szCs w:val="16"/>
              </w:rPr>
              <w:t>Collect CESU controllable units recent inter real time measurements.</w:t>
            </w:r>
          </w:p>
        </w:tc>
        <w:tc>
          <w:tcPr>
            <w:tcW w:w="1230" w:type="dxa"/>
          </w:tcPr>
          <w:p w:rsidRPr="00971DE8" w:rsidR="00C7388E" w:rsidP="00C7388E" w:rsidRDefault="00C7388E" w14:paraId="5B7B4D8B" w14:textId="09BB4F7B">
            <w:pPr>
              <w:rPr>
                <w:rFonts w:eastAsiaTheme="minorEastAsia"/>
                <w:sz w:val="16"/>
                <w:szCs w:val="16"/>
              </w:rPr>
            </w:pPr>
            <w:r w:rsidRPr="00971DE8">
              <w:rPr>
                <w:rFonts w:eastAsiaTheme="minorEastAsia" w:cstheme="minorHAnsi"/>
                <w:sz w:val="16"/>
                <w:szCs w:val="16"/>
              </w:rPr>
              <w:t>CESU operator</w:t>
            </w:r>
          </w:p>
        </w:tc>
        <w:tc>
          <w:tcPr>
            <w:tcW w:w="1240" w:type="dxa"/>
          </w:tcPr>
          <w:p w:rsidRPr="00971DE8" w:rsidR="00C7388E" w:rsidP="00C7388E" w:rsidRDefault="00C7388E" w14:paraId="1A979C62" w14:textId="71E4CB91">
            <w:pPr>
              <w:rPr>
                <w:rFonts w:eastAsiaTheme="minorEastAsia"/>
                <w:sz w:val="16"/>
                <w:szCs w:val="16"/>
              </w:rPr>
            </w:pPr>
            <w:r w:rsidRPr="00971DE8">
              <w:rPr>
                <w:rFonts w:eastAsiaTheme="minorEastAsia" w:cstheme="minorHAnsi"/>
                <w:sz w:val="16"/>
                <w:szCs w:val="16"/>
              </w:rPr>
              <w:t>[internal]</w:t>
            </w:r>
          </w:p>
        </w:tc>
        <w:tc>
          <w:tcPr>
            <w:tcW w:w="1880" w:type="dxa"/>
          </w:tcPr>
          <w:p w:rsidRPr="00971DE8" w:rsidR="00C7388E" w:rsidP="00C7388E" w:rsidRDefault="00C7388E" w14:paraId="73409826" w14:textId="7162681E">
            <w:pPr>
              <w:rPr>
                <w:rFonts w:eastAsiaTheme="minorEastAsia"/>
                <w:sz w:val="16"/>
                <w:szCs w:val="16"/>
              </w:rPr>
            </w:pPr>
            <w:r w:rsidRPr="00971DE8">
              <w:rPr>
                <w:rFonts w:eastAsiaTheme="minorEastAsia" w:cstheme="minorHAnsi"/>
                <w:sz w:val="16"/>
                <w:szCs w:val="16"/>
              </w:rPr>
              <w:t>[not relevant]</w:t>
            </w:r>
          </w:p>
        </w:tc>
      </w:tr>
      <w:tr w:rsidR="00C7388E" w:rsidTr="6A4B6179" w14:paraId="303C4356" w14:textId="77777777">
        <w:trPr>
          <w:trHeight w:val="300"/>
        </w:trPr>
        <w:tc>
          <w:tcPr>
            <w:tcW w:w="733" w:type="dxa"/>
          </w:tcPr>
          <w:p w:rsidRPr="4B73FC4A" w:rsidR="00C7388E" w:rsidP="00C7388E" w:rsidRDefault="00C7388E" w14:paraId="633A7929" w14:textId="19E1A2CC">
            <w:pPr>
              <w:rPr>
                <w:rFonts w:eastAsiaTheme="minorEastAsia"/>
                <w:color w:val="000000" w:themeColor="text1"/>
                <w:sz w:val="16"/>
                <w:szCs w:val="16"/>
              </w:rPr>
            </w:pPr>
            <w:r w:rsidRPr="0121E648">
              <w:rPr>
                <w:rFonts w:eastAsiaTheme="minorEastAsia"/>
                <w:color w:val="000000" w:themeColor="text1"/>
                <w:sz w:val="16"/>
                <w:szCs w:val="16"/>
              </w:rPr>
              <w:t>9.</w:t>
            </w:r>
            <w:r w:rsidRPr="0121E648" w:rsidR="53C2B482">
              <w:rPr>
                <w:rFonts w:eastAsiaTheme="minorEastAsia"/>
                <w:color w:val="000000" w:themeColor="text1"/>
                <w:sz w:val="16"/>
                <w:szCs w:val="16"/>
              </w:rPr>
              <w:t>7</w:t>
            </w:r>
          </w:p>
        </w:tc>
        <w:tc>
          <w:tcPr>
            <w:tcW w:w="1492" w:type="dxa"/>
          </w:tcPr>
          <w:p w:rsidRPr="4B73FC4A" w:rsidR="00C7388E" w:rsidP="00C7388E" w:rsidRDefault="00C7388E" w14:paraId="55470D22" w14:textId="67413D35">
            <w:pPr>
              <w:rPr>
                <w:rFonts w:eastAsiaTheme="minorEastAsia"/>
                <w:color w:val="00B050"/>
                <w:sz w:val="16"/>
                <w:szCs w:val="16"/>
              </w:rPr>
            </w:pPr>
            <w:r w:rsidRPr="000F7CCE">
              <w:rPr>
                <w:rFonts w:eastAsiaTheme="minorEastAsia" w:cstheme="minorHAnsi"/>
                <w:color w:val="000000" w:themeColor="text1"/>
                <w:sz w:val="16"/>
                <w:szCs w:val="16"/>
              </w:rPr>
              <w:t>(optional) Execute setpoints recalculation</w:t>
            </w:r>
          </w:p>
        </w:tc>
        <w:tc>
          <w:tcPr>
            <w:tcW w:w="2775" w:type="dxa"/>
          </w:tcPr>
          <w:p w:rsidRPr="4B73FC4A" w:rsidR="00C7388E" w:rsidP="00C7388E" w:rsidRDefault="00C7388E" w14:paraId="21CFB921" w14:textId="4CD61343">
            <w:pPr>
              <w:rPr>
                <w:rFonts w:eastAsiaTheme="minorEastAsia"/>
                <w:color w:val="00B050"/>
                <w:sz w:val="16"/>
                <w:szCs w:val="16"/>
              </w:rPr>
            </w:pPr>
            <w:r w:rsidRPr="000F7CCE">
              <w:rPr>
                <w:rFonts w:eastAsiaTheme="minorEastAsia" w:cstheme="minorHAnsi"/>
                <w:color w:val="000000" w:themeColor="text1"/>
                <w:sz w:val="16"/>
                <w:szCs w:val="16"/>
              </w:rPr>
              <w:t>After/if flexibility activation signal is received, CESU operator uses internal algorithm to recalculate optimal assets’ setpoints (now closer to the flexibility provision window).</w:t>
            </w:r>
          </w:p>
        </w:tc>
        <w:tc>
          <w:tcPr>
            <w:tcW w:w="1230" w:type="dxa"/>
          </w:tcPr>
          <w:p w:rsidRPr="4B73FC4A" w:rsidR="00C7388E" w:rsidP="00C7388E" w:rsidRDefault="00C7388E" w14:paraId="38FDF06B" w14:textId="1BF6F808">
            <w:pPr>
              <w:rPr>
                <w:rFonts w:eastAsiaTheme="minorEastAsia"/>
                <w:color w:val="00B050"/>
                <w:sz w:val="16"/>
                <w:szCs w:val="16"/>
              </w:rPr>
            </w:pPr>
            <w:r w:rsidRPr="000F7CCE">
              <w:rPr>
                <w:rFonts w:eastAsiaTheme="minorEastAsia" w:cstheme="minorHAnsi"/>
                <w:color w:val="000000" w:themeColor="text1"/>
                <w:sz w:val="16"/>
                <w:szCs w:val="16"/>
              </w:rPr>
              <w:t>CESU operator</w:t>
            </w:r>
          </w:p>
        </w:tc>
        <w:tc>
          <w:tcPr>
            <w:tcW w:w="1240" w:type="dxa"/>
          </w:tcPr>
          <w:p w:rsidRPr="4B73FC4A" w:rsidR="00C7388E" w:rsidP="00C7388E" w:rsidRDefault="00C7388E" w14:paraId="00FD1304" w14:textId="2A3BEE62">
            <w:pPr>
              <w:rPr>
                <w:rFonts w:eastAsiaTheme="minorEastAsia"/>
                <w:color w:val="00B050"/>
                <w:sz w:val="16"/>
                <w:szCs w:val="16"/>
              </w:rPr>
            </w:pPr>
            <w:r w:rsidRPr="000F7CCE">
              <w:rPr>
                <w:rFonts w:eastAsiaTheme="minorEastAsia" w:cstheme="minorHAnsi"/>
                <w:color w:val="000000" w:themeColor="text1"/>
                <w:sz w:val="16"/>
                <w:szCs w:val="16"/>
              </w:rPr>
              <w:t>[internal]</w:t>
            </w:r>
          </w:p>
        </w:tc>
        <w:tc>
          <w:tcPr>
            <w:tcW w:w="1880" w:type="dxa"/>
          </w:tcPr>
          <w:p w:rsidRPr="4B73FC4A" w:rsidR="00C7388E" w:rsidP="00C7388E" w:rsidRDefault="00C7388E" w14:paraId="07CF2147" w14:textId="5834DE9F">
            <w:pPr>
              <w:rPr>
                <w:rFonts w:ascii="Calibri" w:hAnsi="Calibri" w:eastAsia="Calibri" w:cs="Calibri"/>
                <w:color w:val="00B050"/>
                <w:sz w:val="16"/>
                <w:szCs w:val="16"/>
                <w:u w:val="single"/>
              </w:rPr>
            </w:pPr>
            <w:r w:rsidRPr="000F7CCE">
              <w:rPr>
                <w:rFonts w:eastAsiaTheme="minorEastAsia" w:cstheme="minorHAnsi"/>
                <w:color w:val="000000" w:themeColor="text1"/>
                <w:sz w:val="16"/>
                <w:szCs w:val="16"/>
              </w:rPr>
              <w:t>[not relevant]</w:t>
            </w:r>
          </w:p>
        </w:tc>
      </w:tr>
      <w:tr w:rsidRPr="000F7CCE" w:rsidR="00C7388E" w:rsidTr="6A4B6179" w14:paraId="4290DFE6" w14:textId="77777777">
        <w:trPr>
          <w:trHeight w:val="300"/>
        </w:trPr>
        <w:tc>
          <w:tcPr>
            <w:tcW w:w="733" w:type="dxa"/>
          </w:tcPr>
          <w:p w:rsidRPr="000F7CCE" w:rsidR="00C7388E" w:rsidP="00C7388E" w:rsidRDefault="00C7388E" w14:paraId="41D6E030" w14:textId="2BCF5659">
            <w:pPr>
              <w:rPr>
                <w:rFonts w:eastAsiaTheme="minorEastAsia"/>
                <w:color w:val="000000" w:themeColor="text1"/>
                <w:sz w:val="16"/>
                <w:szCs w:val="16"/>
              </w:rPr>
            </w:pPr>
            <w:r w:rsidRPr="0121E648">
              <w:rPr>
                <w:rFonts w:eastAsiaTheme="minorEastAsia"/>
                <w:color w:val="000000" w:themeColor="text1"/>
                <w:sz w:val="16"/>
                <w:szCs w:val="16"/>
              </w:rPr>
              <w:t>9.</w:t>
            </w:r>
            <w:r w:rsidRPr="0121E648" w:rsidR="4BC663AA">
              <w:rPr>
                <w:rFonts w:eastAsiaTheme="minorEastAsia"/>
                <w:color w:val="000000" w:themeColor="text1"/>
                <w:sz w:val="16"/>
                <w:szCs w:val="16"/>
              </w:rPr>
              <w:t>8</w:t>
            </w:r>
          </w:p>
        </w:tc>
        <w:tc>
          <w:tcPr>
            <w:tcW w:w="1492" w:type="dxa"/>
          </w:tcPr>
          <w:p w:rsidRPr="000F7CCE" w:rsidR="00C7388E" w:rsidP="00C7388E" w:rsidRDefault="00C7388E" w14:paraId="6B63674E" w14:textId="049437CC">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(optional) Send new setpoints</w:t>
            </w:r>
          </w:p>
        </w:tc>
        <w:tc>
          <w:tcPr>
            <w:tcW w:w="2775" w:type="dxa"/>
          </w:tcPr>
          <w:p w:rsidRPr="000F7CCE" w:rsidR="00C7388E" w:rsidP="00C7388E" w:rsidRDefault="00C7388E" w14:paraId="5F7EFB51" w14:textId="452D484E">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CESU operator defines new set points in the controllable units.</w:t>
            </w:r>
          </w:p>
        </w:tc>
        <w:tc>
          <w:tcPr>
            <w:tcW w:w="1230" w:type="dxa"/>
          </w:tcPr>
          <w:p w:rsidRPr="000F7CCE" w:rsidR="00C7388E" w:rsidP="00C7388E" w:rsidRDefault="00C7388E" w14:paraId="257C467E" w14:textId="5DD1B533">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CESU operator</w:t>
            </w:r>
          </w:p>
        </w:tc>
        <w:tc>
          <w:tcPr>
            <w:tcW w:w="1240" w:type="dxa"/>
          </w:tcPr>
          <w:p w:rsidRPr="000F7CCE" w:rsidR="00C7388E" w:rsidP="00C7388E" w:rsidRDefault="00C7388E" w14:paraId="2BA9111D" w14:textId="0B499B64">
            <w:pPr>
              <w:rPr>
                <w:rFonts w:eastAsiaTheme="minorEastAsia" w:cstheme="minorHAnsi"/>
                <w:color w:val="000000" w:themeColor="text1"/>
                <w:sz w:val="16"/>
                <w:szCs w:val="16"/>
              </w:rPr>
            </w:pPr>
            <w:r w:rsidRPr="000F7CCE">
              <w:rPr>
                <w:rFonts w:eastAsia="Calibri" w:cstheme="minorHAnsi"/>
                <w:sz w:val="16"/>
                <w:szCs w:val="16"/>
              </w:rPr>
              <w:t>Controllable unit</w:t>
            </w:r>
          </w:p>
        </w:tc>
        <w:tc>
          <w:tcPr>
            <w:tcW w:w="1880" w:type="dxa"/>
          </w:tcPr>
          <w:p w:rsidRPr="000F7CCE" w:rsidR="00C7388E" w:rsidP="00C7388E" w:rsidRDefault="00C7388E" w14:paraId="10024800" w14:textId="3D053556">
            <w:pPr>
              <w:rPr>
                <w:rFonts w:eastAsiaTheme="minorEastAsia" w:cstheme="minorHAnsi"/>
                <w:color w:val="000000" w:themeColor="text1"/>
                <w:sz w:val="16"/>
                <w:szCs w:val="16"/>
              </w:rPr>
            </w:pPr>
            <w:r>
              <w:rPr>
                <w:rFonts w:eastAsiaTheme="minorEastAsia" w:cstheme="minorHAnsi"/>
                <w:color w:val="000000" w:themeColor="text1"/>
                <w:sz w:val="16"/>
                <w:szCs w:val="16"/>
              </w:rPr>
              <w:t>C</w:t>
            </w:r>
            <w:r w:rsidRPr="000F7CCE">
              <w:rPr>
                <w:rFonts w:eastAsiaTheme="minorEastAsia" w:cstheme="minorHAnsi"/>
                <w:color w:val="000000" w:themeColor="text1"/>
                <w:sz w:val="16"/>
                <w:szCs w:val="16"/>
              </w:rPr>
              <w:t xml:space="preserve"> - New assets’ setpoints</w:t>
            </w:r>
          </w:p>
        </w:tc>
      </w:tr>
    </w:tbl>
    <w:p w:rsidRPr="000F7CCE" w:rsidR="0064642E" w:rsidP="0064642E" w:rsidRDefault="0064642E" w14:paraId="321C7484" w14:textId="563FE078">
      <w:pPr>
        <w:rPr>
          <w:rFonts w:ascii="Arial" w:hAnsi="Arial" w:eastAsia="Arial" w:cs="Arial"/>
          <w:b/>
          <w:color w:val="000000" w:themeColor="text1"/>
        </w:rPr>
      </w:pPr>
    </w:p>
    <w:p w:rsidRPr="000F7CCE" w:rsidR="009058AC" w:rsidP="006E27D6" w:rsidRDefault="009058AC" w14:paraId="28703BCA" w14:textId="3B945AEF">
      <w:pPr>
        <w:spacing w:after="0" w:line="240" w:lineRule="auto"/>
      </w:pPr>
    </w:p>
    <w:tbl>
      <w:tblPr>
        <w:tblStyle w:val="TableGrid"/>
        <w:tblW w:w="9350" w:type="dxa"/>
        <w:tblLook w:val="04A0" w:firstRow="1" w:lastRow="0" w:firstColumn="1" w:lastColumn="0" w:noHBand="0" w:noVBand="1"/>
      </w:tblPr>
      <w:tblGrid>
        <w:gridCol w:w="1129"/>
        <w:gridCol w:w="2835"/>
        <w:gridCol w:w="709"/>
        <w:gridCol w:w="4677"/>
      </w:tblGrid>
      <w:tr w:rsidRPr="000F7CCE" w:rsidR="009058AC" w14:paraId="7EBC8CC2" w14:textId="77777777">
        <w:trPr>
          <w:trHeight w:val="300"/>
        </w:trPr>
        <w:tc>
          <w:tcPr>
            <w:tcW w:w="9350" w:type="dxa"/>
            <w:gridSpan w:val="4"/>
            <w:shd w:val="clear" w:color="auto" w:fill="D0CECE" w:themeFill="background2" w:themeFillShade="E6"/>
          </w:tcPr>
          <w:p w:rsidRPr="000F7CCE" w:rsidR="009058AC" w:rsidRDefault="009058AC" w14:paraId="74B27EEF" w14:textId="77777777">
            <w:pPr>
              <w:jc w:val="cente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INFORMATION OBJECTS FOR THIS PROCEDURE</w:t>
            </w:r>
          </w:p>
        </w:tc>
      </w:tr>
      <w:tr w:rsidRPr="000F7CCE" w:rsidR="009058AC" w:rsidTr="00655BCF" w14:paraId="70731B3E" w14:textId="77777777">
        <w:trPr>
          <w:trHeight w:val="300"/>
        </w:trPr>
        <w:tc>
          <w:tcPr>
            <w:tcW w:w="1129" w:type="dxa"/>
            <w:shd w:val="clear" w:color="auto" w:fill="D0CECE" w:themeFill="background2" w:themeFillShade="E6"/>
          </w:tcPr>
          <w:p w:rsidRPr="000F7CCE" w:rsidR="009058AC" w:rsidRDefault="009058AC" w14:paraId="2270EB16" w14:textId="77777777">
            <w:pPr>
              <w:rPr>
                <w:rFonts w:ascii="Arial" w:hAnsi="Arial" w:eastAsia="Arial" w:cs="Arial"/>
                <w:b/>
                <w:bCs/>
                <w:i/>
                <w:iCs/>
                <w:sz w:val="16"/>
                <w:szCs w:val="16"/>
              </w:rPr>
            </w:pPr>
            <w:r w:rsidRPr="000F7CCE">
              <w:rPr>
                <w:rFonts w:ascii="Arial" w:hAnsi="Arial" w:eastAsia="Arial" w:cs="Arial"/>
                <w:b/>
                <w:bCs/>
                <w:i/>
                <w:iCs/>
                <w:sz w:val="16"/>
                <w:szCs w:val="16"/>
              </w:rPr>
              <w:t>Information exchanged,</w:t>
            </w:r>
          </w:p>
          <w:p w:rsidRPr="000F7CCE" w:rsidR="009058AC" w:rsidRDefault="009058AC" w14:paraId="60F7612A" w14:textId="77777777">
            <w:pPr>
              <w:rPr>
                <w:rFonts w:ascii="Arial" w:hAnsi="Arial" w:eastAsia="Arial" w:cs="Arial"/>
                <w:b/>
                <w:bCs/>
                <w:i/>
                <w:iCs/>
                <w:sz w:val="16"/>
                <w:szCs w:val="16"/>
              </w:rPr>
            </w:pPr>
            <w:r w:rsidRPr="000F7CCE">
              <w:rPr>
                <w:rFonts w:ascii="Arial" w:hAnsi="Arial" w:eastAsia="Arial" w:cs="Arial"/>
                <w:b/>
                <w:bCs/>
                <w:i/>
                <w:iCs/>
                <w:sz w:val="16"/>
                <w:szCs w:val="16"/>
              </w:rPr>
              <w:t>ID</w:t>
            </w:r>
          </w:p>
        </w:tc>
        <w:tc>
          <w:tcPr>
            <w:tcW w:w="2835" w:type="dxa"/>
            <w:shd w:val="clear" w:color="auto" w:fill="D0CECE" w:themeFill="background2" w:themeFillShade="E6"/>
          </w:tcPr>
          <w:p w:rsidRPr="000F7CCE" w:rsidR="009058AC" w:rsidRDefault="009058AC" w14:paraId="0D576E9D" w14:textId="77777777">
            <w:pPr>
              <w:rPr>
                <w:rFonts w:ascii="Arial" w:hAnsi="Arial" w:eastAsia="Arial" w:cs="Arial"/>
                <w:b/>
                <w:bCs/>
                <w:i/>
                <w:iCs/>
                <w:sz w:val="16"/>
                <w:szCs w:val="16"/>
              </w:rPr>
            </w:pPr>
            <w:r w:rsidRPr="000F7CCE">
              <w:rPr>
                <w:rFonts w:ascii="Arial" w:hAnsi="Arial" w:eastAsia="Arial" w:cs="Arial"/>
                <w:b/>
                <w:bCs/>
                <w:i/>
                <w:iCs/>
                <w:color w:val="000000" w:themeColor="text1"/>
                <w:sz w:val="16"/>
                <w:szCs w:val="16"/>
              </w:rPr>
              <w:t>Name of the information</w:t>
            </w:r>
          </w:p>
        </w:tc>
        <w:tc>
          <w:tcPr>
            <w:tcW w:w="5386" w:type="dxa"/>
            <w:gridSpan w:val="2"/>
            <w:shd w:val="clear" w:color="auto" w:fill="D0CECE" w:themeFill="background2" w:themeFillShade="E6"/>
          </w:tcPr>
          <w:p w:rsidRPr="000F7CCE" w:rsidR="009058AC" w:rsidRDefault="009058AC" w14:paraId="6E3B3527" w14:textId="77777777">
            <w:pP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Description of information exchanged</w:t>
            </w:r>
          </w:p>
        </w:tc>
      </w:tr>
      <w:tr w:rsidRPr="000F7CCE" w:rsidR="009058AC" w:rsidTr="00655BCF" w14:paraId="71670ED1" w14:textId="77777777">
        <w:trPr>
          <w:trHeight w:val="300"/>
        </w:trPr>
        <w:tc>
          <w:tcPr>
            <w:tcW w:w="1129" w:type="dxa"/>
          </w:tcPr>
          <w:p w:rsidRPr="000F7CCE" w:rsidR="009058AC" w:rsidRDefault="009058AC" w14:paraId="0AE8FFF4" w14:textId="77777777">
            <w:pPr>
              <w:rPr>
                <w:rFonts w:eastAsiaTheme="minorEastAsia"/>
                <w:color w:val="000000" w:themeColor="text1"/>
                <w:sz w:val="16"/>
                <w:szCs w:val="16"/>
              </w:rPr>
            </w:pPr>
            <w:r w:rsidRPr="000F7CCE">
              <w:rPr>
                <w:rFonts w:eastAsia="Arial" w:cstheme="minorHAnsi"/>
                <w:color w:val="000000" w:themeColor="text1"/>
                <w:sz w:val="16"/>
                <w:szCs w:val="16"/>
              </w:rPr>
              <w:t>A</w:t>
            </w:r>
          </w:p>
        </w:tc>
        <w:tc>
          <w:tcPr>
            <w:tcW w:w="2835" w:type="dxa"/>
          </w:tcPr>
          <w:p w:rsidRPr="000F7CCE" w:rsidR="009058AC" w:rsidRDefault="009058AC" w14:paraId="27AFF2CF" w14:textId="77777777">
            <w:pPr>
              <w:rPr>
                <w:rFonts w:eastAsiaTheme="minorEastAsia"/>
                <w:color w:val="000000" w:themeColor="text1"/>
                <w:sz w:val="16"/>
                <w:szCs w:val="16"/>
              </w:rPr>
            </w:pPr>
            <w:r w:rsidRPr="000F7CCE">
              <w:rPr>
                <w:rFonts w:eastAsiaTheme="minorEastAsia" w:cstheme="minorHAnsi"/>
                <w:color w:val="000000" w:themeColor="text1"/>
                <w:sz w:val="16"/>
                <w:szCs w:val="16"/>
              </w:rPr>
              <w:t>Assets’ setpoints</w:t>
            </w:r>
          </w:p>
        </w:tc>
        <w:tc>
          <w:tcPr>
            <w:tcW w:w="709" w:type="dxa"/>
          </w:tcPr>
          <w:p w:rsidRPr="000F7CCE" w:rsidR="009058AC" w:rsidRDefault="009058AC" w14:paraId="2402A766" w14:textId="77777777">
            <w:pPr>
              <w:rPr>
                <w:rFonts w:eastAsiaTheme="minorEastAsia"/>
                <w:color w:val="000000" w:themeColor="text1"/>
                <w:sz w:val="16"/>
                <w:szCs w:val="16"/>
              </w:rPr>
            </w:pPr>
          </w:p>
        </w:tc>
        <w:tc>
          <w:tcPr>
            <w:tcW w:w="4677" w:type="dxa"/>
          </w:tcPr>
          <w:p w:rsidRPr="000F7CCE" w:rsidR="009058AC" w:rsidRDefault="00E8327E" w14:paraId="14DCB060" w14:textId="626B8627">
            <w:pPr>
              <w:rPr>
                <w:rFonts w:eastAsiaTheme="minorEastAsia"/>
                <w:color w:val="000000" w:themeColor="text1"/>
                <w:sz w:val="16"/>
                <w:szCs w:val="16"/>
              </w:rPr>
            </w:pPr>
            <w:r w:rsidRPr="00E8327E">
              <w:rPr>
                <w:rFonts w:eastAsiaTheme="minorEastAsia"/>
                <w:color w:val="000000" w:themeColor="text1"/>
                <w:sz w:val="16"/>
                <w:szCs w:val="16"/>
              </w:rPr>
              <w:t xml:space="preserve">Setpoints defined by for each </w:t>
            </w:r>
            <w:r>
              <w:rPr>
                <w:rFonts w:eastAsiaTheme="minorEastAsia"/>
                <w:color w:val="000000" w:themeColor="text1"/>
                <w:sz w:val="16"/>
                <w:szCs w:val="16"/>
              </w:rPr>
              <w:t>asset</w:t>
            </w:r>
            <w:r w:rsidR="00713D06">
              <w:rPr>
                <w:rFonts w:eastAsiaTheme="minorEastAsia"/>
                <w:color w:val="000000" w:themeColor="text1"/>
                <w:sz w:val="16"/>
                <w:szCs w:val="16"/>
              </w:rPr>
              <w:t xml:space="preserve">, </w:t>
            </w:r>
            <w:r w:rsidRPr="00713D06" w:rsidR="00713D06">
              <w:rPr>
                <w:rFonts w:eastAsiaTheme="minorEastAsia"/>
                <w:color w:val="000000" w:themeColor="text1"/>
                <w:sz w:val="16"/>
                <w:szCs w:val="16"/>
              </w:rPr>
              <w:t>indicat</w:t>
            </w:r>
            <w:r w:rsidR="00713D06">
              <w:rPr>
                <w:rFonts w:eastAsiaTheme="minorEastAsia"/>
                <w:color w:val="000000" w:themeColor="text1"/>
                <w:sz w:val="16"/>
                <w:szCs w:val="16"/>
              </w:rPr>
              <w:t>ing</w:t>
            </w:r>
            <w:r w:rsidRPr="00713D06" w:rsidR="00713D06">
              <w:rPr>
                <w:rFonts w:eastAsiaTheme="minorEastAsia"/>
                <w:color w:val="000000" w:themeColor="text1"/>
                <w:sz w:val="16"/>
                <w:szCs w:val="16"/>
              </w:rPr>
              <w:t xml:space="preserve"> when </w:t>
            </w:r>
            <w:r w:rsidR="00713D06">
              <w:rPr>
                <w:rFonts w:eastAsiaTheme="minorEastAsia"/>
                <w:color w:val="000000" w:themeColor="text1"/>
                <w:sz w:val="16"/>
                <w:szCs w:val="16"/>
              </w:rPr>
              <w:t>they</w:t>
            </w:r>
            <w:r w:rsidRPr="00713D06" w:rsidR="00713D06">
              <w:rPr>
                <w:rFonts w:eastAsiaTheme="minorEastAsia"/>
                <w:color w:val="000000" w:themeColor="text1"/>
                <w:sz w:val="16"/>
                <w:szCs w:val="16"/>
              </w:rPr>
              <w:t xml:space="preserve"> should operate </w:t>
            </w:r>
            <w:r w:rsidR="007077C5">
              <w:rPr>
                <w:rFonts w:eastAsiaTheme="minorEastAsia"/>
                <w:color w:val="000000" w:themeColor="text1"/>
                <w:sz w:val="16"/>
                <w:szCs w:val="16"/>
              </w:rPr>
              <w:t xml:space="preserve">and how (for example, when to switch from </w:t>
            </w:r>
            <w:r w:rsidRPr="00713D06" w:rsidR="00713D06">
              <w:rPr>
                <w:rFonts w:eastAsiaTheme="minorEastAsia"/>
                <w:color w:val="000000" w:themeColor="text1"/>
                <w:sz w:val="16"/>
                <w:szCs w:val="16"/>
              </w:rPr>
              <w:t>on</w:t>
            </w:r>
            <w:r w:rsidR="007077C5">
              <w:rPr>
                <w:rFonts w:eastAsiaTheme="minorEastAsia"/>
                <w:color w:val="000000" w:themeColor="text1"/>
                <w:sz w:val="16"/>
                <w:szCs w:val="16"/>
              </w:rPr>
              <w:t xml:space="preserve"> to </w:t>
            </w:r>
            <w:r w:rsidRPr="00713D06" w:rsidR="00713D06">
              <w:rPr>
                <w:rFonts w:eastAsiaTheme="minorEastAsia"/>
                <w:color w:val="000000" w:themeColor="text1"/>
                <w:sz w:val="16"/>
                <w:szCs w:val="16"/>
              </w:rPr>
              <w:t>off</w:t>
            </w:r>
            <w:r w:rsidR="007077C5">
              <w:rPr>
                <w:rFonts w:eastAsiaTheme="minorEastAsia"/>
                <w:color w:val="000000" w:themeColor="text1"/>
                <w:sz w:val="16"/>
                <w:szCs w:val="16"/>
              </w:rPr>
              <w:t xml:space="preserve"> and vice versa, or</w:t>
            </w:r>
            <w:r w:rsidRPr="00713D06" w:rsidR="00713D06">
              <w:rPr>
                <w:rFonts w:eastAsiaTheme="minorEastAsia"/>
                <w:color w:val="000000" w:themeColor="text1"/>
                <w:sz w:val="16"/>
                <w:szCs w:val="16"/>
              </w:rPr>
              <w:t xml:space="preserve"> for storage units, when to charge or discharge</w:t>
            </w:r>
            <w:r w:rsidR="007077C5">
              <w:rPr>
                <w:rFonts w:eastAsiaTheme="minorEastAsia"/>
                <w:color w:val="000000" w:themeColor="text1"/>
                <w:sz w:val="16"/>
                <w:szCs w:val="16"/>
              </w:rPr>
              <w:t>)</w:t>
            </w:r>
            <w:r w:rsidRPr="00713D06" w:rsidR="00713D06">
              <w:rPr>
                <w:rFonts w:eastAsiaTheme="minorEastAsia"/>
                <w:color w:val="000000" w:themeColor="text1"/>
                <w:sz w:val="16"/>
                <w:szCs w:val="16"/>
              </w:rPr>
              <w:t>.</w:t>
            </w:r>
          </w:p>
        </w:tc>
      </w:tr>
      <w:tr w:rsidRPr="000F7CCE" w:rsidR="00C7388E" w:rsidTr="00655BCF" w14:paraId="2602C708" w14:textId="77777777">
        <w:trPr>
          <w:trHeight w:val="300"/>
        </w:trPr>
        <w:tc>
          <w:tcPr>
            <w:tcW w:w="1129" w:type="dxa"/>
          </w:tcPr>
          <w:p w:rsidRPr="000F7CCE" w:rsidR="00C7388E" w:rsidP="00C7388E" w:rsidRDefault="00C7388E" w14:paraId="19B04DC2" w14:textId="3507E861">
            <w:pPr>
              <w:rPr>
                <w:rFonts w:eastAsiaTheme="minorEastAsia"/>
                <w:color w:val="000000" w:themeColor="text1"/>
                <w:sz w:val="16"/>
                <w:szCs w:val="16"/>
              </w:rPr>
            </w:pPr>
            <w:r>
              <w:rPr>
                <w:rFonts w:eastAsiaTheme="minorEastAsia"/>
                <w:color w:val="000000" w:themeColor="text1"/>
                <w:sz w:val="16"/>
                <w:szCs w:val="16"/>
              </w:rPr>
              <w:t>B</w:t>
            </w:r>
          </w:p>
        </w:tc>
        <w:tc>
          <w:tcPr>
            <w:tcW w:w="2835" w:type="dxa"/>
          </w:tcPr>
          <w:p w:rsidRPr="000F7CCE" w:rsidR="00C7388E" w:rsidP="00C7388E" w:rsidRDefault="00C7388E" w14:paraId="1BA3B943" w14:textId="42628976">
            <w:pPr>
              <w:rPr>
                <w:rFonts w:eastAsiaTheme="minorEastAsia"/>
                <w:color w:val="000000" w:themeColor="text1"/>
                <w:sz w:val="16"/>
                <w:szCs w:val="16"/>
              </w:rPr>
            </w:pPr>
            <w:r w:rsidRPr="000F7CCE">
              <w:rPr>
                <w:rFonts w:eastAsiaTheme="minorEastAsia" w:cstheme="minorHAnsi"/>
                <w:color w:val="000000" w:themeColor="text1"/>
                <w:sz w:val="16"/>
                <w:szCs w:val="16"/>
              </w:rPr>
              <w:t>Flexibility activation request (individual)</w:t>
            </w:r>
          </w:p>
        </w:tc>
        <w:tc>
          <w:tcPr>
            <w:tcW w:w="709" w:type="dxa"/>
          </w:tcPr>
          <w:p w:rsidRPr="000F7CCE" w:rsidR="00C7388E" w:rsidP="00C7388E" w:rsidRDefault="00C7388E" w14:paraId="7306F223" w14:textId="77777777">
            <w:pPr>
              <w:rPr>
                <w:rFonts w:eastAsiaTheme="minorEastAsia" w:cstheme="minorHAnsi"/>
                <w:color w:val="000000" w:themeColor="text1"/>
                <w:sz w:val="16"/>
                <w:szCs w:val="16"/>
              </w:rPr>
            </w:pPr>
          </w:p>
        </w:tc>
        <w:tc>
          <w:tcPr>
            <w:tcW w:w="4677" w:type="dxa"/>
          </w:tcPr>
          <w:p w:rsidRPr="000F7CCE" w:rsidR="00C7388E" w:rsidP="00C7388E" w:rsidRDefault="00C7388E" w14:paraId="6C842EC2" w14:textId="59405A4B">
            <w:pPr>
              <w:rPr>
                <w:rFonts w:eastAsiaTheme="minorEastAsia" w:cstheme="minorHAnsi"/>
                <w:color w:val="000000" w:themeColor="text1"/>
                <w:sz w:val="16"/>
                <w:szCs w:val="16"/>
              </w:rPr>
            </w:pPr>
            <w:r w:rsidRPr="00D52373">
              <w:rPr>
                <w:rFonts w:eastAsiaTheme="minorEastAsia" w:cstheme="minorHAnsi"/>
                <w:color w:val="000000" w:themeColor="text1"/>
                <w:sz w:val="16"/>
                <w:szCs w:val="16"/>
              </w:rPr>
              <w:t xml:space="preserve">Activation request sent to a specific </w:t>
            </w:r>
            <w:r>
              <w:rPr>
                <w:rFonts w:eastAsiaTheme="minorEastAsia" w:cstheme="minorHAnsi"/>
                <w:color w:val="000000" w:themeColor="text1"/>
                <w:sz w:val="16"/>
                <w:szCs w:val="16"/>
              </w:rPr>
              <w:t>FSP</w:t>
            </w:r>
            <w:r w:rsidRPr="00D52373">
              <w:rPr>
                <w:rFonts w:eastAsiaTheme="minorEastAsia" w:cstheme="minorHAnsi"/>
                <w:color w:val="000000" w:themeColor="text1"/>
                <w:sz w:val="16"/>
                <w:szCs w:val="16"/>
              </w:rPr>
              <w:t xml:space="preserve">, detailing which bids </w:t>
            </w:r>
            <w:r>
              <w:rPr>
                <w:rFonts w:eastAsiaTheme="minorEastAsia" w:cstheme="minorHAnsi"/>
                <w:color w:val="000000" w:themeColor="text1"/>
                <w:sz w:val="16"/>
                <w:szCs w:val="16"/>
              </w:rPr>
              <w:t xml:space="preserve">and volume must be </w:t>
            </w:r>
            <w:r w:rsidRPr="00D52373">
              <w:rPr>
                <w:rFonts w:eastAsiaTheme="minorEastAsia" w:cstheme="minorHAnsi"/>
                <w:color w:val="000000" w:themeColor="text1"/>
                <w:sz w:val="16"/>
                <w:szCs w:val="16"/>
              </w:rPr>
              <w:t>activate</w:t>
            </w:r>
            <w:r>
              <w:rPr>
                <w:rFonts w:eastAsiaTheme="minorEastAsia" w:cstheme="minorHAnsi"/>
                <w:color w:val="000000" w:themeColor="text1"/>
                <w:sz w:val="16"/>
                <w:szCs w:val="16"/>
              </w:rPr>
              <w:t xml:space="preserve">d </w:t>
            </w:r>
            <w:r w:rsidRPr="00887A5F">
              <w:rPr>
                <w:rFonts w:eastAsiaTheme="minorEastAsia" w:cstheme="minorHAnsi"/>
                <w:color w:val="000000" w:themeColor="text1"/>
                <w:sz w:val="16"/>
                <w:szCs w:val="16"/>
              </w:rPr>
              <w:t>(</w:t>
            </w:r>
            <w:r>
              <w:rPr>
                <w:rFonts w:eastAsiaTheme="minorEastAsia" w:cstheme="minorHAnsi"/>
                <w:color w:val="000000" w:themeColor="text1"/>
                <w:sz w:val="16"/>
                <w:szCs w:val="16"/>
              </w:rPr>
              <w:t>r</w:t>
            </w:r>
            <w:r w:rsidRPr="00887A5F">
              <w:rPr>
                <w:rFonts w:eastAsiaTheme="minorEastAsia" w:cstheme="minorHAnsi"/>
                <w:color w:val="000000" w:themeColor="text1"/>
                <w:sz w:val="16"/>
                <w:szCs w:val="16"/>
              </w:rPr>
              <w:t>epeated from Procedure 8)</w:t>
            </w:r>
            <w:r>
              <w:rPr>
                <w:rFonts w:eastAsiaTheme="minorEastAsia" w:cstheme="minorHAnsi"/>
                <w:color w:val="000000" w:themeColor="text1"/>
                <w:sz w:val="16"/>
                <w:szCs w:val="16"/>
              </w:rPr>
              <w:t>.</w:t>
            </w:r>
          </w:p>
        </w:tc>
      </w:tr>
      <w:tr w:rsidRPr="000F7CCE" w:rsidR="00C7388E" w:rsidTr="00655BCF" w14:paraId="7B6A9DAA" w14:textId="77777777">
        <w:trPr>
          <w:trHeight w:val="300"/>
        </w:trPr>
        <w:tc>
          <w:tcPr>
            <w:tcW w:w="1129" w:type="dxa"/>
          </w:tcPr>
          <w:p w:rsidRPr="000F7CCE" w:rsidR="00C7388E" w:rsidP="00C7388E" w:rsidRDefault="00C7388E" w14:paraId="539A4FCD" w14:textId="6D4F7504">
            <w:pPr>
              <w:rPr>
                <w:rFonts w:eastAsiaTheme="minorEastAsia"/>
                <w:color w:val="000000" w:themeColor="text1"/>
                <w:sz w:val="16"/>
                <w:szCs w:val="16"/>
              </w:rPr>
            </w:pPr>
            <w:r>
              <w:rPr>
                <w:rFonts w:eastAsiaTheme="minorEastAsia"/>
                <w:color w:val="000000" w:themeColor="text1"/>
                <w:sz w:val="16"/>
                <w:szCs w:val="16"/>
              </w:rPr>
              <w:t>C</w:t>
            </w:r>
          </w:p>
        </w:tc>
        <w:tc>
          <w:tcPr>
            <w:tcW w:w="2835" w:type="dxa"/>
          </w:tcPr>
          <w:p w:rsidRPr="000F7CCE" w:rsidR="00C7388E" w:rsidP="00C7388E" w:rsidRDefault="00C7388E" w14:paraId="61F459C4" w14:textId="14D4D4B4">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New assets’ setpoints</w:t>
            </w:r>
          </w:p>
        </w:tc>
        <w:tc>
          <w:tcPr>
            <w:tcW w:w="709" w:type="dxa"/>
          </w:tcPr>
          <w:p w:rsidRPr="000F7CCE" w:rsidR="00C7388E" w:rsidP="00C7388E" w:rsidRDefault="00C7388E" w14:paraId="76249C6D" w14:textId="77777777">
            <w:pPr>
              <w:rPr>
                <w:rFonts w:eastAsiaTheme="minorEastAsia" w:cstheme="minorHAnsi"/>
                <w:color w:val="000000" w:themeColor="text1"/>
                <w:sz w:val="16"/>
                <w:szCs w:val="16"/>
              </w:rPr>
            </w:pPr>
          </w:p>
        </w:tc>
        <w:tc>
          <w:tcPr>
            <w:tcW w:w="4677" w:type="dxa"/>
          </w:tcPr>
          <w:p w:rsidRPr="00887A5F" w:rsidR="00C7388E" w:rsidP="00C7388E" w:rsidRDefault="00C7388E" w14:paraId="7591F4D6" w14:textId="43F0AE9E">
            <w:r w:rsidRPr="00887A5F">
              <w:rPr>
                <w:rFonts w:eastAsiaTheme="minorEastAsia"/>
                <w:color w:val="000000" w:themeColor="text1"/>
                <w:sz w:val="16"/>
                <w:szCs w:val="16"/>
              </w:rPr>
              <w:t>New setpoints calculated after receiving a flexibility activation request. These reflect adjustments needed to fulfil the activated flexibility.</w:t>
            </w:r>
            <w:r>
              <w:rPr>
                <w:rFonts w:eastAsiaTheme="minorEastAsia"/>
                <w:color w:val="000000" w:themeColor="text1"/>
                <w:sz w:val="16"/>
                <w:szCs w:val="16"/>
              </w:rPr>
              <w:t xml:space="preserve"> </w:t>
            </w:r>
          </w:p>
        </w:tc>
      </w:tr>
    </w:tbl>
    <w:p w:rsidRPr="000F7CCE" w:rsidR="0064642E" w:rsidP="00C7388E" w:rsidRDefault="0064642E" w14:paraId="580FFF3E" w14:textId="77777777"/>
    <w:p w:rsidRPr="000F7CCE" w:rsidR="006E27D6" w:rsidP="006E27D6" w:rsidRDefault="54877210" w14:paraId="61FA93A4" w14:textId="12FC3039">
      <w:pPr>
        <w:pStyle w:val="Caption"/>
      </w:pPr>
      <w:r>
        <w:rPr>
          <w:noProof/>
        </w:rPr>
        <w:drawing>
          <wp:inline distT="0" distB="0" distL="0" distR="0" wp14:anchorId="31B5A89E" wp14:editId="02F20699">
            <wp:extent cx="5943600" cy="1849120"/>
            <wp:effectExtent l="0" t="0" r="0" b="0"/>
            <wp:docPr id="138347155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954169" name=""/>
                    <pic:cNvPicPr/>
                  </pic:nvPicPr>
                  <pic:blipFill>
                    <a:blip r:embed="rId42">
                      <a:extLst>
                        <a:ext uri="{96DAC541-7B7A-43D3-8B79-37D633B846F1}">
                          <asvg:svgBlip xmlns:asvg="http://schemas.microsoft.com/office/drawing/2016/SVG/main" r:embed="rId43"/>
                        </a:ext>
                      </a:extLst>
                    </a:blip>
                    <a:stretch>
                      <a:fillRect/>
                    </a:stretch>
                  </pic:blipFill>
                  <pic:spPr>
                    <a:xfrm>
                      <a:off x="0" y="0"/>
                      <a:ext cx="5943600" cy="1849120"/>
                    </a:xfrm>
                    <a:prstGeom prst="rect">
                      <a:avLst/>
                    </a:prstGeom>
                  </pic:spPr>
                </pic:pic>
              </a:graphicData>
            </a:graphic>
          </wp:inline>
        </w:drawing>
      </w:r>
      <w:r>
        <w:t xml:space="preserve"> Diagram </w:t>
      </w:r>
      <w:r w:rsidR="006E27D6">
        <w:fldChar w:fldCharType="begin"/>
      </w:r>
      <w:r w:rsidR="006E27D6">
        <w:instrText xml:space="preserve"> SEQ Diagram \* ARABIC </w:instrText>
      </w:r>
      <w:r w:rsidR="006E27D6">
        <w:fldChar w:fldCharType="separate"/>
      </w:r>
      <w:r w:rsidRPr="04F4FF6E">
        <w:rPr>
          <w:noProof/>
        </w:rPr>
        <w:t>9</w:t>
      </w:r>
      <w:r w:rsidR="006E27D6">
        <w:fldChar w:fldCharType="end"/>
      </w:r>
      <w:r>
        <w:t xml:space="preserve"> - Procedure 'Support to short-term flexibility markets'</w:t>
      </w:r>
      <w:r w:rsidR="006E27D6">
        <w:br/>
      </w:r>
    </w:p>
    <w:p w:rsidRPr="000F7CCE" w:rsidR="003E50E4" w:rsidRDefault="003E50E4" w14:paraId="055BC3BE" w14:textId="77777777">
      <w:pPr>
        <w:rPr>
          <w:rFonts w:ascii="Arial" w:hAnsi="Arial" w:eastAsia="Arial" w:cs="Arial"/>
          <w:b/>
          <w:color w:val="000000" w:themeColor="text1"/>
        </w:rPr>
      </w:pPr>
      <w:r w:rsidRPr="000F7CCE">
        <w:br w:type="page"/>
      </w:r>
    </w:p>
    <w:p w:rsidRPr="000F7CCE" w:rsidR="00C5378B" w:rsidP="0081789C" w:rsidRDefault="00C5378B" w14:paraId="18FB3C8E" w14:textId="21DA8B41">
      <w:pPr>
        <w:pStyle w:val="Heading1"/>
      </w:pPr>
      <w:r w:rsidRPr="000F7CCE">
        <w:t xml:space="preserve">Procedure </w:t>
      </w:r>
      <w:r w:rsidRPr="000F7CCE" w:rsidR="007D0EFD">
        <w:t>10</w:t>
      </w:r>
      <w:r w:rsidRPr="000F7CCE">
        <w:t xml:space="preserve">: </w:t>
      </w:r>
      <w:r w:rsidRPr="0081789C">
        <w:t>Flexibility</w:t>
      </w:r>
      <w:r w:rsidRPr="000F7CCE">
        <w:t xml:space="preserve"> verification and settlement</w:t>
      </w:r>
    </w:p>
    <w:p w:rsidRPr="000A4470" w:rsidR="00960D67" w:rsidP="00D95D05" w:rsidRDefault="00960D67" w14:paraId="7DFCF27C" w14:textId="0B282FCC">
      <w:pPr>
        <w:rPr>
          <w:rFonts w:ascii="Arial" w:hAnsi="Arial" w:eastAsia="Arial" w:cs="Arial"/>
          <w:b/>
          <w:color w:val="000000" w:themeColor="text1"/>
        </w:rPr>
      </w:pPr>
      <w:r w:rsidRPr="5054A9D0">
        <w:rPr>
          <w:rFonts w:ascii="Arial" w:hAnsi="Arial" w:eastAsia="Arial" w:cs="Arial"/>
          <w:color w:val="000000" w:themeColor="text1"/>
        </w:rPr>
        <w:t>This procedure is based on the verified smart meter data from the metered data administrator</w:t>
      </w:r>
      <w:r w:rsidRPr="5054A9D0" w:rsidR="009366A3">
        <w:rPr>
          <w:rFonts w:ascii="Arial" w:hAnsi="Arial" w:eastAsia="Arial" w:cs="Arial"/>
          <w:color w:val="000000" w:themeColor="text1"/>
        </w:rPr>
        <w:t>, once they are available for energy billing and flexibility verification and billing</w:t>
      </w:r>
      <w:r w:rsidRPr="5054A9D0" w:rsidR="004D3FD9">
        <w:rPr>
          <w:rFonts w:ascii="Arial" w:hAnsi="Arial" w:eastAsia="Arial" w:cs="Arial"/>
          <w:color w:val="000000" w:themeColor="text1"/>
        </w:rPr>
        <w:t xml:space="preserve">. Submetering is not needed at this stage, </w:t>
      </w:r>
      <w:r w:rsidRPr="5054A9D0" w:rsidR="00D95D05">
        <w:rPr>
          <w:rFonts w:ascii="Arial" w:hAnsi="Arial" w:eastAsia="Arial" w:cs="Arial"/>
          <w:color w:val="000000" w:themeColor="text1"/>
        </w:rPr>
        <w:t>only for the internal settlement of the CESU in procedure 12, depending on the complexity of the CESU structure.</w:t>
      </w:r>
    </w:p>
    <w:p w:rsidRPr="000A4470" w:rsidR="00C5378B" w:rsidP="004D1A60" w:rsidRDefault="00C5378B" w14:paraId="794EE2DC" w14:textId="77777777">
      <w:pPr>
        <w:rPr>
          <w:rFonts w:ascii="Arial" w:hAnsi="Arial" w:eastAsia="Arial" w:cs="Arial"/>
          <w:color w:val="000000" w:themeColor="text1"/>
        </w:rPr>
      </w:pPr>
      <w:r w:rsidRPr="5054A9D0">
        <w:rPr>
          <w:rFonts w:ascii="Arial" w:hAnsi="Arial" w:eastAsia="Arial" w:cs="Arial"/>
          <w:color w:val="000000" w:themeColor="text1"/>
        </w:rPr>
        <w:t>We assume two different approaches for this procedure:</w:t>
      </w:r>
    </w:p>
    <w:p w:rsidRPr="000A4470" w:rsidR="00C5378B" w:rsidP="004D1A60" w:rsidRDefault="00C5378B" w14:paraId="62620981" w14:textId="13E8D01C">
      <w:pPr>
        <w:pStyle w:val="ListParagraph"/>
        <w:numPr>
          <w:ilvl w:val="0"/>
          <w:numId w:val="26"/>
        </w:numPr>
        <w:spacing w:after="240"/>
        <w:ind w:left="714" w:hanging="357"/>
        <w:rPr>
          <w:rFonts w:ascii="Arial" w:hAnsi="Arial" w:eastAsia="Arial" w:cs="Arial"/>
          <w:color w:val="000000" w:themeColor="text1"/>
        </w:rPr>
      </w:pPr>
      <w:r w:rsidRPr="5054A9D0">
        <w:rPr>
          <w:rFonts w:ascii="Arial" w:hAnsi="Arial" w:eastAsia="Arial" w:cs="Arial"/>
          <w:b/>
          <w:color w:val="000000" w:themeColor="text1"/>
        </w:rPr>
        <w:t xml:space="preserve">Procedure </w:t>
      </w:r>
      <w:r w:rsidRPr="5054A9D0" w:rsidR="007D0EFD">
        <w:rPr>
          <w:rFonts w:ascii="Arial" w:hAnsi="Arial" w:eastAsia="Arial" w:cs="Arial"/>
          <w:b/>
          <w:color w:val="000000" w:themeColor="text1"/>
        </w:rPr>
        <w:t>10</w:t>
      </w:r>
      <w:r w:rsidRPr="5054A9D0">
        <w:rPr>
          <w:rFonts w:ascii="Arial" w:hAnsi="Arial" w:eastAsia="Arial" w:cs="Arial"/>
          <w:b/>
          <w:color w:val="000000" w:themeColor="text1"/>
        </w:rPr>
        <w:t>a</w:t>
      </w:r>
      <w:r w:rsidRPr="5054A9D0">
        <w:rPr>
          <w:rFonts w:ascii="Arial" w:hAnsi="Arial" w:eastAsia="Arial" w:cs="Arial"/>
          <w:color w:val="000000" w:themeColor="text1"/>
        </w:rPr>
        <w:t xml:space="preserve"> – flexibility verification is done by the flexibility requesting party.</w:t>
      </w:r>
    </w:p>
    <w:p w:rsidRPr="000F7CCE" w:rsidR="00457494" w:rsidP="004D1A60" w:rsidRDefault="00C5378B" w14:paraId="5133574C" w14:textId="32D51A81">
      <w:pPr>
        <w:pStyle w:val="ListParagraph"/>
        <w:numPr>
          <w:ilvl w:val="0"/>
          <w:numId w:val="26"/>
        </w:numPr>
        <w:rPr>
          <w:rFonts w:ascii="Arial" w:hAnsi="Arial" w:eastAsia="Arial" w:cs="Arial"/>
          <w:color w:val="000000" w:themeColor="text1"/>
        </w:rPr>
      </w:pPr>
      <w:r w:rsidRPr="5054A9D0">
        <w:rPr>
          <w:rFonts w:ascii="Arial" w:hAnsi="Arial" w:eastAsia="Arial" w:cs="Arial"/>
          <w:b/>
          <w:color w:val="000000" w:themeColor="text1"/>
        </w:rPr>
        <w:t xml:space="preserve">Procedure </w:t>
      </w:r>
      <w:r w:rsidRPr="5054A9D0" w:rsidR="007D0EFD">
        <w:rPr>
          <w:rFonts w:ascii="Arial" w:hAnsi="Arial" w:eastAsia="Arial" w:cs="Arial"/>
          <w:b/>
          <w:color w:val="000000" w:themeColor="text1"/>
        </w:rPr>
        <w:t>10</w:t>
      </w:r>
      <w:r w:rsidRPr="5054A9D0">
        <w:rPr>
          <w:rFonts w:ascii="Arial" w:hAnsi="Arial" w:eastAsia="Arial" w:cs="Arial"/>
          <w:b/>
          <w:color w:val="000000" w:themeColor="text1"/>
        </w:rPr>
        <w:t>b</w:t>
      </w:r>
      <w:r w:rsidRPr="5054A9D0">
        <w:rPr>
          <w:rFonts w:ascii="Arial" w:hAnsi="Arial" w:eastAsia="Arial" w:cs="Arial"/>
          <w:color w:val="000000" w:themeColor="text1"/>
        </w:rPr>
        <w:t xml:space="preserve"> – flexibility verification is done by the flexibility market operator.</w:t>
      </w:r>
    </w:p>
    <w:p w:rsidRPr="000A4470" w:rsidR="005E7F4A" w:rsidP="00A06E51" w:rsidRDefault="005E7F4A" w14:paraId="01714C42" w14:textId="76C93491">
      <w:pPr>
        <w:rPr>
          <w:rFonts w:ascii="Arial" w:hAnsi="Arial" w:eastAsia="Arial" w:cs="Arial"/>
          <w:color w:val="000000" w:themeColor="text1"/>
        </w:rPr>
      </w:pPr>
      <w:r w:rsidRPr="5054A9D0">
        <w:rPr>
          <w:rFonts w:ascii="Arial" w:hAnsi="Arial" w:eastAsia="Arial" w:cs="Arial"/>
          <w:color w:val="000000" w:themeColor="text1"/>
        </w:rPr>
        <w:t>For large CESU, the CESU operator can directly act as FSP. In other cases, it would contract a FSP to manage its participation in the flexibility market.</w:t>
      </w:r>
    </w:p>
    <w:p w:rsidRPr="000A4470" w:rsidR="00AD57E5" w:rsidP="00A06E51" w:rsidRDefault="00AD57E5" w14:paraId="5DD4740B" w14:textId="14F6D945">
      <w:pPr>
        <w:rPr>
          <w:rFonts w:ascii="Arial" w:hAnsi="Arial" w:eastAsia="Arial" w:cs="Arial"/>
          <w:b/>
          <w:color w:val="000000" w:themeColor="text1"/>
        </w:rPr>
      </w:pPr>
      <w:r w:rsidRPr="5054A9D0">
        <w:rPr>
          <w:rFonts w:ascii="Arial" w:hAnsi="Arial" w:eastAsia="Arial" w:cs="Arial"/>
          <w:color w:val="000000" w:themeColor="text1"/>
        </w:rPr>
        <w:t xml:space="preserve">In this procedure, it is assumed that the </w:t>
      </w:r>
      <w:r w:rsidRPr="5054A9D0" w:rsidR="00B27F95">
        <w:rPr>
          <w:rFonts w:ascii="Arial" w:hAnsi="Arial" w:eastAsia="Arial" w:cs="Arial"/>
          <w:color w:val="000000" w:themeColor="text1"/>
        </w:rPr>
        <w:t>flexibility service provider</w:t>
      </w:r>
      <w:r w:rsidRPr="5054A9D0" w:rsidR="00A06E51">
        <w:rPr>
          <w:rFonts w:ascii="Arial" w:hAnsi="Arial" w:eastAsia="Arial" w:cs="Arial"/>
          <w:color w:val="000000" w:themeColor="text1"/>
        </w:rPr>
        <w:t xml:space="preserve"> also takes the role of Technical Aggregator.</w:t>
      </w:r>
    </w:p>
    <w:p w:rsidRPr="000F7CCE" w:rsidR="00C5378B" w:rsidP="004D1A60" w:rsidRDefault="00C5378B" w14:paraId="1874D693" w14:textId="22DF3A31">
      <w:pPr>
        <w:pStyle w:val="Heading1"/>
      </w:pPr>
      <w:r w:rsidRPr="000F7CCE">
        <w:t xml:space="preserve">Procedure </w:t>
      </w:r>
      <w:r w:rsidRPr="000F7CCE" w:rsidR="007D0EFD">
        <w:t>10</w:t>
      </w:r>
      <w:r w:rsidRPr="000F7CCE">
        <w:t xml:space="preserve">a: Flexibility verification and settlement done by </w:t>
      </w:r>
      <w:r w:rsidR="0C54B145">
        <w:t>flexibility</w:t>
      </w:r>
      <w:r w:rsidR="00911C71">
        <w:t xml:space="preserve"> requesting party</w:t>
      </w:r>
    </w:p>
    <w:tbl>
      <w:tblPr>
        <w:tblStyle w:val="TableGrid"/>
        <w:tblW w:w="5000" w:type="pct"/>
        <w:tblLook w:val="04A0" w:firstRow="1" w:lastRow="0" w:firstColumn="1" w:lastColumn="0" w:noHBand="0" w:noVBand="1"/>
      </w:tblPr>
      <w:tblGrid>
        <w:gridCol w:w="633"/>
        <w:gridCol w:w="1625"/>
        <w:gridCol w:w="2018"/>
        <w:gridCol w:w="1442"/>
        <w:gridCol w:w="1386"/>
        <w:gridCol w:w="2246"/>
      </w:tblGrid>
      <w:tr w:rsidRPr="000F7CCE" w:rsidR="00C5378B" w:rsidTr="00E369B7" w14:paraId="63462E63" w14:textId="77777777">
        <w:trPr>
          <w:trHeight w:val="300"/>
        </w:trPr>
        <w:tc>
          <w:tcPr>
            <w:tcW w:w="5000" w:type="pct"/>
            <w:gridSpan w:val="6"/>
            <w:shd w:val="clear" w:color="auto" w:fill="D0CECE" w:themeFill="background2" w:themeFillShade="E6"/>
          </w:tcPr>
          <w:p w:rsidR="003A1CD1" w:rsidP="04F4FF6E" w:rsidRDefault="00410666" w14:paraId="6E199184" w14:textId="4D787FD7">
            <w:pPr>
              <w:jc w:val="center"/>
              <w:rPr>
                <w:rFonts w:ascii="Arial" w:hAnsi="Arial" w:eastAsia="Arial" w:cs="Arial"/>
                <w:b/>
                <w:i/>
                <w:color w:val="000000" w:themeColor="text1"/>
                <w:sz w:val="16"/>
                <w:szCs w:val="16"/>
              </w:rPr>
            </w:pPr>
            <w:r>
              <w:rPr>
                <w:rFonts w:ascii="Arial" w:hAnsi="Arial" w:eastAsia="Arial" w:cs="Arial"/>
                <w:b/>
                <w:bCs/>
                <w:i/>
                <w:iCs/>
                <w:color w:val="000000" w:themeColor="text1"/>
                <w:sz w:val="16"/>
                <w:szCs w:val="16"/>
              </w:rPr>
              <w:t>Table II.X</w:t>
            </w:r>
            <w:r w:rsidR="005D7359">
              <w:rPr>
                <w:rFonts w:ascii="Arial" w:hAnsi="Arial" w:eastAsia="Arial" w:cs="Arial"/>
                <w:b/>
                <w:bCs/>
                <w:i/>
                <w:iCs/>
                <w:color w:val="000000" w:themeColor="text1"/>
                <w:sz w:val="16"/>
                <w:szCs w:val="16"/>
              </w:rPr>
              <w:t>a</w:t>
            </w:r>
          </w:p>
        </w:tc>
      </w:tr>
      <w:tr w:rsidRPr="000F7CCE" w:rsidR="000A4470" w:rsidTr="00E369B7" w14:paraId="4867EFCC" w14:textId="77777777">
        <w:trPr>
          <w:trHeight w:val="300"/>
        </w:trPr>
        <w:tc>
          <w:tcPr>
            <w:tcW w:w="1208" w:type="pct"/>
            <w:gridSpan w:val="2"/>
            <w:shd w:val="clear" w:color="auto" w:fill="D0CECE" w:themeFill="background2" w:themeFillShade="E6"/>
          </w:tcPr>
          <w:p w:rsidR="003A1CD1" w:rsidRDefault="003A1CD1" w14:paraId="39BBE744" w14:textId="77777777"/>
        </w:tc>
        <w:tc>
          <w:tcPr>
            <w:tcW w:w="3792" w:type="pct"/>
            <w:gridSpan w:val="4"/>
            <w:shd w:val="clear" w:color="auto" w:fill="D0CECE" w:themeFill="background2" w:themeFillShade="E6"/>
          </w:tcPr>
          <w:p w:rsidRPr="000F7CCE" w:rsidR="00C5378B" w:rsidRDefault="00C5378B" w14:paraId="2788DBE0" w14:textId="77777777">
            <w:pPr>
              <w:rPr>
                <w:rFonts w:ascii="Arial" w:hAnsi="Arial" w:eastAsia="Arial" w:cs="Arial"/>
                <w:b/>
                <w:i/>
                <w:color w:val="000000" w:themeColor="text1"/>
                <w:sz w:val="16"/>
                <w:szCs w:val="16"/>
              </w:rPr>
            </w:pPr>
            <w:r w:rsidRPr="000F7CCE">
              <w:rPr>
                <w:rFonts w:ascii="Arial" w:hAnsi="Arial" w:eastAsia="Arial" w:cs="Arial"/>
                <w:b/>
                <w:bCs/>
                <w:i/>
                <w:iCs/>
                <w:color w:val="000000" w:themeColor="text1"/>
                <w:sz w:val="16"/>
                <w:szCs w:val="16"/>
              </w:rPr>
              <w:t>Flexibility verification and settlement done by FRP</w:t>
            </w:r>
          </w:p>
        </w:tc>
      </w:tr>
      <w:tr w:rsidRPr="000F7CCE" w:rsidR="00E369B7" w:rsidTr="00E369B7" w14:paraId="3690C0AD" w14:textId="77777777">
        <w:trPr>
          <w:trHeight w:val="300"/>
        </w:trPr>
        <w:tc>
          <w:tcPr>
            <w:tcW w:w="339" w:type="pct"/>
            <w:shd w:val="clear" w:color="auto" w:fill="D0CECE" w:themeFill="background2" w:themeFillShade="E6"/>
          </w:tcPr>
          <w:p w:rsidRPr="000F7CCE" w:rsidR="00C5378B" w:rsidRDefault="00C5378B" w14:paraId="566753A1" w14:textId="77777777">
            <w:pPr>
              <w:rPr>
                <w:rFonts w:ascii="Arial" w:hAnsi="Arial" w:eastAsia="Arial" w:cs="Arial"/>
                <w:b/>
                <w:bCs/>
                <w:i/>
                <w:iCs/>
                <w:sz w:val="16"/>
                <w:szCs w:val="16"/>
              </w:rPr>
            </w:pPr>
            <w:r w:rsidRPr="000F7CCE">
              <w:rPr>
                <w:rFonts w:ascii="Arial" w:hAnsi="Arial" w:eastAsia="Arial" w:cs="Arial"/>
                <w:b/>
                <w:bCs/>
                <w:i/>
                <w:iCs/>
                <w:sz w:val="16"/>
                <w:szCs w:val="16"/>
              </w:rPr>
              <w:t>Step</w:t>
            </w:r>
          </w:p>
          <w:p w:rsidRPr="000F7CCE" w:rsidR="00C5378B" w:rsidRDefault="00C5378B" w14:paraId="55001E41" w14:textId="77777777">
            <w:pPr>
              <w:rPr>
                <w:rFonts w:ascii="Arial" w:hAnsi="Arial" w:eastAsia="Arial" w:cs="Arial"/>
                <w:b/>
                <w:bCs/>
                <w:i/>
                <w:iCs/>
                <w:sz w:val="16"/>
                <w:szCs w:val="16"/>
              </w:rPr>
            </w:pPr>
            <w:r w:rsidRPr="000F7CCE">
              <w:rPr>
                <w:rFonts w:ascii="Arial" w:hAnsi="Arial" w:eastAsia="Arial" w:cs="Arial"/>
                <w:b/>
                <w:bCs/>
                <w:i/>
                <w:iCs/>
                <w:sz w:val="16"/>
                <w:szCs w:val="16"/>
              </w:rPr>
              <w:t>No</w:t>
            </w:r>
          </w:p>
        </w:tc>
        <w:tc>
          <w:tcPr>
            <w:tcW w:w="869" w:type="pct"/>
            <w:shd w:val="clear" w:color="auto" w:fill="D0CECE" w:themeFill="background2" w:themeFillShade="E6"/>
          </w:tcPr>
          <w:p w:rsidRPr="000F7CCE" w:rsidR="00C5378B" w:rsidRDefault="00C5378B" w14:paraId="00958A7E" w14:textId="77777777">
            <w:pP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Step</w:t>
            </w:r>
          </w:p>
        </w:tc>
        <w:tc>
          <w:tcPr>
            <w:tcW w:w="1079" w:type="pct"/>
            <w:shd w:val="clear" w:color="auto" w:fill="D0CECE" w:themeFill="background2" w:themeFillShade="E6"/>
          </w:tcPr>
          <w:p w:rsidRPr="000F7CCE" w:rsidR="00C5378B" w:rsidRDefault="00C5378B" w14:paraId="03EEC650" w14:textId="77777777">
            <w:pPr>
              <w:rPr>
                <w:rFonts w:ascii="Arial" w:hAnsi="Arial" w:eastAsia="Arial" w:cs="Arial"/>
                <w:b/>
                <w:bCs/>
                <w:i/>
                <w:iCs/>
                <w:color w:val="000000" w:themeColor="text1"/>
                <w:sz w:val="16"/>
                <w:szCs w:val="16"/>
              </w:rPr>
            </w:pPr>
            <w:r w:rsidRPr="000F7CCE">
              <w:rPr>
                <w:rFonts w:ascii="Arial" w:hAnsi="Arial" w:eastAsia="Arial" w:cs="Arial"/>
                <w:b/>
                <w:bCs/>
                <w:i/>
                <w:iCs/>
                <w:sz w:val="16"/>
                <w:szCs w:val="16"/>
              </w:rPr>
              <w:t>Step d</w:t>
            </w:r>
            <w:r w:rsidRPr="000F7CCE">
              <w:rPr>
                <w:rFonts w:ascii="Arial" w:hAnsi="Arial" w:eastAsia="Arial" w:cs="Arial"/>
                <w:b/>
                <w:i/>
                <w:sz w:val="16"/>
                <w:szCs w:val="16"/>
              </w:rPr>
              <w:t>esc</w:t>
            </w:r>
            <w:r w:rsidRPr="000F7CCE">
              <w:rPr>
                <w:rFonts w:ascii="Arial" w:hAnsi="Arial" w:eastAsia="Arial" w:cs="Arial"/>
                <w:b/>
                <w:bCs/>
                <w:i/>
                <w:iCs/>
                <w:sz w:val="16"/>
                <w:szCs w:val="16"/>
              </w:rPr>
              <w:t>ription</w:t>
            </w:r>
          </w:p>
        </w:tc>
        <w:tc>
          <w:tcPr>
            <w:tcW w:w="771" w:type="pct"/>
            <w:shd w:val="clear" w:color="auto" w:fill="D0CECE" w:themeFill="background2" w:themeFillShade="E6"/>
          </w:tcPr>
          <w:p w:rsidRPr="000F7CCE" w:rsidR="00C5378B" w:rsidRDefault="00C5378B" w14:paraId="7A3AA9ED" w14:textId="77777777">
            <w:pP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Information producer</w:t>
            </w:r>
          </w:p>
        </w:tc>
        <w:tc>
          <w:tcPr>
            <w:tcW w:w="741" w:type="pct"/>
            <w:shd w:val="clear" w:color="auto" w:fill="D0CECE" w:themeFill="background2" w:themeFillShade="E6"/>
          </w:tcPr>
          <w:p w:rsidRPr="000F7CCE" w:rsidR="00C5378B" w:rsidRDefault="00C5378B" w14:paraId="3795DDA5" w14:textId="77777777">
            <w:pP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Information receiver</w:t>
            </w:r>
          </w:p>
        </w:tc>
        <w:tc>
          <w:tcPr>
            <w:tcW w:w="1201" w:type="pct"/>
            <w:shd w:val="clear" w:color="auto" w:fill="D0CECE" w:themeFill="background2" w:themeFillShade="E6"/>
          </w:tcPr>
          <w:p w:rsidRPr="000F7CCE" w:rsidR="00C5378B" w:rsidRDefault="00C5378B" w14:paraId="0B64D6CA" w14:textId="77777777">
            <w:pP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Information exchanged (IDs)</w:t>
            </w:r>
          </w:p>
        </w:tc>
      </w:tr>
      <w:tr w:rsidRPr="000F7CCE" w:rsidR="00C5378B" w:rsidTr="00E369B7" w14:paraId="0F428E62" w14:textId="77777777">
        <w:trPr>
          <w:trHeight w:val="300"/>
        </w:trPr>
        <w:tc>
          <w:tcPr>
            <w:tcW w:w="339" w:type="pct"/>
          </w:tcPr>
          <w:p w:rsidRPr="000F7CCE" w:rsidR="00C5378B" w:rsidRDefault="007D0EFD" w14:paraId="6A3C76A6" w14:textId="042BFFCB">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10</w:t>
            </w:r>
            <w:r w:rsidRPr="000F7CCE" w:rsidR="00C5378B">
              <w:rPr>
                <w:rFonts w:eastAsiaTheme="minorEastAsia" w:cstheme="minorHAnsi"/>
                <w:color w:val="000000" w:themeColor="text1"/>
                <w:sz w:val="16"/>
                <w:szCs w:val="16"/>
              </w:rPr>
              <w:t>a.1</w:t>
            </w:r>
          </w:p>
        </w:tc>
        <w:tc>
          <w:tcPr>
            <w:tcW w:w="869" w:type="pct"/>
          </w:tcPr>
          <w:p w:rsidRPr="000F7CCE" w:rsidR="00C5378B" w:rsidRDefault="00C5378B" w14:paraId="2CA0BB49" w14:textId="77777777">
            <w:pPr>
              <w:rPr>
                <w:rFonts w:eastAsiaTheme="minorEastAsia" w:cstheme="minorHAnsi"/>
                <w:color w:val="000000" w:themeColor="text1"/>
                <w:sz w:val="16"/>
                <w:szCs w:val="16"/>
              </w:rPr>
            </w:pPr>
            <w:r w:rsidRPr="000F7CCE">
              <w:rPr>
                <w:rFonts w:eastAsiaTheme="minorEastAsia"/>
                <w:color w:val="000000" w:themeColor="text1"/>
                <w:sz w:val="16"/>
                <w:szCs w:val="16"/>
              </w:rPr>
              <w:t>Send metering data</w:t>
            </w:r>
          </w:p>
        </w:tc>
        <w:tc>
          <w:tcPr>
            <w:tcW w:w="1079" w:type="pct"/>
          </w:tcPr>
          <w:p w:rsidRPr="000F7CCE" w:rsidR="00C5378B" w:rsidRDefault="00C5378B" w14:paraId="2D3DB876" w14:textId="77777777">
            <w:pPr>
              <w:rPr>
                <w:rFonts w:eastAsiaTheme="minorEastAsia" w:cstheme="minorHAnsi"/>
                <w:color w:val="000000" w:themeColor="text1"/>
                <w:sz w:val="16"/>
                <w:szCs w:val="16"/>
              </w:rPr>
            </w:pPr>
            <w:r w:rsidRPr="000F7CCE">
              <w:rPr>
                <w:rFonts w:eastAsiaTheme="minorEastAsia"/>
                <w:color w:val="000000" w:themeColor="text1"/>
                <w:sz w:val="16"/>
                <w:szCs w:val="16"/>
              </w:rPr>
              <w:t>Metered data administrator sends verified energy measurements to flexibility requesting party</w:t>
            </w:r>
            <w:r w:rsidRPr="000F7CCE">
              <w:rPr>
                <w:rFonts w:eastAsiaTheme="minorEastAsia" w:cstheme="minorHAnsi"/>
                <w:color w:val="000000" w:themeColor="text1"/>
                <w:sz w:val="16"/>
                <w:szCs w:val="16"/>
              </w:rPr>
              <w:t>.</w:t>
            </w:r>
          </w:p>
        </w:tc>
        <w:tc>
          <w:tcPr>
            <w:tcW w:w="771" w:type="pct"/>
          </w:tcPr>
          <w:p w:rsidRPr="000F7CCE" w:rsidR="00C5378B" w:rsidRDefault="00C5378B" w14:paraId="33DA51A6" w14:textId="77777777">
            <w:pPr>
              <w:rPr>
                <w:rFonts w:eastAsiaTheme="minorEastAsia" w:cstheme="minorHAnsi"/>
                <w:color w:val="000000" w:themeColor="text1"/>
                <w:sz w:val="16"/>
                <w:szCs w:val="16"/>
              </w:rPr>
            </w:pPr>
            <w:r w:rsidRPr="000F7CCE">
              <w:rPr>
                <w:rFonts w:eastAsiaTheme="minorEastAsia"/>
                <w:color w:val="000000" w:themeColor="text1"/>
                <w:sz w:val="16"/>
                <w:szCs w:val="16"/>
              </w:rPr>
              <w:t>Metered data administrator</w:t>
            </w:r>
          </w:p>
        </w:tc>
        <w:tc>
          <w:tcPr>
            <w:tcW w:w="741" w:type="pct"/>
          </w:tcPr>
          <w:p w:rsidRPr="000F7CCE" w:rsidR="00C5378B" w:rsidRDefault="00C5378B" w14:paraId="597B0B6B" w14:textId="77777777">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Flexibility requesting party</w:t>
            </w:r>
          </w:p>
        </w:tc>
        <w:tc>
          <w:tcPr>
            <w:tcW w:w="1201" w:type="pct"/>
          </w:tcPr>
          <w:p w:rsidRPr="000F7CCE" w:rsidR="00C5378B" w:rsidRDefault="00C5378B" w14:paraId="6071F7F6" w14:textId="18A7D771">
            <w:pPr>
              <w:rPr>
                <w:rFonts w:eastAsiaTheme="minorEastAsia" w:cstheme="minorHAnsi"/>
                <w:color w:val="000000" w:themeColor="text1"/>
                <w:sz w:val="16"/>
                <w:szCs w:val="16"/>
              </w:rPr>
            </w:pPr>
            <w:r w:rsidRPr="000F7CCE">
              <w:rPr>
                <w:rFonts w:eastAsiaTheme="minorEastAsia"/>
                <w:color w:val="000000" w:themeColor="text1"/>
                <w:sz w:val="16"/>
                <w:szCs w:val="16"/>
              </w:rPr>
              <w:t xml:space="preserve">A </w:t>
            </w:r>
            <w:r w:rsidR="007156FA">
              <w:rPr>
                <w:rFonts w:eastAsiaTheme="minorEastAsia"/>
                <w:color w:val="000000" w:themeColor="text1"/>
                <w:sz w:val="16"/>
                <w:szCs w:val="16"/>
              </w:rPr>
              <w:t>-</w:t>
            </w:r>
            <w:r w:rsidRPr="000F7CCE">
              <w:rPr>
                <w:rFonts w:eastAsiaTheme="minorEastAsia"/>
                <w:color w:val="000000" w:themeColor="text1"/>
                <w:sz w:val="16"/>
                <w:szCs w:val="16"/>
              </w:rPr>
              <w:t xml:space="preserve"> </w:t>
            </w:r>
            <w:r w:rsidR="007156FA">
              <w:rPr>
                <w:rFonts w:eastAsiaTheme="minorEastAsia"/>
                <w:color w:val="000000" w:themeColor="text1"/>
                <w:sz w:val="16"/>
                <w:szCs w:val="16"/>
              </w:rPr>
              <w:t>Smart m</w:t>
            </w:r>
            <w:r w:rsidRPr="000F7CCE">
              <w:rPr>
                <w:rFonts w:eastAsiaTheme="minorEastAsia"/>
                <w:color w:val="000000" w:themeColor="text1"/>
                <w:sz w:val="16"/>
                <w:szCs w:val="16"/>
              </w:rPr>
              <w:t>etering data</w:t>
            </w:r>
          </w:p>
        </w:tc>
      </w:tr>
      <w:tr w:rsidRPr="000F7CCE" w:rsidR="00C5378B" w:rsidTr="00E369B7" w14:paraId="73DFAE0D" w14:textId="77777777">
        <w:trPr>
          <w:trHeight w:val="300"/>
        </w:trPr>
        <w:tc>
          <w:tcPr>
            <w:tcW w:w="339" w:type="pct"/>
          </w:tcPr>
          <w:p w:rsidRPr="000F7CCE" w:rsidR="00C5378B" w:rsidRDefault="007D0EFD" w14:paraId="075CFC4E" w14:textId="71BC4752">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10</w:t>
            </w:r>
            <w:r w:rsidRPr="000F7CCE" w:rsidR="00C5378B">
              <w:rPr>
                <w:rFonts w:eastAsiaTheme="minorEastAsia" w:cstheme="minorHAnsi"/>
                <w:color w:val="000000" w:themeColor="text1"/>
                <w:sz w:val="16"/>
                <w:szCs w:val="16"/>
              </w:rPr>
              <w:t>a.2</w:t>
            </w:r>
          </w:p>
        </w:tc>
        <w:tc>
          <w:tcPr>
            <w:tcW w:w="869" w:type="pct"/>
          </w:tcPr>
          <w:p w:rsidRPr="000F7CCE" w:rsidR="00C5378B" w:rsidRDefault="00C5378B" w14:paraId="1547E061" w14:textId="53496A4B">
            <w:pPr>
              <w:rPr>
                <w:rFonts w:eastAsiaTheme="minorEastAsia" w:cstheme="minorHAnsi"/>
                <w:color w:val="000000" w:themeColor="text1"/>
                <w:sz w:val="16"/>
                <w:szCs w:val="16"/>
              </w:rPr>
            </w:pPr>
            <w:commentRangeStart w:id="67"/>
            <w:commentRangeStart w:id="68"/>
            <w:r w:rsidRPr="000F7CCE">
              <w:rPr>
                <w:rFonts w:eastAsiaTheme="minorEastAsia" w:cstheme="minorHAnsi"/>
                <w:color w:val="000000" w:themeColor="text1"/>
                <w:sz w:val="16"/>
                <w:szCs w:val="16"/>
              </w:rPr>
              <w:t>V</w:t>
            </w:r>
            <w:r w:rsidRPr="000F7CCE" w:rsidR="004D2D3F">
              <w:rPr>
                <w:rFonts w:eastAsiaTheme="minorEastAsia" w:cstheme="minorHAnsi"/>
                <w:color w:val="000000" w:themeColor="text1"/>
                <w:sz w:val="16"/>
                <w:szCs w:val="16"/>
              </w:rPr>
              <w:t>erify</w:t>
            </w:r>
            <w:commentRangeEnd w:id="67"/>
            <w:r w:rsidRPr="000F7CCE" w:rsidR="00570009">
              <w:rPr>
                <w:rStyle w:val="CommentReference"/>
              </w:rPr>
              <w:commentReference w:id="67"/>
            </w:r>
            <w:commentRangeEnd w:id="68"/>
            <w:r>
              <w:rPr>
                <w:rStyle w:val="CommentReference"/>
              </w:rPr>
              <w:commentReference w:id="68"/>
            </w:r>
            <w:r w:rsidRPr="000F7CCE">
              <w:rPr>
                <w:rFonts w:eastAsiaTheme="minorEastAsia" w:cstheme="minorHAnsi"/>
                <w:color w:val="000000" w:themeColor="text1"/>
                <w:sz w:val="16"/>
                <w:szCs w:val="16"/>
              </w:rPr>
              <w:t xml:space="preserve"> CESU flexibility provision</w:t>
            </w:r>
          </w:p>
        </w:tc>
        <w:tc>
          <w:tcPr>
            <w:tcW w:w="1079" w:type="pct"/>
          </w:tcPr>
          <w:p w:rsidRPr="000F7CCE" w:rsidR="00C5378B" w:rsidRDefault="00C5378B" w14:paraId="0177AAE1" w14:textId="17D2657E">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 xml:space="preserve">Flexibility requesting party calculates flexibility provided by each </w:t>
            </w:r>
            <w:r w:rsidR="00943C0F">
              <w:rPr>
                <w:rFonts w:eastAsiaTheme="minorEastAsia" w:cstheme="minorHAnsi"/>
                <w:color w:val="000000" w:themeColor="text1"/>
                <w:sz w:val="16"/>
                <w:szCs w:val="16"/>
              </w:rPr>
              <w:t>FSP</w:t>
            </w:r>
            <w:r w:rsidRPr="000F7CCE">
              <w:rPr>
                <w:rFonts w:eastAsiaTheme="minorEastAsia" w:cstheme="minorHAnsi"/>
                <w:color w:val="000000" w:themeColor="text1"/>
                <w:sz w:val="16"/>
                <w:szCs w:val="16"/>
              </w:rPr>
              <w:t xml:space="preserve"> using </w:t>
            </w:r>
            <w:r w:rsidRPr="000F7CCE">
              <w:rPr>
                <w:rFonts w:eastAsiaTheme="minorEastAsia"/>
                <w:color w:val="000000" w:themeColor="text1"/>
                <w:sz w:val="16"/>
                <w:szCs w:val="16"/>
              </w:rPr>
              <w:t xml:space="preserve">energy measurements and </w:t>
            </w:r>
            <w:r w:rsidRPr="000F7CCE">
              <w:rPr>
                <w:rFonts w:eastAsiaTheme="minorEastAsia" w:cstheme="minorHAnsi"/>
                <w:color w:val="000000" w:themeColor="text1"/>
                <w:sz w:val="16"/>
                <w:szCs w:val="16"/>
              </w:rPr>
              <w:t>baselines.</w:t>
            </w:r>
          </w:p>
        </w:tc>
        <w:tc>
          <w:tcPr>
            <w:tcW w:w="771" w:type="pct"/>
          </w:tcPr>
          <w:p w:rsidRPr="000F7CCE" w:rsidR="00C5378B" w:rsidRDefault="00C5378B" w14:paraId="66E331B5" w14:textId="77777777">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Flexibility requesting party</w:t>
            </w:r>
          </w:p>
        </w:tc>
        <w:tc>
          <w:tcPr>
            <w:tcW w:w="741" w:type="pct"/>
          </w:tcPr>
          <w:p w:rsidRPr="000F7CCE" w:rsidR="00C5378B" w:rsidRDefault="00C5378B" w14:paraId="34F6E0E5" w14:textId="77777777">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[internal]</w:t>
            </w:r>
          </w:p>
        </w:tc>
        <w:tc>
          <w:tcPr>
            <w:tcW w:w="1201" w:type="pct"/>
          </w:tcPr>
          <w:p w:rsidRPr="000F7CCE" w:rsidR="00C5378B" w:rsidRDefault="00C5378B" w14:paraId="7E1E84F5" w14:textId="77777777">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[not relevant]</w:t>
            </w:r>
          </w:p>
        </w:tc>
      </w:tr>
      <w:tr w:rsidRPr="000F7CCE" w:rsidR="00C5378B" w:rsidTr="00E369B7" w14:paraId="606D41E4" w14:textId="77777777">
        <w:trPr>
          <w:trHeight w:val="300"/>
        </w:trPr>
        <w:tc>
          <w:tcPr>
            <w:tcW w:w="339" w:type="pct"/>
          </w:tcPr>
          <w:p w:rsidRPr="000F7CCE" w:rsidR="00C5378B" w:rsidRDefault="007D0EFD" w14:paraId="67251D16" w14:textId="3D737C6E">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10</w:t>
            </w:r>
            <w:r w:rsidRPr="000F7CCE" w:rsidR="00C5378B">
              <w:rPr>
                <w:rFonts w:eastAsiaTheme="minorEastAsia" w:cstheme="minorHAnsi"/>
                <w:color w:val="000000" w:themeColor="text1"/>
                <w:sz w:val="16"/>
                <w:szCs w:val="16"/>
              </w:rPr>
              <w:t>a.3</w:t>
            </w:r>
          </w:p>
        </w:tc>
        <w:tc>
          <w:tcPr>
            <w:tcW w:w="869" w:type="pct"/>
          </w:tcPr>
          <w:p w:rsidRPr="000F7CCE" w:rsidR="00C5378B" w:rsidRDefault="00C5378B" w14:paraId="15D9B248" w14:textId="3466873A">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Send results and remunerations</w:t>
            </w:r>
          </w:p>
        </w:tc>
        <w:tc>
          <w:tcPr>
            <w:tcW w:w="1079" w:type="pct"/>
          </w:tcPr>
          <w:p w:rsidRPr="000F7CCE" w:rsidR="00C5378B" w:rsidRDefault="00C5378B" w14:paraId="5B992D1A" w14:textId="7AEE698E">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Flexibility requesting party sends flexibility provision results and remunerations to flexibility service provider</w:t>
            </w:r>
            <w:r w:rsidR="00097A01">
              <w:rPr>
                <w:rFonts w:eastAsiaTheme="minorEastAsia" w:cstheme="minorHAnsi"/>
                <w:color w:val="000000" w:themeColor="text1"/>
                <w:sz w:val="16"/>
                <w:szCs w:val="16"/>
              </w:rPr>
              <w:t>.</w:t>
            </w:r>
          </w:p>
        </w:tc>
        <w:tc>
          <w:tcPr>
            <w:tcW w:w="771" w:type="pct"/>
          </w:tcPr>
          <w:p w:rsidRPr="000F7CCE" w:rsidR="00C5378B" w:rsidRDefault="00C5378B" w14:paraId="1E641A16" w14:textId="77777777">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Flexibility requesting party</w:t>
            </w:r>
          </w:p>
        </w:tc>
        <w:tc>
          <w:tcPr>
            <w:tcW w:w="741" w:type="pct"/>
          </w:tcPr>
          <w:p w:rsidRPr="000F7CCE" w:rsidR="00C5378B" w:rsidRDefault="00C5378B" w14:paraId="01497717" w14:textId="77777777">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Flexibility service provider</w:t>
            </w:r>
          </w:p>
        </w:tc>
        <w:tc>
          <w:tcPr>
            <w:tcW w:w="1201" w:type="pct"/>
          </w:tcPr>
          <w:p w:rsidRPr="000F7CCE" w:rsidR="00C5378B" w:rsidRDefault="00C5378B" w14:paraId="7A6A7090" w14:textId="77777777">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B - Results and remunerations</w:t>
            </w:r>
          </w:p>
        </w:tc>
      </w:tr>
      <w:tr w:rsidRPr="000F7CCE" w:rsidR="00C5378B" w:rsidTr="00E369B7" w14:paraId="28627BB7" w14:textId="77777777">
        <w:trPr>
          <w:trHeight w:val="300"/>
        </w:trPr>
        <w:tc>
          <w:tcPr>
            <w:tcW w:w="339" w:type="pct"/>
          </w:tcPr>
          <w:p w:rsidRPr="000F7CCE" w:rsidR="00C5378B" w:rsidRDefault="007D0EFD" w14:paraId="5A85BDB0" w14:textId="30ADCDF3">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10</w:t>
            </w:r>
            <w:r w:rsidRPr="000F7CCE" w:rsidR="00C5378B">
              <w:rPr>
                <w:rFonts w:eastAsiaTheme="minorEastAsia" w:cstheme="minorHAnsi"/>
                <w:color w:val="000000" w:themeColor="text1"/>
                <w:sz w:val="16"/>
                <w:szCs w:val="16"/>
              </w:rPr>
              <w:t>a.4</w:t>
            </w:r>
          </w:p>
        </w:tc>
        <w:tc>
          <w:tcPr>
            <w:tcW w:w="869" w:type="pct"/>
          </w:tcPr>
          <w:p w:rsidRPr="000F7CCE" w:rsidR="00C5378B" w:rsidRDefault="00C5378B" w14:paraId="57CAFE6D" w14:textId="5C5E9708">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Send CESU results and remunerations</w:t>
            </w:r>
          </w:p>
        </w:tc>
        <w:tc>
          <w:tcPr>
            <w:tcW w:w="1079" w:type="pct"/>
          </w:tcPr>
          <w:p w:rsidRPr="000F7CCE" w:rsidR="00C5378B" w:rsidRDefault="00C5378B" w14:paraId="218F6E3F" w14:textId="77777777">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Flexibility service provider sends flexibility provision results and remunerations to CESU operator.</w:t>
            </w:r>
          </w:p>
        </w:tc>
        <w:tc>
          <w:tcPr>
            <w:tcW w:w="771" w:type="pct"/>
          </w:tcPr>
          <w:p w:rsidRPr="000F7CCE" w:rsidR="00C5378B" w:rsidRDefault="00C5378B" w14:paraId="168527C7" w14:textId="77777777">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Flexibility service provider</w:t>
            </w:r>
          </w:p>
        </w:tc>
        <w:tc>
          <w:tcPr>
            <w:tcW w:w="741" w:type="pct"/>
          </w:tcPr>
          <w:p w:rsidRPr="000F7CCE" w:rsidR="00C5378B" w:rsidRDefault="00C5378B" w14:paraId="0D53BC50" w14:textId="77777777">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CESU operator</w:t>
            </w:r>
          </w:p>
        </w:tc>
        <w:tc>
          <w:tcPr>
            <w:tcW w:w="1201" w:type="pct"/>
          </w:tcPr>
          <w:p w:rsidRPr="000F7CCE" w:rsidR="00C5378B" w:rsidRDefault="00C5378B" w14:paraId="606BF352" w14:textId="77777777">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C - CESU results and remunerations</w:t>
            </w:r>
          </w:p>
        </w:tc>
      </w:tr>
    </w:tbl>
    <w:p w:rsidRPr="000F7CCE" w:rsidR="00C5378B" w:rsidP="00C5378B" w:rsidRDefault="00C5378B" w14:paraId="621186F9" w14:textId="77777777">
      <w:pPr>
        <w:rPr>
          <w:rFonts w:ascii="Arial" w:hAnsi="Arial" w:eastAsia="Arial" w:cs="Arial"/>
          <w:b/>
          <w:color w:val="000000" w:themeColor="text1"/>
        </w:rPr>
      </w:pPr>
    </w:p>
    <w:p w:rsidRPr="000F7CCE" w:rsidR="00C5378B" w:rsidP="00A53C94" w:rsidRDefault="00F4177D" w14:paraId="5573F345" w14:textId="469C4F21">
      <w:pPr>
        <w:spacing w:after="0"/>
        <w:jc w:val="center"/>
        <w:rPr>
          <w:rFonts w:ascii="Arial" w:hAnsi="Arial" w:eastAsia="Arial" w:cs="Arial"/>
          <w:b/>
          <w:color w:val="000000" w:themeColor="text1"/>
        </w:rPr>
      </w:pPr>
      <w:r w:rsidRPr="00F4177D">
        <w:rPr>
          <w:rFonts w:ascii="Arial" w:hAnsi="Arial" w:eastAsia="Arial" w:cs="Arial"/>
          <w:b/>
          <w:noProof/>
          <w:color w:val="000000" w:themeColor="text1"/>
        </w:rPr>
        <w:drawing>
          <wp:inline distT="0" distB="0" distL="0" distR="0" wp14:anchorId="7567D900" wp14:editId="0B487F64">
            <wp:extent cx="5943600" cy="4358640"/>
            <wp:effectExtent l="0" t="0" r="0" b="3810"/>
            <wp:docPr id="164602965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029656" name=""/>
                    <pic:cNvPicPr/>
                  </pic:nvPicPr>
                  <pic:blipFill>
                    <a:blip r:embed="rId44">
                      <a:extLst>
                        <a:ext uri="{96DAC541-7B7A-43D3-8B79-37D633B846F1}">
                          <asvg:svgBlip xmlns:asvg="http://schemas.microsoft.com/office/drawing/2016/SVG/main" r:embed="rId45"/>
                        </a:ext>
                      </a:extLst>
                    </a:blip>
                    <a:stretch>
                      <a:fillRect/>
                    </a:stretch>
                  </pic:blipFill>
                  <pic:spPr>
                    <a:xfrm>
                      <a:off x="0" y="0"/>
                      <a:ext cx="5943600" cy="4358640"/>
                    </a:xfrm>
                    <a:prstGeom prst="rect">
                      <a:avLst/>
                    </a:prstGeom>
                  </pic:spPr>
                </pic:pic>
              </a:graphicData>
            </a:graphic>
          </wp:inline>
        </w:drawing>
      </w:r>
    </w:p>
    <w:p w:rsidRPr="000F7CCE" w:rsidR="00E13FFF" w:rsidP="006E27D6" w:rsidRDefault="00C5378B" w14:paraId="36038235" w14:textId="6630FDF0">
      <w:pPr>
        <w:pStyle w:val="Caption"/>
      </w:pPr>
      <w:r w:rsidRPr="000F7CCE">
        <w:t xml:space="preserve">Diagram </w:t>
      </w:r>
      <w:r w:rsidRPr="000F7CCE">
        <w:fldChar w:fldCharType="begin"/>
      </w:r>
      <w:r w:rsidRPr="000F7CCE">
        <w:instrText xml:space="preserve"> SEQ Diagram \* ARABIC </w:instrText>
      </w:r>
      <w:r w:rsidRPr="000F7CCE">
        <w:fldChar w:fldCharType="separate"/>
      </w:r>
      <w:r w:rsidRPr="000F7CCE">
        <w:fldChar w:fldCharType="end"/>
      </w:r>
      <w:r w:rsidRPr="000F7CCE">
        <w:t xml:space="preserve"> - Procedure ' Flexibility verification and settlement done by FRP'</w:t>
      </w:r>
    </w:p>
    <w:p w:rsidRPr="000F7CCE" w:rsidR="00C5378B" w:rsidP="00A53C94" w:rsidRDefault="00C5378B" w14:paraId="5A65A13D" w14:textId="182018A6">
      <w:pPr>
        <w:pStyle w:val="Heading1"/>
      </w:pPr>
      <w:r w:rsidRPr="000F7CCE">
        <w:t xml:space="preserve">Procedure </w:t>
      </w:r>
      <w:r w:rsidRPr="000F7CCE" w:rsidR="007D0EFD">
        <w:t>10</w:t>
      </w:r>
      <w:r w:rsidRPr="000F7CCE">
        <w:t xml:space="preserve">b: Flexibility verification and settlement done by </w:t>
      </w:r>
      <w:r w:rsidR="00911C71">
        <w:t>f</w:t>
      </w:r>
      <w:r w:rsidR="161620E2">
        <w:t xml:space="preserve">lexibility </w:t>
      </w:r>
      <w:r w:rsidR="00911C71">
        <w:t>market operator</w:t>
      </w:r>
      <w:commentRangeStart w:id="69"/>
      <w:commentRangeEnd w:id="69"/>
      <w:r>
        <w:rPr>
          <w:rStyle w:val="CommentReference"/>
        </w:rPr>
        <w:commentReference w:id="69"/>
      </w:r>
      <w:r w:rsidRPr="000F7CCE">
        <w:t xml:space="preserve"> or other third-party support tool</w:t>
      </w:r>
    </w:p>
    <w:tbl>
      <w:tblPr>
        <w:tblStyle w:val="TableGrid"/>
        <w:tblW w:w="5000" w:type="pct"/>
        <w:tblLook w:val="04A0" w:firstRow="1" w:lastRow="0" w:firstColumn="1" w:lastColumn="0" w:noHBand="0" w:noVBand="1"/>
      </w:tblPr>
      <w:tblGrid>
        <w:gridCol w:w="584"/>
        <w:gridCol w:w="872"/>
        <w:gridCol w:w="1478"/>
        <w:gridCol w:w="2011"/>
        <w:gridCol w:w="1385"/>
        <w:gridCol w:w="1370"/>
        <w:gridCol w:w="1650"/>
      </w:tblGrid>
      <w:tr w:rsidRPr="000F7CCE" w:rsidR="00C5378B" w:rsidTr="00E369B7" w14:paraId="581E4CE2" w14:textId="77777777">
        <w:trPr>
          <w:trHeight w:val="300"/>
        </w:trPr>
        <w:tc>
          <w:tcPr>
            <w:tcW w:w="5000" w:type="pct"/>
            <w:gridSpan w:val="7"/>
            <w:shd w:val="clear" w:color="auto" w:fill="D0CECE" w:themeFill="background2" w:themeFillShade="E6"/>
          </w:tcPr>
          <w:p w:rsidR="003A1CD1" w:rsidP="04F4FF6E" w:rsidRDefault="00792EB1" w14:paraId="39989FBA" w14:textId="740632D0">
            <w:pPr>
              <w:jc w:val="center"/>
              <w:rPr>
                <w:rFonts w:ascii="Arial" w:hAnsi="Arial" w:eastAsia="Arial" w:cs="Arial"/>
                <w:b/>
                <w:i/>
                <w:color w:val="000000" w:themeColor="text1"/>
                <w:sz w:val="16"/>
                <w:szCs w:val="16"/>
              </w:rPr>
            </w:pPr>
            <w:r>
              <w:rPr>
                <w:rFonts w:ascii="Arial" w:hAnsi="Arial" w:eastAsia="Arial" w:cs="Arial"/>
                <w:b/>
                <w:bCs/>
                <w:i/>
                <w:iCs/>
                <w:color w:val="000000" w:themeColor="text1"/>
                <w:sz w:val="16"/>
                <w:szCs w:val="16"/>
              </w:rPr>
              <w:t>Table II.Xb</w:t>
            </w:r>
          </w:p>
        </w:tc>
      </w:tr>
      <w:tr w:rsidRPr="000F7CCE" w:rsidR="00C5378B" w:rsidTr="00E369B7" w14:paraId="0CED7128" w14:textId="77777777">
        <w:trPr>
          <w:trHeight w:val="300"/>
        </w:trPr>
        <w:tc>
          <w:tcPr>
            <w:tcW w:w="1567" w:type="pct"/>
            <w:gridSpan w:val="3"/>
            <w:shd w:val="clear" w:color="auto" w:fill="D0CECE" w:themeFill="background2" w:themeFillShade="E6"/>
          </w:tcPr>
          <w:p w:rsidR="003A1CD1" w:rsidRDefault="003A1CD1" w14:paraId="733AA168" w14:textId="77777777"/>
        </w:tc>
        <w:tc>
          <w:tcPr>
            <w:tcW w:w="3433" w:type="pct"/>
            <w:gridSpan w:val="4"/>
            <w:shd w:val="clear" w:color="auto" w:fill="D0CECE" w:themeFill="background2" w:themeFillShade="E6"/>
          </w:tcPr>
          <w:p w:rsidRPr="000F7CCE" w:rsidR="00C5378B" w:rsidP="00136A9D" w:rsidRDefault="00C5378B" w14:paraId="2F6691A0" w14:textId="77777777">
            <w:pPr>
              <w:widowControl w:val="0"/>
              <w:rPr>
                <w:rFonts w:ascii="Arial" w:hAnsi="Arial" w:eastAsia="Arial" w:cs="Arial"/>
                <w:b/>
                <w:i/>
                <w:color w:val="000000" w:themeColor="text1"/>
                <w:sz w:val="16"/>
                <w:szCs w:val="16"/>
              </w:rPr>
            </w:pPr>
            <w:r w:rsidRPr="000F7CCE">
              <w:rPr>
                <w:rFonts w:ascii="Arial" w:hAnsi="Arial" w:eastAsia="Arial" w:cs="Arial"/>
                <w:b/>
                <w:bCs/>
                <w:i/>
                <w:iCs/>
                <w:color w:val="000000" w:themeColor="text1"/>
                <w:sz w:val="16"/>
                <w:szCs w:val="16"/>
              </w:rPr>
              <w:t>Flexibility verification and settlement done by FMO or other third-party support tool</w:t>
            </w:r>
          </w:p>
        </w:tc>
      </w:tr>
      <w:tr w:rsidRPr="000F7CCE" w:rsidR="00C5378B" w:rsidTr="00E369B7" w14:paraId="252A97AA" w14:textId="77777777">
        <w:trPr>
          <w:trHeight w:val="300"/>
        </w:trPr>
        <w:tc>
          <w:tcPr>
            <w:tcW w:w="311" w:type="pct"/>
            <w:shd w:val="clear" w:color="auto" w:fill="D0CECE" w:themeFill="background2" w:themeFillShade="E6"/>
          </w:tcPr>
          <w:p w:rsidRPr="000F7CCE" w:rsidR="00C5378B" w:rsidP="00136A9D" w:rsidRDefault="00C5378B" w14:paraId="0C1AD0B2" w14:textId="77777777">
            <w:pPr>
              <w:widowControl w:val="0"/>
              <w:rPr>
                <w:rFonts w:ascii="Arial" w:hAnsi="Arial" w:eastAsia="Arial" w:cs="Arial"/>
                <w:b/>
                <w:bCs/>
                <w:i/>
                <w:iCs/>
                <w:sz w:val="16"/>
                <w:szCs w:val="16"/>
              </w:rPr>
            </w:pPr>
            <w:r w:rsidRPr="000F7CCE">
              <w:rPr>
                <w:rFonts w:ascii="Arial" w:hAnsi="Arial" w:eastAsia="Arial" w:cs="Arial"/>
                <w:b/>
                <w:bCs/>
                <w:i/>
                <w:iCs/>
                <w:sz w:val="16"/>
                <w:szCs w:val="16"/>
              </w:rPr>
              <w:t>Step</w:t>
            </w:r>
          </w:p>
          <w:p w:rsidRPr="000F7CCE" w:rsidR="00C5378B" w:rsidP="00136A9D" w:rsidRDefault="00C5378B" w14:paraId="7BC4E2E0" w14:textId="77777777">
            <w:pPr>
              <w:widowControl w:val="0"/>
              <w:rPr>
                <w:rFonts w:ascii="Arial" w:hAnsi="Arial" w:eastAsia="Arial" w:cs="Arial"/>
                <w:b/>
                <w:bCs/>
                <w:i/>
                <w:iCs/>
                <w:sz w:val="16"/>
                <w:szCs w:val="16"/>
              </w:rPr>
            </w:pPr>
            <w:r w:rsidRPr="000F7CCE">
              <w:rPr>
                <w:rFonts w:ascii="Arial" w:hAnsi="Arial" w:eastAsia="Arial" w:cs="Arial"/>
                <w:b/>
                <w:bCs/>
                <w:i/>
                <w:iCs/>
                <w:sz w:val="16"/>
                <w:szCs w:val="16"/>
              </w:rPr>
              <w:t>No</w:t>
            </w:r>
          </w:p>
        </w:tc>
        <w:tc>
          <w:tcPr>
            <w:tcW w:w="467" w:type="pct"/>
            <w:shd w:val="clear" w:color="auto" w:fill="D0CECE" w:themeFill="background2" w:themeFillShade="E6"/>
          </w:tcPr>
          <w:p w:rsidRPr="5054A9D0" w:rsidR="26A39091" w:rsidP="5054A9D0" w:rsidRDefault="26A39091" w14:paraId="6802C51F" w14:textId="61A5813D">
            <w:pPr>
              <w:rPr>
                <w:rFonts w:ascii="Arial" w:hAnsi="Arial" w:eastAsia="Arial" w:cs="Arial"/>
                <w:b/>
                <w:bCs/>
                <w:i/>
                <w:iCs/>
                <w:color w:val="000000" w:themeColor="text1"/>
                <w:sz w:val="16"/>
                <w:szCs w:val="16"/>
              </w:rPr>
            </w:pPr>
            <w:r w:rsidRPr="5054A9D0">
              <w:rPr>
                <w:rFonts w:ascii="Arial" w:hAnsi="Arial" w:eastAsia="Arial" w:cs="Arial"/>
                <w:b/>
                <w:bCs/>
                <w:i/>
                <w:iCs/>
                <w:color w:val="000000" w:themeColor="text1"/>
                <w:sz w:val="16"/>
                <w:szCs w:val="16"/>
              </w:rPr>
              <w:t>Status</w:t>
            </w:r>
          </w:p>
        </w:tc>
        <w:tc>
          <w:tcPr>
            <w:tcW w:w="788" w:type="pct"/>
            <w:shd w:val="clear" w:color="auto" w:fill="D0CECE" w:themeFill="background2" w:themeFillShade="E6"/>
          </w:tcPr>
          <w:p w:rsidRPr="000F7CCE" w:rsidR="00C5378B" w:rsidP="00136A9D" w:rsidRDefault="00C5378B" w14:paraId="4B409DA4" w14:textId="77777777">
            <w:pPr>
              <w:widowControl w:val="0"/>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Step</w:t>
            </w:r>
          </w:p>
        </w:tc>
        <w:tc>
          <w:tcPr>
            <w:tcW w:w="1076" w:type="pct"/>
            <w:shd w:val="clear" w:color="auto" w:fill="D0CECE" w:themeFill="background2" w:themeFillShade="E6"/>
          </w:tcPr>
          <w:p w:rsidRPr="000F7CCE" w:rsidR="00C5378B" w:rsidP="00136A9D" w:rsidRDefault="00C5378B" w14:paraId="08EC7692" w14:textId="77777777">
            <w:pPr>
              <w:widowControl w:val="0"/>
              <w:rPr>
                <w:rFonts w:ascii="Arial" w:hAnsi="Arial" w:eastAsia="Arial" w:cs="Arial"/>
                <w:b/>
                <w:bCs/>
                <w:i/>
                <w:iCs/>
                <w:color w:val="000000" w:themeColor="text1"/>
                <w:sz w:val="16"/>
                <w:szCs w:val="16"/>
              </w:rPr>
            </w:pPr>
            <w:r w:rsidRPr="000F7CCE">
              <w:rPr>
                <w:rFonts w:ascii="Arial" w:hAnsi="Arial" w:eastAsia="Arial" w:cs="Arial"/>
                <w:b/>
                <w:bCs/>
                <w:i/>
                <w:iCs/>
                <w:sz w:val="16"/>
                <w:szCs w:val="16"/>
              </w:rPr>
              <w:t>Step d</w:t>
            </w:r>
            <w:r w:rsidRPr="000F7CCE">
              <w:rPr>
                <w:rFonts w:ascii="Arial" w:hAnsi="Arial" w:eastAsia="Arial" w:cs="Arial"/>
                <w:b/>
                <w:i/>
                <w:sz w:val="16"/>
                <w:szCs w:val="16"/>
              </w:rPr>
              <w:t>esc</w:t>
            </w:r>
            <w:r w:rsidRPr="000F7CCE">
              <w:rPr>
                <w:rFonts w:ascii="Arial" w:hAnsi="Arial" w:eastAsia="Arial" w:cs="Arial"/>
                <w:b/>
                <w:bCs/>
                <w:i/>
                <w:iCs/>
                <w:sz w:val="16"/>
                <w:szCs w:val="16"/>
              </w:rPr>
              <w:t>ription</w:t>
            </w:r>
          </w:p>
        </w:tc>
        <w:tc>
          <w:tcPr>
            <w:tcW w:w="741" w:type="pct"/>
            <w:shd w:val="clear" w:color="auto" w:fill="D0CECE" w:themeFill="background2" w:themeFillShade="E6"/>
          </w:tcPr>
          <w:p w:rsidRPr="000F7CCE" w:rsidR="00C5378B" w:rsidP="00136A9D" w:rsidRDefault="00C5378B" w14:paraId="728D7848" w14:textId="77777777">
            <w:pPr>
              <w:widowControl w:val="0"/>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Information producer</w:t>
            </w:r>
          </w:p>
        </w:tc>
        <w:tc>
          <w:tcPr>
            <w:tcW w:w="733" w:type="pct"/>
            <w:shd w:val="clear" w:color="auto" w:fill="D0CECE" w:themeFill="background2" w:themeFillShade="E6"/>
          </w:tcPr>
          <w:p w:rsidRPr="000F7CCE" w:rsidR="00C5378B" w:rsidP="00136A9D" w:rsidRDefault="00C5378B" w14:paraId="384C59AB" w14:textId="77777777">
            <w:pPr>
              <w:widowControl w:val="0"/>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Information receiver</w:t>
            </w:r>
          </w:p>
        </w:tc>
        <w:tc>
          <w:tcPr>
            <w:tcW w:w="884" w:type="pct"/>
            <w:shd w:val="clear" w:color="auto" w:fill="D0CECE" w:themeFill="background2" w:themeFillShade="E6"/>
          </w:tcPr>
          <w:p w:rsidRPr="000F7CCE" w:rsidR="00C5378B" w:rsidP="00136A9D" w:rsidRDefault="00C5378B" w14:paraId="6418C42B" w14:textId="77777777">
            <w:pPr>
              <w:widowControl w:val="0"/>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Information exchanged (IDs)</w:t>
            </w:r>
          </w:p>
        </w:tc>
      </w:tr>
      <w:tr w:rsidRPr="000F7CCE" w:rsidR="00C5378B" w:rsidTr="00E369B7" w14:paraId="604802BF" w14:textId="77777777">
        <w:trPr>
          <w:trHeight w:val="300"/>
        </w:trPr>
        <w:tc>
          <w:tcPr>
            <w:tcW w:w="311" w:type="pct"/>
          </w:tcPr>
          <w:p w:rsidRPr="000F7CCE" w:rsidR="00C5378B" w:rsidRDefault="007D0EFD" w14:paraId="6E0919C4" w14:textId="4425128F">
            <w:pPr>
              <w:widowControl w:val="0"/>
              <w:rPr>
                <w:rFonts w:eastAsiaTheme="minorEastAsia" w:cstheme="minorHAnsi"/>
                <w:color w:val="000000" w:themeColor="text1"/>
                <w:sz w:val="16"/>
                <w:szCs w:val="16"/>
              </w:rPr>
            </w:pPr>
            <w:r w:rsidRPr="000F7CCE">
              <w:rPr>
                <w:rFonts w:eastAsiaTheme="minorEastAsia" w:cstheme="minorHAnsi"/>
                <w:color w:val="000000" w:themeColor="text1"/>
                <w:sz w:val="16"/>
                <w:szCs w:val="16"/>
              </w:rPr>
              <w:t>10</w:t>
            </w:r>
            <w:r w:rsidRPr="000F7CCE" w:rsidR="00C5378B">
              <w:rPr>
                <w:rFonts w:eastAsiaTheme="minorEastAsia" w:cstheme="minorHAnsi"/>
                <w:color w:val="000000" w:themeColor="text1"/>
                <w:sz w:val="16"/>
                <w:szCs w:val="16"/>
              </w:rPr>
              <w:t>b.1</w:t>
            </w:r>
          </w:p>
        </w:tc>
        <w:tc>
          <w:tcPr>
            <w:tcW w:w="467" w:type="pct"/>
          </w:tcPr>
          <w:p w:rsidRPr="5054A9D0" w:rsidR="218C2AFE" w:rsidP="5054A9D0" w:rsidRDefault="218C2AFE" w14:paraId="59C131AD" w14:textId="4122FE91">
            <w:pPr>
              <w:rPr>
                <w:rFonts w:eastAsiaTheme="minorEastAsia"/>
                <w:color w:val="000000" w:themeColor="text1"/>
                <w:sz w:val="16"/>
                <w:szCs w:val="16"/>
              </w:rPr>
            </w:pPr>
            <w:r w:rsidRPr="5054A9D0">
              <w:rPr>
                <w:rFonts w:eastAsiaTheme="minorEastAsia"/>
                <w:color w:val="000000" w:themeColor="text1"/>
                <w:sz w:val="16"/>
                <w:szCs w:val="16"/>
              </w:rPr>
              <w:t>New / roadmap</w:t>
            </w:r>
          </w:p>
        </w:tc>
        <w:tc>
          <w:tcPr>
            <w:tcW w:w="788" w:type="pct"/>
          </w:tcPr>
          <w:p w:rsidRPr="000F7CCE" w:rsidR="00C5378B" w:rsidP="00136A9D" w:rsidRDefault="00C5378B" w14:paraId="6E2E5934" w14:textId="77777777">
            <w:pPr>
              <w:widowControl w:val="0"/>
              <w:rPr>
                <w:rFonts w:eastAsiaTheme="minorEastAsia" w:cstheme="minorHAnsi"/>
                <w:color w:val="000000" w:themeColor="text1"/>
                <w:sz w:val="16"/>
                <w:szCs w:val="16"/>
              </w:rPr>
            </w:pPr>
            <w:r w:rsidRPr="000F7CCE">
              <w:rPr>
                <w:rFonts w:eastAsiaTheme="minorEastAsia"/>
                <w:color w:val="000000" w:themeColor="text1"/>
                <w:sz w:val="16"/>
                <w:szCs w:val="16"/>
              </w:rPr>
              <w:t>Send metering data</w:t>
            </w:r>
          </w:p>
        </w:tc>
        <w:tc>
          <w:tcPr>
            <w:tcW w:w="1076" w:type="pct"/>
          </w:tcPr>
          <w:p w:rsidRPr="000F7CCE" w:rsidR="00C5378B" w:rsidP="00136A9D" w:rsidRDefault="00C5378B" w14:paraId="03211A67" w14:textId="77777777">
            <w:pPr>
              <w:widowControl w:val="0"/>
              <w:rPr>
                <w:rFonts w:eastAsiaTheme="minorEastAsia" w:cstheme="minorHAnsi"/>
                <w:color w:val="000000" w:themeColor="text1"/>
                <w:sz w:val="16"/>
                <w:szCs w:val="16"/>
              </w:rPr>
            </w:pPr>
            <w:r w:rsidRPr="000F7CCE">
              <w:rPr>
                <w:rFonts w:eastAsiaTheme="minorEastAsia"/>
                <w:color w:val="000000" w:themeColor="text1"/>
                <w:sz w:val="16"/>
                <w:szCs w:val="16"/>
              </w:rPr>
              <w:t>Metered data administrator sends verified energy measurements to flexibility market operator</w:t>
            </w:r>
            <w:r w:rsidRPr="000F7CCE">
              <w:rPr>
                <w:rFonts w:eastAsiaTheme="minorEastAsia" w:cstheme="minorHAnsi"/>
                <w:color w:val="000000" w:themeColor="text1"/>
                <w:sz w:val="16"/>
                <w:szCs w:val="16"/>
              </w:rPr>
              <w:t>.</w:t>
            </w:r>
          </w:p>
        </w:tc>
        <w:tc>
          <w:tcPr>
            <w:tcW w:w="741" w:type="pct"/>
          </w:tcPr>
          <w:p w:rsidRPr="000F7CCE" w:rsidR="00C5378B" w:rsidP="00136A9D" w:rsidRDefault="00C5378B" w14:paraId="27FE944C" w14:textId="77777777">
            <w:pPr>
              <w:widowControl w:val="0"/>
              <w:rPr>
                <w:rFonts w:eastAsiaTheme="minorEastAsia" w:cstheme="minorHAnsi"/>
                <w:color w:val="000000" w:themeColor="text1"/>
                <w:sz w:val="16"/>
                <w:szCs w:val="16"/>
              </w:rPr>
            </w:pPr>
            <w:r w:rsidRPr="000F7CCE">
              <w:rPr>
                <w:rFonts w:eastAsiaTheme="minorEastAsia"/>
                <w:color w:val="000000" w:themeColor="text1"/>
                <w:sz w:val="16"/>
                <w:szCs w:val="16"/>
              </w:rPr>
              <w:t>Metered data administrator</w:t>
            </w:r>
          </w:p>
        </w:tc>
        <w:tc>
          <w:tcPr>
            <w:tcW w:w="733" w:type="pct"/>
          </w:tcPr>
          <w:p w:rsidRPr="000F7CCE" w:rsidR="00C5378B" w:rsidP="00136A9D" w:rsidRDefault="00C5378B" w14:paraId="6C8BE7E6" w14:textId="77777777">
            <w:pPr>
              <w:widowControl w:val="0"/>
              <w:rPr>
                <w:rFonts w:eastAsiaTheme="minorEastAsia" w:cstheme="minorHAnsi"/>
                <w:color w:val="000000" w:themeColor="text1"/>
                <w:sz w:val="16"/>
                <w:szCs w:val="16"/>
              </w:rPr>
            </w:pPr>
            <w:r w:rsidRPr="000F7CCE">
              <w:rPr>
                <w:rFonts w:eastAsiaTheme="minorEastAsia" w:cstheme="minorHAnsi"/>
                <w:color w:val="000000" w:themeColor="text1"/>
                <w:sz w:val="16"/>
                <w:szCs w:val="16"/>
              </w:rPr>
              <w:t>Flexibility market operator</w:t>
            </w:r>
          </w:p>
        </w:tc>
        <w:tc>
          <w:tcPr>
            <w:tcW w:w="884" w:type="pct"/>
          </w:tcPr>
          <w:p w:rsidRPr="000F7CCE" w:rsidR="00C5378B" w:rsidP="00136A9D" w:rsidRDefault="007156FA" w14:paraId="4E4C4D8D" w14:textId="030FD7DE">
            <w:pPr>
              <w:widowControl w:val="0"/>
              <w:rPr>
                <w:rFonts w:eastAsiaTheme="minorEastAsia" w:cstheme="minorHAnsi"/>
                <w:color w:val="000000" w:themeColor="text1"/>
                <w:sz w:val="16"/>
                <w:szCs w:val="16"/>
              </w:rPr>
            </w:pPr>
            <w:r w:rsidRPr="000F7CCE">
              <w:rPr>
                <w:rFonts w:eastAsiaTheme="minorEastAsia"/>
                <w:color w:val="000000" w:themeColor="text1"/>
                <w:sz w:val="16"/>
                <w:szCs w:val="16"/>
              </w:rPr>
              <w:t xml:space="preserve">A </w:t>
            </w:r>
            <w:r>
              <w:rPr>
                <w:rFonts w:eastAsiaTheme="minorEastAsia"/>
                <w:color w:val="000000" w:themeColor="text1"/>
                <w:sz w:val="16"/>
                <w:szCs w:val="16"/>
              </w:rPr>
              <w:t>-</w:t>
            </w:r>
            <w:r w:rsidRPr="000F7CCE">
              <w:rPr>
                <w:rFonts w:eastAsiaTheme="minorEastAsia"/>
                <w:color w:val="000000" w:themeColor="text1"/>
                <w:sz w:val="16"/>
                <w:szCs w:val="16"/>
              </w:rPr>
              <w:t xml:space="preserve"> </w:t>
            </w:r>
            <w:r>
              <w:rPr>
                <w:rFonts w:eastAsiaTheme="minorEastAsia"/>
                <w:color w:val="000000" w:themeColor="text1"/>
                <w:sz w:val="16"/>
                <w:szCs w:val="16"/>
              </w:rPr>
              <w:t>Smart m</w:t>
            </w:r>
            <w:r w:rsidRPr="000F7CCE">
              <w:rPr>
                <w:rFonts w:eastAsiaTheme="minorEastAsia"/>
                <w:color w:val="000000" w:themeColor="text1"/>
                <w:sz w:val="16"/>
                <w:szCs w:val="16"/>
              </w:rPr>
              <w:t>etering data</w:t>
            </w:r>
          </w:p>
        </w:tc>
      </w:tr>
      <w:tr w:rsidRPr="000F7CCE" w:rsidR="00C5378B" w:rsidTr="00E369B7" w14:paraId="042887A7" w14:textId="77777777">
        <w:trPr>
          <w:trHeight w:val="300"/>
        </w:trPr>
        <w:tc>
          <w:tcPr>
            <w:tcW w:w="311" w:type="pct"/>
          </w:tcPr>
          <w:p w:rsidRPr="000F7CCE" w:rsidR="00C5378B" w:rsidRDefault="007D0EFD" w14:paraId="459E4223" w14:textId="423FF3C8">
            <w:pPr>
              <w:widowControl w:val="0"/>
              <w:rPr>
                <w:rFonts w:eastAsiaTheme="minorEastAsia" w:cstheme="minorHAnsi"/>
                <w:color w:val="000000" w:themeColor="text1"/>
                <w:sz w:val="16"/>
                <w:szCs w:val="16"/>
              </w:rPr>
            </w:pPr>
            <w:r w:rsidRPr="000F7CCE">
              <w:rPr>
                <w:rFonts w:eastAsiaTheme="minorEastAsia" w:cstheme="minorHAnsi"/>
                <w:color w:val="000000" w:themeColor="text1"/>
                <w:sz w:val="16"/>
                <w:szCs w:val="16"/>
              </w:rPr>
              <w:t>10</w:t>
            </w:r>
            <w:r w:rsidRPr="000F7CCE" w:rsidR="00C5378B">
              <w:rPr>
                <w:rFonts w:eastAsiaTheme="minorEastAsia" w:cstheme="minorHAnsi"/>
                <w:color w:val="000000" w:themeColor="text1"/>
                <w:sz w:val="16"/>
                <w:szCs w:val="16"/>
              </w:rPr>
              <w:t>b.2</w:t>
            </w:r>
          </w:p>
        </w:tc>
        <w:tc>
          <w:tcPr>
            <w:tcW w:w="467" w:type="pct"/>
          </w:tcPr>
          <w:p w:rsidR="462BEEFB" w:rsidP="5054A9D0" w:rsidRDefault="462BEEFB" w14:paraId="50FA9F54" w14:textId="5B7A4C1C">
            <w:pPr>
              <w:rPr>
                <w:rFonts w:eastAsiaTheme="minorEastAsia"/>
                <w:color w:val="000000" w:themeColor="text1"/>
                <w:sz w:val="16"/>
                <w:szCs w:val="16"/>
              </w:rPr>
            </w:pPr>
            <w:r w:rsidRPr="5054A9D0">
              <w:rPr>
                <w:rFonts w:eastAsiaTheme="minorEastAsia"/>
                <w:color w:val="000000" w:themeColor="text1"/>
                <w:sz w:val="16"/>
                <w:szCs w:val="16"/>
              </w:rPr>
              <w:t>New / roadmap</w:t>
            </w:r>
          </w:p>
          <w:p w:rsidRPr="5054A9D0" w:rsidR="462BEEFB" w:rsidP="5054A9D0" w:rsidRDefault="462BEEFB" w14:paraId="0E3FE7D2" w14:textId="61A24760">
            <w:pPr>
              <w:rPr>
                <w:rFonts w:eastAsiaTheme="minorEastAsia"/>
                <w:color w:val="000000" w:themeColor="text1"/>
                <w:sz w:val="16"/>
                <w:szCs w:val="16"/>
              </w:rPr>
            </w:pPr>
          </w:p>
        </w:tc>
        <w:tc>
          <w:tcPr>
            <w:tcW w:w="788" w:type="pct"/>
          </w:tcPr>
          <w:p w:rsidRPr="000F7CCE" w:rsidR="00C5378B" w:rsidP="00136A9D" w:rsidRDefault="00C5378B" w14:paraId="635C1001" w14:textId="4408CA25">
            <w:pPr>
              <w:widowControl w:val="0"/>
              <w:rPr>
                <w:rFonts w:eastAsiaTheme="minorEastAsia" w:cstheme="minorHAnsi"/>
                <w:color w:val="000000" w:themeColor="text1"/>
                <w:sz w:val="16"/>
                <w:szCs w:val="16"/>
              </w:rPr>
            </w:pPr>
            <w:commentRangeStart w:id="70"/>
            <w:commentRangeStart w:id="71"/>
            <w:r w:rsidRPr="000F7CCE">
              <w:rPr>
                <w:rFonts w:eastAsiaTheme="minorEastAsia" w:cstheme="minorHAnsi"/>
                <w:color w:val="000000" w:themeColor="text1"/>
                <w:sz w:val="16"/>
                <w:szCs w:val="16"/>
              </w:rPr>
              <w:t>Verify</w:t>
            </w:r>
            <w:commentRangeEnd w:id="70"/>
            <w:r w:rsidRPr="000F7CCE" w:rsidR="009A4FF7">
              <w:rPr>
                <w:rStyle w:val="CommentReference"/>
              </w:rPr>
              <w:commentReference w:id="70"/>
            </w:r>
            <w:commentRangeEnd w:id="71"/>
            <w:r>
              <w:rPr>
                <w:rStyle w:val="CommentReference"/>
              </w:rPr>
              <w:commentReference w:id="71"/>
            </w:r>
            <w:r w:rsidRPr="000F7CCE">
              <w:rPr>
                <w:rFonts w:eastAsiaTheme="minorEastAsia" w:cstheme="minorHAnsi"/>
                <w:color w:val="000000" w:themeColor="text1"/>
                <w:sz w:val="16"/>
                <w:szCs w:val="16"/>
              </w:rPr>
              <w:t xml:space="preserve"> CESU flexibility provision</w:t>
            </w:r>
          </w:p>
        </w:tc>
        <w:tc>
          <w:tcPr>
            <w:tcW w:w="1076" w:type="pct"/>
          </w:tcPr>
          <w:p w:rsidRPr="000F7CCE" w:rsidR="00C5378B" w:rsidP="00136A9D" w:rsidRDefault="00C5378B" w14:paraId="5DDEE7A7" w14:textId="3F84EB5D">
            <w:pPr>
              <w:widowControl w:val="0"/>
              <w:rPr>
                <w:rFonts w:eastAsiaTheme="minorEastAsia" w:cstheme="minorHAnsi"/>
                <w:color w:val="000000" w:themeColor="text1"/>
                <w:sz w:val="16"/>
                <w:szCs w:val="16"/>
              </w:rPr>
            </w:pPr>
            <w:r w:rsidRPr="000F7CCE">
              <w:rPr>
                <w:rFonts w:eastAsiaTheme="minorEastAsia" w:cstheme="minorHAnsi"/>
                <w:color w:val="000000" w:themeColor="text1"/>
                <w:sz w:val="16"/>
                <w:szCs w:val="16"/>
              </w:rPr>
              <w:t xml:space="preserve">Flexibility market operator calculates flexibility provided by each </w:t>
            </w:r>
            <w:r w:rsidR="00943C0F">
              <w:rPr>
                <w:rFonts w:eastAsiaTheme="minorEastAsia" w:cstheme="minorHAnsi"/>
                <w:color w:val="000000" w:themeColor="text1"/>
                <w:sz w:val="16"/>
                <w:szCs w:val="16"/>
              </w:rPr>
              <w:t>FSP</w:t>
            </w:r>
            <w:r w:rsidRPr="000F7CCE">
              <w:rPr>
                <w:rFonts w:eastAsiaTheme="minorEastAsia" w:cstheme="minorHAnsi"/>
                <w:color w:val="000000" w:themeColor="text1"/>
                <w:sz w:val="16"/>
                <w:szCs w:val="16"/>
              </w:rPr>
              <w:t xml:space="preserve"> using </w:t>
            </w:r>
            <w:r w:rsidRPr="000F7CCE">
              <w:rPr>
                <w:rFonts w:eastAsiaTheme="minorEastAsia"/>
                <w:color w:val="000000" w:themeColor="text1"/>
                <w:sz w:val="16"/>
                <w:szCs w:val="16"/>
              </w:rPr>
              <w:t xml:space="preserve">energy measurements and </w:t>
            </w:r>
            <w:r w:rsidRPr="000F7CCE">
              <w:rPr>
                <w:rFonts w:eastAsiaTheme="minorEastAsia" w:cstheme="minorHAnsi"/>
                <w:color w:val="000000" w:themeColor="text1"/>
                <w:sz w:val="16"/>
                <w:szCs w:val="16"/>
              </w:rPr>
              <w:t>baselines.</w:t>
            </w:r>
          </w:p>
        </w:tc>
        <w:tc>
          <w:tcPr>
            <w:tcW w:w="741" w:type="pct"/>
          </w:tcPr>
          <w:p w:rsidRPr="000F7CCE" w:rsidR="00C5378B" w:rsidP="00136A9D" w:rsidRDefault="00C5378B" w14:paraId="4B69E415" w14:textId="77777777">
            <w:pPr>
              <w:widowControl w:val="0"/>
              <w:rPr>
                <w:rFonts w:eastAsiaTheme="minorEastAsia" w:cstheme="minorHAnsi"/>
                <w:color w:val="000000" w:themeColor="text1"/>
                <w:sz w:val="16"/>
                <w:szCs w:val="16"/>
              </w:rPr>
            </w:pPr>
            <w:r w:rsidRPr="000F7CCE">
              <w:rPr>
                <w:rFonts w:eastAsiaTheme="minorEastAsia" w:cstheme="minorHAnsi"/>
                <w:color w:val="000000" w:themeColor="text1"/>
                <w:sz w:val="16"/>
                <w:szCs w:val="16"/>
              </w:rPr>
              <w:t>Flexibility market operator</w:t>
            </w:r>
          </w:p>
        </w:tc>
        <w:tc>
          <w:tcPr>
            <w:tcW w:w="733" w:type="pct"/>
          </w:tcPr>
          <w:p w:rsidRPr="000F7CCE" w:rsidR="00C5378B" w:rsidP="00136A9D" w:rsidRDefault="00C5378B" w14:paraId="385FE17B" w14:textId="77777777">
            <w:pPr>
              <w:widowControl w:val="0"/>
              <w:rPr>
                <w:rFonts w:eastAsiaTheme="minorEastAsia" w:cstheme="minorHAnsi"/>
                <w:color w:val="000000" w:themeColor="text1"/>
                <w:sz w:val="16"/>
                <w:szCs w:val="16"/>
              </w:rPr>
            </w:pPr>
            <w:r w:rsidRPr="000F7CCE">
              <w:rPr>
                <w:rFonts w:eastAsiaTheme="minorEastAsia" w:cstheme="minorHAnsi"/>
                <w:color w:val="000000" w:themeColor="text1"/>
                <w:sz w:val="16"/>
                <w:szCs w:val="16"/>
              </w:rPr>
              <w:t>[internal]</w:t>
            </w:r>
          </w:p>
        </w:tc>
        <w:tc>
          <w:tcPr>
            <w:tcW w:w="884" w:type="pct"/>
          </w:tcPr>
          <w:p w:rsidRPr="000F7CCE" w:rsidR="00C5378B" w:rsidP="00136A9D" w:rsidRDefault="00C5378B" w14:paraId="5159FC15" w14:textId="77777777">
            <w:pPr>
              <w:widowControl w:val="0"/>
              <w:rPr>
                <w:rFonts w:eastAsiaTheme="minorEastAsia" w:cstheme="minorHAnsi"/>
                <w:color w:val="000000" w:themeColor="text1"/>
                <w:sz w:val="16"/>
                <w:szCs w:val="16"/>
              </w:rPr>
            </w:pPr>
            <w:r w:rsidRPr="000F7CCE">
              <w:rPr>
                <w:rFonts w:eastAsiaTheme="minorEastAsia" w:cstheme="minorHAnsi"/>
                <w:color w:val="000000" w:themeColor="text1"/>
                <w:sz w:val="16"/>
                <w:szCs w:val="16"/>
              </w:rPr>
              <w:t>[not relevant]</w:t>
            </w:r>
          </w:p>
        </w:tc>
      </w:tr>
      <w:tr w:rsidRPr="000F7CCE" w:rsidR="00A77174" w:rsidTr="00E369B7" w14:paraId="377A8360" w14:textId="77777777">
        <w:trPr>
          <w:trHeight w:val="300"/>
        </w:trPr>
        <w:tc>
          <w:tcPr>
            <w:tcW w:w="311" w:type="pct"/>
          </w:tcPr>
          <w:p w:rsidRPr="000F7CCE" w:rsidR="00A77174" w:rsidP="00A77174" w:rsidRDefault="00A77174" w14:paraId="21E8B2DD" w14:textId="052041C7">
            <w:pPr>
              <w:widowControl w:val="0"/>
              <w:rPr>
                <w:rFonts w:eastAsiaTheme="minorEastAsia" w:cstheme="minorHAnsi"/>
                <w:color w:val="000000" w:themeColor="text1"/>
                <w:sz w:val="16"/>
                <w:szCs w:val="16"/>
              </w:rPr>
            </w:pPr>
            <w:r w:rsidRPr="000F7CCE">
              <w:rPr>
                <w:rFonts w:eastAsiaTheme="minorEastAsia" w:cstheme="minorHAnsi"/>
                <w:color w:val="000000" w:themeColor="text1"/>
                <w:sz w:val="16"/>
                <w:szCs w:val="16"/>
              </w:rPr>
              <w:t>10b.3</w:t>
            </w:r>
          </w:p>
        </w:tc>
        <w:tc>
          <w:tcPr>
            <w:tcW w:w="467" w:type="pct"/>
          </w:tcPr>
          <w:p w:rsidR="1C6148EA" w:rsidP="5054A9D0" w:rsidRDefault="1C6148EA" w14:paraId="7E2D4651" w14:textId="5B7A4C1C">
            <w:pPr>
              <w:rPr>
                <w:rFonts w:eastAsiaTheme="minorEastAsia"/>
                <w:color w:val="000000" w:themeColor="text1"/>
                <w:sz w:val="16"/>
                <w:szCs w:val="16"/>
              </w:rPr>
            </w:pPr>
            <w:r w:rsidRPr="5054A9D0">
              <w:rPr>
                <w:rFonts w:eastAsiaTheme="minorEastAsia"/>
                <w:color w:val="000000" w:themeColor="text1"/>
                <w:sz w:val="16"/>
                <w:szCs w:val="16"/>
              </w:rPr>
              <w:t>New / roadmap</w:t>
            </w:r>
          </w:p>
          <w:p w:rsidRPr="5054A9D0" w:rsidR="1C6148EA" w:rsidP="5054A9D0" w:rsidRDefault="1C6148EA" w14:paraId="519D0578" w14:textId="610FE8C9">
            <w:pPr>
              <w:rPr>
                <w:rFonts w:eastAsiaTheme="minorEastAsia"/>
                <w:color w:val="000000" w:themeColor="text1"/>
                <w:sz w:val="16"/>
                <w:szCs w:val="16"/>
              </w:rPr>
            </w:pPr>
          </w:p>
        </w:tc>
        <w:tc>
          <w:tcPr>
            <w:tcW w:w="788" w:type="pct"/>
          </w:tcPr>
          <w:p w:rsidRPr="000F7CCE" w:rsidR="00A77174" w:rsidP="00136A9D" w:rsidRDefault="00A77174" w14:paraId="77228DAA" w14:textId="5D45BE88">
            <w:pPr>
              <w:widowControl w:val="0"/>
              <w:rPr>
                <w:rFonts w:eastAsiaTheme="minorEastAsia" w:cstheme="minorHAnsi"/>
                <w:color w:val="000000" w:themeColor="text1"/>
                <w:sz w:val="16"/>
                <w:szCs w:val="16"/>
              </w:rPr>
            </w:pPr>
            <w:r w:rsidRPr="000F7CCE">
              <w:rPr>
                <w:rFonts w:eastAsiaTheme="minorEastAsia" w:cstheme="minorHAnsi"/>
                <w:color w:val="000000" w:themeColor="text1"/>
                <w:sz w:val="16"/>
                <w:szCs w:val="16"/>
              </w:rPr>
              <w:t>Send results and remunerations</w:t>
            </w:r>
          </w:p>
        </w:tc>
        <w:tc>
          <w:tcPr>
            <w:tcW w:w="1076" w:type="pct"/>
          </w:tcPr>
          <w:p w:rsidRPr="000F7CCE" w:rsidR="00A77174" w:rsidP="00136A9D" w:rsidRDefault="00A77174" w14:paraId="03A1BA9B" w14:textId="77777777">
            <w:pPr>
              <w:widowControl w:val="0"/>
              <w:rPr>
                <w:rFonts w:eastAsiaTheme="minorEastAsia" w:cstheme="minorHAnsi"/>
                <w:color w:val="000000" w:themeColor="text1"/>
                <w:sz w:val="16"/>
                <w:szCs w:val="16"/>
              </w:rPr>
            </w:pPr>
            <w:r w:rsidRPr="000F7CCE">
              <w:rPr>
                <w:rFonts w:eastAsiaTheme="minorEastAsia" w:cstheme="minorHAnsi"/>
                <w:color w:val="000000" w:themeColor="text1"/>
                <w:sz w:val="16"/>
                <w:szCs w:val="16"/>
              </w:rPr>
              <w:t>Flexibility market operator sends flexibility provision results and remunerations to flexibility service provider</w:t>
            </w:r>
          </w:p>
        </w:tc>
        <w:tc>
          <w:tcPr>
            <w:tcW w:w="741" w:type="pct"/>
          </w:tcPr>
          <w:p w:rsidRPr="000F7CCE" w:rsidR="00A77174" w:rsidP="00136A9D" w:rsidRDefault="00A77174" w14:paraId="6E808BEC" w14:textId="77777777">
            <w:pPr>
              <w:widowControl w:val="0"/>
              <w:rPr>
                <w:rFonts w:eastAsiaTheme="minorEastAsia" w:cstheme="minorHAnsi"/>
                <w:color w:val="000000" w:themeColor="text1"/>
                <w:sz w:val="16"/>
                <w:szCs w:val="16"/>
              </w:rPr>
            </w:pPr>
            <w:r w:rsidRPr="000F7CCE">
              <w:rPr>
                <w:rFonts w:eastAsiaTheme="minorEastAsia" w:cstheme="minorHAnsi"/>
                <w:color w:val="000000" w:themeColor="text1"/>
                <w:sz w:val="16"/>
                <w:szCs w:val="16"/>
              </w:rPr>
              <w:t>Flexibility market operator</w:t>
            </w:r>
          </w:p>
        </w:tc>
        <w:tc>
          <w:tcPr>
            <w:tcW w:w="733" w:type="pct"/>
          </w:tcPr>
          <w:p w:rsidRPr="000F7CCE" w:rsidR="00A77174" w:rsidP="00136A9D" w:rsidRDefault="00A77174" w14:paraId="5484BEBD" w14:textId="77777777">
            <w:pPr>
              <w:widowControl w:val="0"/>
              <w:rPr>
                <w:rFonts w:eastAsiaTheme="minorEastAsia" w:cstheme="minorHAnsi"/>
                <w:color w:val="000000" w:themeColor="text1"/>
                <w:sz w:val="16"/>
                <w:szCs w:val="16"/>
              </w:rPr>
            </w:pPr>
            <w:r w:rsidRPr="000F7CCE">
              <w:rPr>
                <w:rFonts w:eastAsiaTheme="minorEastAsia" w:cstheme="minorHAnsi"/>
                <w:color w:val="000000" w:themeColor="text1"/>
                <w:sz w:val="16"/>
                <w:szCs w:val="16"/>
              </w:rPr>
              <w:t>Flexibility service provider</w:t>
            </w:r>
          </w:p>
        </w:tc>
        <w:tc>
          <w:tcPr>
            <w:tcW w:w="884" w:type="pct"/>
          </w:tcPr>
          <w:p w:rsidRPr="000F7CCE" w:rsidR="00A77174" w:rsidP="00136A9D" w:rsidRDefault="00A77174" w14:paraId="039648FB" w14:textId="102A90D4">
            <w:pPr>
              <w:widowControl w:val="0"/>
              <w:rPr>
                <w:rFonts w:eastAsiaTheme="minorEastAsia" w:cstheme="minorHAnsi"/>
                <w:color w:val="000000" w:themeColor="text1"/>
                <w:sz w:val="16"/>
                <w:szCs w:val="16"/>
              </w:rPr>
            </w:pPr>
            <w:r w:rsidRPr="000F7CCE">
              <w:rPr>
                <w:rFonts w:eastAsiaTheme="minorEastAsia" w:cstheme="minorHAnsi"/>
                <w:color w:val="000000" w:themeColor="text1"/>
                <w:sz w:val="16"/>
                <w:szCs w:val="16"/>
              </w:rPr>
              <w:t>B - Results and remunerations</w:t>
            </w:r>
          </w:p>
        </w:tc>
      </w:tr>
      <w:tr w:rsidRPr="000F7CCE" w:rsidR="00A77174" w:rsidTr="00E369B7" w14:paraId="0579D247" w14:textId="77777777">
        <w:trPr>
          <w:trHeight w:val="300"/>
        </w:trPr>
        <w:tc>
          <w:tcPr>
            <w:tcW w:w="311" w:type="pct"/>
          </w:tcPr>
          <w:p w:rsidRPr="000F7CCE" w:rsidR="00A77174" w:rsidP="00A77174" w:rsidRDefault="00A77174" w14:paraId="720ECA92" w14:textId="5957FF94">
            <w:pPr>
              <w:widowControl w:val="0"/>
              <w:rPr>
                <w:rFonts w:eastAsiaTheme="minorEastAsia" w:cstheme="minorHAnsi"/>
                <w:color w:val="000000" w:themeColor="text1"/>
                <w:sz w:val="16"/>
                <w:szCs w:val="16"/>
              </w:rPr>
            </w:pPr>
            <w:r w:rsidRPr="000F7CCE">
              <w:rPr>
                <w:rFonts w:eastAsiaTheme="minorEastAsia" w:cstheme="minorHAnsi"/>
                <w:color w:val="000000" w:themeColor="text1"/>
                <w:sz w:val="16"/>
                <w:szCs w:val="16"/>
              </w:rPr>
              <w:t>10b.4</w:t>
            </w:r>
          </w:p>
        </w:tc>
        <w:tc>
          <w:tcPr>
            <w:tcW w:w="467" w:type="pct"/>
          </w:tcPr>
          <w:p w:rsidR="5054A9D0" w:rsidP="5054A9D0" w:rsidRDefault="5054A9D0" w14:paraId="60A409C8" w14:textId="0517ADD0">
            <w:pPr>
              <w:rPr>
                <w:rFonts w:eastAsiaTheme="minorEastAsia"/>
                <w:color w:val="000000" w:themeColor="text1"/>
                <w:sz w:val="16"/>
                <w:szCs w:val="16"/>
              </w:rPr>
            </w:pPr>
          </w:p>
        </w:tc>
        <w:tc>
          <w:tcPr>
            <w:tcW w:w="788" w:type="pct"/>
          </w:tcPr>
          <w:p w:rsidRPr="000F7CCE" w:rsidR="00A77174" w:rsidP="00A77174" w:rsidRDefault="00A77174" w14:paraId="3C7E34EE" w14:textId="57AB454A">
            <w:pPr>
              <w:widowControl w:val="0"/>
              <w:rPr>
                <w:rFonts w:eastAsiaTheme="minorEastAsia" w:cstheme="minorHAnsi"/>
                <w:color w:val="000000" w:themeColor="text1"/>
                <w:sz w:val="16"/>
                <w:szCs w:val="16"/>
              </w:rPr>
            </w:pPr>
            <w:r w:rsidRPr="000F7CCE">
              <w:rPr>
                <w:rFonts w:eastAsiaTheme="minorEastAsia" w:cstheme="minorHAnsi"/>
                <w:color w:val="000000" w:themeColor="text1"/>
                <w:sz w:val="16"/>
                <w:szCs w:val="16"/>
              </w:rPr>
              <w:t>Send CESU results and remunerations</w:t>
            </w:r>
          </w:p>
        </w:tc>
        <w:tc>
          <w:tcPr>
            <w:tcW w:w="1076" w:type="pct"/>
          </w:tcPr>
          <w:p w:rsidRPr="000F7CCE" w:rsidR="00A77174" w:rsidP="00A77174" w:rsidRDefault="00A77174" w14:paraId="50C16BE5" w14:textId="77777777">
            <w:pPr>
              <w:widowControl w:val="0"/>
              <w:rPr>
                <w:rFonts w:eastAsiaTheme="minorEastAsia" w:cstheme="minorHAnsi"/>
                <w:color w:val="000000" w:themeColor="text1"/>
                <w:sz w:val="16"/>
                <w:szCs w:val="16"/>
              </w:rPr>
            </w:pPr>
            <w:r w:rsidRPr="000F7CCE">
              <w:rPr>
                <w:rFonts w:eastAsiaTheme="minorEastAsia" w:cstheme="minorHAnsi"/>
                <w:color w:val="000000" w:themeColor="text1"/>
                <w:sz w:val="16"/>
                <w:szCs w:val="16"/>
              </w:rPr>
              <w:t>Flexibility service provider sends flexibility provision results and remunerations to CESU operator.</w:t>
            </w:r>
          </w:p>
        </w:tc>
        <w:tc>
          <w:tcPr>
            <w:tcW w:w="741" w:type="pct"/>
          </w:tcPr>
          <w:p w:rsidRPr="000F7CCE" w:rsidR="00A77174" w:rsidP="00A77174" w:rsidRDefault="00A77174" w14:paraId="27551D70" w14:textId="77777777">
            <w:pPr>
              <w:widowControl w:val="0"/>
              <w:rPr>
                <w:rFonts w:eastAsiaTheme="minorEastAsia" w:cstheme="minorHAnsi"/>
                <w:color w:val="000000" w:themeColor="text1"/>
                <w:sz w:val="16"/>
                <w:szCs w:val="16"/>
              </w:rPr>
            </w:pPr>
            <w:r w:rsidRPr="000F7CCE">
              <w:rPr>
                <w:rFonts w:eastAsiaTheme="minorEastAsia" w:cstheme="minorHAnsi"/>
                <w:color w:val="000000" w:themeColor="text1"/>
                <w:sz w:val="16"/>
                <w:szCs w:val="16"/>
              </w:rPr>
              <w:t>Flexibility service provider</w:t>
            </w:r>
          </w:p>
        </w:tc>
        <w:tc>
          <w:tcPr>
            <w:tcW w:w="733" w:type="pct"/>
          </w:tcPr>
          <w:p w:rsidRPr="000F7CCE" w:rsidR="00A77174" w:rsidP="00A77174" w:rsidRDefault="00A77174" w14:paraId="07572516" w14:textId="77777777">
            <w:pPr>
              <w:widowControl w:val="0"/>
              <w:rPr>
                <w:rFonts w:eastAsiaTheme="minorEastAsia" w:cstheme="minorHAnsi"/>
                <w:color w:val="000000" w:themeColor="text1"/>
                <w:sz w:val="16"/>
                <w:szCs w:val="16"/>
              </w:rPr>
            </w:pPr>
            <w:r w:rsidRPr="000F7CCE">
              <w:rPr>
                <w:rFonts w:eastAsiaTheme="minorEastAsia" w:cstheme="minorHAnsi"/>
                <w:color w:val="000000" w:themeColor="text1"/>
                <w:sz w:val="16"/>
                <w:szCs w:val="16"/>
              </w:rPr>
              <w:t>CESU operator</w:t>
            </w:r>
          </w:p>
        </w:tc>
        <w:tc>
          <w:tcPr>
            <w:tcW w:w="884" w:type="pct"/>
          </w:tcPr>
          <w:p w:rsidRPr="000F7CCE" w:rsidR="00A77174" w:rsidP="00A77174" w:rsidRDefault="00A77174" w14:paraId="353676D6" w14:textId="21AA1D42">
            <w:pPr>
              <w:widowControl w:val="0"/>
              <w:rPr>
                <w:rFonts w:eastAsiaTheme="minorEastAsia" w:cstheme="minorHAnsi"/>
                <w:color w:val="000000" w:themeColor="text1"/>
                <w:sz w:val="16"/>
                <w:szCs w:val="16"/>
              </w:rPr>
            </w:pPr>
            <w:r w:rsidRPr="000F7CCE">
              <w:rPr>
                <w:rFonts w:eastAsiaTheme="minorEastAsia" w:cstheme="minorHAnsi"/>
                <w:color w:val="000000" w:themeColor="text1"/>
                <w:sz w:val="16"/>
                <w:szCs w:val="16"/>
              </w:rPr>
              <w:t>C - CESU results and remunerations</w:t>
            </w:r>
          </w:p>
        </w:tc>
      </w:tr>
    </w:tbl>
    <w:p w:rsidRPr="000F7CCE" w:rsidR="00C5378B" w:rsidP="00C5378B" w:rsidRDefault="00C5378B" w14:paraId="5359CF2E" w14:textId="77777777">
      <w:pPr>
        <w:rPr>
          <w:rFonts w:ascii="Arial" w:hAnsi="Arial" w:eastAsia="Arial" w:cs="Arial"/>
          <w:b/>
          <w:bCs/>
          <w:color w:val="000000" w:themeColor="text1"/>
        </w:rPr>
      </w:pPr>
    </w:p>
    <w:p w:rsidRPr="000F7CCE" w:rsidR="00C5378B" w:rsidP="00136A9D" w:rsidRDefault="00F4177D" w14:paraId="376DEB08" w14:textId="4484A4C8">
      <w:pPr>
        <w:pStyle w:val="Caption"/>
        <w:spacing w:after="0"/>
      </w:pPr>
      <w:r w:rsidRPr="00F4177D">
        <w:rPr>
          <w:noProof/>
        </w:rPr>
        <w:drawing>
          <wp:inline distT="0" distB="0" distL="0" distR="0" wp14:anchorId="51392619" wp14:editId="1730E7ED">
            <wp:extent cx="5943600" cy="4358640"/>
            <wp:effectExtent l="0" t="0" r="0" b="3810"/>
            <wp:docPr id="184498192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981920" name=""/>
                    <pic:cNvPicPr/>
                  </pic:nvPicPr>
                  <pic:blipFill>
                    <a:blip r:embed="rId46">
                      <a:extLst>
                        <a:ext uri="{96DAC541-7B7A-43D3-8B79-37D633B846F1}">
                          <asvg:svgBlip xmlns:asvg="http://schemas.microsoft.com/office/drawing/2016/SVG/main" r:embed="rId47"/>
                        </a:ext>
                      </a:extLst>
                    </a:blip>
                    <a:stretch>
                      <a:fillRect/>
                    </a:stretch>
                  </pic:blipFill>
                  <pic:spPr>
                    <a:xfrm>
                      <a:off x="0" y="0"/>
                      <a:ext cx="5943600" cy="4358640"/>
                    </a:xfrm>
                    <a:prstGeom prst="rect">
                      <a:avLst/>
                    </a:prstGeom>
                  </pic:spPr>
                </pic:pic>
              </a:graphicData>
            </a:graphic>
          </wp:inline>
        </w:drawing>
      </w:r>
    </w:p>
    <w:p w:rsidR="00966954" w:rsidP="007C76D5" w:rsidRDefault="00C5378B" w14:paraId="0B57AE50" w14:textId="008AC139">
      <w:pPr>
        <w:pStyle w:val="Caption"/>
      </w:pPr>
      <w:r w:rsidRPr="000F7CCE">
        <w:t xml:space="preserve">Diagram </w:t>
      </w:r>
      <w:r w:rsidRPr="000F7CCE">
        <w:fldChar w:fldCharType="begin"/>
      </w:r>
      <w:r w:rsidRPr="000F7CCE">
        <w:instrText xml:space="preserve"> SEQ Diagram \* ARABIC </w:instrText>
      </w:r>
      <w:r w:rsidRPr="000F7CCE">
        <w:fldChar w:fldCharType="separate"/>
      </w:r>
      <w:r w:rsidRPr="000F7CCE">
        <w:fldChar w:fldCharType="end"/>
      </w:r>
      <w:r w:rsidRPr="000F7CCE">
        <w:t xml:space="preserve"> - Procedure 'Flexibility verification and settlement done by FMO or other third-party support tool'</w:t>
      </w:r>
    </w:p>
    <w:p w:rsidRPr="0081789C" w:rsidR="0081789C" w:rsidP="00136A9D" w:rsidRDefault="0081789C" w14:paraId="66226298" w14:textId="77777777"/>
    <w:tbl>
      <w:tblPr>
        <w:tblStyle w:val="TableGrid"/>
        <w:tblW w:w="9350" w:type="dxa"/>
        <w:tblLook w:val="04A0" w:firstRow="1" w:lastRow="0" w:firstColumn="1" w:lastColumn="0" w:noHBand="0" w:noVBand="1"/>
      </w:tblPr>
      <w:tblGrid>
        <w:gridCol w:w="1129"/>
        <w:gridCol w:w="2694"/>
        <w:gridCol w:w="850"/>
        <w:gridCol w:w="4677"/>
      </w:tblGrid>
      <w:tr w:rsidRPr="000F7CCE" w:rsidR="00C5378B" w14:paraId="0CBD0CB6" w14:textId="77777777">
        <w:trPr>
          <w:trHeight w:val="300"/>
        </w:trPr>
        <w:tc>
          <w:tcPr>
            <w:tcW w:w="9350" w:type="dxa"/>
            <w:gridSpan w:val="4"/>
            <w:shd w:val="clear" w:color="auto" w:fill="D0CECE" w:themeFill="background2" w:themeFillShade="E6"/>
          </w:tcPr>
          <w:p w:rsidRPr="000F7CCE" w:rsidR="00C5378B" w:rsidRDefault="00C5378B" w14:paraId="6450D9B6" w14:textId="77777777">
            <w:pPr>
              <w:jc w:val="cente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INFORMATION OBJECTS FOR THIS PROCEDURE</w:t>
            </w:r>
          </w:p>
        </w:tc>
      </w:tr>
      <w:tr w:rsidRPr="000F7CCE" w:rsidR="00C5378B" w:rsidTr="00187CC4" w14:paraId="46586109" w14:textId="77777777">
        <w:trPr>
          <w:trHeight w:val="300"/>
        </w:trPr>
        <w:tc>
          <w:tcPr>
            <w:tcW w:w="1129" w:type="dxa"/>
            <w:shd w:val="clear" w:color="auto" w:fill="D0CECE" w:themeFill="background2" w:themeFillShade="E6"/>
          </w:tcPr>
          <w:p w:rsidRPr="000F7CCE" w:rsidR="00C5378B" w:rsidRDefault="00C5378B" w14:paraId="4B9D63AE" w14:textId="77777777">
            <w:pPr>
              <w:rPr>
                <w:rFonts w:ascii="Arial" w:hAnsi="Arial" w:eastAsia="Arial" w:cs="Arial"/>
                <w:b/>
                <w:bCs/>
                <w:i/>
                <w:iCs/>
                <w:sz w:val="16"/>
                <w:szCs w:val="16"/>
              </w:rPr>
            </w:pPr>
            <w:r w:rsidRPr="000F7CCE">
              <w:rPr>
                <w:rFonts w:ascii="Arial" w:hAnsi="Arial" w:eastAsia="Arial" w:cs="Arial"/>
                <w:b/>
                <w:bCs/>
                <w:i/>
                <w:iCs/>
                <w:sz w:val="16"/>
                <w:szCs w:val="16"/>
              </w:rPr>
              <w:t>Information exchanged,</w:t>
            </w:r>
          </w:p>
          <w:p w:rsidRPr="000F7CCE" w:rsidR="00C5378B" w:rsidRDefault="00C5378B" w14:paraId="7005E193" w14:textId="77777777">
            <w:pPr>
              <w:rPr>
                <w:rFonts w:ascii="Arial" w:hAnsi="Arial" w:eastAsia="Arial" w:cs="Arial"/>
                <w:b/>
                <w:bCs/>
                <w:i/>
                <w:iCs/>
                <w:sz w:val="16"/>
                <w:szCs w:val="16"/>
              </w:rPr>
            </w:pPr>
            <w:r w:rsidRPr="000F7CCE">
              <w:rPr>
                <w:rFonts w:ascii="Arial" w:hAnsi="Arial" w:eastAsia="Arial" w:cs="Arial"/>
                <w:b/>
                <w:bCs/>
                <w:i/>
                <w:iCs/>
                <w:sz w:val="16"/>
                <w:szCs w:val="16"/>
              </w:rPr>
              <w:t>ID</w:t>
            </w:r>
          </w:p>
        </w:tc>
        <w:tc>
          <w:tcPr>
            <w:tcW w:w="2694" w:type="dxa"/>
            <w:shd w:val="clear" w:color="auto" w:fill="D0CECE" w:themeFill="background2" w:themeFillShade="E6"/>
          </w:tcPr>
          <w:p w:rsidRPr="000F7CCE" w:rsidR="00C5378B" w:rsidRDefault="00C5378B" w14:paraId="2CABBCAA" w14:textId="77777777">
            <w:pPr>
              <w:rPr>
                <w:rFonts w:ascii="Arial" w:hAnsi="Arial" w:eastAsia="Arial" w:cs="Arial"/>
                <w:b/>
                <w:bCs/>
                <w:i/>
                <w:iCs/>
                <w:sz w:val="16"/>
                <w:szCs w:val="16"/>
              </w:rPr>
            </w:pPr>
            <w:r w:rsidRPr="000F7CCE">
              <w:rPr>
                <w:rFonts w:ascii="Arial" w:hAnsi="Arial" w:eastAsia="Arial" w:cs="Arial"/>
                <w:b/>
                <w:bCs/>
                <w:i/>
                <w:iCs/>
                <w:color w:val="000000" w:themeColor="text1"/>
                <w:sz w:val="16"/>
                <w:szCs w:val="16"/>
              </w:rPr>
              <w:t>Name of the information</w:t>
            </w:r>
          </w:p>
        </w:tc>
        <w:tc>
          <w:tcPr>
            <w:tcW w:w="5527" w:type="dxa"/>
            <w:gridSpan w:val="2"/>
            <w:shd w:val="clear" w:color="auto" w:fill="D0CECE" w:themeFill="background2" w:themeFillShade="E6"/>
          </w:tcPr>
          <w:p w:rsidRPr="000F7CCE" w:rsidR="00C5378B" w:rsidRDefault="00C5378B" w14:paraId="53718DC3" w14:textId="77777777">
            <w:pP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Description of information exchanged</w:t>
            </w:r>
          </w:p>
        </w:tc>
      </w:tr>
      <w:tr w:rsidRPr="000F7CCE" w:rsidR="00C5378B" w:rsidTr="00187CC4" w14:paraId="0CCA496E" w14:textId="77777777">
        <w:trPr>
          <w:trHeight w:val="300"/>
        </w:trPr>
        <w:tc>
          <w:tcPr>
            <w:tcW w:w="1129" w:type="dxa"/>
          </w:tcPr>
          <w:p w:rsidRPr="000F7CCE" w:rsidR="00C5378B" w:rsidRDefault="00C5378B" w14:paraId="478F5F06" w14:textId="77777777">
            <w:pPr>
              <w:rPr>
                <w:rFonts w:eastAsiaTheme="minorEastAsia"/>
                <w:color w:val="000000" w:themeColor="text1"/>
                <w:sz w:val="16"/>
                <w:szCs w:val="16"/>
              </w:rPr>
            </w:pPr>
            <w:r w:rsidRPr="000F7CCE">
              <w:rPr>
                <w:rFonts w:eastAsia="Arial" w:cstheme="minorHAnsi"/>
                <w:color w:val="000000" w:themeColor="text1"/>
                <w:sz w:val="16"/>
                <w:szCs w:val="16"/>
              </w:rPr>
              <w:t>A</w:t>
            </w:r>
          </w:p>
        </w:tc>
        <w:tc>
          <w:tcPr>
            <w:tcW w:w="2694" w:type="dxa"/>
          </w:tcPr>
          <w:p w:rsidRPr="000F7CCE" w:rsidR="00C5378B" w:rsidRDefault="007156FA" w14:paraId="623D5154" w14:textId="741300CD">
            <w:pPr>
              <w:rPr>
                <w:rFonts w:eastAsiaTheme="minorEastAsia"/>
                <w:color w:val="000000" w:themeColor="text1"/>
                <w:sz w:val="16"/>
                <w:szCs w:val="16"/>
              </w:rPr>
            </w:pPr>
            <w:r>
              <w:rPr>
                <w:rFonts w:eastAsiaTheme="minorEastAsia"/>
                <w:color w:val="000000" w:themeColor="text1"/>
                <w:sz w:val="16"/>
                <w:szCs w:val="16"/>
              </w:rPr>
              <w:t>Smart m</w:t>
            </w:r>
            <w:r w:rsidRPr="000F7CCE">
              <w:rPr>
                <w:rFonts w:eastAsiaTheme="minorEastAsia"/>
                <w:color w:val="000000" w:themeColor="text1"/>
                <w:sz w:val="16"/>
                <w:szCs w:val="16"/>
              </w:rPr>
              <w:t>etering data</w:t>
            </w:r>
          </w:p>
        </w:tc>
        <w:tc>
          <w:tcPr>
            <w:tcW w:w="850" w:type="dxa"/>
          </w:tcPr>
          <w:p w:rsidRPr="000F7CCE" w:rsidR="00C5378B" w:rsidRDefault="00C5378B" w14:paraId="6565EFC9" w14:textId="77777777">
            <w:pPr>
              <w:rPr>
                <w:rFonts w:eastAsiaTheme="minorEastAsia"/>
                <w:color w:val="000000" w:themeColor="text1"/>
                <w:sz w:val="16"/>
                <w:szCs w:val="16"/>
              </w:rPr>
            </w:pPr>
          </w:p>
        </w:tc>
        <w:tc>
          <w:tcPr>
            <w:tcW w:w="4677" w:type="dxa"/>
          </w:tcPr>
          <w:p w:rsidRPr="000F7CCE" w:rsidR="00C5378B" w:rsidRDefault="00187CC4" w14:paraId="12ACDDEB" w14:textId="5FD5B54E">
            <w:pPr>
              <w:rPr>
                <w:rFonts w:eastAsiaTheme="minorEastAsia"/>
                <w:color w:val="000000" w:themeColor="text1"/>
                <w:sz w:val="16"/>
                <w:szCs w:val="16"/>
              </w:rPr>
            </w:pPr>
            <w:r w:rsidRPr="00187CC4">
              <w:rPr>
                <w:rFonts w:eastAsiaTheme="minorEastAsia"/>
                <w:color w:val="000000" w:themeColor="text1"/>
                <w:sz w:val="16"/>
                <w:szCs w:val="16"/>
              </w:rPr>
              <w:t>Verified</w:t>
            </w:r>
            <w:r w:rsidR="007E4D98">
              <w:rPr>
                <w:rFonts w:eastAsiaTheme="minorEastAsia"/>
                <w:color w:val="000000" w:themeColor="text1"/>
                <w:sz w:val="16"/>
                <w:szCs w:val="16"/>
              </w:rPr>
              <w:t xml:space="preserve"> smart meter</w:t>
            </w:r>
            <w:r w:rsidRPr="00187CC4">
              <w:rPr>
                <w:rFonts w:eastAsiaTheme="minorEastAsia"/>
                <w:color w:val="000000" w:themeColor="text1"/>
                <w:sz w:val="16"/>
                <w:szCs w:val="16"/>
              </w:rPr>
              <w:t xml:space="preserve"> energy measurements, used to </w:t>
            </w:r>
            <w:r>
              <w:rPr>
                <w:rFonts w:eastAsiaTheme="minorEastAsia"/>
                <w:color w:val="000000" w:themeColor="text1"/>
                <w:sz w:val="16"/>
                <w:szCs w:val="16"/>
              </w:rPr>
              <w:t>calculate</w:t>
            </w:r>
            <w:r w:rsidRPr="00187CC4">
              <w:rPr>
                <w:rFonts w:eastAsiaTheme="minorEastAsia"/>
                <w:color w:val="000000" w:themeColor="text1"/>
                <w:sz w:val="16"/>
                <w:szCs w:val="16"/>
              </w:rPr>
              <w:t xml:space="preserve"> the actual flexibility delivered</w:t>
            </w:r>
            <w:r w:rsidR="00CC22B8">
              <w:rPr>
                <w:rFonts w:eastAsiaTheme="minorEastAsia"/>
                <w:color w:val="000000" w:themeColor="text1"/>
                <w:sz w:val="16"/>
                <w:szCs w:val="16"/>
              </w:rPr>
              <w:t>.</w:t>
            </w:r>
          </w:p>
        </w:tc>
      </w:tr>
      <w:tr w:rsidRPr="000F7CCE" w:rsidR="00C5378B" w:rsidTr="00187CC4" w14:paraId="7C2A95F3" w14:textId="77777777">
        <w:trPr>
          <w:trHeight w:val="300"/>
        </w:trPr>
        <w:tc>
          <w:tcPr>
            <w:tcW w:w="1129" w:type="dxa"/>
          </w:tcPr>
          <w:p w:rsidRPr="000F7CCE" w:rsidR="00C5378B" w:rsidRDefault="00C5378B" w14:paraId="476FB842" w14:textId="77777777">
            <w:pPr>
              <w:rPr>
                <w:rFonts w:eastAsiaTheme="minorEastAsia"/>
                <w:color w:val="000000" w:themeColor="text1"/>
                <w:sz w:val="16"/>
                <w:szCs w:val="16"/>
              </w:rPr>
            </w:pPr>
            <w:r w:rsidRPr="000F7CCE">
              <w:rPr>
                <w:rFonts w:eastAsiaTheme="minorEastAsia"/>
                <w:color w:val="000000" w:themeColor="text1"/>
                <w:sz w:val="16"/>
                <w:szCs w:val="16"/>
              </w:rPr>
              <w:t>B</w:t>
            </w:r>
          </w:p>
        </w:tc>
        <w:tc>
          <w:tcPr>
            <w:tcW w:w="2694" w:type="dxa"/>
          </w:tcPr>
          <w:p w:rsidRPr="000F7CCE" w:rsidR="00C5378B" w:rsidRDefault="00C5378B" w14:paraId="23FC97C4" w14:textId="77777777">
            <w:pPr>
              <w:rPr>
                <w:rFonts w:eastAsiaTheme="minorEastAsia"/>
                <w:color w:val="000000" w:themeColor="text1"/>
                <w:sz w:val="16"/>
                <w:szCs w:val="16"/>
              </w:rPr>
            </w:pPr>
            <w:r w:rsidRPr="000F7CCE">
              <w:rPr>
                <w:rFonts w:eastAsiaTheme="minorEastAsia" w:cstheme="minorHAnsi"/>
                <w:color w:val="000000" w:themeColor="text1"/>
                <w:sz w:val="16"/>
                <w:szCs w:val="16"/>
              </w:rPr>
              <w:t>Results and remunerations</w:t>
            </w:r>
            <w:r w:rsidRPr="000F7CCE">
              <w:rPr>
                <w:rFonts w:eastAsiaTheme="minorEastAsia"/>
                <w:color w:val="000000" w:themeColor="text1"/>
                <w:sz w:val="16"/>
                <w:szCs w:val="16"/>
              </w:rPr>
              <w:t xml:space="preserve"> </w:t>
            </w:r>
          </w:p>
        </w:tc>
        <w:tc>
          <w:tcPr>
            <w:tcW w:w="850" w:type="dxa"/>
          </w:tcPr>
          <w:p w:rsidRPr="000F7CCE" w:rsidR="00C5378B" w:rsidRDefault="00C5378B" w14:paraId="2C57013D" w14:textId="77777777">
            <w:pPr>
              <w:rPr>
                <w:rFonts w:eastAsiaTheme="minorEastAsia" w:cstheme="minorHAnsi"/>
                <w:color w:val="000000" w:themeColor="text1"/>
                <w:sz w:val="16"/>
                <w:szCs w:val="16"/>
              </w:rPr>
            </w:pPr>
          </w:p>
        </w:tc>
        <w:tc>
          <w:tcPr>
            <w:tcW w:w="4677" w:type="dxa"/>
          </w:tcPr>
          <w:p w:rsidRPr="000F7CCE" w:rsidR="00C5378B" w:rsidRDefault="00187CC4" w14:paraId="20D73C22" w14:textId="350F5AD2">
            <w:pPr>
              <w:rPr>
                <w:rFonts w:eastAsiaTheme="minorEastAsia" w:cstheme="minorHAnsi"/>
                <w:color w:val="000000" w:themeColor="text1"/>
                <w:sz w:val="16"/>
                <w:szCs w:val="16"/>
              </w:rPr>
            </w:pPr>
            <w:r w:rsidRPr="00187CC4">
              <w:rPr>
                <w:rFonts w:eastAsiaTheme="minorEastAsia" w:cstheme="minorHAnsi"/>
                <w:color w:val="000000" w:themeColor="text1"/>
                <w:sz w:val="16"/>
                <w:szCs w:val="16"/>
              </w:rPr>
              <w:t>Results of the flexibility verification process, including the amount of flexibility delivered</w:t>
            </w:r>
            <w:r w:rsidR="00BC38E5">
              <w:rPr>
                <w:rFonts w:eastAsiaTheme="minorEastAsia" w:cstheme="minorHAnsi"/>
                <w:color w:val="000000" w:themeColor="text1"/>
                <w:sz w:val="16"/>
                <w:szCs w:val="16"/>
              </w:rPr>
              <w:t>, price</w:t>
            </w:r>
            <w:r w:rsidRPr="00187CC4">
              <w:rPr>
                <w:rFonts w:eastAsiaTheme="minorEastAsia" w:cstheme="minorHAnsi"/>
                <w:color w:val="000000" w:themeColor="text1"/>
                <w:sz w:val="16"/>
                <w:szCs w:val="16"/>
              </w:rPr>
              <w:t xml:space="preserve"> and corresponding remuneration for each </w:t>
            </w:r>
            <w:r>
              <w:rPr>
                <w:rFonts w:eastAsiaTheme="minorEastAsia" w:cstheme="minorHAnsi"/>
                <w:color w:val="000000" w:themeColor="text1"/>
                <w:sz w:val="16"/>
                <w:szCs w:val="16"/>
              </w:rPr>
              <w:t>FSP</w:t>
            </w:r>
            <w:r w:rsidRPr="00187CC4">
              <w:rPr>
                <w:rFonts w:eastAsiaTheme="minorEastAsia" w:cstheme="minorHAnsi"/>
                <w:color w:val="000000" w:themeColor="text1"/>
                <w:sz w:val="16"/>
                <w:szCs w:val="16"/>
              </w:rPr>
              <w:t>.</w:t>
            </w:r>
          </w:p>
        </w:tc>
      </w:tr>
      <w:tr w:rsidRPr="000F7CCE" w:rsidR="00C5378B" w:rsidTr="00187CC4" w14:paraId="0FB1FBD1" w14:textId="77777777">
        <w:trPr>
          <w:trHeight w:val="300"/>
        </w:trPr>
        <w:tc>
          <w:tcPr>
            <w:tcW w:w="1129" w:type="dxa"/>
          </w:tcPr>
          <w:p w:rsidRPr="000F7CCE" w:rsidR="00C5378B" w:rsidRDefault="00C5378B" w14:paraId="08C794ED" w14:textId="77777777">
            <w:pPr>
              <w:rPr>
                <w:rFonts w:eastAsiaTheme="minorEastAsia"/>
                <w:color w:val="000000" w:themeColor="text1"/>
                <w:sz w:val="16"/>
                <w:szCs w:val="16"/>
              </w:rPr>
            </w:pPr>
            <w:r w:rsidRPr="000F7CCE">
              <w:rPr>
                <w:rFonts w:eastAsiaTheme="minorEastAsia"/>
                <w:color w:val="000000" w:themeColor="text1"/>
                <w:sz w:val="16"/>
                <w:szCs w:val="16"/>
              </w:rPr>
              <w:t>C</w:t>
            </w:r>
          </w:p>
        </w:tc>
        <w:tc>
          <w:tcPr>
            <w:tcW w:w="2694" w:type="dxa"/>
          </w:tcPr>
          <w:p w:rsidRPr="000F7CCE" w:rsidR="00C5378B" w:rsidRDefault="00C5378B" w14:paraId="6BA8EF22" w14:textId="77777777">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CESU results and remunerations</w:t>
            </w:r>
          </w:p>
        </w:tc>
        <w:tc>
          <w:tcPr>
            <w:tcW w:w="850" w:type="dxa"/>
          </w:tcPr>
          <w:p w:rsidRPr="000F7CCE" w:rsidR="00C5378B" w:rsidRDefault="00C5378B" w14:paraId="4AEADD8B" w14:textId="77777777">
            <w:pPr>
              <w:rPr>
                <w:rFonts w:eastAsiaTheme="minorEastAsia" w:cstheme="minorHAnsi"/>
                <w:color w:val="000000" w:themeColor="text1"/>
                <w:sz w:val="16"/>
                <w:szCs w:val="16"/>
              </w:rPr>
            </w:pPr>
          </w:p>
        </w:tc>
        <w:tc>
          <w:tcPr>
            <w:tcW w:w="4677" w:type="dxa"/>
          </w:tcPr>
          <w:p w:rsidRPr="000F7CCE" w:rsidR="00C5378B" w:rsidRDefault="00187CC4" w14:paraId="2F41F071" w14:textId="2A2C1944">
            <w:pPr>
              <w:rPr>
                <w:rFonts w:eastAsiaTheme="minorEastAsia" w:cstheme="minorHAnsi"/>
                <w:color w:val="000000" w:themeColor="text1"/>
                <w:sz w:val="16"/>
                <w:szCs w:val="16"/>
              </w:rPr>
            </w:pPr>
            <w:r w:rsidRPr="00187CC4">
              <w:rPr>
                <w:rFonts w:eastAsiaTheme="minorEastAsia" w:cstheme="minorHAnsi"/>
                <w:color w:val="000000" w:themeColor="text1"/>
                <w:sz w:val="16"/>
                <w:szCs w:val="16"/>
              </w:rPr>
              <w:t xml:space="preserve">Disaggregated flexibility provision results and associated remuneration, sent to the CESU operator for settlement with individual CESU </w:t>
            </w:r>
            <w:r>
              <w:rPr>
                <w:rFonts w:eastAsiaTheme="minorEastAsia" w:cstheme="minorHAnsi"/>
                <w:color w:val="000000" w:themeColor="text1"/>
                <w:sz w:val="16"/>
                <w:szCs w:val="16"/>
              </w:rPr>
              <w:t>members</w:t>
            </w:r>
            <w:r w:rsidRPr="00187CC4">
              <w:rPr>
                <w:rFonts w:eastAsiaTheme="minorEastAsia" w:cstheme="minorHAnsi"/>
                <w:color w:val="000000" w:themeColor="text1"/>
                <w:sz w:val="16"/>
                <w:szCs w:val="16"/>
              </w:rPr>
              <w:t>.</w:t>
            </w:r>
          </w:p>
        </w:tc>
      </w:tr>
    </w:tbl>
    <w:p w:rsidRPr="000F7CCE" w:rsidR="00E13FFF" w:rsidP="00204993" w:rsidRDefault="00E13FFF" w14:paraId="112B785D" w14:textId="77777777">
      <w:pPr>
        <w:rPr>
          <w:rFonts w:ascii="Arial" w:hAnsi="Arial" w:eastAsia="Arial" w:cs="Arial"/>
          <w:b/>
          <w:bCs/>
          <w:color w:val="000000" w:themeColor="text1"/>
        </w:rPr>
      </w:pPr>
    </w:p>
    <w:p w:rsidR="007C76D5" w:rsidRDefault="007C76D5" w14:paraId="1BFAB8C3" w14:textId="77777777">
      <w:pPr>
        <w:rPr>
          <w:rFonts w:ascii="Arial" w:hAnsi="Arial" w:eastAsia="Arial" w:cs="Arial"/>
          <w:b/>
          <w:bCs/>
          <w:color w:val="000000" w:themeColor="text1"/>
        </w:rPr>
      </w:pPr>
      <w:r>
        <w:rPr>
          <w:rFonts w:ascii="Arial" w:hAnsi="Arial" w:eastAsia="Arial" w:cs="Arial"/>
          <w:b/>
          <w:bCs/>
          <w:color w:val="000000" w:themeColor="text1"/>
        </w:rPr>
        <w:br w:type="page"/>
      </w:r>
    </w:p>
    <w:p w:rsidRPr="000F7CCE" w:rsidR="00204993" w:rsidP="00B27F95" w:rsidRDefault="00204993" w14:paraId="18561052" w14:textId="12E35E89">
      <w:pPr>
        <w:pStyle w:val="Heading1"/>
      </w:pPr>
      <w:r w:rsidRPr="000F7CCE">
        <w:t xml:space="preserve">Procedure </w:t>
      </w:r>
      <w:r w:rsidRPr="000F7CCE" w:rsidR="007D0EFD">
        <w:t>11</w:t>
      </w:r>
      <w:r w:rsidRPr="000F7CCE">
        <w:t xml:space="preserve">: Receive self-consumption information </w:t>
      </w:r>
      <w:r w:rsidRPr="000F7CCE" w:rsidR="00D45A5C">
        <w:t xml:space="preserve">of </w:t>
      </w:r>
      <w:r w:rsidRPr="000F7CCE" w:rsidR="00340722">
        <w:t xml:space="preserve">energy </w:t>
      </w:r>
      <w:r w:rsidRPr="000F7CCE">
        <w:t xml:space="preserve">allocation </w:t>
      </w:r>
    </w:p>
    <w:p w:rsidRPr="000F7CCE" w:rsidR="00400815" w:rsidP="000A4470" w:rsidRDefault="00400815" w14:paraId="22303245" w14:textId="5A63FFBD">
      <w:pPr>
        <w:rPr>
          <w:rFonts w:ascii="Arial" w:hAnsi="Arial" w:eastAsia="Arial" w:cs="Arial"/>
        </w:rPr>
      </w:pPr>
      <w:r w:rsidRPr="5054A9D0">
        <w:rPr>
          <w:rFonts w:ascii="Arial" w:hAnsi="Arial" w:eastAsia="Arial" w:cs="Arial"/>
        </w:rPr>
        <w:t xml:space="preserve">This procedure refers to the energy allocation performed by the self-consumption calculation responsible, the </w:t>
      </w:r>
      <w:r w:rsidRPr="5054A9D0" w:rsidR="0011238D">
        <w:rPr>
          <w:rFonts w:ascii="Arial" w:hAnsi="Arial" w:eastAsia="Arial" w:cs="Arial"/>
        </w:rPr>
        <w:t xml:space="preserve">billing to the </w:t>
      </w:r>
      <w:r w:rsidRPr="5054A9D0">
        <w:rPr>
          <w:rFonts w:ascii="Arial" w:hAnsi="Arial" w:eastAsia="Arial" w:cs="Arial"/>
        </w:rPr>
        <w:t xml:space="preserve">CESU members </w:t>
      </w:r>
      <w:r w:rsidRPr="5054A9D0" w:rsidR="0011238D">
        <w:rPr>
          <w:rFonts w:ascii="Arial" w:hAnsi="Arial" w:eastAsia="Arial" w:cs="Arial"/>
        </w:rPr>
        <w:t xml:space="preserve">by their </w:t>
      </w:r>
      <w:r w:rsidRPr="5054A9D0">
        <w:rPr>
          <w:rFonts w:ascii="Arial" w:hAnsi="Arial" w:eastAsia="Arial" w:cs="Arial"/>
        </w:rPr>
        <w:t>contracted suppliers</w:t>
      </w:r>
      <w:r w:rsidRPr="5054A9D0" w:rsidR="0011238D">
        <w:rPr>
          <w:rFonts w:ascii="Arial" w:hAnsi="Arial" w:eastAsia="Arial" w:cs="Arial"/>
        </w:rPr>
        <w:t>,</w:t>
      </w:r>
      <w:r w:rsidRPr="5054A9D0">
        <w:rPr>
          <w:rFonts w:ascii="Arial" w:hAnsi="Arial" w:eastAsia="Arial" w:cs="Arial"/>
        </w:rPr>
        <w:t xml:space="preserve"> based on the energy self-consumed, and </w:t>
      </w:r>
      <w:r w:rsidRPr="5054A9D0" w:rsidR="0011238D">
        <w:rPr>
          <w:rFonts w:ascii="Arial" w:hAnsi="Arial" w:eastAsia="Arial" w:cs="Arial"/>
        </w:rPr>
        <w:t xml:space="preserve">the </w:t>
      </w:r>
      <w:r w:rsidRPr="5054A9D0">
        <w:rPr>
          <w:rFonts w:ascii="Arial" w:hAnsi="Arial" w:eastAsia="Arial" w:cs="Arial"/>
        </w:rPr>
        <w:t xml:space="preserve">surplus payment by the contracted aggregators. In some regulatory environments energy surplus must be aggregated and managed by the CESU operator that shares it internally with the CESU members, while in others the energy surplus is managed by those CESU members that generate it. </w:t>
      </w:r>
    </w:p>
    <w:p w:rsidRPr="000A4470" w:rsidR="00400815" w:rsidP="000A4470" w:rsidRDefault="00A925BF" w14:paraId="093C7A13" w14:textId="7566FD3B">
      <w:pPr>
        <w:rPr>
          <w:rFonts w:ascii="Arial" w:hAnsi="Arial" w:eastAsia="Arial" w:cs="Arial"/>
        </w:rPr>
      </w:pPr>
      <w:r w:rsidRPr="5054A9D0">
        <w:rPr>
          <w:rFonts w:ascii="Arial" w:hAnsi="Arial" w:eastAsia="Arial" w:cs="Arial"/>
        </w:rPr>
        <w:t xml:space="preserve">Calculations are performed </w:t>
      </w:r>
      <w:r w:rsidRPr="5054A9D0" w:rsidR="000E36C3">
        <w:rPr>
          <w:rFonts w:ascii="Arial" w:hAnsi="Arial" w:eastAsia="Arial" w:cs="Arial"/>
        </w:rPr>
        <w:t>for each interval settlement period (ISP)</w:t>
      </w:r>
      <w:r w:rsidRPr="5054A9D0" w:rsidR="00EE6E1C">
        <w:rPr>
          <w:rFonts w:ascii="Arial" w:hAnsi="Arial" w:eastAsia="Arial" w:cs="Arial"/>
        </w:rPr>
        <w:t xml:space="preserve">. </w:t>
      </w:r>
      <w:r w:rsidRPr="5054A9D0" w:rsidR="004A3DF8">
        <w:rPr>
          <w:rFonts w:ascii="Arial" w:hAnsi="Arial" w:eastAsia="Arial" w:cs="Arial"/>
        </w:rPr>
        <w:t>While there seems to be a convergence towards 15 min ISP lengths, they still depend on the regulatory environment (</w:t>
      </w:r>
      <w:r w:rsidRPr="5054A9D0" w:rsidR="00693A2D">
        <w:rPr>
          <w:rFonts w:ascii="Arial" w:hAnsi="Arial" w:eastAsia="Arial" w:cs="Arial"/>
        </w:rPr>
        <w:t>15 min in Portugal, 30 min in France, 1 hour in Spain,</w:t>
      </w:r>
      <w:r w:rsidRPr="5054A9D0" w:rsidR="004A3DF8">
        <w:rPr>
          <w:rFonts w:ascii="Arial" w:hAnsi="Arial" w:eastAsia="Arial" w:cs="Arial"/>
        </w:rPr>
        <w:t xml:space="preserve"> see </w:t>
      </w:r>
      <w:r w:rsidRPr="5054A9D0" w:rsidR="009E22E2">
        <w:rPr>
          <w:rFonts w:ascii="Arial" w:hAnsi="Arial" w:eastAsia="Arial" w:cs="Arial"/>
        </w:rPr>
        <w:t>[</w:t>
      </w:r>
      <w:hyperlink r:id="rId48">
        <w:r w:rsidRPr="5054A9D0" w:rsidR="2A31FDD8">
          <w:rPr>
            <w:rStyle w:val="Hyperlink"/>
            <w:rFonts w:ascii="Arial" w:hAnsi="Arial" w:eastAsia="Arial" w:cs="Arial"/>
          </w:rPr>
          <w:t>ref</w:t>
        </w:r>
      </w:hyperlink>
      <w:r w:rsidRPr="5054A9D0" w:rsidR="2A31FDD8">
        <w:rPr>
          <w:rFonts w:ascii="Arial" w:hAnsi="Arial" w:eastAsia="Arial" w:cs="Arial"/>
        </w:rPr>
        <w:t>]</w:t>
      </w:r>
      <w:r w:rsidRPr="5054A9D0" w:rsidR="17F0BD1A">
        <w:rPr>
          <w:rFonts w:ascii="Arial" w:hAnsi="Arial" w:eastAsia="Arial" w:cs="Arial"/>
        </w:rPr>
        <w:t>).</w:t>
      </w:r>
      <w:r w:rsidRPr="5054A9D0" w:rsidR="00EE6E1C">
        <w:rPr>
          <w:rFonts w:ascii="Arial" w:hAnsi="Arial" w:eastAsia="Arial" w:cs="Arial"/>
        </w:rPr>
        <w:t xml:space="preserve"> While partial daily information may be available some days after delivery, the relevant periodicity </w:t>
      </w:r>
      <w:r w:rsidRPr="5054A9D0" w:rsidR="004A3DF8">
        <w:rPr>
          <w:rFonts w:ascii="Arial" w:hAnsi="Arial" w:eastAsia="Arial" w:cs="Arial"/>
        </w:rPr>
        <w:t xml:space="preserve">for </w:t>
      </w:r>
      <w:r w:rsidRPr="5054A9D0" w:rsidR="000E36C3">
        <w:rPr>
          <w:rFonts w:ascii="Arial" w:hAnsi="Arial" w:eastAsia="Arial" w:cs="Arial"/>
        </w:rPr>
        <w:t>th</w:t>
      </w:r>
      <w:r w:rsidRPr="5054A9D0" w:rsidR="00EE6E1C">
        <w:rPr>
          <w:rFonts w:ascii="Arial" w:hAnsi="Arial" w:eastAsia="Arial" w:cs="Arial"/>
        </w:rPr>
        <w:t>ese</w:t>
      </w:r>
      <w:r w:rsidRPr="5054A9D0" w:rsidR="000E36C3">
        <w:rPr>
          <w:rFonts w:ascii="Arial" w:hAnsi="Arial" w:eastAsia="Arial" w:cs="Arial"/>
        </w:rPr>
        <w:t xml:space="preserve"> calculations only needs to be </w:t>
      </w:r>
      <w:r w:rsidRPr="5054A9D0" w:rsidR="004A3DF8">
        <w:rPr>
          <w:rFonts w:ascii="Arial" w:hAnsi="Arial" w:eastAsia="Arial" w:cs="Arial"/>
        </w:rPr>
        <w:t>aligned with</w:t>
      </w:r>
      <w:r w:rsidRPr="5054A9D0" w:rsidR="00B96550">
        <w:rPr>
          <w:rFonts w:ascii="Arial" w:hAnsi="Arial" w:eastAsia="Arial" w:cs="Arial"/>
        </w:rPr>
        <w:t xml:space="preserve"> the energy billing of the </w:t>
      </w:r>
      <w:r w:rsidRPr="5054A9D0" w:rsidR="00655BA8">
        <w:rPr>
          <w:rFonts w:ascii="Arial" w:hAnsi="Arial" w:eastAsia="Arial" w:cs="Arial"/>
        </w:rPr>
        <w:t xml:space="preserve">contracted suppliers of the </w:t>
      </w:r>
      <w:r w:rsidRPr="5054A9D0" w:rsidR="00B96550">
        <w:rPr>
          <w:rFonts w:ascii="Arial" w:hAnsi="Arial" w:eastAsia="Arial" w:cs="Arial"/>
        </w:rPr>
        <w:t>CESU members</w:t>
      </w:r>
      <w:r w:rsidRPr="5054A9D0" w:rsidR="00EE6E1C">
        <w:rPr>
          <w:rFonts w:ascii="Arial" w:hAnsi="Arial" w:eastAsia="Arial" w:cs="Arial"/>
        </w:rPr>
        <w:t xml:space="preserve">, typically in a monthly basis. </w:t>
      </w:r>
      <w:r w:rsidRPr="5054A9D0" w:rsidR="00A1522C">
        <w:rPr>
          <w:rFonts w:ascii="Arial" w:hAnsi="Arial" w:eastAsia="Arial" w:cs="Arial"/>
        </w:rPr>
        <w:t xml:space="preserve">Different periodicities of different suppliers may </w:t>
      </w:r>
      <w:r w:rsidRPr="5054A9D0" w:rsidR="008412BB">
        <w:rPr>
          <w:rFonts w:ascii="Arial" w:hAnsi="Arial" w:eastAsia="Arial" w:cs="Arial"/>
        </w:rPr>
        <w:t xml:space="preserve">lead to anomalous </w:t>
      </w:r>
      <w:r w:rsidRPr="5054A9D0" w:rsidR="00B161F7">
        <w:rPr>
          <w:rFonts w:ascii="Arial" w:hAnsi="Arial" w:eastAsia="Arial" w:cs="Arial"/>
        </w:rPr>
        <w:t>situations</w:t>
      </w:r>
      <w:r w:rsidRPr="5054A9D0" w:rsidR="008412BB">
        <w:rPr>
          <w:rFonts w:ascii="Arial" w:hAnsi="Arial" w:eastAsia="Arial" w:cs="Arial"/>
        </w:rPr>
        <w:t xml:space="preserve"> </w:t>
      </w:r>
      <w:r w:rsidRPr="5054A9D0" w:rsidR="008E3863">
        <w:rPr>
          <w:rFonts w:ascii="Arial" w:hAnsi="Arial" w:eastAsia="Arial" w:cs="Arial"/>
        </w:rPr>
        <w:t>at</w:t>
      </w:r>
      <w:r w:rsidRPr="5054A9D0" w:rsidR="00B161F7">
        <w:rPr>
          <w:rFonts w:ascii="Arial" w:hAnsi="Arial" w:eastAsia="Arial" w:cs="Arial"/>
        </w:rPr>
        <w:t xml:space="preserve"> licensing the CESU </w:t>
      </w:r>
      <w:r w:rsidRPr="5054A9D0" w:rsidR="008E3863">
        <w:rPr>
          <w:rFonts w:ascii="Arial" w:hAnsi="Arial" w:eastAsia="Arial" w:cs="Arial"/>
        </w:rPr>
        <w:t>and may require</w:t>
      </w:r>
      <w:r w:rsidRPr="5054A9D0" w:rsidR="00B161F7">
        <w:rPr>
          <w:rFonts w:ascii="Arial" w:hAnsi="Arial" w:eastAsia="Arial" w:cs="Arial"/>
        </w:rPr>
        <w:t xml:space="preserve"> aligning suppliers</w:t>
      </w:r>
      <w:r w:rsidRPr="5054A9D0" w:rsidR="008E3863">
        <w:rPr>
          <w:rFonts w:ascii="Arial" w:hAnsi="Arial" w:eastAsia="Arial" w:cs="Arial"/>
        </w:rPr>
        <w:t>’</w:t>
      </w:r>
      <w:r w:rsidRPr="5054A9D0" w:rsidR="00B161F7">
        <w:rPr>
          <w:rFonts w:ascii="Arial" w:hAnsi="Arial" w:eastAsia="Arial" w:cs="Arial"/>
        </w:rPr>
        <w:t xml:space="preserve"> periodicities.</w:t>
      </w:r>
      <w:r w:rsidRPr="5054A9D0" w:rsidR="008412BB">
        <w:rPr>
          <w:rFonts w:ascii="Arial" w:hAnsi="Arial" w:eastAsia="Arial" w:cs="Arial"/>
        </w:rPr>
        <w:t xml:space="preserve"> </w:t>
      </w:r>
      <w:r w:rsidRPr="5054A9D0" w:rsidR="00EE6E1C">
        <w:rPr>
          <w:rFonts w:ascii="Arial" w:hAnsi="Arial" w:eastAsia="Arial" w:cs="Arial"/>
        </w:rPr>
        <w:t xml:space="preserve"> </w:t>
      </w:r>
    </w:p>
    <w:p w:rsidRPr="000A4470" w:rsidR="007E437B" w:rsidP="00EF1BFE" w:rsidRDefault="00FE7CFC" w14:paraId="58638979" w14:textId="77FEF4CE">
      <w:pPr>
        <w:rPr>
          <w:rFonts w:ascii="Arial" w:hAnsi="Arial" w:eastAsia="Arial" w:cs="Arial"/>
          <w:color w:val="000000" w:themeColor="text1"/>
        </w:rPr>
      </w:pPr>
      <w:r w:rsidRPr="5054A9D0">
        <w:rPr>
          <w:rFonts w:ascii="Arial" w:hAnsi="Arial" w:eastAsia="Arial" w:cs="Arial"/>
          <w:color w:val="000000" w:themeColor="text1"/>
        </w:rPr>
        <w:t xml:space="preserve">As can be checked in </w:t>
      </w:r>
      <w:r w:rsidRPr="5054A9D0" w:rsidR="00BE5ACD">
        <w:rPr>
          <w:rFonts w:ascii="Arial" w:hAnsi="Arial" w:eastAsia="Arial" w:cs="Arial"/>
          <w:color w:val="000000" w:themeColor="text1"/>
        </w:rPr>
        <w:t>[</w:t>
      </w:r>
      <w:hyperlink r:id="rId49">
        <w:r w:rsidRPr="5054A9D0" w:rsidR="1C4FE7FB">
          <w:rPr>
            <w:rStyle w:val="Hyperlink"/>
            <w:rFonts w:ascii="Arial" w:hAnsi="Arial" w:eastAsia="Arial" w:cs="Arial"/>
          </w:rPr>
          <w:t>ref</w:t>
        </w:r>
      </w:hyperlink>
      <w:r w:rsidRPr="5054A9D0" w:rsidR="00BE5ACD">
        <w:rPr>
          <w:rFonts w:ascii="Arial" w:hAnsi="Arial" w:eastAsia="Arial" w:cs="Arial"/>
          <w:color w:val="000000" w:themeColor="text1"/>
        </w:rPr>
        <w:t>]</w:t>
      </w:r>
      <w:r w:rsidRPr="5054A9D0" w:rsidR="00254633">
        <w:rPr>
          <w:rFonts w:ascii="Arial" w:hAnsi="Arial" w:eastAsia="Arial" w:cs="Arial"/>
          <w:color w:val="000000" w:themeColor="text1"/>
        </w:rPr>
        <w:t xml:space="preserve">, there are several main mechanisms to perform the energy allocation for self-consumption. </w:t>
      </w:r>
    </w:p>
    <w:p w:rsidRPr="000A4470" w:rsidR="007E437B" w:rsidP="00EF1BFE" w:rsidRDefault="00254633" w14:paraId="7B2470D1" w14:textId="656BE533">
      <w:pPr>
        <w:rPr>
          <w:rFonts w:ascii="Arial" w:hAnsi="Arial" w:eastAsia="Arial" w:cs="Arial"/>
          <w:color w:val="000000" w:themeColor="text1"/>
        </w:rPr>
      </w:pPr>
      <w:r w:rsidRPr="5054A9D0">
        <w:rPr>
          <w:rFonts w:ascii="Arial" w:hAnsi="Arial" w:eastAsia="Arial" w:cs="Arial"/>
          <w:color w:val="000000" w:themeColor="text1"/>
        </w:rPr>
        <w:t xml:space="preserve">One of the approaches, the one </w:t>
      </w:r>
      <w:r w:rsidRPr="5054A9D0" w:rsidR="002F5239">
        <w:rPr>
          <w:rFonts w:ascii="Arial" w:hAnsi="Arial" w:eastAsia="Arial" w:cs="Arial"/>
          <w:color w:val="000000" w:themeColor="text1"/>
        </w:rPr>
        <w:t xml:space="preserve">that will be addressed </w:t>
      </w:r>
      <w:r w:rsidRPr="5054A9D0">
        <w:rPr>
          <w:rFonts w:ascii="Arial" w:hAnsi="Arial" w:eastAsia="Arial" w:cs="Arial"/>
          <w:color w:val="000000" w:themeColor="text1"/>
        </w:rPr>
        <w:t xml:space="preserve">here, </w:t>
      </w:r>
      <w:r w:rsidRPr="5054A9D0" w:rsidR="008C4036">
        <w:rPr>
          <w:rFonts w:ascii="Arial" w:hAnsi="Arial" w:eastAsia="Arial" w:cs="Arial"/>
          <w:color w:val="000000" w:themeColor="text1"/>
        </w:rPr>
        <w:t>can be mathematically explained with the so-called allocation coefficient</w:t>
      </w:r>
      <w:r w:rsidRPr="5054A9D0" w:rsidR="007E437B">
        <w:rPr>
          <w:rFonts w:ascii="Arial" w:hAnsi="Arial" w:eastAsia="Arial" w:cs="Arial"/>
          <w:color w:val="000000" w:themeColor="text1"/>
        </w:rPr>
        <w:t xml:space="preserve"> or </w:t>
      </w:r>
      <w:r w:rsidRPr="5054A9D0" w:rsidR="00B0237B">
        <w:rPr>
          <w:rFonts w:ascii="Arial" w:hAnsi="Arial" w:eastAsia="Arial" w:cs="Arial"/>
          <w:color w:val="000000" w:themeColor="text1"/>
        </w:rPr>
        <w:t>AC</w:t>
      </w:r>
      <w:r w:rsidRPr="5054A9D0" w:rsidR="008C4036">
        <w:rPr>
          <w:rFonts w:ascii="Arial" w:hAnsi="Arial" w:eastAsia="Arial" w:cs="Arial"/>
          <w:color w:val="000000" w:themeColor="text1"/>
        </w:rPr>
        <w:t xml:space="preserve"> (this is the case of Spain, France, Portugal, and other EU countries).</w:t>
      </w:r>
      <w:r w:rsidRPr="5054A9D0" w:rsidR="00FE7CFC">
        <w:rPr>
          <w:rFonts w:ascii="Arial" w:hAnsi="Arial" w:eastAsia="Arial" w:cs="Arial"/>
          <w:color w:val="000000" w:themeColor="text1"/>
        </w:rPr>
        <w:t xml:space="preserve"> </w:t>
      </w:r>
      <w:r w:rsidRPr="5054A9D0" w:rsidR="00B0237B">
        <w:rPr>
          <w:rFonts w:ascii="Arial" w:hAnsi="Arial" w:eastAsia="Arial" w:cs="Arial"/>
          <w:color w:val="000000" w:themeColor="text1"/>
        </w:rPr>
        <w:t xml:space="preserve">Conceptually, </w:t>
      </w:r>
      <w:r w:rsidRPr="5054A9D0" w:rsidR="00246CDA">
        <w:rPr>
          <w:rFonts w:ascii="Arial" w:hAnsi="Arial" w:eastAsia="Arial" w:cs="Arial"/>
          <w:color w:val="000000" w:themeColor="text1"/>
        </w:rPr>
        <w:t xml:space="preserve">this mechanism distributes the members’ surplus among the consuming members by </w:t>
      </w:r>
      <w:r w:rsidRPr="5054A9D0" w:rsidR="008E1A82">
        <w:rPr>
          <w:rFonts w:ascii="Arial" w:hAnsi="Arial" w:eastAsia="Arial" w:cs="Arial"/>
          <w:color w:val="000000" w:themeColor="text1"/>
        </w:rPr>
        <w:t>multiplying</w:t>
      </w:r>
      <w:r w:rsidRPr="5054A9D0" w:rsidR="00246CDA">
        <w:rPr>
          <w:rFonts w:ascii="Arial" w:hAnsi="Arial" w:eastAsia="Arial" w:cs="Arial"/>
          <w:color w:val="000000" w:themeColor="text1"/>
        </w:rPr>
        <w:t xml:space="preserve"> by the respective AC, so that the energy supplied by their retailers to the members consuming is reduced by the energy allocated to them.</w:t>
      </w:r>
      <w:r w:rsidRPr="5054A9D0" w:rsidR="002231B5">
        <w:rPr>
          <w:rFonts w:ascii="Arial" w:hAnsi="Arial" w:eastAsia="Arial" w:cs="Arial"/>
          <w:color w:val="000000" w:themeColor="text1"/>
        </w:rPr>
        <w:t xml:space="preserve"> </w:t>
      </w:r>
    </w:p>
    <w:p w:rsidRPr="000A4470" w:rsidR="007630A0" w:rsidP="00EF1BFE" w:rsidRDefault="002F5797" w14:paraId="0C83575A" w14:textId="6A2BD70B">
      <w:pPr>
        <w:rPr>
          <w:rFonts w:ascii="Arial" w:hAnsi="Arial" w:eastAsia="Arial" w:cs="Arial"/>
          <w:color w:val="000000" w:themeColor="text1"/>
        </w:rPr>
      </w:pPr>
      <w:r w:rsidRPr="5054A9D0">
        <w:rPr>
          <w:rFonts w:ascii="Arial" w:hAnsi="Arial" w:eastAsia="Arial" w:cs="Arial"/>
          <w:color w:val="000000" w:themeColor="text1"/>
        </w:rPr>
        <w:t>Another approach is the so-called virtual energy-sharing model (</w:t>
      </w:r>
      <w:r w:rsidRPr="5054A9D0" w:rsidR="001A47EC">
        <w:rPr>
          <w:rFonts w:ascii="Arial" w:hAnsi="Arial" w:eastAsia="Arial" w:cs="Arial"/>
          <w:color w:val="000000" w:themeColor="text1"/>
        </w:rPr>
        <w:t xml:space="preserve">this is the case for Italy) </w:t>
      </w:r>
      <w:r w:rsidRPr="5054A9D0" w:rsidR="00EF66ED">
        <w:rPr>
          <w:rFonts w:ascii="Arial" w:hAnsi="Arial" w:eastAsia="Arial" w:cs="Arial"/>
          <w:color w:val="000000" w:themeColor="text1"/>
        </w:rPr>
        <w:t xml:space="preserve">where the </w:t>
      </w:r>
      <w:r w:rsidRPr="5054A9D0" w:rsidR="002231B5">
        <w:rPr>
          <w:rFonts w:ascii="Arial" w:hAnsi="Arial" w:eastAsia="Arial" w:cs="Arial"/>
          <w:color w:val="000000" w:themeColor="text1"/>
        </w:rPr>
        <w:t xml:space="preserve">only impact of the </w:t>
      </w:r>
      <w:r w:rsidRPr="5054A9D0" w:rsidR="00EF66ED">
        <w:rPr>
          <w:rFonts w:ascii="Arial" w:hAnsi="Arial" w:eastAsia="Arial" w:cs="Arial"/>
          <w:color w:val="000000" w:themeColor="text1"/>
        </w:rPr>
        <w:t>energy sel</w:t>
      </w:r>
      <w:r w:rsidRPr="5054A9D0" w:rsidR="002231B5">
        <w:rPr>
          <w:rFonts w:ascii="Arial" w:hAnsi="Arial" w:eastAsia="Arial" w:cs="Arial"/>
          <w:color w:val="000000" w:themeColor="text1"/>
        </w:rPr>
        <w:t>f</w:t>
      </w:r>
      <w:r w:rsidRPr="5054A9D0" w:rsidR="00EF66ED">
        <w:rPr>
          <w:rFonts w:ascii="Arial" w:hAnsi="Arial" w:eastAsia="Arial" w:cs="Arial"/>
          <w:color w:val="000000" w:themeColor="text1"/>
        </w:rPr>
        <w:t>-</w:t>
      </w:r>
      <w:r w:rsidRPr="5054A9D0" w:rsidR="002231B5">
        <w:rPr>
          <w:rFonts w:ascii="Arial" w:hAnsi="Arial" w:eastAsia="Arial" w:cs="Arial"/>
          <w:color w:val="000000" w:themeColor="text1"/>
        </w:rPr>
        <w:t xml:space="preserve">consumed is to compute an incentive which is provided </w:t>
      </w:r>
      <w:r w:rsidRPr="5054A9D0" w:rsidR="00FB4482">
        <w:rPr>
          <w:rFonts w:ascii="Arial" w:hAnsi="Arial" w:eastAsia="Arial" w:cs="Arial"/>
          <w:color w:val="000000" w:themeColor="text1"/>
        </w:rPr>
        <w:t xml:space="preserve">by a regulatory entity </w:t>
      </w:r>
      <w:r w:rsidRPr="5054A9D0" w:rsidR="002231B5">
        <w:rPr>
          <w:rFonts w:ascii="Arial" w:hAnsi="Arial" w:eastAsia="Arial" w:cs="Arial"/>
          <w:color w:val="000000" w:themeColor="text1"/>
        </w:rPr>
        <w:t xml:space="preserve">to the CESU for its internal sharing. This case is much less flexible </w:t>
      </w:r>
      <w:r w:rsidRPr="5054A9D0" w:rsidR="007D70F9">
        <w:rPr>
          <w:rFonts w:ascii="Arial" w:hAnsi="Arial" w:eastAsia="Arial" w:cs="Arial"/>
          <w:color w:val="000000" w:themeColor="text1"/>
        </w:rPr>
        <w:t>and won’t be addressed here.</w:t>
      </w:r>
    </w:p>
    <w:p w:rsidRPr="000A4470" w:rsidR="002C186D" w:rsidP="00EF1BFE" w:rsidRDefault="002C186D" w14:paraId="1120897F" w14:textId="64B860C5">
      <w:pPr>
        <w:rPr>
          <w:rFonts w:ascii="Arial" w:hAnsi="Arial" w:eastAsia="Arial" w:cs="Arial"/>
          <w:color w:val="000000" w:themeColor="text1"/>
        </w:rPr>
      </w:pPr>
      <w:r w:rsidRPr="5054A9D0">
        <w:rPr>
          <w:rFonts w:ascii="Arial" w:hAnsi="Arial" w:eastAsia="Arial" w:cs="Arial"/>
          <w:color w:val="000000" w:themeColor="text1"/>
        </w:rPr>
        <w:t xml:space="preserve">Among the AC energy sharing mechanisms, there are basically, from the operation point of view, two different </w:t>
      </w:r>
      <w:r w:rsidRPr="5054A9D0" w:rsidR="00FB4482">
        <w:rPr>
          <w:rFonts w:ascii="Arial" w:hAnsi="Arial" w:eastAsia="Arial" w:cs="Arial"/>
          <w:color w:val="000000" w:themeColor="text1"/>
        </w:rPr>
        <w:t>approaches. These approaches will be both addressed here, and are as follows:</w:t>
      </w:r>
    </w:p>
    <w:p w:rsidRPr="000A4470" w:rsidR="00C25FC5" w:rsidP="5A6CFBD3" w:rsidRDefault="007630A0" w14:paraId="5BC82D9E" w14:textId="4EC3DB64">
      <w:pPr>
        <w:pStyle w:val="ListParagraph"/>
        <w:numPr>
          <w:ilvl w:val="0"/>
          <w:numId w:val="26"/>
        </w:numPr>
        <w:rPr>
          <w:rFonts w:ascii="Arial" w:hAnsi="Arial" w:eastAsia="Arial" w:cs="Arial"/>
          <w:color w:val="000000" w:themeColor="text1"/>
        </w:rPr>
      </w:pPr>
      <w:r w:rsidRPr="5054A9D0">
        <w:rPr>
          <w:rFonts w:ascii="Arial" w:hAnsi="Arial" w:eastAsia="Arial" w:cs="Arial"/>
          <w:b/>
          <w:color w:val="000000" w:themeColor="text1"/>
        </w:rPr>
        <w:t xml:space="preserve">Procedure </w:t>
      </w:r>
      <w:r w:rsidRPr="5054A9D0" w:rsidR="0022390D">
        <w:rPr>
          <w:rFonts w:ascii="Arial" w:hAnsi="Arial" w:eastAsia="Arial" w:cs="Arial"/>
          <w:b/>
          <w:color w:val="000000" w:themeColor="text1"/>
        </w:rPr>
        <w:t>11</w:t>
      </w:r>
      <w:r w:rsidRPr="5054A9D0" w:rsidR="008A2917">
        <w:rPr>
          <w:rFonts w:ascii="Arial" w:hAnsi="Arial" w:eastAsia="Arial" w:cs="Arial"/>
          <w:b/>
          <w:color w:val="000000" w:themeColor="text1"/>
        </w:rPr>
        <w:t>a</w:t>
      </w:r>
      <w:r w:rsidRPr="5054A9D0">
        <w:rPr>
          <w:rFonts w:ascii="Arial" w:hAnsi="Arial" w:eastAsia="Arial" w:cs="Arial"/>
          <w:color w:val="000000" w:themeColor="text1"/>
        </w:rPr>
        <w:t xml:space="preserve"> – </w:t>
      </w:r>
      <w:r w:rsidRPr="5054A9D0" w:rsidR="009D288C">
        <w:rPr>
          <w:rFonts w:ascii="Arial" w:hAnsi="Arial" w:eastAsia="Arial" w:cs="Arial"/>
          <w:color w:val="000000" w:themeColor="text1"/>
        </w:rPr>
        <w:t xml:space="preserve">addresses </w:t>
      </w:r>
      <w:r w:rsidRPr="5054A9D0" w:rsidR="00B441D1">
        <w:rPr>
          <w:rFonts w:ascii="Arial" w:hAnsi="Arial" w:eastAsia="Arial" w:cs="Arial"/>
          <w:color w:val="000000" w:themeColor="text1"/>
        </w:rPr>
        <w:t xml:space="preserve">energy sharing using </w:t>
      </w:r>
      <w:r w:rsidRPr="5054A9D0" w:rsidR="0042168A">
        <w:rPr>
          <w:rFonts w:ascii="Arial" w:hAnsi="Arial" w:eastAsia="Arial" w:cs="Arial"/>
          <w:color w:val="000000" w:themeColor="text1"/>
        </w:rPr>
        <w:t>a pre</w:t>
      </w:r>
      <w:r w:rsidRPr="5054A9D0" w:rsidR="00C25FC5">
        <w:rPr>
          <w:rFonts w:ascii="Arial" w:hAnsi="Arial" w:eastAsia="Arial" w:cs="Arial"/>
          <w:color w:val="000000" w:themeColor="text1"/>
        </w:rPr>
        <w:t>-defined mechanism that does not need further intervention of the CESU. This can b</w:t>
      </w:r>
      <w:r w:rsidRPr="5054A9D0" w:rsidR="00591F3C">
        <w:rPr>
          <w:rFonts w:ascii="Arial" w:hAnsi="Arial" w:eastAsia="Arial" w:cs="Arial"/>
          <w:color w:val="000000" w:themeColor="text1"/>
        </w:rPr>
        <w:t>e</w:t>
      </w:r>
      <w:r w:rsidRPr="5054A9D0" w:rsidR="00C25FC5">
        <w:rPr>
          <w:rFonts w:ascii="Arial" w:hAnsi="Arial" w:eastAsia="Arial" w:cs="Arial"/>
          <w:color w:val="000000" w:themeColor="text1"/>
        </w:rPr>
        <w:t xml:space="preserve"> based on pre-delivery AC (for example </w:t>
      </w:r>
      <w:r w:rsidRPr="5054A9D0">
        <w:rPr>
          <w:rFonts w:ascii="Arial" w:hAnsi="Arial" w:eastAsia="Arial" w:cs="Arial"/>
          <w:color w:val="000000" w:themeColor="text1"/>
        </w:rPr>
        <w:t xml:space="preserve">fixed </w:t>
      </w:r>
      <w:r w:rsidRPr="5054A9D0" w:rsidR="00C25FC5">
        <w:rPr>
          <w:rFonts w:ascii="Arial" w:hAnsi="Arial" w:eastAsia="Arial" w:cs="Arial"/>
          <w:color w:val="000000" w:themeColor="text1"/>
        </w:rPr>
        <w:t xml:space="preserve">AC, or AC proportional to </w:t>
      </w:r>
      <w:r w:rsidRPr="5054A9D0" w:rsidR="00FC11A2">
        <w:rPr>
          <w:rFonts w:ascii="Arial" w:hAnsi="Arial" w:eastAsia="Arial" w:cs="Arial"/>
          <w:color w:val="000000" w:themeColor="text1"/>
        </w:rPr>
        <w:t>contracted power, etc</w:t>
      </w:r>
      <w:r w:rsidRPr="5054A9D0" w:rsidR="0079671B">
        <w:rPr>
          <w:rFonts w:ascii="Arial" w:hAnsi="Arial" w:eastAsia="Arial" w:cs="Arial"/>
          <w:color w:val="000000" w:themeColor="text1"/>
        </w:rPr>
        <w:t>.</w:t>
      </w:r>
      <w:r w:rsidRPr="5054A9D0" w:rsidR="00FC11A2">
        <w:rPr>
          <w:rFonts w:ascii="Arial" w:hAnsi="Arial" w:eastAsia="Arial" w:cs="Arial"/>
          <w:color w:val="000000" w:themeColor="text1"/>
        </w:rPr>
        <w:t>)</w:t>
      </w:r>
      <w:r w:rsidRPr="5054A9D0" w:rsidR="00BD4751">
        <w:rPr>
          <w:rFonts w:ascii="Arial" w:hAnsi="Arial" w:eastAsia="Arial" w:cs="Arial"/>
          <w:color w:val="000000" w:themeColor="text1"/>
        </w:rPr>
        <w:t xml:space="preserve"> or post-delivery </w:t>
      </w:r>
      <w:r w:rsidRPr="5054A9D0" w:rsidR="00E558B4">
        <w:rPr>
          <w:rFonts w:ascii="Arial" w:hAnsi="Arial" w:eastAsia="Arial" w:cs="Arial"/>
          <w:color w:val="000000" w:themeColor="text1"/>
        </w:rPr>
        <w:t>AC</w:t>
      </w:r>
      <w:r w:rsidRPr="5054A9D0" w:rsidR="009411C4">
        <w:rPr>
          <w:rFonts w:ascii="Arial" w:hAnsi="Arial" w:eastAsia="Arial" w:cs="Arial"/>
          <w:color w:val="000000" w:themeColor="text1"/>
        </w:rPr>
        <w:t>, that depend on the measurements from metered data administrator, but</w:t>
      </w:r>
      <w:r w:rsidRPr="5054A9D0" w:rsidR="006971AF">
        <w:rPr>
          <w:rFonts w:ascii="Arial" w:hAnsi="Arial" w:eastAsia="Arial" w:cs="Arial"/>
          <w:color w:val="000000" w:themeColor="text1"/>
        </w:rPr>
        <w:t xml:space="preserve"> that </w:t>
      </w:r>
      <w:r w:rsidRPr="5054A9D0" w:rsidR="00E558B4">
        <w:rPr>
          <w:rFonts w:ascii="Arial" w:hAnsi="Arial" w:eastAsia="Arial" w:cs="Arial"/>
          <w:color w:val="000000" w:themeColor="text1"/>
        </w:rPr>
        <w:t xml:space="preserve">can be computed by </w:t>
      </w:r>
      <w:r w:rsidRPr="5054A9D0" w:rsidR="006971AF">
        <w:rPr>
          <w:rFonts w:ascii="Arial" w:hAnsi="Arial" w:eastAsia="Arial" w:cs="Arial"/>
          <w:color w:val="000000" w:themeColor="text1"/>
        </w:rPr>
        <w:t xml:space="preserve">the self-consumption </w:t>
      </w:r>
      <w:r w:rsidRPr="5054A9D0" w:rsidR="006C1CF5">
        <w:rPr>
          <w:rFonts w:ascii="Arial" w:hAnsi="Arial" w:eastAsia="Arial" w:cs="Arial"/>
          <w:color w:val="000000" w:themeColor="text1"/>
        </w:rPr>
        <w:t xml:space="preserve">calculation </w:t>
      </w:r>
      <w:r w:rsidRPr="5054A9D0" w:rsidR="006971AF">
        <w:rPr>
          <w:rFonts w:ascii="Arial" w:hAnsi="Arial" w:eastAsia="Arial" w:cs="Arial"/>
          <w:color w:val="000000" w:themeColor="text1"/>
        </w:rPr>
        <w:t xml:space="preserve">responsible </w:t>
      </w:r>
      <w:r w:rsidRPr="5054A9D0" w:rsidR="006C1CF5">
        <w:rPr>
          <w:rFonts w:ascii="Arial" w:hAnsi="Arial" w:eastAsia="Arial" w:cs="Arial"/>
          <w:color w:val="000000" w:themeColor="text1"/>
        </w:rPr>
        <w:t>without further intervention of the CESU operator</w:t>
      </w:r>
      <w:r w:rsidRPr="5054A9D0" w:rsidR="00FC11A2">
        <w:rPr>
          <w:rFonts w:ascii="Arial" w:hAnsi="Arial" w:eastAsia="Arial" w:cs="Arial"/>
          <w:color w:val="000000" w:themeColor="text1"/>
        </w:rPr>
        <w:t xml:space="preserve"> (for example, proportional</w:t>
      </w:r>
      <w:r w:rsidRPr="5054A9D0" w:rsidR="009411C4">
        <w:rPr>
          <w:rFonts w:ascii="Arial" w:hAnsi="Arial" w:eastAsia="Arial" w:cs="Arial"/>
          <w:color w:val="000000" w:themeColor="text1"/>
        </w:rPr>
        <w:t>-</w:t>
      </w:r>
      <w:r w:rsidRPr="5054A9D0" w:rsidR="00FC11A2">
        <w:rPr>
          <w:rFonts w:ascii="Arial" w:hAnsi="Arial" w:eastAsia="Arial" w:cs="Arial"/>
          <w:color w:val="000000" w:themeColor="text1"/>
        </w:rPr>
        <w:t>to</w:t>
      </w:r>
      <w:r w:rsidRPr="5054A9D0" w:rsidR="009411C4">
        <w:rPr>
          <w:rFonts w:ascii="Arial" w:hAnsi="Arial" w:eastAsia="Arial" w:cs="Arial"/>
          <w:color w:val="000000" w:themeColor="text1"/>
        </w:rPr>
        <w:t>-</w:t>
      </w:r>
      <w:r w:rsidRPr="5054A9D0" w:rsidR="00FC11A2">
        <w:rPr>
          <w:rFonts w:ascii="Arial" w:hAnsi="Arial" w:eastAsia="Arial" w:cs="Arial"/>
          <w:color w:val="000000" w:themeColor="text1"/>
        </w:rPr>
        <w:t>consumption</w:t>
      </w:r>
      <w:r w:rsidRPr="5054A9D0" w:rsidR="009411C4">
        <w:rPr>
          <w:rFonts w:ascii="Arial" w:hAnsi="Arial" w:eastAsia="Arial" w:cs="Arial"/>
          <w:color w:val="000000" w:themeColor="text1"/>
        </w:rPr>
        <w:t xml:space="preserve"> AC</w:t>
      </w:r>
      <w:r w:rsidRPr="5054A9D0" w:rsidR="00FC11A2">
        <w:rPr>
          <w:rFonts w:ascii="Arial" w:hAnsi="Arial" w:eastAsia="Arial" w:cs="Arial"/>
          <w:color w:val="000000" w:themeColor="text1"/>
        </w:rPr>
        <w:t>)</w:t>
      </w:r>
      <w:r w:rsidRPr="5054A9D0" w:rsidR="003542BB">
        <w:rPr>
          <w:rFonts w:ascii="Arial" w:hAnsi="Arial" w:eastAsia="Arial" w:cs="Arial"/>
          <w:color w:val="000000" w:themeColor="text1"/>
        </w:rPr>
        <w:t>.</w:t>
      </w:r>
    </w:p>
    <w:p w:rsidRPr="000A4470" w:rsidR="007630A0" w:rsidP="007630A0" w:rsidRDefault="00416996" w14:paraId="7104F76C" w14:textId="3082141C">
      <w:pPr>
        <w:pStyle w:val="ListParagraph"/>
        <w:numPr>
          <w:ilvl w:val="0"/>
          <w:numId w:val="26"/>
        </w:numPr>
        <w:rPr>
          <w:rFonts w:ascii="Arial" w:hAnsi="Arial" w:eastAsia="Arial" w:cs="Arial"/>
          <w:color w:val="000000" w:themeColor="text1"/>
        </w:rPr>
      </w:pPr>
      <w:r w:rsidRPr="5054A9D0">
        <w:rPr>
          <w:rFonts w:ascii="Arial" w:hAnsi="Arial" w:eastAsia="Arial" w:cs="Arial"/>
          <w:b/>
          <w:color w:val="000000" w:themeColor="text1"/>
        </w:rPr>
        <w:t xml:space="preserve">Procedure </w:t>
      </w:r>
      <w:r w:rsidRPr="5054A9D0" w:rsidR="0022390D">
        <w:rPr>
          <w:rFonts w:ascii="Arial" w:hAnsi="Arial" w:eastAsia="Arial" w:cs="Arial"/>
          <w:b/>
          <w:color w:val="000000" w:themeColor="text1"/>
        </w:rPr>
        <w:t>11</w:t>
      </w:r>
      <w:r w:rsidRPr="5054A9D0" w:rsidR="003542BB">
        <w:rPr>
          <w:rFonts w:ascii="Arial" w:hAnsi="Arial" w:eastAsia="Arial" w:cs="Arial"/>
          <w:b/>
          <w:color w:val="000000" w:themeColor="text1"/>
        </w:rPr>
        <w:t>b</w:t>
      </w:r>
      <w:r w:rsidRPr="5054A9D0">
        <w:rPr>
          <w:rFonts w:ascii="Arial" w:hAnsi="Arial" w:eastAsia="Arial" w:cs="Arial"/>
          <w:color w:val="000000" w:themeColor="text1"/>
        </w:rPr>
        <w:t xml:space="preserve"> – addresses energy sharing using </w:t>
      </w:r>
      <w:r w:rsidRPr="5054A9D0" w:rsidR="003226F3">
        <w:rPr>
          <w:rFonts w:ascii="Arial" w:hAnsi="Arial" w:eastAsia="Arial" w:cs="Arial"/>
          <w:color w:val="000000" w:themeColor="text1"/>
        </w:rPr>
        <w:t xml:space="preserve">a </w:t>
      </w:r>
      <w:r w:rsidRPr="5054A9D0">
        <w:rPr>
          <w:rFonts w:ascii="Arial" w:hAnsi="Arial" w:eastAsia="Arial" w:cs="Arial"/>
          <w:color w:val="000000" w:themeColor="text1"/>
        </w:rPr>
        <w:t xml:space="preserve">dynamic </w:t>
      </w:r>
      <w:r w:rsidRPr="5054A9D0" w:rsidR="003226F3">
        <w:rPr>
          <w:rFonts w:ascii="Arial" w:hAnsi="Arial" w:eastAsia="Arial" w:cs="Arial"/>
          <w:color w:val="000000" w:themeColor="text1"/>
        </w:rPr>
        <w:t>mechanism, where the CESU decides for each interval settlement period, how</w:t>
      </w:r>
      <w:r w:rsidRPr="5054A9D0" w:rsidR="00365CF4">
        <w:rPr>
          <w:rFonts w:ascii="Arial" w:hAnsi="Arial" w:eastAsia="Arial" w:cs="Arial"/>
          <w:color w:val="000000" w:themeColor="text1"/>
        </w:rPr>
        <w:t xml:space="preserve"> the allocation must be performed. This can be done with the so-called dynamic AC that the CESU computes and provides to the self-consumption calculation responsible</w:t>
      </w:r>
      <w:r w:rsidRPr="5054A9D0" w:rsidR="00226388">
        <w:rPr>
          <w:rFonts w:ascii="Arial" w:hAnsi="Arial" w:eastAsia="Arial" w:cs="Arial"/>
          <w:color w:val="000000" w:themeColor="text1"/>
        </w:rPr>
        <w:t xml:space="preserve">. The self-consumption calculation responsible </w:t>
      </w:r>
      <w:r w:rsidRPr="5054A9D0" w:rsidR="00365CF4">
        <w:rPr>
          <w:rFonts w:ascii="Arial" w:hAnsi="Arial" w:eastAsia="Arial" w:cs="Arial"/>
          <w:color w:val="000000" w:themeColor="text1"/>
        </w:rPr>
        <w:t>applies them after its validation</w:t>
      </w:r>
      <w:r w:rsidRPr="5054A9D0" w:rsidR="00226388">
        <w:rPr>
          <w:rFonts w:ascii="Arial" w:hAnsi="Arial" w:eastAsia="Arial" w:cs="Arial"/>
          <w:color w:val="000000" w:themeColor="text1"/>
        </w:rPr>
        <w:t xml:space="preserve"> to obtain the final energy allocation</w:t>
      </w:r>
      <w:r w:rsidRPr="5054A9D0" w:rsidR="00365CF4">
        <w:rPr>
          <w:rFonts w:ascii="Arial" w:hAnsi="Arial" w:eastAsia="Arial" w:cs="Arial"/>
          <w:color w:val="000000" w:themeColor="text1"/>
        </w:rPr>
        <w:t xml:space="preserve">. </w:t>
      </w:r>
      <w:r w:rsidRPr="5054A9D0" w:rsidR="00E071F0">
        <w:rPr>
          <w:rFonts w:ascii="Arial" w:hAnsi="Arial" w:eastAsia="Arial" w:cs="Arial"/>
          <w:color w:val="000000" w:themeColor="text1"/>
        </w:rPr>
        <w:t xml:space="preserve">The self-consumption calculation responsible </w:t>
      </w:r>
      <w:r w:rsidRPr="5054A9D0" w:rsidR="00897A3B">
        <w:rPr>
          <w:rFonts w:ascii="Arial" w:hAnsi="Arial" w:eastAsia="Arial" w:cs="Arial"/>
          <w:color w:val="000000" w:themeColor="text1"/>
        </w:rPr>
        <w:t xml:space="preserve">makes simple validations such </w:t>
      </w:r>
      <w:r w:rsidRPr="5054A9D0" w:rsidR="00E720FB">
        <w:rPr>
          <w:rFonts w:ascii="Arial" w:hAnsi="Arial" w:eastAsia="Arial" w:cs="Arial"/>
          <w:color w:val="000000" w:themeColor="text1"/>
        </w:rPr>
        <w:t xml:space="preserve">checking </w:t>
      </w:r>
      <w:r w:rsidRPr="5054A9D0" w:rsidR="00897A3B">
        <w:rPr>
          <w:rFonts w:ascii="Arial" w:hAnsi="Arial" w:eastAsia="Arial" w:cs="Arial"/>
          <w:color w:val="000000" w:themeColor="text1"/>
        </w:rPr>
        <w:t>if</w:t>
      </w:r>
      <w:r w:rsidRPr="5054A9D0" w:rsidR="00E071F0">
        <w:rPr>
          <w:rFonts w:ascii="Arial" w:hAnsi="Arial" w:eastAsia="Arial" w:cs="Arial"/>
          <w:color w:val="000000" w:themeColor="text1"/>
        </w:rPr>
        <w:t xml:space="preserve"> the AC add 100%, </w:t>
      </w:r>
      <w:r w:rsidRPr="5054A9D0" w:rsidR="00897A3B">
        <w:rPr>
          <w:rFonts w:ascii="Arial" w:hAnsi="Arial" w:eastAsia="Arial" w:cs="Arial"/>
          <w:color w:val="000000" w:themeColor="text1"/>
        </w:rPr>
        <w:t xml:space="preserve">if they are all positive (in case </w:t>
      </w:r>
      <w:r w:rsidRPr="5054A9D0" w:rsidR="00DB5297">
        <w:rPr>
          <w:rFonts w:ascii="Arial" w:hAnsi="Arial" w:eastAsia="Arial" w:cs="Arial"/>
          <w:color w:val="000000" w:themeColor="text1"/>
        </w:rPr>
        <w:t>negative AC are not allowed</w:t>
      </w:r>
      <w:r w:rsidRPr="5054A9D0" w:rsidR="00897A3B">
        <w:rPr>
          <w:rFonts w:ascii="Arial" w:hAnsi="Arial" w:eastAsia="Arial" w:cs="Arial"/>
          <w:color w:val="000000" w:themeColor="text1"/>
        </w:rPr>
        <w:t>)</w:t>
      </w:r>
      <w:r w:rsidRPr="5054A9D0" w:rsidR="00E720FB">
        <w:rPr>
          <w:rFonts w:ascii="Arial" w:hAnsi="Arial" w:eastAsia="Arial" w:cs="Arial"/>
          <w:color w:val="000000" w:themeColor="text1"/>
        </w:rPr>
        <w:t>, etc</w:t>
      </w:r>
      <w:r w:rsidRPr="5054A9D0" w:rsidR="00E071F0">
        <w:rPr>
          <w:rFonts w:ascii="Arial" w:hAnsi="Arial" w:eastAsia="Arial" w:cs="Arial"/>
          <w:color w:val="000000" w:themeColor="text1"/>
        </w:rPr>
        <w:t xml:space="preserve">. </w:t>
      </w:r>
      <w:r w:rsidRPr="5054A9D0" w:rsidR="00E720FB">
        <w:rPr>
          <w:rFonts w:ascii="Arial" w:hAnsi="Arial" w:eastAsia="Arial" w:cs="Arial"/>
          <w:color w:val="000000" w:themeColor="text1"/>
        </w:rPr>
        <w:t>Dynamic AC are</w:t>
      </w:r>
      <w:r w:rsidRPr="5054A9D0" w:rsidR="00365CF4">
        <w:rPr>
          <w:rFonts w:ascii="Arial" w:hAnsi="Arial" w:eastAsia="Arial" w:cs="Arial"/>
          <w:color w:val="000000" w:themeColor="text1"/>
        </w:rPr>
        <w:t xml:space="preserve"> the more flexible </w:t>
      </w:r>
      <w:r w:rsidRPr="5054A9D0" w:rsidR="0091575C">
        <w:rPr>
          <w:rFonts w:ascii="Arial" w:hAnsi="Arial" w:eastAsia="Arial" w:cs="Arial"/>
          <w:color w:val="000000" w:themeColor="text1"/>
        </w:rPr>
        <w:t xml:space="preserve">approach of those commented, since </w:t>
      </w:r>
      <w:r w:rsidRPr="5054A9D0" w:rsidR="00E720FB">
        <w:rPr>
          <w:rFonts w:ascii="Arial" w:hAnsi="Arial" w:eastAsia="Arial" w:cs="Arial"/>
          <w:color w:val="000000" w:themeColor="text1"/>
        </w:rPr>
        <w:t>they</w:t>
      </w:r>
      <w:r w:rsidRPr="5054A9D0" w:rsidR="008D315F">
        <w:rPr>
          <w:rFonts w:ascii="Arial" w:hAnsi="Arial" w:eastAsia="Arial" w:cs="Arial"/>
          <w:color w:val="000000" w:themeColor="text1"/>
        </w:rPr>
        <w:t xml:space="preserve"> </w:t>
      </w:r>
      <w:r w:rsidRPr="5054A9D0" w:rsidR="0091575C">
        <w:rPr>
          <w:rFonts w:ascii="Arial" w:hAnsi="Arial" w:eastAsia="Arial" w:cs="Arial"/>
          <w:color w:val="000000" w:themeColor="text1"/>
        </w:rPr>
        <w:t xml:space="preserve">allows high flexibility to </w:t>
      </w:r>
      <w:r w:rsidRPr="5054A9D0" w:rsidR="008D315F">
        <w:rPr>
          <w:rFonts w:ascii="Arial" w:hAnsi="Arial" w:eastAsia="Arial" w:cs="Arial"/>
          <w:color w:val="000000" w:themeColor="text1"/>
        </w:rPr>
        <w:t xml:space="preserve">the </w:t>
      </w:r>
      <w:r w:rsidRPr="5054A9D0" w:rsidR="0091575C">
        <w:rPr>
          <w:rFonts w:ascii="Arial" w:hAnsi="Arial" w:eastAsia="Arial" w:cs="Arial"/>
          <w:color w:val="000000" w:themeColor="text1"/>
        </w:rPr>
        <w:t xml:space="preserve">CESU to decide how to make the </w:t>
      </w:r>
      <w:r w:rsidRPr="5054A9D0" w:rsidR="008113E4">
        <w:rPr>
          <w:rFonts w:ascii="Arial" w:hAnsi="Arial" w:eastAsia="Arial" w:cs="Arial"/>
          <w:color w:val="000000" w:themeColor="text1"/>
        </w:rPr>
        <w:t>internal energy allocation</w:t>
      </w:r>
      <w:r w:rsidRPr="5054A9D0" w:rsidR="00E720FB">
        <w:rPr>
          <w:rFonts w:ascii="Arial" w:hAnsi="Arial" w:eastAsia="Arial" w:cs="Arial"/>
          <w:color w:val="000000" w:themeColor="text1"/>
        </w:rPr>
        <w:t xml:space="preserve"> and therefore implement </w:t>
      </w:r>
      <w:r w:rsidRPr="5054A9D0" w:rsidR="001F5939">
        <w:rPr>
          <w:rFonts w:ascii="Arial" w:hAnsi="Arial" w:eastAsia="Arial" w:cs="Arial"/>
          <w:color w:val="000000" w:themeColor="text1"/>
        </w:rPr>
        <w:t>very different types of business models</w:t>
      </w:r>
      <w:r w:rsidRPr="5054A9D0" w:rsidR="008113E4">
        <w:rPr>
          <w:rFonts w:ascii="Arial" w:hAnsi="Arial" w:eastAsia="Arial" w:cs="Arial"/>
          <w:color w:val="000000" w:themeColor="text1"/>
        </w:rPr>
        <w:t xml:space="preserve">. </w:t>
      </w:r>
    </w:p>
    <w:p w:rsidRPr="000A4470" w:rsidR="00662CB3" w:rsidP="00B27F95" w:rsidRDefault="00A96F66" w14:paraId="7782D7C5" w14:textId="5508D148">
      <w:pPr>
        <w:pStyle w:val="Heading1"/>
      </w:pPr>
      <w:r w:rsidRPr="000A4470">
        <w:t xml:space="preserve">Procedure </w:t>
      </w:r>
      <w:r w:rsidRPr="000A4470" w:rsidR="0022390D">
        <w:t>11</w:t>
      </w:r>
      <w:r w:rsidRPr="000A4470">
        <w:t xml:space="preserve">a: Receive self-consumption information for CESU </w:t>
      </w:r>
      <w:r w:rsidRPr="000A4470" w:rsidR="00947C16">
        <w:t>without CESU intervention (</w:t>
      </w:r>
      <w:r w:rsidRPr="000A4470" w:rsidR="00662CB3">
        <w:t xml:space="preserve">fixed </w:t>
      </w:r>
      <w:r w:rsidRPr="000A4470" w:rsidR="00947C16">
        <w:t xml:space="preserve">AC, </w:t>
      </w:r>
      <w:r w:rsidRPr="000A4470" w:rsidR="00662CB3">
        <w:rPr>
          <w:rStyle w:val="Heading1Char"/>
          <w:b/>
          <w:bCs/>
        </w:rPr>
        <w:t>proportional</w:t>
      </w:r>
      <w:r w:rsidRPr="000A4470" w:rsidR="005005C1">
        <w:t>-to-consumption AC, etc</w:t>
      </w:r>
      <w:r w:rsidRPr="000A4470" w:rsidR="00FB3E9A">
        <w:t>.</w:t>
      </w:r>
      <w:r w:rsidRPr="000A4470" w:rsidR="005005C1">
        <w:t>)</w:t>
      </w:r>
      <w:r w:rsidRPr="000A4470" w:rsidR="00662CB3">
        <w:t xml:space="preserve"> </w:t>
      </w:r>
    </w:p>
    <w:tbl>
      <w:tblPr>
        <w:tblStyle w:val="TableGrid"/>
        <w:tblW w:w="9350" w:type="dxa"/>
        <w:tblLook w:val="04A0" w:firstRow="1" w:lastRow="0" w:firstColumn="1" w:lastColumn="0" w:noHBand="0" w:noVBand="1"/>
      </w:tblPr>
      <w:tblGrid>
        <w:gridCol w:w="1454"/>
        <w:gridCol w:w="1337"/>
        <w:gridCol w:w="2191"/>
        <w:gridCol w:w="1203"/>
        <w:gridCol w:w="1111"/>
        <w:gridCol w:w="2054"/>
      </w:tblGrid>
      <w:tr w:rsidRPr="000F7CCE" w:rsidR="00662CB3" w:rsidTr="6CBD4BD0" w14:paraId="1E4114CD" w14:textId="77777777">
        <w:trPr>
          <w:trHeight w:val="300"/>
        </w:trPr>
        <w:tc>
          <w:tcPr>
            <w:tcW w:w="9350" w:type="dxa"/>
            <w:gridSpan w:val="6"/>
            <w:shd w:val="clear" w:color="auto" w:fill="D0CECE" w:themeFill="background2" w:themeFillShade="E6"/>
          </w:tcPr>
          <w:p w:rsidR="003A1CD1" w:rsidP="04F4FF6E" w:rsidRDefault="00654FD7" w14:paraId="4186E64A" w14:textId="65441A24">
            <w:pPr>
              <w:jc w:val="center"/>
              <w:rPr>
                <w:rFonts w:ascii="Arial" w:hAnsi="Arial" w:eastAsia="Arial" w:cs="Arial"/>
                <w:b/>
                <w:i/>
                <w:color w:val="000000" w:themeColor="text1"/>
                <w:sz w:val="16"/>
                <w:szCs w:val="16"/>
              </w:rPr>
            </w:pPr>
            <w:r>
              <w:rPr>
                <w:rFonts w:ascii="Arial" w:hAnsi="Arial" w:eastAsia="Arial" w:cs="Arial"/>
                <w:b/>
                <w:bCs/>
                <w:i/>
                <w:iCs/>
                <w:color w:val="000000" w:themeColor="text1"/>
                <w:sz w:val="16"/>
                <w:szCs w:val="16"/>
              </w:rPr>
              <w:t>Table II.XI</w:t>
            </w:r>
            <w:r w:rsidR="00503F39">
              <w:rPr>
                <w:rFonts w:ascii="Arial" w:hAnsi="Arial" w:eastAsia="Arial" w:cs="Arial"/>
                <w:b/>
                <w:bCs/>
                <w:i/>
                <w:iCs/>
                <w:color w:val="000000" w:themeColor="text1"/>
                <w:sz w:val="16"/>
                <w:szCs w:val="16"/>
              </w:rPr>
              <w:t>a</w:t>
            </w:r>
          </w:p>
        </w:tc>
      </w:tr>
      <w:tr w:rsidRPr="000F7CCE" w:rsidR="00662CB3" w:rsidTr="6CBD4BD0" w14:paraId="6355BC7E" w14:textId="77777777">
        <w:trPr>
          <w:trHeight w:val="300"/>
        </w:trPr>
        <w:tc>
          <w:tcPr>
            <w:tcW w:w="2205" w:type="dxa"/>
            <w:gridSpan w:val="2"/>
            <w:shd w:val="clear" w:color="auto" w:fill="D0CECE" w:themeFill="background2" w:themeFillShade="E6"/>
          </w:tcPr>
          <w:p w:rsidR="003A1CD1" w:rsidRDefault="003A1CD1" w14:paraId="662840F2" w14:textId="77777777"/>
        </w:tc>
        <w:tc>
          <w:tcPr>
            <w:tcW w:w="7145" w:type="dxa"/>
            <w:gridSpan w:val="4"/>
            <w:shd w:val="clear" w:color="auto" w:fill="D0CECE" w:themeFill="background2" w:themeFillShade="E6"/>
          </w:tcPr>
          <w:p w:rsidRPr="000F7CCE" w:rsidR="00662CB3" w:rsidRDefault="000F0CF9" w14:paraId="288722FB" w14:textId="698EDE89">
            <w:pPr>
              <w:rPr>
                <w:rFonts w:ascii="Arial" w:hAnsi="Arial" w:eastAsia="Arial" w:cs="Arial"/>
                <w:b/>
                <w:i/>
                <w:color w:val="000000" w:themeColor="text1"/>
                <w:sz w:val="16"/>
                <w:szCs w:val="16"/>
              </w:rPr>
            </w:pPr>
            <w:r w:rsidRPr="000F0CF9">
              <w:rPr>
                <w:rFonts w:ascii="Arial" w:hAnsi="Arial" w:eastAsia="Arial" w:cs="Arial"/>
                <w:b/>
                <w:bCs/>
                <w:i/>
                <w:iCs/>
                <w:color w:val="000000" w:themeColor="text1"/>
                <w:sz w:val="16"/>
                <w:szCs w:val="16"/>
              </w:rPr>
              <w:t>Receive self-consumption information for CESU without CESU intervention</w:t>
            </w:r>
          </w:p>
        </w:tc>
      </w:tr>
      <w:tr w:rsidRPr="000F7CCE" w:rsidR="00E369B7" w:rsidTr="6CBD4BD0" w14:paraId="696E977F" w14:textId="77777777">
        <w:trPr>
          <w:trHeight w:val="300"/>
        </w:trPr>
        <w:tc>
          <w:tcPr>
            <w:tcW w:w="765" w:type="dxa"/>
            <w:shd w:val="clear" w:color="auto" w:fill="D0CECE" w:themeFill="background2" w:themeFillShade="E6"/>
          </w:tcPr>
          <w:p w:rsidRPr="000F7CCE" w:rsidR="00662CB3" w:rsidRDefault="00662CB3" w14:paraId="6B2D0849" w14:textId="77777777">
            <w:pPr>
              <w:rPr>
                <w:rFonts w:ascii="Arial" w:hAnsi="Arial" w:eastAsia="Arial" w:cs="Arial"/>
                <w:b/>
                <w:bCs/>
                <w:i/>
                <w:iCs/>
                <w:sz w:val="16"/>
                <w:szCs w:val="16"/>
              </w:rPr>
            </w:pPr>
            <w:r w:rsidRPr="000F7CCE">
              <w:rPr>
                <w:rFonts w:ascii="Arial" w:hAnsi="Arial" w:eastAsia="Arial" w:cs="Arial"/>
                <w:b/>
                <w:bCs/>
                <w:i/>
                <w:iCs/>
                <w:sz w:val="16"/>
                <w:szCs w:val="16"/>
              </w:rPr>
              <w:t>Step</w:t>
            </w:r>
          </w:p>
          <w:p w:rsidRPr="000F7CCE" w:rsidR="00662CB3" w:rsidRDefault="00662CB3" w14:paraId="39A3C28B" w14:textId="77777777">
            <w:pPr>
              <w:rPr>
                <w:rFonts w:ascii="Arial" w:hAnsi="Arial" w:eastAsia="Arial" w:cs="Arial"/>
                <w:b/>
                <w:bCs/>
                <w:i/>
                <w:iCs/>
                <w:sz w:val="16"/>
                <w:szCs w:val="16"/>
              </w:rPr>
            </w:pPr>
            <w:r w:rsidRPr="000F7CCE">
              <w:rPr>
                <w:rFonts w:ascii="Arial" w:hAnsi="Arial" w:eastAsia="Arial" w:cs="Arial"/>
                <w:b/>
                <w:bCs/>
                <w:i/>
                <w:iCs/>
                <w:sz w:val="16"/>
                <w:szCs w:val="16"/>
              </w:rPr>
              <w:t>No</w:t>
            </w:r>
          </w:p>
        </w:tc>
        <w:tc>
          <w:tcPr>
            <w:tcW w:w="1440" w:type="dxa"/>
            <w:shd w:val="clear" w:color="auto" w:fill="D0CECE" w:themeFill="background2" w:themeFillShade="E6"/>
          </w:tcPr>
          <w:p w:rsidRPr="000F7CCE" w:rsidR="00662CB3" w:rsidRDefault="00662CB3" w14:paraId="5A6B293C" w14:textId="77777777">
            <w:pP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Step</w:t>
            </w:r>
          </w:p>
        </w:tc>
        <w:tc>
          <w:tcPr>
            <w:tcW w:w="2572" w:type="dxa"/>
            <w:shd w:val="clear" w:color="auto" w:fill="D0CECE" w:themeFill="background2" w:themeFillShade="E6"/>
          </w:tcPr>
          <w:p w:rsidRPr="000F7CCE" w:rsidR="00662CB3" w:rsidRDefault="00662CB3" w14:paraId="5C19BB5C" w14:textId="77777777">
            <w:pPr>
              <w:rPr>
                <w:rFonts w:ascii="Arial" w:hAnsi="Arial" w:eastAsia="Arial" w:cs="Arial"/>
                <w:b/>
                <w:bCs/>
                <w:i/>
                <w:iCs/>
                <w:color w:val="000000" w:themeColor="text1"/>
                <w:sz w:val="16"/>
                <w:szCs w:val="16"/>
              </w:rPr>
            </w:pPr>
            <w:r w:rsidRPr="000F7CCE">
              <w:rPr>
                <w:rFonts w:ascii="Arial" w:hAnsi="Arial" w:eastAsia="Arial" w:cs="Arial"/>
                <w:b/>
                <w:bCs/>
                <w:i/>
                <w:iCs/>
                <w:sz w:val="16"/>
                <w:szCs w:val="16"/>
              </w:rPr>
              <w:t>Step d</w:t>
            </w:r>
            <w:r w:rsidRPr="000F7CCE">
              <w:rPr>
                <w:rFonts w:ascii="Arial" w:hAnsi="Arial" w:eastAsia="Arial" w:cs="Arial"/>
                <w:b/>
                <w:i/>
                <w:sz w:val="16"/>
                <w:szCs w:val="16"/>
              </w:rPr>
              <w:t>esc</w:t>
            </w:r>
            <w:r w:rsidRPr="000F7CCE">
              <w:rPr>
                <w:rFonts w:ascii="Arial" w:hAnsi="Arial" w:eastAsia="Arial" w:cs="Arial"/>
                <w:b/>
                <w:bCs/>
                <w:i/>
                <w:iCs/>
                <w:sz w:val="16"/>
                <w:szCs w:val="16"/>
              </w:rPr>
              <w:t>ription</w:t>
            </w:r>
          </w:p>
        </w:tc>
        <w:tc>
          <w:tcPr>
            <w:tcW w:w="1240" w:type="dxa"/>
            <w:shd w:val="clear" w:color="auto" w:fill="D0CECE" w:themeFill="background2" w:themeFillShade="E6"/>
          </w:tcPr>
          <w:p w:rsidRPr="000F7CCE" w:rsidR="00662CB3" w:rsidRDefault="00662CB3" w14:paraId="6235AD15" w14:textId="77777777">
            <w:pP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Information producer</w:t>
            </w:r>
          </w:p>
        </w:tc>
        <w:tc>
          <w:tcPr>
            <w:tcW w:w="1117" w:type="dxa"/>
            <w:shd w:val="clear" w:color="auto" w:fill="D0CECE" w:themeFill="background2" w:themeFillShade="E6"/>
          </w:tcPr>
          <w:p w:rsidRPr="000F7CCE" w:rsidR="00662CB3" w:rsidRDefault="00662CB3" w14:paraId="403DF7B7" w14:textId="77777777">
            <w:pP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Information receiver</w:t>
            </w:r>
          </w:p>
        </w:tc>
        <w:tc>
          <w:tcPr>
            <w:tcW w:w="2216" w:type="dxa"/>
            <w:shd w:val="clear" w:color="auto" w:fill="D0CECE" w:themeFill="background2" w:themeFillShade="E6"/>
          </w:tcPr>
          <w:p w:rsidRPr="000F7CCE" w:rsidR="00662CB3" w:rsidRDefault="00662CB3" w14:paraId="2454EF57" w14:textId="77777777">
            <w:pP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Information exchanged (IDs)</w:t>
            </w:r>
          </w:p>
        </w:tc>
      </w:tr>
      <w:tr w:rsidRPr="000F7CCE" w:rsidR="000F0EC4" w:rsidTr="6CBD4BD0" w14:paraId="0D085985" w14:textId="77777777">
        <w:trPr>
          <w:trHeight w:val="300"/>
        </w:trPr>
        <w:tc>
          <w:tcPr>
            <w:tcW w:w="765" w:type="dxa"/>
          </w:tcPr>
          <w:p w:rsidRPr="000F7CCE" w:rsidR="00662CB3" w:rsidRDefault="0022390D" w14:paraId="52B6DA7F" w14:textId="1F8AE12B">
            <w:pPr>
              <w:rPr>
                <w:rFonts w:eastAsiaTheme="minorEastAsia"/>
                <w:color w:val="000000" w:themeColor="text1"/>
                <w:sz w:val="16"/>
                <w:szCs w:val="16"/>
              </w:rPr>
            </w:pPr>
            <w:r w:rsidRPr="000F7CCE">
              <w:rPr>
                <w:rFonts w:eastAsiaTheme="minorEastAsia"/>
                <w:color w:val="000000" w:themeColor="text1"/>
                <w:sz w:val="16"/>
                <w:szCs w:val="16"/>
              </w:rPr>
              <w:t>11</w:t>
            </w:r>
            <w:r w:rsidRPr="000F7CCE" w:rsidR="007908D7">
              <w:rPr>
                <w:rFonts w:eastAsiaTheme="minorEastAsia"/>
                <w:color w:val="000000" w:themeColor="text1"/>
                <w:sz w:val="16"/>
                <w:szCs w:val="16"/>
              </w:rPr>
              <w:t>a</w:t>
            </w:r>
            <w:r w:rsidRPr="000F7CCE" w:rsidR="00662CB3">
              <w:rPr>
                <w:rFonts w:eastAsiaTheme="minorEastAsia"/>
                <w:color w:val="000000" w:themeColor="text1"/>
                <w:sz w:val="16"/>
                <w:szCs w:val="16"/>
              </w:rPr>
              <w:t>.1</w:t>
            </w:r>
          </w:p>
        </w:tc>
        <w:tc>
          <w:tcPr>
            <w:tcW w:w="1440" w:type="dxa"/>
          </w:tcPr>
          <w:p w:rsidRPr="000F7CCE" w:rsidR="00662CB3" w:rsidRDefault="00662CB3" w14:paraId="4BE9218A" w14:textId="77777777">
            <w:pPr>
              <w:rPr>
                <w:rFonts w:eastAsiaTheme="minorEastAsia"/>
                <w:color w:val="000000" w:themeColor="text1"/>
                <w:sz w:val="16"/>
                <w:szCs w:val="16"/>
              </w:rPr>
            </w:pPr>
            <w:r w:rsidRPr="000F7CCE">
              <w:rPr>
                <w:rFonts w:eastAsiaTheme="minorEastAsia"/>
                <w:color w:val="000000" w:themeColor="text1"/>
                <w:sz w:val="16"/>
                <w:szCs w:val="16"/>
              </w:rPr>
              <w:t>Send metering data</w:t>
            </w:r>
          </w:p>
        </w:tc>
        <w:tc>
          <w:tcPr>
            <w:tcW w:w="2572" w:type="dxa"/>
          </w:tcPr>
          <w:p w:rsidRPr="000F7CCE" w:rsidR="00662CB3" w:rsidRDefault="00662CB3" w14:paraId="49B87815" w14:textId="6ED7C1A7">
            <w:pPr>
              <w:rPr>
                <w:rFonts w:eastAsiaTheme="minorEastAsia"/>
                <w:color w:val="000000" w:themeColor="text1"/>
                <w:sz w:val="16"/>
                <w:szCs w:val="16"/>
              </w:rPr>
            </w:pPr>
            <w:r w:rsidRPr="000F7CCE">
              <w:rPr>
                <w:rFonts w:eastAsiaTheme="minorEastAsia"/>
                <w:color w:val="000000" w:themeColor="text1"/>
                <w:sz w:val="16"/>
                <w:szCs w:val="16"/>
              </w:rPr>
              <w:t xml:space="preserve">Metered data administrator sends verified energy measurements to </w:t>
            </w:r>
            <w:r w:rsidRPr="000F7CCE" w:rsidR="002C2B8B">
              <w:rPr>
                <w:rFonts w:eastAsiaTheme="minorEastAsia"/>
                <w:color w:val="000000" w:themeColor="text1"/>
                <w:sz w:val="16"/>
                <w:szCs w:val="16"/>
              </w:rPr>
              <w:t>the self-consumption calculation responsible</w:t>
            </w:r>
            <w:r w:rsidRPr="000F7CCE">
              <w:rPr>
                <w:rFonts w:eastAsiaTheme="minorEastAsia"/>
                <w:color w:val="000000" w:themeColor="text1"/>
                <w:sz w:val="16"/>
                <w:szCs w:val="16"/>
              </w:rPr>
              <w:t>.</w:t>
            </w:r>
          </w:p>
        </w:tc>
        <w:tc>
          <w:tcPr>
            <w:tcW w:w="1240" w:type="dxa"/>
          </w:tcPr>
          <w:p w:rsidRPr="000F7CCE" w:rsidR="00662CB3" w:rsidRDefault="00662CB3" w14:paraId="44E3AC5F" w14:textId="77777777">
            <w:pPr>
              <w:rPr>
                <w:rFonts w:eastAsiaTheme="minorEastAsia"/>
                <w:color w:val="000000" w:themeColor="text1"/>
                <w:sz w:val="16"/>
                <w:szCs w:val="16"/>
              </w:rPr>
            </w:pPr>
            <w:r w:rsidRPr="000F7CCE">
              <w:rPr>
                <w:rFonts w:eastAsiaTheme="minorEastAsia"/>
                <w:color w:val="000000" w:themeColor="text1"/>
                <w:sz w:val="16"/>
                <w:szCs w:val="16"/>
              </w:rPr>
              <w:t>Metered data administrator</w:t>
            </w:r>
          </w:p>
        </w:tc>
        <w:tc>
          <w:tcPr>
            <w:tcW w:w="1117" w:type="dxa"/>
          </w:tcPr>
          <w:p w:rsidRPr="000F7CCE" w:rsidR="00662CB3" w:rsidRDefault="002C2B8B" w14:paraId="6D58A42E" w14:textId="0C990F32">
            <w:pPr>
              <w:rPr>
                <w:rFonts w:eastAsiaTheme="minorEastAsia"/>
                <w:color w:val="000000" w:themeColor="text1"/>
                <w:sz w:val="16"/>
                <w:szCs w:val="16"/>
              </w:rPr>
            </w:pPr>
            <w:r w:rsidRPr="000F7CCE">
              <w:rPr>
                <w:rFonts w:eastAsiaTheme="minorEastAsia"/>
                <w:color w:val="000000" w:themeColor="text1"/>
                <w:sz w:val="16"/>
                <w:szCs w:val="16"/>
              </w:rPr>
              <w:t>Self-consumption calculation responsible</w:t>
            </w:r>
          </w:p>
        </w:tc>
        <w:tc>
          <w:tcPr>
            <w:tcW w:w="2216" w:type="dxa"/>
          </w:tcPr>
          <w:p w:rsidRPr="000F7CCE" w:rsidR="00662CB3" w:rsidRDefault="004114F0" w14:paraId="7C9F7996" w14:textId="3B66595C">
            <w:pPr>
              <w:rPr>
                <w:rFonts w:eastAsiaTheme="minorEastAsia"/>
                <w:color w:val="000000" w:themeColor="text1"/>
                <w:sz w:val="16"/>
                <w:szCs w:val="16"/>
              </w:rPr>
            </w:pPr>
            <w:r w:rsidRPr="000F7CCE">
              <w:rPr>
                <w:rFonts w:eastAsiaTheme="minorEastAsia"/>
                <w:color w:val="000000" w:themeColor="text1"/>
                <w:sz w:val="16"/>
                <w:szCs w:val="16"/>
              </w:rPr>
              <w:t xml:space="preserve">A - </w:t>
            </w:r>
            <w:r w:rsidRPr="000F7CCE" w:rsidR="00662CB3">
              <w:rPr>
                <w:rFonts w:eastAsiaTheme="minorEastAsia"/>
                <w:color w:val="000000" w:themeColor="text1"/>
                <w:sz w:val="16"/>
                <w:szCs w:val="16"/>
              </w:rPr>
              <w:t>Metering data</w:t>
            </w:r>
          </w:p>
        </w:tc>
      </w:tr>
      <w:tr w:rsidRPr="000F7CCE" w:rsidR="005C2FCB" w:rsidTr="6CBD4BD0" w14:paraId="05E8B8E9" w14:textId="77777777">
        <w:trPr>
          <w:trHeight w:val="300"/>
        </w:trPr>
        <w:tc>
          <w:tcPr>
            <w:tcW w:w="765" w:type="dxa"/>
          </w:tcPr>
          <w:p w:rsidRPr="000F7CCE" w:rsidR="005C2FCB" w:rsidP="005C2FCB" w:rsidRDefault="005C2FCB" w14:paraId="3B22FFA6" w14:textId="41854502">
            <w:pPr>
              <w:rPr>
                <w:rFonts w:eastAsiaTheme="minorEastAsia"/>
                <w:color w:val="000000" w:themeColor="text1"/>
                <w:sz w:val="16"/>
                <w:szCs w:val="16"/>
              </w:rPr>
            </w:pPr>
            <w:r w:rsidRPr="000F7CCE">
              <w:rPr>
                <w:rFonts w:eastAsiaTheme="minorEastAsia"/>
                <w:color w:val="000000" w:themeColor="text1"/>
                <w:sz w:val="16"/>
                <w:szCs w:val="16"/>
              </w:rPr>
              <w:t>11a.2</w:t>
            </w:r>
          </w:p>
        </w:tc>
        <w:tc>
          <w:tcPr>
            <w:tcW w:w="1440" w:type="dxa"/>
          </w:tcPr>
          <w:p w:rsidRPr="000F7CCE" w:rsidR="005C2FCB" w:rsidP="005C2FCB" w:rsidRDefault="005C2FCB" w14:paraId="48B6647D" w14:textId="14556804">
            <w:pPr>
              <w:rPr>
                <w:rFonts w:eastAsiaTheme="minorEastAsia"/>
                <w:color w:val="000000" w:themeColor="text1"/>
                <w:sz w:val="16"/>
                <w:szCs w:val="16"/>
              </w:rPr>
            </w:pPr>
            <w:r>
              <w:rPr>
                <w:rFonts w:eastAsiaTheme="minorEastAsia"/>
                <w:color w:val="000000" w:themeColor="text1"/>
                <w:sz w:val="16"/>
                <w:szCs w:val="16"/>
              </w:rPr>
              <w:t>Execute</w:t>
            </w:r>
            <w:r w:rsidRPr="000F7CCE">
              <w:rPr>
                <w:rFonts w:eastAsiaTheme="minorEastAsia"/>
                <w:color w:val="000000" w:themeColor="text1"/>
                <w:sz w:val="16"/>
                <w:szCs w:val="16"/>
              </w:rPr>
              <w:t xml:space="preserve"> energy allocations</w:t>
            </w:r>
            <w:r>
              <w:rPr>
                <w:rFonts w:eastAsiaTheme="minorEastAsia"/>
                <w:color w:val="000000" w:themeColor="text1"/>
                <w:sz w:val="16"/>
                <w:szCs w:val="16"/>
              </w:rPr>
              <w:t xml:space="preserve"> calculation</w:t>
            </w:r>
          </w:p>
        </w:tc>
        <w:tc>
          <w:tcPr>
            <w:tcW w:w="2572" w:type="dxa"/>
          </w:tcPr>
          <w:p w:rsidRPr="000F7CCE" w:rsidR="005C2FCB" w:rsidP="005C2FCB" w:rsidRDefault="005C2FCB" w14:paraId="1839D971" w14:textId="2B842F4E">
            <w:pPr>
              <w:rPr>
                <w:rFonts w:eastAsiaTheme="minorEastAsia"/>
                <w:color w:val="000000" w:themeColor="text1"/>
                <w:sz w:val="16"/>
                <w:szCs w:val="16"/>
              </w:rPr>
            </w:pPr>
            <w:r w:rsidRPr="000F7CCE">
              <w:rPr>
                <w:rFonts w:eastAsiaTheme="minorEastAsia"/>
                <w:color w:val="000000" w:themeColor="text1"/>
                <w:sz w:val="16"/>
                <w:szCs w:val="16"/>
              </w:rPr>
              <w:t xml:space="preserve">Self-consumption calculation responsible </w:t>
            </w:r>
            <w:r>
              <w:rPr>
                <w:rFonts w:eastAsiaTheme="minorEastAsia"/>
                <w:color w:val="000000" w:themeColor="text1"/>
                <w:sz w:val="16"/>
                <w:szCs w:val="16"/>
              </w:rPr>
              <w:t>calculates</w:t>
            </w:r>
            <w:r w:rsidRPr="000F7CCE">
              <w:rPr>
                <w:rFonts w:eastAsiaTheme="minorEastAsia"/>
                <w:color w:val="000000" w:themeColor="text1"/>
                <w:sz w:val="16"/>
                <w:szCs w:val="16"/>
              </w:rPr>
              <w:t xml:space="preserve"> energy allocations based on the pre-defined mechanisms</w:t>
            </w:r>
            <w:r>
              <w:rPr>
                <w:rFonts w:eastAsiaTheme="minorEastAsia"/>
                <w:color w:val="000000" w:themeColor="text1"/>
                <w:sz w:val="16"/>
                <w:szCs w:val="16"/>
              </w:rPr>
              <w:t>.</w:t>
            </w:r>
          </w:p>
        </w:tc>
        <w:tc>
          <w:tcPr>
            <w:tcW w:w="1240" w:type="dxa"/>
          </w:tcPr>
          <w:p w:rsidRPr="000F7CCE" w:rsidR="005C2FCB" w:rsidP="005C2FCB" w:rsidRDefault="005C2FCB" w14:paraId="7E578935" w14:textId="0917929D">
            <w:pPr>
              <w:rPr>
                <w:rFonts w:eastAsiaTheme="minorEastAsia"/>
                <w:color w:val="000000" w:themeColor="text1"/>
                <w:sz w:val="16"/>
                <w:szCs w:val="16"/>
              </w:rPr>
            </w:pPr>
            <w:r w:rsidRPr="000F7CCE">
              <w:rPr>
                <w:rFonts w:eastAsiaTheme="minorEastAsia"/>
                <w:color w:val="000000" w:themeColor="text1"/>
                <w:sz w:val="16"/>
                <w:szCs w:val="16"/>
              </w:rPr>
              <w:t>Self-consumption calculation responsible</w:t>
            </w:r>
          </w:p>
        </w:tc>
        <w:tc>
          <w:tcPr>
            <w:tcW w:w="1117" w:type="dxa"/>
          </w:tcPr>
          <w:p w:rsidRPr="000F7CCE" w:rsidR="005C2FCB" w:rsidP="005C2FCB" w:rsidRDefault="005C2FCB" w14:paraId="7F37A931" w14:textId="68604B41">
            <w:pPr>
              <w:rPr>
                <w:rFonts w:eastAsiaTheme="minorEastAsia"/>
                <w:color w:val="000000" w:themeColor="text1"/>
                <w:sz w:val="16"/>
                <w:szCs w:val="16"/>
              </w:rPr>
            </w:pPr>
            <w:r w:rsidRPr="000F7CCE">
              <w:rPr>
                <w:rFonts w:eastAsiaTheme="minorEastAsia"/>
                <w:color w:val="000000" w:themeColor="text1"/>
                <w:sz w:val="16"/>
                <w:szCs w:val="16"/>
              </w:rPr>
              <w:t>[internal]</w:t>
            </w:r>
          </w:p>
        </w:tc>
        <w:tc>
          <w:tcPr>
            <w:tcW w:w="2216" w:type="dxa"/>
          </w:tcPr>
          <w:p w:rsidRPr="000F7CCE" w:rsidR="005C2FCB" w:rsidP="005C2FCB" w:rsidRDefault="005C2FCB" w14:paraId="1562AF38" w14:textId="5133DB9F">
            <w:pPr>
              <w:rPr>
                <w:rFonts w:eastAsiaTheme="minorEastAsia"/>
                <w:color w:val="000000" w:themeColor="text1"/>
                <w:sz w:val="16"/>
                <w:szCs w:val="16"/>
              </w:rPr>
            </w:pPr>
            <w:r w:rsidRPr="000F7CCE">
              <w:rPr>
                <w:rFonts w:eastAsiaTheme="minorEastAsia"/>
                <w:color w:val="000000" w:themeColor="text1"/>
                <w:sz w:val="16"/>
                <w:szCs w:val="16"/>
              </w:rPr>
              <w:t>[not relevant]</w:t>
            </w:r>
          </w:p>
        </w:tc>
      </w:tr>
      <w:tr w:rsidRPr="000F7CCE" w:rsidR="005C2FCB" w:rsidTr="6CBD4BD0" w14:paraId="120E2AEE" w14:textId="77777777">
        <w:trPr>
          <w:trHeight w:val="300"/>
        </w:trPr>
        <w:tc>
          <w:tcPr>
            <w:tcW w:w="765" w:type="dxa"/>
          </w:tcPr>
          <w:p w:rsidRPr="000F7CCE" w:rsidR="005C2FCB" w:rsidP="005C2FCB" w:rsidRDefault="005C2FCB" w14:paraId="145EF7B2" w14:textId="0B0275DB">
            <w:pPr>
              <w:rPr>
                <w:rFonts w:eastAsiaTheme="minorEastAsia"/>
                <w:color w:val="000000" w:themeColor="text1"/>
                <w:sz w:val="16"/>
                <w:szCs w:val="16"/>
              </w:rPr>
            </w:pPr>
            <w:r w:rsidRPr="000F7CCE">
              <w:rPr>
                <w:rFonts w:eastAsiaTheme="minorEastAsia"/>
                <w:color w:val="000000" w:themeColor="text1"/>
                <w:sz w:val="16"/>
                <w:szCs w:val="16"/>
              </w:rPr>
              <w:t>11a.3</w:t>
            </w:r>
          </w:p>
        </w:tc>
        <w:tc>
          <w:tcPr>
            <w:tcW w:w="1440" w:type="dxa"/>
          </w:tcPr>
          <w:p w:rsidRPr="000F7CCE" w:rsidR="005C2FCB" w:rsidP="005C2FCB" w:rsidRDefault="005C2FCB" w14:paraId="1A5119DE" w14:textId="26A6E127">
            <w:pPr>
              <w:rPr>
                <w:rFonts w:eastAsiaTheme="minorEastAsia"/>
                <w:color w:val="000000" w:themeColor="text1"/>
                <w:sz w:val="16"/>
                <w:szCs w:val="16"/>
              </w:rPr>
            </w:pPr>
            <w:r w:rsidRPr="000F7CCE">
              <w:rPr>
                <w:rFonts w:eastAsiaTheme="minorEastAsia"/>
                <w:color w:val="000000" w:themeColor="text1"/>
                <w:sz w:val="16"/>
                <w:szCs w:val="16"/>
              </w:rPr>
              <w:t xml:space="preserve">Send </w:t>
            </w:r>
            <w:r>
              <w:rPr>
                <w:rFonts w:eastAsiaTheme="minorEastAsia"/>
                <w:color w:val="000000" w:themeColor="text1"/>
                <w:sz w:val="16"/>
                <w:szCs w:val="16"/>
              </w:rPr>
              <w:t>energy</w:t>
            </w:r>
            <w:r w:rsidRPr="000F7CCE">
              <w:rPr>
                <w:rFonts w:eastAsiaTheme="minorEastAsia"/>
                <w:color w:val="000000" w:themeColor="text1"/>
                <w:sz w:val="16"/>
                <w:szCs w:val="16"/>
              </w:rPr>
              <w:t xml:space="preserve"> data</w:t>
            </w:r>
            <w:r>
              <w:rPr>
                <w:rFonts w:eastAsiaTheme="minorEastAsia"/>
                <w:color w:val="000000" w:themeColor="text1"/>
                <w:sz w:val="16"/>
                <w:szCs w:val="16"/>
              </w:rPr>
              <w:t xml:space="preserve"> and allocations</w:t>
            </w:r>
          </w:p>
        </w:tc>
        <w:tc>
          <w:tcPr>
            <w:tcW w:w="2572" w:type="dxa"/>
          </w:tcPr>
          <w:p w:rsidRPr="000F7CCE" w:rsidR="005C2FCB" w:rsidP="005C2FCB" w:rsidRDefault="005C2FCB" w14:paraId="345A27F3" w14:textId="362C2D2D">
            <w:pPr>
              <w:rPr>
                <w:rFonts w:eastAsiaTheme="minorEastAsia"/>
                <w:color w:val="000000" w:themeColor="text1"/>
                <w:sz w:val="16"/>
                <w:szCs w:val="16"/>
              </w:rPr>
            </w:pPr>
            <w:r w:rsidRPr="000F7CCE">
              <w:rPr>
                <w:rFonts w:eastAsiaTheme="minorEastAsia"/>
                <w:color w:val="000000" w:themeColor="text1"/>
                <w:sz w:val="16"/>
                <w:szCs w:val="16"/>
              </w:rPr>
              <w:t>Self-consumption calculation responsible sends energy allocations to the CESU operator.</w:t>
            </w:r>
          </w:p>
        </w:tc>
        <w:tc>
          <w:tcPr>
            <w:tcW w:w="1240" w:type="dxa"/>
          </w:tcPr>
          <w:p w:rsidRPr="000F7CCE" w:rsidR="005C2FCB" w:rsidP="005C2FCB" w:rsidRDefault="005C2FCB" w14:paraId="01BB6801" w14:textId="36D50755">
            <w:pPr>
              <w:rPr>
                <w:rFonts w:eastAsiaTheme="minorEastAsia"/>
                <w:color w:val="000000" w:themeColor="text1"/>
                <w:sz w:val="16"/>
                <w:szCs w:val="16"/>
              </w:rPr>
            </w:pPr>
            <w:r w:rsidRPr="000F7CCE">
              <w:rPr>
                <w:rFonts w:eastAsiaTheme="minorEastAsia"/>
                <w:color w:val="000000" w:themeColor="text1"/>
                <w:sz w:val="16"/>
                <w:szCs w:val="16"/>
              </w:rPr>
              <w:t>Self-consumption calculation responsible</w:t>
            </w:r>
          </w:p>
        </w:tc>
        <w:tc>
          <w:tcPr>
            <w:tcW w:w="1117" w:type="dxa"/>
          </w:tcPr>
          <w:p w:rsidRPr="000F7CCE" w:rsidR="005C2FCB" w:rsidP="005C2FCB" w:rsidRDefault="005C2FCB" w14:paraId="0D918FDC" w14:textId="31A58414">
            <w:pPr>
              <w:rPr>
                <w:rFonts w:eastAsiaTheme="minorEastAsia"/>
                <w:color w:val="000000" w:themeColor="text1"/>
                <w:sz w:val="16"/>
                <w:szCs w:val="16"/>
              </w:rPr>
            </w:pPr>
            <w:r w:rsidRPr="000F7CCE">
              <w:rPr>
                <w:rFonts w:eastAsiaTheme="minorEastAsia"/>
                <w:color w:val="000000" w:themeColor="text1"/>
                <w:sz w:val="16"/>
                <w:szCs w:val="16"/>
              </w:rPr>
              <w:t>CESU operator</w:t>
            </w:r>
          </w:p>
        </w:tc>
        <w:tc>
          <w:tcPr>
            <w:tcW w:w="2216" w:type="dxa"/>
          </w:tcPr>
          <w:p w:rsidRPr="000F7CCE" w:rsidR="005C2FCB" w:rsidP="005C2FCB" w:rsidRDefault="005C2FCB" w14:paraId="7FF0AEF9" w14:textId="77777777">
            <w:pPr>
              <w:rPr>
                <w:rFonts w:eastAsiaTheme="minorEastAsia"/>
                <w:color w:val="000000" w:themeColor="text1"/>
                <w:sz w:val="16"/>
                <w:szCs w:val="16"/>
              </w:rPr>
            </w:pPr>
            <w:r w:rsidRPr="000F7CCE">
              <w:rPr>
                <w:rFonts w:eastAsiaTheme="minorEastAsia"/>
                <w:color w:val="000000" w:themeColor="text1"/>
                <w:sz w:val="16"/>
                <w:szCs w:val="16"/>
              </w:rPr>
              <w:t>A - Metering data</w:t>
            </w:r>
          </w:p>
          <w:p w:rsidRPr="000F7CCE" w:rsidR="005C2FCB" w:rsidP="005C2FCB" w:rsidRDefault="005C2FCB" w14:paraId="4F757474" w14:textId="299CC6BD">
            <w:pPr>
              <w:rPr>
                <w:rFonts w:eastAsiaTheme="minorEastAsia"/>
                <w:color w:val="000000" w:themeColor="text1"/>
                <w:sz w:val="16"/>
                <w:szCs w:val="16"/>
              </w:rPr>
            </w:pPr>
            <w:r w:rsidRPr="000F7CCE">
              <w:rPr>
                <w:rFonts w:eastAsiaTheme="minorEastAsia"/>
                <w:color w:val="000000" w:themeColor="text1"/>
                <w:sz w:val="16"/>
                <w:szCs w:val="16"/>
              </w:rPr>
              <w:t xml:space="preserve">B </w:t>
            </w:r>
            <w:r w:rsidR="00711F02">
              <w:rPr>
                <w:rFonts w:eastAsiaTheme="minorEastAsia"/>
                <w:color w:val="000000" w:themeColor="text1"/>
                <w:sz w:val="16"/>
                <w:szCs w:val="16"/>
              </w:rPr>
              <w:t>-</w:t>
            </w:r>
            <w:r w:rsidRPr="000F7CCE">
              <w:rPr>
                <w:rFonts w:eastAsiaTheme="minorEastAsia"/>
                <w:color w:val="000000" w:themeColor="text1"/>
                <w:sz w:val="16"/>
                <w:szCs w:val="16"/>
              </w:rPr>
              <w:t xml:space="preserve"> Energy allocation</w:t>
            </w:r>
          </w:p>
          <w:p w:rsidRPr="000F7CCE" w:rsidR="005C2FCB" w:rsidP="005C2FCB" w:rsidRDefault="005C2FCB" w14:paraId="68016991" w14:textId="3AB44889">
            <w:pPr>
              <w:rPr>
                <w:rFonts w:eastAsiaTheme="minorEastAsia"/>
                <w:color w:val="000000" w:themeColor="text1"/>
                <w:sz w:val="16"/>
                <w:szCs w:val="16"/>
              </w:rPr>
            </w:pPr>
            <w:r w:rsidRPr="000F7CCE">
              <w:rPr>
                <w:rFonts w:eastAsiaTheme="minorEastAsia"/>
                <w:color w:val="000000" w:themeColor="text1"/>
                <w:sz w:val="16"/>
                <w:szCs w:val="16"/>
              </w:rPr>
              <w:t xml:space="preserve">C </w:t>
            </w:r>
            <w:r w:rsidR="00711F02">
              <w:rPr>
                <w:rFonts w:eastAsiaTheme="minorEastAsia"/>
                <w:color w:val="000000" w:themeColor="text1"/>
                <w:sz w:val="16"/>
                <w:szCs w:val="16"/>
              </w:rPr>
              <w:t>-</w:t>
            </w:r>
            <w:r w:rsidRPr="000F7CCE">
              <w:rPr>
                <w:rFonts w:eastAsiaTheme="minorEastAsia"/>
                <w:color w:val="000000" w:themeColor="text1"/>
                <w:sz w:val="16"/>
                <w:szCs w:val="16"/>
              </w:rPr>
              <w:t xml:space="preserve"> Energy self-consumed </w:t>
            </w:r>
          </w:p>
          <w:p w:rsidRPr="000F7CCE" w:rsidR="005C2FCB" w:rsidP="005C2FCB" w:rsidRDefault="005C2FCB" w14:paraId="193BE14E" w14:textId="623FB02D">
            <w:pPr>
              <w:rPr>
                <w:rFonts w:eastAsiaTheme="minorEastAsia"/>
                <w:color w:val="000000" w:themeColor="text1"/>
                <w:sz w:val="16"/>
                <w:szCs w:val="16"/>
              </w:rPr>
            </w:pPr>
            <w:r w:rsidRPr="000F7CCE">
              <w:rPr>
                <w:rFonts w:eastAsiaTheme="minorEastAsia"/>
                <w:color w:val="000000" w:themeColor="text1"/>
                <w:sz w:val="16"/>
                <w:szCs w:val="16"/>
              </w:rPr>
              <w:t xml:space="preserve">D </w:t>
            </w:r>
            <w:r w:rsidR="00711F02">
              <w:rPr>
                <w:rFonts w:eastAsiaTheme="minorEastAsia"/>
                <w:color w:val="000000" w:themeColor="text1"/>
                <w:sz w:val="16"/>
                <w:szCs w:val="16"/>
              </w:rPr>
              <w:t>-</w:t>
            </w:r>
            <w:r w:rsidRPr="000F7CCE">
              <w:rPr>
                <w:rFonts w:eastAsiaTheme="minorEastAsia"/>
                <w:color w:val="000000" w:themeColor="text1"/>
                <w:sz w:val="16"/>
                <w:szCs w:val="16"/>
              </w:rPr>
              <w:t xml:space="preserve"> Grid access tariffs </w:t>
            </w:r>
          </w:p>
          <w:p w:rsidRPr="000F7CCE" w:rsidR="005C2FCB" w:rsidP="005C2FCB" w:rsidRDefault="005C2FCB" w14:paraId="2448A5D2" w14:textId="29AC9EC3">
            <w:pPr>
              <w:rPr>
                <w:rFonts w:eastAsiaTheme="minorEastAsia"/>
                <w:color w:val="000000" w:themeColor="text1"/>
                <w:sz w:val="16"/>
                <w:szCs w:val="16"/>
              </w:rPr>
            </w:pPr>
            <w:r w:rsidRPr="000F7CCE">
              <w:rPr>
                <w:rFonts w:eastAsiaTheme="minorEastAsia"/>
                <w:color w:val="000000" w:themeColor="text1"/>
                <w:sz w:val="16"/>
                <w:szCs w:val="16"/>
              </w:rPr>
              <w:t xml:space="preserve">E </w:t>
            </w:r>
            <w:r w:rsidR="00711F02">
              <w:rPr>
                <w:rFonts w:eastAsiaTheme="minorEastAsia"/>
                <w:color w:val="000000" w:themeColor="text1"/>
                <w:sz w:val="16"/>
                <w:szCs w:val="16"/>
              </w:rPr>
              <w:t>-</w:t>
            </w:r>
            <w:r w:rsidRPr="000F7CCE">
              <w:rPr>
                <w:rFonts w:eastAsiaTheme="minorEastAsia"/>
                <w:color w:val="000000" w:themeColor="text1"/>
                <w:sz w:val="16"/>
                <w:szCs w:val="16"/>
              </w:rPr>
              <w:t xml:space="preserve"> Energy surplus </w:t>
            </w:r>
          </w:p>
        </w:tc>
      </w:tr>
      <w:tr w:rsidRPr="000F7CCE" w:rsidR="005C2FCB" w:rsidTr="6CBD4BD0" w14:paraId="48A0DEFA" w14:textId="77777777">
        <w:trPr>
          <w:trHeight w:val="300"/>
        </w:trPr>
        <w:tc>
          <w:tcPr>
            <w:tcW w:w="765" w:type="dxa"/>
          </w:tcPr>
          <w:p w:rsidRPr="000F7CCE" w:rsidR="005C2FCB" w:rsidP="005C2FCB" w:rsidRDefault="005C2FCB" w14:paraId="59A55F23" w14:textId="661F4756">
            <w:pPr>
              <w:rPr>
                <w:rFonts w:eastAsiaTheme="minorEastAsia"/>
                <w:color w:val="000000" w:themeColor="text1"/>
                <w:sz w:val="16"/>
                <w:szCs w:val="16"/>
              </w:rPr>
            </w:pPr>
            <w:r w:rsidRPr="000F7CCE">
              <w:rPr>
                <w:rFonts w:eastAsiaTheme="minorEastAsia"/>
                <w:color w:val="000000" w:themeColor="text1"/>
                <w:sz w:val="16"/>
                <w:szCs w:val="16"/>
              </w:rPr>
              <w:t xml:space="preserve">11a.4 </w:t>
            </w:r>
          </w:p>
        </w:tc>
        <w:tc>
          <w:tcPr>
            <w:tcW w:w="1440" w:type="dxa"/>
          </w:tcPr>
          <w:p w:rsidRPr="000F7CCE" w:rsidR="005C2FCB" w:rsidP="005C2FCB" w:rsidRDefault="005C2FCB" w14:paraId="383F99AE" w14:textId="31470C74">
            <w:pPr>
              <w:rPr>
                <w:rFonts w:eastAsiaTheme="minorEastAsia"/>
                <w:color w:val="000000" w:themeColor="text1"/>
                <w:sz w:val="16"/>
                <w:szCs w:val="16"/>
              </w:rPr>
            </w:pPr>
            <w:r w:rsidRPr="000F7CCE">
              <w:rPr>
                <w:rFonts w:eastAsiaTheme="minorEastAsia"/>
                <w:color w:val="000000" w:themeColor="text1"/>
                <w:sz w:val="16"/>
                <w:szCs w:val="16"/>
              </w:rPr>
              <w:t xml:space="preserve">Send self-consumption results </w:t>
            </w:r>
          </w:p>
        </w:tc>
        <w:tc>
          <w:tcPr>
            <w:tcW w:w="2572" w:type="dxa"/>
          </w:tcPr>
          <w:p w:rsidRPr="000F7CCE" w:rsidR="005C2FCB" w:rsidP="005C2FCB" w:rsidRDefault="005C2FCB" w14:paraId="7AF78B7D" w14:textId="6AD9046F">
            <w:pPr>
              <w:rPr>
                <w:rFonts w:eastAsiaTheme="minorEastAsia"/>
                <w:color w:val="000000" w:themeColor="text1"/>
                <w:sz w:val="16"/>
                <w:szCs w:val="16"/>
              </w:rPr>
            </w:pPr>
            <w:r w:rsidRPr="000F7CCE">
              <w:rPr>
                <w:rFonts w:eastAsiaTheme="minorEastAsia"/>
                <w:color w:val="000000" w:themeColor="text1"/>
                <w:sz w:val="16"/>
                <w:szCs w:val="16"/>
              </w:rPr>
              <w:t>Self-consumption calculation responsible</w:t>
            </w:r>
            <w:r w:rsidRPr="000F7CCE" w:rsidDel="004F4700">
              <w:rPr>
                <w:rFonts w:eastAsiaTheme="minorEastAsia"/>
                <w:color w:val="000000" w:themeColor="text1"/>
                <w:sz w:val="16"/>
                <w:szCs w:val="16"/>
              </w:rPr>
              <w:t xml:space="preserve"> </w:t>
            </w:r>
            <w:r w:rsidRPr="000F7CCE">
              <w:rPr>
                <w:rFonts w:eastAsiaTheme="minorEastAsia"/>
                <w:color w:val="000000" w:themeColor="text1"/>
                <w:sz w:val="16"/>
                <w:szCs w:val="16"/>
              </w:rPr>
              <w:t xml:space="preserve">sends energy self-consumed by CESU members to their contracted suppliers to discount the energy self-consumed from the energy billed. </w:t>
            </w:r>
          </w:p>
        </w:tc>
        <w:tc>
          <w:tcPr>
            <w:tcW w:w="1240" w:type="dxa"/>
          </w:tcPr>
          <w:p w:rsidRPr="000F7CCE" w:rsidR="005C2FCB" w:rsidP="005C2FCB" w:rsidRDefault="005C2FCB" w14:paraId="05AF2E1A" w14:textId="77777777">
            <w:pPr>
              <w:rPr>
                <w:rFonts w:eastAsiaTheme="minorEastAsia"/>
                <w:color w:val="000000" w:themeColor="text1"/>
                <w:sz w:val="16"/>
                <w:szCs w:val="16"/>
              </w:rPr>
            </w:pPr>
            <w:r w:rsidRPr="000F7CCE">
              <w:rPr>
                <w:rFonts w:eastAsiaTheme="minorEastAsia"/>
                <w:color w:val="000000" w:themeColor="text1"/>
                <w:sz w:val="16"/>
                <w:szCs w:val="16"/>
              </w:rPr>
              <w:t>Self-consumption calculation responsible</w:t>
            </w:r>
          </w:p>
        </w:tc>
        <w:tc>
          <w:tcPr>
            <w:tcW w:w="1117" w:type="dxa"/>
          </w:tcPr>
          <w:p w:rsidRPr="000F7CCE" w:rsidR="005C2FCB" w:rsidP="005C2FCB" w:rsidRDefault="005C2FCB" w14:paraId="2C88604E" w14:textId="77777777">
            <w:pPr>
              <w:rPr>
                <w:rFonts w:eastAsiaTheme="minorEastAsia"/>
                <w:color w:val="000000" w:themeColor="text1"/>
                <w:sz w:val="16"/>
                <w:szCs w:val="16"/>
              </w:rPr>
            </w:pPr>
            <w:r w:rsidRPr="000F7CCE">
              <w:rPr>
                <w:rFonts w:eastAsiaTheme="minorEastAsia"/>
                <w:color w:val="000000" w:themeColor="text1"/>
                <w:sz w:val="16"/>
                <w:szCs w:val="16"/>
              </w:rPr>
              <w:t>Supplier</w:t>
            </w:r>
          </w:p>
          <w:p w:rsidRPr="000F7CCE" w:rsidR="005C2FCB" w:rsidP="005C2FCB" w:rsidRDefault="005C2FCB" w14:paraId="06E36768" w14:textId="77777777">
            <w:pPr>
              <w:rPr>
                <w:rFonts w:eastAsiaTheme="minorEastAsia"/>
                <w:color w:val="000000" w:themeColor="text1"/>
                <w:sz w:val="16"/>
                <w:szCs w:val="16"/>
              </w:rPr>
            </w:pPr>
          </w:p>
          <w:p w:rsidRPr="000F7CCE" w:rsidR="005C2FCB" w:rsidP="005C2FCB" w:rsidRDefault="005C2FCB" w14:paraId="5D02B6CE" w14:textId="1053114B">
            <w:pPr>
              <w:rPr>
                <w:rFonts w:eastAsiaTheme="minorEastAsia"/>
                <w:color w:val="000000" w:themeColor="text1"/>
                <w:sz w:val="16"/>
                <w:szCs w:val="16"/>
              </w:rPr>
            </w:pPr>
          </w:p>
        </w:tc>
        <w:tc>
          <w:tcPr>
            <w:tcW w:w="2216" w:type="dxa"/>
          </w:tcPr>
          <w:p w:rsidRPr="000F7CCE" w:rsidR="005C2FCB" w:rsidP="005C2FCB" w:rsidRDefault="005C2FCB" w14:paraId="1BD61A40" w14:textId="705B9501">
            <w:pPr>
              <w:rPr>
                <w:rFonts w:eastAsiaTheme="minorEastAsia"/>
                <w:color w:val="000000" w:themeColor="text1"/>
                <w:sz w:val="16"/>
                <w:szCs w:val="16"/>
              </w:rPr>
            </w:pPr>
            <w:r w:rsidRPr="000F7CCE">
              <w:rPr>
                <w:rFonts w:eastAsiaTheme="minorEastAsia"/>
                <w:color w:val="000000" w:themeColor="text1"/>
                <w:sz w:val="16"/>
                <w:szCs w:val="16"/>
              </w:rPr>
              <w:t xml:space="preserve">C </w:t>
            </w:r>
            <w:r w:rsidR="00711F02">
              <w:rPr>
                <w:rFonts w:eastAsiaTheme="minorEastAsia"/>
                <w:color w:val="000000" w:themeColor="text1"/>
                <w:sz w:val="16"/>
                <w:szCs w:val="16"/>
              </w:rPr>
              <w:t>-</w:t>
            </w:r>
            <w:r w:rsidRPr="000F7CCE">
              <w:rPr>
                <w:rFonts w:eastAsiaTheme="minorEastAsia"/>
                <w:color w:val="000000" w:themeColor="text1"/>
                <w:sz w:val="16"/>
                <w:szCs w:val="16"/>
              </w:rPr>
              <w:t xml:space="preserve"> Energy self-consumed </w:t>
            </w:r>
          </w:p>
          <w:p w:rsidRPr="000F7CCE" w:rsidR="005C2FCB" w:rsidP="005C2FCB" w:rsidRDefault="005C2FCB" w14:paraId="4C2BD540" w14:textId="4C48D731">
            <w:pPr>
              <w:rPr>
                <w:rFonts w:eastAsiaTheme="minorEastAsia"/>
                <w:color w:val="000000" w:themeColor="text1"/>
                <w:sz w:val="16"/>
                <w:szCs w:val="16"/>
              </w:rPr>
            </w:pPr>
          </w:p>
        </w:tc>
      </w:tr>
      <w:tr w:rsidRPr="000F7CCE" w:rsidR="00F63E31" w:rsidTr="6CBD4BD0" w14:paraId="66D8C03D" w14:textId="77777777">
        <w:trPr>
          <w:trHeight w:val="300"/>
        </w:trPr>
        <w:tc>
          <w:tcPr>
            <w:tcW w:w="765" w:type="dxa"/>
          </w:tcPr>
          <w:p w:rsidRPr="000F7CCE" w:rsidR="00F63E31" w:rsidP="00F63E31" w:rsidRDefault="00F63E31" w14:paraId="5165A78F" w14:textId="04D0D190">
            <w:pPr>
              <w:rPr>
                <w:rFonts w:eastAsiaTheme="minorEastAsia"/>
                <w:color w:val="000000" w:themeColor="text1"/>
                <w:sz w:val="16"/>
                <w:szCs w:val="16"/>
              </w:rPr>
            </w:pPr>
            <w:r w:rsidRPr="000F7CCE">
              <w:rPr>
                <w:rFonts w:eastAsiaTheme="minorEastAsia"/>
                <w:color w:val="000000" w:themeColor="text1"/>
                <w:sz w:val="16"/>
                <w:szCs w:val="16"/>
              </w:rPr>
              <w:t>11a.5</w:t>
            </w:r>
          </w:p>
        </w:tc>
        <w:tc>
          <w:tcPr>
            <w:tcW w:w="1440" w:type="dxa"/>
          </w:tcPr>
          <w:p w:rsidRPr="000F7CCE" w:rsidR="00F63E31" w:rsidP="00F63E31" w:rsidRDefault="00F63E31" w14:paraId="43D9FDE1" w14:textId="2444B7D3">
            <w:pPr>
              <w:rPr>
                <w:rFonts w:eastAsiaTheme="minorEastAsia"/>
                <w:color w:val="000000" w:themeColor="text1"/>
                <w:sz w:val="16"/>
                <w:szCs w:val="16"/>
              </w:rPr>
            </w:pPr>
            <w:r w:rsidRPr="000F7CCE">
              <w:rPr>
                <w:rFonts w:eastAsiaTheme="minorEastAsia"/>
                <w:color w:val="000000" w:themeColor="text1"/>
                <w:sz w:val="16"/>
                <w:szCs w:val="16"/>
              </w:rPr>
              <w:t>Execute calculation of energy bills</w:t>
            </w:r>
          </w:p>
        </w:tc>
        <w:tc>
          <w:tcPr>
            <w:tcW w:w="2572" w:type="dxa"/>
          </w:tcPr>
          <w:p w:rsidRPr="000F7CCE" w:rsidR="00F63E31" w:rsidP="00F63E31" w:rsidRDefault="00F63E31" w14:paraId="1CED6DEB" w14:textId="7B4CEE51">
            <w:pPr>
              <w:rPr>
                <w:rFonts w:eastAsiaTheme="minorEastAsia"/>
                <w:color w:val="000000" w:themeColor="text1"/>
                <w:sz w:val="16"/>
                <w:szCs w:val="16"/>
              </w:rPr>
            </w:pPr>
            <w:r w:rsidRPr="000F7CCE">
              <w:rPr>
                <w:rFonts w:eastAsiaTheme="minorEastAsia"/>
                <w:color w:val="000000" w:themeColor="text1"/>
                <w:sz w:val="16"/>
                <w:szCs w:val="16"/>
              </w:rPr>
              <w:t>Contracted suppliers calculate the individual energy bills of the CESU members</w:t>
            </w:r>
          </w:p>
        </w:tc>
        <w:tc>
          <w:tcPr>
            <w:tcW w:w="1240" w:type="dxa"/>
          </w:tcPr>
          <w:p w:rsidRPr="000F7CCE" w:rsidR="00F63E31" w:rsidP="00F63E31" w:rsidRDefault="00F63E31" w14:paraId="5B9E874B" w14:textId="515FA35E">
            <w:pPr>
              <w:rPr>
                <w:rFonts w:eastAsiaTheme="minorEastAsia"/>
                <w:color w:val="000000" w:themeColor="text1"/>
                <w:sz w:val="16"/>
                <w:szCs w:val="16"/>
              </w:rPr>
            </w:pPr>
            <w:r w:rsidRPr="000F7CCE">
              <w:rPr>
                <w:rFonts w:eastAsiaTheme="minorEastAsia"/>
                <w:color w:val="000000" w:themeColor="text1"/>
                <w:sz w:val="16"/>
                <w:szCs w:val="16"/>
              </w:rPr>
              <w:t>Supplier</w:t>
            </w:r>
          </w:p>
        </w:tc>
        <w:tc>
          <w:tcPr>
            <w:tcW w:w="1117" w:type="dxa"/>
          </w:tcPr>
          <w:p w:rsidRPr="000F7CCE" w:rsidR="00F63E31" w:rsidP="00F63E31" w:rsidRDefault="00F63E31" w14:paraId="6BB9278D" w14:textId="5D0B366C">
            <w:pPr>
              <w:rPr>
                <w:rFonts w:eastAsiaTheme="minorEastAsia"/>
                <w:color w:val="000000" w:themeColor="text1"/>
                <w:sz w:val="16"/>
                <w:szCs w:val="16"/>
              </w:rPr>
            </w:pPr>
            <w:r w:rsidRPr="000F7CCE">
              <w:rPr>
                <w:rFonts w:eastAsiaTheme="minorEastAsia"/>
                <w:color w:val="000000" w:themeColor="text1"/>
                <w:sz w:val="16"/>
                <w:szCs w:val="16"/>
              </w:rPr>
              <w:t>[internal]</w:t>
            </w:r>
          </w:p>
        </w:tc>
        <w:tc>
          <w:tcPr>
            <w:tcW w:w="2216" w:type="dxa"/>
          </w:tcPr>
          <w:p w:rsidRPr="000F7CCE" w:rsidR="00F63E31" w:rsidP="00F63E31" w:rsidRDefault="00F63E31" w14:paraId="392F4E39" w14:textId="1233AEF2">
            <w:pPr>
              <w:rPr>
                <w:rFonts w:eastAsiaTheme="minorEastAsia"/>
                <w:color w:val="000000" w:themeColor="text1"/>
                <w:sz w:val="16"/>
                <w:szCs w:val="16"/>
              </w:rPr>
            </w:pPr>
            <w:r w:rsidRPr="000F7CCE">
              <w:rPr>
                <w:rFonts w:eastAsiaTheme="minorEastAsia"/>
                <w:color w:val="000000" w:themeColor="text1"/>
                <w:sz w:val="16"/>
                <w:szCs w:val="16"/>
              </w:rPr>
              <w:t>[not relevant]</w:t>
            </w:r>
          </w:p>
        </w:tc>
      </w:tr>
      <w:tr w:rsidRPr="000F7CCE" w:rsidR="00F63E31" w:rsidTr="6CBD4BD0" w14:paraId="3EE1C483" w14:textId="77777777">
        <w:trPr>
          <w:trHeight w:val="300"/>
        </w:trPr>
        <w:tc>
          <w:tcPr>
            <w:tcW w:w="765" w:type="dxa"/>
          </w:tcPr>
          <w:p w:rsidRPr="000F7CCE" w:rsidR="00F63E31" w:rsidP="00F63E31" w:rsidRDefault="00F63E31" w14:paraId="62E1ABDE" w14:textId="5A042A5F">
            <w:pPr>
              <w:rPr>
                <w:rFonts w:eastAsiaTheme="minorEastAsia"/>
                <w:color w:val="000000" w:themeColor="text1"/>
                <w:sz w:val="16"/>
                <w:szCs w:val="16"/>
              </w:rPr>
            </w:pPr>
            <w:r w:rsidRPr="000F7CCE">
              <w:rPr>
                <w:rFonts w:eastAsiaTheme="minorEastAsia"/>
                <w:color w:val="000000" w:themeColor="text1"/>
                <w:sz w:val="16"/>
                <w:szCs w:val="16"/>
              </w:rPr>
              <w:t>11a.6</w:t>
            </w:r>
          </w:p>
        </w:tc>
        <w:tc>
          <w:tcPr>
            <w:tcW w:w="1440" w:type="dxa"/>
          </w:tcPr>
          <w:p w:rsidRPr="000F7CCE" w:rsidR="00F63E31" w:rsidP="00F63E31" w:rsidRDefault="00F63E31" w14:paraId="068B4B47" w14:textId="6E631423">
            <w:pPr>
              <w:rPr>
                <w:rFonts w:eastAsiaTheme="minorEastAsia"/>
                <w:color w:val="000000" w:themeColor="text1"/>
                <w:sz w:val="16"/>
                <w:szCs w:val="16"/>
              </w:rPr>
            </w:pPr>
            <w:r w:rsidRPr="000F7CCE">
              <w:rPr>
                <w:rFonts w:eastAsiaTheme="minorEastAsia"/>
                <w:color w:val="000000" w:themeColor="text1"/>
                <w:sz w:val="16"/>
                <w:szCs w:val="16"/>
              </w:rPr>
              <w:t xml:space="preserve">Send energy bill </w:t>
            </w:r>
          </w:p>
        </w:tc>
        <w:tc>
          <w:tcPr>
            <w:tcW w:w="2572" w:type="dxa"/>
          </w:tcPr>
          <w:p w:rsidRPr="000F7CCE" w:rsidR="00F63E31" w:rsidP="00F63E31" w:rsidRDefault="00F63E31" w14:paraId="28D39E4A" w14:textId="6A0874AE">
            <w:pPr>
              <w:rPr>
                <w:rFonts w:eastAsiaTheme="minorEastAsia"/>
                <w:color w:val="000000" w:themeColor="text1"/>
                <w:sz w:val="16"/>
                <w:szCs w:val="16"/>
              </w:rPr>
            </w:pPr>
            <w:r w:rsidRPr="000F7CCE">
              <w:rPr>
                <w:rFonts w:eastAsiaTheme="minorEastAsia"/>
                <w:color w:val="000000" w:themeColor="text1"/>
                <w:sz w:val="16"/>
                <w:szCs w:val="16"/>
              </w:rPr>
              <w:t xml:space="preserve">Contracted suppliers invoice the energy bills to </w:t>
            </w:r>
            <w:r w:rsidRPr="000F7CCE">
              <w:rPr>
                <w:rFonts w:ascii="Calibri" w:hAnsi="Calibri" w:eastAsia="Calibri" w:cs="Calibri"/>
                <w:color w:val="000000" w:themeColor="text1"/>
                <w:sz w:val="16"/>
                <w:szCs w:val="16"/>
              </w:rPr>
              <w:t>CESU members</w:t>
            </w:r>
            <w:r w:rsidRPr="000F7CCE">
              <w:rPr>
                <w:rFonts w:eastAsiaTheme="minorEastAsia"/>
                <w:color w:val="000000" w:themeColor="text1"/>
                <w:sz w:val="16"/>
                <w:szCs w:val="16"/>
              </w:rPr>
              <w:t xml:space="preserve"> with the self-consumed energy subtracted.</w:t>
            </w:r>
          </w:p>
        </w:tc>
        <w:tc>
          <w:tcPr>
            <w:tcW w:w="1240" w:type="dxa"/>
          </w:tcPr>
          <w:p w:rsidRPr="000F7CCE" w:rsidR="00F63E31" w:rsidP="00F63E31" w:rsidRDefault="00F63E31" w14:paraId="596C38E6" w14:textId="61711BB0">
            <w:pPr>
              <w:rPr>
                <w:rFonts w:eastAsiaTheme="minorEastAsia"/>
                <w:color w:val="000000" w:themeColor="text1"/>
                <w:sz w:val="16"/>
                <w:szCs w:val="16"/>
              </w:rPr>
            </w:pPr>
            <w:r w:rsidRPr="000F7CCE">
              <w:rPr>
                <w:rFonts w:eastAsiaTheme="minorEastAsia"/>
                <w:color w:val="000000" w:themeColor="text1"/>
                <w:sz w:val="16"/>
                <w:szCs w:val="16"/>
              </w:rPr>
              <w:t>Supplier</w:t>
            </w:r>
          </w:p>
        </w:tc>
        <w:tc>
          <w:tcPr>
            <w:tcW w:w="1117" w:type="dxa"/>
          </w:tcPr>
          <w:p w:rsidRPr="000F7CCE" w:rsidR="00F63E31" w:rsidP="00F63E31" w:rsidRDefault="00F63E31" w14:paraId="27CFBC5A" w14:textId="4B401F08">
            <w:pPr>
              <w:rPr>
                <w:rFonts w:eastAsiaTheme="minorEastAsia"/>
                <w:color w:val="000000" w:themeColor="text1"/>
                <w:sz w:val="16"/>
                <w:szCs w:val="16"/>
              </w:rPr>
            </w:pPr>
            <w:r w:rsidRPr="000F7CCE">
              <w:rPr>
                <w:rFonts w:ascii="Calibri" w:hAnsi="Calibri" w:eastAsia="Calibri" w:cs="Calibri"/>
                <w:color w:val="000000" w:themeColor="text1"/>
                <w:sz w:val="16"/>
                <w:szCs w:val="16"/>
              </w:rPr>
              <w:t>CESU member</w:t>
            </w:r>
          </w:p>
        </w:tc>
        <w:tc>
          <w:tcPr>
            <w:tcW w:w="2216" w:type="dxa"/>
          </w:tcPr>
          <w:p w:rsidRPr="000F7CCE" w:rsidR="00F63E31" w:rsidP="00F63E31" w:rsidRDefault="00F63E31" w14:paraId="677998A4" w14:textId="75F3458D">
            <w:pPr>
              <w:rPr>
                <w:rFonts w:eastAsiaTheme="minorEastAsia"/>
                <w:color w:val="000000" w:themeColor="text1"/>
                <w:sz w:val="16"/>
                <w:szCs w:val="16"/>
              </w:rPr>
            </w:pPr>
            <w:r w:rsidRPr="000F7CCE">
              <w:rPr>
                <w:rFonts w:eastAsiaTheme="minorEastAsia"/>
                <w:color w:val="000000" w:themeColor="text1"/>
                <w:sz w:val="16"/>
                <w:szCs w:val="16"/>
              </w:rPr>
              <w:t>F - Energy bill</w:t>
            </w:r>
          </w:p>
        </w:tc>
      </w:tr>
      <w:tr w:rsidRPr="000F7CCE" w:rsidR="00F63E31" w:rsidTr="6CBD4BD0" w14:paraId="35D70629" w14:textId="77777777">
        <w:trPr>
          <w:trHeight w:val="300"/>
        </w:trPr>
        <w:tc>
          <w:tcPr>
            <w:tcW w:w="765" w:type="dxa"/>
          </w:tcPr>
          <w:p w:rsidRPr="000F7CCE" w:rsidR="00F63E31" w:rsidP="00F63E31" w:rsidRDefault="00F63E31" w14:paraId="00CD055D" w14:textId="69093DA1">
            <w:pPr>
              <w:rPr>
                <w:rFonts w:eastAsiaTheme="minorEastAsia"/>
                <w:color w:val="000000" w:themeColor="text1"/>
                <w:sz w:val="16"/>
                <w:szCs w:val="16"/>
              </w:rPr>
            </w:pPr>
            <w:r w:rsidRPr="000F7CCE">
              <w:rPr>
                <w:rFonts w:eastAsiaTheme="minorEastAsia"/>
                <w:color w:val="000000" w:themeColor="text1"/>
                <w:sz w:val="16"/>
                <w:szCs w:val="16"/>
              </w:rPr>
              <w:t>11a.7</w:t>
            </w:r>
          </w:p>
        </w:tc>
        <w:tc>
          <w:tcPr>
            <w:tcW w:w="1440" w:type="dxa"/>
          </w:tcPr>
          <w:p w:rsidRPr="000F7CCE" w:rsidR="00F63E31" w:rsidP="00F63E31" w:rsidRDefault="00F63E31" w14:paraId="54536C05" w14:textId="228E4BA4">
            <w:pPr>
              <w:rPr>
                <w:rFonts w:eastAsiaTheme="minorEastAsia"/>
                <w:color w:val="000000" w:themeColor="text1"/>
                <w:sz w:val="16"/>
                <w:szCs w:val="16"/>
              </w:rPr>
            </w:pPr>
            <w:r w:rsidRPr="000F7CCE">
              <w:rPr>
                <w:rFonts w:eastAsiaTheme="minorEastAsia"/>
                <w:color w:val="000000" w:themeColor="text1"/>
                <w:sz w:val="16"/>
                <w:szCs w:val="16"/>
              </w:rPr>
              <w:t xml:space="preserve">Send self-consumption results </w:t>
            </w:r>
          </w:p>
        </w:tc>
        <w:tc>
          <w:tcPr>
            <w:tcW w:w="2572" w:type="dxa"/>
          </w:tcPr>
          <w:p w:rsidRPr="000F7CCE" w:rsidR="00F63E31" w:rsidP="00F63E31" w:rsidRDefault="00F63E31" w14:paraId="1F63E53D" w14:textId="29E999C0">
            <w:pPr>
              <w:rPr>
                <w:rFonts w:eastAsiaTheme="minorEastAsia"/>
                <w:color w:val="000000" w:themeColor="text1"/>
                <w:sz w:val="16"/>
                <w:szCs w:val="16"/>
              </w:rPr>
            </w:pPr>
            <w:r w:rsidRPr="000F7CCE">
              <w:rPr>
                <w:rFonts w:eastAsiaTheme="minorEastAsia"/>
                <w:color w:val="000000" w:themeColor="text1"/>
                <w:sz w:val="16"/>
                <w:szCs w:val="16"/>
              </w:rPr>
              <w:t>Self-consumption calculation responsible</w:t>
            </w:r>
            <w:r w:rsidRPr="000F7CCE" w:rsidDel="004F4700">
              <w:rPr>
                <w:rFonts w:eastAsiaTheme="minorEastAsia"/>
                <w:color w:val="000000" w:themeColor="text1"/>
                <w:sz w:val="16"/>
                <w:szCs w:val="16"/>
              </w:rPr>
              <w:t xml:space="preserve"> </w:t>
            </w:r>
            <w:r w:rsidRPr="000F7CCE">
              <w:rPr>
                <w:rFonts w:eastAsiaTheme="minorEastAsia"/>
                <w:color w:val="000000" w:themeColor="text1"/>
                <w:sz w:val="16"/>
                <w:szCs w:val="16"/>
              </w:rPr>
              <w:t xml:space="preserve">sends energy surplus after self-consumption to the </w:t>
            </w:r>
            <w:r w:rsidRPr="000F7CCE" w:rsidR="00FF1EB8">
              <w:rPr>
                <w:rFonts w:ascii="Calibri" w:hAnsi="Calibri" w:eastAsia="Calibri" w:cs="Calibri"/>
                <w:color w:val="000000" w:themeColor="text1"/>
                <w:sz w:val="16"/>
                <w:szCs w:val="16"/>
              </w:rPr>
              <w:t>Independent Aggregator</w:t>
            </w:r>
            <w:r w:rsidR="00FF1EB8">
              <w:rPr>
                <w:rFonts w:eastAsiaTheme="minorEastAsia"/>
                <w:color w:val="000000" w:themeColor="text1"/>
                <w:sz w:val="16"/>
                <w:szCs w:val="16"/>
              </w:rPr>
              <w:t>.</w:t>
            </w:r>
          </w:p>
        </w:tc>
        <w:tc>
          <w:tcPr>
            <w:tcW w:w="1240" w:type="dxa"/>
          </w:tcPr>
          <w:p w:rsidRPr="000F7CCE" w:rsidR="00F63E31" w:rsidP="00F63E31" w:rsidRDefault="00F63E31" w14:paraId="565E0B55" w14:textId="0CB266D8">
            <w:pPr>
              <w:rPr>
                <w:rFonts w:eastAsiaTheme="minorEastAsia"/>
                <w:color w:val="000000" w:themeColor="text1"/>
                <w:sz w:val="16"/>
                <w:szCs w:val="16"/>
              </w:rPr>
            </w:pPr>
            <w:r w:rsidRPr="000F7CCE">
              <w:rPr>
                <w:rFonts w:eastAsiaTheme="minorEastAsia"/>
                <w:color w:val="000000" w:themeColor="text1"/>
                <w:sz w:val="16"/>
                <w:szCs w:val="16"/>
              </w:rPr>
              <w:t>Self-consumption calculation responsible</w:t>
            </w:r>
          </w:p>
        </w:tc>
        <w:tc>
          <w:tcPr>
            <w:tcW w:w="1117" w:type="dxa"/>
          </w:tcPr>
          <w:p w:rsidRPr="000F7CCE" w:rsidR="00F63E31" w:rsidP="00F63E31" w:rsidRDefault="00F63E31" w14:paraId="741445F6" w14:textId="2311A202">
            <w:pPr>
              <w:rPr>
                <w:rFonts w:eastAsiaTheme="minorEastAsia"/>
                <w:color w:val="000000" w:themeColor="text1"/>
                <w:sz w:val="16"/>
                <w:szCs w:val="16"/>
              </w:rPr>
            </w:pPr>
            <w:r w:rsidRPr="000F7CCE">
              <w:rPr>
                <w:rFonts w:ascii="Calibri" w:hAnsi="Calibri" w:eastAsia="Calibri" w:cs="Calibri"/>
                <w:color w:val="000000" w:themeColor="text1"/>
                <w:sz w:val="16"/>
                <w:szCs w:val="16"/>
              </w:rPr>
              <w:t>Independent Aggregator</w:t>
            </w:r>
          </w:p>
          <w:p w:rsidRPr="000F7CCE" w:rsidR="00F63E31" w:rsidP="00F63E31" w:rsidRDefault="00F63E31" w14:paraId="70E5A23A" w14:textId="77777777">
            <w:pPr>
              <w:rPr>
                <w:rFonts w:eastAsiaTheme="minorEastAsia"/>
                <w:color w:val="000000" w:themeColor="text1"/>
                <w:sz w:val="16"/>
                <w:szCs w:val="16"/>
              </w:rPr>
            </w:pPr>
          </w:p>
        </w:tc>
        <w:tc>
          <w:tcPr>
            <w:tcW w:w="2216" w:type="dxa"/>
          </w:tcPr>
          <w:p w:rsidRPr="000F7CCE" w:rsidR="00F63E31" w:rsidP="00F63E31" w:rsidRDefault="00F63E31" w14:paraId="348D8FEB" w14:textId="4F36F228">
            <w:pPr>
              <w:rPr>
                <w:rFonts w:eastAsiaTheme="minorEastAsia"/>
                <w:color w:val="000000" w:themeColor="text1"/>
                <w:sz w:val="16"/>
                <w:szCs w:val="16"/>
              </w:rPr>
            </w:pPr>
            <w:r w:rsidRPr="000F7CCE">
              <w:rPr>
                <w:rFonts w:eastAsiaTheme="minorEastAsia"/>
                <w:color w:val="000000" w:themeColor="text1"/>
                <w:sz w:val="16"/>
                <w:szCs w:val="16"/>
              </w:rPr>
              <w:t xml:space="preserve">E </w:t>
            </w:r>
            <w:r w:rsidR="00711F02">
              <w:rPr>
                <w:rFonts w:eastAsiaTheme="minorEastAsia"/>
                <w:color w:val="000000" w:themeColor="text1"/>
                <w:sz w:val="16"/>
                <w:szCs w:val="16"/>
              </w:rPr>
              <w:t>-</w:t>
            </w:r>
            <w:r w:rsidRPr="000F7CCE" w:rsidR="00711F02">
              <w:rPr>
                <w:rFonts w:eastAsiaTheme="minorEastAsia"/>
                <w:color w:val="000000" w:themeColor="text1"/>
                <w:sz w:val="16"/>
                <w:szCs w:val="16"/>
              </w:rPr>
              <w:t xml:space="preserve"> </w:t>
            </w:r>
            <w:r w:rsidRPr="000F7CCE" w:rsidR="001F40E1">
              <w:rPr>
                <w:rFonts w:eastAsiaTheme="minorEastAsia"/>
                <w:color w:val="000000" w:themeColor="text1"/>
                <w:sz w:val="16"/>
                <w:szCs w:val="16"/>
              </w:rPr>
              <w:t xml:space="preserve">Energy surplus </w:t>
            </w:r>
          </w:p>
        </w:tc>
      </w:tr>
      <w:tr w:rsidRPr="000F7CCE" w:rsidR="00D16076" w:rsidTr="6CBD4BD0" w14:paraId="686A25B7" w14:textId="77777777">
        <w:trPr>
          <w:trHeight w:val="300"/>
        </w:trPr>
        <w:tc>
          <w:tcPr>
            <w:tcW w:w="765" w:type="dxa"/>
          </w:tcPr>
          <w:p w:rsidRPr="000F7CCE" w:rsidR="00D16076" w:rsidP="00D16076" w:rsidRDefault="00D16076" w14:paraId="098386CF" w14:textId="26A77056">
            <w:pPr>
              <w:rPr>
                <w:rFonts w:eastAsiaTheme="minorEastAsia"/>
                <w:color w:val="000000" w:themeColor="text1"/>
                <w:sz w:val="16"/>
                <w:szCs w:val="16"/>
              </w:rPr>
            </w:pPr>
            <w:r w:rsidRPr="000F7CCE">
              <w:rPr>
                <w:rFonts w:eastAsiaTheme="minorEastAsia"/>
                <w:color w:val="000000" w:themeColor="text1"/>
                <w:sz w:val="16"/>
                <w:szCs w:val="16"/>
              </w:rPr>
              <w:t>11a.</w:t>
            </w:r>
            <w:commentRangeStart w:id="72"/>
            <w:commentRangeStart w:id="73"/>
            <w:r w:rsidRPr="000F7CCE">
              <w:rPr>
                <w:rFonts w:eastAsiaTheme="minorEastAsia"/>
                <w:color w:val="000000" w:themeColor="text1"/>
                <w:sz w:val="16"/>
                <w:szCs w:val="16"/>
              </w:rPr>
              <w:t>8</w:t>
            </w:r>
            <w:commentRangeEnd w:id="72"/>
            <w:r w:rsidRPr="000F7CCE">
              <w:rPr>
                <w:rStyle w:val="CommentReference"/>
              </w:rPr>
              <w:commentReference w:id="72"/>
            </w:r>
            <w:commentRangeEnd w:id="73"/>
            <w:r>
              <w:rPr>
                <w:rStyle w:val="CommentReference"/>
              </w:rPr>
              <w:commentReference w:id="73"/>
            </w:r>
          </w:p>
        </w:tc>
        <w:tc>
          <w:tcPr>
            <w:tcW w:w="1440" w:type="dxa"/>
          </w:tcPr>
          <w:p w:rsidRPr="000F7CCE" w:rsidR="00D16076" w:rsidP="00D16076" w:rsidRDefault="00D16076" w14:paraId="15D77B0F" w14:textId="5FBAD0EB">
            <w:pPr>
              <w:rPr>
                <w:rFonts w:eastAsiaTheme="minorEastAsia"/>
                <w:color w:val="000000" w:themeColor="text1"/>
                <w:sz w:val="16"/>
                <w:szCs w:val="16"/>
              </w:rPr>
            </w:pPr>
            <w:r w:rsidRPr="000F7CCE">
              <w:rPr>
                <w:rFonts w:eastAsiaTheme="minorEastAsia"/>
                <w:color w:val="000000" w:themeColor="text1"/>
                <w:sz w:val="16"/>
                <w:szCs w:val="16"/>
              </w:rPr>
              <w:t>Execute calculation</w:t>
            </w:r>
            <w:r w:rsidRPr="000F7CCE" w:rsidDel="00963F61">
              <w:rPr>
                <w:rFonts w:eastAsiaTheme="minorEastAsia"/>
                <w:color w:val="000000" w:themeColor="text1"/>
                <w:sz w:val="16"/>
                <w:szCs w:val="16"/>
              </w:rPr>
              <w:t xml:space="preserve"> </w:t>
            </w:r>
            <w:r w:rsidRPr="000F7CCE">
              <w:rPr>
                <w:rFonts w:eastAsiaTheme="minorEastAsia"/>
                <w:color w:val="000000" w:themeColor="text1"/>
                <w:sz w:val="16"/>
                <w:szCs w:val="16"/>
              </w:rPr>
              <w:t xml:space="preserve">of energy surplus revenues </w:t>
            </w:r>
          </w:p>
        </w:tc>
        <w:tc>
          <w:tcPr>
            <w:tcW w:w="2572" w:type="dxa"/>
          </w:tcPr>
          <w:p w:rsidRPr="000F7CCE" w:rsidR="00D16076" w:rsidP="00D16076" w:rsidRDefault="00D16076" w14:paraId="0698A959" w14:textId="02EE5BDF">
            <w:pPr>
              <w:rPr>
                <w:rFonts w:eastAsiaTheme="minorEastAsia"/>
                <w:color w:val="000000" w:themeColor="text1"/>
                <w:sz w:val="16"/>
                <w:szCs w:val="16"/>
              </w:rPr>
            </w:pPr>
            <w:r w:rsidRPr="000F7CCE">
              <w:rPr>
                <w:rFonts w:ascii="Calibri" w:hAnsi="Calibri" w:eastAsia="Calibri" w:cs="Calibri"/>
                <w:color w:val="000000" w:themeColor="text1"/>
                <w:sz w:val="16"/>
                <w:szCs w:val="16"/>
              </w:rPr>
              <w:t>Independent Aggregator</w:t>
            </w:r>
            <w:r w:rsidRPr="000F7CCE">
              <w:rPr>
                <w:rFonts w:eastAsiaTheme="minorEastAsia"/>
                <w:color w:val="000000" w:themeColor="text1"/>
                <w:sz w:val="16"/>
                <w:szCs w:val="16"/>
              </w:rPr>
              <w:t xml:space="preserve"> computes </w:t>
            </w:r>
            <w:r w:rsidRPr="000F7CCE" w:rsidR="00286BAF">
              <w:rPr>
                <w:rFonts w:eastAsiaTheme="minorEastAsia"/>
                <w:color w:val="000000" w:themeColor="text1"/>
                <w:sz w:val="16"/>
                <w:szCs w:val="16"/>
              </w:rPr>
              <w:t>revenues from energy surplus</w:t>
            </w:r>
            <w:r w:rsidR="00286BAF">
              <w:rPr>
                <w:rFonts w:eastAsiaTheme="minorEastAsia"/>
                <w:color w:val="000000" w:themeColor="text1"/>
                <w:sz w:val="16"/>
                <w:szCs w:val="16"/>
              </w:rPr>
              <w:t>.</w:t>
            </w:r>
          </w:p>
        </w:tc>
        <w:tc>
          <w:tcPr>
            <w:tcW w:w="1240" w:type="dxa"/>
          </w:tcPr>
          <w:p w:rsidRPr="000F7CCE" w:rsidR="00D16076" w:rsidP="00D16076" w:rsidRDefault="00D16076" w14:paraId="29A565F8" w14:textId="06B785CD">
            <w:pPr>
              <w:rPr>
                <w:rFonts w:eastAsiaTheme="minorEastAsia"/>
                <w:color w:val="000000" w:themeColor="text1"/>
                <w:sz w:val="16"/>
                <w:szCs w:val="16"/>
              </w:rPr>
            </w:pPr>
            <w:r w:rsidRPr="000F7CCE">
              <w:rPr>
                <w:rFonts w:ascii="Calibri" w:hAnsi="Calibri" w:eastAsia="Calibri" w:cs="Calibri"/>
                <w:color w:val="000000" w:themeColor="text1"/>
                <w:sz w:val="16"/>
                <w:szCs w:val="16"/>
              </w:rPr>
              <w:t>Independent Aggregator</w:t>
            </w:r>
          </w:p>
        </w:tc>
        <w:tc>
          <w:tcPr>
            <w:tcW w:w="1117" w:type="dxa"/>
          </w:tcPr>
          <w:p w:rsidRPr="000F7CCE" w:rsidR="00D16076" w:rsidP="00D16076" w:rsidRDefault="00D16076" w14:paraId="49459C22" w14:textId="6EB2E282">
            <w:pPr>
              <w:rPr>
                <w:rFonts w:eastAsiaTheme="minorEastAsia"/>
                <w:color w:val="000000" w:themeColor="text1"/>
                <w:sz w:val="16"/>
                <w:szCs w:val="16"/>
              </w:rPr>
            </w:pPr>
            <w:r w:rsidRPr="000F7CCE">
              <w:rPr>
                <w:rFonts w:eastAsiaTheme="minorEastAsia"/>
                <w:color w:val="000000" w:themeColor="text1"/>
                <w:sz w:val="16"/>
                <w:szCs w:val="16"/>
              </w:rPr>
              <w:t>[internal]</w:t>
            </w:r>
          </w:p>
        </w:tc>
        <w:tc>
          <w:tcPr>
            <w:tcW w:w="2216" w:type="dxa"/>
          </w:tcPr>
          <w:p w:rsidRPr="000F7CCE" w:rsidR="00D16076" w:rsidP="00D16076" w:rsidRDefault="00D16076" w14:paraId="0E83914E" w14:textId="5FA882D8">
            <w:pPr>
              <w:rPr>
                <w:rFonts w:eastAsiaTheme="minorEastAsia"/>
                <w:color w:val="000000" w:themeColor="text1"/>
                <w:sz w:val="16"/>
                <w:szCs w:val="16"/>
              </w:rPr>
            </w:pPr>
            <w:r w:rsidRPr="000F7CCE">
              <w:rPr>
                <w:rFonts w:eastAsiaTheme="minorEastAsia"/>
                <w:color w:val="000000" w:themeColor="text1"/>
                <w:sz w:val="16"/>
                <w:szCs w:val="16"/>
              </w:rPr>
              <w:t>[not relevant]</w:t>
            </w:r>
          </w:p>
        </w:tc>
      </w:tr>
      <w:tr w:rsidRPr="000F7CCE" w:rsidR="006B7136" w:rsidTr="6CBD4BD0" w14:paraId="7A71B90D" w14:textId="77777777">
        <w:trPr>
          <w:trHeight w:val="300"/>
        </w:trPr>
        <w:tc>
          <w:tcPr>
            <w:tcW w:w="765" w:type="dxa"/>
          </w:tcPr>
          <w:p w:rsidRPr="000F7CCE" w:rsidR="006B7136" w:rsidP="006B7136" w:rsidRDefault="006B7136" w14:paraId="74571EC6" w14:textId="01EB1237">
            <w:pPr>
              <w:rPr>
                <w:rFonts w:eastAsiaTheme="minorEastAsia"/>
                <w:color w:val="000000" w:themeColor="text1"/>
                <w:sz w:val="16"/>
                <w:szCs w:val="16"/>
              </w:rPr>
            </w:pPr>
            <w:r w:rsidRPr="000F7CCE">
              <w:rPr>
                <w:rFonts w:eastAsiaTheme="minorEastAsia"/>
                <w:color w:val="000000" w:themeColor="text1"/>
                <w:sz w:val="16"/>
                <w:szCs w:val="16"/>
              </w:rPr>
              <w:t>11a.9</w:t>
            </w:r>
          </w:p>
        </w:tc>
        <w:tc>
          <w:tcPr>
            <w:tcW w:w="1440" w:type="dxa"/>
          </w:tcPr>
          <w:p w:rsidRPr="000F7CCE" w:rsidR="006B7136" w:rsidP="006B7136" w:rsidRDefault="00452494" w14:paraId="4D449AAC" w14:textId="063C49FC">
            <w:pPr>
              <w:rPr>
                <w:rFonts w:eastAsiaTheme="minorEastAsia"/>
                <w:color w:val="000000" w:themeColor="text1"/>
                <w:sz w:val="16"/>
                <w:szCs w:val="16"/>
              </w:rPr>
            </w:pPr>
            <w:r w:rsidRPr="00452494">
              <w:rPr>
                <w:rFonts w:eastAsiaTheme="minorEastAsia"/>
                <w:color w:val="000000" w:themeColor="text1"/>
                <w:sz w:val="16"/>
                <w:szCs w:val="16"/>
              </w:rPr>
              <w:t>Send payment of energy surplus</w:t>
            </w:r>
          </w:p>
        </w:tc>
        <w:tc>
          <w:tcPr>
            <w:tcW w:w="2572" w:type="dxa"/>
          </w:tcPr>
          <w:p w:rsidRPr="000F7CCE" w:rsidR="006B7136" w:rsidP="006B7136" w:rsidRDefault="006B7136" w14:paraId="5BEEA55B" w14:textId="59B48F57">
            <w:pPr>
              <w:rPr>
                <w:rFonts w:eastAsiaTheme="minorEastAsia"/>
                <w:color w:val="000000" w:themeColor="text1"/>
                <w:sz w:val="16"/>
                <w:szCs w:val="16"/>
              </w:rPr>
            </w:pPr>
            <w:r w:rsidRPr="000F7CCE">
              <w:rPr>
                <w:rFonts w:ascii="Calibri" w:hAnsi="Calibri" w:eastAsia="Calibri" w:cs="Calibri"/>
                <w:color w:val="000000" w:themeColor="text1"/>
                <w:sz w:val="16"/>
                <w:szCs w:val="16"/>
              </w:rPr>
              <w:t>Independent Aggregator</w:t>
            </w:r>
            <w:r w:rsidRPr="000F7CCE" w:rsidDel="00647526">
              <w:rPr>
                <w:rFonts w:ascii="Calibri" w:hAnsi="Calibri" w:eastAsia="Calibri" w:cs="Calibri"/>
                <w:color w:val="000000" w:themeColor="text1"/>
                <w:sz w:val="16"/>
                <w:szCs w:val="16"/>
              </w:rPr>
              <w:t xml:space="preserve"> </w:t>
            </w:r>
            <w:r w:rsidRPr="000F7CCE">
              <w:rPr>
                <w:rFonts w:eastAsiaTheme="minorEastAsia"/>
                <w:color w:val="000000" w:themeColor="text1"/>
                <w:sz w:val="16"/>
                <w:szCs w:val="16"/>
              </w:rPr>
              <w:t>pay either the CESU aggregated or the individual CESU members, the revenues from energy surplus.</w:t>
            </w:r>
          </w:p>
        </w:tc>
        <w:tc>
          <w:tcPr>
            <w:tcW w:w="1240" w:type="dxa"/>
          </w:tcPr>
          <w:p w:rsidRPr="000F7CCE" w:rsidR="006B7136" w:rsidP="006B7136" w:rsidRDefault="006B7136" w14:paraId="6D4A6AF9" w14:textId="4D4DDC9D">
            <w:pPr>
              <w:rPr>
                <w:rFonts w:eastAsiaTheme="minorEastAsia"/>
                <w:color w:val="000000" w:themeColor="text1"/>
                <w:sz w:val="16"/>
                <w:szCs w:val="16"/>
              </w:rPr>
            </w:pPr>
            <w:r w:rsidRPr="000F7CCE">
              <w:rPr>
                <w:rFonts w:ascii="Calibri" w:hAnsi="Calibri" w:eastAsia="Calibri" w:cs="Calibri"/>
                <w:color w:val="000000" w:themeColor="text1"/>
                <w:sz w:val="16"/>
                <w:szCs w:val="16"/>
              </w:rPr>
              <w:t>Independent Aggregator</w:t>
            </w:r>
          </w:p>
        </w:tc>
        <w:tc>
          <w:tcPr>
            <w:tcW w:w="1117" w:type="dxa"/>
          </w:tcPr>
          <w:p w:rsidRPr="000F7CCE" w:rsidR="006B7136" w:rsidP="006B7136" w:rsidRDefault="006B7136" w14:paraId="5AF6C745" w14:textId="58CF104C">
            <w:pPr>
              <w:rPr>
                <w:rFonts w:eastAsiaTheme="minorEastAsia"/>
                <w:color w:val="000000" w:themeColor="text1"/>
                <w:sz w:val="16"/>
                <w:szCs w:val="16"/>
              </w:rPr>
            </w:pPr>
            <w:r w:rsidRPr="000F7CCE">
              <w:rPr>
                <w:rFonts w:ascii="Calibri" w:hAnsi="Calibri" w:eastAsia="Calibri" w:cs="Calibri"/>
                <w:color w:val="000000" w:themeColor="text1"/>
                <w:sz w:val="16"/>
                <w:szCs w:val="16"/>
              </w:rPr>
              <w:t>CESU member</w:t>
            </w:r>
          </w:p>
        </w:tc>
        <w:tc>
          <w:tcPr>
            <w:tcW w:w="2216" w:type="dxa"/>
          </w:tcPr>
          <w:p w:rsidRPr="000F7CCE" w:rsidR="006B7136" w:rsidP="006B7136" w:rsidRDefault="00D16076" w14:paraId="484782CC" w14:textId="68E53C20">
            <w:pPr>
              <w:rPr>
                <w:rFonts w:eastAsiaTheme="minorEastAsia"/>
                <w:color w:val="000000" w:themeColor="text1"/>
                <w:sz w:val="16"/>
                <w:szCs w:val="16"/>
              </w:rPr>
            </w:pPr>
            <w:r w:rsidRPr="000F7CCE">
              <w:rPr>
                <w:rFonts w:eastAsiaTheme="minorEastAsia"/>
                <w:color w:val="000000" w:themeColor="text1"/>
                <w:sz w:val="16"/>
                <w:szCs w:val="16"/>
              </w:rPr>
              <w:t xml:space="preserve">G - Energy surplus </w:t>
            </w:r>
            <w:commentRangeStart w:id="74"/>
            <w:commentRangeStart w:id="75"/>
            <w:r w:rsidRPr="000F7CCE">
              <w:rPr>
                <w:rFonts w:eastAsiaTheme="minorEastAsia"/>
                <w:color w:val="000000" w:themeColor="text1"/>
                <w:sz w:val="16"/>
                <w:szCs w:val="16"/>
              </w:rPr>
              <w:t>revenues</w:t>
            </w:r>
            <w:commentRangeEnd w:id="74"/>
            <w:r w:rsidRPr="000F7CCE">
              <w:rPr>
                <w:rStyle w:val="CommentReference"/>
              </w:rPr>
              <w:commentReference w:id="74"/>
            </w:r>
            <w:commentRangeEnd w:id="75"/>
            <w:r>
              <w:rPr>
                <w:rStyle w:val="CommentReference"/>
              </w:rPr>
              <w:commentReference w:id="75"/>
            </w:r>
          </w:p>
        </w:tc>
      </w:tr>
    </w:tbl>
    <w:p w:rsidR="006B7136" w:rsidP="04F4FF6E" w:rsidRDefault="006B7136" w14:paraId="060037CE" w14:textId="77777777">
      <w:pPr>
        <w:spacing w:after="0" w:line="240" w:lineRule="auto"/>
        <w:rPr>
          <w:rFonts w:ascii="Arial" w:hAnsi="Arial" w:eastAsia="Arial" w:cs="Arial"/>
          <w:color w:val="000000" w:themeColor="text1"/>
        </w:rPr>
      </w:pPr>
    </w:p>
    <w:p w:rsidRPr="000F7CCE" w:rsidR="0081789C" w:rsidP="006E27D6" w:rsidRDefault="0081789C" w14:paraId="7F33B78A" w14:textId="4CDAE092">
      <w:pPr>
        <w:spacing w:after="0" w:line="240" w:lineRule="auto"/>
      </w:pPr>
    </w:p>
    <w:tbl>
      <w:tblPr>
        <w:tblStyle w:val="TableGrid"/>
        <w:tblW w:w="9350" w:type="dxa"/>
        <w:tblLook w:val="04A0" w:firstRow="1" w:lastRow="0" w:firstColumn="1" w:lastColumn="0" w:noHBand="0" w:noVBand="1"/>
      </w:tblPr>
      <w:tblGrid>
        <w:gridCol w:w="1129"/>
        <w:gridCol w:w="3402"/>
        <w:gridCol w:w="709"/>
        <w:gridCol w:w="4110"/>
      </w:tblGrid>
      <w:tr w:rsidRPr="000F7CCE" w:rsidR="0081789C" w14:paraId="0BA6482A" w14:textId="77777777">
        <w:trPr>
          <w:trHeight w:val="300"/>
        </w:trPr>
        <w:tc>
          <w:tcPr>
            <w:tcW w:w="9350" w:type="dxa"/>
            <w:gridSpan w:val="4"/>
            <w:shd w:val="clear" w:color="auto" w:fill="D0CECE" w:themeFill="background2" w:themeFillShade="E6"/>
          </w:tcPr>
          <w:p w:rsidRPr="000F7CCE" w:rsidR="0081789C" w:rsidRDefault="0081789C" w14:paraId="7E15212A" w14:textId="77777777">
            <w:pPr>
              <w:jc w:val="cente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INFORMATION OBJECTS FOR THIS PROCEDURE</w:t>
            </w:r>
          </w:p>
        </w:tc>
      </w:tr>
      <w:tr w:rsidRPr="000F7CCE" w:rsidR="0081789C" w:rsidTr="00354212" w14:paraId="5EBF7DFD" w14:textId="77777777">
        <w:trPr>
          <w:trHeight w:val="300"/>
        </w:trPr>
        <w:tc>
          <w:tcPr>
            <w:tcW w:w="1129" w:type="dxa"/>
            <w:shd w:val="clear" w:color="auto" w:fill="D0CECE" w:themeFill="background2" w:themeFillShade="E6"/>
          </w:tcPr>
          <w:p w:rsidRPr="000F7CCE" w:rsidR="0081789C" w:rsidRDefault="0081789C" w14:paraId="052B2923" w14:textId="77777777">
            <w:pPr>
              <w:rPr>
                <w:rFonts w:ascii="Arial" w:hAnsi="Arial" w:eastAsia="Arial" w:cs="Arial"/>
                <w:b/>
                <w:bCs/>
                <w:i/>
                <w:iCs/>
                <w:sz w:val="16"/>
                <w:szCs w:val="16"/>
              </w:rPr>
            </w:pPr>
            <w:r w:rsidRPr="000F7CCE">
              <w:rPr>
                <w:rFonts w:ascii="Arial" w:hAnsi="Arial" w:eastAsia="Arial" w:cs="Arial"/>
                <w:b/>
                <w:bCs/>
                <w:i/>
                <w:iCs/>
                <w:sz w:val="16"/>
                <w:szCs w:val="16"/>
              </w:rPr>
              <w:t>Information exchanged,</w:t>
            </w:r>
          </w:p>
          <w:p w:rsidRPr="000F7CCE" w:rsidR="0081789C" w:rsidRDefault="0081789C" w14:paraId="63D5C7D4" w14:textId="77777777">
            <w:pPr>
              <w:rPr>
                <w:rFonts w:ascii="Arial" w:hAnsi="Arial" w:eastAsia="Arial" w:cs="Arial"/>
                <w:b/>
                <w:bCs/>
                <w:i/>
                <w:iCs/>
                <w:sz w:val="16"/>
                <w:szCs w:val="16"/>
              </w:rPr>
            </w:pPr>
            <w:r w:rsidRPr="000F7CCE">
              <w:rPr>
                <w:rFonts w:ascii="Arial" w:hAnsi="Arial" w:eastAsia="Arial" w:cs="Arial"/>
                <w:b/>
                <w:bCs/>
                <w:i/>
                <w:iCs/>
                <w:sz w:val="16"/>
                <w:szCs w:val="16"/>
              </w:rPr>
              <w:t>ID</w:t>
            </w:r>
          </w:p>
        </w:tc>
        <w:tc>
          <w:tcPr>
            <w:tcW w:w="3402" w:type="dxa"/>
            <w:shd w:val="clear" w:color="auto" w:fill="D0CECE" w:themeFill="background2" w:themeFillShade="E6"/>
          </w:tcPr>
          <w:p w:rsidRPr="000F7CCE" w:rsidR="0081789C" w:rsidRDefault="0081789C" w14:paraId="1B5FFEFD" w14:textId="77777777">
            <w:pPr>
              <w:rPr>
                <w:rFonts w:ascii="Arial" w:hAnsi="Arial" w:eastAsia="Arial" w:cs="Arial"/>
                <w:b/>
                <w:bCs/>
                <w:i/>
                <w:iCs/>
                <w:sz w:val="16"/>
                <w:szCs w:val="16"/>
              </w:rPr>
            </w:pPr>
            <w:r w:rsidRPr="000F7CCE">
              <w:rPr>
                <w:rFonts w:ascii="Arial" w:hAnsi="Arial" w:eastAsia="Arial" w:cs="Arial"/>
                <w:b/>
                <w:bCs/>
                <w:i/>
                <w:iCs/>
                <w:color w:val="000000" w:themeColor="text1"/>
                <w:sz w:val="16"/>
                <w:szCs w:val="16"/>
              </w:rPr>
              <w:t>Name of the information</w:t>
            </w:r>
          </w:p>
        </w:tc>
        <w:tc>
          <w:tcPr>
            <w:tcW w:w="4819" w:type="dxa"/>
            <w:gridSpan w:val="2"/>
            <w:shd w:val="clear" w:color="auto" w:fill="D0CECE" w:themeFill="background2" w:themeFillShade="E6"/>
          </w:tcPr>
          <w:p w:rsidRPr="000F7CCE" w:rsidR="0081789C" w:rsidRDefault="0081789C" w14:paraId="4CC5E3C3" w14:textId="77777777">
            <w:pP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Description of information exchanged</w:t>
            </w:r>
          </w:p>
        </w:tc>
      </w:tr>
      <w:tr w:rsidRPr="000F7CCE" w:rsidR="0081789C" w:rsidTr="00354212" w14:paraId="5003D793" w14:textId="77777777">
        <w:trPr>
          <w:trHeight w:val="300"/>
        </w:trPr>
        <w:tc>
          <w:tcPr>
            <w:tcW w:w="1129" w:type="dxa"/>
          </w:tcPr>
          <w:p w:rsidRPr="000F7CCE" w:rsidR="0081789C" w:rsidRDefault="0081789C" w14:paraId="73513E0E" w14:textId="77777777">
            <w:pPr>
              <w:rPr>
                <w:rFonts w:eastAsiaTheme="minorEastAsia"/>
                <w:color w:val="000000" w:themeColor="text1"/>
                <w:sz w:val="16"/>
                <w:szCs w:val="16"/>
              </w:rPr>
            </w:pPr>
            <w:r w:rsidRPr="000F7CCE">
              <w:rPr>
                <w:rFonts w:eastAsia="Arial" w:cstheme="minorHAnsi"/>
                <w:color w:val="000000" w:themeColor="text1"/>
                <w:sz w:val="16"/>
                <w:szCs w:val="16"/>
              </w:rPr>
              <w:t>A</w:t>
            </w:r>
          </w:p>
        </w:tc>
        <w:tc>
          <w:tcPr>
            <w:tcW w:w="3402" w:type="dxa"/>
          </w:tcPr>
          <w:p w:rsidRPr="000F7CCE" w:rsidR="0081789C" w:rsidRDefault="0081789C" w14:paraId="0EC6958D" w14:textId="77777777">
            <w:pPr>
              <w:rPr>
                <w:rFonts w:eastAsiaTheme="minorEastAsia"/>
                <w:color w:val="000000" w:themeColor="text1"/>
                <w:sz w:val="16"/>
                <w:szCs w:val="16"/>
              </w:rPr>
            </w:pPr>
            <w:r w:rsidRPr="000F7CCE">
              <w:rPr>
                <w:rFonts w:eastAsiaTheme="minorEastAsia"/>
                <w:color w:val="000000" w:themeColor="text1"/>
                <w:sz w:val="16"/>
                <w:szCs w:val="16"/>
              </w:rPr>
              <w:t>Metering data</w:t>
            </w:r>
          </w:p>
        </w:tc>
        <w:tc>
          <w:tcPr>
            <w:tcW w:w="709" w:type="dxa"/>
          </w:tcPr>
          <w:p w:rsidRPr="000F7CCE" w:rsidR="0081789C" w:rsidRDefault="0081789C" w14:paraId="7363FC70" w14:textId="77777777">
            <w:pPr>
              <w:rPr>
                <w:rFonts w:eastAsiaTheme="minorEastAsia"/>
                <w:color w:val="000000" w:themeColor="text1"/>
                <w:sz w:val="16"/>
                <w:szCs w:val="16"/>
              </w:rPr>
            </w:pPr>
          </w:p>
        </w:tc>
        <w:tc>
          <w:tcPr>
            <w:tcW w:w="4110" w:type="dxa"/>
          </w:tcPr>
          <w:p w:rsidRPr="000F7CCE" w:rsidR="0081789C" w:rsidRDefault="00354212" w14:paraId="5DD85A0F" w14:textId="0B39420D">
            <w:pPr>
              <w:rPr>
                <w:rFonts w:eastAsiaTheme="minorEastAsia"/>
                <w:color w:val="000000" w:themeColor="text1"/>
                <w:sz w:val="16"/>
                <w:szCs w:val="16"/>
              </w:rPr>
            </w:pPr>
            <w:r w:rsidRPr="00354212">
              <w:rPr>
                <w:rFonts w:eastAsiaTheme="minorEastAsia"/>
                <w:color w:val="000000" w:themeColor="text1"/>
                <w:sz w:val="16"/>
                <w:szCs w:val="16"/>
              </w:rPr>
              <w:t>Verified energy measurements</w:t>
            </w:r>
            <w:r>
              <w:rPr>
                <w:rFonts w:eastAsiaTheme="minorEastAsia"/>
                <w:color w:val="000000" w:themeColor="text1"/>
                <w:sz w:val="16"/>
                <w:szCs w:val="16"/>
              </w:rPr>
              <w:t>,</w:t>
            </w:r>
            <w:r w:rsidRPr="00354212">
              <w:rPr>
                <w:rFonts w:eastAsiaTheme="minorEastAsia"/>
                <w:color w:val="000000" w:themeColor="text1"/>
                <w:sz w:val="16"/>
                <w:szCs w:val="16"/>
              </w:rPr>
              <w:t xml:space="preserve"> </w:t>
            </w:r>
            <w:r>
              <w:rPr>
                <w:rFonts w:eastAsiaTheme="minorEastAsia"/>
                <w:color w:val="000000" w:themeColor="text1"/>
                <w:sz w:val="16"/>
                <w:szCs w:val="16"/>
              </w:rPr>
              <w:t>u</w:t>
            </w:r>
            <w:r w:rsidRPr="00354212">
              <w:rPr>
                <w:rFonts w:eastAsiaTheme="minorEastAsia"/>
                <w:color w:val="000000" w:themeColor="text1"/>
                <w:sz w:val="16"/>
                <w:szCs w:val="16"/>
              </w:rPr>
              <w:t>sed for self-consumption calculations.</w:t>
            </w:r>
          </w:p>
        </w:tc>
      </w:tr>
      <w:tr w:rsidRPr="000F7CCE" w:rsidR="0081789C" w:rsidTr="00354212" w14:paraId="11F85D3F" w14:textId="77777777">
        <w:trPr>
          <w:trHeight w:val="300"/>
        </w:trPr>
        <w:tc>
          <w:tcPr>
            <w:tcW w:w="1129" w:type="dxa"/>
          </w:tcPr>
          <w:p w:rsidRPr="000F7CCE" w:rsidR="0081789C" w:rsidRDefault="0081789C" w14:paraId="3E721258" w14:textId="77777777">
            <w:pPr>
              <w:rPr>
                <w:rFonts w:eastAsiaTheme="minorEastAsia"/>
                <w:color w:val="000000" w:themeColor="text1"/>
                <w:sz w:val="16"/>
                <w:szCs w:val="16"/>
              </w:rPr>
            </w:pPr>
            <w:r w:rsidRPr="000F7CCE">
              <w:rPr>
                <w:rFonts w:eastAsia="Arial" w:cstheme="minorHAnsi"/>
                <w:color w:val="000000" w:themeColor="text1"/>
                <w:sz w:val="16"/>
                <w:szCs w:val="16"/>
              </w:rPr>
              <w:t>B</w:t>
            </w:r>
          </w:p>
        </w:tc>
        <w:tc>
          <w:tcPr>
            <w:tcW w:w="3402" w:type="dxa"/>
          </w:tcPr>
          <w:p w:rsidRPr="000F7CCE" w:rsidR="0081789C" w:rsidRDefault="00B16AA1" w14:paraId="3936A20B" w14:textId="1A2A8CD0">
            <w:pPr>
              <w:rPr>
                <w:rFonts w:eastAsiaTheme="minorEastAsia"/>
                <w:color w:val="000000" w:themeColor="text1"/>
                <w:sz w:val="16"/>
                <w:szCs w:val="16"/>
              </w:rPr>
            </w:pPr>
            <w:r w:rsidRPr="000F7CCE">
              <w:rPr>
                <w:rFonts w:eastAsiaTheme="minorEastAsia"/>
                <w:color w:val="000000" w:themeColor="text1"/>
                <w:sz w:val="16"/>
                <w:szCs w:val="16"/>
              </w:rPr>
              <w:t>Energy allocation</w:t>
            </w:r>
          </w:p>
        </w:tc>
        <w:tc>
          <w:tcPr>
            <w:tcW w:w="709" w:type="dxa"/>
          </w:tcPr>
          <w:p w:rsidRPr="000F7CCE" w:rsidR="0081789C" w:rsidRDefault="0081789C" w14:paraId="7FF3654C" w14:textId="77777777">
            <w:pPr>
              <w:rPr>
                <w:rFonts w:eastAsiaTheme="minorEastAsia" w:cstheme="minorHAnsi"/>
                <w:color w:val="000000" w:themeColor="text1"/>
                <w:sz w:val="16"/>
                <w:szCs w:val="16"/>
              </w:rPr>
            </w:pPr>
          </w:p>
        </w:tc>
        <w:tc>
          <w:tcPr>
            <w:tcW w:w="4110" w:type="dxa"/>
          </w:tcPr>
          <w:p w:rsidRPr="000F7CCE" w:rsidR="0081789C" w:rsidRDefault="00354212" w14:paraId="378204A1" w14:textId="584A6CE5">
            <w:pPr>
              <w:rPr>
                <w:rFonts w:eastAsiaTheme="minorEastAsia" w:cstheme="minorHAnsi"/>
                <w:color w:val="000000" w:themeColor="text1"/>
                <w:sz w:val="16"/>
                <w:szCs w:val="16"/>
              </w:rPr>
            </w:pPr>
            <w:r w:rsidRPr="00354212">
              <w:rPr>
                <w:rFonts w:eastAsiaTheme="minorEastAsia" w:cstheme="minorHAnsi"/>
                <w:color w:val="000000" w:themeColor="text1"/>
                <w:sz w:val="16"/>
                <w:szCs w:val="16"/>
              </w:rPr>
              <w:t xml:space="preserve">Allocation of energy across CESU members, based on </w:t>
            </w:r>
            <w:r>
              <w:rPr>
                <w:rFonts w:eastAsiaTheme="minorEastAsia" w:cstheme="minorHAnsi"/>
                <w:color w:val="000000" w:themeColor="text1"/>
                <w:sz w:val="16"/>
                <w:szCs w:val="16"/>
              </w:rPr>
              <w:t xml:space="preserve">the </w:t>
            </w:r>
            <w:r w:rsidRPr="00354212">
              <w:rPr>
                <w:rFonts w:eastAsiaTheme="minorEastAsia" w:cstheme="minorHAnsi"/>
                <w:color w:val="000000" w:themeColor="text1"/>
                <w:sz w:val="16"/>
                <w:szCs w:val="16"/>
              </w:rPr>
              <w:t>pre-defined rules</w:t>
            </w:r>
            <w:r>
              <w:rPr>
                <w:rFonts w:eastAsiaTheme="minorEastAsia" w:cstheme="minorHAnsi"/>
                <w:color w:val="000000" w:themeColor="text1"/>
                <w:sz w:val="16"/>
                <w:szCs w:val="16"/>
              </w:rPr>
              <w:t>.</w:t>
            </w:r>
          </w:p>
        </w:tc>
      </w:tr>
      <w:tr w:rsidRPr="000F7CCE" w:rsidR="0081789C" w:rsidTr="00354212" w14:paraId="498B6152" w14:textId="77777777">
        <w:trPr>
          <w:trHeight w:val="300"/>
        </w:trPr>
        <w:tc>
          <w:tcPr>
            <w:tcW w:w="1129" w:type="dxa"/>
          </w:tcPr>
          <w:p w:rsidRPr="000F7CCE" w:rsidR="0081789C" w:rsidRDefault="0081789C" w14:paraId="001DFBAE" w14:textId="77777777">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C</w:t>
            </w:r>
          </w:p>
        </w:tc>
        <w:tc>
          <w:tcPr>
            <w:tcW w:w="3402" w:type="dxa"/>
          </w:tcPr>
          <w:p w:rsidRPr="000F7CCE" w:rsidR="0081789C" w:rsidRDefault="00B16AA1" w14:paraId="194CE1C2" w14:textId="57A15256">
            <w:pPr>
              <w:rPr>
                <w:rFonts w:eastAsiaTheme="minorEastAsia" w:cstheme="minorHAnsi"/>
                <w:color w:val="000000" w:themeColor="text1"/>
                <w:sz w:val="16"/>
                <w:szCs w:val="16"/>
              </w:rPr>
            </w:pPr>
            <w:r w:rsidRPr="000F7CCE">
              <w:rPr>
                <w:rFonts w:eastAsiaTheme="minorEastAsia"/>
                <w:color w:val="000000" w:themeColor="text1"/>
                <w:sz w:val="16"/>
                <w:szCs w:val="16"/>
              </w:rPr>
              <w:t xml:space="preserve">Energy self-consumed </w:t>
            </w:r>
          </w:p>
        </w:tc>
        <w:tc>
          <w:tcPr>
            <w:tcW w:w="709" w:type="dxa"/>
          </w:tcPr>
          <w:p w:rsidRPr="000F7CCE" w:rsidR="0081789C" w:rsidRDefault="0081789C" w14:paraId="357D9503" w14:textId="77777777">
            <w:pPr>
              <w:rPr>
                <w:rFonts w:eastAsiaTheme="minorEastAsia" w:cstheme="minorHAnsi"/>
                <w:color w:val="000000" w:themeColor="text1"/>
                <w:sz w:val="16"/>
                <w:szCs w:val="16"/>
              </w:rPr>
            </w:pPr>
          </w:p>
        </w:tc>
        <w:tc>
          <w:tcPr>
            <w:tcW w:w="4110" w:type="dxa"/>
          </w:tcPr>
          <w:p w:rsidRPr="000F7CCE" w:rsidR="0081789C" w:rsidRDefault="00153CA2" w14:paraId="2DCA6B84" w14:textId="7577B499">
            <w:pPr>
              <w:rPr>
                <w:rFonts w:eastAsiaTheme="minorEastAsia" w:cstheme="minorHAnsi"/>
                <w:color w:val="000000" w:themeColor="text1"/>
                <w:sz w:val="16"/>
                <w:szCs w:val="16"/>
              </w:rPr>
            </w:pPr>
            <w:r w:rsidRPr="00153CA2">
              <w:rPr>
                <w:rFonts w:eastAsiaTheme="minorEastAsia" w:cstheme="minorHAnsi"/>
                <w:color w:val="000000" w:themeColor="text1"/>
                <w:sz w:val="16"/>
                <w:szCs w:val="16"/>
              </w:rPr>
              <w:t>Amount of energy consumed by each CESU member from local generation</w:t>
            </w:r>
            <w:r w:rsidR="003E4B83">
              <w:rPr>
                <w:rFonts w:eastAsiaTheme="minorEastAsia" w:cstheme="minorHAnsi"/>
                <w:color w:val="000000" w:themeColor="text1"/>
                <w:sz w:val="16"/>
                <w:szCs w:val="16"/>
              </w:rPr>
              <w:t>.</w:t>
            </w:r>
          </w:p>
        </w:tc>
      </w:tr>
      <w:tr w:rsidRPr="000F7CCE" w:rsidR="0081789C" w:rsidTr="00354212" w14:paraId="36BDF888" w14:textId="77777777">
        <w:trPr>
          <w:trHeight w:val="300"/>
        </w:trPr>
        <w:tc>
          <w:tcPr>
            <w:tcW w:w="1129" w:type="dxa"/>
          </w:tcPr>
          <w:p w:rsidRPr="000F7CCE" w:rsidR="0081789C" w:rsidRDefault="0081789C" w14:paraId="032173BD" w14:textId="77777777">
            <w:pPr>
              <w:rPr>
                <w:rFonts w:eastAsiaTheme="minorEastAsia" w:cstheme="minorHAnsi"/>
                <w:color w:val="000000" w:themeColor="text1"/>
                <w:sz w:val="16"/>
                <w:szCs w:val="16"/>
              </w:rPr>
            </w:pPr>
            <w:r w:rsidRPr="000F7CCE">
              <w:rPr>
                <w:rFonts w:eastAsia="Arial" w:cstheme="minorHAnsi"/>
                <w:color w:val="000000" w:themeColor="text1"/>
                <w:sz w:val="16"/>
                <w:szCs w:val="16"/>
              </w:rPr>
              <w:t>D</w:t>
            </w:r>
          </w:p>
        </w:tc>
        <w:tc>
          <w:tcPr>
            <w:tcW w:w="3402" w:type="dxa"/>
          </w:tcPr>
          <w:p w:rsidRPr="000F7CCE" w:rsidR="0081789C" w:rsidRDefault="00B16AA1" w14:paraId="3561D12F" w14:textId="4056A915">
            <w:pPr>
              <w:rPr>
                <w:rFonts w:eastAsiaTheme="minorEastAsia" w:cstheme="minorHAnsi"/>
                <w:color w:val="000000" w:themeColor="text1"/>
                <w:sz w:val="16"/>
                <w:szCs w:val="16"/>
              </w:rPr>
            </w:pPr>
            <w:r w:rsidRPr="000F7CCE">
              <w:rPr>
                <w:rFonts w:eastAsiaTheme="minorEastAsia"/>
                <w:color w:val="000000" w:themeColor="text1"/>
                <w:sz w:val="16"/>
                <w:szCs w:val="16"/>
              </w:rPr>
              <w:t xml:space="preserve">Grid access tariffs </w:t>
            </w:r>
          </w:p>
        </w:tc>
        <w:tc>
          <w:tcPr>
            <w:tcW w:w="709" w:type="dxa"/>
          </w:tcPr>
          <w:p w:rsidRPr="000F7CCE" w:rsidR="0081789C" w:rsidRDefault="0081789C" w14:paraId="04A2C269" w14:textId="77777777">
            <w:pPr>
              <w:rPr>
                <w:rFonts w:eastAsiaTheme="minorEastAsia" w:cstheme="minorHAnsi"/>
                <w:color w:val="000000" w:themeColor="text1"/>
                <w:sz w:val="16"/>
                <w:szCs w:val="16"/>
              </w:rPr>
            </w:pPr>
          </w:p>
        </w:tc>
        <w:tc>
          <w:tcPr>
            <w:tcW w:w="4110" w:type="dxa"/>
          </w:tcPr>
          <w:p w:rsidRPr="000F7CCE" w:rsidR="0081789C" w:rsidRDefault="003E4B83" w14:paraId="7308E173" w14:textId="5E89FB20">
            <w:pPr>
              <w:rPr>
                <w:rFonts w:eastAsiaTheme="minorEastAsia" w:cstheme="minorHAnsi"/>
                <w:color w:val="000000" w:themeColor="text1"/>
                <w:sz w:val="16"/>
                <w:szCs w:val="16"/>
              </w:rPr>
            </w:pPr>
            <w:r w:rsidRPr="003E4B83">
              <w:rPr>
                <w:rFonts w:eastAsiaTheme="minorEastAsia" w:cstheme="minorHAnsi"/>
                <w:color w:val="000000" w:themeColor="text1"/>
                <w:sz w:val="16"/>
                <w:szCs w:val="16"/>
              </w:rPr>
              <w:t xml:space="preserve">Tariffs </w:t>
            </w:r>
            <w:r w:rsidRPr="007F7EB4" w:rsidR="007F7EB4">
              <w:rPr>
                <w:rFonts w:eastAsiaTheme="minorEastAsia" w:cstheme="minorHAnsi"/>
                <w:color w:val="000000" w:themeColor="text1"/>
                <w:sz w:val="16"/>
                <w:szCs w:val="16"/>
              </w:rPr>
              <w:t>for using the public electricity grid</w:t>
            </w:r>
            <w:r w:rsidR="007F7EB4">
              <w:rPr>
                <w:rFonts w:eastAsiaTheme="minorEastAsia" w:cstheme="minorHAnsi"/>
                <w:color w:val="000000" w:themeColor="text1"/>
                <w:sz w:val="16"/>
                <w:szCs w:val="16"/>
              </w:rPr>
              <w:t>.</w:t>
            </w:r>
          </w:p>
        </w:tc>
      </w:tr>
      <w:tr w:rsidRPr="000F7CCE" w:rsidR="0081789C" w:rsidTr="00354212" w14:paraId="57E90F4E" w14:textId="77777777">
        <w:trPr>
          <w:trHeight w:val="300"/>
        </w:trPr>
        <w:tc>
          <w:tcPr>
            <w:tcW w:w="1129" w:type="dxa"/>
          </w:tcPr>
          <w:p w:rsidRPr="000F7CCE" w:rsidR="0081789C" w:rsidRDefault="0081789C" w14:paraId="30F447B5" w14:textId="77777777">
            <w:pPr>
              <w:rPr>
                <w:rFonts w:eastAsia="Arial" w:cstheme="minorHAnsi"/>
                <w:color w:val="000000" w:themeColor="text1"/>
                <w:sz w:val="16"/>
                <w:szCs w:val="16"/>
              </w:rPr>
            </w:pPr>
            <w:r w:rsidRPr="000F7CCE">
              <w:rPr>
                <w:rFonts w:eastAsia="Arial" w:cstheme="minorHAnsi"/>
                <w:color w:val="000000" w:themeColor="text1"/>
                <w:sz w:val="16"/>
                <w:szCs w:val="16"/>
              </w:rPr>
              <w:t>E</w:t>
            </w:r>
          </w:p>
        </w:tc>
        <w:tc>
          <w:tcPr>
            <w:tcW w:w="3402" w:type="dxa"/>
          </w:tcPr>
          <w:p w:rsidRPr="000F7CCE" w:rsidR="0081789C" w:rsidRDefault="001F40E1" w14:paraId="266FBD7A" w14:textId="62E08090">
            <w:pPr>
              <w:rPr>
                <w:rFonts w:eastAsiaTheme="minorEastAsia" w:cstheme="minorHAnsi"/>
                <w:color w:val="000000" w:themeColor="text1"/>
                <w:sz w:val="16"/>
                <w:szCs w:val="16"/>
              </w:rPr>
            </w:pPr>
            <w:r w:rsidRPr="000F7CCE">
              <w:rPr>
                <w:rFonts w:eastAsiaTheme="minorEastAsia"/>
                <w:color w:val="000000" w:themeColor="text1"/>
                <w:sz w:val="16"/>
                <w:szCs w:val="16"/>
              </w:rPr>
              <w:t xml:space="preserve">Energy surplus </w:t>
            </w:r>
          </w:p>
        </w:tc>
        <w:tc>
          <w:tcPr>
            <w:tcW w:w="709" w:type="dxa"/>
          </w:tcPr>
          <w:p w:rsidRPr="000F7CCE" w:rsidR="0081789C" w:rsidRDefault="0081789C" w14:paraId="27C4B92E" w14:textId="77777777">
            <w:pPr>
              <w:rPr>
                <w:rFonts w:eastAsiaTheme="minorEastAsia" w:cstheme="minorHAnsi"/>
                <w:color w:val="000000" w:themeColor="text1"/>
                <w:sz w:val="16"/>
                <w:szCs w:val="16"/>
              </w:rPr>
            </w:pPr>
          </w:p>
        </w:tc>
        <w:tc>
          <w:tcPr>
            <w:tcW w:w="4110" w:type="dxa"/>
          </w:tcPr>
          <w:p w:rsidRPr="000F7CCE" w:rsidR="0081789C" w:rsidRDefault="00C51FFC" w14:paraId="4100D49B" w14:textId="6C2DAC55">
            <w:pPr>
              <w:rPr>
                <w:rFonts w:eastAsiaTheme="minorEastAsia" w:cstheme="minorHAnsi"/>
                <w:color w:val="000000" w:themeColor="text1"/>
                <w:sz w:val="16"/>
                <w:szCs w:val="16"/>
              </w:rPr>
            </w:pPr>
            <w:r w:rsidRPr="00C51FFC">
              <w:rPr>
                <w:rFonts w:eastAsiaTheme="minorEastAsia" w:cstheme="minorHAnsi"/>
                <w:color w:val="000000" w:themeColor="text1"/>
                <w:sz w:val="16"/>
                <w:szCs w:val="16"/>
              </w:rPr>
              <w:t>Excess energy not self-consumed</w:t>
            </w:r>
            <w:r w:rsidR="001D4DF6">
              <w:rPr>
                <w:rFonts w:eastAsiaTheme="minorEastAsia" w:cstheme="minorHAnsi"/>
                <w:color w:val="000000" w:themeColor="text1"/>
                <w:sz w:val="16"/>
                <w:szCs w:val="16"/>
              </w:rPr>
              <w:t xml:space="preserve"> </w:t>
            </w:r>
            <w:r w:rsidRPr="001D4DF6" w:rsidR="001D4DF6">
              <w:rPr>
                <w:rFonts w:eastAsiaTheme="minorEastAsia" w:cstheme="minorHAnsi"/>
                <w:color w:val="000000" w:themeColor="text1"/>
                <w:sz w:val="16"/>
                <w:szCs w:val="16"/>
              </w:rPr>
              <w:t>and sent to the grid</w:t>
            </w:r>
            <w:r w:rsidR="001D4DF6">
              <w:rPr>
                <w:rFonts w:eastAsiaTheme="minorEastAsia" w:cstheme="minorHAnsi"/>
                <w:color w:val="000000" w:themeColor="text1"/>
                <w:sz w:val="16"/>
                <w:szCs w:val="16"/>
              </w:rPr>
              <w:t>.</w:t>
            </w:r>
          </w:p>
        </w:tc>
      </w:tr>
      <w:tr w:rsidRPr="000F7CCE" w:rsidR="0081789C" w:rsidTr="00354212" w14:paraId="1E94613A" w14:textId="77777777">
        <w:trPr>
          <w:trHeight w:val="300"/>
        </w:trPr>
        <w:tc>
          <w:tcPr>
            <w:tcW w:w="1129" w:type="dxa"/>
          </w:tcPr>
          <w:p w:rsidRPr="000F7CCE" w:rsidR="0081789C" w:rsidRDefault="0081789C" w14:paraId="22FD0ABD" w14:textId="77777777">
            <w:pPr>
              <w:rPr>
                <w:rFonts w:eastAsia="Arial" w:cstheme="minorHAnsi"/>
                <w:color w:val="000000" w:themeColor="text1"/>
                <w:sz w:val="16"/>
                <w:szCs w:val="16"/>
              </w:rPr>
            </w:pPr>
            <w:r w:rsidRPr="000F7CCE">
              <w:rPr>
                <w:rFonts w:eastAsia="Arial" w:cstheme="minorHAnsi"/>
                <w:color w:val="000000" w:themeColor="text1"/>
                <w:sz w:val="16"/>
                <w:szCs w:val="16"/>
              </w:rPr>
              <w:t>F</w:t>
            </w:r>
          </w:p>
        </w:tc>
        <w:tc>
          <w:tcPr>
            <w:tcW w:w="3402" w:type="dxa"/>
          </w:tcPr>
          <w:p w:rsidRPr="000F7CCE" w:rsidR="0081789C" w:rsidRDefault="001F40E1" w14:paraId="6091C19C" w14:textId="0472850A">
            <w:pPr>
              <w:rPr>
                <w:rFonts w:eastAsiaTheme="minorEastAsia" w:cstheme="minorHAnsi"/>
                <w:color w:val="000000" w:themeColor="text1"/>
                <w:sz w:val="16"/>
                <w:szCs w:val="16"/>
              </w:rPr>
            </w:pPr>
            <w:r w:rsidRPr="000F7CCE">
              <w:rPr>
                <w:rFonts w:eastAsiaTheme="minorEastAsia"/>
                <w:color w:val="000000" w:themeColor="text1"/>
                <w:sz w:val="16"/>
                <w:szCs w:val="16"/>
              </w:rPr>
              <w:t>Energy bill</w:t>
            </w:r>
          </w:p>
        </w:tc>
        <w:tc>
          <w:tcPr>
            <w:tcW w:w="709" w:type="dxa"/>
          </w:tcPr>
          <w:p w:rsidRPr="000F7CCE" w:rsidR="0081789C" w:rsidRDefault="0081789C" w14:paraId="52BD6C6A" w14:textId="77777777">
            <w:pPr>
              <w:rPr>
                <w:rFonts w:eastAsiaTheme="minorEastAsia" w:cstheme="minorHAnsi"/>
                <w:color w:val="000000" w:themeColor="text1"/>
                <w:sz w:val="16"/>
                <w:szCs w:val="16"/>
              </w:rPr>
            </w:pPr>
          </w:p>
        </w:tc>
        <w:tc>
          <w:tcPr>
            <w:tcW w:w="4110" w:type="dxa"/>
          </w:tcPr>
          <w:p w:rsidRPr="000F7CCE" w:rsidR="0081789C" w:rsidRDefault="001D4DF6" w14:paraId="47F50A2E" w14:textId="3B4BCB7E">
            <w:pPr>
              <w:rPr>
                <w:rFonts w:eastAsiaTheme="minorEastAsia" w:cstheme="minorHAnsi"/>
                <w:color w:val="000000" w:themeColor="text1"/>
                <w:sz w:val="16"/>
                <w:szCs w:val="16"/>
              </w:rPr>
            </w:pPr>
            <w:r w:rsidRPr="001D4DF6">
              <w:rPr>
                <w:rFonts w:eastAsiaTheme="minorEastAsia" w:cstheme="minorHAnsi"/>
                <w:color w:val="000000" w:themeColor="text1"/>
                <w:sz w:val="16"/>
                <w:szCs w:val="16"/>
              </w:rPr>
              <w:t xml:space="preserve">Final energy bill issued by </w:t>
            </w:r>
            <w:r>
              <w:rPr>
                <w:rFonts w:eastAsiaTheme="minorEastAsia" w:cstheme="minorHAnsi"/>
                <w:color w:val="000000" w:themeColor="text1"/>
                <w:sz w:val="16"/>
                <w:szCs w:val="16"/>
              </w:rPr>
              <w:t>the</w:t>
            </w:r>
            <w:r w:rsidRPr="001D4DF6">
              <w:rPr>
                <w:rFonts w:eastAsiaTheme="minorEastAsia" w:cstheme="minorHAnsi"/>
                <w:color w:val="000000" w:themeColor="text1"/>
                <w:sz w:val="16"/>
                <w:szCs w:val="16"/>
              </w:rPr>
              <w:t xml:space="preserve"> supplier to each CESU member, reflecting the deduction of self-consumed energy.</w:t>
            </w:r>
          </w:p>
        </w:tc>
      </w:tr>
      <w:tr w:rsidRPr="000F7CCE" w:rsidR="0081789C" w:rsidTr="00354212" w14:paraId="1C0F3DB3" w14:textId="77777777">
        <w:trPr>
          <w:trHeight w:val="300"/>
        </w:trPr>
        <w:tc>
          <w:tcPr>
            <w:tcW w:w="1129" w:type="dxa"/>
          </w:tcPr>
          <w:p w:rsidRPr="000F7CCE" w:rsidR="0081789C" w:rsidRDefault="0081789C" w14:paraId="3D62B1BB" w14:textId="77777777">
            <w:pPr>
              <w:rPr>
                <w:rFonts w:eastAsia="Arial" w:cstheme="minorHAnsi"/>
                <w:color w:val="000000" w:themeColor="text1"/>
                <w:sz w:val="16"/>
                <w:szCs w:val="16"/>
              </w:rPr>
            </w:pPr>
            <w:r w:rsidRPr="000F7CCE">
              <w:rPr>
                <w:rFonts w:eastAsia="Arial" w:cstheme="minorHAnsi"/>
                <w:color w:val="000000" w:themeColor="text1"/>
                <w:sz w:val="16"/>
                <w:szCs w:val="16"/>
              </w:rPr>
              <w:t>G</w:t>
            </w:r>
          </w:p>
        </w:tc>
        <w:tc>
          <w:tcPr>
            <w:tcW w:w="3402" w:type="dxa"/>
          </w:tcPr>
          <w:p w:rsidRPr="000F7CCE" w:rsidR="0081789C" w:rsidRDefault="001F40E1" w14:paraId="0E492D9A" w14:textId="3E8387E7">
            <w:pPr>
              <w:rPr>
                <w:rFonts w:eastAsiaTheme="minorEastAsia" w:cstheme="minorHAnsi"/>
                <w:color w:val="000000" w:themeColor="text1"/>
                <w:sz w:val="16"/>
                <w:szCs w:val="16"/>
              </w:rPr>
            </w:pPr>
            <w:r w:rsidRPr="000F7CCE">
              <w:rPr>
                <w:rFonts w:eastAsiaTheme="minorEastAsia"/>
                <w:color w:val="000000" w:themeColor="text1"/>
                <w:sz w:val="16"/>
                <w:szCs w:val="16"/>
              </w:rPr>
              <w:t>Energy surplus revenues</w:t>
            </w:r>
          </w:p>
        </w:tc>
        <w:tc>
          <w:tcPr>
            <w:tcW w:w="709" w:type="dxa"/>
          </w:tcPr>
          <w:p w:rsidRPr="000F7CCE" w:rsidR="0081789C" w:rsidRDefault="0081789C" w14:paraId="2867182E" w14:textId="77777777">
            <w:pPr>
              <w:rPr>
                <w:rFonts w:eastAsiaTheme="minorEastAsia" w:cstheme="minorHAnsi"/>
                <w:color w:val="000000" w:themeColor="text1"/>
                <w:sz w:val="16"/>
                <w:szCs w:val="16"/>
              </w:rPr>
            </w:pPr>
          </w:p>
        </w:tc>
        <w:tc>
          <w:tcPr>
            <w:tcW w:w="4110" w:type="dxa"/>
          </w:tcPr>
          <w:p w:rsidRPr="000F7CCE" w:rsidR="0081789C" w:rsidRDefault="001D4DF6" w14:paraId="16176F23" w14:textId="30D7E758">
            <w:pPr>
              <w:rPr>
                <w:rFonts w:eastAsiaTheme="minorEastAsia" w:cstheme="minorHAnsi"/>
                <w:color w:val="000000" w:themeColor="text1"/>
                <w:sz w:val="16"/>
                <w:szCs w:val="16"/>
              </w:rPr>
            </w:pPr>
            <w:r w:rsidRPr="001D4DF6">
              <w:rPr>
                <w:rFonts w:eastAsiaTheme="minorEastAsia" w:cstheme="minorHAnsi"/>
                <w:color w:val="000000" w:themeColor="text1"/>
                <w:sz w:val="16"/>
                <w:szCs w:val="16"/>
              </w:rPr>
              <w:t xml:space="preserve">Payment made by the Independent Aggregator to the CESU </w:t>
            </w:r>
            <w:r>
              <w:rPr>
                <w:rFonts w:eastAsiaTheme="minorEastAsia" w:cstheme="minorHAnsi"/>
                <w:color w:val="000000" w:themeColor="text1"/>
                <w:sz w:val="16"/>
                <w:szCs w:val="16"/>
              </w:rPr>
              <w:t>member</w:t>
            </w:r>
            <w:r w:rsidRPr="001D4DF6">
              <w:rPr>
                <w:rFonts w:eastAsiaTheme="minorEastAsia" w:cstheme="minorHAnsi"/>
                <w:color w:val="000000" w:themeColor="text1"/>
                <w:sz w:val="16"/>
                <w:szCs w:val="16"/>
              </w:rPr>
              <w:t xml:space="preserve"> based on </w:t>
            </w:r>
            <w:r w:rsidR="00E0583F">
              <w:rPr>
                <w:rFonts w:eastAsiaTheme="minorEastAsia" w:cstheme="minorHAnsi"/>
                <w:color w:val="000000" w:themeColor="text1"/>
                <w:sz w:val="16"/>
                <w:szCs w:val="16"/>
              </w:rPr>
              <w:t xml:space="preserve">the </w:t>
            </w:r>
            <w:r w:rsidRPr="001D4DF6" w:rsidR="00E0583F">
              <w:rPr>
                <w:rFonts w:eastAsiaTheme="minorEastAsia" w:cstheme="minorHAnsi"/>
                <w:color w:val="000000" w:themeColor="text1"/>
                <w:sz w:val="16"/>
                <w:szCs w:val="16"/>
              </w:rPr>
              <w:t xml:space="preserve">energy </w:t>
            </w:r>
            <w:r w:rsidRPr="001D4DF6">
              <w:rPr>
                <w:rFonts w:eastAsiaTheme="minorEastAsia" w:cstheme="minorHAnsi"/>
                <w:color w:val="000000" w:themeColor="text1"/>
                <w:sz w:val="16"/>
                <w:szCs w:val="16"/>
              </w:rPr>
              <w:t>surplus injected into the grid.</w:t>
            </w:r>
          </w:p>
        </w:tc>
      </w:tr>
    </w:tbl>
    <w:p w:rsidRPr="000F7CCE" w:rsidR="00E22F68" w:rsidP="0063730F" w:rsidRDefault="00E22F68" w14:paraId="5B45E65C" w14:textId="1DCA9145">
      <w:pPr>
        <w:pStyle w:val="Caption"/>
        <w:jc w:val="left"/>
      </w:pPr>
    </w:p>
    <w:p w:rsidRPr="000F7CCE" w:rsidR="00461E83" w:rsidP="006E27D6" w:rsidRDefault="54877210" w14:paraId="03B8B02F" w14:textId="6CF7BFC2">
      <w:pPr>
        <w:pStyle w:val="Caption"/>
      </w:pPr>
      <w:r>
        <w:rPr>
          <w:noProof/>
        </w:rPr>
        <w:drawing>
          <wp:inline distT="0" distB="0" distL="0" distR="0" wp14:anchorId="10DBA155" wp14:editId="5CBC295F">
            <wp:extent cx="5943600" cy="5151120"/>
            <wp:effectExtent l="0" t="0" r="0" b="0"/>
            <wp:docPr id="33701494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037984" name=""/>
                    <pic:cNvPicPr/>
                  </pic:nvPicPr>
                  <pic:blipFill>
                    <a:blip r:embed="rId50">
                      <a:extLst>
                        <a:ext uri="{96DAC541-7B7A-43D3-8B79-37D633B846F1}">
                          <asvg:svgBlip xmlns:asvg="http://schemas.microsoft.com/office/drawing/2016/SVG/main" r:embed="rId51"/>
                        </a:ext>
                      </a:extLst>
                    </a:blip>
                    <a:stretch>
                      <a:fillRect/>
                    </a:stretch>
                  </pic:blipFill>
                  <pic:spPr>
                    <a:xfrm>
                      <a:off x="0" y="0"/>
                      <a:ext cx="5943600" cy="5151120"/>
                    </a:xfrm>
                    <a:prstGeom prst="rect">
                      <a:avLst/>
                    </a:prstGeom>
                  </pic:spPr>
                </pic:pic>
              </a:graphicData>
            </a:graphic>
          </wp:inline>
        </w:drawing>
      </w:r>
      <w:r>
        <w:t xml:space="preserve"> Diagram </w:t>
      </w:r>
      <w:r w:rsidR="006E27D6">
        <w:fldChar w:fldCharType="begin"/>
      </w:r>
      <w:r w:rsidR="006E27D6">
        <w:instrText xml:space="preserve"> SEQ Diagram \* ARABIC </w:instrText>
      </w:r>
      <w:r w:rsidR="006E27D6">
        <w:fldChar w:fldCharType="separate"/>
      </w:r>
      <w:r w:rsidRPr="04F4FF6E">
        <w:rPr>
          <w:noProof/>
        </w:rPr>
        <w:t>12</w:t>
      </w:r>
      <w:r w:rsidR="006E27D6">
        <w:fldChar w:fldCharType="end"/>
      </w:r>
      <w:r>
        <w:t xml:space="preserve"> - Procedure 'Receive self-consumption information for CESU without CESU intervention'</w:t>
      </w:r>
      <w:r w:rsidR="006E27D6">
        <w:br/>
      </w:r>
      <w:r w:rsidR="006E27D6">
        <w:br/>
      </w:r>
      <w:r w:rsidR="004A16D0">
        <w:br w:type="page"/>
      </w:r>
      <w:commentRangeStart w:id="76"/>
      <w:commentRangeStart w:id="77"/>
      <w:commentRangeStart w:id="78"/>
      <w:r w:rsidR="007908D7">
        <w:t xml:space="preserve">Procedure </w:t>
      </w:r>
      <w:r w:rsidR="0022390D">
        <w:t>11</w:t>
      </w:r>
      <w:r w:rsidR="007908D7">
        <w:t xml:space="preserve">b: </w:t>
      </w:r>
      <w:r w:rsidR="00461E83">
        <w:t xml:space="preserve">Receive self-consumption information for CESU </w:t>
      </w:r>
      <w:r w:rsidR="00207C7A">
        <w:t xml:space="preserve">from </w:t>
      </w:r>
      <w:r w:rsidR="00461E83">
        <w:t xml:space="preserve">CESU </w:t>
      </w:r>
      <w:r w:rsidR="00BC79F9">
        <w:t xml:space="preserve">dynamic </w:t>
      </w:r>
      <w:r w:rsidR="004578A1">
        <w:t>allocation (dynamic AC)</w:t>
      </w:r>
      <w:commentRangeEnd w:id="76"/>
      <w:r w:rsidRPr="000F7CCE" w:rsidR="007908D7">
        <w:rPr>
          <w:rStyle w:val="CommentReference"/>
        </w:rPr>
        <w:commentReference w:id="76"/>
      </w:r>
      <w:commentRangeEnd w:id="77"/>
      <w:r>
        <w:rPr>
          <w:rStyle w:val="CommentReference"/>
        </w:rPr>
        <w:commentReference w:id="77"/>
      </w:r>
      <w:commentRangeEnd w:id="78"/>
      <w:r>
        <w:rPr>
          <w:rStyle w:val="CommentReference"/>
        </w:rPr>
        <w:commentReference w:id="78"/>
      </w:r>
    </w:p>
    <w:tbl>
      <w:tblPr>
        <w:tblStyle w:val="TableGrid"/>
        <w:tblW w:w="5000" w:type="pct"/>
        <w:tblLook w:val="04A0" w:firstRow="1" w:lastRow="0" w:firstColumn="1" w:lastColumn="0" w:noHBand="0" w:noVBand="1"/>
      </w:tblPr>
      <w:tblGrid>
        <w:gridCol w:w="847"/>
        <w:gridCol w:w="1277"/>
        <w:gridCol w:w="2596"/>
        <w:gridCol w:w="1363"/>
        <w:gridCol w:w="1328"/>
        <w:gridCol w:w="1939"/>
      </w:tblGrid>
      <w:tr w:rsidRPr="000F7CCE" w:rsidR="007908D7" w:rsidTr="00E369B7" w14:paraId="28F70B36" w14:textId="77777777">
        <w:trPr>
          <w:trHeight w:val="300"/>
        </w:trPr>
        <w:tc>
          <w:tcPr>
            <w:tcW w:w="5000" w:type="pct"/>
            <w:gridSpan w:val="6"/>
            <w:shd w:val="clear" w:color="auto" w:fill="D0CECE" w:themeFill="background2" w:themeFillShade="E6"/>
          </w:tcPr>
          <w:p w:rsidR="003A1CD1" w:rsidP="04F4FF6E" w:rsidRDefault="00503F39" w14:paraId="12EF94FD" w14:textId="00B74D13">
            <w:pPr>
              <w:jc w:val="center"/>
              <w:rPr>
                <w:rFonts w:ascii="Arial" w:hAnsi="Arial" w:eastAsia="Arial" w:cs="Arial"/>
                <w:b/>
                <w:i/>
                <w:color w:val="000000" w:themeColor="text1"/>
                <w:sz w:val="16"/>
                <w:szCs w:val="16"/>
              </w:rPr>
            </w:pPr>
            <w:r>
              <w:rPr>
                <w:rFonts w:ascii="Arial" w:hAnsi="Arial" w:eastAsia="Arial" w:cs="Arial"/>
                <w:b/>
                <w:bCs/>
                <w:i/>
                <w:iCs/>
                <w:color w:val="000000" w:themeColor="text1"/>
                <w:sz w:val="16"/>
                <w:szCs w:val="16"/>
              </w:rPr>
              <w:t>Table II.XIb</w:t>
            </w:r>
          </w:p>
        </w:tc>
      </w:tr>
      <w:tr w:rsidRPr="000F7CCE" w:rsidR="007908D7" w:rsidTr="00E369B7" w14:paraId="2A5732CC" w14:textId="77777777">
        <w:trPr>
          <w:trHeight w:val="300"/>
        </w:trPr>
        <w:tc>
          <w:tcPr>
            <w:tcW w:w="1136" w:type="pct"/>
            <w:gridSpan w:val="2"/>
            <w:shd w:val="clear" w:color="auto" w:fill="D0CECE" w:themeFill="background2" w:themeFillShade="E6"/>
          </w:tcPr>
          <w:p w:rsidR="003A1CD1" w:rsidRDefault="003A1CD1" w14:paraId="147E4D35" w14:textId="77777777"/>
        </w:tc>
        <w:tc>
          <w:tcPr>
            <w:tcW w:w="3864" w:type="pct"/>
            <w:gridSpan w:val="4"/>
            <w:shd w:val="clear" w:color="auto" w:fill="D0CECE" w:themeFill="background2" w:themeFillShade="E6"/>
          </w:tcPr>
          <w:p w:rsidRPr="000F7CCE" w:rsidR="007908D7" w:rsidRDefault="007908D7" w14:paraId="4DD61E5A" w14:textId="77777777">
            <w:pPr>
              <w:rPr>
                <w:rFonts w:ascii="Arial" w:hAnsi="Arial" w:eastAsia="Arial" w:cs="Arial"/>
                <w:b/>
                <w:i/>
                <w:color w:val="000000" w:themeColor="text1"/>
                <w:sz w:val="16"/>
                <w:szCs w:val="16"/>
              </w:rPr>
            </w:pPr>
            <w:r w:rsidRPr="000F7CCE">
              <w:rPr>
                <w:rFonts w:ascii="Arial" w:hAnsi="Arial" w:eastAsia="Arial" w:cs="Arial"/>
                <w:b/>
                <w:bCs/>
                <w:i/>
                <w:iCs/>
                <w:color w:val="000000" w:themeColor="text1"/>
                <w:sz w:val="16"/>
                <w:szCs w:val="16"/>
              </w:rPr>
              <w:t>Receive self-consumption information for CESU with dynamic allocation</w:t>
            </w:r>
          </w:p>
        </w:tc>
      </w:tr>
      <w:tr w:rsidRPr="000F7CCE" w:rsidR="00E369B7" w:rsidTr="00E369B7" w14:paraId="3C6EA02E" w14:textId="77777777">
        <w:trPr>
          <w:trHeight w:val="300"/>
        </w:trPr>
        <w:tc>
          <w:tcPr>
            <w:tcW w:w="453" w:type="pct"/>
            <w:shd w:val="clear" w:color="auto" w:fill="D0CECE" w:themeFill="background2" w:themeFillShade="E6"/>
          </w:tcPr>
          <w:p w:rsidRPr="000F7CCE" w:rsidR="007908D7" w:rsidRDefault="007908D7" w14:paraId="6E447640" w14:textId="77777777">
            <w:pPr>
              <w:rPr>
                <w:rFonts w:ascii="Arial" w:hAnsi="Arial" w:eastAsia="Arial" w:cs="Arial"/>
                <w:b/>
                <w:bCs/>
                <w:i/>
                <w:iCs/>
                <w:sz w:val="16"/>
                <w:szCs w:val="16"/>
              </w:rPr>
            </w:pPr>
            <w:r w:rsidRPr="000F7CCE">
              <w:rPr>
                <w:rFonts w:ascii="Arial" w:hAnsi="Arial" w:eastAsia="Arial" w:cs="Arial"/>
                <w:b/>
                <w:bCs/>
                <w:i/>
                <w:iCs/>
                <w:sz w:val="16"/>
                <w:szCs w:val="16"/>
              </w:rPr>
              <w:t>Step</w:t>
            </w:r>
          </w:p>
          <w:p w:rsidRPr="000F7CCE" w:rsidR="007908D7" w:rsidRDefault="007908D7" w14:paraId="537973A7" w14:textId="77777777">
            <w:pPr>
              <w:rPr>
                <w:rFonts w:ascii="Arial" w:hAnsi="Arial" w:eastAsia="Arial" w:cs="Arial"/>
                <w:b/>
                <w:bCs/>
                <w:i/>
                <w:iCs/>
                <w:sz w:val="16"/>
                <w:szCs w:val="16"/>
              </w:rPr>
            </w:pPr>
            <w:r w:rsidRPr="000F7CCE">
              <w:rPr>
                <w:rFonts w:ascii="Arial" w:hAnsi="Arial" w:eastAsia="Arial" w:cs="Arial"/>
                <w:b/>
                <w:bCs/>
                <w:i/>
                <w:iCs/>
                <w:sz w:val="16"/>
                <w:szCs w:val="16"/>
              </w:rPr>
              <w:t>No</w:t>
            </w:r>
          </w:p>
        </w:tc>
        <w:tc>
          <w:tcPr>
            <w:tcW w:w="683" w:type="pct"/>
            <w:shd w:val="clear" w:color="auto" w:fill="D0CECE" w:themeFill="background2" w:themeFillShade="E6"/>
          </w:tcPr>
          <w:p w:rsidRPr="000F7CCE" w:rsidR="007908D7" w:rsidRDefault="007908D7" w14:paraId="7556B7FD" w14:textId="77777777">
            <w:pP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Step</w:t>
            </w:r>
          </w:p>
        </w:tc>
        <w:tc>
          <w:tcPr>
            <w:tcW w:w="1388" w:type="pct"/>
            <w:shd w:val="clear" w:color="auto" w:fill="D0CECE" w:themeFill="background2" w:themeFillShade="E6"/>
          </w:tcPr>
          <w:p w:rsidRPr="000F7CCE" w:rsidR="007908D7" w:rsidRDefault="007908D7" w14:paraId="1ADD5B73" w14:textId="77777777">
            <w:pPr>
              <w:rPr>
                <w:rFonts w:ascii="Arial" w:hAnsi="Arial" w:eastAsia="Arial" w:cs="Arial"/>
                <w:b/>
                <w:bCs/>
                <w:i/>
                <w:iCs/>
                <w:color w:val="000000" w:themeColor="text1"/>
                <w:sz w:val="16"/>
                <w:szCs w:val="16"/>
              </w:rPr>
            </w:pPr>
            <w:r w:rsidRPr="000F7CCE">
              <w:rPr>
                <w:rFonts w:ascii="Arial" w:hAnsi="Arial" w:eastAsia="Arial" w:cs="Arial"/>
                <w:b/>
                <w:bCs/>
                <w:i/>
                <w:iCs/>
                <w:sz w:val="16"/>
                <w:szCs w:val="16"/>
              </w:rPr>
              <w:t>Step d</w:t>
            </w:r>
            <w:r w:rsidRPr="000F7CCE">
              <w:rPr>
                <w:rFonts w:ascii="Arial" w:hAnsi="Arial" w:eastAsia="Arial" w:cs="Arial"/>
                <w:b/>
                <w:i/>
                <w:sz w:val="16"/>
                <w:szCs w:val="16"/>
              </w:rPr>
              <w:t>esc</w:t>
            </w:r>
            <w:r w:rsidRPr="000F7CCE">
              <w:rPr>
                <w:rFonts w:ascii="Arial" w:hAnsi="Arial" w:eastAsia="Arial" w:cs="Arial"/>
                <w:b/>
                <w:bCs/>
                <w:i/>
                <w:iCs/>
                <w:sz w:val="16"/>
                <w:szCs w:val="16"/>
              </w:rPr>
              <w:t>ription</w:t>
            </w:r>
          </w:p>
        </w:tc>
        <w:tc>
          <w:tcPr>
            <w:tcW w:w="729" w:type="pct"/>
            <w:shd w:val="clear" w:color="auto" w:fill="D0CECE" w:themeFill="background2" w:themeFillShade="E6"/>
          </w:tcPr>
          <w:p w:rsidRPr="000F7CCE" w:rsidR="007908D7" w:rsidRDefault="007908D7" w14:paraId="390A0C0A" w14:textId="77777777">
            <w:pP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Information producer</w:t>
            </w:r>
          </w:p>
        </w:tc>
        <w:tc>
          <w:tcPr>
            <w:tcW w:w="710" w:type="pct"/>
            <w:shd w:val="clear" w:color="auto" w:fill="D0CECE" w:themeFill="background2" w:themeFillShade="E6"/>
          </w:tcPr>
          <w:p w:rsidRPr="000F7CCE" w:rsidR="007908D7" w:rsidRDefault="007908D7" w14:paraId="517CBD7D" w14:textId="77777777">
            <w:pP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Information receiver</w:t>
            </w:r>
          </w:p>
        </w:tc>
        <w:tc>
          <w:tcPr>
            <w:tcW w:w="1036" w:type="pct"/>
            <w:shd w:val="clear" w:color="auto" w:fill="D0CECE" w:themeFill="background2" w:themeFillShade="E6"/>
          </w:tcPr>
          <w:p w:rsidRPr="000F7CCE" w:rsidR="007908D7" w:rsidRDefault="007908D7" w14:paraId="397E46CB" w14:textId="77777777">
            <w:pP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Information exchanged (IDs)</w:t>
            </w:r>
          </w:p>
        </w:tc>
      </w:tr>
      <w:tr w:rsidRPr="000F7CCE" w:rsidR="00717B3F" w:rsidTr="00E369B7" w14:paraId="65D5EE5D" w14:textId="77777777">
        <w:trPr>
          <w:trHeight w:val="300"/>
        </w:trPr>
        <w:tc>
          <w:tcPr>
            <w:tcW w:w="453" w:type="pct"/>
          </w:tcPr>
          <w:p w:rsidRPr="000F7CCE" w:rsidR="00850BF2" w:rsidP="00850BF2" w:rsidRDefault="00850BF2" w14:paraId="7B03D4A8" w14:textId="0505D5C2">
            <w:pPr>
              <w:rPr>
                <w:rFonts w:eastAsiaTheme="minorEastAsia"/>
                <w:color w:val="000000" w:themeColor="text1"/>
                <w:sz w:val="16"/>
                <w:szCs w:val="16"/>
              </w:rPr>
            </w:pPr>
            <w:r w:rsidRPr="000F7CCE">
              <w:rPr>
                <w:rFonts w:eastAsiaTheme="minorEastAsia"/>
                <w:color w:val="000000" w:themeColor="text1"/>
                <w:sz w:val="16"/>
                <w:szCs w:val="16"/>
              </w:rPr>
              <w:t>11b.1</w:t>
            </w:r>
          </w:p>
        </w:tc>
        <w:tc>
          <w:tcPr>
            <w:tcW w:w="683" w:type="pct"/>
          </w:tcPr>
          <w:p w:rsidRPr="000F7CCE" w:rsidR="00850BF2" w:rsidP="00850BF2" w:rsidRDefault="00850BF2" w14:paraId="5D0229F7" w14:textId="77777777">
            <w:pPr>
              <w:rPr>
                <w:rFonts w:eastAsiaTheme="minorEastAsia"/>
                <w:color w:val="000000" w:themeColor="text1"/>
                <w:sz w:val="16"/>
                <w:szCs w:val="16"/>
              </w:rPr>
            </w:pPr>
            <w:r w:rsidRPr="000F7CCE">
              <w:rPr>
                <w:rFonts w:eastAsiaTheme="minorEastAsia"/>
                <w:color w:val="000000" w:themeColor="text1"/>
                <w:sz w:val="16"/>
                <w:szCs w:val="16"/>
              </w:rPr>
              <w:t>Send metering data</w:t>
            </w:r>
          </w:p>
        </w:tc>
        <w:tc>
          <w:tcPr>
            <w:tcW w:w="1388" w:type="pct"/>
          </w:tcPr>
          <w:p w:rsidRPr="000F7CCE" w:rsidR="00850BF2" w:rsidP="00850BF2" w:rsidRDefault="00850BF2" w14:paraId="3710C92A" w14:textId="0BDBA21D">
            <w:pPr>
              <w:rPr>
                <w:rFonts w:eastAsiaTheme="minorEastAsia"/>
                <w:color w:val="000000" w:themeColor="text1"/>
                <w:sz w:val="16"/>
                <w:szCs w:val="16"/>
              </w:rPr>
            </w:pPr>
            <w:r w:rsidRPr="000F7CCE">
              <w:rPr>
                <w:rFonts w:eastAsiaTheme="minorEastAsia"/>
                <w:color w:val="000000" w:themeColor="text1"/>
                <w:sz w:val="16"/>
                <w:szCs w:val="16"/>
              </w:rPr>
              <w:t xml:space="preserve">Metered data administrator sends verified energy measurements to </w:t>
            </w:r>
            <w:r w:rsidR="005C2FCB">
              <w:rPr>
                <w:rFonts w:eastAsiaTheme="minorEastAsia"/>
                <w:color w:val="000000" w:themeColor="text1"/>
                <w:sz w:val="16"/>
                <w:szCs w:val="16"/>
              </w:rPr>
              <w:t>the s</w:t>
            </w:r>
            <w:r w:rsidRPr="000F7CCE" w:rsidR="005C2FCB">
              <w:rPr>
                <w:rFonts w:eastAsiaTheme="minorEastAsia"/>
                <w:color w:val="000000" w:themeColor="text1"/>
                <w:sz w:val="16"/>
                <w:szCs w:val="16"/>
              </w:rPr>
              <w:t>elf-consumption calculation responsible</w:t>
            </w:r>
            <w:r w:rsidR="005C2FCB">
              <w:rPr>
                <w:rFonts w:eastAsiaTheme="minorEastAsia"/>
                <w:color w:val="000000" w:themeColor="text1"/>
                <w:sz w:val="16"/>
                <w:szCs w:val="16"/>
              </w:rPr>
              <w:t>.</w:t>
            </w:r>
          </w:p>
        </w:tc>
        <w:tc>
          <w:tcPr>
            <w:tcW w:w="729" w:type="pct"/>
          </w:tcPr>
          <w:p w:rsidRPr="000F7CCE" w:rsidR="00850BF2" w:rsidP="00850BF2" w:rsidRDefault="00850BF2" w14:paraId="1A022155" w14:textId="77777777">
            <w:pPr>
              <w:rPr>
                <w:rFonts w:eastAsiaTheme="minorEastAsia"/>
                <w:color w:val="000000" w:themeColor="text1"/>
                <w:sz w:val="16"/>
                <w:szCs w:val="16"/>
              </w:rPr>
            </w:pPr>
            <w:r w:rsidRPr="000F7CCE">
              <w:rPr>
                <w:rFonts w:eastAsiaTheme="minorEastAsia"/>
                <w:color w:val="000000" w:themeColor="text1"/>
                <w:sz w:val="16"/>
                <w:szCs w:val="16"/>
              </w:rPr>
              <w:t>Metered data administrator</w:t>
            </w:r>
          </w:p>
        </w:tc>
        <w:tc>
          <w:tcPr>
            <w:tcW w:w="710" w:type="pct"/>
          </w:tcPr>
          <w:p w:rsidRPr="000F7CCE" w:rsidR="00850BF2" w:rsidP="00850BF2" w:rsidRDefault="00850BF2" w14:paraId="5EC581E2" w14:textId="7E10BF46">
            <w:pPr>
              <w:rPr>
                <w:rFonts w:eastAsiaTheme="minorEastAsia"/>
                <w:sz w:val="16"/>
                <w:szCs w:val="16"/>
              </w:rPr>
            </w:pPr>
            <w:r w:rsidRPr="000F7CCE">
              <w:rPr>
                <w:rFonts w:eastAsiaTheme="minorEastAsia"/>
                <w:color w:val="000000" w:themeColor="text1"/>
                <w:sz w:val="16"/>
                <w:szCs w:val="16"/>
              </w:rPr>
              <w:t>Self-consumption calculation responsible</w:t>
            </w:r>
          </w:p>
        </w:tc>
        <w:tc>
          <w:tcPr>
            <w:tcW w:w="1036" w:type="pct"/>
          </w:tcPr>
          <w:p w:rsidRPr="000F7CCE" w:rsidR="00850BF2" w:rsidP="00850BF2" w:rsidRDefault="00850BF2" w14:paraId="5A14AA4B" w14:textId="1E01CBB6">
            <w:pPr>
              <w:rPr>
                <w:rFonts w:eastAsiaTheme="minorEastAsia"/>
                <w:color w:val="000000" w:themeColor="text1"/>
                <w:sz w:val="16"/>
                <w:szCs w:val="16"/>
              </w:rPr>
            </w:pPr>
            <w:r w:rsidRPr="000F7CCE">
              <w:rPr>
                <w:rFonts w:eastAsiaTheme="minorEastAsia"/>
                <w:color w:val="000000" w:themeColor="text1"/>
                <w:sz w:val="16"/>
                <w:szCs w:val="16"/>
              </w:rPr>
              <w:t>A - Metering data</w:t>
            </w:r>
          </w:p>
        </w:tc>
      </w:tr>
      <w:tr w:rsidRPr="000F7CCE" w:rsidR="00717B3F" w:rsidTr="00E369B7" w14:paraId="0C4F14AC" w14:textId="77777777">
        <w:trPr>
          <w:trHeight w:val="300"/>
        </w:trPr>
        <w:tc>
          <w:tcPr>
            <w:tcW w:w="453" w:type="pct"/>
          </w:tcPr>
          <w:p w:rsidRPr="000F7CCE" w:rsidR="00850BF2" w:rsidP="00850BF2" w:rsidRDefault="00850BF2" w14:paraId="5B264DEF" w14:textId="58FDDE77">
            <w:pPr>
              <w:rPr>
                <w:rFonts w:eastAsiaTheme="minorEastAsia"/>
                <w:color w:val="000000" w:themeColor="text1"/>
                <w:sz w:val="16"/>
                <w:szCs w:val="16"/>
              </w:rPr>
            </w:pPr>
            <w:r w:rsidRPr="000F7CCE">
              <w:rPr>
                <w:rFonts w:eastAsiaTheme="minorEastAsia"/>
                <w:color w:val="000000" w:themeColor="text1"/>
                <w:sz w:val="16"/>
                <w:szCs w:val="16"/>
              </w:rPr>
              <w:t>11b.2</w:t>
            </w:r>
          </w:p>
        </w:tc>
        <w:tc>
          <w:tcPr>
            <w:tcW w:w="683" w:type="pct"/>
          </w:tcPr>
          <w:p w:rsidRPr="000F7CCE" w:rsidR="00850BF2" w:rsidP="00850BF2" w:rsidRDefault="00850BF2" w14:paraId="6788B618" w14:textId="66FD40F2">
            <w:pPr>
              <w:rPr>
                <w:rFonts w:eastAsiaTheme="minorEastAsia"/>
                <w:color w:val="000000" w:themeColor="text1"/>
                <w:sz w:val="16"/>
                <w:szCs w:val="16"/>
              </w:rPr>
            </w:pPr>
            <w:r w:rsidRPr="000F7CCE">
              <w:rPr>
                <w:rFonts w:eastAsiaTheme="minorEastAsia"/>
                <w:color w:val="000000" w:themeColor="text1"/>
                <w:sz w:val="16"/>
                <w:szCs w:val="16"/>
              </w:rPr>
              <w:t>Send default allocation</w:t>
            </w:r>
          </w:p>
        </w:tc>
        <w:tc>
          <w:tcPr>
            <w:tcW w:w="1388" w:type="pct"/>
          </w:tcPr>
          <w:p w:rsidRPr="000F7CCE" w:rsidR="00850BF2" w:rsidP="00850BF2" w:rsidRDefault="00850BF2" w14:paraId="02BEA29F" w14:textId="65A16A27">
            <w:pPr>
              <w:rPr>
                <w:rFonts w:eastAsiaTheme="minorEastAsia"/>
                <w:color w:val="000000" w:themeColor="text1"/>
                <w:sz w:val="16"/>
                <w:szCs w:val="16"/>
              </w:rPr>
            </w:pPr>
            <w:r w:rsidRPr="000F7CCE">
              <w:rPr>
                <w:rFonts w:eastAsiaTheme="minorEastAsia"/>
                <w:color w:val="000000" w:themeColor="text1"/>
                <w:sz w:val="16"/>
                <w:szCs w:val="16"/>
              </w:rPr>
              <w:t>Self-consumption calculation responsible sends default allocation to CESU operator.</w:t>
            </w:r>
          </w:p>
        </w:tc>
        <w:tc>
          <w:tcPr>
            <w:tcW w:w="729" w:type="pct"/>
          </w:tcPr>
          <w:p w:rsidRPr="000F7CCE" w:rsidR="00850BF2" w:rsidP="00850BF2" w:rsidRDefault="00850BF2" w14:paraId="66715074" w14:textId="77777777">
            <w:pPr>
              <w:rPr>
                <w:rFonts w:eastAsiaTheme="minorEastAsia"/>
                <w:color w:val="000000" w:themeColor="text1"/>
                <w:sz w:val="16"/>
                <w:szCs w:val="16"/>
              </w:rPr>
            </w:pPr>
            <w:r w:rsidRPr="000F7CCE">
              <w:rPr>
                <w:rFonts w:eastAsiaTheme="minorEastAsia"/>
                <w:color w:val="000000" w:themeColor="text1"/>
                <w:sz w:val="16"/>
                <w:szCs w:val="16"/>
              </w:rPr>
              <w:t>Self-consumption calculation responsible</w:t>
            </w:r>
          </w:p>
        </w:tc>
        <w:tc>
          <w:tcPr>
            <w:tcW w:w="710" w:type="pct"/>
          </w:tcPr>
          <w:p w:rsidRPr="000F7CCE" w:rsidR="00850BF2" w:rsidP="00850BF2" w:rsidRDefault="00850BF2" w14:paraId="24284FCE" w14:textId="7925B8E0">
            <w:pPr>
              <w:rPr>
                <w:rFonts w:eastAsiaTheme="minorEastAsia"/>
                <w:color w:val="000000" w:themeColor="text1"/>
                <w:sz w:val="16"/>
                <w:szCs w:val="16"/>
              </w:rPr>
            </w:pPr>
            <w:r w:rsidRPr="000F7CCE">
              <w:rPr>
                <w:rFonts w:eastAsiaTheme="minorEastAsia"/>
                <w:color w:val="000000" w:themeColor="text1"/>
                <w:sz w:val="16"/>
                <w:szCs w:val="16"/>
              </w:rPr>
              <w:t>CESU operator</w:t>
            </w:r>
          </w:p>
        </w:tc>
        <w:tc>
          <w:tcPr>
            <w:tcW w:w="1036" w:type="pct"/>
          </w:tcPr>
          <w:p w:rsidRPr="000F7CCE" w:rsidR="00850BF2" w:rsidP="00850BF2" w:rsidRDefault="00850BF2" w14:paraId="398A5E43" w14:textId="08145861">
            <w:pPr>
              <w:rPr>
                <w:rFonts w:eastAsiaTheme="minorEastAsia"/>
                <w:color w:val="000000" w:themeColor="text1"/>
                <w:sz w:val="16"/>
                <w:szCs w:val="16"/>
              </w:rPr>
            </w:pPr>
            <w:r w:rsidRPr="000F7CCE">
              <w:rPr>
                <w:rFonts w:eastAsiaTheme="minorEastAsia"/>
                <w:color w:val="000000" w:themeColor="text1"/>
                <w:sz w:val="16"/>
                <w:szCs w:val="16"/>
              </w:rPr>
              <w:t>B - Default allocations</w:t>
            </w:r>
          </w:p>
        </w:tc>
      </w:tr>
      <w:tr w:rsidRPr="000F7CCE" w:rsidR="00C66122" w:rsidTr="00E369B7" w14:paraId="4222C67D" w14:textId="77777777">
        <w:trPr>
          <w:trHeight w:val="300"/>
        </w:trPr>
        <w:tc>
          <w:tcPr>
            <w:tcW w:w="453" w:type="pct"/>
          </w:tcPr>
          <w:p w:rsidRPr="000F7CCE" w:rsidR="00C66122" w:rsidP="00C66122" w:rsidRDefault="00C66122" w14:paraId="50D8C647" w14:textId="7259DA58">
            <w:pPr>
              <w:rPr>
                <w:rFonts w:eastAsiaTheme="minorEastAsia"/>
                <w:color w:val="000000" w:themeColor="text1"/>
                <w:sz w:val="16"/>
                <w:szCs w:val="16"/>
              </w:rPr>
            </w:pPr>
            <w:r w:rsidRPr="000F7CCE">
              <w:rPr>
                <w:rFonts w:eastAsiaTheme="minorEastAsia"/>
                <w:color w:val="000000" w:themeColor="text1"/>
                <w:sz w:val="16"/>
                <w:szCs w:val="16"/>
              </w:rPr>
              <w:t>11b.3</w:t>
            </w:r>
          </w:p>
        </w:tc>
        <w:tc>
          <w:tcPr>
            <w:tcW w:w="683" w:type="pct"/>
          </w:tcPr>
          <w:p w:rsidRPr="000F7CCE" w:rsidR="00C66122" w:rsidP="00C66122" w:rsidRDefault="00C66122" w14:paraId="273B69B0" w14:textId="2A3BF110">
            <w:pPr>
              <w:rPr>
                <w:rFonts w:eastAsiaTheme="minorEastAsia"/>
                <w:color w:val="000000" w:themeColor="text1"/>
                <w:sz w:val="16"/>
                <w:szCs w:val="16"/>
              </w:rPr>
            </w:pPr>
            <w:r w:rsidRPr="000F7CCE">
              <w:rPr>
                <w:rFonts w:eastAsiaTheme="minorEastAsia"/>
                <w:color w:val="000000" w:themeColor="text1"/>
                <w:sz w:val="16"/>
                <w:szCs w:val="16"/>
              </w:rPr>
              <w:t xml:space="preserve">Execute computing of local transactions </w:t>
            </w:r>
          </w:p>
        </w:tc>
        <w:tc>
          <w:tcPr>
            <w:tcW w:w="1388" w:type="pct"/>
          </w:tcPr>
          <w:p w:rsidRPr="000F7CCE" w:rsidR="00C66122" w:rsidP="00C66122" w:rsidRDefault="00C66122" w14:paraId="2D523AE3" w14:textId="47587ED5">
            <w:pPr>
              <w:rPr>
                <w:rFonts w:eastAsiaTheme="minorEastAsia"/>
                <w:color w:val="000000" w:themeColor="text1"/>
                <w:sz w:val="16"/>
                <w:szCs w:val="16"/>
              </w:rPr>
            </w:pPr>
            <w:r w:rsidRPr="000F7CCE">
              <w:rPr>
                <w:rFonts w:eastAsiaTheme="minorEastAsia"/>
                <w:color w:val="000000" w:themeColor="text1"/>
                <w:sz w:val="16"/>
                <w:szCs w:val="16"/>
              </w:rPr>
              <w:t>CESU operator computes optimal local transactions and prices using pre-defined criteria.</w:t>
            </w:r>
          </w:p>
        </w:tc>
        <w:tc>
          <w:tcPr>
            <w:tcW w:w="729" w:type="pct"/>
          </w:tcPr>
          <w:p w:rsidRPr="000F7CCE" w:rsidR="00C66122" w:rsidP="00C66122" w:rsidRDefault="00C66122" w14:paraId="46A9E7E9" w14:textId="65A6728E">
            <w:pPr>
              <w:rPr>
                <w:rFonts w:eastAsiaTheme="minorEastAsia"/>
                <w:color w:val="000000" w:themeColor="text1"/>
                <w:sz w:val="16"/>
                <w:szCs w:val="16"/>
              </w:rPr>
            </w:pPr>
            <w:r w:rsidRPr="000F7CCE">
              <w:rPr>
                <w:rFonts w:eastAsiaTheme="minorEastAsia"/>
                <w:color w:val="000000" w:themeColor="text1"/>
                <w:sz w:val="16"/>
                <w:szCs w:val="16"/>
              </w:rPr>
              <w:t>CESU operator</w:t>
            </w:r>
          </w:p>
        </w:tc>
        <w:tc>
          <w:tcPr>
            <w:tcW w:w="710" w:type="pct"/>
          </w:tcPr>
          <w:p w:rsidRPr="000F7CCE" w:rsidR="00C66122" w:rsidP="00C66122" w:rsidRDefault="00C66122" w14:paraId="7F32C07D" w14:textId="77777777">
            <w:pPr>
              <w:rPr>
                <w:rFonts w:eastAsiaTheme="minorEastAsia"/>
                <w:color w:val="000000" w:themeColor="text1"/>
                <w:sz w:val="16"/>
                <w:szCs w:val="16"/>
              </w:rPr>
            </w:pPr>
            <w:r w:rsidRPr="000F7CCE">
              <w:rPr>
                <w:rFonts w:eastAsiaTheme="minorEastAsia"/>
                <w:color w:val="000000" w:themeColor="text1"/>
                <w:sz w:val="16"/>
                <w:szCs w:val="16"/>
              </w:rPr>
              <w:t>[internal]</w:t>
            </w:r>
          </w:p>
        </w:tc>
        <w:tc>
          <w:tcPr>
            <w:tcW w:w="1036" w:type="pct"/>
          </w:tcPr>
          <w:p w:rsidRPr="000F7CCE" w:rsidR="00C66122" w:rsidP="00C66122" w:rsidRDefault="00C66122" w14:paraId="590F7C5C" w14:textId="40FCD550">
            <w:pPr>
              <w:rPr>
                <w:rFonts w:eastAsiaTheme="minorEastAsia"/>
                <w:color w:val="000000" w:themeColor="text1"/>
                <w:sz w:val="16"/>
                <w:szCs w:val="16"/>
              </w:rPr>
            </w:pPr>
            <w:r w:rsidRPr="000F7CCE">
              <w:rPr>
                <w:rFonts w:eastAsiaTheme="minorEastAsia"/>
                <w:color w:val="000000" w:themeColor="text1"/>
                <w:sz w:val="16"/>
                <w:szCs w:val="16"/>
              </w:rPr>
              <w:t>[not relevant]</w:t>
            </w:r>
          </w:p>
        </w:tc>
      </w:tr>
      <w:tr w:rsidRPr="000F7CCE" w:rsidR="00717B3F" w:rsidTr="00E369B7" w14:paraId="42F80136" w14:textId="77777777">
        <w:trPr>
          <w:trHeight w:val="300"/>
        </w:trPr>
        <w:tc>
          <w:tcPr>
            <w:tcW w:w="453" w:type="pct"/>
          </w:tcPr>
          <w:p w:rsidRPr="000F7CCE" w:rsidR="00850BF2" w:rsidP="00850BF2" w:rsidRDefault="00850BF2" w14:paraId="4B2586EC" w14:textId="1B014610">
            <w:pPr>
              <w:rPr>
                <w:rFonts w:eastAsiaTheme="minorEastAsia"/>
                <w:color w:val="000000" w:themeColor="text1"/>
                <w:sz w:val="16"/>
                <w:szCs w:val="16"/>
              </w:rPr>
            </w:pPr>
            <w:r w:rsidRPr="000F7CCE">
              <w:rPr>
                <w:rFonts w:eastAsiaTheme="minorEastAsia"/>
                <w:color w:val="000000" w:themeColor="text1"/>
                <w:sz w:val="16"/>
                <w:szCs w:val="16"/>
              </w:rPr>
              <w:t>11b.4</w:t>
            </w:r>
          </w:p>
        </w:tc>
        <w:tc>
          <w:tcPr>
            <w:tcW w:w="683" w:type="pct"/>
          </w:tcPr>
          <w:p w:rsidRPr="000F7CCE" w:rsidR="00850BF2" w:rsidP="00850BF2" w:rsidRDefault="00850BF2" w14:paraId="79B5D995" w14:textId="21E09D19">
            <w:pPr>
              <w:rPr>
                <w:rFonts w:eastAsiaTheme="minorEastAsia"/>
                <w:color w:val="000000" w:themeColor="text1"/>
                <w:sz w:val="16"/>
                <w:szCs w:val="16"/>
              </w:rPr>
            </w:pPr>
            <w:r w:rsidRPr="000F7CCE">
              <w:rPr>
                <w:rFonts w:eastAsiaTheme="minorEastAsia"/>
                <w:color w:val="000000" w:themeColor="text1"/>
                <w:sz w:val="16"/>
                <w:szCs w:val="16"/>
              </w:rPr>
              <w:t xml:space="preserve">Execute computing of dynamic allocation coefficients </w:t>
            </w:r>
          </w:p>
        </w:tc>
        <w:tc>
          <w:tcPr>
            <w:tcW w:w="1388" w:type="pct"/>
          </w:tcPr>
          <w:p w:rsidRPr="000F7CCE" w:rsidR="00850BF2" w:rsidP="00850BF2" w:rsidRDefault="00850BF2" w14:paraId="50691EC4" w14:textId="6ACB56B1">
            <w:pPr>
              <w:rPr>
                <w:rFonts w:eastAsiaTheme="minorEastAsia"/>
                <w:color w:val="000000" w:themeColor="text1"/>
                <w:sz w:val="16"/>
                <w:szCs w:val="16"/>
              </w:rPr>
            </w:pPr>
            <w:r w:rsidRPr="000F7CCE">
              <w:rPr>
                <w:rFonts w:eastAsiaTheme="minorEastAsia"/>
                <w:color w:val="000000" w:themeColor="text1"/>
                <w:sz w:val="16"/>
                <w:szCs w:val="16"/>
              </w:rPr>
              <w:t>CESU operator uses optimal local transactions and prices to calculate dynamic allocation coefficients.</w:t>
            </w:r>
          </w:p>
        </w:tc>
        <w:tc>
          <w:tcPr>
            <w:tcW w:w="729" w:type="pct"/>
          </w:tcPr>
          <w:p w:rsidRPr="000F7CCE" w:rsidR="00850BF2" w:rsidP="00850BF2" w:rsidRDefault="00850BF2" w14:paraId="6BCE25EF" w14:textId="4F9BEA1F">
            <w:pPr>
              <w:rPr>
                <w:rFonts w:eastAsiaTheme="minorEastAsia"/>
                <w:color w:val="000000" w:themeColor="text1"/>
                <w:sz w:val="16"/>
                <w:szCs w:val="16"/>
              </w:rPr>
            </w:pPr>
            <w:r w:rsidRPr="000F7CCE">
              <w:rPr>
                <w:rFonts w:eastAsiaTheme="minorEastAsia"/>
                <w:color w:val="000000" w:themeColor="text1"/>
                <w:sz w:val="16"/>
                <w:szCs w:val="16"/>
              </w:rPr>
              <w:t>CESU operator</w:t>
            </w:r>
          </w:p>
        </w:tc>
        <w:tc>
          <w:tcPr>
            <w:tcW w:w="710" w:type="pct"/>
          </w:tcPr>
          <w:p w:rsidRPr="000F7CCE" w:rsidR="00850BF2" w:rsidP="00850BF2" w:rsidRDefault="00850BF2" w14:paraId="5E922EC5" w14:textId="77777777">
            <w:pPr>
              <w:rPr>
                <w:rFonts w:eastAsiaTheme="minorEastAsia"/>
                <w:color w:val="000000" w:themeColor="text1"/>
                <w:sz w:val="16"/>
                <w:szCs w:val="16"/>
              </w:rPr>
            </w:pPr>
            <w:r w:rsidRPr="000F7CCE">
              <w:rPr>
                <w:rFonts w:eastAsiaTheme="minorEastAsia"/>
                <w:color w:val="000000" w:themeColor="text1"/>
                <w:sz w:val="16"/>
                <w:szCs w:val="16"/>
              </w:rPr>
              <w:t>[internal]</w:t>
            </w:r>
          </w:p>
        </w:tc>
        <w:tc>
          <w:tcPr>
            <w:tcW w:w="1036" w:type="pct"/>
          </w:tcPr>
          <w:p w:rsidRPr="000F7CCE" w:rsidR="00850BF2" w:rsidP="00850BF2" w:rsidRDefault="00850BF2" w14:paraId="2919199A" w14:textId="77777777">
            <w:pPr>
              <w:rPr>
                <w:rFonts w:eastAsiaTheme="minorEastAsia"/>
                <w:color w:val="000000" w:themeColor="text1"/>
                <w:sz w:val="16"/>
                <w:szCs w:val="16"/>
              </w:rPr>
            </w:pPr>
            <w:r w:rsidRPr="000F7CCE">
              <w:rPr>
                <w:rFonts w:eastAsiaTheme="minorEastAsia"/>
                <w:color w:val="000000" w:themeColor="text1"/>
                <w:sz w:val="16"/>
                <w:szCs w:val="16"/>
              </w:rPr>
              <w:t>[not relevant]</w:t>
            </w:r>
          </w:p>
        </w:tc>
      </w:tr>
      <w:tr w:rsidRPr="000F7CCE" w:rsidR="00717B3F" w:rsidTr="00E369B7" w14:paraId="51A78FC9" w14:textId="77777777">
        <w:trPr>
          <w:trHeight w:val="300"/>
        </w:trPr>
        <w:tc>
          <w:tcPr>
            <w:tcW w:w="453" w:type="pct"/>
          </w:tcPr>
          <w:p w:rsidRPr="000F7CCE" w:rsidR="00850BF2" w:rsidP="00850BF2" w:rsidRDefault="00850BF2" w14:paraId="3F534D68" w14:textId="0C932C93">
            <w:pPr>
              <w:rPr>
                <w:rFonts w:eastAsiaTheme="minorEastAsia"/>
                <w:color w:val="000000" w:themeColor="text1"/>
                <w:sz w:val="16"/>
                <w:szCs w:val="16"/>
              </w:rPr>
            </w:pPr>
            <w:r w:rsidRPr="000F7CCE">
              <w:rPr>
                <w:rFonts w:eastAsiaTheme="minorEastAsia"/>
                <w:color w:val="000000" w:themeColor="text1"/>
                <w:sz w:val="16"/>
                <w:szCs w:val="16"/>
              </w:rPr>
              <w:t>11b.5</w:t>
            </w:r>
          </w:p>
        </w:tc>
        <w:tc>
          <w:tcPr>
            <w:tcW w:w="683" w:type="pct"/>
          </w:tcPr>
          <w:p w:rsidRPr="000F7CCE" w:rsidR="00850BF2" w:rsidP="00850BF2" w:rsidRDefault="00850BF2" w14:paraId="79CD71FC" w14:textId="77777777">
            <w:pPr>
              <w:rPr>
                <w:rFonts w:eastAsiaTheme="minorEastAsia"/>
                <w:color w:val="000000" w:themeColor="text1"/>
                <w:sz w:val="16"/>
                <w:szCs w:val="16"/>
              </w:rPr>
            </w:pPr>
            <w:r w:rsidRPr="000F7CCE">
              <w:rPr>
                <w:rFonts w:eastAsiaTheme="minorEastAsia"/>
                <w:color w:val="000000" w:themeColor="text1"/>
                <w:sz w:val="16"/>
                <w:szCs w:val="16"/>
              </w:rPr>
              <w:t xml:space="preserve">Send dynamic allocation coefficients </w:t>
            </w:r>
          </w:p>
        </w:tc>
        <w:tc>
          <w:tcPr>
            <w:tcW w:w="1388" w:type="pct"/>
          </w:tcPr>
          <w:p w:rsidRPr="000F7CCE" w:rsidR="00850BF2" w:rsidP="00850BF2" w:rsidRDefault="00850BF2" w14:paraId="599ABD44" w14:textId="7E24D624">
            <w:pPr>
              <w:rPr>
                <w:rFonts w:eastAsiaTheme="minorEastAsia"/>
                <w:color w:val="000000" w:themeColor="text1"/>
                <w:sz w:val="16"/>
                <w:szCs w:val="16"/>
              </w:rPr>
            </w:pPr>
            <w:r w:rsidRPr="000F7CCE">
              <w:rPr>
                <w:rFonts w:eastAsiaTheme="minorEastAsia"/>
                <w:color w:val="000000" w:themeColor="text1"/>
                <w:sz w:val="16"/>
                <w:szCs w:val="16"/>
              </w:rPr>
              <w:t>CESU operator sends resulting dynamic allocation coefficients to the self-consumption calculation responsible.</w:t>
            </w:r>
          </w:p>
        </w:tc>
        <w:tc>
          <w:tcPr>
            <w:tcW w:w="729" w:type="pct"/>
          </w:tcPr>
          <w:p w:rsidRPr="000F7CCE" w:rsidR="00850BF2" w:rsidP="00850BF2" w:rsidRDefault="00850BF2" w14:paraId="205BC920" w14:textId="126FADDD">
            <w:pPr>
              <w:rPr>
                <w:rFonts w:eastAsiaTheme="minorEastAsia"/>
                <w:color w:val="000000" w:themeColor="text1"/>
                <w:sz w:val="16"/>
                <w:szCs w:val="16"/>
              </w:rPr>
            </w:pPr>
            <w:r w:rsidRPr="000F7CCE">
              <w:rPr>
                <w:rFonts w:eastAsiaTheme="minorEastAsia"/>
                <w:color w:val="000000" w:themeColor="text1"/>
                <w:sz w:val="16"/>
                <w:szCs w:val="16"/>
              </w:rPr>
              <w:t>CESU operator</w:t>
            </w:r>
          </w:p>
        </w:tc>
        <w:tc>
          <w:tcPr>
            <w:tcW w:w="710" w:type="pct"/>
          </w:tcPr>
          <w:p w:rsidRPr="000F7CCE" w:rsidR="00850BF2" w:rsidP="00850BF2" w:rsidRDefault="00850BF2" w14:paraId="7C3F87EB" w14:textId="77777777">
            <w:pPr>
              <w:rPr>
                <w:rFonts w:eastAsiaTheme="minorEastAsia"/>
                <w:color w:val="000000" w:themeColor="text1"/>
                <w:sz w:val="16"/>
                <w:szCs w:val="16"/>
              </w:rPr>
            </w:pPr>
            <w:r w:rsidRPr="000F7CCE">
              <w:rPr>
                <w:rFonts w:eastAsiaTheme="minorEastAsia"/>
                <w:color w:val="000000" w:themeColor="text1"/>
                <w:sz w:val="16"/>
                <w:szCs w:val="16"/>
              </w:rPr>
              <w:t>Self-consumption calculation responsible</w:t>
            </w:r>
          </w:p>
        </w:tc>
        <w:tc>
          <w:tcPr>
            <w:tcW w:w="1036" w:type="pct"/>
          </w:tcPr>
          <w:p w:rsidRPr="000F7CCE" w:rsidR="00850BF2" w:rsidP="00850BF2" w:rsidRDefault="00C66122" w14:paraId="2C4E4486" w14:textId="3133A697">
            <w:pPr>
              <w:rPr>
                <w:rFonts w:eastAsiaTheme="minorEastAsia"/>
                <w:color w:val="000000" w:themeColor="text1"/>
                <w:sz w:val="16"/>
                <w:szCs w:val="16"/>
              </w:rPr>
            </w:pPr>
            <w:r>
              <w:rPr>
                <w:rFonts w:eastAsiaTheme="minorEastAsia"/>
                <w:color w:val="000000" w:themeColor="text1"/>
                <w:sz w:val="16"/>
                <w:szCs w:val="16"/>
              </w:rPr>
              <w:t>C</w:t>
            </w:r>
            <w:r w:rsidRPr="000F7CCE" w:rsidR="00850BF2">
              <w:rPr>
                <w:rFonts w:eastAsiaTheme="minorEastAsia"/>
                <w:color w:val="000000" w:themeColor="text1"/>
                <w:sz w:val="16"/>
                <w:szCs w:val="16"/>
              </w:rPr>
              <w:t xml:space="preserve"> - Allocation results</w:t>
            </w:r>
          </w:p>
        </w:tc>
      </w:tr>
      <w:tr w:rsidRPr="000F7CCE" w:rsidR="00717B3F" w:rsidTr="00E369B7" w14:paraId="0A08AE8B" w14:textId="77777777">
        <w:trPr>
          <w:trHeight w:val="300"/>
        </w:trPr>
        <w:tc>
          <w:tcPr>
            <w:tcW w:w="453" w:type="pct"/>
          </w:tcPr>
          <w:p w:rsidRPr="000F7CCE" w:rsidR="00850BF2" w:rsidP="00850BF2" w:rsidRDefault="00850BF2" w14:paraId="2443FA52" w14:textId="7636F605">
            <w:pPr>
              <w:rPr>
                <w:rFonts w:eastAsiaTheme="minorEastAsia"/>
                <w:color w:val="000000" w:themeColor="text1"/>
                <w:sz w:val="16"/>
                <w:szCs w:val="16"/>
              </w:rPr>
            </w:pPr>
            <w:r w:rsidRPr="000F7CCE">
              <w:rPr>
                <w:rFonts w:eastAsiaTheme="minorEastAsia"/>
                <w:color w:val="000000" w:themeColor="text1"/>
                <w:sz w:val="16"/>
                <w:szCs w:val="16"/>
              </w:rPr>
              <w:t>11b.</w:t>
            </w:r>
            <w:r w:rsidR="001167AD">
              <w:rPr>
                <w:rFonts w:eastAsiaTheme="minorEastAsia"/>
                <w:color w:val="000000" w:themeColor="text1"/>
                <w:sz w:val="16"/>
                <w:szCs w:val="16"/>
              </w:rPr>
              <w:t>6</w:t>
            </w:r>
          </w:p>
        </w:tc>
        <w:tc>
          <w:tcPr>
            <w:tcW w:w="683" w:type="pct"/>
          </w:tcPr>
          <w:p w:rsidRPr="000F7CCE" w:rsidR="00850BF2" w:rsidP="00850BF2" w:rsidRDefault="00850BF2" w14:paraId="5EE6EFA2" w14:textId="3C068B42">
            <w:pPr>
              <w:rPr>
                <w:rFonts w:eastAsiaTheme="minorEastAsia"/>
                <w:color w:val="000000" w:themeColor="text1"/>
                <w:sz w:val="16"/>
                <w:szCs w:val="16"/>
              </w:rPr>
            </w:pPr>
            <w:r w:rsidRPr="000F7CCE">
              <w:rPr>
                <w:rFonts w:eastAsiaTheme="minorEastAsia"/>
                <w:color w:val="000000" w:themeColor="text1"/>
                <w:sz w:val="16"/>
                <w:szCs w:val="16"/>
              </w:rPr>
              <w:t>Validate allocation coefficients</w:t>
            </w:r>
          </w:p>
        </w:tc>
        <w:tc>
          <w:tcPr>
            <w:tcW w:w="1388" w:type="pct"/>
          </w:tcPr>
          <w:p w:rsidRPr="000F7CCE" w:rsidR="00850BF2" w:rsidP="00850BF2" w:rsidRDefault="00850BF2" w14:paraId="5C83FD81" w14:textId="77777777">
            <w:pPr>
              <w:rPr>
                <w:rFonts w:eastAsiaTheme="minorEastAsia"/>
                <w:color w:val="000000" w:themeColor="text1"/>
                <w:sz w:val="16"/>
                <w:szCs w:val="16"/>
              </w:rPr>
            </w:pPr>
            <w:r w:rsidRPr="000F7CCE">
              <w:rPr>
                <w:rFonts w:eastAsiaTheme="minorEastAsia"/>
                <w:color w:val="000000" w:themeColor="text1"/>
                <w:sz w:val="16"/>
                <w:szCs w:val="16"/>
              </w:rPr>
              <w:t>Self-consumption calculation responsible verifies dynamic allocation coefficients.</w:t>
            </w:r>
          </w:p>
        </w:tc>
        <w:tc>
          <w:tcPr>
            <w:tcW w:w="729" w:type="pct"/>
          </w:tcPr>
          <w:p w:rsidRPr="000F7CCE" w:rsidR="00850BF2" w:rsidP="00850BF2" w:rsidRDefault="00850BF2" w14:paraId="4EA12E08" w14:textId="77777777">
            <w:pPr>
              <w:rPr>
                <w:rFonts w:eastAsiaTheme="minorEastAsia"/>
                <w:color w:val="000000" w:themeColor="text1"/>
                <w:sz w:val="16"/>
                <w:szCs w:val="16"/>
              </w:rPr>
            </w:pPr>
            <w:r w:rsidRPr="000F7CCE">
              <w:rPr>
                <w:rFonts w:eastAsiaTheme="minorEastAsia"/>
                <w:color w:val="000000" w:themeColor="text1"/>
                <w:sz w:val="16"/>
                <w:szCs w:val="16"/>
              </w:rPr>
              <w:t>Self-consumption calculation responsible</w:t>
            </w:r>
          </w:p>
        </w:tc>
        <w:tc>
          <w:tcPr>
            <w:tcW w:w="710" w:type="pct"/>
          </w:tcPr>
          <w:p w:rsidRPr="000F7CCE" w:rsidR="00850BF2" w:rsidP="00850BF2" w:rsidRDefault="00850BF2" w14:paraId="186FBF87" w14:textId="77777777">
            <w:pPr>
              <w:rPr>
                <w:rFonts w:eastAsiaTheme="minorEastAsia"/>
                <w:color w:val="000000" w:themeColor="text1"/>
                <w:sz w:val="16"/>
                <w:szCs w:val="16"/>
              </w:rPr>
            </w:pPr>
            <w:r w:rsidRPr="000F7CCE">
              <w:rPr>
                <w:rFonts w:eastAsiaTheme="minorEastAsia"/>
                <w:color w:val="000000" w:themeColor="text1"/>
                <w:sz w:val="16"/>
                <w:szCs w:val="16"/>
              </w:rPr>
              <w:t>[internal]</w:t>
            </w:r>
          </w:p>
        </w:tc>
        <w:tc>
          <w:tcPr>
            <w:tcW w:w="1036" w:type="pct"/>
          </w:tcPr>
          <w:p w:rsidRPr="000F7CCE" w:rsidR="00850BF2" w:rsidP="00850BF2" w:rsidRDefault="00850BF2" w14:paraId="1213509F" w14:textId="77777777">
            <w:pPr>
              <w:rPr>
                <w:rFonts w:eastAsiaTheme="minorEastAsia"/>
                <w:color w:val="000000" w:themeColor="text1"/>
                <w:sz w:val="16"/>
                <w:szCs w:val="16"/>
              </w:rPr>
            </w:pPr>
            <w:r w:rsidRPr="000F7CCE">
              <w:rPr>
                <w:rFonts w:eastAsiaTheme="minorEastAsia"/>
                <w:color w:val="000000" w:themeColor="text1"/>
                <w:sz w:val="16"/>
                <w:szCs w:val="16"/>
              </w:rPr>
              <w:t>[not relevant]</w:t>
            </w:r>
          </w:p>
        </w:tc>
      </w:tr>
      <w:tr w:rsidRPr="000F7CCE" w:rsidR="00717B3F" w:rsidTr="00E369B7" w14:paraId="66DB7B7E" w14:textId="77777777">
        <w:trPr>
          <w:trHeight w:val="300"/>
        </w:trPr>
        <w:tc>
          <w:tcPr>
            <w:tcW w:w="453" w:type="pct"/>
          </w:tcPr>
          <w:p w:rsidRPr="000F7CCE" w:rsidR="00850BF2" w:rsidP="00850BF2" w:rsidRDefault="00850BF2" w14:paraId="0A1CC89E" w14:textId="070A573F">
            <w:pPr>
              <w:rPr>
                <w:rFonts w:eastAsiaTheme="minorEastAsia"/>
                <w:color w:val="000000" w:themeColor="text1"/>
                <w:sz w:val="16"/>
                <w:szCs w:val="16"/>
              </w:rPr>
            </w:pPr>
            <w:r w:rsidRPr="000F7CCE">
              <w:rPr>
                <w:rFonts w:eastAsiaTheme="minorEastAsia"/>
                <w:color w:val="000000" w:themeColor="text1"/>
                <w:sz w:val="16"/>
                <w:szCs w:val="16"/>
              </w:rPr>
              <w:t>11b.</w:t>
            </w:r>
            <w:r w:rsidR="001167AD">
              <w:rPr>
                <w:rFonts w:eastAsiaTheme="minorEastAsia"/>
                <w:color w:val="000000" w:themeColor="text1"/>
                <w:sz w:val="16"/>
                <w:szCs w:val="16"/>
              </w:rPr>
              <w:t>7</w:t>
            </w:r>
          </w:p>
        </w:tc>
        <w:tc>
          <w:tcPr>
            <w:tcW w:w="683" w:type="pct"/>
          </w:tcPr>
          <w:p w:rsidRPr="000F7CCE" w:rsidR="00850BF2" w:rsidP="00850BF2" w:rsidRDefault="00850BF2" w14:paraId="0D48F8C5" w14:textId="2E52B8B1">
            <w:pPr>
              <w:rPr>
                <w:rFonts w:eastAsiaTheme="minorEastAsia"/>
                <w:color w:val="000000" w:themeColor="text1"/>
                <w:sz w:val="16"/>
                <w:szCs w:val="16"/>
              </w:rPr>
            </w:pPr>
            <w:r w:rsidRPr="000F7CCE">
              <w:rPr>
                <w:rFonts w:eastAsiaTheme="minorEastAsia"/>
                <w:color w:val="000000" w:themeColor="text1"/>
                <w:sz w:val="16"/>
                <w:szCs w:val="16"/>
              </w:rPr>
              <w:t>Send validation results</w:t>
            </w:r>
          </w:p>
        </w:tc>
        <w:tc>
          <w:tcPr>
            <w:tcW w:w="1388" w:type="pct"/>
          </w:tcPr>
          <w:p w:rsidRPr="000F7CCE" w:rsidR="00850BF2" w:rsidP="00850BF2" w:rsidRDefault="00850BF2" w14:paraId="437C46DA" w14:textId="2516B55E">
            <w:pPr>
              <w:rPr>
                <w:rFonts w:eastAsiaTheme="minorEastAsia"/>
                <w:color w:val="000000" w:themeColor="text1"/>
                <w:sz w:val="16"/>
                <w:szCs w:val="16"/>
              </w:rPr>
            </w:pPr>
            <w:r w:rsidRPr="000F7CCE">
              <w:rPr>
                <w:rFonts w:eastAsiaTheme="minorEastAsia"/>
                <w:color w:val="000000" w:themeColor="text1"/>
                <w:sz w:val="16"/>
                <w:szCs w:val="16"/>
              </w:rPr>
              <w:t xml:space="preserve">Self-consumption calculation responsible sends verification results to CESU operator. Note: if errors are detected, use default allocation from </w:t>
            </w:r>
            <w:r w:rsidR="00352E14">
              <w:rPr>
                <w:rFonts w:eastAsiaTheme="minorEastAsia"/>
                <w:color w:val="000000" w:themeColor="text1"/>
                <w:sz w:val="16"/>
                <w:szCs w:val="16"/>
              </w:rPr>
              <w:t>11b</w:t>
            </w:r>
            <w:r w:rsidRPr="000F7CCE">
              <w:rPr>
                <w:rFonts w:eastAsiaTheme="minorEastAsia"/>
                <w:color w:val="000000" w:themeColor="text1"/>
                <w:sz w:val="16"/>
                <w:szCs w:val="16"/>
              </w:rPr>
              <w:t>.2.</w:t>
            </w:r>
          </w:p>
        </w:tc>
        <w:tc>
          <w:tcPr>
            <w:tcW w:w="729" w:type="pct"/>
          </w:tcPr>
          <w:p w:rsidRPr="000F7CCE" w:rsidR="00850BF2" w:rsidP="00850BF2" w:rsidRDefault="00850BF2" w14:paraId="11B6F642" w14:textId="77777777">
            <w:pPr>
              <w:rPr>
                <w:rFonts w:eastAsiaTheme="minorEastAsia"/>
                <w:color w:val="000000" w:themeColor="text1"/>
                <w:sz w:val="16"/>
                <w:szCs w:val="16"/>
              </w:rPr>
            </w:pPr>
            <w:r w:rsidRPr="000F7CCE">
              <w:rPr>
                <w:rFonts w:eastAsiaTheme="minorEastAsia"/>
                <w:color w:val="000000" w:themeColor="text1"/>
                <w:sz w:val="16"/>
                <w:szCs w:val="16"/>
              </w:rPr>
              <w:t>Self-consumption calculation responsible</w:t>
            </w:r>
          </w:p>
        </w:tc>
        <w:tc>
          <w:tcPr>
            <w:tcW w:w="710" w:type="pct"/>
          </w:tcPr>
          <w:p w:rsidRPr="000F7CCE" w:rsidR="00850BF2" w:rsidP="00850BF2" w:rsidRDefault="00850BF2" w14:paraId="33120C62" w14:textId="3358CCEA">
            <w:pPr>
              <w:rPr>
                <w:rFonts w:eastAsiaTheme="minorEastAsia"/>
                <w:color w:val="000000" w:themeColor="text1"/>
                <w:sz w:val="16"/>
                <w:szCs w:val="16"/>
              </w:rPr>
            </w:pPr>
            <w:r w:rsidRPr="000F7CCE">
              <w:rPr>
                <w:rFonts w:eastAsiaTheme="minorEastAsia"/>
                <w:color w:val="000000" w:themeColor="text1"/>
                <w:sz w:val="16"/>
                <w:szCs w:val="16"/>
              </w:rPr>
              <w:t>CESU operator</w:t>
            </w:r>
          </w:p>
        </w:tc>
        <w:tc>
          <w:tcPr>
            <w:tcW w:w="1036" w:type="pct"/>
          </w:tcPr>
          <w:p w:rsidRPr="000F7CCE" w:rsidR="00850BF2" w:rsidP="00850BF2" w:rsidRDefault="00C66122" w14:paraId="5671CD3D" w14:textId="559EA4BA">
            <w:pPr>
              <w:rPr>
                <w:rFonts w:eastAsiaTheme="minorEastAsia"/>
                <w:color w:val="000000" w:themeColor="text1"/>
                <w:sz w:val="16"/>
                <w:szCs w:val="16"/>
              </w:rPr>
            </w:pPr>
            <w:r>
              <w:rPr>
                <w:rFonts w:eastAsiaTheme="minorEastAsia"/>
                <w:color w:val="000000" w:themeColor="text1"/>
                <w:sz w:val="16"/>
                <w:szCs w:val="16"/>
              </w:rPr>
              <w:t>D</w:t>
            </w:r>
            <w:r w:rsidRPr="000F7CCE" w:rsidR="00850BF2">
              <w:rPr>
                <w:rFonts w:eastAsiaTheme="minorEastAsia"/>
                <w:color w:val="000000" w:themeColor="text1"/>
                <w:sz w:val="16"/>
                <w:szCs w:val="16"/>
              </w:rPr>
              <w:t xml:space="preserve"> - Verification results</w:t>
            </w:r>
          </w:p>
        </w:tc>
      </w:tr>
      <w:tr w:rsidRPr="000F7CCE" w:rsidR="00717B3F" w:rsidTr="00E369B7" w14:paraId="1B5677CB" w14:textId="77777777">
        <w:trPr>
          <w:trHeight w:val="300"/>
        </w:trPr>
        <w:tc>
          <w:tcPr>
            <w:tcW w:w="453" w:type="pct"/>
          </w:tcPr>
          <w:p w:rsidRPr="00280DB8" w:rsidR="003716D5" w:rsidP="003716D5" w:rsidRDefault="003716D5" w14:paraId="0D1D84EA" w14:textId="297CAC96">
            <w:pPr>
              <w:rPr>
                <w:rFonts w:eastAsiaTheme="minorEastAsia"/>
                <w:color w:val="000000" w:themeColor="text1"/>
                <w:sz w:val="16"/>
                <w:szCs w:val="16"/>
              </w:rPr>
            </w:pPr>
            <w:r w:rsidRPr="00280DB8">
              <w:rPr>
                <w:rFonts w:eastAsiaTheme="minorEastAsia"/>
                <w:color w:val="000000" w:themeColor="text1"/>
                <w:sz w:val="16"/>
                <w:szCs w:val="16"/>
              </w:rPr>
              <w:t>11b.</w:t>
            </w:r>
            <w:r w:rsidRPr="00280DB8" w:rsidR="00710CC4">
              <w:rPr>
                <w:rFonts w:eastAsiaTheme="minorEastAsia"/>
                <w:color w:val="000000" w:themeColor="text1"/>
                <w:sz w:val="16"/>
                <w:szCs w:val="16"/>
              </w:rPr>
              <w:t>8</w:t>
            </w:r>
          </w:p>
        </w:tc>
        <w:tc>
          <w:tcPr>
            <w:tcW w:w="683" w:type="pct"/>
          </w:tcPr>
          <w:p w:rsidRPr="00280DB8" w:rsidR="003716D5" w:rsidP="003716D5" w:rsidRDefault="003716D5" w14:paraId="4080CD50" w14:textId="745C3A3D">
            <w:pPr>
              <w:rPr>
                <w:rFonts w:eastAsiaTheme="minorEastAsia"/>
                <w:color w:val="000000" w:themeColor="text1"/>
                <w:sz w:val="16"/>
                <w:szCs w:val="16"/>
              </w:rPr>
            </w:pPr>
            <w:r w:rsidRPr="00280DB8">
              <w:rPr>
                <w:rFonts w:eastAsiaTheme="minorEastAsia"/>
                <w:color w:val="000000" w:themeColor="text1"/>
                <w:sz w:val="16"/>
                <w:szCs w:val="16"/>
              </w:rPr>
              <w:t>Execute dynamic energy allocation computation</w:t>
            </w:r>
          </w:p>
        </w:tc>
        <w:tc>
          <w:tcPr>
            <w:tcW w:w="1388" w:type="pct"/>
          </w:tcPr>
          <w:p w:rsidRPr="00280DB8" w:rsidR="003716D5" w:rsidP="003716D5" w:rsidRDefault="003716D5" w14:paraId="28515AC5" w14:textId="450C3DBA">
            <w:pPr>
              <w:rPr>
                <w:rFonts w:eastAsiaTheme="minorEastAsia"/>
                <w:color w:val="000000" w:themeColor="text1"/>
                <w:sz w:val="16"/>
                <w:szCs w:val="16"/>
              </w:rPr>
            </w:pPr>
            <w:r w:rsidRPr="00280DB8">
              <w:rPr>
                <w:rFonts w:eastAsiaTheme="minorEastAsia"/>
                <w:color w:val="000000" w:themeColor="text1"/>
                <w:sz w:val="16"/>
                <w:szCs w:val="16"/>
              </w:rPr>
              <w:t>Self-consumption calculation responsible calculates dynamic energy allocation and all related results.</w:t>
            </w:r>
          </w:p>
        </w:tc>
        <w:tc>
          <w:tcPr>
            <w:tcW w:w="729" w:type="pct"/>
          </w:tcPr>
          <w:p w:rsidRPr="00280DB8" w:rsidR="003716D5" w:rsidP="003716D5" w:rsidRDefault="003716D5" w14:paraId="5413EFD6" w14:textId="097A8CFC">
            <w:pPr>
              <w:rPr>
                <w:rFonts w:eastAsiaTheme="minorEastAsia"/>
                <w:color w:val="000000" w:themeColor="text1"/>
                <w:sz w:val="16"/>
                <w:szCs w:val="16"/>
              </w:rPr>
            </w:pPr>
            <w:r w:rsidRPr="00280DB8">
              <w:rPr>
                <w:rFonts w:eastAsiaTheme="minorEastAsia"/>
                <w:color w:val="000000" w:themeColor="text1"/>
                <w:sz w:val="16"/>
                <w:szCs w:val="16"/>
              </w:rPr>
              <w:t>Self-consumption calculation responsible</w:t>
            </w:r>
          </w:p>
        </w:tc>
        <w:tc>
          <w:tcPr>
            <w:tcW w:w="710" w:type="pct"/>
          </w:tcPr>
          <w:p w:rsidRPr="00280DB8" w:rsidR="003716D5" w:rsidP="003716D5" w:rsidRDefault="003716D5" w14:paraId="1BE4CE65" w14:textId="77777777">
            <w:pPr>
              <w:rPr>
                <w:rFonts w:eastAsiaTheme="minorEastAsia"/>
                <w:color w:val="000000" w:themeColor="text1"/>
                <w:sz w:val="16"/>
                <w:szCs w:val="16"/>
              </w:rPr>
            </w:pPr>
            <w:r w:rsidRPr="00280DB8">
              <w:rPr>
                <w:rFonts w:eastAsiaTheme="minorEastAsia"/>
                <w:color w:val="000000" w:themeColor="text1"/>
                <w:sz w:val="16"/>
                <w:szCs w:val="16"/>
              </w:rPr>
              <w:t>[internal]</w:t>
            </w:r>
          </w:p>
        </w:tc>
        <w:tc>
          <w:tcPr>
            <w:tcW w:w="1036" w:type="pct"/>
          </w:tcPr>
          <w:p w:rsidRPr="00280DB8" w:rsidR="003716D5" w:rsidP="003716D5" w:rsidRDefault="003716D5" w14:paraId="33CEB084" w14:textId="6041C1B0">
            <w:pPr>
              <w:rPr>
                <w:rFonts w:eastAsiaTheme="minorEastAsia"/>
                <w:color w:val="000000" w:themeColor="text1"/>
                <w:sz w:val="16"/>
                <w:szCs w:val="16"/>
              </w:rPr>
            </w:pPr>
            <w:r w:rsidRPr="00280DB8">
              <w:rPr>
                <w:rFonts w:eastAsiaTheme="minorEastAsia"/>
                <w:color w:val="000000" w:themeColor="text1"/>
                <w:sz w:val="16"/>
                <w:szCs w:val="16"/>
              </w:rPr>
              <w:t>[not relevant]</w:t>
            </w:r>
          </w:p>
        </w:tc>
      </w:tr>
      <w:tr w:rsidRPr="000F7CCE" w:rsidR="00F00DEB" w:rsidTr="00E369B7" w14:paraId="5C873B39" w14:textId="77777777">
        <w:trPr>
          <w:trHeight w:val="300"/>
        </w:trPr>
        <w:tc>
          <w:tcPr>
            <w:tcW w:w="453" w:type="pct"/>
          </w:tcPr>
          <w:p w:rsidRPr="000F7CCE" w:rsidR="00850BF2" w:rsidP="00850BF2" w:rsidRDefault="00850BF2" w14:paraId="48C3E371" w14:textId="6D8A80CB">
            <w:pPr>
              <w:rPr>
                <w:rFonts w:eastAsiaTheme="minorEastAsia"/>
                <w:color w:val="000000" w:themeColor="text1"/>
                <w:sz w:val="16"/>
                <w:szCs w:val="16"/>
              </w:rPr>
            </w:pPr>
            <w:r w:rsidRPr="000F7CCE">
              <w:rPr>
                <w:rFonts w:eastAsiaTheme="minorEastAsia"/>
                <w:color w:val="000000" w:themeColor="text1"/>
                <w:sz w:val="16"/>
                <w:szCs w:val="16"/>
              </w:rPr>
              <w:t>11b.</w:t>
            </w:r>
            <w:r w:rsidR="00710CC4">
              <w:rPr>
                <w:rFonts w:eastAsiaTheme="minorEastAsia"/>
                <w:color w:val="000000" w:themeColor="text1"/>
                <w:sz w:val="16"/>
                <w:szCs w:val="16"/>
              </w:rPr>
              <w:t>9</w:t>
            </w:r>
          </w:p>
        </w:tc>
        <w:tc>
          <w:tcPr>
            <w:tcW w:w="683" w:type="pct"/>
          </w:tcPr>
          <w:p w:rsidRPr="000F7CCE" w:rsidR="00850BF2" w:rsidP="00850BF2" w:rsidRDefault="00850BF2" w14:paraId="1DF92FA2" w14:textId="043EFCE7">
            <w:pPr>
              <w:rPr>
                <w:rFonts w:eastAsiaTheme="minorEastAsia"/>
                <w:color w:val="000000" w:themeColor="text1"/>
                <w:sz w:val="16"/>
                <w:szCs w:val="16"/>
              </w:rPr>
            </w:pPr>
            <w:r w:rsidRPr="000F7CCE">
              <w:rPr>
                <w:rFonts w:eastAsiaTheme="minorEastAsia"/>
                <w:color w:val="000000" w:themeColor="text1"/>
                <w:sz w:val="16"/>
                <w:szCs w:val="16"/>
              </w:rPr>
              <w:t>Send metering data and energy allocations</w:t>
            </w:r>
          </w:p>
        </w:tc>
        <w:tc>
          <w:tcPr>
            <w:tcW w:w="1388" w:type="pct"/>
          </w:tcPr>
          <w:p w:rsidRPr="000F7CCE" w:rsidR="00850BF2" w:rsidP="00850BF2" w:rsidRDefault="00850BF2" w14:paraId="7BA51B8F" w14:textId="7F78EFAC">
            <w:pPr>
              <w:rPr>
                <w:rFonts w:ascii="Calibri" w:hAnsi="Calibri" w:eastAsia="Calibri" w:cs="Calibri"/>
                <w:color w:val="000000" w:themeColor="text1"/>
                <w:sz w:val="16"/>
                <w:szCs w:val="16"/>
              </w:rPr>
            </w:pPr>
            <w:r w:rsidRPr="000F7CCE">
              <w:rPr>
                <w:rFonts w:eastAsiaTheme="minorEastAsia"/>
                <w:color w:val="000000" w:themeColor="text1"/>
                <w:sz w:val="16"/>
                <w:szCs w:val="16"/>
              </w:rPr>
              <w:t>Self-consumption calculation responsible computes the energy allocations based on the pre-defined mechanisms and sends them with measurements to the CESU operator.</w:t>
            </w:r>
          </w:p>
        </w:tc>
        <w:tc>
          <w:tcPr>
            <w:tcW w:w="729" w:type="pct"/>
          </w:tcPr>
          <w:p w:rsidRPr="000F7CCE" w:rsidR="00850BF2" w:rsidP="00850BF2" w:rsidRDefault="00850BF2" w14:paraId="081F489F" w14:textId="5D8F9DCE">
            <w:pPr>
              <w:rPr>
                <w:rFonts w:ascii="Calibri" w:hAnsi="Calibri" w:eastAsia="Calibri" w:cs="Calibri"/>
                <w:color w:val="000000" w:themeColor="text1"/>
                <w:sz w:val="16"/>
                <w:szCs w:val="16"/>
              </w:rPr>
            </w:pPr>
            <w:r w:rsidRPr="000F7CCE">
              <w:rPr>
                <w:rFonts w:eastAsiaTheme="minorEastAsia"/>
                <w:color w:val="000000" w:themeColor="text1"/>
                <w:sz w:val="16"/>
                <w:szCs w:val="16"/>
              </w:rPr>
              <w:t>Self-consumption calculation responsible</w:t>
            </w:r>
          </w:p>
        </w:tc>
        <w:tc>
          <w:tcPr>
            <w:tcW w:w="710" w:type="pct"/>
          </w:tcPr>
          <w:p w:rsidRPr="000F7CCE" w:rsidR="00850BF2" w:rsidP="00850BF2" w:rsidRDefault="00850BF2" w14:paraId="33319F0E" w14:textId="69A5DFA5">
            <w:pPr>
              <w:rPr>
                <w:rFonts w:eastAsiaTheme="minorEastAsia"/>
                <w:color w:val="000000" w:themeColor="text1"/>
                <w:sz w:val="16"/>
                <w:szCs w:val="16"/>
              </w:rPr>
            </w:pPr>
            <w:r w:rsidRPr="000F7CCE">
              <w:rPr>
                <w:rFonts w:eastAsiaTheme="minorEastAsia"/>
                <w:color w:val="000000" w:themeColor="text1"/>
                <w:sz w:val="16"/>
                <w:szCs w:val="16"/>
              </w:rPr>
              <w:t>CESU operator</w:t>
            </w:r>
          </w:p>
        </w:tc>
        <w:tc>
          <w:tcPr>
            <w:tcW w:w="1036" w:type="pct"/>
          </w:tcPr>
          <w:p w:rsidRPr="000F7CCE" w:rsidR="00850BF2" w:rsidP="00850BF2" w:rsidRDefault="00850BF2" w14:paraId="1B81A7CB" w14:textId="77777777">
            <w:pPr>
              <w:rPr>
                <w:rFonts w:eastAsiaTheme="minorEastAsia"/>
                <w:color w:val="000000" w:themeColor="text1"/>
                <w:sz w:val="16"/>
                <w:szCs w:val="16"/>
              </w:rPr>
            </w:pPr>
            <w:r w:rsidRPr="000F7CCE">
              <w:rPr>
                <w:rFonts w:eastAsiaTheme="minorEastAsia"/>
                <w:color w:val="000000" w:themeColor="text1"/>
                <w:sz w:val="16"/>
                <w:szCs w:val="16"/>
              </w:rPr>
              <w:t>A - Metering data</w:t>
            </w:r>
          </w:p>
          <w:p w:rsidR="00D8267B" w:rsidP="00850BF2" w:rsidRDefault="00D8267B" w14:paraId="7DDB32F3" w14:textId="77777777">
            <w:pPr>
              <w:rPr>
                <w:rFonts w:eastAsiaTheme="minorEastAsia"/>
                <w:color w:val="000000" w:themeColor="text1"/>
                <w:sz w:val="16"/>
                <w:szCs w:val="16"/>
              </w:rPr>
            </w:pPr>
            <w:r>
              <w:rPr>
                <w:rFonts w:eastAsiaTheme="minorEastAsia"/>
                <w:color w:val="000000" w:themeColor="text1"/>
                <w:sz w:val="16"/>
                <w:szCs w:val="16"/>
              </w:rPr>
              <w:t>C</w:t>
            </w:r>
            <w:r w:rsidRPr="000F7CCE">
              <w:rPr>
                <w:rFonts w:eastAsiaTheme="minorEastAsia"/>
                <w:color w:val="000000" w:themeColor="text1"/>
                <w:sz w:val="16"/>
                <w:szCs w:val="16"/>
              </w:rPr>
              <w:t xml:space="preserve"> - Allocation results</w:t>
            </w:r>
            <w:r>
              <w:rPr>
                <w:rFonts w:eastAsiaTheme="minorEastAsia"/>
                <w:color w:val="000000" w:themeColor="text1"/>
                <w:sz w:val="16"/>
                <w:szCs w:val="16"/>
              </w:rPr>
              <w:t xml:space="preserve"> </w:t>
            </w:r>
          </w:p>
          <w:p w:rsidRPr="000F7CCE" w:rsidR="00850BF2" w:rsidP="00850BF2" w:rsidRDefault="00C66122" w14:paraId="4A8D7D16" w14:textId="5E124B6B">
            <w:pPr>
              <w:rPr>
                <w:rFonts w:eastAsiaTheme="minorEastAsia"/>
                <w:color w:val="000000" w:themeColor="text1"/>
                <w:sz w:val="16"/>
                <w:szCs w:val="16"/>
              </w:rPr>
            </w:pPr>
            <w:r>
              <w:rPr>
                <w:rFonts w:eastAsiaTheme="minorEastAsia"/>
                <w:color w:val="000000" w:themeColor="text1"/>
                <w:sz w:val="16"/>
                <w:szCs w:val="16"/>
              </w:rPr>
              <w:t>E</w:t>
            </w:r>
            <w:r w:rsidRPr="000F7CCE" w:rsidR="00850BF2">
              <w:rPr>
                <w:rFonts w:eastAsiaTheme="minorEastAsia"/>
                <w:color w:val="000000" w:themeColor="text1"/>
                <w:sz w:val="16"/>
                <w:szCs w:val="16"/>
              </w:rPr>
              <w:t xml:space="preserve"> </w:t>
            </w:r>
            <w:r w:rsidR="00185349">
              <w:rPr>
                <w:rFonts w:eastAsiaTheme="minorEastAsia"/>
                <w:color w:val="000000" w:themeColor="text1"/>
                <w:sz w:val="16"/>
                <w:szCs w:val="16"/>
              </w:rPr>
              <w:t>-</w:t>
            </w:r>
            <w:r w:rsidRPr="000F7CCE" w:rsidR="00850BF2">
              <w:rPr>
                <w:rFonts w:eastAsiaTheme="minorEastAsia"/>
                <w:color w:val="000000" w:themeColor="text1"/>
                <w:sz w:val="16"/>
                <w:szCs w:val="16"/>
              </w:rPr>
              <w:t xml:space="preserve"> Energy self-consumed </w:t>
            </w:r>
          </w:p>
          <w:p w:rsidRPr="000F7CCE" w:rsidR="00850BF2" w:rsidP="00850BF2" w:rsidRDefault="00C66122" w14:paraId="31048B89" w14:textId="71ECFDD2">
            <w:pPr>
              <w:rPr>
                <w:rFonts w:eastAsiaTheme="minorEastAsia"/>
                <w:color w:val="000000" w:themeColor="text1"/>
                <w:sz w:val="16"/>
                <w:szCs w:val="16"/>
              </w:rPr>
            </w:pPr>
            <w:r>
              <w:rPr>
                <w:rFonts w:eastAsiaTheme="minorEastAsia"/>
                <w:color w:val="000000" w:themeColor="text1"/>
                <w:sz w:val="16"/>
                <w:szCs w:val="16"/>
              </w:rPr>
              <w:t>F</w:t>
            </w:r>
            <w:r w:rsidRPr="000F7CCE" w:rsidR="00850BF2">
              <w:rPr>
                <w:rFonts w:eastAsiaTheme="minorEastAsia"/>
                <w:color w:val="000000" w:themeColor="text1"/>
                <w:sz w:val="16"/>
                <w:szCs w:val="16"/>
              </w:rPr>
              <w:t xml:space="preserve"> </w:t>
            </w:r>
            <w:r w:rsidR="002E4863">
              <w:rPr>
                <w:rFonts w:eastAsiaTheme="minorEastAsia"/>
                <w:color w:val="000000" w:themeColor="text1"/>
                <w:sz w:val="16"/>
                <w:szCs w:val="16"/>
              </w:rPr>
              <w:t>-</w:t>
            </w:r>
            <w:r w:rsidRPr="000F7CCE" w:rsidR="00850BF2">
              <w:rPr>
                <w:rFonts w:eastAsiaTheme="minorEastAsia"/>
                <w:color w:val="000000" w:themeColor="text1"/>
                <w:sz w:val="16"/>
                <w:szCs w:val="16"/>
              </w:rPr>
              <w:t xml:space="preserve"> Grid access tariffs </w:t>
            </w:r>
          </w:p>
          <w:p w:rsidRPr="000F7CCE" w:rsidR="00850BF2" w:rsidP="00850BF2" w:rsidRDefault="00C66122" w14:paraId="11AFA4C5" w14:textId="266C559E">
            <w:pPr>
              <w:rPr>
                <w:rFonts w:eastAsiaTheme="minorEastAsia"/>
                <w:color w:val="000000" w:themeColor="text1"/>
                <w:sz w:val="16"/>
                <w:szCs w:val="16"/>
              </w:rPr>
            </w:pPr>
            <w:r>
              <w:rPr>
                <w:rFonts w:eastAsiaTheme="minorEastAsia"/>
                <w:color w:val="000000" w:themeColor="text1"/>
                <w:sz w:val="16"/>
                <w:szCs w:val="16"/>
              </w:rPr>
              <w:t>G</w:t>
            </w:r>
            <w:r w:rsidRPr="000F7CCE" w:rsidR="00850BF2">
              <w:rPr>
                <w:rFonts w:eastAsiaTheme="minorEastAsia"/>
                <w:color w:val="000000" w:themeColor="text1"/>
                <w:sz w:val="16"/>
                <w:szCs w:val="16"/>
              </w:rPr>
              <w:t xml:space="preserve"> </w:t>
            </w:r>
            <w:r w:rsidR="002E4863">
              <w:rPr>
                <w:rFonts w:eastAsiaTheme="minorEastAsia"/>
                <w:color w:val="000000" w:themeColor="text1"/>
                <w:sz w:val="16"/>
                <w:szCs w:val="16"/>
              </w:rPr>
              <w:t>-</w:t>
            </w:r>
            <w:r w:rsidRPr="000F7CCE" w:rsidR="00850BF2">
              <w:rPr>
                <w:rFonts w:eastAsiaTheme="minorEastAsia"/>
                <w:color w:val="000000" w:themeColor="text1"/>
                <w:sz w:val="16"/>
                <w:szCs w:val="16"/>
              </w:rPr>
              <w:t xml:space="preserve"> Energy surplus </w:t>
            </w:r>
          </w:p>
        </w:tc>
      </w:tr>
      <w:tr w:rsidRPr="000F7CCE" w:rsidR="00717B3F" w:rsidTr="00E369B7" w14:paraId="5A56196A" w14:textId="77777777">
        <w:trPr>
          <w:trHeight w:val="300"/>
        </w:trPr>
        <w:tc>
          <w:tcPr>
            <w:tcW w:w="453" w:type="pct"/>
          </w:tcPr>
          <w:p w:rsidRPr="000F7CCE" w:rsidR="00850BF2" w:rsidP="00850BF2" w:rsidRDefault="00850BF2" w14:paraId="68B7413F" w14:textId="33827C5B">
            <w:pPr>
              <w:rPr>
                <w:rFonts w:eastAsiaTheme="minorEastAsia"/>
                <w:color w:val="000000" w:themeColor="text1"/>
                <w:sz w:val="16"/>
                <w:szCs w:val="16"/>
              </w:rPr>
            </w:pPr>
            <w:r w:rsidRPr="000F7CCE">
              <w:rPr>
                <w:rFonts w:eastAsiaTheme="minorEastAsia"/>
                <w:color w:val="000000" w:themeColor="text1"/>
                <w:sz w:val="16"/>
                <w:szCs w:val="16"/>
              </w:rPr>
              <w:t>11b.1</w:t>
            </w:r>
            <w:r w:rsidR="00710CC4">
              <w:rPr>
                <w:rFonts w:eastAsiaTheme="minorEastAsia"/>
                <w:color w:val="000000" w:themeColor="text1"/>
                <w:sz w:val="16"/>
                <w:szCs w:val="16"/>
              </w:rPr>
              <w:t>0</w:t>
            </w:r>
          </w:p>
        </w:tc>
        <w:tc>
          <w:tcPr>
            <w:tcW w:w="683" w:type="pct"/>
          </w:tcPr>
          <w:p w:rsidRPr="000F7CCE" w:rsidR="00850BF2" w:rsidP="00850BF2" w:rsidRDefault="005D2878" w14:paraId="15F27E62" w14:textId="79C2D9CC">
            <w:pPr>
              <w:rPr>
                <w:rFonts w:eastAsiaTheme="minorEastAsia"/>
                <w:color w:val="000000" w:themeColor="text1"/>
                <w:sz w:val="16"/>
                <w:szCs w:val="16"/>
              </w:rPr>
            </w:pPr>
            <w:r w:rsidRPr="005D2878">
              <w:rPr>
                <w:rFonts w:eastAsiaTheme="minorEastAsia"/>
                <w:color w:val="000000" w:themeColor="text1"/>
                <w:sz w:val="16"/>
                <w:szCs w:val="16"/>
              </w:rPr>
              <w:t>Send self-consumption results</w:t>
            </w:r>
          </w:p>
          <w:p w:rsidRPr="00AA47ED" w:rsidR="00850BF2" w:rsidP="00850BF2" w:rsidRDefault="00850BF2" w14:paraId="594EF12A" w14:textId="7F4BA4D6">
            <w:pPr>
              <w:rPr>
                <w:rFonts w:eastAsiaTheme="minorEastAsia"/>
                <w:sz w:val="16"/>
                <w:szCs w:val="16"/>
              </w:rPr>
            </w:pPr>
          </w:p>
        </w:tc>
        <w:tc>
          <w:tcPr>
            <w:tcW w:w="1388" w:type="pct"/>
          </w:tcPr>
          <w:p w:rsidRPr="000F7CCE" w:rsidR="00850BF2" w:rsidP="00850BF2" w:rsidRDefault="00850BF2" w14:paraId="4486CBF2" w14:textId="13FF995C">
            <w:pPr>
              <w:rPr>
                <w:rFonts w:ascii="Calibri" w:hAnsi="Calibri" w:eastAsia="Calibri" w:cs="Calibri"/>
                <w:color w:val="000000" w:themeColor="text1"/>
                <w:sz w:val="16"/>
                <w:szCs w:val="16"/>
              </w:rPr>
            </w:pPr>
            <w:r w:rsidRPr="000F7CCE">
              <w:rPr>
                <w:rFonts w:eastAsiaTheme="minorEastAsia"/>
                <w:color w:val="000000" w:themeColor="text1"/>
                <w:sz w:val="16"/>
                <w:szCs w:val="16"/>
              </w:rPr>
              <w:t>Self-consumption calculation responsible</w:t>
            </w:r>
            <w:r w:rsidRPr="000F7CCE" w:rsidDel="004F4700">
              <w:rPr>
                <w:rFonts w:eastAsiaTheme="minorEastAsia"/>
                <w:color w:val="000000" w:themeColor="text1"/>
                <w:sz w:val="16"/>
                <w:szCs w:val="16"/>
              </w:rPr>
              <w:t xml:space="preserve"> </w:t>
            </w:r>
            <w:r w:rsidRPr="000F7CCE">
              <w:rPr>
                <w:rFonts w:eastAsiaTheme="minorEastAsia"/>
                <w:color w:val="000000" w:themeColor="text1"/>
                <w:sz w:val="16"/>
                <w:szCs w:val="16"/>
              </w:rPr>
              <w:t xml:space="preserve">sends energy self-consumed by CESU members to their contracted suppliers to discount the energy self-consumed from the energy billed. </w:t>
            </w:r>
          </w:p>
        </w:tc>
        <w:tc>
          <w:tcPr>
            <w:tcW w:w="729" w:type="pct"/>
          </w:tcPr>
          <w:p w:rsidRPr="000F7CCE" w:rsidR="00850BF2" w:rsidP="00850BF2" w:rsidRDefault="00850BF2" w14:paraId="024AEE24" w14:textId="4FAB1C63">
            <w:pPr>
              <w:rPr>
                <w:rFonts w:ascii="Calibri" w:hAnsi="Calibri" w:eastAsia="Calibri" w:cs="Calibri"/>
                <w:color w:val="000000" w:themeColor="text1"/>
                <w:sz w:val="16"/>
                <w:szCs w:val="16"/>
              </w:rPr>
            </w:pPr>
            <w:r w:rsidRPr="000F7CCE">
              <w:rPr>
                <w:rFonts w:eastAsiaTheme="minorEastAsia"/>
                <w:color w:val="000000" w:themeColor="text1"/>
                <w:sz w:val="16"/>
                <w:szCs w:val="16"/>
              </w:rPr>
              <w:t>Self-consumption calculation responsible</w:t>
            </w:r>
          </w:p>
        </w:tc>
        <w:tc>
          <w:tcPr>
            <w:tcW w:w="710" w:type="pct"/>
          </w:tcPr>
          <w:p w:rsidRPr="000F7CCE" w:rsidR="00850BF2" w:rsidP="00850BF2" w:rsidRDefault="00850BF2" w14:paraId="726CE41E" w14:textId="77777777">
            <w:pPr>
              <w:rPr>
                <w:rFonts w:eastAsiaTheme="minorEastAsia"/>
                <w:color w:val="000000" w:themeColor="text1"/>
                <w:sz w:val="16"/>
                <w:szCs w:val="16"/>
              </w:rPr>
            </w:pPr>
            <w:r w:rsidRPr="000F7CCE">
              <w:rPr>
                <w:rFonts w:eastAsiaTheme="minorEastAsia"/>
                <w:color w:val="000000" w:themeColor="text1"/>
                <w:sz w:val="16"/>
                <w:szCs w:val="16"/>
              </w:rPr>
              <w:t>Supplier</w:t>
            </w:r>
          </w:p>
          <w:p w:rsidRPr="000F7CCE" w:rsidR="00850BF2" w:rsidP="00850BF2" w:rsidRDefault="00850BF2" w14:paraId="56785127" w14:textId="77777777">
            <w:pPr>
              <w:rPr>
                <w:rFonts w:eastAsiaTheme="minorEastAsia"/>
                <w:color w:val="000000" w:themeColor="text1"/>
                <w:sz w:val="16"/>
                <w:szCs w:val="16"/>
              </w:rPr>
            </w:pPr>
          </w:p>
          <w:p w:rsidRPr="000F7CCE" w:rsidR="00850BF2" w:rsidP="00850BF2" w:rsidRDefault="00850BF2" w14:paraId="0F9E8BC9" w14:textId="77777777">
            <w:pPr>
              <w:rPr>
                <w:rFonts w:eastAsiaTheme="minorEastAsia"/>
                <w:color w:val="000000" w:themeColor="text1"/>
                <w:sz w:val="16"/>
                <w:szCs w:val="16"/>
              </w:rPr>
            </w:pPr>
          </w:p>
        </w:tc>
        <w:tc>
          <w:tcPr>
            <w:tcW w:w="1036" w:type="pct"/>
          </w:tcPr>
          <w:p w:rsidRPr="000F7CCE" w:rsidR="00850BF2" w:rsidP="00850BF2" w:rsidRDefault="00C66122" w14:paraId="60CE218E" w14:textId="3576570A">
            <w:pPr>
              <w:rPr>
                <w:rFonts w:eastAsiaTheme="minorEastAsia"/>
                <w:color w:val="000000" w:themeColor="text1"/>
                <w:sz w:val="16"/>
                <w:szCs w:val="16"/>
              </w:rPr>
            </w:pPr>
            <w:r>
              <w:rPr>
                <w:rFonts w:eastAsiaTheme="minorEastAsia"/>
                <w:color w:val="000000" w:themeColor="text1"/>
                <w:sz w:val="16"/>
                <w:szCs w:val="16"/>
              </w:rPr>
              <w:t>E</w:t>
            </w:r>
            <w:r w:rsidRPr="000F7CCE" w:rsidR="00850BF2">
              <w:rPr>
                <w:rFonts w:eastAsiaTheme="minorEastAsia"/>
                <w:color w:val="000000" w:themeColor="text1"/>
                <w:sz w:val="16"/>
                <w:szCs w:val="16"/>
              </w:rPr>
              <w:t xml:space="preserve"> </w:t>
            </w:r>
            <w:r w:rsidR="002E4863">
              <w:rPr>
                <w:rFonts w:eastAsiaTheme="minorEastAsia"/>
                <w:color w:val="000000" w:themeColor="text1"/>
                <w:sz w:val="16"/>
                <w:szCs w:val="16"/>
              </w:rPr>
              <w:t>-</w:t>
            </w:r>
            <w:r w:rsidRPr="000F7CCE" w:rsidR="00850BF2">
              <w:rPr>
                <w:rFonts w:eastAsiaTheme="minorEastAsia"/>
                <w:color w:val="000000" w:themeColor="text1"/>
                <w:sz w:val="16"/>
                <w:szCs w:val="16"/>
              </w:rPr>
              <w:t xml:space="preserve"> Energy self-consumed </w:t>
            </w:r>
          </w:p>
          <w:p w:rsidRPr="000F7CCE" w:rsidR="00850BF2" w:rsidP="00850BF2" w:rsidRDefault="00850BF2" w14:paraId="5065540B" w14:textId="77777777">
            <w:pPr>
              <w:rPr>
                <w:rFonts w:eastAsiaTheme="minorEastAsia"/>
                <w:color w:val="000000" w:themeColor="text1"/>
                <w:sz w:val="16"/>
                <w:szCs w:val="16"/>
              </w:rPr>
            </w:pPr>
          </w:p>
        </w:tc>
      </w:tr>
      <w:tr w:rsidRPr="000F7CCE" w:rsidR="007439E5" w:rsidTr="00E369B7" w14:paraId="06A6CD50" w14:textId="77777777">
        <w:trPr>
          <w:trHeight w:val="300"/>
        </w:trPr>
        <w:tc>
          <w:tcPr>
            <w:tcW w:w="453" w:type="pct"/>
          </w:tcPr>
          <w:p w:rsidRPr="000F7CCE" w:rsidR="007439E5" w:rsidP="007439E5" w:rsidRDefault="007439E5" w14:paraId="683E0A71" w14:textId="60DB0BC8">
            <w:pPr>
              <w:rPr>
                <w:rFonts w:eastAsiaTheme="minorEastAsia"/>
                <w:color w:val="000000" w:themeColor="text1"/>
                <w:sz w:val="16"/>
                <w:szCs w:val="16"/>
              </w:rPr>
            </w:pPr>
            <w:r w:rsidRPr="000F7CCE">
              <w:rPr>
                <w:rFonts w:eastAsiaTheme="minorEastAsia"/>
                <w:color w:val="000000" w:themeColor="text1"/>
                <w:sz w:val="16"/>
                <w:szCs w:val="16"/>
              </w:rPr>
              <w:t>11b.1</w:t>
            </w:r>
            <w:r>
              <w:rPr>
                <w:rFonts w:eastAsiaTheme="minorEastAsia"/>
                <w:color w:val="000000" w:themeColor="text1"/>
                <w:sz w:val="16"/>
                <w:szCs w:val="16"/>
              </w:rPr>
              <w:t>1</w:t>
            </w:r>
          </w:p>
        </w:tc>
        <w:tc>
          <w:tcPr>
            <w:tcW w:w="683" w:type="pct"/>
          </w:tcPr>
          <w:p w:rsidRPr="005D2878" w:rsidR="007439E5" w:rsidP="007439E5" w:rsidRDefault="007439E5" w14:paraId="2F237A8D" w14:textId="4314A7F8">
            <w:pPr>
              <w:rPr>
                <w:rFonts w:eastAsiaTheme="minorEastAsia"/>
                <w:color w:val="000000" w:themeColor="text1"/>
                <w:sz w:val="16"/>
                <w:szCs w:val="16"/>
              </w:rPr>
            </w:pPr>
            <w:r w:rsidRPr="003F2357">
              <w:rPr>
                <w:rFonts w:eastAsiaTheme="minorEastAsia"/>
                <w:color w:val="000000" w:themeColor="text1"/>
                <w:sz w:val="16"/>
                <w:szCs w:val="16"/>
              </w:rPr>
              <w:t>Execute calculation of energy bills</w:t>
            </w:r>
          </w:p>
        </w:tc>
        <w:tc>
          <w:tcPr>
            <w:tcW w:w="1388" w:type="pct"/>
          </w:tcPr>
          <w:p w:rsidRPr="000F7CCE" w:rsidR="007439E5" w:rsidP="007439E5" w:rsidRDefault="007439E5" w14:paraId="7F214378" w14:textId="0A7CACD7">
            <w:pPr>
              <w:rPr>
                <w:rFonts w:eastAsiaTheme="minorEastAsia"/>
                <w:color w:val="000000" w:themeColor="text1"/>
                <w:sz w:val="16"/>
                <w:szCs w:val="16"/>
              </w:rPr>
            </w:pPr>
            <w:r w:rsidRPr="000F7CCE">
              <w:rPr>
                <w:rFonts w:eastAsiaTheme="minorEastAsia"/>
                <w:color w:val="000000" w:themeColor="text1"/>
                <w:sz w:val="16"/>
                <w:szCs w:val="16"/>
              </w:rPr>
              <w:t>Contracted suppliers calculate the individual energy bills of the CESU members</w:t>
            </w:r>
          </w:p>
        </w:tc>
        <w:tc>
          <w:tcPr>
            <w:tcW w:w="729" w:type="pct"/>
          </w:tcPr>
          <w:p w:rsidRPr="000F7CCE" w:rsidR="007439E5" w:rsidP="007439E5" w:rsidRDefault="007439E5" w14:paraId="3A26410A" w14:textId="6BFF5C1D">
            <w:pPr>
              <w:rPr>
                <w:rFonts w:eastAsiaTheme="minorEastAsia"/>
                <w:color w:val="000000" w:themeColor="text1"/>
                <w:sz w:val="16"/>
                <w:szCs w:val="16"/>
              </w:rPr>
            </w:pPr>
            <w:r w:rsidRPr="000F7CCE">
              <w:rPr>
                <w:rFonts w:eastAsiaTheme="minorEastAsia"/>
                <w:color w:val="000000" w:themeColor="text1"/>
                <w:sz w:val="16"/>
                <w:szCs w:val="16"/>
              </w:rPr>
              <w:t>Supplier</w:t>
            </w:r>
          </w:p>
        </w:tc>
        <w:tc>
          <w:tcPr>
            <w:tcW w:w="710" w:type="pct"/>
          </w:tcPr>
          <w:p w:rsidRPr="000F7CCE" w:rsidR="007439E5" w:rsidP="007439E5" w:rsidRDefault="007439E5" w14:paraId="6899EC94" w14:textId="3E7DC497">
            <w:pPr>
              <w:rPr>
                <w:rFonts w:eastAsiaTheme="minorEastAsia"/>
                <w:color w:val="000000" w:themeColor="text1"/>
                <w:sz w:val="16"/>
                <w:szCs w:val="16"/>
              </w:rPr>
            </w:pPr>
            <w:r w:rsidRPr="000F7CCE">
              <w:rPr>
                <w:rFonts w:eastAsiaTheme="minorEastAsia"/>
                <w:color w:val="000000" w:themeColor="text1"/>
                <w:sz w:val="16"/>
                <w:szCs w:val="16"/>
              </w:rPr>
              <w:t>[internal]</w:t>
            </w:r>
          </w:p>
        </w:tc>
        <w:tc>
          <w:tcPr>
            <w:tcW w:w="1036" w:type="pct"/>
          </w:tcPr>
          <w:p w:rsidRPr="000F7CCE" w:rsidR="007439E5" w:rsidP="007439E5" w:rsidRDefault="007439E5" w14:paraId="7415E2B2" w14:textId="79EB98AA">
            <w:pPr>
              <w:rPr>
                <w:rFonts w:eastAsiaTheme="minorEastAsia"/>
                <w:color w:val="000000" w:themeColor="text1"/>
                <w:sz w:val="16"/>
                <w:szCs w:val="16"/>
              </w:rPr>
            </w:pPr>
            <w:r w:rsidRPr="000F7CCE">
              <w:rPr>
                <w:rFonts w:eastAsiaTheme="minorEastAsia"/>
                <w:color w:val="000000" w:themeColor="text1"/>
                <w:sz w:val="16"/>
                <w:szCs w:val="16"/>
              </w:rPr>
              <w:t>[not relevant]</w:t>
            </w:r>
          </w:p>
        </w:tc>
      </w:tr>
      <w:tr w:rsidRPr="000F7CCE" w:rsidR="007439E5" w:rsidTr="00E369B7" w14:paraId="1E642B9F" w14:textId="77777777">
        <w:trPr>
          <w:trHeight w:val="300"/>
        </w:trPr>
        <w:tc>
          <w:tcPr>
            <w:tcW w:w="453" w:type="pct"/>
          </w:tcPr>
          <w:p w:rsidRPr="000F7CCE" w:rsidR="007439E5" w:rsidP="007439E5" w:rsidRDefault="007439E5" w14:paraId="3499A8A7" w14:textId="73DAE7E1">
            <w:pPr>
              <w:rPr>
                <w:rFonts w:eastAsiaTheme="minorEastAsia"/>
                <w:color w:val="000000" w:themeColor="text1"/>
                <w:sz w:val="16"/>
                <w:szCs w:val="16"/>
              </w:rPr>
            </w:pPr>
            <w:r w:rsidRPr="000F7CCE">
              <w:rPr>
                <w:rFonts w:eastAsiaTheme="minorEastAsia"/>
                <w:color w:val="000000" w:themeColor="text1"/>
                <w:sz w:val="16"/>
                <w:szCs w:val="16"/>
              </w:rPr>
              <w:t>11b.1</w:t>
            </w:r>
            <w:r>
              <w:rPr>
                <w:rFonts w:eastAsiaTheme="minorEastAsia"/>
                <w:color w:val="000000" w:themeColor="text1"/>
                <w:sz w:val="16"/>
                <w:szCs w:val="16"/>
              </w:rPr>
              <w:t>2</w:t>
            </w:r>
          </w:p>
        </w:tc>
        <w:tc>
          <w:tcPr>
            <w:tcW w:w="683" w:type="pct"/>
          </w:tcPr>
          <w:p w:rsidRPr="005D2878" w:rsidR="007439E5" w:rsidP="007439E5" w:rsidRDefault="007439E5" w14:paraId="05E7D482" w14:textId="00ECBDAB">
            <w:pPr>
              <w:rPr>
                <w:rFonts w:eastAsiaTheme="minorEastAsia"/>
                <w:color w:val="000000" w:themeColor="text1"/>
                <w:sz w:val="16"/>
                <w:szCs w:val="16"/>
              </w:rPr>
            </w:pPr>
            <w:r w:rsidRPr="000F7CCE">
              <w:rPr>
                <w:rFonts w:eastAsiaTheme="minorEastAsia"/>
                <w:color w:val="000000" w:themeColor="text1"/>
                <w:sz w:val="16"/>
                <w:szCs w:val="16"/>
              </w:rPr>
              <w:t xml:space="preserve">Send energy bill </w:t>
            </w:r>
          </w:p>
        </w:tc>
        <w:tc>
          <w:tcPr>
            <w:tcW w:w="1388" w:type="pct"/>
          </w:tcPr>
          <w:p w:rsidRPr="000F7CCE" w:rsidR="007439E5" w:rsidP="007439E5" w:rsidRDefault="007439E5" w14:paraId="29D02E6F" w14:textId="1534ED3D">
            <w:pPr>
              <w:rPr>
                <w:rFonts w:eastAsiaTheme="minorEastAsia"/>
                <w:color w:val="000000" w:themeColor="text1"/>
                <w:sz w:val="16"/>
                <w:szCs w:val="16"/>
              </w:rPr>
            </w:pPr>
            <w:r w:rsidRPr="000F7CCE">
              <w:rPr>
                <w:rFonts w:eastAsiaTheme="minorEastAsia"/>
                <w:color w:val="000000" w:themeColor="text1"/>
                <w:sz w:val="16"/>
                <w:szCs w:val="16"/>
              </w:rPr>
              <w:t xml:space="preserve">Contracted suppliers invoice the energy bills to </w:t>
            </w:r>
            <w:r w:rsidRPr="000F7CCE">
              <w:rPr>
                <w:rFonts w:ascii="Calibri" w:hAnsi="Calibri" w:eastAsia="Calibri" w:cs="Calibri"/>
                <w:color w:val="000000" w:themeColor="text1"/>
                <w:sz w:val="16"/>
                <w:szCs w:val="16"/>
              </w:rPr>
              <w:t>CESU members</w:t>
            </w:r>
            <w:r w:rsidRPr="000F7CCE">
              <w:rPr>
                <w:rFonts w:eastAsiaTheme="minorEastAsia"/>
                <w:color w:val="000000" w:themeColor="text1"/>
                <w:sz w:val="16"/>
                <w:szCs w:val="16"/>
              </w:rPr>
              <w:t xml:space="preserve"> with the self-consumed energy subtracted.</w:t>
            </w:r>
          </w:p>
        </w:tc>
        <w:tc>
          <w:tcPr>
            <w:tcW w:w="729" w:type="pct"/>
          </w:tcPr>
          <w:p w:rsidRPr="000F7CCE" w:rsidR="007439E5" w:rsidP="007439E5" w:rsidRDefault="007439E5" w14:paraId="32921C6F" w14:textId="2A7E05C5">
            <w:pPr>
              <w:rPr>
                <w:rFonts w:eastAsiaTheme="minorEastAsia"/>
                <w:color w:val="000000" w:themeColor="text1"/>
                <w:sz w:val="16"/>
                <w:szCs w:val="16"/>
              </w:rPr>
            </w:pPr>
            <w:r w:rsidRPr="000F7CCE">
              <w:rPr>
                <w:rFonts w:eastAsiaTheme="minorEastAsia"/>
                <w:color w:val="000000" w:themeColor="text1"/>
                <w:sz w:val="16"/>
                <w:szCs w:val="16"/>
              </w:rPr>
              <w:t>Supplier</w:t>
            </w:r>
          </w:p>
        </w:tc>
        <w:tc>
          <w:tcPr>
            <w:tcW w:w="710" w:type="pct"/>
          </w:tcPr>
          <w:p w:rsidRPr="000F7CCE" w:rsidR="007439E5" w:rsidP="007439E5" w:rsidRDefault="007439E5" w14:paraId="2A59AC70" w14:textId="3FB015EB">
            <w:pPr>
              <w:rPr>
                <w:rFonts w:eastAsiaTheme="minorEastAsia"/>
                <w:color w:val="000000" w:themeColor="text1"/>
                <w:sz w:val="16"/>
                <w:szCs w:val="16"/>
              </w:rPr>
            </w:pPr>
            <w:r w:rsidRPr="000F7CCE">
              <w:rPr>
                <w:rFonts w:ascii="Calibri" w:hAnsi="Calibri" w:eastAsia="Calibri" w:cs="Calibri"/>
                <w:color w:val="000000" w:themeColor="text1"/>
                <w:sz w:val="16"/>
                <w:szCs w:val="16"/>
              </w:rPr>
              <w:t>CESU member</w:t>
            </w:r>
          </w:p>
        </w:tc>
        <w:tc>
          <w:tcPr>
            <w:tcW w:w="1036" w:type="pct"/>
          </w:tcPr>
          <w:p w:rsidRPr="000F7CCE" w:rsidR="007439E5" w:rsidP="007439E5" w:rsidRDefault="002570A4" w14:paraId="4D38FD8F" w14:textId="2FC9D78B">
            <w:pPr>
              <w:rPr>
                <w:rFonts w:eastAsiaTheme="minorEastAsia"/>
                <w:color w:val="000000" w:themeColor="text1"/>
                <w:sz w:val="16"/>
                <w:szCs w:val="16"/>
              </w:rPr>
            </w:pPr>
            <w:r>
              <w:rPr>
                <w:rFonts w:eastAsiaTheme="minorEastAsia"/>
                <w:color w:val="000000" w:themeColor="text1"/>
                <w:sz w:val="16"/>
                <w:szCs w:val="16"/>
              </w:rPr>
              <w:t>H</w:t>
            </w:r>
            <w:r w:rsidRPr="000F7CCE" w:rsidR="007439E5">
              <w:rPr>
                <w:rFonts w:eastAsiaTheme="minorEastAsia"/>
                <w:color w:val="000000" w:themeColor="text1"/>
                <w:sz w:val="16"/>
                <w:szCs w:val="16"/>
              </w:rPr>
              <w:t xml:space="preserve"> - Energy bill</w:t>
            </w:r>
          </w:p>
        </w:tc>
      </w:tr>
      <w:tr w:rsidRPr="000F7CCE" w:rsidR="007439E5" w:rsidTr="00E369B7" w14:paraId="7FAE57DE" w14:textId="77777777">
        <w:trPr>
          <w:trHeight w:val="300"/>
        </w:trPr>
        <w:tc>
          <w:tcPr>
            <w:tcW w:w="453" w:type="pct"/>
          </w:tcPr>
          <w:p w:rsidRPr="000F7CCE" w:rsidR="007439E5" w:rsidP="007439E5" w:rsidRDefault="007439E5" w14:paraId="5F81F5DA" w14:textId="432F3EC7">
            <w:pPr>
              <w:rPr>
                <w:rFonts w:eastAsiaTheme="minorEastAsia"/>
                <w:color w:val="000000" w:themeColor="text1"/>
                <w:sz w:val="16"/>
                <w:szCs w:val="16"/>
              </w:rPr>
            </w:pPr>
            <w:r w:rsidRPr="000F7CCE">
              <w:rPr>
                <w:rFonts w:eastAsiaTheme="minorEastAsia"/>
                <w:color w:val="000000" w:themeColor="text1"/>
                <w:sz w:val="16"/>
                <w:szCs w:val="16"/>
              </w:rPr>
              <w:t>11b.1</w:t>
            </w:r>
            <w:r>
              <w:rPr>
                <w:rFonts w:eastAsiaTheme="minorEastAsia"/>
                <w:color w:val="000000" w:themeColor="text1"/>
                <w:sz w:val="16"/>
                <w:szCs w:val="16"/>
              </w:rPr>
              <w:t>3</w:t>
            </w:r>
          </w:p>
        </w:tc>
        <w:tc>
          <w:tcPr>
            <w:tcW w:w="683" w:type="pct"/>
          </w:tcPr>
          <w:p w:rsidRPr="000F7CCE" w:rsidR="007439E5" w:rsidP="007439E5" w:rsidRDefault="007439E5" w14:paraId="17C1A00A" w14:textId="5B8FBFBD">
            <w:pPr>
              <w:rPr>
                <w:rFonts w:eastAsiaTheme="minorEastAsia"/>
                <w:color w:val="000000" w:themeColor="text1"/>
                <w:sz w:val="16"/>
                <w:szCs w:val="16"/>
              </w:rPr>
            </w:pPr>
            <w:r w:rsidRPr="004572C1">
              <w:rPr>
                <w:rFonts w:eastAsiaTheme="minorEastAsia"/>
                <w:color w:val="000000" w:themeColor="text1"/>
                <w:sz w:val="16"/>
                <w:szCs w:val="16"/>
              </w:rPr>
              <w:t>Send self-consumption results</w:t>
            </w:r>
          </w:p>
        </w:tc>
        <w:tc>
          <w:tcPr>
            <w:tcW w:w="1388" w:type="pct"/>
          </w:tcPr>
          <w:p w:rsidRPr="000F7CCE" w:rsidR="007439E5" w:rsidP="007439E5" w:rsidRDefault="007439E5" w14:paraId="7A254C10" w14:textId="59360D88">
            <w:pPr>
              <w:rPr>
                <w:rFonts w:ascii="Calibri" w:hAnsi="Calibri" w:eastAsia="Calibri" w:cs="Calibri"/>
                <w:color w:val="000000" w:themeColor="text1"/>
                <w:sz w:val="16"/>
                <w:szCs w:val="16"/>
              </w:rPr>
            </w:pPr>
            <w:r w:rsidRPr="000F7CCE">
              <w:rPr>
                <w:rFonts w:eastAsiaTheme="minorEastAsia"/>
                <w:color w:val="000000" w:themeColor="text1"/>
                <w:sz w:val="16"/>
                <w:szCs w:val="16"/>
              </w:rPr>
              <w:t>Self-consumption calculation responsible</w:t>
            </w:r>
            <w:r w:rsidRPr="000F7CCE" w:rsidDel="004F4700">
              <w:rPr>
                <w:rFonts w:eastAsiaTheme="minorEastAsia"/>
                <w:color w:val="000000" w:themeColor="text1"/>
                <w:sz w:val="16"/>
                <w:szCs w:val="16"/>
              </w:rPr>
              <w:t xml:space="preserve"> </w:t>
            </w:r>
            <w:r w:rsidRPr="000F7CCE">
              <w:rPr>
                <w:rFonts w:eastAsiaTheme="minorEastAsia"/>
                <w:color w:val="000000" w:themeColor="text1"/>
                <w:sz w:val="16"/>
                <w:szCs w:val="16"/>
              </w:rPr>
              <w:t xml:space="preserve">sends energy surplus after self-consumption either aggregated to the CESU operator or per CESU members to the contracted </w:t>
            </w:r>
            <w:r w:rsidRPr="000F7CCE">
              <w:rPr>
                <w:rFonts w:ascii="Calibri" w:hAnsi="Calibri" w:eastAsia="Calibri" w:cs="Calibri"/>
                <w:color w:val="000000" w:themeColor="text1"/>
                <w:sz w:val="16"/>
                <w:szCs w:val="16"/>
              </w:rPr>
              <w:t>Aggregator</w:t>
            </w:r>
            <w:r w:rsidRPr="000F7CCE">
              <w:rPr>
                <w:rFonts w:eastAsiaTheme="minorEastAsia"/>
                <w:color w:val="000000" w:themeColor="text1"/>
                <w:sz w:val="16"/>
                <w:szCs w:val="16"/>
              </w:rPr>
              <w:t>.</w:t>
            </w:r>
          </w:p>
        </w:tc>
        <w:tc>
          <w:tcPr>
            <w:tcW w:w="729" w:type="pct"/>
          </w:tcPr>
          <w:p w:rsidRPr="000F7CCE" w:rsidR="007439E5" w:rsidP="007439E5" w:rsidRDefault="007439E5" w14:paraId="03E3F701" w14:textId="09B207E1">
            <w:pPr>
              <w:rPr>
                <w:rFonts w:ascii="Calibri" w:hAnsi="Calibri" w:eastAsia="Calibri" w:cs="Calibri"/>
                <w:color w:val="000000" w:themeColor="text1"/>
                <w:sz w:val="16"/>
                <w:szCs w:val="16"/>
              </w:rPr>
            </w:pPr>
            <w:r w:rsidRPr="000F7CCE">
              <w:rPr>
                <w:rFonts w:eastAsiaTheme="minorEastAsia"/>
                <w:color w:val="000000" w:themeColor="text1"/>
                <w:sz w:val="16"/>
                <w:szCs w:val="16"/>
              </w:rPr>
              <w:t>Self-consumption calculation responsible</w:t>
            </w:r>
          </w:p>
        </w:tc>
        <w:tc>
          <w:tcPr>
            <w:tcW w:w="710" w:type="pct"/>
          </w:tcPr>
          <w:p w:rsidRPr="000F7CCE" w:rsidR="007439E5" w:rsidP="007439E5" w:rsidRDefault="007439E5" w14:paraId="0DE504AE" w14:textId="77777777">
            <w:pPr>
              <w:rPr>
                <w:rFonts w:eastAsiaTheme="minorEastAsia"/>
                <w:color w:val="000000" w:themeColor="text1"/>
                <w:sz w:val="16"/>
                <w:szCs w:val="16"/>
              </w:rPr>
            </w:pPr>
            <w:r w:rsidRPr="000F7CCE">
              <w:rPr>
                <w:rFonts w:ascii="Calibri" w:hAnsi="Calibri" w:eastAsia="Calibri" w:cs="Calibri"/>
                <w:color w:val="000000" w:themeColor="text1"/>
                <w:sz w:val="16"/>
                <w:szCs w:val="16"/>
              </w:rPr>
              <w:t>Independent Aggregator</w:t>
            </w:r>
          </w:p>
          <w:p w:rsidRPr="000F7CCE" w:rsidR="007439E5" w:rsidP="007439E5" w:rsidRDefault="007439E5" w14:paraId="5B879822" w14:textId="77777777">
            <w:pPr>
              <w:rPr>
                <w:rFonts w:eastAsiaTheme="minorEastAsia"/>
                <w:color w:val="000000" w:themeColor="text1"/>
                <w:sz w:val="16"/>
                <w:szCs w:val="16"/>
              </w:rPr>
            </w:pPr>
          </w:p>
        </w:tc>
        <w:tc>
          <w:tcPr>
            <w:tcW w:w="1036" w:type="pct"/>
          </w:tcPr>
          <w:p w:rsidRPr="000F7CCE" w:rsidR="007439E5" w:rsidP="007439E5" w:rsidRDefault="00B60D73" w14:paraId="7BE44815" w14:textId="2CB58251">
            <w:pPr>
              <w:rPr>
                <w:rFonts w:eastAsiaTheme="minorEastAsia"/>
                <w:color w:val="000000" w:themeColor="text1"/>
                <w:sz w:val="16"/>
                <w:szCs w:val="16"/>
              </w:rPr>
            </w:pPr>
            <w:r>
              <w:rPr>
                <w:rFonts w:eastAsiaTheme="minorEastAsia"/>
                <w:color w:val="000000" w:themeColor="text1"/>
                <w:sz w:val="16"/>
                <w:szCs w:val="16"/>
              </w:rPr>
              <w:t>G</w:t>
            </w:r>
            <w:r w:rsidRPr="000F7CCE" w:rsidR="007439E5">
              <w:rPr>
                <w:rFonts w:eastAsiaTheme="minorEastAsia"/>
                <w:color w:val="000000" w:themeColor="text1"/>
                <w:sz w:val="16"/>
                <w:szCs w:val="16"/>
              </w:rPr>
              <w:t xml:space="preserve"> </w:t>
            </w:r>
            <w:r w:rsidR="007439E5">
              <w:rPr>
                <w:rFonts w:eastAsiaTheme="minorEastAsia"/>
                <w:color w:val="000000" w:themeColor="text1"/>
                <w:sz w:val="16"/>
                <w:szCs w:val="16"/>
              </w:rPr>
              <w:t xml:space="preserve">- </w:t>
            </w:r>
            <w:r w:rsidRPr="000F7CCE" w:rsidR="007439E5">
              <w:rPr>
                <w:rFonts w:eastAsiaTheme="minorEastAsia"/>
                <w:color w:val="000000" w:themeColor="text1"/>
                <w:sz w:val="16"/>
                <w:szCs w:val="16"/>
              </w:rPr>
              <w:t>Energy surplus</w:t>
            </w:r>
          </w:p>
        </w:tc>
      </w:tr>
      <w:tr w:rsidRPr="000F7CCE" w:rsidR="00F00DEB" w:rsidTr="00E369B7" w14:paraId="763475CC" w14:textId="77777777">
        <w:trPr>
          <w:trHeight w:val="300"/>
        </w:trPr>
        <w:tc>
          <w:tcPr>
            <w:tcW w:w="453" w:type="pct"/>
          </w:tcPr>
          <w:p w:rsidRPr="000F7CCE" w:rsidR="00F00DEB" w:rsidP="00F00DEB" w:rsidRDefault="00F00DEB" w14:paraId="00949D34" w14:textId="0CB49F90">
            <w:pPr>
              <w:rPr>
                <w:rFonts w:eastAsiaTheme="minorEastAsia"/>
                <w:color w:val="000000" w:themeColor="text1"/>
                <w:sz w:val="16"/>
                <w:szCs w:val="16"/>
              </w:rPr>
            </w:pPr>
            <w:r w:rsidRPr="000F7CCE">
              <w:rPr>
                <w:rFonts w:eastAsiaTheme="minorEastAsia"/>
                <w:color w:val="000000" w:themeColor="text1"/>
                <w:sz w:val="16"/>
                <w:szCs w:val="16"/>
              </w:rPr>
              <w:t>11b.1</w:t>
            </w:r>
            <w:r>
              <w:rPr>
                <w:rFonts w:eastAsiaTheme="minorEastAsia"/>
                <w:color w:val="000000" w:themeColor="text1"/>
                <w:sz w:val="16"/>
                <w:szCs w:val="16"/>
              </w:rPr>
              <w:t>4</w:t>
            </w:r>
          </w:p>
        </w:tc>
        <w:tc>
          <w:tcPr>
            <w:tcW w:w="683" w:type="pct"/>
          </w:tcPr>
          <w:p w:rsidRPr="000F7CCE" w:rsidR="00F00DEB" w:rsidP="00F00DEB" w:rsidRDefault="00F00DEB" w14:paraId="605F79F4" w14:textId="0BA0B654">
            <w:pPr>
              <w:rPr>
                <w:rFonts w:eastAsiaTheme="minorEastAsia"/>
                <w:color w:val="000000" w:themeColor="text1"/>
                <w:sz w:val="16"/>
                <w:szCs w:val="16"/>
              </w:rPr>
            </w:pPr>
            <w:r w:rsidRPr="000F7CCE">
              <w:rPr>
                <w:rFonts w:eastAsiaTheme="minorEastAsia"/>
                <w:color w:val="000000" w:themeColor="text1"/>
                <w:sz w:val="16"/>
                <w:szCs w:val="16"/>
              </w:rPr>
              <w:t>Execute calculation</w:t>
            </w:r>
            <w:r w:rsidRPr="000F7CCE" w:rsidDel="00963F61">
              <w:rPr>
                <w:rFonts w:eastAsiaTheme="minorEastAsia"/>
                <w:color w:val="000000" w:themeColor="text1"/>
                <w:sz w:val="16"/>
                <w:szCs w:val="16"/>
              </w:rPr>
              <w:t xml:space="preserve"> </w:t>
            </w:r>
            <w:r w:rsidRPr="000F7CCE">
              <w:rPr>
                <w:rFonts w:eastAsiaTheme="minorEastAsia"/>
                <w:color w:val="000000" w:themeColor="text1"/>
                <w:sz w:val="16"/>
                <w:szCs w:val="16"/>
              </w:rPr>
              <w:t xml:space="preserve">of energy surplus </w:t>
            </w:r>
          </w:p>
        </w:tc>
        <w:tc>
          <w:tcPr>
            <w:tcW w:w="1388" w:type="pct"/>
          </w:tcPr>
          <w:p w:rsidRPr="000F7CCE" w:rsidR="00F00DEB" w:rsidP="00F00DEB" w:rsidRDefault="00F00DEB" w14:paraId="49D669F8" w14:textId="116EAA2C">
            <w:pPr>
              <w:rPr>
                <w:rFonts w:ascii="Calibri" w:hAnsi="Calibri" w:eastAsia="Calibri" w:cs="Calibri"/>
                <w:color w:val="000000" w:themeColor="text1"/>
                <w:sz w:val="16"/>
                <w:szCs w:val="16"/>
              </w:rPr>
            </w:pPr>
            <w:r w:rsidRPr="000F7CCE">
              <w:rPr>
                <w:rFonts w:ascii="Calibri" w:hAnsi="Calibri" w:eastAsia="Calibri" w:cs="Calibri"/>
                <w:color w:val="000000" w:themeColor="text1"/>
                <w:sz w:val="16"/>
                <w:szCs w:val="16"/>
              </w:rPr>
              <w:t>Independent Aggregator</w:t>
            </w:r>
            <w:r w:rsidRPr="000F7CCE">
              <w:rPr>
                <w:rFonts w:eastAsiaTheme="minorEastAsia"/>
                <w:color w:val="000000" w:themeColor="text1"/>
                <w:sz w:val="16"/>
                <w:szCs w:val="16"/>
              </w:rPr>
              <w:t xml:space="preserve"> computes either the CESU aggregated or the individual CESU members energy bills.</w:t>
            </w:r>
          </w:p>
        </w:tc>
        <w:tc>
          <w:tcPr>
            <w:tcW w:w="729" w:type="pct"/>
          </w:tcPr>
          <w:p w:rsidRPr="000F7CCE" w:rsidR="00F00DEB" w:rsidP="00F00DEB" w:rsidRDefault="00F00DEB" w14:paraId="41AC3CB7" w14:textId="3A1D7F55">
            <w:pPr>
              <w:rPr>
                <w:rFonts w:ascii="Calibri" w:hAnsi="Calibri" w:eastAsia="Calibri" w:cs="Calibri"/>
                <w:color w:val="000000" w:themeColor="text1"/>
                <w:sz w:val="16"/>
                <w:szCs w:val="16"/>
              </w:rPr>
            </w:pPr>
            <w:r w:rsidRPr="000F7CCE">
              <w:rPr>
                <w:rFonts w:ascii="Calibri" w:hAnsi="Calibri" w:eastAsia="Calibri" w:cs="Calibri"/>
                <w:color w:val="000000" w:themeColor="text1"/>
                <w:sz w:val="16"/>
                <w:szCs w:val="16"/>
              </w:rPr>
              <w:t>Independent Aggregator</w:t>
            </w:r>
          </w:p>
        </w:tc>
        <w:tc>
          <w:tcPr>
            <w:tcW w:w="710" w:type="pct"/>
          </w:tcPr>
          <w:p w:rsidRPr="000F7CCE" w:rsidR="00F00DEB" w:rsidP="00F00DEB" w:rsidRDefault="00F00DEB" w14:paraId="07A2085C" w14:textId="19AEEA3F">
            <w:pPr>
              <w:rPr>
                <w:rFonts w:eastAsiaTheme="minorEastAsia"/>
                <w:color w:val="000000" w:themeColor="text1"/>
                <w:sz w:val="16"/>
                <w:szCs w:val="16"/>
              </w:rPr>
            </w:pPr>
            <w:r w:rsidRPr="000F7CCE">
              <w:rPr>
                <w:rFonts w:eastAsiaTheme="minorEastAsia"/>
                <w:color w:val="000000" w:themeColor="text1"/>
                <w:sz w:val="16"/>
                <w:szCs w:val="16"/>
              </w:rPr>
              <w:t>[internal]</w:t>
            </w:r>
          </w:p>
        </w:tc>
        <w:tc>
          <w:tcPr>
            <w:tcW w:w="1036" w:type="pct"/>
          </w:tcPr>
          <w:p w:rsidRPr="000F7CCE" w:rsidR="00F00DEB" w:rsidP="00F00DEB" w:rsidRDefault="00F00DEB" w14:paraId="6E2756A9" w14:textId="551678A9">
            <w:pPr>
              <w:rPr>
                <w:rFonts w:eastAsiaTheme="minorEastAsia"/>
                <w:color w:val="000000" w:themeColor="text1"/>
                <w:sz w:val="16"/>
                <w:szCs w:val="16"/>
              </w:rPr>
            </w:pPr>
            <w:r w:rsidRPr="000F7CCE">
              <w:rPr>
                <w:rFonts w:eastAsiaTheme="minorEastAsia"/>
                <w:color w:val="000000" w:themeColor="text1"/>
                <w:sz w:val="16"/>
                <w:szCs w:val="16"/>
              </w:rPr>
              <w:t>[not relevant]</w:t>
            </w:r>
          </w:p>
        </w:tc>
      </w:tr>
      <w:tr w:rsidRPr="000F7CCE" w:rsidR="00F00DEB" w:rsidTr="00E369B7" w14:paraId="1B42FFFF" w14:textId="77777777">
        <w:trPr>
          <w:trHeight w:val="300"/>
        </w:trPr>
        <w:tc>
          <w:tcPr>
            <w:tcW w:w="453" w:type="pct"/>
          </w:tcPr>
          <w:p w:rsidRPr="000F7CCE" w:rsidR="00F00DEB" w:rsidP="00F00DEB" w:rsidRDefault="00F00DEB" w14:paraId="0E5F91B0" w14:textId="50E384D2">
            <w:pPr>
              <w:rPr>
                <w:rFonts w:eastAsiaTheme="minorEastAsia"/>
                <w:color w:val="000000" w:themeColor="text1"/>
                <w:sz w:val="16"/>
                <w:szCs w:val="16"/>
              </w:rPr>
            </w:pPr>
            <w:r w:rsidRPr="000F7CCE">
              <w:rPr>
                <w:rFonts w:eastAsiaTheme="minorEastAsia"/>
                <w:color w:val="000000" w:themeColor="text1"/>
                <w:sz w:val="16"/>
                <w:szCs w:val="16"/>
              </w:rPr>
              <w:t>11b.1</w:t>
            </w:r>
            <w:r>
              <w:rPr>
                <w:rFonts w:eastAsiaTheme="minorEastAsia"/>
                <w:color w:val="000000" w:themeColor="text1"/>
                <w:sz w:val="16"/>
                <w:szCs w:val="16"/>
              </w:rPr>
              <w:t>5</w:t>
            </w:r>
          </w:p>
        </w:tc>
        <w:tc>
          <w:tcPr>
            <w:tcW w:w="683" w:type="pct"/>
          </w:tcPr>
          <w:p w:rsidRPr="000F7CCE" w:rsidR="00F00DEB" w:rsidP="00F00DEB" w:rsidRDefault="00F00DEB" w14:paraId="0364D15A" w14:textId="0FFE94D0">
            <w:pPr>
              <w:rPr>
                <w:rFonts w:eastAsiaTheme="minorEastAsia"/>
                <w:color w:val="000000" w:themeColor="text1"/>
                <w:sz w:val="16"/>
                <w:szCs w:val="16"/>
              </w:rPr>
            </w:pPr>
            <w:r>
              <w:rPr>
                <w:rFonts w:eastAsiaTheme="minorEastAsia"/>
                <w:color w:val="000000" w:themeColor="text1"/>
                <w:sz w:val="16"/>
                <w:szCs w:val="16"/>
              </w:rPr>
              <w:t>S</w:t>
            </w:r>
            <w:r w:rsidRPr="00B11C59">
              <w:rPr>
                <w:rFonts w:eastAsiaTheme="minorEastAsia"/>
                <w:color w:val="000000" w:themeColor="text1"/>
                <w:sz w:val="16"/>
                <w:szCs w:val="16"/>
              </w:rPr>
              <w:t>end payment of energy surplus</w:t>
            </w:r>
          </w:p>
        </w:tc>
        <w:tc>
          <w:tcPr>
            <w:tcW w:w="1388" w:type="pct"/>
          </w:tcPr>
          <w:p w:rsidRPr="000F7CCE" w:rsidR="00F00DEB" w:rsidP="00F00DEB" w:rsidRDefault="00F00DEB" w14:paraId="4DC016F4" w14:textId="2488FBEE">
            <w:pPr>
              <w:rPr>
                <w:rFonts w:ascii="Calibri" w:hAnsi="Calibri" w:eastAsia="Calibri" w:cs="Calibri"/>
                <w:color w:val="000000" w:themeColor="text1"/>
                <w:sz w:val="16"/>
                <w:szCs w:val="16"/>
              </w:rPr>
            </w:pPr>
            <w:r w:rsidRPr="000F7CCE">
              <w:rPr>
                <w:rFonts w:ascii="Calibri" w:hAnsi="Calibri" w:eastAsia="Calibri" w:cs="Calibri"/>
                <w:color w:val="000000" w:themeColor="text1"/>
                <w:sz w:val="16"/>
                <w:szCs w:val="16"/>
              </w:rPr>
              <w:t>Independent Aggregator</w:t>
            </w:r>
            <w:r w:rsidRPr="000F7CCE" w:rsidDel="00647526">
              <w:rPr>
                <w:rFonts w:ascii="Calibri" w:hAnsi="Calibri" w:eastAsia="Calibri" w:cs="Calibri"/>
                <w:color w:val="000000" w:themeColor="text1"/>
                <w:sz w:val="16"/>
                <w:szCs w:val="16"/>
              </w:rPr>
              <w:t xml:space="preserve"> </w:t>
            </w:r>
            <w:r w:rsidRPr="000F7CCE">
              <w:rPr>
                <w:rFonts w:eastAsiaTheme="minorEastAsia"/>
                <w:color w:val="000000" w:themeColor="text1"/>
                <w:sz w:val="16"/>
                <w:szCs w:val="16"/>
              </w:rPr>
              <w:t>pay</w:t>
            </w:r>
            <w:r>
              <w:rPr>
                <w:rFonts w:eastAsiaTheme="minorEastAsia"/>
                <w:color w:val="000000" w:themeColor="text1"/>
                <w:sz w:val="16"/>
                <w:szCs w:val="16"/>
              </w:rPr>
              <w:t>s</w:t>
            </w:r>
            <w:r w:rsidRPr="000F7CCE">
              <w:rPr>
                <w:rFonts w:eastAsiaTheme="minorEastAsia"/>
                <w:color w:val="000000" w:themeColor="text1"/>
                <w:sz w:val="16"/>
                <w:szCs w:val="16"/>
              </w:rPr>
              <w:t xml:space="preserve"> </w:t>
            </w:r>
            <w:r>
              <w:rPr>
                <w:rFonts w:eastAsiaTheme="minorEastAsia"/>
                <w:color w:val="000000" w:themeColor="text1"/>
                <w:sz w:val="16"/>
                <w:szCs w:val="16"/>
              </w:rPr>
              <w:t xml:space="preserve">for </w:t>
            </w:r>
            <w:r w:rsidRPr="000F7CCE">
              <w:rPr>
                <w:rFonts w:eastAsiaTheme="minorEastAsia"/>
                <w:color w:val="000000" w:themeColor="text1"/>
                <w:sz w:val="16"/>
                <w:szCs w:val="16"/>
              </w:rPr>
              <w:t>the revenues from energy surplus</w:t>
            </w:r>
            <w:r>
              <w:rPr>
                <w:rFonts w:eastAsiaTheme="minorEastAsia"/>
                <w:color w:val="000000" w:themeColor="text1"/>
                <w:sz w:val="16"/>
                <w:szCs w:val="16"/>
              </w:rPr>
              <w:t xml:space="preserve"> to the</w:t>
            </w:r>
            <w:r w:rsidRPr="000F7CCE">
              <w:rPr>
                <w:rFonts w:eastAsiaTheme="minorEastAsia"/>
                <w:color w:val="000000" w:themeColor="text1"/>
                <w:sz w:val="16"/>
                <w:szCs w:val="16"/>
              </w:rPr>
              <w:t xml:space="preserve"> CESU members</w:t>
            </w:r>
            <w:r>
              <w:rPr>
                <w:rFonts w:eastAsiaTheme="minorEastAsia"/>
                <w:color w:val="000000" w:themeColor="text1"/>
                <w:sz w:val="16"/>
                <w:szCs w:val="16"/>
              </w:rPr>
              <w:t>.</w:t>
            </w:r>
          </w:p>
        </w:tc>
        <w:tc>
          <w:tcPr>
            <w:tcW w:w="729" w:type="pct"/>
          </w:tcPr>
          <w:p w:rsidRPr="000F7CCE" w:rsidR="00F00DEB" w:rsidP="00F00DEB" w:rsidRDefault="00F00DEB" w14:paraId="5D3D5D64" w14:textId="1C631FFB">
            <w:pPr>
              <w:rPr>
                <w:rFonts w:ascii="Calibri" w:hAnsi="Calibri" w:eastAsia="Calibri" w:cs="Calibri"/>
                <w:color w:val="000000" w:themeColor="text1"/>
                <w:sz w:val="16"/>
                <w:szCs w:val="16"/>
              </w:rPr>
            </w:pPr>
            <w:r w:rsidRPr="000F7CCE">
              <w:rPr>
                <w:rFonts w:ascii="Calibri" w:hAnsi="Calibri" w:eastAsia="Calibri" w:cs="Calibri"/>
                <w:color w:val="000000" w:themeColor="text1"/>
                <w:sz w:val="16"/>
                <w:szCs w:val="16"/>
              </w:rPr>
              <w:t>Independent Aggregator</w:t>
            </w:r>
          </w:p>
        </w:tc>
        <w:tc>
          <w:tcPr>
            <w:tcW w:w="710" w:type="pct"/>
          </w:tcPr>
          <w:p w:rsidRPr="000F7CCE" w:rsidR="00F00DEB" w:rsidP="00F00DEB" w:rsidRDefault="00F00DEB" w14:paraId="16349B80" w14:textId="3899E060">
            <w:pPr>
              <w:rPr>
                <w:rFonts w:eastAsiaTheme="minorEastAsia"/>
                <w:color w:val="000000" w:themeColor="text1"/>
                <w:sz w:val="16"/>
                <w:szCs w:val="16"/>
              </w:rPr>
            </w:pPr>
            <w:r w:rsidRPr="000F7CCE">
              <w:rPr>
                <w:rFonts w:ascii="Calibri" w:hAnsi="Calibri" w:eastAsia="Calibri" w:cs="Calibri"/>
                <w:color w:val="000000" w:themeColor="text1"/>
                <w:sz w:val="16"/>
                <w:szCs w:val="16"/>
              </w:rPr>
              <w:t>CESU member</w:t>
            </w:r>
          </w:p>
        </w:tc>
        <w:tc>
          <w:tcPr>
            <w:tcW w:w="1036" w:type="pct"/>
          </w:tcPr>
          <w:p w:rsidRPr="000F7CCE" w:rsidR="00F00DEB" w:rsidP="00F00DEB" w:rsidRDefault="00B60D73" w14:paraId="7B3E2CA0" w14:textId="07515342">
            <w:pPr>
              <w:rPr>
                <w:rFonts w:eastAsiaTheme="minorEastAsia"/>
                <w:color w:val="000000" w:themeColor="text1"/>
                <w:sz w:val="16"/>
                <w:szCs w:val="16"/>
              </w:rPr>
            </w:pPr>
            <w:r>
              <w:rPr>
                <w:rFonts w:eastAsiaTheme="minorEastAsia"/>
                <w:color w:val="000000" w:themeColor="text1"/>
                <w:sz w:val="16"/>
                <w:szCs w:val="16"/>
              </w:rPr>
              <w:t>I</w:t>
            </w:r>
            <w:r w:rsidRPr="000F7CCE" w:rsidR="00F00DEB">
              <w:rPr>
                <w:rFonts w:eastAsiaTheme="minorEastAsia"/>
                <w:color w:val="000000" w:themeColor="text1"/>
                <w:sz w:val="16"/>
                <w:szCs w:val="16"/>
              </w:rPr>
              <w:t xml:space="preserve"> - Energy surplus </w:t>
            </w:r>
            <w:commentRangeStart w:id="79"/>
            <w:r w:rsidRPr="000F7CCE" w:rsidR="00F00DEB">
              <w:rPr>
                <w:rFonts w:eastAsiaTheme="minorEastAsia"/>
                <w:color w:val="000000" w:themeColor="text1"/>
                <w:sz w:val="16"/>
                <w:szCs w:val="16"/>
              </w:rPr>
              <w:t>revenues</w:t>
            </w:r>
            <w:commentRangeEnd w:id="79"/>
            <w:r w:rsidRPr="000F7CCE" w:rsidR="00F00DEB">
              <w:rPr>
                <w:rStyle w:val="CommentReference"/>
              </w:rPr>
              <w:commentReference w:id="79"/>
            </w:r>
          </w:p>
        </w:tc>
      </w:tr>
    </w:tbl>
    <w:p w:rsidRPr="009907AF" w:rsidR="009907AF" w:rsidP="00AA47ED" w:rsidRDefault="009907AF" w14:paraId="03EEF0D4" w14:textId="77777777"/>
    <w:p w:rsidRPr="000F7CCE" w:rsidR="0081789C" w:rsidP="04F4FF6E" w:rsidRDefault="00C4787D" w14:paraId="0A2A9496" w14:textId="66600AD9">
      <w:pPr>
        <w:pStyle w:val="Caption"/>
        <w:spacing w:after="0"/>
        <w:jc w:val="left"/>
      </w:pPr>
      <w:r w:rsidRPr="000F7CCE">
        <w:fldChar w:fldCharType="begin"/>
      </w:r>
      <w:r w:rsidRPr="000F7CCE">
        <w:instrText xml:space="preserve"> SEQ Diagram \* ARABIC </w:instrText>
      </w:r>
      <w:r w:rsidRPr="000F7CCE">
        <w:fldChar w:fldCharType="separate"/>
      </w:r>
      <w:r w:rsidRPr="000F7CCE">
        <w:fldChar w:fldCharType="end"/>
      </w:r>
      <w:r>
        <w:br/>
      </w:r>
      <w:r>
        <w:br/>
      </w:r>
    </w:p>
    <w:tbl>
      <w:tblPr>
        <w:tblStyle w:val="TableGrid"/>
        <w:tblW w:w="9350" w:type="dxa"/>
        <w:tblLook w:val="04A0" w:firstRow="1" w:lastRow="0" w:firstColumn="1" w:lastColumn="0" w:noHBand="0" w:noVBand="1"/>
      </w:tblPr>
      <w:tblGrid>
        <w:gridCol w:w="1129"/>
        <w:gridCol w:w="3402"/>
        <w:gridCol w:w="567"/>
        <w:gridCol w:w="4252"/>
      </w:tblGrid>
      <w:tr w:rsidRPr="000F7CCE" w:rsidR="0081789C" w14:paraId="073F7E6C" w14:textId="77777777">
        <w:trPr>
          <w:trHeight w:val="300"/>
        </w:trPr>
        <w:tc>
          <w:tcPr>
            <w:tcW w:w="9350" w:type="dxa"/>
            <w:gridSpan w:val="4"/>
            <w:shd w:val="clear" w:color="auto" w:fill="D0CECE" w:themeFill="background2" w:themeFillShade="E6"/>
          </w:tcPr>
          <w:p w:rsidRPr="000F7CCE" w:rsidR="0081789C" w:rsidRDefault="0081789C" w14:paraId="1E92F7F7" w14:textId="77777777">
            <w:pPr>
              <w:keepNext/>
              <w:keepLines/>
              <w:jc w:val="cente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INFORMATION OBJECTS FOR THIS PROCEDURE</w:t>
            </w:r>
          </w:p>
        </w:tc>
      </w:tr>
      <w:tr w:rsidRPr="000F7CCE" w:rsidR="0081789C" w:rsidTr="00185349" w14:paraId="591A35D2" w14:textId="77777777">
        <w:trPr>
          <w:trHeight w:val="300"/>
        </w:trPr>
        <w:tc>
          <w:tcPr>
            <w:tcW w:w="1129" w:type="dxa"/>
            <w:shd w:val="clear" w:color="auto" w:fill="D0CECE" w:themeFill="background2" w:themeFillShade="E6"/>
          </w:tcPr>
          <w:p w:rsidRPr="000F7CCE" w:rsidR="0081789C" w:rsidRDefault="0081789C" w14:paraId="29E1B7D9" w14:textId="77777777">
            <w:pPr>
              <w:keepNext/>
              <w:keepLines/>
              <w:rPr>
                <w:rFonts w:ascii="Arial" w:hAnsi="Arial" w:eastAsia="Arial" w:cs="Arial"/>
                <w:b/>
                <w:bCs/>
                <w:i/>
                <w:iCs/>
                <w:sz w:val="16"/>
                <w:szCs w:val="16"/>
              </w:rPr>
            </w:pPr>
            <w:r w:rsidRPr="000F7CCE">
              <w:rPr>
                <w:rFonts w:ascii="Arial" w:hAnsi="Arial" w:eastAsia="Arial" w:cs="Arial"/>
                <w:b/>
                <w:bCs/>
                <w:i/>
                <w:iCs/>
                <w:sz w:val="16"/>
                <w:szCs w:val="16"/>
              </w:rPr>
              <w:t>Information exchanged,</w:t>
            </w:r>
          </w:p>
          <w:p w:rsidRPr="000F7CCE" w:rsidR="0081789C" w:rsidRDefault="0081789C" w14:paraId="5356C5AA" w14:textId="77777777">
            <w:pPr>
              <w:keepNext/>
              <w:keepLines/>
              <w:rPr>
                <w:rFonts w:ascii="Arial" w:hAnsi="Arial" w:eastAsia="Arial" w:cs="Arial"/>
                <w:b/>
                <w:bCs/>
                <w:i/>
                <w:iCs/>
                <w:sz w:val="16"/>
                <w:szCs w:val="16"/>
              </w:rPr>
            </w:pPr>
            <w:r w:rsidRPr="000F7CCE">
              <w:rPr>
                <w:rFonts w:ascii="Arial" w:hAnsi="Arial" w:eastAsia="Arial" w:cs="Arial"/>
                <w:b/>
                <w:bCs/>
                <w:i/>
                <w:iCs/>
                <w:sz w:val="16"/>
                <w:szCs w:val="16"/>
              </w:rPr>
              <w:t>ID</w:t>
            </w:r>
          </w:p>
        </w:tc>
        <w:tc>
          <w:tcPr>
            <w:tcW w:w="3402" w:type="dxa"/>
            <w:shd w:val="clear" w:color="auto" w:fill="D0CECE" w:themeFill="background2" w:themeFillShade="E6"/>
          </w:tcPr>
          <w:p w:rsidRPr="000F7CCE" w:rsidR="0081789C" w:rsidRDefault="0081789C" w14:paraId="42E9EFB0" w14:textId="77777777">
            <w:pPr>
              <w:keepNext/>
              <w:keepLines/>
              <w:rPr>
                <w:rFonts w:ascii="Arial" w:hAnsi="Arial" w:eastAsia="Arial" w:cs="Arial"/>
                <w:b/>
                <w:bCs/>
                <w:i/>
                <w:iCs/>
                <w:sz w:val="16"/>
                <w:szCs w:val="16"/>
              </w:rPr>
            </w:pPr>
            <w:r w:rsidRPr="000F7CCE">
              <w:rPr>
                <w:rFonts w:ascii="Arial" w:hAnsi="Arial" w:eastAsia="Arial" w:cs="Arial"/>
                <w:b/>
                <w:bCs/>
                <w:i/>
                <w:iCs/>
                <w:color w:val="000000" w:themeColor="text1"/>
                <w:sz w:val="16"/>
                <w:szCs w:val="16"/>
              </w:rPr>
              <w:t>Name of the information</w:t>
            </w:r>
          </w:p>
        </w:tc>
        <w:tc>
          <w:tcPr>
            <w:tcW w:w="4819" w:type="dxa"/>
            <w:gridSpan w:val="2"/>
            <w:shd w:val="clear" w:color="auto" w:fill="D0CECE" w:themeFill="background2" w:themeFillShade="E6"/>
          </w:tcPr>
          <w:p w:rsidRPr="000F7CCE" w:rsidR="0081789C" w:rsidRDefault="0081789C" w14:paraId="239D001E" w14:textId="77777777">
            <w:pPr>
              <w:keepNext/>
              <w:keepLines/>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Description of information exchanged</w:t>
            </w:r>
          </w:p>
        </w:tc>
      </w:tr>
      <w:tr w:rsidRPr="000F7CCE" w:rsidR="00874E53" w:rsidTr="005827C5" w14:paraId="373B1D94" w14:textId="77777777">
        <w:trPr>
          <w:trHeight w:val="300"/>
        </w:trPr>
        <w:tc>
          <w:tcPr>
            <w:tcW w:w="1129" w:type="dxa"/>
          </w:tcPr>
          <w:p w:rsidRPr="000F7CCE" w:rsidR="00874E53" w:rsidP="00874E53" w:rsidRDefault="00874E53" w14:paraId="5D8F9899" w14:textId="4E60538C">
            <w:pPr>
              <w:keepNext/>
              <w:keepLines/>
              <w:rPr>
                <w:rFonts w:eastAsiaTheme="minorEastAsia"/>
                <w:color w:val="000000" w:themeColor="text1"/>
                <w:sz w:val="16"/>
                <w:szCs w:val="16"/>
              </w:rPr>
            </w:pPr>
            <w:r w:rsidRPr="000F7CCE">
              <w:rPr>
                <w:rFonts w:eastAsia="Arial" w:cstheme="minorHAnsi"/>
                <w:color w:val="000000" w:themeColor="text1"/>
                <w:sz w:val="16"/>
                <w:szCs w:val="16"/>
              </w:rPr>
              <w:t>A</w:t>
            </w:r>
          </w:p>
        </w:tc>
        <w:tc>
          <w:tcPr>
            <w:tcW w:w="3402" w:type="dxa"/>
          </w:tcPr>
          <w:p w:rsidRPr="000F7CCE" w:rsidR="00874E53" w:rsidP="00874E53" w:rsidRDefault="00874E53" w14:paraId="68DE0138" w14:textId="632C903A">
            <w:pPr>
              <w:keepNext/>
              <w:keepLines/>
              <w:rPr>
                <w:rFonts w:eastAsiaTheme="minorEastAsia"/>
                <w:color w:val="000000" w:themeColor="text1"/>
                <w:sz w:val="16"/>
                <w:szCs w:val="16"/>
              </w:rPr>
            </w:pPr>
            <w:r w:rsidRPr="00185349">
              <w:rPr>
                <w:rFonts w:eastAsiaTheme="minorEastAsia"/>
                <w:color w:val="000000" w:themeColor="text1"/>
                <w:sz w:val="16"/>
                <w:szCs w:val="16"/>
              </w:rPr>
              <w:t>Metering data</w:t>
            </w:r>
          </w:p>
        </w:tc>
        <w:tc>
          <w:tcPr>
            <w:tcW w:w="567" w:type="dxa"/>
          </w:tcPr>
          <w:p w:rsidRPr="000F7CCE" w:rsidR="00874E53" w:rsidP="00874E53" w:rsidRDefault="00874E53" w14:paraId="27E1A0CE" w14:textId="77777777">
            <w:pPr>
              <w:keepNext/>
              <w:keepLines/>
              <w:rPr>
                <w:rFonts w:eastAsiaTheme="minorEastAsia"/>
                <w:color w:val="000000" w:themeColor="text1"/>
                <w:sz w:val="16"/>
                <w:szCs w:val="16"/>
              </w:rPr>
            </w:pPr>
          </w:p>
        </w:tc>
        <w:tc>
          <w:tcPr>
            <w:tcW w:w="4252" w:type="dxa"/>
          </w:tcPr>
          <w:p w:rsidRPr="000F7CCE" w:rsidR="00874E53" w:rsidP="00874E53" w:rsidRDefault="00874E53" w14:paraId="15E2C20D" w14:textId="3462CCE4">
            <w:pPr>
              <w:keepNext/>
              <w:keepLines/>
              <w:rPr>
                <w:rFonts w:eastAsiaTheme="minorEastAsia"/>
                <w:color w:val="000000" w:themeColor="text1"/>
                <w:sz w:val="16"/>
                <w:szCs w:val="16"/>
              </w:rPr>
            </w:pPr>
            <w:r w:rsidRPr="00354212">
              <w:rPr>
                <w:rFonts w:eastAsiaTheme="minorEastAsia"/>
                <w:color w:val="000000" w:themeColor="text1"/>
                <w:sz w:val="16"/>
                <w:szCs w:val="16"/>
              </w:rPr>
              <w:t>Verified energy measurements</w:t>
            </w:r>
            <w:r>
              <w:rPr>
                <w:rFonts w:eastAsiaTheme="minorEastAsia"/>
                <w:color w:val="000000" w:themeColor="text1"/>
                <w:sz w:val="16"/>
                <w:szCs w:val="16"/>
              </w:rPr>
              <w:t>,</w:t>
            </w:r>
            <w:r w:rsidRPr="00354212">
              <w:rPr>
                <w:rFonts w:eastAsiaTheme="minorEastAsia"/>
                <w:color w:val="000000" w:themeColor="text1"/>
                <w:sz w:val="16"/>
                <w:szCs w:val="16"/>
              </w:rPr>
              <w:t xml:space="preserve"> </w:t>
            </w:r>
            <w:r>
              <w:rPr>
                <w:rFonts w:eastAsiaTheme="minorEastAsia"/>
                <w:color w:val="000000" w:themeColor="text1"/>
                <w:sz w:val="16"/>
                <w:szCs w:val="16"/>
              </w:rPr>
              <w:t>u</w:t>
            </w:r>
            <w:r w:rsidRPr="00354212">
              <w:rPr>
                <w:rFonts w:eastAsiaTheme="minorEastAsia"/>
                <w:color w:val="000000" w:themeColor="text1"/>
                <w:sz w:val="16"/>
                <w:szCs w:val="16"/>
              </w:rPr>
              <w:t>sed for self-consumption calculations</w:t>
            </w:r>
            <w:r>
              <w:rPr>
                <w:rFonts w:eastAsiaTheme="minorEastAsia"/>
                <w:color w:val="000000" w:themeColor="text1"/>
                <w:sz w:val="16"/>
                <w:szCs w:val="16"/>
              </w:rPr>
              <w:t xml:space="preserve"> </w:t>
            </w:r>
            <w:r>
              <w:rPr>
                <w:rFonts w:eastAsiaTheme="minorEastAsia" w:cstheme="minorHAnsi"/>
                <w:color w:val="000000" w:themeColor="text1"/>
                <w:sz w:val="16"/>
                <w:szCs w:val="16"/>
              </w:rPr>
              <w:t xml:space="preserve">(repeated from Procedure 11.a). </w:t>
            </w:r>
          </w:p>
        </w:tc>
      </w:tr>
      <w:tr w:rsidRPr="000F7CCE" w:rsidR="00874E53" w:rsidTr="005827C5" w14:paraId="36F9E647" w14:textId="77777777">
        <w:trPr>
          <w:trHeight w:val="300"/>
        </w:trPr>
        <w:tc>
          <w:tcPr>
            <w:tcW w:w="1129" w:type="dxa"/>
          </w:tcPr>
          <w:p w:rsidRPr="000F7CCE" w:rsidR="00874E53" w:rsidP="00874E53" w:rsidRDefault="00874E53" w14:paraId="71EA7AB9" w14:textId="77777777">
            <w:pPr>
              <w:rPr>
                <w:rFonts w:eastAsiaTheme="minorEastAsia"/>
                <w:color w:val="000000" w:themeColor="text1"/>
                <w:sz w:val="16"/>
                <w:szCs w:val="16"/>
              </w:rPr>
            </w:pPr>
            <w:r w:rsidRPr="000F7CCE">
              <w:rPr>
                <w:rFonts w:eastAsia="Arial" w:cstheme="minorHAnsi"/>
                <w:color w:val="000000" w:themeColor="text1"/>
                <w:sz w:val="16"/>
                <w:szCs w:val="16"/>
              </w:rPr>
              <w:t>B</w:t>
            </w:r>
          </w:p>
        </w:tc>
        <w:tc>
          <w:tcPr>
            <w:tcW w:w="3402" w:type="dxa"/>
          </w:tcPr>
          <w:p w:rsidRPr="000F7CCE" w:rsidR="00874E53" w:rsidP="00874E53" w:rsidRDefault="00874E53" w14:paraId="4B7301BE" w14:textId="0F0899F4">
            <w:pPr>
              <w:rPr>
                <w:rFonts w:eastAsiaTheme="minorEastAsia"/>
                <w:color w:val="000000" w:themeColor="text1"/>
                <w:sz w:val="16"/>
                <w:szCs w:val="16"/>
              </w:rPr>
            </w:pPr>
            <w:r w:rsidRPr="00185349">
              <w:rPr>
                <w:rFonts w:eastAsiaTheme="minorEastAsia"/>
                <w:color w:val="000000" w:themeColor="text1"/>
                <w:sz w:val="16"/>
                <w:szCs w:val="16"/>
              </w:rPr>
              <w:t>Default allocation</w:t>
            </w:r>
          </w:p>
        </w:tc>
        <w:tc>
          <w:tcPr>
            <w:tcW w:w="567" w:type="dxa"/>
          </w:tcPr>
          <w:p w:rsidRPr="000F7CCE" w:rsidR="00874E53" w:rsidP="00874E53" w:rsidRDefault="00874E53" w14:paraId="1616BDA7" w14:textId="77777777">
            <w:pPr>
              <w:rPr>
                <w:rFonts w:eastAsiaTheme="minorEastAsia" w:cstheme="minorHAnsi"/>
                <w:color w:val="000000" w:themeColor="text1"/>
                <w:sz w:val="16"/>
                <w:szCs w:val="16"/>
              </w:rPr>
            </w:pPr>
          </w:p>
        </w:tc>
        <w:tc>
          <w:tcPr>
            <w:tcW w:w="4252" w:type="dxa"/>
          </w:tcPr>
          <w:p w:rsidRPr="000F7CCE" w:rsidR="00874E53" w:rsidP="00874E53" w:rsidRDefault="00BB7922" w14:paraId="01766B2A" w14:textId="3A07F4EC">
            <w:pPr>
              <w:rPr>
                <w:rFonts w:eastAsiaTheme="minorEastAsia" w:cstheme="minorHAnsi"/>
                <w:color w:val="000000" w:themeColor="text1"/>
                <w:sz w:val="16"/>
                <w:szCs w:val="16"/>
              </w:rPr>
            </w:pPr>
            <w:r w:rsidRPr="00354212">
              <w:rPr>
                <w:rFonts w:eastAsiaTheme="minorEastAsia" w:cstheme="minorHAnsi"/>
                <w:color w:val="000000" w:themeColor="text1"/>
                <w:sz w:val="16"/>
                <w:szCs w:val="16"/>
              </w:rPr>
              <w:t>Allocation of energy across CESU members</w:t>
            </w:r>
            <w:r>
              <w:rPr>
                <w:rFonts w:eastAsiaTheme="minorEastAsia" w:cstheme="minorHAnsi"/>
                <w:color w:val="000000" w:themeColor="text1"/>
                <w:sz w:val="16"/>
                <w:szCs w:val="16"/>
              </w:rPr>
              <w:t xml:space="preserve">. But using the </w:t>
            </w:r>
            <w:r w:rsidRPr="00EA698F" w:rsidR="00874E53">
              <w:rPr>
                <w:rFonts w:eastAsiaTheme="minorEastAsia" w:cstheme="minorHAnsi"/>
                <w:color w:val="000000" w:themeColor="text1"/>
                <w:sz w:val="16"/>
                <w:szCs w:val="16"/>
              </w:rPr>
              <w:t>def</w:t>
            </w:r>
            <w:r>
              <w:rPr>
                <w:rFonts w:eastAsiaTheme="minorEastAsia" w:cstheme="minorHAnsi"/>
                <w:color w:val="000000" w:themeColor="text1"/>
                <w:sz w:val="16"/>
                <w:szCs w:val="16"/>
              </w:rPr>
              <w:t xml:space="preserve">ault </w:t>
            </w:r>
            <w:r w:rsidRPr="00EA698F" w:rsidR="00874E53">
              <w:rPr>
                <w:rFonts w:eastAsiaTheme="minorEastAsia" w:cstheme="minorHAnsi"/>
                <w:color w:val="000000" w:themeColor="text1"/>
                <w:sz w:val="16"/>
                <w:szCs w:val="16"/>
              </w:rPr>
              <w:t>allocation</w:t>
            </w:r>
            <w:r>
              <w:rPr>
                <w:rFonts w:eastAsiaTheme="minorEastAsia" w:cstheme="minorHAnsi"/>
                <w:color w:val="000000" w:themeColor="text1"/>
                <w:sz w:val="16"/>
                <w:szCs w:val="16"/>
              </w:rPr>
              <w:t xml:space="preserve"> mechanism when</w:t>
            </w:r>
            <w:r w:rsidRPr="00EA698F" w:rsidR="00874E53">
              <w:rPr>
                <w:rFonts w:eastAsiaTheme="minorEastAsia" w:cstheme="minorHAnsi"/>
                <w:color w:val="000000" w:themeColor="text1"/>
                <w:sz w:val="16"/>
                <w:szCs w:val="16"/>
              </w:rPr>
              <w:t xml:space="preserve"> the dynamic allocation process fails validation. Used as a fallback </w:t>
            </w:r>
            <w:r w:rsidR="00874E53">
              <w:rPr>
                <w:rFonts w:eastAsiaTheme="minorEastAsia" w:cstheme="minorHAnsi"/>
                <w:color w:val="000000" w:themeColor="text1"/>
                <w:sz w:val="16"/>
                <w:szCs w:val="16"/>
              </w:rPr>
              <w:t>mechanism for</w:t>
            </w:r>
            <w:r w:rsidRPr="00EA698F" w:rsidR="00874E53">
              <w:rPr>
                <w:rFonts w:eastAsiaTheme="minorEastAsia" w:cstheme="minorHAnsi"/>
                <w:color w:val="000000" w:themeColor="text1"/>
                <w:sz w:val="16"/>
                <w:szCs w:val="16"/>
              </w:rPr>
              <w:t xml:space="preserve"> distribut</w:t>
            </w:r>
            <w:r w:rsidR="00874E53">
              <w:rPr>
                <w:rFonts w:eastAsiaTheme="minorEastAsia" w:cstheme="minorHAnsi"/>
                <w:color w:val="000000" w:themeColor="text1"/>
                <w:sz w:val="16"/>
                <w:szCs w:val="16"/>
              </w:rPr>
              <w:t>ing</w:t>
            </w:r>
            <w:r w:rsidRPr="00EA698F" w:rsidR="00874E53">
              <w:rPr>
                <w:rFonts w:eastAsiaTheme="minorEastAsia" w:cstheme="minorHAnsi"/>
                <w:color w:val="000000" w:themeColor="text1"/>
                <w:sz w:val="16"/>
                <w:szCs w:val="16"/>
              </w:rPr>
              <w:t xml:space="preserve"> energy among CESU members.</w:t>
            </w:r>
          </w:p>
        </w:tc>
      </w:tr>
      <w:tr w:rsidRPr="000F7CCE" w:rsidR="00874E53" w:rsidTr="005827C5" w14:paraId="69720668" w14:textId="77777777">
        <w:trPr>
          <w:trHeight w:val="300"/>
        </w:trPr>
        <w:tc>
          <w:tcPr>
            <w:tcW w:w="1129" w:type="dxa"/>
          </w:tcPr>
          <w:p w:rsidRPr="000F7CCE" w:rsidR="00874E53" w:rsidP="00874E53" w:rsidRDefault="00874E53" w14:paraId="2C03F83A" w14:textId="77777777">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C</w:t>
            </w:r>
          </w:p>
        </w:tc>
        <w:tc>
          <w:tcPr>
            <w:tcW w:w="3402" w:type="dxa"/>
          </w:tcPr>
          <w:p w:rsidRPr="000F7CCE" w:rsidR="00874E53" w:rsidP="00874E53" w:rsidRDefault="00874E53" w14:paraId="2F56A47C" w14:textId="3AA8290A">
            <w:pPr>
              <w:rPr>
                <w:rFonts w:eastAsiaTheme="minorEastAsia" w:cstheme="minorHAnsi"/>
                <w:color w:val="000000" w:themeColor="text1"/>
                <w:sz w:val="16"/>
                <w:szCs w:val="16"/>
              </w:rPr>
            </w:pPr>
            <w:r w:rsidRPr="000F7CCE">
              <w:rPr>
                <w:rFonts w:eastAsiaTheme="minorEastAsia"/>
                <w:color w:val="000000" w:themeColor="text1"/>
                <w:sz w:val="16"/>
                <w:szCs w:val="16"/>
              </w:rPr>
              <w:t>Allocation results</w:t>
            </w:r>
          </w:p>
        </w:tc>
        <w:tc>
          <w:tcPr>
            <w:tcW w:w="567" w:type="dxa"/>
          </w:tcPr>
          <w:p w:rsidRPr="000F7CCE" w:rsidR="00874E53" w:rsidP="00874E53" w:rsidRDefault="00874E53" w14:paraId="29F0F39A" w14:textId="77777777">
            <w:pPr>
              <w:rPr>
                <w:rFonts w:eastAsiaTheme="minorEastAsia" w:cstheme="minorHAnsi"/>
                <w:color w:val="000000" w:themeColor="text1"/>
                <w:sz w:val="16"/>
                <w:szCs w:val="16"/>
              </w:rPr>
            </w:pPr>
          </w:p>
        </w:tc>
        <w:tc>
          <w:tcPr>
            <w:tcW w:w="4252" w:type="dxa"/>
          </w:tcPr>
          <w:p w:rsidRPr="000F7CCE" w:rsidR="00874E53" w:rsidP="00874E53" w:rsidRDefault="00874E53" w14:paraId="1BBE2A86" w14:textId="11F33210">
            <w:pPr>
              <w:rPr>
                <w:rFonts w:eastAsiaTheme="minorEastAsia" w:cstheme="minorHAnsi"/>
                <w:color w:val="000000" w:themeColor="text1"/>
                <w:sz w:val="16"/>
                <w:szCs w:val="16"/>
              </w:rPr>
            </w:pPr>
            <w:r w:rsidRPr="00354212">
              <w:rPr>
                <w:rFonts w:eastAsiaTheme="minorEastAsia" w:cstheme="minorHAnsi"/>
                <w:color w:val="000000" w:themeColor="text1"/>
                <w:sz w:val="16"/>
                <w:szCs w:val="16"/>
              </w:rPr>
              <w:t>Allocation of energy across CESU members</w:t>
            </w:r>
            <w:r>
              <w:rPr>
                <w:rFonts w:eastAsiaTheme="minorEastAsia" w:cstheme="minorHAnsi"/>
                <w:color w:val="000000" w:themeColor="text1"/>
                <w:sz w:val="16"/>
                <w:szCs w:val="16"/>
              </w:rPr>
              <w:t>.</w:t>
            </w:r>
          </w:p>
        </w:tc>
      </w:tr>
      <w:tr w:rsidRPr="000F7CCE" w:rsidR="00874E53" w:rsidTr="005827C5" w14:paraId="269BAAB7" w14:textId="77777777">
        <w:trPr>
          <w:trHeight w:val="300"/>
        </w:trPr>
        <w:tc>
          <w:tcPr>
            <w:tcW w:w="1129" w:type="dxa"/>
          </w:tcPr>
          <w:p w:rsidRPr="000F7CCE" w:rsidR="00874E53" w:rsidP="00874E53" w:rsidRDefault="00874E53" w14:paraId="566CB8AB" w14:textId="77777777">
            <w:pPr>
              <w:rPr>
                <w:rFonts w:eastAsiaTheme="minorEastAsia" w:cstheme="minorHAnsi"/>
                <w:color w:val="000000" w:themeColor="text1"/>
                <w:sz w:val="16"/>
                <w:szCs w:val="16"/>
              </w:rPr>
            </w:pPr>
            <w:r w:rsidRPr="000F7CCE">
              <w:rPr>
                <w:rFonts w:eastAsia="Arial" w:cstheme="minorHAnsi"/>
                <w:color w:val="000000" w:themeColor="text1"/>
                <w:sz w:val="16"/>
                <w:szCs w:val="16"/>
              </w:rPr>
              <w:t>D</w:t>
            </w:r>
          </w:p>
        </w:tc>
        <w:tc>
          <w:tcPr>
            <w:tcW w:w="3402" w:type="dxa"/>
          </w:tcPr>
          <w:p w:rsidRPr="000F7CCE" w:rsidR="00874E53" w:rsidP="00874E53" w:rsidRDefault="00874E53" w14:paraId="23F55FC0" w14:textId="5841F01A">
            <w:pPr>
              <w:rPr>
                <w:rFonts w:eastAsiaTheme="minorEastAsia" w:cstheme="minorHAnsi"/>
                <w:color w:val="000000" w:themeColor="text1"/>
                <w:sz w:val="16"/>
                <w:szCs w:val="16"/>
              </w:rPr>
            </w:pPr>
            <w:r w:rsidRPr="000F7CCE">
              <w:rPr>
                <w:rFonts w:eastAsiaTheme="minorEastAsia"/>
                <w:color w:val="000000" w:themeColor="text1"/>
                <w:sz w:val="16"/>
                <w:szCs w:val="16"/>
              </w:rPr>
              <w:t>Verification results</w:t>
            </w:r>
          </w:p>
        </w:tc>
        <w:tc>
          <w:tcPr>
            <w:tcW w:w="567" w:type="dxa"/>
          </w:tcPr>
          <w:p w:rsidRPr="000F7CCE" w:rsidR="00874E53" w:rsidP="00874E53" w:rsidRDefault="00874E53" w14:paraId="1767043F" w14:textId="77777777">
            <w:pPr>
              <w:rPr>
                <w:rFonts w:eastAsiaTheme="minorEastAsia" w:cstheme="minorHAnsi"/>
                <w:color w:val="000000" w:themeColor="text1"/>
                <w:sz w:val="16"/>
                <w:szCs w:val="16"/>
              </w:rPr>
            </w:pPr>
          </w:p>
        </w:tc>
        <w:tc>
          <w:tcPr>
            <w:tcW w:w="4252" w:type="dxa"/>
          </w:tcPr>
          <w:p w:rsidRPr="000F7CCE" w:rsidR="00874E53" w:rsidP="00874E53" w:rsidRDefault="00874E53" w14:paraId="661AA0E7" w14:textId="12D63B39">
            <w:pPr>
              <w:rPr>
                <w:rFonts w:eastAsiaTheme="minorEastAsia" w:cstheme="minorHAnsi"/>
                <w:color w:val="000000" w:themeColor="text1"/>
                <w:sz w:val="16"/>
                <w:szCs w:val="16"/>
              </w:rPr>
            </w:pPr>
            <w:r w:rsidRPr="00685E1F">
              <w:rPr>
                <w:rFonts w:eastAsiaTheme="minorEastAsia" w:cstheme="minorHAnsi"/>
                <w:color w:val="000000" w:themeColor="text1"/>
                <w:sz w:val="16"/>
                <w:szCs w:val="16"/>
              </w:rPr>
              <w:t xml:space="preserve">Outcome of the validation process, confirming </w:t>
            </w:r>
            <w:r>
              <w:rPr>
                <w:rFonts w:eastAsiaTheme="minorEastAsia" w:cstheme="minorHAnsi"/>
                <w:color w:val="000000" w:themeColor="text1"/>
                <w:sz w:val="16"/>
                <w:szCs w:val="16"/>
              </w:rPr>
              <w:t>if the</w:t>
            </w:r>
            <w:r w:rsidRPr="00685E1F">
              <w:rPr>
                <w:rFonts w:eastAsiaTheme="minorEastAsia" w:cstheme="minorHAnsi"/>
                <w:color w:val="000000" w:themeColor="text1"/>
                <w:sz w:val="16"/>
                <w:szCs w:val="16"/>
              </w:rPr>
              <w:t xml:space="preserve"> dynamic allocation results are acceptable </w:t>
            </w:r>
            <w:r>
              <w:rPr>
                <w:rFonts w:eastAsiaTheme="minorEastAsia" w:cstheme="minorHAnsi"/>
                <w:color w:val="000000" w:themeColor="text1"/>
                <w:sz w:val="16"/>
                <w:szCs w:val="16"/>
              </w:rPr>
              <w:t>(</w:t>
            </w:r>
            <w:r w:rsidRPr="00685E1F">
              <w:rPr>
                <w:rFonts w:eastAsiaTheme="minorEastAsia" w:cstheme="minorHAnsi"/>
                <w:color w:val="000000" w:themeColor="text1"/>
                <w:sz w:val="16"/>
                <w:szCs w:val="16"/>
              </w:rPr>
              <w:t>or need to be replaced with the default</w:t>
            </w:r>
            <w:r>
              <w:rPr>
                <w:rFonts w:eastAsiaTheme="minorEastAsia" w:cstheme="minorHAnsi"/>
                <w:color w:val="000000" w:themeColor="text1"/>
                <w:sz w:val="16"/>
                <w:szCs w:val="16"/>
              </w:rPr>
              <w:t>)</w:t>
            </w:r>
            <w:r w:rsidRPr="00685E1F">
              <w:rPr>
                <w:rFonts w:eastAsiaTheme="minorEastAsia" w:cstheme="minorHAnsi"/>
                <w:color w:val="000000" w:themeColor="text1"/>
                <w:sz w:val="16"/>
                <w:szCs w:val="16"/>
              </w:rPr>
              <w:t>.</w:t>
            </w:r>
          </w:p>
        </w:tc>
      </w:tr>
      <w:tr w:rsidRPr="000F7CCE" w:rsidR="00874E53" w:rsidTr="005827C5" w14:paraId="53C60AEF" w14:textId="77777777">
        <w:trPr>
          <w:trHeight w:val="300"/>
        </w:trPr>
        <w:tc>
          <w:tcPr>
            <w:tcW w:w="1129" w:type="dxa"/>
          </w:tcPr>
          <w:p w:rsidRPr="000F7CCE" w:rsidR="00874E53" w:rsidP="00874E53" w:rsidRDefault="00874E53" w14:paraId="3CF0FE6E" w14:textId="77777777">
            <w:pPr>
              <w:rPr>
                <w:rFonts w:eastAsia="Arial" w:cstheme="minorHAnsi"/>
                <w:color w:val="000000" w:themeColor="text1"/>
                <w:sz w:val="16"/>
                <w:szCs w:val="16"/>
              </w:rPr>
            </w:pPr>
            <w:r w:rsidRPr="000F7CCE">
              <w:rPr>
                <w:rFonts w:eastAsia="Arial" w:cstheme="minorHAnsi"/>
                <w:color w:val="000000" w:themeColor="text1"/>
                <w:sz w:val="16"/>
                <w:szCs w:val="16"/>
              </w:rPr>
              <w:t>E</w:t>
            </w:r>
          </w:p>
        </w:tc>
        <w:tc>
          <w:tcPr>
            <w:tcW w:w="3402" w:type="dxa"/>
          </w:tcPr>
          <w:p w:rsidRPr="000F7CCE" w:rsidR="00874E53" w:rsidP="00874E53" w:rsidRDefault="00874E53" w14:paraId="045D9489" w14:textId="7EE42621">
            <w:pPr>
              <w:rPr>
                <w:rFonts w:eastAsiaTheme="minorEastAsia" w:cstheme="minorHAnsi"/>
                <w:color w:val="000000" w:themeColor="text1"/>
                <w:sz w:val="16"/>
                <w:szCs w:val="16"/>
              </w:rPr>
            </w:pPr>
            <w:r w:rsidRPr="000F7CCE">
              <w:rPr>
                <w:rFonts w:eastAsiaTheme="minorEastAsia"/>
                <w:color w:val="000000" w:themeColor="text1"/>
                <w:sz w:val="16"/>
                <w:szCs w:val="16"/>
              </w:rPr>
              <w:t>Energy self-consumed</w:t>
            </w:r>
          </w:p>
        </w:tc>
        <w:tc>
          <w:tcPr>
            <w:tcW w:w="567" w:type="dxa"/>
          </w:tcPr>
          <w:p w:rsidRPr="000F7CCE" w:rsidR="00874E53" w:rsidP="00874E53" w:rsidRDefault="00874E53" w14:paraId="151805B1" w14:textId="77777777">
            <w:pPr>
              <w:rPr>
                <w:rFonts w:eastAsiaTheme="minorEastAsia" w:cstheme="minorHAnsi"/>
                <w:color w:val="000000" w:themeColor="text1"/>
                <w:sz w:val="16"/>
                <w:szCs w:val="16"/>
              </w:rPr>
            </w:pPr>
          </w:p>
        </w:tc>
        <w:tc>
          <w:tcPr>
            <w:tcW w:w="4252" w:type="dxa"/>
          </w:tcPr>
          <w:p w:rsidRPr="000F7CCE" w:rsidR="00874E53" w:rsidP="00874E53" w:rsidRDefault="00874E53" w14:paraId="559F1A6F" w14:textId="75779F07">
            <w:pPr>
              <w:rPr>
                <w:rFonts w:eastAsiaTheme="minorEastAsia" w:cstheme="minorHAnsi"/>
                <w:color w:val="000000" w:themeColor="text1"/>
                <w:sz w:val="16"/>
                <w:szCs w:val="16"/>
              </w:rPr>
            </w:pPr>
            <w:r w:rsidRPr="00153CA2">
              <w:rPr>
                <w:rFonts w:eastAsiaTheme="minorEastAsia" w:cstheme="minorHAnsi"/>
                <w:color w:val="000000" w:themeColor="text1"/>
                <w:sz w:val="16"/>
                <w:szCs w:val="16"/>
              </w:rPr>
              <w:t>Amount of energy consumed by each CESU member from local generation</w:t>
            </w:r>
            <w:r>
              <w:rPr>
                <w:rFonts w:eastAsiaTheme="minorEastAsia" w:cstheme="minorHAnsi"/>
                <w:color w:val="000000" w:themeColor="text1"/>
                <w:sz w:val="16"/>
                <w:szCs w:val="16"/>
              </w:rPr>
              <w:t xml:space="preserve"> (repeated from Procedure 11.a).</w:t>
            </w:r>
          </w:p>
        </w:tc>
      </w:tr>
      <w:tr w:rsidRPr="000F7CCE" w:rsidR="00874E53" w:rsidTr="005827C5" w14:paraId="58B70FDA" w14:textId="77777777">
        <w:trPr>
          <w:trHeight w:val="300"/>
        </w:trPr>
        <w:tc>
          <w:tcPr>
            <w:tcW w:w="1129" w:type="dxa"/>
          </w:tcPr>
          <w:p w:rsidRPr="000F7CCE" w:rsidR="00874E53" w:rsidP="00874E53" w:rsidRDefault="00874E53" w14:paraId="6F9E6144" w14:textId="77777777">
            <w:pPr>
              <w:rPr>
                <w:rFonts w:eastAsia="Arial" w:cstheme="minorHAnsi"/>
                <w:color w:val="000000" w:themeColor="text1"/>
                <w:sz w:val="16"/>
                <w:szCs w:val="16"/>
              </w:rPr>
            </w:pPr>
            <w:r w:rsidRPr="000F7CCE">
              <w:rPr>
                <w:rFonts w:eastAsia="Arial" w:cstheme="minorHAnsi"/>
                <w:color w:val="000000" w:themeColor="text1"/>
                <w:sz w:val="16"/>
                <w:szCs w:val="16"/>
              </w:rPr>
              <w:t>F</w:t>
            </w:r>
          </w:p>
        </w:tc>
        <w:tc>
          <w:tcPr>
            <w:tcW w:w="3402" w:type="dxa"/>
          </w:tcPr>
          <w:p w:rsidRPr="000F7CCE" w:rsidR="00874E53" w:rsidP="00874E53" w:rsidRDefault="00874E53" w14:paraId="2A0663DE" w14:textId="1E936FFE">
            <w:pPr>
              <w:rPr>
                <w:rFonts w:eastAsiaTheme="minorEastAsia" w:cstheme="minorHAnsi"/>
                <w:color w:val="000000" w:themeColor="text1"/>
                <w:sz w:val="16"/>
                <w:szCs w:val="16"/>
              </w:rPr>
            </w:pPr>
            <w:r w:rsidRPr="000F7CCE">
              <w:rPr>
                <w:rFonts w:eastAsiaTheme="minorEastAsia"/>
                <w:color w:val="000000" w:themeColor="text1"/>
                <w:sz w:val="16"/>
                <w:szCs w:val="16"/>
              </w:rPr>
              <w:t>Grid access tariffs</w:t>
            </w:r>
          </w:p>
        </w:tc>
        <w:tc>
          <w:tcPr>
            <w:tcW w:w="567" w:type="dxa"/>
          </w:tcPr>
          <w:p w:rsidRPr="000F7CCE" w:rsidR="00874E53" w:rsidP="00874E53" w:rsidRDefault="00874E53" w14:paraId="5232005B" w14:textId="77777777">
            <w:pPr>
              <w:rPr>
                <w:rFonts w:eastAsiaTheme="minorEastAsia" w:cstheme="minorHAnsi"/>
                <w:color w:val="000000" w:themeColor="text1"/>
                <w:sz w:val="16"/>
                <w:szCs w:val="16"/>
              </w:rPr>
            </w:pPr>
          </w:p>
        </w:tc>
        <w:tc>
          <w:tcPr>
            <w:tcW w:w="4252" w:type="dxa"/>
          </w:tcPr>
          <w:p w:rsidRPr="000F7CCE" w:rsidR="00874E53" w:rsidP="00874E53" w:rsidRDefault="00874E53" w14:paraId="6344928D" w14:textId="4A3527DD">
            <w:pPr>
              <w:rPr>
                <w:rFonts w:eastAsiaTheme="minorEastAsia" w:cstheme="minorHAnsi"/>
                <w:color w:val="000000" w:themeColor="text1"/>
                <w:sz w:val="16"/>
                <w:szCs w:val="16"/>
              </w:rPr>
            </w:pPr>
            <w:r w:rsidRPr="003E4B83">
              <w:rPr>
                <w:rFonts w:eastAsiaTheme="minorEastAsia" w:cstheme="minorHAnsi"/>
                <w:color w:val="000000" w:themeColor="text1"/>
                <w:sz w:val="16"/>
                <w:szCs w:val="16"/>
              </w:rPr>
              <w:t xml:space="preserve">Tariffs </w:t>
            </w:r>
            <w:r w:rsidRPr="007F7EB4">
              <w:rPr>
                <w:rFonts w:eastAsiaTheme="minorEastAsia" w:cstheme="minorHAnsi"/>
                <w:color w:val="000000" w:themeColor="text1"/>
                <w:sz w:val="16"/>
                <w:szCs w:val="16"/>
              </w:rPr>
              <w:t>for using the public electricity grid</w:t>
            </w:r>
            <w:r>
              <w:rPr>
                <w:rFonts w:eastAsiaTheme="minorEastAsia" w:cstheme="minorHAnsi"/>
                <w:color w:val="000000" w:themeColor="text1"/>
                <w:sz w:val="16"/>
                <w:szCs w:val="16"/>
              </w:rPr>
              <w:t xml:space="preserve"> (repeated from Procedure 11.a).</w:t>
            </w:r>
          </w:p>
        </w:tc>
      </w:tr>
      <w:tr w:rsidRPr="000F7CCE" w:rsidR="00874E53" w:rsidTr="005827C5" w14:paraId="245B7FA5" w14:textId="77777777">
        <w:trPr>
          <w:trHeight w:val="300"/>
        </w:trPr>
        <w:tc>
          <w:tcPr>
            <w:tcW w:w="1129" w:type="dxa"/>
          </w:tcPr>
          <w:p w:rsidRPr="000F7CCE" w:rsidR="00874E53" w:rsidP="00874E53" w:rsidRDefault="00874E53" w14:paraId="01E7F5DE" w14:textId="77777777">
            <w:pPr>
              <w:rPr>
                <w:rFonts w:eastAsia="Arial" w:cstheme="minorHAnsi"/>
                <w:color w:val="000000" w:themeColor="text1"/>
                <w:sz w:val="16"/>
                <w:szCs w:val="16"/>
              </w:rPr>
            </w:pPr>
            <w:r w:rsidRPr="000F7CCE">
              <w:rPr>
                <w:rFonts w:eastAsia="Arial" w:cstheme="minorHAnsi"/>
                <w:color w:val="000000" w:themeColor="text1"/>
                <w:sz w:val="16"/>
                <w:szCs w:val="16"/>
              </w:rPr>
              <w:t>G</w:t>
            </w:r>
          </w:p>
        </w:tc>
        <w:tc>
          <w:tcPr>
            <w:tcW w:w="3402" w:type="dxa"/>
          </w:tcPr>
          <w:p w:rsidRPr="000F7CCE" w:rsidR="00874E53" w:rsidP="00874E53" w:rsidRDefault="00874E53" w14:paraId="3ACFE6B1" w14:textId="5EE7CBCC">
            <w:pPr>
              <w:rPr>
                <w:rFonts w:eastAsiaTheme="minorEastAsia" w:cstheme="minorHAnsi"/>
                <w:color w:val="000000" w:themeColor="text1"/>
                <w:sz w:val="16"/>
                <w:szCs w:val="16"/>
              </w:rPr>
            </w:pPr>
            <w:r w:rsidRPr="000F7CCE">
              <w:rPr>
                <w:rFonts w:eastAsiaTheme="minorEastAsia"/>
                <w:color w:val="000000" w:themeColor="text1"/>
                <w:sz w:val="16"/>
                <w:szCs w:val="16"/>
              </w:rPr>
              <w:t>Energy surplus</w:t>
            </w:r>
          </w:p>
        </w:tc>
        <w:tc>
          <w:tcPr>
            <w:tcW w:w="567" w:type="dxa"/>
          </w:tcPr>
          <w:p w:rsidRPr="000F7CCE" w:rsidR="00874E53" w:rsidP="00874E53" w:rsidRDefault="00874E53" w14:paraId="54D1F21D" w14:textId="77777777">
            <w:pPr>
              <w:rPr>
                <w:rFonts w:eastAsiaTheme="minorEastAsia" w:cstheme="minorHAnsi"/>
                <w:color w:val="000000" w:themeColor="text1"/>
                <w:sz w:val="16"/>
                <w:szCs w:val="16"/>
              </w:rPr>
            </w:pPr>
          </w:p>
        </w:tc>
        <w:tc>
          <w:tcPr>
            <w:tcW w:w="4252" w:type="dxa"/>
          </w:tcPr>
          <w:p w:rsidRPr="000F7CCE" w:rsidR="00874E53" w:rsidP="00874E53" w:rsidRDefault="00874E53" w14:paraId="15421CE7" w14:textId="28018C94">
            <w:pPr>
              <w:rPr>
                <w:rFonts w:eastAsiaTheme="minorEastAsia" w:cstheme="minorHAnsi"/>
                <w:color w:val="000000" w:themeColor="text1"/>
                <w:sz w:val="16"/>
                <w:szCs w:val="16"/>
              </w:rPr>
            </w:pPr>
            <w:r w:rsidRPr="00C51FFC">
              <w:rPr>
                <w:rFonts w:eastAsiaTheme="minorEastAsia" w:cstheme="minorHAnsi"/>
                <w:color w:val="000000" w:themeColor="text1"/>
                <w:sz w:val="16"/>
                <w:szCs w:val="16"/>
              </w:rPr>
              <w:t>Excess energy not self-consumed</w:t>
            </w:r>
            <w:r>
              <w:rPr>
                <w:rFonts w:eastAsiaTheme="minorEastAsia" w:cstheme="minorHAnsi"/>
                <w:color w:val="000000" w:themeColor="text1"/>
                <w:sz w:val="16"/>
                <w:szCs w:val="16"/>
              </w:rPr>
              <w:t xml:space="preserve"> </w:t>
            </w:r>
            <w:r w:rsidRPr="001D4DF6">
              <w:rPr>
                <w:rFonts w:eastAsiaTheme="minorEastAsia" w:cstheme="minorHAnsi"/>
                <w:color w:val="000000" w:themeColor="text1"/>
                <w:sz w:val="16"/>
                <w:szCs w:val="16"/>
              </w:rPr>
              <w:t>and sent to the grid</w:t>
            </w:r>
            <w:r>
              <w:rPr>
                <w:rFonts w:eastAsiaTheme="minorEastAsia" w:cstheme="minorHAnsi"/>
                <w:color w:val="000000" w:themeColor="text1"/>
                <w:sz w:val="16"/>
                <w:szCs w:val="16"/>
              </w:rPr>
              <w:t xml:space="preserve"> (repeated from Procedure 11.a).</w:t>
            </w:r>
          </w:p>
        </w:tc>
      </w:tr>
      <w:tr w:rsidRPr="000F7CCE" w:rsidR="00874E53" w:rsidTr="005827C5" w14:paraId="6440D596" w14:textId="77777777">
        <w:trPr>
          <w:trHeight w:val="300"/>
        </w:trPr>
        <w:tc>
          <w:tcPr>
            <w:tcW w:w="1129" w:type="dxa"/>
          </w:tcPr>
          <w:p w:rsidRPr="000F7CCE" w:rsidR="00874E53" w:rsidP="00874E53" w:rsidRDefault="00874E53" w14:paraId="0DC13F7D" w14:textId="08A9C685">
            <w:pPr>
              <w:rPr>
                <w:rFonts w:eastAsia="Arial" w:cstheme="minorHAnsi"/>
                <w:color w:val="000000" w:themeColor="text1"/>
                <w:sz w:val="16"/>
                <w:szCs w:val="16"/>
              </w:rPr>
            </w:pPr>
            <w:r>
              <w:rPr>
                <w:rFonts w:eastAsia="Arial" w:cstheme="minorHAnsi"/>
                <w:color w:val="000000" w:themeColor="text1"/>
                <w:sz w:val="16"/>
                <w:szCs w:val="16"/>
              </w:rPr>
              <w:t>H</w:t>
            </w:r>
          </w:p>
        </w:tc>
        <w:tc>
          <w:tcPr>
            <w:tcW w:w="3402" w:type="dxa"/>
          </w:tcPr>
          <w:p w:rsidRPr="000F7CCE" w:rsidR="00874E53" w:rsidP="00874E53" w:rsidRDefault="00874E53" w14:paraId="49AD60DF" w14:textId="420D05F1">
            <w:pPr>
              <w:rPr>
                <w:rFonts w:eastAsiaTheme="minorEastAsia"/>
                <w:color w:val="000000" w:themeColor="text1"/>
                <w:sz w:val="16"/>
                <w:szCs w:val="16"/>
              </w:rPr>
            </w:pPr>
            <w:r w:rsidRPr="000F7CCE">
              <w:rPr>
                <w:rFonts w:eastAsiaTheme="minorEastAsia"/>
                <w:color w:val="000000" w:themeColor="text1"/>
                <w:sz w:val="16"/>
                <w:szCs w:val="16"/>
              </w:rPr>
              <w:t>Energy bill</w:t>
            </w:r>
          </w:p>
        </w:tc>
        <w:tc>
          <w:tcPr>
            <w:tcW w:w="567" w:type="dxa"/>
          </w:tcPr>
          <w:p w:rsidRPr="000F7CCE" w:rsidR="00874E53" w:rsidP="00874E53" w:rsidRDefault="00874E53" w14:paraId="1B6A2946" w14:textId="77777777">
            <w:pPr>
              <w:rPr>
                <w:rFonts w:eastAsiaTheme="minorEastAsia" w:cstheme="minorHAnsi"/>
                <w:color w:val="000000" w:themeColor="text1"/>
                <w:sz w:val="16"/>
                <w:szCs w:val="16"/>
              </w:rPr>
            </w:pPr>
          </w:p>
        </w:tc>
        <w:tc>
          <w:tcPr>
            <w:tcW w:w="4252" w:type="dxa"/>
          </w:tcPr>
          <w:p w:rsidRPr="000F7CCE" w:rsidR="00874E53" w:rsidP="00874E53" w:rsidRDefault="00874E53" w14:paraId="52BE293C" w14:textId="279DAF78">
            <w:pPr>
              <w:rPr>
                <w:rFonts w:eastAsiaTheme="minorEastAsia" w:cstheme="minorHAnsi"/>
                <w:color w:val="000000" w:themeColor="text1"/>
                <w:sz w:val="16"/>
                <w:szCs w:val="16"/>
              </w:rPr>
            </w:pPr>
            <w:r w:rsidRPr="001D4DF6">
              <w:rPr>
                <w:rFonts w:eastAsiaTheme="minorEastAsia" w:cstheme="minorHAnsi"/>
                <w:color w:val="000000" w:themeColor="text1"/>
                <w:sz w:val="16"/>
                <w:szCs w:val="16"/>
              </w:rPr>
              <w:t xml:space="preserve">Final energy bill issued by </w:t>
            </w:r>
            <w:r>
              <w:rPr>
                <w:rFonts w:eastAsiaTheme="minorEastAsia" w:cstheme="minorHAnsi"/>
                <w:color w:val="000000" w:themeColor="text1"/>
                <w:sz w:val="16"/>
                <w:szCs w:val="16"/>
              </w:rPr>
              <w:t>the</w:t>
            </w:r>
            <w:r w:rsidRPr="001D4DF6">
              <w:rPr>
                <w:rFonts w:eastAsiaTheme="minorEastAsia" w:cstheme="minorHAnsi"/>
                <w:color w:val="000000" w:themeColor="text1"/>
                <w:sz w:val="16"/>
                <w:szCs w:val="16"/>
              </w:rPr>
              <w:t xml:space="preserve"> supplier to each CESU member, reflecting the deduction of self-consumed energy</w:t>
            </w:r>
            <w:r>
              <w:rPr>
                <w:rFonts w:eastAsiaTheme="minorEastAsia" w:cstheme="minorHAnsi"/>
                <w:color w:val="000000" w:themeColor="text1"/>
                <w:sz w:val="16"/>
                <w:szCs w:val="16"/>
              </w:rPr>
              <w:t xml:space="preserve"> (repeated from Procedure 11.a).</w:t>
            </w:r>
          </w:p>
        </w:tc>
      </w:tr>
      <w:tr w:rsidRPr="000F7CCE" w:rsidR="00874E53" w:rsidTr="005827C5" w14:paraId="7372065B" w14:textId="77777777">
        <w:trPr>
          <w:trHeight w:val="300"/>
        </w:trPr>
        <w:tc>
          <w:tcPr>
            <w:tcW w:w="1129" w:type="dxa"/>
          </w:tcPr>
          <w:p w:rsidRPr="000F7CCE" w:rsidR="00874E53" w:rsidP="00874E53" w:rsidRDefault="00874E53" w14:paraId="7EA153C0" w14:textId="17AF60ED">
            <w:pPr>
              <w:rPr>
                <w:rFonts w:eastAsia="Arial" w:cstheme="minorHAnsi"/>
                <w:color w:val="000000" w:themeColor="text1"/>
                <w:sz w:val="16"/>
                <w:szCs w:val="16"/>
              </w:rPr>
            </w:pPr>
            <w:r>
              <w:rPr>
                <w:rFonts w:eastAsia="Arial" w:cstheme="minorHAnsi"/>
                <w:color w:val="000000" w:themeColor="text1"/>
                <w:sz w:val="16"/>
                <w:szCs w:val="16"/>
              </w:rPr>
              <w:t>I</w:t>
            </w:r>
          </w:p>
        </w:tc>
        <w:tc>
          <w:tcPr>
            <w:tcW w:w="3402" w:type="dxa"/>
          </w:tcPr>
          <w:p w:rsidRPr="000F7CCE" w:rsidR="00874E53" w:rsidP="00874E53" w:rsidRDefault="00874E53" w14:paraId="0E16D79A" w14:textId="06A1CAA2">
            <w:pPr>
              <w:rPr>
                <w:rFonts w:eastAsiaTheme="minorEastAsia"/>
                <w:color w:val="000000" w:themeColor="text1"/>
                <w:sz w:val="16"/>
                <w:szCs w:val="16"/>
              </w:rPr>
            </w:pPr>
            <w:r w:rsidRPr="00185349">
              <w:rPr>
                <w:rFonts w:eastAsiaTheme="minorEastAsia"/>
                <w:color w:val="000000" w:themeColor="text1"/>
                <w:sz w:val="16"/>
                <w:szCs w:val="16"/>
              </w:rPr>
              <w:t>Energy surplus revenues</w:t>
            </w:r>
          </w:p>
        </w:tc>
        <w:tc>
          <w:tcPr>
            <w:tcW w:w="567" w:type="dxa"/>
          </w:tcPr>
          <w:p w:rsidRPr="000F7CCE" w:rsidR="00874E53" w:rsidP="00874E53" w:rsidRDefault="00874E53" w14:paraId="1D59E353" w14:textId="77777777">
            <w:pPr>
              <w:rPr>
                <w:rFonts w:eastAsiaTheme="minorEastAsia" w:cstheme="minorHAnsi"/>
                <w:color w:val="000000" w:themeColor="text1"/>
                <w:sz w:val="16"/>
                <w:szCs w:val="16"/>
              </w:rPr>
            </w:pPr>
          </w:p>
        </w:tc>
        <w:tc>
          <w:tcPr>
            <w:tcW w:w="4252" w:type="dxa"/>
          </w:tcPr>
          <w:p w:rsidRPr="000F7CCE" w:rsidR="00874E53" w:rsidP="00874E53" w:rsidRDefault="00874E53" w14:paraId="1C72995B" w14:textId="1E99FFE1">
            <w:pPr>
              <w:rPr>
                <w:rFonts w:eastAsiaTheme="minorEastAsia" w:cstheme="minorHAnsi"/>
                <w:color w:val="000000" w:themeColor="text1"/>
                <w:sz w:val="16"/>
                <w:szCs w:val="16"/>
              </w:rPr>
            </w:pPr>
            <w:r w:rsidRPr="001D4DF6">
              <w:rPr>
                <w:rFonts w:eastAsiaTheme="minorEastAsia" w:cstheme="minorHAnsi"/>
                <w:color w:val="000000" w:themeColor="text1"/>
                <w:sz w:val="16"/>
                <w:szCs w:val="16"/>
              </w:rPr>
              <w:t xml:space="preserve">Payment made by the Independent Aggregator to the CESU </w:t>
            </w:r>
            <w:r>
              <w:rPr>
                <w:rFonts w:eastAsiaTheme="minorEastAsia" w:cstheme="minorHAnsi"/>
                <w:color w:val="000000" w:themeColor="text1"/>
                <w:sz w:val="16"/>
                <w:szCs w:val="16"/>
              </w:rPr>
              <w:t>member</w:t>
            </w:r>
            <w:r w:rsidRPr="001D4DF6">
              <w:rPr>
                <w:rFonts w:eastAsiaTheme="minorEastAsia" w:cstheme="minorHAnsi"/>
                <w:color w:val="000000" w:themeColor="text1"/>
                <w:sz w:val="16"/>
                <w:szCs w:val="16"/>
              </w:rPr>
              <w:t xml:space="preserve"> based on </w:t>
            </w:r>
            <w:r>
              <w:rPr>
                <w:rFonts w:eastAsiaTheme="minorEastAsia" w:cstheme="minorHAnsi"/>
                <w:color w:val="000000" w:themeColor="text1"/>
                <w:sz w:val="16"/>
                <w:szCs w:val="16"/>
              </w:rPr>
              <w:t xml:space="preserve">the </w:t>
            </w:r>
            <w:r w:rsidRPr="001D4DF6">
              <w:rPr>
                <w:rFonts w:eastAsiaTheme="minorEastAsia" w:cstheme="minorHAnsi"/>
                <w:color w:val="000000" w:themeColor="text1"/>
                <w:sz w:val="16"/>
                <w:szCs w:val="16"/>
              </w:rPr>
              <w:t>energy surplus injected into the grid</w:t>
            </w:r>
            <w:r>
              <w:rPr>
                <w:rFonts w:eastAsiaTheme="minorEastAsia" w:cstheme="minorHAnsi"/>
                <w:color w:val="000000" w:themeColor="text1"/>
                <w:sz w:val="16"/>
                <w:szCs w:val="16"/>
              </w:rPr>
              <w:t xml:space="preserve"> (repeated from Procedure 11.a).</w:t>
            </w:r>
          </w:p>
        </w:tc>
      </w:tr>
    </w:tbl>
    <w:p w:rsidRPr="000F7CCE" w:rsidR="004D5DFB" w:rsidP="04F4FF6E" w:rsidRDefault="54877210" w14:paraId="5959270C" w14:textId="02719F90">
      <w:pPr>
        <w:spacing w:after="0" w:line="240" w:lineRule="auto"/>
        <w:rPr>
          <w:rFonts w:ascii="Arial" w:hAnsi="Arial" w:eastAsia="Arial" w:cs="Arial"/>
          <w:b/>
          <w:bCs/>
          <w:color w:val="000000" w:themeColor="text1"/>
        </w:rPr>
      </w:pPr>
      <w:r>
        <w:rPr>
          <w:noProof/>
        </w:rPr>
        <w:drawing>
          <wp:inline distT="0" distB="0" distL="0" distR="0" wp14:anchorId="66728F59" wp14:editId="68B37CE6">
            <wp:extent cx="5943600" cy="2988945"/>
            <wp:effectExtent l="0" t="0" r="0" b="1905"/>
            <wp:docPr id="159637658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57528" name=""/>
                    <pic:cNvPicPr/>
                  </pic:nvPicPr>
                  <pic:blipFill>
                    <a:blip r:embed="rId52">
                      <a:extLst>
                        <a:ext uri="{96DAC541-7B7A-43D3-8B79-37D633B846F1}">
                          <asvg:svgBlip xmlns:asvg="http://schemas.microsoft.com/office/drawing/2016/SVG/main" r:embed="rId53"/>
                        </a:ext>
                      </a:extLst>
                    </a:blip>
                    <a:stretch>
                      <a:fillRect/>
                    </a:stretch>
                  </pic:blipFill>
                  <pic:spPr>
                    <a:xfrm>
                      <a:off x="0" y="0"/>
                      <a:ext cx="5943600" cy="2988945"/>
                    </a:xfrm>
                    <a:prstGeom prst="rect">
                      <a:avLst/>
                    </a:prstGeom>
                  </pic:spPr>
                </pic:pic>
              </a:graphicData>
            </a:graphic>
          </wp:inline>
        </w:drawing>
      </w:r>
    </w:p>
    <w:p w:rsidRPr="000F7CCE" w:rsidR="00637066" w:rsidP="006E27D6" w:rsidRDefault="54877210" w14:paraId="7E577C4A" w14:textId="46F1BC34">
      <w:pPr>
        <w:pStyle w:val="Caption"/>
      </w:pPr>
      <w:r>
        <w:t xml:space="preserve">Diagram </w:t>
      </w:r>
      <w:r w:rsidR="006E27D6">
        <w:fldChar w:fldCharType="begin"/>
      </w:r>
      <w:r w:rsidR="006E27D6">
        <w:instrText xml:space="preserve"> SEQ Diagram \* ARABIC </w:instrText>
      </w:r>
      <w:r w:rsidR="006E27D6">
        <w:fldChar w:fldCharType="separate"/>
      </w:r>
      <w:r w:rsidRPr="04F4FF6E">
        <w:rPr>
          <w:noProof/>
        </w:rPr>
        <w:t>13</w:t>
      </w:r>
      <w:r w:rsidR="006E27D6">
        <w:fldChar w:fldCharType="end"/>
      </w:r>
      <w:r>
        <w:t xml:space="preserve"> - Procedure 'Receive self-consumption information for CESU from CESU dynamic allocation'</w:t>
      </w:r>
      <w:r w:rsidR="006E27D6">
        <w:br/>
      </w:r>
      <w:r w:rsidR="006E27D6">
        <w:br w:type="page"/>
      </w:r>
    </w:p>
    <w:p w:rsidRPr="000F7CCE" w:rsidR="00637066" w:rsidP="00637066" w:rsidRDefault="00637066" w14:paraId="0ED68C60" w14:textId="15CFC24C">
      <w:pPr>
        <w:rPr>
          <w:rFonts w:ascii="Arial" w:hAnsi="Arial" w:eastAsia="Arial" w:cs="Arial"/>
          <w:b/>
          <w:bCs/>
          <w:color w:val="000000" w:themeColor="text1"/>
        </w:rPr>
      </w:pPr>
      <w:r w:rsidRPr="000F7CCE">
        <w:rPr>
          <w:rFonts w:ascii="Arial" w:hAnsi="Arial" w:eastAsia="Arial" w:cs="Arial"/>
          <w:b/>
          <w:bCs/>
          <w:color w:val="000000" w:themeColor="text1"/>
        </w:rPr>
        <w:t xml:space="preserve">Procedure 12: CESU internal settlement w/wo flexibility provision </w:t>
      </w:r>
    </w:p>
    <w:p w:rsidRPr="000F7CCE" w:rsidR="005F08B3" w:rsidP="000A4470" w:rsidRDefault="00D34BCC" w14:paraId="30B0AF9D" w14:textId="00E9EA8B">
      <w:pPr>
        <w:rPr>
          <w:rFonts w:ascii="Arial" w:hAnsi="Arial" w:eastAsia="Arial" w:cs="Arial"/>
        </w:rPr>
      </w:pPr>
      <w:r w:rsidRPr="5054A9D0">
        <w:rPr>
          <w:rFonts w:ascii="Arial" w:hAnsi="Arial" w:eastAsia="Arial" w:cs="Arial"/>
        </w:rPr>
        <w:t>T</w:t>
      </w:r>
      <w:r w:rsidRPr="5054A9D0" w:rsidR="005F08B3">
        <w:rPr>
          <w:rFonts w:ascii="Arial" w:hAnsi="Arial" w:eastAsia="Arial" w:cs="Arial"/>
        </w:rPr>
        <w:t xml:space="preserve">he final allocation performed by the self-consumption calculation responsible is used to compute the internal financial compensation from the members consuming </w:t>
      </w:r>
      <w:r w:rsidRPr="5054A9D0">
        <w:rPr>
          <w:rFonts w:ascii="Arial" w:hAnsi="Arial" w:eastAsia="Arial" w:cs="Arial"/>
        </w:rPr>
        <w:t xml:space="preserve">energy </w:t>
      </w:r>
      <w:r w:rsidRPr="5054A9D0" w:rsidR="005F08B3">
        <w:rPr>
          <w:rFonts w:ascii="Arial" w:hAnsi="Arial" w:eastAsia="Arial" w:cs="Arial"/>
        </w:rPr>
        <w:t xml:space="preserve">to the members generating energy according to predefined rules </w:t>
      </w:r>
      <w:r w:rsidRPr="5054A9D0" w:rsidR="00E9293C">
        <w:rPr>
          <w:rFonts w:ascii="Arial" w:hAnsi="Arial" w:eastAsia="Arial" w:cs="Arial"/>
        </w:rPr>
        <w:t>of the CESU business model</w:t>
      </w:r>
      <w:r w:rsidRPr="5054A9D0" w:rsidR="005F08B3">
        <w:rPr>
          <w:rFonts w:ascii="Arial" w:hAnsi="Arial" w:eastAsia="Arial" w:cs="Arial"/>
        </w:rPr>
        <w:t xml:space="preserve">. In addition, in case of participating in flexibility markets, flexibility revenues must also be shared among the CESU members </w:t>
      </w:r>
      <w:r w:rsidRPr="5054A9D0" w:rsidR="00E23996">
        <w:rPr>
          <w:rFonts w:ascii="Arial" w:hAnsi="Arial" w:eastAsia="Arial" w:cs="Arial"/>
        </w:rPr>
        <w:t xml:space="preserve">also </w:t>
      </w:r>
      <w:r w:rsidRPr="5054A9D0" w:rsidR="005F08B3">
        <w:rPr>
          <w:rFonts w:ascii="Arial" w:hAnsi="Arial" w:eastAsia="Arial" w:cs="Arial"/>
        </w:rPr>
        <w:t>according to predefined rules</w:t>
      </w:r>
      <w:r w:rsidRPr="5054A9D0" w:rsidR="00E9293C">
        <w:rPr>
          <w:rFonts w:ascii="Arial" w:hAnsi="Arial" w:eastAsia="Arial" w:cs="Arial"/>
        </w:rPr>
        <w:t xml:space="preserve"> of the CESU business model</w:t>
      </w:r>
      <w:r w:rsidRPr="5054A9D0" w:rsidR="005F08B3">
        <w:rPr>
          <w:rFonts w:ascii="Arial" w:hAnsi="Arial" w:eastAsia="Arial" w:cs="Arial"/>
        </w:rPr>
        <w:t xml:space="preserve">. </w:t>
      </w:r>
    </w:p>
    <w:p w:rsidRPr="000F7CCE" w:rsidR="000E3253" w:rsidP="000A4470" w:rsidRDefault="007912EF" w14:paraId="06B3D763" w14:textId="3B50C0CF">
      <w:pPr>
        <w:rPr>
          <w:rFonts w:ascii="Arial" w:hAnsi="Arial" w:eastAsia="Arial" w:cs="Arial"/>
        </w:rPr>
      </w:pPr>
      <w:r w:rsidRPr="5054A9D0">
        <w:rPr>
          <w:rFonts w:ascii="Arial" w:hAnsi="Arial" w:eastAsia="Arial" w:cs="Arial"/>
        </w:rPr>
        <w:t xml:space="preserve">Note that </w:t>
      </w:r>
      <w:r w:rsidRPr="5054A9D0" w:rsidR="000E3253">
        <w:rPr>
          <w:rFonts w:ascii="Arial" w:hAnsi="Arial" w:eastAsia="Arial" w:cs="Arial"/>
        </w:rPr>
        <w:t>CESU structures can have different complexities</w:t>
      </w:r>
      <w:r w:rsidRPr="5054A9D0">
        <w:rPr>
          <w:rFonts w:ascii="Arial" w:hAnsi="Arial" w:eastAsia="Arial" w:cs="Arial"/>
        </w:rPr>
        <w:t xml:space="preserve"> as shown in </w:t>
      </w:r>
      <w:r w:rsidRPr="000F7CCE">
        <w:fldChar w:fldCharType="begin"/>
      </w:r>
      <w:r w:rsidRPr="000F7CCE">
        <w:instrText xml:space="preserve"> REF _Ref207958187 \h </w:instrText>
      </w:r>
      <w:r w:rsidR="000A4470">
        <w:instrText xml:space="preserve"> \* MERGEFORMAT </w:instrText>
      </w:r>
      <w:r w:rsidRPr="000F7CCE">
        <w:fldChar w:fldCharType="separate"/>
      </w:r>
      <w:r w:rsidRPr="000F7CCE">
        <w:t>Figure 2</w:t>
      </w:r>
      <w:r w:rsidRPr="000F7CCE">
        <w:fldChar w:fldCharType="end"/>
      </w:r>
      <w:r w:rsidRPr="5054A9D0">
        <w:rPr>
          <w:rFonts w:ascii="Arial" w:hAnsi="Arial" w:eastAsia="Arial" w:cs="Arial"/>
        </w:rPr>
        <w:t xml:space="preserve">. When several assets are connected behind the meter (BTM), and in particular when these assets can be shared among different </w:t>
      </w:r>
      <w:r w:rsidRPr="5054A9D0" w:rsidR="007E38B0">
        <w:rPr>
          <w:rFonts w:ascii="Arial" w:hAnsi="Arial" w:eastAsia="Arial" w:cs="Arial"/>
        </w:rPr>
        <w:t xml:space="preserve">CESU members and third </w:t>
      </w:r>
      <w:r w:rsidRPr="5054A9D0">
        <w:rPr>
          <w:rFonts w:ascii="Arial" w:hAnsi="Arial" w:eastAsia="Arial" w:cs="Arial"/>
        </w:rPr>
        <w:t xml:space="preserve">parties, submetering </w:t>
      </w:r>
      <w:r w:rsidRPr="5054A9D0" w:rsidR="007E38B0">
        <w:rPr>
          <w:rFonts w:ascii="Arial" w:hAnsi="Arial" w:eastAsia="Arial" w:cs="Arial"/>
        </w:rPr>
        <w:t xml:space="preserve">(internal meters) </w:t>
      </w:r>
      <w:r w:rsidRPr="5054A9D0">
        <w:rPr>
          <w:rFonts w:ascii="Arial" w:hAnsi="Arial" w:eastAsia="Arial" w:cs="Arial"/>
        </w:rPr>
        <w:t>information may be needed for internal settlement.</w:t>
      </w:r>
    </w:p>
    <w:p w:rsidRPr="000F7CCE" w:rsidR="009335B5" w:rsidP="005F08B3" w:rsidRDefault="009335B5" w14:paraId="63094D27" w14:textId="77777777">
      <w:pPr>
        <w:rPr>
          <w:rFonts w:ascii="Arial" w:hAnsi="Arial" w:eastAsia="Arial" w:cs="Arial"/>
          <w:color w:val="000000" w:themeColor="text1"/>
        </w:rPr>
      </w:pPr>
    </w:p>
    <w:p w:rsidRPr="000F7CCE" w:rsidR="000E3253" w:rsidP="005F08B3" w:rsidRDefault="00B30110" w14:paraId="6F0D5997" w14:textId="0B465C9F">
      <w:pPr>
        <w:rPr>
          <w:rFonts w:ascii="Arial" w:hAnsi="Arial" w:eastAsia="Arial" w:cs="Arial"/>
          <w:color w:val="000000" w:themeColor="text1"/>
        </w:rPr>
      </w:pPr>
      <w:r w:rsidRPr="000F7CCE">
        <w:rPr>
          <w:noProof/>
        </w:rPr>
        <w:drawing>
          <wp:inline distT="0" distB="0" distL="0" distR="0" wp14:anchorId="52EC6983" wp14:editId="2FD371BE">
            <wp:extent cx="5890508" cy="3112026"/>
            <wp:effectExtent l="0" t="0" r="0" b="0"/>
            <wp:docPr id="7364305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892299" cy="3112972"/>
                    </a:xfrm>
                    <a:prstGeom prst="rect">
                      <a:avLst/>
                    </a:prstGeom>
                    <a:noFill/>
                    <a:ln>
                      <a:noFill/>
                    </a:ln>
                  </pic:spPr>
                </pic:pic>
              </a:graphicData>
            </a:graphic>
          </wp:inline>
        </w:drawing>
      </w:r>
    </w:p>
    <w:p w:rsidRPr="000F7CCE" w:rsidR="007912EF" w:rsidP="007912EF" w:rsidRDefault="007912EF" w14:paraId="47EB661D" w14:textId="0B8C634C">
      <w:pPr>
        <w:pStyle w:val="Caption"/>
        <w:rPr>
          <w:rFonts w:ascii="Arial" w:hAnsi="Arial" w:eastAsia="Arial" w:cs="Arial"/>
          <w:color w:val="000000" w:themeColor="text1"/>
          <w:sz w:val="20"/>
          <w:szCs w:val="20"/>
        </w:rPr>
      </w:pPr>
      <w:bookmarkStart w:name="_Ref207958187" w:id="80"/>
      <w:r w:rsidRPr="000F7CCE">
        <w:t xml:space="preserve">Figure </w:t>
      </w:r>
      <w:r w:rsidRPr="000F7CCE">
        <w:fldChar w:fldCharType="begin"/>
      </w:r>
      <w:r w:rsidRPr="000F7CCE">
        <w:instrText xml:space="preserve"> SEQ Figure \* ARABIC </w:instrText>
      </w:r>
      <w:r w:rsidRPr="000F7CCE">
        <w:fldChar w:fldCharType="separate"/>
      </w:r>
      <w:r w:rsidRPr="000F7CCE">
        <w:t>2</w:t>
      </w:r>
      <w:r w:rsidRPr="000F7CCE">
        <w:fldChar w:fldCharType="end"/>
      </w:r>
      <w:bookmarkEnd w:id="80"/>
      <w:r w:rsidRPr="000F7CCE">
        <w:t>: Different levels of complexity of CESU structures</w:t>
      </w:r>
    </w:p>
    <w:p w:rsidRPr="000F7CCE" w:rsidR="00C40B15" w:rsidP="005F08B3" w:rsidRDefault="00C40B15" w14:paraId="3213DDB4" w14:textId="77777777">
      <w:pPr>
        <w:rPr>
          <w:rFonts w:ascii="Arial" w:hAnsi="Arial" w:eastAsia="Arial" w:cs="Arial"/>
          <w:color w:val="000000" w:themeColor="text1"/>
        </w:rPr>
      </w:pPr>
    </w:p>
    <w:tbl>
      <w:tblPr>
        <w:tblStyle w:val="TableGrid"/>
        <w:tblW w:w="9360" w:type="dxa"/>
        <w:tblLook w:val="04A0" w:firstRow="1" w:lastRow="0" w:firstColumn="1" w:lastColumn="0" w:noHBand="0" w:noVBand="1"/>
      </w:tblPr>
      <w:tblGrid>
        <w:gridCol w:w="707"/>
        <w:gridCol w:w="810"/>
        <w:gridCol w:w="1426"/>
        <w:gridCol w:w="1874"/>
        <w:gridCol w:w="1491"/>
        <w:gridCol w:w="1443"/>
        <w:gridCol w:w="1609"/>
      </w:tblGrid>
      <w:tr w:rsidRPr="000F7CCE" w:rsidR="00637066" w:rsidTr="73313535" w14:paraId="7713EEBD" w14:textId="77777777">
        <w:trPr>
          <w:trHeight w:val="300"/>
        </w:trPr>
        <w:tc>
          <w:tcPr>
            <w:tcW w:w="9360" w:type="dxa"/>
            <w:gridSpan w:val="7"/>
            <w:shd w:val="clear" w:color="auto" w:fill="D0CECE" w:themeFill="background2" w:themeFillShade="E6"/>
          </w:tcPr>
          <w:p w:rsidR="003A1CD1" w:rsidP="04F4FF6E" w:rsidRDefault="00503F39" w14:paraId="54B47E3B" w14:textId="1F0A6453">
            <w:pPr>
              <w:jc w:val="center"/>
            </w:pPr>
            <w:r>
              <w:rPr>
                <w:rFonts w:ascii="Arial" w:hAnsi="Arial" w:eastAsia="Arial" w:cs="Arial"/>
                <w:b/>
                <w:bCs/>
                <w:i/>
                <w:iCs/>
                <w:color w:val="000000" w:themeColor="text1"/>
                <w:sz w:val="16"/>
                <w:szCs w:val="16"/>
              </w:rPr>
              <w:t>Table II.XII</w:t>
            </w:r>
          </w:p>
        </w:tc>
      </w:tr>
      <w:tr w:rsidRPr="000F7CCE" w:rsidR="00637066" w:rsidTr="73313535" w14:paraId="086DD558" w14:textId="77777777">
        <w:trPr>
          <w:trHeight w:val="300"/>
        </w:trPr>
        <w:tc>
          <w:tcPr>
            <w:tcW w:w="2943" w:type="dxa"/>
            <w:gridSpan w:val="3"/>
            <w:shd w:val="clear" w:color="auto" w:fill="D0CECE" w:themeFill="background2" w:themeFillShade="E6"/>
          </w:tcPr>
          <w:p w:rsidR="003A1CD1" w:rsidRDefault="003A1CD1" w14:paraId="7A7D41AF" w14:textId="77777777"/>
        </w:tc>
        <w:tc>
          <w:tcPr>
            <w:tcW w:w="6417" w:type="dxa"/>
            <w:gridSpan w:val="4"/>
            <w:shd w:val="clear" w:color="auto" w:fill="D0CECE" w:themeFill="background2" w:themeFillShade="E6"/>
          </w:tcPr>
          <w:p w:rsidRPr="000F7CCE" w:rsidR="00637066" w:rsidRDefault="00637066" w14:paraId="60431447" w14:textId="77777777">
            <w:pPr>
              <w:rPr>
                <w:rFonts w:ascii="Arial" w:hAnsi="Arial" w:eastAsia="Arial" w:cs="Arial"/>
                <w:b/>
                <w:i/>
                <w:color w:val="000000" w:themeColor="text1"/>
                <w:sz w:val="16"/>
                <w:szCs w:val="16"/>
              </w:rPr>
            </w:pPr>
            <w:r w:rsidRPr="000F7CCE">
              <w:rPr>
                <w:rFonts w:ascii="Arial" w:hAnsi="Arial" w:eastAsia="Arial" w:cs="Arial"/>
                <w:b/>
                <w:bCs/>
                <w:i/>
                <w:iCs/>
                <w:color w:val="000000" w:themeColor="text1"/>
                <w:sz w:val="16"/>
                <w:szCs w:val="16"/>
              </w:rPr>
              <w:t>CESU internal settlement w/wo flexibility provision</w:t>
            </w:r>
          </w:p>
        </w:tc>
      </w:tr>
      <w:tr w:rsidRPr="000F7CCE" w:rsidR="001473CD" w:rsidTr="5054A9D0" w14:paraId="4D345023" w14:textId="77777777">
        <w:trPr>
          <w:trHeight w:val="300"/>
        </w:trPr>
        <w:tc>
          <w:tcPr>
            <w:tcW w:w="707" w:type="dxa"/>
            <w:shd w:val="clear" w:color="auto" w:fill="D0CECE" w:themeFill="background2" w:themeFillShade="E6"/>
          </w:tcPr>
          <w:p w:rsidRPr="000F7CCE" w:rsidR="00637066" w:rsidRDefault="00637066" w14:paraId="789E3382" w14:textId="77777777">
            <w:pPr>
              <w:rPr>
                <w:rFonts w:ascii="Arial" w:hAnsi="Arial" w:eastAsia="Arial" w:cs="Arial"/>
                <w:b/>
                <w:bCs/>
                <w:i/>
                <w:iCs/>
                <w:sz w:val="16"/>
                <w:szCs w:val="16"/>
              </w:rPr>
            </w:pPr>
            <w:r w:rsidRPr="000F7CCE">
              <w:rPr>
                <w:rFonts w:ascii="Arial" w:hAnsi="Arial" w:eastAsia="Arial" w:cs="Arial"/>
                <w:b/>
                <w:bCs/>
                <w:i/>
                <w:iCs/>
                <w:sz w:val="16"/>
                <w:szCs w:val="16"/>
              </w:rPr>
              <w:t>Step</w:t>
            </w:r>
          </w:p>
          <w:p w:rsidRPr="000F7CCE" w:rsidR="00637066" w:rsidRDefault="00637066" w14:paraId="682AF850" w14:textId="77777777">
            <w:pPr>
              <w:rPr>
                <w:rFonts w:ascii="Arial" w:hAnsi="Arial" w:eastAsia="Arial" w:cs="Arial"/>
                <w:b/>
                <w:bCs/>
                <w:i/>
                <w:iCs/>
                <w:sz w:val="16"/>
                <w:szCs w:val="16"/>
              </w:rPr>
            </w:pPr>
            <w:r w:rsidRPr="000F7CCE">
              <w:rPr>
                <w:rFonts w:ascii="Arial" w:hAnsi="Arial" w:eastAsia="Arial" w:cs="Arial"/>
                <w:b/>
                <w:bCs/>
                <w:i/>
                <w:iCs/>
                <w:sz w:val="16"/>
                <w:szCs w:val="16"/>
              </w:rPr>
              <w:t>No</w:t>
            </w:r>
          </w:p>
        </w:tc>
        <w:tc>
          <w:tcPr>
            <w:tcW w:w="810" w:type="dxa"/>
            <w:shd w:val="clear" w:color="auto" w:fill="D0CECE" w:themeFill="background2" w:themeFillShade="E6"/>
          </w:tcPr>
          <w:p w:rsidRPr="5054A9D0" w:rsidR="0CE33984" w:rsidP="5054A9D0" w:rsidRDefault="0CE33984" w14:paraId="6D099EAB" w14:textId="7CDD9C62">
            <w:pPr>
              <w:rPr>
                <w:rFonts w:ascii="Arial" w:hAnsi="Arial" w:eastAsia="Arial" w:cs="Arial"/>
                <w:b/>
                <w:bCs/>
                <w:i/>
                <w:iCs/>
                <w:color w:val="000000" w:themeColor="text1"/>
                <w:sz w:val="16"/>
                <w:szCs w:val="16"/>
              </w:rPr>
            </w:pPr>
            <w:r w:rsidRPr="5054A9D0">
              <w:rPr>
                <w:rFonts w:ascii="Arial" w:hAnsi="Arial" w:eastAsia="Arial" w:cs="Arial"/>
                <w:b/>
                <w:bCs/>
                <w:i/>
                <w:iCs/>
                <w:color w:val="000000" w:themeColor="text1"/>
                <w:sz w:val="16"/>
                <w:szCs w:val="16"/>
              </w:rPr>
              <w:t>Status</w:t>
            </w:r>
          </w:p>
        </w:tc>
        <w:tc>
          <w:tcPr>
            <w:tcW w:w="1426" w:type="dxa"/>
            <w:shd w:val="clear" w:color="auto" w:fill="D0CECE" w:themeFill="background2" w:themeFillShade="E6"/>
          </w:tcPr>
          <w:p w:rsidRPr="000F7CCE" w:rsidR="00637066" w:rsidRDefault="00637066" w14:paraId="5384F917" w14:textId="77777777">
            <w:pP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Step</w:t>
            </w:r>
          </w:p>
        </w:tc>
        <w:tc>
          <w:tcPr>
            <w:tcW w:w="1874" w:type="dxa"/>
            <w:shd w:val="clear" w:color="auto" w:fill="D0CECE" w:themeFill="background2" w:themeFillShade="E6"/>
          </w:tcPr>
          <w:p w:rsidRPr="000F7CCE" w:rsidR="00637066" w:rsidRDefault="00637066" w14:paraId="2F54D401" w14:textId="77777777">
            <w:pPr>
              <w:rPr>
                <w:rFonts w:ascii="Arial" w:hAnsi="Arial" w:eastAsia="Arial" w:cs="Arial"/>
                <w:b/>
                <w:bCs/>
                <w:i/>
                <w:iCs/>
                <w:color w:val="000000" w:themeColor="text1"/>
                <w:sz w:val="16"/>
                <w:szCs w:val="16"/>
              </w:rPr>
            </w:pPr>
            <w:r w:rsidRPr="000F7CCE">
              <w:rPr>
                <w:rFonts w:ascii="Arial" w:hAnsi="Arial" w:eastAsia="Arial" w:cs="Arial"/>
                <w:b/>
                <w:bCs/>
                <w:i/>
                <w:iCs/>
                <w:sz w:val="16"/>
                <w:szCs w:val="16"/>
              </w:rPr>
              <w:t>Step d</w:t>
            </w:r>
            <w:r w:rsidRPr="000F7CCE">
              <w:rPr>
                <w:rFonts w:ascii="Arial" w:hAnsi="Arial" w:eastAsia="Arial" w:cs="Arial"/>
                <w:b/>
                <w:i/>
                <w:sz w:val="16"/>
                <w:szCs w:val="16"/>
              </w:rPr>
              <w:t>esc</w:t>
            </w:r>
            <w:r w:rsidRPr="000F7CCE">
              <w:rPr>
                <w:rFonts w:ascii="Arial" w:hAnsi="Arial" w:eastAsia="Arial" w:cs="Arial"/>
                <w:b/>
                <w:bCs/>
                <w:i/>
                <w:iCs/>
                <w:sz w:val="16"/>
                <w:szCs w:val="16"/>
              </w:rPr>
              <w:t>ription</w:t>
            </w:r>
          </w:p>
        </w:tc>
        <w:tc>
          <w:tcPr>
            <w:tcW w:w="1491" w:type="dxa"/>
            <w:shd w:val="clear" w:color="auto" w:fill="D0CECE" w:themeFill="background2" w:themeFillShade="E6"/>
          </w:tcPr>
          <w:p w:rsidRPr="000F7CCE" w:rsidR="00637066" w:rsidRDefault="00637066" w14:paraId="6455EC60" w14:textId="77777777">
            <w:pP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Information producer</w:t>
            </w:r>
          </w:p>
        </w:tc>
        <w:tc>
          <w:tcPr>
            <w:tcW w:w="1443" w:type="dxa"/>
            <w:shd w:val="clear" w:color="auto" w:fill="D0CECE" w:themeFill="background2" w:themeFillShade="E6"/>
          </w:tcPr>
          <w:p w:rsidRPr="000F7CCE" w:rsidR="00637066" w:rsidRDefault="00637066" w14:paraId="4F59F9B0" w14:textId="77777777">
            <w:pP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Information receiver</w:t>
            </w:r>
          </w:p>
        </w:tc>
        <w:tc>
          <w:tcPr>
            <w:tcW w:w="1609" w:type="dxa"/>
            <w:shd w:val="clear" w:color="auto" w:fill="D0CECE" w:themeFill="background2" w:themeFillShade="E6"/>
          </w:tcPr>
          <w:p w:rsidRPr="000F7CCE" w:rsidR="00637066" w:rsidRDefault="00637066" w14:paraId="49CCB479" w14:textId="77777777">
            <w:pP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Information exchanged (IDs)</w:t>
            </w:r>
          </w:p>
        </w:tc>
      </w:tr>
      <w:tr w:rsidRPr="000F7CCE" w:rsidR="00D9052D" w:rsidTr="5054A9D0" w14:paraId="22FFD037" w14:textId="77777777">
        <w:trPr>
          <w:trHeight w:val="300"/>
        </w:trPr>
        <w:tc>
          <w:tcPr>
            <w:tcW w:w="707" w:type="dxa"/>
          </w:tcPr>
          <w:p w:rsidRPr="000F7CCE" w:rsidR="00637066" w:rsidRDefault="00637066" w14:paraId="6AF321CF" w14:textId="6FA3F456">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12.1</w:t>
            </w:r>
          </w:p>
        </w:tc>
        <w:tc>
          <w:tcPr>
            <w:tcW w:w="810" w:type="dxa"/>
          </w:tcPr>
          <w:p w:rsidRPr="5054A9D0" w:rsidR="3C06DB2A" w:rsidP="5054A9D0" w:rsidRDefault="3C06DB2A" w14:paraId="6DD18FBA" w14:textId="09DBAE1D">
            <w:pPr>
              <w:rPr>
                <w:rFonts w:eastAsiaTheme="minorEastAsia"/>
                <w:color w:val="000000" w:themeColor="text1"/>
                <w:sz w:val="16"/>
                <w:szCs w:val="16"/>
              </w:rPr>
            </w:pPr>
            <w:r w:rsidRPr="5054A9D0">
              <w:rPr>
                <w:rFonts w:eastAsiaTheme="minorEastAsia"/>
                <w:color w:val="000000" w:themeColor="text1"/>
                <w:sz w:val="16"/>
                <w:szCs w:val="16"/>
              </w:rPr>
              <w:t>Core</w:t>
            </w:r>
          </w:p>
        </w:tc>
        <w:tc>
          <w:tcPr>
            <w:tcW w:w="1426" w:type="dxa"/>
          </w:tcPr>
          <w:p w:rsidRPr="000F7CCE" w:rsidR="00637066" w:rsidRDefault="001473CD" w14:paraId="0C64ECE7" w14:textId="2B5EBFFC">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Execute computation of</w:t>
            </w:r>
            <w:r w:rsidRPr="000F7CCE" w:rsidR="00637066">
              <w:rPr>
                <w:rFonts w:eastAsiaTheme="minorEastAsia" w:cstheme="minorHAnsi"/>
                <w:color w:val="000000" w:themeColor="text1"/>
                <w:sz w:val="16"/>
                <w:szCs w:val="16"/>
              </w:rPr>
              <w:t xml:space="preserve"> transactions </w:t>
            </w:r>
          </w:p>
        </w:tc>
        <w:tc>
          <w:tcPr>
            <w:tcW w:w="1874" w:type="dxa"/>
          </w:tcPr>
          <w:p w:rsidRPr="000F7CCE" w:rsidR="00637066" w:rsidRDefault="00637066" w14:paraId="16E10036" w14:textId="6F51D1C2">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CESU operator computes internal transactions from</w:t>
            </w:r>
            <w:r w:rsidRPr="000F7CCE" w:rsidR="00F6488C">
              <w:rPr>
                <w:rFonts w:eastAsiaTheme="minorEastAsia" w:cstheme="minorHAnsi"/>
                <w:color w:val="000000" w:themeColor="text1"/>
                <w:sz w:val="16"/>
                <w:szCs w:val="16"/>
              </w:rPr>
              <w:t xml:space="preserve"> </w:t>
            </w:r>
            <w:r w:rsidRPr="000F7CCE">
              <w:rPr>
                <w:rFonts w:eastAsiaTheme="minorEastAsia" w:cstheme="minorHAnsi"/>
                <w:color w:val="000000" w:themeColor="text1"/>
                <w:sz w:val="16"/>
                <w:szCs w:val="16"/>
              </w:rPr>
              <w:t>energy allocations</w:t>
            </w:r>
            <w:r w:rsidRPr="000F7CCE" w:rsidR="00F6488C">
              <w:rPr>
                <w:rFonts w:eastAsiaTheme="minorEastAsia" w:cstheme="minorHAnsi"/>
                <w:color w:val="000000" w:themeColor="text1"/>
                <w:sz w:val="16"/>
                <w:szCs w:val="16"/>
              </w:rPr>
              <w:t>, prices, and</w:t>
            </w:r>
            <w:r w:rsidRPr="000F7CCE">
              <w:rPr>
                <w:rFonts w:eastAsiaTheme="minorEastAsia" w:cstheme="minorHAnsi"/>
                <w:color w:val="000000" w:themeColor="text1"/>
                <w:sz w:val="16"/>
                <w:szCs w:val="16"/>
              </w:rPr>
              <w:t xml:space="preserve"> pricing mechanism selected.</w:t>
            </w:r>
          </w:p>
        </w:tc>
        <w:tc>
          <w:tcPr>
            <w:tcW w:w="1491" w:type="dxa"/>
          </w:tcPr>
          <w:p w:rsidRPr="000F7CCE" w:rsidR="00637066" w:rsidRDefault="00637066" w14:paraId="50D1C420" w14:textId="77777777">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CESU operator</w:t>
            </w:r>
          </w:p>
        </w:tc>
        <w:tc>
          <w:tcPr>
            <w:tcW w:w="1443" w:type="dxa"/>
          </w:tcPr>
          <w:p w:rsidRPr="000F7CCE" w:rsidR="00637066" w:rsidRDefault="00637066" w14:paraId="1A5DD56C" w14:textId="77777777">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[internal]</w:t>
            </w:r>
          </w:p>
        </w:tc>
        <w:tc>
          <w:tcPr>
            <w:tcW w:w="1609" w:type="dxa"/>
          </w:tcPr>
          <w:p w:rsidRPr="000F7CCE" w:rsidR="00637066" w:rsidRDefault="00637066" w14:paraId="1CD142E3" w14:textId="77777777">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[not relevant]</w:t>
            </w:r>
          </w:p>
        </w:tc>
      </w:tr>
      <w:tr w:rsidRPr="000F7CCE" w:rsidR="00D9052D" w:rsidTr="5054A9D0" w14:paraId="15567427" w14:textId="77777777">
        <w:trPr>
          <w:trHeight w:val="300"/>
        </w:trPr>
        <w:tc>
          <w:tcPr>
            <w:tcW w:w="707" w:type="dxa"/>
          </w:tcPr>
          <w:p w:rsidRPr="000F7CCE" w:rsidR="00637066" w:rsidRDefault="00637066" w14:paraId="4AE387FA" w14:textId="17E0746F">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12.2</w:t>
            </w:r>
          </w:p>
        </w:tc>
        <w:tc>
          <w:tcPr>
            <w:tcW w:w="810" w:type="dxa"/>
          </w:tcPr>
          <w:p w:rsidRPr="5054A9D0" w:rsidR="1FF9944F" w:rsidP="5054A9D0" w:rsidRDefault="1FF9944F" w14:paraId="22823095" w14:textId="35FC7815">
            <w:pPr>
              <w:rPr>
                <w:rFonts w:eastAsiaTheme="minorEastAsia"/>
                <w:color w:val="000000" w:themeColor="text1"/>
                <w:sz w:val="16"/>
                <w:szCs w:val="16"/>
              </w:rPr>
            </w:pPr>
            <w:r w:rsidRPr="5054A9D0">
              <w:rPr>
                <w:rFonts w:eastAsiaTheme="minorEastAsia"/>
                <w:color w:val="000000" w:themeColor="text1"/>
                <w:sz w:val="16"/>
                <w:szCs w:val="16"/>
              </w:rPr>
              <w:t>New / roadmap / optional</w:t>
            </w:r>
          </w:p>
        </w:tc>
        <w:tc>
          <w:tcPr>
            <w:tcW w:w="1426" w:type="dxa"/>
          </w:tcPr>
          <w:p w:rsidRPr="000F7CCE" w:rsidR="00637066" w:rsidRDefault="00D9052D" w14:paraId="15E44BED" w14:textId="62F43BBA">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(optional) Execute c</w:t>
            </w:r>
            <w:r w:rsidRPr="000F7CCE" w:rsidR="00637066">
              <w:rPr>
                <w:rFonts w:eastAsiaTheme="minorEastAsia" w:cstheme="minorHAnsi"/>
                <w:color w:val="000000" w:themeColor="text1"/>
                <w:sz w:val="16"/>
                <w:szCs w:val="16"/>
              </w:rPr>
              <w:t>omput</w:t>
            </w:r>
            <w:r w:rsidRPr="000F7CCE">
              <w:rPr>
                <w:rFonts w:eastAsiaTheme="minorEastAsia" w:cstheme="minorHAnsi"/>
                <w:color w:val="000000" w:themeColor="text1"/>
                <w:sz w:val="16"/>
                <w:szCs w:val="16"/>
              </w:rPr>
              <w:t>ation of</w:t>
            </w:r>
            <w:r w:rsidRPr="000F7CCE" w:rsidR="00637066">
              <w:rPr>
                <w:rFonts w:eastAsiaTheme="minorEastAsia" w:cstheme="minorHAnsi"/>
                <w:color w:val="000000" w:themeColor="text1"/>
                <w:sz w:val="16"/>
                <w:szCs w:val="16"/>
              </w:rPr>
              <w:t xml:space="preserve"> flexibility revenue shares </w:t>
            </w:r>
          </w:p>
        </w:tc>
        <w:tc>
          <w:tcPr>
            <w:tcW w:w="1874" w:type="dxa"/>
          </w:tcPr>
          <w:p w:rsidRPr="000F7CCE" w:rsidR="00637066" w:rsidRDefault="00637066" w14:paraId="72418F39" w14:textId="517DAD18">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CESU operator computes flexibility revenue shares from the flexibility finally provided and share revenues among CESU members</w:t>
            </w:r>
            <w:r w:rsidRPr="000F7CCE" w:rsidR="00FB149D">
              <w:rPr>
                <w:rFonts w:eastAsiaTheme="minorEastAsia" w:cstheme="minorHAnsi"/>
                <w:color w:val="000000" w:themeColor="text1"/>
                <w:sz w:val="16"/>
                <w:szCs w:val="16"/>
              </w:rPr>
              <w:t>, in case of participating in a flexibility market</w:t>
            </w:r>
            <w:r w:rsidRPr="000F7CCE">
              <w:rPr>
                <w:rFonts w:eastAsiaTheme="minorEastAsia" w:cstheme="minorHAnsi"/>
                <w:color w:val="000000" w:themeColor="text1"/>
                <w:sz w:val="16"/>
                <w:szCs w:val="16"/>
              </w:rPr>
              <w:t xml:space="preserve">. </w:t>
            </w:r>
          </w:p>
        </w:tc>
        <w:tc>
          <w:tcPr>
            <w:tcW w:w="1491" w:type="dxa"/>
          </w:tcPr>
          <w:p w:rsidRPr="000F7CCE" w:rsidR="00637066" w:rsidRDefault="00637066" w14:paraId="58206C86" w14:textId="77777777">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CESU operator</w:t>
            </w:r>
          </w:p>
        </w:tc>
        <w:tc>
          <w:tcPr>
            <w:tcW w:w="1443" w:type="dxa"/>
          </w:tcPr>
          <w:p w:rsidRPr="000F7CCE" w:rsidR="00637066" w:rsidRDefault="00637066" w14:paraId="6EF04364" w14:textId="77777777">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[internal]</w:t>
            </w:r>
          </w:p>
        </w:tc>
        <w:tc>
          <w:tcPr>
            <w:tcW w:w="1609" w:type="dxa"/>
          </w:tcPr>
          <w:p w:rsidRPr="000F7CCE" w:rsidR="00637066" w:rsidRDefault="00637066" w14:paraId="1256570E" w14:textId="77777777">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[not relevant]</w:t>
            </w:r>
          </w:p>
        </w:tc>
      </w:tr>
      <w:tr w:rsidRPr="000F7CCE" w:rsidR="00D9052D" w:rsidTr="5054A9D0" w14:paraId="5E45974C" w14:textId="77777777">
        <w:trPr>
          <w:trHeight w:val="300"/>
        </w:trPr>
        <w:tc>
          <w:tcPr>
            <w:tcW w:w="707" w:type="dxa"/>
          </w:tcPr>
          <w:p w:rsidRPr="000F7CCE" w:rsidR="00637066" w:rsidRDefault="00637066" w14:paraId="30B2BB42" w14:textId="560CE9C9">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12.3</w:t>
            </w:r>
          </w:p>
        </w:tc>
        <w:tc>
          <w:tcPr>
            <w:tcW w:w="810" w:type="dxa"/>
          </w:tcPr>
          <w:p w:rsidRPr="5054A9D0" w:rsidR="4D3EDCB9" w:rsidP="5054A9D0" w:rsidRDefault="4D3EDCB9" w14:paraId="1B39667A" w14:textId="480EECED">
            <w:pPr>
              <w:rPr>
                <w:rFonts w:eastAsiaTheme="minorEastAsia"/>
                <w:color w:val="000000" w:themeColor="text1"/>
                <w:sz w:val="16"/>
                <w:szCs w:val="16"/>
              </w:rPr>
            </w:pPr>
            <w:r w:rsidRPr="5054A9D0">
              <w:rPr>
                <w:rFonts w:eastAsiaTheme="minorEastAsia"/>
                <w:color w:val="000000" w:themeColor="text1"/>
                <w:sz w:val="16"/>
                <w:szCs w:val="16"/>
              </w:rPr>
              <w:t>Core</w:t>
            </w:r>
          </w:p>
        </w:tc>
        <w:tc>
          <w:tcPr>
            <w:tcW w:w="1426" w:type="dxa"/>
          </w:tcPr>
          <w:p w:rsidRPr="000F7CCE" w:rsidR="00637066" w:rsidRDefault="0082245F" w14:paraId="53C6AA91" w14:textId="62838C55">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Execute c</w:t>
            </w:r>
            <w:r w:rsidRPr="000F7CCE" w:rsidR="00637066">
              <w:rPr>
                <w:rFonts w:eastAsiaTheme="minorEastAsia" w:cstheme="minorHAnsi"/>
                <w:color w:val="000000" w:themeColor="text1"/>
                <w:sz w:val="16"/>
                <w:szCs w:val="16"/>
              </w:rPr>
              <w:t>omput</w:t>
            </w:r>
            <w:r w:rsidRPr="000F7CCE">
              <w:rPr>
                <w:rFonts w:eastAsiaTheme="minorEastAsia" w:cstheme="minorHAnsi"/>
                <w:color w:val="000000" w:themeColor="text1"/>
                <w:sz w:val="16"/>
                <w:szCs w:val="16"/>
              </w:rPr>
              <w:t>ation of</w:t>
            </w:r>
            <w:r w:rsidRPr="000F7CCE" w:rsidR="00637066">
              <w:rPr>
                <w:rFonts w:eastAsiaTheme="minorEastAsia" w:cstheme="minorHAnsi"/>
                <w:color w:val="000000" w:themeColor="text1"/>
                <w:sz w:val="16"/>
                <w:szCs w:val="16"/>
              </w:rPr>
              <w:t xml:space="preserve"> final settlement</w:t>
            </w:r>
          </w:p>
        </w:tc>
        <w:tc>
          <w:tcPr>
            <w:tcW w:w="1874" w:type="dxa"/>
          </w:tcPr>
          <w:p w:rsidRPr="000F7CCE" w:rsidR="00637066" w:rsidRDefault="00637066" w14:paraId="078A637B" w14:textId="77777777">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CESU operator computes final settlement, including energy transactions, flexibility, self-consumption grid access tariffs, usage fees, etc.</w:t>
            </w:r>
          </w:p>
        </w:tc>
        <w:tc>
          <w:tcPr>
            <w:tcW w:w="1491" w:type="dxa"/>
          </w:tcPr>
          <w:p w:rsidRPr="000F7CCE" w:rsidR="00637066" w:rsidRDefault="00637066" w14:paraId="63172140" w14:textId="77777777">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CESU operator</w:t>
            </w:r>
          </w:p>
        </w:tc>
        <w:tc>
          <w:tcPr>
            <w:tcW w:w="1443" w:type="dxa"/>
          </w:tcPr>
          <w:p w:rsidRPr="000F7CCE" w:rsidR="00637066" w:rsidRDefault="00637066" w14:paraId="09637D9A" w14:textId="77777777">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[internal]</w:t>
            </w:r>
          </w:p>
        </w:tc>
        <w:tc>
          <w:tcPr>
            <w:tcW w:w="1609" w:type="dxa"/>
          </w:tcPr>
          <w:p w:rsidRPr="000F7CCE" w:rsidR="00637066" w:rsidRDefault="00637066" w14:paraId="48D63F42" w14:textId="77777777">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[not relevant]</w:t>
            </w:r>
          </w:p>
        </w:tc>
      </w:tr>
      <w:tr w:rsidRPr="000F7CCE" w:rsidR="00D9052D" w:rsidTr="5054A9D0" w14:paraId="3702F430" w14:textId="77777777">
        <w:trPr>
          <w:trHeight w:val="300"/>
        </w:trPr>
        <w:tc>
          <w:tcPr>
            <w:tcW w:w="707" w:type="dxa"/>
          </w:tcPr>
          <w:p w:rsidRPr="000F7CCE" w:rsidR="00637066" w:rsidRDefault="00637066" w14:paraId="2ECA3406" w14:textId="1CDAAA74">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12.4</w:t>
            </w:r>
          </w:p>
        </w:tc>
        <w:tc>
          <w:tcPr>
            <w:tcW w:w="810" w:type="dxa"/>
          </w:tcPr>
          <w:p w:rsidRPr="5054A9D0" w:rsidR="316DF29E" w:rsidP="5054A9D0" w:rsidRDefault="316DF29E" w14:paraId="0057F5AB" w14:textId="180DBA25">
            <w:pPr>
              <w:rPr>
                <w:rFonts w:eastAsiaTheme="minorEastAsia"/>
                <w:color w:val="000000" w:themeColor="text1"/>
                <w:sz w:val="16"/>
                <w:szCs w:val="16"/>
              </w:rPr>
            </w:pPr>
            <w:r w:rsidRPr="5054A9D0">
              <w:rPr>
                <w:rFonts w:eastAsiaTheme="minorEastAsia"/>
                <w:color w:val="000000" w:themeColor="text1"/>
                <w:sz w:val="16"/>
                <w:szCs w:val="16"/>
              </w:rPr>
              <w:t>Core</w:t>
            </w:r>
          </w:p>
        </w:tc>
        <w:tc>
          <w:tcPr>
            <w:tcW w:w="1426" w:type="dxa"/>
          </w:tcPr>
          <w:p w:rsidRPr="000F7CCE" w:rsidR="00637066" w:rsidRDefault="00637066" w14:paraId="1E3A95DC" w14:textId="77777777">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Send settlement results</w:t>
            </w:r>
          </w:p>
        </w:tc>
        <w:tc>
          <w:tcPr>
            <w:tcW w:w="1874" w:type="dxa"/>
          </w:tcPr>
          <w:p w:rsidRPr="000F7CCE" w:rsidR="00637066" w:rsidRDefault="00637066" w14:paraId="4893DDEE" w14:textId="77777777">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CESU operator uses invoicing systems to communicate final settlement to the CESU members.</w:t>
            </w:r>
          </w:p>
        </w:tc>
        <w:tc>
          <w:tcPr>
            <w:tcW w:w="1491" w:type="dxa"/>
          </w:tcPr>
          <w:p w:rsidRPr="000F7CCE" w:rsidR="00637066" w:rsidRDefault="00637066" w14:paraId="6BB5D876" w14:textId="77777777">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CESU operator</w:t>
            </w:r>
          </w:p>
        </w:tc>
        <w:tc>
          <w:tcPr>
            <w:tcW w:w="1443" w:type="dxa"/>
          </w:tcPr>
          <w:p w:rsidRPr="000F7CCE" w:rsidR="00637066" w:rsidRDefault="00637066" w14:paraId="3A3E2160" w14:textId="22196628">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CESU member</w:t>
            </w:r>
          </w:p>
        </w:tc>
        <w:tc>
          <w:tcPr>
            <w:tcW w:w="1609" w:type="dxa"/>
          </w:tcPr>
          <w:p w:rsidRPr="000F7CCE" w:rsidR="00637066" w:rsidRDefault="00637066" w14:paraId="7C93391C" w14:textId="77777777">
            <w:pPr>
              <w:rPr>
                <w:rFonts w:eastAsiaTheme="minorEastAsia" w:cstheme="minorHAnsi"/>
                <w:color w:val="000000" w:themeColor="text1"/>
                <w:sz w:val="16"/>
                <w:szCs w:val="16"/>
              </w:rPr>
            </w:pPr>
            <w:r w:rsidRPr="000F7CCE">
              <w:rPr>
                <w:rFonts w:eastAsiaTheme="minorEastAsia" w:cstheme="minorHAnsi"/>
                <w:color w:val="000000" w:themeColor="text1"/>
                <w:sz w:val="16"/>
                <w:szCs w:val="16"/>
              </w:rPr>
              <w:t xml:space="preserve">A - Settlement and invoicing </w:t>
            </w:r>
          </w:p>
        </w:tc>
      </w:tr>
    </w:tbl>
    <w:p w:rsidRPr="000F7CCE" w:rsidR="00637066" w:rsidP="00637066" w:rsidRDefault="00637066" w14:paraId="075EA996" w14:textId="77777777">
      <w:pPr>
        <w:rPr>
          <w:rFonts w:ascii="Arial" w:hAnsi="Arial" w:eastAsia="Arial" w:cs="Arial"/>
          <w:b/>
          <w:bCs/>
          <w:color w:val="000000" w:themeColor="text1"/>
        </w:rPr>
      </w:pPr>
    </w:p>
    <w:p w:rsidRPr="000F7CCE" w:rsidR="00637066" w:rsidP="006E27D6" w:rsidRDefault="00637066" w14:paraId="44D35094" w14:textId="77777777">
      <w:pPr>
        <w:spacing w:after="0"/>
      </w:pPr>
    </w:p>
    <w:tbl>
      <w:tblPr>
        <w:tblStyle w:val="TableGrid"/>
        <w:tblW w:w="9350" w:type="dxa"/>
        <w:tblLook w:val="04A0" w:firstRow="1" w:lastRow="0" w:firstColumn="1" w:lastColumn="0" w:noHBand="0" w:noVBand="1"/>
      </w:tblPr>
      <w:tblGrid>
        <w:gridCol w:w="1129"/>
        <w:gridCol w:w="2127"/>
        <w:gridCol w:w="708"/>
        <w:gridCol w:w="5386"/>
      </w:tblGrid>
      <w:tr w:rsidRPr="000F7CCE" w:rsidR="00637066" w14:paraId="63A280D8" w14:textId="77777777">
        <w:trPr>
          <w:trHeight w:val="300"/>
        </w:trPr>
        <w:tc>
          <w:tcPr>
            <w:tcW w:w="9350" w:type="dxa"/>
            <w:gridSpan w:val="4"/>
            <w:shd w:val="clear" w:color="auto" w:fill="D0CECE" w:themeFill="background2" w:themeFillShade="E6"/>
          </w:tcPr>
          <w:p w:rsidRPr="000F7CCE" w:rsidR="00637066" w:rsidRDefault="00637066" w14:paraId="79C7089E" w14:textId="77777777">
            <w:pPr>
              <w:jc w:val="cente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INFORMATION OBJECTS FOR THIS PROCEDURE</w:t>
            </w:r>
          </w:p>
        </w:tc>
      </w:tr>
      <w:tr w:rsidRPr="000F7CCE" w:rsidR="00637066" w:rsidTr="002C5E8B" w14:paraId="5C91AA02" w14:textId="77777777">
        <w:trPr>
          <w:trHeight w:val="300"/>
        </w:trPr>
        <w:tc>
          <w:tcPr>
            <w:tcW w:w="1129" w:type="dxa"/>
            <w:shd w:val="clear" w:color="auto" w:fill="D0CECE" w:themeFill="background2" w:themeFillShade="E6"/>
          </w:tcPr>
          <w:p w:rsidRPr="000F7CCE" w:rsidR="00637066" w:rsidRDefault="00637066" w14:paraId="6C35CA97" w14:textId="77777777">
            <w:pPr>
              <w:rPr>
                <w:rFonts w:ascii="Arial" w:hAnsi="Arial" w:eastAsia="Arial" w:cs="Arial"/>
                <w:b/>
                <w:bCs/>
                <w:i/>
                <w:iCs/>
                <w:sz w:val="16"/>
                <w:szCs w:val="16"/>
              </w:rPr>
            </w:pPr>
            <w:r w:rsidRPr="000F7CCE">
              <w:rPr>
                <w:rFonts w:ascii="Arial" w:hAnsi="Arial" w:eastAsia="Arial" w:cs="Arial"/>
                <w:b/>
                <w:bCs/>
                <w:i/>
                <w:iCs/>
                <w:sz w:val="16"/>
                <w:szCs w:val="16"/>
              </w:rPr>
              <w:t>Information exchanged,</w:t>
            </w:r>
          </w:p>
          <w:p w:rsidRPr="000F7CCE" w:rsidR="00637066" w:rsidRDefault="00637066" w14:paraId="66A9E0D0" w14:textId="77777777">
            <w:pPr>
              <w:rPr>
                <w:rFonts w:ascii="Arial" w:hAnsi="Arial" w:eastAsia="Arial" w:cs="Arial"/>
                <w:b/>
                <w:bCs/>
                <w:i/>
                <w:iCs/>
                <w:sz w:val="16"/>
                <w:szCs w:val="16"/>
              </w:rPr>
            </w:pPr>
            <w:r w:rsidRPr="000F7CCE">
              <w:rPr>
                <w:rFonts w:ascii="Arial" w:hAnsi="Arial" w:eastAsia="Arial" w:cs="Arial"/>
                <w:b/>
                <w:bCs/>
                <w:i/>
                <w:iCs/>
                <w:sz w:val="16"/>
                <w:szCs w:val="16"/>
              </w:rPr>
              <w:t>ID</w:t>
            </w:r>
          </w:p>
        </w:tc>
        <w:tc>
          <w:tcPr>
            <w:tcW w:w="2127" w:type="dxa"/>
            <w:shd w:val="clear" w:color="auto" w:fill="D0CECE" w:themeFill="background2" w:themeFillShade="E6"/>
          </w:tcPr>
          <w:p w:rsidRPr="000F7CCE" w:rsidR="00637066" w:rsidRDefault="00637066" w14:paraId="1E228360" w14:textId="77777777">
            <w:pPr>
              <w:rPr>
                <w:rFonts w:ascii="Arial" w:hAnsi="Arial" w:eastAsia="Arial" w:cs="Arial"/>
                <w:b/>
                <w:bCs/>
                <w:i/>
                <w:iCs/>
                <w:sz w:val="16"/>
                <w:szCs w:val="16"/>
              </w:rPr>
            </w:pPr>
            <w:r w:rsidRPr="000F7CCE">
              <w:rPr>
                <w:rFonts w:ascii="Arial" w:hAnsi="Arial" w:eastAsia="Arial" w:cs="Arial"/>
                <w:b/>
                <w:bCs/>
                <w:i/>
                <w:iCs/>
                <w:color w:val="000000" w:themeColor="text1"/>
                <w:sz w:val="16"/>
                <w:szCs w:val="16"/>
              </w:rPr>
              <w:t>Name of the information</w:t>
            </w:r>
          </w:p>
        </w:tc>
        <w:tc>
          <w:tcPr>
            <w:tcW w:w="6094" w:type="dxa"/>
            <w:gridSpan w:val="2"/>
            <w:shd w:val="clear" w:color="auto" w:fill="D0CECE" w:themeFill="background2" w:themeFillShade="E6"/>
          </w:tcPr>
          <w:p w:rsidRPr="000F7CCE" w:rsidR="00637066" w:rsidRDefault="00637066" w14:paraId="2D16BE5C" w14:textId="77777777">
            <w:pP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Description of information exchanged</w:t>
            </w:r>
          </w:p>
        </w:tc>
      </w:tr>
      <w:tr w:rsidRPr="000F7CCE" w:rsidR="00637066" w:rsidTr="002C5E8B" w14:paraId="6B1138D6" w14:textId="77777777">
        <w:trPr>
          <w:trHeight w:val="300"/>
        </w:trPr>
        <w:tc>
          <w:tcPr>
            <w:tcW w:w="1129" w:type="dxa"/>
          </w:tcPr>
          <w:p w:rsidRPr="000F7CCE" w:rsidR="00637066" w:rsidRDefault="00637066" w14:paraId="5B33FFB8" w14:textId="77777777">
            <w:pPr>
              <w:rPr>
                <w:rFonts w:eastAsiaTheme="minorEastAsia"/>
                <w:color w:val="000000" w:themeColor="text1"/>
                <w:sz w:val="16"/>
                <w:szCs w:val="16"/>
              </w:rPr>
            </w:pPr>
            <w:r w:rsidRPr="000F7CCE">
              <w:rPr>
                <w:rFonts w:eastAsia="Arial" w:cstheme="minorHAnsi"/>
                <w:color w:val="000000" w:themeColor="text1"/>
                <w:sz w:val="16"/>
                <w:szCs w:val="16"/>
              </w:rPr>
              <w:t>A</w:t>
            </w:r>
          </w:p>
        </w:tc>
        <w:tc>
          <w:tcPr>
            <w:tcW w:w="2127" w:type="dxa"/>
          </w:tcPr>
          <w:p w:rsidRPr="000F7CCE" w:rsidR="00637066" w:rsidRDefault="00637066" w14:paraId="74E60C62" w14:textId="77777777">
            <w:pPr>
              <w:rPr>
                <w:rFonts w:eastAsiaTheme="minorEastAsia"/>
                <w:color w:val="000000" w:themeColor="text1"/>
                <w:sz w:val="16"/>
                <w:szCs w:val="16"/>
              </w:rPr>
            </w:pPr>
            <w:r w:rsidRPr="000F7CCE">
              <w:rPr>
                <w:rFonts w:eastAsiaTheme="minorEastAsia" w:cstheme="minorHAnsi"/>
                <w:color w:val="000000" w:themeColor="text1"/>
                <w:sz w:val="16"/>
                <w:szCs w:val="16"/>
              </w:rPr>
              <w:t>Settlement and invoicing</w:t>
            </w:r>
          </w:p>
        </w:tc>
        <w:tc>
          <w:tcPr>
            <w:tcW w:w="708" w:type="dxa"/>
          </w:tcPr>
          <w:p w:rsidRPr="000F7CCE" w:rsidR="00637066" w:rsidRDefault="00637066" w14:paraId="387603F0" w14:textId="77777777">
            <w:pPr>
              <w:rPr>
                <w:rFonts w:eastAsiaTheme="minorEastAsia"/>
                <w:color w:val="000000" w:themeColor="text1"/>
                <w:sz w:val="16"/>
                <w:szCs w:val="16"/>
              </w:rPr>
            </w:pPr>
          </w:p>
        </w:tc>
        <w:tc>
          <w:tcPr>
            <w:tcW w:w="5386" w:type="dxa"/>
          </w:tcPr>
          <w:p w:rsidRPr="000F7CCE" w:rsidR="00637066" w:rsidRDefault="002C5E8B" w14:paraId="2281DD3D" w14:textId="64FE118C">
            <w:pPr>
              <w:rPr>
                <w:rFonts w:eastAsiaTheme="minorEastAsia"/>
                <w:color w:val="000000" w:themeColor="text1"/>
                <w:sz w:val="16"/>
                <w:szCs w:val="16"/>
              </w:rPr>
            </w:pPr>
            <w:r w:rsidRPr="002C5E8B">
              <w:rPr>
                <w:rFonts w:eastAsiaTheme="minorEastAsia"/>
                <w:color w:val="000000" w:themeColor="text1"/>
                <w:sz w:val="16"/>
                <w:szCs w:val="16"/>
              </w:rPr>
              <w:t xml:space="preserve">Final internal settlement information sent to each CESU member, including energy transaction results, revenue shares from flexibility (if applicable), grid access tariffs, usage fees, </w:t>
            </w:r>
            <w:r w:rsidR="00D73DEA">
              <w:rPr>
                <w:rFonts w:eastAsiaTheme="minorEastAsia"/>
                <w:color w:val="000000" w:themeColor="text1"/>
                <w:sz w:val="16"/>
                <w:szCs w:val="16"/>
              </w:rPr>
              <w:t>etc</w:t>
            </w:r>
            <w:r w:rsidRPr="002C5E8B">
              <w:rPr>
                <w:rFonts w:eastAsiaTheme="minorEastAsia"/>
                <w:color w:val="000000" w:themeColor="text1"/>
                <w:sz w:val="16"/>
                <w:szCs w:val="16"/>
              </w:rPr>
              <w:t>. Used for internal invoicing within the CESU.</w:t>
            </w:r>
          </w:p>
        </w:tc>
      </w:tr>
    </w:tbl>
    <w:p w:rsidR="006E27D6" w:rsidP="00F31E80" w:rsidRDefault="006E27D6" w14:paraId="42DB2898" w14:textId="77777777">
      <w:pPr>
        <w:rPr>
          <w:rFonts w:ascii="Arial" w:hAnsi="Arial" w:eastAsia="Arial" w:cs="Arial"/>
          <w:b/>
          <w:bCs/>
          <w:color w:val="000000" w:themeColor="text1"/>
        </w:rPr>
      </w:pPr>
    </w:p>
    <w:p w:rsidRPr="000F7CCE" w:rsidR="006E27D6" w:rsidP="006E27D6" w:rsidRDefault="54877210" w14:paraId="7A6DB6F8" w14:textId="3D01BEB0">
      <w:pPr>
        <w:pStyle w:val="Caption"/>
      </w:pPr>
      <w:r>
        <w:rPr>
          <w:noProof/>
        </w:rPr>
        <w:drawing>
          <wp:inline distT="0" distB="0" distL="0" distR="0" wp14:anchorId="49F082CA" wp14:editId="32763F82">
            <wp:extent cx="5943600" cy="2076450"/>
            <wp:effectExtent l="0" t="0" r="0" b="0"/>
            <wp:docPr id="129002305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752716" name=""/>
                    <pic:cNvPicPr/>
                  </pic:nvPicPr>
                  <pic:blipFill>
                    <a:blip r:embed="rId55">
                      <a:extLst>
                        <a:ext uri="{96DAC541-7B7A-43D3-8B79-37D633B846F1}">
                          <asvg:svgBlip xmlns:asvg="http://schemas.microsoft.com/office/drawing/2016/SVG/main" r:embed="rId56"/>
                        </a:ext>
                      </a:extLst>
                    </a:blip>
                    <a:stretch>
                      <a:fillRect/>
                    </a:stretch>
                  </pic:blipFill>
                  <pic:spPr>
                    <a:xfrm>
                      <a:off x="0" y="0"/>
                      <a:ext cx="5943600" cy="2076450"/>
                    </a:xfrm>
                    <a:prstGeom prst="rect">
                      <a:avLst/>
                    </a:prstGeom>
                  </pic:spPr>
                </pic:pic>
              </a:graphicData>
            </a:graphic>
          </wp:inline>
        </w:drawing>
      </w:r>
      <w:r>
        <w:t xml:space="preserve"> Diagram </w:t>
      </w:r>
      <w:r w:rsidR="006E27D6">
        <w:fldChar w:fldCharType="begin"/>
      </w:r>
      <w:r w:rsidR="006E27D6">
        <w:instrText xml:space="preserve"> SEQ Diagram \* ARABIC </w:instrText>
      </w:r>
      <w:r w:rsidR="006E27D6">
        <w:fldChar w:fldCharType="separate"/>
      </w:r>
      <w:r w:rsidRPr="04F4FF6E">
        <w:rPr>
          <w:noProof/>
        </w:rPr>
        <w:t>14</w:t>
      </w:r>
      <w:r w:rsidR="006E27D6">
        <w:fldChar w:fldCharType="end"/>
      </w:r>
      <w:r>
        <w:t xml:space="preserve"> - Procedure 'Flexibility verification and settlement done by FMO or other third-party support tool'</w:t>
      </w:r>
    </w:p>
    <w:p w:rsidRPr="000F7CCE" w:rsidR="00F31E80" w:rsidP="00F31E80" w:rsidRDefault="00D73DEA" w14:paraId="20950989" w14:textId="634607DF">
      <w:pPr>
        <w:rPr>
          <w:rFonts w:ascii="Arial" w:hAnsi="Arial" w:eastAsia="Arial" w:cs="Arial"/>
          <w:b/>
          <w:bCs/>
          <w:color w:val="000000" w:themeColor="text1"/>
        </w:rPr>
      </w:pPr>
      <w:r>
        <w:rPr>
          <w:rFonts w:ascii="Arial" w:hAnsi="Arial" w:eastAsia="Arial" w:cs="Arial"/>
          <w:b/>
          <w:bCs/>
          <w:color w:val="000000" w:themeColor="text1"/>
        </w:rPr>
        <w:br w:type="page"/>
      </w:r>
      <w:r w:rsidRPr="000F7CCE" w:rsidR="00F31E80">
        <w:rPr>
          <w:rFonts w:ascii="Arial" w:hAnsi="Arial" w:eastAsia="Arial" w:cs="Arial"/>
          <w:b/>
          <w:bCs/>
          <w:color w:val="000000" w:themeColor="text1"/>
        </w:rPr>
        <w:t>Procedure 1</w:t>
      </w:r>
      <w:r w:rsidRPr="000F7CCE" w:rsidR="006D044D">
        <w:rPr>
          <w:rFonts w:ascii="Arial" w:hAnsi="Arial" w:eastAsia="Arial" w:cs="Arial"/>
          <w:b/>
          <w:bCs/>
          <w:color w:val="000000" w:themeColor="text1"/>
        </w:rPr>
        <w:t>3</w:t>
      </w:r>
      <w:r w:rsidRPr="000F7CCE" w:rsidR="00F31E80">
        <w:rPr>
          <w:rFonts w:ascii="Arial" w:hAnsi="Arial" w:eastAsia="Arial" w:cs="Arial"/>
          <w:b/>
          <w:bCs/>
          <w:color w:val="000000" w:themeColor="text1"/>
        </w:rPr>
        <w:t>: Direct access to its own data by</w:t>
      </w:r>
      <w:r w:rsidRPr="000F7CCE" w:rsidR="004561F3">
        <w:rPr>
          <w:rFonts w:ascii="Arial" w:hAnsi="Arial" w:eastAsia="Arial" w:cs="Arial"/>
          <w:b/>
          <w:bCs/>
          <w:color w:val="000000" w:themeColor="text1"/>
        </w:rPr>
        <w:t xml:space="preserve"> CESU member</w:t>
      </w:r>
      <w:r w:rsidRPr="000F7CCE" w:rsidR="00F31E80">
        <w:rPr>
          <w:rFonts w:ascii="Arial" w:hAnsi="Arial" w:eastAsia="Arial" w:cs="Arial"/>
          <w:b/>
          <w:bCs/>
          <w:color w:val="000000" w:themeColor="text1"/>
        </w:rPr>
        <w:t xml:space="preserve"> </w:t>
      </w:r>
    </w:p>
    <w:tbl>
      <w:tblPr>
        <w:tblStyle w:val="TableGrid"/>
        <w:tblW w:w="9358" w:type="dxa"/>
        <w:tblLook w:val="04A0" w:firstRow="1" w:lastRow="0" w:firstColumn="1" w:lastColumn="0" w:noHBand="0" w:noVBand="1"/>
      </w:tblPr>
      <w:tblGrid>
        <w:gridCol w:w="654"/>
        <w:gridCol w:w="705"/>
        <w:gridCol w:w="1570"/>
        <w:gridCol w:w="2095"/>
        <w:gridCol w:w="1444"/>
        <w:gridCol w:w="1445"/>
        <w:gridCol w:w="1445"/>
      </w:tblGrid>
      <w:tr w:rsidRPr="000F7CCE" w:rsidR="00F31E80" w:rsidTr="73313535" w14:paraId="3DDAC5C7" w14:textId="77777777">
        <w:trPr>
          <w:trHeight w:val="300"/>
        </w:trPr>
        <w:tc>
          <w:tcPr>
            <w:tcW w:w="9358" w:type="dxa"/>
            <w:gridSpan w:val="7"/>
            <w:shd w:val="clear" w:color="auto" w:fill="D0CECE" w:themeFill="background2" w:themeFillShade="E6"/>
          </w:tcPr>
          <w:p w:rsidR="003A1CD1" w:rsidP="04F4FF6E" w:rsidRDefault="0044693D" w14:paraId="4A5CA336" w14:textId="5269440B">
            <w:pPr>
              <w:jc w:val="center"/>
            </w:pPr>
            <w:r>
              <w:rPr>
                <w:rFonts w:ascii="Arial" w:hAnsi="Arial" w:eastAsia="Arial" w:cs="Arial"/>
                <w:b/>
                <w:bCs/>
                <w:i/>
                <w:iCs/>
                <w:color w:val="000000" w:themeColor="text1"/>
                <w:sz w:val="16"/>
                <w:szCs w:val="16"/>
              </w:rPr>
              <w:t>Table II.XIII</w:t>
            </w:r>
          </w:p>
        </w:tc>
      </w:tr>
      <w:tr w:rsidRPr="000F7CCE" w:rsidR="00F31E80" w:rsidTr="73313535" w14:paraId="7A8CC28E" w14:textId="77777777">
        <w:trPr>
          <w:trHeight w:val="300"/>
        </w:trPr>
        <w:tc>
          <w:tcPr>
            <w:tcW w:w="2894" w:type="dxa"/>
            <w:gridSpan w:val="3"/>
            <w:shd w:val="clear" w:color="auto" w:fill="D0CECE" w:themeFill="background2" w:themeFillShade="E6"/>
          </w:tcPr>
          <w:p w:rsidR="003A1CD1" w:rsidRDefault="003A1CD1" w14:paraId="70814157" w14:textId="77777777"/>
        </w:tc>
        <w:tc>
          <w:tcPr>
            <w:tcW w:w="6464" w:type="dxa"/>
            <w:gridSpan w:val="4"/>
            <w:shd w:val="clear" w:color="auto" w:fill="D0CECE" w:themeFill="background2" w:themeFillShade="E6"/>
          </w:tcPr>
          <w:p w:rsidRPr="000F7CCE" w:rsidR="00F31E80" w:rsidRDefault="00F31E80" w14:paraId="5B703421" w14:textId="77777777">
            <w:pP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Direct access to its own data by the final customer</w:t>
            </w:r>
          </w:p>
        </w:tc>
      </w:tr>
      <w:tr w:rsidRPr="000F7CCE" w:rsidR="00F31E80" w:rsidTr="5054A9D0" w14:paraId="598E50F2" w14:textId="77777777">
        <w:trPr>
          <w:trHeight w:val="300"/>
        </w:trPr>
        <w:tc>
          <w:tcPr>
            <w:tcW w:w="655" w:type="dxa"/>
            <w:shd w:val="clear" w:color="auto" w:fill="D0CECE" w:themeFill="background2" w:themeFillShade="E6"/>
          </w:tcPr>
          <w:p w:rsidRPr="000F7CCE" w:rsidR="00F31E80" w:rsidRDefault="00F31E80" w14:paraId="0510C95C" w14:textId="77777777">
            <w:pPr>
              <w:rPr>
                <w:rFonts w:ascii="Arial" w:hAnsi="Arial" w:eastAsia="Arial" w:cs="Arial"/>
                <w:b/>
                <w:bCs/>
                <w:i/>
                <w:iCs/>
                <w:sz w:val="16"/>
                <w:szCs w:val="16"/>
              </w:rPr>
            </w:pPr>
            <w:r w:rsidRPr="000F7CCE">
              <w:rPr>
                <w:rFonts w:ascii="Arial" w:hAnsi="Arial" w:eastAsia="Arial" w:cs="Arial"/>
                <w:b/>
                <w:bCs/>
                <w:i/>
                <w:iCs/>
                <w:sz w:val="16"/>
                <w:szCs w:val="16"/>
              </w:rPr>
              <w:t>Step</w:t>
            </w:r>
          </w:p>
          <w:p w:rsidRPr="000F7CCE" w:rsidR="00F31E80" w:rsidRDefault="00F31E80" w14:paraId="700986FD" w14:textId="77777777">
            <w:pPr>
              <w:rPr>
                <w:rFonts w:ascii="Arial" w:hAnsi="Arial" w:eastAsia="Arial" w:cs="Arial"/>
                <w:b/>
                <w:bCs/>
                <w:i/>
                <w:iCs/>
                <w:sz w:val="16"/>
                <w:szCs w:val="16"/>
              </w:rPr>
            </w:pPr>
            <w:r w:rsidRPr="000F7CCE">
              <w:rPr>
                <w:rFonts w:ascii="Arial" w:hAnsi="Arial" w:eastAsia="Arial" w:cs="Arial"/>
                <w:b/>
                <w:bCs/>
                <w:i/>
                <w:iCs/>
                <w:sz w:val="16"/>
                <w:szCs w:val="16"/>
              </w:rPr>
              <w:t>No</w:t>
            </w:r>
          </w:p>
        </w:tc>
        <w:tc>
          <w:tcPr>
            <w:tcW w:w="655" w:type="dxa"/>
            <w:shd w:val="clear" w:color="auto" w:fill="D0CECE" w:themeFill="background2" w:themeFillShade="E6"/>
          </w:tcPr>
          <w:p w:rsidRPr="5054A9D0" w:rsidR="4F216FA4" w:rsidP="5054A9D0" w:rsidRDefault="4F216FA4" w14:paraId="34FB9B43" w14:textId="1EB0AE1F">
            <w:pPr>
              <w:rPr>
                <w:rFonts w:ascii="Arial" w:hAnsi="Arial" w:eastAsia="Arial" w:cs="Arial"/>
                <w:b/>
                <w:bCs/>
                <w:i/>
                <w:iCs/>
                <w:color w:val="000000" w:themeColor="text1"/>
                <w:sz w:val="16"/>
                <w:szCs w:val="16"/>
              </w:rPr>
            </w:pPr>
            <w:r w:rsidRPr="5054A9D0">
              <w:rPr>
                <w:rFonts w:ascii="Arial" w:hAnsi="Arial" w:eastAsia="Arial" w:cs="Arial"/>
                <w:b/>
                <w:bCs/>
                <w:i/>
                <w:iCs/>
                <w:color w:val="000000" w:themeColor="text1"/>
                <w:sz w:val="16"/>
                <w:szCs w:val="16"/>
              </w:rPr>
              <w:t>Status</w:t>
            </w:r>
          </w:p>
        </w:tc>
        <w:tc>
          <w:tcPr>
            <w:tcW w:w="1584" w:type="dxa"/>
            <w:shd w:val="clear" w:color="auto" w:fill="D0CECE" w:themeFill="background2" w:themeFillShade="E6"/>
          </w:tcPr>
          <w:p w:rsidRPr="000F7CCE" w:rsidR="00F31E80" w:rsidRDefault="00F31E80" w14:paraId="388C9D6F" w14:textId="77777777">
            <w:pP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Step</w:t>
            </w:r>
          </w:p>
        </w:tc>
        <w:tc>
          <w:tcPr>
            <w:tcW w:w="2112" w:type="dxa"/>
            <w:shd w:val="clear" w:color="auto" w:fill="D0CECE" w:themeFill="background2" w:themeFillShade="E6"/>
          </w:tcPr>
          <w:p w:rsidRPr="000F7CCE" w:rsidR="00F31E80" w:rsidRDefault="00F31E80" w14:paraId="0580792E" w14:textId="77777777">
            <w:pPr>
              <w:rPr>
                <w:rFonts w:ascii="Arial" w:hAnsi="Arial" w:eastAsia="Arial" w:cs="Arial"/>
                <w:b/>
                <w:bCs/>
                <w:i/>
                <w:iCs/>
                <w:color w:val="000000" w:themeColor="text1"/>
                <w:sz w:val="16"/>
                <w:szCs w:val="16"/>
              </w:rPr>
            </w:pPr>
            <w:r w:rsidRPr="000F7CCE">
              <w:rPr>
                <w:rFonts w:ascii="Arial" w:hAnsi="Arial" w:eastAsia="Arial" w:cs="Arial"/>
                <w:b/>
                <w:bCs/>
                <w:i/>
                <w:iCs/>
                <w:sz w:val="16"/>
                <w:szCs w:val="16"/>
              </w:rPr>
              <w:t>Step description</w:t>
            </w:r>
          </w:p>
        </w:tc>
        <w:tc>
          <w:tcPr>
            <w:tcW w:w="1450" w:type="dxa"/>
            <w:shd w:val="clear" w:color="auto" w:fill="D0CECE" w:themeFill="background2" w:themeFillShade="E6"/>
          </w:tcPr>
          <w:p w:rsidRPr="000F7CCE" w:rsidR="00F31E80" w:rsidRDefault="00F31E80" w14:paraId="2CB582A0" w14:textId="77777777">
            <w:pP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Information producer</w:t>
            </w:r>
          </w:p>
        </w:tc>
        <w:tc>
          <w:tcPr>
            <w:tcW w:w="1451" w:type="dxa"/>
            <w:shd w:val="clear" w:color="auto" w:fill="D0CECE" w:themeFill="background2" w:themeFillShade="E6"/>
          </w:tcPr>
          <w:p w:rsidRPr="000F7CCE" w:rsidR="00F31E80" w:rsidRDefault="00F31E80" w14:paraId="4A60EE58" w14:textId="77777777">
            <w:pP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Information receiver</w:t>
            </w:r>
          </w:p>
        </w:tc>
        <w:tc>
          <w:tcPr>
            <w:tcW w:w="1451" w:type="dxa"/>
            <w:shd w:val="clear" w:color="auto" w:fill="D0CECE" w:themeFill="background2" w:themeFillShade="E6"/>
          </w:tcPr>
          <w:p w:rsidRPr="000F7CCE" w:rsidR="00F31E80" w:rsidRDefault="00F31E80" w14:paraId="03A484FB" w14:textId="77777777">
            <w:pP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Information exchanged (IDs)</w:t>
            </w:r>
          </w:p>
        </w:tc>
      </w:tr>
      <w:tr w:rsidRPr="000F7CCE" w:rsidR="00F31E80" w:rsidTr="5054A9D0" w14:paraId="155C7D67" w14:textId="77777777">
        <w:trPr>
          <w:trHeight w:val="300"/>
        </w:trPr>
        <w:tc>
          <w:tcPr>
            <w:tcW w:w="655" w:type="dxa"/>
          </w:tcPr>
          <w:p w:rsidRPr="000F7CCE" w:rsidR="00F31E80" w:rsidRDefault="00F31E80" w14:paraId="43C443DB" w14:textId="54CD7096">
            <w:pPr>
              <w:rPr>
                <w:rFonts w:eastAsiaTheme="minorEastAsia"/>
                <w:color w:val="000000" w:themeColor="text1"/>
                <w:sz w:val="16"/>
                <w:szCs w:val="16"/>
              </w:rPr>
            </w:pPr>
            <w:r w:rsidRPr="000F7CCE">
              <w:rPr>
                <w:rFonts w:eastAsiaTheme="minorEastAsia"/>
                <w:color w:val="000000" w:themeColor="text1"/>
                <w:sz w:val="16"/>
                <w:szCs w:val="16"/>
              </w:rPr>
              <w:t>1</w:t>
            </w:r>
            <w:r w:rsidRPr="000F7CCE" w:rsidR="006D044D">
              <w:rPr>
                <w:rFonts w:eastAsiaTheme="minorEastAsia"/>
                <w:color w:val="000000" w:themeColor="text1"/>
                <w:sz w:val="16"/>
                <w:szCs w:val="16"/>
              </w:rPr>
              <w:t>3</w:t>
            </w:r>
            <w:r w:rsidRPr="000F7CCE">
              <w:rPr>
                <w:rFonts w:eastAsiaTheme="minorEastAsia"/>
                <w:color w:val="000000" w:themeColor="text1"/>
                <w:sz w:val="16"/>
                <w:szCs w:val="16"/>
              </w:rPr>
              <w:t>.1</w:t>
            </w:r>
          </w:p>
        </w:tc>
        <w:tc>
          <w:tcPr>
            <w:tcW w:w="655" w:type="dxa"/>
          </w:tcPr>
          <w:p w:rsidRPr="5054A9D0" w:rsidR="591EF428" w:rsidP="5054A9D0" w:rsidRDefault="591EF428" w14:paraId="6C2C4B24" w14:textId="04D979E8">
            <w:pPr>
              <w:rPr>
                <w:rFonts w:eastAsiaTheme="minorEastAsia"/>
                <w:color w:val="000000" w:themeColor="text1"/>
                <w:sz w:val="16"/>
                <w:szCs w:val="16"/>
              </w:rPr>
            </w:pPr>
            <w:r w:rsidRPr="5054A9D0">
              <w:rPr>
                <w:rFonts w:eastAsiaTheme="minorEastAsia"/>
                <w:color w:val="000000" w:themeColor="text1"/>
                <w:sz w:val="16"/>
                <w:szCs w:val="16"/>
              </w:rPr>
              <w:t>Core</w:t>
            </w:r>
          </w:p>
        </w:tc>
        <w:tc>
          <w:tcPr>
            <w:tcW w:w="1584" w:type="dxa"/>
          </w:tcPr>
          <w:p w:rsidRPr="000F7CCE" w:rsidR="00F31E80" w:rsidRDefault="00F31E80" w14:paraId="5B6C10A2" w14:textId="30B51AF1">
            <w:pPr>
              <w:rPr>
                <w:rFonts w:eastAsiaTheme="minorEastAsia"/>
                <w:color w:val="000000" w:themeColor="text1"/>
                <w:sz w:val="16"/>
                <w:szCs w:val="16"/>
              </w:rPr>
            </w:pPr>
            <w:r w:rsidRPr="000F7CCE">
              <w:rPr>
                <w:rFonts w:eastAsiaTheme="minorEastAsia"/>
                <w:color w:val="000000" w:themeColor="text1"/>
                <w:sz w:val="16"/>
                <w:szCs w:val="16"/>
              </w:rPr>
              <w:t xml:space="preserve">Request </w:t>
            </w:r>
            <w:r w:rsidRPr="000F7CCE" w:rsidR="004561F3">
              <w:rPr>
                <w:rFonts w:eastAsiaTheme="minorEastAsia"/>
                <w:color w:val="000000" w:themeColor="text1"/>
                <w:sz w:val="16"/>
                <w:szCs w:val="16"/>
              </w:rPr>
              <w:t>data access</w:t>
            </w:r>
          </w:p>
        </w:tc>
        <w:tc>
          <w:tcPr>
            <w:tcW w:w="2112" w:type="dxa"/>
          </w:tcPr>
          <w:p w:rsidRPr="000F7CCE" w:rsidR="00F31E80" w:rsidRDefault="004561F3" w14:paraId="5BC6FC27" w14:textId="4C435911">
            <w:pPr>
              <w:rPr>
                <w:rFonts w:eastAsiaTheme="minorEastAsia"/>
                <w:color w:val="000000" w:themeColor="text1"/>
                <w:sz w:val="16"/>
                <w:szCs w:val="16"/>
              </w:rPr>
            </w:pPr>
            <w:r w:rsidRPr="000F7CCE">
              <w:rPr>
                <w:rFonts w:eastAsiaTheme="minorEastAsia"/>
                <w:color w:val="000000" w:themeColor="text1"/>
                <w:sz w:val="16"/>
                <w:szCs w:val="16"/>
              </w:rPr>
              <w:t xml:space="preserve">CESU member </w:t>
            </w:r>
            <w:r w:rsidRPr="000F7CCE" w:rsidR="00F31E80">
              <w:rPr>
                <w:rFonts w:eastAsiaTheme="minorEastAsia"/>
                <w:color w:val="000000" w:themeColor="text1"/>
                <w:sz w:val="16"/>
                <w:szCs w:val="16"/>
              </w:rPr>
              <w:t>requests access to the CESU data access provider to review its data</w:t>
            </w:r>
            <w:r w:rsidRPr="000F7CCE">
              <w:rPr>
                <w:rFonts w:eastAsiaTheme="minorEastAsia"/>
                <w:color w:val="000000" w:themeColor="text1"/>
                <w:sz w:val="16"/>
                <w:szCs w:val="16"/>
              </w:rPr>
              <w:t>.</w:t>
            </w:r>
          </w:p>
        </w:tc>
        <w:tc>
          <w:tcPr>
            <w:tcW w:w="1450" w:type="dxa"/>
          </w:tcPr>
          <w:p w:rsidRPr="000F7CCE" w:rsidR="00F31E80" w:rsidRDefault="004561F3" w14:paraId="7BC4542F" w14:textId="1E5DAE45">
            <w:pPr>
              <w:rPr>
                <w:rFonts w:eastAsiaTheme="minorEastAsia"/>
                <w:color w:val="000000" w:themeColor="text1"/>
                <w:sz w:val="16"/>
                <w:szCs w:val="16"/>
              </w:rPr>
            </w:pPr>
            <w:r w:rsidRPr="000F7CCE">
              <w:rPr>
                <w:rFonts w:eastAsiaTheme="minorEastAsia"/>
                <w:color w:val="000000" w:themeColor="text1"/>
                <w:sz w:val="16"/>
                <w:szCs w:val="16"/>
              </w:rPr>
              <w:t>CESU member</w:t>
            </w:r>
          </w:p>
        </w:tc>
        <w:tc>
          <w:tcPr>
            <w:tcW w:w="1451" w:type="dxa"/>
          </w:tcPr>
          <w:p w:rsidRPr="000F7CCE" w:rsidR="00F31E80" w:rsidRDefault="00F31E80" w14:paraId="35DE7E1E" w14:textId="77777777">
            <w:pPr>
              <w:rPr>
                <w:rFonts w:eastAsiaTheme="minorEastAsia"/>
                <w:color w:val="000000" w:themeColor="text1"/>
                <w:sz w:val="16"/>
                <w:szCs w:val="16"/>
              </w:rPr>
            </w:pPr>
            <w:r w:rsidRPr="000F7CCE">
              <w:rPr>
                <w:rFonts w:eastAsiaTheme="minorEastAsia"/>
                <w:color w:val="000000" w:themeColor="text1"/>
                <w:sz w:val="16"/>
                <w:szCs w:val="16"/>
              </w:rPr>
              <w:t>CESU data access provider</w:t>
            </w:r>
          </w:p>
        </w:tc>
        <w:tc>
          <w:tcPr>
            <w:tcW w:w="1451" w:type="dxa"/>
          </w:tcPr>
          <w:p w:rsidRPr="000F7CCE" w:rsidR="00F31E80" w:rsidRDefault="00CC5E7A" w14:paraId="3399263B" w14:textId="4E0562FC">
            <w:pPr>
              <w:rPr>
                <w:rFonts w:eastAsiaTheme="minorEastAsia"/>
                <w:color w:val="000000" w:themeColor="text1"/>
                <w:sz w:val="16"/>
                <w:szCs w:val="16"/>
              </w:rPr>
            </w:pPr>
            <w:r w:rsidRPr="000F7CCE">
              <w:rPr>
                <w:rFonts w:eastAsiaTheme="minorEastAsia"/>
                <w:color w:val="000000" w:themeColor="text1"/>
                <w:sz w:val="16"/>
                <w:szCs w:val="16"/>
              </w:rPr>
              <w:t>A - Access r</w:t>
            </w:r>
            <w:r w:rsidRPr="000F7CCE" w:rsidR="00F31E80">
              <w:rPr>
                <w:rFonts w:eastAsiaTheme="minorEastAsia"/>
                <w:color w:val="000000" w:themeColor="text1"/>
                <w:sz w:val="16"/>
                <w:szCs w:val="16"/>
              </w:rPr>
              <w:t xml:space="preserve">equest </w:t>
            </w:r>
          </w:p>
        </w:tc>
      </w:tr>
      <w:tr w:rsidRPr="000F7CCE" w:rsidR="00F31E80" w:rsidTr="5054A9D0" w14:paraId="2D91A546" w14:textId="77777777">
        <w:trPr>
          <w:trHeight w:val="300"/>
        </w:trPr>
        <w:tc>
          <w:tcPr>
            <w:tcW w:w="655" w:type="dxa"/>
          </w:tcPr>
          <w:p w:rsidRPr="000F7CCE" w:rsidR="00F31E80" w:rsidRDefault="00F31E80" w14:paraId="18439556" w14:textId="59352DF3">
            <w:pPr>
              <w:rPr>
                <w:rFonts w:eastAsiaTheme="minorEastAsia"/>
                <w:color w:val="000000" w:themeColor="text1"/>
                <w:sz w:val="16"/>
                <w:szCs w:val="16"/>
              </w:rPr>
            </w:pPr>
            <w:r w:rsidRPr="000F7CCE">
              <w:rPr>
                <w:rFonts w:eastAsiaTheme="minorEastAsia"/>
                <w:color w:val="000000" w:themeColor="text1"/>
                <w:sz w:val="16"/>
                <w:szCs w:val="16"/>
              </w:rPr>
              <w:t>1</w:t>
            </w:r>
            <w:r w:rsidRPr="000F7CCE" w:rsidR="006D044D">
              <w:rPr>
                <w:rFonts w:eastAsiaTheme="minorEastAsia"/>
                <w:color w:val="000000" w:themeColor="text1"/>
                <w:sz w:val="16"/>
                <w:szCs w:val="16"/>
              </w:rPr>
              <w:t>3</w:t>
            </w:r>
            <w:r w:rsidRPr="000F7CCE">
              <w:rPr>
                <w:rFonts w:eastAsiaTheme="minorEastAsia"/>
                <w:color w:val="000000" w:themeColor="text1"/>
                <w:sz w:val="16"/>
                <w:szCs w:val="16"/>
              </w:rPr>
              <w:t>.2</w:t>
            </w:r>
          </w:p>
        </w:tc>
        <w:tc>
          <w:tcPr>
            <w:tcW w:w="655" w:type="dxa"/>
          </w:tcPr>
          <w:p w:rsidRPr="5054A9D0" w:rsidR="5A252973" w:rsidP="5054A9D0" w:rsidRDefault="5A252973" w14:paraId="01D8E503" w14:textId="0F1D0A21">
            <w:pPr>
              <w:rPr>
                <w:rFonts w:eastAsiaTheme="minorEastAsia"/>
                <w:color w:val="000000" w:themeColor="text1"/>
                <w:sz w:val="16"/>
                <w:szCs w:val="16"/>
              </w:rPr>
            </w:pPr>
            <w:r w:rsidRPr="5054A9D0">
              <w:rPr>
                <w:rFonts w:eastAsiaTheme="minorEastAsia"/>
                <w:color w:val="000000" w:themeColor="text1"/>
                <w:sz w:val="16"/>
                <w:szCs w:val="16"/>
              </w:rPr>
              <w:t>Core</w:t>
            </w:r>
          </w:p>
        </w:tc>
        <w:tc>
          <w:tcPr>
            <w:tcW w:w="1584" w:type="dxa"/>
          </w:tcPr>
          <w:p w:rsidRPr="000F7CCE" w:rsidR="00F31E80" w:rsidRDefault="0082245F" w14:paraId="73C4D191" w14:textId="04F0D31B">
            <w:pPr>
              <w:rPr>
                <w:rFonts w:eastAsiaTheme="minorEastAsia"/>
                <w:color w:val="000000" w:themeColor="text1"/>
                <w:sz w:val="16"/>
                <w:szCs w:val="16"/>
              </w:rPr>
            </w:pPr>
            <w:r w:rsidRPr="000F7CCE">
              <w:rPr>
                <w:rFonts w:eastAsiaTheme="minorEastAsia"/>
                <w:color w:val="000000" w:themeColor="text1"/>
                <w:sz w:val="16"/>
                <w:szCs w:val="16"/>
              </w:rPr>
              <w:t>Execute r</w:t>
            </w:r>
            <w:r w:rsidRPr="000F7CCE" w:rsidR="00F31E80">
              <w:rPr>
                <w:rFonts w:eastAsiaTheme="minorEastAsia"/>
                <w:color w:val="000000" w:themeColor="text1"/>
                <w:sz w:val="16"/>
                <w:szCs w:val="16"/>
              </w:rPr>
              <w:t>etriev</w:t>
            </w:r>
            <w:r w:rsidRPr="000F7CCE">
              <w:rPr>
                <w:rFonts w:eastAsiaTheme="minorEastAsia"/>
                <w:color w:val="000000" w:themeColor="text1"/>
                <w:sz w:val="16"/>
                <w:szCs w:val="16"/>
              </w:rPr>
              <w:t>al of</w:t>
            </w:r>
            <w:r w:rsidRPr="000F7CCE" w:rsidR="00F31E80">
              <w:rPr>
                <w:rFonts w:eastAsiaTheme="minorEastAsia"/>
                <w:color w:val="000000" w:themeColor="text1"/>
                <w:sz w:val="16"/>
                <w:szCs w:val="16"/>
              </w:rPr>
              <w:t xml:space="preserve"> data</w:t>
            </w:r>
          </w:p>
        </w:tc>
        <w:tc>
          <w:tcPr>
            <w:tcW w:w="2112" w:type="dxa"/>
          </w:tcPr>
          <w:p w:rsidRPr="000F7CCE" w:rsidR="00F31E80" w:rsidRDefault="00F31E80" w14:paraId="60A892E6" w14:textId="7E8D5818">
            <w:pPr>
              <w:rPr>
                <w:rFonts w:eastAsiaTheme="minorEastAsia"/>
                <w:color w:val="000000" w:themeColor="text1"/>
                <w:sz w:val="16"/>
                <w:szCs w:val="16"/>
              </w:rPr>
            </w:pPr>
            <w:r w:rsidRPr="000F7CCE">
              <w:rPr>
                <w:rFonts w:eastAsiaTheme="minorEastAsia"/>
                <w:color w:val="000000" w:themeColor="text1"/>
                <w:sz w:val="16"/>
                <w:szCs w:val="16"/>
              </w:rPr>
              <w:t xml:space="preserve">CESU data access provider retrieves data for the metering points associated with the </w:t>
            </w:r>
            <w:r w:rsidRPr="000F7CCE" w:rsidR="004561F3">
              <w:rPr>
                <w:rFonts w:eastAsiaTheme="minorEastAsia"/>
                <w:color w:val="000000" w:themeColor="text1"/>
                <w:sz w:val="16"/>
                <w:szCs w:val="16"/>
              </w:rPr>
              <w:t>CESU member.</w:t>
            </w:r>
          </w:p>
        </w:tc>
        <w:tc>
          <w:tcPr>
            <w:tcW w:w="1450" w:type="dxa"/>
          </w:tcPr>
          <w:p w:rsidRPr="000F7CCE" w:rsidR="00F31E80" w:rsidRDefault="00F31E80" w14:paraId="3E1858B2" w14:textId="77777777">
            <w:pPr>
              <w:rPr>
                <w:rFonts w:eastAsiaTheme="minorEastAsia"/>
                <w:color w:val="000000" w:themeColor="text1"/>
                <w:sz w:val="16"/>
                <w:szCs w:val="16"/>
              </w:rPr>
            </w:pPr>
            <w:r w:rsidRPr="000F7CCE">
              <w:rPr>
                <w:rFonts w:eastAsiaTheme="minorEastAsia"/>
                <w:color w:val="000000" w:themeColor="text1"/>
                <w:sz w:val="16"/>
                <w:szCs w:val="16"/>
              </w:rPr>
              <w:t>CESU data access provider</w:t>
            </w:r>
          </w:p>
        </w:tc>
        <w:tc>
          <w:tcPr>
            <w:tcW w:w="1451" w:type="dxa"/>
          </w:tcPr>
          <w:p w:rsidRPr="000F7CCE" w:rsidR="00F31E80" w:rsidRDefault="00F31E80" w14:paraId="470F8805" w14:textId="77777777">
            <w:pPr>
              <w:rPr>
                <w:rFonts w:eastAsiaTheme="minorEastAsia"/>
                <w:color w:val="000000" w:themeColor="text1"/>
                <w:sz w:val="16"/>
                <w:szCs w:val="16"/>
              </w:rPr>
            </w:pPr>
            <w:r w:rsidRPr="000F7CCE">
              <w:rPr>
                <w:rFonts w:eastAsiaTheme="minorEastAsia"/>
                <w:color w:val="000000" w:themeColor="text1"/>
                <w:sz w:val="16"/>
                <w:szCs w:val="16"/>
              </w:rPr>
              <w:t>[internal]</w:t>
            </w:r>
          </w:p>
        </w:tc>
        <w:tc>
          <w:tcPr>
            <w:tcW w:w="1451" w:type="dxa"/>
          </w:tcPr>
          <w:p w:rsidRPr="000F7CCE" w:rsidR="00F31E80" w:rsidRDefault="00F31E80" w14:paraId="39E1FC1D" w14:textId="77777777">
            <w:pPr>
              <w:rPr>
                <w:rFonts w:eastAsiaTheme="minorEastAsia"/>
                <w:color w:val="000000" w:themeColor="text1"/>
                <w:sz w:val="16"/>
                <w:szCs w:val="16"/>
              </w:rPr>
            </w:pPr>
            <w:r w:rsidRPr="000F7CCE">
              <w:rPr>
                <w:rFonts w:eastAsiaTheme="minorEastAsia"/>
                <w:color w:val="000000" w:themeColor="text1"/>
                <w:sz w:val="16"/>
                <w:szCs w:val="16"/>
              </w:rPr>
              <w:t>[not relevant]</w:t>
            </w:r>
          </w:p>
        </w:tc>
      </w:tr>
      <w:tr w:rsidRPr="000F7CCE" w:rsidR="004561F3" w:rsidTr="5054A9D0" w14:paraId="6721220A" w14:textId="77777777">
        <w:trPr>
          <w:trHeight w:val="300"/>
        </w:trPr>
        <w:tc>
          <w:tcPr>
            <w:tcW w:w="655" w:type="dxa"/>
          </w:tcPr>
          <w:p w:rsidRPr="000F7CCE" w:rsidR="004561F3" w:rsidP="004561F3" w:rsidRDefault="004561F3" w14:paraId="477E45DF" w14:textId="042CA2A1">
            <w:pPr>
              <w:rPr>
                <w:rFonts w:eastAsiaTheme="minorEastAsia"/>
                <w:color w:val="000000" w:themeColor="text1"/>
                <w:sz w:val="16"/>
                <w:szCs w:val="16"/>
              </w:rPr>
            </w:pPr>
            <w:r w:rsidRPr="000F7CCE">
              <w:rPr>
                <w:rFonts w:eastAsiaTheme="minorEastAsia"/>
                <w:color w:val="000000" w:themeColor="text1"/>
                <w:sz w:val="16"/>
                <w:szCs w:val="16"/>
              </w:rPr>
              <w:t>13.3</w:t>
            </w:r>
          </w:p>
        </w:tc>
        <w:tc>
          <w:tcPr>
            <w:tcW w:w="655" w:type="dxa"/>
          </w:tcPr>
          <w:p w:rsidRPr="5054A9D0" w:rsidR="42DD24F6" w:rsidP="5054A9D0" w:rsidRDefault="42DD24F6" w14:paraId="243E140D" w14:textId="53F32EAE">
            <w:pPr>
              <w:rPr>
                <w:rFonts w:eastAsiaTheme="minorEastAsia"/>
                <w:color w:val="000000" w:themeColor="text1"/>
                <w:sz w:val="16"/>
                <w:szCs w:val="16"/>
              </w:rPr>
            </w:pPr>
            <w:r w:rsidRPr="5054A9D0">
              <w:rPr>
                <w:rFonts w:eastAsiaTheme="minorEastAsia"/>
                <w:color w:val="000000" w:themeColor="text1"/>
                <w:sz w:val="16"/>
                <w:szCs w:val="16"/>
              </w:rPr>
              <w:t>Core</w:t>
            </w:r>
          </w:p>
        </w:tc>
        <w:tc>
          <w:tcPr>
            <w:tcW w:w="1584" w:type="dxa"/>
          </w:tcPr>
          <w:p w:rsidRPr="000F7CCE" w:rsidR="004561F3" w:rsidP="004561F3" w:rsidRDefault="004561F3" w14:paraId="524B54E0" w14:textId="55DCBF0C">
            <w:pPr>
              <w:rPr>
                <w:rFonts w:eastAsiaTheme="minorEastAsia"/>
                <w:color w:val="000000" w:themeColor="text1"/>
                <w:sz w:val="16"/>
                <w:szCs w:val="16"/>
              </w:rPr>
            </w:pPr>
            <w:r w:rsidRPr="000F7CCE">
              <w:rPr>
                <w:rFonts w:eastAsiaTheme="minorEastAsia"/>
                <w:color w:val="000000" w:themeColor="text1"/>
                <w:sz w:val="16"/>
                <w:szCs w:val="16"/>
              </w:rPr>
              <w:t xml:space="preserve">Send data </w:t>
            </w:r>
          </w:p>
        </w:tc>
        <w:tc>
          <w:tcPr>
            <w:tcW w:w="2112" w:type="dxa"/>
          </w:tcPr>
          <w:p w:rsidRPr="000F7CCE" w:rsidR="004561F3" w:rsidP="004561F3" w:rsidRDefault="004561F3" w14:paraId="2F03FF8D" w14:textId="4D6CF5FB">
            <w:pPr>
              <w:rPr>
                <w:rFonts w:eastAsiaTheme="minorEastAsia"/>
                <w:color w:val="000000" w:themeColor="text1"/>
                <w:sz w:val="16"/>
                <w:szCs w:val="16"/>
              </w:rPr>
            </w:pPr>
            <w:r w:rsidRPr="000F7CCE">
              <w:rPr>
                <w:rFonts w:eastAsiaTheme="minorEastAsia"/>
                <w:color w:val="000000" w:themeColor="text1"/>
                <w:sz w:val="16"/>
                <w:szCs w:val="16"/>
              </w:rPr>
              <w:t>Requested data is presented to the CESU member.</w:t>
            </w:r>
          </w:p>
        </w:tc>
        <w:tc>
          <w:tcPr>
            <w:tcW w:w="1450" w:type="dxa"/>
          </w:tcPr>
          <w:p w:rsidRPr="000F7CCE" w:rsidR="004561F3" w:rsidP="004561F3" w:rsidRDefault="004561F3" w14:paraId="476F8676" w14:textId="77777777">
            <w:pPr>
              <w:rPr>
                <w:rFonts w:eastAsiaTheme="minorEastAsia"/>
                <w:color w:val="000000" w:themeColor="text1"/>
                <w:sz w:val="16"/>
                <w:szCs w:val="16"/>
              </w:rPr>
            </w:pPr>
            <w:r w:rsidRPr="000F7CCE">
              <w:rPr>
                <w:rFonts w:eastAsiaTheme="minorEastAsia"/>
                <w:color w:val="000000" w:themeColor="text1"/>
                <w:sz w:val="16"/>
                <w:szCs w:val="16"/>
              </w:rPr>
              <w:t>CESU data access provider</w:t>
            </w:r>
          </w:p>
        </w:tc>
        <w:tc>
          <w:tcPr>
            <w:tcW w:w="1451" w:type="dxa"/>
          </w:tcPr>
          <w:p w:rsidRPr="000F7CCE" w:rsidR="004561F3" w:rsidP="004561F3" w:rsidRDefault="004561F3" w14:paraId="1C862639" w14:textId="7519A1EF">
            <w:pPr>
              <w:rPr>
                <w:rFonts w:eastAsiaTheme="minorEastAsia"/>
                <w:color w:val="000000" w:themeColor="text1"/>
                <w:sz w:val="16"/>
                <w:szCs w:val="16"/>
              </w:rPr>
            </w:pPr>
            <w:r w:rsidRPr="000F7CCE">
              <w:rPr>
                <w:rFonts w:eastAsiaTheme="minorEastAsia"/>
                <w:color w:val="000000" w:themeColor="text1"/>
                <w:sz w:val="16"/>
                <w:szCs w:val="16"/>
              </w:rPr>
              <w:t>CESU member</w:t>
            </w:r>
          </w:p>
        </w:tc>
        <w:tc>
          <w:tcPr>
            <w:tcW w:w="1451" w:type="dxa"/>
          </w:tcPr>
          <w:p w:rsidRPr="000F7CCE" w:rsidR="004561F3" w:rsidP="004561F3" w:rsidRDefault="004561F3" w14:paraId="61752BE0" w14:textId="6AD77B17">
            <w:pPr>
              <w:rPr>
                <w:rFonts w:eastAsiaTheme="minorEastAsia"/>
                <w:color w:val="000000" w:themeColor="text1"/>
                <w:sz w:val="16"/>
                <w:szCs w:val="16"/>
              </w:rPr>
            </w:pPr>
            <w:r w:rsidRPr="000F7CCE">
              <w:rPr>
                <w:rFonts w:eastAsiaTheme="minorEastAsia"/>
                <w:color w:val="000000" w:themeColor="text1"/>
                <w:sz w:val="16"/>
                <w:szCs w:val="16"/>
              </w:rPr>
              <w:t>B - CESU member data</w:t>
            </w:r>
          </w:p>
        </w:tc>
      </w:tr>
      <w:tr w:rsidRPr="000F7CCE" w:rsidR="004561F3" w:rsidTr="5054A9D0" w14:paraId="3066A1D6" w14:textId="77777777">
        <w:trPr>
          <w:trHeight w:val="300"/>
        </w:trPr>
        <w:tc>
          <w:tcPr>
            <w:tcW w:w="655" w:type="dxa"/>
          </w:tcPr>
          <w:p w:rsidRPr="000F7CCE" w:rsidR="004561F3" w:rsidP="004561F3" w:rsidRDefault="004561F3" w14:paraId="7D23C886" w14:textId="49257FD9">
            <w:pPr>
              <w:rPr>
                <w:rFonts w:eastAsiaTheme="minorEastAsia"/>
                <w:color w:val="000000" w:themeColor="text1"/>
                <w:sz w:val="16"/>
                <w:szCs w:val="16"/>
              </w:rPr>
            </w:pPr>
            <w:r w:rsidRPr="000F7CCE">
              <w:rPr>
                <w:rFonts w:eastAsiaTheme="minorEastAsia"/>
                <w:color w:val="000000" w:themeColor="text1"/>
                <w:sz w:val="16"/>
                <w:szCs w:val="16"/>
              </w:rPr>
              <w:t>13.4</w:t>
            </w:r>
          </w:p>
        </w:tc>
        <w:tc>
          <w:tcPr>
            <w:tcW w:w="655" w:type="dxa"/>
          </w:tcPr>
          <w:p w:rsidRPr="5054A9D0" w:rsidR="6EB4792C" w:rsidP="5054A9D0" w:rsidRDefault="6EB4792C" w14:paraId="2BC743C4" w14:textId="44DFFCF1">
            <w:pPr>
              <w:rPr>
                <w:rFonts w:eastAsiaTheme="minorEastAsia"/>
                <w:color w:val="000000" w:themeColor="text1"/>
                <w:sz w:val="16"/>
                <w:szCs w:val="16"/>
              </w:rPr>
            </w:pPr>
            <w:r w:rsidRPr="5054A9D0">
              <w:rPr>
                <w:rFonts w:eastAsiaTheme="minorEastAsia"/>
                <w:color w:val="000000" w:themeColor="text1"/>
                <w:sz w:val="16"/>
                <w:szCs w:val="16"/>
              </w:rPr>
              <w:t>Core</w:t>
            </w:r>
          </w:p>
        </w:tc>
        <w:tc>
          <w:tcPr>
            <w:tcW w:w="1584" w:type="dxa"/>
          </w:tcPr>
          <w:p w:rsidRPr="000F7CCE" w:rsidR="004561F3" w:rsidP="004561F3" w:rsidRDefault="0082245F" w14:paraId="60D0B649" w14:textId="7B57E54A">
            <w:pPr>
              <w:rPr>
                <w:rFonts w:eastAsiaTheme="minorEastAsia"/>
                <w:color w:val="000000" w:themeColor="text1"/>
                <w:sz w:val="16"/>
                <w:szCs w:val="16"/>
              </w:rPr>
            </w:pPr>
            <w:r w:rsidRPr="000F7CCE">
              <w:rPr>
                <w:rFonts w:eastAsiaTheme="minorEastAsia"/>
                <w:color w:val="000000" w:themeColor="text1"/>
                <w:sz w:val="16"/>
                <w:szCs w:val="16"/>
              </w:rPr>
              <w:t xml:space="preserve">Execute </w:t>
            </w:r>
            <w:r w:rsidRPr="000F7CCE" w:rsidR="004561F3">
              <w:rPr>
                <w:rFonts w:eastAsiaTheme="minorEastAsia"/>
                <w:color w:val="000000" w:themeColor="text1"/>
                <w:sz w:val="16"/>
                <w:szCs w:val="16"/>
              </w:rPr>
              <w:t xml:space="preserve">data </w:t>
            </w:r>
            <w:r w:rsidRPr="000F7CCE" w:rsidR="002D12F7">
              <w:rPr>
                <w:rFonts w:eastAsiaTheme="minorEastAsia"/>
                <w:color w:val="000000" w:themeColor="text1"/>
                <w:sz w:val="16"/>
                <w:szCs w:val="16"/>
              </w:rPr>
              <w:t>review</w:t>
            </w:r>
          </w:p>
        </w:tc>
        <w:tc>
          <w:tcPr>
            <w:tcW w:w="2112" w:type="dxa"/>
          </w:tcPr>
          <w:p w:rsidRPr="000F7CCE" w:rsidR="004561F3" w:rsidP="004561F3" w:rsidRDefault="004561F3" w14:paraId="41EE073B" w14:textId="68AE3D4A">
            <w:pPr>
              <w:rPr>
                <w:rFonts w:eastAsiaTheme="minorEastAsia"/>
                <w:color w:val="000000" w:themeColor="text1"/>
                <w:sz w:val="16"/>
                <w:szCs w:val="16"/>
              </w:rPr>
            </w:pPr>
            <w:r w:rsidRPr="000F7CCE">
              <w:rPr>
                <w:rFonts w:eastAsiaTheme="minorEastAsia"/>
                <w:color w:val="000000" w:themeColor="text1"/>
                <w:sz w:val="16"/>
                <w:szCs w:val="16"/>
              </w:rPr>
              <w:t>CESU member reviews data.</w:t>
            </w:r>
          </w:p>
        </w:tc>
        <w:tc>
          <w:tcPr>
            <w:tcW w:w="1450" w:type="dxa"/>
          </w:tcPr>
          <w:p w:rsidRPr="000F7CCE" w:rsidR="004561F3" w:rsidP="004561F3" w:rsidRDefault="004561F3" w14:paraId="63982DCF" w14:textId="4F3699E2">
            <w:pPr>
              <w:rPr>
                <w:rFonts w:eastAsiaTheme="minorEastAsia"/>
                <w:color w:val="000000" w:themeColor="text1"/>
                <w:sz w:val="16"/>
                <w:szCs w:val="16"/>
              </w:rPr>
            </w:pPr>
            <w:r w:rsidRPr="000F7CCE">
              <w:rPr>
                <w:rFonts w:eastAsiaTheme="minorEastAsia"/>
                <w:color w:val="000000" w:themeColor="text1"/>
                <w:sz w:val="16"/>
                <w:szCs w:val="16"/>
              </w:rPr>
              <w:t>CESU member</w:t>
            </w:r>
          </w:p>
        </w:tc>
        <w:tc>
          <w:tcPr>
            <w:tcW w:w="1451" w:type="dxa"/>
          </w:tcPr>
          <w:p w:rsidRPr="000F7CCE" w:rsidR="004561F3" w:rsidP="004561F3" w:rsidRDefault="004561F3" w14:paraId="6022540F" w14:textId="77777777">
            <w:pPr>
              <w:rPr>
                <w:rFonts w:eastAsiaTheme="minorEastAsia"/>
                <w:color w:val="000000" w:themeColor="text1"/>
                <w:sz w:val="16"/>
                <w:szCs w:val="16"/>
              </w:rPr>
            </w:pPr>
            <w:r w:rsidRPr="000F7CCE">
              <w:rPr>
                <w:rFonts w:eastAsiaTheme="minorEastAsia"/>
                <w:color w:val="000000" w:themeColor="text1"/>
                <w:sz w:val="16"/>
                <w:szCs w:val="16"/>
              </w:rPr>
              <w:t>[internal]</w:t>
            </w:r>
          </w:p>
        </w:tc>
        <w:tc>
          <w:tcPr>
            <w:tcW w:w="1451" w:type="dxa"/>
          </w:tcPr>
          <w:p w:rsidRPr="000F7CCE" w:rsidR="004561F3" w:rsidP="004561F3" w:rsidRDefault="004561F3" w14:paraId="1FFFB8F0" w14:textId="77777777">
            <w:pPr>
              <w:rPr>
                <w:rFonts w:eastAsiaTheme="minorEastAsia"/>
                <w:color w:val="000000" w:themeColor="text1"/>
                <w:sz w:val="16"/>
                <w:szCs w:val="16"/>
              </w:rPr>
            </w:pPr>
            <w:r w:rsidRPr="000F7CCE">
              <w:rPr>
                <w:rFonts w:eastAsiaTheme="minorEastAsia"/>
                <w:color w:val="000000" w:themeColor="text1"/>
                <w:sz w:val="16"/>
                <w:szCs w:val="16"/>
              </w:rPr>
              <w:t>[not relevant]</w:t>
            </w:r>
          </w:p>
        </w:tc>
      </w:tr>
    </w:tbl>
    <w:p w:rsidRPr="000F7CCE" w:rsidR="00CC5E7A" w:rsidP="00F31E80" w:rsidRDefault="00CC5E7A" w14:paraId="11A29679" w14:textId="0596EF3C">
      <w:pPr>
        <w:rPr>
          <w:rFonts w:ascii="Arial" w:hAnsi="Arial" w:eastAsia="Arial" w:cs="Arial"/>
          <w:color w:val="000000" w:themeColor="text1"/>
        </w:rPr>
      </w:pPr>
    </w:p>
    <w:p w:rsidRPr="000F7CCE" w:rsidR="009058AC" w:rsidP="04F4FF6E" w:rsidRDefault="00257E02" w14:paraId="01FC208D" w14:textId="4F20E3B0">
      <w:pPr>
        <w:pStyle w:val="Caption"/>
        <w:spacing w:after="0"/>
      </w:pPr>
      <w:r>
        <w:t xml:space="preserve"> </w:t>
      </w:r>
      <w:r w:rsidRPr="000F7CCE" w:rsidR="00BA296B">
        <w:t xml:space="preserve"> </w:t>
      </w:r>
      <w:r w:rsidRPr="000F7CCE" w:rsidR="00BA296B">
        <w:fldChar w:fldCharType="begin"/>
      </w:r>
      <w:r w:rsidRPr="000F7CCE" w:rsidR="00BA296B">
        <w:instrText xml:space="preserve"> SEQ Diagram \* ARABIC </w:instrText>
      </w:r>
      <w:r w:rsidRPr="000F7CCE" w:rsidR="00BA296B">
        <w:fldChar w:fldCharType="separate"/>
      </w:r>
      <w:r w:rsidRPr="000F7CCE" w:rsidR="00BA296B">
        <w:fldChar w:fldCharType="end"/>
      </w:r>
      <w:r w:rsidR="009058AC">
        <w:br/>
      </w:r>
    </w:p>
    <w:tbl>
      <w:tblPr>
        <w:tblStyle w:val="TableGrid"/>
        <w:tblW w:w="9350" w:type="dxa"/>
        <w:tblLook w:val="04A0" w:firstRow="1" w:lastRow="0" w:firstColumn="1" w:lastColumn="0" w:noHBand="0" w:noVBand="1"/>
      </w:tblPr>
      <w:tblGrid>
        <w:gridCol w:w="1129"/>
        <w:gridCol w:w="2127"/>
        <w:gridCol w:w="708"/>
        <w:gridCol w:w="5386"/>
      </w:tblGrid>
      <w:tr w:rsidRPr="000F7CCE" w:rsidR="009058AC" w14:paraId="0B70EBE2" w14:textId="77777777">
        <w:trPr>
          <w:trHeight w:val="300"/>
        </w:trPr>
        <w:tc>
          <w:tcPr>
            <w:tcW w:w="9350" w:type="dxa"/>
            <w:gridSpan w:val="4"/>
            <w:shd w:val="clear" w:color="auto" w:fill="D0CECE" w:themeFill="background2" w:themeFillShade="E6"/>
          </w:tcPr>
          <w:p w:rsidRPr="000F7CCE" w:rsidR="009058AC" w:rsidRDefault="009058AC" w14:paraId="40796051" w14:textId="77777777">
            <w:pPr>
              <w:jc w:val="cente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INFORMATION OBJECTS FOR THIS PROCEDURE</w:t>
            </w:r>
          </w:p>
        </w:tc>
      </w:tr>
      <w:tr w:rsidRPr="000F7CCE" w:rsidR="009058AC" w:rsidTr="008E144A" w14:paraId="1855FA00" w14:textId="77777777">
        <w:trPr>
          <w:trHeight w:val="300"/>
        </w:trPr>
        <w:tc>
          <w:tcPr>
            <w:tcW w:w="1129" w:type="dxa"/>
            <w:shd w:val="clear" w:color="auto" w:fill="D0CECE" w:themeFill="background2" w:themeFillShade="E6"/>
          </w:tcPr>
          <w:p w:rsidRPr="000F7CCE" w:rsidR="009058AC" w:rsidRDefault="009058AC" w14:paraId="0615E92A" w14:textId="77777777">
            <w:pPr>
              <w:rPr>
                <w:rFonts w:ascii="Arial" w:hAnsi="Arial" w:eastAsia="Arial" w:cs="Arial"/>
                <w:b/>
                <w:bCs/>
                <w:i/>
                <w:iCs/>
                <w:sz w:val="16"/>
                <w:szCs w:val="16"/>
              </w:rPr>
            </w:pPr>
            <w:r w:rsidRPr="000F7CCE">
              <w:rPr>
                <w:rFonts w:ascii="Arial" w:hAnsi="Arial" w:eastAsia="Arial" w:cs="Arial"/>
                <w:b/>
                <w:bCs/>
                <w:i/>
                <w:iCs/>
                <w:sz w:val="16"/>
                <w:szCs w:val="16"/>
              </w:rPr>
              <w:t>Information exchanged,</w:t>
            </w:r>
          </w:p>
          <w:p w:rsidRPr="000F7CCE" w:rsidR="009058AC" w:rsidRDefault="009058AC" w14:paraId="119E9C3E" w14:textId="77777777">
            <w:pPr>
              <w:rPr>
                <w:rFonts w:ascii="Arial" w:hAnsi="Arial" w:eastAsia="Arial" w:cs="Arial"/>
                <w:b/>
                <w:bCs/>
                <w:i/>
                <w:iCs/>
                <w:sz w:val="16"/>
                <w:szCs w:val="16"/>
              </w:rPr>
            </w:pPr>
            <w:r w:rsidRPr="000F7CCE">
              <w:rPr>
                <w:rFonts w:ascii="Arial" w:hAnsi="Arial" w:eastAsia="Arial" w:cs="Arial"/>
                <w:b/>
                <w:bCs/>
                <w:i/>
                <w:iCs/>
                <w:sz w:val="16"/>
                <w:szCs w:val="16"/>
              </w:rPr>
              <w:t>ID</w:t>
            </w:r>
          </w:p>
        </w:tc>
        <w:tc>
          <w:tcPr>
            <w:tcW w:w="2127" w:type="dxa"/>
            <w:shd w:val="clear" w:color="auto" w:fill="D0CECE" w:themeFill="background2" w:themeFillShade="E6"/>
          </w:tcPr>
          <w:p w:rsidRPr="000F7CCE" w:rsidR="009058AC" w:rsidRDefault="009058AC" w14:paraId="0CDCC1E8" w14:textId="77777777">
            <w:pPr>
              <w:rPr>
                <w:rFonts w:ascii="Arial" w:hAnsi="Arial" w:eastAsia="Arial" w:cs="Arial"/>
                <w:b/>
                <w:bCs/>
                <w:i/>
                <w:iCs/>
                <w:sz w:val="16"/>
                <w:szCs w:val="16"/>
              </w:rPr>
            </w:pPr>
            <w:r w:rsidRPr="000F7CCE">
              <w:rPr>
                <w:rFonts w:ascii="Arial" w:hAnsi="Arial" w:eastAsia="Arial" w:cs="Arial"/>
                <w:b/>
                <w:bCs/>
                <w:i/>
                <w:iCs/>
                <w:color w:val="000000" w:themeColor="text1"/>
                <w:sz w:val="16"/>
                <w:szCs w:val="16"/>
              </w:rPr>
              <w:t>Name of the information</w:t>
            </w:r>
          </w:p>
        </w:tc>
        <w:tc>
          <w:tcPr>
            <w:tcW w:w="6094" w:type="dxa"/>
            <w:gridSpan w:val="2"/>
            <w:shd w:val="clear" w:color="auto" w:fill="D0CECE" w:themeFill="background2" w:themeFillShade="E6"/>
          </w:tcPr>
          <w:p w:rsidRPr="000F7CCE" w:rsidR="009058AC" w:rsidRDefault="009058AC" w14:paraId="0C078A6C" w14:textId="77777777">
            <w:pP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Description of information exchanged</w:t>
            </w:r>
          </w:p>
        </w:tc>
      </w:tr>
      <w:tr w:rsidRPr="000F7CCE" w:rsidR="009058AC" w:rsidTr="008E144A" w14:paraId="090B79C0" w14:textId="77777777">
        <w:trPr>
          <w:trHeight w:val="300"/>
        </w:trPr>
        <w:tc>
          <w:tcPr>
            <w:tcW w:w="1129" w:type="dxa"/>
          </w:tcPr>
          <w:p w:rsidRPr="000F7CCE" w:rsidR="009058AC" w:rsidRDefault="009058AC" w14:paraId="35647E49" w14:textId="77777777">
            <w:pPr>
              <w:rPr>
                <w:rFonts w:eastAsiaTheme="minorEastAsia"/>
                <w:color w:val="000000" w:themeColor="text1"/>
                <w:sz w:val="16"/>
                <w:szCs w:val="16"/>
              </w:rPr>
            </w:pPr>
            <w:r w:rsidRPr="000F7CCE">
              <w:rPr>
                <w:rFonts w:eastAsia="Arial" w:cstheme="minorHAnsi"/>
                <w:color w:val="000000" w:themeColor="text1"/>
                <w:sz w:val="16"/>
                <w:szCs w:val="16"/>
              </w:rPr>
              <w:t>A</w:t>
            </w:r>
          </w:p>
        </w:tc>
        <w:tc>
          <w:tcPr>
            <w:tcW w:w="2127" w:type="dxa"/>
          </w:tcPr>
          <w:p w:rsidRPr="000F7CCE" w:rsidR="009058AC" w:rsidRDefault="009058AC" w14:paraId="6B4D7768" w14:textId="77777777">
            <w:pPr>
              <w:rPr>
                <w:rFonts w:eastAsiaTheme="minorEastAsia"/>
                <w:color w:val="000000" w:themeColor="text1"/>
                <w:sz w:val="16"/>
                <w:szCs w:val="16"/>
              </w:rPr>
            </w:pPr>
            <w:r w:rsidRPr="000F7CCE">
              <w:rPr>
                <w:rFonts w:eastAsiaTheme="minorEastAsia"/>
                <w:color w:val="000000" w:themeColor="text1"/>
                <w:sz w:val="16"/>
                <w:szCs w:val="16"/>
              </w:rPr>
              <w:t>Access request</w:t>
            </w:r>
          </w:p>
        </w:tc>
        <w:tc>
          <w:tcPr>
            <w:tcW w:w="708" w:type="dxa"/>
          </w:tcPr>
          <w:p w:rsidRPr="000F7CCE" w:rsidR="009058AC" w:rsidRDefault="009058AC" w14:paraId="15EAB62A" w14:textId="77777777">
            <w:pPr>
              <w:rPr>
                <w:rFonts w:eastAsiaTheme="minorEastAsia"/>
                <w:color w:val="000000" w:themeColor="text1"/>
                <w:sz w:val="16"/>
                <w:szCs w:val="16"/>
              </w:rPr>
            </w:pPr>
          </w:p>
        </w:tc>
        <w:tc>
          <w:tcPr>
            <w:tcW w:w="5386" w:type="dxa"/>
          </w:tcPr>
          <w:p w:rsidRPr="000F7CCE" w:rsidR="009058AC" w:rsidRDefault="008E144A" w14:paraId="685B1397" w14:textId="37289E1E">
            <w:pPr>
              <w:rPr>
                <w:rFonts w:eastAsiaTheme="minorEastAsia"/>
                <w:color w:val="000000" w:themeColor="text1"/>
                <w:sz w:val="16"/>
                <w:szCs w:val="16"/>
              </w:rPr>
            </w:pPr>
            <w:r w:rsidRPr="008E144A">
              <w:rPr>
                <w:rFonts w:eastAsiaTheme="minorEastAsia"/>
                <w:color w:val="000000" w:themeColor="text1"/>
                <w:sz w:val="16"/>
                <w:szCs w:val="16"/>
              </w:rPr>
              <w:t xml:space="preserve">Request issued by a CESU member to retrieve </w:t>
            </w:r>
            <w:r>
              <w:rPr>
                <w:rFonts w:eastAsiaTheme="minorEastAsia"/>
                <w:color w:val="000000" w:themeColor="text1"/>
                <w:sz w:val="16"/>
                <w:szCs w:val="16"/>
              </w:rPr>
              <w:t xml:space="preserve">CESU </w:t>
            </w:r>
            <w:r w:rsidRPr="008E144A">
              <w:rPr>
                <w:rFonts w:eastAsiaTheme="minorEastAsia"/>
                <w:color w:val="000000" w:themeColor="text1"/>
                <w:sz w:val="16"/>
                <w:szCs w:val="16"/>
              </w:rPr>
              <w:t xml:space="preserve">data related to </w:t>
            </w:r>
            <w:r>
              <w:rPr>
                <w:rFonts w:eastAsiaTheme="minorEastAsia"/>
                <w:color w:val="000000" w:themeColor="text1"/>
                <w:sz w:val="16"/>
                <w:szCs w:val="16"/>
              </w:rPr>
              <w:t>them.</w:t>
            </w:r>
          </w:p>
        </w:tc>
      </w:tr>
      <w:tr w:rsidRPr="000F7CCE" w:rsidR="009058AC" w:rsidTr="008E144A" w14:paraId="79DCE3A1" w14:textId="77777777">
        <w:trPr>
          <w:trHeight w:val="300"/>
        </w:trPr>
        <w:tc>
          <w:tcPr>
            <w:tcW w:w="1129" w:type="dxa"/>
          </w:tcPr>
          <w:p w:rsidRPr="000F7CCE" w:rsidR="009058AC" w:rsidRDefault="009058AC" w14:paraId="184A71D3" w14:textId="77777777">
            <w:pPr>
              <w:rPr>
                <w:rFonts w:eastAsiaTheme="minorEastAsia"/>
                <w:color w:val="000000" w:themeColor="text1"/>
                <w:sz w:val="16"/>
                <w:szCs w:val="16"/>
              </w:rPr>
            </w:pPr>
            <w:r w:rsidRPr="000F7CCE">
              <w:rPr>
                <w:rFonts w:eastAsia="Arial" w:cstheme="minorHAnsi"/>
                <w:color w:val="000000" w:themeColor="text1"/>
                <w:sz w:val="16"/>
                <w:szCs w:val="16"/>
              </w:rPr>
              <w:t>B</w:t>
            </w:r>
          </w:p>
        </w:tc>
        <w:tc>
          <w:tcPr>
            <w:tcW w:w="2127" w:type="dxa"/>
          </w:tcPr>
          <w:p w:rsidRPr="000F7CCE" w:rsidR="009058AC" w:rsidRDefault="009058AC" w14:paraId="7AFD7288" w14:textId="77777777">
            <w:pPr>
              <w:rPr>
                <w:rFonts w:eastAsiaTheme="minorEastAsia"/>
                <w:color w:val="000000" w:themeColor="text1"/>
                <w:sz w:val="16"/>
                <w:szCs w:val="16"/>
              </w:rPr>
            </w:pPr>
            <w:r w:rsidRPr="000F7CCE">
              <w:rPr>
                <w:rFonts w:eastAsiaTheme="minorEastAsia"/>
                <w:color w:val="000000" w:themeColor="text1"/>
                <w:sz w:val="16"/>
                <w:szCs w:val="16"/>
              </w:rPr>
              <w:t>CESU member data</w:t>
            </w:r>
          </w:p>
        </w:tc>
        <w:tc>
          <w:tcPr>
            <w:tcW w:w="708" w:type="dxa"/>
          </w:tcPr>
          <w:p w:rsidRPr="000F7CCE" w:rsidR="009058AC" w:rsidRDefault="009058AC" w14:paraId="681FC52A" w14:textId="77777777">
            <w:pPr>
              <w:rPr>
                <w:rFonts w:eastAsiaTheme="minorEastAsia" w:cstheme="minorHAnsi"/>
                <w:color w:val="000000" w:themeColor="text1"/>
                <w:sz w:val="16"/>
                <w:szCs w:val="16"/>
              </w:rPr>
            </w:pPr>
          </w:p>
        </w:tc>
        <w:tc>
          <w:tcPr>
            <w:tcW w:w="5386" w:type="dxa"/>
          </w:tcPr>
          <w:p w:rsidRPr="000F7CCE" w:rsidR="009058AC" w:rsidRDefault="008E144A" w14:paraId="25DBBC8B" w14:textId="13D27CA1">
            <w:pPr>
              <w:rPr>
                <w:rFonts w:eastAsiaTheme="minorEastAsia" w:cstheme="minorHAnsi"/>
                <w:color w:val="000000" w:themeColor="text1"/>
                <w:sz w:val="16"/>
                <w:szCs w:val="16"/>
              </w:rPr>
            </w:pPr>
            <w:r w:rsidRPr="008E144A">
              <w:rPr>
                <w:rFonts w:eastAsiaTheme="minorEastAsia" w:cstheme="minorHAnsi"/>
                <w:color w:val="000000" w:themeColor="text1"/>
                <w:sz w:val="16"/>
                <w:szCs w:val="16"/>
              </w:rPr>
              <w:t>The data returned to the CESU member</w:t>
            </w:r>
            <w:r w:rsidR="004E3C4D">
              <w:rPr>
                <w:rFonts w:eastAsiaTheme="minorEastAsia" w:cstheme="minorHAnsi"/>
                <w:color w:val="000000" w:themeColor="text1"/>
                <w:sz w:val="16"/>
                <w:szCs w:val="16"/>
              </w:rPr>
              <w:t>. May include, for instance,</w:t>
            </w:r>
            <w:r w:rsidRPr="008E144A">
              <w:rPr>
                <w:rFonts w:eastAsiaTheme="minorEastAsia" w:cstheme="minorHAnsi"/>
                <w:color w:val="000000" w:themeColor="text1"/>
                <w:sz w:val="16"/>
                <w:szCs w:val="16"/>
              </w:rPr>
              <w:t xml:space="preserve"> metering data, energy allocations, self-consumption values, flexibility </w:t>
            </w:r>
            <w:r w:rsidR="004E3C4D">
              <w:rPr>
                <w:rFonts w:eastAsiaTheme="minorEastAsia" w:cstheme="minorHAnsi"/>
                <w:color w:val="000000" w:themeColor="text1"/>
                <w:sz w:val="16"/>
                <w:szCs w:val="16"/>
              </w:rPr>
              <w:t>provision</w:t>
            </w:r>
            <w:r w:rsidRPr="008E144A">
              <w:rPr>
                <w:rFonts w:eastAsiaTheme="minorEastAsia" w:cstheme="minorHAnsi"/>
                <w:color w:val="000000" w:themeColor="text1"/>
                <w:sz w:val="16"/>
                <w:szCs w:val="16"/>
              </w:rPr>
              <w:t xml:space="preserve"> records, and internal settlement information.</w:t>
            </w:r>
          </w:p>
        </w:tc>
      </w:tr>
    </w:tbl>
    <w:p w:rsidRPr="000F7CCE" w:rsidR="00BA296B" w:rsidP="0028086E" w:rsidRDefault="00BA296B" w14:paraId="363446E7" w14:textId="03698411">
      <w:pPr>
        <w:pStyle w:val="Caption"/>
      </w:pPr>
    </w:p>
    <w:p w:rsidRPr="000F7CCE" w:rsidR="000E3505" w:rsidP="04F4FF6E" w:rsidRDefault="54877210" w14:paraId="5DB5E61E" w14:textId="3AC24521">
      <w:pPr>
        <w:spacing w:after="0" w:line="240" w:lineRule="auto"/>
        <w:rPr>
          <w:rFonts w:ascii="Arial" w:hAnsi="Arial" w:eastAsia="Arial" w:cs="Arial"/>
          <w:b/>
          <w:bCs/>
          <w:color w:val="000000" w:themeColor="text1"/>
        </w:rPr>
      </w:pPr>
      <w:r>
        <w:rPr>
          <w:noProof/>
        </w:rPr>
        <w:drawing>
          <wp:inline distT="0" distB="0" distL="0" distR="0" wp14:anchorId="53AFE465" wp14:editId="29BA8BD9">
            <wp:extent cx="5791200" cy="2571750"/>
            <wp:effectExtent l="0" t="0" r="0" b="0"/>
            <wp:docPr id="168865352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51326" name=""/>
                    <pic:cNvPicPr/>
                  </pic:nvPicPr>
                  <pic:blipFill>
                    <a:blip r:embed="rId57">
                      <a:extLst>
                        <a:ext uri="{96DAC541-7B7A-43D3-8B79-37D633B846F1}">
                          <asvg:svgBlip xmlns:asvg="http://schemas.microsoft.com/office/drawing/2016/SVG/main" r:embed="rId58"/>
                        </a:ext>
                      </a:extLst>
                    </a:blip>
                    <a:stretch>
                      <a:fillRect/>
                    </a:stretch>
                  </pic:blipFill>
                  <pic:spPr>
                    <a:xfrm>
                      <a:off x="0" y="0"/>
                      <a:ext cx="5791200" cy="2571750"/>
                    </a:xfrm>
                    <a:prstGeom prst="rect">
                      <a:avLst/>
                    </a:prstGeom>
                  </pic:spPr>
                </pic:pic>
              </a:graphicData>
            </a:graphic>
          </wp:inline>
        </w:drawing>
      </w:r>
    </w:p>
    <w:p w:rsidRPr="000F7CCE" w:rsidR="006E27D6" w:rsidP="006E27D6" w:rsidRDefault="54877210" w14:paraId="01C57DB0" w14:textId="7BB73A6B">
      <w:pPr>
        <w:pStyle w:val="Caption"/>
      </w:pPr>
      <w:r>
        <w:t xml:space="preserve">Diagram </w:t>
      </w:r>
      <w:r w:rsidR="006E27D6">
        <w:fldChar w:fldCharType="begin"/>
      </w:r>
      <w:r w:rsidR="006E27D6">
        <w:instrText xml:space="preserve"> SEQ Diagram \* ARABIC </w:instrText>
      </w:r>
      <w:r w:rsidR="006E27D6">
        <w:fldChar w:fldCharType="separate"/>
      </w:r>
      <w:r w:rsidRPr="04F4FF6E">
        <w:rPr>
          <w:noProof/>
        </w:rPr>
        <w:t>15</w:t>
      </w:r>
      <w:r w:rsidR="006E27D6">
        <w:fldChar w:fldCharType="end"/>
      </w:r>
      <w:r>
        <w:t xml:space="preserve"> - Procedure 'Direct access to its own data by the final customer'</w:t>
      </w:r>
      <w:r w:rsidR="006E27D6">
        <w:br/>
      </w:r>
    </w:p>
    <w:p w:rsidRPr="000F7CCE" w:rsidR="007E756B" w:rsidRDefault="007E756B" w14:paraId="6DF77628" w14:textId="77777777">
      <w:pPr>
        <w:jc w:val="left"/>
        <w:rPr>
          <w:rFonts w:ascii="Arial" w:hAnsi="Arial" w:eastAsia="Arial" w:cs="Arial"/>
          <w:b/>
          <w:bCs/>
          <w:color w:val="000000" w:themeColor="text1"/>
        </w:rPr>
      </w:pPr>
      <w:r w:rsidRPr="000F7CCE">
        <w:rPr>
          <w:rFonts w:ascii="Arial" w:hAnsi="Arial" w:eastAsia="Arial" w:cs="Arial"/>
          <w:b/>
          <w:bCs/>
          <w:color w:val="000000" w:themeColor="text1"/>
        </w:rPr>
        <w:br w:type="page"/>
      </w:r>
    </w:p>
    <w:p w:rsidRPr="000F7CCE" w:rsidR="00B153A9" w:rsidP="00B153A9" w:rsidRDefault="00B153A9" w14:paraId="297F7EB5" w14:textId="6E93FC15">
      <w:pPr>
        <w:rPr>
          <w:rFonts w:ascii="Arial" w:hAnsi="Arial" w:eastAsia="Arial" w:cs="Arial"/>
          <w:b/>
          <w:color w:val="000000" w:themeColor="text1"/>
        </w:rPr>
      </w:pPr>
      <w:r w:rsidRPr="000F7CCE">
        <w:rPr>
          <w:rFonts w:ascii="Arial" w:hAnsi="Arial" w:eastAsia="Arial" w:cs="Arial"/>
          <w:b/>
          <w:bCs/>
          <w:color w:val="000000" w:themeColor="text1"/>
        </w:rPr>
        <w:t>Procedure 1</w:t>
      </w:r>
      <w:r w:rsidRPr="000F7CCE" w:rsidR="003306FB">
        <w:rPr>
          <w:rFonts w:ascii="Arial" w:hAnsi="Arial" w:eastAsia="Arial" w:cs="Arial"/>
          <w:b/>
          <w:bCs/>
          <w:color w:val="000000" w:themeColor="text1"/>
        </w:rPr>
        <w:t>4</w:t>
      </w:r>
      <w:r w:rsidRPr="000F7CCE">
        <w:rPr>
          <w:rFonts w:ascii="Arial" w:hAnsi="Arial" w:eastAsia="Arial" w:cs="Arial"/>
          <w:b/>
          <w:bCs/>
          <w:color w:val="000000" w:themeColor="text1"/>
        </w:rPr>
        <w:t>: Change the allocation mechanism of the CESU</w:t>
      </w:r>
    </w:p>
    <w:p w:rsidRPr="000A4470" w:rsidR="00AA4FD3" w:rsidP="00B153A9" w:rsidRDefault="00B153A9" w14:paraId="5BA407D1" w14:textId="57244072">
      <w:pPr>
        <w:rPr>
          <w:rFonts w:eastAsia="Arial" w:cstheme="minorHAnsi"/>
          <w:color w:val="000000" w:themeColor="text1"/>
          <w:sz w:val="20"/>
          <w:szCs w:val="20"/>
        </w:rPr>
      </w:pPr>
      <w:r w:rsidRPr="000A4470">
        <w:rPr>
          <w:rFonts w:eastAsia="Arial" w:cstheme="minorHAnsi"/>
          <w:color w:val="000000" w:themeColor="text1"/>
          <w:sz w:val="20"/>
          <w:szCs w:val="20"/>
        </w:rPr>
        <w:t xml:space="preserve">This procedure refers to </w:t>
      </w:r>
      <w:r w:rsidRPr="000A4470" w:rsidR="00AA4FD3">
        <w:rPr>
          <w:rFonts w:eastAsia="Arial" w:cstheme="minorHAnsi"/>
          <w:color w:val="000000" w:themeColor="text1"/>
          <w:sz w:val="20"/>
          <w:szCs w:val="20"/>
        </w:rPr>
        <w:t>changing the energy allocation mechanism, according to the energy allocation mechanisms accepted in the national regulation</w:t>
      </w:r>
      <w:r w:rsidRPr="000A4470" w:rsidR="00F50E72">
        <w:rPr>
          <w:rFonts w:eastAsia="Arial" w:cstheme="minorHAnsi"/>
          <w:color w:val="000000" w:themeColor="text1"/>
          <w:sz w:val="20"/>
          <w:szCs w:val="20"/>
        </w:rPr>
        <w:t>. The competent authority has to review and approve it, and notify the self-consumption calculation responsible of implementing it.</w:t>
      </w:r>
      <w:r w:rsidRPr="000A4470" w:rsidR="00AA4FD3">
        <w:rPr>
          <w:rFonts w:eastAsia="Arial" w:cstheme="minorHAnsi"/>
          <w:color w:val="000000" w:themeColor="text1"/>
          <w:sz w:val="20"/>
          <w:szCs w:val="20"/>
        </w:rPr>
        <w:t xml:space="preserve"> </w:t>
      </w:r>
    </w:p>
    <w:p w:rsidRPr="000A4470" w:rsidR="00B153A9" w:rsidP="00B153A9" w:rsidRDefault="00B153A9" w14:paraId="1AA2EB3A" w14:textId="28B737AC">
      <w:pPr>
        <w:rPr>
          <w:rFonts w:eastAsia="Arial" w:cstheme="minorHAnsi"/>
          <w:color w:val="000000" w:themeColor="text1"/>
          <w:sz w:val="20"/>
          <w:szCs w:val="20"/>
        </w:rPr>
      </w:pPr>
      <w:r w:rsidRPr="000A4470">
        <w:rPr>
          <w:rFonts w:eastAsia="Arial" w:cstheme="minorHAnsi"/>
          <w:b/>
          <w:bCs/>
          <w:color w:val="000000" w:themeColor="text1"/>
          <w:sz w:val="20"/>
          <w:szCs w:val="20"/>
        </w:rPr>
        <w:t>Prerequisites</w:t>
      </w:r>
      <w:r w:rsidRPr="000A4470">
        <w:rPr>
          <w:rFonts w:eastAsia="Arial" w:cstheme="minorHAnsi"/>
          <w:color w:val="000000" w:themeColor="text1"/>
          <w:sz w:val="20"/>
          <w:szCs w:val="20"/>
        </w:rPr>
        <w:t>: an off-line previous process is needed within the CESU where the CESU members must negotiate and agree to the governance changes before submitting them</w:t>
      </w:r>
      <w:r w:rsidRPr="000A4470" w:rsidR="00F50E72">
        <w:rPr>
          <w:rFonts w:eastAsia="Arial" w:cstheme="minorHAnsi"/>
          <w:color w:val="000000" w:themeColor="text1"/>
          <w:sz w:val="20"/>
          <w:szCs w:val="20"/>
        </w:rPr>
        <w:t xml:space="preserve">. </w:t>
      </w:r>
    </w:p>
    <w:tbl>
      <w:tblPr>
        <w:tblStyle w:val="TableGrid"/>
        <w:tblW w:w="9359" w:type="dxa"/>
        <w:tblLook w:val="04A0" w:firstRow="1" w:lastRow="0" w:firstColumn="1" w:lastColumn="0" w:noHBand="0" w:noVBand="1"/>
      </w:tblPr>
      <w:tblGrid>
        <w:gridCol w:w="724"/>
        <w:gridCol w:w="724"/>
        <w:gridCol w:w="1488"/>
        <w:gridCol w:w="1978"/>
        <w:gridCol w:w="1394"/>
        <w:gridCol w:w="1399"/>
        <w:gridCol w:w="1652"/>
      </w:tblGrid>
      <w:tr w:rsidRPr="000F7CCE" w:rsidR="00B153A9" w:rsidTr="73313535" w14:paraId="26E90F5C" w14:textId="77777777">
        <w:trPr>
          <w:trHeight w:val="300"/>
        </w:trPr>
        <w:tc>
          <w:tcPr>
            <w:tcW w:w="9359" w:type="dxa"/>
            <w:gridSpan w:val="7"/>
            <w:shd w:val="clear" w:color="auto" w:fill="D0CECE" w:themeFill="background2" w:themeFillShade="E6"/>
          </w:tcPr>
          <w:p w:rsidR="003A1CD1" w:rsidP="04F4FF6E" w:rsidRDefault="00755EB8" w14:paraId="33A02711" w14:textId="38E4D0A6">
            <w:pPr>
              <w:jc w:val="center"/>
            </w:pPr>
            <w:r>
              <w:rPr>
                <w:rFonts w:ascii="Arial" w:hAnsi="Arial" w:eastAsia="Arial" w:cs="Arial"/>
                <w:b/>
                <w:bCs/>
                <w:i/>
                <w:iCs/>
                <w:color w:val="000000" w:themeColor="text1"/>
                <w:sz w:val="16"/>
                <w:szCs w:val="16"/>
              </w:rPr>
              <w:t>Table II.XIV</w:t>
            </w:r>
          </w:p>
        </w:tc>
      </w:tr>
      <w:tr w:rsidRPr="000F7CCE" w:rsidR="00B153A9" w:rsidTr="73313535" w14:paraId="3DB75957" w14:textId="77777777">
        <w:trPr>
          <w:trHeight w:val="300"/>
        </w:trPr>
        <w:tc>
          <w:tcPr>
            <w:tcW w:w="2936" w:type="dxa"/>
            <w:gridSpan w:val="3"/>
            <w:shd w:val="clear" w:color="auto" w:fill="D0CECE" w:themeFill="background2" w:themeFillShade="E6"/>
          </w:tcPr>
          <w:p w:rsidR="003A1CD1" w:rsidRDefault="003A1CD1" w14:paraId="2A91E182" w14:textId="77777777"/>
        </w:tc>
        <w:tc>
          <w:tcPr>
            <w:tcW w:w="6423" w:type="dxa"/>
            <w:gridSpan w:val="4"/>
            <w:shd w:val="clear" w:color="auto" w:fill="D0CECE" w:themeFill="background2" w:themeFillShade="E6"/>
          </w:tcPr>
          <w:p w:rsidRPr="000F7CCE" w:rsidR="00B153A9" w:rsidRDefault="00FD0D61" w14:paraId="319F0CB5" w14:textId="0B3CC5DC">
            <w:pP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Change the allocation mechanism of the CESU</w:t>
            </w:r>
          </w:p>
        </w:tc>
      </w:tr>
      <w:tr w:rsidRPr="000F7CCE" w:rsidR="00B153A9" w:rsidTr="5054A9D0" w14:paraId="4F10E928" w14:textId="77777777">
        <w:trPr>
          <w:trHeight w:val="300"/>
        </w:trPr>
        <w:tc>
          <w:tcPr>
            <w:tcW w:w="724" w:type="dxa"/>
            <w:shd w:val="clear" w:color="auto" w:fill="D0CECE" w:themeFill="background2" w:themeFillShade="E6"/>
          </w:tcPr>
          <w:p w:rsidRPr="000F7CCE" w:rsidR="00B153A9" w:rsidRDefault="00B153A9" w14:paraId="3DEB336D" w14:textId="77777777">
            <w:pPr>
              <w:rPr>
                <w:rFonts w:ascii="Arial" w:hAnsi="Arial" w:eastAsia="Arial" w:cs="Arial"/>
                <w:b/>
                <w:bCs/>
                <w:i/>
                <w:iCs/>
                <w:sz w:val="16"/>
                <w:szCs w:val="16"/>
              </w:rPr>
            </w:pPr>
            <w:r w:rsidRPr="000F7CCE">
              <w:rPr>
                <w:rFonts w:ascii="Arial" w:hAnsi="Arial" w:eastAsia="Arial" w:cs="Arial"/>
                <w:b/>
                <w:bCs/>
                <w:i/>
                <w:iCs/>
                <w:sz w:val="16"/>
                <w:szCs w:val="16"/>
              </w:rPr>
              <w:t>Step</w:t>
            </w:r>
          </w:p>
          <w:p w:rsidRPr="000F7CCE" w:rsidR="00B153A9" w:rsidRDefault="00B153A9" w14:paraId="0320A7C1" w14:textId="77777777">
            <w:pPr>
              <w:rPr>
                <w:rFonts w:ascii="Arial" w:hAnsi="Arial" w:eastAsia="Arial" w:cs="Arial"/>
                <w:b/>
                <w:bCs/>
                <w:i/>
                <w:iCs/>
                <w:sz w:val="16"/>
                <w:szCs w:val="16"/>
              </w:rPr>
            </w:pPr>
            <w:r w:rsidRPr="000F7CCE">
              <w:rPr>
                <w:rFonts w:ascii="Arial" w:hAnsi="Arial" w:eastAsia="Arial" w:cs="Arial"/>
                <w:b/>
                <w:bCs/>
                <w:i/>
                <w:iCs/>
                <w:sz w:val="16"/>
                <w:szCs w:val="16"/>
              </w:rPr>
              <w:t>No</w:t>
            </w:r>
          </w:p>
        </w:tc>
        <w:tc>
          <w:tcPr>
            <w:tcW w:w="724" w:type="dxa"/>
            <w:shd w:val="clear" w:color="auto" w:fill="D0CECE" w:themeFill="background2" w:themeFillShade="E6"/>
          </w:tcPr>
          <w:p w:rsidRPr="5054A9D0" w:rsidR="28928263" w:rsidP="5054A9D0" w:rsidRDefault="28928263" w14:paraId="36BD3B60" w14:textId="4B09E40B">
            <w:pPr>
              <w:rPr>
                <w:rFonts w:ascii="Arial" w:hAnsi="Arial" w:eastAsia="Arial" w:cs="Arial"/>
                <w:b/>
                <w:bCs/>
                <w:i/>
                <w:iCs/>
                <w:color w:val="000000" w:themeColor="text1"/>
                <w:sz w:val="16"/>
                <w:szCs w:val="16"/>
              </w:rPr>
            </w:pPr>
            <w:r w:rsidRPr="5054A9D0">
              <w:rPr>
                <w:rFonts w:ascii="Arial" w:hAnsi="Arial" w:eastAsia="Arial" w:cs="Arial"/>
                <w:b/>
                <w:bCs/>
                <w:i/>
                <w:iCs/>
                <w:color w:val="000000" w:themeColor="text1"/>
                <w:sz w:val="16"/>
                <w:szCs w:val="16"/>
              </w:rPr>
              <w:t>Status</w:t>
            </w:r>
          </w:p>
        </w:tc>
        <w:tc>
          <w:tcPr>
            <w:tcW w:w="1488" w:type="dxa"/>
            <w:shd w:val="clear" w:color="auto" w:fill="D0CECE" w:themeFill="background2" w:themeFillShade="E6"/>
          </w:tcPr>
          <w:p w:rsidRPr="000F7CCE" w:rsidR="00B153A9" w:rsidRDefault="00B153A9" w14:paraId="16D051B6" w14:textId="77777777">
            <w:pP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Step</w:t>
            </w:r>
          </w:p>
        </w:tc>
        <w:tc>
          <w:tcPr>
            <w:tcW w:w="1978" w:type="dxa"/>
            <w:shd w:val="clear" w:color="auto" w:fill="D0CECE" w:themeFill="background2" w:themeFillShade="E6"/>
          </w:tcPr>
          <w:p w:rsidRPr="000F7CCE" w:rsidR="00B153A9" w:rsidRDefault="00B153A9" w14:paraId="50DB683E" w14:textId="77777777">
            <w:pPr>
              <w:rPr>
                <w:rFonts w:ascii="Arial" w:hAnsi="Arial" w:eastAsia="Arial" w:cs="Arial"/>
                <w:b/>
                <w:bCs/>
                <w:i/>
                <w:iCs/>
                <w:color w:val="000000" w:themeColor="text1"/>
                <w:sz w:val="16"/>
                <w:szCs w:val="16"/>
              </w:rPr>
            </w:pPr>
            <w:r w:rsidRPr="000F7CCE">
              <w:rPr>
                <w:rFonts w:ascii="Arial" w:hAnsi="Arial" w:eastAsia="Arial" w:cs="Arial"/>
                <w:b/>
                <w:bCs/>
                <w:i/>
                <w:iCs/>
                <w:sz w:val="16"/>
                <w:szCs w:val="16"/>
              </w:rPr>
              <w:t>Step description</w:t>
            </w:r>
          </w:p>
        </w:tc>
        <w:tc>
          <w:tcPr>
            <w:tcW w:w="1394" w:type="dxa"/>
            <w:shd w:val="clear" w:color="auto" w:fill="D0CECE" w:themeFill="background2" w:themeFillShade="E6"/>
          </w:tcPr>
          <w:p w:rsidRPr="000F7CCE" w:rsidR="00B153A9" w:rsidRDefault="00B153A9" w14:paraId="0C3AFB0D" w14:textId="77777777">
            <w:pP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Information producer</w:t>
            </w:r>
          </w:p>
        </w:tc>
        <w:tc>
          <w:tcPr>
            <w:tcW w:w="1399" w:type="dxa"/>
            <w:shd w:val="clear" w:color="auto" w:fill="D0CECE" w:themeFill="background2" w:themeFillShade="E6"/>
          </w:tcPr>
          <w:p w:rsidRPr="000F7CCE" w:rsidR="00B153A9" w:rsidRDefault="00B153A9" w14:paraId="4DBDE41C" w14:textId="77777777">
            <w:pP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Information receiver</w:t>
            </w:r>
          </w:p>
        </w:tc>
        <w:tc>
          <w:tcPr>
            <w:tcW w:w="1652" w:type="dxa"/>
            <w:shd w:val="clear" w:color="auto" w:fill="D0CECE" w:themeFill="background2" w:themeFillShade="E6"/>
          </w:tcPr>
          <w:p w:rsidRPr="000F7CCE" w:rsidR="00B153A9" w:rsidRDefault="00B153A9" w14:paraId="08E4DD78" w14:textId="77777777">
            <w:pP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Information exchanged (IDs)</w:t>
            </w:r>
          </w:p>
        </w:tc>
      </w:tr>
      <w:tr w:rsidRPr="000F7CCE" w:rsidR="00B153A9" w:rsidTr="5054A9D0" w14:paraId="24B2A956" w14:textId="77777777">
        <w:trPr>
          <w:trHeight w:val="300"/>
        </w:trPr>
        <w:tc>
          <w:tcPr>
            <w:tcW w:w="724" w:type="dxa"/>
          </w:tcPr>
          <w:p w:rsidRPr="000F7CCE" w:rsidR="00B153A9" w:rsidRDefault="003306FB" w14:paraId="56CD95F2" w14:textId="73CB6590">
            <w:pPr>
              <w:rPr>
                <w:rFonts w:eastAsiaTheme="minorEastAsia"/>
                <w:color w:val="000000" w:themeColor="text1"/>
                <w:sz w:val="16"/>
                <w:szCs w:val="16"/>
              </w:rPr>
            </w:pPr>
            <w:r w:rsidRPr="000F7CCE">
              <w:rPr>
                <w:rFonts w:eastAsiaTheme="minorEastAsia"/>
                <w:color w:val="000000" w:themeColor="text1"/>
                <w:sz w:val="16"/>
                <w:szCs w:val="16"/>
              </w:rPr>
              <w:t>14</w:t>
            </w:r>
            <w:r w:rsidRPr="000F7CCE" w:rsidR="00B153A9">
              <w:rPr>
                <w:rFonts w:eastAsiaTheme="minorEastAsia"/>
                <w:color w:val="000000" w:themeColor="text1"/>
                <w:sz w:val="16"/>
                <w:szCs w:val="16"/>
              </w:rPr>
              <w:t>.1</w:t>
            </w:r>
          </w:p>
        </w:tc>
        <w:tc>
          <w:tcPr>
            <w:tcW w:w="724" w:type="dxa"/>
          </w:tcPr>
          <w:p w:rsidRPr="5054A9D0" w:rsidR="075ED08A" w:rsidP="5054A9D0" w:rsidRDefault="075ED08A" w14:paraId="1BCD77B8" w14:textId="2C6A99C2">
            <w:pPr>
              <w:rPr>
                <w:rFonts w:eastAsiaTheme="minorEastAsia"/>
                <w:color w:val="000000" w:themeColor="text1"/>
                <w:sz w:val="16"/>
                <w:szCs w:val="16"/>
              </w:rPr>
            </w:pPr>
            <w:r w:rsidRPr="5054A9D0">
              <w:rPr>
                <w:rFonts w:eastAsiaTheme="minorEastAsia"/>
                <w:color w:val="000000" w:themeColor="text1"/>
                <w:sz w:val="16"/>
                <w:szCs w:val="16"/>
              </w:rPr>
              <w:t>Core</w:t>
            </w:r>
          </w:p>
        </w:tc>
        <w:tc>
          <w:tcPr>
            <w:tcW w:w="1488" w:type="dxa"/>
          </w:tcPr>
          <w:p w:rsidRPr="000F7CCE" w:rsidR="00B153A9" w:rsidRDefault="0035690E" w14:paraId="27FE4CC4" w14:textId="126285B9">
            <w:pPr>
              <w:rPr>
                <w:rFonts w:eastAsiaTheme="minorEastAsia"/>
                <w:color w:val="000000" w:themeColor="text1"/>
                <w:sz w:val="16"/>
                <w:szCs w:val="16"/>
              </w:rPr>
            </w:pPr>
            <w:r w:rsidRPr="0035690E">
              <w:rPr>
                <w:rFonts w:eastAsiaTheme="minorEastAsia"/>
                <w:color w:val="000000" w:themeColor="text1"/>
                <w:sz w:val="16"/>
                <w:szCs w:val="16"/>
              </w:rPr>
              <w:t>Send new allocation mechanism</w:t>
            </w:r>
          </w:p>
        </w:tc>
        <w:tc>
          <w:tcPr>
            <w:tcW w:w="1978" w:type="dxa"/>
          </w:tcPr>
          <w:p w:rsidRPr="000F7CCE" w:rsidR="00B153A9" w:rsidRDefault="00B153A9" w14:paraId="61D3CB99" w14:textId="1DF2299F">
            <w:pPr>
              <w:rPr>
                <w:rFonts w:eastAsiaTheme="minorEastAsia"/>
                <w:color w:val="000000" w:themeColor="text1"/>
                <w:sz w:val="16"/>
                <w:szCs w:val="16"/>
              </w:rPr>
            </w:pPr>
            <w:r w:rsidRPr="000F7CCE">
              <w:rPr>
                <w:rFonts w:eastAsiaTheme="minorEastAsia"/>
                <w:color w:val="000000" w:themeColor="text1"/>
                <w:sz w:val="16"/>
                <w:szCs w:val="16"/>
              </w:rPr>
              <w:t xml:space="preserve">CESU operator </w:t>
            </w:r>
            <w:r w:rsidRPr="000F7CCE" w:rsidR="00875EA5">
              <w:rPr>
                <w:rFonts w:eastAsiaTheme="minorEastAsia"/>
                <w:color w:val="000000" w:themeColor="text1"/>
                <w:sz w:val="16"/>
                <w:szCs w:val="16"/>
              </w:rPr>
              <w:t>send</w:t>
            </w:r>
            <w:r w:rsidRPr="000F7CCE" w:rsidR="00FA0CFC">
              <w:rPr>
                <w:rFonts w:eastAsiaTheme="minorEastAsia"/>
                <w:color w:val="000000" w:themeColor="text1"/>
                <w:sz w:val="16"/>
                <w:szCs w:val="16"/>
              </w:rPr>
              <w:t>s</w:t>
            </w:r>
            <w:r w:rsidRPr="000F7CCE" w:rsidR="00875EA5">
              <w:rPr>
                <w:rFonts w:eastAsiaTheme="minorEastAsia"/>
                <w:color w:val="000000" w:themeColor="text1"/>
                <w:sz w:val="16"/>
                <w:szCs w:val="16"/>
              </w:rPr>
              <w:t xml:space="preserve"> new energy allocation mechanism</w:t>
            </w:r>
            <w:r w:rsidRPr="000F7CCE" w:rsidR="00AC676E">
              <w:rPr>
                <w:rFonts w:eastAsiaTheme="minorEastAsia"/>
                <w:color w:val="000000" w:themeColor="text1"/>
                <w:sz w:val="16"/>
                <w:szCs w:val="16"/>
              </w:rPr>
              <w:t xml:space="preserve"> </w:t>
            </w:r>
            <w:r w:rsidRPr="000F7CCE" w:rsidR="00875EA5">
              <w:rPr>
                <w:rFonts w:eastAsiaTheme="minorEastAsia"/>
                <w:color w:val="000000" w:themeColor="text1"/>
                <w:sz w:val="16"/>
                <w:szCs w:val="16"/>
              </w:rPr>
              <w:t xml:space="preserve">to </w:t>
            </w:r>
            <w:r w:rsidRPr="000F7CCE" w:rsidR="00A46C9C">
              <w:rPr>
                <w:rFonts w:eastAsiaTheme="minorEastAsia"/>
                <w:color w:val="000000" w:themeColor="text1"/>
                <w:sz w:val="16"/>
                <w:szCs w:val="16"/>
              </w:rPr>
              <w:t xml:space="preserve">request </w:t>
            </w:r>
            <w:r w:rsidRPr="000F7CCE" w:rsidR="00875EA5">
              <w:rPr>
                <w:rFonts w:eastAsiaTheme="minorEastAsia"/>
                <w:color w:val="000000" w:themeColor="text1"/>
                <w:sz w:val="16"/>
                <w:szCs w:val="16"/>
              </w:rPr>
              <w:t>updat</w:t>
            </w:r>
            <w:r w:rsidRPr="000F7CCE" w:rsidR="00A46C9C">
              <w:rPr>
                <w:rFonts w:eastAsiaTheme="minorEastAsia"/>
                <w:color w:val="000000" w:themeColor="text1"/>
                <w:sz w:val="16"/>
                <w:szCs w:val="16"/>
              </w:rPr>
              <w:t>ing the</w:t>
            </w:r>
            <w:r w:rsidRPr="000F7CCE" w:rsidR="00875EA5">
              <w:rPr>
                <w:rFonts w:eastAsiaTheme="minorEastAsia"/>
                <w:color w:val="000000" w:themeColor="text1"/>
                <w:sz w:val="16"/>
                <w:szCs w:val="16"/>
              </w:rPr>
              <w:t xml:space="preserve"> current </w:t>
            </w:r>
            <w:r w:rsidRPr="000F7CCE" w:rsidR="00AC676E">
              <w:rPr>
                <w:rFonts w:eastAsiaTheme="minorEastAsia"/>
                <w:color w:val="000000" w:themeColor="text1"/>
                <w:sz w:val="16"/>
                <w:szCs w:val="16"/>
              </w:rPr>
              <w:t>one</w:t>
            </w:r>
            <w:r w:rsidRPr="000F7CCE" w:rsidR="00875EA5">
              <w:rPr>
                <w:rFonts w:eastAsiaTheme="minorEastAsia"/>
                <w:color w:val="000000" w:themeColor="text1"/>
                <w:sz w:val="16"/>
                <w:szCs w:val="16"/>
              </w:rPr>
              <w:t>.</w:t>
            </w:r>
            <w:r w:rsidRPr="000F7CCE" w:rsidR="00A46C9C">
              <w:rPr>
                <w:rFonts w:eastAsiaTheme="minorEastAsia"/>
                <w:color w:val="000000" w:themeColor="text1"/>
                <w:sz w:val="16"/>
                <w:szCs w:val="16"/>
              </w:rPr>
              <w:t xml:space="preserve"> The mechanism </w:t>
            </w:r>
            <w:r w:rsidRPr="000F7CCE" w:rsidR="00973E77">
              <w:rPr>
                <w:rFonts w:eastAsiaTheme="minorEastAsia"/>
                <w:color w:val="000000" w:themeColor="text1"/>
                <w:sz w:val="16"/>
                <w:szCs w:val="16"/>
              </w:rPr>
              <w:t>must</w:t>
            </w:r>
            <w:r w:rsidRPr="000F7CCE" w:rsidR="00A46C9C">
              <w:rPr>
                <w:rFonts w:eastAsiaTheme="minorEastAsia"/>
                <w:color w:val="000000" w:themeColor="text1"/>
                <w:sz w:val="16"/>
                <w:szCs w:val="16"/>
              </w:rPr>
              <w:t xml:space="preserve"> correspond with </w:t>
            </w:r>
            <w:r w:rsidRPr="000F7CCE" w:rsidR="009249AE">
              <w:rPr>
                <w:rFonts w:eastAsiaTheme="minorEastAsia"/>
                <w:color w:val="000000" w:themeColor="text1"/>
                <w:sz w:val="16"/>
                <w:szCs w:val="16"/>
              </w:rPr>
              <w:t xml:space="preserve">one of those defined in </w:t>
            </w:r>
            <w:r w:rsidRPr="000F7CCE" w:rsidR="00A46C9C">
              <w:rPr>
                <w:rFonts w:eastAsiaTheme="minorEastAsia"/>
                <w:color w:val="000000" w:themeColor="text1"/>
                <w:sz w:val="16"/>
                <w:szCs w:val="16"/>
              </w:rPr>
              <w:t>the national</w:t>
            </w:r>
            <w:r w:rsidRPr="000F7CCE" w:rsidR="009249AE">
              <w:rPr>
                <w:rFonts w:eastAsiaTheme="minorEastAsia"/>
                <w:color w:val="000000" w:themeColor="text1"/>
                <w:sz w:val="16"/>
                <w:szCs w:val="16"/>
              </w:rPr>
              <w:t xml:space="preserve"> regulation.</w:t>
            </w:r>
            <w:r w:rsidRPr="000F7CCE" w:rsidR="00A46C9C">
              <w:rPr>
                <w:rFonts w:eastAsiaTheme="minorEastAsia"/>
                <w:color w:val="000000" w:themeColor="text1"/>
                <w:sz w:val="16"/>
                <w:szCs w:val="16"/>
              </w:rPr>
              <w:t xml:space="preserve"> </w:t>
            </w:r>
          </w:p>
        </w:tc>
        <w:tc>
          <w:tcPr>
            <w:tcW w:w="1394" w:type="dxa"/>
          </w:tcPr>
          <w:p w:rsidRPr="000F7CCE" w:rsidR="00B153A9" w:rsidRDefault="00B153A9" w14:paraId="1536A8F7" w14:textId="77777777">
            <w:pPr>
              <w:rPr>
                <w:rFonts w:eastAsiaTheme="minorEastAsia"/>
                <w:color w:val="000000" w:themeColor="text1"/>
                <w:sz w:val="16"/>
                <w:szCs w:val="16"/>
              </w:rPr>
            </w:pPr>
            <w:r w:rsidRPr="000F7CCE">
              <w:rPr>
                <w:rFonts w:eastAsiaTheme="minorEastAsia"/>
                <w:color w:val="000000" w:themeColor="text1"/>
                <w:sz w:val="16"/>
                <w:szCs w:val="16"/>
              </w:rPr>
              <w:t>CESU operator</w:t>
            </w:r>
          </w:p>
        </w:tc>
        <w:tc>
          <w:tcPr>
            <w:tcW w:w="1399" w:type="dxa"/>
          </w:tcPr>
          <w:p w:rsidRPr="000F7CCE" w:rsidR="00B153A9" w:rsidRDefault="005E127C" w14:paraId="6CFCD349" w14:textId="691C2D8C">
            <w:pPr>
              <w:rPr>
                <w:rFonts w:eastAsiaTheme="minorEastAsia"/>
                <w:color w:val="000000" w:themeColor="text1"/>
                <w:sz w:val="16"/>
                <w:szCs w:val="16"/>
              </w:rPr>
            </w:pPr>
            <w:r w:rsidRPr="000F7CCE">
              <w:rPr>
                <w:rFonts w:ascii="Calibri" w:hAnsi="Calibri" w:eastAsia="Calibri" w:cs="Calibri"/>
                <w:color w:val="000000" w:themeColor="text1"/>
                <w:sz w:val="16"/>
                <w:szCs w:val="16"/>
              </w:rPr>
              <w:t>Competent authority</w:t>
            </w:r>
          </w:p>
        </w:tc>
        <w:tc>
          <w:tcPr>
            <w:tcW w:w="1652" w:type="dxa"/>
          </w:tcPr>
          <w:p w:rsidRPr="000F7CCE" w:rsidR="00B153A9" w:rsidRDefault="00B153A9" w14:paraId="3A428344" w14:textId="1D9942F7">
            <w:pPr>
              <w:rPr>
                <w:rFonts w:eastAsiaTheme="minorEastAsia"/>
                <w:color w:val="000000" w:themeColor="text1"/>
                <w:sz w:val="16"/>
                <w:szCs w:val="16"/>
              </w:rPr>
            </w:pPr>
            <w:r w:rsidRPr="000F7CCE">
              <w:rPr>
                <w:rFonts w:eastAsiaTheme="minorEastAsia"/>
                <w:color w:val="000000" w:themeColor="text1"/>
                <w:sz w:val="16"/>
                <w:szCs w:val="16"/>
              </w:rPr>
              <w:t xml:space="preserve">A </w:t>
            </w:r>
            <w:r w:rsidR="00EA68AF">
              <w:rPr>
                <w:rFonts w:eastAsiaTheme="minorEastAsia"/>
                <w:color w:val="000000" w:themeColor="text1"/>
                <w:sz w:val="16"/>
                <w:szCs w:val="16"/>
              </w:rPr>
              <w:t>-</w:t>
            </w:r>
            <w:r w:rsidRPr="000F7CCE">
              <w:rPr>
                <w:rFonts w:eastAsiaTheme="minorEastAsia"/>
                <w:color w:val="000000" w:themeColor="text1"/>
                <w:sz w:val="16"/>
                <w:szCs w:val="16"/>
              </w:rPr>
              <w:t xml:space="preserve"> </w:t>
            </w:r>
            <w:r w:rsidRPr="000F7CCE" w:rsidR="005E127C">
              <w:rPr>
                <w:rFonts w:eastAsiaTheme="minorEastAsia"/>
                <w:color w:val="000000" w:themeColor="text1"/>
                <w:sz w:val="16"/>
                <w:szCs w:val="16"/>
              </w:rPr>
              <w:t>Energy allocation mechanism</w:t>
            </w:r>
          </w:p>
        </w:tc>
      </w:tr>
      <w:tr w:rsidRPr="000F7CCE" w:rsidR="00B153A9" w:rsidTr="5054A9D0" w14:paraId="09F06A55" w14:textId="77777777">
        <w:trPr>
          <w:trHeight w:val="300"/>
        </w:trPr>
        <w:tc>
          <w:tcPr>
            <w:tcW w:w="724" w:type="dxa"/>
          </w:tcPr>
          <w:p w:rsidRPr="000F7CCE" w:rsidR="00B153A9" w:rsidRDefault="003306FB" w14:paraId="751715B7" w14:textId="07D1CBF1">
            <w:pPr>
              <w:rPr>
                <w:rFonts w:eastAsiaTheme="minorEastAsia"/>
                <w:color w:val="000000" w:themeColor="text1"/>
                <w:sz w:val="16"/>
                <w:szCs w:val="16"/>
              </w:rPr>
            </w:pPr>
            <w:r w:rsidRPr="000F7CCE">
              <w:rPr>
                <w:rFonts w:eastAsiaTheme="minorEastAsia"/>
                <w:color w:val="000000" w:themeColor="text1"/>
                <w:sz w:val="16"/>
                <w:szCs w:val="16"/>
              </w:rPr>
              <w:t>14</w:t>
            </w:r>
            <w:r w:rsidRPr="000F7CCE" w:rsidR="00B153A9">
              <w:rPr>
                <w:rFonts w:eastAsiaTheme="minorEastAsia"/>
                <w:color w:val="000000" w:themeColor="text1"/>
                <w:sz w:val="16"/>
                <w:szCs w:val="16"/>
              </w:rPr>
              <w:t>.2</w:t>
            </w:r>
          </w:p>
        </w:tc>
        <w:tc>
          <w:tcPr>
            <w:tcW w:w="724" w:type="dxa"/>
          </w:tcPr>
          <w:p w:rsidRPr="5054A9D0" w:rsidR="7E3B89A6" w:rsidP="5054A9D0" w:rsidRDefault="7E3B89A6" w14:paraId="311E9FA5" w14:textId="7FB8685C">
            <w:pPr>
              <w:rPr>
                <w:rFonts w:eastAsiaTheme="minorEastAsia"/>
                <w:color w:val="000000" w:themeColor="text1"/>
                <w:sz w:val="16"/>
                <w:szCs w:val="16"/>
              </w:rPr>
            </w:pPr>
            <w:r w:rsidRPr="5054A9D0">
              <w:rPr>
                <w:rFonts w:eastAsiaTheme="minorEastAsia"/>
                <w:color w:val="000000" w:themeColor="text1"/>
                <w:sz w:val="16"/>
                <w:szCs w:val="16"/>
              </w:rPr>
              <w:t>Core</w:t>
            </w:r>
          </w:p>
        </w:tc>
        <w:tc>
          <w:tcPr>
            <w:tcW w:w="1488" w:type="dxa"/>
          </w:tcPr>
          <w:p w:rsidRPr="000F7CCE" w:rsidR="00B153A9" w:rsidDel="00F60B96" w:rsidRDefault="00C66E10" w14:paraId="11A906A5" w14:textId="5705396F">
            <w:pPr>
              <w:rPr>
                <w:rFonts w:eastAsiaTheme="minorEastAsia"/>
                <w:color w:val="000000" w:themeColor="text1"/>
                <w:sz w:val="16"/>
                <w:szCs w:val="16"/>
              </w:rPr>
            </w:pPr>
            <w:r w:rsidRPr="000F7CCE">
              <w:rPr>
                <w:rFonts w:eastAsiaTheme="minorEastAsia"/>
                <w:color w:val="000000" w:themeColor="text1"/>
                <w:sz w:val="16"/>
                <w:szCs w:val="16"/>
              </w:rPr>
              <w:t>Execute</w:t>
            </w:r>
            <w:r w:rsidRPr="000F7CCE" w:rsidR="00C10814">
              <w:rPr>
                <w:rFonts w:eastAsiaTheme="minorEastAsia"/>
                <w:color w:val="000000" w:themeColor="text1"/>
                <w:sz w:val="16"/>
                <w:szCs w:val="16"/>
              </w:rPr>
              <w:t xml:space="preserve"> new</w:t>
            </w:r>
            <w:r w:rsidRPr="000F7CCE">
              <w:rPr>
                <w:rFonts w:eastAsiaTheme="minorEastAsia"/>
                <w:color w:val="000000" w:themeColor="text1"/>
                <w:sz w:val="16"/>
                <w:szCs w:val="16"/>
              </w:rPr>
              <w:t xml:space="preserve"> allocation mechanism validation</w:t>
            </w:r>
          </w:p>
        </w:tc>
        <w:tc>
          <w:tcPr>
            <w:tcW w:w="1978" w:type="dxa"/>
          </w:tcPr>
          <w:p w:rsidRPr="000F7CCE" w:rsidR="00B153A9" w:rsidRDefault="00875EA5" w14:paraId="1C70907B" w14:textId="499CD8C0">
            <w:pPr>
              <w:rPr>
                <w:rFonts w:eastAsiaTheme="minorEastAsia"/>
                <w:color w:val="000000" w:themeColor="text1"/>
                <w:sz w:val="16"/>
                <w:szCs w:val="16"/>
              </w:rPr>
            </w:pPr>
            <w:r w:rsidRPr="000F7CCE">
              <w:rPr>
                <w:rFonts w:eastAsiaTheme="minorEastAsia"/>
                <w:color w:val="000000" w:themeColor="text1"/>
                <w:sz w:val="16"/>
                <w:szCs w:val="16"/>
              </w:rPr>
              <w:t xml:space="preserve">Competent authority validates the </w:t>
            </w:r>
            <w:r w:rsidRPr="000F7CCE" w:rsidR="00995EF3">
              <w:rPr>
                <w:rFonts w:eastAsiaTheme="minorEastAsia"/>
                <w:color w:val="000000" w:themeColor="text1"/>
                <w:sz w:val="16"/>
                <w:szCs w:val="16"/>
              </w:rPr>
              <w:t xml:space="preserve">allocation mechanism proposed according to the national regulation. </w:t>
            </w:r>
            <w:r w:rsidRPr="000F7CCE">
              <w:rPr>
                <w:rFonts w:eastAsiaTheme="minorEastAsia"/>
                <w:color w:val="000000" w:themeColor="text1"/>
                <w:sz w:val="16"/>
                <w:szCs w:val="16"/>
              </w:rPr>
              <w:t xml:space="preserve"> </w:t>
            </w:r>
          </w:p>
        </w:tc>
        <w:tc>
          <w:tcPr>
            <w:tcW w:w="1394" w:type="dxa"/>
          </w:tcPr>
          <w:p w:rsidRPr="000F7CCE" w:rsidR="00B153A9" w:rsidRDefault="00875EA5" w14:paraId="25637C6D" w14:textId="15F74B2D">
            <w:pPr>
              <w:rPr>
                <w:rFonts w:eastAsiaTheme="minorEastAsia"/>
                <w:color w:val="000000" w:themeColor="text1"/>
                <w:sz w:val="16"/>
                <w:szCs w:val="16"/>
              </w:rPr>
            </w:pPr>
            <w:r w:rsidRPr="000F7CCE">
              <w:rPr>
                <w:rFonts w:ascii="Calibri" w:hAnsi="Calibri" w:eastAsia="Calibri" w:cs="Calibri"/>
                <w:color w:val="000000" w:themeColor="text1"/>
                <w:sz w:val="16"/>
                <w:szCs w:val="16"/>
              </w:rPr>
              <w:t>Competent authority</w:t>
            </w:r>
          </w:p>
        </w:tc>
        <w:tc>
          <w:tcPr>
            <w:tcW w:w="1399" w:type="dxa"/>
          </w:tcPr>
          <w:p w:rsidRPr="000F7CCE" w:rsidR="00B153A9" w:rsidRDefault="00B153A9" w14:paraId="74A92ED9" w14:textId="77777777">
            <w:pPr>
              <w:rPr>
                <w:rFonts w:eastAsiaTheme="minorEastAsia"/>
                <w:color w:val="000000" w:themeColor="text1"/>
                <w:sz w:val="16"/>
                <w:szCs w:val="16"/>
              </w:rPr>
            </w:pPr>
            <w:r w:rsidRPr="000F7CCE">
              <w:rPr>
                <w:rFonts w:eastAsiaTheme="minorEastAsia"/>
                <w:color w:val="000000" w:themeColor="text1"/>
                <w:sz w:val="16"/>
                <w:szCs w:val="16"/>
              </w:rPr>
              <w:t>[internal]</w:t>
            </w:r>
          </w:p>
        </w:tc>
        <w:tc>
          <w:tcPr>
            <w:tcW w:w="1652" w:type="dxa"/>
          </w:tcPr>
          <w:p w:rsidRPr="000F7CCE" w:rsidR="00B153A9" w:rsidRDefault="00B153A9" w14:paraId="19771F17" w14:textId="77777777">
            <w:pPr>
              <w:rPr>
                <w:rFonts w:eastAsiaTheme="minorEastAsia"/>
                <w:color w:val="000000" w:themeColor="text1"/>
                <w:sz w:val="16"/>
                <w:szCs w:val="16"/>
              </w:rPr>
            </w:pPr>
            <w:r w:rsidRPr="000F7CCE">
              <w:rPr>
                <w:rFonts w:eastAsiaTheme="minorEastAsia"/>
                <w:color w:val="000000" w:themeColor="text1"/>
                <w:sz w:val="16"/>
                <w:szCs w:val="16"/>
              </w:rPr>
              <w:t>[not relevant]</w:t>
            </w:r>
          </w:p>
        </w:tc>
      </w:tr>
      <w:tr w:rsidRPr="000F7CCE" w:rsidR="0038624A" w:rsidTr="5054A9D0" w14:paraId="690FF249" w14:textId="77777777">
        <w:trPr>
          <w:trHeight w:val="300"/>
        </w:trPr>
        <w:tc>
          <w:tcPr>
            <w:tcW w:w="724" w:type="dxa"/>
          </w:tcPr>
          <w:p w:rsidRPr="000F7CCE" w:rsidR="0038624A" w:rsidP="0038624A" w:rsidRDefault="0038624A" w14:paraId="5E01C885" w14:textId="6348E968">
            <w:pPr>
              <w:rPr>
                <w:rFonts w:eastAsiaTheme="minorEastAsia"/>
                <w:color w:val="000000" w:themeColor="text1"/>
                <w:sz w:val="16"/>
                <w:szCs w:val="16"/>
              </w:rPr>
            </w:pPr>
            <w:r w:rsidRPr="000F7CCE">
              <w:rPr>
                <w:rFonts w:eastAsiaTheme="minorEastAsia"/>
                <w:color w:val="000000" w:themeColor="text1"/>
                <w:sz w:val="16"/>
                <w:szCs w:val="16"/>
              </w:rPr>
              <w:t>14.3</w:t>
            </w:r>
          </w:p>
        </w:tc>
        <w:tc>
          <w:tcPr>
            <w:tcW w:w="724" w:type="dxa"/>
          </w:tcPr>
          <w:p w:rsidRPr="5054A9D0" w:rsidR="257D887A" w:rsidP="5054A9D0" w:rsidRDefault="257D887A" w14:paraId="02D83E4D" w14:textId="26FD6D23">
            <w:pPr>
              <w:rPr>
                <w:rFonts w:eastAsiaTheme="minorEastAsia"/>
                <w:color w:val="000000" w:themeColor="text1"/>
                <w:sz w:val="16"/>
                <w:szCs w:val="16"/>
              </w:rPr>
            </w:pPr>
            <w:r w:rsidRPr="5054A9D0">
              <w:rPr>
                <w:rFonts w:eastAsiaTheme="minorEastAsia"/>
                <w:color w:val="000000" w:themeColor="text1"/>
                <w:sz w:val="16"/>
                <w:szCs w:val="16"/>
              </w:rPr>
              <w:t>Core</w:t>
            </w:r>
          </w:p>
        </w:tc>
        <w:tc>
          <w:tcPr>
            <w:tcW w:w="1488" w:type="dxa"/>
          </w:tcPr>
          <w:p w:rsidRPr="000F7CCE" w:rsidR="0038624A" w:rsidP="0038624A" w:rsidRDefault="00D714E0" w14:paraId="05767D92" w14:textId="2148039F">
            <w:pPr>
              <w:rPr>
                <w:rFonts w:eastAsiaTheme="minorEastAsia"/>
                <w:color w:val="000000" w:themeColor="text1"/>
                <w:sz w:val="16"/>
                <w:szCs w:val="16"/>
              </w:rPr>
            </w:pPr>
            <w:r w:rsidRPr="00D714E0">
              <w:rPr>
                <w:rFonts w:eastAsiaTheme="minorEastAsia"/>
                <w:color w:val="000000" w:themeColor="text1"/>
                <w:sz w:val="16"/>
                <w:szCs w:val="16"/>
              </w:rPr>
              <w:t>Send new allocation mechanism</w:t>
            </w:r>
          </w:p>
        </w:tc>
        <w:tc>
          <w:tcPr>
            <w:tcW w:w="1978" w:type="dxa"/>
          </w:tcPr>
          <w:p w:rsidRPr="000F7CCE" w:rsidR="0038624A" w:rsidP="0038624A" w:rsidRDefault="0038624A" w14:paraId="2DBC090E" w14:textId="4E0B7432">
            <w:pPr>
              <w:rPr>
                <w:rFonts w:eastAsiaTheme="minorEastAsia"/>
                <w:color w:val="000000" w:themeColor="text1"/>
                <w:sz w:val="16"/>
                <w:szCs w:val="16"/>
              </w:rPr>
            </w:pPr>
            <w:r w:rsidRPr="000F7CCE">
              <w:rPr>
                <w:rFonts w:eastAsiaTheme="minorEastAsia"/>
                <w:color w:val="000000" w:themeColor="text1"/>
                <w:sz w:val="16"/>
                <w:szCs w:val="16"/>
              </w:rPr>
              <w:t xml:space="preserve">Competent authority </w:t>
            </w:r>
            <w:r w:rsidR="006E6C5F">
              <w:rPr>
                <w:rFonts w:eastAsiaTheme="minorEastAsia"/>
                <w:color w:val="000000" w:themeColor="text1"/>
                <w:sz w:val="16"/>
                <w:szCs w:val="16"/>
              </w:rPr>
              <w:t>sends</w:t>
            </w:r>
            <w:r w:rsidRPr="000F7CCE" w:rsidR="006E6C5F">
              <w:rPr>
                <w:rFonts w:eastAsiaTheme="minorEastAsia"/>
                <w:color w:val="000000" w:themeColor="text1"/>
                <w:sz w:val="16"/>
                <w:szCs w:val="16"/>
              </w:rPr>
              <w:t xml:space="preserve"> </w:t>
            </w:r>
            <w:r w:rsidRPr="000F7CCE">
              <w:rPr>
                <w:rFonts w:eastAsiaTheme="minorEastAsia"/>
                <w:color w:val="000000" w:themeColor="text1"/>
                <w:sz w:val="16"/>
                <w:szCs w:val="16"/>
              </w:rPr>
              <w:t>the</w:t>
            </w:r>
            <w:r w:rsidR="006E6C5F">
              <w:rPr>
                <w:rFonts w:eastAsiaTheme="minorEastAsia"/>
                <w:color w:val="000000" w:themeColor="text1"/>
                <w:sz w:val="16"/>
                <w:szCs w:val="16"/>
              </w:rPr>
              <w:t xml:space="preserve"> </w:t>
            </w:r>
            <w:r w:rsidRPr="000F7CCE" w:rsidR="006E6C5F">
              <w:rPr>
                <w:rFonts w:eastAsiaTheme="minorEastAsia"/>
                <w:color w:val="000000" w:themeColor="text1"/>
                <w:sz w:val="16"/>
                <w:szCs w:val="16"/>
              </w:rPr>
              <w:t xml:space="preserve">new allocation mechanism </w:t>
            </w:r>
            <w:r w:rsidR="006E6C5F">
              <w:rPr>
                <w:rFonts w:eastAsiaTheme="minorEastAsia"/>
                <w:color w:val="000000" w:themeColor="text1"/>
                <w:sz w:val="16"/>
                <w:szCs w:val="16"/>
              </w:rPr>
              <w:t>to</w:t>
            </w:r>
            <w:r w:rsidRPr="000F7CCE">
              <w:rPr>
                <w:rFonts w:eastAsiaTheme="minorEastAsia"/>
                <w:color w:val="000000" w:themeColor="text1"/>
                <w:sz w:val="16"/>
                <w:szCs w:val="16"/>
              </w:rPr>
              <w:t xml:space="preserve"> self-consumption calculation responsible</w:t>
            </w:r>
            <w:r w:rsidR="006E6C5F">
              <w:rPr>
                <w:rFonts w:eastAsiaTheme="minorEastAsia"/>
                <w:color w:val="000000" w:themeColor="text1"/>
                <w:sz w:val="16"/>
                <w:szCs w:val="16"/>
              </w:rPr>
              <w:t>.</w:t>
            </w:r>
          </w:p>
        </w:tc>
        <w:tc>
          <w:tcPr>
            <w:tcW w:w="1394" w:type="dxa"/>
          </w:tcPr>
          <w:p w:rsidRPr="000F7CCE" w:rsidR="0038624A" w:rsidP="0038624A" w:rsidRDefault="0038624A" w14:paraId="21B42EB6" w14:textId="78B50E24">
            <w:pPr>
              <w:rPr>
                <w:rFonts w:ascii="Calibri" w:hAnsi="Calibri" w:eastAsia="Calibri" w:cs="Calibri"/>
                <w:color w:val="000000" w:themeColor="text1"/>
                <w:sz w:val="16"/>
                <w:szCs w:val="16"/>
              </w:rPr>
            </w:pPr>
            <w:r w:rsidRPr="000F7CCE">
              <w:rPr>
                <w:rFonts w:ascii="Calibri" w:hAnsi="Calibri" w:eastAsia="Calibri" w:cs="Calibri"/>
                <w:color w:val="000000" w:themeColor="text1"/>
                <w:sz w:val="16"/>
                <w:szCs w:val="16"/>
              </w:rPr>
              <w:t>Competent authority</w:t>
            </w:r>
          </w:p>
        </w:tc>
        <w:tc>
          <w:tcPr>
            <w:tcW w:w="1399" w:type="dxa"/>
          </w:tcPr>
          <w:p w:rsidRPr="000F7CCE" w:rsidR="0038624A" w:rsidP="0038624A" w:rsidRDefault="0038624A" w14:paraId="1870C0AE" w14:textId="54EC7AFB">
            <w:pPr>
              <w:rPr>
                <w:rFonts w:eastAsiaTheme="minorEastAsia"/>
                <w:color w:val="000000" w:themeColor="text1"/>
                <w:sz w:val="16"/>
                <w:szCs w:val="16"/>
              </w:rPr>
            </w:pPr>
            <w:r w:rsidRPr="000F7CCE">
              <w:rPr>
                <w:rFonts w:eastAsiaTheme="minorEastAsia"/>
                <w:color w:val="000000" w:themeColor="text1"/>
                <w:sz w:val="16"/>
                <w:szCs w:val="16"/>
              </w:rPr>
              <w:t>Self-consumption calculation responsible</w:t>
            </w:r>
          </w:p>
        </w:tc>
        <w:tc>
          <w:tcPr>
            <w:tcW w:w="1652" w:type="dxa"/>
          </w:tcPr>
          <w:p w:rsidRPr="000F7CCE" w:rsidR="0038624A" w:rsidP="0038624A" w:rsidRDefault="008F5B7B" w14:paraId="389C8E68" w14:textId="6DC849F3">
            <w:pPr>
              <w:rPr>
                <w:rFonts w:eastAsiaTheme="minorEastAsia"/>
                <w:color w:val="000000" w:themeColor="text1"/>
                <w:sz w:val="16"/>
                <w:szCs w:val="16"/>
              </w:rPr>
            </w:pPr>
            <w:r w:rsidRPr="000F7CCE">
              <w:rPr>
                <w:rFonts w:eastAsiaTheme="minorEastAsia"/>
                <w:color w:val="000000" w:themeColor="text1"/>
                <w:sz w:val="16"/>
                <w:szCs w:val="16"/>
              </w:rPr>
              <w:t xml:space="preserve">A </w:t>
            </w:r>
            <w:r>
              <w:rPr>
                <w:rFonts w:eastAsiaTheme="minorEastAsia"/>
                <w:color w:val="000000" w:themeColor="text1"/>
                <w:sz w:val="16"/>
                <w:szCs w:val="16"/>
              </w:rPr>
              <w:t>-</w:t>
            </w:r>
            <w:r w:rsidRPr="000F7CCE">
              <w:rPr>
                <w:rFonts w:eastAsiaTheme="minorEastAsia"/>
                <w:color w:val="000000" w:themeColor="text1"/>
                <w:sz w:val="16"/>
                <w:szCs w:val="16"/>
              </w:rPr>
              <w:t xml:space="preserve"> Energy allocation mechanism</w:t>
            </w:r>
          </w:p>
        </w:tc>
      </w:tr>
      <w:tr w:rsidRPr="000F7CCE" w:rsidR="0038624A" w:rsidTr="5054A9D0" w14:paraId="2E054E1A" w14:textId="77777777">
        <w:trPr>
          <w:trHeight w:val="300"/>
        </w:trPr>
        <w:tc>
          <w:tcPr>
            <w:tcW w:w="724" w:type="dxa"/>
          </w:tcPr>
          <w:p w:rsidRPr="000F7CCE" w:rsidR="0038624A" w:rsidP="0038624A" w:rsidRDefault="0038624A" w14:paraId="672C0276" w14:textId="0204BABA">
            <w:pPr>
              <w:rPr>
                <w:rFonts w:eastAsiaTheme="minorEastAsia"/>
                <w:color w:val="000000" w:themeColor="text1"/>
                <w:sz w:val="16"/>
                <w:szCs w:val="16"/>
              </w:rPr>
            </w:pPr>
            <w:r w:rsidRPr="000F7CCE">
              <w:rPr>
                <w:rFonts w:eastAsiaTheme="minorEastAsia"/>
                <w:color w:val="000000" w:themeColor="text1"/>
                <w:sz w:val="16"/>
                <w:szCs w:val="16"/>
              </w:rPr>
              <w:t>14.4</w:t>
            </w:r>
          </w:p>
        </w:tc>
        <w:tc>
          <w:tcPr>
            <w:tcW w:w="724" w:type="dxa"/>
          </w:tcPr>
          <w:p w:rsidRPr="5054A9D0" w:rsidR="65F3DB23" w:rsidP="5054A9D0" w:rsidRDefault="65F3DB23" w14:paraId="1996E8CC" w14:textId="6F15735A">
            <w:pPr>
              <w:rPr>
                <w:rFonts w:eastAsiaTheme="minorEastAsia"/>
                <w:color w:val="000000" w:themeColor="text1"/>
                <w:sz w:val="16"/>
                <w:szCs w:val="16"/>
              </w:rPr>
            </w:pPr>
            <w:r w:rsidRPr="5054A9D0">
              <w:rPr>
                <w:rFonts w:eastAsiaTheme="minorEastAsia"/>
                <w:color w:val="000000" w:themeColor="text1"/>
                <w:sz w:val="16"/>
                <w:szCs w:val="16"/>
              </w:rPr>
              <w:t>Core</w:t>
            </w:r>
          </w:p>
        </w:tc>
        <w:tc>
          <w:tcPr>
            <w:tcW w:w="1488" w:type="dxa"/>
          </w:tcPr>
          <w:p w:rsidRPr="000F7CCE" w:rsidR="0038624A" w:rsidP="0038624A" w:rsidRDefault="002544D2" w14:paraId="1E6762EE" w14:textId="62166BE3">
            <w:pPr>
              <w:rPr>
                <w:rFonts w:eastAsiaTheme="minorEastAsia"/>
                <w:color w:val="000000" w:themeColor="text1"/>
                <w:sz w:val="16"/>
                <w:szCs w:val="16"/>
              </w:rPr>
            </w:pPr>
            <w:r w:rsidRPr="002544D2">
              <w:rPr>
                <w:rFonts w:eastAsiaTheme="minorEastAsia"/>
                <w:color w:val="000000" w:themeColor="text1"/>
                <w:sz w:val="16"/>
                <w:szCs w:val="16"/>
              </w:rPr>
              <w:t>Send new allocation mechanism validation result</w:t>
            </w:r>
          </w:p>
        </w:tc>
        <w:tc>
          <w:tcPr>
            <w:tcW w:w="1978" w:type="dxa"/>
          </w:tcPr>
          <w:p w:rsidRPr="000F7CCE" w:rsidR="0038624A" w:rsidP="0038624A" w:rsidRDefault="0038624A" w14:paraId="7F4AF3D0" w14:textId="38FCFBBD">
            <w:pPr>
              <w:rPr>
                <w:rFonts w:eastAsiaTheme="minorEastAsia"/>
                <w:color w:val="000000" w:themeColor="text1"/>
                <w:sz w:val="16"/>
                <w:szCs w:val="16"/>
              </w:rPr>
            </w:pPr>
            <w:r w:rsidRPr="000F7CCE">
              <w:rPr>
                <w:rFonts w:eastAsiaTheme="minorEastAsia"/>
                <w:color w:val="000000" w:themeColor="text1"/>
                <w:sz w:val="16"/>
                <w:szCs w:val="16"/>
              </w:rPr>
              <w:t>Competent authority notifies</w:t>
            </w:r>
            <w:r w:rsidR="002544D2">
              <w:rPr>
                <w:rFonts w:eastAsiaTheme="minorEastAsia"/>
                <w:color w:val="000000" w:themeColor="text1"/>
                <w:sz w:val="16"/>
                <w:szCs w:val="16"/>
              </w:rPr>
              <w:t xml:space="preserve"> </w:t>
            </w:r>
            <w:r w:rsidRPr="000F7CCE" w:rsidR="002544D2">
              <w:rPr>
                <w:rFonts w:eastAsiaTheme="minorEastAsia"/>
                <w:color w:val="000000" w:themeColor="text1"/>
                <w:sz w:val="16"/>
                <w:szCs w:val="16"/>
              </w:rPr>
              <w:t>CESU operator</w:t>
            </w:r>
            <w:r w:rsidRPr="000F7CCE">
              <w:rPr>
                <w:rFonts w:eastAsiaTheme="minorEastAsia"/>
                <w:color w:val="000000" w:themeColor="text1"/>
                <w:sz w:val="16"/>
                <w:szCs w:val="16"/>
              </w:rPr>
              <w:t xml:space="preserve"> if the request is valid and if the allocation mechanism has been updated</w:t>
            </w:r>
            <w:r w:rsidR="002544D2">
              <w:rPr>
                <w:rFonts w:eastAsiaTheme="minorEastAsia"/>
                <w:color w:val="000000" w:themeColor="text1"/>
                <w:sz w:val="16"/>
                <w:szCs w:val="16"/>
              </w:rPr>
              <w:t>.</w:t>
            </w:r>
          </w:p>
        </w:tc>
        <w:tc>
          <w:tcPr>
            <w:tcW w:w="1394" w:type="dxa"/>
          </w:tcPr>
          <w:p w:rsidRPr="000F7CCE" w:rsidR="0038624A" w:rsidP="0038624A" w:rsidRDefault="0038624A" w14:paraId="79786AF8" w14:textId="2D03ED0A">
            <w:pPr>
              <w:rPr>
                <w:rFonts w:eastAsiaTheme="minorEastAsia"/>
                <w:color w:val="000000" w:themeColor="text1"/>
                <w:sz w:val="16"/>
                <w:szCs w:val="16"/>
              </w:rPr>
            </w:pPr>
            <w:r w:rsidRPr="000F7CCE">
              <w:rPr>
                <w:rFonts w:ascii="Calibri" w:hAnsi="Calibri" w:eastAsia="Calibri" w:cs="Calibri"/>
                <w:color w:val="000000" w:themeColor="text1"/>
                <w:sz w:val="16"/>
                <w:szCs w:val="16"/>
              </w:rPr>
              <w:t>Competent authority</w:t>
            </w:r>
            <w:r w:rsidRPr="000F7CCE">
              <w:rPr>
                <w:rFonts w:eastAsiaTheme="minorEastAsia"/>
                <w:color w:val="000000" w:themeColor="text1"/>
                <w:sz w:val="16"/>
                <w:szCs w:val="16"/>
              </w:rPr>
              <w:t xml:space="preserve"> </w:t>
            </w:r>
          </w:p>
        </w:tc>
        <w:tc>
          <w:tcPr>
            <w:tcW w:w="1399" w:type="dxa"/>
          </w:tcPr>
          <w:p w:rsidRPr="000F7CCE" w:rsidR="0038624A" w:rsidP="0038624A" w:rsidRDefault="0038624A" w14:paraId="1BACA867" w14:textId="6288142A">
            <w:pPr>
              <w:rPr>
                <w:rFonts w:eastAsiaTheme="minorEastAsia"/>
                <w:color w:val="000000" w:themeColor="text1"/>
                <w:sz w:val="16"/>
                <w:szCs w:val="16"/>
              </w:rPr>
            </w:pPr>
            <w:r w:rsidRPr="000F7CCE">
              <w:rPr>
                <w:rFonts w:eastAsiaTheme="minorEastAsia"/>
                <w:color w:val="000000" w:themeColor="text1"/>
                <w:sz w:val="16"/>
                <w:szCs w:val="16"/>
              </w:rPr>
              <w:t>CESU operator</w:t>
            </w:r>
          </w:p>
        </w:tc>
        <w:tc>
          <w:tcPr>
            <w:tcW w:w="1652" w:type="dxa"/>
          </w:tcPr>
          <w:p w:rsidRPr="000F7CCE" w:rsidR="0038624A" w:rsidP="0038624A" w:rsidRDefault="00AE0F2F" w14:paraId="49C53815" w14:textId="52A12DE2">
            <w:pPr>
              <w:rPr>
                <w:rFonts w:eastAsiaTheme="minorEastAsia"/>
                <w:color w:val="000000" w:themeColor="text1"/>
                <w:sz w:val="16"/>
                <w:szCs w:val="16"/>
              </w:rPr>
            </w:pPr>
            <w:r>
              <w:rPr>
                <w:rFonts w:eastAsiaTheme="minorEastAsia"/>
                <w:color w:val="000000" w:themeColor="text1"/>
                <w:sz w:val="16"/>
                <w:szCs w:val="16"/>
              </w:rPr>
              <w:t>B</w:t>
            </w:r>
            <w:r w:rsidRPr="000F7CCE">
              <w:rPr>
                <w:rFonts w:eastAsiaTheme="minorEastAsia"/>
                <w:color w:val="000000" w:themeColor="text1"/>
                <w:sz w:val="16"/>
                <w:szCs w:val="16"/>
              </w:rPr>
              <w:t xml:space="preserve"> </w:t>
            </w:r>
            <w:r w:rsidRPr="000F7CCE" w:rsidR="0038624A">
              <w:rPr>
                <w:rFonts w:eastAsiaTheme="minorEastAsia"/>
                <w:color w:val="000000" w:themeColor="text1"/>
                <w:sz w:val="16"/>
                <w:szCs w:val="16"/>
              </w:rPr>
              <w:t xml:space="preserve">- </w:t>
            </w:r>
            <w:r w:rsidRPr="000F7CCE" w:rsidR="008B4A97">
              <w:rPr>
                <w:rFonts w:eastAsiaTheme="minorEastAsia"/>
                <w:color w:val="000000" w:themeColor="text1"/>
                <w:sz w:val="16"/>
                <w:szCs w:val="16"/>
              </w:rPr>
              <w:t xml:space="preserve">Energy allocation mechanism </w:t>
            </w:r>
            <w:r w:rsidR="008B4A97">
              <w:rPr>
                <w:rFonts w:eastAsiaTheme="minorEastAsia"/>
                <w:color w:val="000000" w:themeColor="text1"/>
                <w:sz w:val="16"/>
                <w:szCs w:val="16"/>
              </w:rPr>
              <w:t>u</w:t>
            </w:r>
            <w:r w:rsidRPr="000F7CCE" w:rsidR="0038624A">
              <w:rPr>
                <w:rFonts w:eastAsiaTheme="minorEastAsia"/>
                <w:color w:val="000000" w:themeColor="text1"/>
                <w:sz w:val="16"/>
                <w:szCs w:val="16"/>
              </w:rPr>
              <w:t>pdate notification</w:t>
            </w:r>
          </w:p>
        </w:tc>
      </w:tr>
      <w:tr w:rsidRPr="000F7CCE" w:rsidR="001E0F39" w:rsidTr="5054A9D0" w14:paraId="484CC25E" w14:textId="77777777">
        <w:trPr>
          <w:trHeight w:val="300"/>
        </w:trPr>
        <w:tc>
          <w:tcPr>
            <w:tcW w:w="724" w:type="dxa"/>
          </w:tcPr>
          <w:p w:rsidRPr="000F7CCE" w:rsidR="001E0F39" w:rsidP="001E0F39" w:rsidRDefault="001E0F39" w14:paraId="6C8FD23D" w14:textId="21F39EF4">
            <w:pPr>
              <w:rPr>
                <w:rFonts w:eastAsiaTheme="minorEastAsia"/>
                <w:color w:val="000000" w:themeColor="text1"/>
                <w:sz w:val="16"/>
                <w:szCs w:val="16"/>
              </w:rPr>
            </w:pPr>
            <w:r w:rsidRPr="000F7CCE">
              <w:rPr>
                <w:rFonts w:eastAsiaTheme="minorEastAsia"/>
                <w:color w:val="000000" w:themeColor="text1"/>
                <w:sz w:val="16"/>
                <w:szCs w:val="16"/>
              </w:rPr>
              <w:t>14.5</w:t>
            </w:r>
          </w:p>
        </w:tc>
        <w:tc>
          <w:tcPr>
            <w:tcW w:w="724" w:type="dxa"/>
          </w:tcPr>
          <w:p w:rsidRPr="5054A9D0" w:rsidR="518C362C" w:rsidP="5054A9D0" w:rsidRDefault="518C362C" w14:paraId="31AC57FA" w14:textId="77FE45A8">
            <w:pPr>
              <w:rPr>
                <w:rFonts w:eastAsiaTheme="minorEastAsia"/>
                <w:color w:val="000000" w:themeColor="text1"/>
                <w:sz w:val="16"/>
                <w:szCs w:val="16"/>
              </w:rPr>
            </w:pPr>
            <w:r w:rsidRPr="5054A9D0">
              <w:rPr>
                <w:rFonts w:eastAsiaTheme="minorEastAsia"/>
                <w:color w:val="000000" w:themeColor="text1"/>
                <w:sz w:val="16"/>
                <w:szCs w:val="16"/>
              </w:rPr>
              <w:t>Core</w:t>
            </w:r>
          </w:p>
        </w:tc>
        <w:tc>
          <w:tcPr>
            <w:tcW w:w="1488" w:type="dxa"/>
          </w:tcPr>
          <w:p w:rsidRPr="000F7CCE" w:rsidR="001E0F39" w:rsidP="001E0F39" w:rsidRDefault="001E0F39" w14:paraId="648152B6" w14:textId="48162DD0">
            <w:pPr>
              <w:rPr>
                <w:rFonts w:eastAsiaTheme="minorEastAsia"/>
                <w:color w:val="000000" w:themeColor="text1"/>
                <w:sz w:val="16"/>
                <w:szCs w:val="16"/>
              </w:rPr>
            </w:pPr>
            <w:r w:rsidRPr="000F7CCE">
              <w:rPr>
                <w:rFonts w:eastAsiaTheme="minorEastAsia"/>
                <w:color w:val="000000" w:themeColor="text1"/>
                <w:sz w:val="16"/>
                <w:szCs w:val="16"/>
              </w:rPr>
              <w:t>Execute internal algorithms update</w:t>
            </w:r>
          </w:p>
        </w:tc>
        <w:tc>
          <w:tcPr>
            <w:tcW w:w="1978" w:type="dxa"/>
          </w:tcPr>
          <w:p w:rsidRPr="000F7CCE" w:rsidR="001E0F39" w:rsidP="001E0F39" w:rsidRDefault="001E0F39" w14:paraId="504F0754" w14:textId="1390F7CB">
            <w:pPr>
              <w:rPr>
                <w:rFonts w:eastAsiaTheme="minorEastAsia"/>
                <w:color w:val="000000" w:themeColor="text1"/>
                <w:sz w:val="16"/>
                <w:szCs w:val="16"/>
              </w:rPr>
            </w:pPr>
            <w:r w:rsidRPr="000F7CCE">
              <w:rPr>
                <w:rFonts w:eastAsiaTheme="minorEastAsia"/>
                <w:color w:val="000000" w:themeColor="text1"/>
                <w:sz w:val="16"/>
                <w:szCs w:val="16"/>
              </w:rPr>
              <w:t xml:space="preserve">CESU operator updates internal algorithms according to the new allocation mechanism and business model options. Several internal algorithms may be affected. </w:t>
            </w:r>
          </w:p>
        </w:tc>
        <w:tc>
          <w:tcPr>
            <w:tcW w:w="1394" w:type="dxa"/>
          </w:tcPr>
          <w:p w:rsidRPr="000F7CCE" w:rsidR="001E0F39" w:rsidP="001E0F39" w:rsidRDefault="001E0F39" w14:paraId="02D8FAFC" w14:textId="1A707189">
            <w:pPr>
              <w:rPr>
                <w:rFonts w:eastAsiaTheme="minorEastAsia"/>
                <w:color w:val="000000" w:themeColor="text1"/>
                <w:sz w:val="16"/>
                <w:szCs w:val="16"/>
              </w:rPr>
            </w:pPr>
            <w:r w:rsidRPr="000F7CCE">
              <w:rPr>
                <w:rFonts w:eastAsiaTheme="minorEastAsia"/>
                <w:color w:val="000000" w:themeColor="text1"/>
                <w:sz w:val="16"/>
                <w:szCs w:val="16"/>
              </w:rPr>
              <w:t>CESU operator</w:t>
            </w:r>
          </w:p>
        </w:tc>
        <w:tc>
          <w:tcPr>
            <w:tcW w:w="1399" w:type="dxa"/>
          </w:tcPr>
          <w:p w:rsidRPr="000F7CCE" w:rsidR="001E0F39" w:rsidP="001E0F39" w:rsidRDefault="001E0F39" w14:paraId="59214460" w14:textId="467C8ADF">
            <w:pPr>
              <w:rPr>
                <w:rFonts w:eastAsiaTheme="minorEastAsia"/>
                <w:color w:val="000000" w:themeColor="text1"/>
                <w:sz w:val="16"/>
                <w:szCs w:val="16"/>
              </w:rPr>
            </w:pPr>
            <w:r w:rsidRPr="000F7CCE">
              <w:rPr>
                <w:rFonts w:eastAsiaTheme="minorEastAsia"/>
                <w:color w:val="000000" w:themeColor="text1"/>
                <w:sz w:val="16"/>
                <w:szCs w:val="16"/>
              </w:rPr>
              <w:t>[internal]</w:t>
            </w:r>
          </w:p>
        </w:tc>
        <w:tc>
          <w:tcPr>
            <w:tcW w:w="1652" w:type="dxa"/>
          </w:tcPr>
          <w:p w:rsidRPr="000F7CCE" w:rsidR="001E0F39" w:rsidP="001E0F39" w:rsidRDefault="001E0F39" w14:paraId="6C4904DF" w14:textId="1C4D976E">
            <w:pPr>
              <w:rPr>
                <w:rFonts w:eastAsiaTheme="minorEastAsia"/>
                <w:color w:val="000000" w:themeColor="text1"/>
                <w:sz w:val="16"/>
                <w:szCs w:val="16"/>
              </w:rPr>
            </w:pPr>
            <w:r w:rsidRPr="000F7CCE">
              <w:rPr>
                <w:rFonts w:eastAsiaTheme="minorEastAsia"/>
                <w:color w:val="000000" w:themeColor="text1"/>
                <w:sz w:val="16"/>
                <w:szCs w:val="16"/>
              </w:rPr>
              <w:t>[not relevant]</w:t>
            </w:r>
          </w:p>
        </w:tc>
      </w:tr>
      <w:tr w:rsidRPr="000F7CCE" w:rsidR="001E0F39" w:rsidTr="5054A9D0" w14:paraId="7F36E6D4" w14:textId="77777777">
        <w:trPr>
          <w:trHeight w:val="300"/>
        </w:trPr>
        <w:tc>
          <w:tcPr>
            <w:tcW w:w="724" w:type="dxa"/>
          </w:tcPr>
          <w:p w:rsidRPr="000F7CCE" w:rsidR="001E0F39" w:rsidP="001E0F39" w:rsidRDefault="001E0F39" w14:paraId="43C96498" w14:textId="303C9F96">
            <w:pPr>
              <w:rPr>
                <w:rFonts w:eastAsiaTheme="minorEastAsia"/>
                <w:color w:val="000000" w:themeColor="text1"/>
                <w:sz w:val="16"/>
                <w:szCs w:val="16"/>
              </w:rPr>
            </w:pPr>
            <w:r w:rsidRPr="000F7CCE">
              <w:rPr>
                <w:rFonts w:eastAsiaTheme="minorEastAsia"/>
                <w:color w:val="000000" w:themeColor="text1"/>
                <w:sz w:val="16"/>
                <w:szCs w:val="16"/>
              </w:rPr>
              <w:t>14.6</w:t>
            </w:r>
          </w:p>
        </w:tc>
        <w:tc>
          <w:tcPr>
            <w:tcW w:w="724" w:type="dxa"/>
          </w:tcPr>
          <w:p w:rsidRPr="5054A9D0" w:rsidR="46BDBD81" w:rsidP="5054A9D0" w:rsidRDefault="46BDBD81" w14:paraId="43B7B05B" w14:textId="1B15FD92">
            <w:pPr>
              <w:rPr>
                <w:rFonts w:eastAsiaTheme="minorEastAsia"/>
                <w:color w:val="000000" w:themeColor="text1"/>
                <w:sz w:val="16"/>
                <w:szCs w:val="16"/>
              </w:rPr>
            </w:pPr>
            <w:r w:rsidRPr="5054A9D0">
              <w:rPr>
                <w:rFonts w:eastAsiaTheme="minorEastAsia"/>
                <w:color w:val="000000" w:themeColor="text1"/>
                <w:sz w:val="16"/>
                <w:szCs w:val="16"/>
              </w:rPr>
              <w:t>Core</w:t>
            </w:r>
          </w:p>
        </w:tc>
        <w:tc>
          <w:tcPr>
            <w:tcW w:w="1488" w:type="dxa"/>
          </w:tcPr>
          <w:p w:rsidRPr="000F7CCE" w:rsidR="001E0F39" w:rsidP="001E0F39" w:rsidRDefault="00036D43" w14:paraId="2024E9E5" w14:textId="3E50A324">
            <w:pPr>
              <w:rPr>
                <w:rFonts w:eastAsiaTheme="minorEastAsia"/>
                <w:color w:val="000000" w:themeColor="text1"/>
                <w:sz w:val="16"/>
                <w:szCs w:val="16"/>
              </w:rPr>
            </w:pPr>
            <w:r>
              <w:rPr>
                <w:rFonts w:eastAsiaTheme="minorEastAsia"/>
                <w:color w:val="000000" w:themeColor="text1"/>
                <w:sz w:val="16"/>
                <w:szCs w:val="16"/>
              </w:rPr>
              <w:t>Send</w:t>
            </w:r>
            <w:r w:rsidRPr="000F7CCE" w:rsidR="001E0F39">
              <w:rPr>
                <w:rFonts w:eastAsiaTheme="minorEastAsia"/>
                <w:color w:val="000000" w:themeColor="text1"/>
                <w:sz w:val="16"/>
                <w:szCs w:val="16"/>
              </w:rPr>
              <w:t xml:space="preserve"> new allocation mechanism</w:t>
            </w:r>
            <w:r>
              <w:rPr>
                <w:rFonts w:eastAsiaTheme="minorEastAsia"/>
                <w:color w:val="000000" w:themeColor="text1"/>
                <w:sz w:val="16"/>
                <w:szCs w:val="16"/>
              </w:rPr>
              <w:t xml:space="preserve"> and rules</w:t>
            </w:r>
          </w:p>
        </w:tc>
        <w:tc>
          <w:tcPr>
            <w:tcW w:w="1978" w:type="dxa"/>
          </w:tcPr>
          <w:p w:rsidRPr="000F7CCE" w:rsidR="001E0F39" w:rsidP="001E0F39" w:rsidRDefault="001E0F39" w14:paraId="432DC564" w14:textId="3A9DE586">
            <w:pPr>
              <w:rPr>
                <w:rFonts w:eastAsiaTheme="minorEastAsia"/>
                <w:color w:val="000000" w:themeColor="text1"/>
                <w:sz w:val="16"/>
                <w:szCs w:val="16"/>
              </w:rPr>
            </w:pPr>
            <w:r w:rsidRPr="000F7CCE">
              <w:rPr>
                <w:rFonts w:eastAsiaTheme="minorEastAsia"/>
                <w:color w:val="000000" w:themeColor="text1"/>
                <w:sz w:val="16"/>
                <w:szCs w:val="16"/>
              </w:rPr>
              <w:t xml:space="preserve">CESU operator notifies CESU members about successful update. </w:t>
            </w:r>
          </w:p>
        </w:tc>
        <w:tc>
          <w:tcPr>
            <w:tcW w:w="1394" w:type="dxa"/>
          </w:tcPr>
          <w:p w:rsidRPr="000F7CCE" w:rsidR="001E0F39" w:rsidP="001E0F39" w:rsidRDefault="001E0F39" w14:paraId="4DFA66F1" w14:textId="02D2224B">
            <w:pPr>
              <w:rPr>
                <w:rFonts w:eastAsiaTheme="minorEastAsia"/>
                <w:color w:val="000000" w:themeColor="text1"/>
                <w:sz w:val="16"/>
                <w:szCs w:val="16"/>
              </w:rPr>
            </w:pPr>
            <w:r w:rsidRPr="000F7CCE">
              <w:rPr>
                <w:rFonts w:eastAsiaTheme="minorEastAsia"/>
                <w:color w:val="000000" w:themeColor="text1"/>
                <w:sz w:val="16"/>
                <w:szCs w:val="16"/>
              </w:rPr>
              <w:t>CESU operator</w:t>
            </w:r>
          </w:p>
        </w:tc>
        <w:tc>
          <w:tcPr>
            <w:tcW w:w="1399" w:type="dxa"/>
          </w:tcPr>
          <w:p w:rsidRPr="000F7CCE" w:rsidR="001E0F39" w:rsidP="001E0F39" w:rsidRDefault="001E0F39" w14:paraId="1A4C0EAF" w14:textId="0A26D739">
            <w:pPr>
              <w:rPr>
                <w:rFonts w:eastAsiaTheme="minorEastAsia"/>
                <w:color w:val="000000" w:themeColor="text1"/>
                <w:sz w:val="16"/>
                <w:szCs w:val="16"/>
              </w:rPr>
            </w:pPr>
            <w:r w:rsidRPr="000F7CCE">
              <w:rPr>
                <w:rFonts w:eastAsiaTheme="minorEastAsia"/>
                <w:color w:val="000000" w:themeColor="text1"/>
                <w:sz w:val="16"/>
                <w:szCs w:val="16"/>
              </w:rPr>
              <w:t>CESU member</w:t>
            </w:r>
          </w:p>
        </w:tc>
        <w:tc>
          <w:tcPr>
            <w:tcW w:w="1652" w:type="dxa"/>
          </w:tcPr>
          <w:p w:rsidR="001E0F39" w:rsidP="001E0F39" w:rsidRDefault="001E0F39" w14:paraId="0F1B5F1B" w14:textId="77777777">
            <w:pPr>
              <w:rPr>
                <w:rFonts w:eastAsiaTheme="minorEastAsia"/>
                <w:color w:val="000000" w:themeColor="text1"/>
                <w:sz w:val="16"/>
                <w:szCs w:val="16"/>
              </w:rPr>
            </w:pPr>
            <w:r w:rsidRPr="000F7CCE">
              <w:rPr>
                <w:rFonts w:eastAsiaTheme="minorEastAsia"/>
                <w:color w:val="000000" w:themeColor="text1"/>
                <w:sz w:val="16"/>
                <w:szCs w:val="16"/>
              </w:rPr>
              <w:t xml:space="preserve">A </w:t>
            </w:r>
            <w:r>
              <w:rPr>
                <w:rFonts w:eastAsiaTheme="minorEastAsia"/>
                <w:color w:val="000000" w:themeColor="text1"/>
                <w:sz w:val="16"/>
                <w:szCs w:val="16"/>
              </w:rPr>
              <w:t>-</w:t>
            </w:r>
            <w:r w:rsidRPr="000F7CCE">
              <w:rPr>
                <w:rFonts w:eastAsiaTheme="minorEastAsia"/>
                <w:color w:val="000000" w:themeColor="text1"/>
                <w:sz w:val="16"/>
                <w:szCs w:val="16"/>
              </w:rPr>
              <w:t xml:space="preserve"> Energy allocation mechanism</w:t>
            </w:r>
          </w:p>
          <w:p w:rsidRPr="000F7CCE" w:rsidR="001E0F39" w:rsidP="001E0F39" w:rsidRDefault="001E0F39" w14:paraId="72DC0EF6" w14:textId="2E764447">
            <w:pPr>
              <w:rPr>
                <w:rFonts w:eastAsiaTheme="minorEastAsia"/>
                <w:color w:val="000000" w:themeColor="text1"/>
                <w:sz w:val="16"/>
                <w:szCs w:val="16"/>
              </w:rPr>
            </w:pPr>
            <w:r>
              <w:rPr>
                <w:rFonts w:eastAsiaTheme="minorEastAsia"/>
                <w:color w:val="000000" w:themeColor="text1"/>
                <w:sz w:val="16"/>
                <w:szCs w:val="16"/>
              </w:rPr>
              <w:t>C</w:t>
            </w:r>
            <w:r w:rsidR="00E139A9">
              <w:rPr>
                <w:rFonts w:eastAsiaTheme="minorEastAsia"/>
                <w:color w:val="000000" w:themeColor="text1"/>
                <w:sz w:val="16"/>
                <w:szCs w:val="16"/>
              </w:rPr>
              <w:t xml:space="preserve"> </w:t>
            </w:r>
            <w:r w:rsidRPr="000F7CCE">
              <w:rPr>
                <w:rFonts w:eastAsiaTheme="minorEastAsia"/>
                <w:color w:val="000000" w:themeColor="text1"/>
                <w:sz w:val="16"/>
                <w:szCs w:val="16"/>
              </w:rPr>
              <w:t>- New rules and pricing mechanism</w:t>
            </w:r>
          </w:p>
        </w:tc>
      </w:tr>
    </w:tbl>
    <w:p w:rsidRPr="000F7CCE" w:rsidR="00CE719C" w:rsidP="04F4FF6E" w:rsidRDefault="00CE719C" w14:paraId="46F5DD9A" w14:textId="77777777">
      <w:pPr>
        <w:spacing w:after="0"/>
      </w:pPr>
    </w:p>
    <w:p w:rsidRPr="000F7CCE" w:rsidR="009058AC" w:rsidP="006E27D6" w:rsidRDefault="009058AC" w14:paraId="4AE8EDF0" w14:textId="30916963">
      <w:pPr>
        <w:spacing w:after="0"/>
      </w:pPr>
    </w:p>
    <w:tbl>
      <w:tblPr>
        <w:tblStyle w:val="TableGrid"/>
        <w:tblW w:w="9350" w:type="dxa"/>
        <w:tblLook w:val="04A0" w:firstRow="1" w:lastRow="0" w:firstColumn="1" w:lastColumn="0" w:noHBand="0" w:noVBand="1"/>
      </w:tblPr>
      <w:tblGrid>
        <w:gridCol w:w="1129"/>
        <w:gridCol w:w="3402"/>
        <w:gridCol w:w="567"/>
        <w:gridCol w:w="4252"/>
      </w:tblGrid>
      <w:tr w:rsidRPr="000F7CCE" w:rsidR="009058AC" w14:paraId="56B07472" w14:textId="77777777">
        <w:trPr>
          <w:trHeight w:val="300"/>
        </w:trPr>
        <w:tc>
          <w:tcPr>
            <w:tcW w:w="9350" w:type="dxa"/>
            <w:gridSpan w:val="4"/>
            <w:shd w:val="clear" w:color="auto" w:fill="D0CECE" w:themeFill="background2" w:themeFillShade="E6"/>
          </w:tcPr>
          <w:p w:rsidRPr="000F7CCE" w:rsidR="009058AC" w:rsidRDefault="009058AC" w14:paraId="64FCF0D8" w14:textId="77777777">
            <w:pPr>
              <w:jc w:val="cente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INFORMATION OBJECTS FOR THIS PROCEDURE</w:t>
            </w:r>
          </w:p>
        </w:tc>
      </w:tr>
      <w:tr w:rsidRPr="000F7CCE" w:rsidR="009058AC" w:rsidTr="006C731D" w14:paraId="70AEE0FB" w14:textId="77777777">
        <w:trPr>
          <w:trHeight w:val="300"/>
        </w:trPr>
        <w:tc>
          <w:tcPr>
            <w:tcW w:w="1129" w:type="dxa"/>
            <w:shd w:val="clear" w:color="auto" w:fill="D0CECE" w:themeFill="background2" w:themeFillShade="E6"/>
          </w:tcPr>
          <w:p w:rsidRPr="000F7CCE" w:rsidR="009058AC" w:rsidRDefault="009058AC" w14:paraId="4A701B6C" w14:textId="77777777">
            <w:pPr>
              <w:rPr>
                <w:rFonts w:ascii="Arial" w:hAnsi="Arial" w:eastAsia="Arial" w:cs="Arial"/>
                <w:b/>
                <w:bCs/>
                <w:i/>
                <w:iCs/>
                <w:sz w:val="16"/>
                <w:szCs w:val="16"/>
              </w:rPr>
            </w:pPr>
            <w:r w:rsidRPr="000F7CCE">
              <w:rPr>
                <w:rFonts w:ascii="Arial" w:hAnsi="Arial" w:eastAsia="Arial" w:cs="Arial"/>
                <w:b/>
                <w:bCs/>
                <w:i/>
                <w:iCs/>
                <w:sz w:val="16"/>
                <w:szCs w:val="16"/>
              </w:rPr>
              <w:t>Information exchanged,</w:t>
            </w:r>
          </w:p>
          <w:p w:rsidRPr="000F7CCE" w:rsidR="009058AC" w:rsidRDefault="009058AC" w14:paraId="49D8C830" w14:textId="77777777">
            <w:pPr>
              <w:rPr>
                <w:rFonts w:ascii="Arial" w:hAnsi="Arial" w:eastAsia="Arial" w:cs="Arial"/>
                <w:b/>
                <w:bCs/>
                <w:i/>
                <w:iCs/>
                <w:sz w:val="16"/>
                <w:szCs w:val="16"/>
              </w:rPr>
            </w:pPr>
            <w:r w:rsidRPr="000F7CCE">
              <w:rPr>
                <w:rFonts w:ascii="Arial" w:hAnsi="Arial" w:eastAsia="Arial" w:cs="Arial"/>
                <w:b/>
                <w:bCs/>
                <w:i/>
                <w:iCs/>
                <w:sz w:val="16"/>
                <w:szCs w:val="16"/>
              </w:rPr>
              <w:t>ID</w:t>
            </w:r>
          </w:p>
        </w:tc>
        <w:tc>
          <w:tcPr>
            <w:tcW w:w="3402" w:type="dxa"/>
            <w:shd w:val="clear" w:color="auto" w:fill="D0CECE" w:themeFill="background2" w:themeFillShade="E6"/>
          </w:tcPr>
          <w:p w:rsidRPr="000F7CCE" w:rsidR="009058AC" w:rsidRDefault="009058AC" w14:paraId="1C84BDFE" w14:textId="77777777">
            <w:pPr>
              <w:rPr>
                <w:rFonts w:ascii="Arial" w:hAnsi="Arial" w:eastAsia="Arial" w:cs="Arial"/>
                <w:b/>
                <w:bCs/>
                <w:i/>
                <w:iCs/>
                <w:sz w:val="16"/>
                <w:szCs w:val="16"/>
              </w:rPr>
            </w:pPr>
            <w:r w:rsidRPr="000F7CCE">
              <w:rPr>
                <w:rFonts w:ascii="Arial" w:hAnsi="Arial" w:eastAsia="Arial" w:cs="Arial"/>
                <w:b/>
                <w:bCs/>
                <w:i/>
                <w:iCs/>
                <w:color w:val="000000" w:themeColor="text1"/>
                <w:sz w:val="16"/>
                <w:szCs w:val="16"/>
              </w:rPr>
              <w:t>Name of the information</w:t>
            </w:r>
          </w:p>
        </w:tc>
        <w:tc>
          <w:tcPr>
            <w:tcW w:w="4819" w:type="dxa"/>
            <w:gridSpan w:val="2"/>
            <w:shd w:val="clear" w:color="auto" w:fill="D0CECE" w:themeFill="background2" w:themeFillShade="E6"/>
          </w:tcPr>
          <w:p w:rsidRPr="000F7CCE" w:rsidR="009058AC" w:rsidRDefault="009058AC" w14:paraId="2B7989F9" w14:textId="77777777">
            <w:pP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Description of information exchanged</w:t>
            </w:r>
          </w:p>
        </w:tc>
      </w:tr>
      <w:tr w:rsidRPr="000F7CCE" w:rsidR="009058AC" w:rsidTr="006C731D" w14:paraId="05FA1D55" w14:textId="77777777">
        <w:trPr>
          <w:trHeight w:val="300"/>
        </w:trPr>
        <w:tc>
          <w:tcPr>
            <w:tcW w:w="1129" w:type="dxa"/>
          </w:tcPr>
          <w:p w:rsidRPr="000F7CCE" w:rsidR="009058AC" w:rsidRDefault="009058AC" w14:paraId="7FFA00FB" w14:textId="77777777">
            <w:pPr>
              <w:rPr>
                <w:rFonts w:eastAsiaTheme="minorEastAsia"/>
                <w:color w:val="000000" w:themeColor="text1"/>
                <w:sz w:val="16"/>
                <w:szCs w:val="16"/>
              </w:rPr>
            </w:pPr>
            <w:r w:rsidRPr="000F7CCE">
              <w:rPr>
                <w:rFonts w:eastAsia="Arial" w:cstheme="minorHAnsi"/>
                <w:color w:val="000000" w:themeColor="text1"/>
                <w:sz w:val="16"/>
                <w:szCs w:val="16"/>
              </w:rPr>
              <w:t>A</w:t>
            </w:r>
          </w:p>
        </w:tc>
        <w:tc>
          <w:tcPr>
            <w:tcW w:w="3402" w:type="dxa"/>
          </w:tcPr>
          <w:p w:rsidRPr="000F7CCE" w:rsidR="009058AC" w:rsidRDefault="006C731D" w14:paraId="35048A81" w14:textId="7EF96421">
            <w:pPr>
              <w:rPr>
                <w:rFonts w:eastAsiaTheme="minorEastAsia"/>
                <w:color w:val="000000" w:themeColor="text1"/>
                <w:sz w:val="16"/>
                <w:szCs w:val="16"/>
              </w:rPr>
            </w:pPr>
            <w:r w:rsidRPr="006C731D">
              <w:rPr>
                <w:rFonts w:eastAsiaTheme="minorEastAsia"/>
                <w:color w:val="000000" w:themeColor="text1"/>
                <w:sz w:val="16"/>
                <w:szCs w:val="16"/>
              </w:rPr>
              <w:t>Energy allocation mechanism</w:t>
            </w:r>
          </w:p>
        </w:tc>
        <w:tc>
          <w:tcPr>
            <w:tcW w:w="567" w:type="dxa"/>
          </w:tcPr>
          <w:p w:rsidRPr="000F7CCE" w:rsidR="009058AC" w:rsidRDefault="009058AC" w14:paraId="0A42514E" w14:textId="77777777">
            <w:pPr>
              <w:rPr>
                <w:rFonts w:eastAsiaTheme="minorEastAsia"/>
                <w:color w:val="000000" w:themeColor="text1"/>
                <w:sz w:val="16"/>
                <w:szCs w:val="16"/>
              </w:rPr>
            </w:pPr>
          </w:p>
        </w:tc>
        <w:tc>
          <w:tcPr>
            <w:tcW w:w="4252" w:type="dxa"/>
          </w:tcPr>
          <w:p w:rsidRPr="000F7CCE" w:rsidR="009058AC" w:rsidRDefault="006C731D" w14:paraId="2D35DA08" w14:textId="79CC0A18">
            <w:pPr>
              <w:rPr>
                <w:rFonts w:eastAsiaTheme="minorEastAsia"/>
                <w:color w:val="000000" w:themeColor="text1"/>
                <w:sz w:val="16"/>
                <w:szCs w:val="16"/>
              </w:rPr>
            </w:pPr>
            <w:r w:rsidRPr="006C731D">
              <w:rPr>
                <w:rFonts w:eastAsiaTheme="minorEastAsia"/>
                <w:color w:val="000000" w:themeColor="text1"/>
                <w:sz w:val="16"/>
                <w:szCs w:val="16"/>
              </w:rPr>
              <w:t xml:space="preserve">The new energy allocation mechanism proposed for the CESU. </w:t>
            </w:r>
            <w:r w:rsidR="00AA05A1">
              <w:rPr>
                <w:rFonts w:eastAsiaTheme="minorEastAsia"/>
                <w:color w:val="000000" w:themeColor="text1"/>
                <w:sz w:val="16"/>
                <w:szCs w:val="16"/>
              </w:rPr>
              <w:t>Since it must</w:t>
            </w:r>
            <w:r w:rsidRPr="006C731D">
              <w:rPr>
                <w:rFonts w:eastAsiaTheme="minorEastAsia"/>
                <w:color w:val="000000" w:themeColor="text1"/>
                <w:sz w:val="16"/>
                <w:szCs w:val="16"/>
              </w:rPr>
              <w:t xml:space="preserve"> comply with national regulat</w:t>
            </w:r>
            <w:r w:rsidR="00AA05A1">
              <w:rPr>
                <w:rFonts w:eastAsiaTheme="minorEastAsia"/>
                <w:color w:val="000000" w:themeColor="text1"/>
                <w:sz w:val="16"/>
                <w:szCs w:val="16"/>
              </w:rPr>
              <w:t>ion,</w:t>
            </w:r>
            <w:r w:rsidRPr="006C731D">
              <w:rPr>
                <w:rFonts w:eastAsiaTheme="minorEastAsia"/>
                <w:color w:val="000000" w:themeColor="text1"/>
                <w:sz w:val="16"/>
                <w:szCs w:val="16"/>
              </w:rPr>
              <w:t xml:space="preserve"> </w:t>
            </w:r>
            <w:r w:rsidR="00AA05A1">
              <w:rPr>
                <w:rFonts w:eastAsiaTheme="minorEastAsia"/>
                <w:color w:val="000000" w:themeColor="text1"/>
                <w:sz w:val="16"/>
                <w:szCs w:val="16"/>
              </w:rPr>
              <w:t>it</w:t>
            </w:r>
            <w:r w:rsidRPr="006C731D">
              <w:rPr>
                <w:rFonts w:eastAsiaTheme="minorEastAsia"/>
                <w:color w:val="000000" w:themeColor="text1"/>
                <w:sz w:val="16"/>
                <w:szCs w:val="16"/>
              </w:rPr>
              <w:t xml:space="preserve"> is sent to </w:t>
            </w:r>
            <w:r w:rsidR="00AA05A1">
              <w:rPr>
                <w:rFonts w:eastAsiaTheme="minorEastAsia"/>
                <w:color w:val="000000" w:themeColor="text1"/>
                <w:sz w:val="16"/>
                <w:szCs w:val="16"/>
              </w:rPr>
              <w:t>the designated</w:t>
            </w:r>
            <w:r w:rsidRPr="006C731D">
              <w:rPr>
                <w:rFonts w:eastAsiaTheme="minorEastAsia"/>
                <w:color w:val="000000" w:themeColor="text1"/>
                <w:sz w:val="16"/>
                <w:szCs w:val="16"/>
              </w:rPr>
              <w:t xml:space="preserve"> competent authority</w:t>
            </w:r>
            <w:r w:rsidR="00AA05A1">
              <w:rPr>
                <w:rFonts w:eastAsiaTheme="minorEastAsia"/>
                <w:color w:val="000000" w:themeColor="text1"/>
                <w:sz w:val="16"/>
                <w:szCs w:val="16"/>
              </w:rPr>
              <w:t xml:space="preserve"> for approval.</w:t>
            </w:r>
          </w:p>
        </w:tc>
      </w:tr>
      <w:tr w:rsidRPr="000F7CCE" w:rsidR="009058AC" w:rsidTr="006C731D" w14:paraId="2EC5BF8F" w14:textId="77777777">
        <w:trPr>
          <w:trHeight w:val="300"/>
        </w:trPr>
        <w:tc>
          <w:tcPr>
            <w:tcW w:w="1129" w:type="dxa"/>
          </w:tcPr>
          <w:p w:rsidRPr="000F7CCE" w:rsidR="009058AC" w:rsidRDefault="009058AC" w14:paraId="6743F0BC" w14:textId="77777777">
            <w:pPr>
              <w:rPr>
                <w:rFonts w:eastAsiaTheme="minorEastAsia"/>
                <w:color w:val="000000" w:themeColor="text1"/>
                <w:sz w:val="16"/>
                <w:szCs w:val="16"/>
              </w:rPr>
            </w:pPr>
            <w:r w:rsidRPr="000F7CCE">
              <w:rPr>
                <w:rFonts w:eastAsiaTheme="minorEastAsia"/>
                <w:color w:val="000000" w:themeColor="text1"/>
                <w:sz w:val="16"/>
                <w:szCs w:val="16"/>
              </w:rPr>
              <w:t>B</w:t>
            </w:r>
          </w:p>
        </w:tc>
        <w:tc>
          <w:tcPr>
            <w:tcW w:w="3402" w:type="dxa"/>
          </w:tcPr>
          <w:p w:rsidRPr="000F7CCE" w:rsidR="009058AC" w:rsidRDefault="006C731D" w14:paraId="3477589B" w14:textId="56D09436">
            <w:pPr>
              <w:rPr>
                <w:rFonts w:eastAsiaTheme="minorEastAsia"/>
                <w:color w:val="000000" w:themeColor="text1"/>
                <w:sz w:val="16"/>
                <w:szCs w:val="16"/>
              </w:rPr>
            </w:pPr>
            <w:r w:rsidRPr="000F7CCE">
              <w:rPr>
                <w:rFonts w:eastAsiaTheme="minorEastAsia"/>
                <w:color w:val="000000" w:themeColor="text1"/>
                <w:sz w:val="16"/>
                <w:szCs w:val="16"/>
              </w:rPr>
              <w:t xml:space="preserve">Energy allocation mechanism </w:t>
            </w:r>
            <w:r>
              <w:rPr>
                <w:rFonts w:eastAsiaTheme="minorEastAsia"/>
                <w:color w:val="000000" w:themeColor="text1"/>
                <w:sz w:val="16"/>
                <w:szCs w:val="16"/>
              </w:rPr>
              <w:t>u</w:t>
            </w:r>
            <w:r w:rsidRPr="000F7CCE">
              <w:rPr>
                <w:rFonts w:eastAsiaTheme="minorEastAsia"/>
                <w:color w:val="000000" w:themeColor="text1"/>
                <w:sz w:val="16"/>
                <w:szCs w:val="16"/>
              </w:rPr>
              <w:t>pdate notification</w:t>
            </w:r>
          </w:p>
        </w:tc>
        <w:tc>
          <w:tcPr>
            <w:tcW w:w="567" w:type="dxa"/>
          </w:tcPr>
          <w:p w:rsidRPr="000F7CCE" w:rsidR="009058AC" w:rsidRDefault="009058AC" w14:paraId="618EF2E5" w14:textId="77777777">
            <w:pPr>
              <w:rPr>
                <w:rFonts w:eastAsiaTheme="minorEastAsia" w:cstheme="minorHAnsi"/>
                <w:color w:val="000000" w:themeColor="text1"/>
                <w:sz w:val="16"/>
                <w:szCs w:val="16"/>
              </w:rPr>
            </w:pPr>
          </w:p>
        </w:tc>
        <w:tc>
          <w:tcPr>
            <w:tcW w:w="4252" w:type="dxa"/>
          </w:tcPr>
          <w:p w:rsidRPr="000F7CCE" w:rsidR="009058AC" w:rsidRDefault="00AA05A1" w14:paraId="44092B0F" w14:textId="55627456">
            <w:pPr>
              <w:rPr>
                <w:rFonts w:eastAsiaTheme="minorEastAsia" w:cstheme="minorHAnsi"/>
                <w:color w:val="000000" w:themeColor="text1"/>
                <w:sz w:val="16"/>
                <w:szCs w:val="16"/>
              </w:rPr>
            </w:pPr>
            <w:r w:rsidRPr="00AA05A1">
              <w:rPr>
                <w:rFonts w:eastAsiaTheme="minorEastAsia" w:cstheme="minorHAnsi"/>
                <w:color w:val="000000" w:themeColor="text1"/>
                <w:sz w:val="16"/>
                <w:szCs w:val="16"/>
              </w:rPr>
              <w:t>Official confirmation from the competent authority indicating whether the proposed allocation mechanism has been validated.</w:t>
            </w:r>
          </w:p>
        </w:tc>
      </w:tr>
      <w:tr w:rsidRPr="000F7CCE" w:rsidR="009058AC" w:rsidTr="006C731D" w14:paraId="35561738" w14:textId="77777777">
        <w:trPr>
          <w:trHeight w:val="300"/>
        </w:trPr>
        <w:tc>
          <w:tcPr>
            <w:tcW w:w="1129" w:type="dxa"/>
          </w:tcPr>
          <w:p w:rsidRPr="000F7CCE" w:rsidR="009058AC" w:rsidRDefault="009058AC" w14:paraId="73529402" w14:textId="77777777">
            <w:pPr>
              <w:rPr>
                <w:rFonts w:eastAsiaTheme="minorEastAsia"/>
                <w:color w:val="000000" w:themeColor="text1"/>
                <w:sz w:val="16"/>
                <w:szCs w:val="16"/>
              </w:rPr>
            </w:pPr>
            <w:r w:rsidRPr="000F7CCE">
              <w:rPr>
                <w:rFonts w:eastAsiaTheme="minorEastAsia" w:cstheme="minorHAnsi"/>
                <w:color w:val="000000" w:themeColor="text1"/>
                <w:sz w:val="16"/>
                <w:szCs w:val="16"/>
              </w:rPr>
              <w:t>C</w:t>
            </w:r>
          </w:p>
        </w:tc>
        <w:tc>
          <w:tcPr>
            <w:tcW w:w="3402" w:type="dxa"/>
          </w:tcPr>
          <w:p w:rsidRPr="000F7CCE" w:rsidR="009058AC" w:rsidRDefault="006C731D" w14:paraId="4205005F" w14:textId="787FE7A7">
            <w:pPr>
              <w:rPr>
                <w:rFonts w:eastAsiaTheme="minorEastAsia" w:cstheme="minorHAnsi"/>
                <w:color w:val="000000" w:themeColor="text1"/>
                <w:sz w:val="16"/>
                <w:szCs w:val="16"/>
              </w:rPr>
            </w:pPr>
            <w:r w:rsidRPr="000F7CCE">
              <w:rPr>
                <w:rFonts w:eastAsiaTheme="minorEastAsia"/>
                <w:color w:val="000000" w:themeColor="text1"/>
                <w:sz w:val="16"/>
                <w:szCs w:val="16"/>
              </w:rPr>
              <w:t>New rules and pricing mechanism</w:t>
            </w:r>
          </w:p>
        </w:tc>
        <w:tc>
          <w:tcPr>
            <w:tcW w:w="567" w:type="dxa"/>
          </w:tcPr>
          <w:p w:rsidRPr="000F7CCE" w:rsidR="009058AC" w:rsidRDefault="009058AC" w14:paraId="54EC08DD" w14:textId="77777777">
            <w:pPr>
              <w:rPr>
                <w:rFonts w:eastAsiaTheme="minorEastAsia" w:cstheme="minorHAnsi"/>
                <w:color w:val="000000" w:themeColor="text1"/>
                <w:sz w:val="16"/>
                <w:szCs w:val="16"/>
              </w:rPr>
            </w:pPr>
          </w:p>
        </w:tc>
        <w:tc>
          <w:tcPr>
            <w:tcW w:w="4252" w:type="dxa"/>
          </w:tcPr>
          <w:p w:rsidRPr="000F7CCE" w:rsidR="009058AC" w:rsidRDefault="00AA05A1" w14:paraId="7E1CE3A4" w14:textId="14AC1CB5">
            <w:pPr>
              <w:rPr>
                <w:rFonts w:eastAsiaTheme="minorEastAsia" w:cstheme="minorHAnsi"/>
                <w:color w:val="000000" w:themeColor="text1"/>
                <w:sz w:val="16"/>
                <w:szCs w:val="16"/>
              </w:rPr>
            </w:pPr>
            <w:r w:rsidRPr="00AA05A1">
              <w:rPr>
                <w:rFonts w:eastAsiaTheme="minorEastAsia" w:cstheme="minorHAnsi"/>
                <w:color w:val="000000" w:themeColor="text1"/>
                <w:sz w:val="16"/>
                <w:szCs w:val="16"/>
              </w:rPr>
              <w:t xml:space="preserve">Notification regarding the </w:t>
            </w:r>
            <w:r>
              <w:rPr>
                <w:rFonts w:eastAsiaTheme="minorEastAsia" w:cstheme="minorHAnsi"/>
                <w:color w:val="000000" w:themeColor="text1"/>
                <w:sz w:val="16"/>
                <w:szCs w:val="16"/>
              </w:rPr>
              <w:t>update of the energy</w:t>
            </w:r>
            <w:r w:rsidRPr="00AA05A1">
              <w:rPr>
                <w:rFonts w:eastAsiaTheme="minorEastAsia" w:cstheme="minorHAnsi"/>
                <w:color w:val="000000" w:themeColor="text1"/>
                <w:sz w:val="16"/>
                <w:szCs w:val="16"/>
              </w:rPr>
              <w:t xml:space="preserve"> allocation mechanism, including any new pricing models or operational rules.</w:t>
            </w:r>
          </w:p>
        </w:tc>
      </w:tr>
    </w:tbl>
    <w:p w:rsidRPr="000F7CCE" w:rsidR="00B153A9" w:rsidP="0028086E" w:rsidRDefault="00B153A9" w14:paraId="300C8DD9" w14:textId="08B60BA2">
      <w:pPr>
        <w:pStyle w:val="Caption"/>
      </w:pPr>
    </w:p>
    <w:p w:rsidRPr="000F7CCE" w:rsidR="006E27D6" w:rsidP="006E27D6" w:rsidRDefault="54877210" w14:paraId="30EF1B24" w14:textId="6ACC131E">
      <w:pPr>
        <w:pStyle w:val="Caption"/>
      </w:pPr>
      <w:r>
        <w:rPr>
          <w:noProof/>
        </w:rPr>
        <w:drawing>
          <wp:inline distT="0" distB="0" distL="0" distR="0" wp14:anchorId="7BEF7D1B" wp14:editId="0878AF8B">
            <wp:extent cx="5943600" cy="4974590"/>
            <wp:effectExtent l="0" t="0" r="0" b="0"/>
            <wp:docPr id="168931270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081016" name=""/>
                    <pic:cNvPicPr/>
                  </pic:nvPicPr>
                  <pic:blipFill>
                    <a:blip r:embed="rId59">
                      <a:extLst>
                        <a:ext uri="{96DAC541-7B7A-43D3-8B79-37D633B846F1}">
                          <asvg:svgBlip xmlns:asvg="http://schemas.microsoft.com/office/drawing/2016/SVG/main" r:embed="rId60"/>
                        </a:ext>
                      </a:extLst>
                    </a:blip>
                    <a:stretch>
                      <a:fillRect/>
                    </a:stretch>
                  </pic:blipFill>
                  <pic:spPr>
                    <a:xfrm>
                      <a:off x="0" y="0"/>
                      <a:ext cx="5943600" cy="4974590"/>
                    </a:xfrm>
                    <a:prstGeom prst="rect">
                      <a:avLst/>
                    </a:prstGeom>
                  </pic:spPr>
                </pic:pic>
              </a:graphicData>
            </a:graphic>
          </wp:inline>
        </w:drawing>
      </w:r>
      <w:r>
        <w:t xml:space="preserve"> Diagram </w:t>
      </w:r>
      <w:r w:rsidR="006E27D6">
        <w:fldChar w:fldCharType="begin"/>
      </w:r>
      <w:r w:rsidR="006E27D6">
        <w:instrText xml:space="preserve"> SEQ Diagram \* ARABIC </w:instrText>
      </w:r>
      <w:r w:rsidR="006E27D6">
        <w:fldChar w:fldCharType="separate"/>
      </w:r>
      <w:r w:rsidRPr="04F4FF6E">
        <w:rPr>
          <w:noProof/>
        </w:rPr>
        <w:t>16</w:t>
      </w:r>
      <w:r w:rsidR="006E27D6">
        <w:fldChar w:fldCharType="end"/>
      </w:r>
      <w:r>
        <w:t xml:space="preserve"> - Procedure 'Change the allocation mechanism of the CESU'</w:t>
      </w:r>
      <w:r w:rsidR="006E27D6">
        <w:br/>
      </w:r>
    </w:p>
    <w:p w:rsidRPr="000F7CCE" w:rsidR="00CE719C" w:rsidRDefault="00CE719C" w14:paraId="7D839D9A" w14:textId="5A0507B8">
      <w:pPr>
        <w:rPr>
          <w:rFonts w:ascii="Arial" w:hAnsi="Arial" w:eastAsia="Arial" w:cs="Arial"/>
          <w:b/>
          <w:bCs/>
          <w:color w:val="000000" w:themeColor="text1"/>
        </w:rPr>
      </w:pPr>
      <w:r w:rsidRPr="000F7CCE">
        <w:rPr>
          <w:rFonts w:ascii="Arial" w:hAnsi="Arial" w:eastAsia="Arial" w:cs="Arial"/>
          <w:b/>
          <w:bCs/>
          <w:color w:val="000000" w:themeColor="text1"/>
        </w:rPr>
        <w:br w:type="page"/>
      </w:r>
    </w:p>
    <w:p w:rsidRPr="000F7CCE" w:rsidR="00F31E80" w:rsidP="0046300E" w:rsidRDefault="00F31E80" w14:paraId="6D2D3EA9" w14:textId="69132CC8">
      <w:pPr>
        <w:keepNext/>
        <w:keepLines/>
        <w:rPr>
          <w:rFonts w:ascii="Arial" w:hAnsi="Arial" w:eastAsia="Arial" w:cs="Arial"/>
          <w:b/>
          <w:color w:val="000000" w:themeColor="text1"/>
        </w:rPr>
      </w:pPr>
      <w:commentRangeStart w:id="81"/>
      <w:commentRangeStart w:id="82"/>
      <w:commentRangeStart w:id="83"/>
      <w:commentRangeStart w:id="84"/>
      <w:r w:rsidRPr="00E01BDE">
        <w:rPr>
          <w:rFonts w:ascii="Arial" w:hAnsi="Arial" w:eastAsia="Arial" w:cs="Arial"/>
          <w:b/>
          <w:color w:val="000000" w:themeColor="text1"/>
        </w:rPr>
        <w:t xml:space="preserve">Procedure </w:t>
      </w:r>
      <w:r w:rsidRPr="00E01BDE" w:rsidR="00061FFB">
        <w:rPr>
          <w:rFonts w:ascii="Arial" w:hAnsi="Arial" w:eastAsia="Arial" w:cs="Arial"/>
          <w:b/>
          <w:color w:val="000000" w:themeColor="text1"/>
        </w:rPr>
        <w:t>1</w:t>
      </w:r>
      <w:r w:rsidRPr="00E01BDE" w:rsidR="00E439AF">
        <w:rPr>
          <w:rFonts w:ascii="Arial" w:hAnsi="Arial" w:eastAsia="Arial" w:cs="Arial"/>
          <w:b/>
          <w:color w:val="000000" w:themeColor="text1"/>
        </w:rPr>
        <w:t>5</w:t>
      </w:r>
      <w:r w:rsidRPr="00E01BDE">
        <w:rPr>
          <w:rFonts w:ascii="Arial" w:hAnsi="Arial" w:eastAsia="Arial" w:cs="Arial"/>
          <w:b/>
          <w:color w:val="000000" w:themeColor="text1"/>
        </w:rPr>
        <w:t xml:space="preserve">: Company qualification for participating in flexibility markets </w:t>
      </w:r>
      <w:commentRangeEnd w:id="81"/>
      <w:r w:rsidRPr="00E01BDE">
        <w:rPr>
          <w:rStyle w:val="CommentReference"/>
        </w:rPr>
        <w:commentReference w:id="81"/>
      </w:r>
      <w:commentRangeEnd w:id="82"/>
      <w:r>
        <w:rPr>
          <w:rStyle w:val="CommentReference"/>
        </w:rPr>
        <w:commentReference w:id="82"/>
      </w:r>
      <w:commentRangeEnd w:id="83"/>
      <w:r>
        <w:rPr>
          <w:rStyle w:val="CommentReference"/>
        </w:rPr>
        <w:commentReference w:id="83"/>
      </w:r>
      <w:commentRangeEnd w:id="84"/>
      <w:r>
        <w:rPr>
          <w:rStyle w:val="CommentReference"/>
        </w:rPr>
        <w:commentReference w:id="84"/>
      </w:r>
    </w:p>
    <w:p w:rsidRPr="000F7CCE" w:rsidR="00136467" w:rsidP="00521BAF" w:rsidRDefault="000E3E2E" w14:paraId="6921321D" w14:textId="16472462">
      <w:pPr>
        <w:rPr>
          <w:i/>
          <w:iCs/>
        </w:rPr>
      </w:pPr>
      <w:r>
        <w:t>L</w:t>
      </w:r>
      <w:r w:rsidR="008C4326">
        <w:t>arge CESU</w:t>
      </w:r>
      <w:r>
        <w:t xml:space="preserve"> can behave as flexibility service providers</w:t>
      </w:r>
      <w:r w:rsidR="0096677F">
        <w:t>,</w:t>
      </w:r>
      <w:r>
        <w:t xml:space="preserve"> without the need of contracting one. In these cases, they need to qualify to be allowed to provide flexibility in the flexibility market. This procedure refers to this qualification process</w:t>
      </w:r>
      <w:r w:rsidR="00085C11">
        <w:t>, usually called “</w:t>
      </w:r>
      <w:r w:rsidRPr="00085C11" w:rsidR="00085C11">
        <w:t>company qualification</w:t>
      </w:r>
      <w:r w:rsidR="00085C11">
        <w:t>”</w:t>
      </w:r>
      <w:r>
        <w:t xml:space="preserve">. </w:t>
      </w:r>
    </w:p>
    <w:tbl>
      <w:tblPr>
        <w:tblStyle w:val="TableGrid"/>
        <w:tblW w:w="5000" w:type="pct"/>
        <w:tblLook w:val="04A0" w:firstRow="1" w:lastRow="0" w:firstColumn="1" w:lastColumn="0" w:noHBand="0" w:noVBand="1"/>
      </w:tblPr>
      <w:tblGrid>
        <w:gridCol w:w="746"/>
        <w:gridCol w:w="1358"/>
        <w:gridCol w:w="2040"/>
        <w:gridCol w:w="1513"/>
        <w:gridCol w:w="1520"/>
        <w:gridCol w:w="2173"/>
      </w:tblGrid>
      <w:tr w:rsidRPr="000F7CCE" w:rsidR="00F31E80" w:rsidTr="00E369B7" w14:paraId="0809F2C1" w14:textId="77777777">
        <w:trPr>
          <w:trHeight w:val="300"/>
        </w:trPr>
        <w:tc>
          <w:tcPr>
            <w:tcW w:w="5000" w:type="pct"/>
            <w:gridSpan w:val="6"/>
            <w:shd w:val="clear" w:color="auto" w:fill="D0CECE" w:themeFill="background2" w:themeFillShade="E6"/>
          </w:tcPr>
          <w:p w:rsidR="003A1CD1" w:rsidP="04F4FF6E" w:rsidRDefault="0075674B" w14:paraId="5F2353F0" w14:textId="22C5C9EA">
            <w:pPr>
              <w:jc w:val="center"/>
            </w:pPr>
            <w:r>
              <w:rPr>
                <w:rFonts w:ascii="Arial" w:hAnsi="Arial" w:eastAsia="Arial" w:cs="Arial"/>
                <w:b/>
                <w:bCs/>
                <w:i/>
                <w:iCs/>
                <w:color w:val="000000" w:themeColor="text1"/>
                <w:sz w:val="16"/>
                <w:szCs w:val="16"/>
              </w:rPr>
              <w:t>Table II.XV</w:t>
            </w:r>
          </w:p>
        </w:tc>
      </w:tr>
      <w:tr w:rsidRPr="000F7CCE" w:rsidR="00F31E80" w:rsidTr="00E369B7" w14:paraId="640BA90E" w14:textId="77777777">
        <w:trPr>
          <w:trHeight w:val="300"/>
        </w:trPr>
        <w:tc>
          <w:tcPr>
            <w:tcW w:w="1125" w:type="pct"/>
            <w:gridSpan w:val="2"/>
            <w:shd w:val="clear" w:color="auto" w:fill="D0CECE" w:themeFill="background2" w:themeFillShade="E6"/>
          </w:tcPr>
          <w:p w:rsidR="003A1CD1" w:rsidRDefault="003A1CD1" w14:paraId="0F529BF4" w14:textId="77777777"/>
        </w:tc>
        <w:tc>
          <w:tcPr>
            <w:tcW w:w="3875" w:type="pct"/>
            <w:gridSpan w:val="4"/>
            <w:shd w:val="clear" w:color="auto" w:fill="D0CECE" w:themeFill="background2" w:themeFillShade="E6"/>
          </w:tcPr>
          <w:p w:rsidRPr="000F7CCE" w:rsidR="00F31E80" w:rsidP="00DE7ACF" w:rsidRDefault="008B2B2B" w14:paraId="5B5842E8" w14:textId="29892DF1">
            <w:pPr>
              <w:keepNext/>
              <w:keepLines/>
              <w:rPr>
                <w:rFonts w:ascii="Arial" w:hAnsi="Arial" w:eastAsia="Arial" w:cs="Arial"/>
                <w:b/>
                <w:i/>
                <w:color w:val="000000" w:themeColor="text1"/>
                <w:sz w:val="16"/>
                <w:szCs w:val="16"/>
              </w:rPr>
            </w:pPr>
            <w:r>
              <w:rPr>
                <w:rFonts w:ascii="Arial" w:hAnsi="Arial" w:eastAsia="Arial" w:cs="Arial"/>
                <w:b/>
                <w:i/>
                <w:color w:val="000000" w:themeColor="text1"/>
                <w:sz w:val="16"/>
                <w:szCs w:val="16"/>
              </w:rPr>
              <w:t>C</w:t>
            </w:r>
            <w:r w:rsidRPr="000F7CCE" w:rsidR="00F31E80">
              <w:rPr>
                <w:rFonts w:ascii="Arial" w:hAnsi="Arial" w:eastAsia="Arial" w:cs="Arial"/>
                <w:b/>
                <w:i/>
                <w:color w:val="000000" w:themeColor="text1"/>
                <w:sz w:val="16"/>
                <w:szCs w:val="16"/>
              </w:rPr>
              <w:t>ompany qualification for participating in flexibility markets</w:t>
            </w:r>
          </w:p>
        </w:tc>
      </w:tr>
      <w:tr w:rsidRPr="000F7CCE" w:rsidR="00E369B7" w:rsidTr="00E369B7" w14:paraId="58A73A78" w14:textId="77777777">
        <w:trPr>
          <w:trHeight w:val="300"/>
        </w:trPr>
        <w:tc>
          <w:tcPr>
            <w:tcW w:w="399" w:type="pct"/>
            <w:shd w:val="clear" w:color="auto" w:fill="D0CECE" w:themeFill="background2" w:themeFillShade="E6"/>
          </w:tcPr>
          <w:p w:rsidRPr="000F7CCE" w:rsidR="00F31E80" w:rsidP="00DE7ACF" w:rsidRDefault="00F31E80" w14:paraId="2E615D2C" w14:textId="77777777">
            <w:pPr>
              <w:keepNext/>
              <w:keepLines/>
              <w:rPr>
                <w:rFonts w:ascii="Arial" w:hAnsi="Arial" w:eastAsia="Arial" w:cs="Arial"/>
                <w:b/>
                <w:bCs/>
                <w:i/>
                <w:iCs/>
                <w:sz w:val="16"/>
                <w:szCs w:val="16"/>
              </w:rPr>
            </w:pPr>
            <w:r w:rsidRPr="000F7CCE">
              <w:rPr>
                <w:rFonts w:ascii="Arial" w:hAnsi="Arial" w:eastAsia="Arial" w:cs="Arial"/>
                <w:b/>
                <w:bCs/>
                <w:i/>
                <w:iCs/>
                <w:sz w:val="16"/>
                <w:szCs w:val="16"/>
              </w:rPr>
              <w:t>Step</w:t>
            </w:r>
          </w:p>
          <w:p w:rsidRPr="000F7CCE" w:rsidR="00F31E80" w:rsidP="00DE7ACF" w:rsidRDefault="00F31E80" w14:paraId="684027B7" w14:textId="77777777">
            <w:pPr>
              <w:keepNext/>
              <w:keepLines/>
              <w:rPr>
                <w:rFonts w:ascii="Arial" w:hAnsi="Arial" w:eastAsia="Arial" w:cs="Arial"/>
                <w:b/>
                <w:bCs/>
                <w:i/>
                <w:iCs/>
                <w:sz w:val="16"/>
                <w:szCs w:val="16"/>
              </w:rPr>
            </w:pPr>
            <w:r w:rsidRPr="000F7CCE">
              <w:rPr>
                <w:rFonts w:ascii="Arial" w:hAnsi="Arial" w:eastAsia="Arial" w:cs="Arial"/>
                <w:b/>
                <w:bCs/>
                <w:i/>
                <w:iCs/>
                <w:sz w:val="16"/>
                <w:szCs w:val="16"/>
              </w:rPr>
              <w:t>No</w:t>
            </w:r>
          </w:p>
        </w:tc>
        <w:tc>
          <w:tcPr>
            <w:tcW w:w="726" w:type="pct"/>
            <w:shd w:val="clear" w:color="auto" w:fill="D0CECE" w:themeFill="background2" w:themeFillShade="E6"/>
          </w:tcPr>
          <w:p w:rsidRPr="000F7CCE" w:rsidR="00F31E80" w:rsidP="00DE7ACF" w:rsidRDefault="00F31E80" w14:paraId="0040834E" w14:textId="77777777">
            <w:pPr>
              <w:keepNext/>
              <w:keepLines/>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Step</w:t>
            </w:r>
          </w:p>
        </w:tc>
        <w:tc>
          <w:tcPr>
            <w:tcW w:w="1091" w:type="pct"/>
            <w:shd w:val="clear" w:color="auto" w:fill="D0CECE" w:themeFill="background2" w:themeFillShade="E6"/>
          </w:tcPr>
          <w:p w:rsidRPr="000F7CCE" w:rsidR="00F31E80" w:rsidP="00DE7ACF" w:rsidRDefault="00F31E80" w14:paraId="45FA096C" w14:textId="77777777">
            <w:pPr>
              <w:keepNext/>
              <w:keepLines/>
              <w:rPr>
                <w:rFonts w:ascii="Arial" w:hAnsi="Arial" w:eastAsia="Arial" w:cs="Arial"/>
                <w:b/>
                <w:bCs/>
                <w:i/>
                <w:iCs/>
                <w:color w:val="000000" w:themeColor="text1"/>
                <w:sz w:val="16"/>
                <w:szCs w:val="16"/>
              </w:rPr>
            </w:pPr>
            <w:r w:rsidRPr="000F7CCE">
              <w:rPr>
                <w:rFonts w:ascii="Arial" w:hAnsi="Arial" w:eastAsia="Arial" w:cs="Arial"/>
                <w:b/>
                <w:bCs/>
                <w:i/>
                <w:iCs/>
                <w:sz w:val="16"/>
                <w:szCs w:val="16"/>
              </w:rPr>
              <w:t>Step d</w:t>
            </w:r>
            <w:r w:rsidRPr="000F7CCE">
              <w:rPr>
                <w:rFonts w:ascii="Arial" w:hAnsi="Arial" w:eastAsia="Arial" w:cs="Arial"/>
                <w:b/>
                <w:i/>
                <w:sz w:val="16"/>
                <w:szCs w:val="16"/>
              </w:rPr>
              <w:t>esc</w:t>
            </w:r>
            <w:r w:rsidRPr="000F7CCE">
              <w:rPr>
                <w:rFonts w:ascii="Arial" w:hAnsi="Arial" w:eastAsia="Arial" w:cs="Arial"/>
                <w:b/>
                <w:bCs/>
                <w:i/>
                <w:iCs/>
                <w:sz w:val="16"/>
                <w:szCs w:val="16"/>
              </w:rPr>
              <w:t>ription</w:t>
            </w:r>
          </w:p>
        </w:tc>
        <w:tc>
          <w:tcPr>
            <w:tcW w:w="809" w:type="pct"/>
            <w:shd w:val="clear" w:color="auto" w:fill="D0CECE" w:themeFill="background2" w:themeFillShade="E6"/>
          </w:tcPr>
          <w:p w:rsidRPr="000F7CCE" w:rsidR="00F31E80" w:rsidP="00DE7ACF" w:rsidRDefault="00F31E80" w14:paraId="24485605" w14:textId="77777777">
            <w:pPr>
              <w:keepNext/>
              <w:keepLines/>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Information producer</w:t>
            </w:r>
          </w:p>
        </w:tc>
        <w:tc>
          <w:tcPr>
            <w:tcW w:w="813" w:type="pct"/>
            <w:shd w:val="clear" w:color="auto" w:fill="D0CECE" w:themeFill="background2" w:themeFillShade="E6"/>
          </w:tcPr>
          <w:p w:rsidRPr="000F7CCE" w:rsidR="00F31E80" w:rsidP="00DE7ACF" w:rsidRDefault="00F31E80" w14:paraId="0618C141" w14:textId="77777777">
            <w:pPr>
              <w:keepNext/>
              <w:keepLines/>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Information receiver</w:t>
            </w:r>
          </w:p>
        </w:tc>
        <w:tc>
          <w:tcPr>
            <w:tcW w:w="1162" w:type="pct"/>
            <w:shd w:val="clear" w:color="auto" w:fill="D0CECE" w:themeFill="background2" w:themeFillShade="E6"/>
          </w:tcPr>
          <w:p w:rsidRPr="000F7CCE" w:rsidR="00F31E80" w:rsidP="00DE7ACF" w:rsidRDefault="00F31E80" w14:paraId="7EBAA05E" w14:textId="77777777">
            <w:pPr>
              <w:keepNext/>
              <w:keepLines/>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Information exchanged (IDs)</w:t>
            </w:r>
          </w:p>
        </w:tc>
      </w:tr>
      <w:tr w:rsidRPr="000F7CCE" w:rsidR="00F31E80" w:rsidTr="00E369B7" w14:paraId="626E9BC0" w14:textId="77777777">
        <w:trPr>
          <w:trHeight w:val="300"/>
        </w:trPr>
        <w:tc>
          <w:tcPr>
            <w:tcW w:w="399" w:type="pct"/>
          </w:tcPr>
          <w:p w:rsidRPr="000F7CCE" w:rsidR="00F31E80" w:rsidP="00DE7ACF" w:rsidRDefault="00E439AF" w14:paraId="227B0568" w14:textId="30076419">
            <w:pPr>
              <w:keepNext/>
              <w:keepLines/>
              <w:rPr>
                <w:rFonts w:eastAsiaTheme="minorEastAsia"/>
                <w:color w:val="000000" w:themeColor="text1"/>
                <w:sz w:val="16"/>
                <w:szCs w:val="16"/>
              </w:rPr>
            </w:pPr>
            <w:r w:rsidRPr="000F7CCE">
              <w:rPr>
                <w:rFonts w:eastAsiaTheme="minorEastAsia"/>
                <w:color w:val="000000" w:themeColor="text1"/>
                <w:sz w:val="16"/>
                <w:szCs w:val="16"/>
              </w:rPr>
              <w:t>15</w:t>
            </w:r>
            <w:r w:rsidRPr="000F7CCE" w:rsidR="00F31E80">
              <w:rPr>
                <w:rFonts w:eastAsiaTheme="minorEastAsia"/>
                <w:color w:val="000000" w:themeColor="text1"/>
                <w:sz w:val="16"/>
                <w:szCs w:val="16"/>
              </w:rPr>
              <w:t>.1</w:t>
            </w:r>
          </w:p>
        </w:tc>
        <w:tc>
          <w:tcPr>
            <w:tcW w:w="726" w:type="pct"/>
          </w:tcPr>
          <w:p w:rsidRPr="000F7CCE" w:rsidR="00F31E80" w:rsidP="00A870F1" w:rsidRDefault="00274073" w14:paraId="648B2B44" w14:textId="1E372834">
            <w:pPr>
              <w:keepNext/>
              <w:keepLines/>
              <w:jc w:val="left"/>
              <w:rPr>
                <w:rFonts w:eastAsiaTheme="minorEastAsia"/>
                <w:color w:val="000000" w:themeColor="text1"/>
                <w:sz w:val="16"/>
                <w:szCs w:val="16"/>
              </w:rPr>
            </w:pPr>
            <w:r>
              <w:rPr>
                <w:rFonts w:eastAsiaTheme="minorEastAsia"/>
                <w:color w:val="000000" w:themeColor="text1"/>
                <w:sz w:val="16"/>
                <w:szCs w:val="16"/>
              </w:rPr>
              <w:t>Send</w:t>
            </w:r>
            <w:r w:rsidRPr="000F7CCE" w:rsidR="00943DCC">
              <w:rPr>
                <w:rFonts w:eastAsiaTheme="minorEastAsia"/>
                <w:color w:val="000000" w:themeColor="text1"/>
                <w:sz w:val="16"/>
                <w:szCs w:val="16"/>
              </w:rPr>
              <w:t xml:space="preserve"> </w:t>
            </w:r>
            <w:r w:rsidRPr="000F7CCE" w:rsidR="00F31E80">
              <w:rPr>
                <w:rFonts w:eastAsiaTheme="minorEastAsia"/>
                <w:color w:val="000000" w:themeColor="text1"/>
                <w:sz w:val="16"/>
                <w:szCs w:val="16"/>
              </w:rPr>
              <w:t>company qualification</w:t>
            </w:r>
            <w:r>
              <w:rPr>
                <w:rFonts w:eastAsiaTheme="minorEastAsia"/>
                <w:color w:val="000000" w:themeColor="text1"/>
                <w:sz w:val="16"/>
                <w:szCs w:val="16"/>
              </w:rPr>
              <w:t xml:space="preserve"> request</w:t>
            </w:r>
          </w:p>
        </w:tc>
        <w:tc>
          <w:tcPr>
            <w:tcW w:w="1091" w:type="pct"/>
          </w:tcPr>
          <w:p w:rsidRPr="000F7CCE" w:rsidR="00F31E80" w:rsidP="00A870F1" w:rsidRDefault="005774B8" w14:paraId="4A07AA4B" w14:textId="5502482F">
            <w:pPr>
              <w:keepNext/>
              <w:keepLines/>
              <w:jc w:val="left"/>
              <w:rPr>
                <w:rFonts w:eastAsiaTheme="minorEastAsia"/>
                <w:color w:val="000000" w:themeColor="text1"/>
                <w:sz w:val="16"/>
                <w:szCs w:val="16"/>
              </w:rPr>
            </w:pPr>
            <w:r>
              <w:rPr>
                <w:rFonts w:eastAsiaTheme="minorEastAsia"/>
                <w:color w:val="000000" w:themeColor="text1"/>
                <w:sz w:val="16"/>
                <w:szCs w:val="16"/>
              </w:rPr>
              <w:t>CESU operator</w:t>
            </w:r>
            <w:r w:rsidRPr="000F7CCE">
              <w:rPr>
                <w:rFonts w:eastAsiaTheme="minorEastAsia"/>
                <w:color w:val="000000" w:themeColor="text1"/>
                <w:sz w:val="16"/>
                <w:szCs w:val="16"/>
              </w:rPr>
              <w:t xml:space="preserve"> </w:t>
            </w:r>
            <w:r w:rsidRPr="000F7CCE" w:rsidR="00F31E80">
              <w:rPr>
                <w:rFonts w:eastAsiaTheme="minorEastAsia"/>
                <w:color w:val="000000" w:themeColor="text1"/>
                <w:sz w:val="16"/>
                <w:szCs w:val="16"/>
              </w:rPr>
              <w:t>submits a company qualification request using the flexibility market operator</w:t>
            </w:r>
            <w:r>
              <w:rPr>
                <w:rFonts w:eastAsiaTheme="minorEastAsia"/>
                <w:color w:val="000000" w:themeColor="text1"/>
                <w:sz w:val="16"/>
                <w:szCs w:val="16"/>
              </w:rPr>
              <w:t>.</w:t>
            </w:r>
          </w:p>
        </w:tc>
        <w:tc>
          <w:tcPr>
            <w:tcW w:w="809" w:type="pct"/>
          </w:tcPr>
          <w:p w:rsidRPr="000F7CCE" w:rsidR="00F31E80" w:rsidP="00A870F1" w:rsidRDefault="005774B8" w14:paraId="231CC9E0" w14:textId="6295323F">
            <w:pPr>
              <w:keepNext/>
              <w:keepLines/>
              <w:jc w:val="left"/>
              <w:rPr>
                <w:rFonts w:eastAsiaTheme="minorEastAsia"/>
                <w:color w:val="000000" w:themeColor="text1"/>
                <w:sz w:val="16"/>
                <w:szCs w:val="16"/>
              </w:rPr>
            </w:pPr>
            <w:r>
              <w:rPr>
                <w:rFonts w:eastAsiaTheme="minorEastAsia"/>
                <w:color w:val="000000" w:themeColor="text1"/>
                <w:sz w:val="16"/>
                <w:szCs w:val="16"/>
              </w:rPr>
              <w:t>CESU operator</w:t>
            </w:r>
          </w:p>
        </w:tc>
        <w:tc>
          <w:tcPr>
            <w:tcW w:w="813" w:type="pct"/>
          </w:tcPr>
          <w:p w:rsidRPr="000F7CCE" w:rsidR="00F31E80" w:rsidP="00A870F1" w:rsidRDefault="00BF18B2" w14:paraId="22796CEB" w14:textId="2BA646C6">
            <w:pPr>
              <w:keepNext/>
              <w:keepLines/>
              <w:jc w:val="left"/>
              <w:rPr>
                <w:rFonts w:eastAsiaTheme="minorEastAsia"/>
                <w:color w:val="000000" w:themeColor="text1"/>
                <w:sz w:val="16"/>
                <w:szCs w:val="16"/>
              </w:rPr>
            </w:pPr>
            <w:r>
              <w:rPr>
                <w:rFonts w:eastAsiaTheme="minorEastAsia"/>
                <w:color w:val="000000" w:themeColor="text1"/>
                <w:sz w:val="16"/>
                <w:szCs w:val="16"/>
              </w:rPr>
              <w:t>F</w:t>
            </w:r>
            <w:r w:rsidRPr="000F7CCE" w:rsidR="00F31E80">
              <w:rPr>
                <w:rFonts w:eastAsiaTheme="minorEastAsia"/>
                <w:color w:val="000000" w:themeColor="text1"/>
                <w:sz w:val="16"/>
                <w:szCs w:val="16"/>
              </w:rPr>
              <w:t>lexibility market operator</w:t>
            </w:r>
          </w:p>
        </w:tc>
        <w:tc>
          <w:tcPr>
            <w:tcW w:w="1162" w:type="pct"/>
          </w:tcPr>
          <w:p w:rsidRPr="000F7CCE" w:rsidR="00F31E80" w:rsidP="00B02CD9" w:rsidRDefault="00AA5B55" w14:paraId="27544558" w14:textId="7A69B196">
            <w:pPr>
              <w:keepNext/>
              <w:keepLines/>
              <w:jc w:val="left"/>
              <w:rPr>
                <w:rFonts w:eastAsiaTheme="minorEastAsia"/>
                <w:strike/>
                <w:color w:val="000000" w:themeColor="text1"/>
                <w:sz w:val="16"/>
                <w:szCs w:val="16"/>
              </w:rPr>
            </w:pPr>
            <w:r>
              <w:rPr>
                <w:rFonts w:eastAsiaTheme="minorEastAsia"/>
                <w:color w:val="000000" w:themeColor="text1"/>
                <w:sz w:val="16"/>
                <w:szCs w:val="16"/>
              </w:rPr>
              <w:t xml:space="preserve">A - </w:t>
            </w:r>
            <w:r w:rsidRPr="000F7CCE" w:rsidR="00F31E80">
              <w:rPr>
                <w:rFonts w:eastAsiaTheme="minorEastAsia"/>
                <w:color w:val="000000" w:themeColor="text1"/>
                <w:sz w:val="16"/>
                <w:szCs w:val="16"/>
              </w:rPr>
              <w:t>Company qualification request</w:t>
            </w:r>
          </w:p>
          <w:p w:rsidRPr="000F7CCE" w:rsidR="00F31E80" w:rsidP="00B02CD9" w:rsidRDefault="00F31E80" w14:paraId="66F50FDE" w14:textId="77777777">
            <w:pPr>
              <w:keepNext/>
              <w:keepLines/>
              <w:jc w:val="left"/>
              <w:rPr>
                <w:rFonts w:eastAsiaTheme="minorEastAsia"/>
                <w:color w:val="000000" w:themeColor="text1"/>
                <w:sz w:val="16"/>
                <w:szCs w:val="16"/>
              </w:rPr>
            </w:pPr>
          </w:p>
        </w:tc>
      </w:tr>
      <w:tr w:rsidRPr="000F7CCE" w:rsidR="00274073" w:rsidTr="00E369B7" w14:paraId="7ACB3A1F" w14:textId="77777777">
        <w:trPr>
          <w:trHeight w:val="300"/>
        </w:trPr>
        <w:tc>
          <w:tcPr>
            <w:tcW w:w="399" w:type="pct"/>
          </w:tcPr>
          <w:p w:rsidRPr="000F7CCE" w:rsidR="00274073" w:rsidP="00274073" w:rsidRDefault="00274073" w14:paraId="485A085D" w14:textId="2B580334">
            <w:pPr>
              <w:keepNext/>
              <w:keepLines/>
              <w:rPr>
                <w:rFonts w:eastAsiaTheme="minorEastAsia"/>
                <w:color w:val="000000" w:themeColor="text1"/>
                <w:sz w:val="16"/>
                <w:szCs w:val="16"/>
              </w:rPr>
            </w:pPr>
            <w:r w:rsidRPr="000F7CCE">
              <w:rPr>
                <w:rFonts w:eastAsiaTheme="minorEastAsia"/>
                <w:color w:val="000000" w:themeColor="text1"/>
                <w:sz w:val="16"/>
                <w:szCs w:val="16"/>
              </w:rPr>
              <w:t>15.2</w:t>
            </w:r>
          </w:p>
        </w:tc>
        <w:tc>
          <w:tcPr>
            <w:tcW w:w="726" w:type="pct"/>
          </w:tcPr>
          <w:p w:rsidRPr="000F7CCE" w:rsidR="00274073" w:rsidP="00274073" w:rsidRDefault="00274073" w14:paraId="40FFBC0A" w14:textId="7DEEA1EF">
            <w:pPr>
              <w:keepNext/>
              <w:keepLines/>
              <w:jc w:val="left"/>
              <w:rPr>
                <w:rFonts w:eastAsiaTheme="minorEastAsia"/>
                <w:color w:val="000000" w:themeColor="text1"/>
                <w:sz w:val="16"/>
                <w:szCs w:val="16"/>
              </w:rPr>
            </w:pPr>
            <w:r>
              <w:rPr>
                <w:rFonts w:eastAsiaTheme="minorEastAsia"/>
                <w:color w:val="000000" w:themeColor="text1"/>
                <w:sz w:val="16"/>
                <w:szCs w:val="16"/>
              </w:rPr>
              <w:t>Send</w:t>
            </w:r>
            <w:r w:rsidRPr="000F7CCE">
              <w:rPr>
                <w:rFonts w:eastAsiaTheme="minorEastAsia"/>
                <w:color w:val="000000" w:themeColor="text1"/>
                <w:sz w:val="16"/>
                <w:szCs w:val="16"/>
              </w:rPr>
              <w:t xml:space="preserve"> company qualification</w:t>
            </w:r>
            <w:r>
              <w:rPr>
                <w:rFonts w:eastAsiaTheme="minorEastAsia"/>
                <w:color w:val="000000" w:themeColor="text1"/>
                <w:sz w:val="16"/>
                <w:szCs w:val="16"/>
              </w:rPr>
              <w:t xml:space="preserve"> request</w:t>
            </w:r>
          </w:p>
        </w:tc>
        <w:tc>
          <w:tcPr>
            <w:tcW w:w="1091" w:type="pct"/>
          </w:tcPr>
          <w:p w:rsidRPr="000F7CCE" w:rsidR="00274073" w:rsidP="00274073" w:rsidRDefault="00274073" w14:paraId="2DDDA6D2" w14:textId="065CCEDE">
            <w:pPr>
              <w:keepNext/>
              <w:keepLines/>
              <w:jc w:val="left"/>
              <w:rPr>
                <w:rFonts w:eastAsiaTheme="minorEastAsia"/>
                <w:color w:val="000000" w:themeColor="text1"/>
                <w:sz w:val="16"/>
                <w:szCs w:val="16"/>
              </w:rPr>
            </w:pPr>
            <w:r>
              <w:rPr>
                <w:rFonts w:eastAsiaTheme="minorEastAsia"/>
                <w:color w:val="000000" w:themeColor="text1"/>
                <w:sz w:val="16"/>
                <w:szCs w:val="16"/>
              </w:rPr>
              <w:t>F</w:t>
            </w:r>
            <w:r w:rsidRPr="000F7CCE">
              <w:rPr>
                <w:rFonts w:eastAsiaTheme="minorEastAsia"/>
                <w:color w:val="000000" w:themeColor="text1"/>
                <w:sz w:val="16"/>
                <w:szCs w:val="16"/>
              </w:rPr>
              <w:t>lexibility market operator forwards new company qualification request to the flexibility requesting party.</w:t>
            </w:r>
          </w:p>
        </w:tc>
        <w:tc>
          <w:tcPr>
            <w:tcW w:w="809" w:type="pct"/>
          </w:tcPr>
          <w:p w:rsidRPr="000F7CCE" w:rsidR="00274073" w:rsidP="00274073" w:rsidRDefault="00274073" w14:paraId="2B55A24D" w14:textId="04B61A36">
            <w:pPr>
              <w:keepNext/>
              <w:keepLines/>
              <w:jc w:val="left"/>
              <w:rPr>
                <w:rFonts w:eastAsiaTheme="minorEastAsia"/>
                <w:color w:val="000000" w:themeColor="text1"/>
                <w:sz w:val="16"/>
                <w:szCs w:val="16"/>
              </w:rPr>
            </w:pPr>
            <w:r>
              <w:rPr>
                <w:rFonts w:eastAsiaTheme="minorEastAsia"/>
                <w:color w:val="000000" w:themeColor="text1"/>
                <w:sz w:val="16"/>
                <w:szCs w:val="16"/>
              </w:rPr>
              <w:t>F</w:t>
            </w:r>
            <w:r w:rsidRPr="000F7CCE">
              <w:rPr>
                <w:rFonts w:eastAsiaTheme="minorEastAsia"/>
                <w:color w:val="000000" w:themeColor="text1"/>
                <w:sz w:val="16"/>
                <w:szCs w:val="16"/>
              </w:rPr>
              <w:t>lexibility market operator</w:t>
            </w:r>
          </w:p>
        </w:tc>
        <w:tc>
          <w:tcPr>
            <w:tcW w:w="813" w:type="pct"/>
          </w:tcPr>
          <w:p w:rsidRPr="000F7CCE" w:rsidR="00274073" w:rsidP="00274073" w:rsidRDefault="00274073" w14:paraId="0F403FEA" w14:textId="77777777">
            <w:pPr>
              <w:keepNext/>
              <w:keepLines/>
              <w:jc w:val="left"/>
              <w:rPr>
                <w:rFonts w:eastAsiaTheme="minorEastAsia"/>
                <w:color w:val="000000" w:themeColor="text1"/>
                <w:sz w:val="16"/>
                <w:szCs w:val="16"/>
              </w:rPr>
            </w:pPr>
            <w:r w:rsidRPr="000F7CCE">
              <w:rPr>
                <w:rFonts w:eastAsiaTheme="minorEastAsia"/>
                <w:color w:val="000000" w:themeColor="text1"/>
                <w:sz w:val="16"/>
                <w:szCs w:val="16"/>
              </w:rPr>
              <w:t>Flexibility requesting party</w:t>
            </w:r>
          </w:p>
        </w:tc>
        <w:tc>
          <w:tcPr>
            <w:tcW w:w="1162" w:type="pct"/>
          </w:tcPr>
          <w:p w:rsidRPr="00E131CA" w:rsidR="00274073" w:rsidP="00274073" w:rsidRDefault="00E131CA" w14:paraId="2EE0A29D" w14:textId="3B92EAC4">
            <w:pPr>
              <w:keepNext/>
              <w:keepLines/>
              <w:jc w:val="left"/>
              <w:rPr>
                <w:rFonts w:eastAsiaTheme="minorEastAsia"/>
                <w:strike/>
                <w:color w:val="000000" w:themeColor="text1"/>
                <w:sz w:val="16"/>
                <w:szCs w:val="16"/>
              </w:rPr>
            </w:pPr>
            <w:r>
              <w:rPr>
                <w:rFonts w:eastAsiaTheme="minorEastAsia"/>
                <w:color w:val="000000" w:themeColor="text1"/>
                <w:sz w:val="16"/>
                <w:szCs w:val="16"/>
              </w:rPr>
              <w:t xml:space="preserve">A - </w:t>
            </w:r>
            <w:r w:rsidRPr="000F7CCE">
              <w:rPr>
                <w:rFonts w:eastAsiaTheme="minorEastAsia"/>
                <w:color w:val="000000" w:themeColor="text1"/>
                <w:sz w:val="16"/>
                <w:szCs w:val="16"/>
              </w:rPr>
              <w:t>Company qualification request</w:t>
            </w:r>
          </w:p>
        </w:tc>
      </w:tr>
      <w:tr w:rsidRPr="000F7CCE" w:rsidR="00F31E80" w:rsidTr="00E369B7" w14:paraId="052A608E" w14:textId="77777777">
        <w:trPr>
          <w:trHeight w:val="300"/>
        </w:trPr>
        <w:tc>
          <w:tcPr>
            <w:tcW w:w="399" w:type="pct"/>
          </w:tcPr>
          <w:p w:rsidRPr="000F7CCE" w:rsidR="00F31E80" w:rsidP="00DE7ACF" w:rsidRDefault="00E439AF" w14:paraId="6181B657" w14:textId="3FE796E7">
            <w:pPr>
              <w:keepNext/>
              <w:keepLines/>
              <w:rPr>
                <w:rFonts w:eastAsiaTheme="minorEastAsia"/>
                <w:color w:val="000000" w:themeColor="text1"/>
                <w:sz w:val="16"/>
                <w:szCs w:val="16"/>
              </w:rPr>
            </w:pPr>
            <w:r w:rsidRPr="000F7CCE">
              <w:rPr>
                <w:rFonts w:eastAsiaTheme="minorEastAsia"/>
                <w:color w:val="000000" w:themeColor="text1"/>
                <w:sz w:val="16"/>
                <w:szCs w:val="16"/>
              </w:rPr>
              <w:t>15</w:t>
            </w:r>
            <w:r w:rsidRPr="000F7CCE" w:rsidR="00F31E80">
              <w:rPr>
                <w:rFonts w:eastAsiaTheme="minorEastAsia"/>
                <w:color w:val="000000" w:themeColor="text1"/>
                <w:sz w:val="16"/>
                <w:szCs w:val="16"/>
              </w:rPr>
              <w:t>.3</w:t>
            </w:r>
          </w:p>
        </w:tc>
        <w:tc>
          <w:tcPr>
            <w:tcW w:w="726" w:type="pct"/>
          </w:tcPr>
          <w:p w:rsidRPr="000F7CCE" w:rsidR="00F31E80" w:rsidP="00A870F1" w:rsidRDefault="002732EC" w14:paraId="483D03D8" w14:textId="1B490454">
            <w:pPr>
              <w:keepNext/>
              <w:keepLines/>
              <w:jc w:val="left"/>
              <w:rPr>
                <w:rFonts w:eastAsiaTheme="minorEastAsia"/>
                <w:color w:val="000000" w:themeColor="text1"/>
                <w:sz w:val="16"/>
                <w:szCs w:val="16"/>
              </w:rPr>
            </w:pPr>
            <w:r>
              <w:rPr>
                <w:rFonts w:eastAsiaTheme="minorEastAsia"/>
                <w:color w:val="000000" w:themeColor="text1"/>
                <w:sz w:val="16"/>
                <w:szCs w:val="16"/>
              </w:rPr>
              <w:t>Execute</w:t>
            </w:r>
            <w:r w:rsidRPr="000F7CCE" w:rsidR="00943DCC">
              <w:rPr>
                <w:rFonts w:eastAsiaTheme="minorEastAsia"/>
                <w:color w:val="000000" w:themeColor="text1"/>
                <w:sz w:val="16"/>
                <w:szCs w:val="16"/>
              </w:rPr>
              <w:t xml:space="preserve"> </w:t>
            </w:r>
            <w:r w:rsidRPr="000F7CCE" w:rsidR="00F31E80">
              <w:rPr>
                <w:rFonts w:eastAsiaTheme="minorEastAsia"/>
                <w:color w:val="000000" w:themeColor="text1"/>
                <w:sz w:val="16"/>
                <w:szCs w:val="16"/>
              </w:rPr>
              <w:t xml:space="preserve">company qualification </w:t>
            </w:r>
            <w:r>
              <w:rPr>
                <w:rFonts w:eastAsiaTheme="minorEastAsia"/>
                <w:color w:val="000000" w:themeColor="text1"/>
                <w:sz w:val="16"/>
                <w:szCs w:val="16"/>
              </w:rPr>
              <w:t>validation</w:t>
            </w:r>
          </w:p>
        </w:tc>
        <w:tc>
          <w:tcPr>
            <w:tcW w:w="1091" w:type="pct"/>
          </w:tcPr>
          <w:p w:rsidRPr="000F7CCE" w:rsidR="00F31E80" w:rsidP="00A870F1" w:rsidRDefault="00F31E80" w14:paraId="67C93FF2" w14:textId="6B54E3BF">
            <w:pPr>
              <w:keepNext/>
              <w:keepLines/>
              <w:jc w:val="left"/>
              <w:rPr>
                <w:rFonts w:eastAsiaTheme="minorEastAsia"/>
                <w:color w:val="000000" w:themeColor="text1"/>
                <w:sz w:val="16"/>
                <w:szCs w:val="16"/>
              </w:rPr>
            </w:pPr>
            <w:r w:rsidRPr="000F7CCE">
              <w:rPr>
                <w:rFonts w:eastAsiaTheme="minorEastAsia"/>
                <w:color w:val="000000" w:themeColor="text1"/>
                <w:sz w:val="16"/>
                <w:szCs w:val="16"/>
              </w:rPr>
              <w:t xml:space="preserve">Flexibility requesting party assesses if the </w:t>
            </w:r>
            <w:r w:rsidR="005774B8">
              <w:rPr>
                <w:rFonts w:eastAsiaTheme="minorEastAsia"/>
                <w:color w:val="000000" w:themeColor="text1"/>
                <w:sz w:val="16"/>
                <w:szCs w:val="16"/>
              </w:rPr>
              <w:t>CESU operator</w:t>
            </w:r>
            <w:r w:rsidRPr="000F7CCE">
              <w:rPr>
                <w:rFonts w:eastAsiaTheme="minorEastAsia"/>
                <w:color w:val="000000" w:themeColor="text1"/>
                <w:sz w:val="16"/>
                <w:szCs w:val="16"/>
              </w:rPr>
              <w:t xml:space="preserve"> satisfies pre-defined company requirements to be a flexibility service provider</w:t>
            </w:r>
            <w:r w:rsidR="005774B8">
              <w:rPr>
                <w:rFonts w:eastAsiaTheme="minorEastAsia"/>
                <w:color w:val="000000" w:themeColor="text1"/>
                <w:sz w:val="16"/>
                <w:szCs w:val="16"/>
              </w:rPr>
              <w:t>.</w:t>
            </w:r>
          </w:p>
        </w:tc>
        <w:tc>
          <w:tcPr>
            <w:tcW w:w="809" w:type="pct"/>
          </w:tcPr>
          <w:p w:rsidRPr="000F7CCE" w:rsidR="00F31E80" w:rsidP="00A870F1" w:rsidRDefault="00F31E80" w14:paraId="2EA715E2" w14:textId="77777777">
            <w:pPr>
              <w:keepNext/>
              <w:keepLines/>
              <w:jc w:val="left"/>
              <w:rPr>
                <w:rFonts w:eastAsiaTheme="minorEastAsia"/>
                <w:color w:val="000000" w:themeColor="text1"/>
                <w:sz w:val="16"/>
                <w:szCs w:val="16"/>
              </w:rPr>
            </w:pPr>
            <w:r w:rsidRPr="000F7CCE">
              <w:rPr>
                <w:rFonts w:eastAsiaTheme="minorEastAsia"/>
                <w:color w:val="000000" w:themeColor="text1"/>
                <w:sz w:val="16"/>
                <w:szCs w:val="16"/>
              </w:rPr>
              <w:t>Flexibility requesting party</w:t>
            </w:r>
          </w:p>
        </w:tc>
        <w:tc>
          <w:tcPr>
            <w:tcW w:w="813" w:type="pct"/>
          </w:tcPr>
          <w:p w:rsidRPr="000F7CCE" w:rsidR="00F31E80" w:rsidP="00A870F1" w:rsidRDefault="00F31E80" w14:paraId="5AFF5950" w14:textId="77777777">
            <w:pPr>
              <w:keepNext/>
              <w:keepLines/>
              <w:jc w:val="left"/>
              <w:rPr>
                <w:rFonts w:eastAsiaTheme="minorEastAsia"/>
                <w:color w:val="000000" w:themeColor="text1"/>
                <w:sz w:val="16"/>
                <w:szCs w:val="16"/>
              </w:rPr>
            </w:pPr>
            <w:r w:rsidRPr="000F7CCE">
              <w:rPr>
                <w:rFonts w:eastAsiaTheme="minorEastAsia"/>
                <w:color w:val="000000" w:themeColor="text1"/>
                <w:sz w:val="16"/>
                <w:szCs w:val="16"/>
              </w:rPr>
              <w:t>[internal]</w:t>
            </w:r>
          </w:p>
        </w:tc>
        <w:tc>
          <w:tcPr>
            <w:tcW w:w="1162" w:type="pct"/>
          </w:tcPr>
          <w:p w:rsidRPr="000F7CCE" w:rsidR="00F31E80" w:rsidP="00B02CD9" w:rsidRDefault="00F31E80" w14:paraId="11124694" w14:textId="77777777">
            <w:pPr>
              <w:keepNext/>
              <w:keepLines/>
              <w:jc w:val="left"/>
              <w:rPr>
                <w:rFonts w:eastAsiaTheme="minorEastAsia"/>
                <w:color w:val="000000" w:themeColor="text1"/>
                <w:sz w:val="16"/>
                <w:szCs w:val="16"/>
              </w:rPr>
            </w:pPr>
            <w:r w:rsidRPr="000F7CCE">
              <w:rPr>
                <w:rFonts w:eastAsiaTheme="minorEastAsia"/>
                <w:color w:val="000000" w:themeColor="text1"/>
                <w:sz w:val="16"/>
                <w:szCs w:val="16"/>
              </w:rPr>
              <w:t>[not relevant]</w:t>
            </w:r>
          </w:p>
        </w:tc>
      </w:tr>
      <w:tr w:rsidRPr="000F7CCE" w:rsidR="00F31E80" w:rsidTr="00E369B7" w14:paraId="204E28EF" w14:textId="77777777">
        <w:trPr>
          <w:trHeight w:val="300"/>
        </w:trPr>
        <w:tc>
          <w:tcPr>
            <w:tcW w:w="399" w:type="pct"/>
          </w:tcPr>
          <w:p w:rsidRPr="000F7CCE" w:rsidR="00F31E80" w:rsidP="00DE7ACF" w:rsidRDefault="00E439AF" w14:paraId="45C6D152" w14:textId="14E784B5">
            <w:pPr>
              <w:keepNext/>
              <w:keepLines/>
              <w:rPr>
                <w:rFonts w:eastAsiaTheme="minorEastAsia"/>
                <w:color w:val="000000" w:themeColor="text1"/>
                <w:sz w:val="16"/>
                <w:szCs w:val="16"/>
              </w:rPr>
            </w:pPr>
            <w:r w:rsidRPr="000F7CCE">
              <w:rPr>
                <w:rFonts w:eastAsiaTheme="minorEastAsia"/>
                <w:color w:val="000000" w:themeColor="text1"/>
                <w:sz w:val="16"/>
                <w:szCs w:val="16"/>
              </w:rPr>
              <w:t>15</w:t>
            </w:r>
            <w:r w:rsidRPr="000F7CCE" w:rsidR="00F31E80">
              <w:rPr>
                <w:rFonts w:eastAsiaTheme="minorEastAsia"/>
                <w:color w:val="000000" w:themeColor="text1"/>
                <w:sz w:val="16"/>
                <w:szCs w:val="16"/>
              </w:rPr>
              <w:t>.4</w:t>
            </w:r>
          </w:p>
        </w:tc>
        <w:tc>
          <w:tcPr>
            <w:tcW w:w="726" w:type="pct"/>
          </w:tcPr>
          <w:p w:rsidRPr="000F7CCE" w:rsidR="00F31E80" w:rsidP="00A870F1" w:rsidRDefault="00F31E80" w14:paraId="7759174B" w14:textId="77777777">
            <w:pPr>
              <w:keepNext/>
              <w:keepLines/>
              <w:jc w:val="left"/>
              <w:rPr>
                <w:rFonts w:eastAsiaTheme="minorEastAsia"/>
                <w:color w:val="000000" w:themeColor="text1"/>
                <w:sz w:val="16"/>
                <w:szCs w:val="16"/>
              </w:rPr>
            </w:pPr>
            <w:r w:rsidRPr="000F7CCE">
              <w:rPr>
                <w:rFonts w:eastAsiaTheme="minorEastAsia"/>
                <w:color w:val="000000" w:themeColor="text1"/>
                <w:sz w:val="16"/>
                <w:szCs w:val="16"/>
              </w:rPr>
              <w:t>Send company qualification results</w:t>
            </w:r>
          </w:p>
        </w:tc>
        <w:tc>
          <w:tcPr>
            <w:tcW w:w="1091" w:type="pct"/>
          </w:tcPr>
          <w:p w:rsidRPr="000F7CCE" w:rsidR="00F31E80" w:rsidP="00A870F1" w:rsidRDefault="00F31E80" w14:paraId="2FDF96A7" w14:textId="4C95A63A">
            <w:pPr>
              <w:keepNext/>
              <w:keepLines/>
              <w:jc w:val="left"/>
              <w:rPr>
                <w:rFonts w:eastAsiaTheme="minorEastAsia"/>
                <w:color w:val="000000" w:themeColor="text1"/>
                <w:sz w:val="16"/>
                <w:szCs w:val="16"/>
              </w:rPr>
            </w:pPr>
            <w:r w:rsidRPr="000F7CCE">
              <w:rPr>
                <w:rFonts w:eastAsiaTheme="minorEastAsia"/>
                <w:color w:val="000000" w:themeColor="text1"/>
                <w:sz w:val="16"/>
                <w:szCs w:val="16"/>
              </w:rPr>
              <w:t>Flexibility requesting party sends company qualification results to the flexibility market operator</w:t>
            </w:r>
            <w:r w:rsidR="00E131CA">
              <w:rPr>
                <w:rFonts w:eastAsiaTheme="minorEastAsia"/>
                <w:color w:val="000000" w:themeColor="text1"/>
                <w:sz w:val="16"/>
                <w:szCs w:val="16"/>
              </w:rPr>
              <w:t>.</w:t>
            </w:r>
          </w:p>
        </w:tc>
        <w:tc>
          <w:tcPr>
            <w:tcW w:w="809" w:type="pct"/>
          </w:tcPr>
          <w:p w:rsidRPr="000F7CCE" w:rsidR="00F31E80" w:rsidP="00A870F1" w:rsidRDefault="00F31E80" w14:paraId="2FA348A1" w14:textId="77777777">
            <w:pPr>
              <w:keepNext/>
              <w:keepLines/>
              <w:jc w:val="left"/>
              <w:rPr>
                <w:rFonts w:eastAsiaTheme="minorEastAsia"/>
                <w:color w:val="000000" w:themeColor="text1"/>
                <w:sz w:val="16"/>
                <w:szCs w:val="16"/>
              </w:rPr>
            </w:pPr>
            <w:r w:rsidRPr="000F7CCE">
              <w:rPr>
                <w:rFonts w:eastAsiaTheme="minorEastAsia"/>
                <w:color w:val="000000" w:themeColor="text1"/>
                <w:sz w:val="16"/>
                <w:szCs w:val="16"/>
              </w:rPr>
              <w:t>Flexibility requesting party</w:t>
            </w:r>
          </w:p>
        </w:tc>
        <w:tc>
          <w:tcPr>
            <w:tcW w:w="813" w:type="pct"/>
          </w:tcPr>
          <w:p w:rsidRPr="000F7CCE" w:rsidR="00F31E80" w:rsidP="00A870F1" w:rsidRDefault="00BF18B2" w14:paraId="262618AA" w14:textId="12C70991">
            <w:pPr>
              <w:keepNext/>
              <w:keepLines/>
              <w:jc w:val="left"/>
              <w:rPr>
                <w:rFonts w:eastAsiaTheme="minorEastAsia"/>
                <w:color w:val="000000" w:themeColor="text1"/>
                <w:sz w:val="16"/>
                <w:szCs w:val="16"/>
              </w:rPr>
            </w:pPr>
            <w:r>
              <w:rPr>
                <w:rFonts w:eastAsiaTheme="minorEastAsia"/>
                <w:color w:val="000000" w:themeColor="text1"/>
                <w:sz w:val="16"/>
                <w:szCs w:val="16"/>
              </w:rPr>
              <w:t>F</w:t>
            </w:r>
            <w:r w:rsidRPr="000F7CCE" w:rsidR="00F31E80">
              <w:rPr>
                <w:rFonts w:eastAsiaTheme="minorEastAsia"/>
                <w:color w:val="000000" w:themeColor="text1"/>
                <w:sz w:val="16"/>
                <w:szCs w:val="16"/>
              </w:rPr>
              <w:t>lexibility market operator</w:t>
            </w:r>
          </w:p>
        </w:tc>
        <w:tc>
          <w:tcPr>
            <w:tcW w:w="1162" w:type="pct"/>
          </w:tcPr>
          <w:p w:rsidRPr="000F7CCE" w:rsidR="00F31E80" w:rsidP="00B02CD9" w:rsidRDefault="00AA5B55" w14:paraId="1E8CF2DF" w14:textId="74FC9690">
            <w:pPr>
              <w:keepNext/>
              <w:keepLines/>
              <w:jc w:val="left"/>
              <w:rPr>
                <w:rFonts w:eastAsiaTheme="minorEastAsia"/>
                <w:color w:val="000000" w:themeColor="text1"/>
                <w:sz w:val="16"/>
                <w:szCs w:val="16"/>
              </w:rPr>
            </w:pPr>
            <w:r>
              <w:rPr>
                <w:rFonts w:eastAsiaTheme="minorEastAsia"/>
                <w:color w:val="000000" w:themeColor="text1"/>
                <w:sz w:val="16"/>
                <w:szCs w:val="16"/>
              </w:rPr>
              <w:t xml:space="preserve">B - </w:t>
            </w:r>
            <w:r w:rsidRPr="000F7CCE" w:rsidR="00F31E80">
              <w:rPr>
                <w:rFonts w:eastAsiaTheme="minorEastAsia"/>
                <w:color w:val="000000" w:themeColor="text1"/>
                <w:sz w:val="16"/>
                <w:szCs w:val="16"/>
              </w:rPr>
              <w:t>Company qualification results</w:t>
            </w:r>
          </w:p>
        </w:tc>
      </w:tr>
      <w:tr w:rsidRPr="000F7CCE" w:rsidR="00D70F31" w:rsidTr="00E369B7" w14:paraId="5B3A9D1A" w14:textId="77777777">
        <w:trPr>
          <w:trHeight w:val="300"/>
        </w:trPr>
        <w:tc>
          <w:tcPr>
            <w:tcW w:w="399" w:type="pct"/>
          </w:tcPr>
          <w:p w:rsidRPr="000F7CCE" w:rsidR="00D70F31" w:rsidP="00D70F31" w:rsidRDefault="00D70F31" w14:paraId="71851D15" w14:textId="353F26EA">
            <w:pPr>
              <w:keepNext/>
              <w:keepLines/>
              <w:rPr>
                <w:rFonts w:eastAsiaTheme="minorEastAsia"/>
                <w:color w:val="000000" w:themeColor="text1"/>
                <w:sz w:val="16"/>
                <w:szCs w:val="16"/>
              </w:rPr>
            </w:pPr>
            <w:r w:rsidRPr="000F7CCE">
              <w:rPr>
                <w:rFonts w:eastAsiaTheme="minorEastAsia"/>
                <w:color w:val="000000" w:themeColor="text1"/>
                <w:sz w:val="16"/>
                <w:szCs w:val="16"/>
              </w:rPr>
              <w:t>15.5</w:t>
            </w:r>
          </w:p>
        </w:tc>
        <w:tc>
          <w:tcPr>
            <w:tcW w:w="726" w:type="pct"/>
          </w:tcPr>
          <w:p w:rsidRPr="000F7CCE" w:rsidR="00D70F31" w:rsidP="00D70F31" w:rsidRDefault="00D70F31" w14:paraId="1AB99AAE" w14:textId="7AAB6DC9">
            <w:pPr>
              <w:keepNext/>
              <w:keepLines/>
              <w:jc w:val="left"/>
              <w:rPr>
                <w:rFonts w:eastAsiaTheme="minorEastAsia"/>
                <w:color w:val="000000" w:themeColor="text1"/>
                <w:sz w:val="16"/>
                <w:szCs w:val="16"/>
              </w:rPr>
            </w:pPr>
            <w:r w:rsidRPr="000F7CCE">
              <w:rPr>
                <w:rFonts w:eastAsiaTheme="minorEastAsia"/>
                <w:color w:val="000000" w:themeColor="text1"/>
                <w:sz w:val="16"/>
                <w:szCs w:val="16"/>
              </w:rPr>
              <w:t>Send company qualification results</w:t>
            </w:r>
          </w:p>
        </w:tc>
        <w:tc>
          <w:tcPr>
            <w:tcW w:w="1091" w:type="pct"/>
          </w:tcPr>
          <w:p w:rsidRPr="000F7CCE" w:rsidR="00D70F31" w:rsidP="00D70F31" w:rsidRDefault="00D70F31" w14:paraId="5D6FB5FD" w14:textId="2416CAE6">
            <w:pPr>
              <w:keepNext/>
              <w:keepLines/>
              <w:jc w:val="left"/>
              <w:rPr>
                <w:rFonts w:eastAsiaTheme="minorEastAsia"/>
                <w:color w:val="000000" w:themeColor="text1"/>
                <w:sz w:val="16"/>
                <w:szCs w:val="16"/>
              </w:rPr>
            </w:pPr>
            <w:r w:rsidRPr="000F7CCE">
              <w:rPr>
                <w:rFonts w:eastAsiaTheme="minorEastAsia"/>
                <w:color w:val="000000" w:themeColor="text1"/>
                <w:sz w:val="16"/>
                <w:szCs w:val="16"/>
              </w:rPr>
              <w:t xml:space="preserve">flexibility market operator notifies </w:t>
            </w:r>
            <w:r w:rsidR="00E131CA">
              <w:rPr>
                <w:rFonts w:eastAsiaTheme="minorEastAsia"/>
                <w:color w:val="000000" w:themeColor="text1"/>
                <w:sz w:val="16"/>
                <w:szCs w:val="16"/>
              </w:rPr>
              <w:t>CESU operator</w:t>
            </w:r>
            <w:r w:rsidRPr="000F7CCE" w:rsidR="00E131CA">
              <w:rPr>
                <w:rFonts w:eastAsiaTheme="minorEastAsia"/>
                <w:color w:val="000000" w:themeColor="text1"/>
                <w:sz w:val="16"/>
                <w:szCs w:val="16"/>
              </w:rPr>
              <w:t xml:space="preserve"> </w:t>
            </w:r>
            <w:r w:rsidRPr="000F7CCE">
              <w:rPr>
                <w:rFonts w:eastAsiaTheme="minorEastAsia"/>
                <w:color w:val="000000" w:themeColor="text1"/>
                <w:sz w:val="16"/>
                <w:szCs w:val="16"/>
              </w:rPr>
              <w:t>about company qualification results</w:t>
            </w:r>
            <w:r w:rsidR="00E131CA">
              <w:rPr>
                <w:rFonts w:eastAsiaTheme="minorEastAsia"/>
                <w:color w:val="000000" w:themeColor="text1"/>
                <w:sz w:val="16"/>
                <w:szCs w:val="16"/>
              </w:rPr>
              <w:t>.</w:t>
            </w:r>
          </w:p>
        </w:tc>
        <w:tc>
          <w:tcPr>
            <w:tcW w:w="809" w:type="pct"/>
          </w:tcPr>
          <w:p w:rsidRPr="000F7CCE" w:rsidR="00D70F31" w:rsidP="00D70F31" w:rsidRDefault="00D70F31" w14:paraId="21A58E44" w14:textId="78D0FC7A">
            <w:pPr>
              <w:keepNext/>
              <w:keepLines/>
              <w:jc w:val="left"/>
              <w:rPr>
                <w:rFonts w:eastAsiaTheme="minorEastAsia"/>
                <w:color w:val="000000" w:themeColor="text1"/>
                <w:sz w:val="16"/>
                <w:szCs w:val="16"/>
              </w:rPr>
            </w:pPr>
            <w:r>
              <w:rPr>
                <w:rFonts w:eastAsiaTheme="minorEastAsia"/>
                <w:color w:val="000000" w:themeColor="text1"/>
                <w:sz w:val="16"/>
                <w:szCs w:val="16"/>
              </w:rPr>
              <w:t>F</w:t>
            </w:r>
            <w:r w:rsidRPr="000F7CCE">
              <w:rPr>
                <w:rFonts w:eastAsiaTheme="minorEastAsia"/>
                <w:color w:val="000000" w:themeColor="text1"/>
                <w:sz w:val="16"/>
                <w:szCs w:val="16"/>
              </w:rPr>
              <w:t>lexibility market operator</w:t>
            </w:r>
          </w:p>
        </w:tc>
        <w:tc>
          <w:tcPr>
            <w:tcW w:w="813" w:type="pct"/>
          </w:tcPr>
          <w:p w:rsidRPr="000F7CCE" w:rsidR="00D70F31" w:rsidP="00D70F31" w:rsidRDefault="00E131CA" w14:paraId="674F9AFF" w14:textId="0598A8F0">
            <w:pPr>
              <w:keepNext/>
              <w:keepLines/>
              <w:jc w:val="left"/>
              <w:rPr>
                <w:rFonts w:eastAsiaTheme="minorEastAsia"/>
                <w:color w:val="000000" w:themeColor="text1"/>
                <w:sz w:val="16"/>
                <w:szCs w:val="16"/>
              </w:rPr>
            </w:pPr>
            <w:r>
              <w:rPr>
                <w:rFonts w:eastAsiaTheme="minorEastAsia"/>
                <w:color w:val="000000" w:themeColor="text1"/>
                <w:sz w:val="16"/>
                <w:szCs w:val="16"/>
              </w:rPr>
              <w:t>CESU operator</w:t>
            </w:r>
          </w:p>
        </w:tc>
        <w:tc>
          <w:tcPr>
            <w:tcW w:w="1162" w:type="pct"/>
          </w:tcPr>
          <w:p w:rsidRPr="000F7CCE" w:rsidR="00D70F31" w:rsidP="00D70F31" w:rsidRDefault="00D70F31" w14:paraId="73FA0FBC" w14:textId="3CE738C7">
            <w:pPr>
              <w:keepNext/>
              <w:keepLines/>
              <w:jc w:val="left"/>
              <w:rPr>
                <w:rFonts w:eastAsiaTheme="minorEastAsia"/>
                <w:color w:val="000000" w:themeColor="text1"/>
                <w:sz w:val="16"/>
                <w:szCs w:val="16"/>
              </w:rPr>
            </w:pPr>
            <w:r>
              <w:rPr>
                <w:rFonts w:eastAsiaTheme="minorEastAsia"/>
                <w:color w:val="000000" w:themeColor="text1"/>
                <w:sz w:val="16"/>
                <w:szCs w:val="16"/>
              </w:rPr>
              <w:t xml:space="preserve">B - </w:t>
            </w:r>
            <w:r w:rsidRPr="000F7CCE">
              <w:rPr>
                <w:rFonts w:eastAsiaTheme="minorEastAsia"/>
                <w:color w:val="000000" w:themeColor="text1"/>
                <w:sz w:val="16"/>
                <w:szCs w:val="16"/>
              </w:rPr>
              <w:t>Company qualification results</w:t>
            </w:r>
          </w:p>
        </w:tc>
      </w:tr>
    </w:tbl>
    <w:p w:rsidR="00F31E80" w:rsidP="00F31E80" w:rsidRDefault="00F31E80" w14:paraId="72A9C762" w14:textId="77777777">
      <w:pPr>
        <w:rPr>
          <w:rFonts w:ascii="Arial" w:hAnsi="Arial" w:eastAsia="Arial" w:cs="Arial"/>
          <w:b/>
          <w:bCs/>
          <w:color w:val="000000" w:themeColor="text1"/>
        </w:rPr>
      </w:pPr>
    </w:p>
    <w:p w:rsidR="00F44731" w:rsidP="008B2B2B" w:rsidRDefault="005774B8" w14:paraId="6F5F82F1" w14:textId="0DE6FD41">
      <w:pPr>
        <w:spacing w:after="0" w:line="240" w:lineRule="auto"/>
        <w:rPr>
          <w:rFonts w:ascii="Arial" w:hAnsi="Arial" w:eastAsia="Arial" w:cs="Arial"/>
          <w:b/>
          <w:bCs/>
          <w:color w:val="000000" w:themeColor="text1"/>
        </w:rPr>
      </w:pPr>
      <w:r w:rsidRPr="005774B8">
        <w:rPr>
          <w:rFonts w:ascii="Arial" w:hAnsi="Arial" w:eastAsia="Arial" w:cs="Arial"/>
          <w:b/>
          <w:bCs/>
          <w:noProof/>
          <w:color w:val="000000" w:themeColor="text1"/>
        </w:rPr>
        <w:drawing>
          <wp:inline distT="0" distB="0" distL="0" distR="0" wp14:anchorId="718E7210" wp14:editId="37C531D6">
            <wp:extent cx="5943600" cy="2713355"/>
            <wp:effectExtent l="0" t="0" r="0" b="0"/>
            <wp:docPr id="12955307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53076" name=""/>
                    <pic:cNvPicPr/>
                  </pic:nvPicPr>
                  <pic:blipFill>
                    <a:blip r:embed="rId61">
                      <a:extLst>
                        <a:ext uri="{96DAC541-7B7A-43D3-8B79-37D633B846F1}">
                          <asvg:svgBlip xmlns:asvg="http://schemas.microsoft.com/office/drawing/2016/SVG/main" r:embed="rId62"/>
                        </a:ext>
                      </a:extLst>
                    </a:blip>
                    <a:stretch>
                      <a:fillRect/>
                    </a:stretch>
                  </pic:blipFill>
                  <pic:spPr>
                    <a:xfrm>
                      <a:off x="0" y="0"/>
                      <a:ext cx="5943600" cy="2713355"/>
                    </a:xfrm>
                    <a:prstGeom prst="rect">
                      <a:avLst/>
                    </a:prstGeom>
                  </pic:spPr>
                </pic:pic>
              </a:graphicData>
            </a:graphic>
          </wp:inline>
        </w:drawing>
      </w:r>
    </w:p>
    <w:p w:rsidRPr="008B2B2B" w:rsidR="008B2B2B" w:rsidP="008B2B2B" w:rsidRDefault="008B2B2B" w14:paraId="20277D7F" w14:textId="40F962D4">
      <w:pPr>
        <w:pStyle w:val="Caption"/>
      </w:pPr>
      <w:r w:rsidRPr="000F7CCE">
        <w:t xml:space="preserve">Diagram </w:t>
      </w:r>
      <w:r w:rsidRPr="000F7CCE">
        <w:fldChar w:fldCharType="begin"/>
      </w:r>
      <w:r w:rsidRPr="000F7CCE">
        <w:instrText xml:space="preserve"> SEQ Diagram \* ARABIC </w:instrText>
      </w:r>
      <w:r w:rsidRPr="000F7CCE">
        <w:fldChar w:fldCharType="separate"/>
      </w:r>
      <w:r w:rsidRPr="000F7CCE">
        <w:fldChar w:fldCharType="end"/>
      </w:r>
      <w:r w:rsidRPr="000F7CCE">
        <w:t xml:space="preserve"> - Procedure '</w:t>
      </w:r>
      <w:r w:rsidRPr="00E131CA" w:rsidR="00E131CA">
        <w:t>Company qualification for participating in flexibility markets</w:t>
      </w:r>
      <w:r w:rsidRPr="000F7CCE">
        <w:t>'</w:t>
      </w:r>
      <w:r>
        <w:br/>
      </w:r>
    </w:p>
    <w:tbl>
      <w:tblPr>
        <w:tblStyle w:val="TableGrid"/>
        <w:tblW w:w="9350" w:type="dxa"/>
        <w:tblLook w:val="04A0" w:firstRow="1" w:lastRow="0" w:firstColumn="1" w:lastColumn="0" w:noHBand="0" w:noVBand="1"/>
      </w:tblPr>
      <w:tblGrid>
        <w:gridCol w:w="1129"/>
        <w:gridCol w:w="3402"/>
        <w:gridCol w:w="567"/>
        <w:gridCol w:w="4252"/>
      </w:tblGrid>
      <w:tr w:rsidRPr="000F7CCE" w:rsidR="00AA5B55" w14:paraId="68CBD42C" w14:textId="77777777">
        <w:trPr>
          <w:trHeight w:val="300"/>
        </w:trPr>
        <w:tc>
          <w:tcPr>
            <w:tcW w:w="9350" w:type="dxa"/>
            <w:gridSpan w:val="4"/>
            <w:shd w:val="clear" w:color="auto" w:fill="D0CECE" w:themeFill="background2" w:themeFillShade="E6"/>
          </w:tcPr>
          <w:p w:rsidRPr="000F7CCE" w:rsidR="00AA5B55" w:rsidP="008B2B2B" w:rsidRDefault="00AA5B55" w14:paraId="6B925B77" w14:textId="77777777">
            <w:pPr>
              <w:keepNext/>
              <w:keepLines/>
              <w:jc w:val="cente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INFORMATION OBJECTS FOR THIS PROCEDURE</w:t>
            </w:r>
          </w:p>
        </w:tc>
      </w:tr>
      <w:tr w:rsidRPr="000F7CCE" w:rsidR="00AA5B55" w14:paraId="1B71BF97" w14:textId="77777777">
        <w:trPr>
          <w:trHeight w:val="300"/>
        </w:trPr>
        <w:tc>
          <w:tcPr>
            <w:tcW w:w="1129" w:type="dxa"/>
            <w:shd w:val="clear" w:color="auto" w:fill="D0CECE" w:themeFill="background2" w:themeFillShade="E6"/>
          </w:tcPr>
          <w:p w:rsidRPr="000F7CCE" w:rsidR="00AA5B55" w:rsidP="008B2B2B" w:rsidRDefault="00AA5B55" w14:paraId="6E978435" w14:textId="77777777">
            <w:pPr>
              <w:keepNext/>
              <w:keepLines/>
              <w:rPr>
                <w:rFonts w:ascii="Arial" w:hAnsi="Arial" w:eastAsia="Arial" w:cs="Arial"/>
                <w:b/>
                <w:bCs/>
                <w:i/>
                <w:iCs/>
                <w:sz w:val="16"/>
                <w:szCs w:val="16"/>
              </w:rPr>
            </w:pPr>
            <w:r w:rsidRPr="000F7CCE">
              <w:rPr>
                <w:rFonts w:ascii="Arial" w:hAnsi="Arial" w:eastAsia="Arial" w:cs="Arial"/>
                <w:b/>
                <w:bCs/>
                <w:i/>
                <w:iCs/>
                <w:sz w:val="16"/>
                <w:szCs w:val="16"/>
              </w:rPr>
              <w:t>Information exchanged,</w:t>
            </w:r>
          </w:p>
          <w:p w:rsidRPr="000F7CCE" w:rsidR="00AA5B55" w:rsidP="008B2B2B" w:rsidRDefault="00AA5B55" w14:paraId="45B7D87E" w14:textId="77777777">
            <w:pPr>
              <w:keepNext/>
              <w:keepLines/>
              <w:rPr>
                <w:rFonts w:ascii="Arial" w:hAnsi="Arial" w:eastAsia="Arial" w:cs="Arial"/>
                <w:b/>
                <w:bCs/>
                <w:i/>
                <w:iCs/>
                <w:sz w:val="16"/>
                <w:szCs w:val="16"/>
              </w:rPr>
            </w:pPr>
            <w:r w:rsidRPr="000F7CCE">
              <w:rPr>
                <w:rFonts w:ascii="Arial" w:hAnsi="Arial" w:eastAsia="Arial" w:cs="Arial"/>
                <w:b/>
                <w:bCs/>
                <w:i/>
                <w:iCs/>
                <w:sz w:val="16"/>
                <w:szCs w:val="16"/>
              </w:rPr>
              <w:t>ID</w:t>
            </w:r>
          </w:p>
        </w:tc>
        <w:tc>
          <w:tcPr>
            <w:tcW w:w="3402" w:type="dxa"/>
            <w:shd w:val="clear" w:color="auto" w:fill="D0CECE" w:themeFill="background2" w:themeFillShade="E6"/>
          </w:tcPr>
          <w:p w:rsidRPr="000F7CCE" w:rsidR="00AA5B55" w:rsidP="008B2B2B" w:rsidRDefault="00AA5B55" w14:paraId="38F941B3" w14:textId="77777777">
            <w:pPr>
              <w:keepNext/>
              <w:keepLines/>
              <w:rPr>
                <w:rFonts w:ascii="Arial" w:hAnsi="Arial" w:eastAsia="Arial" w:cs="Arial"/>
                <w:b/>
                <w:bCs/>
                <w:i/>
                <w:iCs/>
                <w:sz w:val="16"/>
                <w:szCs w:val="16"/>
              </w:rPr>
            </w:pPr>
            <w:r w:rsidRPr="000F7CCE">
              <w:rPr>
                <w:rFonts w:ascii="Arial" w:hAnsi="Arial" w:eastAsia="Arial" w:cs="Arial"/>
                <w:b/>
                <w:bCs/>
                <w:i/>
                <w:iCs/>
                <w:color w:val="000000" w:themeColor="text1"/>
                <w:sz w:val="16"/>
                <w:szCs w:val="16"/>
              </w:rPr>
              <w:t>Name of the information</w:t>
            </w:r>
          </w:p>
        </w:tc>
        <w:tc>
          <w:tcPr>
            <w:tcW w:w="4819" w:type="dxa"/>
            <w:gridSpan w:val="2"/>
            <w:shd w:val="clear" w:color="auto" w:fill="D0CECE" w:themeFill="background2" w:themeFillShade="E6"/>
          </w:tcPr>
          <w:p w:rsidRPr="000F7CCE" w:rsidR="00AA5B55" w:rsidP="008B2B2B" w:rsidRDefault="00AA5B55" w14:paraId="4D5A4765" w14:textId="77777777">
            <w:pPr>
              <w:keepNext/>
              <w:keepLines/>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Description of information exchanged</w:t>
            </w:r>
          </w:p>
        </w:tc>
      </w:tr>
      <w:tr w:rsidRPr="000F7CCE" w:rsidR="00AA5B55" w14:paraId="6E9843B7" w14:textId="77777777">
        <w:trPr>
          <w:trHeight w:val="300"/>
        </w:trPr>
        <w:tc>
          <w:tcPr>
            <w:tcW w:w="1129" w:type="dxa"/>
          </w:tcPr>
          <w:p w:rsidRPr="000F7CCE" w:rsidR="00AA5B55" w:rsidP="008B2B2B" w:rsidRDefault="00AA5B55" w14:paraId="75CFCBC9" w14:textId="77777777">
            <w:pPr>
              <w:keepNext/>
              <w:keepLines/>
              <w:rPr>
                <w:rFonts w:eastAsiaTheme="minorEastAsia"/>
                <w:color w:val="000000" w:themeColor="text1"/>
                <w:sz w:val="16"/>
                <w:szCs w:val="16"/>
              </w:rPr>
            </w:pPr>
            <w:r w:rsidRPr="000F7CCE">
              <w:rPr>
                <w:rFonts w:eastAsia="Arial" w:cstheme="minorHAnsi"/>
                <w:color w:val="000000" w:themeColor="text1"/>
                <w:sz w:val="16"/>
                <w:szCs w:val="16"/>
              </w:rPr>
              <w:t>A</w:t>
            </w:r>
          </w:p>
        </w:tc>
        <w:tc>
          <w:tcPr>
            <w:tcW w:w="3402" w:type="dxa"/>
          </w:tcPr>
          <w:p w:rsidRPr="000F7CCE" w:rsidR="00AA5B55" w:rsidP="008B2B2B" w:rsidRDefault="00AA5B55" w14:paraId="3FC9C63F" w14:textId="6527CFB9">
            <w:pPr>
              <w:keepNext/>
              <w:keepLines/>
              <w:rPr>
                <w:rFonts w:eastAsiaTheme="minorEastAsia"/>
                <w:color w:val="000000" w:themeColor="text1"/>
                <w:sz w:val="16"/>
                <w:szCs w:val="16"/>
              </w:rPr>
            </w:pPr>
            <w:r w:rsidRPr="000F7CCE">
              <w:rPr>
                <w:rFonts w:eastAsiaTheme="minorEastAsia"/>
                <w:color w:val="000000" w:themeColor="text1"/>
                <w:sz w:val="16"/>
                <w:szCs w:val="16"/>
              </w:rPr>
              <w:t>Company qualification request</w:t>
            </w:r>
          </w:p>
        </w:tc>
        <w:tc>
          <w:tcPr>
            <w:tcW w:w="567" w:type="dxa"/>
          </w:tcPr>
          <w:p w:rsidRPr="000F7CCE" w:rsidR="00AA5B55" w:rsidP="008B2B2B" w:rsidRDefault="00AA5B55" w14:paraId="3AC72BD7" w14:textId="77777777">
            <w:pPr>
              <w:keepNext/>
              <w:keepLines/>
              <w:rPr>
                <w:rFonts w:eastAsiaTheme="minorEastAsia"/>
                <w:color w:val="000000" w:themeColor="text1"/>
                <w:sz w:val="16"/>
                <w:szCs w:val="16"/>
              </w:rPr>
            </w:pPr>
          </w:p>
        </w:tc>
        <w:tc>
          <w:tcPr>
            <w:tcW w:w="4252" w:type="dxa"/>
          </w:tcPr>
          <w:p w:rsidRPr="000F7CCE" w:rsidR="00AA5B55" w:rsidP="008B2B2B" w:rsidRDefault="006D1B8E" w14:paraId="05E99F7D" w14:textId="453891CB">
            <w:pPr>
              <w:keepNext/>
              <w:keepLines/>
              <w:rPr>
                <w:rFonts w:eastAsiaTheme="minorEastAsia"/>
                <w:color w:val="000000" w:themeColor="text1"/>
                <w:sz w:val="16"/>
                <w:szCs w:val="16"/>
              </w:rPr>
            </w:pPr>
            <w:r w:rsidRPr="006D1B8E">
              <w:rPr>
                <w:rFonts w:eastAsiaTheme="minorEastAsia"/>
                <w:color w:val="000000" w:themeColor="text1"/>
                <w:sz w:val="16"/>
                <w:szCs w:val="16"/>
              </w:rPr>
              <w:t xml:space="preserve">Application submitted to initiate the qualification process. Includes organization profile, audit reports, insurance information, legal compliance documents, and other relevant </w:t>
            </w:r>
            <w:r>
              <w:rPr>
                <w:rFonts w:eastAsiaTheme="minorEastAsia"/>
                <w:color w:val="000000" w:themeColor="text1"/>
                <w:sz w:val="16"/>
                <w:szCs w:val="16"/>
              </w:rPr>
              <w:t>information.</w:t>
            </w:r>
          </w:p>
        </w:tc>
      </w:tr>
      <w:tr w:rsidRPr="000F7CCE" w:rsidR="00AA5B55" w14:paraId="5F410BE3" w14:textId="77777777">
        <w:trPr>
          <w:trHeight w:val="300"/>
        </w:trPr>
        <w:tc>
          <w:tcPr>
            <w:tcW w:w="1129" w:type="dxa"/>
          </w:tcPr>
          <w:p w:rsidRPr="000F7CCE" w:rsidR="00AA5B55" w:rsidP="008B2B2B" w:rsidRDefault="00AA5B55" w14:paraId="626AC45B" w14:textId="77777777">
            <w:pPr>
              <w:keepNext/>
              <w:keepLines/>
              <w:rPr>
                <w:rFonts w:eastAsiaTheme="minorEastAsia"/>
                <w:color w:val="000000" w:themeColor="text1"/>
                <w:sz w:val="16"/>
                <w:szCs w:val="16"/>
              </w:rPr>
            </w:pPr>
            <w:r w:rsidRPr="000F7CCE">
              <w:rPr>
                <w:rFonts w:eastAsiaTheme="minorEastAsia"/>
                <w:color w:val="000000" w:themeColor="text1"/>
                <w:sz w:val="16"/>
                <w:szCs w:val="16"/>
              </w:rPr>
              <w:t>B</w:t>
            </w:r>
          </w:p>
        </w:tc>
        <w:tc>
          <w:tcPr>
            <w:tcW w:w="3402" w:type="dxa"/>
          </w:tcPr>
          <w:p w:rsidRPr="000F7CCE" w:rsidR="00AA5B55" w:rsidP="008B2B2B" w:rsidRDefault="00AA5B55" w14:paraId="34FBC115" w14:textId="5DFC320D">
            <w:pPr>
              <w:keepNext/>
              <w:keepLines/>
              <w:rPr>
                <w:rFonts w:eastAsiaTheme="minorEastAsia"/>
                <w:color w:val="000000" w:themeColor="text1"/>
                <w:sz w:val="16"/>
                <w:szCs w:val="16"/>
              </w:rPr>
            </w:pPr>
            <w:r w:rsidRPr="000F7CCE">
              <w:rPr>
                <w:rFonts w:eastAsiaTheme="minorEastAsia"/>
                <w:color w:val="000000" w:themeColor="text1"/>
                <w:sz w:val="16"/>
                <w:szCs w:val="16"/>
              </w:rPr>
              <w:t>Company qualification results</w:t>
            </w:r>
          </w:p>
        </w:tc>
        <w:tc>
          <w:tcPr>
            <w:tcW w:w="567" w:type="dxa"/>
          </w:tcPr>
          <w:p w:rsidRPr="000F7CCE" w:rsidR="00AA5B55" w:rsidP="008B2B2B" w:rsidRDefault="00AA5B55" w14:paraId="392B1D4B" w14:textId="77777777">
            <w:pPr>
              <w:keepNext/>
              <w:keepLines/>
              <w:rPr>
                <w:rFonts w:eastAsiaTheme="minorEastAsia" w:cstheme="minorHAnsi"/>
                <w:color w:val="000000" w:themeColor="text1"/>
                <w:sz w:val="16"/>
                <w:szCs w:val="16"/>
              </w:rPr>
            </w:pPr>
          </w:p>
        </w:tc>
        <w:tc>
          <w:tcPr>
            <w:tcW w:w="4252" w:type="dxa"/>
          </w:tcPr>
          <w:p w:rsidRPr="000F7CCE" w:rsidR="00AA5B55" w:rsidP="008B2B2B" w:rsidRDefault="006D1B8E" w14:paraId="460F97D8" w14:textId="4C89D5A4">
            <w:pPr>
              <w:keepNext/>
              <w:keepLines/>
              <w:rPr>
                <w:rFonts w:eastAsiaTheme="minorEastAsia" w:cstheme="minorHAnsi"/>
                <w:color w:val="000000" w:themeColor="text1"/>
                <w:sz w:val="16"/>
                <w:szCs w:val="16"/>
              </w:rPr>
            </w:pPr>
            <w:r w:rsidRPr="006D1B8E">
              <w:rPr>
                <w:rFonts w:eastAsiaTheme="minorEastAsia" w:cstheme="minorHAnsi"/>
                <w:color w:val="000000" w:themeColor="text1"/>
                <w:sz w:val="16"/>
                <w:szCs w:val="16"/>
              </w:rPr>
              <w:t>Outcome of the qualification process, indicating whether the FSP</w:t>
            </w:r>
            <w:r w:rsidR="00E131CA">
              <w:rPr>
                <w:rFonts w:eastAsiaTheme="minorEastAsia" w:cstheme="minorHAnsi"/>
                <w:color w:val="000000" w:themeColor="text1"/>
                <w:sz w:val="16"/>
                <w:szCs w:val="16"/>
              </w:rPr>
              <w:t xml:space="preserve"> (CESU operator)</w:t>
            </w:r>
            <w:r w:rsidRPr="006D1B8E">
              <w:rPr>
                <w:rFonts w:eastAsiaTheme="minorEastAsia" w:cstheme="minorHAnsi"/>
                <w:color w:val="000000" w:themeColor="text1"/>
                <w:sz w:val="16"/>
                <w:szCs w:val="16"/>
              </w:rPr>
              <w:t xml:space="preserve"> meets the eligibility criteria</w:t>
            </w:r>
            <w:r>
              <w:rPr>
                <w:rFonts w:eastAsiaTheme="minorEastAsia" w:cstheme="minorHAnsi"/>
                <w:color w:val="000000" w:themeColor="text1"/>
                <w:sz w:val="16"/>
                <w:szCs w:val="16"/>
              </w:rPr>
              <w:t xml:space="preserve"> or not.</w:t>
            </w:r>
          </w:p>
        </w:tc>
      </w:tr>
    </w:tbl>
    <w:p w:rsidR="00AA5B55" w:rsidP="0046300E" w:rsidRDefault="00AA5B55" w14:paraId="1C7C6744" w14:textId="77777777">
      <w:pPr>
        <w:rPr>
          <w:rFonts w:ascii="Arial" w:hAnsi="Arial" w:eastAsia="Arial" w:cs="Arial"/>
          <w:b/>
          <w:color w:val="000000" w:themeColor="text1"/>
          <w:highlight w:val="yellow"/>
        </w:rPr>
      </w:pPr>
    </w:p>
    <w:p w:rsidR="006D1B8E" w:rsidRDefault="006D1B8E" w14:paraId="53FD83FF" w14:textId="77777777">
      <w:pPr>
        <w:rPr>
          <w:rFonts w:ascii="Arial" w:hAnsi="Arial" w:eastAsia="Arial" w:cs="Arial"/>
          <w:b/>
          <w:color w:val="000000" w:themeColor="text1"/>
          <w:highlight w:val="yellow"/>
        </w:rPr>
      </w:pPr>
      <w:r>
        <w:rPr>
          <w:rFonts w:ascii="Arial" w:hAnsi="Arial" w:eastAsia="Arial" w:cs="Arial"/>
          <w:b/>
          <w:color w:val="000000" w:themeColor="text1"/>
          <w:highlight w:val="yellow"/>
        </w:rPr>
        <w:br w:type="page"/>
      </w:r>
    </w:p>
    <w:p w:rsidRPr="000F7CCE" w:rsidR="00F31E80" w:rsidP="00FC5DD0" w:rsidRDefault="00F31E80" w14:paraId="7652EBBE" w14:textId="4EC1204F">
      <w:pPr>
        <w:pStyle w:val="Heading1"/>
      </w:pPr>
      <w:r w:rsidRPr="00E01BDE">
        <w:t xml:space="preserve">Procedure </w:t>
      </w:r>
      <w:r w:rsidRPr="00E01BDE" w:rsidR="00061FFB">
        <w:t>1</w:t>
      </w:r>
      <w:r w:rsidRPr="00E01BDE" w:rsidR="00E439AF">
        <w:t>6</w:t>
      </w:r>
      <w:r w:rsidRPr="00E01BDE">
        <w:t xml:space="preserve">: </w:t>
      </w:r>
      <w:r w:rsidR="00E131CA">
        <w:t>A</w:t>
      </w:r>
      <w:r w:rsidRPr="00E01BDE">
        <w:t>ssets qualification for participating in flexibility markets</w:t>
      </w:r>
      <w:r w:rsidRPr="4B73FC4A">
        <w:t xml:space="preserve"> </w:t>
      </w:r>
    </w:p>
    <w:p w:rsidRPr="006D1B8E" w:rsidR="0016095E" w:rsidP="00521BAF" w:rsidRDefault="0096677F" w14:paraId="448BD751" w14:textId="4C5FA046">
      <w:pPr>
        <w:rPr>
          <w:rFonts w:ascii="Arial" w:hAnsi="Arial" w:eastAsia="Arial" w:cs="Arial"/>
        </w:rPr>
      </w:pPr>
      <w:r w:rsidRPr="74DFB010">
        <w:rPr>
          <w:rFonts w:ascii="Arial" w:hAnsi="Arial" w:eastAsia="Arial" w:cs="Arial"/>
        </w:rPr>
        <w:t>In the procedure, it is assumed that the CESU behaves directly as FSP.</w:t>
      </w:r>
      <w:r w:rsidRPr="74DFB010" w:rsidR="00311A4A">
        <w:rPr>
          <w:rFonts w:ascii="Arial" w:hAnsi="Arial" w:eastAsia="Arial" w:cs="Arial"/>
        </w:rPr>
        <w:t xml:space="preserve"> </w:t>
      </w:r>
      <w:r w:rsidRPr="74DFB010" w:rsidR="009E31F1">
        <w:rPr>
          <w:rFonts w:ascii="Arial" w:hAnsi="Arial" w:eastAsia="Arial" w:cs="Arial"/>
        </w:rPr>
        <w:t>The technical aggregator should also assess if the CESU members and assets are qualified to provide flexibi</w:t>
      </w:r>
      <w:r w:rsidRPr="74DFB010" w:rsidR="0091210D">
        <w:rPr>
          <w:rFonts w:ascii="Arial" w:hAnsi="Arial" w:eastAsia="Arial" w:cs="Arial"/>
        </w:rPr>
        <w:t>li</w:t>
      </w:r>
      <w:r w:rsidRPr="74DFB010" w:rsidR="009E31F1">
        <w:rPr>
          <w:rFonts w:ascii="Arial" w:hAnsi="Arial" w:eastAsia="Arial" w:cs="Arial"/>
        </w:rPr>
        <w:t>ty</w:t>
      </w:r>
      <w:r w:rsidRPr="74DFB010" w:rsidR="00311A4A">
        <w:rPr>
          <w:rFonts w:ascii="Arial" w:hAnsi="Arial" w:eastAsia="Arial" w:cs="Arial"/>
        </w:rPr>
        <w:t xml:space="preserve">. </w:t>
      </w:r>
      <w:r w:rsidRPr="74DFB010" w:rsidR="003B4C9E">
        <w:rPr>
          <w:rFonts w:ascii="Arial" w:hAnsi="Arial" w:eastAsia="Arial" w:cs="Arial"/>
        </w:rPr>
        <w:t>Look for example of qualification criteria for a balancing market</w:t>
      </w:r>
    </w:p>
    <w:tbl>
      <w:tblPr>
        <w:tblStyle w:val="TableGrid"/>
        <w:tblW w:w="5000" w:type="pct"/>
        <w:tblLook w:val="04A0" w:firstRow="1" w:lastRow="0" w:firstColumn="1" w:lastColumn="0" w:noHBand="0" w:noVBand="1"/>
      </w:tblPr>
      <w:tblGrid>
        <w:gridCol w:w="640"/>
        <w:gridCol w:w="1292"/>
        <w:gridCol w:w="2229"/>
        <w:gridCol w:w="1513"/>
        <w:gridCol w:w="1490"/>
        <w:gridCol w:w="2186"/>
      </w:tblGrid>
      <w:tr w:rsidRPr="000F7CCE" w:rsidR="00F31E80" w:rsidTr="00E369B7" w14:paraId="10942A6A" w14:textId="77777777">
        <w:trPr>
          <w:trHeight w:val="300"/>
        </w:trPr>
        <w:tc>
          <w:tcPr>
            <w:tcW w:w="5000" w:type="pct"/>
            <w:gridSpan w:val="6"/>
            <w:shd w:val="clear" w:color="auto" w:fill="D0CECE" w:themeFill="background2" w:themeFillShade="E6"/>
          </w:tcPr>
          <w:p w:rsidR="003A1CD1" w:rsidP="04F4FF6E" w:rsidRDefault="00EF71E0" w14:paraId="4769827A" w14:textId="28931417">
            <w:pPr>
              <w:jc w:val="center"/>
            </w:pPr>
            <w:r>
              <w:rPr>
                <w:rFonts w:ascii="Arial" w:hAnsi="Arial" w:eastAsia="Arial" w:cs="Arial"/>
                <w:b/>
                <w:bCs/>
                <w:i/>
                <w:iCs/>
                <w:color w:val="000000" w:themeColor="text1"/>
                <w:sz w:val="16"/>
                <w:szCs w:val="16"/>
              </w:rPr>
              <w:t>Table II.XVI</w:t>
            </w:r>
          </w:p>
        </w:tc>
      </w:tr>
      <w:tr w:rsidRPr="000F7CCE" w:rsidR="00F31E80" w:rsidTr="00E369B7" w14:paraId="56A4E476" w14:textId="77777777">
        <w:trPr>
          <w:trHeight w:val="300"/>
        </w:trPr>
        <w:tc>
          <w:tcPr>
            <w:tcW w:w="1032" w:type="pct"/>
            <w:gridSpan w:val="2"/>
            <w:shd w:val="clear" w:color="auto" w:fill="D0CECE" w:themeFill="background2" w:themeFillShade="E6"/>
          </w:tcPr>
          <w:p w:rsidR="003A1CD1" w:rsidRDefault="003A1CD1" w14:paraId="1687CB51" w14:textId="77777777"/>
        </w:tc>
        <w:tc>
          <w:tcPr>
            <w:tcW w:w="3968" w:type="pct"/>
            <w:gridSpan w:val="4"/>
            <w:shd w:val="clear" w:color="auto" w:fill="D0CECE" w:themeFill="background2" w:themeFillShade="E6"/>
          </w:tcPr>
          <w:p w:rsidRPr="000F7CCE" w:rsidR="00F31E80" w:rsidRDefault="00E131CA" w14:paraId="6E51E401" w14:textId="15ECBAEC">
            <w:pPr>
              <w:rPr>
                <w:rFonts w:ascii="Arial" w:hAnsi="Arial" w:eastAsia="Arial" w:cs="Arial"/>
                <w:b/>
                <w:i/>
                <w:color w:val="000000" w:themeColor="text1"/>
                <w:sz w:val="16"/>
                <w:szCs w:val="16"/>
              </w:rPr>
            </w:pPr>
            <w:r w:rsidRPr="00E131CA">
              <w:rPr>
                <w:rFonts w:ascii="Arial" w:hAnsi="Arial" w:eastAsia="Arial" w:cs="Arial"/>
                <w:b/>
                <w:i/>
                <w:color w:val="000000" w:themeColor="text1"/>
                <w:sz w:val="16"/>
                <w:szCs w:val="16"/>
              </w:rPr>
              <w:t>Assets qualification for participating in flexibility markets</w:t>
            </w:r>
          </w:p>
        </w:tc>
      </w:tr>
      <w:tr w:rsidRPr="000F7CCE" w:rsidR="00675BAD" w:rsidTr="00E369B7" w14:paraId="3798A300" w14:textId="77777777">
        <w:trPr>
          <w:trHeight w:val="300"/>
        </w:trPr>
        <w:tc>
          <w:tcPr>
            <w:tcW w:w="342" w:type="pct"/>
            <w:shd w:val="clear" w:color="auto" w:fill="D0CECE" w:themeFill="background2" w:themeFillShade="E6"/>
          </w:tcPr>
          <w:p w:rsidRPr="000F7CCE" w:rsidR="00F31E80" w:rsidRDefault="00F31E80" w14:paraId="0EDD6481" w14:textId="77777777">
            <w:pPr>
              <w:rPr>
                <w:rFonts w:ascii="Arial" w:hAnsi="Arial" w:eastAsia="Arial" w:cs="Arial"/>
                <w:b/>
                <w:bCs/>
                <w:i/>
                <w:iCs/>
                <w:sz w:val="16"/>
                <w:szCs w:val="16"/>
              </w:rPr>
            </w:pPr>
            <w:r w:rsidRPr="000F7CCE">
              <w:rPr>
                <w:rFonts w:ascii="Arial" w:hAnsi="Arial" w:eastAsia="Arial" w:cs="Arial"/>
                <w:b/>
                <w:bCs/>
                <w:i/>
                <w:iCs/>
                <w:sz w:val="16"/>
                <w:szCs w:val="16"/>
              </w:rPr>
              <w:t>Step</w:t>
            </w:r>
          </w:p>
          <w:p w:rsidRPr="000F7CCE" w:rsidR="00F31E80" w:rsidRDefault="00F31E80" w14:paraId="5E654FF9" w14:textId="77777777">
            <w:pPr>
              <w:rPr>
                <w:rFonts w:ascii="Arial" w:hAnsi="Arial" w:eastAsia="Arial" w:cs="Arial"/>
                <w:b/>
                <w:bCs/>
                <w:i/>
                <w:iCs/>
                <w:sz w:val="16"/>
                <w:szCs w:val="16"/>
              </w:rPr>
            </w:pPr>
            <w:r w:rsidRPr="000F7CCE">
              <w:rPr>
                <w:rFonts w:ascii="Arial" w:hAnsi="Arial" w:eastAsia="Arial" w:cs="Arial"/>
                <w:b/>
                <w:bCs/>
                <w:i/>
                <w:iCs/>
                <w:sz w:val="16"/>
                <w:szCs w:val="16"/>
              </w:rPr>
              <w:t>No</w:t>
            </w:r>
          </w:p>
        </w:tc>
        <w:tc>
          <w:tcPr>
            <w:tcW w:w="691" w:type="pct"/>
            <w:shd w:val="clear" w:color="auto" w:fill="D0CECE" w:themeFill="background2" w:themeFillShade="E6"/>
          </w:tcPr>
          <w:p w:rsidRPr="000F7CCE" w:rsidR="00F31E80" w:rsidRDefault="00F31E80" w14:paraId="6FB9FC9D" w14:textId="77777777">
            <w:pP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Step</w:t>
            </w:r>
          </w:p>
        </w:tc>
        <w:tc>
          <w:tcPr>
            <w:tcW w:w="1192" w:type="pct"/>
            <w:shd w:val="clear" w:color="auto" w:fill="D0CECE" w:themeFill="background2" w:themeFillShade="E6"/>
          </w:tcPr>
          <w:p w:rsidRPr="000F7CCE" w:rsidR="00F31E80" w:rsidRDefault="00F31E80" w14:paraId="4D1D0839" w14:textId="77777777">
            <w:pPr>
              <w:rPr>
                <w:rFonts w:ascii="Arial" w:hAnsi="Arial" w:eastAsia="Arial" w:cs="Arial"/>
                <w:b/>
                <w:bCs/>
                <w:i/>
                <w:iCs/>
                <w:color w:val="000000" w:themeColor="text1"/>
                <w:sz w:val="16"/>
                <w:szCs w:val="16"/>
              </w:rPr>
            </w:pPr>
            <w:r w:rsidRPr="000F7CCE">
              <w:rPr>
                <w:rFonts w:ascii="Arial" w:hAnsi="Arial" w:eastAsia="Arial" w:cs="Arial"/>
                <w:b/>
                <w:bCs/>
                <w:i/>
                <w:iCs/>
                <w:sz w:val="16"/>
                <w:szCs w:val="16"/>
              </w:rPr>
              <w:t>Step d</w:t>
            </w:r>
            <w:r w:rsidRPr="000F7CCE">
              <w:rPr>
                <w:rFonts w:ascii="Arial" w:hAnsi="Arial" w:eastAsia="Arial" w:cs="Arial"/>
                <w:b/>
                <w:i/>
                <w:sz w:val="16"/>
                <w:szCs w:val="16"/>
              </w:rPr>
              <w:t>esc</w:t>
            </w:r>
            <w:r w:rsidRPr="000F7CCE">
              <w:rPr>
                <w:rFonts w:ascii="Arial" w:hAnsi="Arial" w:eastAsia="Arial" w:cs="Arial"/>
                <w:b/>
                <w:bCs/>
                <w:i/>
                <w:iCs/>
                <w:sz w:val="16"/>
                <w:szCs w:val="16"/>
              </w:rPr>
              <w:t>ription</w:t>
            </w:r>
          </w:p>
        </w:tc>
        <w:tc>
          <w:tcPr>
            <w:tcW w:w="809" w:type="pct"/>
            <w:shd w:val="clear" w:color="auto" w:fill="D0CECE" w:themeFill="background2" w:themeFillShade="E6"/>
          </w:tcPr>
          <w:p w:rsidRPr="000F7CCE" w:rsidR="00F31E80" w:rsidRDefault="00F31E80" w14:paraId="6DD14FD7" w14:textId="77777777">
            <w:pP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Information producer</w:t>
            </w:r>
          </w:p>
        </w:tc>
        <w:tc>
          <w:tcPr>
            <w:tcW w:w="797" w:type="pct"/>
            <w:shd w:val="clear" w:color="auto" w:fill="D0CECE" w:themeFill="background2" w:themeFillShade="E6"/>
          </w:tcPr>
          <w:p w:rsidRPr="000F7CCE" w:rsidR="00F31E80" w:rsidRDefault="00F31E80" w14:paraId="11F0E2D8" w14:textId="77777777">
            <w:pP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Information receiver</w:t>
            </w:r>
          </w:p>
        </w:tc>
        <w:tc>
          <w:tcPr>
            <w:tcW w:w="1169" w:type="pct"/>
            <w:shd w:val="clear" w:color="auto" w:fill="D0CECE" w:themeFill="background2" w:themeFillShade="E6"/>
          </w:tcPr>
          <w:p w:rsidRPr="000F7CCE" w:rsidR="00F31E80" w:rsidRDefault="00F31E80" w14:paraId="613B3622" w14:textId="77777777">
            <w:pP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Information exchanged (IDs)</w:t>
            </w:r>
          </w:p>
        </w:tc>
      </w:tr>
      <w:tr w:rsidRPr="000F7CCE" w:rsidR="00F31E80" w:rsidTr="00E369B7" w14:paraId="645E7FE7" w14:textId="77777777">
        <w:trPr>
          <w:trHeight w:val="300"/>
        </w:trPr>
        <w:tc>
          <w:tcPr>
            <w:tcW w:w="342" w:type="pct"/>
          </w:tcPr>
          <w:p w:rsidRPr="000F7CCE" w:rsidR="00F31E80" w:rsidRDefault="00E439AF" w14:paraId="75B1F902" w14:textId="12883AD5">
            <w:pPr>
              <w:rPr>
                <w:rFonts w:eastAsiaTheme="minorEastAsia"/>
                <w:color w:val="000000" w:themeColor="text1"/>
                <w:sz w:val="16"/>
                <w:szCs w:val="16"/>
              </w:rPr>
            </w:pPr>
            <w:r w:rsidRPr="000F7CCE">
              <w:rPr>
                <w:rFonts w:eastAsiaTheme="minorEastAsia"/>
                <w:color w:val="000000" w:themeColor="text1"/>
                <w:sz w:val="16"/>
                <w:szCs w:val="16"/>
              </w:rPr>
              <w:t>16</w:t>
            </w:r>
            <w:r w:rsidRPr="000F7CCE" w:rsidR="00F31E80">
              <w:rPr>
                <w:rFonts w:eastAsiaTheme="minorEastAsia"/>
                <w:color w:val="000000" w:themeColor="text1"/>
                <w:sz w:val="16"/>
                <w:szCs w:val="16"/>
              </w:rPr>
              <w:t>.1</w:t>
            </w:r>
          </w:p>
        </w:tc>
        <w:tc>
          <w:tcPr>
            <w:tcW w:w="691" w:type="pct"/>
          </w:tcPr>
          <w:p w:rsidRPr="000F7CCE" w:rsidR="00F31E80" w:rsidP="002372A1" w:rsidRDefault="00943DCC" w14:paraId="47AAC2E7" w14:textId="6E089DB7">
            <w:pPr>
              <w:jc w:val="left"/>
              <w:rPr>
                <w:rFonts w:eastAsiaTheme="minorEastAsia"/>
                <w:color w:val="000000" w:themeColor="text1"/>
                <w:sz w:val="16"/>
                <w:szCs w:val="16"/>
              </w:rPr>
            </w:pPr>
            <w:r w:rsidRPr="000F7CCE">
              <w:rPr>
                <w:rFonts w:eastAsiaTheme="minorEastAsia"/>
                <w:color w:val="000000" w:themeColor="text1"/>
                <w:sz w:val="16"/>
                <w:szCs w:val="16"/>
              </w:rPr>
              <w:t xml:space="preserve">Send </w:t>
            </w:r>
            <w:r w:rsidRPr="000F7CCE" w:rsidR="00F31E80">
              <w:rPr>
                <w:rFonts w:eastAsiaTheme="minorEastAsia"/>
                <w:color w:val="000000" w:themeColor="text1"/>
                <w:sz w:val="16"/>
                <w:szCs w:val="16"/>
              </w:rPr>
              <w:t>assets’ data</w:t>
            </w:r>
          </w:p>
        </w:tc>
        <w:tc>
          <w:tcPr>
            <w:tcW w:w="1192" w:type="pct"/>
          </w:tcPr>
          <w:p w:rsidRPr="000F7CCE" w:rsidR="00F31E80" w:rsidRDefault="002B130D" w14:paraId="7D03F773" w14:textId="5E866CF5">
            <w:pPr>
              <w:rPr>
                <w:rFonts w:eastAsiaTheme="minorEastAsia"/>
                <w:color w:val="000000" w:themeColor="text1"/>
                <w:sz w:val="16"/>
                <w:szCs w:val="16"/>
              </w:rPr>
            </w:pPr>
            <w:r>
              <w:rPr>
                <w:rFonts w:eastAsiaTheme="minorEastAsia"/>
                <w:color w:val="000000" w:themeColor="text1"/>
                <w:sz w:val="16"/>
                <w:szCs w:val="16"/>
              </w:rPr>
              <w:t xml:space="preserve">CESU members send their flexible assets data to the CESU operator to participate in the flexibility provision service. </w:t>
            </w:r>
          </w:p>
        </w:tc>
        <w:tc>
          <w:tcPr>
            <w:tcW w:w="809" w:type="pct"/>
          </w:tcPr>
          <w:p w:rsidRPr="000F7CCE" w:rsidR="00EB303E" w:rsidRDefault="00EB303E" w14:paraId="1C38E752" w14:textId="0811E104">
            <w:pPr>
              <w:rPr>
                <w:rFonts w:eastAsiaTheme="minorEastAsia"/>
                <w:color w:val="000000" w:themeColor="text1"/>
                <w:sz w:val="16"/>
                <w:szCs w:val="16"/>
              </w:rPr>
            </w:pPr>
            <w:r w:rsidRPr="000F7CCE">
              <w:rPr>
                <w:rFonts w:eastAsiaTheme="minorEastAsia"/>
                <w:color w:val="000000" w:themeColor="text1"/>
                <w:sz w:val="16"/>
                <w:szCs w:val="16"/>
              </w:rPr>
              <w:t xml:space="preserve">CESU </w:t>
            </w:r>
            <w:r w:rsidR="002B130D">
              <w:rPr>
                <w:rFonts w:eastAsiaTheme="minorEastAsia"/>
                <w:color w:val="000000" w:themeColor="text1"/>
                <w:sz w:val="16"/>
                <w:szCs w:val="16"/>
              </w:rPr>
              <w:t>member</w:t>
            </w:r>
          </w:p>
        </w:tc>
        <w:tc>
          <w:tcPr>
            <w:tcW w:w="797" w:type="pct"/>
          </w:tcPr>
          <w:p w:rsidRPr="000F7CCE" w:rsidR="00F31E80" w:rsidRDefault="002B130D" w14:paraId="4E0F0809" w14:textId="16C1D69D">
            <w:pPr>
              <w:rPr>
                <w:rFonts w:eastAsiaTheme="minorEastAsia"/>
                <w:color w:val="000000" w:themeColor="text1"/>
                <w:sz w:val="16"/>
                <w:szCs w:val="16"/>
              </w:rPr>
            </w:pPr>
            <w:r>
              <w:rPr>
                <w:rFonts w:eastAsiaTheme="minorEastAsia"/>
                <w:color w:val="000000" w:themeColor="text1"/>
                <w:sz w:val="16"/>
                <w:szCs w:val="16"/>
              </w:rPr>
              <w:t>CESU operator</w:t>
            </w:r>
          </w:p>
        </w:tc>
        <w:tc>
          <w:tcPr>
            <w:tcW w:w="1169" w:type="pct"/>
          </w:tcPr>
          <w:p w:rsidRPr="000F7CCE" w:rsidR="00F31E80" w:rsidP="00FC5DD0" w:rsidRDefault="00F31E80" w14:paraId="31B4138B" w14:textId="4C05AA37">
            <w:pPr>
              <w:jc w:val="left"/>
              <w:rPr>
                <w:rFonts w:eastAsiaTheme="minorEastAsia"/>
                <w:color w:val="000000" w:themeColor="text1"/>
                <w:sz w:val="16"/>
                <w:szCs w:val="16"/>
              </w:rPr>
            </w:pPr>
            <w:r w:rsidRPr="000F7CCE">
              <w:rPr>
                <w:rFonts w:eastAsiaTheme="minorEastAsia"/>
                <w:color w:val="000000" w:themeColor="text1"/>
                <w:sz w:val="16"/>
                <w:szCs w:val="16"/>
              </w:rPr>
              <w:t>A</w:t>
            </w:r>
            <w:r w:rsidR="00FC47FE">
              <w:rPr>
                <w:rFonts w:eastAsiaTheme="minorEastAsia"/>
                <w:color w:val="000000" w:themeColor="text1"/>
                <w:sz w:val="16"/>
                <w:szCs w:val="16"/>
              </w:rPr>
              <w:t xml:space="preserve"> - A</w:t>
            </w:r>
            <w:r w:rsidRPr="000F7CCE">
              <w:rPr>
                <w:rFonts w:eastAsiaTheme="minorEastAsia"/>
                <w:color w:val="000000" w:themeColor="text1"/>
                <w:sz w:val="16"/>
                <w:szCs w:val="16"/>
              </w:rPr>
              <w:t xml:space="preserve">ssets data </w:t>
            </w:r>
          </w:p>
        </w:tc>
      </w:tr>
      <w:tr w:rsidRPr="00D074A3" w:rsidR="002B130D" w:rsidTr="00E369B7" w14:paraId="166B9FA7" w14:textId="77777777">
        <w:trPr>
          <w:trHeight w:val="300"/>
        </w:trPr>
        <w:tc>
          <w:tcPr>
            <w:tcW w:w="342" w:type="pct"/>
          </w:tcPr>
          <w:p w:rsidR="002B130D" w:rsidP="002B130D" w:rsidRDefault="002B130D" w14:paraId="60D74519" w14:textId="69E24A69">
            <w:pPr>
              <w:rPr>
                <w:rFonts w:eastAsiaTheme="minorEastAsia"/>
                <w:color w:val="000000" w:themeColor="text1"/>
                <w:sz w:val="16"/>
                <w:szCs w:val="16"/>
              </w:rPr>
            </w:pPr>
            <w:r>
              <w:rPr>
                <w:rFonts w:eastAsiaTheme="minorEastAsia"/>
                <w:color w:val="000000" w:themeColor="text1"/>
                <w:sz w:val="16"/>
                <w:szCs w:val="16"/>
              </w:rPr>
              <w:t>16.2</w:t>
            </w:r>
          </w:p>
        </w:tc>
        <w:tc>
          <w:tcPr>
            <w:tcW w:w="691" w:type="pct"/>
          </w:tcPr>
          <w:p w:rsidR="002B130D" w:rsidP="002372A1" w:rsidRDefault="002372A1" w14:paraId="3D82B769" w14:textId="4F3C0634">
            <w:pPr>
              <w:jc w:val="left"/>
              <w:rPr>
                <w:rFonts w:eastAsiaTheme="minorEastAsia"/>
                <w:color w:val="000000" w:themeColor="text1"/>
                <w:sz w:val="16"/>
                <w:szCs w:val="16"/>
              </w:rPr>
            </w:pPr>
            <w:r>
              <w:rPr>
                <w:rFonts w:eastAsiaTheme="minorEastAsia"/>
                <w:color w:val="000000" w:themeColor="text1"/>
                <w:sz w:val="16"/>
                <w:szCs w:val="16"/>
              </w:rPr>
              <w:t>Execute</w:t>
            </w:r>
            <w:r w:rsidR="002B130D">
              <w:rPr>
                <w:rFonts w:eastAsiaTheme="minorEastAsia"/>
                <w:color w:val="000000" w:themeColor="text1"/>
                <w:sz w:val="16"/>
                <w:szCs w:val="16"/>
              </w:rPr>
              <w:t xml:space="preserve"> assets eligibility </w:t>
            </w:r>
            <w:r>
              <w:rPr>
                <w:rFonts w:eastAsiaTheme="minorEastAsia"/>
                <w:color w:val="000000" w:themeColor="text1"/>
                <w:sz w:val="16"/>
                <w:szCs w:val="16"/>
              </w:rPr>
              <w:t>check</w:t>
            </w:r>
          </w:p>
        </w:tc>
        <w:tc>
          <w:tcPr>
            <w:tcW w:w="1192" w:type="pct"/>
          </w:tcPr>
          <w:p w:rsidR="002B130D" w:rsidP="002B130D" w:rsidRDefault="002B130D" w14:paraId="5AC2FD20" w14:textId="0CCD05AA">
            <w:pPr>
              <w:rPr>
                <w:rFonts w:eastAsiaTheme="minorEastAsia"/>
                <w:color w:val="000000" w:themeColor="text1"/>
                <w:sz w:val="16"/>
                <w:szCs w:val="16"/>
              </w:rPr>
            </w:pPr>
            <w:r>
              <w:rPr>
                <w:rFonts w:eastAsiaTheme="minorEastAsia"/>
                <w:color w:val="000000" w:themeColor="text1"/>
                <w:sz w:val="16"/>
                <w:szCs w:val="16"/>
              </w:rPr>
              <w:t xml:space="preserve">CESU operator check asset </w:t>
            </w:r>
            <w:r w:rsidRPr="002050CA">
              <w:rPr>
                <w:rFonts w:eastAsiaTheme="minorEastAsia"/>
                <w:color w:val="000000" w:themeColor="text1"/>
                <w:sz w:val="16"/>
                <w:szCs w:val="16"/>
              </w:rPr>
              <w:t xml:space="preserve">eligibility </w:t>
            </w:r>
            <w:r>
              <w:rPr>
                <w:rFonts w:eastAsiaTheme="minorEastAsia"/>
                <w:color w:val="000000" w:themeColor="text1"/>
                <w:sz w:val="16"/>
                <w:szCs w:val="16"/>
              </w:rPr>
              <w:t>(technica</w:t>
            </w:r>
            <w:r w:rsidR="00965BE6">
              <w:rPr>
                <w:rFonts w:eastAsiaTheme="minorEastAsia"/>
                <w:color w:val="000000" w:themeColor="text1"/>
                <w:sz w:val="16"/>
                <w:szCs w:val="16"/>
              </w:rPr>
              <w:t>l</w:t>
            </w:r>
            <w:r>
              <w:rPr>
                <w:rFonts w:eastAsiaTheme="minorEastAsia"/>
                <w:color w:val="000000" w:themeColor="text1"/>
                <w:sz w:val="16"/>
                <w:szCs w:val="16"/>
              </w:rPr>
              <w:t xml:space="preserve"> features</w:t>
            </w:r>
            <w:r w:rsidR="00965BE6">
              <w:rPr>
                <w:rFonts w:eastAsiaTheme="minorEastAsia"/>
                <w:color w:val="000000" w:themeColor="text1"/>
                <w:sz w:val="16"/>
                <w:szCs w:val="16"/>
              </w:rPr>
              <w:t xml:space="preserve"> such as </w:t>
            </w:r>
            <w:r>
              <w:rPr>
                <w:rFonts w:eastAsiaTheme="minorEastAsia"/>
                <w:color w:val="000000" w:themeColor="text1"/>
                <w:sz w:val="16"/>
                <w:szCs w:val="16"/>
              </w:rPr>
              <w:t xml:space="preserve">connectivity, </w:t>
            </w:r>
            <w:r w:rsidR="00965BE6">
              <w:rPr>
                <w:rFonts w:eastAsiaTheme="minorEastAsia"/>
                <w:color w:val="000000" w:themeColor="text1"/>
                <w:sz w:val="16"/>
                <w:szCs w:val="16"/>
              </w:rPr>
              <w:t>controllability, etc</w:t>
            </w:r>
            <w:r>
              <w:rPr>
                <w:rFonts w:eastAsiaTheme="minorEastAsia"/>
                <w:color w:val="000000" w:themeColor="text1"/>
                <w:sz w:val="16"/>
                <w:szCs w:val="16"/>
              </w:rPr>
              <w:t xml:space="preserve">) </w:t>
            </w:r>
          </w:p>
        </w:tc>
        <w:tc>
          <w:tcPr>
            <w:tcW w:w="809" w:type="pct"/>
          </w:tcPr>
          <w:p w:rsidRPr="0016095E" w:rsidR="002B130D" w:rsidP="002B130D" w:rsidRDefault="00965BE6" w14:paraId="0575A77E" w14:textId="34F23384">
            <w:pPr>
              <w:rPr>
                <w:rFonts w:eastAsiaTheme="minorEastAsia"/>
                <w:color w:val="000000" w:themeColor="text1"/>
                <w:sz w:val="16"/>
                <w:szCs w:val="16"/>
              </w:rPr>
            </w:pPr>
            <w:r>
              <w:rPr>
                <w:rFonts w:eastAsiaTheme="minorEastAsia"/>
                <w:color w:val="000000" w:themeColor="text1"/>
                <w:sz w:val="16"/>
                <w:szCs w:val="16"/>
              </w:rPr>
              <w:t>CESU operator</w:t>
            </w:r>
          </w:p>
        </w:tc>
        <w:tc>
          <w:tcPr>
            <w:tcW w:w="797" w:type="pct"/>
          </w:tcPr>
          <w:p w:rsidR="002B130D" w:rsidP="002B130D" w:rsidRDefault="002B130D" w14:paraId="0DA751B6" w14:textId="71753386">
            <w:pPr>
              <w:rPr>
                <w:rFonts w:eastAsiaTheme="minorEastAsia"/>
                <w:color w:val="000000" w:themeColor="text1"/>
                <w:sz w:val="16"/>
                <w:szCs w:val="16"/>
              </w:rPr>
            </w:pPr>
            <w:r w:rsidRPr="002050CA">
              <w:rPr>
                <w:rFonts w:eastAsiaTheme="minorEastAsia"/>
                <w:color w:val="000000" w:themeColor="text1"/>
                <w:sz w:val="16"/>
                <w:szCs w:val="16"/>
              </w:rPr>
              <w:t>[internal]</w:t>
            </w:r>
          </w:p>
        </w:tc>
        <w:tc>
          <w:tcPr>
            <w:tcW w:w="1169" w:type="pct"/>
          </w:tcPr>
          <w:p w:rsidRPr="002050CA" w:rsidR="002B130D" w:rsidP="00FC5DD0" w:rsidRDefault="002B130D" w14:paraId="66F66AC9" w14:textId="38469D75">
            <w:pPr>
              <w:jc w:val="left"/>
              <w:rPr>
                <w:rFonts w:eastAsiaTheme="minorEastAsia"/>
                <w:color w:val="000000" w:themeColor="text1"/>
                <w:sz w:val="16"/>
                <w:szCs w:val="16"/>
              </w:rPr>
            </w:pPr>
            <w:r w:rsidRPr="002050CA">
              <w:rPr>
                <w:rFonts w:eastAsiaTheme="minorEastAsia"/>
                <w:color w:val="000000" w:themeColor="text1"/>
                <w:sz w:val="16"/>
                <w:szCs w:val="16"/>
              </w:rPr>
              <w:t>[not relevant]</w:t>
            </w:r>
          </w:p>
        </w:tc>
      </w:tr>
      <w:tr w:rsidRPr="00D074A3" w:rsidR="002B130D" w:rsidTr="00E369B7" w14:paraId="2283F5AE" w14:textId="77777777">
        <w:trPr>
          <w:trHeight w:val="300"/>
        </w:trPr>
        <w:tc>
          <w:tcPr>
            <w:tcW w:w="342" w:type="pct"/>
          </w:tcPr>
          <w:p w:rsidR="002B130D" w:rsidRDefault="00F738C4" w14:paraId="0B0CC011" w14:textId="0E078B24">
            <w:pPr>
              <w:rPr>
                <w:rFonts w:eastAsiaTheme="minorEastAsia"/>
                <w:color w:val="000000" w:themeColor="text1"/>
                <w:sz w:val="16"/>
                <w:szCs w:val="16"/>
              </w:rPr>
            </w:pPr>
            <w:r>
              <w:rPr>
                <w:rFonts w:eastAsiaTheme="minorEastAsia"/>
                <w:color w:val="000000" w:themeColor="text1"/>
                <w:sz w:val="16"/>
                <w:szCs w:val="16"/>
              </w:rPr>
              <w:t>16.3</w:t>
            </w:r>
          </w:p>
        </w:tc>
        <w:tc>
          <w:tcPr>
            <w:tcW w:w="691" w:type="pct"/>
          </w:tcPr>
          <w:p w:rsidR="002B130D" w:rsidP="002372A1" w:rsidRDefault="000A3766" w14:paraId="03310F04" w14:textId="5FD9F745">
            <w:pPr>
              <w:jc w:val="left"/>
              <w:rPr>
                <w:rFonts w:eastAsiaTheme="minorEastAsia"/>
                <w:color w:val="000000" w:themeColor="text1"/>
                <w:sz w:val="16"/>
                <w:szCs w:val="16"/>
              </w:rPr>
            </w:pPr>
            <w:r>
              <w:rPr>
                <w:rFonts w:eastAsiaTheme="minorEastAsia"/>
                <w:color w:val="000000" w:themeColor="text1"/>
                <w:sz w:val="16"/>
                <w:szCs w:val="16"/>
              </w:rPr>
              <w:t>Send</w:t>
            </w:r>
            <w:r w:rsidR="00F738C4">
              <w:rPr>
                <w:rFonts w:eastAsiaTheme="minorEastAsia"/>
                <w:color w:val="000000" w:themeColor="text1"/>
                <w:sz w:val="16"/>
                <w:szCs w:val="16"/>
              </w:rPr>
              <w:t xml:space="preserve"> asset</w:t>
            </w:r>
            <w:r>
              <w:rPr>
                <w:rFonts w:eastAsiaTheme="minorEastAsia"/>
                <w:color w:val="000000" w:themeColor="text1"/>
                <w:sz w:val="16"/>
                <w:szCs w:val="16"/>
              </w:rPr>
              <w:t>s</w:t>
            </w:r>
            <w:r w:rsidR="00F738C4">
              <w:rPr>
                <w:rFonts w:eastAsiaTheme="minorEastAsia"/>
                <w:color w:val="000000" w:themeColor="text1"/>
                <w:sz w:val="16"/>
                <w:szCs w:val="16"/>
              </w:rPr>
              <w:t xml:space="preserve"> eligibility</w:t>
            </w:r>
            <w:r>
              <w:rPr>
                <w:rFonts w:eastAsiaTheme="minorEastAsia"/>
                <w:color w:val="000000" w:themeColor="text1"/>
                <w:sz w:val="16"/>
                <w:szCs w:val="16"/>
              </w:rPr>
              <w:t xml:space="preserve"> notification</w:t>
            </w:r>
          </w:p>
        </w:tc>
        <w:tc>
          <w:tcPr>
            <w:tcW w:w="1192" w:type="pct"/>
          </w:tcPr>
          <w:p w:rsidRPr="002050CA" w:rsidR="002B130D" w:rsidRDefault="00F738C4" w14:paraId="0C19C0D5" w14:textId="1F7FC5F3">
            <w:pPr>
              <w:rPr>
                <w:rFonts w:eastAsiaTheme="minorEastAsia"/>
                <w:color w:val="000000" w:themeColor="text1"/>
                <w:sz w:val="16"/>
                <w:szCs w:val="16"/>
              </w:rPr>
            </w:pPr>
            <w:r>
              <w:rPr>
                <w:rFonts w:eastAsiaTheme="minorEastAsia"/>
                <w:color w:val="000000" w:themeColor="text1"/>
                <w:sz w:val="16"/>
                <w:szCs w:val="16"/>
              </w:rPr>
              <w:t xml:space="preserve">CESU operator notify CESU member about the </w:t>
            </w:r>
            <w:r w:rsidR="00651635">
              <w:rPr>
                <w:rFonts w:eastAsiaTheme="minorEastAsia"/>
                <w:color w:val="000000" w:themeColor="text1"/>
                <w:sz w:val="16"/>
                <w:szCs w:val="16"/>
              </w:rPr>
              <w:t xml:space="preserve">provisional </w:t>
            </w:r>
            <w:r>
              <w:rPr>
                <w:rFonts w:eastAsiaTheme="minorEastAsia"/>
                <w:color w:val="000000" w:themeColor="text1"/>
                <w:sz w:val="16"/>
                <w:szCs w:val="16"/>
              </w:rPr>
              <w:t>eligibility for providing flexibility</w:t>
            </w:r>
            <w:r w:rsidR="00651635">
              <w:rPr>
                <w:rFonts w:eastAsiaTheme="minorEastAsia"/>
                <w:color w:val="000000" w:themeColor="text1"/>
                <w:sz w:val="16"/>
                <w:szCs w:val="16"/>
              </w:rPr>
              <w:t>, to be confirmed later by the flexibility market operator</w:t>
            </w:r>
          </w:p>
        </w:tc>
        <w:tc>
          <w:tcPr>
            <w:tcW w:w="809" w:type="pct"/>
          </w:tcPr>
          <w:p w:rsidRPr="0016095E" w:rsidR="002B130D" w:rsidRDefault="00E03710" w14:paraId="53075D95" w14:textId="37E8D7CD">
            <w:pPr>
              <w:rPr>
                <w:rFonts w:eastAsiaTheme="minorEastAsia"/>
                <w:color w:val="000000" w:themeColor="text1"/>
                <w:sz w:val="16"/>
                <w:szCs w:val="16"/>
              </w:rPr>
            </w:pPr>
            <w:r>
              <w:rPr>
                <w:rFonts w:eastAsiaTheme="minorEastAsia"/>
                <w:color w:val="000000" w:themeColor="text1"/>
                <w:sz w:val="16"/>
                <w:szCs w:val="16"/>
              </w:rPr>
              <w:t>CESU operator</w:t>
            </w:r>
          </w:p>
        </w:tc>
        <w:tc>
          <w:tcPr>
            <w:tcW w:w="797" w:type="pct"/>
          </w:tcPr>
          <w:p w:rsidR="002B130D" w:rsidRDefault="00E03710" w14:paraId="5C9E026C" w14:textId="4A76F5A7">
            <w:pPr>
              <w:rPr>
                <w:rFonts w:eastAsiaTheme="minorEastAsia"/>
                <w:color w:val="000000" w:themeColor="text1"/>
                <w:sz w:val="16"/>
                <w:szCs w:val="16"/>
              </w:rPr>
            </w:pPr>
            <w:r>
              <w:rPr>
                <w:rFonts w:eastAsiaTheme="minorEastAsia"/>
                <w:color w:val="000000" w:themeColor="text1"/>
                <w:sz w:val="16"/>
                <w:szCs w:val="16"/>
              </w:rPr>
              <w:t>CESU member</w:t>
            </w:r>
          </w:p>
        </w:tc>
        <w:tc>
          <w:tcPr>
            <w:tcW w:w="1169" w:type="pct"/>
          </w:tcPr>
          <w:p w:rsidRPr="002050CA" w:rsidR="002B130D" w:rsidP="00FC5DD0" w:rsidRDefault="00FC47FE" w14:paraId="34CFC9F8" w14:textId="6F49236B">
            <w:pPr>
              <w:jc w:val="left"/>
              <w:rPr>
                <w:rFonts w:eastAsiaTheme="minorEastAsia"/>
                <w:color w:val="000000" w:themeColor="text1"/>
                <w:sz w:val="16"/>
                <w:szCs w:val="16"/>
              </w:rPr>
            </w:pPr>
            <w:r>
              <w:rPr>
                <w:rFonts w:eastAsiaTheme="minorEastAsia"/>
                <w:color w:val="000000" w:themeColor="text1"/>
                <w:sz w:val="16"/>
                <w:szCs w:val="16"/>
              </w:rPr>
              <w:t xml:space="preserve">B - </w:t>
            </w:r>
            <w:r w:rsidR="00CA7C99">
              <w:rPr>
                <w:rFonts w:eastAsiaTheme="minorEastAsia"/>
                <w:color w:val="000000" w:themeColor="text1"/>
                <w:sz w:val="16"/>
                <w:szCs w:val="16"/>
              </w:rPr>
              <w:t>Internal a</w:t>
            </w:r>
            <w:r w:rsidR="001F1FC6">
              <w:rPr>
                <w:rFonts w:eastAsiaTheme="minorEastAsia"/>
                <w:color w:val="000000" w:themeColor="text1"/>
                <w:sz w:val="16"/>
                <w:szCs w:val="16"/>
              </w:rPr>
              <w:t>sset</w:t>
            </w:r>
            <w:r w:rsidR="00CA7C99">
              <w:rPr>
                <w:rFonts w:eastAsiaTheme="minorEastAsia"/>
                <w:color w:val="000000" w:themeColor="text1"/>
                <w:sz w:val="16"/>
                <w:szCs w:val="16"/>
              </w:rPr>
              <w:t>s</w:t>
            </w:r>
            <w:r w:rsidR="001F1FC6">
              <w:rPr>
                <w:rFonts w:eastAsiaTheme="minorEastAsia"/>
                <w:color w:val="000000" w:themeColor="text1"/>
                <w:sz w:val="16"/>
                <w:szCs w:val="16"/>
              </w:rPr>
              <w:t xml:space="preserve"> qualification result</w:t>
            </w:r>
          </w:p>
        </w:tc>
      </w:tr>
      <w:tr w:rsidRPr="00D074A3" w:rsidR="00CA7C99" w:rsidTr="00E369B7" w14:paraId="4E4E8E23" w14:textId="77777777">
        <w:trPr>
          <w:trHeight w:val="300"/>
        </w:trPr>
        <w:tc>
          <w:tcPr>
            <w:tcW w:w="342" w:type="pct"/>
          </w:tcPr>
          <w:p w:rsidR="00CA7C99" w:rsidP="00CA7C99" w:rsidRDefault="00CA7C99" w14:paraId="16F7F9D2" w14:textId="5C70A09E">
            <w:pPr>
              <w:rPr>
                <w:rFonts w:eastAsiaTheme="minorEastAsia"/>
                <w:color w:val="000000" w:themeColor="text1"/>
                <w:sz w:val="16"/>
                <w:szCs w:val="16"/>
              </w:rPr>
            </w:pPr>
            <w:r>
              <w:rPr>
                <w:rFonts w:eastAsiaTheme="minorEastAsia"/>
                <w:color w:val="000000" w:themeColor="text1"/>
                <w:sz w:val="16"/>
                <w:szCs w:val="16"/>
              </w:rPr>
              <w:t>16</w:t>
            </w:r>
            <w:r w:rsidRPr="00D074A3">
              <w:rPr>
                <w:rFonts w:eastAsiaTheme="minorEastAsia"/>
                <w:color w:val="000000" w:themeColor="text1"/>
                <w:sz w:val="16"/>
                <w:szCs w:val="16"/>
              </w:rPr>
              <w:t>.</w:t>
            </w:r>
            <w:r>
              <w:rPr>
                <w:rFonts w:eastAsiaTheme="minorEastAsia"/>
                <w:color w:val="000000" w:themeColor="text1"/>
                <w:sz w:val="16"/>
                <w:szCs w:val="16"/>
              </w:rPr>
              <w:t>4</w:t>
            </w:r>
          </w:p>
        </w:tc>
        <w:tc>
          <w:tcPr>
            <w:tcW w:w="691" w:type="pct"/>
          </w:tcPr>
          <w:p w:rsidR="00CA7C99" w:rsidP="002372A1" w:rsidRDefault="00CA7C99" w14:paraId="42379FF1" w14:textId="747F5DBC">
            <w:pPr>
              <w:jc w:val="left"/>
              <w:rPr>
                <w:rFonts w:eastAsiaTheme="minorEastAsia"/>
                <w:color w:val="000000" w:themeColor="text1"/>
                <w:sz w:val="16"/>
                <w:szCs w:val="16"/>
              </w:rPr>
            </w:pPr>
            <w:r>
              <w:rPr>
                <w:rFonts w:eastAsiaTheme="minorEastAsia"/>
                <w:color w:val="000000" w:themeColor="text1"/>
                <w:sz w:val="16"/>
                <w:szCs w:val="16"/>
              </w:rPr>
              <w:t>Send assets’ data</w:t>
            </w:r>
          </w:p>
        </w:tc>
        <w:tc>
          <w:tcPr>
            <w:tcW w:w="1192" w:type="pct"/>
          </w:tcPr>
          <w:p w:rsidRPr="002050CA" w:rsidR="00CA7C99" w:rsidP="00CA7C99" w:rsidRDefault="00CA7C99" w14:paraId="6AFFB24C" w14:textId="51E10279">
            <w:pPr>
              <w:rPr>
                <w:rFonts w:eastAsiaTheme="minorEastAsia"/>
                <w:color w:val="000000" w:themeColor="text1"/>
                <w:sz w:val="16"/>
                <w:szCs w:val="16"/>
              </w:rPr>
            </w:pPr>
            <w:r w:rsidRPr="002050CA">
              <w:rPr>
                <w:rFonts w:eastAsiaTheme="minorEastAsia"/>
                <w:color w:val="000000" w:themeColor="text1"/>
                <w:sz w:val="16"/>
                <w:szCs w:val="16"/>
              </w:rPr>
              <w:t xml:space="preserve">(Qualified) Flexibility service provider uploads assets data to the </w:t>
            </w:r>
            <w:r>
              <w:rPr>
                <w:rFonts w:eastAsiaTheme="minorEastAsia"/>
                <w:color w:val="000000" w:themeColor="text1"/>
                <w:sz w:val="16"/>
                <w:szCs w:val="16"/>
              </w:rPr>
              <w:t>flexibility market operator</w:t>
            </w:r>
          </w:p>
        </w:tc>
        <w:tc>
          <w:tcPr>
            <w:tcW w:w="809" w:type="pct"/>
          </w:tcPr>
          <w:p w:rsidRPr="0016095E" w:rsidR="00CA7C99" w:rsidP="00CA7C99" w:rsidRDefault="00CA7C99" w14:paraId="6E67EDF7" w14:textId="27F1F7BD">
            <w:pPr>
              <w:rPr>
                <w:rFonts w:eastAsiaTheme="minorEastAsia"/>
                <w:color w:val="000000" w:themeColor="text1"/>
                <w:sz w:val="16"/>
                <w:szCs w:val="16"/>
              </w:rPr>
            </w:pPr>
            <w:r w:rsidRPr="0016095E">
              <w:rPr>
                <w:rFonts w:eastAsiaTheme="minorEastAsia"/>
                <w:color w:val="000000" w:themeColor="text1"/>
                <w:sz w:val="16"/>
                <w:szCs w:val="16"/>
              </w:rPr>
              <w:t>CESU operator</w:t>
            </w:r>
          </w:p>
        </w:tc>
        <w:tc>
          <w:tcPr>
            <w:tcW w:w="797" w:type="pct"/>
          </w:tcPr>
          <w:p w:rsidR="00CA7C99" w:rsidP="00CA7C99" w:rsidRDefault="00CA7C99" w14:paraId="24210D5A" w14:textId="45446E8D">
            <w:pPr>
              <w:rPr>
                <w:rFonts w:eastAsiaTheme="minorEastAsia"/>
                <w:color w:val="000000" w:themeColor="text1"/>
                <w:sz w:val="16"/>
                <w:szCs w:val="16"/>
              </w:rPr>
            </w:pPr>
            <w:r>
              <w:rPr>
                <w:rFonts w:eastAsiaTheme="minorEastAsia"/>
                <w:color w:val="000000" w:themeColor="text1"/>
                <w:sz w:val="16"/>
                <w:szCs w:val="16"/>
              </w:rPr>
              <w:t>Flexibility market operator</w:t>
            </w:r>
          </w:p>
        </w:tc>
        <w:tc>
          <w:tcPr>
            <w:tcW w:w="1169" w:type="pct"/>
          </w:tcPr>
          <w:p w:rsidRPr="002050CA" w:rsidR="00CA7C99" w:rsidP="00FC5DD0" w:rsidRDefault="00CA7C99" w14:paraId="2309E979" w14:textId="7B32804C">
            <w:pPr>
              <w:jc w:val="left"/>
              <w:rPr>
                <w:rFonts w:eastAsiaTheme="minorEastAsia"/>
                <w:color w:val="000000" w:themeColor="text1"/>
                <w:sz w:val="16"/>
                <w:szCs w:val="16"/>
              </w:rPr>
            </w:pPr>
            <w:r w:rsidRPr="000F7CCE">
              <w:rPr>
                <w:rFonts w:eastAsiaTheme="minorEastAsia"/>
                <w:color w:val="000000" w:themeColor="text1"/>
                <w:sz w:val="16"/>
                <w:szCs w:val="16"/>
              </w:rPr>
              <w:t>A</w:t>
            </w:r>
            <w:r>
              <w:rPr>
                <w:rFonts w:eastAsiaTheme="minorEastAsia"/>
                <w:color w:val="000000" w:themeColor="text1"/>
                <w:sz w:val="16"/>
                <w:szCs w:val="16"/>
              </w:rPr>
              <w:t xml:space="preserve"> - A</w:t>
            </w:r>
            <w:r w:rsidRPr="000F7CCE">
              <w:rPr>
                <w:rFonts w:eastAsiaTheme="minorEastAsia"/>
                <w:color w:val="000000" w:themeColor="text1"/>
                <w:sz w:val="16"/>
                <w:szCs w:val="16"/>
              </w:rPr>
              <w:t xml:space="preserve">ssets data </w:t>
            </w:r>
          </w:p>
        </w:tc>
      </w:tr>
      <w:tr w:rsidRPr="000F7CCE" w:rsidR="00F31E80" w:rsidTr="00E369B7" w14:paraId="5B44C774" w14:textId="77777777">
        <w:trPr>
          <w:trHeight w:val="300"/>
        </w:trPr>
        <w:tc>
          <w:tcPr>
            <w:tcW w:w="342" w:type="pct"/>
          </w:tcPr>
          <w:p w:rsidRPr="000F7CCE" w:rsidR="00F31E80" w:rsidRDefault="00E439AF" w14:paraId="185DBAE7" w14:textId="3FA73E50">
            <w:pPr>
              <w:rPr>
                <w:rFonts w:eastAsiaTheme="minorEastAsia"/>
                <w:color w:val="000000" w:themeColor="text1"/>
                <w:sz w:val="16"/>
                <w:szCs w:val="16"/>
              </w:rPr>
            </w:pPr>
            <w:r w:rsidRPr="000F7CCE">
              <w:rPr>
                <w:rFonts w:eastAsiaTheme="minorEastAsia"/>
                <w:color w:val="000000" w:themeColor="text1"/>
                <w:sz w:val="16"/>
                <w:szCs w:val="16"/>
              </w:rPr>
              <w:t>16</w:t>
            </w:r>
            <w:r w:rsidRPr="000F7CCE" w:rsidR="00F31E80">
              <w:rPr>
                <w:rFonts w:eastAsiaTheme="minorEastAsia"/>
                <w:color w:val="000000" w:themeColor="text1"/>
                <w:sz w:val="16"/>
                <w:szCs w:val="16"/>
              </w:rPr>
              <w:t>.</w:t>
            </w:r>
            <w:r w:rsidR="001F1FC6">
              <w:rPr>
                <w:rFonts w:eastAsiaTheme="minorEastAsia"/>
                <w:color w:val="000000" w:themeColor="text1"/>
                <w:sz w:val="16"/>
                <w:szCs w:val="16"/>
              </w:rPr>
              <w:t>5</w:t>
            </w:r>
          </w:p>
        </w:tc>
        <w:tc>
          <w:tcPr>
            <w:tcW w:w="691" w:type="pct"/>
          </w:tcPr>
          <w:p w:rsidRPr="000F7CCE" w:rsidR="00F31E80" w:rsidP="002372A1" w:rsidRDefault="006A3C9C" w14:paraId="5ED7FEAB" w14:textId="6A9AAC2F">
            <w:pPr>
              <w:jc w:val="left"/>
              <w:rPr>
                <w:rFonts w:eastAsiaTheme="minorEastAsia"/>
                <w:color w:val="000000" w:themeColor="text1"/>
                <w:sz w:val="16"/>
                <w:szCs w:val="16"/>
              </w:rPr>
            </w:pPr>
            <w:r>
              <w:rPr>
                <w:rFonts w:eastAsiaTheme="minorEastAsia"/>
                <w:color w:val="000000" w:themeColor="text1"/>
                <w:sz w:val="16"/>
                <w:szCs w:val="16"/>
              </w:rPr>
              <w:t xml:space="preserve">Execute </w:t>
            </w:r>
            <w:r w:rsidRPr="000F7CCE" w:rsidR="00F31E80">
              <w:rPr>
                <w:rFonts w:eastAsiaTheme="minorEastAsia"/>
                <w:color w:val="000000" w:themeColor="text1"/>
                <w:sz w:val="16"/>
                <w:szCs w:val="16"/>
              </w:rPr>
              <w:t xml:space="preserve">assets eligibility </w:t>
            </w:r>
            <w:r>
              <w:rPr>
                <w:rFonts w:eastAsiaTheme="minorEastAsia"/>
                <w:color w:val="000000" w:themeColor="text1"/>
                <w:sz w:val="16"/>
                <w:szCs w:val="16"/>
              </w:rPr>
              <w:t>check</w:t>
            </w:r>
          </w:p>
        </w:tc>
        <w:tc>
          <w:tcPr>
            <w:tcW w:w="1192" w:type="pct"/>
          </w:tcPr>
          <w:p w:rsidRPr="000F7CCE" w:rsidR="00F31E80" w:rsidRDefault="00176BDE" w14:paraId="1F51BC4A" w14:textId="77D133E5">
            <w:pPr>
              <w:rPr>
                <w:rFonts w:eastAsiaTheme="minorEastAsia"/>
                <w:color w:val="000000" w:themeColor="text1"/>
                <w:sz w:val="16"/>
                <w:szCs w:val="16"/>
              </w:rPr>
            </w:pPr>
            <w:r>
              <w:rPr>
                <w:rFonts w:eastAsiaTheme="minorEastAsia"/>
                <w:color w:val="000000" w:themeColor="text1"/>
                <w:sz w:val="16"/>
                <w:szCs w:val="16"/>
              </w:rPr>
              <w:t>F</w:t>
            </w:r>
            <w:r w:rsidRPr="000F7CCE" w:rsidR="00F31E80">
              <w:rPr>
                <w:rFonts w:eastAsiaTheme="minorEastAsia"/>
                <w:color w:val="000000" w:themeColor="text1"/>
                <w:sz w:val="16"/>
                <w:szCs w:val="16"/>
              </w:rPr>
              <w:t>lexibility market operator automatically checks assets’ eligibility based on location and technical criteria including voltage level, power, and capacity.</w:t>
            </w:r>
          </w:p>
        </w:tc>
        <w:tc>
          <w:tcPr>
            <w:tcW w:w="809" w:type="pct"/>
          </w:tcPr>
          <w:p w:rsidRPr="000F7CCE" w:rsidR="00F31E80" w:rsidRDefault="00176BDE" w14:paraId="1DB13861" w14:textId="159EDC68">
            <w:pPr>
              <w:rPr>
                <w:rFonts w:eastAsiaTheme="minorEastAsia"/>
                <w:color w:val="000000" w:themeColor="text1"/>
                <w:sz w:val="16"/>
                <w:szCs w:val="16"/>
              </w:rPr>
            </w:pPr>
            <w:r>
              <w:rPr>
                <w:rFonts w:eastAsiaTheme="minorEastAsia"/>
                <w:color w:val="000000" w:themeColor="text1"/>
                <w:sz w:val="16"/>
                <w:szCs w:val="16"/>
              </w:rPr>
              <w:t>F</w:t>
            </w:r>
            <w:r w:rsidRPr="000F7CCE" w:rsidR="00F31E80">
              <w:rPr>
                <w:rFonts w:eastAsiaTheme="minorEastAsia"/>
                <w:color w:val="000000" w:themeColor="text1"/>
                <w:sz w:val="16"/>
                <w:szCs w:val="16"/>
              </w:rPr>
              <w:t>lexibility market operator</w:t>
            </w:r>
          </w:p>
        </w:tc>
        <w:tc>
          <w:tcPr>
            <w:tcW w:w="797" w:type="pct"/>
          </w:tcPr>
          <w:p w:rsidRPr="000F7CCE" w:rsidR="00F31E80" w:rsidRDefault="00F31E80" w14:paraId="32CC9E62" w14:textId="77777777">
            <w:pPr>
              <w:rPr>
                <w:rFonts w:eastAsiaTheme="minorEastAsia"/>
                <w:color w:val="000000" w:themeColor="text1"/>
                <w:sz w:val="16"/>
                <w:szCs w:val="16"/>
              </w:rPr>
            </w:pPr>
            <w:r w:rsidRPr="000F7CCE">
              <w:rPr>
                <w:rFonts w:eastAsiaTheme="minorEastAsia"/>
                <w:color w:val="000000" w:themeColor="text1"/>
                <w:sz w:val="16"/>
                <w:szCs w:val="16"/>
              </w:rPr>
              <w:t>[internal]</w:t>
            </w:r>
          </w:p>
        </w:tc>
        <w:tc>
          <w:tcPr>
            <w:tcW w:w="1169" w:type="pct"/>
          </w:tcPr>
          <w:p w:rsidRPr="000F7CCE" w:rsidR="00F31E80" w:rsidP="00FC5DD0" w:rsidRDefault="00F31E80" w14:paraId="6EE4D177" w14:textId="77777777">
            <w:pPr>
              <w:jc w:val="left"/>
              <w:rPr>
                <w:rFonts w:eastAsiaTheme="minorEastAsia"/>
                <w:color w:val="000000" w:themeColor="text1"/>
                <w:sz w:val="16"/>
                <w:szCs w:val="16"/>
              </w:rPr>
            </w:pPr>
            <w:r w:rsidRPr="000F7CCE">
              <w:rPr>
                <w:rFonts w:eastAsiaTheme="minorEastAsia"/>
                <w:color w:val="000000" w:themeColor="text1"/>
                <w:sz w:val="16"/>
                <w:szCs w:val="16"/>
              </w:rPr>
              <w:t>[not relevant]</w:t>
            </w:r>
          </w:p>
        </w:tc>
      </w:tr>
      <w:tr w:rsidRPr="000F7CCE" w:rsidR="00753016" w:rsidTr="00E369B7" w14:paraId="66910CDA" w14:textId="77777777">
        <w:trPr>
          <w:trHeight w:val="300"/>
        </w:trPr>
        <w:tc>
          <w:tcPr>
            <w:tcW w:w="342" w:type="pct"/>
          </w:tcPr>
          <w:p w:rsidRPr="000F7CCE" w:rsidR="00753016" w:rsidP="00753016" w:rsidRDefault="00753016" w14:paraId="76952427" w14:textId="402AE9CD">
            <w:pPr>
              <w:rPr>
                <w:rFonts w:eastAsiaTheme="minorEastAsia"/>
                <w:color w:val="000000" w:themeColor="text1"/>
                <w:sz w:val="16"/>
                <w:szCs w:val="16"/>
              </w:rPr>
            </w:pPr>
            <w:r w:rsidRPr="000F7CCE">
              <w:rPr>
                <w:rFonts w:eastAsiaTheme="minorEastAsia"/>
                <w:color w:val="000000" w:themeColor="text1"/>
                <w:sz w:val="16"/>
                <w:szCs w:val="16"/>
              </w:rPr>
              <w:t>16.</w:t>
            </w:r>
            <w:r>
              <w:rPr>
                <w:rFonts w:eastAsiaTheme="minorEastAsia"/>
                <w:color w:val="000000" w:themeColor="text1"/>
                <w:sz w:val="16"/>
                <w:szCs w:val="16"/>
              </w:rPr>
              <w:t>6</w:t>
            </w:r>
          </w:p>
        </w:tc>
        <w:tc>
          <w:tcPr>
            <w:tcW w:w="691" w:type="pct"/>
          </w:tcPr>
          <w:p w:rsidR="00753016" w:rsidP="00753016" w:rsidRDefault="00753016" w14:paraId="5109BABD" w14:textId="21964232">
            <w:pPr>
              <w:jc w:val="left"/>
              <w:rPr>
                <w:rFonts w:eastAsiaTheme="minorEastAsia"/>
                <w:color w:val="000000" w:themeColor="text1"/>
                <w:sz w:val="16"/>
                <w:szCs w:val="16"/>
              </w:rPr>
            </w:pPr>
            <w:r>
              <w:rPr>
                <w:rFonts w:eastAsiaTheme="minorEastAsia"/>
                <w:color w:val="000000" w:themeColor="text1"/>
                <w:sz w:val="16"/>
                <w:szCs w:val="16"/>
              </w:rPr>
              <w:t>Send assets’ data</w:t>
            </w:r>
          </w:p>
        </w:tc>
        <w:tc>
          <w:tcPr>
            <w:tcW w:w="1192" w:type="pct"/>
          </w:tcPr>
          <w:p w:rsidR="00753016" w:rsidP="00753016" w:rsidRDefault="00753016" w14:paraId="7D4DC936" w14:textId="1F2919D5">
            <w:pPr>
              <w:rPr>
                <w:rFonts w:eastAsiaTheme="minorEastAsia"/>
                <w:color w:val="000000" w:themeColor="text1"/>
                <w:sz w:val="16"/>
                <w:szCs w:val="16"/>
              </w:rPr>
            </w:pPr>
            <w:r>
              <w:rPr>
                <w:rFonts w:eastAsiaTheme="minorEastAsia"/>
                <w:color w:val="000000" w:themeColor="text1"/>
                <w:sz w:val="16"/>
                <w:szCs w:val="16"/>
              </w:rPr>
              <w:t>F</w:t>
            </w:r>
            <w:r w:rsidRPr="000F7CCE">
              <w:rPr>
                <w:rFonts w:eastAsiaTheme="minorEastAsia"/>
                <w:color w:val="000000" w:themeColor="text1"/>
                <w:sz w:val="16"/>
                <w:szCs w:val="16"/>
              </w:rPr>
              <w:t>lexibility market operator</w:t>
            </w:r>
            <w:r w:rsidRPr="002050CA">
              <w:rPr>
                <w:rFonts w:eastAsiaTheme="minorEastAsia"/>
                <w:color w:val="000000" w:themeColor="text1"/>
                <w:sz w:val="16"/>
                <w:szCs w:val="16"/>
              </w:rPr>
              <w:t xml:space="preserve"> </w:t>
            </w:r>
            <w:r>
              <w:rPr>
                <w:rFonts w:eastAsiaTheme="minorEastAsia"/>
                <w:color w:val="000000" w:themeColor="text1"/>
                <w:sz w:val="16"/>
                <w:szCs w:val="16"/>
              </w:rPr>
              <w:t>sends</w:t>
            </w:r>
            <w:r w:rsidRPr="002050CA">
              <w:rPr>
                <w:rFonts w:eastAsiaTheme="minorEastAsia"/>
                <w:color w:val="000000" w:themeColor="text1"/>
                <w:sz w:val="16"/>
                <w:szCs w:val="16"/>
              </w:rPr>
              <w:t xml:space="preserve"> assets data to the </w:t>
            </w:r>
            <w:r>
              <w:rPr>
                <w:rFonts w:eastAsiaTheme="minorEastAsia"/>
                <w:color w:val="000000" w:themeColor="text1"/>
                <w:sz w:val="16"/>
                <w:szCs w:val="16"/>
              </w:rPr>
              <w:t>f</w:t>
            </w:r>
            <w:r w:rsidRPr="000F7CCE">
              <w:rPr>
                <w:rFonts w:eastAsiaTheme="minorEastAsia"/>
                <w:color w:val="000000" w:themeColor="text1"/>
                <w:sz w:val="16"/>
                <w:szCs w:val="16"/>
              </w:rPr>
              <w:t>lexibility requesting party</w:t>
            </w:r>
            <w:r>
              <w:rPr>
                <w:rFonts w:eastAsiaTheme="minorEastAsia"/>
                <w:color w:val="000000" w:themeColor="text1"/>
                <w:sz w:val="16"/>
                <w:szCs w:val="16"/>
              </w:rPr>
              <w:t>.</w:t>
            </w:r>
          </w:p>
        </w:tc>
        <w:tc>
          <w:tcPr>
            <w:tcW w:w="809" w:type="pct"/>
          </w:tcPr>
          <w:p w:rsidR="00753016" w:rsidP="00753016" w:rsidRDefault="00753016" w14:paraId="2C2D13AE" w14:textId="203BCFB6">
            <w:pPr>
              <w:rPr>
                <w:rFonts w:eastAsiaTheme="minorEastAsia"/>
                <w:color w:val="000000" w:themeColor="text1"/>
                <w:sz w:val="16"/>
                <w:szCs w:val="16"/>
              </w:rPr>
            </w:pPr>
            <w:r>
              <w:rPr>
                <w:rFonts w:eastAsiaTheme="minorEastAsia"/>
                <w:color w:val="000000" w:themeColor="text1"/>
                <w:sz w:val="16"/>
                <w:szCs w:val="16"/>
              </w:rPr>
              <w:t>F</w:t>
            </w:r>
            <w:r w:rsidRPr="000F7CCE">
              <w:rPr>
                <w:rFonts w:eastAsiaTheme="minorEastAsia"/>
                <w:color w:val="000000" w:themeColor="text1"/>
                <w:sz w:val="16"/>
                <w:szCs w:val="16"/>
              </w:rPr>
              <w:t>lexibility market operator</w:t>
            </w:r>
          </w:p>
        </w:tc>
        <w:tc>
          <w:tcPr>
            <w:tcW w:w="797" w:type="pct"/>
          </w:tcPr>
          <w:p w:rsidRPr="000F7CCE" w:rsidR="00753016" w:rsidP="00753016" w:rsidRDefault="00753016" w14:paraId="5858C5D0" w14:textId="22E8511D">
            <w:pPr>
              <w:rPr>
                <w:rFonts w:eastAsiaTheme="minorEastAsia"/>
                <w:color w:val="000000" w:themeColor="text1"/>
                <w:sz w:val="16"/>
                <w:szCs w:val="16"/>
              </w:rPr>
            </w:pPr>
            <w:r w:rsidRPr="000F7CCE">
              <w:rPr>
                <w:rFonts w:eastAsiaTheme="minorEastAsia"/>
                <w:color w:val="000000" w:themeColor="text1"/>
                <w:sz w:val="16"/>
                <w:szCs w:val="16"/>
              </w:rPr>
              <w:t>Flexibility requesting party</w:t>
            </w:r>
          </w:p>
        </w:tc>
        <w:tc>
          <w:tcPr>
            <w:tcW w:w="1169" w:type="pct"/>
          </w:tcPr>
          <w:p w:rsidRPr="000F7CCE" w:rsidR="00753016" w:rsidP="00753016" w:rsidRDefault="00753016" w14:paraId="60A9A0F7" w14:textId="51C645CE">
            <w:pPr>
              <w:jc w:val="left"/>
              <w:rPr>
                <w:rFonts w:eastAsiaTheme="minorEastAsia"/>
                <w:color w:val="000000" w:themeColor="text1"/>
                <w:sz w:val="16"/>
                <w:szCs w:val="16"/>
              </w:rPr>
            </w:pPr>
            <w:r w:rsidRPr="000F7CCE">
              <w:rPr>
                <w:rFonts w:eastAsiaTheme="minorEastAsia"/>
                <w:color w:val="000000" w:themeColor="text1"/>
                <w:sz w:val="16"/>
                <w:szCs w:val="16"/>
              </w:rPr>
              <w:t>A</w:t>
            </w:r>
            <w:r>
              <w:rPr>
                <w:rFonts w:eastAsiaTheme="minorEastAsia"/>
                <w:color w:val="000000" w:themeColor="text1"/>
                <w:sz w:val="16"/>
                <w:szCs w:val="16"/>
              </w:rPr>
              <w:t xml:space="preserve"> - A</w:t>
            </w:r>
            <w:r w:rsidRPr="000F7CCE">
              <w:rPr>
                <w:rFonts w:eastAsiaTheme="minorEastAsia"/>
                <w:color w:val="000000" w:themeColor="text1"/>
                <w:sz w:val="16"/>
                <w:szCs w:val="16"/>
              </w:rPr>
              <w:t xml:space="preserve">ssets data </w:t>
            </w:r>
          </w:p>
        </w:tc>
      </w:tr>
      <w:tr w:rsidRPr="000F7CCE" w:rsidR="00753016" w:rsidTr="00E369B7" w14:paraId="359CB247" w14:textId="77777777">
        <w:trPr>
          <w:trHeight w:val="300"/>
        </w:trPr>
        <w:tc>
          <w:tcPr>
            <w:tcW w:w="342" w:type="pct"/>
          </w:tcPr>
          <w:p w:rsidRPr="000F7CCE" w:rsidR="00753016" w:rsidP="00753016" w:rsidRDefault="00753016" w14:paraId="78A4857A" w14:textId="4958433A">
            <w:pPr>
              <w:rPr>
                <w:rFonts w:eastAsiaTheme="minorEastAsia"/>
                <w:color w:val="000000" w:themeColor="text1"/>
                <w:sz w:val="16"/>
                <w:szCs w:val="16"/>
              </w:rPr>
            </w:pPr>
            <w:r w:rsidRPr="000F7CCE">
              <w:rPr>
                <w:rFonts w:eastAsiaTheme="minorEastAsia"/>
                <w:color w:val="000000" w:themeColor="text1"/>
                <w:sz w:val="16"/>
                <w:szCs w:val="16"/>
              </w:rPr>
              <w:t>16.</w:t>
            </w:r>
            <w:r>
              <w:rPr>
                <w:rFonts w:eastAsiaTheme="minorEastAsia"/>
                <w:color w:val="000000" w:themeColor="text1"/>
                <w:sz w:val="16"/>
                <w:szCs w:val="16"/>
              </w:rPr>
              <w:t>7</w:t>
            </w:r>
          </w:p>
        </w:tc>
        <w:tc>
          <w:tcPr>
            <w:tcW w:w="691" w:type="pct"/>
          </w:tcPr>
          <w:p w:rsidRPr="000F7CCE" w:rsidR="00753016" w:rsidP="00753016" w:rsidRDefault="00753016" w14:paraId="5AA19F71" w14:textId="2D8DB518">
            <w:pPr>
              <w:jc w:val="left"/>
              <w:rPr>
                <w:rFonts w:eastAsiaTheme="minorEastAsia"/>
                <w:color w:val="000000" w:themeColor="text1"/>
                <w:sz w:val="16"/>
                <w:szCs w:val="16"/>
              </w:rPr>
            </w:pPr>
            <w:r w:rsidRPr="000F7CCE">
              <w:rPr>
                <w:rFonts w:eastAsiaTheme="minorEastAsia"/>
                <w:color w:val="000000" w:themeColor="text1"/>
                <w:sz w:val="16"/>
                <w:szCs w:val="16"/>
              </w:rPr>
              <w:t xml:space="preserve">(optional) </w:t>
            </w:r>
            <w:r>
              <w:rPr>
                <w:rFonts w:eastAsiaTheme="minorEastAsia"/>
                <w:color w:val="000000" w:themeColor="text1"/>
                <w:sz w:val="16"/>
                <w:szCs w:val="16"/>
              </w:rPr>
              <w:t xml:space="preserve">Execute </w:t>
            </w:r>
            <w:r w:rsidRPr="000F7CCE">
              <w:rPr>
                <w:rFonts w:eastAsiaTheme="minorEastAsia"/>
                <w:color w:val="000000" w:themeColor="text1"/>
                <w:sz w:val="16"/>
                <w:szCs w:val="16"/>
              </w:rPr>
              <w:t xml:space="preserve">assets eligibility </w:t>
            </w:r>
            <w:r>
              <w:rPr>
                <w:rFonts w:eastAsiaTheme="minorEastAsia"/>
                <w:color w:val="000000" w:themeColor="text1"/>
                <w:sz w:val="16"/>
                <w:szCs w:val="16"/>
              </w:rPr>
              <w:t>check</w:t>
            </w:r>
          </w:p>
        </w:tc>
        <w:tc>
          <w:tcPr>
            <w:tcW w:w="1192" w:type="pct"/>
          </w:tcPr>
          <w:p w:rsidRPr="000F7CCE" w:rsidR="00753016" w:rsidP="00753016" w:rsidRDefault="00753016" w14:paraId="056E914A" w14:textId="1D9F1C61">
            <w:pPr>
              <w:rPr>
                <w:rFonts w:eastAsiaTheme="minorEastAsia"/>
                <w:color w:val="000000" w:themeColor="text1"/>
                <w:sz w:val="16"/>
                <w:szCs w:val="16"/>
              </w:rPr>
            </w:pPr>
            <w:r w:rsidRPr="000F7CCE">
              <w:rPr>
                <w:rFonts w:eastAsiaTheme="minorEastAsia"/>
                <w:color w:val="000000" w:themeColor="text1"/>
                <w:sz w:val="16"/>
                <w:szCs w:val="16"/>
              </w:rPr>
              <w:t>Flexibility requesting party checks upload assets, assess the eligibility of the assets, and has the option to manually disqualify any asset they wish.</w:t>
            </w:r>
          </w:p>
        </w:tc>
        <w:tc>
          <w:tcPr>
            <w:tcW w:w="809" w:type="pct"/>
          </w:tcPr>
          <w:p w:rsidRPr="000F7CCE" w:rsidR="00753016" w:rsidP="00753016" w:rsidRDefault="00753016" w14:paraId="7DC8722F" w14:textId="77777777">
            <w:pPr>
              <w:rPr>
                <w:rFonts w:eastAsiaTheme="minorEastAsia"/>
                <w:color w:val="000000" w:themeColor="text1"/>
                <w:sz w:val="16"/>
                <w:szCs w:val="16"/>
              </w:rPr>
            </w:pPr>
            <w:commentRangeStart w:id="85"/>
            <w:commentRangeStart w:id="86"/>
            <w:r w:rsidRPr="000F7CCE">
              <w:rPr>
                <w:rFonts w:eastAsiaTheme="minorEastAsia"/>
                <w:color w:val="000000" w:themeColor="text1"/>
                <w:sz w:val="16"/>
                <w:szCs w:val="16"/>
              </w:rPr>
              <w:t>Flexibility requesting party</w:t>
            </w:r>
            <w:commentRangeEnd w:id="85"/>
            <w:r w:rsidRPr="000F7CCE">
              <w:rPr>
                <w:rStyle w:val="CommentReference"/>
                <w:rFonts w:eastAsiaTheme="minorEastAsia"/>
                <w:color w:val="000000" w:themeColor="text1"/>
              </w:rPr>
              <w:commentReference w:id="85"/>
            </w:r>
            <w:commentRangeEnd w:id="86"/>
            <w:r>
              <w:rPr>
                <w:rStyle w:val="CommentReference"/>
              </w:rPr>
              <w:commentReference w:id="86"/>
            </w:r>
          </w:p>
        </w:tc>
        <w:tc>
          <w:tcPr>
            <w:tcW w:w="797" w:type="pct"/>
          </w:tcPr>
          <w:p w:rsidRPr="000F7CCE" w:rsidR="00753016" w:rsidP="00753016" w:rsidRDefault="00753016" w14:paraId="0DD17F05" w14:textId="77777777">
            <w:pPr>
              <w:rPr>
                <w:rFonts w:eastAsiaTheme="minorEastAsia"/>
                <w:color w:val="000000" w:themeColor="text1"/>
                <w:sz w:val="16"/>
                <w:szCs w:val="16"/>
              </w:rPr>
            </w:pPr>
            <w:r w:rsidRPr="000F7CCE">
              <w:rPr>
                <w:rFonts w:eastAsiaTheme="minorEastAsia"/>
                <w:color w:val="000000" w:themeColor="text1"/>
                <w:sz w:val="16"/>
                <w:szCs w:val="16"/>
              </w:rPr>
              <w:t>[internal]</w:t>
            </w:r>
          </w:p>
        </w:tc>
        <w:tc>
          <w:tcPr>
            <w:tcW w:w="1169" w:type="pct"/>
          </w:tcPr>
          <w:p w:rsidRPr="000F7CCE" w:rsidR="00753016" w:rsidP="00753016" w:rsidRDefault="00753016" w14:paraId="3902A5BA" w14:textId="77777777">
            <w:pPr>
              <w:jc w:val="left"/>
              <w:rPr>
                <w:rFonts w:eastAsiaTheme="minorEastAsia"/>
                <w:color w:val="000000" w:themeColor="text1"/>
                <w:sz w:val="16"/>
                <w:szCs w:val="16"/>
              </w:rPr>
            </w:pPr>
            <w:r w:rsidRPr="000F7CCE">
              <w:rPr>
                <w:rFonts w:eastAsiaTheme="minorEastAsia"/>
                <w:color w:val="000000" w:themeColor="text1"/>
                <w:sz w:val="16"/>
                <w:szCs w:val="16"/>
              </w:rPr>
              <w:t>[not relevant]</w:t>
            </w:r>
          </w:p>
        </w:tc>
      </w:tr>
      <w:tr w:rsidRPr="000F7CCE" w:rsidR="00753016" w:rsidTr="00E369B7" w14:paraId="6AC0F43D" w14:textId="77777777">
        <w:trPr>
          <w:trHeight w:val="300"/>
        </w:trPr>
        <w:tc>
          <w:tcPr>
            <w:tcW w:w="342" w:type="pct"/>
          </w:tcPr>
          <w:p w:rsidRPr="000F7CCE" w:rsidR="00753016" w:rsidP="00753016" w:rsidRDefault="00753016" w14:paraId="5770223C" w14:textId="5A17D52C">
            <w:pPr>
              <w:rPr>
                <w:rFonts w:eastAsiaTheme="minorEastAsia"/>
                <w:color w:val="000000" w:themeColor="text1"/>
                <w:sz w:val="16"/>
                <w:szCs w:val="16"/>
              </w:rPr>
            </w:pPr>
            <w:r>
              <w:rPr>
                <w:rFonts w:eastAsiaTheme="minorEastAsia"/>
                <w:color w:val="000000" w:themeColor="text1"/>
                <w:sz w:val="16"/>
                <w:szCs w:val="16"/>
              </w:rPr>
              <w:t>16.8</w:t>
            </w:r>
          </w:p>
        </w:tc>
        <w:tc>
          <w:tcPr>
            <w:tcW w:w="691" w:type="pct"/>
          </w:tcPr>
          <w:p w:rsidRPr="000F7CCE" w:rsidR="00753016" w:rsidP="00753016" w:rsidRDefault="00753016" w14:paraId="03DE4CD7" w14:textId="0497A389">
            <w:pPr>
              <w:jc w:val="left"/>
              <w:rPr>
                <w:rFonts w:eastAsiaTheme="minorEastAsia"/>
                <w:color w:val="000000" w:themeColor="text1"/>
                <w:sz w:val="16"/>
                <w:szCs w:val="16"/>
              </w:rPr>
            </w:pPr>
            <w:r w:rsidRPr="000F7CCE">
              <w:rPr>
                <w:rFonts w:eastAsiaTheme="minorEastAsia"/>
                <w:color w:val="000000" w:themeColor="text1"/>
                <w:sz w:val="16"/>
                <w:szCs w:val="16"/>
              </w:rPr>
              <w:t xml:space="preserve">(optional) </w:t>
            </w:r>
            <w:r>
              <w:rPr>
                <w:rFonts w:eastAsiaTheme="minorEastAsia"/>
                <w:color w:val="000000" w:themeColor="text1"/>
                <w:sz w:val="16"/>
                <w:szCs w:val="16"/>
              </w:rPr>
              <w:t>Send assets eligibility notification</w:t>
            </w:r>
          </w:p>
        </w:tc>
        <w:tc>
          <w:tcPr>
            <w:tcW w:w="1192" w:type="pct"/>
          </w:tcPr>
          <w:p w:rsidRPr="000F7CCE" w:rsidR="00753016" w:rsidP="00753016" w:rsidRDefault="00753016" w14:paraId="02367CF2" w14:textId="77777777">
            <w:pPr>
              <w:rPr>
                <w:rFonts w:eastAsiaTheme="minorEastAsia"/>
                <w:color w:val="000000" w:themeColor="text1"/>
                <w:sz w:val="16"/>
                <w:szCs w:val="16"/>
              </w:rPr>
            </w:pPr>
            <w:r w:rsidRPr="000F7CCE">
              <w:rPr>
                <w:rFonts w:eastAsiaTheme="minorEastAsia"/>
                <w:color w:val="000000" w:themeColor="text1"/>
                <w:sz w:val="16"/>
                <w:szCs w:val="16"/>
              </w:rPr>
              <w:t>Flexibility requesting party posts information about disqualified assets.</w:t>
            </w:r>
          </w:p>
        </w:tc>
        <w:tc>
          <w:tcPr>
            <w:tcW w:w="809" w:type="pct"/>
          </w:tcPr>
          <w:p w:rsidRPr="000F7CCE" w:rsidR="00753016" w:rsidP="00753016" w:rsidRDefault="00753016" w14:paraId="7F640329" w14:textId="77777777">
            <w:pPr>
              <w:rPr>
                <w:rFonts w:eastAsiaTheme="minorEastAsia"/>
                <w:color w:val="000000" w:themeColor="text1"/>
                <w:sz w:val="16"/>
                <w:szCs w:val="16"/>
              </w:rPr>
            </w:pPr>
            <w:r w:rsidRPr="000F7CCE">
              <w:rPr>
                <w:rFonts w:eastAsiaTheme="minorEastAsia"/>
                <w:color w:val="000000" w:themeColor="text1"/>
                <w:sz w:val="16"/>
                <w:szCs w:val="16"/>
              </w:rPr>
              <w:t>Flexibility requesting party</w:t>
            </w:r>
          </w:p>
        </w:tc>
        <w:tc>
          <w:tcPr>
            <w:tcW w:w="797" w:type="pct"/>
          </w:tcPr>
          <w:p w:rsidRPr="000F7CCE" w:rsidR="00753016" w:rsidP="00753016" w:rsidRDefault="00753016" w14:paraId="3ADA4564" w14:textId="41D7820D">
            <w:pPr>
              <w:rPr>
                <w:rFonts w:eastAsiaTheme="minorEastAsia"/>
                <w:color w:val="000000" w:themeColor="text1"/>
                <w:sz w:val="16"/>
                <w:szCs w:val="16"/>
              </w:rPr>
            </w:pPr>
            <w:r w:rsidRPr="000F7CCE">
              <w:rPr>
                <w:rFonts w:eastAsiaTheme="minorEastAsia"/>
                <w:color w:val="000000" w:themeColor="text1"/>
                <w:sz w:val="16"/>
                <w:szCs w:val="16"/>
              </w:rPr>
              <w:t>Flexibility market operator</w:t>
            </w:r>
          </w:p>
        </w:tc>
        <w:tc>
          <w:tcPr>
            <w:tcW w:w="1169" w:type="pct"/>
          </w:tcPr>
          <w:p w:rsidRPr="000F7CCE" w:rsidR="00753016" w:rsidP="00753016" w:rsidRDefault="00753016" w14:paraId="62A4E3B8" w14:textId="3A7E4C07">
            <w:pPr>
              <w:jc w:val="left"/>
              <w:rPr>
                <w:rFonts w:eastAsiaTheme="minorEastAsia"/>
                <w:color w:val="000000" w:themeColor="text1"/>
                <w:sz w:val="16"/>
                <w:szCs w:val="16"/>
              </w:rPr>
            </w:pPr>
            <w:r>
              <w:rPr>
                <w:rFonts w:eastAsiaTheme="minorEastAsia"/>
                <w:color w:val="000000" w:themeColor="text1"/>
                <w:sz w:val="16"/>
                <w:szCs w:val="16"/>
              </w:rPr>
              <w:t>C - Assets qualification result</w:t>
            </w:r>
          </w:p>
        </w:tc>
      </w:tr>
      <w:tr w:rsidRPr="00D074A3" w:rsidR="00753016" w:rsidTr="00E369B7" w14:paraId="4E29C578" w14:textId="77777777">
        <w:trPr>
          <w:trHeight w:val="300"/>
        </w:trPr>
        <w:tc>
          <w:tcPr>
            <w:tcW w:w="342" w:type="pct"/>
          </w:tcPr>
          <w:p w:rsidR="00753016" w:rsidP="00753016" w:rsidRDefault="00753016" w14:paraId="1DFD501D" w14:textId="055AEA80">
            <w:pPr>
              <w:rPr>
                <w:rFonts w:eastAsiaTheme="minorEastAsia"/>
                <w:color w:val="000000" w:themeColor="text1"/>
                <w:sz w:val="16"/>
                <w:szCs w:val="16"/>
              </w:rPr>
            </w:pPr>
            <w:r>
              <w:rPr>
                <w:rFonts w:eastAsiaTheme="minorEastAsia"/>
                <w:color w:val="000000" w:themeColor="text1"/>
                <w:sz w:val="16"/>
                <w:szCs w:val="16"/>
              </w:rPr>
              <w:t>16.</w:t>
            </w:r>
            <w:r w:rsidR="00775BE1">
              <w:rPr>
                <w:rFonts w:eastAsiaTheme="minorEastAsia"/>
                <w:color w:val="000000" w:themeColor="text1"/>
                <w:sz w:val="16"/>
                <w:szCs w:val="16"/>
              </w:rPr>
              <w:t>9</w:t>
            </w:r>
          </w:p>
        </w:tc>
        <w:tc>
          <w:tcPr>
            <w:tcW w:w="691" w:type="pct"/>
          </w:tcPr>
          <w:p w:rsidRPr="000F7CCE" w:rsidR="00753016" w:rsidP="00753016" w:rsidRDefault="00753016" w14:paraId="19F7344A" w14:textId="101A0F05">
            <w:pPr>
              <w:jc w:val="left"/>
              <w:rPr>
                <w:rFonts w:eastAsiaTheme="minorEastAsia"/>
                <w:color w:val="000000" w:themeColor="text1"/>
                <w:sz w:val="16"/>
                <w:szCs w:val="16"/>
              </w:rPr>
            </w:pPr>
            <w:r>
              <w:rPr>
                <w:rFonts w:eastAsiaTheme="minorEastAsia"/>
                <w:color w:val="000000" w:themeColor="text1"/>
                <w:sz w:val="16"/>
                <w:szCs w:val="16"/>
              </w:rPr>
              <w:t>Send assets eligibility notification</w:t>
            </w:r>
          </w:p>
        </w:tc>
        <w:tc>
          <w:tcPr>
            <w:tcW w:w="1192" w:type="pct"/>
          </w:tcPr>
          <w:p w:rsidRPr="002050CA" w:rsidR="00753016" w:rsidP="00753016" w:rsidRDefault="00753016" w14:paraId="3B9DC6DC" w14:textId="131A30B8">
            <w:pPr>
              <w:rPr>
                <w:rFonts w:eastAsiaTheme="minorEastAsia"/>
                <w:color w:val="000000" w:themeColor="text1"/>
                <w:sz w:val="16"/>
                <w:szCs w:val="16"/>
              </w:rPr>
            </w:pPr>
            <w:r>
              <w:rPr>
                <w:rFonts w:eastAsiaTheme="minorEastAsia"/>
                <w:color w:val="000000" w:themeColor="text1"/>
                <w:sz w:val="16"/>
                <w:szCs w:val="16"/>
              </w:rPr>
              <w:t>Flexibility market operator notifies CESU operator about assets eligibility for flexibility provision</w:t>
            </w:r>
          </w:p>
        </w:tc>
        <w:tc>
          <w:tcPr>
            <w:tcW w:w="809" w:type="pct"/>
          </w:tcPr>
          <w:p w:rsidRPr="002050CA" w:rsidR="00753016" w:rsidP="00753016" w:rsidRDefault="00753016" w14:paraId="2EE2C6CE" w14:textId="4B25973A">
            <w:pPr>
              <w:rPr>
                <w:rFonts w:eastAsiaTheme="minorEastAsia"/>
                <w:color w:val="000000" w:themeColor="text1"/>
                <w:sz w:val="16"/>
                <w:szCs w:val="16"/>
              </w:rPr>
            </w:pPr>
            <w:r>
              <w:rPr>
                <w:rFonts w:eastAsiaTheme="minorEastAsia"/>
                <w:color w:val="000000" w:themeColor="text1"/>
                <w:sz w:val="16"/>
                <w:szCs w:val="16"/>
              </w:rPr>
              <w:t>Flexibility market operator</w:t>
            </w:r>
          </w:p>
        </w:tc>
        <w:tc>
          <w:tcPr>
            <w:tcW w:w="797" w:type="pct"/>
          </w:tcPr>
          <w:p w:rsidR="00753016" w:rsidP="00753016" w:rsidRDefault="00753016" w14:paraId="4CF1A15B" w14:textId="58E78056">
            <w:pPr>
              <w:rPr>
                <w:rFonts w:eastAsiaTheme="minorEastAsia"/>
                <w:color w:val="000000" w:themeColor="text1"/>
                <w:sz w:val="16"/>
                <w:szCs w:val="16"/>
              </w:rPr>
            </w:pPr>
            <w:r>
              <w:rPr>
                <w:rFonts w:eastAsiaTheme="minorEastAsia"/>
                <w:color w:val="000000" w:themeColor="text1"/>
                <w:sz w:val="16"/>
                <w:szCs w:val="16"/>
              </w:rPr>
              <w:t>CESU operator</w:t>
            </w:r>
          </w:p>
        </w:tc>
        <w:tc>
          <w:tcPr>
            <w:tcW w:w="1169" w:type="pct"/>
          </w:tcPr>
          <w:p w:rsidRPr="002050CA" w:rsidR="00753016" w:rsidP="00753016" w:rsidRDefault="00753016" w14:paraId="6CC7F5B3" w14:textId="666B7A4C">
            <w:pPr>
              <w:jc w:val="left"/>
              <w:rPr>
                <w:rFonts w:eastAsiaTheme="minorEastAsia"/>
                <w:color w:val="000000" w:themeColor="text1"/>
                <w:sz w:val="16"/>
                <w:szCs w:val="16"/>
              </w:rPr>
            </w:pPr>
            <w:r>
              <w:rPr>
                <w:rFonts w:eastAsiaTheme="minorEastAsia"/>
                <w:color w:val="000000" w:themeColor="text1"/>
                <w:sz w:val="16"/>
                <w:szCs w:val="16"/>
              </w:rPr>
              <w:t>C - Asset qualification result</w:t>
            </w:r>
          </w:p>
        </w:tc>
      </w:tr>
      <w:tr w:rsidRPr="00D074A3" w:rsidR="00753016" w:rsidTr="00E369B7" w14:paraId="723C5BD3" w14:textId="77777777">
        <w:trPr>
          <w:trHeight w:val="300"/>
        </w:trPr>
        <w:tc>
          <w:tcPr>
            <w:tcW w:w="342" w:type="pct"/>
          </w:tcPr>
          <w:p w:rsidR="00753016" w:rsidP="00753016" w:rsidRDefault="00753016" w14:paraId="4CE349B7" w14:textId="3AADD28D">
            <w:pPr>
              <w:rPr>
                <w:rFonts w:eastAsiaTheme="minorEastAsia"/>
                <w:color w:val="000000" w:themeColor="text1"/>
                <w:sz w:val="16"/>
                <w:szCs w:val="16"/>
              </w:rPr>
            </w:pPr>
            <w:r>
              <w:rPr>
                <w:rFonts w:eastAsiaTheme="minorEastAsia"/>
                <w:color w:val="000000" w:themeColor="text1"/>
                <w:sz w:val="16"/>
                <w:szCs w:val="16"/>
              </w:rPr>
              <w:t>16.</w:t>
            </w:r>
            <w:r w:rsidR="00775BE1">
              <w:rPr>
                <w:rFonts w:eastAsiaTheme="minorEastAsia"/>
                <w:color w:val="000000" w:themeColor="text1"/>
                <w:sz w:val="16"/>
                <w:szCs w:val="16"/>
              </w:rPr>
              <w:t>10</w:t>
            </w:r>
          </w:p>
        </w:tc>
        <w:tc>
          <w:tcPr>
            <w:tcW w:w="691" w:type="pct"/>
          </w:tcPr>
          <w:p w:rsidRPr="000F7CCE" w:rsidR="00753016" w:rsidP="00753016" w:rsidRDefault="00753016" w14:paraId="468FD835" w14:textId="00C0BAFB">
            <w:pPr>
              <w:jc w:val="left"/>
              <w:rPr>
                <w:rFonts w:eastAsiaTheme="minorEastAsia"/>
                <w:color w:val="000000" w:themeColor="text1"/>
                <w:sz w:val="16"/>
                <w:szCs w:val="16"/>
              </w:rPr>
            </w:pPr>
            <w:r>
              <w:rPr>
                <w:rFonts w:eastAsiaTheme="minorEastAsia"/>
                <w:color w:val="000000" w:themeColor="text1"/>
                <w:sz w:val="16"/>
                <w:szCs w:val="16"/>
              </w:rPr>
              <w:t>Send assets eligibility notification</w:t>
            </w:r>
          </w:p>
        </w:tc>
        <w:tc>
          <w:tcPr>
            <w:tcW w:w="1192" w:type="pct"/>
          </w:tcPr>
          <w:p w:rsidRPr="002050CA" w:rsidR="00753016" w:rsidP="00753016" w:rsidRDefault="00753016" w14:paraId="17664438" w14:textId="448B11F7">
            <w:pPr>
              <w:rPr>
                <w:rFonts w:eastAsiaTheme="minorEastAsia"/>
                <w:color w:val="000000" w:themeColor="text1"/>
                <w:sz w:val="16"/>
                <w:szCs w:val="16"/>
              </w:rPr>
            </w:pPr>
            <w:r>
              <w:rPr>
                <w:rFonts w:eastAsiaTheme="minorEastAsia"/>
                <w:color w:val="000000" w:themeColor="text1"/>
                <w:sz w:val="16"/>
                <w:szCs w:val="16"/>
              </w:rPr>
              <w:t>CESU operator notifies CESU members about their assets’ eligibility for flexibility provision</w:t>
            </w:r>
          </w:p>
        </w:tc>
        <w:tc>
          <w:tcPr>
            <w:tcW w:w="809" w:type="pct"/>
          </w:tcPr>
          <w:p w:rsidRPr="002050CA" w:rsidR="00753016" w:rsidP="00753016" w:rsidRDefault="00753016" w14:paraId="4953DF73" w14:textId="018C9A08">
            <w:pPr>
              <w:rPr>
                <w:rFonts w:eastAsiaTheme="minorEastAsia"/>
                <w:color w:val="000000" w:themeColor="text1"/>
                <w:sz w:val="16"/>
                <w:szCs w:val="16"/>
              </w:rPr>
            </w:pPr>
            <w:r>
              <w:rPr>
                <w:rFonts w:eastAsiaTheme="minorEastAsia"/>
                <w:color w:val="000000" w:themeColor="text1"/>
                <w:sz w:val="16"/>
                <w:szCs w:val="16"/>
              </w:rPr>
              <w:t>CESU operator</w:t>
            </w:r>
          </w:p>
        </w:tc>
        <w:tc>
          <w:tcPr>
            <w:tcW w:w="797" w:type="pct"/>
          </w:tcPr>
          <w:p w:rsidR="00753016" w:rsidP="00753016" w:rsidRDefault="00753016" w14:paraId="31B02714" w14:textId="5D0488D3">
            <w:pPr>
              <w:rPr>
                <w:rFonts w:eastAsiaTheme="minorEastAsia"/>
                <w:color w:val="000000" w:themeColor="text1"/>
                <w:sz w:val="16"/>
                <w:szCs w:val="16"/>
              </w:rPr>
            </w:pPr>
            <w:r>
              <w:rPr>
                <w:rFonts w:eastAsiaTheme="minorEastAsia"/>
                <w:color w:val="000000" w:themeColor="text1"/>
                <w:sz w:val="16"/>
                <w:szCs w:val="16"/>
              </w:rPr>
              <w:t>CESU member</w:t>
            </w:r>
          </w:p>
        </w:tc>
        <w:tc>
          <w:tcPr>
            <w:tcW w:w="1169" w:type="pct"/>
          </w:tcPr>
          <w:p w:rsidRPr="002050CA" w:rsidR="00753016" w:rsidP="00753016" w:rsidRDefault="00753016" w14:paraId="4DD7FE1C" w14:textId="22127B98">
            <w:pPr>
              <w:jc w:val="left"/>
              <w:rPr>
                <w:rFonts w:eastAsiaTheme="minorEastAsia"/>
                <w:color w:val="000000" w:themeColor="text1"/>
                <w:sz w:val="16"/>
                <w:szCs w:val="16"/>
              </w:rPr>
            </w:pPr>
            <w:r>
              <w:rPr>
                <w:rFonts w:eastAsiaTheme="minorEastAsia"/>
                <w:color w:val="000000" w:themeColor="text1"/>
                <w:sz w:val="16"/>
                <w:szCs w:val="16"/>
              </w:rPr>
              <w:t>C - Asset qualification result</w:t>
            </w:r>
          </w:p>
        </w:tc>
      </w:tr>
    </w:tbl>
    <w:p w:rsidR="0096677F" w:rsidRDefault="0096677F" w14:paraId="1F985606" w14:textId="369EFC4A">
      <w:pPr>
        <w:rPr>
          <w:rFonts w:ascii="Arial" w:hAnsi="Arial" w:eastAsia="Arial" w:cs="Arial"/>
          <w:b/>
          <w:bCs/>
          <w:color w:val="000000" w:themeColor="text1"/>
        </w:rPr>
      </w:pPr>
    </w:p>
    <w:p w:rsidR="00E131CA" w:rsidRDefault="00E131CA" w14:paraId="27E4E849" w14:textId="77777777">
      <w:pPr>
        <w:rPr>
          <w:rFonts w:ascii="Arial" w:hAnsi="Arial" w:eastAsia="Arial" w:cs="Arial"/>
          <w:b/>
          <w:bCs/>
          <w:color w:val="000000" w:themeColor="text1"/>
        </w:rPr>
      </w:pPr>
    </w:p>
    <w:p w:rsidR="00E131CA" w:rsidRDefault="00E131CA" w14:paraId="635E74DF" w14:textId="77777777">
      <w:pPr>
        <w:rPr>
          <w:rFonts w:ascii="Arial" w:hAnsi="Arial" w:eastAsia="Arial" w:cs="Arial"/>
          <w:b/>
          <w:bCs/>
          <w:color w:val="000000" w:themeColor="text1"/>
        </w:rPr>
      </w:pPr>
    </w:p>
    <w:p w:rsidR="00E131CA" w:rsidRDefault="00E131CA" w14:paraId="266B3EA9" w14:textId="77777777">
      <w:pPr>
        <w:rPr>
          <w:rFonts w:ascii="Arial" w:hAnsi="Arial" w:eastAsia="Arial" w:cs="Arial"/>
          <w:b/>
          <w:bCs/>
          <w:color w:val="000000" w:themeColor="text1"/>
        </w:rPr>
      </w:pPr>
    </w:p>
    <w:p w:rsidR="00E131CA" w:rsidP="006C723C" w:rsidRDefault="006C723C" w14:paraId="49A7C433" w14:textId="1AFBF583">
      <w:pPr>
        <w:spacing w:after="0" w:line="240" w:lineRule="auto"/>
        <w:rPr>
          <w:rFonts w:ascii="Arial" w:hAnsi="Arial" w:eastAsia="Arial" w:cs="Arial"/>
          <w:b/>
          <w:bCs/>
          <w:color w:val="000000" w:themeColor="text1"/>
        </w:rPr>
      </w:pPr>
      <w:r>
        <w:rPr>
          <w:noProof/>
        </w:rPr>
        <w:drawing>
          <wp:inline distT="0" distB="0" distL="0" distR="0" wp14:anchorId="051B44C5" wp14:editId="48D707C8">
            <wp:extent cx="5943600" cy="2045970"/>
            <wp:effectExtent l="0" t="0" r="0" b="0"/>
            <wp:docPr id="5650820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08202" name=""/>
                    <pic:cNvPicPr/>
                  </pic:nvPicPr>
                  <pic:blipFill>
                    <a:blip r:embed="rId63">
                      <a:extLst>
                        <a:ext uri="{96DAC541-7B7A-43D3-8B79-37D633B846F1}">
                          <asvg:svgBlip xmlns:asvg="http://schemas.microsoft.com/office/drawing/2016/SVG/main" r:embed="rId64"/>
                        </a:ext>
                      </a:extLst>
                    </a:blip>
                    <a:stretch>
                      <a:fillRect/>
                    </a:stretch>
                  </pic:blipFill>
                  <pic:spPr>
                    <a:xfrm>
                      <a:off x="0" y="0"/>
                      <a:ext cx="5943600" cy="2045970"/>
                    </a:xfrm>
                    <a:prstGeom prst="rect">
                      <a:avLst/>
                    </a:prstGeom>
                  </pic:spPr>
                </pic:pic>
              </a:graphicData>
            </a:graphic>
          </wp:inline>
        </w:drawing>
      </w:r>
    </w:p>
    <w:p w:rsidRPr="00FF0473" w:rsidR="00E131CA" w:rsidP="00FF0473" w:rsidRDefault="00E131CA" w14:paraId="6A7F3CDE" w14:textId="3A514658">
      <w:pPr>
        <w:pStyle w:val="Caption"/>
      </w:pPr>
      <w:r w:rsidRPr="000F7CCE">
        <w:t xml:space="preserve">Diagram </w:t>
      </w:r>
      <w:r w:rsidRPr="000F7CCE">
        <w:fldChar w:fldCharType="begin"/>
      </w:r>
      <w:r w:rsidRPr="000F7CCE">
        <w:instrText xml:space="preserve"> SEQ Diagram \* ARABIC </w:instrText>
      </w:r>
      <w:r w:rsidRPr="000F7CCE">
        <w:fldChar w:fldCharType="separate"/>
      </w:r>
      <w:r w:rsidRPr="000F7CCE">
        <w:fldChar w:fldCharType="end"/>
      </w:r>
      <w:r w:rsidRPr="000F7CCE">
        <w:t xml:space="preserve"> - Procedure '</w:t>
      </w:r>
      <w:r w:rsidRPr="00E131CA">
        <w:t>Assets qualification for participating in flexibility markets</w:t>
      </w:r>
      <w:r w:rsidRPr="000F7CCE">
        <w:t>'</w:t>
      </w:r>
      <w:r>
        <w:br/>
      </w:r>
    </w:p>
    <w:tbl>
      <w:tblPr>
        <w:tblStyle w:val="TableGrid"/>
        <w:tblW w:w="9350" w:type="dxa"/>
        <w:tblLook w:val="04A0" w:firstRow="1" w:lastRow="0" w:firstColumn="1" w:lastColumn="0" w:noHBand="0" w:noVBand="1"/>
      </w:tblPr>
      <w:tblGrid>
        <w:gridCol w:w="1129"/>
        <w:gridCol w:w="3402"/>
        <w:gridCol w:w="567"/>
        <w:gridCol w:w="4252"/>
      </w:tblGrid>
      <w:tr w:rsidRPr="000F7CCE" w:rsidR="0096677F" w14:paraId="68C88172" w14:textId="77777777">
        <w:trPr>
          <w:trHeight w:val="300"/>
        </w:trPr>
        <w:tc>
          <w:tcPr>
            <w:tcW w:w="9350" w:type="dxa"/>
            <w:gridSpan w:val="4"/>
            <w:shd w:val="clear" w:color="auto" w:fill="D0CECE" w:themeFill="background2" w:themeFillShade="E6"/>
          </w:tcPr>
          <w:p w:rsidRPr="000F7CCE" w:rsidR="0096677F" w:rsidP="00E131CA" w:rsidRDefault="0096677F" w14:paraId="3228F840" w14:textId="77777777">
            <w:pPr>
              <w:keepNext/>
              <w:keepLines/>
              <w:jc w:val="cente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INFORMATION OBJECTS FOR THIS PROCEDURE</w:t>
            </w:r>
          </w:p>
        </w:tc>
      </w:tr>
      <w:tr w:rsidRPr="000F7CCE" w:rsidR="0096677F" w14:paraId="3DDC649A" w14:textId="77777777">
        <w:trPr>
          <w:trHeight w:val="300"/>
        </w:trPr>
        <w:tc>
          <w:tcPr>
            <w:tcW w:w="1129" w:type="dxa"/>
            <w:shd w:val="clear" w:color="auto" w:fill="D0CECE" w:themeFill="background2" w:themeFillShade="E6"/>
          </w:tcPr>
          <w:p w:rsidRPr="000F7CCE" w:rsidR="0096677F" w:rsidP="00E131CA" w:rsidRDefault="0096677F" w14:paraId="6F1AD637" w14:textId="77777777">
            <w:pPr>
              <w:keepNext/>
              <w:keepLines/>
              <w:rPr>
                <w:rFonts w:ascii="Arial" w:hAnsi="Arial" w:eastAsia="Arial" w:cs="Arial"/>
                <w:b/>
                <w:bCs/>
                <w:i/>
                <w:iCs/>
                <w:sz w:val="16"/>
                <w:szCs w:val="16"/>
              </w:rPr>
            </w:pPr>
            <w:r w:rsidRPr="000F7CCE">
              <w:rPr>
                <w:rFonts w:ascii="Arial" w:hAnsi="Arial" w:eastAsia="Arial" w:cs="Arial"/>
                <w:b/>
                <w:bCs/>
                <w:i/>
                <w:iCs/>
                <w:sz w:val="16"/>
                <w:szCs w:val="16"/>
              </w:rPr>
              <w:t>Information exchanged,</w:t>
            </w:r>
          </w:p>
          <w:p w:rsidRPr="000F7CCE" w:rsidR="0096677F" w:rsidP="00E131CA" w:rsidRDefault="0096677F" w14:paraId="7398FA15" w14:textId="77777777">
            <w:pPr>
              <w:keepNext/>
              <w:keepLines/>
              <w:rPr>
                <w:rFonts w:ascii="Arial" w:hAnsi="Arial" w:eastAsia="Arial" w:cs="Arial"/>
                <w:b/>
                <w:bCs/>
                <w:i/>
                <w:iCs/>
                <w:sz w:val="16"/>
                <w:szCs w:val="16"/>
              </w:rPr>
            </w:pPr>
            <w:r w:rsidRPr="000F7CCE">
              <w:rPr>
                <w:rFonts w:ascii="Arial" w:hAnsi="Arial" w:eastAsia="Arial" w:cs="Arial"/>
                <w:b/>
                <w:bCs/>
                <w:i/>
                <w:iCs/>
                <w:sz w:val="16"/>
                <w:szCs w:val="16"/>
              </w:rPr>
              <w:t>ID</w:t>
            </w:r>
          </w:p>
        </w:tc>
        <w:tc>
          <w:tcPr>
            <w:tcW w:w="3402" w:type="dxa"/>
            <w:shd w:val="clear" w:color="auto" w:fill="D0CECE" w:themeFill="background2" w:themeFillShade="E6"/>
          </w:tcPr>
          <w:p w:rsidRPr="000F7CCE" w:rsidR="0096677F" w:rsidP="00E131CA" w:rsidRDefault="0096677F" w14:paraId="4EBEEC71" w14:textId="77777777">
            <w:pPr>
              <w:keepNext/>
              <w:keepLines/>
              <w:rPr>
                <w:rFonts w:ascii="Arial" w:hAnsi="Arial" w:eastAsia="Arial" w:cs="Arial"/>
                <w:b/>
                <w:bCs/>
                <w:i/>
                <w:iCs/>
                <w:sz w:val="16"/>
                <w:szCs w:val="16"/>
              </w:rPr>
            </w:pPr>
            <w:r w:rsidRPr="000F7CCE">
              <w:rPr>
                <w:rFonts w:ascii="Arial" w:hAnsi="Arial" w:eastAsia="Arial" w:cs="Arial"/>
                <w:b/>
                <w:bCs/>
                <w:i/>
                <w:iCs/>
                <w:color w:val="000000" w:themeColor="text1"/>
                <w:sz w:val="16"/>
                <w:szCs w:val="16"/>
              </w:rPr>
              <w:t>Name of the information</w:t>
            </w:r>
          </w:p>
        </w:tc>
        <w:tc>
          <w:tcPr>
            <w:tcW w:w="4819" w:type="dxa"/>
            <w:gridSpan w:val="2"/>
            <w:shd w:val="clear" w:color="auto" w:fill="D0CECE" w:themeFill="background2" w:themeFillShade="E6"/>
          </w:tcPr>
          <w:p w:rsidRPr="000F7CCE" w:rsidR="0096677F" w:rsidP="00E131CA" w:rsidRDefault="0096677F" w14:paraId="0D818BC9" w14:textId="77777777">
            <w:pPr>
              <w:keepNext/>
              <w:keepLines/>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Description of information exchanged</w:t>
            </w:r>
          </w:p>
        </w:tc>
      </w:tr>
      <w:tr w:rsidRPr="000F7CCE" w:rsidR="0096677F" w14:paraId="2F5B50B9" w14:textId="77777777">
        <w:trPr>
          <w:trHeight w:val="300"/>
        </w:trPr>
        <w:tc>
          <w:tcPr>
            <w:tcW w:w="1129" w:type="dxa"/>
          </w:tcPr>
          <w:p w:rsidRPr="008638F9" w:rsidR="0096677F" w:rsidP="00E131CA" w:rsidRDefault="0096677F" w14:paraId="4B0C45D5" w14:textId="77777777">
            <w:pPr>
              <w:keepNext/>
              <w:keepLines/>
              <w:rPr>
                <w:rFonts w:eastAsiaTheme="minorEastAsia"/>
                <w:color w:val="000000" w:themeColor="text1"/>
                <w:sz w:val="16"/>
                <w:szCs w:val="16"/>
              </w:rPr>
            </w:pPr>
            <w:r w:rsidRPr="008638F9">
              <w:rPr>
                <w:rFonts w:eastAsia="Arial" w:cstheme="minorHAnsi"/>
                <w:color w:val="000000" w:themeColor="text1"/>
                <w:sz w:val="16"/>
                <w:szCs w:val="16"/>
              </w:rPr>
              <w:t>A</w:t>
            </w:r>
          </w:p>
        </w:tc>
        <w:tc>
          <w:tcPr>
            <w:tcW w:w="3402" w:type="dxa"/>
          </w:tcPr>
          <w:p w:rsidRPr="008638F9" w:rsidR="0096677F" w:rsidP="00E131CA" w:rsidRDefault="0096677F" w14:paraId="30DFC6B6" w14:textId="77777777">
            <w:pPr>
              <w:keepNext/>
              <w:keepLines/>
              <w:rPr>
                <w:rFonts w:eastAsiaTheme="minorEastAsia"/>
                <w:color w:val="000000" w:themeColor="text1"/>
                <w:sz w:val="16"/>
                <w:szCs w:val="16"/>
              </w:rPr>
            </w:pPr>
            <w:r w:rsidRPr="008638F9">
              <w:rPr>
                <w:rFonts w:eastAsiaTheme="minorEastAsia"/>
                <w:color w:val="000000" w:themeColor="text1"/>
                <w:sz w:val="16"/>
                <w:szCs w:val="16"/>
              </w:rPr>
              <w:t>Energy allocation mechanism</w:t>
            </w:r>
          </w:p>
        </w:tc>
        <w:tc>
          <w:tcPr>
            <w:tcW w:w="567" w:type="dxa"/>
          </w:tcPr>
          <w:p w:rsidRPr="008638F9" w:rsidR="0096677F" w:rsidP="00E131CA" w:rsidRDefault="0096677F" w14:paraId="13D6EECA" w14:textId="77777777">
            <w:pPr>
              <w:keepNext/>
              <w:keepLines/>
              <w:rPr>
                <w:rFonts w:eastAsiaTheme="minorEastAsia"/>
                <w:color w:val="000000" w:themeColor="text1"/>
                <w:sz w:val="16"/>
                <w:szCs w:val="16"/>
              </w:rPr>
            </w:pPr>
          </w:p>
        </w:tc>
        <w:tc>
          <w:tcPr>
            <w:tcW w:w="4252" w:type="dxa"/>
          </w:tcPr>
          <w:p w:rsidRPr="008638F9" w:rsidR="0096677F" w:rsidP="00E131CA" w:rsidRDefault="00D90035" w14:paraId="3793777A" w14:textId="64F14E6B">
            <w:pPr>
              <w:keepNext/>
              <w:keepLines/>
              <w:rPr>
                <w:rFonts w:eastAsiaTheme="minorEastAsia"/>
                <w:color w:val="000000" w:themeColor="text1"/>
                <w:sz w:val="16"/>
                <w:szCs w:val="16"/>
              </w:rPr>
            </w:pPr>
            <w:r w:rsidRPr="00D90035">
              <w:rPr>
                <w:rFonts w:eastAsiaTheme="minorEastAsia"/>
                <w:color w:val="000000" w:themeColor="text1"/>
                <w:sz w:val="16"/>
                <w:szCs w:val="16"/>
              </w:rPr>
              <w:t xml:space="preserve">Technical </w:t>
            </w:r>
            <w:r>
              <w:rPr>
                <w:rFonts w:eastAsiaTheme="minorEastAsia"/>
                <w:color w:val="000000" w:themeColor="text1"/>
                <w:sz w:val="16"/>
                <w:szCs w:val="16"/>
              </w:rPr>
              <w:t>parameters of the</w:t>
            </w:r>
            <w:r w:rsidRPr="00D90035">
              <w:rPr>
                <w:rFonts w:eastAsiaTheme="minorEastAsia"/>
                <w:color w:val="000000" w:themeColor="text1"/>
                <w:sz w:val="16"/>
                <w:szCs w:val="16"/>
              </w:rPr>
              <w:t xml:space="preserve"> assets, including location, controllability, capacity, and connectivity.</w:t>
            </w:r>
          </w:p>
        </w:tc>
      </w:tr>
      <w:tr w:rsidRPr="000F7CCE" w:rsidR="0096677F" w14:paraId="15E9ED7F" w14:textId="77777777">
        <w:trPr>
          <w:trHeight w:val="300"/>
        </w:trPr>
        <w:tc>
          <w:tcPr>
            <w:tcW w:w="1129" w:type="dxa"/>
          </w:tcPr>
          <w:p w:rsidRPr="008638F9" w:rsidR="0096677F" w:rsidP="00E131CA" w:rsidRDefault="0096677F" w14:paraId="5D349508" w14:textId="77777777">
            <w:pPr>
              <w:keepNext/>
              <w:keepLines/>
              <w:rPr>
                <w:rFonts w:eastAsiaTheme="minorEastAsia"/>
                <w:color w:val="000000" w:themeColor="text1"/>
                <w:sz w:val="16"/>
                <w:szCs w:val="16"/>
              </w:rPr>
            </w:pPr>
            <w:r w:rsidRPr="008638F9">
              <w:rPr>
                <w:rFonts w:eastAsiaTheme="minorEastAsia"/>
                <w:color w:val="000000" w:themeColor="text1"/>
                <w:sz w:val="16"/>
                <w:szCs w:val="16"/>
              </w:rPr>
              <w:t>B</w:t>
            </w:r>
          </w:p>
        </w:tc>
        <w:tc>
          <w:tcPr>
            <w:tcW w:w="3402" w:type="dxa"/>
          </w:tcPr>
          <w:p w:rsidRPr="008638F9" w:rsidR="0096677F" w:rsidP="00E131CA" w:rsidRDefault="008638F9" w14:paraId="45464D37" w14:textId="252CF490">
            <w:pPr>
              <w:keepNext/>
              <w:keepLines/>
              <w:rPr>
                <w:rFonts w:eastAsiaTheme="minorEastAsia"/>
                <w:color w:val="000000" w:themeColor="text1"/>
                <w:sz w:val="16"/>
                <w:szCs w:val="16"/>
              </w:rPr>
            </w:pPr>
            <w:r w:rsidRPr="008638F9">
              <w:rPr>
                <w:rFonts w:eastAsiaTheme="minorEastAsia"/>
                <w:color w:val="000000" w:themeColor="text1"/>
                <w:sz w:val="16"/>
                <w:szCs w:val="16"/>
              </w:rPr>
              <w:t>Internal assets qualification result</w:t>
            </w:r>
          </w:p>
        </w:tc>
        <w:tc>
          <w:tcPr>
            <w:tcW w:w="567" w:type="dxa"/>
          </w:tcPr>
          <w:p w:rsidRPr="008638F9" w:rsidR="0096677F" w:rsidP="00E131CA" w:rsidRDefault="0096677F" w14:paraId="350D13BE" w14:textId="77777777">
            <w:pPr>
              <w:keepNext/>
              <w:keepLines/>
              <w:rPr>
                <w:rFonts w:eastAsiaTheme="minorEastAsia" w:cstheme="minorHAnsi"/>
                <w:color w:val="000000" w:themeColor="text1"/>
                <w:sz w:val="16"/>
                <w:szCs w:val="16"/>
              </w:rPr>
            </w:pPr>
          </w:p>
        </w:tc>
        <w:tc>
          <w:tcPr>
            <w:tcW w:w="4252" w:type="dxa"/>
          </w:tcPr>
          <w:p w:rsidRPr="008638F9" w:rsidR="0096677F" w:rsidP="00E131CA" w:rsidRDefault="00D90035" w14:paraId="51BB34EB" w14:textId="5C7FC742">
            <w:pPr>
              <w:keepNext/>
              <w:keepLines/>
              <w:rPr>
                <w:rFonts w:eastAsiaTheme="minorEastAsia" w:cstheme="minorHAnsi"/>
                <w:color w:val="000000" w:themeColor="text1"/>
                <w:sz w:val="16"/>
                <w:szCs w:val="16"/>
              </w:rPr>
            </w:pPr>
            <w:r w:rsidRPr="00D90035">
              <w:rPr>
                <w:rFonts w:eastAsiaTheme="minorEastAsia" w:cstheme="minorHAnsi"/>
                <w:color w:val="000000" w:themeColor="text1"/>
                <w:sz w:val="16"/>
                <w:szCs w:val="16"/>
              </w:rPr>
              <w:t>Preliminary asset eligibility assessment</w:t>
            </w:r>
            <w:r>
              <w:rPr>
                <w:rFonts w:eastAsiaTheme="minorEastAsia" w:cstheme="minorHAnsi"/>
                <w:color w:val="000000" w:themeColor="text1"/>
                <w:sz w:val="16"/>
                <w:szCs w:val="16"/>
              </w:rPr>
              <w:t>.</w:t>
            </w:r>
            <w:r w:rsidRPr="00D90035">
              <w:rPr>
                <w:rFonts w:eastAsiaTheme="minorEastAsia" w:cstheme="minorHAnsi"/>
                <w:color w:val="000000" w:themeColor="text1"/>
                <w:sz w:val="16"/>
                <w:szCs w:val="16"/>
              </w:rPr>
              <w:t xml:space="preserve"> Shared with CESU members as provisional status.</w:t>
            </w:r>
          </w:p>
        </w:tc>
      </w:tr>
      <w:tr w:rsidRPr="000F7CCE" w:rsidR="0096677F" w14:paraId="3696B4A2" w14:textId="77777777">
        <w:trPr>
          <w:trHeight w:val="300"/>
        </w:trPr>
        <w:tc>
          <w:tcPr>
            <w:tcW w:w="1129" w:type="dxa"/>
          </w:tcPr>
          <w:p w:rsidRPr="008638F9" w:rsidR="0096677F" w:rsidP="00E131CA" w:rsidRDefault="0096677F" w14:paraId="4A48D79C" w14:textId="77777777">
            <w:pPr>
              <w:keepNext/>
              <w:keepLines/>
              <w:rPr>
                <w:rFonts w:eastAsiaTheme="minorEastAsia"/>
                <w:color w:val="000000" w:themeColor="text1"/>
                <w:sz w:val="16"/>
                <w:szCs w:val="16"/>
              </w:rPr>
            </w:pPr>
            <w:r w:rsidRPr="008638F9">
              <w:rPr>
                <w:rFonts w:eastAsiaTheme="minorEastAsia" w:cstheme="minorHAnsi"/>
                <w:color w:val="000000" w:themeColor="text1"/>
                <w:sz w:val="16"/>
                <w:szCs w:val="16"/>
              </w:rPr>
              <w:t>C</w:t>
            </w:r>
          </w:p>
        </w:tc>
        <w:tc>
          <w:tcPr>
            <w:tcW w:w="3402" w:type="dxa"/>
          </w:tcPr>
          <w:p w:rsidRPr="008638F9" w:rsidR="0096677F" w:rsidP="00E131CA" w:rsidRDefault="008638F9" w14:paraId="67845788" w14:textId="3FC27AD9">
            <w:pPr>
              <w:keepNext/>
              <w:keepLines/>
              <w:rPr>
                <w:rFonts w:eastAsiaTheme="minorEastAsia" w:cstheme="minorHAnsi"/>
                <w:color w:val="000000" w:themeColor="text1"/>
                <w:sz w:val="16"/>
                <w:szCs w:val="16"/>
              </w:rPr>
            </w:pPr>
            <w:r w:rsidRPr="008638F9">
              <w:rPr>
                <w:rFonts w:eastAsiaTheme="minorEastAsia"/>
                <w:color w:val="000000" w:themeColor="text1"/>
                <w:sz w:val="16"/>
                <w:szCs w:val="16"/>
              </w:rPr>
              <w:t>Asset qualification result</w:t>
            </w:r>
          </w:p>
        </w:tc>
        <w:tc>
          <w:tcPr>
            <w:tcW w:w="567" w:type="dxa"/>
          </w:tcPr>
          <w:p w:rsidRPr="008638F9" w:rsidR="0096677F" w:rsidP="00E131CA" w:rsidRDefault="0096677F" w14:paraId="5B1EF0C5" w14:textId="77777777">
            <w:pPr>
              <w:keepNext/>
              <w:keepLines/>
              <w:rPr>
                <w:rFonts w:eastAsiaTheme="minorEastAsia" w:cstheme="minorHAnsi"/>
                <w:color w:val="000000" w:themeColor="text1"/>
                <w:sz w:val="16"/>
                <w:szCs w:val="16"/>
              </w:rPr>
            </w:pPr>
          </w:p>
        </w:tc>
        <w:tc>
          <w:tcPr>
            <w:tcW w:w="4252" w:type="dxa"/>
          </w:tcPr>
          <w:p w:rsidRPr="008638F9" w:rsidR="0096677F" w:rsidP="00E131CA" w:rsidRDefault="00D90035" w14:paraId="4D0792C7" w14:textId="667D9A3F">
            <w:pPr>
              <w:keepNext/>
              <w:keepLines/>
              <w:rPr>
                <w:rFonts w:eastAsiaTheme="minorEastAsia" w:cstheme="minorHAnsi"/>
                <w:color w:val="000000" w:themeColor="text1"/>
                <w:sz w:val="16"/>
                <w:szCs w:val="16"/>
              </w:rPr>
            </w:pPr>
            <w:r w:rsidRPr="00D90035">
              <w:rPr>
                <w:rFonts w:eastAsiaTheme="minorEastAsia" w:cstheme="minorHAnsi"/>
                <w:color w:val="000000" w:themeColor="text1"/>
                <w:sz w:val="16"/>
                <w:szCs w:val="16"/>
              </w:rPr>
              <w:t xml:space="preserve">Official confirmation (or rejection) of asset eligibility for participating in flexibility markets. </w:t>
            </w:r>
          </w:p>
        </w:tc>
      </w:tr>
    </w:tbl>
    <w:p w:rsidR="00FF0473" w:rsidRDefault="00FF0473" w14:paraId="4F007D64" w14:textId="4847DB4B">
      <w:pPr>
        <w:rPr>
          <w:rFonts w:ascii="Arial" w:hAnsi="Arial" w:eastAsia="Arial" w:cs="Arial"/>
          <w:b/>
          <w:bCs/>
          <w:color w:val="000000" w:themeColor="text1"/>
        </w:rPr>
      </w:pPr>
    </w:p>
    <w:p w:rsidR="00176BDE" w:rsidRDefault="003B62E1" w14:paraId="0C7CA09C" w14:textId="15CF5BC6">
      <w:pPr>
        <w:rPr>
          <w:rFonts w:ascii="Arial" w:hAnsi="Arial" w:eastAsia="Arial" w:cs="Arial"/>
          <w:b/>
          <w:bCs/>
          <w:color w:val="000000" w:themeColor="text1"/>
        </w:rPr>
      </w:pPr>
      <w:r w:rsidRPr="000F7CCE">
        <w:rPr>
          <w:rFonts w:ascii="Arial" w:hAnsi="Arial" w:eastAsia="Arial" w:cs="Arial"/>
          <w:b/>
          <w:bCs/>
          <w:color w:val="000000" w:themeColor="text1"/>
        </w:rPr>
        <w:br w:type="page"/>
      </w:r>
    </w:p>
    <w:p w:rsidRPr="000F7CCE" w:rsidR="00667170" w:rsidP="777D9C29" w:rsidRDefault="00667170" w14:paraId="62905BFE" w14:textId="3A38CB55">
      <w:pPr>
        <w:jc w:val="left"/>
        <w:rPr>
          <w:rFonts w:ascii="Arial" w:hAnsi="Arial" w:eastAsia="Arial" w:cs="Arial"/>
          <w:b/>
          <w:color w:val="000000" w:themeColor="text1"/>
          <w:sz w:val="28"/>
          <w:szCs w:val="28"/>
        </w:rPr>
      </w:pPr>
      <w:r w:rsidRPr="777D9C29">
        <w:rPr>
          <w:rFonts w:ascii="Arial" w:hAnsi="Arial" w:eastAsia="Arial" w:cs="Arial"/>
          <w:b/>
          <w:color w:val="000000" w:themeColor="text1"/>
          <w:sz w:val="28"/>
          <w:szCs w:val="28"/>
        </w:rPr>
        <w:t>Information objects exchanged</w:t>
      </w:r>
    </w:p>
    <w:tbl>
      <w:tblPr>
        <w:tblStyle w:val="TableGrid"/>
        <w:tblW w:w="9350" w:type="dxa"/>
        <w:tblLook w:val="04A0" w:firstRow="1" w:lastRow="0" w:firstColumn="1" w:lastColumn="0" w:noHBand="0" w:noVBand="1"/>
      </w:tblPr>
      <w:tblGrid>
        <w:gridCol w:w="1155"/>
        <w:gridCol w:w="1335"/>
        <w:gridCol w:w="2280"/>
        <w:gridCol w:w="4580"/>
      </w:tblGrid>
      <w:tr w:rsidRPr="000F7CCE" w:rsidR="00527EF9" w:rsidTr="00502332" w14:paraId="0B1A2365" w14:textId="77777777">
        <w:trPr>
          <w:trHeight w:val="300"/>
        </w:trPr>
        <w:tc>
          <w:tcPr>
            <w:tcW w:w="9350" w:type="dxa"/>
            <w:gridSpan w:val="4"/>
            <w:shd w:val="clear" w:color="auto" w:fill="D0CECE" w:themeFill="background2" w:themeFillShade="E6"/>
          </w:tcPr>
          <w:p w:rsidRPr="000F7CCE" w:rsidR="00527EF9" w:rsidP="00C93A51" w:rsidRDefault="00527EF9" w14:paraId="43C22BE1" w14:textId="1931A52B">
            <w:pPr>
              <w:jc w:val="cente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Table III</w:t>
            </w:r>
          </w:p>
        </w:tc>
      </w:tr>
      <w:tr w:rsidRPr="000F7CCE" w:rsidR="007B29AE" w:rsidTr="3470C491" w14:paraId="4F69ACFA" w14:textId="77777777">
        <w:trPr>
          <w:trHeight w:val="300"/>
        </w:trPr>
        <w:tc>
          <w:tcPr>
            <w:tcW w:w="1155" w:type="dxa"/>
            <w:shd w:val="clear" w:color="auto" w:fill="D0CECE" w:themeFill="background2" w:themeFillShade="E6"/>
          </w:tcPr>
          <w:p w:rsidRPr="000F7CCE" w:rsidR="007B29AE" w:rsidP="00C93A51" w:rsidRDefault="007B29AE" w14:paraId="3AF29151" w14:textId="77777777">
            <w:pPr>
              <w:rPr>
                <w:rFonts w:ascii="Arial" w:hAnsi="Arial" w:eastAsia="Arial" w:cs="Arial"/>
                <w:b/>
                <w:bCs/>
                <w:i/>
                <w:iCs/>
                <w:sz w:val="16"/>
                <w:szCs w:val="16"/>
              </w:rPr>
            </w:pPr>
            <w:r w:rsidRPr="000F7CCE">
              <w:rPr>
                <w:rFonts w:ascii="Arial" w:hAnsi="Arial" w:eastAsia="Arial" w:cs="Arial"/>
                <w:b/>
                <w:bCs/>
                <w:i/>
                <w:iCs/>
                <w:sz w:val="16"/>
                <w:szCs w:val="16"/>
              </w:rPr>
              <w:t>Information exchanged,</w:t>
            </w:r>
          </w:p>
          <w:p w:rsidRPr="000F7CCE" w:rsidR="00926422" w:rsidP="00C93A51" w:rsidRDefault="00926422" w14:paraId="32919E7D" w14:textId="324E6600">
            <w:pPr>
              <w:rPr>
                <w:rFonts w:ascii="Arial" w:hAnsi="Arial" w:eastAsia="Arial" w:cs="Arial"/>
                <w:b/>
                <w:bCs/>
                <w:i/>
                <w:iCs/>
                <w:sz w:val="16"/>
                <w:szCs w:val="16"/>
              </w:rPr>
            </w:pPr>
            <w:r w:rsidRPr="000F7CCE">
              <w:rPr>
                <w:rFonts w:ascii="Arial" w:hAnsi="Arial" w:eastAsia="Arial" w:cs="Arial"/>
                <w:b/>
                <w:bCs/>
                <w:i/>
                <w:iCs/>
                <w:sz w:val="16"/>
                <w:szCs w:val="16"/>
              </w:rPr>
              <w:t>ID</w:t>
            </w:r>
          </w:p>
        </w:tc>
        <w:tc>
          <w:tcPr>
            <w:tcW w:w="1335" w:type="dxa"/>
            <w:shd w:val="clear" w:color="auto" w:fill="D0CECE" w:themeFill="background2" w:themeFillShade="E6"/>
          </w:tcPr>
          <w:p w:rsidRPr="000F7CCE" w:rsidR="007B29AE" w:rsidP="00C93A51" w:rsidRDefault="00926422" w14:paraId="3B4CF315" w14:textId="047FD060">
            <w:pPr>
              <w:rPr>
                <w:rFonts w:ascii="Arial" w:hAnsi="Arial" w:eastAsia="Arial" w:cs="Arial"/>
                <w:b/>
                <w:bCs/>
                <w:i/>
                <w:iCs/>
                <w:sz w:val="16"/>
                <w:szCs w:val="16"/>
              </w:rPr>
            </w:pPr>
            <w:r w:rsidRPr="000F7CCE">
              <w:rPr>
                <w:rFonts w:ascii="Arial" w:hAnsi="Arial" w:eastAsia="Arial" w:cs="Arial"/>
                <w:b/>
                <w:bCs/>
                <w:i/>
                <w:iCs/>
                <w:color w:val="000000" w:themeColor="text1"/>
                <w:sz w:val="16"/>
                <w:szCs w:val="16"/>
              </w:rPr>
              <w:t>Name of the information</w:t>
            </w:r>
          </w:p>
        </w:tc>
        <w:tc>
          <w:tcPr>
            <w:tcW w:w="6860" w:type="dxa"/>
            <w:gridSpan w:val="2"/>
            <w:shd w:val="clear" w:color="auto" w:fill="D0CECE" w:themeFill="background2" w:themeFillShade="E6"/>
          </w:tcPr>
          <w:p w:rsidRPr="000F7CCE" w:rsidR="007B29AE" w:rsidP="00C93A51" w:rsidRDefault="00926422" w14:paraId="77108275" w14:textId="420DCABE">
            <w:pPr>
              <w:rPr>
                <w:rFonts w:ascii="Arial" w:hAnsi="Arial" w:eastAsia="Arial" w:cs="Arial"/>
                <w:b/>
                <w:bCs/>
                <w:i/>
                <w:iCs/>
                <w:color w:val="000000" w:themeColor="text1"/>
                <w:sz w:val="16"/>
                <w:szCs w:val="16"/>
              </w:rPr>
            </w:pPr>
            <w:r w:rsidRPr="000F7CCE">
              <w:rPr>
                <w:rFonts w:ascii="Arial" w:hAnsi="Arial" w:eastAsia="Arial" w:cs="Arial"/>
                <w:b/>
                <w:bCs/>
                <w:i/>
                <w:iCs/>
                <w:color w:val="000000" w:themeColor="text1"/>
                <w:sz w:val="16"/>
                <w:szCs w:val="16"/>
              </w:rPr>
              <w:t>Description of information exchanged</w:t>
            </w:r>
          </w:p>
        </w:tc>
      </w:tr>
      <w:tr w:rsidRPr="000F7CCE" w:rsidR="00A81BDA" w:rsidTr="3470C491" w14:paraId="6C4422FB" w14:textId="77777777">
        <w:trPr>
          <w:trHeight w:val="300"/>
        </w:trPr>
        <w:tc>
          <w:tcPr>
            <w:tcW w:w="1155" w:type="dxa"/>
          </w:tcPr>
          <w:p w:rsidRPr="000F7CCE" w:rsidR="00A81BDA" w:rsidP="00C93A51" w:rsidRDefault="00A81BDA" w14:paraId="241DD102" w14:textId="6FB23ED5">
            <w:pPr>
              <w:rPr>
                <w:rFonts w:eastAsiaTheme="minorEastAsia"/>
                <w:color w:val="000000" w:themeColor="text1"/>
                <w:sz w:val="16"/>
                <w:szCs w:val="16"/>
              </w:rPr>
            </w:pPr>
            <w:r w:rsidRPr="000F7CCE">
              <w:rPr>
                <w:rFonts w:eastAsiaTheme="minorEastAsia"/>
                <w:color w:val="000000" w:themeColor="text1"/>
                <w:sz w:val="16"/>
                <w:szCs w:val="16"/>
              </w:rPr>
              <w:t>A</w:t>
            </w:r>
          </w:p>
        </w:tc>
        <w:tc>
          <w:tcPr>
            <w:tcW w:w="1335" w:type="dxa"/>
          </w:tcPr>
          <w:p w:rsidRPr="000F7CCE" w:rsidR="00A81BDA" w:rsidP="00C93A51" w:rsidRDefault="00A81BDA" w14:paraId="5C112F12" w14:textId="0B0C4DAD">
            <w:pPr>
              <w:rPr>
                <w:rFonts w:eastAsiaTheme="minorEastAsia"/>
                <w:color w:val="000000" w:themeColor="text1"/>
                <w:sz w:val="16"/>
                <w:szCs w:val="16"/>
              </w:rPr>
            </w:pPr>
            <w:r w:rsidRPr="000F7CCE">
              <w:rPr>
                <w:rFonts w:eastAsiaTheme="minorEastAsia"/>
                <w:color w:val="000000" w:themeColor="text1"/>
                <w:sz w:val="16"/>
                <w:szCs w:val="16"/>
              </w:rPr>
              <w:t>CESU registration request</w:t>
            </w:r>
          </w:p>
        </w:tc>
        <w:tc>
          <w:tcPr>
            <w:tcW w:w="2280" w:type="dxa"/>
          </w:tcPr>
          <w:p w:rsidRPr="000F7CCE" w:rsidR="00A81BDA" w:rsidP="00C93A51" w:rsidRDefault="00A81BDA" w14:paraId="3732EA1D" w14:textId="4B427E42">
            <w:pPr>
              <w:rPr>
                <w:rFonts w:eastAsiaTheme="minorEastAsia"/>
                <w:color w:val="000000" w:themeColor="text1"/>
                <w:sz w:val="16"/>
                <w:szCs w:val="16"/>
              </w:rPr>
            </w:pPr>
            <w:r w:rsidRPr="000F7CCE">
              <w:rPr>
                <w:rFonts w:eastAsiaTheme="minorEastAsia"/>
                <w:color w:val="000000" w:themeColor="text1"/>
                <w:sz w:val="16"/>
                <w:szCs w:val="16"/>
              </w:rPr>
              <w:t>CESU type</w:t>
            </w:r>
          </w:p>
        </w:tc>
        <w:tc>
          <w:tcPr>
            <w:tcW w:w="4580" w:type="dxa"/>
          </w:tcPr>
          <w:p w:rsidRPr="000F7CCE" w:rsidR="00A81BDA" w:rsidP="00C93A51" w:rsidRDefault="00A81BDA" w14:paraId="69974BCF" w14:textId="38E3F32F">
            <w:pPr>
              <w:rPr>
                <w:rFonts w:eastAsiaTheme="minorEastAsia"/>
                <w:color w:val="000000" w:themeColor="text1"/>
                <w:sz w:val="16"/>
                <w:szCs w:val="16"/>
              </w:rPr>
            </w:pPr>
            <w:r w:rsidRPr="000F7CCE">
              <w:rPr>
                <w:rFonts w:eastAsiaTheme="minorEastAsia"/>
                <w:color w:val="000000" w:themeColor="text1"/>
                <w:sz w:val="16"/>
                <w:szCs w:val="16"/>
              </w:rPr>
              <w:t>CESU type as Renewable Energy Community or Citizen Energy Community [as of Directive (EU) 2019/944]</w:t>
            </w:r>
            <w:r w:rsidR="00444D78">
              <w:rPr>
                <w:rFonts w:eastAsiaTheme="minorEastAsia"/>
                <w:color w:val="000000" w:themeColor="text1"/>
                <w:sz w:val="16"/>
                <w:szCs w:val="16"/>
              </w:rPr>
              <w:t>.</w:t>
            </w:r>
          </w:p>
        </w:tc>
      </w:tr>
      <w:tr w:rsidRPr="000F7CCE" w:rsidR="00A81BDA" w:rsidTr="3470C491" w14:paraId="4DC2B88E" w14:textId="77777777">
        <w:trPr>
          <w:trHeight w:val="300"/>
        </w:trPr>
        <w:tc>
          <w:tcPr>
            <w:tcW w:w="1155" w:type="dxa"/>
          </w:tcPr>
          <w:p w:rsidRPr="000F7CCE" w:rsidR="00A81BDA" w:rsidP="00A81BDA" w:rsidRDefault="00A81BDA" w14:paraId="46E91098" w14:textId="77777777">
            <w:pPr>
              <w:rPr>
                <w:rFonts w:eastAsiaTheme="minorEastAsia"/>
                <w:color w:val="000000" w:themeColor="text1"/>
                <w:sz w:val="16"/>
                <w:szCs w:val="16"/>
              </w:rPr>
            </w:pPr>
          </w:p>
        </w:tc>
        <w:tc>
          <w:tcPr>
            <w:tcW w:w="1335" w:type="dxa"/>
          </w:tcPr>
          <w:p w:rsidRPr="000F7CCE" w:rsidR="00A81BDA" w:rsidP="00A81BDA" w:rsidRDefault="00A81BDA" w14:paraId="762E7972" w14:textId="77777777">
            <w:pPr>
              <w:rPr>
                <w:rFonts w:eastAsiaTheme="minorEastAsia"/>
                <w:color w:val="000000" w:themeColor="text1"/>
                <w:sz w:val="16"/>
                <w:szCs w:val="16"/>
              </w:rPr>
            </w:pPr>
          </w:p>
        </w:tc>
        <w:tc>
          <w:tcPr>
            <w:tcW w:w="2280" w:type="dxa"/>
          </w:tcPr>
          <w:p w:rsidRPr="000F7CCE" w:rsidR="00A81BDA" w:rsidP="00A81BDA" w:rsidRDefault="00A81BDA" w14:paraId="5EAA62AA" w14:textId="0113D80F">
            <w:pPr>
              <w:rPr>
                <w:rFonts w:eastAsiaTheme="minorEastAsia" w:cstheme="minorHAnsi"/>
                <w:color w:val="000000" w:themeColor="text1"/>
                <w:sz w:val="16"/>
                <w:szCs w:val="16"/>
              </w:rPr>
            </w:pPr>
            <w:r w:rsidRPr="000F7CCE">
              <w:rPr>
                <w:rFonts w:eastAsia="Arial" w:cstheme="minorHAnsi"/>
                <w:color w:val="000000" w:themeColor="text1"/>
                <w:sz w:val="16"/>
                <w:szCs w:val="16"/>
              </w:rPr>
              <w:t>Legal entity name</w:t>
            </w:r>
          </w:p>
        </w:tc>
        <w:tc>
          <w:tcPr>
            <w:tcW w:w="4580" w:type="dxa"/>
          </w:tcPr>
          <w:p w:rsidRPr="000F7CCE" w:rsidR="00A81BDA" w:rsidP="00A81BDA" w:rsidRDefault="00A81BDA" w14:paraId="6FF60FA2" w14:textId="7627DD66">
            <w:pPr>
              <w:rPr>
                <w:rFonts w:eastAsiaTheme="minorEastAsia" w:cstheme="minorHAnsi"/>
                <w:color w:val="000000" w:themeColor="text1"/>
                <w:sz w:val="16"/>
                <w:szCs w:val="16"/>
              </w:rPr>
            </w:pPr>
            <w:r w:rsidRPr="000F7CCE">
              <w:rPr>
                <w:rFonts w:eastAsia="Arial" w:cstheme="minorHAnsi"/>
                <w:color w:val="000000" w:themeColor="text1"/>
                <w:sz w:val="16"/>
                <w:szCs w:val="16"/>
              </w:rPr>
              <w:t>Name identifying the legal entity operating the CESU</w:t>
            </w:r>
            <w:r w:rsidR="00444D78">
              <w:rPr>
                <w:rFonts w:eastAsia="Arial" w:cstheme="minorHAnsi"/>
                <w:color w:val="000000" w:themeColor="text1"/>
                <w:sz w:val="16"/>
                <w:szCs w:val="16"/>
              </w:rPr>
              <w:t>.</w:t>
            </w:r>
          </w:p>
        </w:tc>
      </w:tr>
      <w:tr w:rsidRPr="000F7CCE" w:rsidR="00A81BDA" w:rsidTr="3470C491" w14:paraId="0832F02D" w14:textId="77777777">
        <w:trPr>
          <w:trHeight w:val="300"/>
        </w:trPr>
        <w:tc>
          <w:tcPr>
            <w:tcW w:w="1155" w:type="dxa"/>
          </w:tcPr>
          <w:p w:rsidRPr="000F7CCE" w:rsidR="00A81BDA" w:rsidP="00A81BDA" w:rsidRDefault="00A81BDA" w14:paraId="6104FE88" w14:textId="77777777">
            <w:pPr>
              <w:rPr>
                <w:rFonts w:eastAsiaTheme="minorEastAsia"/>
                <w:color w:val="000000" w:themeColor="text1"/>
                <w:sz w:val="16"/>
                <w:szCs w:val="16"/>
              </w:rPr>
            </w:pPr>
          </w:p>
        </w:tc>
        <w:tc>
          <w:tcPr>
            <w:tcW w:w="1335" w:type="dxa"/>
          </w:tcPr>
          <w:p w:rsidRPr="000F7CCE" w:rsidR="00A81BDA" w:rsidP="00A81BDA" w:rsidRDefault="00A81BDA" w14:paraId="17A59554" w14:textId="77777777">
            <w:pPr>
              <w:rPr>
                <w:rFonts w:eastAsiaTheme="minorEastAsia"/>
                <w:color w:val="000000" w:themeColor="text1"/>
                <w:sz w:val="16"/>
                <w:szCs w:val="16"/>
              </w:rPr>
            </w:pPr>
          </w:p>
        </w:tc>
        <w:tc>
          <w:tcPr>
            <w:tcW w:w="2280" w:type="dxa"/>
          </w:tcPr>
          <w:p w:rsidRPr="000F7CCE" w:rsidR="00A81BDA" w:rsidP="00A81BDA" w:rsidRDefault="00A81BDA" w14:paraId="465E7CE6" w14:textId="50ECBCDF">
            <w:pPr>
              <w:rPr>
                <w:rFonts w:eastAsiaTheme="minorEastAsia" w:cstheme="minorHAnsi"/>
                <w:color w:val="000000" w:themeColor="text1"/>
                <w:sz w:val="16"/>
                <w:szCs w:val="16"/>
              </w:rPr>
            </w:pPr>
            <w:r w:rsidRPr="000F7CCE">
              <w:rPr>
                <w:rFonts w:eastAsia="Arial" w:cstheme="minorHAnsi"/>
                <w:color w:val="000000" w:themeColor="text1"/>
                <w:sz w:val="16"/>
                <w:szCs w:val="16"/>
              </w:rPr>
              <w:t xml:space="preserve">Reference person </w:t>
            </w:r>
          </w:p>
        </w:tc>
        <w:tc>
          <w:tcPr>
            <w:tcW w:w="4580" w:type="dxa"/>
          </w:tcPr>
          <w:p w:rsidRPr="000F7CCE" w:rsidR="00A81BDA" w:rsidP="00A81BDA" w:rsidRDefault="00A81BDA" w14:paraId="31EA650A" w14:textId="7A65475C">
            <w:pPr>
              <w:rPr>
                <w:rFonts w:eastAsiaTheme="minorEastAsia" w:cstheme="minorHAnsi"/>
                <w:color w:val="000000" w:themeColor="text1"/>
                <w:sz w:val="16"/>
                <w:szCs w:val="16"/>
              </w:rPr>
            </w:pPr>
            <w:r w:rsidRPr="000F7CCE">
              <w:rPr>
                <w:rFonts w:eastAsia="Arial" w:cstheme="minorHAnsi"/>
                <w:color w:val="000000" w:themeColor="text1"/>
                <w:sz w:val="16"/>
                <w:szCs w:val="16"/>
              </w:rPr>
              <w:t xml:space="preserve">Name, </w:t>
            </w:r>
            <w:r w:rsidRPr="000F7CCE" w:rsidR="00B8243C">
              <w:rPr>
                <w:rFonts w:eastAsia="Arial" w:cstheme="minorHAnsi"/>
                <w:color w:val="000000" w:themeColor="text1"/>
                <w:sz w:val="16"/>
                <w:szCs w:val="16"/>
              </w:rPr>
              <w:t>last name</w:t>
            </w:r>
            <w:r w:rsidRPr="000F7CCE">
              <w:rPr>
                <w:rFonts w:eastAsia="Arial" w:cstheme="minorHAnsi"/>
                <w:color w:val="000000" w:themeColor="text1"/>
                <w:sz w:val="16"/>
                <w:szCs w:val="16"/>
              </w:rPr>
              <w:t xml:space="preserve"> and contacts of the reference person for the legal entity</w:t>
            </w:r>
            <w:r w:rsidR="00444D78">
              <w:rPr>
                <w:rFonts w:eastAsia="Arial" w:cstheme="minorHAnsi"/>
                <w:color w:val="000000" w:themeColor="text1"/>
                <w:sz w:val="16"/>
                <w:szCs w:val="16"/>
              </w:rPr>
              <w:t>.</w:t>
            </w:r>
          </w:p>
        </w:tc>
      </w:tr>
      <w:tr w:rsidRPr="000F7CCE" w:rsidR="00A81BDA" w:rsidTr="3470C491" w14:paraId="5A43F19C" w14:textId="77777777">
        <w:trPr>
          <w:trHeight w:val="300"/>
        </w:trPr>
        <w:tc>
          <w:tcPr>
            <w:tcW w:w="1155" w:type="dxa"/>
          </w:tcPr>
          <w:p w:rsidRPr="000F7CCE" w:rsidR="00A81BDA" w:rsidP="00A81BDA" w:rsidRDefault="00A81BDA" w14:paraId="0358A6BD" w14:textId="77777777">
            <w:pPr>
              <w:rPr>
                <w:rFonts w:eastAsiaTheme="minorEastAsia"/>
                <w:color w:val="000000" w:themeColor="text1"/>
                <w:sz w:val="16"/>
                <w:szCs w:val="16"/>
              </w:rPr>
            </w:pPr>
          </w:p>
        </w:tc>
        <w:tc>
          <w:tcPr>
            <w:tcW w:w="1335" w:type="dxa"/>
          </w:tcPr>
          <w:p w:rsidRPr="000F7CCE" w:rsidR="00A81BDA" w:rsidP="00A81BDA" w:rsidRDefault="00A81BDA" w14:paraId="7B0151BC" w14:textId="77777777">
            <w:pPr>
              <w:rPr>
                <w:rFonts w:eastAsiaTheme="minorEastAsia"/>
                <w:color w:val="000000" w:themeColor="text1"/>
                <w:sz w:val="16"/>
                <w:szCs w:val="16"/>
              </w:rPr>
            </w:pPr>
          </w:p>
        </w:tc>
        <w:tc>
          <w:tcPr>
            <w:tcW w:w="2280" w:type="dxa"/>
          </w:tcPr>
          <w:p w:rsidRPr="000F7CCE" w:rsidR="00A81BDA" w:rsidP="00A81BDA" w:rsidRDefault="00444D78" w14:paraId="7CA99886" w14:textId="179D4CD9">
            <w:pPr>
              <w:rPr>
                <w:rFonts w:eastAsiaTheme="minorEastAsia" w:cstheme="minorHAnsi"/>
                <w:color w:val="000000" w:themeColor="text1"/>
                <w:sz w:val="16"/>
                <w:szCs w:val="16"/>
              </w:rPr>
            </w:pPr>
            <w:r w:rsidRPr="7A23E194">
              <w:rPr>
                <w:rFonts w:eastAsia="Arial"/>
                <w:color w:val="000000" w:themeColor="text1"/>
                <w:sz w:val="16"/>
                <w:szCs w:val="16"/>
              </w:rPr>
              <w:t xml:space="preserve">Allocation </w:t>
            </w:r>
            <w:r w:rsidRPr="2A14AF15">
              <w:rPr>
                <w:rFonts w:eastAsia="Arial"/>
                <w:color w:val="000000" w:themeColor="text1"/>
                <w:sz w:val="16"/>
                <w:szCs w:val="16"/>
              </w:rPr>
              <w:t>mechanism</w:t>
            </w:r>
          </w:p>
        </w:tc>
        <w:tc>
          <w:tcPr>
            <w:tcW w:w="4580" w:type="dxa"/>
          </w:tcPr>
          <w:p w:rsidRPr="000F7CCE" w:rsidR="00A81BDA" w:rsidP="00A81BDA" w:rsidRDefault="00A81BDA" w14:paraId="114D3702" w14:textId="43CE2515">
            <w:pPr>
              <w:rPr>
                <w:rFonts w:eastAsiaTheme="minorEastAsia" w:cstheme="minorHAnsi"/>
                <w:color w:val="000000" w:themeColor="text1"/>
                <w:sz w:val="16"/>
                <w:szCs w:val="16"/>
              </w:rPr>
            </w:pPr>
            <w:r w:rsidRPr="000F7CCE">
              <w:rPr>
                <w:rFonts w:eastAsia="Arial" w:cstheme="minorHAnsi"/>
                <w:color w:val="000000" w:themeColor="text1"/>
                <w:sz w:val="16"/>
                <w:szCs w:val="16"/>
              </w:rPr>
              <w:t xml:space="preserve">Static or dynamic method for </w:t>
            </w:r>
            <w:r w:rsidRPr="2A14AF15" w:rsidR="00444D78">
              <w:rPr>
                <w:rFonts w:eastAsia="Arial"/>
                <w:color w:val="000000" w:themeColor="text1"/>
                <w:sz w:val="16"/>
                <w:szCs w:val="16"/>
              </w:rPr>
              <w:t>collective self-consumption computation</w:t>
            </w:r>
            <w:r w:rsidRPr="000F7CCE">
              <w:rPr>
                <w:rFonts w:eastAsia="Arial" w:cstheme="minorHAnsi"/>
                <w:color w:val="000000" w:themeColor="text1"/>
                <w:sz w:val="16"/>
                <w:szCs w:val="16"/>
              </w:rPr>
              <w:t xml:space="preserve"> within the CESU</w:t>
            </w:r>
            <w:r w:rsidR="00444D78">
              <w:rPr>
                <w:rFonts w:eastAsia="Arial"/>
                <w:color w:val="000000" w:themeColor="text1"/>
                <w:sz w:val="16"/>
                <w:szCs w:val="16"/>
              </w:rPr>
              <w:t>.</w:t>
            </w:r>
          </w:p>
        </w:tc>
      </w:tr>
      <w:tr w:rsidRPr="000F7CCE" w:rsidR="00A70FC5" w:rsidTr="3470C491" w14:paraId="71E1605E" w14:textId="77777777">
        <w:trPr>
          <w:trHeight w:val="300"/>
        </w:trPr>
        <w:tc>
          <w:tcPr>
            <w:tcW w:w="1155" w:type="dxa"/>
          </w:tcPr>
          <w:p w:rsidRPr="000F7CCE" w:rsidR="00A70FC5" w:rsidP="00A70FC5" w:rsidRDefault="00A70FC5" w14:paraId="0742AA04" w14:textId="558B568A">
            <w:pPr>
              <w:rPr>
                <w:rFonts w:eastAsiaTheme="minorEastAsia" w:cstheme="minorHAnsi"/>
                <w:color w:val="000000" w:themeColor="text1"/>
                <w:sz w:val="16"/>
                <w:szCs w:val="16"/>
              </w:rPr>
            </w:pPr>
            <w:r w:rsidRPr="000F7CCE">
              <w:rPr>
                <w:rFonts w:eastAsia="Arial" w:cstheme="minorHAnsi"/>
                <w:color w:val="000000" w:themeColor="text1"/>
                <w:sz w:val="16"/>
                <w:szCs w:val="16"/>
              </w:rPr>
              <w:t>B</w:t>
            </w:r>
          </w:p>
        </w:tc>
        <w:tc>
          <w:tcPr>
            <w:tcW w:w="1335" w:type="dxa"/>
          </w:tcPr>
          <w:p w:rsidRPr="000F7CCE" w:rsidR="00A70FC5" w:rsidP="00A70FC5" w:rsidRDefault="00A70FC5" w14:paraId="23810CC2" w14:textId="5D83C06D">
            <w:pPr>
              <w:rPr>
                <w:rFonts w:eastAsiaTheme="minorEastAsia" w:cstheme="minorHAnsi"/>
                <w:color w:val="000000" w:themeColor="text1"/>
                <w:sz w:val="16"/>
                <w:szCs w:val="16"/>
              </w:rPr>
            </w:pPr>
            <w:r w:rsidRPr="000F7CCE">
              <w:rPr>
                <w:rFonts w:eastAsia="Arial" w:cstheme="minorHAnsi"/>
                <w:color w:val="000000" w:themeColor="text1"/>
                <w:sz w:val="16"/>
                <w:szCs w:val="16"/>
              </w:rPr>
              <w:t>Request validation information</w:t>
            </w:r>
          </w:p>
        </w:tc>
        <w:tc>
          <w:tcPr>
            <w:tcW w:w="2280" w:type="dxa"/>
          </w:tcPr>
          <w:p w:rsidRPr="000F7CCE" w:rsidR="00A70FC5" w:rsidP="00A70FC5" w:rsidRDefault="00A70FC5" w14:paraId="28D335E3" w14:textId="2279FCB3">
            <w:pPr>
              <w:rPr>
                <w:rFonts w:eastAsiaTheme="minorEastAsia" w:cstheme="minorHAnsi"/>
                <w:color w:val="000000" w:themeColor="text1"/>
                <w:sz w:val="16"/>
                <w:szCs w:val="16"/>
              </w:rPr>
            </w:pPr>
            <w:r w:rsidRPr="000F7CCE">
              <w:rPr>
                <w:rFonts w:eastAsia="Arial" w:cstheme="minorHAnsi"/>
                <w:color w:val="000000" w:themeColor="text1"/>
                <w:sz w:val="16"/>
                <w:szCs w:val="16"/>
              </w:rPr>
              <w:t>Validation result</w:t>
            </w:r>
          </w:p>
        </w:tc>
        <w:tc>
          <w:tcPr>
            <w:tcW w:w="4580" w:type="dxa"/>
          </w:tcPr>
          <w:p w:rsidRPr="000F7CCE" w:rsidR="00A70FC5" w:rsidP="00A70FC5" w:rsidRDefault="00A70FC5" w14:paraId="49C6FCE9" w14:textId="48FEB74C">
            <w:pPr>
              <w:rPr>
                <w:rFonts w:eastAsiaTheme="minorEastAsia" w:cstheme="minorHAnsi"/>
                <w:color w:val="000000" w:themeColor="text1"/>
                <w:sz w:val="16"/>
                <w:szCs w:val="16"/>
              </w:rPr>
            </w:pPr>
            <w:r w:rsidRPr="000F7CCE">
              <w:rPr>
                <w:rFonts w:eastAsia="Arial" w:cstheme="minorHAnsi"/>
                <w:color w:val="000000" w:themeColor="text1"/>
                <w:sz w:val="16"/>
                <w:szCs w:val="16"/>
              </w:rPr>
              <w:t>Information about the outcome of the validation step</w:t>
            </w:r>
            <w:r w:rsidR="00444D78">
              <w:rPr>
                <w:rFonts w:eastAsia="Arial" w:cstheme="minorHAnsi"/>
                <w:color w:val="000000" w:themeColor="text1"/>
                <w:sz w:val="16"/>
                <w:szCs w:val="16"/>
              </w:rPr>
              <w:t>.</w:t>
            </w:r>
          </w:p>
        </w:tc>
      </w:tr>
      <w:tr w:rsidRPr="000F7CCE" w:rsidR="00A70FC5" w:rsidTr="3470C491" w14:paraId="380A9DC7" w14:textId="77777777">
        <w:trPr>
          <w:trHeight w:val="300"/>
        </w:trPr>
        <w:tc>
          <w:tcPr>
            <w:tcW w:w="1155" w:type="dxa"/>
          </w:tcPr>
          <w:p w:rsidRPr="000F7CCE" w:rsidR="00A70FC5" w:rsidP="00A70FC5" w:rsidRDefault="00A70FC5" w14:paraId="0D98A66E" w14:textId="00967277">
            <w:pPr>
              <w:rPr>
                <w:rFonts w:eastAsiaTheme="minorEastAsia" w:cstheme="minorHAnsi"/>
                <w:color w:val="000000" w:themeColor="text1"/>
                <w:sz w:val="16"/>
                <w:szCs w:val="16"/>
              </w:rPr>
            </w:pPr>
            <w:r w:rsidRPr="000F7CCE">
              <w:rPr>
                <w:rFonts w:eastAsia="Arial" w:cstheme="minorHAnsi"/>
                <w:color w:val="000000" w:themeColor="text1"/>
                <w:sz w:val="16"/>
                <w:szCs w:val="16"/>
              </w:rPr>
              <w:t>C</w:t>
            </w:r>
          </w:p>
        </w:tc>
        <w:tc>
          <w:tcPr>
            <w:tcW w:w="1335" w:type="dxa"/>
          </w:tcPr>
          <w:p w:rsidRPr="000F7CCE" w:rsidR="00A70FC5" w:rsidP="00A70FC5" w:rsidRDefault="00A70FC5" w14:paraId="34357D10" w14:textId="26B1DCAE">
            <w:pPr>
              <w:rPr>
                <w:rFonts w:eastAsiaTheme="minorEastAsia" w:cstheme="minorHAnsi"/>
                <w:color w:val="000000" w:themeColor="text1"/>
                <w:sz w:val="16"/>
                <w:szCs w:val="16"/>
              </w:rPr>
            </w:pPr>
            <w:r w:rsidRPr="000F7CCE">
              <w:rPr>
                <w:rFonts w:eastAsia="Arial" w:cstheme="minorHAnsi"/>
                <w:color w:val="000000" w:themeColor="text1"/>
                <w:sz w:val="16"/>
                <w:szCs w:val="16"/>
              </w:rPr>
              <w:t>Established CESU information</w:t>
            </w:r>
          </w:p>
        </w:tc>
        <w:tc>
          <w:tcPr>
            <w:tcW w:w="2280" w:type="dxa"/>
          </w:tcPr>
          <w:p w:rsidRPr="000F7CCE" w:rsidR="00A70FC5" w:rsidP="00A70FC5" w:rsidRDefault="00A70FC5" w14:paraId="030BA403" w14:textId="106BC174">
            <w:pPr>
              <w:rPr>
                <w:rFonts w:eastAsiaTheme="minorEastAsia" w:cstheme="minorHAnsi"/>
                <w:color w:val="000000" w:themeColor="text1"/>
                <w:sz w:val="16"/>
                <w:szCs w:val="16"/>
              </w:rPr>
            </w:pPr>
            <w:r w:rsidRPr="000F7CCE">
              <w:rPr>
                <w:rFonts w:eastAsia="Arial" w:cstheme="minorHAnsi"/>
                <w:color w:val="000000" w:themeColor="text1"/>
                <w:sz w:val="16"/>
                <w:szCs w:val="16"/>
              </w:rPr>
              <w:t>CESU identifier</w:t>
            </w:r>
          </w:p>
        </w:tc>
        <w:tc>
          <w:tcPr>
            <w:tcW w:w="4580" w:type="dxa"/>
          </w:tcPr>
          <w:p w:rsidRPr="000F7CCE" w:rsidR="00A70FC5" w:rsidP="00A70FC5" w:rsidRDefault="00A70FC5" w14:paraId="709FA85B" w14:textId="60DE4F65">
            <w:pPr>
              <w:rPr>
                <w:rFonts w:eastAsiaTheme="minorEastAsia" w:cstheme="minorHAnsi"/>
                <w:color w:val="000000" w:themeColor="text1"/>
                <w:sz w:val="16"/>
                <w:szCs w:val="16"/>
              </w:rPr>
            </w:pPr>
            <w:r w:rsidRPr="000F7CCE">
              <w:rPr>
                <w:rFonts w:eastAsia="Arial" w:cstheme="minorHAnsi"/>
                <w:color w:val="000000" w:themeColor="text1"/>
                <w:sz w:val="16"/>
                <w:szCs w:val="16"/>
              </w:rPr>
              <w:t>A unique identifier of the CESU</w:t>
            </w:r>
            <w:r w:rsidR="00444D78">
              <w:rPr>
                <w:rFonts w:eastAsia="Arial" w:cstheme="minorHAnsi"/>
                <w:color w:val="000000" w:themeColor="text1"/>
                <w:sz w:val="16"/>
                <w:szCs w:val="16"/>
              </w:rPr>
              <w:t>.</w:t>
            </w:r>
          </w:p>
        </w:tc>
      </w:tr>
      <w:tr w:rsidRPr="000F7CCE" w:rsidR="00A70FC5" w:rsidTr="3470C491" w14:paraId="2845195C" w14:textId="77777777">
        <w:trPr>
          <w:trHeight w:val="300"/>
        </w:trPr>
        <w:tc>
          <w:tcPr>
            <w:tcW w:w="1155" w:type="dxa"/>
          </w:tcPr>
          <w:p w:rsidRPr="000F7CCE" w:rsidR="00A70FC5" w:rsidP="00A70FC5" w:rsidRDefault="00A70FC5" w14:paraId="0A86F14F" w14:textId="77777777">
            <w:pPr>
              <w:rPr>
                <w:rFonts w:eastAsiaTheme="minorEastAsia" w:cstheme="minorHAnsi"/>
                <w:color w:val="000000" w:themeColor="text1"/>
                <w:sz w:val="16"/>
                <w:szCs w:val="16"/>
              </w:rPr>
            </w:pPr>
          </w:p>
        </w:tc>
        <w:tc>
          <w:tcPr>
            <w:tcW w:w="1335" w:type="dxa"/>
          </w:tcPr>
          <w:p w:rsidRPr="000F7CCE" w:rsidR="00A70FC5" w:rsidP="00A70FC5" w:rsidRDefault="00A70FC5" w14:paraId="75E41200" w14:textId="77777777">
            <w:pPr>
              <w:rPr>
                <w:rFonts w:eastAsiaTheme="minorEastAsia" w:cstheme="minorHAnsi"/>
                <w:color w:val="000000" w:themeColor="text1"/>
                <w:sz w:val="16"/>
                <w:szCs w:val="16"/>
              </w:rPr>
            </w:pPr>
          </w:p>
        </w:tc>
        <w:tc>
          <w:tcPr>
            <w:tcW w:w="2280" w:type="dxa"/>
          </w:tcPr>
          <w:p w:rsidRPr="000F7CCE" w:rsidR="00A70FC5" w:rsidP="00A70FC5" w:rsidRDefault="00A70FC5" w14:paraId="499393F1" w14:textId="5C8881AB">
            <w:pPr>
              <w:rPr>
                <w:rFonts w:eastAsiaTheme="minorEastAsia" w:cstheme="minorHAnsi"/>
                <w:color w:val="000000" w:themeColor="text1"/>
                <w:sz w:val="16"/>
                <w:szCs w:val="16"/>
              </w:rPr>
            </w:pPr>
            <w:r w:rsidRPr="000F7CCE">
              <w:rPr>
                <w:rFonts w:eastAsia="Arial" w:cstheme="minorHAnsi"/>
                <w:color w:val="000000" w:themeColor="text1"/>
                <w:sz w:val="16"/>
                <w:szCs w:val="16"/>
              </w:rPr>
              <w:t>Creation timestamp</w:t>
            </w:r>
          </w:p>
        </w:tc>
        <w:tc>
          <w:tcPr>
            <w:tcW w:w="4580" w:type="dxa"/>
          </w:tcPr>
          <w:p w:rsidRPr="000F7CCE" w:rsidR="00A70FC5" w:rsidP="00A70FC5" w:rsidRDefault="00A70FC5" w14:paraId="3D9F6DD3" w14:textId="56FE6427">
            <w:pPr>
              <w:rPr>
                <w:rFonts w:eastAsiaTheme="minorEastAsia" w:cstheme="minorHAnsi"/>
                <w:color w:val="000000" w:themeColor="text1"/>
                <w:sz w:val="16"/>
                <w:szCs w:val="16"/>
              </w:rPr>
            </w:pPr>
            <w:r w:rsidRPr="000F7CCE">
              <w:rPr>
                <w:rFonts w:eastAsia="Arial" w:cstheme="minorHAnsi"/>
                <w:color w:val="000000" w:themeColor="text1"/>
                <w:sz w:val="16"/>
                <w:szCs w:val="16"/>
              </w:rPr>
              <w:t>Creation timestamp the energy sharing register operator has attached to the CESU establishment</w:t>
            </w:r>
            <w:r w:rsidR="00444D78">
              <w:rPr>
                <w:rFonts w:eastAsia="Arial" w:cstheme="minorHAnsi"/>
                <w:color w:val="000000" w:themeColor="text1"/>
                <w:sz w:val="16"/>
                <w:szCs w:val="16"/>
              </w:rPr>
              <w:t>.</w:t>
            </w:r>
          </w:p>
        </w:tc>
      </w:tr>
      <w:tr w:rsidRPr="000F7CCE" w:rsidR="00A70FC5" w:rsidTr="3470C491" w14:paraId="72750D6C" w14:textId="77777777">
        <w:trPr>
          <w:trHeight w:val="300"/>
        </w:trPr>
        <w:tc>
          <w:tcPr>
            <w:tcW w:w="1155" w:type="dxa"/>
          </w:tcPr>
          <w:p w:rsidRPr="000F7CCE" w:rsidR="00A70FC5" w:rsidP="00A70FC5" w:rsidRDefault="00A70FC5" w14:paraId="4E47F39C" w14:textId="5F2DD33D">
            <w:pPr>
              <w:rPr>
                <w:rFonts w:eastAsiaTheme="minorEastAsia" w:cstheme="minorHAnsi"/>
                <w:color w:val="000000" w:themeColor="text1"/>
                <w:sz w:val="16"/>
                <w:szCs w:val="16"/>
              </w:rPr>
            </w:pPr>
            <w:r w:rsidRPr="000F7CCE">
              <w:rPr>
                <w:rFonts w:eastAsia="Arial" w:cstheme="minorHAnsi"/>
                <w:color w:val="000000" w:themeColor="text1"/>
                <w:sz w:val="16"/>
                <w:szCs w:val="16"/>
              </w:rPr>
              <w:t>D</w:t>
            </w:r>
          </w:p>
        </w:tc>
        <w:tc>
          <w:tcPr>
            <w:tcW w:w="1335" w:type="dxa"/>
          </w:tcPr>
          <w:p w:rsidRPr="000F7CCE" w:rsidR="00A70FC5" w:rsidP="00A70FC5" w:rsidRDefault="00A70FC5" w14:paraId="39598E2D" w14:textId="7C0DB195">
            <w:pPr>
              <w:rPr>
                <w:rFonts w:eastAsiaTheme="minorEastAsia" w:cstheme="minorHAnsi"/>
                <w:color w:val="000000" w:themeColor="text1"/>
                <w:sz w:val="16"/>
                <w:szCs w:val="16"/>
              </w:rPr>
            </w:pPr>
            <w:r w:rsidRPr="000F7CCE">
              <w:rPr>
                <w:rFonts w:eastAsia="Arial" w:cstheme="minorHAnsi"/>
                <w:color w:val="000000" w:themeColor="text1"/>
                <w:sz w:val="16"/>
                <w:szCs w:val="16"/>
              </w:rPr>
              <w:t>Assignability verification request</w:t>
            </w:r>
          </w:p>
        </w:tc>
        <w:tc>
          <w:tcPr>
            <w:tcW w:w="2280" w:type="dxa"/>
          </w:tcPr>
          <w:p w:rsidRPr="000F7CCE" w:rsidR="00A70FC5" w:rsidP="00A70FC5" w:rsidRDefault="00A70FC5" w14:paraId="3BB01A68" w14:textId="0B00384F">
            <w:pPr>
              <w:rPr>
                <w:rFonts w:eastAsiaTheme="minorEastAsia" w:cstheme="minorHAnsi"/>
                <w:color w:val="000000" w:themeColor="text1"/>
                <w:sz w:val="16"/>
                <w:szCs w:val="16"/>
              </w:rPr>
            </w:pPr>
            <w:r w:rsidRPr="000F7CCE">
              <w:rPr>
                <w:rFonts w:eastAsia="Arial" w:cstheme="minorHAnsi"/>
                <w:color w:val="000000" w:themeColor="text1"/>
                <w:sz w:val="16"/>
                <w:szCs w:val="16"/>
              </w:rPr>
              <w:t xml:space="preserve">Metering point </w:t>
            </w:r>
            <w:r w:rsidRPr="000F7CCE" w:rsidR="005E591C">
              <w:rPr>
                <w:rFonts w:eastAsia="Arial" w:cstheme="minorHAnsi"/>
                <w:color w:val="000000" w:themeColor="text1"/>
                <w:sz w:val="16"/>
                <w:szCs w:val="16"/>
              </w:rPr>
              <w:t>identifier</w:t>
            </w:r>
          </w:p>
        </w:tc>
        <w:tc>
          <w:tcPr>
            <w:tcW w:w="4580" w:type="dxa"/>
          </w:tcPr>
          <w:p w:rsidRPr="000F7CCE" w:rsidR="00A70FC5" w:rsidP="00A70FC5" w:rsidRDefault="00A70FC5" w14:paraId="6DF1DB40" w14:textId="489197A8">
            <w:pPr>
              <w:rPr>
                <w:rFonts w:eastAsiaTheme="minorEastAsia" w:cstheme="minorHAnsi"/>
                <w:color w:val="000000" w:themeColor="text1"/>
                <w:sz w:val="16"/>
                <w:szCs w:val="16"/>
              </w:rPr>
            </w:pPr>
            <w:r w:rsidRPr="000F7CCE">
              <w:rPr>
                <w:rFonts w:eastAsia="Arial" w:cstheme="minorHAnsi"/>
                <w:color w:val="000000" w:themeColor="text1"/>
                <w:sz w:val="16"/>
                <w:szCs w:val="16"/>
              </w:rPr>
              <w:t>Unique identifier for the metering point.</w:t>
            </w:r>
          </w:p>
        </w:tc>
      </w:tr>
      <w:tr w:rsidRPr="000F7CCE" w:rsidR="00A70FC5" w:rsidTr="3470C491" w14:paraId="0CCAC741" w14:textId="77777777">
        <w:trPr>
          <w:trHeight w:val="300"/>
        </w:trPr>
        <w:tc>
          <w:tcPr>
            <w:tcW w:w="1155" w:type="dxa"/>
          </w:tcPr>
          <w:p w:rsidRPr="000F7CCE" w:rsidR="00A70FC5" w:rsidP="00A70FC5" w:rsidRDefault="00A70FC5" w14:paraId="07679B38" w14:textId="77777777">
            <w:pPr>
              <w:rPr>
                <w:rFonts w:eastAsiaTheme="minorEastAsia" w:cstheme="minorHAnsi"/>
                <w:color w:val="000000" w:themeColor="text1"/>
                <w:sz w:val="16"/>
                <w:szCs w:val="16"/>
              </w:rPr>
            </w:pPr>
          </w:p>
        </w:tc>
        <w:tc>
          <w:tcPr>
            <w:tcW w:w="1335" w:type="dxa"/>
          </w:tcPr>
          <w:p w:rsidRPr="000F7CCE" w:rsidR="00A70FC5" w:rsidP="00A70FC5" w:rsidRDefault="00A70FC5" w14:paraId="2CBA7043" w14:textId="77777777">
            <w:pPr>
              <w:rPr>
                <w:rFonts w:eastAsiaTheme="minorEastAsia" w:cstheme="minorHAnsi"/>
                <w:color w:val="000000" w:themeColor="text1"/>
                <w:sz w:val="16"/>
                <w:szCs w:val="16"/>
              </w:rPr>
            </w:pPr>
          </w:p>
        </w:tc>
        <w:tc>
          <w:tcPr>
            <w:tcW w:w="2280" w:type="dxa"/>
          </w:tcPr>
          <w:p w:rsidRPr="000F7CCE" w:rsidR="00A70FC5" w:rsidP="00A70FC5" w:rsidRDefault="00A70FC5" w14:paraId="077187AB" w14:textId="1473D669">
            <w:pPr>
              <w:rPr>
                <w:rFonts w:eastAsiaTheme="minorEastAsia" w:cstheme="minorHAnsi"/>
                <w:color w:val="000000" w:themeColor="text1"/>
                <w:sz w:val="16"/>
                <w:szCs w:val="16"/>
              </w:rPr>
            </w:pPr>
            <w:r w:rsidRPr="000F7CCE">
              <w:rPr>
                <w:rFonts w:eastAsia="Arial" w:cstheme="minorHAnsi"/>
                <w:color w:val="000000" w:themeColor="text1"/>
                <w:sz w:val="16"/>
                <w:szCs w:val="16"/>
              </w:rPr>
              <w:t>CESU identifier</w:t>
            </w:r>
          </w:p>
        </w:tc>
        <w:tc>
          <w:tcPr>
            <w:tcW w:w="4580" w:type="dxa"/>
          </w:tcPr>
          <w:p w:rsidRPr="000F7CCE" w:rsidR="00A70FC5" w:rsidP="00A70FC5" w:rsidRDefault="00A70FC5" w14:paraId="296E6FFB" w14:textId="3AF52D79">
            <w:pPr>
              <w:rPr>
                <w:rFonts w:eastAsiaTheme="minorEastAsia" w:cstheme="minorHAnsi"/>
                <w:color w:val="000000" w:themeColor="text1"/>
                <w:sz w:val="16"/>
                <w:szCs w:val="16"/>
              </w:rPr>
            </w:pPr>
            <w:r w:rsidRPr="000F7CCE">
              <w:rPr>
                <w:rFonts w:eastAsia="Arial" w:cstheme="minorHAnsi"/>
                <w:color w:val="000000" w:themeColor="text1"/>
                <w:sz w:val="16"/>
                <w:szCs w:val="16"/>
              </w:rPr>
              <w:t>A unique identifier of the CESU.</w:t>
            </w:r>
          </w:p>
        </w:tc>
      </w:tr>
      <w:tr w:rsidRPr="000F7CCE" w:rsidR="00A70FC5" w:rsidTr="3470C491" w14:paraId="26EDEFA0" w14:textId="77777777">
        <w:trPr>
          <w:trHeight w:val="300"/>
        </w:trPr>
        <w:tc>
          <w:tcPr>
            <w:tcW w:w="1155" w:type="dxa"/>
          </w:tcPr>
          <w:p w:rsidRPr="000F7CCE" w:rsidR="00A70FC5" w:rsidP="00A70FC5" w:rsidRDefault="00A70FC5" w14:paraId="00C1C47D" w14:textId="6ADE3EB1">
            <w:pPr>
              <w:rPr>
                <w:rFonts w:eastAsiaTheme="minorEastAsia" w:cstheme="minorHAnsi"/>
                <w:color w:val="000000" w:themeColor="text1"/>
                <w:sz w:val="16"/>
                <w:szCs w:val="16"/>
              </w:rPr>
            </w:pPr>
            <w:r w:rsidRPr="000F7CCE">
              <w:rPr>
                <w:rFonts w:eastAsia="Arial" w:cstheme="minorHAnsi"/>
                <w:color w:val="000000" w:themeColor="text1"/>
                <w:sz w:val="16"/>
                <w:szCs w:val="16"/>
              </w:rPr>
              <w:t>E</w:t>
            </w:r>
          </w:p>
        </w:tc>
        <w:tc>
          <w:tcPr>
            <w:tcW w:w="1335" w:type="dxa"/>
          </w:tcPr>
          <w:p w:rsidRPr="000F7CCE" w:rsidR="00A70FC5" w:rsidP="00A70FC5" w:rsidRDefault="00A70FC5" w14:paraId="249BA955" w14:textId="6B17EDEE">
            <w:pPr>
              <w:rPr>
                <w:rFonts w:eastAsiaTheme="minorEastAsia" w:cstheme="minorHAnsi"/>
                <w:color w:val="000000" w:themeColor="text1"/>
                <w:sz w:val="16"/>
                <w:szCs w:val="16"/>
              </w:rPr>
            </w:pPr>
            <w:r w:rsidRPr="000F7CCE">
              <w:rPr>
                <w:rFonts w:eastAsia="Arial" w:cstheme="minorHAnsi"/>
                <w:color w:val="000000" w:themeColor="text1"/>
                <w:sz w:val="16"/>
                <w:szCs w:val="16"/>
              </w:rPr>
              <w:t>Assignability verification information</w:t>
            </w:r>
          </w:p>
        </w:tc>
        <w:tc>
          <w:tcPr>
            <w:tcW w:w="2280" w:type="dxa"/>
          </w:tcPr>
          <w:p w:rsidRPr="000F7CCE" w:rsidR="00A70FC5" w:rsidP="00A70FC5" w:rsidRDefault="00A70FC5" w14:paraId="02BBE505" w14:textId="100FB761">
            <w:pPr>
              <w:rPr>
                <w:rFonts w:eastAsiaTheme="minorEastAsia" w:cstheme="minorHAnsi"/>
                <w:color w:val="000000" w:themeColor="text1"/>
                <w:sz w:val="16"/>
                <w:szCs w:val="16"/>
              </w:rPr>
            </w:pPr>
            <w:r w:rsidRPr="000F7CCE">
              <w:rPr>
                <w:rFonts w:eastAsia="Arial" w:cstheme="minorHAnsi"/>
                <w:color w:val="000000" w:themeColor="text1"/>
                <w:sz w:val="16"/>
                <w:szCs w:val="16"/>
              </w:rPr>
              <w:t>Verification result</w:t>
            </w:r>
          </w:p>
        </w:tc>
        <w:tc>
          <w:tcPr>
            <w:tcW w:w="4580" w:type="dxa"/>
          </w:tcPr>
          <w:p w:rsidRPr="000F7CCE" w:rsidR="00A70FC5" w:rsidP="00A70FC5" w:rsidRDefault="00A70FC5" w14:paraId="7D4DA633" w14:textId="45FAB7B7">
            <w:pPr>
              <w:rPr>
                <w:rFonts w:eastAsiaTheme="minorEastAsia" w:cstheme="minorHAnsi"/>
                <w:color w:val="000000" w:themeColor="text1"/>
                <w:sz w:val="16"/>
                <w:szCs w:val="16"/>
              </w:rPr>
            </w:pPr>
            <w:r w:rsidRPr="000F7CCE">
              <w:rPr>
                <w:rFonts w:eastAsia="Arial" w:cstheme="minorHAnsi"/>
                <w:color w:val="000000" w:themeColor="text1"/>
                <w:sz w:val="16"/>
                <w:szCs w:val="16"/>
              </w:rPr>
              <w:t>Information about the outcome of the assignability verification step.</w:t>
            </w:r>
          </w:p>
        </w:tc>
      </w:tr>
      <w:tr w:rsidRPr="000F7CCE" w:rsidR="003D58A3" w:rsidTr="3470C491" w14:paraId="50363737" w14:textId="77777777">
        <w:trPr>
          <w:trHeight w:val="300"/>
        </w:trPr>
        <w:tc>
          <w:tcPr>
            <w:tcW w:w="1155" w:type="dxa"/>
          </w:tcPr>
          <w:p w:rsidRPr="000F7CCE" w:rsidR="003D58A3" w:rsidP="00A70FC5" w:rsidRDefault="00BD6C7E" w14:paraId="18AADF52" w14:textId="633A1593">
            <w:pPr>
              <w:rPr>
                <w:rFonts w:eastAsia="Arial" w:cstheme="minorHAnsi"/>
                <w:color w:val="000000" w:themeColor="text1"/>
                <w:sz w:val="16"/>
                <w:szCs w:val="16"/>
              </w:rPr>
            </w:pPr>
            <w:r w:rsidRPr="000F7CCE">
              <w:rPr>
                <w:rFonts w:eastAsia="Arial" w:cstheme="minorHAnsi"/>
                <w:color w:val="000000" w:themeColor="text1"/>
                <w:sz w:val="16"/>
                <w:szCs w:val="16"/>
              </w:rPr>
              <w:t>F</w:t>
            </w:r>
          </w:p>
        </w:tc>
        <w:tc>
          <w:tcPr>
            <w:tcW w:w="1335" w:type="dxa"/>
          </w:tcPr>
          <w:p w:rsidRPr="000F7CCE" w:rsidR="003D58A3" w:rsidP="00BD6C7E" w:rsidRDefault="00BD6C7E" w14:paraId="6E461BC3" w14:textId="1680D2DE">
            <w:pPr>
              <w:rPr>
                <w:rFonts w:eastAsia="Arial" w:cstheme="minorHAnsi"/>
                <w:color w:val="000000" w:themeColor="text1"/>
                <w:sz w:val="16"/>
                <w:szCs w:val="16"/>
              </w:rPr>
            </w:pPr>
            <w:r w:rsidRPr="000F7CCE">
              <w:rPr>
                <w:rFonts w:eastAsia="Arial" w:cstheme="minorHAnsi"/>
                <w:color w:val="000000" w:themeColor="text1"/>
                <w:sz w:val="16"/>
                <w:szCs w:val="16"/>
              </w:rPr>
              <w:t>Metered data specification</w:t>
            </w:r>
          </w:p>
        </w:tc>
        <w:tc>
          <w:tcPr>
            <w:tcW w:w="2280" w:type="dxa"/>
          </w:tcPr>
          <w:p w:rsidRPr="000F7CCE" w:rsidR="003D58A3" w:rsidP="00A70FC5" w:rsidRDefault="00CB36F1" w14:paraId="12A3F2EA" w14:textId="7F0F9BAA">
            <w:pPr>
              <w:rPr>
                <w:rFonts w:eastAsia="Arial" w:cstheme="minorHAnsi"/>
                <w:color w:val="000000" w:themeColor="text1"/>
                <w:sz w:val="16"/>
                <w:szCs w:val="16"/>
              </w:rPr>
            </w:pPr>
            <w:r w:rsidRPr="000F7CCE">
              <w:rPr>
                <w:rFonts w:eastAsia="Arial" w:cstheme="minorHAnsi"/>
                <w:color w:val="000000" w:themeColor="text1"/>
                <w:sz w:val="16"/>
                <w:szCs w:val="16"/>
              </w:rPr>
              <w:t>R</w:t>
            </w:r>
            <w:r w:rsidRPr="000F7CCE" w:rsidR="00B35468">
              <w:rPr>
                <w:rFonts w:eastAsia="Arial" w:cstheme="minorHAnsi"/>
                <w:color w:val="000000" w:themeColor="text1"/>
                <w:sz w:val="16"/>
                <w:szCs w:val="16"/>
              </w:rPr>
              <w:t>eading start timestamp</w:t>
            </w:r>
          </w:p>
        </w:tc>
        <w:tc>
          <w:tcPr>
            <w:tcW w:w="4580" w:type="dxa"/>
          </w:tcPr>
          <w:p w:rsidRPr="000F7CCE" w:rsidR="003D58A3" w:rsidP="00A70FC5" w:rsidRDefault="00BA5FE7" w14:paraId="36AAC437" w14:textId="36A83705">
            <w:pPr>
              <w:rPr>
                <w:rFonts w:eastAsia="Arial" w:cstheme="minorHAnsi"/>
                <w:color w:val="000000" w:themeColor="text1"/>
                <w:sz w:val="16"/>
                <w:szCs w:val="16"/>
              </w:rPr>
            </w:pPr>
            <w:r w:rsidRPr="000F7CCE">
              <w:rPr>
                <w:rFonts w:eastAsia="Arial" w:cstheme="minorHAnsi"/>
                <w:color w:val="000000" w:themeColor="text1"/>
                <w:sz w:val="16"/>
                <w:szCs w:val="16"/>
              </w:rPr>
              <w:t>Start of the time interval covered by the data package.</w:t>
            </w:r>
          </w:p>
        </w:tc>
      </w:tr>
      <w:tr w:rsidRPr="000F7CCE" w:rsidR="003D58A3" w:rsidTr="3470C491" w14:paraId="58FE6AE1" w14:textId="77777777">
        <w:trPr>
          <w:trHeight w:val="300"/>
        </w:trPr>
        <w:tc>
          <w:tcPr>
            <w:tcW w:w="1155" w:type="dxa"/>
          </w:tcPr>
          <w:p w:rsidRPr="000F7CCE" w:rsidR="003D58A3" w:rsidP="00A70FC5" w:rsidRDefault="003D58A3" w14:paraId="18BFFF34" w14:textId="77777777">
            <w:pPr>
              <w:rPr>
                <w:rFonts w:eastAsia="Arial" w:cstheme="minorHAnsi"/>
                <w:color w:val="000000" w:themeColor="text1"/>
                <w:sz w:val="16"/>
                <w:szCs w:val="16"/>
              </w:rPr>
            </w:pPr>
          </w:p>
        </w:tc>
        <w:tc>
          <w:tcPr>
            <w:tcW w:w="1335" w:type="dxa"/>
          </w:tcPr>
          <w:p w:rsidRPr="000F7CCE" w:rsidR="003D58A3" w:rsidP="00A70FC5" w:rsidRDefault="003D58A3" w14:paraId="18AE3633" w14:textId="77777777">
            <w:pPr>
              <w:rPr>
                <w:rFonts w:eastAsia="Arial" w:cstheme="minorHAnsi"/>
                <w:color w:val="000000" w:themeColor="text1"/>
                <w:sz w:val="16"/>
                <w:szCs w:val="16"/>
              </w:rPr>
            </w:pPr>
          </w:p>
        </w:tc>
        <w:tc>
          <w:tcPr>
            <w:tcW w:w="2280" w:type="dxa"/>
          </w:tcPr>
          <w:p w:rsidRPr="000F7CCE" w:rsidR="00B35468" w:rsidP="00A70FC5" w:rsidRDefault="00B35468" w14:paraId="6E6200DD" w14:textId="1F4F8ED8">
            <w:pPr>
              <w:rPr>
                <w:rFonts w:eastAsia="Arial" w:cstheme="minorHAnsi"/>
                <w:color w:val="000000" w:themeColor="text1"/>
                <w:sz w:val="16"/>
                <w:szCs w:val="16"/>
              </w:rPr>
            </w:pPr>
            <w:r w:rsidRPr="000F7CCE">
              <w:rPr>
                <w:rFonts w:eastAsia="Arial" w:cstheme="minorHAnsi"/>
                <w:color w:val="000000" w:themeColor="text1"/>
                <w:sz w:val="16"/>
                <w:szCs w:val="16"/>
              </w:rPr>
              <w:t>Reading end timestamp (optional)</w:t>
            </w:r>
          </w:p>
        </w:tc>
        <w:tc>
          <w:tcPr>
            <w:tcW w:w="4580" w:type="dxa"/>
          </w:tcPr>
          <w:p w:rsidRPr="000F7CCE" w:rsidR="003D58A3" w:rsidP="00BA5FE7" w:rsidRDefault="00BA5FE7" w14:paraId="40C82348" w14:textId="781FBBF9">
            <w:pPr>
              <w:rPr>
                <w:rFonts w:eastAsia="Arial" w:cstheme="minorHAnsi"/>
                <w:color w:val="000000" w:themeColor="text1"/>
                <w:sz w:val="16"/>
                <w:szCs w:val="16"/>
              </w:rPr>
            </w:pPr>
            <w:r w:rsidRPr="000F7CCE">
              <w:rPr>
                <w:rFonts w:eastAsia="Arial" w:cstheme="minorHAnsi"/>
                <w:color w:val="000000" w:themeColor="text1"/>
                <w:sz w:val="16"/>
                <w:szCs w:val="16"/>
              </w:rPr>
              <w:t>Optional end of the time interval covered by the data package.</w:t>
            </w:r>
          </w:p>
        </w:tc>
      </w:tr>
      <w:tr w:rsidRPr="000F7CCE" w:rsidR="003D58A3" w:rsidTr="3470C491" w14:paraId="10778A2B" w14:textId="77777777">
        <w:trPr>
          <w:trHeight w:val="300"/>
        </w:trPr>
        <w:tc>
          <w:tcPr>
            <w:tcW w:w="1155" w:type="dxa"/>
          </w:tcPr>
          <w:p w:rsidRPr="000F7CCE" w:rsidR="003D58A3" w:rsidP="00A70FC5" w:rsidRDefault="003D58A3" w14:paraId="6D1C2176" w14:textId="77777777">
            <w:pPr>
              <w:rPr>
                <w:rFonts w:eastAsia="Arial" w:cstheme="minorHAnsi"/>
                <w:color w:val="000000" w:themeColor="text1"/>
                <w:sz w:val="16"/>
                <w:szCs w:val="16"/>
              </w:rPr>
            </w:pPr>
          </w:p>
        </w:tc>
        <w:tc>
          <w:tcPr>
            <w:tcW w:w="1335" w:type="dxa"/>
          </w:tcPr>
          <w:p w:rsidRPr="000F7CCE" w:rsidR="003D58A3" w:rsidP="00A70FC5" w:rsidRDefault="003D58A3" w14:paraId="6B3C8F5F" w14:textId="77777777">
            <w:pPr>
              <w:rPr>
                <w:rFonts w:eastAsia="Arial" w:cstheme="minorHAnsi"/>
                <w:color w:val="000000" w:themeColor="text1"/>
                <w:sz w:val="16"/>
                <w:szCs w:val="16"/>
              </w:rPr>
            </w:pPr>
          </w:p>
        </w:tc>
        <w:tc>
          <w:tcPr>
            <w:tcW w:w="2280" w:type="dxa"/>
          </w:tcPr>
          <w:p w:rsidRPr="000F7CCE" w:rsidR="003D58A3" w:rsidP="00A70FC5" w:rsidRDefault="00B35468" w14:paraId="0D5511BF" w14:textId="7382EB55">
            <w:pPr>
              <w:rPr>
                <w:rFonts w:eastAsia="Arial" w:cstheme="minorHAnsi"/>
                <w:color w:val="000000" w:themeColor="text1"/>
                <w:sz w:val="16"/>
                <w:szCs w:val="16"/>
              </w:rPr>
            </w:pPr>
            <w:r w:rsidRPr="000F7CCE">
              <w:rPr>
                <w:rFonts w:eastAsia="Arial" w:cstheme="minorHAnsi"/>
                <w:color w:val="000000" w:themeColor="text1"/>
                <w:sz w:val="16"/>
                <w:szCs w:val="16"/>
              </w:rPr>
              <w:t>Direction</w:t>
            </w:r>
          </w:p>
        </w:tc>
        <w:tc>
          <w:tcPr>
            <w:tcW w:w="4580" w:type="dxa"/>
          </w:tcPr>
          <w:p w:rsidRPr="000F7CCE" w:rsidR="003D58A3" w:rsidP="00BA5FE7" w:rsidRDefault="00BA5FE7" w14:paraId="139684F6" w14:textId="6D454572">
            <w:pPr>
              <w:rPr>
                <w:rFonts w:eastAsia="Arial" w:cstheme="minorHAnsi"/>
                <w:color w:val="000000" w:themeColor="text1"/>
                <w:sz w:val="16"/>
                <w:szCs w:val="16"/>
              </w:rPr>
            </w:pPr>
            <w:r w:rsidRPr="000F7CCE">
              <w:rPr>
                <w:rFonts w:eastAsia="Arial" w:cstheme="minorHAnsi"/>
                <w:color w:val="000000" w:themeColor="text1"/>
                <w:sz w:val="16"/>
                <w:szCs w:val="16"/>
              </w:rPr>
              <w:t>Flow direction metered by the metering point. This can be either solely production, consumption, or combined.</w:t>
            </w:r>
          </w:p>
        </w:tc>
      </w:tr>
      <w:tr w:rsidRPr="000F7CCE" w:rsidR="001B2A2F" w:rsidTr="3470C491" w14:paraId="15A76EFD" w14:textId="77777777">
        <w:trPr>
          <w:trHeight w:val="300"/>
        </w:trPr>
        <w:tc>
          <w:tcPr>
            <w:tcW w:w="1155" w:type="dxa"/>
          </w:tcPr>
          <w:p w:rsidRPr="000F7CCE" w:rsidR="001B2A2F" w:rsidP="00A70FC5" w:rsidRDefault="001B2A2F" w14:paraId="3115C0D7" w14:textId="77777777">
            <w:pPr>
              <w:rPr>
                <w:rFonts w:eastAsia="Arial" w:cstheme="minorHAnsi"/>
                <w:color w:val="000000" w:themeColor="text1"/>
                <w:sz w:val="16"/>
                <w:szCs w:val="16"/>
              </w:rPr>
            </w:pPr>
          </w:p>
        </w:tc>
        <w:tc>
          <w:tcPr>
            <w:tcW w:w="1335" w:type="dxa"/>
          </w:tcPr>
          <w:p w:rsidRPr="000F7CCE" w:rsidR="001B2A2F" w:rsidP="00A70FC5" w:rsidRDefault="001B2A2F" w14:paraId="2A93BDDE" w14:textId="77777777">
            <w:pPr>
              <w:rPr>
                <w:rFonts w:eastAsia="Arial" w:cstheme="minorHAnsi"/>
                <w:color w:val="000000" w:themeColor="text1"/>
                <w:sz w:val="16"/>
                <w:szCs w:val="16"/>
              </w:rPr>
            </w:pPr>
          </w:p>
        </w:tc>
        <w:tc>
          <w:tcPr>
            <w:tcW w:w="2280" w:type="dxa"/>
          </w:tcPr>
          <w:p w:rsidRPr="000F7CCE" w:rsidR="001B2A2F" w:rsidP="00A70FC5" w:rsidRDefault="00B35468" w14:paraId="00E7A540" w14:textId="6E9979D1">
            <w:pPr>
              <w:rPr>
                <w:rFonts w:eastAsia="Arial" w:cstheme="minorHAnsi"/>
                <w:color w:val="000000" w:themeColor="text1"/>
                <w:sz w:val="16"/>
                <w:szCs w:val="16"/>
              </w:rPr>
            </w:pPr>
            <w:r w:rsidRPr="000F7CCE">
              <w:rPr>
                <w:rFonts w:eastAsia="Arial" w:cstheme="minorHAnsi"/>
                <w:color w:val="000000" w:themeColor="text1"/>
                <w:sz w:val="16"/>
                <w:szCs w:val="16"/>
              </w:rPr>
              <w:t>Energy product</w:t>
            </w:r>
          </w:p>
        </w:tc>
        <w:tc>
          <w:tcPr>
            <w:tcW w:w="4580" w:type="dxa"/>
          </w:tcPr>
          <w:p w:rsidRPr="000F7CCE" w:rsidR="001B2A2F" w:rsidP="005B64FB" w:rsidRDefault="005B64FB" w14:paraId="51BB332F" w14:textId="6E960846">
            <w:pPr>
              <w:rPr>
                <w:rFonts w:eastAsia="Arial" w:cstheme="minorHAnsi"/>
                <w:color w:val="000000" w:themeColor="text1"/>
                <w:sz w:val="16"/>
                <w:szCs w:val="16"/>
              </w:rPr>
            </w:pPr>
            <w:r w:rsidRPr="000F7CCE">
              <w:rPr>
                <w:rFonts w:eastAsia="Arial" w:cstheme="minorHAnsi"/>
                <w:color w:val="000000" w:themeColor="text1"/>
                <w:sz w:val="16"/>
                <w:szCs w:val="16"/>
              </w:rPr>
              <w:t>Energy product measured by the metering point (for example, active energy, re-active energy).</w:t>
            </w:r>
          </w:p>
        </w:tc>
      </w:tr>
      <w:tr w:rsidRPr="000F7CCE" w:rsidR="00A70FC5" w:rsidTr="3470C491" w14:paraId="308E4329" w14:textId="77777777">
        <w:trPr>
          <w:trHeight w:val="300"/>
        </w:trPr>
        <w:tc>
          <w:tcPr>
            <w:tcW w:w="1155" w:type="dxa"/>
          </w:tcPr>
          <w:p w:rsidRPr="000F7CCE" w:rsidR="00A70FC5" w:rsidP="00A70FC5" w:rsidRDefault="00A70FC5" w14:paraId="5C4390CA" w14:textId="3E66B927">
            <w:pPr>
              <w:rPr>
                <w:rFonts w:eastAsiaTheme="minorEastAsia" w:cstheme="minorHAnsi"/>
                <w:color w:val="000000" w:themeColor="text1"/>
                <w:sz w:val="16"/>
                <w:szCs w:val="16"/>
              </w:rPr>
            </w:pPr>
            <w:r w:rsidRPr="000F7CCE">
              <w:rPr>
                <w:rFonts w:eastAsia="Arial" w:cstheme="minorHAnsi"/>
                <w:color w:val="000000" w:themeColor="text1"/>
                <w:sz w:val="16"/>
                <w:szCs w:val="16"/>
              </w:rPr>
              <w:t>G</w:t>
            </w:r>
          </w:p>
        </w:tc>
        <w:tc>
          <w:tcPr>
            <w:tcW w:w="1335" w:type="dxa"/>
          </w:tcPr>
          <w:p w:rsidRPr="000F7CCE" w:rsidR="00A70FC5" w:rsidP="00A70FC5" w:rsidRDefault="00ED5F1B" w14:paraId="2716707F" w14:textId="0F99B301">
            <w:pPr>
              <w:rPr>
                <w:rFonts w:eastAsiaTheme="minorEastAsia" w:cstheme="minorHAnsi"/>
                <w:color w:val="000000" w:themeColor="text1"/>
                <w:sz w:val="16"/>
                <w:szCs w:val="16"/>
              </w:rPr>
            </w:pPr>
            <w:r w:rsidRPr="000F7CCE">
              <w:rPr>
                <w:rFonts w:eastAsia="Arial" w:cstheme="minorHAnsi"/>
                <w:color w:val="000000" w:themeColor="text1"/>
                <w:sz w:val="16"/>
                <w:szCs w:val="16"/>
              </w:rPr>
              <w:t>P</w:t>
            </w:r>
            <w:r w:rsidRPr="000F7CCE" w:rsidR="00DE2ACF">
              <w:rPr>
                <w:rFonts w:eastAsia="Arial" w:cstheme="minorHAnsi"/>
                <w:color w:val="000000" w:themeColor="text1"/>
                <w:sz w:val="16"/>
                <w:szCs w:val="16"/>
              </w:rPr>
              <w:t xml:space="preserve">reset </w:t>
            </w:r>
            <w:r w:rsidRPr="000F7CCE" w:rsidR="00217E5D">
              <w:rPr>
                <w:rFonts w:eastAsia="Arial" w:cstheme="minorHAnsi"/>
                <w:color w:val="000000" w:themeColor="text1"/>
                <w:sz w:val="16"/>
                <w:szCs w:val="16"/>
              </w:rPr>
              <w:t>p</w:t>
            </w:r>
            <w:r w:rsidRPr="000F7CCE">
              <w:rPr>
                <w:rFonts w:eastAsia="Arial" w:cstheme="minorHAnsi"/>
                <w:color w:val="000000" w:themeColor="text1"/>
                <w:sz w:val="16"/>
                <w:szCs w:val="16"/>
              </w:rPr>
              <w:t>ermission</w:t>
            </w:r>
            <w:r w:rsidRPr="000F7CCE" w:rsidR="00A70FC5">
              <w:rPr>
                <w:rFonts w:eastAsia="Arial" w:cstheme="minorHAnsi"/>
                <w:color w:val="000000" w:themeColor="text1"/>
                <w:sz w:val="16"/>
                <w:szCs w:val="16"/>
              </w:rPr>
              <w:t xml:space="preserve"> information</w:t>
            </w:r>
          </w:p>
        </w:tc>
        <w:tc>
          <w:tcPr>
            <w:tcW w:w="2280" w:type="dxa"/>
          </w:tcPr>
          <w:p w:rsidRPr="000F7CCE" w:rsidR="00A70FC5" w:rsidP="00A70FC5" w:rsidRDefault="00A70FC5" w14:paraId="22E68D2F" w14:textId="136ECA2D">
            <w:pPr>
              <w:rPr>
                <w:rFonts w:eastAsiaTheme="minorEastAsia" w:cstheme="minorHAnsi"/>
                <w:color w:val="000000" w:themeColor="text1"/>
                <w:sz w:val="16"/>
                <w:szCs w:val="16"/>
              </w:rPr>
            </w:pPr>
            <w:r w:rsidRPr="000F7CCE">
              <w:rPr>
                <w:rFonts w:eastAsia="Arial" w:cstheme="minorHAnsi"/>
                <w:color w:val="000000" w:themeColor="text1"/>
                <w:sz w:val="16"/>
                <w:szCs w:val="16"/>
              </w:rPr>
              <w:t>CESU identifier</w:t>
            </w:r>
          </w:p>
        </w:tc>
        <w:tc>
          <w:tcPr>
            <w:tcW w:w="4580" w:type="dxa"/>
          </w:tcPr>
          <w:p w:rsidRPr="000F7CCE" w:rsidR="00A70FC5" w:rsidP="00A70FC5" w:rsidRDefault="00A70FC5" w14:paraId="01C2FDC6" w14:textId="1C4EEC1A">
            <w:pPr>
              <w:rPr>
                <w:rFonts w:eastAsiaTheme="minorEastAsia" w:cstheme="minorHAnsi"/>
                <w:color w:val="000000" w:themeColor="text1"/>
                <w:sz w:val="16"/>
                <w:szCs w:val="16"/>
              </w:rPr>
            </w:pPr>
            <w:r w:rsidRPr="000F7CCE">
              <w:rPr>
                <w:rFonts w:eastAsia="Arial" w:cstheme="minorHAnsi"/>
                <w:color w:val="000000" w:themeColor="text1"/>
                <w:sz w:val="16"/>
                <w:szCs w:val="16"/>
              </w:rPr>
              <w:t>A unique identifier of the CESU.</w:t>
            </w:r>
          </w:p>
        </w:tc>
      </w:tr>
      <w:tr w:rsidRPr="000F7CCE" w:rsidR="00A70FC5" w:rsidTr="3470C491" w14:paraId="2A0C35C7" w14:textId="77777777">
        <w:trPr>
          <w:trHeight w:val="300"/>
        </w:trPr>
        <w:tc>
          <w:tcPr>
            <w:tcW w:w="1155" w:type="dxa"/>
          </w:tcPr>
          <w:p w:rsidRPr="000F7CCE" w:rsidR="00A70FC5" w:rsidP="00A70FC5" w:rsidRDefault="00A70FC5" w14:paraId="157F4016" w14:textId="77777777">
            <w:pPr>
              <w:rPr>
                <w:rFonts w:eastAsiaTheme="minorEastAsia" w:cstheme="minorHAnsi"/>
                <w:color w:val="000000" w:themeColor="text1"/>
                <w:sz w:val="16"/>
                <w:szCs w:val="16"/>
              </w:rPr>
            </w:pPr>
          </w:p>
        </w:tc>
        <w:tc>
          <w:tcPr>
            <w:tcW w:w="1335" w:type="dxa"/>
          </w:tcPr>
          <w:p w:rsidRPr="000F7CCE" w:rsidR="00A70FC5" w:rsidP="00A70FC5" w:rsidRDefault="00A70FC5" w14:paraId="4DCA55F2" w14:textId="77777777">
            <w:pPr>
              <w:rPr>
                <w:rFonts w:eastAsiaTheme="minorEastAsia" w:cstheme="minorHAnsi"/>
                <w:color w:val="000000" w:themeColor="text1"/>
                <w:sz w:val="16"/>
                <w:szCs w:val="16"/>
              </w:rPr>
            </w:pPr>
          </w:p>
        </w:tc>
        <w:tc>
          <w:tcPr>
            <w:tcW w:w="2280" w:type="dxa"/>
          </w:tcPr>
          <w:p w:rsidRPr="000F7CCE" w:rsidR="00A70FC5" w:rsidP="00A70FC5" w:rsidRDefault="00A70FC5" w14:paraId="66500977" w14:textId="65AF6AB4">
            <w:pPr>
              <w:rPr>
                <w:rFonts w:eastAsiaTheme="minorEastAsia" w:cstheme="minorHAnsi"/>
                <w:color w:val="000000" w:themeColor="text1"/>
                <w:sz w:val="16"/>
                <w:szCs w:val="16"/>
              </w:rPr>
            </w:pPr>
            <w:r w:rsidRPr="000F7CCE">
              <w:rPr>
                <w:rFonts w:eastAsia="Arial" w:cstheme="minorHAnsi"/>
                <w:color w:val="000000" w:themeColor="text1"/>
                <w:sz w:val="16"/>
                <w:szCs w:val="16"/>
              </w:rPr>
              <w:t xml:space="preserve">Metering point </w:t>
            </w:r>
            <w:r w:rsidRPr="000F7CCE" w:rsidR="005E591C">
              <w:rPr>
                <w:rFonts w:eastAsia="Arial" w:cstheme="minorHAnsi"/>
                <w:color w:val="000000" w:themeColor="text1"/>
                <w:sz w:val="16"/>
                <w:szCs w:val="16"/>
              </w:rPr>
              <w:t>identifier</w:t>
            </w:r>
          </w:p>
        </w:tc>
        <w:tc>
          <w:tcPr>
            <w:tcW w:w="4580" w:type="dxa"/>
          </w:tcPr>
          <w:p w:rsidRPr="000F7CCE" w:rsidR="00A70FC5" w:rsidP="00A70FC5" w:rsidRDefault="00A70FC5" w14:paraId="2788114B" w14:textId="7CA6A91D">
            <w:pPr>
              <w:rPr>
                <w:rFonts w:eastAsiaTheme="minorEastAsia" w:cstheme="minorHAnsi"/>
                <w:color w:val="000000" w:themeColor="text1"/>
                <w:sz w:val="16"/>
                <w:szCs w:val="16"/>
              </w:rPr>
            </w:pPr>
            <w:r w:rsidRPr="000F7CCE">
              <w:rPr>
                <w:rFonts w:eastAsia="Arial" w:cstheme="minorHAnsi"/>
                <w:color w:val="000000" w:themeColor="text1"/>
                <w:sz w:val="16"/>
                <w:szCs w:val="16"/>
              </w:rPr>
              <w:t>Unique identifier for the metering point.</w:t>
            </w:r>
          </w:p>
        </w:tc>
      </w:tr>
      <w:tr w:rsidRPr="000F7CCE" w:rsidR="00A70FC5" w:rsidTr="3470C491" w14:paraId="20FD149E" w14:textId="77777777">
        <w:trPr>
          <w:trHeight w:val="300"/>
        </w:trPr>
        <w:tc>
          <w:tcPr>
            <w:tcW w:w="1155" w:type="dxa"/>
          </w:tcPr>
          <w:p w:rsidRPr="000F7CCE" w:rsidR="00A70FC5" w:rsidP="00A70FC5" w:rsidRDefault="00A70FC5" w14:paraId="255F3A3E" w14:textId="77777777">
            <w:pPr>
              <w:rPr>
                <w:rFonts w:eastAsiaTheme="minorEastAsia" w:cstheme="minorHAnsi"/>
                <w:color w:val="000000" w:themeColor="text1"/>
                <w:sz w:val="16"/>
                <w:szCs w:val="16"/>
              </w:rPr>
            </w:pPr>
          </w:p>
        </w:tc>
        <w:tc>
          <w:tcPr>
            <w:tcW w:w="1335" w:type="dxa"/>
          </w:tcPr>
          <w:p w:rsidRPr="000F7CCE" w:rsidR="00A70FC5" w:rsidP="00A70FC5" w:rsidRDefault="00A70FC5" w14:paraId="514A30E4" w14:textId="77777777">
            <w:pPr>
              <w:rPr>
                <w:rFonts w:eastAsiaTheme="minorEastAsia" w:cstheme="minorHAnsi"/>
                <w:color w:val="000000" w:themeColor="text1"/>
                <w:sz w:val="16"/>
                <w:szCs w:val="16"/>
              </w:rPr>
            </w:pPr>
          </w:p>
        </w:tc>
        <w:tc>
          <w:tcPr>
            <w:tcW w:w="2280" w:type="dxa"/>
          </w:tcPr>
          <w:p w:rsidRPr="000F7CCE" w:rsidR="00A70FC5" w:rsidP="00A70FC5" w:rsidRDefault="00CC090D" w14:paraId="264288E6" w14:textId="1FFD9E31">
            <w:pPr>
              <w:rPr>
                <w:rFonts w:eastAsiaTheme="minorEastAsia" w:cstheme="minorHAnsi"/>
                <w:color w:val="000000" w:themeColor="text1"/>
                <w:sz w:val="16"/>
                <w:szCs w:val="16"/>
              </w:rPr>
            </w:pPr>
            <w:r w:rsidRPr="000F7CCE">
              <w:rPr>
                <w:rFonts w:eastAsia="Arial" w:cstheme="minorHAnsi"/>
                <w:color w:val="000000" w:themeColor="text1"/>
                <w:sz w:val="16"/>
                <w:szCs w:val="16"/>
              </w:rPr>
              <w:t>Partic</w:t>
            </w:r>
            <w:r w:rsidRPr="000F7CCE" w:rsidR="007F60FD">
              <w:rPr>
                <w:rFonts w:eastAsia="Arial" w:cstheme="minorHAnsi"/>
                <w:color w:val="000000" w:themeColor="text1"/>
                <w:sz w:val="16"/>
                <w:szCs w:val="16"/>
              </w:rPr>
              <w:t>ipation factor</w:t>
            </w:r>
          </w:p>
        </w:tc>
        <w:tc>
          <w:tcPr>
            <w:tcW w:w="4580" w:type="dxa"/>
          </w:tcPr>
          <w:p w:rsidRPr="000F7CCE" w:rsidR="00A70FC5" w:rsidP="00A70FC5" w:rsidRDefault="00254D08" w14:paraId="618AB2E0" w14:textId="5B1A1D92">
            <w:pPr>
              <w:rPr>
                <w:rFonts w:eastAsiaTheme="minorEastAsia" w:cstheme="minorHAnsi"/>
                <w:color w:val="000000" w:themeColor="text1"/>
                <w:sz w:val="16"/>
                <w:szCs w:val="16"/>
              </w:rPr>
            </w:pPr>
            <w:r w:rsidRPr="000F7CCE">
              <w:rPr>
                <w:rFonts w:eastAsia="Arial" w:cstheme="minorHAnsi"/>
                <w:color w:val="000000" w:themeColor="text1"/>
                <w:sz w:val="16"/>
                <w:szCs w:val="16"/>
              </w:rPr>
              <w:t>Participation factor of the final customer in the CESU,</w:t>
            </w:r>
            <w:r w:rsidRPr="000F7CCE" w:rsidR="00A70FC5">
              <w:rPr>
                <w:rFonts w:eastAsia="Arial" w:cstheme="minorHAnsi"/>
                <w:color w:val="000000" w:themeColor="text1"/>
                <w:sz w:val="16"/>
                <w:szCs w:val="16"/>
              </w:rPr>
              <w:t xml:space="preserve"> as a value from 1 to 100, where 100 is the default valu</w:t>
            </w:r>
            <w:r w:rsidRPr="000F7CCE" w:rsidR="00C057D2">
              <w:rPr>
                <w:rFonts w:eastAsia="Arial" w:cstheme="minorHAnsi"/>
                <w:color w:val="000000" w:themeColor="text1"/>
                <w:sz w:val="16"/>
                <w:szCs w:val="16"/>
              </w:rPr>
              <w:t>e</w:t>
            </w:r>
            <w:r w:rsidRPr="000F7CCE" w:rsidR="00A70FC5">
              <w:rPr>
                <w:rFonts w:eastAsia="Arial" w:cstheme="minorHAnsi"/>
                <w:color w:val="000000" w:themeColor="text1"/>
                <w:sz w:val="16"/>
                <w:szCs w:val="16"/>
              </w:rPr>
              <w:t>.</w:t>
            </w:r>
            <w:r w:rsidRPr="000F7CCE" w:rsidR="005D2B82">
              <w:rPr>
                <w:rFonts w:eastAsia="Arial" w:cstheme="minorHAnsi"/>
                <w:color w:val="000000" w:themeColor="text1"/>
                <w:sz w:val="16"/>
                <w:szCs w:val="16"/>
              </w:rPr>
              <w:t xml:space="preserve"> </w:t>
            </w:r>
            <w:r w:rsidRPr="000F7CCE" w:rsidR="007170FA">
              <w:rPr>
                <w:rFonts w:eastAsia="Arial" w:cstheme="minorHAnsi"/>
                <w:color w:val="000000" w:themeColor="text1"/>
                <w:sz w:val="16"/>
                <w:szCs w:val="16"/>
              </w:rPr>
              <w:t>Lower values enable final customer</w:t>
            </w:r>
            <w:r w:rsidRPr="000F7CCE" w:rsidR="0084586B">
              <w:rPr>
                <w:rFonts w:eastAsia="Arial" w:cstheme="minorHAnsi"/>
                <w:color w:val="000000" w:themeColor="text1"/>
                <w:sz w:val="16"/>
                <w:szCs w:val="16"/>
              </w:rPr>
              <w:t>s to participate in more than one CESU.</w:t>
            </w:r>
          </w:p>
        </w:tc>
      </w:tr>
      <w:tr w:rsidRPr="000F7CCE" w:rsidR="0049018E" w:rsidTr="3470C491" w14:paraId="4E90830B" w14:textId="77777777">
        <w:trPr>
          <w:trHeight w:val="300"/>
        </w:trPr>
        <w:tc>
          <w:tcPr>
            <w:tcW w:w="1155" w:type="dxa"/>
          </w:tcPr>
          <w:p w:rsidRPr="000F7CCE" w:rsidR="0049018E" w:rsidP="00A70FC5" w:rsidRDefault="0049018E" w14:paraId="2BF08ED0" w14:textId="77777777">
            <w:pPr>
              <w:rPr>
                <w:rFonts w:eastAsiaTheme="minorEastAsia"/>
                <w:color w:val="000000" w:themeColor="text1"/>
                <w:sz w:val="16"/>
                <w:szCs w:val="16"/>
              </w:rPr>
            </w:pPr>
          </w:p>
        </w:tc>
        <w:tc>
          <w:tcPr>
            <w:tcW w:w="1335" w:type="dxa"/>
          </w:tcPr>
          <w:p w:rsidRPr="000F7CCE" w:rsidR="0049018E" w:rsidP="00A70FC5" w:rsidRDefault="0049018E" w14:paraId="46A38C0B" w14:textId="77777777">
            <w:pPr>
              <w:rPr>
                <w:rFonts w:eastAsiaTheme="minorEastAsia"/>
                <w:color w:val="000000" w:themeColor="text1"/>
                <w:sz w:val="16"/>
                <w:szCs w:val="16"/>
              </w:rPr>
            </w:pPr>
          </w:p>
        </w:tc>
        <w:tc>
          <w:tcPr>
            <w:tcW w:w="2280" w:type="dxa"/>
          </w:tcPr>
          <w:p w:rsidRPr="000F7CCE" w:rsidR="0049018E" w:rsidP="00FF201B" w:rsidRDefault="00B428A9" w14:paraId="0B404A9B" w14:textId="128F360C">
            <w:pPr>
              <w:rPr>
                <w:rFonts w:eastAsiaTheme="minorEastAsia"/>
                <w:color w:val="000000" w:themeColor="text1"/>
                <w:sz w:val="16"/>
                <w:szCs w:val="16"/>
              </w:rPr>
            </w:pPr>
            <w:r w:rsidRPr="000F7CCE">
              <w:rPr>
                <w:rFonts w:eastAsiaTheme="minorEastAsia"/>
                <w:color w:val="000000" w:themeColor="text1"/>
                <w:sz w:val="16"/>
                <w:szCs w:val="16"/>
              </w:rPr>
              <w:t>Allocation factor (optional)</w:t>
            </w:r>
          </w:p>
        </w:tc>
        <w:tc>
          <w:tcPr>
            <w:tcW w:w="4580" w:type="dxa"/>
          </w:tcPr>
          <w:p w:rsidRPr="000F7CCE" w:rsidR="0049018E" w:rsidP="00A70FC5" w:rsidRDefault="002F099C" w14:paraId="3C7AD029" w14:textId="0C836BCE">
            <w:pPr>
              <w:rPr>
                <w:rFonts w:eastAsiaTheme="minorEastAsia"/>
                <w:color w:val="000000" w:themeColor="text1"/>
                <w:sz w:val="16"/>
                <w:szCs w:val="16"/>
              </w:rPr>
            </w:pPr>
            <w:r w:rsidRPr="000F7CCE">
              <w:rPr>
                <w:rFonts w:eastAsiaTheme="minorEastAsia"/>
                <w:color w:val="000000" w:themeColor="text1"/>
                <w:sz w:val="16"/>
                <w:szCs w:val="16"/>
              </w:rPr>
              <w:t>Fixed share of energy allocate</w:t>
            </w:r>
            <w:r w:rsidRPr="000F7CCE" w:rsidR="00E532DE">
              <w:rPr>
                <w:rFonts w:eastAsiaTheme="minorEastAsia"/>
                <w:color w:val="000000" w:themeColor="text1"/>
                <w:sz w:val="16"/>
                <w:szCs w:val="16"/>
              </w:rPr>
              <w:t>d</w:t>
            </w:r>
            <w:r w:rsidRPr="000F7CCE">
              <w:rPr>
                <w:rFonts w:eastAsiaTheme="minorEastAsia"/>
                <w:color w:val="000000" w:themeColor="text1"/>
                <w:sz w:val="16"/>
                <w:szCs w:val="16"/>
              </w:rPr>
              <w:t xml:space="preserve"> to final customer </w:t>
            </w:r>
            <w:r w:rsidRPr="000F7CCE" w:rsidR="00E532DE">
              <w:rPr>
                <w:rFonts w:eastAsiaTheme="minorEastAsia"/>
                <w:color w:val="000000" w:themeColor="text1"/>
                <w:sz w:val="16"/>
                <w:szCs w:val="16"/>
              </w:rPr>
              <w:t>in case of a static energy distribution method of the CESU</w:t>
            </w:r>
            <w:r w:rsidRPr="000F7CCE" w:rsidR="00DB5B05">
              <w:rPr>
                <w:rFonts w:eastAsiaTheme="minorEastAsia"/>
                <w:color w:val="000000" w:themeColor="text1"/>
                <w:sz w:val="16"/>
                <w:szCs w:val="16"/>
              </w:rPr>
              <w:t>. Not relevant in case of dynamic energy sharing distribution method.</w:t>
            </w:r>
          </w:p>
        </w:tc>
      </w:tr>
      <w:tr w:rsidRPr="000F7CCE" w:rsidR="0049018E" w:rsidTr="3470C491" w14:paraId="00A08F50" w14:textId="77777777">
        <w:trPr>
          <w:trHeight w:val="300"/>
        </w:trPr>
        <w:tc>
          <w:tcPr>
            <w:tcW w:w="1155" w:type="dxa"/>
          </w:tcPr>
          <w:p w:rsidRPr="000F7CCE" w:rsidR="0049018E" w:rsidP="00A70FC5" w:rsidRDefault="0049018E" w14:paraId="494E0671" w14:textId="77777777">
            <w:pPr>
              <w:rPr>
                <w:rFonts w:eastAsiaTheme="minorEastAsia"/>
                <w:color w:val="000000" w:themeColor="text1"/>
                <w:sz w:val="16"/>
                <w:szCs w:val="16"/>
              </w:rPr>
            </w:pPr>
          </w:p>
        </w:tc>
        <w:tc>
          <w:tcPr>
            <w:tcW w:w="1335" w:type="dxa"/>
          </w:tcPr>
          <w:p w:rsidRPr="000F7CCE" w:rsidR="0049018E" w:rsidP="00A70FC5" w:rsidRDefault="0049018E" w14:paraId="515A032D" w14:textId="77777777">
            <w:pPr>
              <w:rPr>
                <w:rFonts w:eastAsiaTheme="minorEastAsia"/>
                <w:color w:val="000000" w:themeColor="text1"/>
                <w:sz w:val="16"/>
                <w:szCs w:val="16"/>
              </w:rPr>
            </w:pPr>
          </w:p>
        </w:tc>
        <w:tc>
          <w:tcPr>
            <w:tcW w:w="2280" w:type="dxa"/>
          </w:tcPr>
          <w:p w:rsidRPr="000F7CCE" w:rsidR="0049018E" w:rsidP="00FF201B" w:rsidRDefault="00112610" w14:paraId="0538C54B" w14:textId="432E6BA2">
            <w:pPr>
              <w:rPr>
                <w:rFonts w:eastAsiaTheme="minorEastAsia"/>
                <w:color w:val="000000" w:themeColor="text1"/>
                <w:sz w:val="16"/>
                <w:szCs w:val="16"/>
              </w:rPr>
            </w:pPr>
            <w:r w:rsidRPr="000F7CCE">
              <w:rPr>
                <w:rFonts w:eastAsiaTheme="minorEastAsia"/>
                <w:color w:val="000000" w:themeColor="text1"/>
                <w:sz w:val="16"/>
                <w:szCs w:val="16"/>
              </w:rPr>
              <w:t>Metered data specification</w:t>
            </w:r>
          </w:p>
        </w:tc>
        <w:tc>
          <w:tcPr>
            <w:tcW w:w="4580" w:type="dxa"/>
          </w:tcPr>
          <w:p w:rsidRPr="000F7CCE" w:rsidR="0049018E" w:rsidP="00A70FC5" w:rsidRDefault="005E4ACD" w14:paraId="6DF58FF5" w14:textId="284D91D9">
            <w:pPr>
              <w:rPr>
                <w:rFonts w:eastAsiaTheme="minorEastAsia"/>
                <w:color w:val="000000" w:themeColor="text1"/>
                <w:sz w:val="16"/>
                <w:szCs w:val="16"/>
              </w:rPr>
            </w:pPr>
            <w:r w:rsidRPr="000F7CCE">
              <w:rPr>
                <w:rFonts w:eastAsiaTheme="minorEastAsia"/>
                <w:color w:val="000000" w:themeColor="text1"/>
                <w:sz w:val="16"/>
                <w:szCs w:val="16"/>
              </w:rPr>
              <w:t>Information object F – Metered data specification</w:t>
            </w:r>
          </w:p>
        </w:tc>
      </w:tr>
      <w:tr w:rsidRPr="000F7CCE" w:rsidR="0049018E" w:rsidTr="3470C491" w14:paraId="4F81384F" w14:textId="77777777">
        <w:trPr>
          <w:trHeight w:val="300"/>
        </w:trPr>
        <w:tc>
          <w:tcPr>
            <w:tcW w:w="1155" w:type="dxa"/>
          </w:tcPr>
          <w:p w:rsidRPr="000F7CCE" w:rsidR="0049018E" w:rsidP="00A70FC5" w:rsidRDefault="0049018E" w14:paraId="43CD96F7" w14:textId="77777777">
            <w:pPr>
              <w:rPr>
                <w:rFonts w:eastAsiaTheme="minorEastAsia"/>
                <w:color w:val="000000" w:themeColor="text1"/>
                <w:sz w:val="16"/>
                <w:szCs w:val="16"/>
              </w:rPr>
            </w:pPr>
          </w:p>
        </w:tc>
        <w:tc>
          <w:tcPr>
            <w:tcW w:w="1335" w:type="dxa"/>
          </w:tcPr>
          <w:p w:rsidRPr="000F7CCE" w:rsidR="0049018E" w:rsidP="00A70FC5" w:rsidRDefault="0049018E" w14:paraId="4125628A" w14:textId="77777777">
            <w:pPr>
              <w:rPr>
                <w:rFonts w:eastAsiaTheme="minorEastAsia"/>
                <w:color w:val="000000" w:themeColor="text1"/>
                <w:sz w:val="16"/>
                <w:szCs w:val="16"/>
              </w:rPr>
            </w:pPr>
          </w:p>
        </w:tc>
        <w:tc>
          <w:tcPr>
            <w:tcW w:w="2280" w:type="dxa"/>
          </w:tcPr>
          <w:p w:rsidRPr="000F7CCE" w:rsidR="0049018E" w:rsidP="00FF201B" w:rsidRDefault="00D1570B" w14:paraId="524215AF" w14:textId="14AD9FB2">
            <w:pPr>
              <w:rPr>
                <w:rFonts w:eastAsiaTheme="minorEastAsia"/>
                <w:color w:val="000000" w:themeColor="text1"/>
                <w:sz w:val="16"/>
                <w:szCs w:val="16"/>
              </w:rPr>
            </w:pPr>
            <w:r w:rsidRPr="000F7CCE">
              <w:rPr>
                <w:rFonts w:eastAsiaTheme="minorEastAsia"/>
                <w:color w:val="000000" w:themeColor="text1"/>
                <w:sz w:val="16"/>
                <w:szCs w:val="16"/>
              </w:rPr>
              <w:t>Purpose</w:t>
            </w:r>
          </w:p>
        </w:tc>
        <w:tc>
          <w:tcPr>
            <w:tcW w:w="4580" w:type="dxa"/>
          </w:tcPr>
          <w:p w:rsidRPr="000F7CCE" w:rsidR="008F1A21" w:rsidP="008F1A21" w:rsidRDefault="008F1A21" w14:paraId="2A60B390" w14:textId="77777777">
            <w:pPr>
              <w:rPr>
                <w:rFonts w:eastAsiaTheme="minorEastAsia"/>
                <w:color w:val="000000" w:themeColor="text1"/>
                <w:sz w:val="16"/>
                <w:szCs w:val="16"/>
              </w:rPr>
            </w:pPr>
            <w:r w:rsidRPr="000F7CCE">
              <w:rPr>
                <w:rFonts w:eastAsiaTheme="minorEastAsia"/>
                <w:color w:val="000000" w:themeColor="text1"/>
                <w:sz w:val="16"/>
                <w:szCs w:val="16"/>
              </w:rPr>
              <w:t>The specified, explicit and legitimate purpose for which</w:t>
            </w:r>
          </w:p>
          <w:p w:rsidRPr="000F7CCE" w:rsidR="0049018E" w:rsidP="008F1A21" w:rsidRDefault="008F1A21" w14:paraId="4C46B456" w14:textId="639F32B6">
            <w:pPr>
              <w:rPr>
                <w:rFonts w:eastAsiaTheme="minorEastAsia"/>
                <w:color w:val="000000" w:themeColor="text1"/>
                <w:sz w:val="16"/>
                <w:szCs w:val="16"/>
              </w:rPr>
            </w:pPr>
            <w:r w:rsidRPr="000F7CCE">
              <w:rPr>
                <w:rFonts w:eastAsiaTheme="minorEastAsia"/>
                <w:color w:val="000000" w:themeColor="text1"/>
                <w:sz w:val="16"/>
                <w:szCs w:val="16"/>
              </w:rPr>
              <w:t>the eligible party intends to process the data. For non- personal data this is optional.</w:t>
            </w:r>
          </w:p>
        </w:tc>
      </w:tr>
      <w:tr w:rsidRPr="000F7CCE" w:rsidR="00391261" w:rsidTr="3470C491" w14:paraId="09797342" w14:textId="77777777">
        <w:trPr>
          <w:trHeight w:val="300"/>
        </w:trPr>
        <w:tc>
          <w:tcPr>
            <w:tcW w:w="1155" w:type="dxa"/>
          </w:tcPr>
          <w:p w:rsidRPr="000F7CCE" w:rsidR="00391261" w:rsidP="00A70FC5" w:rsidRDefault="00391261" w14:paraId="13E7C789" w14:textId="77777777">
            <w:pPr>
              <w:rPr>
                <w:rFonts w:eastAsiaTheme="minorEastAsia"/>
                <w:color w:val="000000" w:themeColor="text1"/>
                <w:sz w:val="16"/>
                <w:szCs w:val="16"/>
              </w:rPr>
            </w:pPr>
          </w:p>
        </w:tc>
        <w:tc>
          <w:tcPr>
            <w:tcW w:w="1335" w:type="dxa"/>
          </w:tcPr>
          <w:p w:rsidRPr="000F7CCE" w:rsidR="00391261" w:rsidP="00A70FC5" w:rsidRDefault="00391261" w14:paraId="3DDE8C51" w14:textId="77777777">
            <w:pPr>
              <w:rPr>
                <w:rFonts w:eastAsiaTheme="minorEastAsia"/>
                <w:color w:val="000000" w:themeColor="text1"/>
                <w:sz w:val="16"/>
                <w:szCs w:val="16"/>
              </w:rPr>
            </w:pPr>
          </w:p>
        </w:tc>
        <w:tc>
          <w:tcPr>
            <w:tcW w:w="2280" w:type="dxa"/>
          </w:tcPr>
          <w:p w:rsidRPr="000F7CCE" w:rsidR="00391261" w:rsidP="00FF201B" w:rsidRDefault="00391261" w14:paraId="1DB9C616" w14:textId="56338ACC">
            <w:pPr>
              <w:rPr>
                <w:rFonts w:eastAsiaTheme="minorEastAsia"/>
                <w:color w:val="000000" w:themeColor="text1"/>
                <w:sz w:val="16"/>
                <w:szCs w:val="16"/>
              </w:rPr>
            </w:pPr>
            <w:r w:rsidRPr="000F7CCE">
              <w:rPr>
                <w:rFonts w:eastAsiaTheme="minorEastAsia"/>
                <w:color w:val="000000" w:themeColor="text1"/>
                <w:sz w:val="16"/>
                <w:szCs w:val="16"/>
              </w:rPr>
              <w:t>Transmission schedule</w:t>
            </w:r>
          </w:p>
        </w:tc>
        <w:tc>
          <w:tcPr>
            <w:tcW w:w="4580" w:type="dxa"/>
          </w:tcPr>
          <w:p w:rsidRPr="000F7CCE" w:rsidR="00391261" w:rsidP="00391261" w:rsidRDefault="00391261" w14:paraId="7AF0F87B" w14:textId="1CF0AC1C">
            <w:pPr>
              <w:rPr>
                <w:rFonts w:eastAsiaTheme="minorEastAsia"/>
                <w:color w:val="000000" w:themeColor="text1"/>
                <w:sz w:val="16"/>
                <w:szCs w:val="16"/>
              </w:rPr>
            </w:pPr>
            <w:r w:rsidRPr="000F7CCE">
              <w:rPr>
                <w:rFonts w:eastAsiaTheme="minorEastAsia"/>
                <w:color w:val="000000" w:themeColor="text1"/>
                <w:sz w:val="16"/>
                <w:szCs w:val="16"/>
              </w:rPr>
              <w:t xml:space="preserve">For future </w:t>
            </w:r>
            <w:r w:rsidRPr="000F7CCE" w:rsidR="00C97B34">
              <w:rPr>
                <w:rFonts w:eastAsiaTheme="minorEastAsia"/>
                <w:color w:val="000000" w:themeColor="text1"/>
                <w:sz w:val="16"/>
                <w:szCs w:val="16"/>
              </w:rPr>
              <w:t xml:space="preserve">metering </w:t>
            </w:r>
            <w:r w:rsidRPr="000F7CCE">
              <w:rPr>
                <w:rFonts w:eastAsiaTheme="minorEastAsia"/>
                <w:color w:val="000000" w:themeColor="text1"/>
                <w:sz w:val="16"/>
                <w:szCs w:val="16"/>
              </w:rPr>
              <w:t>data covered by the permission, but not available at the time the permission is established, the periodicity - when and how often - data packages are to be made available where applicable.</w:t>
            </w:r>
          </w:p>
        </w:tc>
      </w:tr>
      <w:tr w:rsidRPr="000F7CCE" w:rsidR="0049018E" w:rsidTr="3470C491" w14:paraId="09C9B68E" w14:textId="77777777">
        <w:trPr>
          <w:trHeight w:val="300"/>
        </w:trPr>
        <w:tc>
          <w:tcPr>
            <w:tcW w:w="1155" w:type="dxa"/>
          </w:tcPr>
          <w:p w:rsidRPr="000F7CCE" w:rsidR="0049018E" w:rsidP="00A70FC5" w:rsidRDefault="0049018E" w14:paraId="0F18AE28" w14:textId="77777777">
            <w:pPr>
              <w:rPr>
                <w:rFonts w:eastAsiaTheme="minorEastAsia"/>
                <w:color w:val="000000" w:themeColor="text1"/>
                <w:sz w:val="16"/>
                <w:szCs w:val="16"/>
              </w:rPr>
            </w:pPr>
          </w:p>
        </w:tc>
        <w:tc>
          <w:tcPr>
            <w:tcW w:w="1335" w:type="dxa"/>
          </w:tcPr>
          <w:p w:rsidRPr="000F7CCE" w:rsidR="0049018E" w:rsidP="00A70FC5" w:rsidRDefault="0049018E" w14:paraId="40DE00BC" w14:textId="77777777">
            <w:pPr>
              <w:rPr>
                <w:rFonts w:eastAsiaTheme="minorEastAsia"/>
                <w:color w:val="000000" w:themeColor="text1"/>
                <w:sz w:val="16"/>
                <w:szCs w:val="16"/>
              </w:rPr>
            </w:pPr>
          </w:p>
        </w:tc>
        <w:tc>
          <w:tcPr>
            <w:tcW w:w="2280" w:type="dxa"/>
          </w:tcPr>
          <w:p w:rsidRPr="000F7CCE" w:rsidR="0049018E" w:rsidP="00FF201B" w:rsidRDefault="00527549" w14:paraId="1FCEFBB9" w14:textId="3EB83E9A">
            <w:pPr>
              <w:rPr>
                <w:rFonts w:eastAsiaTheme="minorEastAsia"/>
                <w:color w:val="000000" w:themeColor="text1"/>
                <w:sz w:val="16"/>
                <w:szCs w:val="16"/>
              </w:rPr>
            </w:pPr>
            <w:r w:rsidRPr="000F7CCE">
              <w:rPr>
                <w:rFonts w:eastAsiaTheme="minorEastAsia"/>
                <w:color w:val="000000" w:themeColor="text1"/>
                <w:sz w:val="16"/>
                <w:szCs w:val="16"/>
              </w:rPr>
              <w:t xml:space="preserve">Permission maximum </w:t>
            </w:r>
            <w:r w:rsidRPr="000F7CCE" w:rsidR="000F3562">
              <w:rPr>
                <w:rFonts w:eastAsiaTheme="minorEastAsia"/>
                <w:color w:val="000000" w:themeColor="text1"/>
                <w:sz w:val="16"/>
                <w:szCs w:val="16"/>
              </w:rPr>
              <w:t>lifetime (optional)</w:t>
            </w:r>
          </w:p>
        </w:tc>
        <w:tc>
          <w:tcPr>
            <w:tcW w:w="4580" w:type="dxa"/>
          </w:tcPr>
          <w:p w:rsidRPr="000F7CCE" w:rsidR="000F3562" w:rsidP="000F3562" w:rsidRDefault="000F3562" w14:paraId="21ED5FD5" w14:textId="3674EBAF">
            <w:pPr>
              <w:rPr>
                <w:rFonts w:eastAsiaTheme="minorEastAsia"/>
                <w:color w:val="000000" w:themeColor="text1"/>
                <w:sz w:val="16"/>
                <w:szCs w:val="16"/>
              </w:rPr>
            </w:pPr>
            <w:r w:rsidRPr="000F7CCE">
              <w:rPr>
                <w:rFonts w:eastAsiaTheme="minorEastAsia"/>
                <w:color w:val="000000" w:themeColor="text1"/>
                <w:sz w:val="16"/>
                <w:szCs w:val="16"/>
              </w:rPr>
              <w:t xml:space="preserve">The timestamp after which the </w:t>
            </w:r>
            <w:r w:rsidRPr="000F7CCE" w:rsidR="008552E3">
              <w:rPr>
                <w:rFonts w:eastAsiaTheme="minorEastAsia"/>
                <w:color w:val="000000" w:themeColor="text1"/>
                <w:sz w:val="16"/>
                <w:szCs w:val="16"/>
              </w:rPr>
              <w:t>CESU operator</w:t>
            </w:r>
            <w:r w:rsidRPr="000F7CCE">
              <w:rPr>
                <w:rFonts w:eastAsiaTheme="minorEastAsia"/>
                <w:color w:val="000000" w:themeColor="text1"/>
                <w:sz w:val="16"/>
                <w:szCs w:val="16"/>
              </w:rPr>
              <w:t xml:space="preserve"> has to</w:t>
            </w:r>
          </w:p>
          <w:p w:rsidRPr="000F7CCE" w:rsidR="0049018E" w:rsidP="000F3562" w:rsidRDefault="000F3562" w14:paraId="629BB05C" w14:textId="6E11480C">
            <w:pPr>
              <w:rPr>
                <w:rFonts w:eastAsiaTheme="minorEastAsia"/>
                <w:color w:val="000000" w:themeColor="text1"/>
                <w:sz w:val="16"/>
                <w:szCs w:val="16"/>
              </w:rPr>
            </w:pPr>
            <w:r w:rsidRPr="000F7CCE">
              <w:rPr>
                <w:rFonts w:eastAsiaTheme="minorEastAsia"/>
                <w:color w:val="000000" w:themeColor="text1"/>
                <w:sz w:val="16"/>
                <w:szCs w:val="16"/>
              </w:rPr>
              <w:t xml:space="preserve">consider the permission as expired or revoked, even if the processing purpose is not fulfilled by then. If specified, </w:t>
            </w:r>
            <w:r w:rsidRPr="000F7CCE" w:rsidR="00F85E41">
              <w:rPr>
                <w:rFonts w:eastAsiaTheme="minorEastAsia"/>
                <w:color w:val="000000" w:themeColor="text1"/>
                <w:sz w:val="16"/>
                <w:szCs w:val="16"/>
              </w:rPr>
              <w:t>the value can not be different from the “</w:t>
            </w:r>
            <w:r w:rsidRPr="000F7CCE" w:rsidR="00F85E41">
              <w:rPr>
                <w:rFonts w:eastAsia="Arial" w:cstheme="minorHAnsi"/>
                <w:color w:val="000000" w:themeColor="text1"/>
                <w:sz w:val="16"/>
                <w:szCs w:val="16"/>
              </w:rPr>
              <w:t xml:space="preserve">Reading end timestamp” </w:t>
            </w:r>
            <w:r w:rsidRPr="000F7CCE" w:rsidR="00324A5F">
              <w:rPr>
                <w:rFonts w:eastAsia="Arial" w:cstheme="minorHAnsi"/>
                <w:color w:val="000000" w:themeColor="text1"/>
                <w:sz w:val="16"/>
                <w:szCs w:val="16"/>
              </w:rPr>
              <w:t>of the</w:t>
            </w:r>
            <w:r w:rsidRPr="000F7CCE" w:rsidR="00F85E41">
              <w:rPr>
                <w:rFonts w:eastAsia="Arial" w:cstheme="minorHAnsi"/>
                <w:color w:val="000000" w:themeColor="text1"/>
                <w:sz w:val="16"/>
                <w:szCs w:val="16"/>
              </w:rPr>
              <w:t xml:space="preserve"> metered data specification object</w:t>
            </w:r>
            <w:r w:rsidRPr="000F7CCE" w:rsidR="00324A5F">
              <w:rPr>
                <w:rFonts w:eastAsia="Arial" w:cstheme="minorHAnsi"/>
                <w:color w:val="000000" w:themeColor="text1"/>
                <w:sz w:val="16"/>
                <w:szCs w:val="16"/>
              </w:rPr>
              <w:t>.</w:t>
            </w:r>
          </w:p>
        </w:tc>
      </w:tr>
      <w:tr w:rsidRPr="000F7CCE" w:rsidR="0049018E" w:rsidTr="3470C491" w14:paraId="6BA4DC78" w14:textId="77777777">
        <w:trPr>
          <w:trHeight w:val="300"/>
        </w:trPr>
        <w:tc>
          <w:tcPr>
            <w:tcW w:w="1155" w:type="dxa"/>
          </w:tcPr>
          <w:p w:rsidRPr="000F7CCE" w:rsidR="0049018E" w:rsidP="00A70FC5" w:rsidRDefault="006103BD" w14:paraId="13D15F0B" w14:textId="129B724A">
            <w:pPr>
              <w:rPr>
                <w:rFonts w:eastAsiaTheme="minorEastAsia"/>
                <w:color w:val="000000" w:themeColor="text1"/>
                <w:sz w:val="16"/>
                <w:szCs w:val="16"/>
              </w:rPr>
            </w:pPr>
            <w:r w:rsidRPr="000F7CCE">
              <w:rPr>
                <w:rFonts w:eastAsiaTheme="minorEastAsia"/>
                <w:color w:val="000000" w:themeColor="text1"/>
                <w:sz w:val="16"/>
                <w:szCs w:val="16"/>
              </w:rPr>
              <w:t>H</w:t>
            </w:r>
          </w:p>
        </w:tc>
        <w:tc>
          <w:tcPr>
            <w:tcW w:w="1335" w:type="dxa"/>
          </w:tcPr>
          <w:p w:rsidRPr="000F7CCE" w:rsidR="0049018E" w:rsidP="00A70FC5" w:rsidRDefault="006103BD" w14:paraId="6237D487" w14:textId="2DA637C4">
            <w:pPr>
              <w:rPr>
                <w:rFonts w:eastAsiaTheme="minorEastAsia"/>
                <w:color w:val="000000" w:themeColor="text1"/>
                <w:sz w:val="16"/>
                <w:szCs w:val="16"/>
              </w:rPr>
            </w:pPr>
            <w:r w:rsidRPr="000F7CCE">
              <w:rPr>
                <w:rFonts w:eastAsiaTheme="minorEastAsia"/>
                <w:color w:val="000000" w:themeColor="text1"/>
                <w:sz w:val="16"/>
                <w:szCs w:val="16"/>
              </w:rPr>
              <w:t>Basic permission information</w:t>
            </w:r>
          </w:p>
        </w:tc>
        <w:tc>
          <w:tcPr>
            <w:tcW w:w="2280" w:type="dxa"/>
          </w:tcPr>
          <w:p w:rsidRPr="000F7CCE" w:rsidR="0049018E" w:rsidP="00FF201B" w:rsidRDefault="009629BB" w14:paraId="12E12D57" w14:textId="55491364">
            <w:pPr>
              <w:rPr>
                <w:rFonts w:eastAsiaTheme="minorEastAsia"/>
                <w:color w:val="000000" w:themeColor="text1"/>
                <w:sz w:val="16"/>
                <w:szCs w:val="16"/>
              </w:rPr>
            </w:pPr>
            <w:r w:rsidRPr="000F7CCE">
              <w:rPr>
                <w:rFonts w:eastAsiaTheme="minorEastAsia"/>
                <w:color w:val="000000" w:themeColor="text1"/>
                <w:sz w:val="16"/>
                <w:szCs w:val="16"/>
              </w:rPr>
              <w:t>Final customer</w:t>
            </w:r>
          </w:p>
        </w:tc>
        <w:tc>
          <w:tcPr>
            <w:tcW w:w="4580" w:type="dxa"/>
          </w:tcPr>
          <w:p w:rsidRPr="000F7CCE" w:rsidR="0049018E" w:rsidP="00A70FC5" w:rsidRDefault="009629BB" w14:paraId="63952477" w14:textId="2CB9C807">
            <w:pPr>
              <w:rPr>
                <w:rFonts w:eastAsiaTheme="minorEastAsia"/>
                <w:color w:val="000000" w:themeColor="text1"/>
                <w:sz w:val="16"/>
                <w:szCs w:val="16"/>
              </w:rPr>
            </w:pPr>
            <w:r w:rsidRPr="000F7CCE">
              <w:rPr>
                <w:rFonts w:eastAsiaTheme="minorEastAsia"/>
                <w:color w:val="000000" w:themeColor="text1"/>
                <w:sz w:val="16"/>
                <w:szCs w:val="16"/>
              </w:rPr>
              <w:t>Final customer that has given the permission.</w:t>
            </w:r>
          </w:p>
        </w:tc>
      </w:tr>
      <w:tr w:rsidRPr="000F7CCE" w:rsidR="007421C7" w:rsidTr="3470C491" w14:paraId="4E86318C" w14:textId="77777777">
        <w:trPr>
          <w:trHeight w:val="300"/>
        </w:trPr>
        <w:tc>
          <w:tcPr>
            <w:tcW w:w="1155" w:type="dxa"/>
          </w:tcPr>
          <w:p w:rsidRPr="000F7CCE" w:rsidR="007421C7" w:rsidP="00A70FC5" w:rsidRDefault="007421C7" w14:paraId="18FA950A" w14:textId="77777777">
            <w:pPr>
              <w:rPr>
                <w:rFonts w:eastAsiaTheme="minorEastAsia"/>
                <w:color w:val="000000" w:themeColor="text1"/>
                <w:sz w:val="16"/>
                <w:szCs w:val="16"/>
              </w:rPr>
            </w:pPr>
          </w:p>
        </w:tc>
        <w:tc>
          <w:tcPr>
            <w:tcW w:w="1335" w:type="dxa"/>
          </w:tcPr>
          <w:p w:rsidRPr="000F7CCE" w:rsidR="007421C7" w:rsidP="00A70FC5" w:rsidRDefault="007421C7" w14:paraId="60344EB6" w14:textId="77777777">
            <w:pPr>
              <w:rPr>
                <w:rFonts w:eastAsiaTheme="minorEastAsia"/>
                <w:color w:val="000000" w:themeColor="text1"/>
                <w:sz w:val="16"/>
                <w:szCs w:val="16"/>
              </w:rPr>
            </w:pPr>
          </w:p>
        </w:tc>
        <w:tc>
          <w:tcPr>
            <w:tcW w:w="2280" w:type="dxa"/>
          </w:tcPr>
          <w:p w:rsidRPr="000F7CCE" w:rsidR="007421C7" w:rsidP="00FF201B" w:rsidRDefault="009629BB" w14:paraId="51BC9128" w14:textId="0F26BD07">
            <w:pPr>
              <w:rPr>
                <w:rFonts w:eastAsiaTheme="minorEastAsia"/>
                <w:color w:val="000000" w:themeColor="text1"/>
                <w:sz w:val="16"/>
                <w:szCs w:val="16"/>
              </w:rPr>
            </w:pPr>
            <w:r w:rsidRPr="000F7CCE">
              <w:rPr>
                <w:rFonts w:eastAsiaTheme="minorEastAsia"/>
                <w:color w:val="000000" w:themeColor="text1"/>
                <w:sz w:val="16"/>
                <w:szCs w:val="16"/>
              </w:rPr>
              <w:t>Preset permission information</w:t>
            </w:r>
          </w:p>
        </w:tc>
        <w:tc>
          <w:tcPr>
            <w:tcW w:w="4580" w:type="dxa"/>
          </w:tcPr>
          <w:p w:rsidRPr="000F7CCE" w:rsidR="007421C7" w:rsidP="00A70FC5" w:rsidRDefault="009629BB" w14:paraId="4A197ABB" w14:textId="26330865">
            <w:pPr>
              <w:rPr>
                <w:rFonts w:eastAsiaTheme="minorEastAsia"/>
                <w:color w:val="000000" w:themeColor="text1"/>
                <w:sz w:val="16"/>
                <w:szCs w:val="16"/>
              </w:rPr>
            </w:pPr>
            <w:r w:rsidRPr="000F7CCE">
              <w:rPr>
                <w:rFonts w:eastAsiaTheme="minorEastAsia"/>
                <w:color w:val="000000" w:themeColor="text1"/>
                <w:sz w:val="16"/>
                <w:szCs w:val="16"/>
              </w:rPr>
              <w:t>Information object G – Preset permission information</w:t>
            </w:r>
          </w:p>
        </w:tc>
      </w:tr>
      <w:tr w:rsidRPr="000F7CCE" w:rsidR="007421C7" w:rsidTr="3470C491" w14:paraId="55A0CCEE" w14:textId="77777777">
        <w:trPr>
          <w:trHeight w:val="300"/>
        </w:trPr>
        <w:tc>
          <w:tcPr>
            <w:tcW w:w="1155" w:type="dxa"/>
          </w:tcPr>
          <w:p w:rsidRPr="000F7CCE" w:rsidR="007421C7" w:rsidP="00A70FC5" w:rsidRDefault="00503473" w14:paraId="5D86A897" w14:textId="56BCE903">
            <w:pPr>
              <w:rPr>
                <w:rFonts w:eastAsiaTheme="minorEastAsia"/>
                <w:color w:val="000000" w:themeColor="text1"/>
                <w:sz w:val="16"/>
                <w:szCs w:val="16"/>
              </w:rPr>
            </w:pPr>
            <w:r w:rsidRPr="000F7CCE">
              <w:rPr>
                <w:rFonts w:eastAsiaTheme="minorEastAsia"/>
                <w:color w:val="000000" w:themeColor="text1"/>
                <w:sz w:val="16"/>
                <w:szCs w:val="16"/>
              </w:rPr>
              <w:t>I</w:t>
            </w:r>
          </w:p>
        </w:tc>
        <w:tc>
          <w:tcPr>
            <w:tcW w:w="1335" w:type="dxa"/>
          </w:tcPr>
          <w:p w:rsidRPr="000F7CCE" w:rsidR="007421C7" w:rsidP="00A70FC5" w:rsidRDefault="00503473" w14:paraId="11FE841F" w14:textId="7D9DC9C3">
            <w:pPr>
              <w:rPr>
                <w:rFonts w:eastAsiaTheme="minorEastAsia"/>
                <w:color w:val="000000" w:themeColor="text1"/>
                <w:sz w:val="16"/>
                <w:szCs w:val="16"/>
              </w:rPr>
            </w:pPr>
            <w:r w:rsidRPr="000F7CCE">
              <w:rPr>
                <w:rFonts w:eastAsiaTheme="minorEastAsia"/>
                <w:color w:val="000000" w:themeColor="text1"/>
                <w:sz w:val="16"/>
                <w:szCs w:val="16"/>
              </w:rPr>
              <w:t>Established permission</w:t>
            </w:r>
            <w:r w:rsidRPr="000F7CCE" w:rsidR="00C675B2">
              <w:rPr>
                <w:rFonts w:eastAsiaTheme="minorEastAsia"/>
                <w:color w:val="000000" w:themeColor="text1"/>
                <w:sz w:val="16"/>
                <w:szCs w:val="16"/>
              </w:rPr>
              <w:t xml:space="preserve"> information</w:t>
            </w:r>
          </w:p>
        </w:tc>
        <w:tc>
          <w:tcPr>
            <w:tcW w:w="2280" w:type="dxa"/>
          </w:tcPr>
          <w:p w:rsidRPr="000F7CCE" w:rsidR="007421C7" w:rsidP="00FF201B" w:rsidRDefault="00C675B2" w14:paraId="6C1F55E0" w14:textId="76B6A473">
            <w:pPr>
              <w:rPr>
                <w:rFonts w:eastAsiaTheme="minorEastAsia"/>
                <w:color w:val="000000" w:themeColor="text1"/>
                <w:sz w:val="16"/>
                <w:szCs w:val="16"/>
              </w:rPr>
            </w:pPr>
            <w:r w:rsidRPr="000F7CCE">
              <w:rPr>
                <w:rFonts w:eastAsiaTheme="minorEastAsia"/>
                <w:color w:val="000000" w:themeColor="text1"/>
                <w:sz w:val="16"/>
                <w:szCs w:val="16"/>
              </w:rPr>
              <w:t>Permission identifier</w:t>
            </w:r>
          </w:p>
        </w:tc>
        <w:tc>
          <w:tcPr>
            <w:tcW w:w="4580" w:type="dxa"/>
          </w:tcPr>
          <w:p w:rsidRPr="000F7CCE" w:rsidR="007421C7" w:rsidP="00A70FC5" w:rsidRDefault="00E30575" w14:paraId="092E708F" w14:textId="548F3DF4">
            <w:pPr>
              <w:rPr>
                <w:rFonts w:eastAsiaTheme="minorEastAsia"/>
                <w:color w:val="000000" w:themeColor="text1"/>
                <w:sz w:val="16"/>
                <w:szCs w:val="16"/>
              </w:rPr>
            </w:pPr>
            <w:r w:rsidRPr="000F7CCE">
              <w:rPr>
                <w:rFonts w:eastAsiaTheme="minorEastAsia"/>
                <w:color w:val="000000" w:themeColor="text1"/>
                <w:sz w:val="16"/>
                <w:szCs w:val="16"/>
              </w:rPr>
              <w:t>A unique identifier of the permission.</w:t>
            </w:r>
          </w:p>
        </w:tc>
      </w:tr>
      <w:tr w:rsidRPr="000F7CCE" w:rsidR="007421C7" w:rsidTr="3470C491" w14:paraId="68E8625F" w14:textId="77777777">
        <w:trPr>
          <w:trHeight w:val="300"/>
        </w:trPr>
        <w:tc>
          <w:tcPr>
            <w:tcW w:w="1155" w:type="dxa"/>
          </w:tcPr>
          <w:p w:rsidRPr="000F7CCE" w:rsidR="007421C7" w:rsidP="00A70FC5" w:rsidRDefault="007421C7" w14:paraId="4A283487" w14:textId="77777777">
            <w:pPr>
              <w:rPr>
                <w:rFonts w:eastAsiaTheme="minorEastAsia"/>
                <w:color w:val="000000" w:themeColor="text1"/>
                <w:sz w:val="16"/>
                <w:szCs w:val="16"/>
              </w:rPr>
            </w:pPr>
          </w:p>
        </w:tc>
        <w:tc>
          <w:tcPr>
            <w:tcW w:w="1335" w:type="dxa"/>
          </w:tcPr>
          <w:p w:rsidRPr="000F7CCE" w:rsidR="007421C7" w:rsidP="00A70FC5" w:rsidRDefault="007421C7" w14:paraId="037402A0" w14:textId="77777777">
            <w:pPr>
              <w:rPr>
                <w:rFonts w:eastAsiaTheme="minorEastAsia"/>
                <w:color w:val="000000" w:themeColor="text1"/>
                <w:sz w:val="16"/>
                <w:szCs w:val="16"/>
              </w:rPr>
            </w:pPr>
          </w:p>
        </w:tc>
        <w:tc>
          <w:tcPr>
            <w:tcW w:w="2280" w:type="dxa"/>
          </w:tcPr>
          <w:p w:rsidRPr="000F7CCE" w:rsidR="007421C7" w:rsidP="0003622F" w:rsidRDefault="0003622F" w14:paraId="149576F7" w14:textId="7065CDC0">
            <w:pPr>
              <w:rPr>
                <w:rFonts w:eastAsiaTheme="minorEastAsia"/>
                <w:color w:val="000000" w:themeColor="text1"/>
                <w:sz w:val="16"/>
                <w:szCs w:val="16"/>
              </w:rPr>
            </w:pPr>
            <w:r w:rsidRPr="000F7CCE">
              <w:rPr>
                <w:rFonts w:eastAsiaTheme="minorEastAsia"/>
                <w:color w:val="000000" w:themeColor="text1"/>
                <w:sz w:val="16"/>
                <w:szCs w:val="16"/>
              </w:rPr>
              <w:t>Creation timestamp</w:t>
            </w:r>
          </w:p>
        </w:tc>
        <w:tc>
          <w:tcPr>
            <w:tcW w:w="4580" w:type="dxa"/>
          </w:tcPr>
          <w:p w:rsidRPr="000F7CCE" w:rsidR="0003622F" w:rsidP="0003622F" w:rsidRDefault="0003622F" w14:paraId="400F06B5" w14:textId="77777777">
            <w:pPr>
              <w:rPr>
                <w:rFonts w:eastAsiaTheme="minorEastAsia"/>
                <w:color w:val="000000" w:themeColor="text1"/>
                <w:sz w:val="16"/>
                <w:szCs w:val="16"/>
              </w:rPr>
            </w:pPr>
            <w:r w:rsidRPr="000F7CCE">
              <w:rPr>
                <w:rFonts w:eastAsiaTheme="minorEastAsia"/>
                <w:color w:val="000000" w:themeColor="text1"/>
                <w:sz w:val="16"/>
                <w:szCs w:val="16"/>
              </w:rPr>
              <w:t>Creation timestamp the permission administrator has</w:t>
            </w:r>
          </w:p>
          <w:p w:rsidRPr="000F7CCE" w:rsidR="007421C7" w:rsidP="0003622F" w:rsidRDefault="0003622F" w14:paraId="4501961B" w14:textId="1B812F9D">
            <w:pPr>
              <w:rPr>
                <w:rFonts w:eastAsiaTheme="minorEastAsia"/>
                <w:color w:val="000000" w:themeColor="text1"/>
                <w:sz w:val="16"/>
                <w:szCs w:val="16"/>
              </w:rPr>
            </w:pPr>
            <w:r w:rsidRPr="000F7CCE">
              <w:rPr>
                <w:rFonts w:eastAsiaTheme="minorEastAsia"/>
                <w:color w:val="000000" w:themeColor="text1"/>
                <w:sz w:val="16"/>
                <w:szCs w:val="16"/>
              </w:rPr>
              <w:t>attached to the permission.</w:t>
            </w:r>
          </w:p>
        </w:tc>
      </w:tr>
      <w:tr w:rsidRPr="000F7CCE" w:rsidR="00253C88" w:rsidTr="3470C491" w14:paraId="25703EBC" w14:textId="77777777">
        <w:trPr>
          <w:trHeight w:val="300"/>
        </w:trPr>
        <w:tc>
          <w:tcPr>
            <w:tcW w:w="1155" w:type="dxa"/>
          </w:tcPr>
          <w:p w:rsidRPr="000F7CCE" w:rsidR="00253C88" w:rsidP="00A70FC5" w:rsidRDefault="00253C88" w14:paraId="0991326D" w14:textId="77777777">
            <w:pPr>
              <w:rPr>
                <w:rFonts w:eastAsiaTheme="minorEastAsia"/>
                <w:color w:val="000000" w:themeColor="text1"/>
                <w:sz w:val="16"/>
                <w:szCs w:val="16"/>
              </w:rPr>
            </w:pPr>
          </w:p>
        </w:tc>
        <w:tc>
          <w:tcPr>
            <w:tcW w:w="1335" w:type="dxa"/>
          </w:tcPr>
          <w:p w:rsidRPr="000F7CCE" w:rsidR="00253C88" w:rsidP="00A70FC5" w:rsidRDefault="00253C88" w14:paraId="2248376C" w14:textId="77777777">
            <w:pPr>
              <w:rPr>
                <w:rFonts w:eastAsiaTheme="minorEastAsia"/>
                <w:color w:val="000000" w:themeColor="text1"/>
                <w:sz w:val="16"/>
                <w:szCs w:val="16"/>
              </w:rPr>
            </w:pPr>
          </w:p>
        </w:tc>
        <w:tc>
          <w:tcPr>
            <w:tcW w:w="2280" w:type="dxa"/>
          </w:tcPr>
          <w:p w:rsidRPr="000F7CCE" w:rsidR="00253C88" w:rsidP="00FF201B" w:rsidRDefault="00F00AF5" w14:paraId="4782EA13" w14:textId="1CB1FB65">
            <w:pPr>
              <w:rPr>
                <w:rFonts w:eastAsiaTheme="minorEastAsia"/>
                <w:color w:val="000000" w:themeColor="text1"/>
                <w:sz w:val="16"/>
                <w:szCs w:val="16"/>
              </w:rPr>
            </w:pPr>
            <w:r w:rsidRPr="000F7CCE">
              <w:rPr>
                <w:rFonts w:eastAsiaTheme="minorEastAsia"/>
                <w:color w:val="000000" w:themeColor="text1"/>
                <w:sz w:val="16"/>
                <w:szCs w:val="16"/>
              </w:rPr>
              <w:t>Basic permission information</w:t>
            </w:r>
          </w:p>
        </w:tc>
        <w:tc>
          <w:tcPr>
            <w:tcW w:w="4580" w:type="dxa"/>
          </w:tcPr>
          <w:p w:rsidRPr="000F7CCE" w:rsidR="00253C88" w:rsidP="00A70FC5" w:rsidRDefault="00F00AF5" w14:paraId="045AAB74" w14:textId="1612CC27">
            <w:pPr>
              <w:rPr>
                <w:rFonts w:eastAsiaTheme="minorEastAsia"/>
                <w:color w:val="000000" w:themeColor="text1"/>
                <w:sz w:val="16"/>
                <w:szCs w:val="16"/>
              </w:rPr>
            </w:pPr>
            <w:r w:rsidRPr="000F7CCE">
              <w:rPr>
                <w:rFonts w:eastAsiaTheme="minorEastAsia"/>
                <w:color w:val="000000" w:themeColor="text1"/>
                <w:sz w:val="16"/>
                <w:szCs w:val="16"/>
              </w:rPr>
              <w:t>Information object H – Basic permission information</w:t>
            </w:r>
          </w:p>
        </w:tc>
      </w:tr>
      <w:tr w:rsidRPr="000F7CCE" w:rsidR="002232C4" w:rsidTr="3470C491" w14:paraId="1DCEC8FF" w14:textId="77777777">
        <w:trPr>
          <w:trHeight w:val="300"/>
        </w:trPr>
        <w:tc>
          <w:tcPr>
            <w:tcW w:w="1155" w:type="dxa"/>
          </w:tcPr>
          <w:p w:rsidRPr="000F7CCE" w:rsidR="002232C4" w:rsidP="00A70FC5" w:rsidRDefault="00DC1543" w14:paraId="2AE9B7C2" w14:textId="64532123">
            <w:pPr>
              <w:rPr>
                <w:rFonts w:eastAsiaTheme="minorEastAsia"/>
                <w:color w:val="000000" w:themeColor="text1"/>
                <w:sz w:val="16"/>
                <w:szCs w:val="16"/>
              </w:rPr>
            </w:pPr>
            <w:r w:rsidRPr="000F7CCE">
              <w:rPr>
                <w:rFonts w:eastAsiaTheme="minorEastAsia"/>
                <w:color w:val="000000" w:themeColor="text1"/>
                <w:sz w:val="16"/>
                <w:szCs w:val="16"/>
              </w:rPr>
              <w:t>J</w:t>
            </w:r>
          </w:p>
        </w:tc>
        <w:tc>
          <w:tcPr>
            <w:tcW w:w="1335" w:type="dxa"/>
          </w:tcPr>
          <w:p w:rsidRPr="000F7CCE" w:rsidR="002232C4" w:rsidP="00A70FC5" w:rsidRDefault="00DC1543" w14:paraId="633B4FF0" w14:textId="31EF4013">
            <w:pPr>
              <w:rPr>
                <w:rFonts w:eastAsiaTheme="minorEastAsia"/>
                <w:color w:val="000000" w:themeColor="text1"/>
                <w:sz w:val="16"/>
                <w:szCs w:val="16"/>
              </w:rPr>
            </w:pPr>
            <w:r w:rsidRPr="000F7CCE">
              <w:rPr>
                <w:rFonts w:eastAsiaTheme="minorEastAsia"/>
                <w:color w:val="000000" w:themeColor="text1"/>
                <w:sz w:val="16"/>
                <w:szCs w:val="16"/>
              </w:rPr>
              <w:t>Notification of termination of service</w:t>
            </w:r>
          </w:p>
        </w:tc>
        <w:tc>
          <w:tcPr>
            <w:tcW w:w="2280" w:type="dxa"/>
          </w:tcPr>
          <w:p w:rsidRPr="000F7CCE" w:rsidR="002232C4" w:rsidP="00FF201B" w:rsidRDefault="006A0418" w14:paraId="75768872" w14:textId="26E20CA6">
            <w:pPr>
              <w:rPr>
                <w:rFonts w:eastAsiaTheme="minorEastAsia"/>
                <w:color w:val="000000" w:themeColor="text1"/>
                <w:sz w:val="16"/>
                <w:szCs w:val="16"/>
              </w:rPr>
            </w:pPr>
            <w:r w:rsidRPr="000F7CCE">
              <w:rPr>
                <w:rFonts w:eastAsiaTheme="minorEastAsia"/>
                <w:color w:val="000000" w:themeColor="text1"/>
                <w:sz w:val="16"/>
                <w:szCs w:val="16"/>
              </w:rPr>
              <w:t>Permission identifier</w:t>
            </w:r>
          </w:p>
        </w:tc>
        <w:tc>
          <w:tcPr>
            <w:tcW w:w="4580" w:type="dxa"/>
          </w:tcPr>
          <w:p w:rsidRPr="000F7CCE" w:rsidR="00C5669C" w:rsidP="00C5669C" w:rsidRDefault="00C5669C" w14:paraId="4B1FD35A" w14:textId="77777777">
            <w:pPr>
              <w:rPr>
                <w:rFonts w:eastAsiaTheme="minorEastAsia"/>
                <w:color w:val="000000" w:themeColor="text1"/>
                <w:sz w:val="16"/>
                <w:szCs w:val="16"/>
              </w:rPr>
            </w:pPr>
            <w:r w:rsidRPr="000F7CCE">
              <w:rPr>
                <w:rFonts w:eastAsiaTheme="minorEastAsia"/>
                <w:color w:val="000000" w:themeColor="text1"/>
                <w:sz w:val="16"/>
                <w:szCs w:val="16"/>
              </w:rPr>
              <w:t>A unique identifier of the permission referring to</w:t>
            </w:r>
          </w:p>
          <w:p w:rsidRPr="000F7CCE" w:rsidR="00C5669C" w:rsidP="00C5669C" w:rsidRDefault="00C5669C" w14:paraId="1EFBF30C" w14:textId="77777777">
            <w:pPr>
              <w:rPr>
                <w:rFonts w:eastAsiaTheme="minorEastAsia"/>
                <w:color w:val="000000" w:themeColor="text1"/>
                <w:sz w:val="16"/>
                <w:szCs w:val="16"/>
              </w:rPr>
            </w:pPr>
            <w:r w:rsidRPr="000F7CCE">
              <w:rPr>
                <w:rFonts w:eastAsiaTheme="minorEastAsia"/>
                <w:color w:val="000000" w:themeColor="text1"/>
                <w:sz w:val="16"/>
                <w:szCs w:val="16"/>
              </w:rPr>
              <w:t>information object I – Established permission</w:t>
            </w:r>
          </w:p>
          <w:p w:rsidRPr="000F7CCE" w:rsidR="002232C4" w:rsidP="00C5669C" w:rsidRDefault="00C5669C" w14:paraId="5F5D6A95" w14:textId="42A7D48C">
            <w:pPr>
              <w:rPr>
                <w:rFonts w:eastAsiaTheme="minorEastAsia"/>
                <w:color w:val="000000" w:themeColor="text1"/>
                <w:sz w:val="16"/>
                <w:szCs w:val="16"/>
              </w:rPr>
            </w:pPr>
            <w:r w:rsidRPr="000F7CCE">
              <w:rPr>
                <w:rFonts w:eastAsiaTheme="minorEastAsia"/>
                <w:color w:val="000000" w:themeColor="text1"/>
                <w:sz w:val="16"/>
                <w:szCs w:val="16"/>
              </w:rPr>
              <w:t>information.</w:t>
            </w:r>
          </w:p>
        </w:tc>
      </w:tr>
      <w:tr w:rsidRPr="000F7CCE" w:rsidR="00DC1543" w:rsidTr="3470C491" w14:paraId="03AF0282" w14:textId="77777777">
        <w:trPr>
          <w:trHeight w:val="300"/>
        </w:trPr>
        <w:tc>
          <w:tcPr>
            <w:tcW w:w="1155" w:type="dxa"/>
          </w:tcPr>
          <w:p w:rsidRPr="000F7CCE" w:rsidR="00DC1543" w:rsidP="00A70FC5" w:rsidRDefault="00DC1543" w14:paraId="4ED64AB0" w14:textId="77777777">
            <w:pPr>
              <w:rPr>
                <w:rFonts w:eastAsiaTheme="minorEastAsia"/>
                <w:color w:val="000000" w:themeColor="text1"/>
                <w:sz w:val="16"/>
                <w:szCs w:val="16"/>
              </w:rPr>
            </w:pPr>
          </w:p>
        </w:tc>
        <w:tc>
          <w:tcPr>
            <w:tcW w:w="1335" w:type="dxa"/>
          </w:tcPr>
          <w:p w:rsidRPr="000F7CCE" w:rsidR="00DC1543" w:rsidP="00A70FC5" w:rsidRDefault="00DC1543" w14:paraId="0DFC1171" w14:textId="77777777">
            <w:pPr>
              <w:rPr>
                <w:rFonts w:eastAsiaTheme="minorEastAsia"/>
                <w:color w:val="000000" w:themeColor="text1"/>
                <w:sz w:val="16"/>
                <w:szCs w:val="16"/>
              </w:rPr>
            </w:pPr>
          </w:p>
        </w:tc>
        <w:tc>
          <w:tcPr>
            <w:tcW w:w="2280" w:type="dxa"/>
          </w:tcPr>
          <w:p w:rsidRPr="000F7CCE" w:rsidR="00DC1543" w:rsidP="00FF201B" w:rsidRDefault="00C5669C" w14:paraId="1A35C4D0" w14:textId="7B67DD6E">
            <w:pPr>
              <w:rPr>
                <w:rFonts w:eastAsiaTheme="minorEastAsia"/>
                <w:color w:val="000000" w:themeColor="text1"/>
                <w:sz w:val="16"/>
                <w:szCs w:val="16"/>
              </w:rPr>
            </w:pPr>
            <w:r w:rsidRPr="000F7CCE">
              <w:rPr>
                <w:rFonts w:eastAsiaTheme="minorEastAsia"/>
                <w:color w:val="000000" w:themeColor="text1"/>
                <w:sz w:val="16"/>
                <w:szCs w:val="16"/>
              </w:rPr>
              <w:t>Termination timestamp</w:t>
            </w:r>
          </w:p>
        </w:tc>
        <w:tc>
          <w:tcPr>
            <w:tcW w:w="4580" w:type="dxa"/>
          </w:tcPr>
          <w:p w:rsidRPr="000F7CCE" w:rsidR="00DC1543" w:rsidP="00C613CB" w:rsidRDefault="00C613CB" w14:paraId="1BCC3236" w14:textId="4679FDBD">
            <w:pPr>
              <w:rPr>
                <w:rFonts w:eastAsiaTheme="minorEastAsia"/>
                <w:color w:val="000000" w:themeColor="text1"/>
                <w:sz w:val="16"/>
                <w:szCs w:val="16"/>
              </w:rPr>
            </w:pPr>
            <w:r w:rsidRPr="000F7CCE">
              <w:rPr>
                <w:rFonts w:eastAsiaTheme="minorEastAsia"/>
                <w:color w:val="000000" w:themeColor="text1"/>
                <w:sz w:val="16"/>
                <w:szCs w:val="16"/>
              </w:rPr>
              <w:t>Timestamp indicating the point in time when the service is considered terminated.</w:t>
            </w:r>
          </w:p>
        </w:tc>
      </w:tr>
      <w:tr w:rsidRPr="000F7CCE" w:rsidR="00253C88" w:rsidTr="3470C491" w14:paraId="6558AA01" w14:textId="77777777">
        <w:trPr>
          <w:trHeight w:val="300"/>
        </w:trPr>
        <w:tc>
          <w:tcPr>
            <w:tcW w:w="1155" w:type="dxa"/>
          </w:tcPr>
          <w:p w:rsidRPr="000F7CCE" w:rsidR="00253C88" w:rsidP="00A70FC5" w:rsidRDefault="001C2A88" w14:paraId="7C31FBA5" w14:textId="33E0328B">
            <w:pPr>
              <w:rPr>
                <w:rFonts w:eastAsiaTheme="minorEastAsia"/>
                <w:color w:val="000000" w:themeColor="text1"/>
                <w:sz w:val="16"/>
                <w:szCs w:val="16"/>
              </w:rPr>
            </w:pPr>
            <w:r w:rsidRPr="000F7CCE">
              <w:rPr>
                <w:rFonts w:eastAsiaTheme="minorEastAsia"/>
                <w:color w:val="000000" w:themeColor="text1"/>
                <w:sz w:val="16"/>
                <w:szCs w:val="16"/>
              </w:rPr>
              <w:t>L</w:t>
            </w:r>
          </w:p>
        </w:tc>
        <w:tc>
          <w:tcPr>
            <w:tcW w:w="1335" w:type="dxa"/>
          </w:tcPr>
          <w:p w:rsidRPr="000F7CCE" w:rsidR="00253C88" w:rsidP="00A70FC5" w:rsidRDefault="008D34E4" w14:paraId="248FE087" w14:textId="51AB685F">
            <w:pPr>
              <w:rPr>
                <w:rFonts w:eastAsiaTheme="minorEastAsia"/>
                <w:color w:val="000000" w:themeColor="text1"/>
                <w:sz w:val="16"/>
                <w:szCs w:val="16"/>
              </w:rPr>
            </w:pPr>
            <w:r w:rsidRPr="000F7CCE">
              <w:rPr>
                <w:rFonts w:eastAsiaTheme="minorEastAsia"/>
                <w:color w:val="000000" w:themeColor="text1"/>
                <w:sz w:val="16"/>
                <w:szCs w:val="16"/>
              </w:rPr>
              <w:t>Validated historical data</w:t>
            </w:r>
          </w:p>
        </w:tc>
        <w:tc>
          <w:tcPr>
            <w:tcW w:w="2280" w:type="dxa"/>
          </w:tcPr>
          <w:p w:rsidRPr="000F7CCE" w:rsidR="00253C88" w:rsidP="00FF201B" w:rsidRDefault="008D34E4" w14:paraId="3EA570FC" w14:textId="162B780F">
            <w:pPr>
              <w:rPr>
                <w:rFonts w:eastAsiaTheme="minorEastAsia"/>
                <w:color w:val="000000" w:themeColor="text1"/>
                <w:sz w:val="16"/>
                <w:szCs w:val="16"/>
              </w:rPr>
            </w:pPr>
            <w:r w:rsidRPr="000F7CCE">
              <w:rPr>
                <w:rFonts w:eastAsiaTheme="minorEastAsia"/>
                <w:color w:val="000000" w:themeColor="text1"/>
                <w:sz w:val="16"/>
                <w:szCs w:val="16"/>
              </w:rPr>
              <w:t>Meta information</w:t>
            </w:r>
          </w:p>
        </w:tc>
        <w:tc>
          <w:tcPr>
            <w:tcW w:w="4580" w:type="dxa"/>
          </w:tcPr>
          <w:p w:rsidRPr="000F7CCE" w:rsidR="00253C88" w:rsidP="00A70FC5" w:rsidRDefault="00253C88" w14:paraId="6BEC5A7F" w14:textId="77777777">
            <w:pPr>
              <w:rPr>
                <w:rFonts w:eastAsiaTheme="minorEastAsia"/>
                <w:color w:val="000000" w:themeColor="text1"/>
                <w:sz w:val="16"/>
                <w:szCs w:val="16"/>
              </w:rPr>
            </w:pPr>
          </w:p>
        </w:tc>
      </w:tr>
      <w:tr w:rsidRPr="000F7CCE" w:rsidR="00253C88" w:rsidTr="3470C491" w14:paraId="741141D5" w14:textId="77777777">
        <w:trPr>
          <w:trHeight w:val="300"/>
        </w:trPr>
        <w:tc>
          <w:tcPr>
            <w:tcW w:w="1155" w:type="dxa"/>
          </w:tcPr>
          <w:p w:rsidRPr="000F7CCE" w:rsidR="00253C88" w:rsidP="00A70FC5" w:rsidRDefault="00253C88" w14:paraId="77063976" w14:textId="77777777">
            <w:pPr>
              <w:rPr>
                <w:rFonts w:eastAsiaTheme="minorEastAsia"/>
                <w:color w:val="000000" w:themeColor="text1"/>
                <w:sz w:val="16"/>
                <w:szCs w:val="16"/>
              </w:rPr>
            </w:pPr>
          </w:p>
        </w:tc>
        <w:tc>
          <w:tcPr>
            <w:tcW w:w="1335" w:type="dxa"/>
          </w:tcPr>
          <w:p w:rsidRPr="000F7CCE" w:rsidR="00253C88" w:rsidP="00A70FC5" w:rsidRDefault="00253C88" w14:paraId="44D74BB8" w14:textId="77777777">
            <w:pPr>
              <w:rPr>
                <w:rFonts w:eastAsiaTheme="minorEastAsia"/>
                <w:color w:val="000000" w:themeColor="text1"/>
                <w:sz w:val="16"/>
                <w:szCs w:val="16"/>
              </w:rPr>
            </w:pPr>
          </w:p>
        </w:tc>
        <w:tc>
          <w:tcPr>
            <w:tcW w:w="2280" w:type="dxa"/>
          </w:tcPr>
          <w:p w:rsidRPr="000F7CCE" w:rsidR="00253C88" w:rsidP="00FF201B" w:rsidRDefault="008D34E4" w14:paraId="1280A265" w14:textId="393C1B34">
            <w:pPr>
              <w:rPr>
                <w:rFonts w:eastAsiaTheme="minorEastAsia"/>
                <w:color w:val="000000" w:themeColor="text1"/>
                <w:sz w:val="16"/>
                <w:szCs w:val="16"/>
              </w:rPr>
            </w:pPr>
            <w:r w:rsidRPr="000F7CCE">
              <w:rPr>
                <w:rFonts w:eastAsiaTheme="minorEastAsia"/>
                <w:color w:val="000000" w:themeColor="text1"/>
                <w:sz w:val="16"/>
                <w:szCs w:val="16"/>
              </w:rPr>
              <w:t>Metering point identifier</w:t>
            </w:r>
          </w:p>
        </w:tc>
        <w:tc>
          <w:tcPr>
            <w:tcW w:w="4580" w:type="dxa"/>
          </w:tcPr>
          <w:p w:rsidRPr="000F7CCE" w:rsidR="00253C88" w:rsidP="00A70FC5" w:rsidRDefault="00EE66DD" w14:paraId="6BE2BA48" w14:textId="0F0D6600">
            <w:pPr>
              <w:rPr>
                <w:rFonts w:eastAsiaTheme="minorEastAsia"/>
                <w:color w:val="000000" w:themeColor="text1"/>
                <w:sz w:val="16"/>
                <w:szCs w:val="16"/>
              </w:rPr>
            </w:pPr>
            <w:r w:rsidRPr="000F7CCE">
              <w:rPr>
                <w:rFonts w:eastAsia="Arial" w:cstheme="minorHAnsi"/>
                <w:color w:val="000000" w:themeColor="text1"/>
                <w:sz w:val="16"/>
                <w:szCs w:val="16"/>
              </w:rPr>
              <w:t>Unique identifier for the metering point.</w:t>
            </w:r>
          </w:p>
        </w:tc>
      </w:tr>
      <w:tr w:rsidRPr="000F7CCE" w:rsidR="00253C88" w:rsidTr="3470C491" w14:paraId="39CC0799" w14:textId="77777777">
        <w:trPr>
          <w:trHeight w:val="300"/>
        </w:trPr>
        <w:tc>
          <w:tcPr>
            <w:tcW w:w="1155" w:type="dxa"/>
          </w:tcPr>
          <w:p w:rsidRPr="000F7CCE" w:rsidR="00253C88" w:rsidP="00A70FC5" w:rsidRDefault="00253C88" w14:paraId="204EA8F2" w14:textId="77777777">
            <w:pPr>
              <w:rPr>
                <w:rFonts w:eastAsiaTheme="minorEastAsia"/>
                <w:color w:val="000000" w:themeColor="text1"/>
                <w:sz w:val="16"/>
                <w:szCs w:val="16"/>
              </w:rPr>
            </w:pPr>
          </w:p>
        </w:tc>
        <w:tc>
          <w:tcPr>
            <w:tcW w:w="1335" w:type="dxa"/>
          </w:tcPr>
          <w:p w:rsidRPr="000F7CCE" w:rsidR="00253C88" w:rsidP="00A70FC5" w:rsidRDefault="00253C88" w14:paraId="04B410C7" w14:textId="77777777">
            <w:pPr>
              <w:rPr>
                <w:rFonts w:eastAsiaTheme="minorEastAsia"/>
                <w:color w:val="000000" w:themeColor="text1"/>
                <w:sz w:val="16"/>
                <w:szCs w:val="16"/>
              </w:rPr>
            </w:pPr>
          </w:p>
        </w:tc>
        <w:tc>
          <w:tcPr>
            <w:tcW w:w="2280" w:type="dxa"/>
          </w:tcPr>
          <w:p w:rsidRPr="000F7CCE" w:rsidR="00253C88" w:rsidP="00FF201B" w:rsidRDefault="000E200A" w14:paraId="0AF45300" w14:textId="7728374E">
            <w:pPr>
              <w:rPr>
                <w:rFonts w:eastAsiaTheme="minorEastAsia"/>
                <w:color w:val="000000" w:themeColor="text1"/>
                <w:sz w:val="16"/>
                <w:szCs w:val="16"/>
              </w:rPr>
            </w:pPr>
            <w:r w:rsidRPr="000F7CCE">
              <w:rPr>
                <w:rFonts w:eastAsiaTheme="minorEastAsia"/>
                <w:color w:val="000000" w:themeColor="text1"/>
                <w:sz w:val="16"/>
                <w:szCs w:val="16"/>
              </w:rPr>
              <w:t>Creation timestamp</w:t>
            </w:r>
          </w:p>
        </w:tc>
        <w:tc>
          <w:tcPr>
            <w:tcW w:w="4580" w:type="dxa"/>
          </w:tcPr>
          <w:p w:rsidRPr="000F7CCE" w:rsidR="00253C88" w:rsidP="00A70FC5" w:rsidRDefault="000E200A" w14:paraId="5A20DD06" w14:textId="0FF326B2">
            <w:pPr>
              <w:rPr>
                <w:rFonts w:eastAsiaTheme="minorEastAsia"/>
                <w:color w:val="000000" w:themeColor="text1"/>
                <w:sz w:val="16"/>
                <w:szCs w:val="16"/>
              </w:rPr>
            </w:pPr>
            <w:r w:rsidRPr="000F7CCE">
              <w:rPr>
                <w:rFonts w:eastAsiaTheme="minorEastAsia"/>
                <w:color w:val="000000" w:themeColor="text1"/>
                <w:sz w:val="16"/>
                <w:szCs w:val="16"/>
              </w:rPr>
              <w:t>Timestamp when the data package has been generated.</w:t>
            </w:r>
          </w:p>
        </w:tc>
      </w:tr>
      <w:tr w:rsidRPr="000F7CCE" w:rsidR="000E200A" w:rsidTr="3470C491" w14:paraId="45077F09" w14:textId="77777777">
        <w:trPr>
          <w:trHeight w:val="300"/>
        </w:trPr>
        <w:tc>
          <w:tcPr>
            <w:tcW w:w="1155" w:type="dxa"/>
          </w:tcPr>
          <w:p w:rsidRPr="000F7CCE" w:rsidR="000E200A" w:rsidP="00A70FC5" w:rsidRDefault="000E200A" w14:paraId="72D6D7E0" w14:textId="77777777">
            <w:pPr>
              <w:rPr>
                <w:rFonts w:eastAsiaTheme="minorEastAsia"/>
                <w:color w:val="000000" w:themeColor="text1"/>
                <w:sz w:val="16"/>
                <w:szCs w:val="16"/>
              </w:rPr>
            </w:pPr>
          </w:p>
        </w:tc>
        <w:tc>
          <w:tcPr>
            <w:tcW w:w="1335" w:type="dxa"/>
          </w:tcPr>
          <w:p w:rsidRPr="000F7CCE" w:rsidR="000E200A" w:rsidP="00A70FC5" w:rsidRDefault="000E200A" w14:paraId="372492F4" w14:textId="77777777">
            <w:pPr>
              <w:rPr>
                <w:rFonts w:eastAsiaTheme="minorEastAsia"/>
                <w:color w:val="000000" w:themeColor="text1"/>
                <w:sz w:val="16"/>
                <w:szCs w:val="16"/>
              </w:rPr>
            </w:pPr>
          </w:p>
        </w:tc>
        <w:tc>
          <w:tcPr>
            <w:tcW w:w="2280" w:type="dxa"/>
          </w:tcPr>
          <w:p w:rsidRPr="000F7CCE" w:rsidR="000E200A" w:rsidP="00FF201B" w:rsidRDefault="000E200A" w14:paraId="112667BF" w14:textId="71CFF7B8">
            <w:pPr>
              <w:rPr>
                <w:rFonts w:eastAsiaTheme="minorEastAsia"/>
                <w:color w:val="000000" w:themeColor="text1"/>
                <w:sz w:val="16"/>
                <w:szCs w:val="16"/>
              </w:rPr>
            </w:pPr>
            <w:r w:rsidRPr="000F7CCE">
              <w:rPr>
                <w:rFonts w:eastAsiaTheme="minorEastAsia"/>
                <w:color w:val="000000" w:themeColor="text1"/>
                <w:sz w:val="16"/>
                <w:szCs w:val="16"/>
              </w:rPr>
              <w:t>Energy product</w:t>
            </w:r>
          </w:p>
        </w:tc>
        <w:tc>
          <w:tcPr>
            <w:tcW w:w="4580" w:type="dxa"/>
          </w:tcPr>
          <w:p w:rsidRPr="000F7CCE" w:rsidR="000E200A" w:rsidP="00C65F47" w:rsidRDefault="00C65F47" w14:paraId="0966BA58" w14:textId="5D7DF36F">
            <w:pPr>
              <w:rPr>
                <w:rFonts w:eastAsiaTheme="minorEastAsia"/>
                <w:color w:val="000000" w:themeColor="text1"/>
                <w:sz w:val="16"/>
                <w:szCs w:val="16"/>
              </w:rPr>
            </w:pPr>
            <w:r w:rsidRPr="000F7CCE">
              <w:rPr>
                <w:rFonts w:eastAsiaTheme="minorEastAsia"/>
                <w:color w:val="000000" w:themeColor="text1"/>
                <w:sz w:val="16"/>
                <w:szCs w:val="16"/>
              </w:rPr>
              <w:t>Energy product measured by the metering point (for example, active energy, re active energy).</w:t>
            </w:r>
          </w:p>
        </w:tc>
      </w:tr>
      <w:tr w:rsidRPr="000F7CCE" w:rsidR="000E200A" w:rsidTr="3470C491" w14:paraId="44204DD8" w14:textId="77777777">
        <w:trPr>
          <w:trHeight w:val="300"/>
        </w:trPr>
        <w:tc>
          <w:tcPr>
            <w:tcW w:w="1155" w:type="dxa"/>
          </w:tcPr>
          <w:p w:rsidRPr="000F7CCE" w:rsidR="000E200A" w:rsidP="00A70FC5" w:rsidRDefault="000E200A" w14:paraId="478DABAC" w14:textId="77777777">
            <w:pPr>
              <w:rPr>
                <w:rFonts w:eastAsiaTheme="minorEastAsia"/>
                <w:color w:val="000000" w:themeColor="text1"/>
                <w:sz w:val="16"/>
                <w:szCs w:val="16"/>
              </w:rPr>
            </w:pPr>
          </w:p>
        </w:tc>
        <w:tc>
          <w:tcPr>
            <w:tcW w:w="1335" w:type="dxa"/>
          </w:tcPr>
          <w:p w:rsidRPr="000F7CCE" w:rsidR="000E200A" w:rsidP="00A70FC5" w:rsidRDefault="000E200A" w14:paraId="20FFD02F" w14:textId="77777777">
            <w:pPr>
              <w:rPr>
                <w:rFonts w:eastAsiaTheme="minorEastAsia"/>
                <w:color w:val="000000" w:themeColor="text1"/>
                <w:sz w:val="16"/>
                <w:szCs w:val="16"/>
              </w:rPr>
            </w:pPr>
          </w:p>
        </w:tc>
        <w:tc>
          <w:tcPr>
            <w:tcW w:w="2280" w:type="dxa"/>
          </w:tcPr>
          <w:p w:rsidRPr="000F7CCE" w:rsidR="000E200A" w:rsidP="00FF201B" w:rsidRDefault="00BE14C6" w14:paraId="10E267BB" w14:textId="15A8BF38">
            <w:pPr>
              <w:rPr>
                <w:rFonts w:eastAsiaTheme="minorEastAsia"/>
                <w:color w:val="000000" w:themeColor="text1"/>
                <w:sz w:val="16"/>
                <w:szCs w:val="16"/>
              </w:rPr>
            </w:pPr>
            <w:r w:rsidRPr="000F7CCE">
              <w:rPr>
                <w:rFonts w:eastAsiaTheme="minorEastAsia"/>
                <w:color w:val="000000" w:themeColor="text1"/>
                <w:sz w:val="16"/>
                <w:szCs w:val="16"/>
              </w:rPr>
              <w:t>Reading start timestamp</w:t>
            </w:r>
          </w:p>
        </w:tc>
        <w:tc>
          <w:tcPr>
            <w:tcW w:w="4580" w:type="dxa"/>
          </w:tcPr>
          <w:p w:rsidRPr="000F7CCE" w:rsidR="000E200A" w:rsidP="00A70FC5" w:rsidRDefault="00BE14C6" w14:paraId="58B21D71" w14:textId="220314D1">
            <w:pPr>
              <w:rPr>
                <w:rFonts w:eastAsiaTheme="minorEastAsia"/>
                <w:color w:val="000000" w:themeColor="text1"/>
                <w:sz w:val="16"/>
                <w:szCs w:val="16"/>
              </w:rPr>
            </w:pPr>
            <w:r w:rsidRPr="000F7CCE">
              <w:rPr>
                <w:rFonts w:eastAsiaTheme="minorEastAsia"/>
                <w:color w:val="000000" w:themeColor="text1"/>
                <w:sz w:val="16"/>
                <w:szCs w:val="16"/>
              </w:rPr>
              <w:t>Start timestamp of the time series.</w:t>
            </w:r>
          </w:p>
        </w:tc>
      </w:tr>
      <w:tr w:rsidRPr="000F7CCE" w:rsidR="000E200A" w:rsidTr="3470C491" w14:paraId="3A345C15" w14:textId="77777777">
        <w:trPr>
          <w:trHeight w:val="300"/>
        </w:trPr>
        <w:tc>
          <w:tcPr>
            <w:tcW w:w="1155" w:type="dxa"/>
          </w:tcPr>
          <w:p w:rsidRPr="000F7CCE" w:rsidR="000E200A" w:rsidP="00A70FC5" w:rsidRDefault="000E200A" w14:paraId="0AE1704D" w14:textId="77777777">
            <w:pPr>
              <w:rPr>
                <w:rFonts w:eastAsiaTheme="minorEastAsia"/>
                <w:color w:val="000000" w:themeColor="text1"/>
                <w:sz w:val="16"/>
                <w:szCs w:val="16"/>
              </w:rPr>
            </w:pPr>
          </w:p>
        </w:tc>
        <w:tc>
          <w:tcPr>
            <w:tcW w:w="1335" w:type="dxa"/>
          </w:tcPr>
          <w:p w:rsidRPr="000F7CCE" w:rsidR="000E200A" w:rsidP="00A70FC5" w:rsidRDefault="000E200A" w14:paraId="059DE390" w14:textId="77777777">
            <w:pPr>
              <w:rPr>
                <w:rFonts w:eastAsiaTheme="minorEastAsia"/>
                <w:color w:val="000000" w:themeColor="text1"/>
                <w:sz w:val="16"/>
                <w:szCs w:val="16"/>
              </w:rPr>
            </w:pPr>
          </w:p>
        </w:tc>
        <w:tc>
          <w:tcPr>
            <w:tcW w:w="2280" w:type="dxa"/>
          </w:tcPr>
          <w:p w:rsidRPr="000F7CCE" w:rsidR="000E200A" w:rsidP="00D12F09" w:rsidRDefault="00D12F09" w14:paraId="152FB786" w14:textId="7B705933">
            <w:pPr>
              <w:rPr>
                <w:rFonts w:eastAsiaTheme="minorEastAsia"/>
                <w:color w:val="000000" w:themeColor="text1"/>
                <w:sz w:val="16"/>
                <w:szCs w:val="16"/>
              </w:rPr>
            </w:pPr>
            <w:r w:rsidRPr="000F7CCE">
              <w:rPr>
                <w:rFonts w:eastAsiaTheme="minorEastAsia"/>
                <w:color w:val="000000" w:themeColor="text1"/>
                <w:sz w:val="16"/>
                <w:szCs w:val="16"/>
              </w:rPr>
              <w:t>Reading end timestamp</w:t>
            </w:r>
          </w:p>
        </w:tc>
        <w:tc>
          <w:tcPr>
            <w:tcW w:w="4580" w:type="dxa"/>
          </w:tcPr>
          <w:p w:rsidRPr="000F7CCE" w:rsidR="000E200A" w:rsidP="00A70FC5" w:rsidRDefault="00D12F09" w14:paraId="62A04999" w14:textId="32241CDB">
            <w:pPr>
              <w:rPr>
                <w:rFonts w:eastAsiaTheme="minorEastAsia"/>
                <w:color w:val="000000" w:themeColor="text1"/>
                <w:sz w:val="16"/>
                <w:szCs w:val="16"/>
              </w:rPr>
            </w:pPr>
            <w:r w:rsidRPr="000F7CCE">
              <w:rPr>
                <w:rFonts w:eastAsiaTheme="minorEastAsia"/>
                <w:color w:val="000000" w:themeColor="text1"/>
                <w:sz w:val="16"/>
                <w:szCs w:val="16"/>
              </w:rPr>
              <w:t>End timestamp of the time series.</w:t>
            </w:r>
          </w:p>
        </w:tc>
      </w:tr>
      <w:tr w:rsidRPr="000F7CCE" w:rsidR="000E200A" w:rsidTr="3470C491" w14:paraId="166A04FA" w14:textId="77777777">
        <w:trPr>
          <w:trHeight w:val="300"/>
        </w:trPr>
        <w:tc>
          <w:tcPr>
            <w:tcW w:w="1155" w:type="dxa"/>
          </w:tcPr>
          <w:p w:rsidRPr="000F7CCE" w:rsidR="000E200A" w:rsidP="00A70FC5" w:rsidRDefault="000E200A" w14:paraId="20CAA470" w14:textId="77777777">
            <w:pPr>
              <w:rPr>
                <w:rFonts w:eastAsiaTheme="minorEastAsia"/>
                <w:color w:val="000000" w:themeColor="text1"/>
                <w:sz w:val="16"/>
                <w:szCs w:val="16"/>
              </w:rPr>
            </w:pPr>
          </w:p>
        </w:tc>
        <w:tc>
          <w:tcPr>
            <w:tcW w:w="1335" w:type="dxa"/>
          </w:tcPr>
          <w:p w:rsidRPr="000F7CCE" w:rsidR="000E200A" w:rsidP="00A70FC5" w:rsidRDefault="000E200A" w14:paraId="19131F27" w14:textId="77777777">
            <w:pPr>
              <w:rPr>
                <w:rFonts w:eastAsiaTheme="minorEastAsia"/>
                <w:color w:val="000000" w:themeColor="text1"/>
                <w:sz w:val="16"/>
                <w:szCs w:val="16"/>
              </w:rPr>
            </w:pPr>
          </w:p>
        </w:tc>
        <w:tc>
          <w:tcPr>
            <w:tcW w:w="2280" w:type="dxa"/>
          </w:tcPr>
          <w:p w:rsidRPr="000F7CCE" w:rsidR="000E200A" w:rsidP="00FF201B" w:rsidRDefault="00D12F09" w14:paraId="0D9ED311" w14:textId="52CECE66">
            <w:pPr>
              <w:rPr>
                <w:rFonts w:eastAsiaTheme="minorEastAsia"/>
                <w:color w:val="000000" w:themeColor="text1"/>
                <w:sz w:val="16"/>
                <w:szCs w:val="16"/>
              </w:rPr>
            </w:pPr>
            <w:r w:rsidRPr="000F7CCE">
              <w:rPr>
                <w:rFonts w:eastAsiaTheme="minorEastAsia"/>
                <w:color w:val="000000" w:themeColor="text1"/>
                <w:sz w:val="16"/>
                <w:szCs w:val="16"/>
              </w:rPr>
              <w:t>Unit of measure</w:t>
            </w:r>
          </w:p>
        </w:tc>
        <w:tc>
          <w:tcPr>
            <w:tcW w:w="4580" w:type="dxa"/>
          </w:tcPr>
          <w:p w:rsidRPr="000F7CCE" w:rsidR="000E200A" w:rsidP="00D00744" w:rsidRDefault="00D00744" w14:paraId="2113F9FC" w14:textId="783E53BD">
            <w:pPr>
              <w:rPr>
                <w:rFonts w:eastAsiaTheme="minorEastAsia"/>
                <w:color w:val="000000" w:themeColor="text1"/>
                <w:sz w:val="16"/>
                <w:szCs w:val="16"/>
              </w:rPr>
            </w:pPr>
            <w:r w:rsidRPr="000F7CCE">
              <w:rPr>
                <w:rFonts w:eastAsiaTheme="minorEastAsia"/>
                <w:color w:val="000000" w:themeColor="text1"/>
                <w:sz w:val="16"/>
                <w:szCs w:val="16"/>
              </w:rPr>
              <w:t>The measurement unit in which the quantities in field ‘Quantity’ have been stated.</w:t>
            </w:r>
          </w:p>
        </w:tc>
      </w:tr>
      <w:tr w:rsidRPr="000F7CCE" w:rsidR="000E200A" w:rsidTr="3470C491" w14:paraId="1DD17E19" w14:textId="77777777">
        <w:trPr>
          <w:trHeight w:val="300"/>
        </w:trPr>
        <w:tc>
          <w:tcPr>
            <w:tcW w:w="1155" w:type="dxa"/>
          </w:tcPr>
          <w:p w:rsidRPr="000F7CCE" w:rsidR="000E200A" w:rsidP="00A70FC5" w:rsidRDefault="000E200A" w14:paraId="6265BA2F" w14:textId="77777777">
            <w:pPr>
              <w:rPr>
                <w:rFonts w:eastAsiaTheme="minorEastAsia"/>
                <w:color w:val="000000" w:themeColor="text1"/>
                <w:sz w:val="16"/>
                <w:szCs w:val="16"/>
              </w:rPr>
            </w:pPr>
          </w:p>
        </w:tc>
        <w:tc>
          <w:tcPr>
            <w:tcW w:w="1335" w:type="dxa"/>
          </w:tcPr>
          <w:p w:rsidRPr="000F7CCE" w:rsidR="000E200A" w:rsidP="00A70FC5" w:rsidRDefault="000E200A" w14:paraId="73A488AB" w14:textId="77777777">
            <w:pPr>
              <w:rPr>
                <w:rFonts w:eastAsiaTheme="minorEastAsia"/>
                <w:color w:val="000000" w:themeColor="text1"/>
                <w:sz w:val="16"/>
                <w:szCs w:val="16"/>
              </w:rPr>
            </w:pPr>
          </w:p>
        </w:tc>
        <w:tc>
          <w:tcPr>
            <w:tcW w:w="2280" w:type="dxa"/>
          </w:tcPr>
          <w:p w:rsidRPr="000F7CCE" w:rsidR="000E200A" w:rsidP="00FF201B" w:rsidRDefault="00AF16CF" w14:paraId="0A1C0208" w14:textId="755A5EDE">
            <w:pPr>
              <w:rPr>
                <w:rFonts w:eastAsiaTheme="minorEastAsia"/>
                <w:color w:val="000000" w:themeColor="text1"/>
                <w:sz w:val="16"/>
                <w:szCs w:val="16"/>
              </w:rPr>
            </w:pPr>
            <w:r w:rsidRPr="000F7CCE">
              <w:rPr>
                <w:rFonts w:eastAsiaTheme="minorEastAsia"/>
                <w:color w:val="000000" w:themeColor="text1"/>
                <w:sz w:val="16"/>
                <w:szCs w:val="16"/>
              </w:rPr>
              <w:t>Start timestamp</w:t>
            </w:r>
          </w:p>
        </w:tc>
        <w:tc>
          <w:tcPr>
            <w:tcW w:w="4580" w:type="dxa"/>
          </w:tcPr>
          <w:p w:rsidRPr="000F7CCE" w:rsidR="000E200A" w:rsidP="00A70FC5" w:rsidRDefault="009C39AA" w14:paraId="6F86B4C3" w14:textId="178DF012">
            <w:pPr>
              <w:rPr>
                <w:rFonts w:eastAsiaTheme="minorEastAsia"/>
                <w:color w:val="000000" w:themeColor="text1"/>
                <w:sz w:val="16"/>
                <w:szCs w:val="16"/>
              </w:rPr>
            </w:pPr>
            <w:r w:rsidRPr="000F7CCE">
              <w:rPr>
                <w:rFonts w:eastAsiaTheme="minorEastAsia"/>
                <w:color w:val="000000" w:themeColor="text1"/>
                <w:sz w:val="16"/>
                <w:szCs w:val="16"/>
              </w:rPr>
              <w:t>Start timestamp of interval.</w:t>
            </w:r>
          </w:p>
        </w:tc>
      </w:tr>
      <w:tr w:rsidRPr="000F7CCE" w:rsidR="000E200A" w:rsidTr="3470C491" w14:paraId="4CF6B934" w14:textId="77777777">
        <w:trPr>
          <w:trHeight w:val="300"/>
        </w:trPr>
        <w:tc>
          <w:tcPr>
            <w:tcW w:w="1155" w:type="dxa"/>
          </w:tcPr>
          <w:p w:rsidRPr="000F7CCE" w:rsidR="000E200A" w:rsidP="00A70FC5" w:rsidRDefault="000E200A" w14:paraId="30830A70" w14:textId="77777777">
            <w:pPr>
              <w:rPr>
                <w:rFonts w:eastAsiaTheme="minorEastAsia"/>
                <w:color w:val="000000" w:themeColor="text1"/>
                <w:sz w:val="16"/>
                <w:szCs w:val="16"/>
              </w:rPr>
            </w:pPr>
          </w:p>
        </w:tc>
        <w:tc>
          <w:tcPr>
            <w:tcW w:w="1335" w:type="dxa"/>
          </w:tcPr>
          <w:p w:rsidRPr="000F7CCE" w:rsidR="000E200A" w:rsidP="00A70FC5" w:rsidRDefault="000E200A" w14:paraId="2E343E3C" w14:textId="77777777">
            <w:pPr>
              <w:rPr>
                <w:rFonts w:eastAsiaTheme="minorEastAsia"/>
                <w:color w:val="000000" w:themeColor="text1"/>
                <w:sz w:val="16"/>
                <w:szCs w:val="16"/>
              </w:rPr>
            </w:pPr>
          </w:p>
        </w:tc>
        <w:tc>
          <w:tcPr>
            <w:tcW w:w="2280" w:type="dxa"/>
          </w:tcPr>
          <w:p w:rsidRPr="000F7CCE" w:rsidR="000E200A" w:rsidP="00FF201B" w:rsidRDefault="009C39AA" w14:paraId="25444B95" w14:textId="14F0ECF3">
            <w:pPr>
              <w:rPr>
                <w:rFonts w:eastAsiaTheme="minorEastAsia"/>
                <w:color w:val="000000" w:themeColor="text1"/>
                <w:sz w:val="16"/>
                <w:szCs w:val="16"/>
              </w:rPr>
            </w:pPr>
            <w:r w:rsidRPr="000F7CCE">
              <w:rPr>
                <w:rFonts w:eastAsiaTheme="minorEastAsia"/>
                <w:color w:val="000000" w:themeColor="text1"/>
                <w:sz w:val="16"/>
                <w:szCs w:val="16"/>
              </w:rPr>
              <w:t>End timestamp</w:t>
            </w:r>
          </w:p>
        </w:tc>
        <w:tc>
          <w:tcPr>
            <w:tcW w:w="4580" w:type="dxa"/>
          </w:tcPr>
          <w:p w:rsidRPr="000F7CCE" w:rsidR="000E200A" w:rsidP="00A70FC5" w:rsidRDefault="009C39AA" w14:paraId="4814470E" w14:textId="61C1BADE">
            <w:pPr>
              <w:rPr>
                <w:rFonts w:eastAsiaTheme="minorEastAsia"/>
                <w:color w:val="000000" w:themeColor="text1"/>
                <w:sz w:val="16"/>
                <w:szCs w:val="16"/>
              </w:rPr>
            </w:pPr>
            <w:r w:rsidRPr="000F7CCE">
              <w:rPr>
                <w:rFonts w:eastAsiaTheme="minorEastAsia"/>
                <w:color w:val="000000" w:themeColor="text1"/>
                <w:sz w:val="16"/>
                <w:szCs w:val="16"/>
              </w:rPr>
              <w:t>Start timestamp of interval.</w:t>
            </w:r>
          </w:p>
        </w:tc>
      </w:tr>
      <w:tr w:rsidRPr="000F7CCE" w:rsidR="000E200A" w:rsidTr="3470C491" w14:paraId="50357772" w14:textId="77777777">
        <w:trPr>
          <w:trHeight w:val="300"/>
        </w:trPr>
        <w:tc>
          <w:tcPr>
            <w:tcW w:w="1155" w:type="dxa"/>
          </w:tcPr>
          <w:p w:rsidRPr="000F7CCE" w:rsidR="000E200A" w:rsidP="00A70FC5" w:rsidRDefault="000E200A" w14:paraId="442F5E4F" w14:textId="77777777">
            <w:pPr>
              <w:rPr>
                <w:rFonts w:eastAsiaTheme="minorEastAsia"/>
                <w:color w:val="000000" w:themeColor="text1"/>
                <w:sz w:val="16"/>
                <w:szCs w:val="16"/>
              </w:rPr>
            </w:pPr>
          </w:p>
        </w:tc>
        <w:tc>
          <w:tcPr>
            <w:tcW w:w="1335" w:type="dxa"/>
          </w:tcPr>
          <w:p w:rsidRPr="000F7CCE" w:rsidR="000E200A" w:rsidP="00A70FC5" w:rsidRDefault="000E200A" w14:paraId="6841DAA8" w14:textId="77777777">
            <w:pPr>
              <w:rPr>
                <w:rFonts w:eastAsiaTheme="minorEastAsia"/>
                <w:color w:val="000000" w:themeColor="text1"/>
                <w:sz w:val="16"/>
                <w:szCs w:val="16"/>
              </w:rPr>
            </w:pPr>
          </w:p>
        </w:tc>
        <w:tc>
          <w:tcPr>
            <w:tcW w:w="2280" w:type="dxa"/>
          </w:tcPr>
          <w:p w:rsidRPr="000F7CCE" w:rsidR="000E200A" w:rsidP="00FF201B" w:rsidRDefault="00B364D5" w14:paraId="416E56B1" w14:textId="4B62A694">
            <w:pPr>
              <w:rPr>
                <w:rFonts w:eastAsiaTheme="minorEastAsia"/>
                <w:color w:val="000000" w:themeColor="text1"/>
                <w:sz w:val="16"/>
                <w:szCs w:val="16"/>
              </w:rPr>
            </w:pPr>
            <w:r w:rsidRPr="000F7CCE">
              <w:rPr>
                <w:rFonts w:eastAsiaTheme="minorEastAsia"/>
                <w:color w:val="000000" w:themeColor="text1"/>
                <w:sz w:val="16"/>
                <w:szCs w:val="16"/>
              </w:rPr>
              <w:t>Direction</w:t>
            </w:r>
          </w:p>
        </w:tc>
        <w:tc>
          <w:tcPr>
            <w:tcW w:w="4580" w:type="dxa"/>
          </w:tcPr>
          <w:p w:rsidRPr="000F7CCE" w:rsidR="000E200A" w:rsidP="00B364D5" w:rsidRDefault="00B364D5" w14:paraId="4100A136" w14:textId="55DE4D30">
            <w:pPr>
              <w:rPr>
                <w:rFonts w:eastAsiaTheme="minorEastAsia"/>
                <w:color w:val="000000" w:themeColor="text1"/>
                <w:sz w:val="16"/>
                <w:szCs w:val="16"/>
              </w:rPr>
            </w:pPr>
            <w:r w:rsidRPr="000F7CCE">
              <w:rPr>
                <w:rFonts w:eastAsiaTheme="minorEastAsia"/>
                <w:color w:val="000000" w:themeColor="text1"/>
                <w:sz w:val="16"/>
                <w:szCs w:val="16"/>
              </w:rPr>
              <w:t>Flow direction metered by the metering point. This can either be production, consumption or combined.</w:t>
            </w:r>
          </w:p>
        </w:tc>
      </w:tr>
      <w:tr w:rsidRPr="000F7CCE" w:rsidR="000E200A" w:rsidTr="3470C491" w14:paraId="049994DC" w14:textId="77777777">
        <w:trPr>
          <w:trHeight w:val="300"/>
        </w:trPr>
        <w:tc>
          <w:tcPr>
            <w:tcW w:w="1155" w:type="dxa"/>
          </w:tcPr>
          <w:p w:rsidRPr="000F7CCE" w:rsidR="000E200A" w:rsidP="00A70FC5" w:rsidRDefault="000E200A" w14:paraId="14668019" w14:textId="77777777">
            <w:pPr>
              <w:rPr>
                <w:rFonts w:eastAsiaTheme="minorEastAsia"/>
                <w:color w:val="000000" w:themeColor="text1"/>
                <w:sz w:val="16"/>
                <w:szCs w:val="16"/>
              </w:rPr>
            </w:pPr>
          </w:p>
        </w:tc>
        <w:tc>
          <w:tcPr>
            <w:tcW w:w="1335" w:type="dxa"/>
          </w:tcPr>
          <w:p w:rsidRPr="000F7CCE" w:rsidR="000E200A" w:rsidP="00A70FC5" w:rsidRDefault="000E200A" w14:paraId="3B4CF435" w14:textId="77777777">
            <w:pPr>
              <w:rPr>
                <w:rFonts w:eastAsiaTheme="minorEastAsia"/>
                <w:color w:val="000000" w:themeColor="text1"/>
                <w:sz w:val="16"/>
                <w:szCs w:val="16"/>
              </w:rPr>
            </w:pPr>
          </w:p>
        </w:tc>
        <w:tc>
          <w:tcPr>
            <w:tcW w:w="2280" w:type="dxa"/>
          </w:tcPr>
          <w:p w:rsidRPr="000F7CCE" w:rsidR="000E200A" w:rsidP="00FF201B" w:rsidRDefault="00763B7B" w14:paraId="124166C7" w14:textId="7B9E15C5">
            <w:pPr>
              <w:rPr>
                <w:rFonts w:eastAsiaTheme="minorEastAsia"/>
                <w:color w:val="000000" w:themeColor="text1"/>
                <w:sz w:val="16"/>
                <w:szCs w:val="16"/>
              </w:rPr>
            </w:pPr>
            <w:r w:rsidRPr="000F7CCE">
              <w:rPr>
                <w:rFonts w:eastAsiaTheme="minorEastAsia"/>
                <w:color w:val="000000" w:themeColor="text1"/>
                <w:sz w:val="16"/>
                <w:szCs w:val="16"/>
              </w:rPr>
              <w:t>Quality of reading</w:t>
            </w:r>
          </w:p>
        </w:tc>
        <w:tc>
          <w:tcPr>
            <w:tcW w:w="4580" w:type="dxa"/>
          </w:tcPr>
          <w:p w:rsidRPr="000F7CCE" w:rsidR="000E200A" w:rsidP="00763B7B" w:rsidRDefault="00763B7B" w14:paraId="7210ABBE" w14:textId="1554CF95">
            <w:pPr>
              <w:rPr>
                <w:rFonts w:eastAsiaTheme="minorEastAsia"/>
                <w:color w:val="000000" w:themeColor="text1"/>
                <w:sz w:val="16"/>
                <w:szCs w:val="16"/>
              </w:rPr>
            </w:pPr>
            <w:r w:rsidRPr="000F7CCE">
              <w:rPr>
                <w:rFonts w:eastAsiaTheme="minorEastAsia"/>
                <w:color w:val="000000" w:themeColor="text1"/>
                <w:sz w:val="16"/>
                <w:szCs w:val="16"/>
              </w:rPr>
              <w:t>Indication of the quality of the interval reading (for instance, based on the fact that the value is metered or estimated).</w:t>
            </w:r>
          </w:p>
        </w:tc>
      </w:tr>
      <w:tr w:rsidRPr="000F7CCE" w:rsidR="000E200A" w:rsidTr="3470C491" w14:paraId="7F21C6FA" w14:textId="77777777">
        <w:trPr>
          <w:trHeight w:val="300"/>
        </w:trPr>
        <w:tc>
          <w:tcPr>
            <w:tcW w:w="1155" w:type="dxa"/>
          </w:tcPr>
          <w:p w:rsidRPr="000F7CCE" w:rsidR="000E200A" w:rsidP="00A70FC5" w:rsidRDefault="000E200A" w14:paraId="700C66A5" w14:textId="77777777">
            <w:pPr>
              <w:rPr>
                <w:rFonts w:eastAsiaTheme="minorEastAsia"/>
                <w:color w:val="000000" w:themeColor="text1"/>
                <w:sz w:val="16"/>
                <w:szCs w:val="16"/>
              </w:rPr>
            </w:pPr>
          </w:p>
        </w:tc>
        <w:tc>
          <w:tcPr>
            <w:tcW w:w="1335" w:type="dxa"/>
          </w:tcPr>
          <w:p w:rsidRPr="000F7CCE" w:rsidR="000E200A" w:rsidP="00A70FC5" w:rsidRDefault="000E200A" w14:paraId="26CAC4C6" w14:textId="77777777">
            <w:pPr>
              <w:rPr>
                <w:rFonts w:eastAsiaTheme="minorEastAsia"/>
                <w:color w:val="000000" w:themeColor="text1"/>
                <w:sz w:val="16"/>
                <w:szCs w:val="16"/>
              </w:rPr>
            </w:pPr>
          </w:p>
        </w:tc>
        <w:tc>
          <w:tcPr>
            <w:tcW w:w="2280" w:type="dxa"/>
          </w:tcPr>
          <w:p w:rsidRPr="000F7CCE" w:rsidR="000E200A" w:rsidP="00FF201B" w:rsidRDefault="00102A49" w14:paraId="4BEBAB15" w14:textId="4ECFBEE6">
            <w:pPr>
              <w:rPr>
                <w:rFonts w:eastAsiaTheme="minorEastAsia"/>
                <w:color w:val="000000" w:themeColor="text1"/>
                <w:sz w:val="16"/>
                <w:szCs w:val="16"/>
              </w:rPr>
            </w:pPr>
            <w:r w:rsidRPr="000F7CCE">
              <w:rPr>
                <w:rFonts w:eastAsiaTheme="minorEastAsia"/>
                <w:color w:val="000000" w:themeColor="text1"/>
                <w:sz w:val="16"/>
                <w:szCs w:val="16"/>
              </w:rPr>
              <w:t>Quantity</w:t>
            </w:r>
          </w:p>
        </w:tc>
        <w:tc>
          <w:tcPr>
            <w:tcW w:w="4580" w:type="dxa"/>
          </w:tcPr>
          <w:p w:rsidRPr="000F7CCE" w:rsidR="000E200A" w:rsidP="00A70FC5" w:rsidRDefault="00102A49" w14:paraId="2B0F2596" w14:textId="5E7378C3">
            <w:pPr>
              <w:rPr>
                <w:rFonts w:eastAsiaTheme="minorEastAsia"/>
                <w:color w:val="000000" w:themeColor="text1"/>
                <w:sz w:val="16"/>
                <w:szCs w:val="16"/>
              </w:rPr>
            </w:pPr>
            <w:r w:rsidRPr="000F7CCE">
              <w:rPr>
                <w:rFonts w:eastAsiaTheme="minorEastAsia"/>
                <w:color w:val="000000" w:themeColor="text1"/>
                <w:sz w:val="16"/>
                <w:szCs w:val="16"/>
              </w:rPr>
              <w:t>Volume consumed or generated.</w:t>
            </w:r>
          </w:p>
        </w:tc>
      </w:tr>
      <w:tr w:rsidRPr="000F7CCE" w:rsidR="000E200A" w:rsidTr="3470C491" w14:paraId="5BDD3F86" w14:textId="77777777">
        <w:trPr>
          <w:trHeight w:val="300"/>
        </w:trPr>
        <w:tc>
          <w:tcPr>
            <w:tcW w:w="1155" w:type="dxa"/>
          </w:tcPr>
          <w:p w:rsidRPr="000F7CCE" w:rsidR="000E200A" w:rsidP="00A70FC5" w:rsidRDefault="00102A49" w14:paraId="4A1F9061" w14:textId="0EECABCE">
            <w:pPr>
              <w:rPr>
                <w:rFonts w:eastAsiaTheme="minorEastAsia"/>
                <w:color w:val="000000" w:themeColor="text1"/>
                <w:sz w:val="16"/>
                <w:szCs w:val="16"/>
              </w:rPr>
            </w:pPr>
            <w:r w:rsidRPr="000F7CCE">
              <w:rPr>
                <w:rFonts w:eastAsiaTheme="minorEastAsia"/>
                <w:color w:val="000000" w:themeColor="text1"/>
                <w:sz w:val="16"/>
                <w:szCs w:val="16"/>
              </w:rPr>
              <w:t>M</w:t>
            </w:r>
          </w:p>
        </w:tc>
        <w:tc>
          <w:tcPr>
            <w:tcW w:w="1335" w:type="dxa"/>
          </w:tcPr>
          <w:p w:rsidRPr="000F7CCE" w:rsidR="000E200A" w:rsidP="00102A49" w:rsidRDefault="00102A49" w14:paraId="37F2B4BA" w14:textId="279F2263">
            <w:pPr>
              <w:rPr>
                <w:rFonts w:eastAsiaTheme="minorEastAsia"/>
                <w:color w:val="000000" w:themeColor="text1"/>
                <w:sz w:val="16"/>
                <w:szCs w:val="16"/>
              </w:rPr>
            </w:pPr>
            <w:r w:rsidRPr="000F7CCE">
              <w:rPr>
                <w:rFonts w:eastAsiaTheme="minorEastAsia"/>
                <w:color w:val="000000" w:themeColor="text1"/>
                <w:sz w:val="16"/>
                <w:szCs w:val="16"/>
              </w:rPr>
              <w:t>Validated historical data with final customer information</w:t>
            </w:r>
          </w:p>
        </w:tc>
        <w:tc>
          <w:tcPr>
            <w:tcW w:w="2280" w:type="dxa"/>
          </w:tcPr>
          <w:p w:rsidRPr="000F7CCE" w:rsidR="000E200A" w:rsidP="00FF201B" w:rsidRDefault="00102A49" w14:paraId="750C1517" w14:textId="5452035B">
            <w:pPr>
              <w:rPr>
                <w:rFonts w:eastAsiaTheme="minorEastAsia"/>
                <w:color w:val="000000" w:themeColor="text1"/>
                <w:sz w:val="16"/>
                <w:szCs w:val="16"/>
              </w:rPr>
            </w:pPr>
            <w:r w:rsidRPr="000F7CCE">
              <w:rPr>
                <w:rFonts w:eastAsiaTheme="minorEastAsia"/>
                <w:color w:val="000000" w:themeColor="text1"/>
                <w:sz w:val="16"/>
                <w:szCs w:val="16"/>
              </w:rPr>
              <w:t>Validated historical data</w:t>
            </w:r>
          </w:p>
        </w:tc>
        <w:tc>
          <w:tcPr>
            <w:tcW w:w="4580" w:type="dxa"/>
          </w:tcPr>
          <w:p w:rsidRPr="000F7CCE" w:rsidR="000E200A" w:rsidP="00A70FC5" w:rsidRDefault="00102A49" w14:paraId="6B92052B" w14:textId="56ABD742">
            <w:pPr>
              <w:rPr>
                <w:rFonts w:eastAsiaTheme="minorEastAsia"/>
                <w:color w:val="000000" w:themeColor="text1"/>
                <w:sz w:val="16"/>
                <w:szCs w:val="16"/>
              </w:rPr>
            </w:pPr>
            <w:r w:rsidRPr="000F7CCE">
              <w:rPr>
                <w:rFonts w:eastAsiaTheme="minorEastAsia"/>
                <w:color w:val="000000" w:themeColor="text1"/>
                <w:sz w:val="16"/>
                <w:szCs w:val="16"/>
              </w:rPr>
              <w:t>Information object E</w:t>
            </w:r>
            <w:r w:rsidRPr="000F7CCE" w:rsidR="00D31A00">
              <w:rPr>
                <w:rFonts w:eastAsiaTheme="minorEastAsia"/>
                <w:color w:val="000000" w:themeColor="text1"/>
                <w:sz w:val="16"/>
                <w:szCs w:val="16"/>
              </w:rPr>
              <w:t xml:space="preserve"> – Validated historical data</w:t>
            </w:r>
          </w:p>
        </w:tc>
      </w:tr>
      <w:tr w:rsidRPr="000F7CCE" w:rsidR="000E200A" w:rsidTr="3470C491" w14:paraId="2C48D284" w14:textId="77777777">
        <w:trPr>
          <w:trHeight w:val="300"/>
        </w:trPr>
        <w:tc>
          <w:tcPr>
            <w:tcW w:w="1155" w:type="dxa"/>
          </w:tcPr>
          <w:p w:rsidRPr="000F7CCE" w:rsidR="000E200A" w:rsidP="00A70FC5" w:rsidRDefault="000E200A" w14:paraId="79BD1DD4" w14:textId="77777777">
            <w:pPr>
              <w:rPr>
                <w:rFonts w:eastAsiaTheme="minorEastAsia"/>
                <w:color w:val="000000" w:themeColor="text1"/>
                <w:sz w:val="16"/>
                <w:szCs w:val="16"/>
              </w:rPr>
            </w:pPr>
          </w:p>
        </w:tc>
        <w:tc>
          <w:tcPr>
            <w:tcW w:w="1335" w:type="dxa"/>
          </w:tcPr>
          <w:p w:rsidRPr="000F7CCE" w:rsidR="000E200A" w:rsidP="00A70FC5" w:rsidRDefault="000E200A" w14:paraId="672E3AF6" w14:textId="77777777">
            <w:pPr>
              <w:rPr>
                <w:rFonts w:eastAsiaTheme="minorEastAsia"/>
                <w:color w:val="000000" w:themeColor="text1"/>
                <w:sz w:val="16"/>
                <w:szCs w:val="16"/>
              </w:rPr>
            </w:pPr>
          </w:p>
        </w:tc>
        <w:tc>
          <w:tcPr>
            <w:tcW w:w="2280" w:type="dxa"/>
          </w:tcPr>
          <w:p w:rsidRPr="000F7CCE" w:rsidR="000E200A" w:rsidP="00FF201B" w:rsidRDefault="00D31A00" w14:paraId="7398CD66" w14:textId="0CF77CDA">
            <w:pPr>
              <w:rPr>
                <w:rFonts w:eastAsiaTheme="minorEastAsia"/>
                <w:color w:val="000000" w:themeColor="text1"/>
                <w:sz w:val="16"/>
                <w:szCs w:val="16"/>
              </w:rPr>
            </w:pPr>
            <w:r w:rsidRPr="000F7CCE">
              <w:rPr>
                <w:rFonts w:eastAsiaTheme="minorEastAsia"/>
                <w:color w:val="000000" w:themeColor="text1"/>
                <w:sz w:val="16"/>
                <w:szCs w:val="16"/>
              </w:rPr>
              <w:t>Final customer</w:t>
            </w:r>
          </w:p>
        </w:tc>
        <w:tc>
          <w:tcPr>
            <w:tcW w:w="4580" w:type="dxa"/>
          </w:tcPr>
          <w:p w:rsidRPr="000F7CCE" w:rsidR="00AA7F47" w:rsidP="00AA7F47" w:rsidRDefault="00AA7F47" w14:paraId="45638F1F" w14:textId="200BADE7">
            <w:pPr>
              <w:rPr>
                <w:rFonts w:eastAsiaTheme="minorEastAsia"/>
                <w:color w:val="000000" w:themeColor="text1"/>
                <w:sz w:val="16"/>
                <w:szCs w:val="16"/>
              </w:rPr>
            </w:pPr>
            <w:r w:rsidRPr="000F7CCE">
              <w:rPr>
                <w:rFonts w:eastAsiaTheme="minorEastAsia"/>
                <w:color w:val="000000" w:themeColor="text1"/>
                <w:sz w:val="16"/>
                <w:szCs w:val="16"/>
              </w:rPr>
              <w:t>Information that allows the CESU operator to potentially</w:t>
            </w:r>
          </w:p>
          <w:p w:rsidRPr="000F7CCE" w:rsidR="000E200A" w:rsidP="00AA7F47" w:rsidRDefault="00AA7F47" w14:paraId="480CC0AF" w14:textId="17767E51">
            <w:pPr>
              <w:rPr>
                <w:rFonts w:eastAsiaTheme="minorEastAsia"/>
                <w:color w:val="000000" w:themeColor="text1"/>
                <w:sz w:val="16"/>
                <w:szCs w:val="16"/>
              </w:rPr>
            </w:pPr>
            <w:r w:rsidRPr="000F7CCE">
              <w:rPr>
                <w:rFonts w:eastAsiaTheme="minorEastAsia"/>
                <w:color w:val="000000" w:themeColor="text1"/>
                <w:sz w:val="16"/>
                <w:szCs w:val="16"/>
              </w:rPr>
              <w:t>verify that it gets the data for the correct final customer.</w:t>
            </w:r>
          </w:p>
        </w:tc>
      </w:tr>
      <w:tr w:rsidRPr="000F7CCE" w:rsidR="000E200A" w:rsidTr="3470C491" w14:paraId="41CA9A31" w14:textId="77777777">
        <w:trPr>
          <w:trHeight w:val="300"/>
        </w:trPr>
        <w:tc>
          <w:tcPr>
            <w:tcW w:w="1155" w:type="dxa"/>
          </w:tcPr>
          <w:p w:rsidRPr="000F7CCE" w:rsidR="000E200A" w:rsidP="00A70FC5" w:rsidRDefault="000E786B" w14:paraId="3820DB92" w14:textId="6270403C">
            <w:pPr>
              <w:rPr>
                <w:rFonts w:eastAsiaTheme="minorEastAsia"/>
                <w:color w:val="000000" w:themeColor="text1"/>
                <w:sz w:val="16"/>
                <w:szCs w:val="16"/>
              </w:rPr>
            </w:pPr>
            <w:r w:rsidRPr="000F7CCE">
              <w:rPr>
                <w:rFonts w:eastAsiaTheme="minorEastAsia"/>
                <w:color w:val="000000" w:themeColor="text1"/>
                <w:sz w:val="16"/>
                <w:szCs w:val="16"/>
              </w:rPr>
              <w:t>N</w:t>
            </w:r>
          </w:p>
        </w:tc>
        <w:tc>
          <w:tcPr>
            <w:tcW w:w="1335" w:type="dxa"/>
          </w:tcPr>
          <w:p w:rsidRPr="000F7CCE" w:rsidR="000E200A" w:rsidP="00A70FC5" w:rsidRDefault="000E786B" w14:paraId="5F943426" w14:textId="03AAF473">
            <w:pPr>
              <w:rPr>
                <w:rFonts w:eastAsiaTheme="minorEastAsia"/>
                <w:color w:val="000000" w:themeColor="text1"/>
                <w:sz w:val="16"/>
                <w:szCs w:val="16"/>
              </w:rPr>
            </w:pPr>
            <w:r w:rsidRPr="000F7CCE">
              <w:rPr>
                <w:rFonts w:eastAsiaTheme="minorEastAsia"/>
                <w:color w:val="000000" w:themeColor="text1"/>
                <w:sz w:val="16"/>
                <w:szCs w:val="16"/>
              </w:rPr>
              <w:t>Metering point information</w:t>
            </w:r>
          </w:p>
        </w:tc>
        <w:tc>
          <w:tcPr>
            <w:tcW w:w="2280" w:type="dxa"/>
          </w:tcPr>
          <w:p w:rsidRPr="000F7CCE" w:rsidR="000E200A" w:rsidP="00FF201B" w:rsidRDefault="000E786B" w14:paraId="53A173EA" w14:textId="3A30F86F">
            <w:pPr>
              <w:rPr>
                <w:rFonts w:eastAsiaTheme="minorEastAsia"/>
                <w:color w:val="000000" w:themeColor="text1"/>
                <w:sz w:val="16"/>
                <w:szCs w:val="16"/>
              </w:rPr>
            </w:pPr>
            <w:r w:rsidRPr="000F7CCE">
              <w:rPr>
                <w:rFonts w:eastAsiaTheme="minorEastAsia"/>
                <w:color w:val="000000" w:themeColor="text1"/>
                <w:sz w:val="16"/>
                <w:szCs w:val="16"/>
              </w:rPr>
              <w:t>Meta information</w:t>
            </w:r>
          </w:p>
        </w:tc>
        <w:tc>
          <w:tcPr>
            <w:tcW w:w="4580" w:type="dxa"/>
          </w:tcPr>
          <w:p w:rsidRPr="000F7CCE" w:rsidR="000E200A" w:rsidP="00A70FC5" w:rsidRDefault="005372A6" w14:paraId="73E8B73D" w14:textId="378713A4">
            <w:pPr>
              <w:rPr>
                <w:rFonts w:eastAsiaTheme="minorEastAsia"/>
                <w:color w:val="000000" w:themeColor="text1"/>
                <w:sz w:val="16"/>
                <w:szCs w:val="16"/>
              </w:rPr>
            </w:pPr>
            <w:r>
              <w:rPr>
                <w:rFonts w:eastAsiaTheme="minorEastAsia"/>
                <w:color w:val="000000" w:themeColor="text1"/>
                <w:sz w:val="16"/>
                <w:szCs w:val="16"/>
              </w:rPr>
              <w:t>Master data of the metering point.</w:t>
            </w:r>
          </w:p>
        </w:tc>
      </w:tr>
      <w:tr w:rsidRPr="000F7CCE" w:rsidR="003A71E7" w:rsidTr="3470C491" w14:paraId="1D447200" w14:textId="77777777">
        <w:trPr>
          <w:trHeight w:val="300"/>
        </w:trPr>
        <w:tc>
          <w:tcPr>
            <w:tcW w:w="1155" w:type="dxa"/>
          </w:tcPr>
          <w:p w:rsidRPr="000F7CCE" w:rsidR="003A71E7" w:rsidP="003A71E7" w:rsidRDefault="003A71E7" w14:paraId="749466B8" w14:textId="492BC0B5">
            <w:pPr>
              <w:rPr>
                <w:rFonts w:eastAsiaTheme="minorEastAsia"/>
                <w:color w:val="000000" w:themeColor="text1"/>
                <w:sz w:val="16"/>
                <w:szCs w:val="16"/>
              </w:rPr>
            </w:pPr>
            <w:r>
              <w:rPr>
                <w:rFonts w:eastAsiaTheme="minorEastAsia"/>
                <w:color w:val="000000" w:themeColor="text1"/>
                <w:sz w:val="16"/>
                <w:szCs w:val="16"/>
              </w:rPr>
              <w:t>O</w:t>
            </w:r>
          </w:p>
        </w:tc>
        <w:tc>
          <w:tcPr>
            <w:tcW w:w="1335" w:type="dxa"/>
          </w:tcPr>
          <w:p w:rsidRPr="000F7CCE" w:rsidR="003A71E7" w:rsidP="003A71E7" w:rsidRDefault="003A71E7" w14:paraId="7C358E63" w14:textId="2E8CC548">
            <w:pPr>
              <w:rPr>
                <w:rFonts w:eastAsiaTheme="minorEastAsia"/>
                <w:color w:val="000000" w:themeColor="text1"/>
                <w:sz w:val="16"/>
                <w:szCs w:val="16"/>
              </w:rPr>
            </w:pPr>
            <w:r w:rsidRPr="000F7CCE">
              <w:rPr>
                <w:rFonts w:eastAsiaTheme="minorEastAsia"/>
                <w:color w:val="000000" w:themeColor="text1"/>
                <w:sz w:val="16"/>
                <w:szCs w:val="16"/>
              </w:rPr>
              <w:t>Preset permission sharing request</w:t>
            </w:r>
          </w:p>
        </w:tc>
        <w:tc>
          <w:tcPr>
            <w:tcW w:w="2280" w:type="dxa"/>
          </w:tcPr>
          <w:p w:rsidRPr="000F7CCE" w:rsidR="003A71E7" w:rsidP="003A71E7" w:rsidRDefault="003A71E7" w14:paraId="2DA45B62" w14:textId="697939B7">
            <w:pPr>
              <w:rPr>
                <w:rFonts w:eastAsiaTheme="minorEastAsia"/>
                <w:color w:val="000000" w:themeColor="text1"/>
                <w:sz w:val="16"/>
                <w:szCs w:val="16"/>
              </w:rPr>
            </w:pPr>
            <w:r w:rsidRPr="000F7CCE">
              <w:rPr>
                <w:rFonts w:eastAsia="Arial" w:cstheme="minorHAnsi"/>
                <w:color w:val="000000" w:themeColor="text1"/>
                <w:sz w:val="16"/>
                <w:szCs w:val="16"/>
              </w:rPr>
              <w:t>CESU</w:t>
            </w:r>
            <w:r>
              <w:rPr>
                <w:rFonts w:eastAsia="Arial" w:cstheme="minorHAnsi"/>
                <w:color w:val="000000" w:themeColor="text1"/>
                <w:sz w:val="16"/>
                <w:szCs w:val="16"/>
              </w:rPr>
              <w:t xml:space="preserve"> data eligible party</w:t>
            </w:r>
            <w:r w:rsidRPr="000F7CCE">
              <w:rPr>
                <w:rFonts w:eastAsia="Arial" w:cstheme="minorHAnsi"/>
                <w:color w:val="000000" w:themeColor="text1"/>
                <w:sz w:val="16"/>
                <w:szCs w:val="16"/>
              </w:rPr>
              <w:t xml:space="preserve"> identifier</w:t>
            </w:r>
          </w:p>
        </w:tc>
        <w:tc>
          <w:tcPr>
            <w:tcW w:w="4580" w:type="dxa"/>
          </w:tcPr>
          <w:p w:rsidR="003A71E7" w:rsidP="003A71E7" w:rsidRDefault="003A71E7" w14:paraId="15529C57" w14:textId="6AA80429">
            <w:pPr>
              <w:rPr>
                <w:rFonts w:eastAsiaTheme="minorEastAsia"/>
                <w:color w:val="000000" w:themeColor="text1"/>
                <w:sz w:val="16"/>
                <w:szCs w:val="16"/>
              </w:rPr>
            </w:pPr>
            <w:r w:rsidRPr="000F7CCE">
              <w:rPr>
                <w:rFonts w:eastAsia="Arial" w:cstheme="minorHAnsi"/>
                <w:color w:val="000000" w:themeColor="text1"/>
                <w:sz w:val="16"/>
                <w:szCs w:val="16"/>
              </w:rPr>
              <w:t>A unique identifier of the CESU</w:t>
            </w:r>
            <w:r>
              <w:rPr>
                <w:rFonts w:eastAsia="Arial" w:cstheme="minorHAnsi"/>
                <w:color w:val="000000" w:themeColor="text1"/>
                <w:sz w:val="16"/>
                <w:szCs w:val="16"/>
              </w:rPr>
              <w:t xml:space="preserve"> data eligible party</w:t>
            </w:r>
            <w:r w:rsidRPr="000F7CCE">
              <w:rPr>
                <w:rFonts w:eastAsia="Arial" w:cstheme="minorHAnsi"/>
                <w:color w:val="000000" w:themeColor="text1"/>
                <w:sz w:val="16"/>
                <w:szCs w:val="16"/>
              </w:rPr>
              <w:t>.</w:t>
            </w:r>
          </w:p>
        </w:tc>
      </w:tr>
      <w:tr w:rsidRPr="000F7CCE" w:rsidR="003A71E7" w:rsidTr="3470C491" w14:paraId="4FFED73E" w14:textId="77777777">
        <w:trPr>
          <w:trHeight w:val="300"/>
        </w:trPr>
        <w:tc>
          <w:tcPr>
            <w:tcW w:w="1155" w:type="dxa"/>
          </w:tcPr>
          <w:p w:rsidRPr="000F7CCE" w:rsidR="003A71E7" w:rsidP="003A71E7" w:rsidRDefault="003A71E7" w14:paraId="1BABC377" w14:textId="77777777">
            <w:pPr>
              <w:rPr>
                <w:rFonts w:eastAsiaTheme="minorEastAsia"/>
                <w:color w:val="000000" w:themeColor="text1"/>
                <w:sz w:val="16"/>
                <w:szCs w:val="16"/>
              </w:rPr>
            </w:pPr>
          </w:p>
        </w:tc>
        <w:tc>
          <w:tcPr>
            <w:tcW w:w="1335" w:type="dxa"/>
          </w:tcPr>
          <w:p w:rsidRPr="000F7CCE" w:rsidR="003A71E7" w:rsidP="003A71E7" w:rsidRDefault="003A71E7" w14:paraId="27766D6B" w14:textId="77777777">
            <w:pPr>
              <w:rPr>
                <w:rFonts w:eastAsiaTheme="minorEastAsia"/>
                <w:color w:val="000000" w:themeColor="text1"/>
                <w:sz w:val="16"/>
                <w:szCs w:val="16"/>
              </w:rPr>
            </w:pPr>
          </w:p>
        </w:tc>
        <w:tc>
          <w:tcPr>
            <w:tcW w:w="2280" w:type="dxa"/>
          </w:tcPr>
          <w:p w:rsidRPr="000F7CCE" w:rsidR="003A71E7" w:rsidP="003A71E7" w:rsidRDefault="003A71E7" w14:paraId="05507CC3" w14:textId="4AB47B33">
            <w:pPr>
              <w:rPr>
                <w:rFonts w:eastAsiaTheme="minorEastAsia"/>
                <w:color w:val="000000" w:themeColor="text1"/>
                <w:sz w:val="16"/>
                <w:szCs w:val="16"/>
              </w:rPr>
            </w:pPr>
            <w:r>
              <w:rPr>
                <w:rFonts w:eastAsia="Arial" w:cstheme="minorHAnsi"/>
                <w:color w:val="000000" w:themeColor="text1"/>
                <w:sz w:val="16"/>
                <w:szCs w:val="16"/>
              </w:rPr>
              <w:t>Established permission information</w:t>
            </w:r>
          </w:p>
        </w:tc>
        <w:tc>
          <w:tcPr>
            <w:tcW w:w="4580" w:type="dxa"/>
          </w:tcPr>
          <w:p w:rsidR="003A71E7" w:rsidP="003A71E7" w:rsidRDefault="003A71E7" w14:paraId="7BCF04FA" w14:textId="08E7395C">
            <w:pPr>
              <w:rPr>
                <w:rFonts w:eastAsiaTheme="minorEastAsia"/>
                <w:color w:val="000000" w:themeColor="text1"/>
                <w:sz w:val="16"/>
                <w:szCs w:val="16"/>
              </w:rPr>
            </w:pPr>
            <w:r>
              <w:rPr>
                <w:rFonts w:eastAsiaTheme="minorEastAsia"/>
                <w:color w:val="000000" w:themeColor="text1"/>
                <w:sz w:val="16"/>
                <w:szCs w:val="16"/>
              </w:rPr>
              <w:t xml:space="preserve">Information object I - </w:t>
            </w:r>
            <w:r w:rsidRPr="000F7CCE">
              <w:rPr>
                <w:rFonts w:eastAsiaTheme="minorEastAsia"/>
                <w:color w:val="000000" w:themeColor="text1"/>
                <w:sz w:val="16"/>
                <w:szCs w:val="16"/>
              </w:rPr>
              <w:t>Established permission information</w:t>
            </w:r>
            <w:r>
              <w:rPr>
                <w:rFonts w:eastAsiaTheme="minorEastAsia"/>
                <w:color w:val="000000" w:themeColor="text1"/>
                <w:sz w:val="16"/>
                <w:szCs w:val="16"/>
              </w:rPr>
              <w:t>.</w:t>
            </w:r>
          </w:p>
        </w:tc>
      </w:tr>
    </w:tbl>
    <w:p w:rsidRPr="000F7CCE" w:rsidR="00C70B88" w:rsidP="00C70B88" w:rsidRDefault="00C70B88" w14:paraId="7876D429" w14:textId="77777777">
      <w:pPr>
        <w:rPr>
          <w:rFonts w:ascii="Arial" w:hAnsi="Arial" w:eastAsia="Arial" w:cs="Arial"/>
          <w:color w:val="000000" w:themeColor="text1"/>
        </w:rPr>
      </w:pPr>
    </w:p>
    <w:p w:rsidRPr="000F7CCE" w:rsidR="00667170" w:rsidP="65E2DB54" w:rsidRDefault="14661908" w14:paraId="5866F9FC" w14:textId="497C8B0A">
      <w:pPr>
        <w:rPr>
          <w:rFonts w:ascii="Arial" w:hAnsi="Arial" w:eastAsia="Arial" w:cs="Arial"/>
          <w:b/>
          <w:bCs/>
          <w:color w:val="000000" w:themeColor="text1"/>
          <w:sz w:val="28"/>
          <w:szCs w:val="28"/>
        </w:rPr>
      </w:pPr>
      <w:r w:rsidRPr="777D9C29">
        <w:rPr>
          <w:rFonts w:ascii="Arial" w:hAnsi="Arial" w:eastAsia="Arial" w:cs="Arial"/>
          <w:b/>
          <w:bCs/>
          <w:color w:val="000000" w:themeColor="text1"/>
          <w:sz w:val="28"/>
          <w:szCs w:val="28"/>
        </w:rPr>
        <w:t>Next steps</w:t>
      </w:r>
    </w:p>
    <w:p w:rsidR="777D9C29" w:rsidP="72D4D5A0" w:rsidRDefault="5440A334" w14:paraId="48012BED" w14:textId="1EDFCC1A">
      <w:pPr>
        <w:rPr>
          <w:rFonts w:ascii="Arial" w:hAnsi="Arial" w:eastAsia="Arial" w:cs="Arial"/>
          <w:color w:val="000000" w:themeColor="text1"/>
        </w:rPr>
      </w:pPr>
      <w:r w:rsidRPr="72D4D5A0">
        <w:rPr>
          <w:rFonts w:ascii="Arial" w:hAnsi="Arial" w:eastAsia="Arial" w:cs="Arial"/>
          <w:color w:val="000000" w:themeColor="text1"/>
        </w:rPr>
        <w:t>Throughout the process of the above reference model for Collectove Energy Sharing and operation of energy communities, Insieme Task 4.3 members identified ideas and opportunities for future procedures and s</w:t>
      </w:r>
      <w:r w:rsidRPr="72D4D5A0" w:rsidR="13C36C14">
        <w:rPr>
          <w:rFonts w:ascii="Arial" w:hAnsi="Arial" w:eastAsia="Arial" w:cs="Arial"/>
          <w:color w:val="000000" w:themeColor="text1"/>
        </w:rPr>
        <w:t xml:space="preserve">ervices that could bring important benefits for the facilitation of the adoption at scale of the energy community schema, namely: </w:t>
      </w:r>
    </w:p>
    <w:p w:rsidR="13C36C14" w:rsidP="187753CF" w:rsidRDefault="13C36C14" w14:paraId="0AABBD70" w14:textId="78FC63D2">
      <w:pPr>
        <w:spacing w:before="240" w:after="240"/>
        <w:rPr>
          <w:rFonts w:ascii="Arial" w:hAnsi="Arial" w:eastAsia="Arial" w:cs="Arial"/>
          <w:color w:val="000000" w:themeColor="text1"/>
        </w:rPr>
      </w:pPr>
      <w:r w:rsidRPr="187753CF">
        <w:rPr>
          <w:rFonts w:ascii="Arial" w:hAnsi="Arial" w:eastAsia="Arial" w:cs="Arial"/>
          <w:b/>
          <w:bCs/>
          <w:color w:val="000000" w:themeColor="text1"/>
          <w:lang w:val="en-US"/>
        </w:rPr>
        <w:t>Focus topic 1: opportunity of implementing a common pan European, accessible registry of communities</w:t>
      </w:r>
    </w:p>
    <w:p w:rsidR="13C36C14" w:rsidP="187753CF" w:rsidRDefault="13C36C14" w14:paraId="5024A135" w14:textId="25361765">
      <w:pPr>
        <w:pStyle w:val="ListParagraph"/>
        <w:numPr>
          <w:ilvl w:val="0"/>
          <w:numId w:val="32"/>
        </w:numPr>
        <w:spacing w:after="0"/>
        <w:rPr>
          <w:rFonts w:ascii="Arial" w:hAnsi="Arial" w:eastAsia="Arial" w:cs="Arial"/>
          <w:color w:val="000000" w:themeColor="text1"/>
        </w:rPr>
      </w:pPr>
      <w:r w:rsidRPr="187753CF">
        <w:rPr>
          <w:rFonts w:ascii="Arial" w:hAnsi="Arial" w:eastAsia="Arial" w:cs="Arial"/>
          <w:color w:val="000000" w:themeColor="text1"/>
          <w:lang w:val="en-US"/>
        </w:rPr>
        <w:t>would facilitate customer onboarding and global CESU data accessibility (in particular anticipating a bottom up scaling of energy community participation, through direct local identification of accessible communities by the citizens, as opposed to top down community operator’s active recruitment of members)</w:t>
      </w:r>
    </w:p>
    <w:p w:rsidR="13C36C14" w:rsidP="187753CF" w:rsidRDefault="13C36C14" w14:paraId="21952671" w14:textId="20A6B474">
      <w:pPr>
        <w:pStyle w:val="ListParagraph"/>
        <w:numPr>
          <w:ilvl w:val="0"/>
          <w:numId w:val="32"/>
        </w:numPr>
        <w:spacing w:after="0"/>
        <w:rPr>
          <w:rFonts w:ascii="Arial" w:hAnsi="Arial" w:eastAsia="Arial" w:cs="Arial"/>
          <w:color w:val="000000" w:themeColor="text1"/>
        </w:rPr>
      </w:pPr>
      <w:r w:rsidRPr="187753CF">
        <w:rPr>
          <w:rFonts w:ascii="Arial" w:hAnsi="Arial" w:eastAsia="Arial" w:cs="Arial"/>
          <w:color w:val="000000" w:themeColor="text1"/>
          <w:lang w:val="en-US"/>
        </w:rPr>
        <w:t>would be an opportunity to be an entry point for extra services (CESU data analytics, assessment of economic and social benefits brought by the CESU, etc, …)</w:t>
      </w:r>
    </w:p>
    <w:p w:rsidR="13C36C14" w:rsidP="187753CF" w:rsidRDefault="13C36C14" w14:paraId="63157234" w14:textId="3D5CDFB5">
      <w:pPr>
        <w:spacing w:before="240" w:after="240"/>
        <w:rPr>
          <w:rFonts w:ascii="Arial" w:hAnsi="Arial" w:eastAsia="Arial" w:cs="Arial"/>
          <w:color w:val="000000" w:themeColor="text1"/>
        </w:rPr>
      </w:pPr>
      <w:r w:rsidRPr="187753CF">
        <w:rPr>
          <w:rFonts w:ascii="Arial" w:hAnsi="Arial" w:eastAsia="Arial" w:cs="Arial"/>
          <w:b/>
          <w:bCs/>
          <w:color w:val="000000" w:themeColor="text1"/>
          <w:lang w:val="en-US"/>
        </w:rPr>
        <w:t>Focus topic 2: opportunity to centralize and extend final customer consent given to the CESU operator</w:t>
      </w:r>
    </w:p>
    <w:p w:rsidR="13C36C14" w:rsidP="187753CF" w:rsidRDefault="13C36C14" w14:paraId="12843562" w14:textId="39E66C77">
      <w:pPr>
        <w:pStyle w:val="ListParagraph"/>
        <w:numPr>
          <w:ilvl w:val="0"/>
          <w:numId w:val="31"/>
        </w:numPr>
        <w:spacing w:after="0"/>
        <w:rPr>
          <w:rFonts w:ascii="Arial" w:hAnsi="Arial" w:eastAsia="Arial" w:cs="Arial"/>
          <w:color w:val="000000" w:themeColor="text1"/>
        </w:rPr>
      </w:pPr>
      <w:r w:rsidRPr="187753CF">
        <w:rPr>
          <w:rFonts w:ascii="Arial" w:hAnsi="Arial" w:eastAsia="Arial" w:cs="Arial"/>
          <w:color w:val="000000" w:themeColor="text1"/>
          <w:lang w:val="en-US"/>
        </w:rPr>
        <w:t>going beyond consent for energy data gathering but enrolling members into flexibility programs, enabling AI and analytics on CESU data, etc…</w:t>
      </w:r>
    </w:p>
    <w:p w:rsidR="13C36C14" w:rsidP="0373EDD9" w:rsidRDefault="13C36C14" w14:paraId="031882B8" w14:textId="24901936">
      <w:pPr>
        <w:pStyle w:val="ListParagraph"/>
        <w:numPr>
          <w:ilvl w:val="0"/>
          <w:numId w:val="26"/>
        </w:numPr>
        <w:spacing w:after="0"/>
        <w:rPr>
          <w:rFonts w:ascii="Arial" w:hAnsi="Arial" w:eastAsia="Arial" w:cs="Arial"/>
          <w:color w:val="000000" w:themeColor="text1"/>
        </w:rPr>
      </w:pPr>
      <w:r w:rsidRPr="0373EDD9">
        <w:rPr>
          <w:rFonts w:ascii="Arial" w:hAnsi="Arial" w:eastAsia="Arial" w:cs="Arial"/>
          <w:color w:val="000000" w:themeColor="text1"/>
          <w:lang w:val="en-US"/>
        </w:rPr>
        <w:t>possibility for the CESU operator do aggregate consent for broader third party services</w:t>
      </w:r>
    </w:p>
    <w:p w:rsidR="13C36C14" w:rsidP="187753CF" w:rsidRDefault="13C36C14" w14:paraId="63C0688A" w14:textId="7268F1B6">
      <w:pPr>
        <w:spacing w:before="240" w:after="240"/>
        <w:rPr>
          <w:rFonts w:ascii="Arial" w:hAnsi="Arial" w:eastAsia="Arial" w:cs="Arial"/>
          <w:color w:val="000000" w:themeColor="text1"/>
        </w:rPr>
      </w:pPr>
      <w:r w:rsidRPr="0373EDD9">
        <w:rPr>
          <w:rFonts w:ascii="Arial" w:hAnsi="Arial" w:eastAsia="Arial" w:cs="Arial"/>
          <w:b/>
          <w:bCs/>
          <w:color w:val="000000" w:themeColor="text1"/>
          <w:lang w:val="en-US"/>
        </w:rPr>
        <w:t>Focus topic 3: simplifying / minimizing interfaces for the CESU member / final customer</w:t>
      </w:r>
    </w:p>
    <w:p w:rsidR="13C36C14" w:rsidP="187753CF" w:rsidRDefault="13C36C14" w14:paraId="475FA00C" w14:textId="6922B8FE">
      <w:pPr>
        <w:pStyle w:val="ListParagraph"/>
        <w:numPr>
          <w:ilvl w:val="0"/>
          <w:numId w:val="29"/>
        </w:numPr>
        <w:spacing w:after="0"/>
        <w:rPr>
          <w:rFonts w:ascii="Arial" w:hAnsi="Arial" w:eastAsia="Arial" w:cs="Arial"/>
          <w:color w:val="000000" w:themeColor="text1"/>
        </w:rPr>
      </w:pPr>
      <w:r w:rsidRPr="187753CF">
        <w:rPr>
          <w:rFonts w:ascii="Arial" w:hAnsi="Arial" w:eastAsia="Arial" w:cs="Arial"/>
          <w:color w:val="000000" w:themeColor="text1"/>
          <w:lang w:val="en-US"/>
        </w:rPr>
        <w:t>it is mutually agreed that many difficulties related to member onboarding originates in the numerous and complex interfaces of the candidate member (CESU operator, local authority, DSO, …)</w:t>
      </w:r>
    </w:p>
    <w:p w:rsidR="13C36C14" w:rsidP="0373EDD9" w:rsidRDefault="13C36C14" w14:paraId="2805DE10" w14:textId="65FFBCCE">
      <w:pPr>
        <w:pStyle w:val="ListParagraph"/>
        <w:numPr>
          <w:ilvl w:val="0"/>
          <w:numId w:val="28"/>
        </w:numPr>
        <w:spacing w:after="0"/>
        <w:rPr>
          <w:rFonts w:ascii="Arial" w:hAnsi="Arial" w:eastAsia="Arial" w:cs="Arial"/>
          <w:color w:val="000000" w:themeColor="text1"/>
        </w:rPr>
      </w:pPr>
      <w:r w:rsidRPr="0373EDD9">
        <w:rPr>
          <w:rFonts w:ascii="Arial" w:hAnsi="Arial" w:eastAsia="Arial" w:cs="Arial"/>
          <w:color w:val="000000" w:themeColor="text1"/>
          <w:lang w:val="en-US"/>
        </w:rPr>
        <w:t>Ideally, the candidate member should interface with a minimum of stakeholders (CESU operator?), delegating secondary processes and workflows between the CESU operator and relevant stakeholders (local authority, DSO, metering responsible party, flexibility service provider, CESU data access responsible, …)</w:t>
      </w:r>
    </w:p>
    <w:p w:rsidR="0373EDD9" w:rsidP="0373EDD9" w:rsidRDefault="0373EDD9" w14:paraId="24DF69EA" w14:textId="6D133663">
      <w:pPr>
        <w:spacing w:after="0"/>
        <w:rPr>
          <w:rFonts w:ascii="Arial" w:hAnsi="Arial" w:eastAsia="Arial" w:cs="Arial"/>
          <w:color w:val="000000" w:themeColor="text1"/>
        </w:rPr>
      </w:pPr>
    </w:p>
    <w:p w:rsidR="628B272B" w:rsidP="6B9F7F07" w:rsidRDefault="628B272B" w14:paraId="7DCF7FE6" w14:textId="3D9E278A">
      <w:pPr>
        <w:spacing w:after="0"/>
      </w:pPr>
      <w:r w:rsidRPr="72D4D5A0">
        <w:rPr>
          <w:rFonts w:ascii="Arial" w:hAnsi="Arial" w:eastAsia="Arial" w:cs="Arial"/>
          <w:color w:val="000000" w:themeColor="text1"/>
          <w:lang w:val="en-US"/>
        </w:rPr>
        <w:t>The Task 4.3 members may propose associated candidate procedures in the future steps of the Insieme project.</w:t>
      </w:r>
    </w:p>
    <w:p w:rsidR="187753CF" w:rsidP="187753CF" w:rsidRDefault="187753CF" w14:paraId="2E87A464" w14:textId="75A12082">
      <w:pPr>
        <w:rPr>
          <w:rFonts w:ascii="Arial" w:hAnsi="Arial" w:eastAsia="Arial" w:cs="Arial"/>
          <w:b/>
          <w:bCs/>
          <w:color w:val="000000" w:themeColor="text1"/>
          <w:sz w:val="28"/>
          <w:szCs w:val="28"/>
        </w:rPr>
      </w:pPr>
    </w:p>
    <w:p w:rsidRPr="000F7CCE" w:rsidR="17730425" w:rsidP="17730425" w:rsidRDefault="17730425" w14:paraId="3F0966C4" w14:textId="26A91782">
      <w:pPr>
        <w:rPr>
          <w:rFonts w:ascii="Arial" w:hAnsi="Arial" w:eastAsia="Arial" w:cs="Arial"/>
          <w:b/>
          <w:bCs/>
          <w:color w:val="000000" w:themeColor="text1"/>
          <w:sz w:val="28"/>
          <w:szCs w:val="28"/>
        </w:rPr>
      </w:pPr>
    </w:p>
    <w:p w:rsidRPr="000F7CCE" w:rsidR="17730425" w:rsidP="17730425" w:rsidRDefault="17730425" w14:paraId="7CC6403F" w14:textId="4B207051">
      <w:pPr>
        <w:rPr>
          <w:rFonts w:ascii="Arial" w:hAnsi="Arial" w:eastAsia="Arial" w:cs="Arial"/>
          <w:b/>
          <w:bCs/>
          <w:color w:val="000000" w:themeColor="text1"/>
          <w:sz w:val="28"/>
          <w:szCs w:val="28"/>
        </w:rPr>
      </w:pPr>
    </w:p>
    <w:p w:rsidR="3EACAA6B" w:rsidP="4FE8AC91" w:rsidRDefault="3EACAA6B" w14:paraId="4FED478C" w14:textId="3870F99E">
      <w:pPr>
        <w:rPr>
          <w:rFonts w:ascii="Arial" w:hAnsi="Arial" w:eastAsia="Arial" w:cs="Arial"/>
          <w:b/>
          <w:color w:val="000000" w:themeColor="text1"/>
          <w:sz w:val="28"/>
          <w:szCs w:val="28"/>
        </w:rPr>
      </w:pPr>
    </w:p>
    <w:sectPr w:rsidR="3EACAA6B">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Wv" w:author="Wout van Voornveld" w:date="2025-09-30T09:41:00Z" w:id="0">
    <w:p w:rsidR="00DD6B44" w:rsidP="00DD6B44" w:rsidRDefault="00DD6B44" w14:paraId="09943858" w14:textId="77777777">
      <w:pPr>
        <w:pStyle w:val="CommentText"/>
        <w:jc w:val="left"/>
      </w:pPr>
      <w:r>
        <w:rPr>
          <w:rStyle w:val="CommentReference"/>
        </w:rPr>
        <w:annotationRef/>
      </w:r>
      <w:r>
        <w:t>The third bullet here is slightly different worded as compared to bullet 2 in ‘citizen energy community’. If there is no specific reason, please use the same phrasing.</w:t>
      </w:r>
    </w:p>
  </w:comment>
  <w:comment w:initials="ST" w:author="Staltner Thomas" w:date="2025-10-14T09:49:00Z" w:id="3">
    <w:p w:rsidR="00493655" w:rsidRDefault="00493655" w14:paraId="4944DCEB" w14:textId="4F1D8BE0">
      <w:pPr>
        <w:pStyle w:val="CommentText"/>
      </w:pPr>
      <w:r>
        <w:rPr>
          <w:rStyle w:val="CommentReference"/>
        </w:rPr>
        <w:annotationRef/>
      </w:r>
      <w:r w:rsidRPr="011F1A8E">
        <w:t>I think CESU should also have its own </w:t>
      </w:r>
      <w:r w:rsidRPr="1BE5153F">
        <w:rPr>
          <w:b/>
          <w:bCs/>
        </w:rPr>
        <w:t>Definition</w:t>
      </w:r>
      <w:r w:rsidRPr="063759A0">
        <w:t> section here.</w:t>
      </w:r>
    </w:p>
  </w:comment>
  <w:comment w:initials="Wv" w:author="Wout van Voornveld" w:date="2025-09-30T09:39:00Z" w:id="4">
    <w:p w:rsidR="00B347E8" w:rsidP="00B347E8" w:rsidRDefault="00B347E8" w14:paraId="4565724C" w14:textId="7839D319">
      <w:pPr>
        <w:pStyle w:val="CommentText"/>
        <w:jc w:val="left"/>
      </w:pPr>
      <w:r>
        <w:rPr>
          <w:rStyle w:val="CommentReference"/>
        </w:rPr>
        <w:annotationRef/>
      </w:r>
      <w:r>
        <w:t>Please explain the CESU abbreviation, as this is the first time that it is used.</w:t>
      </w:r>
    </w:p>
  </w:comment>
  <w:comment w:initials="LR" w:author="Luís Manuel Rodrigues" w:date="2025-09-12T09:47:00Z" w:id="2">
    <w:p w:rsidR="008063C4" w:rsidP="008063C4" w:rsidRDefault="008063C4" w14:paraId="5660ACF7" w14:textId="1B32294B">
      <w:pPr>
        <w:pStyle w:val="CommentText"/>
        <w:jc w:val="left"/>
      </w:pPr>
      <w:r>
        <w:rPr>
          <w:rStyle w:val="CommentReference"/>
        </w:rPr>
        <w:annotationRef/>
      </w:r>
      <w:r>
        <w:t>Added new definition</w:t>
      </w:r>
    </w:p>
  </w:comment>
  <w:comment w:initials="wi" w:author="witold.krasny" w:date="2025-08-08T09:51:00Z" w:id="8">
    <w:p w:rsidRPr="000F7CCE" w:rsidR="00E42CEE" w:rsidRDefault="00E42CEE" w14:paraId="140CA3D9" w14:textId="561654F6">
      <w:pPr>
        <w:pStyle w:val="CommentText"/>
      </w:pPr>
      <w:r w:rsidRPr="000F7CCE">
        <w:rPr>
          <w:rStyle w:val="CommentReference"/>
        </w:rPr>
        <w:annotationRef/>
      </w:r>
      <w:r w:rsidRPr="000F7CCE">
        <w:t>probably play a key role in the prerequisites for consent delegation</w:t>
      </w:r>
    </w:p>
  </w:comment>
  <w:comment w:initials="SC" w:author="Simone Cognolato" w:date="2025-08-08T09:59:00Z" w:id="9">
    <w:p w:rsidRPr="000F7CCE" w:rsidR="00694403" w:rsidP="00694403" w:rsidRDefault="000E038B" w14:paraId="5352CDFC" w14:textId="77777777">
      <w:pPr>
        <w:pStyle w:val="CommentText"/>
      </w:pPr>
      <w:r w:rsidRPr="000F7CCE">
        <w:rPr>
          <w:rStyle w:val="CommentReference"/>
        </w:rPr>
        <w:annotationRef/>
      </w:r>
      <w:r w:rsidRPr="000F7CCE" w:rsidR="00694403">
        <w:t>Should we use the definition from first implementing act? In my opinion, it fits well</w:t>
      </w:r>
    </w:p>
  </w:comment>
  <w:comment w:initials="wi" w:author="witold.krasny" w:date="2025-08-08T08:00:00Z" w:id="10">
    <w:p w:rsidRPr="000F7CCE" w:rsidR="003967AB" w:rsidRDefault="00274F55" w14:paraId="3ABD062C" w14:textId="2810D6A1">
      <w:pPr>
        <w:pStyle w:val="CommentText"/>
      </w:pPr>
      <w:r w:rsidRPr="000F7CCE">
        <w:rPr>
          <w:rStyle w:val="CommentReference"/>
        </w:rPr>
        <w:annotationRef/>
      </w:r>
      <w:r w:rsidRPr="000F7CCE">
        <w:t>to be merged with Final customer?</w:t>
      </w:r>
    </w:p>
  </w:comment>
  <w:comment w:initials="wi" w:author="witold.krasny" w:date="2025-08-08T10:02:00Z" w:id="11">
    <w:p w:rsidRPr="000F7CCE" w:rsidR="00B83BA9" w:rsidRDefault="00B83BA9" w14:paraId="5926614B" w14:textId="34923560">
      <w:pPr>
        <w:pStyle w:val="CommentText"/>
      </w:pPr>
      <w:r w:rsidRPr="000F7CCE">
        <w:rPr>
          <w:rStyle w:val="CommentReference"/>
        </w:rPr>
        <w:annotationRef/>
      </w:r>
      <w:r w:rsidRPr="000F7CCE">
        <w:t>Yes</w:t>
      </w:r>
    </w:p>
  </w:comment>
  <w:comment w:initials="JV" w:author="José Villar" w:date="2025-09-05T11:33:00Z" w:id="12">
    <w:p w:rsidRPr="000F7CCE" w:rsidR="00405A4D" w:rsidP="00405A4D" w:rsidRDefault="00405A4D" w14:paraId="401D4A82" w14:textId="77777777">
      <w:pPr>
        <w:pStyle w:val="CommentText"/>
      </w:pPr>
      <w:r w:rsidRPr="000F7CCE">
        <w:rPr>
          <w:rStyle w:val="CommentReference"/>
        </w:rPr>
        <w:annotationRef/>
      </w:r>
      <w:r w:rsidRPr="000F7CCE">
        <w:t>This is not correct. The surplus can be managed by an independent aggregator (not technical) which is in most regulations, although not very well described. It is important to differentiate, even if the supplier can take the role of aggregator in some cases</w:t>
      </w:r>
    </w:p>
  </w:comment>
  <w:comment w:initials="SC" w:author="Simone Cognolato" w:date="2025-08-21T09:13:00Z" w:id="13">
    <w:p w:rsidRPr="000F7CCE" w:rsidR="00480177" w:rsidP="00480177" w:rsidRDefault="00E7739D" w14:paraId="3FE6104A" w14:textId="77777777">
      <w:pPr>
        <w:pStyle w:val="CommentText"/>
      </w:pPr>
      <w:r w:rsidRPr="000F7CCE">
        <w:rPr>
          <w:rStyle w:val="CommentReference"/>
        </w:rPr>
        <w:annotationRef/>
      </w:r>
      <w:r w:rsidRPr="000F7CCE" w:rsidR="00480177">
        <w:t>This role comes from the Template, and I would keep it separate from the Competent Authority</w:t>
      </w:r>
    </w:p>
  </w:comment>
  <w:comment w:initials="wi" w:author="witold.krasny" w:date="2025-08-08T08:07:00Z" w:id="14">
    <w:p w:rsidRPr="000F7CCE" w:rsidR="003967AB" w:rsidRDefault="00274F55" w14:paraId="5BF48B28" w14:textId="5A83A6C3">
      <w:pPr>
        <w:pStyle w:val="CommentText"/>
      </w:pPr>
      <w:r w:rsidRPr="000F7CCE">
        <w:rPr>
          <w:rStyle w:val="CommentReference"/>
        </w:rPr>
        <w:annotationRef/>
      </w:r>
      <w:r w:rsidRPr="000F7CCE">
        <w:t>Overlap with metering point admin / access provider?</w:t>
      </w:r>
    </w:p>
  </w:comment>
  <w:comment w:initials="wi" w:author="witold.krasny" w:date="2025-08-08T10:07:00Z" w:id="15">
    <w:p w:rsidRPr="000F7CCE" w:rsidR="00B66741" w:rsidRDefault="00B66741" w14:paraId="0DE80896" w14:textId="32A57981">
      <w:pPr>
        <w:pStyle w:val="CommentText"/>
      </w:pPr>
      <w:r w:rsidRPr="000F7CCE">
        <w:rPr>
          <w:rStyle w:val="CommentReference"/>
        </w:rPr>
        <w:annotationRef/>
      </w:r>
      <w:r w:rsidRPr="000F7CCE">
        <w:t>used in procedure 3</w:t>
      </w:r>
    </w:p>
  </w:comment>
  <w:comment w:initials="wi" w:author="witold.krasny" w:date="2025-08-08T10:08:00Z" w:id="16">
    <w:p w:rsidRPr="000F7CCE" w:rsidR="00BA70A3" w:rsidRDefault="00BA70A3" w14:paraId="557C7DFF" w14:textId="7F068119">
      <w:pPr>
        <w:pStyle w:val="CommentText"/>
      </w:pPr>
      <w:r w:rsidRPr="000F7CCE">
        <w:rPr>
          <w:rStyle w:val="CommentReference"/>
        </w:rPr>
        <w:annotationRef/>
      </w:r>
      <w:r w:rsidRPr="000F7CCE">
        <w:t>is it the "competent authority"? cf the initial template</w:t>
      </w:r>
    </w:p>
  </w:comment>
  <w:comment w:initials="wi" w:author="witold.krasny" w:date="2025-08-08T10:07:00Z" w:id="17">
    <w:p w:rsidRPr="000F7CCE" w:rsidR="00C470C0" w:rsidRDefault="00C470C0" w14:paraId="45888969" w14:textId="1A293118">
      <w:pPr>
        <w:pStyle w:val="CommentText"/>
      </w:pPr>
      <w:r w:rsidRPr="000F7CCE">
        <w:rPr>
          <w:rStyle w:val="CommentReference"/>
        </w:rPr>
        <w:annotationRef/>
      </w:r>
      <w:r w:rsidRPr="000F7CCE">
        <w:t>can be merged with permission admin, metering point admin, etc</w:t>
      </w:r>
    </w:p>
  </w:comment>
  <w:comment w:initials="SC" w:author="Simone Cognolato" w:date="2025-08-11T11:57:00Z" w:id="18">
    <w:p w:rsidRPr="000F7CCE" w:rsidR="00E43A57" w:rsidP="00E43A57" w:rsidRDefault="00A32718" w14:paraId="34380D66" w14:textId="77777777">
      <w:pPr>
        <w:pStyle w:val="CommentText"/>
      </w:pPr>
      <w:r w:rsidRPr="000F7CCE">
        <w:rPr>
          <w:rStyle w:val="CommentReference"/>
        </w:rPr>
        <w:annotationRef/>
      </w:r>
      <w:r w:rsidRPr="000F7CCE" w:rsidR="00E43A57">
        <w:t>Do we need this additional definition? Or could we use the definition for the “data access provider”</w:t>
      </w:r>
    </w:p>
    <w:p w:rsidRPr="000F7CCE" w:rsidR="00E43A57" w:rsidP="00E43A57" w:rsidRDefault="00E43A57" w14:paraId="198D8B3E" w14:textId="77777777">
      <w:pPr>
        <w:pStyle w:val="CommentText"/>
      </w:pPr>
      <w:r w:rsidRPr="000F7CCE">
        <w:t xml:space="preserve"> from first implementing act? I will report it below</w:t>
      </w:r>
    </w:p>
  </w:comment>
  <w:comment w:initials="SC" w:author="Simone Cognolato" w:date="2025-09-12T11:13:00Z" w:id="20">
    <w:p w:rsidR="005436A2" w:rsidP="005436A2" w:rsidRDefault="005436A2" w14:paraId="3FD69989" w14:textId="77777777">
      <w:pPr>
        <w:pStyle w:val="CommentText"/>
        <w:jc w:val="left"/>
      </w:pPr>
      <w:r>
        <w:rPr>
          <w:rStyle w:val="CommentReference"/>
        </w:rPr>
        <w:annotationRef/>
      </w:r>
      <w:r>
        <w:rPr>
          <w:lang w:val="en-US"/>
        </w:rPr>
        <w:t>Fine for you do add Table numbers? E.g., Table II.III</w:t>
      </w:r>
    </w:p>
  </w:comment>
  <w:comment w:initials="wi" w:author="witold.krasny" w:date="2025-09-12T11:14:00Z" w:id="21">
    <w:p w:rsidR="00DC1DD5" w:rsidRDefault="00DC1DD5" w14:paraId="1E222913" w14:textId="7A175500">
      <w:pPr>
        <w:pStyle w:val="CommentText"/>
      </w:pPr>
      <w:r>
        <w:rPr>
          <w:rStyle w:val="CommentReference"/>
        </w:rPr>
        <w:annotationRef/>
      </w:r>
      <w:r w:rsidRPr="20BB72F8">
        <w:t>Yes</w:t>
      </w:r>
    </w:p>
  </w:comment>
  <w:comment w:initials="SC" w:author="Simone Cognolato" w:date="2025-09-12T10:52:00Z" w:id="29">
    <w:p w:rsidR="004565A6" w:rsidP="004565A6" w:rsidRDefault="004565A6" w14:paraId="1934F6ED" w14:textId="77777777">
      <w:pPr>
        <w:pStyle w:val="CommentText"/>
        <w:jc w:val="left"/>
      </w:pPr>
      <w:r>
        <w:rPr>
          <w:rStyle w:val="CommentReference"/>
        </w:rPr>
        <w:annotationRef/>
      </w:r>
      <w:r>
        <w:rPr>
          <w:lang w:val="en-US"/>
        </w:rPr>
        <w:t>I’ve added the indication about a reasonable amount of time</w:t>
      </w:r>
    </w:p>
  </w:comment>
  <w:comment w:initials="JV" w:author="José Villar" w:date="2025-09-12T10:01:00Z" w:id="34">
    <w:p w:rsidR="00577E4A" w:rsidP="00577E4A" w:rsidRDefault="00577E4A" w14:paraId="696FDC90" w14:textId="77777777">
      <w:pPr>
        <w:pStyle w:val="CommentText"/>
        <w:jc w:val="left"/>
      </w:pPr>
      <w:r>
        <w:rPr>
          <w:rStyle w:val="CommentReference"/>
        </w:rPr>
        <w:annotationRef/>
      </w:r>
      <w:hyperlink w:history="1" r:id="rId1">
        <w:r w:rsidRPr="00114463">
          <w:rPr>
            <w:rStyle w:val="Hyperlink"/>
          </w:rPr>
          <w:t>beflexible.eu/wp-content/uploads/2024/04/BeFlexible-D1.2-Framework-for-Flexibility-Centric-Energy.pdf</w:t>
        </w:r>
      </w:hyperlink>
    </w:p>
  </w:comment>
  <w:comment w:initials="wi" w:author="witold.krasny" w:date="2025-09-09T16:49:00Z" w:id="36">
    <w:p w:rsidR="00553C89" w:rsidRDefault="00553C89" w14:paraId="447DA256" w14:textId="13E4466F">
      <w:pPr>
        <w:pStyle w:val="CommentText"/>
      </w:pPr>
      <w:r>
        <w:rPr>
          <w:rStyle w:val="CommentReference"/>
        </w:rPr>
        <w:annotationRef/>
      </w:r>
      <w:r w:rsidRPr="1695DF8C">
        <w:t>very valuable addition</w:t>
      </w:r>
    </w:p>
  </w:comment>
  <w:comment w:initials="JV" w:author="José Villar" w:date="2025-09-05T08:44:00Z" w:id="39">
    <w:p w:rsidRPr="000F7CCE" w:rsidR="00C542F3" w:rsidP="00C542F3" w:rsidRDefault="00C542F3" w14:paraId="5A9934F5" w14:textId="77777777">
      <w:pPr>
        <w:pStyle w:val="CommentText"/>
      </w:pPr>
      <w:r w:rsidRPr="000F7CCE">
        <w:rPr>
          <w:rStyle w:val="CommentReference"/>
        </w:rPr>
        <w:annotationRef/>
      </w:r>
      <w:r w:rsidRPr="000F7CCE">
        <w:t>Update in case of changes in the table</w:t>
      </w:r>
    </w:p>
  </w:comment>
  <w:comment w:initials="wi" w:author="witold.krasny" w:date="2025-09-09T17:01:00Z" w:id="37">
    <w:p w:rsidR="00553C89" w:rsidRDefault="00553C89" w14:paraId="5CB66F03" w14:textId="0EF01C82">
      <w:pPr>
        <w:pStyle w:val="CommentText"/>
      </w:pPr>
      <w:r>
        <w:rPr>
          <w:rStyle w:val="CommentReference"/>
        </w:rPr>
        <w:annotationRef/>
      </w:r>
      <w:r w:rsidRPr="20322F8A">
        <w:t>thanks for adding a mention of FCA activation</w:t>
      </w:r>
    </w:p>
  </w:comment>
  <w:comment w:initials="wi" w:author="witold.krasny" w:date="2025-09-09T16:54:00Z" w:id="45">
    <w:p w:rsidR="00553C89" w:rsidRDefault="00553C89" w14:paraId="763DAE8A" w14:textId="598ED9CA">
      <w:pPr>
        <w:pStyle w:val="CommentText"/>
      </w:pPr>
      <w:r>
        <w:rPr>
          <w:rStyle w:val="CommentReference"/>
        </w:rPr>
        <w:annotationRef/>
      </w:r>
      <w:r w:rsidRPr="3025986B">
        <w:t>Jose, I would call this procedure "</w:t>
      </w:r>
      <w:r w:rsidRPr="62566AEA">
        <w:rPr>
          <w:b/>
          <w:bCs/>
        </w:rPr>
        <w:t xml:space="preserve">Explicit flexibility bidding &amp; activation in short term flex markets" </w:t>
      </w:r>
      <w:r w:rsidRPr="2CC44F61">
        <w:t xml:space="preserve">How do you think? </w:t>
      </w:r>
    </w:p>
  </w:comment>
  <w:comment w:initials="wi" w:author="witold.krasny" w:date="2025-09-12T11:18:00Z" w:id="46">
    <w:p w:rsidR="00903FDC" w:rsidRDefault="00903FDC" w14:paraId="02AF448A" w14:textId="13256AB2">
      <w:pPr>
        <w:pStyle w:val="CommentText"/>
      </w:pPr>
      <w:r>
        <w:rPr>
          <w:rStyle w:val="CommentReference"/>
        </w:rPr>
        <w:annotationRef/>
      </w:r>
      <w:r w:rsidRPr="112BE07D">
        <w:t>To be added by Jose and Inesc Tec team</w:t>
      </w:r>
    </w:p>
  </w:comment>
  <w:comment w:initials="LR" w:author="Luís Manuel Rodrigues" w:date="2025-09-12T11:13:00Z" w:id="47">
    <w:p w:rsidR="00777012" w:rsidP="00777012" w:rsidRDefault="00777012" w14:paraId="08BD5EC1" w14:textId="77777777">
      <w:pPr>
        <w:pStyle w:val="CommentText"/>
        <w:jc w:val="left"/>
      </w:pPr>
      <w:r>
        <w:rPr>
          <w:rStyle w:val="CommentReference"/>
        </w:rPr>
        <w:annotationRef/>
      </w:r>
      <w:r>
        <w:t>Done. Thank you</w:t>
      </w:r>
    </w:p>
  </w:comment>
  <w:comment w:initials="wi" w:author="witold.krasny" w:date="2025-09-09T17:05:00Z" w:id="56">
    <w:p w:rsidR="00903FDC" w:rsidRDefault="00903FDC" w14:paraId="6923A77C" w14:textId="78F14EBB">
      <w:pPr>
        <w:pStyle w:val="CommentText"/>
      </w:pPr>
      <w:r>
        <w:rPr>
          <w:rStyle w:val="CommentReference"/>
        </w:rPr>
        <w:annotationRef/>
      </w:r>
      <w:r w:rsidRPr="4922F42F">
        <w:t>Should we here anticipate the future role of Technical Aggregator in computing behind the meter DER baselines based on near real time telemetry (dedicated measurement devices)? this seems to be the direction taken by the flex code right? or call it a "roadmap" procedure step that will likely robustly baseline computation? happy to have your thoughts Jose</w:t>
      </w:r>
    </w:p>
  </w:comment>
  <w:comment w:initials="JV" w:author="José Villar" w:date="2025-09-10T10:23:00Z" w:id="57">
    <w:p w:rsidR="00903FDC" w:rsidP="00DE7FB1" w:rsidRDefault="00903FDC" w14:paraId="745F45C8" w14:textId="77777777">
      <w:pPr>
        <w:pStyle w:val="CommentText"/>
      </w:pPr>
      <w:r>
        <w:rPr>
          <w:rStyle w:val="CommentReference"/>
        </w:rPr>
        <w:annotationRef/>
      </w:r>
      <w:r>
        <w:t xml:space="preserve">If it is a dayahead process no real time data can be used, only forecasted. </w:t>
      </w:r>
    </w:p>
    <w:p w:rsidR="00903FDC" w:rsidP="00DE7FB1" w:rsidRDefault="00903FDC" w14:paraId="422B245E" w14:textId="77777777">
      <w:pPr>
        <w:pStyle w:val="CommentText"/>
      </w:pPr>
      <w:r>
        <w:t xml:space="preserve">Real time data can be used for close to real time dispatching or bidding. But this would be a more complex approach and does not seem to be right now the most common. </w:t>
      </w:r>
    </w:p>
  </w:comment>
  <w:comment w:initials="wi" w:author="witold.krasny" w:date="2025-09-12T08:57:00Z" w:id="58">
    <w:p w:rsidR="00903FDC" w:rsidRDefault="00903FDC" w14:paraId="6E5711AE" w14:textId="35B49505">
      <w:pPr>
        <w:pStyle w:val="CommentText"/>
      </w:pPr>
      <w:r>
        <w:rPr>
          <w:rStyle w:val="CommentReference"/>
        </w:rPr>
        <w:annotationRef/>
      </w:r>
      <w:r w:rsidRPr="50A61781">
        <w:t>Agreed</w:t>
      </w:r>
    </w:p>
  </w:comment>
  <w:comment w:initials="JV" w:author="José Villar" w:date="2025-09-03T15:53:00Z" w:id="59">
    <w:p w:rsidRPr="000F7CCE" w:rsidR="00903FDC" w:rsidP="003A4B4E" w:rsidRDefault="00903FDC" w14:paraId="5D4CA1C8" w14:textId="77777777">
      <w:pPr>
        <w:pStyle w:val="CommentText"/>
      </w:pPr>
      <w:r w:rsidRPr="000F7CCE">
        <w:rPr>
          <w:rStyle w:val="CommentReference"/>
        </w:rPr>
        <w:annotationRef/>
      </w:r>
      <w:r w:rsidRPr="000F7CCE">
        <w:t xml:space="preserve">if useful for flex needs identification it could be sent at the beginning of the procedure. </w:t>
      </w:r>
    </w:p>
  </w:comment>
  <w:comment w:initials="wi" w:author="witold.krasny" w:date="2025-09-12T10:09:00Z" w:id="61">
    <w:p w:rsidR="00903FDC" w:rsidRDefault="00903FDC" w14:paraId="48CFF3EB" w14:textId="6875D976">
      <w:pPr>
        <w:pStyle w:val="CommentText"/>
      </w:pPr>
      <w:r>
        <w:rPr>
          <w:rStyle w:val="CommentReference"/>
        </w:rPr>
        <w:annotationRef/>
      </w:r>
      <w:r w:rsidRPr="5018BF50">
        <w:t>make sure this role is explicitly mentioned in the harmonized roles section</w:t>
      </w:r>
    </w:p>
  </w:comment>
  <w:comment w:initials="JV" w:author="José Villar" w:date="2025-09-04T07:48:00Z" w:id="60">
    <w:p w:rsidRPr="000F7CCE" w:rsidR="00903FDC" w:rsidP="003A4B4E" w:rsidRDefault="00903FDC" w14:paraId="154E9626" w14:textId="77777777">
      <w:pPr>
        <w:pStyle w:val="CommentText"/>
      </w:pPr>
      <w:r w:rsidRPr="000F7CCE">
        <w:rPr>
          <w:rStyle w:val="CommentReference"/>
        </w:rPr>
        <w:annotationRef/>
      </w:r>
      <w:r w:rsidRPr="000F7CCE">
        <w:t>-FMO may not be involved in flex verification and then it does not need the baselines.</w:t>
      </w:r>
    </w:p>
    <w:p w:rsidRPr="000F7CCE" w:rsidR="00903FDC" w:rsidP="003A4B4E" w:rsidRDefault="00903FDC" w14:paraId="02E2F724" w14:textId="77777777">
      <w:pPr>
        <w:pStyle w:val="CommentText"/>
      </w:pPr>
      <w:r w:rsidRPr="000F7CCE">
        <w:t xml:space="preserve">-If bids are for TSO, the DSO could use this information to check if flex activation could cause problems to its grid. </w:t>
      </w:r>
    </w:p>
    <w:p w:rsidRPr="000F7CCE" w:rsidR="00903FDC" w:rsidP="003A4B4E" w:rsidRDefault="00903FDC" w14:paraId="582FD08E" w14:textId="77777777">
      <w:pPr>
        <w:pStyle w:val="CommentText"/>
      </w:pPr>
      <w:r w:rsidRPr="000F7CCE">
        <w:t>-But there is no standard procedure for this.</w:t>
      </w:r>
    </w:p>
    <w:p w:rsidRPr="000F7CCE" w:rsidR="00903FDC" w:rsidP="003A4B4E" w:rsidRDefault="00903FDC" w14:paraId="3D60C56F" w14:textId="77777777">
      <w:pPr>
        <w:pStyle w:val="CommentText"/>
      </w:pPr>
      <w:r w:rsidRPr="000F7CCE">
        <w:t>-Often, market clearing and activation+verification are separated processes done by different entities (FMO and FRP)</w:t>
      </w:r>
    </w:p>
  </w:comment>
  <w:comment w:initials="JV" w:author="José Villar" w:date="2025-09-03T15:53:00Z" w:id="63">
    <w:p w:rsidRPr="000F7CCE" w:rsidR="00903FDC" w:rsidP="003A4B4E" w:rsidRDefault="00903FDC" w14:paraId="448308BE" w14:textId="77777777">
      <w:pPr>
        <w:pStyle w:val="CommentText"/>
      </w:pPr>
      <w:r w:rsidRPr="000F7CCE">
        <w:rPr>
          <w:rStyle w:val="CommentReference"/>
        </w:rPr>
        <w:annotationRef/>
      </w:r>
      <w:r w:rsidRPr="000F7CCE">
        <w:t xml:space="preserve">if useful for flex needs identification it could be sent at the beginning of the procedure. </w:t>
      </w:r>
    </w:p>
  </w:comment>
  <w:comment w:initials="Wv" w:author="Wout van Voornveld" w:date="2025-09-05T10:44:00Z" w:id="64">
    <w:p w:rsidRPr="000F7CCE" w:rsidR="0041148E" w:rsidP="0041148E" w:rsidRDefault="00F274FB" w14:paraId="3DC80660" w14:textId="77777777">
      <w:pPr>
        <w:pStyle w:val="CommentText"/>
      </w:pPr>
      <w:r w:rsidRPr="000F7CCE">
        <w:rPr>
          <w:rStyle w:val="CommentReference"/>
        </w:rPr>
        <w:annotationRef/>
      </w:r>
      <w:r w:rsidRPr="000F7CCE" w:rsidR="0041148E">
        <w:t xml:space="preserve">For each ‘Send’ activity, make sure you have a ‘Receive’ equivalent on the receiving side </w:t>
      </w:r>
      <w:r w:rsidRPr="000F7CCE" w:rsidR="0041148E">
        <w:rPr>
          <w:b/>
          <w:bCs/>
        </w:rPr>
        <w:t>WITH THE SAME NUMBERING.</w:t>
      </w:r>
      <w:r w:rsidRPr="000F7CCE" w:rsidR="0041148E">
        <w:t xml:space="preserve"> One exception is if you start a validation activity on a received ‘Send’ message than you may omit the Receive step as this is implicit.</w:t>
      </w:r>
      <w:r w:rsidRPr="000F7CCE" w:rsidR="0041148E">
        <w:br/>
      </w:r>
      <w:r w:rsidRPr="000F7CCE" w:rsidR="0041148E">
        <w:br/>
        <w:t>Which leads to a further comment: I see no validation steps and consequently no error flows. Especially in the flexibility domain, master data may change often, so when sending data, you always must check if the (master data) content  is understood by the receiving party. So Step 8.2 leads to a validation step in the Flexibility market operator, before being send to Flexibility service provider (now step 8.3), which, in turn, on receiving the data forwarded do it’s own validation as well before calculating. </w:t>
      </w:r>
    </w:p>
    <w:p w:rsidRPr="000F7CCE" w:rsidR="0041148E" w:rsidP="0041148E" w:rsidRDefault="0041148E" w14:paraId="0FCD20F0" w14:textId="77777777">
      <w:pPr>
        <w:pStyle w:val="CommentText"/>
      </w:pPr>
      <w:r w:rsidRPr="000F7CCE">
        <w:t> </w:t>
      </w:r>
    </w:p>
  </w:comment>
  <w:comment w:initials="JV" w:author="José Villar" w:date="2025-09-03T16:10:00Z" w:id="66">
    <w:p w:rsidRPr="000F7CCE" w:rsidR="0064642E" w:rsidP="0064642E" w:rsidRDefault="0064642E" w14:paraId="20D2AB68" w14:textId="3BABD75E">
      <w:pPr>
        <w:pStyle w:val="CommentText"/>
      </w:pPr>
      <w:r w:rsidRPr="000F7CCE">
        <w:rPr>
          <w:rStyle w:val="CommentReference"/>
        </w:rPr>
        <w:annotationRef/>
      </w:r>
      <w:r w:rsidRPr="000F7CCE">
        <w:t>Could be a central system such a external SCADA that applies all setpoints.</w:t>
      </w:r>
    </w:p>
  </w:comment>
  <w:comment w:initials="Wv" w:author="Wout van Voornveld" w:date="2025-09-05T11:36:00Z" w:id="67">
    <w:p w:rsidRPr="000F7CCE" w:rsidR="00570009" w:rsidP="00570009" w:rsidRDefault="00570009" w14:paraId="668DFD18" w14:textId="4E3424DA">
      <w:pPr>
        <w:pStyle w:val="CommentText"/>
      </w:pPr>
      <w:r w:rsidRPr="000F7CCE">
        <w:rPr>
          <w:rStyle w:val="CommentReference"/>
        </w:rPr>
        <w:annotationRef/>
      </w:r>
      <w:r w:rsidRPr="000F7CCE">
        <w:t>Please us the verb ‘Validate’</w:t>
      </w:r>
    </w:p>
  </w:comment>
  <w:comment w:initials="JV" w:author="José Villar" w:date="2025-09-05T14:30:00Z" w:id="68">
    <w:p w:rsidRPr="000F7CCE" w:rsidR="009544E6" w:rsidP="009544E6" w:rsidRDefault="009544E6" w14:paraId="28B4B55D" w14:textId="77777777">
      <w:pPr>
        <w:pStyle w:val="CommentText"/>
      </w:pPr>
      <w:r w:rsidRPr="000F7CCE">
        <w:rPr>
          <w:rStyle w:val="CommentReference"/>
        </w:rPr>
        <w:annotationRef/>
      </w:r>
      <w:r w:rsidRPr="000F7CCE">
        <w:t>Verification is commonly used in this context, and it is not really a validation, but the computation of the flex provided.</w:t>
      </w:r>
    </w:p>
  </w:comment>
  <w:comment w:initials="wi" w:author="witold.krasny" w:date="2025-09-12T09:03:00Z" w:id="69">
    <w:p w:rsidR="00AB4F2E" w:rsidRDefault="00AB4F2E" w14:paraId="53801C97" w14:textId="11D45A2D">
      <w:pPr>
        <w:pStyle w:val="CommentText"/>
      </w:pPr>
      <w:r>
        <w:rPr>
          <w:rStyle w:val="CommentReference"/>
        </w:rPr>
        <w:annotationRef/>
      </w:r>
      <w:r w:rsidRPr="1811203C">
        <w:t>we need to add this role in the dedicated section in the beginning of the doc</w:t>
      </w:r>
    </w:p>
  </w:comment>
  <w:comment w:initials="Wv" w:author="Wout van Voornveld" w:date="2025-09-05T11:37:00Z" w:id="70">
    <w:p w:rsidRPr="000F7CCE" w:rsidR="009A4FF7" w:rsidP="009A4FF7" w:rsidRDefault="009A4FF7" w14:paraId="29EC1252" w14:textId="0BEC3FC6">
      <w:pPr>
        <w:pStyle w:val="CommentText"/>
      </w:pPr>
      <w:r w:rsidRPr="000F7CCE">
        <w:rPr>
          <w:rStyle w:val="CommentReference"/>
        </w:rPr>
        <w:annotationRef/>
      </w:r>
      <w:r w:rsidRPr="000F7CCE">
        <w:t>Please use the verb ‘Validate’</w:t>
      </w:r>
    </w:p>
  </w:comment>
  <w:comment w:initials="JV" w:author="José Villar" w:date="2025-09-05T14:31:00Z" w:id="71">
    <w:p w:rsidRPr="000F7CCE" w:rsidR="00172B25" w:rsidP="00172B25" w:rsidRDefault="00172B25" w14:paraId="0D8E48B1" w14:textId="77777777">
      <w:pPr>
        <w:pStyle w:val="CommentText"/>
      </w:pPr>
      <w:r w:rsidRPr="000F7CCE">
        <w:rPr>
          <w:rStyle w:val="CommentReference"/>
        </w:rPr>
        <w:annotationRef/>
      </w:r>
      <w:r w:rsidRPr="000F7CCE">
        <w:t xml:space="preserve">Same answer. </w:t>
      </w:r>
    </w:p>
    <w:p w:rsidRPr="000F7CCE" w:rsidR="00172B25" w:rsidP="00172B25" w:rsidRDefault="00172B25" w14:paraId="2687769C" w14:textId="77777777">
      <w:pPr>
        <w:pStyle w:val="CommentText"/>
      </w:pPr>
      <w:r w:rsidRPr="000F7CCE">
        <w:t>Alternatively we could say:</w:t>
      </w:r>
    </w:p>
    <w:p w:rsidRPr="000F7CCE" w:rsidR="00172B25" w:rsidP="00172B25" w:rsidRDefault="00172B25" w14:paraId="35DDFD03" w14:textId="77777777">
      <w:pPr>
        <w:pStyle w:val="CommentText"/>
      </w:pPr>
    </w:p>
    <w:p w:rsidRPr="000F7CCE" w:rsidR="00172B25" w:rsidP="00172B25" w:rsidRDefault="00172B25" w14:paraId="1407FB84" w14:textId="77777777">
      <w:pPr>
        <w:pStyle w:val="CommentText"/>
      </w:pPr>
      <w:r w:rsidRPr="000F7CCE">
        <w:t>Execute computation of flexibility provided</w:t>
      </w:r>
    </w:p>
  </w:comment>
  <w:comment w:initials="Wv" w:author="Wout van Voornveld" w:date="2025-09-05T11:44:00Z" w:id="72">
    <w:p w:rsidRPr="000F7CCE" w:rsidR="00D16076" w:rsidP="001C0D6F" w:rsidRDefault="00D16076" w14:paraId="118E8784" w14:textId="77777777">
      <w:pPr>
        <w:pStyle w:val="CommentText"/>
      </w:pPr>
      <w:r w:rsidRPr="000F7CCE">
        <w:rPr>
          <w:rStyle w:val="CommentReference"/>
        </w:rPr>
        <w:annotationRef/>
      </w:r>
      <w:r w:rsidRPr="000F7CCE">
        <w:t>I think is more logical to put this step just after 11a.4</w:t>
      </w:r>
    </w:p>
  </w:comment>
  <w:comment w:initials="JV" w:author="José Villar" w:date="2025-09-05T14:35:00Z" w:id="73">
    <w:p w:rsidRPr="000F7CCE" w:rsidR="00D16076" w:rsidP="008745F3" w:rsidRDefault="00D16076" w14:paraId="23F17D11" w14:textId="77777777">
      <w:pPr>
        <w:pStyle w:val="CommentText"/>
      </w:pPr>
      <w:r w:rsidRPr="000F7CCE">
        <w:rPr>
          <w:rStyle w:val="CommentReference"/>
        </w:rPr>
        <w:annotationRef/>
      </w:r>
      <w:r w:rsidRPr="000F7CCE">
        <w:t>Note that the surplus and all energy allocation related data were already calculated by the SCCR in 11a.3 and 11a.4 and to supplier and aggregator.</w:t>
      </w:r>
    </w:p>
    <w:p w:rsidRPr="000F7CCE" w:rsidR="00D16076" w:rsidP="008745F3" w:rsidRDefault="00D16076" w14:paraId="0257ABCD" w14:textId="77777777">
      <w:pPr>
        <w:pStyle w:val="CommentText"/>
      </w:pPr>
    </w:p>
    <w:p w:rsidRPr="000F7CCE" w:rsidR="00D16076" w:rsidP="008745F3" w:rsidRDefault="00D16076" w14:paraId="78669AE8" w14:textId="77777777">
      <w:pPr>
        <w:pStyle w:val="CommentText"/>
      </w:pPr>
      <w:r w:rsidRPr="000F7CCE">
        <w:t xml:space="preserve">At this step it is similar to what the supplier does with the supply, but for the surplus, so for me it makes sense the current ordering </w:t>
      </w:r>
    </w:p>
  </w:comment>
  <w:comment w:initials="JV" w:author="José Villar" w:date="2025-09-04T14:03:00Z" w:id="74">
    <w:p w:rsidRPr="000F7CCE" w:rsidR="00D16076" w:rsidP="00D16076" w:rsidRDefault="00D16076" w14:paraId="2691620B" w14:textId="77777777">
      <w:pPr>
        <w:pStyle w:val="CommentText"/>
      </w:pPr>
      <w:r w:rsidRPr="000F7CCE">
        <w:rPr>
          <w:rStyle w:val="CommentReference"/>
        </w:rPr>
        <w:annotationRef/>
      </w:r>
      <w:r w:rsidRPr="000F7CCE">
        <w:t>Is this a bill, or should the members or CESU bill the aggregator? I am not sure</w:t>
      </w:r>
    </w:p>
  </w:comment>
  <w:comment w:initials="wi" w:author="witold.krasny" w:date="2025-09-12T09:07:00Z" w:id="75">
    <w:p w:rsidR="00AB4F2E" w:rsidRDefault="00AB4F2E" w14:paraId="7E47B6C2" w14:textId="6351B0A5">
      <w:pPr>
        <w:pStyle w:val="CommentText"/>
      </w:pPr>
      <w:r>
        <w:rPr>
          <w:rStyle w:val="CommentReference"/>
        </w:rPr>
        <w:annotationRef/>
      </w:r>
      <w:r w:rsidRPr="407AF44C">
        <w:t>I would say the CESU operator bills the aggregator accordingly to the revenue share rule described in their surplus reselling contract</w:t>
      </w:r>
    </w:p>
  </w:comment>
  <w:comment w:initials="wi" w:author="witold.krasny" w:date="2025-07-30T15:50:00Z" w:id="76">
    <w:p w:rsidRPr="000F7CCE" w:rsidR="00165927" w:rsidRDefault="00165927" w14:paraId="31F9FA8C" w14:textId="32F2E0A9">
      <w:pPr>
        <w:pStyle w:val="CommentText"/>
      </w:pPr>
      <w:r w:rsidRPr="000F7CCE">
        <w:rPr>
          <w:rStyle w:val="CommentReference"/>
        </w:rPr>
        <w:annotationRef/>
      </w:r>
      <w:r w:rsidRPr="000F7CCE">
        <w:t>should we specify some temporality characteristics to this procedure? My feeling is that we should be clear whether energy data in this case is collected in real time or not, also for example specify at which frequency allocation coefficients are recomputed (daily?), etc. José, how do you think?</w:t>
      </w:r>
    </w:p>
  </w:comment>
  <w:comment w:initials="JV" w:author="José Villar" w:date="2025-08-29T09:39:00Z" w:id="77">
    <w:p w:rsidRPr="000F7CCE" w:rsidR="00AA2DED" w:rsidP="00AA2DED" w:rsidRDefault="00AA2DED" w14:paraId="1DE95BF5" w14:textId="77777777">
      <w:pPr>
        <w:pStyle w:val="CommentText"/>
      </w:pPr>
      <w:r w:rsidRPr="000F7CCE">
        <w:rPr>
          <w:rStyle w:val="CommentReference"/>
        </w:rPr>
        <w:annotationRef/>
      </w:r>
      <w:r w:rsidRPr="000F7CCE">
        <w:t xml:space="preserve">Nothing happens in real time, energy allocation is always a post-delivery process. Only resources dispatching could used real time data to correct forecasts or the final setpoints provided. The rest is all after energy delivery. </w:t>
      </w:r>
    </w:p>
  </w:comment>
  <w:comment w:initials="JV" w:author="José Villar" w:date="2025-08-29T09:41:00Z" w:id="78">
    <w:p w:rsidRPr="000F7CCE" w:rsidR="00685ABD" w:rsidP="00685ABD" w:rsidRDefault="00685ABD" w14:paraId="7AF89153" w14:textId="77777777">
      <w:pPr>
        <w:pStyle w:val="CommentText"/>
      </w:pPr>
      <w:r w:rsidRPr="000F7CCE">
        <w:rPr>
          <w:rStyle w:val="CommentReference"/>
        </w:rPr>
        <w:annotationRef/>
      </w:r>
      <w:r w:rsidRPr="000F7CCE">
        <w:t xml:space="preserve">If they are computed daily or monthly are similar options. </w:t>
      </w:r>
    </w:p>
    <w:p w:rsidRPr="000F7CCE" w:rsidR="00685ABD" w:rsidP="00685ABD" w:rsidRDefault="00685ABD" w14:paraId="2CEC27B3" w14:textId="77777777">
      <w:pPr>
        <w:pStyle w:val="CommentText"/>
      </w:pPr>
      <w:r w:rsidRPr="000F7CCE">
        <w:t xml:space="preserve">Normally, settlement periods are monthly, and so, the DSO only needs the dynamic AC before the retailers are going to prepare the monthly billings. </w:t>
      </w:r>
    </w:p>
    <w:p w:rsidRPr="000F7CCE" w:rsidR="00685ABD" w:rsidP="00685ABD" w:rsidRDefault="00685ABD" w14:paraId="7EA6FC6F" w14:textId="77777777">
      <w:pPr>
        <w:pStyle w:val="CommentText"/>
      </w:pPr>
      <w:r w:rsidRPr="000F7CCE">
        <w:t xml:space="preserve">However, partial daily information could be provided, after the daily measurements from the smart meters are made available by the DSO, to inform CESU members on how the operation is performing. </w:t>
      </w:r>
    </w:p>
  </w:comment>
  <w:comment w:initials="JV" w:author="José Villar" w:date="2025-09-04T14:03:00Z" w:id="79">
    <w:p w:rsidRPr="000F7CCE" w:rsidR="00F00DEB" w:rsidP="00423FA9" w:rsidRDefault="00F00DEB" w14:paraId="2CDE7AC1" w14:textId="77777777">
      <w:pPr>
        <w:pStyle w:val="CommentText"/>
      </w:pPr>
      <w:r w:rsidRPr="000F7CCE">
        <w:rPr>
          <w:rStyle w:val="CommentReference"/>
        </w:rPr>
        <w:annotationRef/>
      </w:r>
      <w:r w:rsidRPr="000F7CCE">
        <w:t>Is this a bill, or should the members or CESU bill the aggregator? I am not sure</w:t>
      </w:r>
    </w:p>
  </w:comment>
  <w:comment w:initials="LR" w:author="Luís Manuel Rodrigues" w:date="2025-07-23T09:06:00Z" w:id="81">
    <w:p w:rsidRPr="000F7CCE" w:rsidR="0099444E" w:rsidP="0099444E" w:rsidRDefault="00F31E80" w14:paraId="0766C5AB" w14:textId="77777777">
      <w:pPr>
        <w:pStyle w:val="CommentText"/>
      </w:pPr>
      <w:r w:rsidRPr="000F7CCE">
        <w:rPr>
          <w:rStyle w:val="CommentReference"/>
        </w:rPr>
        <w:annotationRef/>
      </w:r>
      <w:r w:rsidRPr="000F7CCE" w:rsidR="0099444E">
        <w:t xml:space="preserve">To participate in a flexibility market, the flexibility service provider must complete qualification. It is not a standardized process, but usually includes "company qualification" (this procedure) and "assets qualification" (next procedure). </w:t>
      </w:r>
    </w:p>
  </w:comment>
  <w:comment w:initials="JV" w:author="José Villar" w:date="2025-07-25T10:52:00Z" w:id="82">
    <w:p w:rsidRPr="000F7CCE" w:rsidR="007F6994" w:rsidP="007F6994" w:rsidRDefault="007F6994" w14:paraId="56B8AEED" w14:textId="4CA709D5">
      <w:pPr>
        <w:pStyle w:val="CommentText"/>
      </w:pPr>
      <w:r w:rsidRPr="000F7CCE">
        <w:rPr>
          <w:rStyle w:val="CommentReference"/>
        </w:rPr>
        <w:annotationRef/>
      </w:r>
      <w:r w:rsidRPr="000F7CCE">
        <w:t>Note that these two procedures are not part of the operation, since they are normally done once, when the CESU wants to become a flexibility service provider</w:t>
      </w:r>
    </w:p>
  </w:comment>
  <w:comment w:initials="wi" w:author="witold.krasny" w:date="2025-07-30T16:00:00Z" w:id="83">
    <w:p w:rsidRPr="000F7CCE" w:rsidR="00165927" w:rsidRDefault="00165927" w14:paraId="09C1EC5D" w14:textId="57656DAC">
      <w:pPr>
        <w:pStyle w:val="CommentText"/>
      </w:pPr>
      <w:r w:rsidRPr="000F7CCE">
        <w:rPr>
          <w:rStyle w:val="CommentReference"/>
        </w:rPr>
        <w:annotationRef/>
      </w:r>
      <w:r w:rsidRPr="000F7CCE">
        <w:t>To be discussed: should this procedure be developed in this document, or should it be a generic one developed by task 4.2 or 4.4 referring to flex market qualification?</w:t>
      </w:r>
    </w:p>
  </w:comment>
  <w:comment w:initials="JV" w:author="José Villar" w:date="2025-08-29T09:12:00Z" w:id="84">
    <w:p w:rsidRPr="000F7CCE" w:rsidR="00002CCF" w:rsidP="00002CCF" w:rsidRDefault="00002CCF" w14:paraId="570C414F" w14:textId="77777777">
      <w:pPr>
        <w:pStyle w:val="CommentText"/>
      </w:pPr>
      <w:r w:rsidRPr="000F7CCE">
        <w:rPr>
          <w:rStyle w:val="CommentReference"/>
        </w:rPr>
        <w:annotationRef/>
      </w:r>
      <w:r w:rsidRPr="000F7CCE">
        <w:t>Maybe, we need to see what is there. For me it makes sense to have them here, because it helps to have a more complete overview of the process for providing flexibility, but on the other side, it is true that this is not operation.</w:t>
      </w:r>
    </w:p>
  </w:comment>
  <w:comment w:initials="LR" w:author="Luís Manuel Rodrigues" w:date="2025-07-24T12:06:00Z" w:id="85">
    <w:p w:rsidRPr="000F7CCE" w:rsidR="00753016" w:rsidP="00F31E80" w:rsidRDefault="00753016" w14:paraId="0CB9EE1E" w14:textId="7D4A2176">
      <w:pPr>
        <w:pStyle w:val="CommentText"/>
      </w:pPr>
      <w:r w:rsidRPr="000F7CCE">
        <w:rPr>
          <w:rStyle w:val="CommentReference"/>
        </w:rPr>
        <w:annotationRef/>
      </w:r>
      <w:r w:rsidRPr="000F7CCE">
        <w:t>System operators (DSO, TSO) are responsible by assets technical qualification</w:t>
      </w:r>
      <w:r w:rsidRPr="000F7CCE">
        <w:br/>
      </w:r>
      <w:r w:rsidRPr="000F7CCE">
        <w:br/>
        <w:t xml:space="preserve">TSO/DSO coordination might be necessary. </w:t>
      </w:r>
    </w:p>
  </w:comment>
  <w:comment w:initials="JV" w:author="José Villar" w:date="2025-08-29T09:14:00Z" w:id="86">
    <w:p w:rsidR="00753016" w:rsidP="00D10ED4" w:rsidRDefault="00753016" w14:paraId="1E047811" w14:textId="77777777">
      <w:pPr>
        <w:pStyle w:val="CommentText"/>
      </w:pPr>
      <w:r w:rsidRPr="000F7CCE">
        <w:rPr>
          <w:rStyle w:val="CommentReference"/>
        </w:rPr>
        <w:annotationRef/>
      </w:r>
      <w:r w:rsidRPr="000F7CCE">
        <w:t xml:space="preserve">DSO may need to check or limit bids to avoid potential grid issues, if the flexibility is not for itself. This must be defined in the TSO DSO coordination, where several coordination mechanism have been defined in the literature. </w:t>
      </w:r>
    </w:p>
  </w:comment>
  <w:comment xmlns:w="http://schemas.openxmlformats.org/wordprocessingml/2006/main" w:initials="ST" w:author="Staltner Thomas" w:date="2025-10-14T14:31:46" w:id="47847084">
    <w:p xmlns:w14="http://schemas.microsoft.com/office/word/2010/wordml" xmlns:w="http://schemas.openxmlformats.org/wordprocessingml/2006/main" w:rsidR="7881118C" w:rsidRDefault="78BE5BAA" w14:paraId="5FA98AB3" w14:textId="18ECDDB9">
      <w:pPr>
        <w:pStyle w:val="CommentText"/>
      </w:pPr>
      <w:r>
        <w:rPr>
          <w:rStyle w:val="CommentReference"/>
        </w:rPr>
        <w:annotationRef/>
      </w:r>
      <w:r w:rsidRPr="41D6BB5F" w:rsidR="5C33DF47">
        <w:t>The identity service provider hasn’t received a role description, although this would be important — precisely because it’s not part of the harmonized electricity market role model.</w:t>
      </w:r>
    </w:p>
  </w:comment>
</w:comments>
</file>

<file path=word/commentsExtended.xml><?xml version="1.0" encoding="utf-8"?>
<w15:commentsEx xmlns:mc="http://schemas.openxmlformats.org/markup-compatibility/2006" xmlns:w15="http://schemas.microsoft.com/office/word/2012/wordml" mc:Ignorable="w15">
  <w15:commentEx w15:done="0" w15:paraId="09943858"/>
  <w15:commentEx w15:done="0" w15:paraId="4944DCEB"/>
  <w15:commentEx w15:done="0" w15:paraId="4565724C"/>
  <w15:commentEx w15:done="1" w15:paraId="5660ACF7"/>
  <w15:commentEx w15:done="1" w15:paraId="140CA3D9"/>
  <w15:commentEx w15:done="1" w15:paraId="5352CDFC"/>
  <w15:commentEx w15:done="1" w15:paraId="3ABD062C"/>
  <w15:commentEx w15:done="1" w15:paraId="5926614B" w15:paraIdParent="3ABD062C"/>
  <w15:commentEx w15:done="1" w15:paraId="401D4A82"/>
  <w15:commentEx w15:done="1" w15:paraId="3FE6104A"/>
  <w15:commentEx w15:done="1" w15:paraId="5BF48B28"/>
  <w15:commentEx w15:done="1" w15:paraId="0DE80896"/>
  <w15:commentEx w15:done="1" w15:paraId="557C7DFF" w15:paraIdParent="0DE80896"/>
  <w15:commentEx w15:done="1" w15:paraId="45888969"/>
  <w15:commentEx w15:done="1" w15:paraId="198D8B3E"/>
  <w15:commentEx w15:done="1" w15:paraId="3FD69989"/>
  <w15:commentEx w15:done="1" w15:paraId="1E222913" w15:paraIdParent="3FD69989"/>
  <w15:commentEx w15:done="1" w15:paraId="1934F6ED"/>
  <w15:commentEx w15:done="1" w15:paraId="696FDC90"/>
  <w15:commentEx w15:done="1" w15:paraId="447DA256"/>
  <w15:commentEx w15:done="1" w15:paraId="5A9934F5"/>
  <w15:commentEx w15:done="1" w15:paraId="5CB66F03"/>
  <w15:commentEx w15:done="1" w15:paraId="763DAE8A"/>
  <w15:commentEx w15:done="1" w15:paraId="02AF448A"/>
  <w15:commentEx w15:done="1" w15:paraId="08BD5EC1" w15:paraIdParent="02AF448A"/>
  <w15:commentEx w15:done="1" w15:paraId="6923A77C"/>
  <w15:commentEx w15:done="1" w15:paraId="422B245E" w15:paraIdParent="6923A77C"/>
  <w15:commentEx w15:done="1" w15:paraId="6E5711AE" w15:paraIdParent="6923A77C"/>
  <w15:commentEx w15:done="1" w15:paraId="5D4CA1C8"/>
  <w15:commentEx w15:done="1" w15:paraId="48CFF3EB"/>
  <w15:commentEx w15:done="1" w15:paraId="3D60C56F"/>
  <w15:commentEx w15:done="1" w15:paraId="448308BE"/>
  <w15:commentEx w15:done="1" w15:paraId="0FCD20F0"/>
  <w15:commentEx w15:done="1" w15:paraId="20D2AB68"/>
  <w15:commentEx w15:done="1" w15:paraId="668DFD18"/>
  <w15:commentEx w15:done="1" w15:paraId="28B4B55D" w15:paraIdParent="668DFD18"/>
  <w15:commentEx w15:done="1" w15:paraId="53801C97"/>
  <w15:commentEx w15:done="1" w15:paraId="29EC1252"/>
  <w15:commentEx w15:done="1" w15:paraId="1407FB84" w15:paraIdParent="29EC1252"/>
  <w15:commentEx w15:done="1" w15:paraId="118E8784"/>
  <w15:commentEx w15:done="1" w15:paraId="78669AE8" w15:paraIdParent="118E8784"/>
  <w15:commentEx w15:done="1" w15:paraId="2691620B"/>
  <w15:commentEx w15:done="1" w15:paraId="7E47B6C2" w15:paraIdParent="2691620B"/>
  <w15:commentEx w15:done="1" w15:paraId="31F9FA8C"/>
  <w15:commentEx w15:done="1" w15:paraId="1DE95BF5" w15:paraIdParent="31F9FA8C"/>
  <w15:commentEx w15:done="1" w15:paraId="7EA6FC6F" w15:paraIdParent="31F9FA8C"/>
  <w15:commentEx w15:done="1" w15:paraId="2CDE7AC1"/>
  <w15:commentEx w15:done="1" w15:paraId="0766C5AB"/>
  <w15:commentEx w15:done="1" w15:paraId="56B8AEED" w15:paraIdParent="0766C5AB"/>
  <w15:commentEx w15:done="1" w15:paraId="09C1EC5D" w15:paraIdParent="0766C5AB"/>
  <w15:commentEx w15:done="1" w15:paraId="570C414F" w15:paraIdParent="0766C5AB"/>
  <w15:commentEx w15:done="1" w15:paraId="0CB9EE1E"/>
  <w15:commentEx w15:done="1" w15:paraId="1E047811" w15:paraIdParent="0CB9EE1E"/>
  <w15:commentEx w15:done="0" w15:paraId="5FA98AB3"/>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3E056A1" w16cex:dateUtc="2025-09-30T07:41:00Z"/>
  <w16cex:commentExtensible w16cex:durableId="69F2D839" w16cex:dateUtc="2025-10-14T07:49:00Z"/>
  <w16cex:commentExtensible w16cex:durableId="38579653" w16cex:dateUtc="2025-09-30T07:39:00Z"/>
  <w16cex:commentExtensible w16cex:durableId="48881DBD" w16cex:dateUtc="2025-09-12T08:47:00Z">
    <w16cex:extLst>
      <w16:ext w16:uri="{CE6994B0-6A32-4C9F-8C6B-6E91EDA988CE}">
        <cr:reactions xmlns:cr="http://schemas.microsoft.com/office/comments/2020/reactions">
          <cr:reaction reactionType="1">
            <cr:reactionInfo dateUtc="2025-09-12T09:22:31Z">
              <cr:user userId="S::witold.krasny_digital4grids.com#ext#@fhooe.onmicrosoft.com::2eb5d53e-37a2-4ebc-990c-c207a46e5100" userProvider="AD" userName="witold.krasny"/>
            </cr:reactionInfo>
            <cr:reactionInfo dateUtc="2025-09-12T11:35:57Z">
              <cr:user userId="S::simone.cognolato@backbone.one::49839fcc-effe-442c-ab40-7c9f21e38238" userProvider="AD" userName="Simone Cognolato"/>
            </cr:reactionInfo>
          </cr:reaction>
        </cr:reactions>
      </w16:ext>
    </w16cex:extLst>
  </w16cex:commentExtensible>
  <w16cex:commentExtensible w16cex:durableId="54AEA727" w16cex:dateUtc="2025-08-08T07:51:00Z"/>
  <w16cex:commentExtensible w16cex:durableId="1144F7F2" w16cex:dateUtc="2025-08-08T07:59:00Z"/>
  <w16cex:commentExtensible w16cex:durableId="2B06310B" w16cex:dateUtc="2025-08-08T06:00:00Z"/>
  <w16cex:commentExtensible w16cex:durableId="53CCB2C1" w16cex:dateUtc="2025-08-08T08:02:00Z"/>
  <w16cex:commentExtensible w16cex:durableId="70FF0776" w16cex:dateUtc="2025-09-05T10:33:00Z"/>
  <w16cex:commentExtensible w16cex:durableId="22EDCD61" w16cex:dateUtc="2025-08-21T07:13:00Z"/>
  <w16cex:commentExtensible w16cex:durableId="33CD1A5C" w16cex:dateUtc="2025-08-08T06:07:00Z"/>
  <w16cex:commentExtensible w16cex:durableId="3B2D0BB0" w16cex:dateUtc="2025-08-08T08:07:00Z"/>
  <w16cex:commentExtensible w16cex:durableId="2BC1F39C" w16cex:dateUtc="2025-08-08T08:08:00Z"/>
  <w16cex:commentExtensible w16cex:durableId="6966021F" w16cex:dateUtc="2025-08-08T08:07:00Z"/>
  <w16cex:commentExtensible w16cex:durableId="6BCE9D77" w16cex:dateUtc="2025-08-11T09:57:00Z"/>
  <w16cex:commentExtensible w16cex:durableId="6DE329F2" w16cex:dateUtc="2025-09-12T09:13:00Z"/>
  <w16cex:commentExtensible w16cex:durableId="7187FFED" w16cex:dateUtc="2025-09-12T09:14:00Z"/>
  <w16cex:commentExtensible w16cex:durableId="1C3FE337" w16cex:dateUtc="2025-09-12T08:52:00Z">
    <w16cex:extLst>
      <w16:ext w16:uri="{CE6994B0-6A32-4C9F-8C6B-6E91EDA988CE}">
        <cr:reactions xmlns:cr="http://schemas.microsoft.com/office/comments/2020/reactions">
          <cr:reaction reactionType="1">
            <cr:reactionInfo dateUtc="2025-09-12T09:16:04Z">
              <cr:user userId="S::witold.krasny_digital4grids.com#ext#@fhooe.onmicrosoft.com::2eb5d53e-37a2-4ebc-990c-c207a46e5100" userProvider="AD" userName="witold.krasny"/>
            </cr:reactionInfo>
          </cr:reaction>
        </cr:reactions>
      </w16:ext>
    </w16cex:extLst>
  </w16cex:commentExtensible>
  <w16cex:commentExtensible w16cex:durableId="4B8F54DC" w16cex:dateUtc="2025-09-12T09:01:00Z">
    <w16cex:extLst>
      <w16:ext w16:uri="{CE6994B0-6A32-4C9F-8C6B-6E91EDA988CE}">
        <cr:reactions xmlns:cr="http://schemas.microsoft.com/office/comments/2020/reactions">
          <cr:reaction reactionType="1">
            <cr:reactionInfo dateUtc="2025-09-12T09:27:17Z">
              <cr:user userId="S::witold.krasny_digital4grids.com#ext#@fhooe.onmicrosoft.com::2eb5d53e-37a2-4ebc-990c-c207a46e5100" userProvider="AD" userName="witold.krasny"/>
            </cr:reactionInfo>
          </cr:reaction>
        </cr:reactions>
      </w16:ext>
    </w16cex:extLst>
  </w16cex:commentExtensible>
  <w16cex:commentExtensible w16cex:durableId="27F44BFB" w16cex:dateUtc="2025-09-09T14:49:00Z"/>
  <w16cex:commentExtensible w16cex:durableId="692F1ADD" w16cex:dateUtc="2025-09-05T07:44:00Z"/>
  <w16cex:commentExtensible w16cex:durableId="223EAA39" w16cex:dateUtc="2025-09-09T15:01:00Z"/>
  <w16cex:commentExtensible w16cex:durableId="5A250187" w16cex:dateUtc="2025-09-09T14:54:00Z"/>
  <w16cex:commentExtensible w16cex:durableId="0218A2A5" w16cex:dateUtc="2025-09-12T09:18:00Z">
    <w16cex:extLst>
      <w16:ext w16:uri="{CE6994B0-6A32-4C9F-8C6B-6E91EDA988CE}">
        <cr:reactions xmlns:cr="http://schemas.microsoft.com/office/comments/2020/reactions">
          <cr:reaction reactionType="1">
            <cr:reactionInfo dateUtc="2025-09-12T11:21:47Z">
              <cr:user userId="S::witold.krasny_digital4grids.com#ext#@fhooe.onmicrosoft.com::2eb5d53e-37a2-4ebc-990c-c207a46e5100" userProvider="AD" userName="witold.krasny"/>
            </cr:reactionInfo>
          </cr:reaction>
        </cr:reactions>
      </w16:ext>
    </w16cex:extLst>
  </w16cex:commentExtensible>
  <w16cex:commentExtensible w16cex:durableId="02CD6F49" w16cex:dateUtc="2025-09-12T10:13:00Z"/>
  <w16cex:commentExtensible w16cex:durableId="23749E9F" w16cex:dateUtc="2025-09-09T15:05:00Z"/>
  <w16cex:commentExtensible w16cex:durableId="3C92D902" w16cex:dateUtc="2025-09-10T09:23:00Z"/>
  <w16cex:commentExtensible w16cex:durableId="6DD0A8BA" w16cex:dateUtc="2025-09-12T06:57:00Z"/>
  <w16cex:commentExtensible w16cex:durableId="4617AE7A" w16cex:dateUtc="2025-09-03T14:53:00Z"/>
  <w16cex:commentExtensible w16cex:durableId="5FE6810C" w16cex:dateUtc="2025-09-12T08:09:00Z"/>
  <w16cex:commentExtensible w16cex:durableId="5D9CCB27" w16cex:dateUtc="2025-09-04T06:48:00Z"/>
  <w16cex:commentExtensible w16cex:durableId="66381E71" w16cex:dateUtc="2025-09-03T14:53:00Z"/>
  <w16cex:commentExtensible w16cex:durableId="1B89CBD0" w16cex:dateUtc="2025-09-05T08:44:00Z"/>
  <w16cex:commentExtensible w16cex:durableId="7C46EC0D" w16cex:dateUtc="2025-09-03T15:10:00Z"/>
  <w16cex:commentExtensible w16cex:durableId="4C95D16C" w16cex:dateUtc="2025-09-05T09:36:00Z"/>
  <w16cex:commentExtensible w16cex:durableId="3344D646" w16cex:dateUtc="2025-09-05T13:30:00Z"/>
  <w16cex:commentExtensible w16cex:durableId="6D601E46" w16cex:dateUtc="2025-09-12T07:03:00Z"/>
  <w16cex:commentExtensible w16cex:durableId="3FB08BAF" w16cex:dateUtc="2025-09-05T09:37:00Z"/>
  <w16cex:commentExtensible w16cex:durableId="6FA5F1B7" w16cex:dateUtc="2025-09-05T13:31:00Z"/>
  <w16cex:commentExtensible w16cex:durableId="4D21421A" w16cex:dateUtc="2025-09-05T09:44:00Z"/>
  <w16cex:commentExtensible w16cex:durableId="5B0DE751" w16cex:dateUtc="2025-09-05T13:35:00Z"/>
  <w16cex:commentExtensible w16cex:durableId="01FB8F6F" w16cex:dateUtc="2025-09-04T13:03:00Z"/>
  <w16cex:commentExtensible w16cex:durableId="347239E3" w16cex:dateUtc="2025-09-12T07:07:00Z"/>
  <w16cex:commentExtensible w16cex:durableId="04FA0E83" w16cex:dateUtc="2025-07-30T13:50:00Z"/>
  <w16cex:commentExtensible w16cex:durableId="77595FFC" w16cex:dateUtc="2025-08-29T08:39:00Z"/>
  <w16cex:commentExtensible w16cex:durableId="0D5E8867" w16cex:dateUtc="2025-08-29T08:41:00Z"/>
  <w16cex:commentExtensible w16cex:durableId="711653D9" w16cex:dateUtc="2025-09-04T13:03:00Z"/>
  <w16cex:commentExtensible w16cex:durableId="67DE55B5" w16cex:dateUtc="2025-07-23T08:06:00Z"/>
  <w16cex:commentExtensible w16cex:durableId="6CF6CEE4" w16cex:dateUtc="2025-07-25T09:52:00Z"/>
  <w16cex:commentExtensible w16cex:durableId="7E76BB4F" w16cex:dateUtc="2025-07-30T14:00:00Z"/>
  <w16cex:commentExtensible w16cex:durableId="7629F188" w16cex:dateUtc="2025-08-29T08:12:00Z"/>
  <w16cex:commentExtensible w16cex:durableId="200AEF48" w16cex:dateUtc="2025-07-24T11:06:00Z"/>
  <w16cex:commentExtensible w16cex:durableId="090BCEE4" w16cex:dateUtc="2025-08-29T08:14:00Z"/>
  <w16cex:commentExtensible w16cex:durableId="3DD11532" w16cex:dateUtc="2025-10-14T12:31:46.681Z"/>
</w16cex:commentsExtensible>
</file>

<file path=word/commentsIds.xml><?xml version="1.0" encoding="utf-8"?>
<w16cid:commentsIds xmlns:mc="http://schemas.openxmlformats.org/markup-compatibility/2006" xmlns:w16cid="http://schemas.microsoft.com/office/word/2016/wordml/cid" mc:Ignorable="w16cid">
  <w16cid:commentId w16cid:paraId="09943858" w16cid:durableId="33E056A1"/>
  <w16cid:commentId w16cid:paraId="4944DCEB" w16cid:durableId="69F2D839"/>
  <w16cid:commentId w16cid:paraId="4565724C" w16cid:durableId="38579653"/>
  <w16cid:commentId w16cid:paraId="5660ACF7" w16cid:durableId="48881DBD"/>
  <w16cid:commentId w16cid:paraId="140CA3D9" w16cid:durableId="54AEA727"/>
  <w16cid:commentId w16cid:paraId="5352CDFC" w16cid:durableId="1144F7F2"/>
  <w16cid:commentId w16cid:paraId="3ABD062C" w16cid:durableId="2B06310B"/>
  <w16cid:commentId w16cid:paraId="5926614B" w16cid:durableId="53CCB2C1"/>
  <w16cid:commentId w16cid:paraId="401D4A82" w16cid:durableId="70FF0776"/>
  <w16cid:commentId w16cid:paraId="3FE6104A" w16cid:durableId="22EDCD61"/>
  <w16cid:commentId w16cid:paraId="5BF48B28" w16cid:durableId="33CD1A5C"/>
  <w16cid:commentId w16cid:paraId="0DE80896" w16cid:durableId="3B2D0BB0"/>
  <w16cid:commentId w16cid:paraId="557C7DFF" w16cid:durableId="2BC1F39C"/>
  <w16cid:commentId w16cid:paraId="45888969" w16cid:durableId="6966021F"/>
  <w16cid:commentId w16cid:paraId="198D8B3E" w16cid:durableId="6BCE9D77"/>
  <w16cid:commentId w16cid:paraId="3FD69989" w16cid:durableId="6DE329F2"/>
  <w16cid:commentId w16cid:paraId="1E222913" w16cid:durableId="7187FFED"/>
  <w16cid:commentId w16cid:paraId="1934F6ED" w16cid:durableId="1C3FE337"/>
  <w16cid:commentId w16cid:paraId="696FDC90" w16cid:durableId="4B8F54DC"/>
  <w16cid:commentId w16cid:paraId="447DA256" w16cid:durableId="27F44BFB"/>
  <w16cid:commentId w16cid:paraId="5A9934F5" w16cid:durableId="692F1ADD"/>
  <w16cid:commentId w16cid:paraId="5CB66F03" w16cid:durableId="223EAA39"/>
  <w16cid:commentId w16cid:paraId="763DAE8A" w16cid:durableId="5A250187"/>
  <w16cid:commentId w16cid:paraId="02AF448A" w16cid:durableId="0218A2A5"/>
  <w16cid:commentId w16cid:paraId="08BD5EC1" w16cid:durableId="02CD6F49"/>
  <w16cid:commentId w16cid:paraId="6923A77C" w16cid:durableId="23749E9F"/>
  <w16cid:commentId w16cid:paraId="422B245E" w16cid:durableId="3C92D902"/>
  <w16cid:commentId w16cid:paraId="6E5711AE" w16cid:durableId="6DD0A8BA"/>
  <w16cid:commentId w16cid:paraId="5D4CA1C8" w16cid:durableId="4617AE7A"/>
  <w16cid:commentId w16cid:paraId="48CFF3EB" w16cid:durableId="5FE6810C"/>
  <w16cid:commentId w16cid:paraId="3D60C56F" w16cid:durableId="5D9CCB27"/>
  <w16cid:commentId w16cid:paraId="448308BE" w16cid:durableId="66381E71"/>
  <w16cid:commentId w16cid:paraId="0FCD20F0" w16cid:durableId="1B89CBD0"/>
  <w16cid:commentId w16cid:paraId="20D2AB68" w16cid:durableId="7C46EC0D"/>
  <w16cid:commentId w16cid:paraId="668DFD18" w16cid:durableId="4C95D16C"/>
  <w16cid:commentId w16cid:paraId="28B4B55D" w16cid:durableId="3344D646"/>
  <w16cid:commentId w16cid:paraId="53801C97" w16cid:durableId="6D601E46"/>
  <w16cid:commentId w16cid:paraId="29EC1252" w16cid:durableId="3FB08BAF"/>
  <w16cid:commentId w16cid:paraId="1407FB84" w16cid:durableId="6FA5F1B7"/>
  <w16cid:commentId w16cid:paraId="118E8784" w16cid:durableId="4D21421A"/>
  <w16cid:commentId w16cid:paraId="78669AE8" w16cid:durableId="5B0DE751"/>
  <w16cid:commentId w16cid:paraId="2691620B" w16cid:durableId="01FB8F6F"/>
  <w16cid:commentId w16cid:paraId="7E47B6C2" w16cid:durableId="347239E3"/>
  <w16cid:commentId w16cid:paraId="31F9FA8C" w16cid:durableId="04FA0E83"/>
  <w16cid:commentId w16cid:paraId="1DE95BF5" w16cid:durableId="77595FFC"/>
  <w16cid:commentId w16cid:paraId="7EA6FC6F" w16cid:durableId="0D5E8867"/>
  <w16cid:commentId w16cid:paraId="2CDE7AC1" w16cid:durableId="711653D9"/>
  <w16cid:commentId w16cid:paraId="0766C5AB" w16cid:durableId="67DE55B5"/>
  <w16cid:commentId w16cid:paraId="56B8AEED" w16cid:durableId="6CF6CEE4"/>
  <w16cid:commentId w16cid:paraId="09C1EC5D" w16cid:durableId="7E76BB4F"/>
  <w16cid:commentId w16cid:paraId="570C414F" w16cid:durableId="7629F188"/>
  <w16cid:commentId w16cid:paraId="0CB9EE1E" w16cid:durableId="200AEF48"/>
  <w16cid:commentId w16cid:paraId="1E047811" w16cid:durableId="090BCEE4"/>
  <w16cid:commentId w16cid:paraId="5FA98AB3" w16cid:durableId="3DD1153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A632E" w:rsidP="00EA698F" w:rsidRDefault="009A632E" w14:paraId="3C61005F" w14:textId="77777777">
      <w:pPr>
        <w:spacing w:after="0" w:line="240" w:lineRule="auto"/>
      </w:pPr>
      <w:r>
        <w:separator/>
      </w:r>
    </w:p>
  </w:endnote>
  <w:endnote w:type="continuationSeparator" w:id="0">
    <w:p w:rsidR="009A632E" w:rsidP="00EA698F" w:rsidRDefault="009A632E" w14:paraId="7DA094E6" w14:textId="77777777">
      <w:pPr>
        <w:spacing w:after="0" w:line="240" w:lineRule="auto"/>
      </w:pPr>
      <w:r>
        <w:continuationSeparator/>
      </w:r>
    </w:p>
  </w:endnote>
  <w:endnote w:type="continuationNotice" w:id="1">
    <w:p w:rsidR="009A632E" w:rsidRDefault="009A632E" w14:paraId="23DD4E0D"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A632E" w:rsidP="00EA698F" w:rsidRDefault="009A632E" w14:paraId="179BB52E" w14:textId="77777777">
      <w:pPr>
        <w:spacing w:after="0" w:line="240" w:lineRule="auto"/>
      </w:pPr>
      <w:r>
        <w:separator/>
      </w:r>
    </w:p>
  </w:footnote>
  <w:footnote w:type="continuationSeparator" w:id="0">
    <w:p w:rsidR="009A632E" w:rsidP="00EA698F" w:rsidRDefault="009A632E" w14:paraId="629E985E" w14:textId="77777777">
      <w:pPr>
        <w:spacing w:after="0" w:line="240" w:lineRule="auto"/>
      </w:pPr>
      <w:r>
        <w:continuationSeparator/>
      </w:r>
    </w:p>
  </w:footnote>
  <w:footnote w:type="continuationNotice" w:id="1">
    <w:p w:rsidR="009A632E" w:rsidRDefault="009A632E" w14:paraId="615DD921" w14:textId="7777777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B6D8"/>
    <w:multiLevelType w:val="hybridMultilevel"/>
    <w:tmpl w:val="FFFFFFFF"/>
    <w:lvl w:ilvl="0" w:tplc="C930E460">
      <w:start w:val="1"/>
      <w:numFmt w:val="bullet"/>
      <w:lvlText w:val="-"/>
      <w:lvlJc w:val="left"/>
      <w:pPr>
        <w:ind w:left="1440" w:hanging="360"/>
      </w:pPr>
      <w:rPr>
        <w:rFonts w:hint="default" w:ascii="Aptos" w:hAnsi="Aptos"/>
      </w:rPr>
    </w:lvl>
    <w:lvl w:ilvl="1" w:tplc="E092FB1C">
      <w:start w:val="1"/>
      <w:numFmt w:val="bullet"/>
      <w:lvlText w:val="o"/>
      <w:lvlJc w:val="left"/>
      <w:pPr>
        <w:ind w:left="1440" w:hanging="360"/>
      </w:pPr>
      <w:rPr>
        <w:rFonts w:hint="default" w:ascii="Courier New" w:hAnsi="Courier New"/>
      </w:rPr>
    </w:lvl>
    <w:lvl w:ilvl="2" w:tplc="F2BE0F76">
      <w:start w:val="1"/>
      <w:numFmt w:val="bullet"/>
      <w:lvlText w:val=""/>
      <w:lvlJc w:val="left"/>
      <w:pPr>
        <w:ind w:left="2160" w:hanging="360"/>
      </w:pPr>
      <w:rPr>
        <w:rFonts w:hint="default" w:ascii="Wingdings" w:hAnsi="Wingdings"/>
      </w:rPr>
    </w:lvl>
    <w:lvl w:ilvl="3" w:tplc="A486178C">
      <w:start w:val="1"/>
      <w:numFmt w:val="bullet"/>
      <w:lvlText w:val=""/>
      <w:lvlJc w:val="left"/>
      <w:pPr>
        <w:ind w:left="2880" w:hanging="360"/>
      </w:pPr>
      <w:rPr>
        <w:rFonts w:hint="default" w:ascii="Symbol" w:hAnsi="Symbol"/>
      </w:rPr>
    </w:lvl>
    <w:lvl w:ilvl="4" w:tplc="A3907E10">
      <w:start w:val="1"/>
      <w:numFmt w:val="bullet"/>
      <w:lvlText w:val="o"/>
      <w:lvlJc w:val="left"/>
      <w:pPr>
        <w:ind w:left="3600" w:hanging="360"/>
      </w:pPr>
      <w:rPr>
        <w:rFonts w:hint="default" w:ascii="Courier New" w:hAnsi="Courier New"/>
      </w:rPr>
    </w:lvl>
    <w:lvl w:ilvl="5" w:tplc="C7B4E92A">
      <w:start w:val="1"/>
      <w:numFmt w:val="bullet"/>
      <w:lvlText w:val=""/>
      <w:lvlJc w:val="left"/>
      <w:pPr>
        <w:ind w:left="4320" w:hanging="360"/>
      </w:pPr>
      <w:rPr>
        <w:rFonts w:hint="default" w:ascii="Wingdings" w:hAnsi="Wingdings"/>
      </w:rPr>
    </w:lvl>
    <w:lvl w:ilvl="6" w:tplc="A36AC0C2">
      <w:start w:val="1"/>
      <w:numFmt w:val="bullet"/>
      <w:lvlText w:val=""/>
      <w:lvlJc w:val="left"/>
      <w:pPr>
        <w:ind w:left="5040" w:hanging="360"/>
      </w:pPr>
      <w:rPr>
        <w:rFonts w:hint="default" w:ascii="Symbol" w:hAnsi="Symbol"/>
      </w:rPr>
    </w:lvl>
    <w:lvl w:ilvl="7" w:tplc="6D220EA0">
      <w:start w:val="1"/>
      <w:numFmt w:val="bullet"/>
      <w:lvlText w:val="o"/>
      <w:lvlJc w:val="left"/>
      <w:pPr>
        <w:ind w:left="5760" w:hanging="360"/>
      </w:pPr>
      <w:rPr>
        <w:rFonts w:hint="default" w:ascii="Courier New" w:hAnsi="Courier New"/>
      </w:rPr>
    </w:lvl>
    <w:lvl w:ilvl="8" w:tplc="85347C9E">
      <w:start w:val="1"/>
      <w:numFmt w:val="bullet"/>
      <w:lvlText w:val=""/>
      <w:lvlJc w:val="left"/>
      <w:pPr>
        <w:ind w:left="6480" w:hanging="360"/>
      </w:pPr>
      <w:rPr>
        <w:rFonts w:hint="default" w:ascii="Wingdings" w:hAnsi="Wingdings"/>
      </w:rPr>
    </w:lvl>
  </w:abstractNum>
  <w:abstractNum w:abstractNumId="1" w15:restartNumberingAfterBreak="0">
    <w:nsid w:val="00BCD73C"/>
    <w:multiLevelType w:val="hybridMultilevel"/>
    <w:tmpl w:val="FFFFFFFF"/>
    <w:lvl w:ilvl="0" w:tplc="D876DD66">
      <w:start w:val="1"/>
      <w:numFmt w:val="bullet"/>
      <w:lvlText w:val=""/>
      <w:lvlJc w:val="left"/>
      <w:pPr>
        <w:ind w:left="720" w:hanging="360"/>
      </w:pPr>
      <w:rPr>
        <w:rFonts w:hint="default" w:ascii="Symbol" w:hAnsi="Symbol"/>
      </w:rPr>
    </w:lvl>
    <w:lvl w:ilvl="1" w:tplc="163AFFA6">
      <w:start w:val="1"/>
      <w:numFmt w:val="bullet"/>
      <w:lvlText w:val="o"/>
      <w:lvlJc w:val="left"/>
      <w:pPr>
        <w:ind w:left="1440" w:hanging="360"/>
      </w:pPr>
      <w:rPr>
        <w:rFonts w:hint="default" w:ascii="Courier New" w:hAnsi="Courier New"/>
      </w:rPr>
    </w:lvl>
    <w:lvl w:ilvl="2" w:tplc="1158CB90">
      <w:start w:val="1"/>
      <w:numFmt w:val="bullet"/>
      <w:lvlText w:val=""/>
      <w:lvlJc w:val="left"/>
      <w:pPr>
        <w:ind w:left="2160" w:hanging="360"/>
      </w:pPr>
      <w:rPr>
        <w:rFonts w:hint="default" w:ascii="Wingdings" w:hAnsi="Wingdings"/>
      </w:rPr>
    </w:lvl>
    <w:lvl w:ilvl="3" w:tplc="09181914">
      <w:start w:val="1"/>
      <w:numFmt w:val="bullet"/>
      <w:lvlText w:val=""/>
      <w:lvlJc w:val="left"/>
      <w:pPr>
        <w:ind w:left="2880" w:hanging="360"/>
      </w:pPr>
      <w:rPr>
        <w:rFonts w:hint="default" w:ascii="Symbol" w:hAnsi="Symbol"/>
      </w:rPr>
    </w:lvl>
    <w:lvl w:ilvl="4" w:tplc="58088456">
      <w:start w:val="1"/>
      <w:numFmt w:val="bullet"/>
      <w:lvlText w:val="o"/>
      <w:lvlJc w:val="left"/>
      <w:pPr>
        <w:ind w:left="3600" w:hanging="360"/>
      </w:pPr>
      <w:rPr>
        <w:rFonts w:hint="default" w:ascii="Courier New" w:hAnsi="Courier New"/>
      </w:rPr>
    </w:lvl>
    <w:lvl w:ilvl="5" w:tplc="7AD6CF74">
      <w:start w:val="1"/>
      <w:numFmt w:val="bullet"/>
      <w:lvlText w:val=""/>
      <w:lvlJc w:val="left"/>
      <w:pPr>
        <w:ind w:left="4320" w:hanging="360"/>
      </w:pPr>
      <w:rPr>
        <w:rFonts w:hint="default" w:ascii="Wingdings" w:hAnsi="Wingdings"/>
      </w:rPr>
    </w:lvl>
    <w:lvl w:ilvl="6" w:tplc="4E3A9458">
      <w:start w:val="1"/>
      <w:numFmt w:val="bullet"/>
      <w:lvlText w:val=""/>
      <w:lvlJc w:val="left"/>
      <w:pPr>
        <w:ind w:left="5040" w:hanging="360"/>
      </w:pPr>
      <w:rPr>
        <w:rFonts w:hint="default" w:ascii="Symbol" w:hAnsi="Symbol"/>
      </w:rPr>
    </w:lvl>
    <w:lvl w:ilvl="7" w:tplc="9C52964A">
      <w:start w:val="1"/>
      <w:numFmt w:val="bullet"/>
      <w:lvlText w:val="o"/>
      <w:lvlJc w:val="left"/>
      <w:pPr>
        <w:ind w:left="5760" w:hanging="360"/>
      </w:pPr>
      <w:rPr>
        <w:rFonts w:hint="default" w:ascii="Courier New" w:hAnsi="Courier New"/>
      </w:rPr>
    </w:lvl>
    <w:lvl w:ilvl="8" w:tplc="0F2C6758">
      <w:start w:val="1"/>
      <w:numFmt w:val="bullet"/>
      <w:lvlText w:val=""/>
      <w:lvlJc w:val="left"/>
      <w:pPr>
        <w:ind w:left="6480" w:hanging="360"/>
      </w:pPr>
      <w:rPr>
        <w:rFonts w:hint="default" w:ascii="Wingdings" w:hAnsi="Wingdings"/>
      </w:rPr>
    </w:lvl>
  </w:abstractNum>
  <w:abstractNum w:abstractNumId="2" w15:restartNumberingAfterBreak="0">
    <w:nsid w:val="016E73AB"/>
    <w:multiLevelType w:val="hybridMultilevel"/>
    <w:tmpl w:val="FFFFFFFF"/>
    <w:lvl w:ilvl="0" w:tplc="D70C6574">
      <w:start w:val="1"/>
      <w:numFmt w:val="bullet"/>
      <w:lvlText w:val=""/>
      <w:lvlJc w:val="left"/>
      <w:pPr>
        <w:ind w:left="720" w:hanging="360"/>
      </w:pPr>
      <w:rPr>
        <w:rFonts w:hint="default" w:ascii="Symbol" w:hAnsi="Symbol"/>
      </w:rPr>
    </w:lvl>
    <w:lvl w:ilvl="1" w:tplc="83BEAFA6">
      <w:start w:val="1"/>
      <w:numFmt w:val="bullet"/>
      <w:lvlText w:val="o"/>
      <w:lvlJc w:val="left"/>
      <w:pPr>
        <w:ind w:left="1440" w:hanging="360"/>
      </w:pPr>
      <w:rPr>
        <w:rFonts w:hint="default" w:ascii="Courier New" w:hAnsi="Courier New"/>
      </w:rPr>
    </w:lvl>
    <w:lvl w:ilvl="2" w:tplc="F50C77E0">
      <w:start w:val="1"/>
      <w:numFmt w:val="bullet"/>
      <w:lvlText w:val=""/>
      <w:lvlJc w:val="left"/>
      <w:pPr>
        <w:ind w:left="2160" w:hanging="360"/>
      </w:pPr>
      <w:rPr>
        <w:rFonts w:hint="default" w:ascii="Wingdings" w:hAnsi="Wingdings"/>
      </w:rPr>
    </w:lvl>
    <w:lvl w:ilvl="3" w:tplc="34E81B8A">
      <w:start w:val="1"/>
      <w:numFmt w:val="bullet"/>
      <w:lvlText w:val=""/>
      <w:lvlJc w:val="left"/>
      <w:pPr>
        <w:ind w:left="2880" w:hanging="360"/>
      </w:pPr>
      <w:rPr>
        <w:rFonts w:hint="default" w:ascii="Symbol" w:hAnsi="Symbol"/>
      </w:rPr>
    </w:lvl>
    <w:lvl w:ilvl="4" w:tplc="D4C8772C">
      <w:start w:val="1"/>
      <w:numFmt w:val="bullet"/>
      <w:lvlText w:val="o"/>
      <w:lvlJc w:val="left"/>
      <w:pPr>
        <w:ind w:left="3600" w:hanging="360"/>
      </w:pPr>
      <w:rPr>
        <w:rFonts w:hint="default" w:ascii="Courier New" w:hAnsi="Courier New"/>
      </w:rPr>
    </w:lvl>
    <w:lvl w:ilvl="5" w:tplc="4E2075EE">
      <w:start w:val="1"/>
      <w:numFmt w:val="bullet"/>
      <w:lvlText w:val=""/>
      <w:lvlJc w:val="left"/>
      <w:pPr>
        <w:ind w:left="4320" w:hanging="360"/>
      </w:pPr>
      <w:rPr>
        <w:rFonts w:hint="default" w:ascii="Wingdings" w:hAnsi="Wingdings"/>
      </w:rPr>
    </w:lvl>
    <w:lvl w:ilvl="6" w:tplc="C644B694">
      <w:start w:val="1"/>
      <w:numFmt w:val="bullet"/>
      <w:lvlText w:val=""/>
      <w:lvlJc w:val="left"/>
      <w:pPr>
        <w:ind w:left="5040" w:hanging="360"/>
      </w:pPr>
      <w:rPr>
        <w:rFonts w:hint="default" w:ascii="Symbol" w:hAnsi="Symbol"/>
      </w:rPr>
    </w:lvl>
    <w:lvl w:ilvl="7" w:tplc="D500F9C6">
      <w:start w:val="1"/>
      <w:numFmt w:val="bullet"/>
      <w:lvlText w:val="o"/>
      <w:lvlJc w:val="left"/>
      <w:pPr>
        <w:ind w:left="5760" w:hanging="360"/>
      </w:pPr>
      <w:rPr>
        <w:rFonts w:hint="default" w:ascii="Courier New" w:hAnsi="Courier New"/>
      </w:rPr>
    </w:lvl>
    <w:lvl w:ilvl="8" w:tplc="D0004830">
      <w:start w:val="1"/>
      <w:numFmt w:val="bullet"/>
      <w:lvlText w:val=""/>
      <w:lvlJc w:val="left"/>
      <w:pPr>
        <w:ind w:left="6480" w:hanging="360"/>
      </w:pPr>
      <w:rPr>
        <w:rFonts w:hint="default" w:ascii="Wingdings" w:hAnsi="Wingdings"/>
      </w:rPr>
    </w:lvl>
  </w:abstractNum>
  <w:abstractNum w:abstractNumId="3" w15:restartNumberingAfterBreak="0">
    <w:nsid w:val="05CB7D84"/>
    <w:multiLevelType w:val="hybridMultilevel"/>
    <w:tmpl w:val="092E8E50"/>
    <w:lvl w:ilvl="0" w:tplc="9EF25960">
      <w:start w:val="1"/>
      <w:numFmt w:val="bullet"/>
      <w:lvlText w:val="-"/>
      <w:lvlJc w:val="left"/>
      <w:pPr>
        <w:ind w:left="1440" w:hanging="360"/>
      </w:pPr>
      <w:rPr>
        <w:rFonts w:hint="default" w:ascii="Aptos" w:hAnsi="Aptos"/>
      </w:rPr>
    </w:lvl>
    <w:lvl w:ilvl="1" w:tplc="4FA26DB0" w:tentative="1">
      <w:start w:val="1"/>
      <w:numFmt w:val="bullet"/>
      <w:lvlText w:val="o"/>
      <w:lvlJc w:val="left"/>
      <w:pPr>
        <w:ind w:left="1440" w:hanging="360"/>
      </w:pPr>
      <w:rPr>
        <w:rFonts w:hint="default" w:ascii="Courier New" w:hAnsi="Courier New"/>
      </w:rPr>
    </w:lvl>
    <w:lvl w:ilvl="2" w:tplc="74AA1F2A" w:tentative="1">
      <w:start w:val="1"/>
      <w:numFmt w:val="bullet"/>
      <w:lvlText w:val=""/>
      <w:lvlJc w:val="left"/>
      <w:pPr>
        <w:ind w:left="2160" w:hanging="360"/>
      </w:pPr>
      <w:rPr>
        <w:rFonts w:hint="default" w:ascii="Wingdings" w:hAnsi="Wingdings"/>
      </w:rPr>
    </w:lvl>
    <w:lvl w:ilvl="3" w:tplc="D582542A" w:tentative="1">
      <w:start w:val="1"/>
      <w:numFmt w:val="bullet"/>
      <w:lvlText w:val=""/>
      <w:lvlJc w:val="left"/>
      <w:pPr>
        <w:ind w:left="2880" w:hanging="360"/>
      </w:pPr>
      <w:rPr>
        <w:rFonts w:hint="default" w:ascii="Symbol" w:hAnsi="Symbol"/>
      </w:rPr>
    </w:lvl>
    <w:lvl w:ilvl="4" w:tplc="3AD68F56" w:tentative="1">
      <w:start w:val="1"/>
      <w:numFmt w:val="bullet"/>
      <w:lvlText w:val="o"/>
      <w:lvlJc w:val="left"/>
      <w:pPr>
        <w:ind w:left="3600" w:hanging="360"/>
      </w:pPr>
      <w:rPr>
        <w:rFonts w:hint="default" w:ascii="Courier New" w:hAnsi="Courier New"/>
      </w:rPr>
    </w:lvl>
    <w:lvl w:ilvl="5" w:tplc="4D485A14" w:tentative="1">
      <w:start w:val="1"/>
      <w:numFmt w:val="bullet"/>
      <w:lvlText w:val=""/>
      <w:lvlJc w:val="left"/>
      <w:pPr>
        <w:ind w:left="4320" w:hanging="360"/>
      </w:pPr>
      <w:rPr>
        <w:rFonts w:hint="default" w:ascii="Wingdings" w:hAnsi="Wingdings"/>
      </w:rPr>
    </w:lvl>
    <w:lvl w:ilvl="6" w:tplc="146230A0" w:tentative="1">
      <w:start w:val="1"/>
      <w:numFmt w:val="bullet"/>
      <w:lvlText w:val=""/>
      <w:lvlJc w:val="left"/>
      <w:pPr>
        <w:ind w:left="5040" w:hanging="360"/>
      </w:pPr>
      <w:rPr>
        <w:rFonts w:hint="default" w:ascii="Symbol" w:hAnsi="Symbol"/>
      </w:rPr>
    </w:lvl>
    <w:lvl w:ilvl="7" w:tplc="D1DCA260" w:tentative="1">
      <w:start w:val="1"/>
      <w:numFmt w:val="bullet"/>
      <w:lvlText w:val="o"/>
      <w:lvlJc w:val="left"/>
      <w:pPr>
        <w:ind w:left="5760" w:hanging="360"/>
      </w:pPr>
      <w:rPr>
        <w:rFonts w:hint="default" w:ascii="Courier New" w:hAnsi="Courier New"/>
      </w:rPr>
    </w:lvl>
    <w:lvl w:ilvl="8" w:tplc="E1CE4512" w:tentative="1">
      <w:start w:val="1"/>
      <w:numFmt w:val="bullet"/>
      <w:lvlText w:val=""/>
      <w:lvlJc w:val="left"/>
      <w:pPr>
        <w:ind w:left="6480" w:hanging="360"/>
      </w:pPr>
      <w:rPr>
        <w:rFonts w:hint="default" w:ascii="Wingdings" w:hAnsi="Wingdings"/>
      </w:rPr>
    </w:lvl>
  </w:abstractNum>
  <w:abstractNum w:abstractNumId="4" w15:restartNumberingAfterBreak="0">
    <w:nsid w:val="082120AF"/>
    <w:multiLevelType w:val="hybridMultilevel"/>
    <w:tmpl w:val="479200B0"/>
    <w:lvl w:ilvl="0" w:tplc="9FB2E930">
      <w:start w:val="1"/>
      <w:numFmt w:val="bullet"/>
      <w:lvlText w:val=""/>
      <w:lvlJc w:val="left"/>
      <w:pPr>
        <w:ind w:left="720" w:hanging="360"/>
      </w:pPr>
      <w:rPr>
        <w:rFonts w:hint="default" w:ascii="Symbol" w:hAnsi="Symbol"/>
      </w:rPr>
    </w:lvl>
    <w:lvl w:ilvl="1" w:tplc="5A7A5308">
      <w:start w:val="1"/>
      <w:numFmt w:val="bullet"/>
      <w:lvlText w:val="o"/>
      <w:lvlJc w:val="left"/>
      <w:pPr>
        <w:ind w:left="1440" w:hanging="360"/>
      </w:pPr>
      <w:rPr>
        <w:rFonts w:hint="default" w:ascii="Courier New" w:hAnsi="Courier New"/>
      </w:rPr>
    </w:lvl>
    <w:lvl w:ilvl="2" w:tplc="F42274F4">
      <w:start w:val="1"/>
      <w:numFmt w:val="bullet"/>
      <w:lvlText w:val=""/>
      <w:lvlJc w:val="left"/>
      <w:pPr>
        <w:ind w:left="2160" w:hanging="360"/>
      </w:pPr>
      <w:rPr>
        <w:rFonts w:hint="default" w:ascii="Wingdings" w:hAnsi="Wingdings"/>
      </w:rPr>
    </w:lvl>
    <w:lvl w:ilvl="3" w:tplc="59AE053E">
      <w:start w:val="1"/>
      <w:numFmt w:val="bullet"/>
      <w:lvlText w:val=""/>
      <w:lvlJc w:val="left"/>
      <w:pPr>
        <w:ind w:left="2880" w:hanging="360"/>
      </w:pPr>
      <w:rPr>
        <w:rFonts w:hint="default" w:ascii="Symbol" w:hAnsi="Symbol"/>
      </w:rPr>
    </w:lvl>
    <w:lvl w:ilvl="4" w:tplc="97BA5DCC">
      <w:start w:val="1"/>
      <w:numFmt w:val="bullet"/>
      <w:lvlText w:val="o"/>
      <w:lvlJc w:val="left"/>
      <w:pPr>
        <w:ind w:left="3600" w:hanging="360"/>
      </w:pPr>
      <w:rPr>
        <w:rFonts w:hint="default" w:ascii="Courier New" w:hAnsi="Courier New"/>
      </w:rPr>
    </w:lvl>
    <w:lvl w:ilvl="5" w:tplc="F5161332">
      <w:start w:val="1"/>
      <w:numFmt w:val="bullet"/>
      <w:lvlText w:val=""/>
      <w:lvlJc w:val="left"/>
      <w:pPr>
        <w:ind w:left="4320" w:hanging="360"/>
      </w:pPr>
      <w:rPr>
        <w:rFonts w:hint="default" w:ascii="Wingdings" w:hAnsi="Wingdings"/>
      </w:rPr>
    </w:lvl>
    <w:lvl w:ilvl="6" w:tplc="A4A03114">
      <w:start w:val="1"/>
      <w:numFmt w:val="bullet"/>
      <w:lvlText w:val=""/>
      <w:lvlJc w:val="left"/>
      <w:pPr>
        <w:ind w:left="5040" w:hanging="360"/>
      </w:pPr>
      <w:rPr>
        <w:rFonts w:hint="default" w:ascii="Symbol" w:hAnsi="Symbol"/>
      </w:rPr>
    </w:lvl>
    <w:lvl w:ilvl="7" w:tplc="4914FBE8">
      <w:start w:val="1"/>
      <w:numFmt w:val="bullet"/>
      <w:lvlText w:val="o"/>
      <w:lvlJc w:val="left"/>
      <w:pPr>
        <w:ind w:left="5760" w:hanging="360"/>
      </w:pPr>
      <w:rPr>
        <w:rFonts w:hint="default" w:ascii="Courier New" w:hAnsi="Courier New"/>
      </w:rPr>
    </w:lvl>
    <w:lvl w:ilvl="8" w:tplc="95288A76">
      <w:start w:val="1"/>
      <w:numFmt w:val="bullet"/>
      <w:lvlText w:val=""/>
      <w:lvlJc w:val="left"/>
      <w:pPr>
        <w:ind w:left="6480" w:hanging="360"/>
      </w:pPr>
      <w:rPr>
        <w:rFonts w:hint="default" w:ascii="Wingdings" w:hAnsi="Wingdings"/>
      </w:rPr>
    </w:lvl>
  </w:abstractNum>
  <w:abstractNum w:abstractNumId="5" w15:restartNumberingAfterBreak="0">
    <w:nsid w:val="090E4892"/>
    <w:multiLevelType w:val="hybridMultilevel"/>
    <w:tmpl w:val="FFFFFFFF"/>
    <w:lvl w:ilvl="0" w:tplc="ED28B48E">
      <w:start w:val="1"/>
      <w:numFmt w:val="bullet"/>
      <w:lvlText w:val=""/>
      <w:lvlJc w:val="left"/>
      <w:pPr>
        <w:ind w:left="720" w:hanging="360"/>
      </w:pPr>
      <w:rPr>
        <w:rFonts w:hint="default" w:ascii="Symbol" w:hAnsi="Symbol"/>
      </w:rPr>
    </w:lvl>
    <w:lvl w:ilvl="1" w:tplc="2118FF8E">
      <w:start w:val="1"/>
      <w:numFmt w:val="bullet"/>
      <w:lvlText w:val="o"/>
      <w:lvlJc w:val="left"/>
      <w:pPr>
        <w:ind w:left="1440" w:hanging="360"/>
      </w:pPr>
      <w:rPr>
        <w:rFonts w:hint="default" w:ascii="Courier New" w:hAnsi="Courier New"/>
      </w:rPr>
    </w:lvl>
    <w:lvl w:ilvl="2" w:tplc="955ED2AA">
      <w:start w:val="1"/>
      <w:numFmt w:val="bullet"/>
      <w:lvlText w:val=""/>
      <w:lvlJc w:val="left"/>
      <w:pPr>
        <w:ind w:left="2160" w:hanging="360"/>
      </w:pPr>
      <w:rPr>
        <w:rFonts w:hint="default" w:ascii="Wingdings" w:hAnsi="Wingdings"/>
      </w:rPr>
    </w:lvl>
    <w:lvl w:ilvl="3" w:tplc="73F63820">
      <w:start w:val="1"/>
      <w:numFmt w:val="bullet"/>
      <w:lvlText w:val=""/>
      <w:lvlJc w:val="left"/>
      <w:pPr>
        <w:ind w:left="2880" w:hanging="360"/>
      </w:pPr>
      <w:rPr>
        <w:rFonts w:hint="default" w:ascii="Symbol" w:hAnsi="Symbol"/>
      </w:rPr>
    </w:lvl>
    <w:lvl w:ilvl="4" w:tplc="AA4A4DCA">
      <w:start w:val="1"/>
      <w:numFmt w:val="bullet"/>
      <w:lvlText w:val="o"/>
      <w:lvlJc w:val="left"/>
      <w:pPr>
        <w:ind w:left="3600" w:hanging="360"/>
      </w:pPr>
      <w:rPr>
        <w:rFonts w:hint="default" w:ascii="Courier New" w:hAnsi="Courier New"/>
      </w:rPr>
    </w:lvl>
    <w:lvl w:ilvl="5" w:tplc="A360324C">
      <w:start w:val="1"/>
      <w:numFmt w:val="bullet"/>
      <w:lvlText w:val=""/>
      <w:lvlJc w:val="left"/>
      <w:pPr>
        <w:ind w:left="4320" w:hanging="360"/>
      </w:pPr>
      <w:rPr>
        <w:rFonts w:hint="default" w:ascii="Wingdings" w:hAnsi="Wingdings"/>
      </w:rPr>
    </w:lvl>
    <w:lvl w:ilvl="6" w:tplc="F1E6BAFA">
      <w:start w:val="1"/>
      <w:numFmt w:val="bullet"/>
      <w:lvlText w:val=""/>
      <w:lvlJc w:val="left"/>
      <w:pPr>
        <w:ind w:left="5040" w:hanging="360"/>
      </w:pPr>
      <w:rPr>
        <w:rFonts w:hint="default" w:ascii="Symbol" w:hAnsi="Symbol"/>
      </w:rPr>
    </w:lvl>
    <w:lvl w:ilvl="7" w:tplc="8CEE007A">
      <w:start w:val="1"/>
      <w:numFmt w:val="bullet"/>
      <w:lvlText w:val="o"/>
      <w:lvlJc w:val="left"/>
      <w:pPr>
        <w:ind w:left="5760" w:hanging="360"/>
      </w:pPr>
      <w:rPr>
        <w:rFonts w:hint="default" w:ascii="Courier New" w:hAnsi="Courier New"/>
      </w:rPr>
    </w:lvl>
    <w:lvl w:ilvl="8" w:tplc="8018A4F6">
      <w:start w:val="1"/>
      <w:numFmt w:val="bullet"/>
      <w:lvlText w:val=""/>
      <w:lvlJc w:val="left"/>
      <w:pPr>
        <w:ind w:left="6480" w:hanging="360"/>
      </w:pPr>
      <w:rPr>
        <w:rFonts w:hint="default" w:ascii="Wingdings" w:hAnsi="Wingdings"/>
      </w:rPr>
    </w:lvl>
  </w:abstractNum>
  <w:abstractNum w:abstractNumId="6" w15:restartNumberingAfterBreak="0">
    <w:nsid w:val="0BB9BCEF"/>
    <w:multiLevelType w:val="hybridMultilevel"/>
    <w:tmpl w:val="FFFFFFFF"/>
    <w:lvl w:ilvl="0" w:tplc="78D60EE2">
      <w:start w:val="1"/>
      <w:numFmt w:val="bullet"/>
      <w:lvlText w:val=""/>
      <w:lvlJc w:val="left"/>
      <w:pPr>
        <w:ind w:left="720" w:hanging="360"/>
      </w:pPr>
      <w:rPr>
        <w:rFonts w:hint="default" w:ascii="Symbol" w:hAnsi="Symbol"/>
      </w:rPr>
    </w:lvl>
    <w:lvl w:ilvl="1" w:tplc="3C805F46">
      <w:start w:val="1"/>
      <w:numFmt w:val="bullet"/>
      <w:lvlText w:val="o"/>
      <w:lvlJc w:val="left"/>
      <w:pPr>
        <w:ind w:left="1440" w:hanging="360"/>
      </w:pPr>
      <w:rPr>
        <w:rFonts w:hint="default" w:ascii="Courier New" w:hAnsi="Courier New"/>
      </w:rPr>
    </w:lvl>
    <w:lvl w:ilvl="2" w:tplc="85B03C48">
      <w:start w:val="1"/>
      <w:numFmt w:val="bullet"/>
      <w:lvlText w:val=""/>
      <w:lvlJc w:val="left"/>
      <w:pPr>
        <w:ind w:left="2160" w:hanging="360"/>
      </w:pPr>
      <w:rPr>
        <w:rFonts w:hint="default" w:ascii="Wingdings" w:hAnsi="Wingdings"/>
      </w:rPr>
    </w:lvl>
    <w:lvl w:ilvl="3" w:tplc="EBC2298E">
      <w:start w:val="1"/>
      <w:numFmt w:val="bullet"/>
      <w:lvlText w:val=""/>
      <w:lvlJc w:val="left"/>
      <w:pPr>
        <w:ind w:left="2880" w:hanging="360"/>
      </w:pPr>
      <w:rPr>
        <w:rFonts w:hint="default" w:ascii="Symbol" w:hAnsi="Symbol"/>
      </w:rPr>
    </w:lvl>
    <w:lvl w:ilvl="4" w:tplc="9A5E7F8C">
      <w:start w:val="1"/>
      <w:numFmt w:val="bullet"/>
      <w:lvlText w:val="o"/>
      <w:lvlJc w:val="left"/>
      <w:pPr>
        <w:ind w:left="3600" w:hanging="360"/>
      </w:pPr>
      <w:rPr>
        <w:rFonts w:hint="default" w:ascii="Courier New" w:hAnsi="Courier New"/>
      </w:rPr>
    </w:lvl>
    <w:lvl w:ilvl="5" w:tplc="9EC8C95E">
      <w:start w:val="1"/>
      <w:numFmt w:val="bullet"/>
      <w:lvlText w:val=""/>
      <w:lvlJc w:val="left"/>
      <w:pPr>
        <w:ind w:left="4320" w:hanging="360"/>
      </w:pPr>
      <w:rPr>
        <w:rFonts w:hint="default" w:ascii="Wingdings" w:hAnsi="Wingdings"/>
      </w:rPr>
    </w:lvl>
    <w:lvl w:ilvl="6" w:tplc="B6AEA8CC">
      <w:start w:val="1"/>
      <w:numFmt w:val="bullet"/>
      <w:lvlText w:val=""/>
      <w:lvlJc w:val="left"/>
      <w:pPr>
        <w:ind w:left="5040" w:hanging="360"/>
      </w:pPr>
      <w:rPr>
        <w:rFonts w:hint="default" w:ascii="Symbol" w:hAnsi="Symbol"/>
      </w:rPr>
    </w:lvl>
    <w:lvl w:ilvl="7" w:tplc="20303918">
      <w:start w:val="1"/>
      <w:numFmt w:val="bullet"/>
      <w:lvlText w:val="o"/>
      <w:lvlJc w:val="left"/>
      <w:pPr>
        <w:ind w:left="5760" w:hanging="360"/>
      </w:pPr>
      <w:rPr>
        <w:rFonts w:hint="default" w:ascii="Courier New" w:hAnsi="Courier New"/>
      </w:rPr>
    </w:lvl>
    <w:lvl w:ilvl="8" w:tplc="BC20AC4E">
      <w:start w:val="1"/>
      <w:numFmt w:val="bullet"/>
      <w:lvlText w:val=""/>
      <w:lvlJc w:val="left"/>
      <w:pPr>
        <w:ind w:left="6480" w:hanging="360"/>
      </w:pPr>
      <w:rPr>
        <w:rFonts w:hint="default" w:ascii="Wingdings" w:hAnsi="Wingdings"/>
      </w:rPr>
    </w:lvl>
  </w:abstractNum>
  <w:abstractNum w:abstractNumId="7" w15:restartNumberingAfterBreak="0">
    <w:nsid w:val="0C5F0042"/>
    <w:multiLevelType w:val="hybridMultilevel"/>
    <w:tmpl w:val="BE8C9E2A"/>
    <w:lvl w:ilvl="0" w:tplc="4112C4AA">
      <w:start w:val="1"/>
      <w:numFmt w:val="bullet"/>
      <w:lvlText w:val="-"/>
      <w:lvlJc w:val="left"/>
      <w:pPr>
        <w:ind w:left="720" w:hanging="360"/>
      </w:pPr>
      <w:rPr>
        <w:rFonts w:hint="default" w:ascii="Aptos" w:hAnsi="Aptos"/>
      </w:rPr>
    </w:lvl>
    <w:lvl w:ilvl="1" w:tplc="4AB8FD00">
      <w:start w:val="1"/>
      <w:numFmt w:val="bullet"/>
      <w:lvlText w:val="o"/>
      <w:lvlJc w:val="left"/>
      <w:pPr>
        <w:ind w:left="1440" w:hanging="360"/>
      </w:pPr>
      <w:rPr>
        <w:rFonts w:hint="default" w:ascii="Courier New" w:hAnsi="Courier New"/>
      </w:rPr>
    </w:lvl>
    <w:lvl w:ilvl="2" w:tplc="AA261B86">
      <w:start w:val="1"/>
      <w:numFmt w:val="bullet"/>
      <w:lvlText w:val=""/>
      <w:lvlJc w:val="left"/>
      <w:pPr>
        <w:ind w:left="2160" w:hanging="360"/>
      </w:pPr>
      <w:rPr>
        <w:rFonts w:hint="default" w:ascii="Wingdings" w:hAnsi="Wingdings"/>
      </w:rPr>
    </w:lvl>
    <w:lvl w:ilvl="3" w:tplc="69C4DA08">
      <w:start w:val="1"/>
      <w:numFmt w:val="bullet"/>
      <w:lvlText w:val=""/>
      <w:lvlJc w:val="left"/>
      <w:pPr>
        <w:ind w:left="2880" w:hanging="360"/>
      </w:pPr>
      <w:rPr>
        <w:rFonts w:hint="default" w:ascii="Symbol" w:hAnsi="Symbol"/>
      </w:rPr>
    </w:lvl>
    <w:lvl w:ilvl="4" w:tplc="10B2C1FC">
      <w:start w:val="1"/>
      <w:numFmt w:val="bullet"/>
      <w:lvlText w:val="o"/>
      <w:lvlJc w:val="left"/>
      <w:pPr>
        <w:ind w:left="3600" w:hanging="360"/>
      </w:pPr>
      <w:rPr>
        <w:rFonts w:hint="default" w:ascii="Courier New" w:hAnsi="Courier New"/>
      </w:rPr>
    </w:lvl>
    <w:lvl w:ilvl="5" w:tplc="638439B2">
      <w:start w:val="1"/>
      <w:numFmt w:val="bullet"/>
      <w:lvlText w:val=""/>
      <w:lvlJc w:val="left"/>
      <w:pPr>
        <w:ind w:left="4320" w:hanging="360"/>
      </w:pPr>
      <w:rPr>
        <w:rFonts w:hint="default" w:ascii="Wingdings" w:hAnsi="Wingdings"/>
      </w:rPr>
    </w:lvl>
    <w:lvl w:ilvl="6" w:tplc="DAF21F9A">
      <w:start w:val="1"/>
      <w:numFmt w:val="bullet"/>
      <w:lvlText w:val=""/>
      <w:lvlJc w:val="left"/>
      <w:pPr>
        <w:ind w:left="5040" w:hanging="360"/>
      </w:pPr>
      <w:rPr>
        <w:rFonts w:hint="default" w:ascii="Symbol" w:hAnsi="Symbol"/>
      </w:rPr>
    </w:lvl>
    <w:lvl w:ilvl="7" w:tplc="CAB86E12">
      <w:start w:val="1"/>
      <w:numFmt w:val="bullet"/>
      <w:lvlText w:val="o"/>
      <w:lvlJc w:val="left"/>
      <w:pPr>
        <w:ind w:left="5760" w:hanging="360"/>
      </w:pPr>
      <w:rPr>
        <w:rFonts w:hint="default" w:ascii="Courier New" w:hAnsi="Courier New"/>
      </w:rPr>
    </w:lvl>
    <w:lvl w:ilvl="8" w:tplc="45E244EE">
      <w:start w:val="1"/>
      <w:numFmt w:val="bullet"/>
      <w:lvlText w:val=""/>
      <w:lvlJc w:val="left"/>
      <w:pPr>
        <w:ind w:left="6480" w:hanging="360"/>
      </w:pPr>
      <w:rPr>
        <w:rFonts w:hint="default" w:ascii="Wingdings" w:hAnsi="Wingdings"/>
      </w:rPr>
    </w:lvl>
  </w:abstractNum>
  <w:abstractNum w:abstractNumId="8" w15:restartNumberingAfterBreak="0">
    <w:nsid w:val="0FD3065B"/>
    <w:multiLevelType w:val="hybridMultilevel"/>
    <w:tmpl w:val="FFFFFFFF"/>
    <w:lvl w:ilvl="0" w:tplc="6AE659A2">
      <w:start w:val="1"/>
      <w:numFmt w:val="bullet"/>
      <w:lvlText w:val="-"/>
      <w:lvlJc w:val="left"/>
      <w:pPr>
        <w:ind w:left="1440" w:hanging="360"/>
      </w:pPr>
      <w:rPr>
        <w:rFonts w:hint="default" w:ascii="Aptos" w:hAnsi="Aptos"/>
      </w:rPr>
    </w:lvl>
    <w:lvl w:ilvl="1" w:tplc="0668361A">
      <w:start w:val="1"/>
      <w:numFmt w:val="bullet"/>
      <w:lvlText w:val="o"/>
      <w:lvlJc w:val="left"/>
      <w:pPr>
        <w:ind w:left="1440" w:hanging="360"/>
      </w:pPr>
      <w:rPr>
        <w:rFonts w:hint="default" w:ascii="Courier New" w:hAnsi="Courier New"/>
      </w:rPr>
    </w:lvl>
    <w:lvl w:ilvl="2" w:tplc="13BC6EC4">
      <w:start w:val="1"/>
      <w:numFmt w:val="bullet"/>
      <w:lvlText w:val=""/>
      <w:lvlJc w:val="left"/>
      <w:pPr>
        <w:ind w:left="2160" w:hanging="360"/>
      </w:pPr>
      <w:rPr>
        <w:rFonts w:hint="default" w:ascii="Wingdings" w:hAnsi="Wingdings"/>
      </w:rPr>
    </w:lvl>
    <w:lvl w:ilvl="3" w:tplc="D5E0AEB4">
      <w:start w:val="1"/>
      <w:numFmt w:val="bullet"/>
      <w:lvlText w:val=""/>
      <w:lvlJc w:val="left"/>
      <w:pPr>
        <w:ind w:left="2880" w:hanging="360"/>
      </w:pPr>
      <w:rPr>
        <w:rFonts w:hint="default" w:ascii="Symbol" w:hAnsi="Symbol"/>
      </w:rPr>
    </w:lvl>
    <w:lvl w:ilvl="4" w:tplc="A62A0F3E">
      <w:start w:val="1"/>
      <w:numFmt w:val="bullet"/>
      <w:lvlText w:val="o"/>
      <w:lvlJc w:val="left"/>
      <w:pPr>
        <w:ind w:left="3600" w:hanging="360"/>
      </w:pPr>
      <w:rPr>
        <w:rFonts w:hint="default" w:ascii="Courier New" w:hAnsi="Courier New"/>
      </w:rPr>
    </w:lvl>
    <w:lvl w:ilvl="5" w:tplc="37A2B10C">
      <w:start w:val="1"/>
      <w:numFmt w:val="bullet"/>
      <w:lvlText w:val=""/>
      <w:lvlJc w:val="left"/>
      <w:pPr>
        <w:ind w:left="4320" w:hanging="360"/>
      </w:pPr>
      <w:rPr>
        <w:rFonts w:hint="default" w:ascii="Wingdings" w:hAnsi="Wingdings"/>
      </w:rPr>
    </w:lvl>
    <w:lvl w:ilvl="6" w:tplc="8C02892C">
      <w:start w:val="1"/>
      <w:numFmt w:val="bullet"/>
      <w:lvlText w:val=""/>
      <w:lvlJc w:val="left"/>
      <w:pPr>
        <w:ind w:left="5040" w:hanging="360"/>
      </w:pPr>
      <w:rPr>
        <w:rFonts w:hint="default" w:ascii="Symbol" w:hAnsi="Symbol"/>
      </w:rPr>
    </w:lvl>
    <w:lvl w:ilvl="7" w:tplc="EEE09F8A">
      <w:start w:val="1"/>
      <w:numFmt w:val="bullet"/>
      <w:lvlText w:val="o"/>
      <w:lvlJc w:val="left"/>
      <w:pPr>
        <w:ind w:left="5760" w:hanging="360"/>
      </w:pPr>
      <w:rPr>
        <w:rFonts w:hint="default" w:ascii="Courier New" w:hAnsi="Courier New"/>
      </w:rPr>
    </w:lvl>
    <w:lvl w:ilvl="8" w:tplc="158AC39E">
      <w:start w:val="1"/>
      <w:numFmt w:val="bullet"/>
      <w:lvlText w:val=""/>
      <w:lvlJc w:val="left"/>
      <w:pPr>
        <w:ind w:left="6480" w:hanging="360"/>
      </w:pPr>
      <w:rPr>
        <w:rFonts w:hint="default" w:ascii="Wingdings" w:hAnsi="Wingdings"/>
      </w:rPr>
    </w:lvl>
  </w:abstractNum>
  <w:abstractNum w:abstractNumId="9" w15:restartNumberingAfterBreak="0">
    <w:nsid w:val="10BC9557"/>
    <w:multiLevelType w:val="hybridMultilevel"/>
    <w:tmpl w:val="FFFFFFFF"/>
    <w:lvl w:ilvl="0" w:tplc="FFFFFFFF">
      <w:start w:val="1"/>
      <w:numFmt w:val="lowerRoman"/>
      <w:lvlText w:val="%1)"/>
      <w:lvlJc w:val="left"/>
      <w:pPr>
        <w:ind w:left="1080" w:hanging="720"/>
      </w:pPr>
    </w:lvl>
    <w:lvl w:ilvl="1" w:tplc="66EE3B98">
      <w:start w:val="1"/>
      <w:numFmt w:val="bullet"/>
      <w:lvlText w:val="o"/>
      <w:lvlJc w:val="left"/>
      <w:pPr>
        <w:ind w:left="1440" w:hanging="360"/>
      </w:pPr>
      <w:rPr>
        <w:rFonts w:hint="default" w:ascii="Courier New" w:hAnsi="Courier New"/>
      </w:rPr>
    </w:lvl>
    <w:lvl w:ilvl="2" w:tplc="AC7472B2">
      <w:start w:val="1"/>
      <w:numFmt w:val="bullet"/>
      <w:lvlText w:val=""/>
      <w:lvlJc w:val="left"/>
      <w:pPr>
        <w:ind w:left="2160" w:hanging="360"/>
      </w:pPr>
      <w:rPr>
        <w:rFonts w:hint="default" w:ascii="Wingdings" w:hAnsi="Wingdings"/>
      </w:rPr>
    </w:lvl>
    <w:lvl w:ilvl="3" w:tplc="AFEA3802">
      <w:start w:val="1"/>
      <w:numFmt w:val="bullet"/>
      <w:lvlText w:val=""/>
      <w:lvlJc w:val="left"/>
      <w:pPr>
        <w:ind w:left="2880" w:hanging="360"/>
      </w:pPr>
      <w:rPr>
        <w:rFonts w:hint="default" w:ascii="Symbol" w:hAnsi="Symbol"/>
      </w:rPr>
    </w:lvl>
    <w:lvl w:ilvl="4" w:tplc="32961620">
      <w:start w:val="1"/>
      <w:numFmt w:val="bullet"/>
      <w:lvlText w:val="o"/>
      <w:lvlJc w:val="left"/>
      <w:pPr>
        <w:ind w:left="3600" w:hanging="360"/>
      </w:pPr>
      <w:rPr>
        <w:rFonts w:hint="default" w:ascii="Courier New" w:hAnsi="Courier New"/>
      </w:rPr>
    </w:lvl>
    <w:lvl w:ilvl="5" w:tplc="0CA21B2C">
      <w:start w:val="1"/>
      <w:numFmt w:val="bullet"/>
      <w:lvlText w:val=""/>
      <w:lvlJc w:val="left"/>
      <w:pPr>
        <w:ind w:left="4320" w:hanging="360"/>
      </w:pPr>
      <w:rPr>
        <w:rFonts w:hint="default" w:ascii="Wingdings" w:hAnsi="Wingdings"/>
      </w:rPr>
    </w:lvl>
    <w:lvl w:ilvl="6" w:tplc="C5A86A2E">
      <w:start w:val="1"/>
      <w:numFmt w:val="bullet"/>
      <w:lvlText w:val=""/>
      <w:lvlJc w:val="left"/>
      <w:pPr>
        <w:ind w:left="5040" w:hanging="360"/>
      </w:pPr>
      <w:rPr>
        <w:rFonts w:hint="default" w:ascii="Symbol" w:hAnsi="Symbol"/>
      </w:rPr>
    </w:lvl>
    <w:lvl w:ilvl="7" w:tplc="056C6402">
      <w:start w:val="1"/>
      <w:numFmt w:val="bullet"/>
      <w:lvlText w:val="o"/>
      <w:lvlJc w:val="left"/>
      <w:pPr>
        <w:ind w:left="5760" w:hanging="360"/>
      </w:pPr>
      <w:rPr>
        <w:rFonts w:hint="default" w:ascii="Courier New" w:hAnsi="Courier New"/>
      </w:rPr>
    </w:lvl>
    <w:lvl w:ilvl="8" w:tplc="10FC1734">
      <w:start w:val="1"/>
      <w:numFmt w:val="bullet"/>
      <w:lvlText w:val=""/>
      <w:lvlJc w:val="left"/>
      <w:pPr>
        <w:ind w:left="6480" w:hanging="360"/>
      </w:pPr>
      <w:rPr>
        <w:rFonts w:hint="default" w:ascii="Wingdings" w:hAnsi="Wingdings"/>
      </w:rPr>
    </w:lvl>
  </w:abstractNum>
  <w:abstractNum w:abstractNumId="10" w15:restartNumberingAfterBreak="0">
    <w:nsid w:val="22B2A8C9"/>
    <w:multiLevelType w:val="hybridMultilevel"/>
    <w:tmpl w:val="FFFFFFFF"/>
    <w:lvl w:ilvl="0" w:tplc="863AC424">
      <w:start w:val="1"/>
      <w:numFmt w:val="bullet"/>
      <w:lvlText w:val=""/>
      <w:lvlJc w:val="left"/>
      <w:pPr>
        <w:ind w:left="720" w:hanging="360"/>
      </w:pPr>
      <w:rPr>
        <w:rFonts w:hint="default" w:ascii="Symbol" w:hAnsi="Symbol"/>
      </w:rPr>
    </w:lvl>
    <w:lvl w:ilvl="1" w:tplc="24808C84">
      <w:start w:val="1"/>
      <w:numFmt w:val="bullet"/>
      <w:lvlText w:val="o"/>
      <w:lvlJc w:val="left"/>
      <w:pPr>
        <w:ind w:left="1440" w:hanging="360"/>
      </w:pPr>
      <w:rPr>
        <w:rFonts w:hint="default" w:ascii="Courier New" w:hAnsi="Courier New"/>
      </w:rPr>
    </w:lvl>
    <w:lvl w:ilvl="2" w:tplc="48E84D1E">
      <w:start w:val="1"/>
      <w:numFmt w:val="bullet"/>
      <w:lvlText w:val=""/>
      <w:lvlJc w:val="left"/>
      <w:pPr>
        <w:ind w:left="2160" w:hanging="360"/>
      </w:pPr>
      <w:rPr>
        <w:rFonts w:hint="default" w:ascii="Wingdings" w:hAnsi="Wingdings"/>
      </w:rPr>
    </w:lvl>
    <w:lvl w:ilvl="3" w:tplc="049C1BAA">
      <w:start w:val="1"/>
      <w:numFmt w:val="bullet"/>
      <w:lvlText w:val=""/>
      <w:lvlJc w:val="left"/>
      <w:pPr>
        <w:ind w:left="2880" w:hanging="360"/>
      </w:pPr>
      <w:rPr>
        <w:rFonts w:hint="default" w:ascii="Symbol" w:hAnsi="Symbol"/>
      </w:rPr>
    </w:lvl>
    <w:lvl w:ilvl="4" w:tplc="9006C292">
      <w:start w:val="1"/>
      <w:numFmt w:val="bullet"/>
      <w:lvlText w:val="o"/>
      <w:lvlJc w:val="left"/>
      <w:pPr>
        <w:ind w:left="3600" w:hanging="360"/>
      </w:pPr>
      <w:rPr>
        <w:rFonts w:hint="default" w:ascii="Courier New" w:hAnsi="Courier New"/>
      </w:rPr>
    </w:lvl>
    <w:lvl w:ilvl="5" w:tplc="D44039AC">
      <w:start w:val="1"/>
      <w:numFmt w:val="bullet"/>
      <w:lvlText w:val=""/>
      <w:lvlJc w:val="left"/>
      <w:pPr>
        <w:ind w:left="4320" w:hanging="360"/>
      </w:pPr>
      <w:rPr>
        <w:rFonts w:hint="default" w:ascii="Wingdings" w:hAnsi="Wingdings"/>
      </w:rPr>
    </w:lvl>
    <w:lvl w:ilvl="6" w:tplc="FBB61328">
      <w:start w:val="1"/>
      <w:numFmt w:val="bullet"/>
      <w:lvlText w:val=""/>
      <w:lvlJc w:val="left"/>
      <w:pPr>
        <w:ind w:left="5040" w:hanging="360"/>
      </w:pPr>
      <w:rPr>
        <w:rFonts w:hint="default" w:ascii="Symbol" w:hAnsi="Symbol"/>
      </w:rPr>
    </w:lvl>
    <w:lvl w:ilvl="7" w:tplc="578E6542">
      <w:start w:val="1"/>
      <w:numFmt w:val="bullet"/>
      <w:lvlText w:val="o"/>
      <w:lvlJc w:val="left"/>
      <w:pPr>
        <w:ind w:left="5760" w:hanging="360"/>
      </w:pPr>
      <w:rPr>
        <w:rFonts w:hint="default" w:ascii="Courier New" w:hAnsi="Courier New"/>
      </w:rPr>
    </w:lvl>
    <w:lvl w:ilvl="8" w:tplc="18469382">
      <w:start w:val="1"/>
      <w:numFmt w:val="bullet"/>
      <w:lvlText w:val=""/>
      <w:lvlJc w:val="left"/>
      <w:pPr>
        <w:ind w:left="6480" w:hanging="360"/>
      </w:pPr>
      <w:rPr>
        <w:rFonts w:hint="default" w:ascii="Wingdings" w:hAnsi="Wingdings"/>
      </w:rPr>
    </w:lvl>
  </w:abstractNum>
  <w:abstractNum w:abstractNumId="11" w15:restartNumberingAfterBreak="0">
    <w:nsid w:val="27C4B472"/>
    <w:multiLevelType w:val="hybridMultilevel"/>
    <w:tmpl w:val="FFFFFFFF"/>
    <w:lvl w:ilvl="0" w:tplc="A5401D94">
      <w:start w:val="1"/>
      <w:numFmt w:val="bullet"/>
      <w:lvlText w:val=""/>
      <w:lvlJc w:val="left"/>
      <w:pPr>
        <w:ind w:left="720" w:hanging="360"/>
      </w:pPr>
      <w:rPr>
        <w:rFonts w:hint="default" w:ascii="Symbol" w:hAnsi="Symbol"/>
      </w:rPr>
    </w:lvl>
    <w:lvl w:ilvl="1" w:tplc="4216B89C">
      <w:start w:val="1"/>
      <w:numFmt w:val="bullet"/>
      <w:lvlText w:val="o"/>
      <w:lvlJc w:val="left"/>
      <w:pPr>
        <w:ind w:left="1440" w:hanging="360"/>
      </w:pPr>
      <w:rPr>
        <w:rFonts w:hint="default" w:ascii="Courier New" w:hAnsi="Courier New"/>
      </w:rPr>
    </w:lvl>
    <w:lvl w:ilvl="2" w:tplc="B92686C4">
      <w:start w:val="1"/>
      <w:numFmt w:val="bullet"/>
      <w:lvlText w:val=""/>
      <w:lvlJc w:val="left"/>
      <w:pPr>
        <w:ind w:left="2160" w:hanging="360"/>
      </w:pPr>
      <w:rPr>
        <w:rFonts w:hint="default" w:ascii="Wingdings" w:hAnsi="Wingdings"/>
      </w:rPr>
    </w:lvl>
    <w:lvl w:ilvl="3" w:tplc="AD40DF58">
      <w:start w:val="1"/>
      <w:numFmt w:val="bullet"/>
      <w:lvlText w:val=""/>
      <w:lvlJc w:val="left"/>
      <w:pPr>
        <w:ind w:left="2880" w:hanging="360"/>
      </w:pPr>
      <w:rPr>
        <w:rFonts w:hint="default" w:ascii="Symbol" w:hAnsi="Symbol"/>
      </w:rPr>
    </w:lvl>
    <w:lvl w:ilvl="4" w:tplc="DADA8008">
      <w:start w:val="1"/>
      <w:numFmt w:val="bullet"/>
      <w:lvlText w:val="o"/>
      <w:lvlJc w:val="left"/>
      <w:pPr>
        <w:ind w:left="3600" w:hanging="360"/>
      </w:pPr>
      <w:rPr>
        <w:rFonts w:hint="default" w:ascii="Courier New" w:hAnsi="Courier New"/>
      </w:rPr>
    </w:lvl>
    <w:lvl w:ilvl="5" w:tplc="2DCA075A">
      <w:start w:val="1"/>
      <w:numFmt w:val="bullet"/>
      <w:lvlText w:val=""/>
      <w:lvlJc w:val="left"/>
      <w:pPr>
        <w:ind w:left="4320" w:hanging="360"/>
      </w:pPr>
      <w:rPr>
        <w:rFonts w:hint="default" w:ascii="Wingdings" w:hAnsi="Wingdings"/>
      </w:rPr>
    </w:lvl>
    <w:lvl w:ilvl="6" w:tplc="55400E9C">
      <w:start w:val="1"/>
      <w:numFmt w:val="bullet"/>
      <w:lvlText w:val=""/>
      <w:lvlJc w:val="left"/>
      <w:pPr>
        <w:ind w:left="5040" w:hanging="360"/>
      </w:pPr>
      <w:rPr>
        <w:rFonts w:hint="default" w:ascii="Symbol" w:hAnsi="Symbol"/>
      </w:rPr>
    </w:lvl>
    <w:lvl w:ilvl="7" w:tplc="C0AE59FE">
      <w:start w:val="1"/>
      <w:numFmt w:val="bullet"/>
      <w:lvlText w:val="o"/>
      <w:lvlJc w:val="left"/>
      <w:pPr>
        <w:ind w:left="5760" w:hanging="360"/>
      </w:pPr>
      <w:rPr>
        <w:rFonts w:hint="default" w:ascii="Courier New" w:hAnsi="Courier New"/>
      </w:rPr>
    </w:lvl>
    <w:lvl w:ilvl="8" w:tplc="E528C390">
      <w:start w:val="1"/>
      <w:numFmt w:val="bullet"/>
      <w:lvlText w:val=""/>
      <w:lvlJc w:val="left"/>
      <w:pPr>
        <w:ind w:left="6480" w:hanging="360"/>
      </w:pPr>
      <w:rPr>
        <w:rFonts w:hint="default" w:ascii="Wingdings" w:hAnsi="Wingdings"/>
      </w:rPr>
    </w:lvl>
  </w:abstractNum>
  <w:abstractNum w:abstractNumId="12" w15:restartNumberingAfterBreak="0">
    <w:nsid w:val="2DD73455"/>
    <w:multiLevelType w:val="hybridMultilevel"/>
    <w:tmpl w:val="FFFFFFFF"/>
    <w:lvl w:ilvl="0" w:tplc="759C3F18">
      <w:start w:val="1"/>
      <w:numFmt w:val="bullet"/>
      <w:lvlText w:val="-"/>
      <w:lvlJc w:val="left"/>
      <w:pPr>
        <w:ind w:left="1440" w:hanging="360"/>
      </w:pPr>
      <w:rPr>
        <w:rFonts w:hint="default" w:ascii="Aptos" w:hAnsi="Aptos"/>
      </w:rPr>
    </w:lvl>
    <w:lvl w:ilvl="1" w:tplc="D2F0D212">
      <w:start w:val="1"/>
      <w:numFmt w:val="bullet"/>
      <w:lvlText w:val="o"/>
      <w:lvlJc w:val="left"/>
      <w:pPr>
        <w:ind w:left="1440" w:hanging="360"/>
      </w:pPr>
      <w:rPr>
        <w:rFonts w:hint="default" w:ascii="Courier New" w:hAnsi="Courier New"/>
      </w:rPr>
    </w:lvl>
    <w:lvl w:ilvl="2" w:tplc="7BA27166">
      <w:start w:val="1"/>
      <w:numFmt w:val="bullet"/>
      <w:lvlText w:val=""/>
      <w:lvlJc w:val="left"/>
      <w:pPr>
        <w:ind w:left="2160" w:hanging="360"/>
      </w:pPr>
      <w:rPr>
        <w:rFonts w:hint="default" w:ascii="Wingdings" w:hAnsi="Wingdings"/>
      </w:rPr>
    </w:lvl>
    <w:lvl w:ilvl="3" w:tplc="C1F66C50">
      <w:start w:val="1"/>
      <w:numFmt w:val="bullet"/>
      <w:lvlText w:val=""/>
      <w:lvlJc w:val="left"/>
      <w:pPr>
        <w:ind w:left="2880" w:hanging="360"/>
      </w:pPr>
      <w:rPr>
        <w:rFonts w:hint="default" w:ascii="Symbol" w:hAnsi="Symbol"/>
      </w:rPr>
    </w:lvl>
    <w:lvl w:ilvl="4" w:tplc="A5C60D5A">
      <w:start w:val="1"/>
      <w:numFmt w:val="bullet"/>
      <w:lvlText w:val="o"/>
      <w:lvlJc w:val="left"/>
      <w:pPr>
        <w:ind w:left="3600" w:hanging="360"/>
      </w:pPr>
      <w:rPr>
        <w:rFonts w:hint="default" w:ascii="Courier New" w:hAnsi="Courier New"/>
      </w:rPr>
    </w:lvl>
    <w:lvl w:ilvl="5" w:tplc="A2ECBFBE">
      <w:start w:val="1"/>
      <w:numFmt w:val="bullet"/>
      <w:lvlText w:val=""/>
      <w:lvlJc w:val="left"/>
      <w:pPr>
        <w:ind w:left="4320" w:hanging="360"/>
      </w:pPr>
      <w:rPr>
        <w:rFonts w:hint="default" w:ascii="Wingdings" w:hAnsi="Wingdings"/>
      </w:rPr>
    </w:lvl>
    <w:lvl w:ilvl="6" w:tplc="608E8516">
      <w:start w:val="1"/>
      <w:numFmt w:val="bullet"/>
      <w:lvlText w:val=""/>
      <w:lvlJc w:val="left"/>
      <w:pPr>
        <w:ind w:left="5040" w:hanging="360"/>
      </w:pPr>
      <w:rPr>
        <w:rFonts w:hint="default" w:ascii="Symbol" w:hAnsi="Symbol"/>
      </w:rPr>
    </w:lvl>
    <w:lvl w:ilvl="7" w:tplc="264C7E7A">
      <w:start w:val="1"/>
      <w:numFmt w:val="bullet"/>
      <w:lvlText w:val="o"/>
      <w:lvlJc w:val="left"/>
      <w:pPr>
        <w:ind w:left="5760" w:hanging="360"/>
      </w:pPr>
      <w:rPr>
        <w:rFonts w:hint="default" w:ascii="Courier New" w:hAnsi="Courier New"/>
      </w:rPr>
    </w:lvl>
    <w:lvl w:ilvl="8" w:tplc="746A61A6">
      <w:start w:val="1"/>
      <w:numFmt w:val="bullet"/>
      <w:lvlText w:val=""/>
      <w:lvlJc w:val="left"/>
      <w:pPr>
        <w:ind w:left="6480" w:hanging="360"/>
      </w:pPr>
      <w:rPr>
        <w:rFonts w:hint="default" w:ascii="Wingdings" w:hAnsi="Wingdings"/>
      </w:rPr>
    </w:lvl>
  </w:abstractNum>
  <w:abstractNum w:abstractNumId="13" w15:restartNumberingAfterBreak="0">
    <w:nsid w:val="3003F32D"/>
    <w:multiLevelType w:val="hybridMultilevel"/>
    <w:tmpl w:val="63423904"/>
    <w:lvl w:ilvl="0" w:tplc="D5ACDA3E">
      <w:start w:val="1"/>
      <w:numFmt w:val="bullet"/>
      <w:lvlText w:val=""/>
      <w:lvlJc w:val="left"/>
      <w:pPr>
        <w:ind w:left="720" w:hanging="360"/>
      </w:pPr>
      <w:rPr>
        <w:rFonts w:hint="default" w:ascii="Symbol" w:hAnsi="Symbol"/>
      </w:rPr>
    </w:lvl>
    <w:lvl w:ilvl="1" w:tplc="031E0162">
      <w:start w:val="1"/>
      <w:numFmt w:val="bullet"/>
      <w:lvlText w:val="o"/>
      <w:lvlJc w:val="left"/>
      <w:pPr>
        <w:ind w:left="1440" w:hanging="360"/>
      </w:pPr>
      <w:rPr>
        <w:rFonts w:hint="default" w:ascii="Courier New" w:hAnsi="Courier New"/>
      </w:rPr>
    </w:lvl>
    <w:lvl w:ilvl="2" w:tplc="67B85E74">
      <w:start w:val="1"/>
      <w:numFmt w:val="bullet"/>
      <w:lvlText w:val=""/>
      <w:lvlJc w:val="left"/>
      <w:pPr>
        <w:ind w:left="2160" w:hanging="360"/>
      </w:pPr>
      <w:rPr>
        <w:rFonts w:hint="default" w:ascii="Wingdings" w:hAnsi="Wingdings"/>
      </w:rPr>
    </w:lvl>
    <w:lvl w:ilvl="3" w:tplc="0F9E5F46">
      <w:start w:val="1"/>
      <w:numFmt w:val="bullet"/>
      <w:lvlText w:val=""/>
      <w:lvlJc w:val="left"/>
      <w:pPr>
        <w:ind w:left="2880" w:hanging="360"/>
      </w:pPr>
      <w:rPr>
        <w:rFonts w:hint="default" w:ascii="Symbol" w:hAnsi="Symbol"/>
      </w:rPr>
    </w:lvl>
    <w:lvl w:ilvl="4" w:tplc="70E4463A">
      <w:start w:val="1"/>
      <w:numFmt w:val="bullet"/>
      <w:lvlText w:val="o"/>
      <w:lvlJc w:val="left"/>
      <w:pPr>
        <w:ind w:left="3600" w:hanging="360"/>
      </w:pPr>
      <w:rPr>
        <w:rFonts w:hint="default" w:ascii="Courier New" w:hAnsi="Courier New"/>
      </w:rPr>
    </w:lvl>
    <w:lvl w:ilvl="5" w:tplc="91E0E350">
      <w:start w:val="1"/>
      <w:numFmt w:val="bullet"/>
      <w:lvlText w:val=""/>
      <w:lvlJc w:val="left"/>
      <w:pPr>
        <w:ind w:left="4320" w:hanging="360"/>
      </w:pPr>
      <w:rPr>
        <w:rFonts w:hint="default" w:ascii="Wingdings" w:hAnsi="Wingdings"/>
      </w:rPr>
    </w:lvl>
    <w:lvl w:ilvl="6" w:tplc="147C2DE0">
      <w:start w:val="1"/>
      <w:numFmt w:val="bullet"/>
      <w:lvlText w:val=""/>
      <w:lvlJc w:val="left"/>
      <w:pPr>
        <w:ind w:left="5040" w:hanging="360"/>
      </w:pPr>
      <w:rPr>
        <w:rFonts w:hint="default" w:ascii="Symbol" w:hAnsi="Symbol"/>
      </w:rPr>
    </w:lvl>
    <w:lvl w:ilvl="7" w:tplc="61CEB5F2">
      <w:start w:val="1"/>
      <w:numFmt w:val="bullet"/>
      <w:lvlText w:val="o"/>
      <w:lvlJc w:val="left"/>
      <w:pPr>
        <w:ind w:left="5760" w:hanging="360"/>
      </w:pPr>
      <w:rPr>
        <w:rFonts w:hint="default" w:ascii="Courier New" w:hAnsi="Courier New"/>
      </w:rPr>
    </w:lvl>
    <w:lvl w:ilvl="8" w:tplc="71E27A62">
      <w:start w:val="1"/>
      <w:numFmt w:val="bullet"/>
      <w:lvlText w:val=""/>
      <w:lvlJc w:val="left"/>
      <w:pPr>
        <w:ind w:left="6480" w:hanging="360"/>
      </w:pPr>
      <w:rPr>
        <w:rFonts w:hint="default" w:ascii="Wingdings" w:hAnsi="Wingdings"/>
      </w:rPr>
    </w:lvl>
  </w:abstractNum>
  <w:abstractNum w:abstractNumId="14" w15:restartNumberingAfterBreak="0">
    <w:nsid w:val="320F76A2"/>
    <w:multiLevelType w:val="hybridMultilevel"/>
    <w:tmpl w:val="FFFFFFFF"/>
    <w:lvl w:ilvl="0" w:tplc="BAD05728">
      <w:start w:val="1"/>
      <w:numFmt w:val="bullet"/>
      <w:lvlText w:val=""/>
      <w:lvlJc w:val="left"/>
      <w:pPr>
        <w:ind w:left="720" w:hanging="360"/>
      </w:pPr>
      <w:rPr>
        <w:rFonts w:hint="default" w:ascii="Symbol" w:hAnsi="Symbol"/>
      </w:rPr>
    </w:lvl>
    <w:lvl w:ilvl="1" w:tplc="F162C380">
      <w:start w:val="1"/>
      <w:numFmt w:val="bullet"/>
      <w:lvlText w:val="o"/>
      <w:lvlJc w:val="left"/>
      <w:pPr>
        <w:ind w:left="1440" w:hanging="360"/>
      </w:pPr>
      <w:rPr>
        <w:rFonts w:hint="default" w:ascii="Courier New" w:hAnsi="Courier New"/>
      </w:rPr>
    </w:lvl>
    <w:lvl w:ilvl="2" w:tplc="7E60C7E0">
      <w:start w:val="1"/>
      <w:numFmt w:val="bullet"/>
      <w:lvlText w:val=""/>
      <w:lvlJc w:val="left"/>
      <w:pPr>
        <w:ind w:left="2160" w:hanging="360"/>
      </w:pPr>
      <w:rPr>
        <w:rFonts w:hint="default" w:ascii="Wingdings" w:hAnsi="Wingdings"/>
      </w:rPr>
    </w:lvl>
    <w:lvl w:ilvl="3" w:tplc="6C50D130">
      <w:start w:val="1"/>
      <w:numFmt w:val="bullet"/>
      <w:lvlText w:val=""/>
      <w:lvlJc w:val="left"/>
      <w:pPr>
        <w:ind w:left="2880" w:hanging="360"/>
      </w:pPr>
      <w:rPr>
        <w:rFonts w:hint="default" w:ascii="Symbol" w:hAnsi="Symbol"/>
      </w:rPr>
    </w:lvl>
    <w:lvl w:ilvl="4" w:tplc="9C76F534">
      <w:start w:val="1"/>
      <w:numFmt w:val="bullet"/>
      <w:lvlText w:val="o"/>
      <w:lvlJc w:val="left"/>
      <w:pPr>
        <w:ind w:left="3600" w:hanging="360"/>
      </w:pPr>
      <w:rPr>
        <w:rFonts w:hint="default" w:ascii="Courier New" w:hAnsi="Courier New"/>
      </w:rPr>
    </w:lvl>
    <w:lvl w:ilvl="5" w:tplc="692E8498">
      <w:start w:val="1"/>
      <w:numFmt w:val="bullet"/>
      <w:lvlText w:val=""/>
      <w:lvlJc w:val="left"/>
      <w:pPr>
        <w:ind w:left="4320" w:hanging="360"/>
      </w:pPr>
      <w:rPr>
        <w:rFonts w:hint="default" w:ascii="Wingdings" w:hAnsi="Wingdings"/>
      </w:rPr>
    </w:lvl>
    <w:lvl w:ilvl="6" w:tplc="5A644AF4">
      <w:start w:val="1"/>
      <w:numFmt w:val="bullet"/>
      <w:lvlText w:val=""/>
      <w:lvlJc w:val="left"/>
      <w:pPr>
        <w:ind w:left="5040" w:hanging="360"/>
      </w:pPr>
      <w:rPr>
        <w:rFonts w:hint="default" w:ascii="Symbol" w:hAnsi="Symbol"/>
      </w:rPr>
    </w:lvl>
    <w:lvl w:ilvl="7" w:tplc="E3D8823A">
      <w:start w:val="1"/>
      <w:numFmt w:val="bullet"/>
      <w:lvlText w:val="o"/>
      <w:lvlJc w:val="left"/>
      <w:pPr>
        <w:ind w:left="5760" w:hanging="360"/>
      </w:pPr>
      <w:rPr>
        <w:rFonts w:hint="default" w:ascii="Courier New" w:hAnsi="Courier New"/>
      </w:rPr>
    </w:lvl>
    <w:lvl w:ilvl="8" w:tplc="674AFAA4">
      <w:start w:val="1"/>
      <w:numFmt w:val="bullet"/>
      <w:lvlText w:val=""/>
      <w:lvlJc w:val="left"/>
      <w:pPr>
        <w:ind w:left="6480" w:hanging="360"/>
      </w:pPr>
      <w:rPr>
        <w:rFonts w:hint="default" w:ascii="Wingdings" w:hAnsi="Wingdings"/>
      </w:rPr>
    </w:lvl>
  </w:abstractNum>
  <w:abstractNum w:abstractNumId="15" w15:restartNumberingAfterBreak="0">
    <w:nsid w:val="34A55A42"/>
    <w:multiLevelType w:val="hybridMultilevel"/>
    <w:tmpl w:val="987C54A4"/>
    <w:lvl w:ilvl="0" w:tplc="321A8222">
      <w:start w:val="1"/>
      <w:numFmt w:val="bullet"/>
      <w:lvlText w:val=""/>
      <w:lvlJc w:val="left"/>
      <w:pPr>
        <w:ind w:left="720" w:hanging="360"/>
      </w:pPr>
      <w:rPr>
        <w:rFonts w:hint="default" w:ascii="Symbol" w:hAnsi="Symbol"/>
      </w:rPr>
    </w:lvl>
    <w:lvl w:ilvl="1" w:tplc="B8867DE6" w:tentative="1">
      <w:start w:val="1"/>
      <w:numFmt w:val="bullet"/>
      <w:lvlText w:val="o"/>
      <w:lvlJc w:val="left"/>
      <w:pPr>
        <w:ind w:left="1440" w:hanging="360"/>
      </w:pPr>
      <w:rPr>
        <w:rFonts w:hint="default" w:ascii="Courier New" w:hAnsi="Courier New"/>
      </w:rPr>
    </w:lvl>
    <w:lvl w:ilvl="2" w:tplc="5AD8A9F4" w:tentative="1">
      <w:start w:val="1"/>
      <w:numFmt w:val="bullet"/>
      <w:lvlText w:val=""/>
      <w:lvlJc w:val="left"/>
      <w:pPr>
        <w:ind w:left="2160" w:hanging="360"/>
      </w:pPr>
      <w:rPr>
        <w:rFonts w:hint="default" w:ascii="Wingdings" w:hAnsi="Wingdings"/>
      </w:rPr>
    </w:lvl>
    <w:lvl w:ilvl="3" w:tplc="799CC35E" w:tentative="1">
      <w:start w:val="1"/>
      <w:numFmt w:val="bullet"/>
      <w:lvlText w:val=""/>
      <w:lvlJc w:val="left"/>
      <w:pPr>
        <w:ind w:left="2880" w:hanging="360"/>
      </w:pPr>
      <w:rPr>
        <w:rFonts w:hint="default" w:ascii="Symbol" w:hAnsi="Symbol"/>
      </w:rPr>
    </w:lvl>
    <w:lvl w:ilvl="4" w:tplc="82849ACA" w:tentative="1">
      <w:start w:val="1"/>
      <w:numFmt w:val="bullet"/>
      <w:lvlText w:val="o"/>
      <w:lvlJc w:val="left"/>
      <w:pPr>
        <w:ind w:left="3600" w:hanging="360"/>
      </w:pPr>
      <w:rPr>
        <w:rFonts w:hint="default" w:ascii="Courier New" w:hAnsi="Courier New"/>
      </w:rPr>
    </w:lvl>
    <w:lvl w:ilvl="5" w:tplc="CBD40F66" w:tentative="1">
      <w:start w:val="1"/>
      <w:numFmt w:val="bullet"/>
      <w:lvlText w:val=""/>
      <w:lvlJc w:val="left"/>
      <w:pPr>
        <w:ind w:left="4320" w:hanging="360"/>
      </w:pPr>
      <w:rPr>
        <w:rFonts w:hint="default" w:ascii="Wingdings" w:hAnsi="Wingdings"/>
      </w:rPr>
    </w:lvl>
    <w:lvl w:ilvl="6" w:tplc="3B08FF04" w:tentative="1">
      <w:start w:val="1"/>
      <w:numFmt w:val="bullet"/>
      <w:lvlText w:val=""/>
      <w:lvlJc w:val="left"/>
      <w:pPr>
        <w:ind w:left="5040" w:hanging="360"/>
      </w:pPr>
      <w:rPr>
        <w:rFonts w:hint="default" w:ascii="Symbol" w:hAnsi="Symbol"/>
      </w:rPr>
    </w:lvl>
    <w:lvl w:ilvl="7" w:tplc="FACADF82" w:tentative="1">
      <w:start w:val="1"/>
      <w:numFmt w:val="bullet"/>
      <w:lvlText w:val="o"/>
      <w:lvlJc w:val="left"/>
      <w:pPr>
        <w:ind w:left="5760" w:hanging="360"/>
      </w:pPr>
      <w:rPr>
        <w:rFonts w:hint="default" w:ascii="Courier New" w:hAnsi="Courier New"/>
      </w:rPr>
    </w:lvl>
    <w:lvl w:ilvl="8" w:tplc="17CC605A" w:tentative="1">
      <w:start w:val="1"/>
      <w:numFmt w:val="bullet"/>
      <w:lvlText w:val=""/>
      <w:lvlJc w:val="left"/>
      <w:pPr>
        <w:ind w:left="6480" w:hanging="360"/>
      </w:pPr>
      <w:rPr>
        <w:rFonts w:hint="default" w:ascii="Wingdings" w:hAnsi="Wingdings"/>
      </w:rPr>
    </w:lvl>
  </w:abstractNum>
  <w:abstractNum w:abstractNumId="16" w15:restartNumberingAfterBreak="0">
    <w:nsid w:val="367A885B"/>
    <w:multiLevelType w:val="hybridMultilevel"/>
    <w:tmpl w:val="FFFFFFFF"/>
    <w:lvl w:ilvl="0" w:tplc="194A96F6">
      <w:start w:val="1"/>
      <w:numFmt w:val="bullet"/>
      <w:lvlText w:val="-"/>
      <w:lvlJc w:val="left"/>
      <w:pPr>
        <w:ind w:left="720" w:hanging="360"/>
      </w:pPr>
      <w:rPr>
        <w:rFonts w:hint="default" w:ascii="Aptos" w:hAnsi="Aptos"/>
      </w:rPr>
    </w:lvl>
    <w:lvl w:ilvl="1" w:tplc="F990A2E8">
      <w:start w:val="1"/>
      <w:numFmt w:val="bullet"/>
      <w:lvlText w:val="o"/>
      <w:lvlJc w:val="left"/>
      <w:pPr>
        <w:ind w:left="1440" w:hanging="360"/>
      </w:pPr>
      <w:rPr>
        <w:rFonts w:hint="default" w:ascii="Courier New" w:hAnsi="Courier New"/>
      </w:rPr>
    </w:lvl>
    <w:lvl w:ilvl="2" w:tplc="14AEA96A">
      <w:start w:val="1"/>
      <w:numFmt w:val="bullet"/>
      <w:lvlText w:val=""/>
      <w:lvlJc w:val="left"/>
      <w:pPr>
        <w:ind w:left="2160" w:hanging="360"/>
      </w:pPr>
      <w:rPr>
        <w:rFonts w:hint="default" w:ascii="Wingdings" w:hAnsi="Wingdings"/>
      </w:rPr>
    </w:lvl>
    <w:lvl w:ilvl="3" w:tplc="E0805324">
      <w:start w:val="1"/>
      <w:numFmt w:val="bullet"/>
      <w:lvlText w:val=""/>
      <w:lvlJc w:val="left"/>
      <w:pPr>
        <w:ind w:left="2880" w:hanging="360"/>
      </w:pPr>
      <w:rPr>
        <w:rFonts w:hint="default" w:ascii="Symbol" w:hAnsi="Symbol"/>
      </w:rPr>
    </w:lvl>
    <w:lvl w:ilvl="4" w:tplc="FC4C7DA8">
      <w:start w:val="1"/>
      <w:numFmt w:val="bullet"/>
      <w:lvlText w:val="o"/>
      <w:lvlJc w:val="left"/>
      <w:pPr>
        <w:ind w:left="3600" w:hanging="360"/>
      </w:pPr>
      <w:rPr>
        <w:rFonts w:hint="default" w:ascii="Courier New" w:hAnsi="Courier New"/>
      </w:rPr>
    </w:lvl>
    <w:lvl w:ilvl="5" w:tplc="3BC6868E">
      <w:start w:val="1"/>
      <w:numFmt w:val="bullet"/>
      <w:lvlText w:val=""/>
      <w:lvlJc w:val="left"/>
      <w:pPr>
        <w:ind w:left="4320" w:hanging="360"/>
      </w:pPr>
      <w:rPr>
        <w:rFonts w:hint="default" w:ascii="Wingdings" w:hAnsi="Wingdings"/>
      </w:rPr>
    </w:lvl>
    <w:lvl w:ilvl="6" w:tplc="7378384E">
      <w:start w:val="1"/>
      <w:numFmt w:val="bullet"/>
      <w:lvlText w:val=""/>
      <w:lvlJc w:val="left"/>
      <w:pPr>
        <w:ind w:left="5040" w:hanging="360"/>
      </w:pPr>
      <w:rPr>
        <w:rFonts w:hint="default" w:ascii="Symbol" w:hAnsi="Symbol"/>
      </w:rPr>
    </w:lvl>
    <w:lvl w:ilvl="7" w:tplc="63CAC662">
      <w:start w:val="1"/>
      <w:numFmt w:val="bullet"/>
      <w:lvlText w:val="o"/>
      <w:lvlJc w:val="left"/>
      <w:pPr>
        <w:ind w:left="5760" w:hanging="360"/>
      </w:pPr>
      <w:rPr>
        <w:rFonts w:hint="default" w:ascii="Courier New" w:hAnsi="Courier New"/>
      </w:rPr>
    </w:lvl>
    <w:lvl w:ilvl="8" w:tplc="32F8E0F6">
      <w:start w:val="1"/>
      <w:numFmt w:val="bullet"/>
      <w:lvlText w:val=""/>
      <w:lvlJc w:val="left"/>
      <w:pPr>
        <w:ind w:left="6480" w:hanging="360"/>
      </w:pPr>
      <w:rPr>
        <w:rFonts w:hint="default" w:ascii="Wingdings" w:hAnsi="Wingdings"/>
      </w:rPr>
    </w:lvl>
  </w:abstractNum>
  <w:abstractNum w:abstractNumId="17" w15:restartNumberingAfterBreak="0">
    <w:nsid w:val="3BA58C41"/>
    <w:multiLevelType w:val="hybridMultilevel"/>
    <w:tmpl w:val="FFFFFFFF"/>
    <w:lvl w:ilvl="0" w:tplc="3FAE6AAA">
      <w:start w:val="1"/>
      <w:numFmt w:val="bullet"/>
      <w:lvlText w:val="-"/>
      <w:lvlJc w:val="left"/>
      <w:pPr>
        <w:ind w:left="1440" w:hanging="360"/>
      </w:pPr>
      <w:rPr>
        <w:rFonts w:hint="default" w:ascii="Aptos" w:hAnsi="Aptos"/>
      </w:rPr>
    </w:lvl>
    <w:lvl w:ilvl="1" w:tplc="672C7BD2">
      <w:start w:val="1"/>
      <w:numFmt w:val="bullet"/>
      <w:lvlText w:val="o"/>
      <w:lvlJc w:val="left"/>
      <w:pPr>
        <w:ind w:left="1440" w:hanging="360"/>
      </w:pPr>
      <w:rPr>
        <w:rFonts w:hint="default" w:ascii="Courier New" w:hAnsi="Courier New"/>
      </w:rPr>
    </w:lvl>
    <w:lvl w:ilvl="2" w:tplc="90C0B5C0">
      <w:start w:val="1"/>
      <w:numFmt w:val="bullet"/>
      <w:lvlText w:val=""/>
      <w:lvlJc w:val="left"/>
      <w:pPr>
        <w:ind w:left="2160" w:hanging="360"/>
      </w:pPr>
      <w:rPr>
        <w:rFonts w:hint="default" w:ascii="Wingdings" w:hAnsi="Wingdings"/>
      </w:rPr>
    </w:lvl>
    <w:lvl w:ilvl="3" w:tplc="0C706100">
      <w:start w:val="1"/>
      <w:numFmt w:val="bullet"/>
      <w:lvlText w:val=""/>
      <w:lvlJc w:val="left"/>
      <w:pPr>
        <w:ind w:left="2880" w:hanging="360"/>
      </w:pPr>
      <w:rPr>
        <w:rFonts w:hint="default" w:ascii="Symbol" w:hAnsi="Symbol"/>
      </w:rPr>
    </w:lvl>
    <w:lvl w:ilvl="4" w:tplc="C07C046A">
      <w:start w:val="1"/>
      <w:numFmt w:val="bullet"/>
      <w:lvlText w:val="o"/>
      <w:lvlJc w:val="left"/>
      <w:pPr>
        <w:ind w:left="3600" w:hanging="360"/>
      </w:pPr>
      <w:rPr>
        <w:rFonts w:hint="default" w:ascii="Courier New" w:hAnsi="Courier New"/>
      </w:rPr>
    </w:lvl>
    <w:lvl w:ilvl="5" w:tplc="D1BE24EE">
      <w:start w:val="1"/>
      <w:numFmt w:val="bullet"/>
      <w:lvlText w:val=""/>
      <w:lvlJc w:val="left"/>
      <w:pPr>
        <w:ind w:left="4320" w:hanging="360"/>
      </w:pPr>
      <w:rPr>
        <w:rFonts w:hint="default" w:ascii="Wingdings" w:hAnsi="Wingdings"/>
      </w:rPr>
    </w:lvl>
    <w:lvl w:ilvl="6" w:tplc="3DA8B4BE">
      <w:start w:val="1"/>
      <w:numFmt w:val="bullet"/>
      <w:lvlText w:val=""/>
      <w:lvlJc w:val="left"/>
      <w:pPr>
        <w:ind w:left="5040" w:hanging="360"/>
      </w:pPr>
      <w:rPr>
        <w:rFonts w:hint="default" w:ascii="Symbol" w:hAnsi="Symbol"/>
      </w:rPr>
    </w:lvl>
    <w:lvl w:ilvl="7" w:tplc="7F74F11C">
      <w:start w:val="1"/>
      <w:numFmt w:val="bullet"/>
      <w:lvlText w:val="o"/>
      <w:lvlJc w:val="left"/>
      <w:pPr>
        <w:ind w:left="5760" w:hanging="360"/>
      </w:pPr>
      <w:rPr>
        <w:rFonts w:hint="default" w:ascii="Courier New" w:hAnsi="Courier New"/>
      </w:rPr>
    </w:lvl>
    <w:lvl w:ilvl="8" w:tplc="71EE3FB8">
      <w:start w:val="1"/>
      <w:numFmt w:val="bullet"/>
      <w:lvlText w:val=""/>
      <w:lvlJc w:val="left"/>
      <w:pPr>
        <w:ind w:left="6480" w:hanging="360"/>
      </w:pPr>
      <w:rPr>
        <w:rFonts w:hint="default" w:ascii="Wingdings" w:hAnsi="Wingdings"/>
      </w:rPr>
    </w:lvl>
  </w:abstractNum>
  <w:abstractNum w:abstractNumId="18" w15:restartNumberingAfterBreak="0">
    <w:nsid w:val="40C0D681"/>
    <w:multiLevelType w:val="hybridMultilevel"/>
    <w:tmpl w:val="FFFFFFFF"/>
    <w:lvl w:ilvl="0" w:tplc="5C00ED22">
      <w:start w:val="1"/>
      <w:numFmt w:val="bullet"/>
      <w:lvlText w:val="-"/>
      <w:lvlJc w:val="left"/>
      <w:pPr>
        <w:ind w:left="720" w:hanging="360"/>
      </w:pPr>
      <w:rPr>
        <w:rFonts w:hint="default" w:ascii="Aptos" w:hAnsi="Aptos"/>
      </w:rPr>
    </w:lvl>
    <w:lvl w:ilvl="1" w:tplc="F850A302">
      <w:start w:val="1"/>
      <w:numFmt w:val="bullet"/>
      <w:lvlText w:val="o"/>
      <w:lvlJc w:val="left"/>
      <w:pPr>
        <w:ind w:left="1440" w:hanging="360"/>
      </w:pPr>
      <w:rPr>
        <w:rFonts w:hint="default" w:ascii="Courier New" w:hAnsi="Courier New"/>
      </w:rPr>
    </w:lvl>
    <w:lvl w:ilvl="2" w:tplc="0EB80DE8">
      <w:start w:val="1"/>
      <w:numFmt w:val="bullet"/>
      <w:lvlText w:val=""/>
      <w:lvlJc w:val="left"/>
      <w:pPr>
        <w:ind w:left="2160" w:hanging="360"/>
      </w:pPr>
      <w:rPr>
        <w:rFonts w:hint="default" w:ascii="Wingdings" w:hAnsi="Wingdings"/>
      </w:rPr>
    </w:lvl>
    <w:lvl w:ilvl="3" w:tplc="D166C0E6">
      <w:start w:val="1"/>
      <w:numFmt w:val="bullet"/>
      <w:lvlText w:val=""/>
      <w:lvlJc w:val="left"/>
      <w:pPr>
        <w:ind w:left="2880" w:hanging="360"/>
      </w:pPr>
      <w:rPr>
        <w:rFonts w:hint="default" w:ascii="Symbol" w:hAnsi="Symbol"/>
      </w:rPr>
    </w:lvl>
    <w:lvl w:ilvl="4" w:tplc="EEB8C260">
      <w:start w:val="1"/>
      <w:numFmt w:val="bullet"/>
      <w:lvlText w:val="o"/>
      <w:lvlJc w:val="left"/>
      <w:pPr>
        <w:ind w:left="3600" w:hanging="360"/>
      </w:pPr>
      <w:rPr>
        <w:rFonts w:hint="default" w:ascii="Courier New" w:hAnsi="Courier New"/>
      </w:rPr>
    </w:lvl>
    <w:lvl w:ilvl="5" w:tplc="70141CFA">
      <w:start w:val="1"/>
      <w:numFmt w:val="bullet"/>
      <w:lvlText w:val=""/>
      <w:lvlJc w:val="left"/>
      <w:pPr>
        <w:ind w:left="4320" w:hanging="360"/>
      </w:pPr>
      <w:rPr>
        <w:rFonts w:hint="default" w:ascii="Wingdings" w:hAnsi="Wingdings"/>
      </w:rPr>
    </w:lvl>
    <w:lvl w:ilvl="6" w:tplc="E6644A86">
      <w:start w:val="1"/>
      <w:numFmt w:val="bullet"/>
      <w:lvlText w:val=""/>
      <w:lvlJc w:val="left"/>
      <w:pPr>
        <w:ind w:left="5040" w:hanging="360"/>
      </w:pPr>
      <w:rPr>
        <w:rFonts w:hint="default" w:ascii="Symbol" w:hAnsi="Symbol"/>
      </w:rPr>
    </w:lvl>
    <w:lvl w:ilvl="7" w:tplc="84449A36">
      <w:start w:val="1"/>
      <w:numFmt w:val="bullet"/>
      <w:lvlText w:val="o"/>
      <w:lvlJc w:val="left"/>
      <w:pPr>
        <w:ind w:left="5760" w:hanging="360"/>
      </w:pPr>
      <w:rPr>
        <w:rFonts w:hint="default" w:ascii="Courier New" w:hAnsi="Courier New"/>
      </w:rPr>
    </w:lvl>
    <w:lvl w:ilvl="8" w:tplc="B2169E2C">
      <w:start w:val="1"/>
      <w:numFmt w:val="bullet"/>
      <w:lvlText w:val=""/>
      <w:lvlJc w:val="left"/>
      <w:pPr>
        <w:ind w:left="6480" w:hanging="360"/>
      </w:pPr>
      <w:rPr>
        <w:rFonts w:hint="default" w:ascii="Wingdings" w:hAnsi="Wingdings"/>
      </w:rPr>
    </w:lvl>
  </w:abstractNum>
  <w:abstractNum w:abstractNumId="19" w15:restartNumberingAfterBreak="0">
    <w:nsid w:val="4546F142"/>
    <w:multiLevelType w:val="hybridMultilevel"/>
    <w:tmpl w:val="FFFFFFFF"/>
    <w:lvl w:ilvl="0" w:tplc="FE8858FE">
      <w:start w:val="1"/>
      <w:numFmt w:val="bullet"/>
      <w:lvlText w:val="-"/>
      <w:lvlJc w:val="left"/>
      <w:pPr>
        <w:ind w:left="720" w:hanging="360"/>
      </w:pPr>
      <w:rPr>
        <w:rFonts w:hint="default" w:ascii="Aptos" w:hAnsi="Aptos"/>
      </w:rPr>
    </w:lvl>
    <w:lvl w:ilvl="1" w:tplc="8D46268C">
      <w:start w:val="1"/>
      <w:numFmt w:val="bullet"/>
      <w:lvlText w:val="o"/>
      <w:lvlJc w:val="left"/>
      <w:pPr>
        <w:ind w:left="1440" w:hanging="360"/>
      </w:pPr>
      <w:rPr>
        <w:rFonts w:hint="default" w:ascii="Courier New" w:hAnsi="Courier New"/>
      </w:rPr>
    </w:lvl>
    <w:lvl w:ilvl="2" w:tplc="4A38BA18">
      <w:start w:val="1"/>
      <w:numFmt w:val="bullet"/>
      <w:lvlText w:val=""/>
      <w:lvlJc w:val="left"/>
      <w:pPr>
        <w:ind w:left="2160" w:hanging="360"/>
      </w:pPr>
      <w:rPr>
        <w:rFonts w:hint="default" w:ascii="Wingdings" w:hAnsi="Wingdings"/>
      </w:rPr>
    </w:lvl>
    <w:lvl w:ilvl="3" w:tplc="AAB43DF4">
      <w:start w:val="1"/>
      <w:numFmt w:val="bullet"/>
      <w:lvlText w:val=""/>
      <w:lvlJc w:val="left"/>
      <w:pPr>
        <w:ind w:left="2880" w:hanging="360"/>
      </w:pPr>
      <w:rPr>
        <w:rFonts w:hint="default" w:ascii="Symbol" w:hAnsi="Symbol"/>
      </w:rPr>
    </w:lvl>
    <w:lvl w:ilvl="4" w:tplc="485A2204">
      <w:start w:val="1"/>
      <w:numFmt w:val="bullet"/>
      <w:lvlText w:val="o"/>
      <w:lvlJc w:val="left"/>
      <w:pPr>
        <w:ind w:left="3600" w:hanging="360"/>
      </w:pPr>
      <w:rPr>
        <w:rFonts w:hint="default" w:ascii="Courier New" w:hAnsi="Courier New"/>
      </w:rPr>
    </w:lvl>
    <w:lvl w:ilvl="5" w:tplc="519663B6">
      <w:start w:val="1"/>
      <w:numFmt w:val="bullet"/>
      <w:lvlText w:val=""/>
      <w:lvlJc w:val="left"/>
      <w:pPr>
        <w:ind w:left="4320" w:hanging="360"/>
      </w:pPr>
      <w:rPr>
        <w:rFonts w:hint="default" w:ascii="Wingdings" w:hAnsi="Wingdings"/>
      </w:rPr>
    </w:lvl>
    <w:lvl w:ilvl="6" w:tplc="9C4C92DE">
      <w:start w:val="1"/>
      <w:numFmt w:val="bullet"/>
      <w:lvlText w:val=""/>
      <w:lvlJc w:val="left"/>
      <w:pPr>
        <w:ind w:left="5040" w:hanging="360"/>
      </w:pPr>
      <w:rPr>
        <w:rFonts w:hint="default" w:ascii="Symbol" w:hAnsi="Symbol"/>
      </w:rPr>
    </w:lvl>
    <w:lvl w:ilvl="7" w:tplc="C57A63F6">
      <w:start w:val="1"/>
      <w:numFmt w:val="bullet"/>
      <w:lvlText w:val="o"/>
      <w:lvlJc w:val="left"/>
      <w:pPr>
        <w:ind w:left="5760" w:hanging="360"/>
      </w:pPr>
      <w:rPr>
        <w:rFonts w:hint="default" w:ascii="Courier New" w:hAnsi="Courier New"/>
      </w:rPr>
    </w:lvl>
    <w:lvl w:ilvl="8" w:tplc="4AE6CC7E">
      <w:start w:val="1"/>
      <w:numFmt w:val="bullet"/>
      <w:lvlText w:val=""/>
      <w:lvlJc w:val="left"/>
      <w:pPr>
        <w:ind w:left="6480" w:hanging="360"/>
      </w:pPr>
      <w:rPr>
        <w:rFonts w:hint="default" w:ascii="Wingdings" w:hAnsi="Wingdings"/>
      </w:rPr>
    </w:lvl>
  </w:abstractNum>
  <w:abstractNum w:abstractNumId="20" w15:restartNumberingAfterBreak="0">
    <w:nsid w:val="457A0A0F"/>
    <w:multiLevelType w:val="hybridMultilevel"/>
    <w:tmpl w:val="13B09C9A"/>
    <w:lvl w:ilvl="0" w:tplc="4F782818">
      <w:start w:val="1"/>
      <w:numFmt w:val="bullet"/>
      <w:lvlText w:val=""/>
      <w:lvlJc w:val="left"/>
      <w:pPr>
        <w:ind w:left="720" w:hanging="360"/>
      </w:pPr>
      <w:rPr>
        <w:rFonts w:hint="default" w:ascii="Symbol" w:hAnsi="Symbol"/>
      </w:rPr>
    </w:lvl>
    <w:lvl w:ilvl="1" w:tplc="8F02DA7E" w:tentative="1">
      <w:start w:val="1"/>
      <w:numFmt w:val="bullet"/>
      <w:lvlText w:val="o"/>
      <w:lvlJc w:val="left"/>
      <w:pPr>
        <w:ind w:left="1440" w:hanging="360"/>
      </w:pPr>
      <w:rPr>
        <w:rFonts w:hint="default" w:ascii="Courier New" w:hAnsi="Courier New"/>
      </w:rPr>
    </w:lvl>
    <w:lvl w:ilvl="2" w:tplc="A900E002" w:tentative="1">
      <w:start w:val="1"/>
      <w:numFmt w:val="bullet"/>
      <w:lvlText w:val=""/>
      <w:lvlJc w:val="left"/>
      <w:pPr>
        <w:ind w:left="2160" w:hanging="360"/>
      </w:pPr>
      <w:rPr>
        <w:rFonts w:hint="default" w:ascii="Wingdings" w:hAnsi="Wingdings"/>
      </w:rPr>
    </w:lvl>
    <w:lvl w:ilvl="3" w:tplc="49F0D9C4" w:tentative="1">
      <w:start w:val="1"/>
      <w:numFmt w:val="bullet"/>
      <w:lvlText w:val=""/>
      <w:lvlJc w:val="left"/>
      <w:pPr>
        <w:ind w:left="2880" w:hanging="360"/>
      </w:pPr>
      <w:rPr>
        <w:rFonts w:hint="default" w:ascii="Symbol" w:hAnsi="Symbol"/>
      </w:rPr>
    </w:lvl>
    <w:lvl w:ilvl="4" w:tplc="C39CC5F4" w:tentative="1">
      <w:start w:val="1"/>
      <w:numFmt w:val="bullet"/>
      <w:lvlText w:val="o"/>
      <w:lvlJc w:val="left"/>
      <w:pPr>
        <w:ind w:left="3600" w:hanging="360"/>
      </w:pPr>
      <w:rPr>
        <w:rFonts w:hint="default" w:ascii="Courier New" w:hAnsi="Courier New"/>
      </w:rPr>
    </w:lvl>
    <w:lvl w:ilvl="5" w:tplc="C3507452" w:tentative="1">
      <w:start w:val="1"/>
      <w:numFmt w:val="bullet"/>
      <w:lvlText w:val=""/>
      <w:lvlJc w:val="left"/>
      <w:pPr>
        <w:ind w:left="4320" w:hanging="360"/>
      </w:pPr>
      <w:rPr>
        <w:rFonts w:hint="default" w:ascii="Wingdings" w:hAnsi="Wingdings"/>
      </w:rPr>
    </w:lvl>
    <w:lvl w:ilvl="6" w:tplc="F9D4C4E6" w:tentative="1">
      <w:start w:val="1"/>
      <w:numFmt w:val="bullet"/>
      <w:lvlText w:val=""/>
      <w:lvlJc w:val="left"/>
      <w:pPr>
        <w:ind w:left="5040" w:hanging="360"/>
      </w:pPr>
      <w:rPr>
        <w:rFonts w:hint="default" w:ascii="Symbol" w:hAnsi="Symbol"/>
      </w:rPr>
    </w:lvl>
    <w:lvl w:ilvl="7" w:tplc="5EDCB766" w:tentative="1">
      <w:start w:val="1"/>
      <w:numFmt w:val="bullet"/>
      <w:lvlText w:val="o"/>
      <w:lvlJc w:val="left"/>
      <w:pPr>
        <w:ind w:left="5760" w:hanging="360"/>
      </w:pPr>
      <w:rPr>
        <w:rFonts w:hint="default" w:ascii="Courier New" w:hAnsi="Courier New"/>
      </w:rPr>
    </w:lvl>
    <w:lvl w:ilvl="8" w:tplc="4CBA0F42" w:tentative="1">
      <w:start w:val="1"/>
      <w:numFmt w:val="bullet"/>
      <w:lvlText w:val=""/>
      <w:lvlJc w:val="left"/>
      <w:pPr>
        <w:ind w:left="6480" w:hanging="360"/>
      </w:pPr>
      <w:rPr>
        <w:rFonts w:hint="default" w:ascii="Wingdings" w:hAnsi="Wingdings"/>
      </w:rPr>
    </w:lvl>
  </w:abstractNum>
  <w:abstractNum w:abstractNumId="21" w15:restartNumberingAfterBreak="0">
    <w:nsid w:val="48FFDDF7"/>
    <w:multiLevelType w:val="hybridMultilevel"/>
    <w:tmpl w:val="FFFFFFFF"/>
    <w:lvl w:ilvl="0" w:tplc="F2FE900E">
      <w:start w:val="1"/>
      <w:numFmt w:val="bullet"/>
      <w:lvlText w:val="-"/>
      <w:lvlJc w:val="left"/>
      <w:pPr>
        <w:ind w:left="720" w:hanging="360"/>
      </w:pPr>
      <w:rPr>
        <w:rFonts w:hint="default" w:ascii="Aptos" w:hAnsi="Aptos"/>
      </w:rPr>
    </w:lvl>
    <w:lvl w:ilvl="1" w:tplc="11680E4C">
      <w:start w:val="1"/>
      <w:numFmt w:val="bullet"/>
      <w:lvlText w:val="o"/>
      <w:lvlJc w:val="left"/>
      <w:pPr>
        <w:ind w:left="1440" w:hanging="360"/>
      </w:pPr>
      <w:rPr>
        <w:rFonts w:hint="default" w:ascii="Courier New" w:hAnsi="Courier New"/>
      </w:rPr>
    </w:lvl>
    <w:lvl w:ilvl="2" w:tplc="B5D07AAE">
      <w:start w:val="1"/>
      <w:numFmt w:val="bullet"/>
      <w:lvlText w:val=""/>
      <w:lvlJc w:val="left"/>
      <w:pPr>
        <w:ind w:left="2160" w:hanging="360"/>
      </w:pPr>
      <w:rPr>
        <w:rFonts w:hint="default" w:ascii="Wingdings" w:hAnsi="Wingdings"/>
      </w:rPr>
    </w:lvl>
    <w:lvl w:ilvl="3" w:tplc="0538950A">
      <w:start w:val="1"/>
      <w:numFmt w:val="bullet"/>
      <w:lvlText w:val=""/>
      <w:lvlJc w:val="left"/>
      <w:pPr>
        <w:ind w:left="2880" w:hanging="360"/>
      </w:pPr>
      <w:rPr>
        <w:rFonts w:hint="default" w:ascii="Symbol" w:hAnsi="Symbol"/>
      </w:rPr>
    </w:lvl>
    <w:lvl w:ilvl="4" w:tplc="0396F03C">
      <w:start w:val="1"/>
      <w:numFmt w:val="bullet"/>
      <w:lvlText w:val="o"/>
      <w:lvlJc w:val="left"/>
      <w:pPr>
        <w:ind w:left="3600" w:hanging="360"/>
      </w:pPr>
      <w:rPr>
        <w:rFonts w:hint="default" w:ascii="Courier New" w:hAnsi="Courier New"/>
      </w:rPr>
    </w:lvl>
    <w:lvl w:ilvl="5" w:tplc="B83A3902">
      <w:start w:val="1"/>
      <w:numFmt w:val="bullet"/>
      <w:lvlText w:val=""/>
      <w:lvlJc w:val="left"/>
      <w:pPr>
        <w:ind w:left="4320" w:hanging="360"/>
      </w:pPr>
      <w:rPr>
        <w:rFonts w:hint="default" w:ascii="Wingdings" w:hAnsi="Wingdings"/>
      </w:rPr>
    </w:lvl>
    <w:lvl w:ilvl="6" w:tplc="6D0CFCC8">
      <w:start w:val="1"/>
      <w:numFmt w:val="bullet"/>
      <w:lvlText w:val=""/>
      <w:lvlJc w:val="left"/>
      <w:pPr>
        <w:ind w:left="5040" w:hanging="360"/>
      </w:pPr>
      <w:rPr>
        <w:rFonts w:hint="default" w:ascii="Symbol" w:hAnsi="Symbol"/>
      </w:rPr>
    </w:lvl>
    <w:lvl w:ilvl="7" w:tplc="1FE6461C">
      <w:start w:val="1"/>
      <w:numFmt w:val="bullet"/>
      <w:lvlText w:val="o"/>
      <w:lvlJc w:val="left"/>
      <w:pPr>
        <w:ind w:left="5760" w:hanging="360"/>
      </w:pPr>
      <w:rPr>
        <w:rFonts w:hint="default" w:ascii="Courier New" w:hAnsi="Courier New"/>
      </w:rPr>
    </w:lvl>
    <w:lvl w:ilvl="8" w:tplc="292E3E08">
      <w:start w:val="1"/>
      <w:numFmt w:val="bullet"/>
      <w:lvlText w:val=""/>
      <w:lvlJc w:val="left"/>
      <w:pPr>
        <w:ind w:left="6480" w:hanging="360"/>
      </w:pPr>
      <w:rPr>
        <w:rFonts w:hint="default" w:ascii="Wingdings" w:hAnsi="Wingdings"/>
      </w:rPr>
    </w:lvl>
  </w:abstractNum>
  <w:abstractNum w:abstractNumId="22" w15:restartNumberingAfterBreak="0">
    <w:nsid w:val="4B6C9DE4"/>
    <w:multiLevelType w:val="hybridMultilevel"/>
    <w:tmpl w:val="FFFFFFFF"/>
    <w:lvl w:ilvl="0" w:tplc="0AC6A924">
      <w:start w:val="1"/>
      <w:numFmt w:val="bullet"/>
      <w:lvlText w:val="-"/>
      <w:lvlJc w:val="left"/>
      <w:pPr>
        <w:ind w:left="1440" w:hanging="360"/>
      </w:pPr>
      <w:rPr>
        <w:rFonts w:hint="default" w:ascii="Aptos" w:hAnsi="Aptos"/>
      </w:rPr>
    </w:lvl>
    <w:lvl w:ilvl="1" w:tplc="3440FB46">
      <w:start w:val="1"/>
      <w:numFmt w:val="bullet"/>
      <w:lvlText w:val="o"/>
      <w:lvlJc w:val="left"/>
      <w:pPr>
        <w:ind w:left="1440" w:hanging="360"/>
      </w:pPr>
      <w:rPr>
        <w:rFonts w:hint="default" w:ascii="Courier New" w:hAnsi="Courier New"/>
      </w:rPr>
    </w:lvl>
    <w:lvl w:ilvl="2" w:tplc="6DDABC5A">
      <w:start w:val="1"/>
      <w:numFmt w:val="bullet"/>
      <w:lvlText w:val=""/>
      <w:lvlJc w:val="left"/>
      <w:pPr>
        <w:ind w:left="2160" w:hanging="360"/>
      </w:pPr>
      <w:rPr>
        <w:rFonts w:hint="default" w:ascii="Wingdings" w:hAnsi="Wingdings"/>
      </w:rPr>
    </w:lvl>
    <w:lvl w:ilvl="3" w:tplc="3E4657CC">
      <w:start w:val="1"/>
      <w:numFmt w:val="bullet"/>
      <w:lvlText w:val=""/>
      <w:lvlJc w:val="left"/>
      <w:pPr>
        <w:ind w:left="2880" w:hanging="360"/>
      </w:pPr>
      <w:rPr>
        <w:rFonts w:hint="default" w:ascii="Symbol" w:hAnsi="Symbol"/>
      </w:rPr>
    </w:lvl>
    <w:lvl w:ilvl="4" w:tplc="7DAEECBA">
      <w:start w:val="1"/>
      <w:numFmt w:val="bullet"/>
      <w:lvlText w:val="o"/>
      <w:lvlJc w:val="left"/>
      <w:pPr>
        <w:ind w:left="3600" w:hanging="360"/>
      </w:pPr>
      <w:rPr>
        <w:rFonts w:hint="default" w:ascii="Courier New" w:hAnsi="Courier New"/>
      </w:rPr>
    </w:lvl>
    <w:lvl w:ilvl="5" w:tplc="44DE68A0">
      <w:start w:val="1"/>
      <w:numFmt w:val="bullet"/>
      <w:lvlText w:val=""/>
      <w:lvlJc w:val="left"/>
      <w:pPr>
        <w:ind w:left="4320" w:hanging="360"/>
      </w:pPr>
      <w:rPr>
        <w:rFonts w:hint="default" w:ascii="Wingdings" w:hAnsi="Wingdings"/>
      </w:rPr>
    </w:lvl>
    <w:lvl w:ilvl="6" w:tplc="4F561786">
      <w:start w:val="1"/>
      <w:numFmt w:val="bullet"/>
      <w:lvlText w:val=""/>
      <w:lvlJc w:val="left"/>
      <w:pPr>
        <w:ind w:left="5040" w:hanging="360"/>
      </w:pPr>
      <w:rPr>
        <w:rFonts w:hint="default" w:ascii="Symbol" w:hAnsi="Symbol"/>
      </w:rPr>
    </w:lvl>
    <w:lvl w:ilvl="7" w:tplc="B5088B30">
      <w:start w:val="1"/>
      <w:numFmt w:val="bullet"/>
      <w:lvlText w:val="o"/>
      <w:lvlJc w:val="left"/>
      <w:pPr>
        <w:ind w:left="5760" w:hanging="360"/>
      </w:pPr>
      <w:rPr>
        <w:rFonts w:hint="default" w:ascii="Courier New" w:hAnsi="Courier New"/>
      </w:rPr>
    </w:lvl>
    <w:lvl w:ilvl="8" w:tplc="3F702B3A">
      <w:start w:val="1"/>
      <w:numFmt w:val="bullet"/>
      <w:lvlText w:val=""/>
      <w:lvlJc w:val="left"/>
      <w:pPr>
        <w:ind w:left="6480" w:hanging="360"/>
      </w:pPr>
      <w:rPr>
        <w:rFonts w:hint="default" w:ascii="Wingdings" w:hAnsi="Wingdings"/>
      </w:rPr>
    </w:lvl>
  </w:abstractNum>
  <w:abstractNum w:abstractNumId="23" w15:restartNumberingAfterBreak="0">
    <w:nsid w:val="4BC6A834"/>
    <w:multiLevelType w:val="hybridMultilevel"/>
    <w:tmpl w:val="FFFFFFFF"/>
    <w:lvl w:ilvl="0" w:tplc="09B85A82">
      <w:start w:val="1"/>
      <w:numFmt w:val="bullet"/>
      <w:lvlText w:val="-"/>
      <w:lvlJc w:val="left"/>
      <w:pPr>
        <w:ind w:left="720" w:hanging="360"/>
      </w:pPr>
      <w:rPr>
        <w:rFonts w:hint="default" w:ascii="Calibri" w:hAnsi="Calibri"/>
      </w:rPr>
    </w:lvl>
    <w:lvl w:ilvl="1" w:tplc="8166907E">
      <w:start w:val="1"/>
      <w:numFmt w:val="bullet"/>
      <w:lvlText w:val="o"/>
      <w:lvlJc w:val="left"/>
      <w:pPr>
        <w:ind w:left="1440" w:hanging="360"/>
      </w:pPr>
      <w:rPr>
        <w:rFonts w:hint="default" w:ascii="Courier New" w:hAnsi="Courier New"/>
      </w:rPr>
    </w:lvl>
    <w:lvl w:ilvl="2" w:tplc="C4464E74">
      <w:start w:val="1"/>
      <w:numFmt w:val="bullet"/>
      <w:lvlText w:val=""/>
      <w:lvlJc w:val="left"/>
      <w:pPr>
        <w:ind w:left="2160" w:hanging="360"/>
      </w:pPr>
      <w:rPr>
        <w:rFonts w:hint="default" w:ascii="Wingdings" w:hAnsi="Wingdings"/>
      </w:rPr>
    </w:lvl>
    <w:lvl w:ilvl="3" w:tplc="2D9AEA04">
      <w:start w:val="1"/>
      <w:numFmt w:val="bullet"/>
      <w:lvlText w:val=""/>
      <w:lvlJc w:val="left"/>
      <w:pPr>
        <w:ind w:left="2880" w:hanging="360"/>
      </w:pPr>
      <w:rPr>
        <w:rFonts w:hint="default" w:ascii="Symbol" w:hAnsi="Symbol"/>
      </w:rPr>
    </w:lvl>
    <w:lvl w:ilvl="4" w:tplc="5D1EE054">
      <w:start w:val="1"/>
      <w:numFmt w:val="bullet"/>
      <w:lvlText w:val="o"/>
      <w:lvlJc w:val="left"/>
      <w:pPr>
        <w:ind w:left="3600" w:hanging="360"/>
      </w:pPr>
      <w:rPr>
        <w:rFonts w:hint="default" w:ascii="Courier New" w:hAnsi="Courier New"/>
      </w:rPr>
    </w:lvl>
    <w:lvl w:ilvl="5" w:tplc="A704C5EA">
      <w:start w:val="1"/>
      <w:numFmt w:val="bullet"/>
      <w:lvlText w:val=""/>
      <w:lvlJc w:val="left"/>
      <w:pPr>
        <w:ind w:left="4320" w:hanging="360"/>
      </w:pPr>
      <w:rPr>
        <w:rFonts w:hint="default" w:ascii="Wingdings" w:hAnsi="Wingdings"/>
      </w:rPr>
    </w:lvl>
    <w:lvl w:ilvl="6" w:tplc="1B34DBB4">
      <w:start w:val="1"/>
      <w:numFmt w:val="bullet"/>
      <w:lvlText w:val=""/>
      <w:lvlJc w:val="left"/>
      <w:pPr>
        <w:ind w:left="5040" w:hanging="360"/>
      </w:pPr>
      <w:rPr>
        <w:rFonts w:hint="default" w:ascii="Symbol" w:hAnsi="Symbol"/>
      </w:rPr>
    </w:lvl>
    <w:lvl w:ilvl="7" w:tplc="14ECE376">
      <w:start w:val="1"/>
      <w:numFmt w:val="bullet"/>
      <w:lvlText w:val="o"/>
      <w:lvlJc w:val="left"/>
      <w:pPr>
        <w:ind w:left="5760" w:hanging="360"/>
      </w:pPr>
      <w:rPr>
        <w:rFonts w:hint="default" w:ascii="Courier New" w:hAnsi="Courier New"/>
      </w:rPr>
    </w:lvl>
    <w:lvl w:ilvl="8" w:tplc="ABC2B71E">
      <w:start w:val="1"/>
      <w:numFmt w:val="bullet"/>
      <w:lvlText w:val=""/>
      <w:lvlJc w:val="left"/>
      <w:pPr>
        <w:ind w:left="6480" w:hanging="360"/>
      </w:pPr>
      <w:rPr>
        <w:rFonts w:hint="default" w:ascii="Wingdings" w:hAnsi="Wingdings"/>
      </w:rPr>
    </w:lvl>
  </w:abstractNum>
  <w:abstractNum w:abstractNumId="24" w15:restartNumberingAfterBreak="0">
    <w:nsid w:val="511B848A"/>
    <w:multiLevelType w:val="hybridMultilevel"/>
    <w:tmpl w:val="FFFFFFFF"/>
    <w:lvl w:ilvl="0" w:tplc="0888A9C2">
      <w:start w:val="1"/>
      <w:numFmt w:val="bullet"/>
      <w:pStyle w:val="STitre1"/>
      <w:lvlText w:val="-"/>
      <w:lvlJc w:val="left"/>
      <w:pPr>
        <w:ind w:left="720" w:hanging="360"/>
      </w:pPr>
      <w:rPr>
        <w:rFonts w:hint="default" w:ascii="Aptos" w:hAnsi="Aptos"/>
      </w:rPr>
    </w:lvl>
    <w:lvl w:ilvl="1" w:tplc="F58A669A">
      <w:start w:val="1"/>
      <w:numFmt w:val="bullet"/>
      <w:lvlText w:val="o"/>
      <w:lvlJc w:val="left"/>
      <w:pPr>
        <w:ind w:left="1440" w:hanging="360"/>
      </w:pPr>
      <w:rPr>
        <w:rFonts w:hint="default" w:ascii="Courier New" w:hAnsi="Courier New"/>
      </w:rPr>
    </w:lvl>
    <w:lvl w:ilvl="2" w:tplc="82FEA7F2">
      <w:start w:val="1"/>
      <w:numFmt w:val="bullet"/>
      <w:lvlText w:val=""/>
      <w:lvlJc w:val="left"/>
      <w:pPr>
        <w:ind w:left="2160" w:hanging="360"/>
      </w:pPr>
      <w:rPr>
        <w:rFonts w:hint="default" w:ascii="Wingdings" w:hAnsi="Wingdings"/>
      </w:rPr>
    </w:lvl>
    <w:lvl w:ilvl="3" w:tplc="92705DF2">
      <w:start w:val="1"/>
      <w:numFmt w:val="bullet"/>
      <w:lvlText w:val=""/>
      <w:lvlJc w:val="left"/>
      <w:pPr>
        <w:ind w:left="2880" w:hanging="360"/>
      </w:pPr>
      <w:rPr>
        <w:rFonts w:hint="default" w:ascii="Symbol" w:hAnsi="Symbol"/>
      </w:rPr>
    </w:lvl>
    <w:lvl w:ilvl="4" w:tplc="75664D4A">
      <w:start w:val="1"/>
      <w:numFmt w:val="bullet"/>
      <w:lvlText w:val="o"/>
      <w:lvlJc w:val="left"/>
      <w:pPr>
        <w:ind w:left="3600" w:hanging="360"/>
      </w:pPr>
      <w:rPr>
        <w:rFonts w:hint="default" w:ascii="Courier New" w:hAnsi="Courier New"/>
      </w:rPr>
    </w:lvl>
    <w:lvl w:ilvl="5" w:tplc="8DA0AC4E">
      <w:start w:val="1"/>
      <w:numFmt w:val="bullet"/>
      <w:lvlText w:val=""/>
      <w:lvlJc w:val="left"/>
      <w:pPr>
        <w:ind w:left="4320" w:hanging="360"/>
      </w:pPr>
      <w:rPr>
        <w:rFonts w:hint="default" w:ascii="Wingdings" w:hAnsi="Wingdings"/>
      </w:rPr>
    </w:lvl>
    <w:lvl w:ilvl="6" w:tplc="D3BA0CBA">
      <w:start w:val="1"/>
      <w:numFmt w:val="bullet"/>
      <w:lvlText w:val=""/>
      <w:lvlJc w:val="left"/>
      <w:pPr>
        <w:ind w:left="5040" w:hanging="360"/>
      </w:pPr>
      <w:rPr>
        <w:rFonts w:hint="default" w:ascii="Symbol" w:hAnsi="Symbol"/>
      </w:rPr>
    </w:lvl>
    <w:lvl w:ilvl="7" w:tplc="A3D49892">
      <w:start w:val="1"/>
      <w:numFmt w:val="bullet"/>
      <w:lvlText w:val="o"/>
      <w:lvlJc w:val="left"/>
      <w:pPr>
        <w:ind w:left="5760" w:hanging="360"/>
      </w:pPr>
      <w:rPr>
        <w:rFonts w:hint="default" w:ascii="Courier New" w:hAnsi="Courier New"/>
      </w:rPr>
    </w:lvl>
    <w:lvl w:ilvl="8" w:tplc="8266E9A6">
      <w:start w:val="1"/>
      <w:numFmt w:val="bullet"/>
      <w:lvlText w:val=""/>
      <w:lvlJc w:val="left"/>
      <w:pPr>
        <w:ind w:left="6480" w:hanging="360"/>
      </w:pPr>
      <w:rPr>
        <w:rFonts w:hint="default" w:ascii="Wingdings" w:hAnsi="Wingdings"/>
      </w:rPr>
    </w:lvl>
  </w:abstractNum>
  <w:abstractNum w:abstractNumId="25" w15:restartNumberingAfterBreak="0">
    <w:nsid w:val="609C2C30"/>
    <w:multiLevelType w:val="hybridMultilevel"/>
    <w:tmpl w:val="C08A111C"/>
    <w:lvl w:ilvl="0" w:tplc="9CEECD5E">
      <w:start w:val="1"/>
      <w:numFmt w:val="bullet"/>
      <w:lvlText w:val="-"/>
      <w:lvlJc w:val="left"/>
      <w:pPr>
        <w:ind w:left="720" w:hanging="360"/>
      </w:pPr>
      <w:rPr>
        <w:rFonts w:hint="default" w:ascii="Aptos" w:hAnsi="Aptos"/>
      </w:rPr>
    </w:lvl>
    <w:lvl w:ilvl="1" w:tplc="46189982">
      <w:start w:val="1"/>
      <w:numFmt w:val="bullet"/>
      <w:lvlText w:val="o"/>
      <w:lvlJc w:val="left"/>
      <w:pPr>
        <w:ind w:left="1440" w:hanging="360"/>
      </w:pPr>
      <w:rPr>
        <w:rFonts w:hint="default" w:ascii="Courier New" w:hAnsi="Courier New"/>
      </w:rPr>
    </w:lvl>
    <w:lvl w:ilvl="2" w:tplc="9F8C2F36">
      <w:start w:val="1"/>
      <w:numFmt w:val="bullet"/>
      <w:lvlText w:val=""/>
      <w:lvlJc w:val="left"/>
      <w:pPr>
        <w:ind w:left="2160" w:hanging="360"/>
      </w:pPr>
      <w:rPr>
        <w:rFonts w:hint="default" w:ascii="Wingdings" w:hAnsi="Wingdings"/>
      </w:rPr>
    </w:lvl>
    <w:lvl w:ilvl="3" w:tplc="A6CA268C">
      <w:start w:val="1"/>
      <w:numFmt w:val="bullet"/>
      <w:lvlText w:val=""/>
      <w:lvlJc w:val="left"/>
      <w:pPr>
        <w:ind w:left="2880" w:hanging="360"/>
      </w:pPr>
      <w:rPr>
        <w:rFonts w:hint="default" w:ascii="Symbol" w:hAnsi="Symbol"/>
      </w:rPr>
    </w:lvl>
    <w:lvl w:ilvl="4" w:tplc="174E8540">
      <w:start w:val="1"/>
      <w:numFmt w:val="bullet"/>
      <w:lvlText w:val="o"/>
      <w:lvlJc w:val="left"/>
      <w:pPr>
        <w:ind w:left="3600" w:hanging="360"/>
      </w:pPr>
      <w:rPr>
        <w:rFonts w:hint="default" w:ascii="Courier New" w:hAnsi="Courier New"/>
      </w:rPr>
    </w:lvl>
    <w:lvl w:ilvl="5" w:tplc="62501F38">
      <w:start w:val="1"/>
      <w:numFmt w:val="bullet"/>
      <w:lvlText w:val=""/>
      <w:lvlJc w:val="left"/>
      <w:pPr>
        <w:ind w:left="4320" w:hanging="360"/>
      </w:pPr>
      <w:rPr>
        <w:rFonts w:hint="default" w:ascii="Wingdings" w:hAnsi="Wingdings"/>
      </w:rPr>
    </w:lvl>
    <w:lvl w:ilvl="6" w:tplc="30941FBA">
      <w:start w:val="1"/>
      <w:numFmt w:val="bullet"/>
      <w:lvlText w:val=""/>
      <w:lvlJc w:val="left"/>
      <w:pPr>
        <w:ind w:left="5040" w:hanging="360"/>
      </w:pPr>
      <w:rPr>
        <w:rFonts w:hint="default" w:ascii="Symbol" w:hAnsi="Symbol"/>
      </w:rPr>
    </w:lvl>
    <w:lvl w:ilvl="7" w:tplc="AC4C8456">
      <w:start w:val="1"/>
      <w:numFmt w:val="bullet"/>
      <w:lvlText w:val="o"/>
      <w:lvlJc w:val="left"/>
      <w:pPr>
        <w:ind w:left="5760" w:hanging="360"/>
      </w:pPr>
      <w:rPr>
        <w:rFonts w:hint="default" w:ascii="Courier New" w:hAnsi="Courier New"/>
      </w:rPr>
    </w:lvl>
    <w:lvl w:ilvl="8" w:tplc="72A23C88">
      <w:start w:val="1"/>
      <w:numFmt w:val="bullet"/>
      <w:lvlText w:val=""/>
      <w:lvlJc w:val="left"/>
      <w:pPr>
        <w:ind w:left="6480" w:hanging="360"/>
      </w:pPr>
      <w:rPr>
        <w:rFonts w:hint="default" w:ascii="Wingdings" w:hAnsi="Wingdings"/>
      </w:rPr>
    </w:lvl>
  </w:abstractNum>
  <w:abstractNum w:abstractNumId="26" w15:restartNumberingAfterBreak="0">
    <w:nsid w:val="6E481926"/>
    <w:multiLevelType w:val="hybridMultilevel"/>
    <w:tmpl w:val="DE4A5558"/>
    <w:lvl w:ilvl="0" w:tplc="424A7FC8">
      <w:start w:val="1"/>
      <w:numFmt w:val="bullet"/>
      <w:lvlText w:val=""/>
      <w:lvlJc w:val="left"/>
      <w:pPr>
        <w:ind w:left="720" w:hanging="360"/>
      </w:pPr>
      <w:rPr>
        <w:rFonts w:hint="default" w:ascii="Symbol" w:hAnsi="Symbol"/>
      </w:rPr>
    </w:lvl>
    <w:lvl w:ilvl="1" w:tplc="A692CC3C" w:tentative="1">
      <w:start w:val="1"/>
      <w:numFmt w:val="bullet"/>
      <w:lvlText w:val="o"/>
      <w:lvlJc w:val="left"/>
      <w:pPr>
        <w:ind w:left="1440" w:hanging="360"/>
      </w:pPr>
      <w:rPr>
        <w:rFonts w:hint="default" w:ascii="Courier New" w:hAnsi="Courier New"/>
      </w:rPr>
    </w:lvl>
    <w:lvl w:ilvl="2" w:tplc="CD98BD5C" w:tentative="1">
      <w:start w:val="1"/>
      <w:numFmt w:val="bullet"/>
      <w:lvlText w:val=""/>
      <w:lvlJc w:val="left"/>
      <w:pPr>
        <w:ind w:left="2160" w:hanging="360"/>
      </w:pPr>
      <w:rPr>
        <w:rFonts w:hint="default" w:ascii="Wingdings" w:hAnsi="Wingdings"/>
      </w:rPr>
    </w:lvl>
    <w:lvl w:ilvl="3" w:tplc="F3663F36" w:tentative="1">
      <w:start w:val="1"/>
      <w:numFmt w:val="bullet"/>
      <w:lvlText w:val=""/>
      <w:lvlJc w:val="left"/>
      <w:pPr>
        <w:ind w:left="2880" w:hanging="360"/>
      </w:pPr>
      <w:rPr>
        <w:rFonts w:hint="default" w:ascii="Symbol" w:hAnsi="Symbol"/>
      </w:rPr>
    </w:lvl>
    <w:lvl w:ilvl="4" w:tplc="8CD0937C" w:tentative="1">
      <w:start w:val="1"/>
      <w:numFmt w:val="bullet"/>
      <w:lvlText w:val="o"/>
      <w:lvlJc w:val="left"/>
      <w:pPr>
        <w:ind w:left="3600" w:hanging="360"/>
      </w:pPr>
      <w:rPr>
        <w:rFonts w:hint="default" w:ascii="Courier New" w:hAnsi="Courier New"/>
      </w:rPr>
    </w:lvl>
    <w:lvl w:ilvl="5" w:tplc="63F8A866" w:tentative="1">
      <w:start w:val="1"/>
      <w:numFmt w:val="bullet"/>
      <w:lvlText w:val=""/>
      <w:lvlJc w:val="left"/>
      <w:pPr>
        <w:ind w:left="4320" w:hanging="360"/>
      </w:pPr>
      <w:rPr>
        <w:rFonts w:hint="default" w:ascii="Wingdings" w:hAnsi="Wingdings"/>
      </w:rPr>
    </w:lvl>
    <w:lvl w:ilvl="6" w:tplc="C96E2A42" w:tentative="1">
      <w:start w:val="1"/>
      <w:numFmt w:val="bullet"/>
      <w:lvlText w:val=""/>
      <w:lvlJc w:val="left"/>
      <w:pPr>
        <w:ind w:left="5040" w:hanging="360"/>
      </w:pPr>
      <w:rPr>
        <w:rFonts w:hint="default" w:ascii="Symbol" w:hAnsi="Symbol"/>
      </w:rPr>
    </w:lvl>
    <w:lvl w:ilvl="7" w:tplc="A15CE642" w:tentative="1">
      <w:start w:val="1"/>
      <w:numFmt w:val="bullet"/>
      <w:lvlText w:val="o"/>
      <w:lvlJc w:val="left"/>
      <w:pPr>
        <w:ind w:left="5760" w:hanging="360"/>
      </w:pPr>
      <w:rPr>
        <w:rFonts w:hint="default" w:ascii="Courier New" w:hAnsi="Courier New"/>
      </w:rPr>
    </w:lvl>
    <w:lvl w:ilvl="8" w:tplc="103E78D2" w:tentative="1">
      <w:start w:val="1"/>
      <w:numFmt w:val="bullet"/>
      <w:lvlText w:val=""/>
      <w:lvlJc w:val="left"/>
      <w:pPr>
        <w:ind w:left="6480" w:hanging="360"/>
      </w:pPr>
      <w:rPr>
        <w:rFonts w:hint="default" w:ascii="Wingdings" w:hAnsi="Wingdings"/>
      </w:rPr>
    </w:lvl>
  </w:abstractNum>
  <w:abstractNum w:abstractNumId="27" w15:restartNumberingAfterBreak="0">
    <w:nsid w:val="72BB7ABF"/>
    <w:multiLevelType w:val="hybridMultilevel"/>
    <w:tmpl w:val="93D8296A"/>
    <w:lvl w:ilvl="0" w:tplc="3FE48F34">
      <w:start w:val="1"/>
      <w:numFmt w:val="bullet"/>
      <w:lvlText w:val="-"/>
      <w:lvlJc w:val="left"/>
      <w:pPr>
        <w:ind w:left="720" w:hanging="360"/>
      </w:pPr>
      <w:rPr>
        <w:rFonts w:hint="default" w:ascii="Aptos" w:hAnsi="Aptos"/>
      </w:rPr>
    </w:lvl>
    <w:lvl w:ilvl="1" w:tplc="501211B2">
      <w:start w:val="1"/>
      <w:numFmt w:val="bullet"/>
      <w:lvlText w:val="o"/>
      <w:lvlJc w:val="left"/>
      <w:pPr>
        <w:ind w:left="1440" w:hanging="360"/>
      </w:pPr>
      <w:rPr>
        <w:rFonts w:hint="default" w:ascii="Courier New" w:hAnsi="Courier New"/>
      </w:rPr>
    </w:lvl>
    <w:lvl w:ilvl="2" w:tplc="50785FA2">
      <w:start w:val="1"/>
      <w:numFmt w:val="bullet"/>
      <w:lvlText w:val=""/>
      <w:lvlJc w:val="left"/>
      <w:pPr>
        <w:ind w:left="2160" w:hanging="360"/>
      </w:pPr>
      <w:rPr>
        <w:rFonts w:hint="default" w:ascii="Wingdings" w:hAnsi="Wingdings"/>
      </w:rPr>
    </w:lvl>
    <w:lvl w:ilvl="3" w:tplc="6924E530">
      <w:start w:val="1"/>
      <w:numFmt w:val="bullet"/>
      <w:lvlText w:val=""/>
      <w:lvlJc w:val="left"/>
      <w:pPr>
        <w:ind w:left="2880" w:hanging="360"/>
      </w:pPr>
      <w:rPr>
        <w:rFonts w:hint="default" w:ascii="Symbol" w:hAnsi="Symbol"/>
      </w:rPr>
    </w:lvl>
    <w:lvl w:ilvl="4" w:tplc="26CCB2D0">
      <w:start w:val="1"/>
      <w:numFmt w:val="bullet"/>
      <w:lvlText w:val="o"/>
      <w:lvlJc w:val="left"/>
      <w:pPr>
        <w:ind w:left="3600" w:hanging="360"/>
      </w:pPr>
      <w:rPr>
        <w:rFonts w:hint="default" w:ascii="Courier New" w:hAnsi="Courier New"/>
      </w:rPr>
    </w:lvl>
    <w:lvl w:ilvl="5" w:tplc="543613D8">
      <w:start w:val="1"/>
      <w:numFmt w:val="bullet"/>
      <w:lvlText w:val=""/>
      <w:lvlJc w:val="left"/>
      <w:pPr>
        <w:ind w:left="4320" w:hanging="360"/>
      </w:pPr>
      <w:rPr>
        <w:rFonts w:hint="default" w:ascii="Wingdings" w:hAnsi="Wingdings"/>
      </w:rPr>
    </w:lvl>
    <w:lvl w:ilvl="6" w:tplc="C134A218">
      <w:start w:val="1"/>
      <w:numFmt w:val="bullet"/>
      <w:lvlText w:val=""/>
      <w:lvlJc w:val="left"/>
      <w:pPr>
        <w:ind w:left="5040" w:hanging="360"/>
      </w:pPr>
      <w:rPr>
        <w:rFonts w:hint="default" w:ascii="Symbol" w:hAnsi="Symbol"/>
      </w:rPr>
    </w:lvl>
    <w:lvl w:ilvl="7" w:tplc="F33847D0">
      <w:start w:val="1"/>
      <w:numFmt w:val="bullet"/>
      <w:lvlText w:val="o"/>
      <w:lvlJc w:val="left"/>
      <w:pPr>
        <w:ind w:left="5760" w:hanging="360"/>
      </w:pPr>
      <w:rPr>
        <w:rFonts w:hint="default" w:ascii="Courier New" w:hAnsi="Courier New"/>
      </w:rPr>
    </w:lvl>
    <w:lvl w:ilvl="8" w:tplc="557277A0">
      <w:start w:val="1"/>
      <w:numFmt w:val="bullet"/>
      <w:lvlText w:val=""/>
      <w:lvlJc w:val="left"/>
      <w:pPr>
        <w:ind w:left="6480" w:hanging="360"/>
      </w:pPr>
      <w:rPr>
        <w:rFonts w:hint="default" w:ascii="Wingdings" w:hAnsi="Wingdings"/>
      </w:rPr>
    </w:lvl>
  </w:abstractNum>
  <w:abstractNum w:abstractNumId="28" w15:restartNumberingAfterBreak="0">
    <w:nsid w:val="72E8F84B"/>
    <w:multiLevelType w:val="hybridMultilevel"/>
    <w:tmpl w:val="FFFFFFFF"/>
    <w:lvl w:ilvl="0" w:tplc="92B49DE8">
      <w:start w:val="1"/>
      <w:numFmt w:val="bullet"/>
      <w:lvlText w:val="-"/>
      <w:lvlJc w:val="left"/>
      <w:pPr>
        <w:ind w:left="720" w:hanging="360"/>
      </w:pPr>
      <w:rPr>
        <w:rFonts w:hint="default" w:ascii="Aptos" w:hAnsi="Aptos"/>
      </w:rPr>
    </w:lvl>
    <w:lvl w:ilvl="1" w:tplc="46325D1C">
      <w:start w:val="1"/>
      <w:numFmt w:val="bullet"/>
      <w:lvlText w:val="o"/>
      <w:lvlJc w:val="left"/>
      <w:pPr>
        <w:ind w:left="1440" w:hanging="360"/>
      </w:pPr>
      <w:rPr>
        <w:rFonts w:hint="default" w:ascii="Courier New" w:hAnsi="Courier New"/>
      </w:rPr>
    </w:lvl>
    <w:lvl w:ilvl="2" w:tplc="5D8C4A24">
      <w:start w:val="1"/>
      <w:numFmt w:val="bullet"/>
      <w:lvlText w:val=""/>
      <w:lvlJc w:val="left"/>
      <w:pPr>
        <w:ind w:left="2160" w:hanging="360"/>
      </w:pPr>
      <w:rPr>
        <w:rFonts w:hint="default" w:ascii="Wingdings" w:hAnsi="Wingdings"/>
      </w:rPr>
    </w:lvl>
    <w:lvl w:ilvl="3" w:tplc="978A32AE">
      <w:start w:val="1"/>
      <w:numFmt w:val="bullet"/>
      <w:lvlText w:val=""/>
      <w:lvlJc w:val="left"/>
      <w:pPr>
        <w:ind w:left="2880" w:hanging="360"/>
      </w:pPr>
      <w:rPr>
        <w:rFonts w:hint="default" w:ascii="Symbol" w:hAnsi="Symbol"/>
      </w:rPr>
    </w:lvl>
    <w:lvl w:ilvl="4" w:tplc="C09CA0E4">
      <w:start w:val="1"/>
      <w:numFmt w:val="bullet"/>
      <w:lvlText w:val="o"/>
      <w:lvlJc w:val="left"/>
      <w:pPr>
        <w:ind w:left="3600" w:hanging="360"/>
      </w:pPr>
      <w:rPr>
        <w:rFonts w:hint="default" w:ascii="Courier New" w:hAnsi="Courier New"/>
      </w:rPr>
    </w:lvl>
    <w:lvl w:ilvl="5" w:tplc="DCD2DFAC">
      <w:start w:val="1"/>
      <w:numFmt w:val="bullet"/>
      <w:lvlText w:val=""/>
      <w:lvlJc w:val="left"/>
      <w:pPr>
        <w:ind w:left="4320" w:hanging="360"/>
      </w:pPr>
      <w:rPr>
        <w:rFonts w:hint="default" w:ascii="Wingdings" w:hAnsi="Wingdings"/>
      </w:rPr>
    </w:lvl>
    <w:lvl w:ilvl="6" w:tplc="446E9146">
      <w:start w:val="1"/>
      <w:numFmt w:val="bullet"/>
      <w:lvlText w:val=""/>
      <w:lvlJc w:val="left"/>
      <w:pPr>
        <w:ind w:left="5040" w:hanging="360"/>
      </w:pPr>
      <w:rPr>
        <w:rFonts w:hint="default" w:ascii="Symbol" w:hAnsi="Symbol"/>
      </w:rPr>
    </w:lvl>
    <w:lvl w:ilvl="7" w:tplc="93F4789C">
      <w:start w:val="1"/>
      <w:numFmt w:val="bullet"/>
      <w:lvlText w:val="o"/>
      <w:lvlJc w:val="left"/>
      <w:pPr>
        <w:ind w:left="5760" w:hanging="360"/>
      </w:pPr>
      <w:rPr>
        <w:rFonts w:hint="default" w:ascii="Courier New" w:hAnsi="Courier New"/>
      </w:rPr>
    </w:lvl>
    <w:lvl w:ilvl="8" w:tplc="7F823AA2">
      <w:start w:val="1"/>
      <w:numFmt w:val="bullet"/>
      <w:lvlText w:val=""/>
      <w:lvlJc w:val="left"/>
      <w:pPr>
        <w:ind w:left="6480" w:hanging="360"/>
      </w:pPr>
      <w:rPr>
        <w:rFonts w:hint="default" w:ascii="Wingdings" w:hAnsi="Wingdings"/>
      </w:rPr>
    </w:lvl>
  </w:abstractNum>
  <w:abstractNum w:abstractNumId="29" w15:restartNumberingAfterBreak="0">
    <w:nsid w:val="74CE1385"/>
    <w:multiLevelType w:val="hybridMultilevel"/>
    <w:tmpl w:val="AA668CF8"/>
    <w:lvl w:ilvl="0" w:tplc="96EAF616">
      <w:start w:val="1"/>
      <w:numFmt w:val="bullet"/>
      <w:lvlText w:val="-"/>
      <w:lvlJc w:val="left"/>
      <w:pPr>
        <w:ind w:left="720" w:hanging="360"/>
      </w:pPr>
      <w:rPr>
        <w:rFonts w:hint="default" w:ascii="Aptos" w:hAnsi="Aptos"/>
      </w:rPr>
    </w:lvl>
    <w:lvl w:ilvl="1" w:tplc="536E094A">
      <w:start w:val="1"/>
      <w:numFmt w:val="bullet"/>
      <w:lvlText w:val="o"/>
      <w:lvlJc w:val="left"/>
      <w:pPr>
        <w:ind w:left="1440" w:hanging="360"/>
      </w:pPr>
      <w:rPr>
        <w:rFonts w:hint="default" w:ascii="Courier New" w:hAnsi="Courier New"/>
      </w:rPr>
    </w:lvl>
    <w:lvl w:ilvl="2" w:tplc="C4906A44">
      <w:start w:val="1"/>
      <w:numFmt w:val="bullet"/>
      <w:lvlText w:val=""/>
      <w:lvlJc w:val="left"/>
      <w:pPr>
        <w:ind w:left="2160" w:hanging="360"/>
      </w:pPr>
      <w:rPr>
        <w:rFonts w:hint="default" w:ascii="Wingdings" w:hAnsi="Wingdings"/>
      </w:rPr>
    </w:lvl>
    <w:lvl w:ilvl="3" w:tplc="463E0CF8">
      <w:start w:val="1"/>
      <w:numFmt w:val="bullet"/>
      <w:lvlText w:val=""/>
      <w:lvlJc w:val="left"/>
      <w:pPr>
        <w:ind w:left="2880" w:hanging="360"/>
      </w:pPr>
      <w:rPr>
        <w:rFonts w:hint="default" w:ascii="Symbol" w:hAnsi="Symbol"/>
      </w:rPr>
    </w:lvl>
    <w:lvl w:ilvl="4" w:tplc="01568CB8">
      <w:start w:val="1"/>
      <w:numFmt w:val="bullet"/>
      <w:lvlText w:val="o"/>
      <w:lvlJc w:val="left"/>
      <w:pPr>
        <w:ind w:left="3600" w:hanging="360"/>
      </w:pPr>
      <w:rPr>
        <w:rFonts w:hint="default" w:ascii="Courier New" w:hAnsi="Courier New"/>
      </w:rPr>
    </w:lvl>
    <w:lvl w:ilvl="5" w:tplc="D8CC88C4">
      <w:start w:val="1"/>
      <w:numFmt w:val="bullet"/>
      <w:lvlText w:val=""/>
      <w:lvlJc w:val="left"/>
      <w:pPr>
        <w:ind w:left="4320" w:hanging="360"/>
      </w:pPr>
      <w:rPr>
        <w:rFonts w:hint="default" w:ascii="Wingdings" w:hAnsi="Wingdings"/>
      </w:rPr>
    </w:lvl>
    <w:lvl w:ilvl="6" w:tplc="47AE60BC">
      <w:start w:val="1"/>
      <w:numFmt w:val="bullet"/>
      <w:lvlText w:val=""/>
      <w:lvlJc w:val="left"/>
      <w:pPr>
        <w:ind w:left="5040" w:hanging="360"/>
      </w:pPr>
      <w:rPr>
        <w:rFonts w:hint="default" w:ascii="Symbol" w:hAnsi="Symbol"/>
      </w:rPr>
    </w:lvl>
    <w:lvl w:ilvl="7" w:tplc="88D62064">
      <w:start w:val="1"/>
      <w:numFmt w:val="bullet"/>
      <w:lvlText w:val="o"/>
      <w:lvlJc w:val="left"/>
      <w:pPr>
        <w:ind w:left="5760" w:hanging="360"/>
      </w:pPr>
      <w:rPr>
        <w:rFonts w:hint="default" w:ascii="Courier New" w:hAnsi="Courier New"/>
      </w:rPr>
    </w:lvl>
    <w:lvl w:ilvl="8" w:tplc="0C86CC8E">
      <w:start w:val="1"/>
      <w:numFmt w:val="bullet"/>
      <w:lvlText w:val=""/>
      <w:lvlJc w:val="left"/>
      <w:pPr>
        <w:ind w:left="6480" w:hanging="360"/>
      </w:pPr>
      <w:rPr>
        <w:rFonts w:hint="default" w:ascii="Wingdings" w:hAnsi="Wingdings"/>
      </w:rPr>
    </w:lvl>
  </w:abstractNum>
  <w:abstractNum w:abstractNumId="30" w15:restartNumberingAfterBreak="0">
    <w:nsid w:val="75C23616"/>
    <w:multiLevelType w:val="hybridMultilevel"/>
    <w:tmpl w:val="FFFFFFFF"/>
    <w:lvl w:ilvl="0" w:tplc="F088459C">
      <w:start w:val="1"/>
      <w:numFmt w:val="bullet"/>
      <w:lvlText w:val="-"/>
      <w:lvlJc w:val="left"/>
      <w:pPr>
        <w:ind w:left="720" w:hanging="360"/>
      </w:pPr>
      <w:rPr>
        <w:rFonts w:hint="default" w:ascii="Aptos" w:hAnsi="Aptos"/>
      </w:rPr>
    </w:lvl>
    <w:lvl w:ilvl="1" w:tplc="C8840C8E">
      <w:start w:val="1"/>
      <w:numFmt w:val="bullet"/>
      <w:lvlText w:val="o"/>
      <w:lvlJc w:val="left"/>
      <w:pPr>
        <w:ind w:left="1440" w:hanging="360"/>
      </w:pPr>
      <w:rPr>
        <w:rFonts w:hint="default" w:ascii="Courier New" w:hAnsi="Courier New"/>
      </w:rPr>
    </w:lvl>
    <w:lvl w:ilvl="2" w:tplc="1F8CB5C2">
      <w:start w:val="1"/>
      <w:numFmt w:val="bullet"/>
      <w:lvlText w:val=""/>
      <w:lvlJc w:val="left"/>
      <w:pPr>
        <w:ind w:left="2160" w:hanging="360"/>
      </w:pPr>
      <w:rPr>
        <w:rFonts w:hint="default" w:ascii="Wingdings" w:hAnsi="Wingdings"/>
      </w:rPr>
    </w:lvl>
    <w:lvl w:ilvl="3" w:tplc="6BF87446">
      <w:start w:val="1"/>
      <w:numFmt w:val="bullet"/>
      <w:lvlText w:val=""/>
      <w:lvlJc w:val="left"/>
      <w:pPr>
        <w:ind w:left="2880" w:hanging="360"/>
      </w:pPr>
      <w:rPr>
        <w:rFonts w:hint="default" w:ascii="Symbol" w:hAnsi="Symbol"/>
      </w:rPr>
    </w:lvl>
    <w:lvl w:ilvl="4" w:tplc="23003074">
      <w:start w:val="1"/>
      <w:numFmt w:val="bullet"/>
      <w:lvlText w:val="o"/>
      <w:lvlJc w:val="left"/>
      <w:pPr>
        <w:ind w:left="3600" w:hanging="360"/>
      </w:pPr>
      <w:rPr>
        <w:rFonts w:hint="default" w:ascii="Courier New" w:hAnsi="Courier New"/>
      </w:rPr>
    </w:lvl>
    <w:lvl w:ilvl="5" w:tplc="2D4AFA46">
      <w:start w:val="1"/>
      <w:numFmt w:val="bullet"/>
      <w:lvlText w:val=""/>
      <w:lvlJc w:val="left"/>
      <w:pPr>
        <w:ind w:left="4320" w:hanging="360"/>
      </w:pPr>
      <w:rPr>
        <w:rFonts w:hint="default" w:ascii="Wingdings" w:hAnsi="Wingdings"/>
      </w:rPr>
    </w:lvl>
    <w:lvl w:ilvl="6" w:tplc="E904E694">
      <w:start w:val="1"/>
      <w:numFmt w:val="bullet"/>
      <w:lvlText w:val=""/>
      <w:lvlJc w:val="left"/>
      <w:pPr>
        <w:ind w:left="5040" w:hanging="360"/>
      </w:pPr>
      <w:rPr>
        <w:rFonts w:hint="default" w:ascii="Symbol" w:hAnsi="Symbol"/>
      </w:rPr>
    </w:lvl>
    <w:lvl w:ilvl="7" w:tplc="4FBEB67C">
      <w:start w:val="1"/>
      <w:numFmt w:val="bullet"/>
      <w:lvlText w:val="o"/>
      <w:lvlJc w:val="left"/>
      <w:pPr>
        <w:ind w:left="5760" w:hanging="360"/>
      </w:pPr>
      <w:rPr>
        <w:rFonts w:hint="default" w:ascii="Courier New" w:hAnsi="Courier New"/>
      </w:rPr>
    </w:lvl>
    <w:lvl w:ilvl="8" w:tplc="41CEF0EA">
      <w:start w:val="1"/>
      <w:numFmt w:val="bullet"/>
      <w:lvlText w:val=""/>
      <w:lvlJc w:val="left"/>
      <w:pPr>
        <w:ind w:left="6480" w:hanging="360"/>
      </w:pPr>
      <w:rPr>
        <w:rFonts w:hint="default" w:ascii="Wingdings" w:hAnsi="Wingdings"/>
      </w:rPr>
    </w:lvl>
  </w:abstractNum>
  <w:abstractNum w:abstractNumId="31" w15:restartNumberingAfterBreak="0">
    <w:nsid w:val="7BB051F7"/>
    <w:multiLevelType w:val="hybridMultilevel"/>
    <w:tmpl w:val="FFFFFFFF"/>
    <w:lvl w:ilvl="0" w:tplc="A14A18F0">
      <w:start w:val="1"/>
      <w:numFmt w:val="bullet"/>
      <w:lvlText w:val=""/>
      <w:lvlJc w:val="left"/>
      <w:pPr>
        <w:ind w:left="720" w:hanging="360"/>
      </w:pPr>
      <w:rPr>
        <w:rFonts w:hint="default" w:ascii="Symbol" w:hAnsi="Symbol"/>
      </w:rPr>
    </w:lvl>
    <w:lvl w:ilvl="1" w:tplc="08EA5798">
      <w:start w:val="1"/>
      <w:numFmt w:val="bullet"/>
      <w:lvlText w:val="o"/>
      <w:lvlJc w:val="left"/>
      <w:pPr>
        <w:ind w:left="1440" w:hanging="360"/>
      </w:pPr>
      <w:rPr>
        <w:rFonts w:hint="default" w:ascii="Courier New" w:hAnsi="Courier New"/>
      </w:rPr>
    </w:lvl>
    <w:lvl w:ilvl="2" w:tplc="DE643C74">
      <w:start w:val="1"/>
      <w:numFmt w:val="bullet"/>
      <w:lvlText w:val=""/>
      <w:lvlJc w:val="left"/>
      <w:pPr>
        <w:ind w:left="2160" w:hanging="360"/>
      </w:pPr>
      <w:rPr>
        <w:rFonts w:hint="default" w:ascii="Wingdings" w:hAnsi="Wingdings"/>
      </w:rPr>
    </w:lvl>
    <w:lvl w:ilvl="3" w:tplc="83C0E81E">
      <w:start w:val="1"/>
      <w:numFmt w:val="bullet"/>
      <w:lvlText w:val=""/>
      <w:lvlJc w:val="left"/>
      <w:pPr>
        <w:ind w:left="2880" w:hanging="360"/>
      </w:pPr>
      <w:rPr>
        <w:rFonts w:hint="default" w:ascii="Symbol" w:hAnsi="Symbol"/>
      </w:rPr>
    </w:lvl>
    <w:lvl w:ilvl="4" w:tplc="83AE15A6">
      <w:start w:val="1"/>
      <w:numFmt w:val="bullet"/>
      <w:lvlText w:val="o"/>
      <w:lvlJc w:val="left"/>
      <w:pPr>
        <w:ind w:left="3600" w:hanging="360"/>
      </w:pPr>
      <w:rPr>
        <w:rFonts w:hint="default" w:ascii="Courier New" w:hAnsi="Courier New"/>
      </w:rPr>
    </w:lvl>
    <w:lvl w:ilvl="5" w:tplc="EF68FD78">
      <w:start w:val="1"/>
      <w:numFmt w:val="bullet"/>
      <w:lvlText w:val=""/>
      <w:lvlJc w:val="left"/>
      <w:pPr>
        <w:ind w:left="4320" w:hanging="360"/>
      </w:pPr>
      <w:rPr>
        <w:rFonts w:hint="default" w:ascii="Wingdings" w:hAnsi="Wingdings"/>
      </w:rPr>
    </w:lvl>
    <w:lvl w:ilvl="6" w:tplc="880E2C62">
      <w:start w:val="1"/>
      <w:numFmt w:val="bullet"/>
      <w:lvlText w:val=""/>
      <w:lvlJc w:val="left"/>
      <w:pPr>
        <w:ind w:left="5040" w:hanging="360"/>
      </w:pPr>
      <w:rPr>
        <w:rFonts w:hint="default" w:ascii="Symbol" w:hAnsi="Symbol"/>
      </w:rPr>
    </w:lvl>
    <w:lvl w:ilvl="7" w:tplc="2DFC6524">
      <w:start w:val="1"/>
      <w:numFmt w:val="bullet"/>
      <w:lvlText w:val="o"/>
      <w:lvlJc w:val="left"/>
      <w:pPr>
        <w:ind w:left="5760" w:hanging="360"/>
      </w:pPr>
      <w:rPr>
        <w:rFonts w:hint="default" w:ascii="Courier New" w:hAnsi="Courier New"/>
      </w:rPr>
    </w:lvl>
    <w:lvl w:ilvl="8" w:tplc="A882FAE8">
      <w:start w:val="1"/>
      <w:numFmt w:val="bullet"/>
      <w:lvlText w:val=""/>
      <w:lvlJc w:val="left"/>
      <w:pPr>
        <w:ind w:left="6480" w:hanging="360"/>
      </w:pPr>
      <w:rPr>
        <w:rFonts w:hint="default" w:ascii="Wingdings" w:hAnsi="Wingdings"/>
      </w:rPr>
    </w:lvl>
  </w:abstractNum>
  <w:num w:numId="1" w16cid:durableId="299924760">
    <w:abstractNumId w:val="25"/>
  </w:num>
  <w:num w:numId="2" w16cid:durableId="831028632">
    <w:abstractNumId w:val="29"/>
  </w:num>
  <w:num w:numId="3" w16cid:durableId="2025593462">
    <w:abstractNumId w:val="4"/>
  </w:num>
  <w:num w:numId="4" w16cid:durableId="54083919">
    <w:abstractNumId w:val="27"/>
  </w:num>
  <w:num w:numId="5" w16cid:durableId="714161442">
    <w:abstractNumId w:val="7"/>
  </w:num>
  <w:num w:numId="6" w16cid:durableId="1859808890">
    <w:abstractNumId w:val="13"/>
  </w:num>
  <w:num w:numId="7" w16cid:durableId="147289602">
    <w:abstractNumId w:val="8"/>
  </w:num>
  <w:num w:numId="8" w16cid:durableId="858857346">
    <w:abstractNumId w:val="17"/>
  </w:num>
  <w:num w:numId="9" w16cid:durableId="916135936">
    <w:abstractNumId w:val="22"/>
  </w:num>
  <w:num w:numId="10" w16cid:durableId="505022481">
    <w:abstractNumId w:val="12"/>
  </w:num>
  <w:num w:numId="11" w16cid:durableId="563877529">
    <w:abstractNumId w:val="0"/>
  </w:num>
  <w:num w:numId="12" w16cid:durableId="390882238">
    <w:abstractNumId w:val="23"/>
  </w:num>
  <w:num w:numId="13" w16cid:durableId="1607347585">
    <w:abstractNumId w:val="21"/>
  </w:num>
  <w:num w:numId="14" w16cid:durableId="1098478222">
    <w:abstractNumId w:val="11"/>
  </w:num>
  <w:num w:numId="15" w16cid:durableId="1307320466">
    <w:abstractNumId w:val="9"/>
  </w:num>
  <w:num w:numId="16" w16cid:durableId="376710030">
    <w:abstractNumId w:val="5"/>
  </w:num>
  <w:num w:numId="17" w16cid:durableId="1693191307">
    <w:abstractNumId w:val="6"/>
  </w:num>
  <w:num w:numId="18" w16cid:durableId="1665426059">
    <w:abstractNumId w:val="1"/>
  </w:num>
  <w:num w:numId="19" w16cid:durableId="1707218242">
    <w:abstractNumId w:val="28"/>
  </w:num>
  <w:num w:numId="20" w16cid:durableId="1411585625">
    <w:abstractNumId w:val="16"/>
  </w:num>
  <w:num w:numId="21" w16cid:durableId="1346788922">
    <w:abstractNumId w:val="18"/>
  </w:num>
  <w:num w:numId="22" w16cid:durableId="75397881">
    <w:abstractNumId w:val="24"/>
  </w:num>
  <w:num w:numId="23" w16cid:durableId="566494219">
    <w:abstractNumId w:val="19"/>
  </w:num>
  <w:num w:numId="24" w16cid:durableId="1681078028">
    <w:abstractNumId w:val="3"/>
  </w:num>
  <w:num w:numId="25" w16cid:durableId="365716996">
    <w:abstractNumId w:val="26"/>
  </w:num>
  <w:num w:numId="26" w16cid:durableId="276177806">
    <w:abstractNumId w:val="15"/>
  </w:num>
  <w:num w:numId="27" w16cid:durableId="1853564007">
    <w:abstractNumId w:val="20"/>
  </w:num>
  <w:num w:numId="28" w16cid:durableId="443961162">
    <w:abstractNumId w:val="30"/>
  </w:num>
  <w:num w:numId="29" w16cid:durableId="1169099752">
    <w:abstractNumId w:val="31"/>
  </w:num>
  <w:num w:numId="30" w16cid:durableId="997225270">
    <w:abstractNumId w:val="14"/>
  </w:num>
  <w:num w:numId="31" w16cid:durableId="342443341">
    <w:abstractNumId w:val="2"/>
  </w:num>
  <w:num w:numId="32" w16cid:durableId="827868075">
    <w:abstractNumId w:val="10"/>
  </w:num>
</w:numbering>
</file>

<file path=word/people.xml><?xml version="1.0" encoding="utf-8"?>
<w15:people xmlns:mc="http://schemas.openxmlformats.org/markup-compatibility/2006" xmlns:w15="http://schemas.microsoft.com/office/word/2012/wordml" mc:Ignorable="w15">
  <w15:person w15:author="Wout van Voornveld">
    <w15:presenceInfo w15:providerId="Windows Live" w15:userId="413ed54ee4e2a25f"/>
  </w15:person>
  <w15:person w15:author="Staltner Thomas">
    <w15:presenceInfo w15:providerId="AD" w15:userId="S::p43119@fhooe.at::04b13c5e-024f-4ec6-a388-4fbf5f10d461"/>
  </w15:person>
  <w15:person w15:author="Luís Manuel Rodrigues">
    <w15:presenceInfo w15:providerId="AD" w15:userId="S::luis.m.rodrigues@office365.inesctec.pt::c82688a8-9788-4d33-8cbb-fceda5dd73ae"/>
  </w15:person>
  <w15:person w15:author="witold.krasny">
    <w15:presenceInfo w15:providerId="AD" w15:userId="S::witold.krasny_digital4grids.com#ext#@fhooe.onmicrosoft.com::2eb5d53e-37a2-4ebc-990c-c207a46e5100"/>
  </w15:person>
  <w15:person w15:author="Simone Cognolato">
    <w15:presenceInfo w15:providerId="AD" w15:userId="S::simone.cognolato@backbone.one::49839fcc-effe-442c-ab40-7c9f21e38238"/>
  </w15:person>
  <w15:person w15:author="José Villar">
    <w15:presenceInfo w15:providerId="AD" w15:userId="S::jose.villar@office365.inesctec.pt::20df4204-f07f-4e34-ac0d-249d054d175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D8A8F1B"/>
    <w:rsid w:val="000001CC"/>
    <w:rsid w:val="0000293B"/>
    <w:rsid w:val="00002CA7"/>
    <w:rsid w:val="00002CCF"/>
    <w:rsid w:val="0000355E"/>
    <w:rsid w:val="00004796"/>
    <w:rsid w:val="00004830"/>
    <w:rsid w:val="00004FA9"/>
    <w:rsid w:val="000051A3"/>
    <w:rsid w:val="000053ED"/>
    <w:rsid w:val="00005BBB"/>
    <w:rsid w:val="00005D1F"/>
    <w:rsid w:val="00005E00"/>
    <w:rsid w:val="0000616B"/>
    <w:rsid w:val="000061AB"/>
    <w:rsid w:val="0000673B"/>
    <w:rsid w:val="000068F6"/>
    <w:rsid w:val="00006C1D"/>
    <w:rsid w:val="000073ED"/>
    <w:rsid w:val="00007426"/>
    <w:rsid w:val="000078C1"/>
    <w:rsid w:val="00007F56"/>
    <w:rsid w:val="00007FD0"/>
    <w:rsid w:val="00010AE3"/>
    <w:rsid w:val="00011716"/>
    <w:rsid w:val="00011B86"/>
    <w:rsid w:val="000120B4"/>
    <w:rsid w:val="000122A3"/>
    <w:rsid w:val="000128DD"/>
    <w:rsid w:val="000136A0"/>
    <w:rsid w:val="0001449E"/>
    <w:rsid w:val="00014608"/>
    <w:rsid w:val="0001481E"/>
    <w:rsid w:val="00015B83"/>
    <w:rsid w:val="00015F75"/>
    <w:rsid w:val="0001666E"/>
    <w:rsid w:val="00016ED9"/>
    <w:rsid w:val="000179D5"/>
    <w:rsid w:val="00017CFD"/>
    <w:rsid w:val="0002192A"/>
    <w:rsid w:val="00022031"/>
    <w:rsid w:val="0002262A"/>
    <w:rsid w:val="00022953"/>
    <w:rsid w:val="00023419"/>
    <w:rsid w:val="00023BBB"/>
    <w:rsid w:val="000258F7"/>
    <w:rsid w:val="000261A0"/>
    <w:rsid w:val="00026570"/>
    <w:rsid w:val="00026B87"/>
    <w:rsid w:val="00026BB4"/>
    <w:rsid w:val="000278DE"/>
    <w:rsid w:val="0002E808"/>
    <w:rsid w:val="0003041A"/>
    <w:rsid w:val="00030C4D"/>
    <w:rsid w:val="000320F8"/>
    <w:rsid w:val="00032928"/>
    <w:rsid w:val="0003411E"/>
    <w:rsid w:val="00034567"/>
    <w:rsid w:val="00034B3E"/>
    <w:rsid w:val="00034E34"/>
    <w:rsid w:val="00035675"/>
    <w:rsid w:val="000356AA"/>
    <w:rsid w:val="00035FE4"/>
    <w:rsid w:val="0003622F"/>
    <w:rsid w:val="00036800"/>
    <w:rsid w:val="00036ACF"/>
    <w:rsid w:val="00036C4F"/>
    <w:rsid w:val="00036D43"/>
    <w:rsid w:val="000374D2"/>
    <w:rsid w:val="00040FC0"/>
    <w:rsid w:val="0004164C"/>
    <w:rsid w:val="0004178D"/>
    <w:rsid w:val="00042224"/>
    <w:rsid w:val="0004222D"/>
    <w:rsid w:val="00042A2D"/>
    <w:rsid w:val="00043563"/>
    <w:rsid w:val="00043E2A"/>
    <w:rsid w:val="00043EAD"/>
    <w:rsid w:val="00044170"/>
    <w:rsid w:val="00044EEF"/>
    <w:rsid w:val="00044F4A"/>
    <w:rsid w:val="000457AE"/>
    <w:rsid w:val="000459A5"/>
    <w:rsid w:val="00045B37"/>
    <w:rsid w:val="00046585"/>
    <w:rsid w:val="00050036"/>
    <w:rsid w:val="00050229"/>
    <w:rsid w:val="00050651"/>
    <w:rsid w:val="0005086B"/>
    <w:rsid w:val="000517A1"/>
    <w:rsid w:val="00051AA6"/>
    <w:rsid w:val="00052348"/>
    <w:rsid w:val="0005277A"/>
    <w:rsid w:val="00052CAC"/>
    <w:rsid w:val="0005337B"/>
    <w:rsid w:val="00053862"/>
    <w:rsid w:val="00053EB1"/>
    <w:rsid w:val="00054397"/>
    <w:rsid w:val="00054E5A"/>
    <w:rsid w:val="0005538E"/>
    <w:rsid w:val="0005577D"/>
    <w:rsid w:val="00055A64"/>
    <w:rsid w:val="00056108"/>
    <w:rsid w:val="00056433"/>
    <w:rsid w:val="00056E98"/>
    <w:rsid w:val="00056EA0"/>
    <w:rsid w:val="000574A0"/>
    <w:rsid w:val="000575D1"/>
    <w:rsid w:val="00057EE3"/>
    <w:rsid w:val="00060F6A"/>
    <w:rsid w:val="000618E0"/>
    <w:rsid w:val="00061A4F"/>
    <w:rsid w:val="00061A8E"/>
    <w:rsid w:val="00061A93"/>
    <w:rsid w:val="00061C89"/>
    <w:rsid w:val="00061FFB"/>
    <w:rsid w:val="000628C2"/>
    <w:rsid w:val="000631A9"/>
    <w:rsid w:val="00063C19"/>
    <w:rsid w:val="00063FBD"/>
    <w:rsid w:val="0006486C"/>
    <w:rsid w:val="0006523F"/>
    <w:rsid w:val="00065701"/>
    <w:rsid w:val="00065B76"/>
    <w:rsid w:val="00065D83"/>
    <w:rsid w:val="000660BF"/>
    <w:rsid w:val="00066CE5"/>
    <w:rsid w:val="0006704F"/>
    <w:rsid w:val="00067110"/>
    <w:rsid w:val="00067420"/>
    <w:rsid w:val="000677AB"/>
    <w:rsid w:val="000709CE"/>
    <w:rsid w:val="0007177D"/>
    <w:rsid w:val="00071EC2"/>
    <w:rsid w:val="0007208E"/>
    <w:rsid w:val="0007217F"/>
    <w:rsid w:val="000727E5"/>
    <w:rsid w:val="000729C1"/>
    <w:rsid w:val="00073583"/>
    <w:rsid w:val="000735B9"/>
    <w:rsid w:val="000736FE"/>
    <w:rsid w:val="00073905"/>
    <w:rsid w:val="000748E9"/>
    <w:rsid w:val="00074913"/>
    <w:rsid w:val="00075247"/>
    <w:rsid w:val="0007585D"/>
    <w:rsid w:val="00076E3F"/>
    <w:rsid w:val="000776BB"/>
    <w:rsid w:val="00077B9F"/>
    <w:rsid w:val="0007D634"/>
    <w:rsid w:val="00080182"/>
    <w:rsid w:val="00080564"/>
    <w:rsid w:val="00080C29"/>
    <w:rsid w:val="00082225"/>
    <w:rsid w:val="00082584"/>
    <w:rsid w:val="00082F7F"/>
    <w:rsid w:val="00082F93"/>
    <w:rsid w:val="00083EF9"/>
    <w:rsid w:val="0008414B"/>
    <w:rsid w:val="0008479F"/>
    <w:rsid w:val="00085765"/>
    <w:rsid w:val="00085C11"/>
    <w:rsid w:val="00085E0D"/>
    <w:rsid w:val="0008690A"/>
    <w:rsid w:val="0008721F"/>
    <w:rsid w:val="0009007B"/>
    <w:rsid w:val="00090501"/>
    <w:rsid w:val="0009081F"/>
    <w:rsid w:val="00090F5E"/>
    <w:rsid w:val="000911B4"/>
    <w:rsid w:val="00092324"/>
    <w:rsid w:val="00092D80"/>
    <w:rsid w:val="00093477"/>
    <w:rsid w:val="00093660"/>
    <w:rsid w:val="00093B67"/>
    <w:rsid w:val="00093FDE"/>
    <w:rsid w:val="000947B3"/>
    <w:rsid w:val="00094969"/>
    <w:rsid w:val="000950E8"/>
    <w:rsid w:val="0009520A"/>
    <w:rsid w:val="00095556"/>
    <w:rsid w:val="00096026"/>
    <w:rsid w:val="000964D6"/>
    <w:rsid w:val="00096D24"/>
    <w:rsid w:val="000974DE"/>
    <w:rsid w:val="000974FA"/>
    <w:rsid w:val="00097666"/>
    <w:rsid w:val="00097917"/>
    <w:rsid w:val="00097A01"/>
    <w:rsid w:val="00097C09"/>
    <w:rsid w:val="00097E70"/>
    <w:rsid w:val="000A0250"/>
    <w:rsid w:val="000A05F0"/>
    <w:rsid w:val="000A0829"/>
    <w:rsid w:val="000A0867"/>
    <w:rsid w:val="000A0E94"/>
    <w:rsid w:val="000A13D3"/>
    <w:rsid w:val="000A1A8A"/>
    <w:rsid w:val="000A1B73"/>
    <w:rsid w:val="000A24A4"/>
    <w:rsid w:val="000A3766"/>
    <w:rsid w:val="000A4470"/>
    <w:rsid w:val="000A453C"/>
    <w:rsid w:val="000A486D"/>
    <w:rsid w:val="000A49EA"/>
    <w:rsid w:val="000A6D05"/>
    <w:rsid w:val="000A6F14"/>
    <w:rsid w:val="000A721E"/>
    <w:rsid w:val="000B1877"/>
    <w:rsid w:val="000B1D88"/>
    <w:rsid w:val="000B22E9"/>
    <w:rsid w:val="000B395F"/>
    <w:rsid w:val="000B3BEA"/>
    <w:rsid w:val="000B511A"/>
    <w:rsid w:val="000B55BC"/>
    <w:rsid w:val="000B5874"/>
    <w:rsid w:val="000B5CF7"/>
    <w:rsid w:val="000B647D"/>
    <w:rsid w:val="000B71AA"/>
    <w:rsid w:val="000B7DA9"/>
    <w:rsid w:val="000C09E6"/>
    <w:rsid w:val="000C134B"/>
    <w:rsid w:val="000C1536"/>
    <w:rsid w:val="000C1867"/>
    <w:rsid w:val="000C2C80"/>
    <w:rsid w:val="000C2DA8"/>
    <w:rsid w:val="000C32D4"/>
    <w:rsid w:val="000C3363"/>
    <w:rsid w:val="000C37C4"/>
    <w:rsid w:val="000C38DA"/>
    <w:rsid w:val="000C3E9A"/>
    <w:rsid w:val="000C50FB"/>
    <w:rsid w:val="000C5569"/>
    <w:rsid w:val="000C55A0"/>
    <w:rsid w:val="000C5EA4"/>
    <w:rsid w:val="000C60AB"/>
    <w:rsid w:val="000C6A57"/>
    <w:rsid w:val="000C75DC"/>
    <w:rsid w:val="000C7601"/>
    <w:rsid w:val="000C7897"/>
    <w:rsid w:val="000D134D"/>
    <w:rsid w:val="000D156B"/>
    <w:rsid w:val="000D1FE9"/>
    <w:rsid w:val="000D2225"/>
    <w:rsid w:val="000D296C"/>
    <w:rsid w:val="000D2ACC"/>
    <w:rsid w:val="000D2D19"/>
    <w:rsid w:val="000D381C"/>
    <w:rsid w:val="000D3F49"/>
    <w:rsid w:val="000D3F53"/>
    <w:rsid w:val="000D458C"/>
    <w:rsid w:val="000D51C2"/>
    <w:rsid w:val="000D538A"/>
    <w:rsid w:val="000D75D9"/>
    <w:rsid w:val="000E038B"/>
    <w:rsid w:val="000E06DF"/>
    <w:rsid w:val="000E0D23"/>
    <w:rsid w:val="000E199E"/>
    <w:rsid w:val="000E1EC6"/>
    <w:rsid w:val="000E200A"/>
    <w:rsid w:val="000E267A"/>
    <w:rsid w:val="000E3253"/>
    <w:rsid w:val="000E3505"/>
    <w:rsid w:val="000E36B0"/>
    <w:rsid w:val="000E36C3"/>
    <w:rsid w:val="000E3CC5"/>
    <w:rsid w:val="000E3E2E"/>
    <w:rsid w:val="000E41D2"/>
    <w:rsid w:val="000E4319"/>
    <w:rsid w:val="000E49F6"/>
    <w:rsid w:val="000E4A76"/>
    <w:rsid w:val="000E4C4D"/>
    <w:rsid w:val="000E5552"/>
    <w:rsid w:val="000E55FD"/>
    <w:rsid w:val="000E5AB0"/>
    <w:rsid w:val="000E5BC2"/>
    <w:rsid w:val="000E6FAF"/>
    <w:rsid w:val="000E786B"/>
    <w:rsid w:val="000E7DDA"/>
    <w:rsid w:val="000F0B3E"/>
    <w:rsid w:val="000F0CF9"/>
    <w:rsid w:val="000F0EC4"/>
    <w:rsid w:val="000F17A1"/>
    <w:rsid w:val="000F2852"/>
    <w:rsid w:val="000F3262"/>
    <w:rsid w:val="000F3562"/>
    <w:rsid w:val="000F5079"/>
    <w:rsid w:val="000F59D4"/>
    <w:rsid w:val="000F5E9D"/>
    <w:rsid w:val="000F7CCE"/>
    <w:rsid w:val="00100929"/>
    <w:rsid w:val="00101185"/>
    <w:rsid w:val="00101CA7"/>
    <w:rsid w:val="001020E3"/>
    <w:rsid w:val="00102A49"/>
    <w:rsid w:val="001031B3"/>
    <w:rsid w:val="00103B88"/>
    <w:rsid w:val="00103D34"/>
    <w:rsid w:val="001045BA"/>
    <w:rsid w:val="001052A7"/>
    <w:rsid w:val="00105CD2"/>
    <w:rsid w:val="00106B3C"/>
    <w:rsid w:val="00106FD6"/>
    <w:rsid w:val="00107580"/>
    <w:rsid w:val="00107968"/>
    <w:rsid w:val="0011041E"/>
    <w:rsid w:val="00110676"/>
    <w:rsid w:val="001107D2"/>
    <w:rsid w:val="0011086A"/>
    <w:rsid w:val="001110EF"/>
    <w:rsid w:val="0011155F"/>
    <w:rsid w:val="00112123"/>
    <w:rsid w:val="0011238D"/>
    <w:rsid w:val="00112610"/>
    <w:rsid w:val="001126BA"/>
    <w:rsid w:val="001128A7"/>
    <w:rsid w:val="001136D8"/>
    <w:rsid w:val="00113D49"/>
    <w:rsid w:val="00113EA3"/>
    <w:rsid w:val="00114B8A"/>
    <w:rsid w:val="0011573B"/>
    <w:rsid w:val="0011604D"/>
    <w:rsid w:val="001167AD"/>
    <w:rsid w:val="001168D0"/>
    <w:rsid w:val="001169D5"/>
    <w:rsid w:val="00120629"/>
    <w:rsid w:val="0012207D"/>
    <w:rsid w:val="001221B7"/>
    <w:rsid w:val="0012296E"/>
    <w:rsid w:val="00122E5B"/>
    <w:rsid w:val="00123069"/>
    <w:rsid w:val="0012308D"/>
    <w:rsid w:val="00123A53"/>
    <w:rsid w:val="00123BB2"/>
    <w:rsid w:val="00124DA1"/>
    <w:rsid w:val="001251A8"/>
    <w:rsid w:val="00125446"/>
    <w:rsid w:val="0012589F"/>
    <w:rsid w:val="0012624A"/>
    <w:rsid w:val="00126310"/>
    <w:rsid w:val="00127EB7"/>
    <w:rsid w:val="001307D2"/>
    <w:rsid w:val="00130AF5"/>
    <w:rsid w:val="00130C14"/>
    <w:rsid w:val="00130D34"/>
    <w:rsid w:val="001312B6"/>
    <w:rsid w:val="0013211C"/>
    <w:rsid w:val="0013286F"/>
    <w:rsid w:val="00132B74"/>
    <w:rsid w:val="00134AA0"/>
    <w:rsid w:val="001352AE"/>
    <w:rsid w:val="00136467"/>
    <w:rsid w:val="001368C3"/>
    <w:rsid w:val="00136A9D"/>
    <w:rsid w:val="00136B34"/>
    <w:rsid w:val="001375DF"/>
    <w:rsid w:val="00140313"/>
    <w:rsid w:val="00140F6C"/>
    <w:rsid w:val="00141051"/>
    <w:rsid w:val="00141217"/>
    <w:rsid w:val="00141B8A"/>
    <w:rsid w:val="00141D5C"/>
    <w:rsid w:val="00142050"/>
    <w:rsid w:val="001426C9"/>
    <w:rsid w:val="001429D4"/>
    <w:rsid w:val="001429DE"/>
    <w:rsid w:val="0014333C"/>
    <w:rsid w:val="001440F9"/>
    <w:rsid w:val="00145308"/>
    <w:rsid w:val="00145317"/>
    <w:rsid w:val="0014597C"/>
    <w:rsid w:val="00145DE8"/>
    <w:rsid w:val="00146CCB"/>
    <w:rsid w:val="001472DF"/>
    <w:rsid w:val="001473CD"/>
    <w:rsid w:val="00147506"/>
    <w:rsid w:val="0014770E"/>
    <w:rsid w:val="00147E5F"/>
    <w:rsid w:val="001500EA"/>
    <w:rsid w:val="00150D21"/>
    <w:rsid w:val="001513AD"/>
    <w:rsid w:val="0015149F"/>
    <w:rsid w:val="00153BF0"/>
    <w:rsid w:val="00153CA2"/>
    <w:rsid w:val="00153DE4"/>
    <w:rsid w:val="001540CC"/>
    <w:rsid w:val="001543AA"/>
    <w:rsid w:val="0015453D"/>
    <w:rsid w:val="00154C7C"/>
    <w:rsid w:val="00155225"/>
    <w:rsid w:val="00155785"/>
    <w:rsid w:val="001561F5"/>
    <w:rsid w:val="001569C5"/>
    <w:rsid w:val="00156DB0"/>
    <w:rsid w:val="00156E1D"/>
    <w:rsid w:val="001570B7"/>
    <w:rsid w:val="00160252"/>
    <w:rsid w:val="0016095E"/>
    <w:rsid w:val="0016222A"/>
    <w:rsid w:val="0016277E"/>
    <w:rsid w:val="00162E4C"/>
    <w:rsid w:val="00162F68"/>
    <w:rsid w:val="00163589"/>
    <w:rsid w:val="001636F8"/>
    <w:rsid w:val="001639B1"/>
    <w:rsid w:val="00163C73"/>
    <w:rsid w:val="001641AD"/>
    <w:rsid w:val="00164691"/>
    <w:rsid w:val="00164C9D"/>
    <w:rsid w:val="00165636"/>
    <w:rsid w:val="00165927"/>
    <w:rsid w:val="00165F1E"/>
    <w:rsid w:val="00166B71"/>
    <w:rsid w:val="00167298"/>
    <w:rsid w:val="00167F2B"/>
    <w:rsid w:val="00167FB1"/>
    <w:rsid w:val="00167FBA"/>
    <w:rsid w:val="00170094"/>
    <w:rsid w:val="0017078C"/>
    <w:rsid w:val="0017088B"/>
    <w:rsid w:val="001710A3"/>
    <w:rsid w:val="00171E92"/>
    <w:rsid w:val="00172546"/>
    <w:rsid w:val="00172B25"/>
    <w:rsid w:val="00172B7D"/>
    <w:rsid w:val="00173081"/>
    <w:rsid w:val="00173681"/>
    <w:rsid w:val="0017419C"/>
    <w:rsid w:val="00174ABF"/>
    <w:rsid w:val="00176BDE"/>
    <w:rsid w:val="001777C5"/>
    <w:rsid w:val="00177A7B"/>
    <w:rsid w:val="00180FE9"/>
    <w:rsid w:val="001823A4"/>
    <w:rsid w:val="00182A80"/>
    <w:rsid w:val="00182B17"/>
    <w:rsid w:val="00182DBC"/>
    <w:rsid w:val="00183221"/>
    <w:rsid w:val="00183242"/>
    <w:rsid w:val="00184765"/>
    <w:rsid w:val="001850C5"/>
    <w:rsid w:val="00185349"/>
    <w:rsid w:val="00185DD4"/>
    <w:rsid w:val="001866D5"/>
    <w:rsid w:val="001874B7"/>
    <w:rsid w:val="00187CC4"/>
    <w:rsid w:val="00190B8C"/>
    <w:rsid w:val="00190CC3"/>
    <w:rsid w:val="001911EB"/>
    <w:rsid w:val="00191579"/>
    <w:rsid w:val="00191D62"/>
    <w:rsid w:val="00193BD6"/>
    <w:rsid w:val="00194572"/>
    <w:rsid w:val="00194639"/>
    <w:rsid w:val="0019469A"/>
    <w:rsid w:val="00195489"/>
    <w:rsid w:val="001961FD"/>
    <w:rsid w:val="00196761"/>
    <w:rsid w:val="00196DD1"/>
    <w:rsid w:val="00197089"/>
    <w:rsid w:val="001978B9"/>
    <w:rsid w:val="00197A6E"/>
    <w:rsid w:val="001A0185"/>
    <w:rsid w:val="001A02D9"/>
    <w:rsid w:val="001A06C7"/>
    <w:rsid w:val="001A09CA"/>
    <w:rsid w:val="001A0C63"/>
    <w:rsid w:val="001A0F8B"/>
    <w:rsid w:val="001A1523"/>
    <w:rsid w:val="001A25C0"/>
    <w:rsid w:val="001A2E56"/>
    <w:rsid w:val="001A3262"/>
    <w:rsid w:val="001A39B2"/>
    <w:rsid w:val="001A4180"/>
    <w:rsid w:val="001A47EC"/>
    <w:rsid w:val="001A5465"/>
    <w:rsid w:val="001A586F"/>
    <w:rsid w:val="001A6501"/>
    <w:rsid w:val="001A750A"/>
    <w:rsid w:val="001A7911"/>
    <w:rsid w:val="001A7CE7"/>
    <w:rsid w:val="001B0A7E"/>
    <w:rsid w:val="001B1237"/>
    <w:rsid w:val="001B1406"/>
    <w:rsid w:val="001B292B"/>
    <w:rsid w:val="001B2A2F"/>
    <w:rsid w:val="001B3078"/>
    <w:rsid w:val="001B372B"/>
    <w:rsid w:val="001B4510"/>
    <w:rsid w:val="001B4A95"/>
    <w:rsid w:val="001B5374"/>
    <w:rsid w:val="001B5AF9"/>
    <w:rsid w:val="001B5CAF"/>
    <w:rsid w:val="001B6450"/>
    <w:rsid w:val="001B6C72"/>
    <w:rsid w:val="001B7873"/>
    <w:rsid w:val="001B7A0A"/>
    <w:rsid w:val="001B7E39"/>
    <w:rsid w:val="001C01BE"/>
    <w:rsid w:val="001C0D6F"/>
    <w:rsid w:val="001C19E8"/>
    <w:rsid w:val="001C2192"/>
    <w:rsid w:val="001C28D7"/>
    <w:rsid w:val="001C2A88"/>
    <w:rsid w:val="001C3133"/>
    <w:rsid w:val="001C3E6C"/>
    <w:rsid w:val="001C4702"/>
    <w:rsid w:val="001C4EF8"/>
    <w:rsid w:val="001C70BD"/>
    <w:rsid w:val="001C7896"/>
    <w:rsid w:val="001C7BF8"/>
    <w:rsid w:val="001D0363"/>
    <w:rsid w:val="001D0CB7"/>
    <w:rsid w:val="001D1A64"/>
    <w:rsid w:val="001D2524"/>
    <w:rsid w:val="001D278C"/>
    <w:rsid w:val="001D2E24"/>
    <w:rsid w:val="001D2E98"/>
    <w:rsid w:val="001D34EA"/>
    <w:rsid w:val="001D4466"/>
    <w:rsid w:val="001D4C17"/>
    <w:rsid w:val="001D4C8D"/>
    <w:rsid w:val="001D4DF6"/>
    <w:rsid w:val="001D6EFA"/>
    <w:rsid w:val="001D7670"/>
    <w:rsid w:val="001D768C"/>
    <w:rsid w:val="001D79E2"/>
    <w:rsid w:val="001D7FE0"/>
    <w:rsid w:val="001E0760"/>
    <w:rsid w:val="001E0F39"/>
    <w:rsid w:val="001E10CC"/>
    <w:rsid w:val="001E2012"/>
    <w:rsid w:val="001E204C"/>
    <w:rsid w:val="001E2712"/>
    <w:rsid w:val="001E30ED"/>
    <w:rsid w:val="001E3E61"/>
    <w:rsid w:val="001E5A6A"/>
    <w:rsid w:val="001E795D"/>
    <w:rsid w:val="001E7EC1"/>
    <w:rsid w:val="001ED9B0"/>
    <w:rsid w:val="001F0C95"/>
    <w:rsid w:val="001F1191"/>
    <w:rsid w:val="001F1540"/>
    <w:rsid w:val="001F1605"/>
    <w:rsid w:val="001F181F"/>
    <w:rsid w:val="001F1FC6"/>
    <w:rsid w:val="001F2553"/>
    <w:rsid w:val="001F2FAE"/>
    <w:rsid w:val="001F348C"/>
    <w:rsid w:val="001F3725"/>
    <w:rsid w:val="001F40E1"/>
    <w:rsid w:val="001F44F6"/>
    <w:rsid w:val="001F569C"/>
    <w:rsid w:val="001F572E"/>
    <w:rsid w:val="001F581C"/>
    <w:rsid w:val="001F5939"/>
    <w:rsid w:val="001F6D09"/>
    <w:rsid w:val="001F6D5A"/>
    <w:rsid w:val="001F6D9D"/>
    <w:rsid w:val="001F7B60"/>
    <w:rsid w:val="001F7D3F"/>
    <w:rsid w:val="002002A6"/>
    <w:rsid w:val="002006B0"/>
    <w:rsid w:val="002007D1"/>
    <w:rsid w:val="00200852"/>
    <w:rsid w:val="00200A78"/>
    <w:rsid w:val="00200C76"/>
    <w:rsid w:val="00201338"/>
    <w:rsid w:val="002015DF"/>
    <w:rsid w:val="00201A81"/>
    <w:rsid w:val="00201BBD"/>
    <w:rsid w:val="00201BDB"/>
    <w:rsid w:val="00201FDE"/>
    <w:rsid w:val="002020E9"/>
    <w:rsid w:val="0020219D"/>
    <w:rsid w:val="0020264C"/>
    <w:rsid w:val="00202DDE"/>
    <w:rsid w:val="00202E1B"/>
    <w:rsid w:val="00203FD8"/>
    <w:rsid w:val="00204132"/>
    <w:rsid w:val="00204980"/>
    <w:rsid w:val="00204993"/>
    <w:rsid w:val="002057F1"/>
    <w:rsid w:val="0020646D"/>
    <w:rsid w:val="002064A6"/>
    <w:rsid w:val="0020740B"/>
    <w:rsid w:val="002077EC"/>
    <w:rsid w:val="0020795E"/>
    <w:rsid w:val="00207C7A"/>
    <w:rsid w:val="00207D7C"/>
    <w:rsid w:val="00210620"/>
    <w:rsid w:val="002117CC"/>
    <w:rsid w:val="0021228A"/>
    <w:rsid w:val="00212F04"/>
    <w:rsid w:val="002149B2"/>
    <w:rsid w:val="00215386"/>
    <w:rsid w:val="00215CAE"/>
    <w:rsid w:val="0021612F"/>
    <w:rsid w:val="002164B5"/>
    <w:rsid w:val="00216DFD"/>
    <w:rsid w:val="00217699"/>
    <w:rsid w:val="00217C8A"/>
    <w:rsid w:val="00217E5D"/>
    <w:rsid w:val="00220D75"/>
    <w:rsid w:val="00221524"/>
    <w:rsid w:val="002218FF"/>
    <w:rsid w:val="002229DD"/>
    <w:rsid w:val="002231B5"/>
    <w:rsid w:val="002232C4"/>
    <w:rsid w:val="002237C6"/>
    <w:rsid w:val="0022390D"/>
    <w:rsid w:val="00223971"/>
    <w:rsid w:val="0022433F"/>
    <w:rsid w:val="00224872"/>
    <w:rsid w:val="002249AF"/>
    <w:rsid w:val="00224BA1"/>
    <w:rsid w:val="002252FA"/>
    <w:rsid w:val="00225CAD"/>
    <w:rsid w:val="0022614C"/>
    <w:rsid w:val="00226388"/>
    <w:rsid w:val="0022659D"/>
    <w:rsid w:val="0022776B"/>
    <w:rsid w:val="0022783E"/>
    <w:rsid w:val="00227B31"/>
    <w:rsid w:val="00230780"/>
    <w:rsid w:val="00231122"/>
    <w:rsid w:val="0023113D"/>
    <w:rsid w:val="0023126A"/>
    <w:rsid w:val="002312AD"/>
    <w:rsid w:val="00232B31"/>
    <w:rsid w:val="002333A3"/>
    <w:rsid w:val="00234496"/>
    <w:rsid w:val="00234C62"/>
    <w:rsid w:val="002350C9"/>
    <w:rsid w:val="00235156"/>
    <w:rsid w:val="00235F8B"/>
    <w:rsid w:val="002367BA"/>
    <w:rsid w:val="00236A4D"/>
    <w:rsid w:val="00236D3E"/>
    <w:rsid w:val="002372A1"/>
    <w:rsid w:val="00237306"/>
    <w:rsid w:val="00237E7C"/>
    <w:rsid w:val="002405EB"/>
    <w:rsid w:val="002406AC"/>
    <w:rsid w:val="002407EC"/>
    <w:rsid w:val="00240DA5"/>
    <w:rsid w:val="002410BE"/>
    <w:rsid w:val="00241BA6"/>
    <w:rsid w:val="002425FD"/>
    <w:rsid w:val="00242796"/>
    <w:rsid w:val="0024377C"/>
    <w:rsid w:val="00243F15"/>
    <w:rsid w:val="0024473C"/>
    <w:rsid w:val="00244E4A"/>
    <w:rsid w:val="0024509D"/>
    <w:rsid w:val="00245BF8"/>
    <w:rsid w:val="00246287"/>
    <w:rsid w:val="002468BB"/>
    <w:rsid w:val="00246C83"/>
    <w:rsid w:val="00246CDA"/>
    <w:rsid w:val="00247503"/>
    <w:rsid w:val="0024777A"/>
    <w:rsid w:val="00247B1D"/>
    <w:rsid w:val="002500BC"/>
    <w:rsid w:val="002506C3"/>
    <w:rsid w:val="002508CC"/>
    <w:rsid w:val="002517C2"/>
    <w:rsid w:val="00251990"/>
    <w:rsid w:val="00251F56"/>
    <w:rsid w:val="00252787"/>
    <w:rsid w:val="00252900"/>
    <w:rsid w:val="00252BF6"/>
    <w:rsid w:val="00253527"/>
    <w:rsid w:val="0025358F"/>
    <w:rsid w:val="00253C88"/>
    <w:rsid w:val="00253E84"/>
    <w:rsid w:val="002544D2"/>
    <w:rsid w:val="00254633"/>
    <w:rsid w:val="002546C9"/>
    <w:rsid w:val="00254D08"/>
    <w:rsid w:val="00255C29"/>
    <w:rsid w:val="0025605E"/>
    <w:rsid w:val="00256DCF"/>
    <w:rsid w:val="002570A4"/>
    <w:rsid w:val="002575E6"/>
    <w:rsid w:val="00257E02"/>
    <w:rsid w:val="00257EF7"/>
    <w:rsid w:val="00260B38"/>
    <w:rsid w:val="00260ED3"/>
    <w:rsid w:val="00261891"/>
    <w:rsid w:val="002623AC"/>
    <w:rsid w:val="00262C65"/>
    <w:rsid w:val="00263005"/>
    <w:rsid w:val="002637A9"/>
    <w:rsid w:val="00263FD5"/>
    <w:rsid w:val="002641DB"/>
    <w:rsid w:val="00264CAC"/>
    <w:rsid w:val="002661C0"/>
    <w:rsid w:val="002664AA"/>
    <w:rsid w:val="00266743"/>
    <w:rsid w:val="00266B22"/>
    <w:rsid w:val="00267634"/>
    <w:rsid w:val="00267F69"/>
    <w:rsid w:val="002713FF"/>
    <w:rsid w:val="00271498"/>
    <w:rsid w:val="002732EC"/>
    <w:rsid w:val="00274073"/>
    <w:rsid w:val="00274176"/>
    <w:rsid w:val="002744EC"/>
    <w:rsid w:val="002748E4"/>
    <w:rsid w:val="00274F55"/>
    <w:rsid w:val="00276591"/>
    <w:rsid w:val="0027667D"/>
    <w:rsid w:val="002767CD"/>
    <w:rsid w:val="00276F53"/>
    <w:rsid w:val="00277016"/>
    <w:rsid w:val="00277AF1"/>
    <w:rsid w:val="00277BAB"/>
    <w:rsid w:val="0027EB59"/>
    <w:rsid w:val="0028032D"/>
    <w:rsid w:val="002807D2"/>
    <w:rsid w:val="0028086E"/>
    <w:rsid w:val="00280DB8"/>
    <w:rsid w:val="00280F1D"/>
    <w:rsid w:val="002825A7"/>
    <w:rsid w:val="00282F39"/>
    <w:rsid w:val="0028327E"/>
    <w:rsid w:val="00283D14"/>
    <w:rsid w:val="00285554"/>
    <w:rsid w:val="00285733"/>
    <w:rsid w:val="00285C59"/>
    <w:rsid w:val="0028627C"/>
    <w:rsid w:val="00286848"/>
    <w:rsid w:val="00286BAF"/>
    <w:rsid w:val="002908F9"/>
    <w:rsid w:val="0029124C"/>
    <w:rsid w:val="00292833"/>
    <w:rsid w:val="00293298"/>
    <w:rsid w:val="002933B6"/>
    <w:rsid w:val="00294535"/>
    <w:rsid w:val="002945FB"/>
    <w:rsid w:val="00294AD4"/>
    <w:rsid w:val="00294E30"/>
    <w:rsid w:val="00295085"/>
    <w:rsid w:val="00295666"/>
    <w:rsid w:val="00296063"/>
    <w:rsid w:val="002964A0"/>
    <w:rsid w:val="002966E5"/>
    <w:rsid w:val="002A0570"/>
    <w:rsid w:val="002A0805"/>
    <w:rsid w:val="002A12A0"/>
    <w:rsid w:val="002A1649"/>
    <w:rsid w:val="002A17F2"/>
    <w:rsid w:val="002A1DB7"/>
    <w:rsid w:val="002A22FF"/>
    <w:rsid w:val="002A4733"/>
    <w:rsid w:val="002A4B7D"/>
    <w:rsid w:val="002A6CB3"/>
    <w:rsid w:val="002A76C4"/>
    <w:rsid w:val="002A76F0"/>
    <w:rsid w:val="002A797B"/>
    <w:rsid w:val="002A7D84"/>
    <w:rsid w:val="002A7DBD"/>
    <w:rsid w:val="002B0BF0"/>
    <w:rsid w:val="002B0DEE"/>
    <w:rsid w:val="002B130D"/>
    <w:rsid w:val="002B16FB"/>
    <w:rsid w:val="002B193F"/>
    <w:rsid w:val="002B2011"/>
    <w:rsid w:val="002B3BD1"/>
    <w:rsid w:val="002B42A1"/>
    <w:rsid w:val="002B43AD"/>
    <w:rsid w:val="002B46A2"/>
    <w:rsid w:val="002B4987"/>
    <w:rsid w:val="002B4B7D"/>
    <w:rsid w:val="002B4BFE"/>
    <w:rsid w:val="002B54A5"/>
    <w:rsid w:val="002B5E93"/>
    <w:rsid w:val="002B6E9D"/>
    <w:rsid w:val="002B706A"/>
    <w:rsid w:val="002B71B7"/>
    <w:rsid w:val="002B7B9D"/>
    <w:rsid w:val="002C08F0"/>
    <w:rsid w:val="002C099D"/>
    <w:rsid w:val="002C0AFC"/>
    <w:rsid w:val="002C0C65"/>
    <w:rsid w:val="002C1120"/>
    <w:rsid w:val="002C1547"/>
    <w:rsid w:val="002C186D"/>
    <w:rsid w:val="002C2B8B"/>
    <w:rsid w:val="002C4165"/>
    <w:rsid w:val="002C41DC"/>
    <w:rsid w:val="002C4EDD"/>
    <w:rsid w:val="002C52DA"/>
    <w:rsid w:val="002C59B5"/>
    <w:rsid w:val="002C5B74"/>
    <w:rsid w:val="002C5E8B"/>
    <w:rsid w:val="002C6523"/>
    <w:rsid w:val="002C695A"/>
    <w:rsid w:val="002C7917"/>
    <w:rsid w:val="002C7E91"/>
    <w:rsid w:val="002C7F44"/>
    <w:rsid w:val="002D0137"/>
    <w:rsid w:val="002D0187"/>
    <w:rsid w:val="002D0513"/>
    <w:rsid w:val="002D12F7"/>
    <w:rsid w:val="002D1B5B"/>
    <w:rsid w:val="002D1F3E"/>
    <w:rsid w:val="002D295A"/>
    <w:rsid w:val="002D2C06"/>
    <w:rsid w:val="002D4525"/>
    <w:rsid w:val="002D4575"/>
    <w:rsid w:val="002D4957"/>
    <w:rsid w:val="002D5281"/>
    <w:rsid w:val="002D5A21"/>
    <w:rsid w:val="002D665D"/>
    <w:rsid w:val="002D6C1B"/>
    <w:rsid w:val="002D734D"/>
    <w:rsid w:val="002D73EB"/>
    <w:rsid w:val="002D7BBB"/>
    <w:rsid w:val="002E0602"/>
    <w:rsid w:val="002E11C4"/>
    <w:rsid w:val="002E1FAC"/>
    <w:rsid w:val="002E2183"/>
    <w:rsid w:val="002E221F"/>
    <w:rsid w:val="002E3DD7"/>
    <w:rsid w:val="002E4038"/>
    <w:rsid w:val="002E4863"/>
    <w:rsid w:val="002E69AB"/>
    <w:rsid w:val="002E6A2B"/>
    <w:rsid w:val="002E6DCD"/>
    <w:rsid w:val="002E769D"/>
    <w:rsid w:val="002E7BDC"/>
    <w:rsid w:val="002E7E95"/>
    <w:rsid w:val="002F04D6"/>
    <w:rsid w:val="002F099C"/>
    <w:rsid w:val="002F0F1D"/>
    <w:rsid w:val="002F16FE"/>
    <w:rsid w:val="002F1AC5"/>
    <w:rsid w:val="002F1BF4"/>
    <w:rsid w:val="002F1F27"/>
    <w:rsid w:val="002F212C"/>
    <w:rsid w:val="002F2335"/>
    <w:rsid w:val="002F2828"/>
    <w:rsid w:val="002F406E"/>
    <w:rsid w:val="002F47B8"/>
    <w:rsid w:val="002F5239"/>
    <w:rsid w:val="002F5657"/>
    <w:rsid w:val="002F5797"/>
    <w:rsid w:val="002F6872"/>
    <w:rsid w:val="002F6C37"/>
    <w:rsid w:val="002F6E1B"/>
    <w:rsid w:val="002F6EF1"/>
    <w:rsid w:val="002F7AB3"/>
    <w:rsid w:val="002F7F8F"/>
    <w:rsid w:val="0030051E"/>
    <w:rsid w:val="00301235"/>
    <w:rsid w:val="0030179B"/>
    <w:rsid w:val="00302269"/>
    <w:rsid w:val="003023B0"/>
    <w:rsid w:val="003027F2"/>
    <w:rsid w:val="00303526"/>
    <w:rsid w:val="00303C92"/>
    <w:rsid w:val="0030405D"/>
    <w:rsid w:val="00304491"/>
    <w:rsid w:val="00304E64"/>
    <w:rsid w:val="003054F5"/>
    <w:rsid w:val="0030580C"/>
    <w:rsid w:val="00305DFC"/>
    <w:rsid w:val="0030632C"/>
    <w:rsid w:val="003065A2"/>
    <w:rsid w:val="00306D16"/>
    <w:rsid w:val="00306F71"/>
    <w:rsid w:val="00311A4A"/>
    <w:rsid w:val="00314A38"/>
    <w:rsid w:val="00315742"/>
    <w:rsid w:val="003159D0"/>
    <w:rsid w:val="00315D30"/>
    <w:rsid w:val="003161B8"/>
    <w:rsid w:val="00316731"/>
    <w:rsid w:val="00316F52"/>
    <w:rsid w:val="00316F92"/>
    <w:rsid w:val="0032013E"/>
    <w:rsid w:val="003202F3"/>
    <w:rsid w:val="003205C3"/>
    <w:rsid w:val="00320A5B"/>
    <w:rsid w:val="0032195F"/>
    <w:rsid w:val="003221F2"/>
    <w:rsid w:val="0032269F"/>
    <w:rsid w:val="003226F3"/>
    <w:rsid w:val="00322E44"/>
    <w:rsid w:val="00323389"/>
    <w:rsid w:val="003247DB"/>
    <w:rsid w:val="00324A5F"/>
    <w:rsid w:val="00325086"/>
    <w:rsid w:val="0032575D"/>
    <w:rsid w:val="00325CA2"/>
    <w:rsid w:val="00326305"/>
    <w:rsid w:val="0032777D"/>
    <w:rsid w:val="00327CDE"/>
    <w:rsid w:val="0033017F"/>
    <w:rsid w:val="00330522"/>
    <w:rsid w:val="003306FB"/>
    <w:rsid w:val="00330B5C"/>
    <w:rsid w:val="00330DA1"/>
    <w:rsid w:val="00330E31"/>
    <w:rsid w:val="003310A9"/>
    <w:rsid w:val="0033113F"/>
    <w:rsid w:val="0033201D"/>
    <w:rsid w:val="00332780"/>
    <w:rsid w:val="0033287B"/>
    <w:rsid w:val="00332B7B"/>
    <w:rsid w:val="00332DAD"/>
    <w:rsid w:val="00333BF0"/>
    <w:rsid w:val="00334DC6"/>
    <w:rsid w:val="00335608"/>
    <w:rsid w:val="00335E47"/>
    <w:rsid w:val="00335EA5"/>
    <w:rsid w:val="0033720F"/>
    <w:rsid w:val="0033E8ED"/>
    <w:rsid w:val="00340722"/>
    <w:rsid w:val="00340802"/>
    <w:rsid w:val="00341306"/>
    <w:rsid w:val="003416BD"/>
    <w:rsid w:val="0034212C"/>
    <w:rsid w:val="00342538"/>
    <w:rsid w:val="00342C8A"/>
    <w:rsid w:val="0034336B"/>
    <w:rsid w:val="0034346D"/>
    <w:rsid w:val="00343A95"/>
    <w:rsid w:val="0034425C"/>
    <w:rsid w:val="0034429F"/>
    <w:rsid w:val="003449E2"/>
    <w:rsid w:val="00344A60"/>
    <w:rsid w:val="003476B1"/>
    <w:rsid w:val="00347B9F"/>
    <w:rsid w:val="00350411"/>
    <w:rsid w:val="003504C8"/>
    <w:rsid w:val="00350FD1"/>
    <w:rsid w:val="003511FE"/>
    <w:rsid w:val="00351F60"/>
    <w:rsid w:val="00352542"/>
    <w:rsid w:val="0035266F"/>
    <w:rsid w:val="00352897"/>
    <w:rsid w:val="00352C64"/>
    <w:rsid w:val="00352CD2"/>
    <w:rsid w:val="00352E14"/>
    <w:rsid w:val="00353626"/>
    <w:rsid w:val="00353ADB"/>
    <w:rsid w:val="00354212"/>
    <w:rsid w:val="003542BB"/>
    <w:rsid w:val="00354AE1"/>
    <w:rsid w:val="00354F65"/>
    <w:rsid w:val="00354FF4"/>
    <w:rsid w:val="0035539C"/>
    <w:rsid w:val="00355D86"/>
    <w:rsid w:val="003564F6"/>
    <w:rsid w:val="0035690E"/>
    <w:rsid w:val="00356E1D"/>
    <w:rsid w:val="003574D2"/>
    <w:rsid w:val="00357C85"/>
    <w:rsid w:val="00360692"/>
    <w:rsid w:val="00361274"/>
    <w:rsid w:val="00361328"/>
    <w:rsid w:val="00361EE1"/>
    <w:rsid w:val="0036234F"/>
    <w:rsid w:val="003628BF"/>
    <w:rsid w:val="0036337E"/>
    <w:rsid w:val="00363A59"/>
    <w:rsid w:val="00363D7D"/>
    <w:rsid w:val="00364147"/>
    <w:rsid w:val="00365CF4"/>
    <w:rsid w:val="00366136"/>
    <w:rsid w:val="0036692E"/>
    <w:rsid w:val="00366E40"/>
    <w:rsid w:val="00370005"/>
    <w:rsid w:val="003708C8"/>
    <w:rsid w:val="00370F92"/>
    <w:rsid w:val="003716D5"/>
    <w:rsid w:val="00371790"/>
    <w:rsid w:val="0037244E"/>
    <w:rsid w:val="00372ED1"/>
    <w:rsid w:val="0037300F"/>
    <w:rsid w:val="003731B2"/>
    <w:rsid w:val="00374750"/>
    <w:rsid w:val="00374D2E"/>
    <w:rsid w:val="003758D5"/>
    <w:rsid w:val="00375A42"/>
    <w:rsid w:val="00375C94"/>
    <w:rsid w:val="00376014"/>
    <w:rsid w:val="00376956"/>
    <w:rsid w:val="00377AC0"/>
    <w:rsid w:val="00380D36"/>
    <w:rsid w:val="00380E51"/>
    <w:rsid w:val="00380F2D"/>
    <w:rsid w:val="00381732"/>
    <w:rsid w:val="00382306"/>
    <w:rsid w:val="00383432"/>
    <w:rsid w:val="0038344B"/>
    <w:rsid w:val="0038351E"/>
    <w:rsid w:val="003843EA"/>
    <w:rsid w:val="00384FF3"/>
    <w:rsid w:val="00385120"/>
    <w:rsid w:val="003859C5"/>
    <w:rsid w:val="00385E04"/>
    <w:rsid w:val="0038624A"/>
    <w:rsid w:val="00386255"/>
    <w:rsid w:val="00386C3E"/>
    <w:rsid w:val="00386D8C"/>
    <w:rsid w:val="00390B21"/>
    <w:rsid w:val="00391261"/>
    <w:rsid w:val="00391CA0"/>
    <w:rsid w:val="00392DDC"/>
    <w:rsid w:val="00392EA0"/>
    <w:rsid w:val="00392EB1"/>
    <w:rsid w:val="0039345D"/>
    <w:rsid w:val="00393D56"/>
    <w:rsid w:val="0039525B"/>
    <w:rsid w:val="003967AB"/>
    <w:rsid w:val="00396BBE"/>
    <w:rsid w:val="00397293"/>
    <w:rsid w:val="00397353"/>
    <w:rsid w:val="00397E11"/>
    <w:rsid w:val="003A01DA"/>
    <w:rsid w:val="003A08F5"/>
    <w:rsid w:val="003A0AFC"/>
    <w:rsid w:val="003A123C"/>
    <w:rsid w:val="003A12EB"/>
    <w:rsid w:val="003A189F"/>
    <w:rsid w:val="003A1C54"/>
    <w:rsid w:val="003A1CD1"/>
    <w:rsid w:val="003A20D7"/>
    <w:rsid w:val="003A2803"/>
    <w:rsid w:val="003A3F0E"/>
    <w:rsid w:val="003A455F"/>
    <w:rsid w:val="003A4B4E"/>
    <w:rsid w:val="003A4B7C"/>
    <w:rsid w:val="003A53D7"/>
    <w:rsid w:val="003A59C3"/>
    <w:rsid w:val="003A5F2F"/>
    <w:rsid w:val="003A603C"/>
    <w:rsid w:val="003A60B0"/>
    <w:rsid w:val="003A6796"/>
    <w:rsid w:val="003A67CC"/>
    <w:rsid w:val="003A6D48"/>
    <w:rsid w:val="003A71E7"/>
    <w:rsid w:val="003A72A7"/>
    <w:rsid w:val="003A7DAB"/>
    <w:rsid w:val="003B032F"/>
    <w:rsid w:val="003B0794"/>
    <w:rsid w:val="003B151A"/>
    <w:rsid w:val="003B1E67"/>
    <w:rsid w:val="003B1EF9"/>
    <w:rsid w:val="003B2360"/>
    <w:rsid w:val="003B298B"/>
    <w:rsid w:val="003B2A20"/>
    <w:rsid w:val="003B2A67"/>
    <w:rsid w:val="003B44D8"/>
    <w:rsid w:val="003B4C9E"/>
    <w:rsid w:val="003B4EFC"/>
    <w:rsid w:val="003B62E1"/>
    <w:rsid w:val="003B6A08"/>
    <w:rsid w:val="003B6F19"/>
    <w:rsid w:val="003C18ED"/>
    <w:rsid w:val="003C2E21"/>
    <w:rsid w:val="003C2F4B"/>
    <w:rsid w:val="003C3129"/>
    <w:rsid w:val="003C37F2"/>
    <w:rsid w:val="003C4E61"/>
    <w:rsid w:val="003C5A18"/>
    <w:rsid w:val="003C5B73"/>
    <w:rsid w:val="003C61B8"/>
    <w:rsid w:val="003C6C45"/>
    <w:rsid w:val="003C72DF"/>
    <w:rsid w:val="003C7375"/>
    <w:rsid w:val="003D0A3C"/>
    <w:rsid w:val="003D1D21"/>
    <w:rsid w:val="003D1F3C"/>
    <w:rsid w:val="003D2A6C"/>
    <w:rsid w:val="003D2BFC"/>
    <w:rsid w:val="003D3469"/>
    <w:rsid w:val="003D3A9D"/>
    <w:rsid w:val="003D3D8C"/>
    <w:rsid w:val="003D4305"/>
    <w:rsid w:val="003D4FDC"/>
    <w:rsid w:val="003D5443"/>
    <w:rsid w:val="003D54DC"/>
    <w:rsid w:val="003D58A3"/>
    <w:rsid w:val="003D5D53"/>
    <w:rsid w:val="003D6A34"/>
    <w:rsid w:val="003E04FD"/>
    <w:rsid w:val="003E07AE"/>
    <w:rsid w:val="003E0C58"/>
    <w:rsid w:val="003E1135"/>
    <w:rsid w:val="003E1430"/>
    <w:rsid w:val="003E1BD7"/>
    <w:rsid w:val="003E1DC3"/>
    <w:rsid w:val="003E27B1"/>
    <w:rsid w:val="003E3544"/>
    <w:rsid w:val="003E37C2"/>
    <w:rsid w:val="003E4B83"/>
    <w:rsid w:val="003E4E5F"/>
    <w:rsid w:val="003E4FCD"/>
    <w:rsid w:val="003E50E4"/>
    <w:rsid w:val="003E579E"/>
    <w:rsid w:val="003E6285"/>
    <w:rsid w:val="003E67DF"/>
    <w:rsid w:val="003E7C5B"/>
    <w:rsid w:val="003EAAD3"/>
    <w:rsid w:val="003F0437"/>
    <w:rsid w:val="003F0B14"/>
    <w:rsid w:val="003F12D3"/>
    <w:rsid w:val="003F1CA2"/>
    <w:rsid w:val="003F2295"/>
    <w:rsid w:val="003F2357"/>
    <w:rsid w:val="003F2743"/>
    <w:rsid w:val="003F2D56"/>
    <w:rsid w:val="003F3000"/>
    <w:rsid w:val="003F3B7B"/>
    <w:rsid w:val="003F4951"/>
    <w:rsid w:val="003F6C79"/>
    <w:rsid w:val="003F7394"/>
    <w:rsid w:val="00400815"/>
    <w:rsid w:val="00400823"/>
    <w:rsid w:val="004016F3"/>
    <w:rsid w:val="00401AB1"/>
    <w:rsid w:val="00401F5F"/>
    <w:rsid w:val="00401F66"/>
    <w:rsid w:val="00402E74"/>
    <w:rsid w:val="00403508"/>
    <w:rsid w:val="00404871"/>
    <w:rsid w:val="00404B79"/>
    <w:rsid w:val="004058B0"/>
    <w:rsid w:val="00405A4D"/>
    <w:rsid w:val="00405CB0"/>
    <w:rsid w:val="00406231"/>
    <w:rsid w:val="004064CE"/>
    <w:rsid w:val="00407E3A"/>
    <w:rsid w:val="004101CA"/>
    <w:rsid w:val="00410666"/>
    <w:rsid w:val="0041082B"/>
    <w:rsid w:val="00410B79"/>
    <w:rsid w:val="0041130F"/>
    <w:rsid w:val="0041148E"/>
    <w:rsid w:val="004114F0"/>
    <w:rsid w:val="00411949"/>
    <w:rsid w:val="004122E3"/>
    <w:rsid w:val="00412619"/>
    <w:rsid w:val="00412FC2"/>
    <w:rsid w:val="00413CA3"/>
    <w:rsid w:val="00414AC2"/>
    <w:rsid w:val="00414EB9"/>
    <w:rsid w:val="00415361"/>
    <w:rsid w:val="0041639F"/>
    <w:rsid w:val="00416508"/>
    <w:rsid w:val="00416996"/>
    <w:rsid w:val="00416A4C"/>
    <w:rsid w:val="0041773F"/>
    <w:rsid w:val="00417C0A"/>
    <w:rsid w:val="00420110"/>
    <w:rsid w:val="0042168A"/>
    <w:rsid w:val="00421764"/>
    <w:rsid w:val="00422CC7"/>
    <w:rsid w:val="00423F9D"/>
    <w:rsid w:val="00423FA9"/>
    <w:rsid w:val="004249BB"/>
    <w:rsid w:val="004258FC"/>
    <w:rsid w:val="00425D81"/>
    <w:rsid w:val="0042669A"/>
    <w:rsid w:val="004268C9"/>
    <w:rsid w:val="00430335"/>
    <w:rsid w:val="004310D6"/>
    <w:rsid w:val="00431133"/>
    <w:rsid w:val="00431EAE"/>
    <w:rsid w:val="004324B2"/>
    <w:rsid w:val="0043265B"/>
    <w:rsid w:val="00432D6B"/>
    <w:rsid w:val="00433216"/>
    <w:rsid w:val="00435055"/>
    <w:rsid w:val="00435E57"/>
    <w:rsid w:val="0043676E"/>
    <w:rsid w:val="00436E64"/>
    <w:rsid w:val="004373EA"/>
    <w:rsid w:val="00437D88"/>
    <w:rsid w:val="004402C3"/>
    <w:rsid w:val="00441512"/>
    <w:rsid w:val="00441EAC"/>
    <w:rsid w:val="00443754"/>
    <w:rsid w:val="0044454A"/>
    <w:rsid w:val="004445B1"/>
    <w:rsid w:val="004445C1"/>
    <w:rsid w:val="00444D78"/>
    <w:rsid w:val="00445177"/>
    <w:rsid w:val="00445B0B"/>
    <w:rsid w:val="00445F5D"/>
    <w:rsid w:val="00445FD2"/>
    <w:rsid w:val="004463D5"/>
    <w:rsid w:val="0044693D"/>
    <w:rsid w:val="00446B1F"/>
    <w:rsid w:val="00446E64"/>
    <w:rsid w:val="0044722C"/>
    <w:rsid w:val="0044759C"/>
    <w:rsid w:val="004478A7"/>
    <w:rsid w:val="00447C7A"/>
    <w:rsid w:val="00450479"/>
    <w:rsid w:val="00452494"/>
    <w:rsid w:val="00452646"/>
    <w:rsid w:val="0045264C"/>
    <w:rsid w:val="00452BE0"/>
    <w:rsid w:val="00453106"/>
    <w:rsid w:val="00453617"/>
    <w:rsid w:val="00453B4C"/>
    <w:rsid w:val="00453B7A"/>
    <w:rsid w:val="00453FF0"/>
    <w:rsid w:val="00454843"/>
    <w:rsid w:val="00455B11"/>
    <w:rsid w:val="00455ECA"/>
    <w:rsid w:val="004560DE"/>
    <w:rsid w:val="004561F3"/>
    <w:rsid w:val="004565A6"/>
    <w:rsid w:val="0045667B"/>
    <w:rsid w:val="00456BAC"/>
    <w:rsid w:val="004572C1"/>
    <w:rsid w:val="00457494"/>
    <w:rsid w:val="004578A1"/>
    <w:rsid w:val="0045794D"/>
    <w:rsid w:val="0046001C"/>
    <w:rsid w:val="00461C79"/>
    <w:rsid w:val="00461E83"/>
    <w:rsid w:val="004624AF"/>
    <w:rsid w:val="0046300E"/>
    <w:rsid w:val="00463025"/>
    <w:rsid w:val="0046355E"/>
    <w:rsid w:val="004649D2"/>
    <w:rsid w:val="00464D5C"/>
    <w:rsid w:val="00466F8D"/>
    <w:rsid w:val="004671B6"/>
    <w:rsid w:val="00467264"/>
    <w:rsid w:val="00467C3C"/>
    <w:rsid w:val="00467C86"/>
    <w:rsid w:val="004704D6"/>
    <w:rsid w:val="004706A9"/>
    <w:rsid w:val="004717D2"/>
    <w:rsid w:val="004718A8"/>
    <w:rsid w:val="004719AA"/>
    <w:rsid w:val="0047243C"/>
    <w:rsid w:val="0047273C"/>
    <w:rsid w:val="00474B89"/>
    <w:rsid w:val="00474CF7"/>
    <w:rsid w:val="00475261"/>
    <w:rsid w:val="00476D56"/>
    <w:rsid w:val="004774B4"/>
    <w:rsid w:val="00477B91"/>
    <w:rsid w:val="0048003A"/>
    <w:rsid w:val="00480177"/>
    <w:rsid w:val="00480359"/>
    <w:rsid w:val="004808D5"/>
    <w:rsid w:val="004811E3"/>
    <w:rsid w:val="004820A2"/>
    <w:rsid w:val="004832BC"/>
    <w:rsid w:val="0048462E"/>
    <w:rsid w:val="0048501A"/>
    <w:rsid w:val="00485985"/>
    <w:rsid w:val="00485C8E"/>
    <w:rsid w:val="0048780F"/>
    <w:rsid w:val="0049018E"/>
    <w:rsid w:val="00490469"/>
    <w:rsid w:val="0049065D"/>
    <w:rsid w:val="004914D4"/>
    <w:rsid w:val="00491C41"/>
    <w:rsid w:val="00493397"/>
    <w:rsid w:val="00493655"/>
    <w:rsid w:val="004939A2"/>
    <w:rsid w:val="00493BC0"/>
    <w:rsid w:val="004944DA"/>
    <w:rsid w:val="00495880"/>
    <w:rsid w:val="004959C2"/>
    <w:rsid w:val="00495B5D"/>
    <w:rsid w:val="004962F4"/>
    <w:rsid w:val="00496999"/>
    <w:rsid w:val="004973D9"/>
    <w:rsid w:val="00497599"/>
    <w:rsid w:val="00497A40"/>
    <w:rsid w:val="00497CD2"/>
    <w:rsid w:val="004A02FC"/>
    <w:rsid w:val="004A056A"/>
    <w:rsid w:val="004A0FD3"/>
    <w:rsid w:val="004A1014"/>
    <w:rsid w:val="004A1449"/>
    <w:rsid w:val="004A16D0"/>
    <w:rsid w:val="004A2C65"/>
    <w:rsid w:val="004A31DA"/>
    <w:rsid w:val="004A32DE"/>
    <w:rsid w:val="004A3476"/>
    <w:rsid w:val="004A3DF8"/>
    <w:rsid w:val="004A4D40"/>
    <w:rsid w:val="004A585E"/>
    <w:rsid w:val="004A5BC4"/>
    <w:rsid w:val="004A5D55"/>
    <w:rsid w:val="004A5EFF"/>
    <w:rsid w:val="004B031E"/>
    <w:rsid w:val="004B13BC"/>
    <w:rsid w:val="004B18EE"/>
    <w:rsid w:val="004B209D"/>
    <w:rsid w:val="004B28B1"/>
    <w:rsid w:val="004B3E5B"/>
    <w:rsid w:val="004B443A"/>
    <w:rsid w:val="004B494A"/>
    <w:rsid w:val="004B5501"/>
    <w:rsid w:val="004B5FC5"/>
    <w:rsid w:val="004B662C"/>
    <w:rsid w:val="004B6DB1"/>
    <w:rsid w:val="004B6E0D"/>
    <w:rsid w:val="004B730D"/>
    <w:rsid w:val="004B782E"/>
    <w:rsid w:val="004B7E03"/>
    <w:rsid w:val="004B7EFB"/>
    <w:rsid w:val="004C00E0"/>
    <w:rsid w:val="004C20A7"/>
    <w:rsid w:val="004C23EA"/>
    <w:rsid w:val="004C3AF9"/>
    <w:rsid w:val="004C3C7A"/>
    <w:rsid w:val="004C50FB"/>
    <w:rsid w:val="004C539C"/>
    <w:rsid w:val="004C5EC6"/>
    <w:rsid w:val="004C61A5"/>
    <w:rsid w:val="004C63D5"/>
    <w:rsid w:val="004C6A63"/>
    <w:rsid w:val="004C6F9B"/>
    <w:rsid w:val="004C7068"/>
    <w:rsid w:val="004C7D9B"/>
    <w:rsid w:val="004D0B73"/>
    <w:rsid w:val="004D17DD"/>
    <w:rsid w:val="004D1A60"/>
    <w:rsid w:val="004D2335"/>
    <w:rsid w:val="004D2A2E"/>
    <w:rsid w:val="004D2CB5"/>
    <w:rsid w:val="004D2D3F"/>
    <w:rsid w:val="004D3B58"/>
    <w:rsid w:val="004D3FD9"/>
    <w:rsid w:val="004D4660"/>
    <w:rsid w:val="004D46CE"/>
    <w:rsid w:val="004D4B7B"/>
    <w:rsid w:val="004D513C"/>
    <w:rsid w:val="004D5382"/>
    <w:rsid w:val="004D53B1"/>
    <w:rsid w:val="004D5D95"/>
    <w:rsid w:val="004D5DFB"/>
    <w:rsid w:val="004D790B"/>
    <w:rsid w:val="004D7D41"/>
    <w:rsid w:val="004E0038"/>
    <w:rsid w:val="004E020F"/>
    <w:rsid w:val="004E0659"/>
    <w:rsid w:val="004E0B95"/>
    <w:rsid w:val="004E0DD5"/>
    <w:rsid w:val="004E0F82"/>
    <w:rsid w:val="004E1553"/>
    <w:rsid w:val="004E2176"/>
    <w:rsid w:val="004E3063"/>
    <w:rsid w:val="004E3C4D"/>
    <w:rsid w:val="004E3E5F"/>
    <w:rsid w:val="004E4024"/>
    <w:rsid w:val="004E4638"/>
    <w:rsid w:val="004E5721"/>
    <w:rsid w:val="004E57DA"/>
    <w:rsid w:val="004E5965"/>
    <w:rsid w:val="004E5997"/>
    <w:rsid w:val="004E6782"/>
    <w:rsid w:val="004E6C65"/>
    <w:rsid w:val="004E709E"/>
    <w:rsid w:val="004E768C"/>
    <w:rsid w:val="004F0B3B"/>
    <w:rsid w:val="004F0B76"/>
    <w:rsid w:val="004F1034"/>
    <w:rsid w:val="004F1117"/>
    <w:rsid w:val="004F1A63"/>
    <w:rsid w:val="004F1CDE"/>
    <w:rsid w:val="004F3061"/>
    <w:rsid w:val="004F390E"/>
    <w:rsid w:val="004F3A2E"/>
    <w:rsid w:val="004F4700"/>
    <w:rsid w:val="004F4FDC"/>
    <w:rsid w:val="004F5884"/>
    <w:rsid w:val="004F6583"/>
    <w:rsid w:val="004F6915"/>
    <w:rsid w:val="004F6DF9"/>
    <w:rsid w:val="00500280"/>
    <w:rsid w:val="005005C1"/>
    <w:rsid w:val="00500FBC"/>
    <w:rsid w:val="0050171F"/>
    <w:rsid w:val="0050218B"/>
    <w:rsid w:val="00502223"/>
    <w:rsid w:val="00502332"/>
    <w:rsid w:val="005025EC"/>
    <w:rsid w:val="0050294A"/>
    <w:rsid w:val="00502A4B"/>
    <w:rsid w:val="00503473"/>
    <w:rsid w:val="0050347B"/>
    <w:rsid w:val="0050376E"/>
    <w:rsid w:val="00503C9A"/>
    <w:rsid w:val="00503D04"/>
    <w:rsid w:val="00503F39"/>
    <w:rsid w:val="0050433F"/>
    <w:rsid w:val="00504912"/>
    <w:rsid w:val="00504C1E"/>
    <w:rsid w:val="00504D59"/>
    <w:rsid w:val="005051E0"/>
    <w:rsid w:val="00506A3C"/>
    <w:rsid w:val="00506EC1"/>
    <w:rsid w:val="00507470"/>
    <w:rsid w:val="00507B5E"/>
    <w:rsid w:val="00507E25"/>
    <w:rsid w:val="00507E5F"/>
    <w:rsid w:val="00510639"/>
    <w:rsid w:val="00510D09"/>
    <w:rsid w:val="0051198E"/>
    <w:rsid w:val="00511C2D"/>
    <w:rsid w:val="00513F4C"/>
    <w:rsid w:val="005163D6"/>
    <w:rsid w:val="00516406"/>
    <w:rsid w:val="005165B8"/>
    <w:rsid w:val="00517A13"/>
    <w:rsid w:val="00517F07"/>
    <w:rsid w:val="00520F5C"/>
    <w:rsid w:val="005215AA"/>
    <w:rsid w:val="00521BAF"/>
    <w:rsid w:val="00521D86"/>
    <w:rsid w:val="00522DD9"/>
    <w:rsid w:val="005234E4"/>
    <w:rsid w:val="00523F76"/>
    <w:rsid w:val="0052488F"/>
    <w:rsid w:val="005248B8"/>
    <w:rsid w:val="00525524"/>
    <w:rsid w:val="00525954"/>
    <w:rsid w:val="00526643"/>
    <w:rsid w:val="00526748"/>
    <w:rsid w:val="00526FC5"/>
    <w:rsid w:val="00527549"/>
    <w:rsid w:val="0052772B"/>
    <w:rsid w:val="00527EF9"/>
    <w:rsid w:val="005304C9"/>
    <w:rsid w:val="00530FB6"/>
    <w:rsid w:val="00532389"/>
    <w:rsid w:val="00533197"/>
    <w:rsid w:val="00533341"/>
    <w:rsid w:val="00533396"/>
    <w:rsid w:val="00533C00"/>
    <w:rsid w:val="00533C01"/>
    <w:rsid w:val="005358AD"/>
    <w:rsid w:val="00536EA3"/>
    <w:rsid w:val="00536FBF"/>
    <w:rsid w:val="00537272"/>
    <w:rsid w:val="005372A6"/>
    <w:rsid w:val="005408CD"/>
    <w:rsid w:val="00541E6D"/>
    <w:rsid w:val="005421EF"/>
    <w:rsid w:val="0054280A"/>
    <w:rsid w:val="00542991"/>
    <w:rsid w:val="005436A2"/>
    <w:rsid w:val="0054401F"/>
    <w:rsid w:val="00544F5F"/>
    <w:rsid w:val="00545436"/>
    <w:rsid w:val="00545FD3"/>
    <w:rsid w:val="0054617F"/>
    <w:rsid w:val="005461A7"/>
    <w:rsid w:val="0054775E"/>
    <w:rsid w:val="0055013B"/>
    <w:rsid w:val="00551E77"/>
    <w:rsid w:val="00551F68"/>
    <w:rsid w:val="0055290F"/>
    <w:rsid w:val="00553C89"/>
    <w:rsid w:val="00553F07"/>
    <w:rsid w:val="005540A4"/>
    <w:rsid w:val="0055423D"/>
    <w:rsid w:val="00554A88"/>
    <w:rsid w:val="005554E0"/>
    <w:rsid w:val="00555CB1"/>
    <w:rsid w:val="00556B1A"/>
    <w:rsid w:val="00556BBF"/>
    <w:rsid w:val="00556DEA"/>
    <w:rsid w:val="0055A0E8"/>
    <w:rsid w:val="0056089B"/>
    <w:rsid w:val="005616FF"/>
    <w:rsid w:val="00561792"/>
    <w:rsid w:val="00561D72"/>
    <w:rsid w:val="00561EDB"/>
    <w:rsid w:val="00562030"/>
    <w:rsid w:val="0056261E"/>
    <w:rsid w:val="0056347F"/>
    <w:rsid w:val="00563FAA"/>
    <w:rsid w:val="005641D8"/>
    <w:rsid w:val="0056475D"/>
    <w:rsid w:val="00564999"/>
    <w:rsid w:val="00564F8B"/>
    <w:rsid w:val="00565B73"/>
    <w:rsid w:val="00565D1C"/>
    <w:rsid w:val="00566F8B"/>
    <w:rsid w:val="0056726F"/>
    <w:rsid w:val="00570009"/>
    <w:rsid w:val="005713DF"/>
    <w:rsid w:val="00571FB0"/>
    <w:rsid w:val="00572329"/>
    <w:rsid w:val="005729FE"/>
    <w:rsid w:val="00572F32"/>
    <w:rsid w:val="00573075"/>
    <w:rsid w:val="00573C55"/>
    <w:rsid w:val="00575180"/>
    <w:rsid w:val="005753AA"/>
    <w:rsid w:val="00575856"/>
    <w:rsid w:val="005765B3"/>
    <w:rsid w:val="0057675E"/>
    <w:rsid w:val="00576C3B"/>
    <w:rsid w:val="005774B8"/>
    <w:rsid w:val="00577E4A"/>
    <w:rsid w:val="00580385"/>
    <w:rsid w:val="0058133D"/>
    <w:rsid w:val="00581903"/>
    <w:rsid w:val="00581E64"/>
    <w:rsid w:val="005827C5"/>
    <w:rsid w:val="00582E4C"/>
    <w:rsid w:val="00584195"/>
    <w:rsid w:val="00587143"/>
    <w:rsid w:val="00587FA8"/>
    <w:rsid w:val="005900DE"/>
    <w:rsid w:val="0059059E"/>
    <w:rsid w:val="0059059F"/>
    <w:rsid w:val="00590C83"/>
    <w:rsid w:val="005913D7"/>
    <w:rsid w:val="00591F3C"/>
    <w:rsid w:val="00592471"/>
    <w:rsid w:val="005924F6"/>
    <w:rsid w:val="00592FD5"/>
    <w:rsid w:val="00593091"/>
    <w:rsid w:val="0059363E"/>
    <w:rsid w:val="00594043"/>
    <w:rsid w:val="0059404F"/>
    <w:rsid w:val="0059442C"/>
    <w:rsid w:val="005945C2"/>
    <w:rsid w:val="00594C73"/>
    <w:rsid w:val="00594CE8"/>
    <w:rsid w:val="0059646F"/>
    <w:rsid w:val="00596A6F"/>
    <w:rsid w:val="00596E72"/>
    <w:rsid w:val="00596F7F"/>
    <w:rsid w:val="00597358"/>
    <w:rsid w:val="00597BBC"/>
    <w:rsid w:val="005A0833"/>
    <w:rsid w:val="005A0849"/>
    <w:rsid w:val="005A1549"/>
    <w:rsid w:val="005A1905"/>
    <w:rsid w:val="005A2455"/>
    <w:rsid w:val="005A24CB"/>
    <w:rsid w:val="005A24DC"/>
    <w:rsid w:val="005A2DC0"/>
    <w:rsid w:val="005A34C7"/>
    <w:rsid w:val="005A3D8D"/>
    <w:rsid w:val="005A4746"/>
    <w:rsid w:val="005A5535"/>
    <w:rsid w:val="005A6D08"/>
    <w:rsid w:val="005B12AB"/>
    <w:rsid w:val="005B158E"/>
    <w:rsid w:val="005B16CB"/>
    <w:rsid w:val="005B1D7B"/>
    <w:rsid w:val="005B2AAE"/>
    <w:rsid w:val="005B2EC3"/>
    <w:rsid w:val="005B2F8B"/>
    <w:rsid w:val="005B5729"/>
    <w:rsid w:val="005B5CB6"/>
    <w:rsid w:val="005B64FB"/>
    <w:rsid w:val="005B6603"/>
    <w:rsid w:val="005B6E8F"/>
    <w:rsid w:val="005B76E1"/>
    <w:rsid w:val="005C0A40"/>
    <w:rsid w:val="005C0D10"/>
    <w:rsid w:val="005C114D"/>
    <w:rsid w:val="005C1BF0"/>
    <w:rsid w:val="005C28DB"/>
    <w:rsid w:val="005C2FCB"/>
    <w:rsid w:val="005C3C44"/>
    <w:rsid w:val="005C4146"/>
    <w:rsid w:val="005C4BE8"/>
    <w:rsid w:val="005C572F"/>
    <w:rsid w:val="005C57F5"/>
    <w:rsid w:val="005C5C19"/>
    <w:rsid w:val="005C66E6"/>
    <w:rsid w:val="005C684D"/>
    <w:rsid w:val="005C6EEF"/>
    <w:rsid w:val="005C71E6"/>
    <w:rsid w:val="005C7D9C"/>
    <w:rsid w:val="005C7E07"/>
    <w:rsid w:val="005D00D1"/>
    <w:rsid w:val="005D0CCD"/>
    <w:rsid w:val="005D0D0C"/>
    <w:rsid w:val="005D0F33"/>
    <w:rsid w:val="005D23DA"/>
    <w:rsid w:val="005D25EF"/>
    <w:rsid w:val="005D2878"/>
    <w:rsid w:val="005D2B82"/>
    <w:rsid w:val="005D2DA1"/>
    <w:rsid w:val="005D2F75"/>
    <w:rsid w:val="005D55EE"/>
    <w:rsid w:val="005D56EA"/>
    <w:rsid w:val="005D5F46"/>
    <w:rsid w:val="005D6083"/>
    <w:rsid w:val="005D6141"/>
    <w:rsid w:val="005D61B5"/>
    <w:rsid w:val="005D634E"/>
    <w:rsid w:val="005D675D"/>
    <w:rsid w:val="005D6CFD"/>
    <w:rsid w:val="005D6E41"/>
    <w:rsid w:val="005D7359"/>
    <w:rsid w:val="005D7FEC"/>
    <w:rsid w:val="005E00C6"/>
    <w:rsid w:val="005E127C"/>
    <w:rsid w:val="005E1969"/>
    <w:rsid w:val="005E2A40"/>
    <w:rsid w:val="005E2CDA"/>
    <w:rsid w:val="005E3116"/>
    <w:rsid w:val="005E3650"/>
    <w:rsid w:val="005E3847"/>
    <w:rsid w:val="005E3DC1"/>
    <w:rsid w:val="005E4886"/>
    <w:rsid w:val="005E4ACD"/>
    <w:rsid w:val="005E4E01"/>
    <w:rsid w:val="005E50F0"/>
    <w:rsid w:val="005E55DA"/>
    <w:rsid w:val="005E591C"/>
    <w:rsid w:val="005E649F"/>
    <w:rsid w:val="005E70C7"/>
    <w:rsid w:val="005E7F4A"/>
    <w:rsid w:val="005F0257"/>
    <w:rsid w:val="005F0579"/>
    <w:rsid w:val="005F08B3"/>
    <w:rsid w:val="005F12E4"/>
    <w:rsid w:val="005F18AF"/>
    <w:rsid w:val="005F31BD"/>
    <w:rsid w:val="005F32C3"/>
    <w:rsid w:val="005F3C24"/>
    <w:rsid w:val="005F3E75"/>
    <w:rsid w:val="005F4252"/>
    <w:rsid w:val="005F5386"/>
    <w:rsid w:val="005F6298"/>
    <w:rsid w:val="005F633E"/>
    <w:rsid w:val="005F71BD"/>
    <w:rsid w:val="00601992"/>
    <w:rsid w:val="00601A90"/>
    <w:rsid w:val="006030F8"/>
    <w:rsid w:val="006037CF"/>
    <w:rsid w:val="00603EE5"/>
    <w:rsid w:val="00604027"/>
    <w:rsid w:val="006046C7"/>
    <w:rsid w:val="00605410"/>
    <w:rsid w:val="006060CA"/>
    <w:rsid w:val="00606915"/>
    <w:rsid w:val="00606D71"/>
    <w:rsid w:val="006075A5"/>
    <w:rsid w:val="00607BA8"/>
    <w:rsid w:val="006103BD"/>
    <w:rsid w:val="006106E7"/>
    <w:rsid w:val="00610EB0"/>
    <w:rsid w:val="006117F4"/>
    <w:rsid w:val="00612AF6"/>
    <w:rsid w:val="00613201"/>
    <w:rsid w:val="00613EC2"/>
    <w:rsid w:val="00615206"/>
    <w:rsid w:val="00615ED2"/>
    <w:rsid w:val="006160F2"/>
    <w:rsid w:val="006163A9"/>
    <w:rsid w:val="006167C5"/>
    <w:rsid w:val="00616C79"/>
    <w:rsid w:val="00616EBA"/>
    <w:rsid w:val="00616FDE"/>
    <w:rsid w:val="00617554"/>
    <w:rsid w:val="0061788E"/>
    <w:rsid w:val="00617E4B"/>
    <w:rsid w:val="006213E4"/>
    <w:rsid w:val="00621D0E"/>
    <w:rsid w:val="00621E4F"/>
    <w:rsid w:val="00623FE5"/>
    <w:rsid w:val="006246BA"/>
    <w:rsid w:val="00624A86"/>
    <w:rsid w:val="00625095"/>
    <w:rsid w:val="00625C66"/>
    <w:rsid w:val="00626BF3"/>
    <w:rsid w:val="006272C9"/>
    <w:rsid w:val="0062767A"/>
    <w:rsid w:val="00627AA5"/>
    <w:rsid w:val="00627B46"/>
    <w:rsid w:val="00631363"/>
    <w:rsid w:val="006315E4"/>
    <w:rsid w:val="006320F5"/>
    <w:rsid w:val="00632559"/>
    <w:rsid w:val="00632FD8"/>
    <w:rsid w:val="00633073"/>
    <w:rsid w:val="006330AD"/>
    <w:rsid w:val="006336EC"/>
    <w:rsid w:val="00634BDE"/>
    <w:rsid w:val="00635299"/>
    <w:rsid w:val="00637066"/>
    <w:rsid w:val="0063730F"/>
    <w:rsid w:val="00641308"/>
    <w:rsid w:val="006425D9"/>
    <w:rsid w:val="006438ED"/>
    <w:rsid w:val="00643D3B"/>
    <w:rsid w:val="00644A96"/>
    <w:rsid w:val="00644B04"/>
    <w:rsid w:val="00644B95"/>
    <w:rsid w:val="00644D3A"/>
    <w:rsid w:val="006459D0"/>
    <w:rsid w:val="006462F8"/>
    <w:rsid w:val="0064642E"/>
    <w:rsid w:val="00647526"/>
    <w:rsid w:val="00647583"/>
    <w:rsid w:val="006479D8"/>
    <w:rsid w:val="00647B19"/>
    <w:rsid w:val="00650388"/>
    <w:rsid w:val="006511F0"/>
    <w:rsid w:val="00651635"/>
    <w:rsid w:val="00651AE6"/>
    <w:rsid w:val="00651FE6"/>
    <w:rsid w:val="006525FF"/>
    <w:rsid w:val="00653195"/>
    <w:rsid w:val="006536C3"/>
    <w:rsid w:val="00653801"/>
    <w:rsid w:val="00653906"/>
    <w:rsid w:val="006545DD"/>
    <w:rsid w:val="00654FD7"/>
    <w:rsid w:val="00655699"/>
    <w:rsid w:val="00655BA8"/>
    <w:rsid w:val="00655BCF"/>
    <w:rsid w:val="00655BEA"/>
    <w:rsid w:val="00655E35"/>
    <w:rsid w:val="0065639F"/>
    <w:rsid w:val="00656429"/>
    <w:rsid w:val="00657DD7"/>
    <w:rsid w:val="00660EF9"/>
    <w:rsid w:val="0066134C"/>
    <w:rsid w:val="006621C0"/>
    <w:rsid w:val="00662CB3"/>
    <w:rsid w:val="00663185"/>
    <w:rsid w:val="006645C0"/>
    <w:rsid w:val="00664B6D"/>
    <w:rsid w:val="00665243"/>
    <w:rsid w:val="0066679E"/>
    <w:rsid w:val="00666E24"/>
    <w:rsid w:val="00667170"/>
    <w:rsid w:val="00670166"/>
    <w:rsid w:val="00670D7D"/>
    <w:rsid w:val="00670F70"/>
    <w:rsid w:val="0067129D"/>
    <w:rsid w:val="006715F2"/>
    <w:rsid w:val="00672725"/>
    <w:rsid w:val="00673A3D"/>
    <w:rsid w:val="006743A9"/>
    <w:rsid w:val="00674F45"/>
    <w:rsid w:val="00674FB1"/>
    <w:rsid w:val="0067583F"/>
    <w:rsid w:val="00675BAD"/>
    <w:rsid w:val="00677657"/>
    <w:rsid w:val="006776BD"/>
    <w:rsid w:val="00677C09"/>
    <w:rsid w:val="00677C3E"/>
    <w:rsid w:val="00680281"/>
    <w:rsid w:val="006804A9"/>
    <w:rsid w:val="00682F32"/>
    <w:rsid w:val="0068398E"/>
    <w:rsid w:val="00684BF8"/>
    <w:rsid w:val="006857D4"/>
    <w:rsid w:val="00685ABD"/>
    <w:rsid w:val="00685C38"/>
    <w:rsid w:val="00685E1F"/>
    <w:rsid w:val="006866FA"/>
    <w:rsid w:val="006879DE"/>
    <w:rsid w:val="00687D69"/>
    <w:rsid w:val="0069039B"/>
    <w:rsid w:val="006915B2"/>
    <w:rsid w:val="00691E40"/>
    <w:rsid w:val="006921C8"/>
    <w:rsid w:val="00692A40"/>
    <w:rsid w:val="00692BBF"/>
    <w:rsid w:val="00692CD6"/>
    <w:rsid w:val="00693100"/>
    <w:rsid w:val="00693A2D"/>
    <w:rsid w:val="006940B6"/>
    <w:rsid w:val="006943FF"/>
    <w:rsid w:val="00694403"/>
    <w:rsid w:val="00694C3B"/>
    <w:rsid w:val="00695123"/>
    <w:rsid w:val="00695253"/>
    <w:rsid w:val="00695D5E"/>
    <w:rsid w:val="00695FB3"/>
    <w:rsid w:val="00696109"/>
    <w:rsid w:val="00696C18"/>
    <w:rsid w:val="006971AF"/>
    <w:rsid w:val="0069792B"/>
    <w:rsid w:val="006A02E9"/>
    <w:rsid w:val="006A0405"/>
    <w:rsid w:val="006A0418"/>
    <w:rsid w:val="006A103C"/>
    <w:rsid w:val="006A146F"/>
    <w:rsid w:val="006A1669"/>
    <w:rsid w:val="006A1CE4"/>
    <w:rsid w:val="006A1D13"/>
    <w:rsid w:val="006A28C8"/>
    <w:rsid w:val="006A2D1A"/>
    <w:rsid w:val="006A3C9C"/>
    <w:rsid w:val="006A54B2"/>
    <w:rsid w:val="006A5EFB"/>
    <w:rsid w:val="006A6421"/>
    <w:rsid w:val="006A702A"/>
    <w:rsid w:val="006A710F"/>
    <w:rsid w:val="006A7C19"/>
    <w:rsid w:val="006A7D91"/>
    <w:rsid w:val="006B0B7B"/>
    <w:rsid w:val="006B0CBA"/>
    <w:rsid w:val="006B1D21"/>
    <w:rsid w:val="006B1D64"/>
    <w:rsid w:val="006B3193"/>
    <w:rsid w:val="006B343A"/>
    <w:rsid w:val="006B4A27"/>
    <w:rsid w:val="006B5E88"/>
    <w:rsid w:val="006B619A"/>
    <w:rsid w:val="006B6442"/>
    <w:rsid w:val="006B7136"/>
    <w:rsid w:val="006B72BD"/>
    <w:rsid w:val="006C05AA"/>
    <w:rsid w:val="006C07E2"/>
    <w:rsid w:val="006C0808"/>
    <w:rsid w:val="006C0B1E"/>
    <w:rsid w:val="006C0BF2"/>
    <w:rsid w:val="006C1001"/>
    <w:rsid w:val="006C16FE"/>
    <w:rsid w:val="006C1CF5"/>
    <w:rsid w:val="006C2BCE"/>
    <w:rsid w:val="006C3615"/>
    <w:rsid w:val="006C3C92"/>
    <w:rsid w:val="006C471E"/>
    <w:rsid w:val="006C47DF"/>
    <w:rsid w:val="006C49DC"/>
    <w:rsid w:val="006C5168"/>
    <w:rsid w:val="006C5378"/>
    <w:rsid w:val="006C581C"/>
    <w:rsid w:val="006C6151"/>
    <w:rsid w:val="006C6F6A"/>
    <w:rsid w:val="006C723C"/>
    <w:rsid w:val="006C731C"/>
    <w:rsid w:val="006C731D"/>
    <w:rsid w:val="006C7CAA"/>
    <w:rsid w:val="006D0428"/>
    <w:rsid w:val="006D044D"/>
    <w:rsid w:val="006D0C16"/>
    <w:rsid w:val="006D0EA8"/>
    <w:rsid w:val="006D11D6"/>
    <w:rsid w:val="006D14FE"/>
    <w:rsid w:val="006D1B8E"/>
    <w:rsid w:val="006D25ED"/>
    <w:rsid w:val="006D294C"/>
    <w:rsid w:val="006D3544"/>
    <w:rsid w:val="006D38F6"/>
    <w:rsid w:val="006D39DF"/>
    <w:rsid w:val="006D4122"/>
    <w:rsid w:val="006D48C1"/>
    <w:rsid w:val="006D5C4D"/>
    <w:rsid w:val="006D6ABA"/>
    <w:rsid w:val="006D6E5A"/>
    <w:rsid w:val="006D76C7"/>
    <w:rsid w:val="006D7946"/>
    <w:rsid w:val="006D7EF6"/>
    <w:rsid w:val="006E0B45"/>
    <w:rsid w:val="006E102D"/>
    <w:rsid w:val="006E17A7"/>
    <w:rsid w:val="006E1BCF"/>
    <w:rsid w:val="006E2185"/>
    <w:rsid w:val="006E27D6"/>
    <w:rsid w:val="006E28AF"/>
    <w:rsid w:val="006E2A54"/>
    <w:rsid w:val="006E2D26"/>
    <w:rsid w:val="006E3DF0"/>
    <w:rsid w:val="006E4BE7"/>
    <w:rsid w:val="006E4E1C"/>
    <w:rsid w:val="006E6C5F"/>
    <w:rsid w:val="006E7737"/>
    <w:rsid w:val="006F09F0"/>
    <w:rsid w:val="006F0E40"/>
    <w:rsid w:val="006F130B"/>
    <w:rsid w:val="006F133F"/>
    <w:rsid w:val="006F1C60"/>
    <w:rsid w:val="006F2F26"/>
    <w:rsid w:val="006F3D74"/>
    <w:rsid w:val="006F3FB7"/>
    <w:rsid w:val="006F64B5"/>
    <w:rsid w:val="006F658E"/>
    <w:rsid w:val="006F6909"/>
    <w:rsid w:val="006F6EEA"/>
    <w:rsid w:val="006F73EF"/>
    <w:rsid w:val="006F76CA"/>
    <w:rsid w:val="006F7B9A"/>
    <w:rsid w:val="00700530"/>
    <w:rsid w:val="007008E5"/>
    <w:rsid w:val="00700B01"/>
    <w:rsid w:val="00700BAC"/>
    <w:rsid w:val="00702F7B"/>
    <w:rsid w:val="007038DA"/>
    <w:rsid w:val="00703A95"/>
    <w:rsid w:val="007049E3"/>
    <w:rsid w:val="00704ADF"/>
    <w:rsid w:val="00705B42"/>
    <w:rsid w:val="007060B8"/>
    <w:rsid w:val="00706ADF"/>
    <w:rsid w:val="00706CE1"/>
    <w:rsid w:val="00707281"/>
    <w:rsid w:val="00707563"/>
    <w:rsid w:val="00707780"/>
    <w:rsid w:val="007077C5"/>
    <w:rsid w:val="00707E6B"/>
    <w:rsid w:val="007100E7"/>
    <w:rsid w:val="00710163"/>
    <w:rsid w:val="0071027E"/>
    <w:rsid w:val="00710CC4"/>
    <w:rsid w:val="007110E0"/>
    <w:rsid w:val="00711A36"/>
    <w:rsid w:val="00711BC3"/>
    <w:rsid w:val="00711C2B"/>
    <w:rsid w:val="00711F02"/>
    <w:rsid w:val="007128E2"/>
    <w:rsid w:val="00712B3D"/>
    <w:rsid w:val="007136EA"/>
    <w:rsid w:val="00713D06"/>
    <w:rsid w:val="00713D4D"/>
    <w:rsid w:val="00714231"/>
    <w:rsid w:val="007148E4"/>
    <w:rsid w:val="007156FA"/>
    <w:rsid w:val="00715F69"/>
    <w:rsid w:val="0071636A"/>
    <w:rsid w:val="00716968"/>
    <w:rsid w:val="00717031"/>
    <w:rsid w:val="007170FA"/>
    <w:rsid w:val="0071753A"/>
    <w:rsid w:val="00717B1E"/>
    <w:rsid w:val="00717B3F"/>
    <w:rsid w:val="0072047F"/>
    <w:rsid w:val="007209EE"/>
    <w:rsid w:val="00720EE7"/>
    <w:rsid w:val="00720F97"/>
    <w:rsid w:val="00721549"/>
    <w:rsid w:val="00722B98"/>
    <w:rsid w:val="00722FBA"/>
    <w:rsid w:val="0072313F"/>
    <w:rsid w:val="0072324D"/>
    <w:rsid w:val="0072325F"/>
    <w:rsid w:val="00724137"/>
    <w:rsid w:val="00724228"/>
    <w:rsid w:val="007243F1"/>
    <w:rsid w:val="007247F8"/>
    <w:rsid w:val="00724AA3"/>
    <w:rsid w:val="00725D4F"/>
    <w:rsid w:val="00725E19"/>
    <w:rsid w:val="0072705B"/>
    <w:rsid w:val="00727818"/>
    <w:rsid w:val="00727D3E"/>
    <w:rsid w:val="00731FFB"/>
    <w:rsid w:val="00732F4C"/>
    <w:rsid w:val="00734079"/>
    <w:rsid w:val="00734F42"/>
    <w:rsid w:val="00735AF4"/>
    <w:rsid w:val="00736713"/>
    <w:rsid w:val="0073677E"/>
    <w:rsid w:val="00736881"/>
    <w:rsid w:val="00737C59"/>
    <w:rsid w:val="00737D07"/>
    <w:rsid w:val="00740513"/>
    <w:rsid w:val="007421C7"/>
    <w:rsid w:val="007423F4"/>
    <w:rsid w:val="00742C3C"/>
    <w:rsid w:val="00742CCB"/>
    <w:rsid w:val="00742DF1"/>
    <w:rsid w:val="0074326B"/>
    <w:rsid w:val="007439E5"/>
    <w:rsid w:val="00744882"/>
    <w:rsid w:val="00744D4B"/>
    <w:rsid w:val="0074534D"/>
    <w:rsid w:val="00745FBD"/>
    <w:rsid w:val="00746082"/>
    <w:rsid w:val="007462A3"/>
    <w:rsid w:val="00746979"/>
    <w:rsid w:val="0074767E"/>
    <w:rsid w:val="00747B3B"/>
    <w:rsid w:val="00747C31"/>
    <w:rsid w:val="0075040C"/>
    <w:rsid w:val="0075048B"/>
    <w:rsid w:val="0075229D"/>
    <w:rsid w:val="00752E8D"/>
    <w:rsid w:val="00753016"/>
    <w:rsid w:val="007536F7"/>
    <w:rsid w:val="00753887"/>
    <w:rsid w:val="0075424F"/>
    <w:rsid w:val="007557F9"/>
    <w:rsid w:val="00755EB8"/>
    <w:rsid w:val="00756262"/>
    <w:rsid w:val="0075674B"/>
    <w:rsid w:val="00756E76"/>
    <w:rsid w:val="00761B90"/>
    <w:rsid w:val="007621EF"/>
    <w:rsid w:val="007624E2"/>
    <w:rsid w:val="00762A8D"/>
    <w:rsid w:val="007630A0"/>
    <w:rsid w:val="00763B7B"/>
    <w:rsid w:val="007646A8"/>
    <w:rsid w:val="00764BEE"/>
    <w:rsid w:val="00764F5C"/>
    <w:rsid w:val="007660F1"/>
    <w:rsid w:val="007668B4"/>
    <w:rsid w:val="007669B6"/>
    <w:rsid w:val="0076701A"/>
    <w:rsid w:val="007670F3"/>
    <w:rsid w:val="00767EA7"/>
    <w:rsid w:val="00772E0E"/>
    <w:rsid w:val="0077339A"/>
    <w:rsid w:val="00773A60"/>
    <w:rsid w:val="0077503A"/>
    <w:rsid w:val="007753BE"/>
    <w:rsid w:val="00775880"/>
    <w:rsid w:val="00775891"/>
    <w:rsid w:val="00775BE1"/>
    <w:rsid w:val="00776409"/>
    <w:rsid w:val="0077699D"/>
    <w:rsid w:val="00777012"/>
    <w:rsid w:val="00777896"/>
    <w:rsid w:val="00777BE1"/>
    <w:rsid w:val="00777FE1"/>
    <w:rsid w:val="00780072"/>
    <w:rsid w:val="00780161"/>
    <w:rsid w:val="007819D3"/>
    <w:rsid w:val="00781E8B"/>
    <w:rsid w:val="0078267C"/>
    <w:rsid w:val="00782DF5"/>
    <w:rsid w:val="0078395C"/>
    <w:rsid w:val="00783D32"/>
    <w:rsid w:val="00784968"/>
    <w:rsid w:val="00785476"/>
    <w:rsid w:val="00785FB4"/>
    <w:rsid w:val="007866E3"/>
    <w:rsid w:val="007877E2"/>
    <w:rsid w:val="007908D7"/>
    <w:rsid w:val="00790E4A"/>
    <w:rsid w:val="007912EF"/>
    <w:rsid w:val="007924EC"/>
    <w:rsid w:val="00792D11"/>
    <w:rsid w:val="00792E65"/>
    <w:rsid w:val="00792EB1"/>
    <w:rsid w:val="00793438"/>
    <w:rsid w:val="007936DA"/>
    <w:rsid w:val="00794C30"/>
    <w:rsid w:val="007954EB"/>
    <w:rsid w:val="00795B9F"/>
    <w:rsid w:val="00795E1C"/>
    <w:rsid w:val="00796370"/>
    <w:rsid w:val="0079671B"/>
    <w:rsid w:val="0079796A"/>
    <w:rsid w:val="007A06E3"/>
    <w:rsid w:val="007A07CA"/>
    <w:rsid w:val="007A0E71"/>
    <w:rsid w:val="007A1589"/>
    <w:rsid w:val="007A2987"/>
    <w:rsid w:val="007A2D79"/>
    <w:rsid w:val="007A3292"/>
    <w:rsid w:val="007A39D1"/>
    <w:rsid w:val="007A4132"/>
    <w:rsid w:val="007A4D57"/>
    <w:rsid w:val="007A5317"/>
    <w:rsid w:val="007A5878"/>
    <w:rsid w:val="007A64BC"/>
    <w:rsid w:val="007A6E10"/>
    <w:rsid w:val="007A71C6"/>
    <w:rsid w:val="007A7261"/>
    <w:rsid w:val="007A766B"/>
    <w:rsid w:val="007A778D"/>
    <w:rsid w:val="007B01E6"/>
    <w:rsid w:val="007B0338"/>
    <w:rsid w:val="007B0396"/>
    <w:rsid w:val="007B09D4"/>
    <w:rsid w:val="007B106F"/>
    <w:rsid w:val="007B1B00"/>
    <w:rsid w:val="007B1CD7"/>
    <w:rsid w:val="007B2187"/>
    <w:rsid w:val="007B22B4"/>
    <w:rsid w:val="007B26F1"/>
    <w:rsid w:val="007B29AE"/>
    <w:rsid w:val="007B36E1"/>
    <w:rsid w:val="007B3BA2"/>
    <w:rsid w:val="007B4766"/>
    <w:rsid w:val="007B47BF"/>
    <w:rsid w:val="007B4F0A"/>
    <w:rsid w:val="007B5205"/>
    <w:rsid w:val="007B53CB"/>
    <w:rsid w:val="007B5D24"/>
    <w:rsid w:val="007B6D17"/>
    <w:rsid w:val="007B7005"/>
    <w:rsid w:val="007B72EC"/>
    <w:rsid w:val="007C01DF"/>
    <w:rsid w:val="007C09EA"/>
    <w:rsid w:val="007C0D57"/>
    <w:rsid w:val="007C1295"/>
    <w:rsid w:val="007C16E0"/>
    <w:rsid w:val="007C30DC"/>
    <w:rsid w:val="007C36E3"/>
    <w:rsid w:val="007C382B"/>
    <w:rsid w:val="007C3BD3"/>
    <w:rsid w:val="007C579C"/>
    <w:rsid w:val="007C6F90"/>
    <w:rsid w:val="007C76D5"/>
    <w:rsid w:val="007C78DD"/>
    <w:rsid w:val="007C7BE8"/>
    <w:rsid w:val="007D096A"/>
    <w:rsid w:val="007D0D38"/>
    <w:rsid w:val="007D0EFD"/>
    <w:rsid w:val="007D2125"/>
    <w:rsid w:val="007D2CB5"/>
    <w:rsid w:val="007D5102"/>
    <w:rsid w:val="007D5AFA"/>
    <w:rsid w:val="007D5DDC"/>
    <w:rsid w:val="007D6DAB"/>
    <w:rsid w:val="007D7071"/>
    <w:rsid w:val="007D70F9"/>
    <w:rsid w:val="007D7242"/>
    <w:rsid w:val="007E0E8E"/>
    <w:rsid w:val="007E1403"/>
    <w:rsid w:val="007E1586"/>
    <w:rsid w:val="007E358E"/>
    <w:rsid w:val="007E38B0"/>
    <w:rsid w:val="007E3E0F"/>
    <w:rsid w:val="007E437B"/>
    <w:rsid w:val="007E4A1C"/>
    <w:rsid w:val="007E4D98"/>
    <w:rsid w:val="007E54FA"/>
    <w:rsid w:val="007E58E2"/>
    <w:rsid w:val="007E7161"/>
    <w:rsid w:val="007E748C"/>
    <w:rsid w:val="007E756B"/>
    <w:rsid w:val="007E75F1"/>
    <w:rsid w:val="007E768A"/>
    <w:rsid w:val="007F02D7"/>
    <w:rsid w:val="007F054F"/>
    <w:rsid w:val="007F0D6F"/>
    <w:rsid w:val="007F197F"/>
    <w:rsid w:val="007F2606"/>
    <w:rsid w:val="007F2F23"/>
    <w:rsid w:val="007F379E"/>
    <w:rsid w:val="007F42EE"/>
    <w:rsid w:val="007F45E3"/>
    <w:rsid w:val="007F4E95"/>
    <w:rsid w:val="007F51D2"/>
    <w:rsid w:val="007F56A9"/>
    <w:rsid w:val="007F5DA2"/>
    <w:rsid w:val="007F60FD"/>
    <w:rsid w:val="007F6994"/>
    <w:rsid w:val="007F6F9E"/>
    <w:rsid w:val="007F7EB4"/>
    <w:rsid w:val="0080031F"/>
    <w:rsid w:val="00801637"/>
    <w:rsid w:val="008019A0"/>
    <w:rsid w:val="00802263"/>
    <w:rsid w:val="008022CF"/>
    <w:rsid w:val="00802BFC"/>
    <w:rsid w:val="00802D41"/>
    <w:rsid w:val="00804F8B"/>
    <w:rsid w:val="008052FB"/>
    <w:rsid w:val="00805341"/>
    <w:rsid w:val="00806056"/>
    <w:rsid w:val="008063C4"/>
    <w:rsid w:val="0080B339"/>
    <w:rsid w:val="00810CDC"/>
    <w:rsid w:val="00810D03"/>
    <w:rsid w:val="008113E4"/>
    <w:rsid w:val="00811416"/>
    <w:rsid w:val="00811DE3"/>
    <w:rsid w:val="00812355"/>
    <w:rsid w:val="00813E21"/>
    <w:rsid w:val="0081418F"/>
    <w:rsid w:val="0081440F"/>
    <w:rsid w:val="00814B66"/>
    <w:rsid w:val="00815A45"/>
    <w:rsid w:val="00815E32"/>
    <w:rsid w:val="00816589"/>
    <w:rsid w:val="008166C6"/>
    <w:rsid w:val="00816E09"/>
    <w:rsid w:val="00817897"/>
    <w:rsid w:val="0081789C"/>
    <w:rsid w:val="008205B9"/>
    <w:rsid w:val="00820E96"/>
    <w:rsid w:val="008210D1"/>
    <w:rsid w:val="00821182"/>
    <w:rsid w:val="0082182D"/>
    <w:rsid w:val="00821B6C"/>
    <w:rsid w:val="00821CE9"/>
    <w:rsid w:val="00822002"/>
    <w:rsid w:val="00822249"/>
    <w:rsid w:val="0082245F"/>
    <w:rsid w:val="0082288B"/>
    <w:rsid w:val="00822C89"/>
    <w:rsid w:val="00822ECE"/>
    <w:rsid w:val="008232A8"/>
    <w:rsid w:val="00823A7B"/>
    <w:rsid w:val="00824311"/>
    <w:rsid w:val="00824887"/>
    <w:rsid w:val="00824FC8"/>
    <w:rsid w:val="00825E71"/>
    <w:rsid w:val="008262A2"/>
    <w:rsid w:val="00826CD9"/>
    <w:rsid w:val="00827333"/>
    <w:rsid w:val="008279B5"/>
    <w:rsid w:val="00827C1D"/>
    <w:rsid w:val="008300B5"/>
    <w:rsid w:val="00830D60"/>
    <w:rsid w:val="00831569"/>
    <w:rsid w:val="008324CD"/>
    <w:rsid w:val="00832844"/>
    <w:rsid w:val="00833D12"/>
    <w:rsid w:val="0083427D"/>
    <w:rsid w:val="0083535F"/>
    <w:rsid w:val="00835925"/>
    <w:rsid w:val="0083635D"/>
    <w:rsid w:val="008406C8"/>
    <w:rsid w:val="008412BB"/>
    <w:rsid w:val="008412E6"/>
    <w:rsid w:val="00842DB5"/>
    <w:rsid w:val="00844A90"/>
    <w:rsid w:val="00844B62"/>
    <w:rsid w:val="00845108"/>
    <w:rsid w:val="0084586B"/>
    <w:rsid w:val="00845902"/>
    <w:rsid w:val="00845FAF"/>
    <w:rsid w:val="00846C2F"/>
    <w:rsid w:val="00847071"/>
    <w:rsid w:val="00847BDA"/>
    <w:rsid w:val="00850072"/>
    <w:rsid w:val="00850BF2"/>
    <w:rsid w:val="0085155B"/>
    <w:rsid w:val="00851CC3"/>
    <w:rsid w:val="00852A60"/>
    <w:rsid w:val="0085396A"/>
    <w:rsid w:val="00853A85"/>
    <w:rsid w:val="00853EC7"/>
    <w:rsid w:val="0085416C"/>
    <w:rsid w:val="008548EC"/>
    <w:rsid w:val="00855112"/>
    <w:rsid w:val="008552E3"/>
    <w:rsid w:val="0085609D"/>
    <w:rsid w:val="0085764D"/>
    <w:rsid w:val="008577E5"/>
    <w:rsid w:val="008604FE"/>
    <w:rsid w:val="0086084F"/>
    <w:rsid w:val="00860BEF"/>
    <w:rsid w:val="00860BF5"/>
    <w:rsid w:val="0086103E"/>
    <w:rsid w:val="00861C1F"/>
    <w:rsid w:val="00862F61"/>
    <w:rsid w:val="008638F9"/>
    <w:rsid w:val="00863A26"/>
    <w:rsid w:val="00863F4C"/>
    <w:rsid w:val="00864C18"/>
    <w:rsid w:val="00864EDC"/>
    <w:rsid w:val="00865BCC"/>
    <w:rsid w:val="00865D5E"/>
    <w:rsid w:val="008663AC"/>
    <w:rsid w:val="00866578"/>
    <w:rsid w:val="00866620"/>
    <w:rsid w:val="008670F7"/>
    <w:rsid w:val="008677C5"/>
    <w:rsid w:val="0086783E"/>
    <w:rsid w:val="008679A1"/>
    <w:rsid w:val="00867B7E"/>
    <w:rsid w:val="00871591"/>
    <w:rsid w:val="0087184A"/>
    <w:rsid w:val="008720C0"/>
    <w:rsid w:val="00872CED"/>
    <w:rsid w:val="00872F5D"/>
    <w:rsid w:val="00873B77"/>
    <w:rsid w:val="008745A3"/>
    <w:rsid w:val="008745F3"/>
    <w:rsid w:val="00874CF6"/>
    <w:rsid w:val="00874E53"/>
    <w:rsid w:val="00875340"/>
    <w:rsid w:val="00875EA5"/>
    <w:rsid w:val="00876FDA"/>
    <w:rsid w:val="0087763B"/>
    <w:rsid w:val="008777F2"/>
    <w:rsid w:val="00877F52"/>
    <w:rsid w:val="0088015A"/>
    <w:rsid w:val="008816AA"/>
    <w:rsid w:val="00881C01"/>
    <w:rsid w:val="0088211E"/>
    <w:rsid w:val="008829B9"/>
    <w:rsid w:val="00882A84"/>
    <w:rsid w:val="008833FE"/>
    <w:rsid w:val="00883AF5"/>
    <w:rsid w:val="00883C2D"/>
    <w:rsid w:val="0088567F"/>
    <w:rsid w:val="00885755"/>
    <w:rsid w:val="008860EB"/>
    <w:rsid w:val="00887A5F"/>
    <w:rsid w:val="00887C9E"/>
    <w:rsid w:val="008900C6"/>
    <w:rsid w:val="008905C6"/>
    <w:rsid w:val="00890A16"/>
    <w:rsid w:val="008915FE"/>
    <w:rsid w:val="00891A47"/>
    <w:rsid w:val="00891F58"/>
    <w:rsid w:val="008930E1"/>
    <w:rsid w:val="008939FA"/>
    <w:rsid w:val="008945FC"/>
    <w:rsid w:val="00894AEA"/>
    <w:rsid w:val="00895119"/>
    <w:rsid w:val="00896519"/>
    <w:rsid w:val="008970D4"/>
    <w:rsid w:val="00897A3B"/>
    <w:rsid w:val="008A0F8C"/>
    <w:rsid w:val="008A18A6"/>
    <w:rsid w:val="008A223C"/>
    <w:rsid w:val="008A23B4"/>
    <w:rsid w:val="008A2917"/>
    <w:rsid w:val="008A2B25"/>
    <w:rsid w:val="008A2D21"/>
    <w:rsid w:val="008A370B"/>
    <w:rsid w:val="008A4470"/>
    <w:rsid w:val="008A4507"/>
    <w:rsid w:val="008A4CB9"/>
    <w:rsid w:val="008A4EE3"/>
    <w:rsid w:val="008A4EE7"/>
    <w:rsid w:val="008A53FA"/>
    <w:rsid w:val="008A6554"/>
    <w:rsid w:val="008A777C"/>
    <w:rsid w:val="008B030E"/>
    <w:rsid w:val="008B0895"/>
    <w:rsid w:val="008B0D34"/>
    <w:rsid w:val="008B0E58"/>
    <w:rsid w:val="008B128A"/>
    <w:rsid w:val="008B1E95"/>
    <w:rsid w:val="008B1EAC"/>
    <w:rsid w:val="008B27FE"/>
    <w:rsid w:val="008B2B2B"/>
    <w:rsid w:val="008B30CE"/>
    <w:rsid w:val="008B3561"/>
    <w:rsid w:val="008B4A97"/>
    <w:rsid w:val="008B4E21"/>
    <w:rsid w:val="008B531E"/>
    <w:rsid w:val="008B5E63"/>
    <w:rsid w:val="008B622A"/>
    <w:rsid w:val="008B6714"/>
    <w:rsid w:val="008B674A"/>
    <w:rsid w:val="008B69E7"/>
    <w:rsid w:val="008B6CD9"/>
    <w:rsid w:val="008B6FC1"/>
    <w:rsid w:val="008B7F8B"/>
    <w:rsid w:val="008C03FF"/>
    <w:rsid w:val="008C0A4A"/>
    <w:rsid w:val="008C0BB9"/>
    <w:rsid w:val="008C0DAC"/>
    <w:rsid w:val="008C0F3C"/>
    <w:rsid w:val="008C179C"/>
    <w:rsid w:val="008C1A71"/>
    <w:rsid w:val="008C1C80"/>
    <w:rsid w:val="008C2E55"/>
    <w:rsid w:val="008C2EB3"/>
    <w:rsid w:val="008C3057"/>
    <w:rsid w:val="008C4036"/>
    <w:rsid w:val="008C4326"/>
    <w:rsid w:val="008C48E1"/>
    <w:rsid w:val="008C53FD"/>
    <w:rsid w:val="008C597E"/>
    <w:rsid w:val="008C5CAE"/>
    <w:rsid w:val="008C5DA2"/>
    <w:rsid w:val="008C6546"/>
    <w:rsid w:val="008C6F49"/>
    <w:rsid w:val="008C716A"/>
    <w:rsid w:val="008D04B5"/>
    <w:rsid w:val="008D1072"/>
    <w:rsid w:val="008D18D4"/>
    <w:rsid w:val="008D2C11"/>
    <w:rsid w:val="008D315F"/>
    <w:rsid w:val="008D34E4"/>
    <w:rsid w:val="008D4AAB"/>
    <w:rsid w:val="008D4CE1"/>
    <w:rsid w:val="008D4DA9"/>
    <w:rsid w:val="008D510C"/>
    <w:rsid w:val="008D5644"/>
    <w:rsid w:val="008D579D"/>
    <w:rsid w:val="008D686F"/>
    <w:rsid w:val="008D6AB9"/>
    <w:rsid w:val="008D7281"/>
    <w:rsid w:val="008E04D2"/>
    <w:rsid w:val="008E0801"/>
    <w:rsid w:val="008E144A"/>
    <w:rsid w:val="008E1A82"/>
    <w:rsid w:val="008E1F67"/>
    <w:rsid w:val="008E247F"/>
    <w:rsid w:val="008E25B5"/>
    <w:rsid w:val="008E262F"/>
    <w:rsid w:val="008E294A"/>
    <w:rsid w:val="008E347A"/>
    <w:rsid w:val="008E3863"/>
    <w:rsid w:val="008E398A"/>
    <w:rsid w:val="008E4082"/>
    <w:rsid w:val="008E42BF"/>
    <w:rsid w:val="008E473A"/>
    <w:rsid w:val="008E49D6"/>
    <w:rsid w:val="008E53DE"/>
    <w:rsid w:val="008E54CD"/>
    <w:rsid w:val="008E7056"/>
    <w:rsid w:val="008E7595"/>
    <w:rsid w:val="008E75A4"/>
    <w:rsid w:val="008F0F78"/>
    <w:rsid w:val="008F158D"/>
    <w:rsid w:val="008F1662"/>
    <w:rsid w:val="008F1A21"/>
    <w:rsid w:val="008F2F06"/>
    <w:rsid w:val="008F316D"/>
    <w:rsid w:val="008F324D"/>
    <w:rsid w:val="008F3C82"/>
    <w:rsid w:val="008F3CEF"/>
    <w:rsid w:val="008F4365"/>
    <w:rsid w:val="008F47FD"/>
    <w:rsid w:val="008F48EE"/>
    <w:rsid w:val="008F5B60"/>
    <w:rsid w:val="008F5B7B"/>
    <w:rsid w:val="008F5BB2"/>
    <w:rsid w:val="008F61F6"/>
    <w:rsid w:val="008F6235"/>
    <w:rsid w:val="008F63BE"/>
    <w:rsid w:val="008F6408"/>
    <w:rsid w:val="008F6661"/>
    <w:rsid w:val="008F6E15"/>
    <w:rsid w:val="008F7034"/>
    <w:rsid w:val="008F7276"/>
    <w:rsid w:val="008F7EE6"/>
    <w:rsid w:val="0090027C"/>
    <w:rsid w:val="00900B63"/>
    <w:rsid w:val="0090118B"/>
    <w:rsid w:val="00901235"/>
    <w:rsid w:val="009015F0"/>
    <w:rsid w:val="009018B6"/>
    <w:rsid w:val="00901C3E"/>
    <w:rsid w:val="00902201"/>
    <w:rsid w:val="009029D4"/>
    <w:rsid w:val="0090319F"/>
    <w:rsid w:val="00903315"/>
    <w:rsid w:val="00903494"/>
    <w:rsid w:val="00903D9B"/>
    <w:rsid w:val="00903FDC"/>
    <w:rsid w:val="009045C4"/>
    <w:rsid w:val="00905076"/>
    <w:rsid w:val="009058AC"/>
    <w:rsid w:val="00907985"/>
    <w:rsid w:val="00907AA1"/>
    <w:rsid w:val="00911C71"/>
    <w:rsid w:val="0091210D"/>
    <w:rsid w:val="00912C19"/>
    <w:rsid w:val="009133DC"/>
    <w:rsid w:val="0091371F"/>
    <w:rsid w:val="00913AC5"/>
    <w:rsid w:val="009143AB"/>
    <w:rsid w:val="0091575C"/>
    <w:rsid w:val="009158D4"/>
    <w:rsid w:val="00915950"/>
    <w:rsid w:val="009163AB"/>
    <w:rsid w:val="009163FF"/>
    <w:rsid w:val="00917509"/>
    <w:rsid w:val="0091798D"/>
    <w:rsid w:val="009207A3"/>
    <w:rsid w:val="00921DF4"/>
    <w:rsid w:val="00922021"/>
    <w:rsid w:val="00922CC2"/>
    <w:rsid w:val="00923068"/>
    <w:rsid w:val="009236D7"/>
    <w:rsid w:val="0092377E"/>
    <w:rsid w:val="00923B2F"/>
    <w:rsid w:val="009249AE"/>
    <w:rsid w:val="009252D8"/>
    <w:rsid w:val="009258E8"/>
    <w:rsid w:val="00926422"/>
    <w:rsid w:val="00926A59"/>
    <w:rsid w:val="00927101"/>
    <w:rsid w:val="0092796F"/>
    <w:rsid w:val="00927CFE"/>
    <w:rsid w:val="009303A3"/>
    <w:rsid w:val="00930D6B"/>
    <w:rsid w:val="00930E7D"/>
    <w:rsid w:val="009314A0"/>
    <w:rsid w:val="009314C9"/>
    <w:rsid w:val="0093208D"/>
    <w:rsid w:val="00932188"/>
    <w:rsid w:val="00932A5E"/>
    <w:rsid w:val="009335B5"/>
    <w:rsid w:val="00934318"/>
    <w:rsid w:val="0093450D"/>
    <w:rsid w:val="00934894"/>
    <w:rsid w:val="00934962"/>
    <w:rsid w:val="00935425"/>
    <w:rsid w:val="00935F9E"/>
    <w:rsid w:val="009365C2"/>
    <w:rsid w:val="009366A3"/>
    <w:rsid w:val="009368AE"/>
    <w:rsid w:val="00936B99"/>
    <w:rsid w:val="00937212"/>
    <w:rsid w:val="009379A2"/>
    <w:rsid w:val="00940C6A"/>
    <w:rsid w:val="009411C4"/>
    <w:rsid w:val="00941A19"/>
    <w:rsid w:val="00941FE4"/>
    <w:rsid w:val="00943C0F"/>
    <w:rsid w:val="00943DCC"/>
    <w:rsid w:val="0094412E"/>
    <w:rsid w:val="009467FC"/>
    <w:rsid w:val="00947C16"/>
    <w:rsid w:val="00950EBC"/>
    <w:rsid w:val="00951AA6"/>
    <w:rsid w:val="0095268A"/>
    <w:rsid w:val="009527D6"/>
    <w:rsid w:val="00952BDE"/>
    <w:rsid w:val="00953DEB"/>
    <w:rsid w:val="00954344"/>
    <w:rsid w:val="009544E6"/>
    <w:rsid w:val="00955670"/>
    <w:rsid w:val="00955785"/>
    <w:rsid w:val="009564C9"/>
    <w:rsid w:val="0095683E"/>
    <w:rsid w:val="009573DE"/>
    <w:rsid w:val="00957E1E"/>
    <w:rsid w:val="00960D67"/>
    <w:rsid w:val="00961049"/>
    <w:rsid w:val="009615DA"/>
    <w:rsid w:val="009616BA"/>
    <w:rsid w:val="009621AE"/>
    <w:rsid w:val="009625CE"/>
    <w:rsid w:val="009629BB"/>
    <w:rsid w:val="00963E4F"/>
    <w:rsid w:val="00963F61"/>
    <w:rsid w:val="00964CE5"/>
    <w:rsid w:val="00965AE7"/>
    <w:rsid w:val="00965BE6"/>
    <w:rsid w:val="0096677F"/>
    <w:rsid w:val="00966954"/>
    <w:rsid w:val="00966B23"/>
    <w:rsid w:val="00966EFD"/>
    <w:rsid w:val="00967A94"/>
    <w:rsid w:val="00967C93"/>
    <w:rsid w:val="00967CC7"/>
    <w:rsid w:val="009700CE"/>
    <w:rsid w:val="009703A0"/>
    <w:rsid w:val="00970D7B"/>
    <w:rsid w:val="00971DD4"/>
    <w:rsid w:val="00971DE8"/>
    <w:rsid w:val="00972AB0"/>
    <w:rsid w:val="00972F7D"/>
    <w:rsid w:val="009737D9"/>
    <w:rsid w:val="00973E77"/>
    <w:rsid w:val="00974106"/>
    <w:rsid w:val="00974987"/>
    <w:rsid w:val="00974AA0"/>
    <w:rsid w:val="00974F33"/>
    <w:rsid w:val="00975001"/>
    <w:rsid w:val="00975539"/>
    <w:rsid w:val="0097645B"/>
    <w:rsid w:val="00976485"/>
    <w:rsid w:val="0097705F"/>
    <w:rsid w:val="0097787F"/>
    <w:rsid w:val="009805D2"/>
    <w:rsid w:val="00980BE9"/>
    <w:rsid w:val="0098110A"/>
    <w:rsid w:val="0098169F"/>
    <w:rsid w:val="0098238F"/>
    <w:rsid w:val="009836DB"/>
    <w:rsid w:val="0098504C"/>
    <w:rsid w:val="009852B3"/>
    <w:rsid w:val="0098536A"/>
    <w:rsid w:val="00985474"/>
    <w:rsid w:val="0098612C"/>
    <w:rsid w:val="009866BA"/>
    <w:rsid w:val="009866C7"/>
    <w:rsid w:val="0098724E"/>
    <w:rsid w:val="00987588"/>
    <w:rsid w:val="009907AF"/>
    <w:rsid w:val="00990892"/>
    <w:rsid w:val="00990B4F"/>
    <w:rsid w:val="00992425"/>
    <w:rsid w:val="00992E21"/>
    <w:rsid w:val="009936A7"/>
    <w:rsid w:val="0099444E"/>
    <w:rsid w:val="00994627"/>
    <w:rsid w:val="00994B07"/>
    <w:rsid w:val="00994C65"/>
    <w:rsid w:val="00994FF5"/>
    <w:rsid w:val="00995025"/>
    <w:rsid w:val="00995A70"/>
    <w:rsid w:val="00995E20"/>
    <w:rsid w:val="00995EF3"/>
    <w:rsid w:val="009968B0"/>
    <w:rsid w:val="00996D11"/>
    <w:rsid w:val="009973FA"/>
    <w:rsid w:val="009975D9"/>
    <w:rsid w:val="00997F58"/>
    <w:rsid w:val="009A1569"/>
    <w:rsid w:val="009A1D2E"/>
    <w:rsid w:val="009A2101"/>
    <w:rsid w:val="009A2531"/>
    <w:rsid w:val="009A2F4F"/>
    <w:rsid w:val="009A31E9"/>
    <w:rsid w:val="009A3A73"/>
    <w:rsid w:val="009A3F4D"/>
    <w:rsid w:val="009A4F9E"/>
    <w:rsid w:val="009A4FF7"/>
    <w:rsid w:val="009A5FCF"/>
    <w:rsid w:val="009A622C"/>
    <w:rsid w:val="009A632E"/>
    <w:rsid w:val="009A6580"/>
    <w:rsid w:val="009A6678"/>
    <w:rsid w:val="009A7CC8"/>
    <w:rsid w:val="009B0D50"/>
    <w:rsid w:val="009B0E40"/>
    <w:rsid w:val="009B13C8"/>
    <w:rsid w:val="009B23CE"/>
    <w:rsid w:val="009B2566"/>
    <w:rsid w:val="009B3705"/>
    <w:rsid w:val="009B37E2"/>
    <w:rsid w:val="009B3C72"/>
    <w:rsid w:val="009B3E70"/>
    <w:rsid w:val="009B5781"/>
    <w:rsid w:val="009B5F3A"/>
    <w:rsid w:val="009B61DC"/>
    <w:rsid w:val="009B6840"/>
    <w:rsid w:val="009B7746"/>
    <w:rsid w:val="009B7B3D"/>
    <w:rsid w:val="009BC277"/>
    <w:rsid w:val="009C0EE4"/>
    <w:rsid w:val="009C0EF8"/>
    <w:rsid w:val="009C24CE"/>
    <w:rsid w:val="009C27DB"/>
    <w:rsid w:val="009C2BE9"/>
    <w:rsid w:val="009C2CF8"/>
    <w:rsid w:val="009C2E8A"/>
    <w:rsid w:val="009C357C"/>
    <w:rsid w:val="009C39AA"/>
    <w:rsid w:val="009C4CE8"/>
    <w:rsid w:val="009C4F36"/>
    <w:rsid w:val="009C5794"/>
    <w:rsid w:val="009C5D02"/>
    <w:rsid w:val="009C63CC"/>
    <w:rsid w:val="009C6780"/>
    <w:rsid w:val="009C6F0A"/>
    <w:rsid w:val="009C75C5"/>
    <w:rsid w:val="009D0684"/>
    <w:rsid w:val="009D1C3B"/>
    <w:rsid w:val="009D2744"/>
    <w:rsid w:val="009D288C"/>
    <w:rsid w:val="009D33F3"/>
    <w:rsid w:val="009D3D07"/>
    <w:rsid w:val="009D50B9"/>
    <w:rsid w:val="009D5190"/>
    <w:rsid w:val="009D5687"/>
    <w:rsid w:val="009D618E"/>
    <w:rsid w:val="009D63CA"/>
    <w:rsid w:val="009D6E6E"/>
    <w:rsid w:val="009D7C8C"/>
    <w:rsid w:val="009E1D93"/>
    <w:rsid w:val="009E22E2"/>
    <w:rsid w:val="009E31F1"/>
    <w:rsid w:val="009E3868"/>
    <w:rsid w:val="009E3911"/>
    <w:rsid w:val="009E4FA0"/>
    <w:rsid w:val="009E5553"/>
    <w:rsid w:val="009E607C"/>
    <w:rsid w:val="009E6F70"/>
    <w:rsid w:val="009E7485"/>
    <w:rsid w:val="009E7494"/>
    <w:rsid w:val="009E7CC2"/>
    <w:rsid w:val="009EFFCE"/>
    <w:rsid w:val="009F0482"/>
    <w:rsid w:val="009F04C1"/>
    <w:rsid w:val="009F0905"/>
    <w:rsid w:val="009F1318"/>
    <w:rsid w:val="009F159B"/>
    <w:rsid w:val="009F19B3"/>
    <w:rsid w:val="009F29E6"/>
    <w:rsid w:val="009F2D23"/>
    <w:rsid w:val="009F30D9"/>
    <w:rsid w:val="009F39F7"/>
    <w:rsid w:val="009F423C"/>
    <w:rsid w:val="009F4AF8"/>
    <w:rsid w:val="009F5372"/>
    <w:rsid w:val="009F54CE"/>
    <w:rsid w:val="009F6424"/>
    <w:rsid w:val="009F6787"/>
    <w:rsid w:val="009F678B"/>
    <w:rsid w:val="009F7992"/>
    <w:rsid w:val="00A00897"/>
    <w:rsid w:val="00A00972"/>
    <w:rsid w:val="00A0114E"/>
    <w:rsid w:val="00A012AA"/>
    <w:rsid w:val="00A02399"/>
    <w:rsid w:val="00A03244"/>
    <w:rsid w:val="00A0348A"/>
    <w:rsid w:val="00A03561"/>
    <w:rsid w:val="00A0361A"/>
    <w:rsid w:val="00A03EFD"/>
    <w:rsid w:val="00A04841"/>
    <w:rsid w:val="00A05113"/>
    <w:rsid w:val="00A0552E"/>
    <w:rsid w:val="00A05DF6"/>
    <w:rsid w:val="00A06C81"/>
    <w:rsid w:val="00A06E51"/>
    <w:rsid w:val="00A07869"/>
    <w:rsid w:val="00A105AD"/>
    <w:rsid w:val="00A10B67"/>
    <w:rsid w:val="00A112B4"/>
    <w:rsid w:val="00A12A81"/>
    <w:rsid w:val="00A132CF"/>
    <w:rsid w:val="00A1369C"/>
    <w:rsid w:val="00A13DE7"/>
    <w:rsid w:val="00A149CC"/>
    <w:rsid w:val="00A14D8B"/>
    <w:rsid w:val="00A14EF1"/>
    <w:rsid w:val="00A1522C"/>
    <w:rsid w:val="00A15D5E"/>
    <w:rsid w:val="00A20065"/>
    <w:rsid w:val="00A20456"/>
    <w:rsid w:val="00A206CE"/>
    <w:rsid w:val="00A20C42"/>
    <w:rsid w:val="00A21322"/>
    <w:rsid w:val="00A224B1"/>
    <w:rsid w:val="00A22A08"/>
    <w:rsid w:val="00A22EFC"/>
    <w:rsid w:val="00A230F6"/>
    <w:rsid w:val="00A24854"/>
    <w:rsid w:val="00A24DF1"/>
    <w:rsid w:val="00A24F95"/>
    <w:rsid w:val="00A25C5B"/>
    <w:rsid w:val="00A27392"/>
    <w:rsid w:val="00A27995"/>
    <w:rsid w:val="00A279ED"/>
    <w:rsid w:val="00A27ED5"/>
    <w:rsid w:val="00A308E5"/>
    <w:rsid w:val="00A30B14"/>
    <w:rsid w:val="00A30EF0"/>
    <w:rsid w:val="00A31CA8"/>
    <w:rsid w:val="00A32718"/>
    <w:rsid w:val="00A3359A"/>
    <w:rsid w:val="00A33D27"/>
    <w:rsid w:val="00A345D9"/>
    <w:rsid w:val="00A34F99"/>
    <w:rsid w:val="00A353A8"/>
    <w:rsid w:val="00A36D31"/>
    <w:rsid w:val="00A3DD42"/>
    <w:rsid w:val="00A402B9"/>
    <w:rsid w:val="00A40B4C"/>
    <w:rsid w:val="00A418DD"/>
    <w:rsid w:val="00A42A44"/>
    <w:rsid w:val="00A439A6"/>
    <w:rsid w:val="00A43FCD"/>
    <w:rsid w:val="00A45EAF"/>
    <w:rsid w:val="00A46A18"/>
    <w:rsid w:val="00A46A55"/>
    <w:rsid w:val="00A46C9C"/>
    <w:rsid w:val="00A476AD"/>
    <w:rsid w:val="00A47DCC"/>
    <w:rsid w:val="00A47E70"/>
    <w:rsid w:val="00A47F64"/>
    <w:rsid w:val="00A50E08"/>
    <w:rsid w:val="00A514F9"/>
    <w:rsid w:val="00A5167E"/>
    <w:rsid w:val="00A51823"/>
    <w:rsid w:val="00A53266"/>
    <w:rsid w:val="00A53C94"/>
    <w:rsid w:val="00A5437A"/>
    <w:rsid w:val="00A54C4E"/>
    <w:rsid w:val="00A54CCF"/>
    <w:rsid w:val="00A54F71"/>
    <w:rsid w:val="00A55159"/>
    <w:rsid w:val="00A561CD"/>
    <w:rsid w:val="00A56277"/>
    <w:rsid w:val="00A5676D"/>
    <w:rsid w:val="00A5680A"/>
    <w:rsid w:val="00A5709D"/>
    <w:rsid w:val="00A57A88"/>
    <w:rsid w:val="00A61B47"/>
    <w:rsid w:val="00A61B89"/>
    <w:rsid w:val="00A61D44"/>
    <w:rsid w:val="00A624AF"/>
    <w:rsid w:val="00A625E8"/>
    <w:rsid w:val="00A62976"/>
    <w:rsid w:val="00A63976"/>
    <w:rsid w:val="00A63E9D"/>
    <w:rsid w:val="00A645F0"/>
    <w:rsid w:val="00A64AFA"/>
    <w:rsid w:val="00A64BCC"/>
    <w:rsid w:val="00A65052"/>
    <w:rsid w:val="00A65AA0"/>
    <w:rsid w:val="00A66E5C"/>
    <w:rsid w:val="00A676F0"/>
    <w:rsid w:val="00A67E00"/>
    <w:rsid w:val="00A67E34"/>
    <w:rsid w:val="00A70FC5"/>
    <w:rsid w:val="00A716E5"/>
    <w:rsid w:val="00A71E02"/>
    <w:rsid w:val="00A72F45"/>
    <w:rsid w:val="00A73CAB"/>
    <w:rsid w:val="00A7421A"/>
    <w:rsid w:val="00A7596B"/>
    <w:rsid w:val="00A76D32"/>
    <w:rsid w:val="00A76DCD"/>
    <w:rsid w:val="00A77174"/>
    <w:rsid w:val="00A80661"/>
    <w:rsid w:val="00A80705"/>
    <w:rsid w:val="00A80856"/>
    <w:rsid w:val="00A8170C"/>
    <w:rsid w:val="00A81929"/>
    <w:rsid w:val="00A81B55"/>
    <w:rsid w:val="00A81BDA"/>
    <w:rsid w:val="00A823AD"/>
    <w:rsid w:val="00A83384"/>
    <w:rsid w:val="00A83456"/>
    <w:rsid w:val="00A8481C"/>
    <w:rsid w:val="00A84895"/>
    <w:rsid w:val="00A84C89"/>
    <w:rsid w:val="00A85E03"/>
    <w:rsid w:val="00A8617D"/>
    <w:rsid w:val="00A86465"/>
    <w:rsid w:val="00A86BAB"/>
    <w:rsid w:val="00A86D06"/>
    <w:rsid w:val="00A870F1"/>
    <w:rsid w:val="00A87287"/>
    <w:rsid w:val="00A8742D"/>
    <w:rsid w:val="00A87711"/>
    <w:rsid w:val="00A90034"/>
    <w:rsid w:val="00A90924"/>
    <w:rsid w:val="00A910B8"/>
    <w:rsid w:val="00A925BF"/>
    <w:rsid w:val="00A92BE0"/>
    <w:rsid w:val="00A934D2"/>
    <w:rsid w:val="00A93A39"/>
    <w:rsid w:val="00A93AA3"/>
    <w:rsid w:val="00A94343"/>
    <w:rsid w:val="00A95958"/>
    <w:rsid w:val="00A96054"/>
    <w:rsid w:val="00A96522"/>
    <w:rsid w:val="00A96820"/>
    <w:rsid w:val="00A96A09"/>
    <w:rsid w:val="00A96F66"/>
    <w:rsid w:val="00A97636"/>
    <w:rsid w:val="00AA0153"/>
    <w:rsid w:val="00AA039F"/>
    <w:rsid w:val="00AA05A1"/>
    <w:rsid w:val="00AA0B22"/>
    <w:rsid w:val="00AA0D97"/>
    <w:rsid w:val="00AA15C3"/>
    <w:rsid w:val="00AA17F0"/>
    <w:rsid w:val="00AA2236"/>
    <w:rsid w:val="00AA25A3"/>
    <w:rsid w:val="00AA2DED"/>
    <w:rsid w:val="00AA47ED"/>
    <w:rsid w:val="00AA4FD3"/>
    <w:rsid w:val="00AA50FB"/>
    <w:rsid w:val="00AA5B09"/>
    <w:rsid w:val="00AA5B55"/>
    <w:rsid w:val="00AA5D92"/>
    <w:rsid w:val="00AA6907"/>
    <w:rsid w:val="00AA6D1A"/>
    <w:rsid w:val="00AA7F47"/>
    <w:rsid w:val="00AB1948"/>
    <w:rsid w:val="00AB22B0"/>
    <w:rsid w:val="00AB389C"/>
    <w:rsid w:val="00AB4F2E"/>
    <w:rsid w:val="00AB4FA1"/>
    <w:rsid w:val="00AB5831"/>
    <w:rsid w:val="00AB6FEF"/>
    <w:rsid w:val="00AB75C6"/>
    <w:rsid w:val="00AB7812"/>
    <w:rsid w:val="00AB7C7F"/>
    <w:rsid w:val="00AC064D"/>
    <w:rsid w:val="00AC0A09"/>
    <w:rsid w:val="00AC15E5"/>
    <w:rsid w:val="00AC2096"/>
    <w:rsid w:val="00AC263B"/>
    <w:rsid w:val="00AC267C"/>
    <w:rsid w:val="00AC28A3"/>
    <w:rsid w:val="00AC3322"/>
    <w:rsid w:val="00AC3350"/>
    <w:rsid w:val="00AC3D78"/>
    <w:rsid w:val="00AC445F"/>
    <w:rsid w:val="00AC5695"/>
    <w:rsid w:val="00AC676E"/>
    <w:rsid w:val="00AC6D42"/>
    <w:rsid w:val="00AC6F11"/>
    <w:rsid w:val="00AC7CF1"/>
    <w:rsid w:val="00AD06CC"/>
    <w:rsid w:val="00AD0D40"/>
    <w:rsid w:val="00AD249B"/>
    <w:rsid w:val="00AD271D"/>
    <w:rsid w:val="00AD2829"/>
    <w:rsid w:val="00AD36FB"/>
    <w:rsid w:val="00AD4B8F"/>
    <w:rsid w:val="00AD4ED8"/>
    <w:rsid w:val="00AD57E5"/>
    <w:rsid w:val="00AD5D5E"/>
    <w:rsid w:val="00AD5E02"/>
    <w:rsid w:val="00AD662A"/>
    <w:rsid w:val="00AD67D9"/>
    <w:rsid w:val="00AD6D1A"/>
    <w:rsid w:val="00AD6D65"/>
    <w:rsid w:val="00AD738C"/>
    <w:rsid w:val="00AD7779"/>
    <w:rsid w:val="00AD7B85"/>
    <w:rsid w:val="00AE0387"/>
    <w:rsid w:val="00AE0C80"/>
    <w:rsid w:val="00AE0F2F"/>
    <w:rsid w:val="00AE2B1B"/>
    <w:rsid w:val="00AE358A"/>
    <w:rsid w:val="00AE3A6A"/>
    <w:rsid w:val="00AE3D45"/>
    <w:rsid w:val="00AE4614"/>
    <w:rsid w:val="00AE56E0"/>
    <w:rsid w:val="00AE596D"/>
    <w:rsid w:val="00AE5DC7"/>
    <w:rsid w:val="00AE6147"/>
    <w:rsid w:val="00AE6442"/>
    <w:rsid w:val="00AE64A4"/>
    <w:rsid w:val="00AE6669"/>
    <w:rsid w:val="00AF16CF"/>
    <w:rsid w:val="00AF19EB"/>
    <w:rsid w:val="00AF25E9"/>
    <w:rsid w:val="00AF26D8"/>
    <w:rsid w:val="00AF29F4"/>
    <w:rsid w:val="00AF2FE8"/>
    <w:rsid w:val="00AF39F9"/>
    <w:rsid w:val="00AF3BF0"/>
    <w:rsid w:val="00AF5809"/>
    <w:rsid w:val="00AF5D00"/>
    <w:rsid w:val="00AF5DC8"/>
    <w:rsid w:val="00AF6225"/>
    <w:rsid w:val="00AF6DEC"/>
    <w:rsid w:val="00AF6E7B"/>
    <w:rsid w:val="00AF6E92"/>
    <w:rsid w:val="00AF6F1C"/>
    <w:rsid w:val="00B004C0"/>
    <w:rsid w:val="00B007B5"/>
    <w:rsid w:val="00B016DA"/>
    <w:rsid w:val="00B019AE"/>
    <w:rsid w:val="00B01AE8"/>
    <w:rsid w:val="00B0237B"/>
    <w:rsid w:val="00B02846"/>
    <w:rsid w:val="00B02CD9"/>
    <w:rsid w:val="00B02FAE"/>
    <w:rsid w:val="00B031AE"/>
    <w:rsid w:val="00B033B7"/>
    <w:rsid w:val="00B03552"/>
    <w:rsid w:val="00B036E1"/>
    <w:rsid w:val="00B03E69"/>
    <w:rsid w:val="00B04404"/>
    <w:rsid w:val="00B04B73"/>
    <w:rsid w:val="00B113EF"/>
    <w:rsid w:val="00B11424"/>
    <w:rsid w:val="00B114C5"/>
    <w:rsid w:val="00B12730"/>
    <w:rsid w:val="00B12D3B"/>
    <w:rsid w:val="00B12E1F"/>
    <w:rsid w:val="00B12E53"/>
    <w:rsid w:val="00B133F9"/>
    <w:rsid w:val="00B1477F"/>
    <w:rsid w:val="00B149CE"/>
    <w:rsid w:val="00B153A9"/>
    <w:rsid w:val="00B153AF"/>
    <w:rsid w:val="00B15B73"/>
    <w:rsid w:val="00B161F7"/>
    <w:rsid w:val="00B16886"/>
    <w:rsid w:val="00B16AA1"/>
    <w:rsid w:val="00B16B14"/>
    <w:rsid w:val="00B17146"/>
    <w:rsid w:val="00B20EB9"/>
    <w:rsid w:val="00B22626"/>
    <w:rsid w:val="00B22E86"/>
    <w:rsid w:val="00B2332B"/>
    <w:rsid w:val="00B2394E"/>
    <w:rsid w:val="00B23A20"/>
    <w:rsid w:val="00B23B58"/>
    <w:rsid w:val="00B24300"/>
    <w:rsid w:val="00B245AE"/>
    <w:rsid w:val="00B2499B"/>
    <w:rsid w:val="00B25162"/>
    <w:rsid w:val="00B253F5"/>
    <w:rsid w:val="00B25491"/>
    <w:rsid w:val="00B25CA2"/>
    <w:rsid w:val="00B25F95"/>
    <w:rsid w:val="00B2741B"/>
    <w:rsid w:val="00B2751F"/>
    <w:rsid w:val="00B27F95"/>
    <w:rsid w:val="00B30110"/>
    <w:rsid w:val="00B30AF1"/>
    <w:rsid w:val="00B3160F"/>
    <w:rsid w:val="00B31AF5"/>
    <w:rsid w:val="00B3212D"/>
    <w:rsid w:val="00B32A17"/>
    <w:rsid w:val="00B32A83"/>
    <w:rsid w:val="00B32BB2"/>
    <w:rsid w:val="00B3312A"/>
    <w:rsid w:val="00B347E8"/>
    <w:rsid w:val="00B350E6"/>
    <w:rsid w:val="00B35468"/>
    <w:rsid w:val="00B3546F"/>
    <w:rsid w:val="00B35DB0"/>
    <w:rsid w:val="00B36174"/>
    <w:rsid w:val="00B36295"/>
    <w:rsid w:val="00B364D5"/>
    <w:rsid w:val="00B367BC"/>
    <w:rsid w:val="00B37200"/>
    <w:rsid w:val="00B37C43"/>
    <w:rsid w:val="00B405AF"/>
    <w:rsid w:val="00B40A7D"/>
    <w:rsid w:val="00B414A5"/>
    <w:rsid w:val="00B41A1B"/>
    <w:rsid w:val="00B42613"/>
    <w:rsid w:val="00B428A9"/>
    <w:rsid w:val="00B42BCD"/>
    <w:rsid w:val="00B441D1"/>
    <w:rsid w:val="00B4497D"/>
    <w:rsid w:val="00B44FF4"/>
    <w:rsid w:val="00B46476"/>
    <w:rsid w:val="00B46E5F"/>
    <w:rsid w:val="00B47029"/>
    <w:rsid w:val="00B50867"/>
    <w:rsid w:val="00B518A5"/>
    <w:rsid w:val="00B51ACE"/>
    <w:rsid w:val="00B52141"/>
    <w:rsid w:val="00B5225C"/>
    <w:rsid w:val="00B52377"/>
    <w:rsid w:val="00B5263E"/>
    <w:rsid w:val="00B52D76"/>
    <w:rsid w:val="00B53E19"/>
    <w:rsid w:val="00B5645D"/>
    <w:rsid w:val="00B568FA"/>
    <w:rsid w:val="00B56B8C"/>
    <w:rsid w:val="00B56BD2"/>
    <w:rsid w:val="00B57A59"/>
    <w:rsid w:val="00B60170"/>
    <w:rsid w:val="00B60B97"/>
    <w:rsid w:val="00B60D73"/>
    <w:rsid w:val="00B614FA"/>
    <w:rsid w:val="00B61BC2"/>
    <w:rsid w:val="00B62D6F"/>
    <w:rsid w:val="00B62E7C"/>
    <w:rsid w:val="00B638DB"/>
    <w:rsid w:val="00B639B0"/>
    <w:rsid w:val="00B644C1"/>
    <w:rsid w:val="00B64F23"/>
    <w:rsid w:val="00B662A3"/>
    <w:rsid w:val="00B66741"/>
    <w:rsid w:val="00B66EB0"/>
    <w:rsid w:val="00B672FD"/>
    <w:rsid w:val="00B677E7"/>
    <w:rsid w:val="00B7014B"/>
    <w:rsid w:val="00B70337"/>
    <w:rsid w:val="00B70E9A"/>
    <w:rsid w:val="00B71ACB"/>
    <w:rsid w:val="00B71EA0"/>
    <w:rsid w:val="00B71FE3"/>
    <w:rsid w:val="00B7425A"/>
    <w:rsid w:val="00B74359"/>
    <w:rsid w:val="00B74D59"/>
    <w:rsid w:val="00B75FE8"/>
    <w:rsid w:val="00B7646B"/>
    <w:rsid w:val="00B76AC8"/>
    <w:rsid w:val="00B76E00"/>
    <w:rsid w:val="00B77ABF"/>
    <w:rsid w:val="00B77C97"/>
    <w:rsid w:val="00B7CA28"/>
    <w:rsid w:val="00B80069"/>
    <w:rsid w:val="00B80165"/>
    <w:rsid w:val="00B80888"/>
    <w:rsid w:val="00B8127D"/>
    <w:rsid w:val="00B81A7D"/>
    <w:rsid w:val="00B82280"/>
    <w:rsid w:val="00B8243C"/>
    <w:rsid w:val="00B830DD"/>
    <w:rsid w:val="00B83477"/>
    <w:rsid w:val="00B83684"/>
    <w:rsid w:val="00B83941"/>
    <w:rsid w:val="00B83BA9"/>
    <w:rsid w:val="00B83C3C"/>
    <w:rsid w:val="00B83CF1"/>
    <w:rsid w:val="00B83D8A"/>
    <w:rsid w:val="00B840BE"/>
    <w:rsid w:val="00B8477E"/>
    <w:rsid w:val="00B8485D"/>
    <w:rsid w:val="00B8512D"/>
    <w:rsid w:val="00B86A38"/>
    <w:rsid w:val="00B86ABE"/>
    <w:rsid w:val="00B87543"/>
    <w:rsid w:val="00B87C9F"/>
    <w:rsid w:val="00B8CF62"/>
    <w:rsid w:val="00B91006"/>
    <w:rsid w:val="00B91CFF"/>
    <w:rsid w:val="00B91D78"/>
    <w:rsid w:val="00B9272D"/>
    <w:rsid w:val="00B93AD3"/>
    <w:rsid w:val="00B954F9"/>
    <w:rsid w:val="00B95C86"/>
    <w:rsid w:val="00B95E1D"/>
    <w:rsid w:val="00B96550"/>
    <w:rsid w:val="00B96932"/>
    <w:rsid w:val="00B96AB4"/>
    <w:rsid w:val="00B96B43"/>
    <w:rsid w:val="00B970E0"/>
    <w:rsid w:val="00B97878"/>
    <w:rsid w:val="00B97D8A"/>
    <w:rsid w:val="00B9BE55"/>
    <w:rsid w:val="00BA0BE8"/>
    <w:rsid w:val="00BA16E1"/>
    <w:rsid w:val="00BA2817"/>
    <w:rsid w:val="00BA296B"/>
    <w:rsid w:val="00BA2D18"/>
    <w:rsid w:val="00BA2D81"/>
    <w:rsid w:val="00BA3F81"/>
    <w:rsid w:val="00BA4397"/>
    <w:rsid w:val="00BA450F"/>
    <w:rsid w:val="00BA45B2"/>
    <w:rsid w:val="00BA4694"/>
    <w:rsid w:val="00BA4C81"/>
    <w:rsid w:val="00BA4D8F"/>
    <w:rsid w:val="00BA5300"/>
    <w:rsid w:val="00BA5900"/>
    <w:rsid w:val="00BA5FE7"/>
    <w:rsid w:val="00BA6920"/>
    <w:rsid w:val="00BA70A3"/>
    <w:rsid w:val="00BB1532"/>
    <w:rsid w:val="00BB1905"/>
    <w:rsid w:val="00BB19CE"/>
    <w:rsid w:val="00BB2854"/>
    <w:rsid w:val="00BB2930"/>
    <w:rsid w:val="00BB33CD"/>
    <w:rsid w:val="00BB38C0"/>
    <w:rsid w:val="00BB5D10"/>
    <w:rsid w:val="00BB6363"/>
    <w:rsid w:val="00BB692F"/>
    <w:rsid w:val="00BB71FC"/>
    <w:rsid w:val="00BB765C"/>
    <w:rsid w:val="00BB7922"/>
    <w:rsid w:val="00BB7AE4"/>
    <w:rsid w:val="00BC0B8B"/>
    <w:rsid w:val="00BC0E3B"/>
    <w:rsid w:val="00BC2763"/>
    <w:rsid w:val="00BC301B"/>
    <w:rsid w:val="00BC361E"/>
    <w:rsid w:val="00BC38E5"/>
    <w:rsid w:val="00BC3909"/>
    <w:rsid w:val="00BC3C1C"/>
    <w:rsid w:val="00BC3F5D"/>
    <w:rsid w:val="00BC45FA"/>
    <w:rsid w:val="00BC46A7"/>
    <w:rsid w:val="00BC5405"/>
    <w:rsid w:val="00BC66B8"/>
    <w:rsid w:val="00BC66E8"/>
    <w:rsid w:val="00BC7656"/>
    <w:rsid w:val="00BC76CA"/>
    <w:rsid w:val="00BC7950"/>
    <w:rsid w:val="00BC79F9"/>
    <w:rsid w:val="00BD033C"/>
    <w:rsid w:val="00BD0C24"/>
    <w:rsid w:val="00BD0E7C"/>
    <w:rsid w:val="00BD12C1"/>
    <w:rsid w:val="00BD1968"/>
    <w:rsid w:val="00BD1E9D"/>
    <w:rsid w:val="00BD32F2"/>
    <w:rsid w:val="00BD4751"/>
    <w:rsid w:val="00BD4CA0"/>
    <w:rsid w:val="00BD507E"/>
    <w:rsid w:val="00BD55FB"/>
    <w:rsid w:val="00BD5615"/>
    <w:rsid w:val="00BD5BED"/>
    <w:rsid w:val="00BD5DD3"/>
    <w:rsid w:val="00BD6BC5"/>
    <w:rsid w:val="00BD6C7E"/>
    <w:rsid w:val="00BD742C"/>
    <w:rsid w:val="00BE0011"/>
    <w:rsid w:val="00BE04CD"/>
    <w:rsid w:val="00BE088F"/>
    <w:rsid w:val="00BE09D7"/>
    <w:rsid w:val="00BE14C6"/>
    <w:rsid w:val="00BE1726"/>
    <w:rsid w:val="00BE2B22"/>
    <w:rsid w:val="00BE2DA8"/>
    <w:rsid w:val="00BE2E51"/>
    <w:rsid w:val="00BE2EEB"/>
    <w:rsid w:val="00BE321A"/>
    <w:rsid w:val="00BE33F0"/>
    <w:rsid w:val="00BE4003"/>
    <w:rsid w:val="00BE4BB0"/>
    <w:rsid w:val="00BE4EB1"/>
    <w:rsid w:val="00BE546F"/>
    <w:rsid w:val="00BE5ACD"/>
    <w:rsid w:val="00BE5DAE"/>
    <w:rsid w:val="00BE6A1F"/>
    <w:rsid w:val="00BE6F1E"/>
    <w:rsid w:val="00BE7691"/>
    <w:rsid w:val="00BE76EC"/>
    <w:rsid w:val="00BE7746"/>
    <w:rsid w:val="00BE7AE8"/>
    <w:rsid w:val="00BE7D4D"/>
    <w:rsid w:val="00BF0E7E"/>
    <w:rsid w:val="00BF1658"/>
    <w:rsid w:val="00BF186E"/>
    <w:rsid w:val="00BF18B2"/>
    <w:rsid w:val="00BF21C5"/>
    <w:rsid w:val="00BF229F"/>
    <w:rsid w:val="00BF276E"/>
    <w:rsid w:val="00BF2E98"/>
    <w:rsid w:val="00BF2F46"/>
    <w:rsid w:val="00BF340D"/>
    <w:rsid w:val="00BF39E5"/>
    <w:rsid w:val="00BF3A9E"/>
    <w:rsid w:val="00BF42F4"/>
    <w:rsid w:val="00BF4461"/>
    <w:rsid w:val="00BF46D9"/>
    <w:rsid w:val="00BF4F3A"/>
    <w:rsid w:val="00BF5030"/>
    <w:rsid w:val="00BF5DAD"/>
    <w:rsid w:val="00BF6163"/>
    <w:rsid w:val="00BF650F"/>
    <w:rsid w:val="00BF666E"/>
    <w:rsid w:val="00BF6D85"/>
    <w:rsid w:val="00C006CF"/>
    <w:rsid w:val="00C00E8F"/>
    <w:rsid w:val="00C02169"/>
    <w:rsid w:val="00C02641"/>
    <w:rsid w:val="00C02F0E"/>
    <w:rsid w:val="00C032F5"/>
    <w:rsid w:val="00C0469E"/>
    <w:rsid w:val="00C057D2"/>
    <w:rsid w:val="00C059D1"/>
    <w:rsid w:val="00C060C2"/>
    <w:rsid w:val="00C06BC6"/>
    <w:rsid w:val="00C06F56"/>
    <w:rsid w:val="00C076F5"/>
    <w:rsid w:val="00C07CBA"/>
    <w:rsid w:val="00C07E7B"/>
    <w:rsid w:val="00C101FB"/>
    <w:rsid w:val="00C10290"/>
    <w:rsid w:val="00C1047B"/>
    <w:rsid w:val="00C10814"/>
    <w:rsid w:val="00C111B5"/>
    <w:rsid w:val="00C11EDF"/>
    <w:rsid w:val="00C12516"/>
    <w:rsid w:val="00C13172"/>
    <w:rsid w:val="00C131FC"/>
    <w:rsid w:val="00C13515"/>
    <w:rsid w:val="00C13909"/>
    <w:rsid w:val="00C13F07"/>
    <w:rsid w:val="00C14E1D"/>
    <w:rsid w:val="00C150F6"/>
    <w:rsid w:val="00C15FE3"/>
    <w:rsid w:val="00C1620A"/>
    <w:rsid w:val="00C16A80"/>
    <w:rsid w:val="00C17258"/>
    <w:rsid w:val="00C17449"/>
    <w:rsid w:val="00C174E5"/>
    <w:rsid w:val="00C202A5"/>
    <w:rsid w:val="00C20559"/>
    <w:rsid w:val="00C20FE6"/>
    <w:rsid w:val="00C21465"/>
    <w:rsid w:val="00C21B8C"/>
    <w:rsid w:val="00C22010"/>
    <w:rsid w:val="00C2265B"/>
    <w:rsid w:val="00C23544"/>
    <w:rsid w:val="00C2399B"/>
    <w:rsid w:val="00C23AE7"/>
    <w:rsid w:val="00C244B3"/>
    <w:rsid w:val="00C256BD"/>
    <w:rsid w:val="00C2572F"/>
    <w:rsid w:val="00C25CC5"/>
    <w:rsid w:val="00C25FC5"/>
    <w:rsid w:val="00C26BEC"/>
    <w:rsid w:val="00C304AE"/>
    <w:rsid w:val="00C30DAE"/>
    <w:rsid w:val="00C313FF"/>
    <w:rsid w:val="00C317B4"/>
    <w:rsid w:val="00C31B93"/>
    <w:rsid w:val="00C31BA8"/>
    <w:rsid w:val="00C32B4E"/>
    <w:rsid w:val="00C33C5C"/>
    <w:rsid w:val="00C344E6"/>
    <w:rsid w:val="00C34F3D"/>
    <w:rsid w:val="00C35056"/>
    <w:rsid w:val="00C36434"/>
    <w:rsid w:val="00C372D1"/>
    <w:rsid w:val="00C373FC"/>
    <w:rsid w:val="00C374C0"/>
    <w:rsid w:val="00C3767D"/>
    <w:rsid w:val="00C40598"/>
    <w:rsid w:val="00C40B15"/>
    <w:rsid w:val="00C42060"/>
    <w:rsid w:val="00C423AE"/>
    <w:rsid w:val="00C42753"/>
    <w:rsid w:val="00C4333F"/>
    <w:rsid w:val="00C43B33"/>
    <w:rsid w:val="00C43ED0"/>
    <w:rsid w:val="00C44687"/>
    <w:rsid w:val="00C44F85"/>
    <w:rsid w:val="00C45293"/>
    <w:rsid w:val="00C459D3"/>
    <w:rsid w:val="00C46AC9"/>
    <w:rsid w:val="00C470C0"/>
    <w:rsid w:val="00C4787D"/>
    <w:rsid w:val="00C50300"/>
    <w:rsid w:val="00C506EF"/>
    <w:rsid w:val="00C509C3"/>
    <w:rsid w:val="00C50DBB"/>
    <w:rsid w:val="00C5124B"/>
    <w:rsid w:val="00C5167E"/>
    <w:rsid w:val="00C5168A"/>
    <w:rsid w:val="00C51821"/>
    <w:rsid w:val="00C51FFC"/>
    <w:rsid w:val="00C5221C"/>
    <w:rsid w:val="00C52405"/>
    <w:rsid w:val="00C528B3"/>
    <w:rsid w:val="00C52DF1"/>
    <w:rsid w:val="00C5378B"/>
    <w:rsid w:val="00C542F3"/>
    <w:rsid w:val="00C5435B"/>
    <w:rsid w:val="00C54882"/>
    <w:rsid w:val="00C54D0E"/>
    <w:rsid w:val="00C55B62"/>
    <w:rsid w:val="00C5669C"/>
    <w:rsid w:val="00C56762"/>
    <w:rsid w:val="00C56B0F"/>
    <w:rsid w:val="00C5735C"/>
    <w:rsid w:val="00C60399"/>
    <w:rsid w:val="00C604B7"/>
    <w:rsid w:val="00C60758"/>
    <w:rsid w:val="00C60FB6"/>
    <w:rsid w:val="00C613CB"/>
    <w:rsid w:val="00C6168D"/>
    <w:rsid w:val="00C61A36"/>
    <w:rsid w:val="00C61FD7"/>
    <w:rsid w:val="00C628EA"/>
    <w:rsid w:val="00C63996"/>
    <w:rsid w:val="00C6409E"/>
    <w:rsid w:val="00C641A4"/>
    <w:rsid w:val="00C64865"/>
    <w:rsid w:val="00C64E3E"/>
    <w:rsid w:val="00C65F47"/>
    <w:rsid w:val="00C66122"/>
    <w:rsid w:val="00C66E10"/>
    <w:rsid w:val="00C66F9F"/>
    <w:rsid w:val="00C67138"/>
    <w:rsid w:val="00C675B2"/>
    <w:rsid w:val="00C70B88"/>
    <w:rsid w:val="00C71487"/>
    <w:rsid w:val="00C72118"/>
    <w:rsid w:val="00C726C5"/>
    <w:rsid w:val="00C72CE7"/>
    <w:rsid w:val="00C73123"/>
    <w:rsid w:val="00C73889"/>
    <w:rsid w:val="00C7388E"/>
    <w:rsid w:val="00C75ECA"/>
    <w:rsid w:val="00C773ED"/>
    <w:rsid w:val="00C7765E"/>
    <w:rsid w:val="00C77B37"/>
    <w:rsid w:val="00C8027B"/>
    <w:rsid w:val="00C803DF"/>
    <w:rsid w:val="00C80745"/>
    <w:rsid w:val="00C81A0B"/>
    <w:rsid w:val="00C82D5A"/>
    <w:rsid w:val="00C84016"/>
    <w:rsid w:val="00C84332"/>
    <w:rsid w:val="00C847B3"/>
    <w:rsid w:val="00C8494A"/>
    <w:rsid w:val="00C85108"/>
    <w:rsid w:val="00C8529A"/>
    <w:rsid w:val="00C85526"/>
    <w:rsid w:val="00C87111"/>
    <w:rsid w:val="00C87839"/>
    <w:rsid w:val="00C87BEA"/>
    <w:rsid w:val="00C90FB0"/>
    <w:rsid w:val="00C9208E"/>
    <w:rsid w:val="00C922E0"/>
    <w:rsid w:val="00C9247A"/>
    <w:rsid w:val="00C924CA"/>
    <w:rsid w:val="00C92A56"/>
    <w:rsid w:val="00C933D3"/>
    <w:rsid w:val="00C934C9"/>
    <w:rsid w:val="00C9382D"/>
    <w:rsid w:val="00C93A1E"/>
    <w:rsid w:val="00C93A51"/>
    <w:rsid w:val="00C93E50"/>
    <w:rsid w:val="00C944C7"/>
    <w:rsid w:val="00C947B7"/>
    <w:rsid w:val="00C94C1C"/>
    <w:rsid w:val="00C94FF1"/>
    <w:rsid w:val="00C957ED"/>
    <w:rsid w:val="00C96354"/>
    <w:rsid w:val="00C96968"/>
    <w:rsid w:val="00C96AA2"/>
    <w:rsid w:val="00C96D31"/>
    <w:rsid w:val="00C973B3"/>
    <w:rsid w:val="00C97B34"/>
    <w:rsid w:val="00C97E5D"/>
    <w:rsid w:val="00CA0005"/>
    <w:rsid w:val="00CA0AB3"/>
    <w:rsid w:val="00CA135A"/>
    <w:rsid w:val="00CA1F76"/>
    <w:rsid w:val="00CA285A"/>
    <w:rsid w:val="00CA29AD"/>
    <w:rsid w:val="00CA2B1F"/>
    <w:rsid w:val="00CA3FDE"/>
    <w:rsid w:val="00CA4122"/>
    <w:rsid w:val="00CA417F"/>
    <w:rsid w:val="00CA5BA1"/>
    <w:rsid w:val="00CA64F4"/>
    <w:rsid w:val="00CA6C37"/>
    <w:rsid w:val="00CA6CA2"/>
    <w:rsid w:val="00CA700D"/>
    <w:rsid w:val="00CA70AC"/>
    <w:rsid w:val="00CA7C99"/>
    <w:rsid w:val="00CA7FF8"/>
    <w:rsid w:val="00CA8D5B"/>
    <w:rsid w:val="00CB0331"/>
    <w:rsid w:val="00CB0833"/>
    <w:rsid w:val="00CB1126"/>
    <w:rsid w:val="00CB1944"/>
    <w:rsid w:val="00CB1F4D"/>
    <w:rsid w:val="00CB2600"/>
    <w:rsid w:val="00CB2E6E"/>
    <w:rsid w:val="00CB36F1"/>
    <w:rsid w:val="00CB3C88"/>
    <w:rsid w:val="00CB57AB"/>
    <w:rsid w:val="00CB5EE9"/>
    <w:rsid w:val="00CB6012"/>
    <w:rsid w:val="00CB6C86"/>
    <w:rsid w:val="00CB6D7F"/>
    <w:rsid w:val="00CB737C"/>
    <w:rsid w:val="00CC06BE"/>
    <w:rsid w:val="00CC090D"/>
    <w:rsid w:val="00CC198D"/>
    <w:rsid w:val="00CC22B8"/>
    <w:rsid w:val="00CC33B8"/>
    <w:rsid w:val="00CC3550"/>
    <w:rsid w:val="00CC3B6B"/>
    <w:rsid w:val="00CC452F"/>
    <w:rsid w:val="00CC48B7"/>
    <w:rsid w:val="00CC4A26"/>
    <w:rsid w:val="00CC4F4B"/>
    <w:rsid w:val="00CC5495"/>
    <w:rsid w:val="00CC5E7A"/>
    <w:rsid w:val="00CC7007"/>
    <w:rsid w:val="00CC77D9"/>
    <w:rsid w:val="00CC7C83"/>
    <w:rsid w:val="00CD046B"/>
    <w:rsid w:val="00CD09BE"/>
    <w:rsid w:val="00CD1136"/>
    <w:rsid w:val="00CD358C"/>
    <w:rsid w:val="00CD366D"/>
    <w:rsid w:val="00CD442E"/>
    <w:rsid w:val="00CD4FA7"/>
    <w:rsid w:val="00CD501F"/>
    <w:rsid w:val="00CD53F1"/>
    <w:rsid w:val="00CD569E"/>
    <w:rsid w:val="00CD6041"/>
    <w:rsid w:val="00CD616E"/>
    <w:rsid w:val="00CD64BB"/>
    <w:rsid w:val="00CD64FB"/>
    <w:rsid w:val="00CD68C4"/>
    <w:rsid w:val="00CD6E86"/>
    <w:rsid w:val="00CD764E"/>
    <w:rsid w:val="00CD7B35"/>
    <w:rsid w:val="00CE19BD"/>
    <w:rsid w:val="00CE23C2"/>
    <w:rsid w:val="00CE2773"/>
    <w:rsid w:val="00CE2C13"/>
    <w:rsid w:val="00CE4EAF"/>
    <w:rsid w:val="00CE5646"/>
    <w:rsid w:val="00CE719C"/>
    <w:rsid w:val="00CE7702"/>
    <w:rsid w:val="00CE77D1"/>
    <w:rsid w:val="00CE7F22"/>
    <w:rsid w:val="00CF0010"/>
    <w:rsid w:val="00CF0A2A"/>
    <w:rsid w:val="00CF0C68"/>
    <w:rsid w:val="00CF21BC"/>
    <w:rsid w:val="00CF409D"/>
    <w:rsid w:val="00CF47D6"/>
    <w:rsid w:val="00CF4FEE"/>
    <w:rsid w:val="00CF5D61"/>
    <w:rsid w:val="00CF6155"/>
    <w:rsid w:val="00CF67BE"/>
    <w:rsid w:val="00CF6D25"/>
    <w:rsid w:val="00CF72A3"/>
    <w:rsid w:val="00D00744"/>
    <w:rsid w:val="00D00CA1"/>
    <w:rsid w:val="00D01A64"/>
    <w:rsid w:val="00D020E4"/>
    <w:rsid w:val="00D046FF"/>
    <w:rsid w:val="00D04DB4"/>
    <w:rsid w:val="00D04F02"/>
    <w:rsid w:val="00D04F26"/>
    <w:rsid w:val="00D05B86"/>
    <w:rsid w:val="00D0682B"/>
    <w:rsid w:val="00D068CE"/>
    <w:rsid w:val="00D0743D"/>
    <w:rsid w:val="00D07EEF"/>
    <w:rsid w:val="00D10550"/>
    <w:rsid w:val="00D1061B"/>
    <w:rsid w:val="00D107C1"/>
    <w:rsid w:val="00D10ED4"/>
    <w:rsid w:val="00D11987"/>
    <w:rsid w:val="00D11D19"/>
    <w:rsid w:val="00D12973"/>
    <w:rsid w:val="00D12BD9"/>
    <w:rsid w:val="00D12F09"/>
    <w:rsid w:val="00D13ECF"/>
    <w:rsid w:val="00D13EE8"/>
    <w:rsid w:val="00D14221"/>
    <w:rsid w:val="00D143B3"/>
    <w:rsid w:val="00D147C4"/>
    <w:rsid w:val="00D14E0A"/>
    <w:rsid w:val="00D15365"/>
    <w:rsid w:val="00D1570B"/>
    <w:rsid w:val="00D16076"/>
    <w:rsid w:val="00D1615C"/>
    <w:rsid w:val="00D16401"/>
    <w:rsid w:val="00D17CDE"/>
    <w:rsid w:val="00D200EF"/>
    <w:rsid w:val="00D2026C"/>
    <w:rsid w:val="00D20DB7"/>
    <w:rsid w:val="00D20E0D"/>
    <w:rsid w:val="00D21086"/>
    <w:rsid w:val="00D21387"/>
    <w:rsid w:val="00D24C2E"/>
    <w:rsid w:val="00D26EC2"/>
    <w:rsid w:val="00D2734B"/>
    <w:rsid w:val="00D2778A"/>
    <w:rsid w:val="00D2798D"/>
    <w:rsid w:val="00D279E5"/>
    <w:rsid w:val="00D27F29"/>
    <w:rsid w:val="00D30603"/>
    <w:rsid w:val="00D31515"/>
    <w:rsid w:val="00D31A00"/>
    <w:rsid w:val="00D320CC"/>
    <w:rsid w:val="00D3324B"/>
    <w:rsid w:val="00D3427F"/>
    <w:rsid w:val="00D34429"/>
    <w:rsid w:val="00D3458F"/>
    <w:rsid w:val="00D34BCC"/>
    <w:rsid w:val="00D3529B"/>
    <w:rsid w:val="00D353C8"/>
    <w:rsid w:val="00D35510"/>
    <w:rsid w:val="00D35598"/>
    <w:rsid w:val="00D37BE7"/>
    <w:rsid w:val="00D37CCA"/>
    <w:rsid w:val="00D37F20"/>
    <w:rsid w:val="00D404B6"/>
    <w:rsid w:val="00D40CBE"/>
    <w:rsid w:val="00D40D3B"/>
    <w:rsid w:val="00D40F9C"/>
    <w:rsid w:val="00D418A3"/>
    <w:rsid w:val="00D41B65"/>
    <w:rsid w:val="00D41C0A"/>
    <w:rsid w:val="00D42414"/>
    <w:rsid w:val="00D42447"/>
    <w:rsid w:val="00D4246F"/>
    <w:rsid w:val="00D431AE"/>
    <w:rsid w:val="00D43E58"/>
    <w:rsid w:val="00D43EE7"/>
    <w:rsid w:val="00D44027"/>
    <w:rsid w:val="00D4469B"/>
    <w:rsid w:val="00D44866"/>
    <w:rsid w:val="00D44F2F"/>
    <w:rsid w:val="00D4554F"/>
    <w:rsid w:val="00D45639"/>
    <w:rsid w:val="00D45A5C"/>
    <w:rsid w:val="00D476A1"/>
    <w:rsid w:val="00D47FB5"/>
    <w:rsid w:val="00D5047E"/>
    <w:rsid w:val="00D50484"/>
    <w:rsid w:val="00D5075C"/>
    <w:rsid w:val="00D51E8F"/>
    <w:rsid w:val="00D52373"/>
    <w:rsid w:val="00D53B0C"/>
    <w:rsid w:val="00D53E1E"/>
    <w:rsid w:val="00D545B2"/>
    <w:rsid w:val="00D54865"/>
    <w:rsid w:val="00D54C24"/>
    <w:rsid w:val="00D56CAE"/>
    <w:rsid w:val="00D57285"/>
    <w:rsid w:val="00D60891"/>
    <w:rsid w:val="00D60EE5"/>
    <w:rsid w:val="00D61B17"/>
    <w:rsid w:val="00D629D7"/>
    <w:rsid w:val="00D62C3E"/>
    <w:rsid w:val="00D63315"/>
    <w:rsid w:val="00D642BC"/>
    <w:rsid w:val="00D64500"/>
    <w:rsid w:val="00D64C5D"/>
    <w:rsid w:val="00D6635A"/>
    <w:rsid w:val="00D670A3"/>
    <w:rsid w:val="00D672EF"/>
    <w:rsid w:val="00D67683"/>
    <w:rsid w:val="00D67B67"/>
    <w:rsid w:val="00D67C1D"/>
    <w:rsid w:val="00D67DD8"/>
    <w:rsid w:val="00D70367"/>
    <w:rsid w:val="00D70509"/>
    <w:rsid w:val="00D707A9"/>
    <w:rsid w:val="00D70E39"/>
    <w:rsid w:val="00D70F31"/>
    <w:rsid w:val="00D714E0"/>
    <w:rsid w:val="00D72089"/>
    <w:rsid w:val="00D722AA"/>
    <w:rsid w:val="00D724F5"/>
    <w:rsid w:val="00D72DFD"/>
    <w:rsid w:val="00D72E13"/>
    <w:rsid w:val="00D733A8"/>
    <w:rsid w:val="00D73DEA"/>
    <w:rsid w:val="00D74258"/>
    <w:rsid w:val="00D74368"/>
    <w:rsid w:val="00D75738"/>
    <w:rsid w:val="00D7613D"/>
    <w:rsid w:val="00D7678A"/>
    <w:rsid w:val="00D767B7"/>
    <w:rsid w:val="00D7715E"/>
    <w:rsid w:val="00D8075D"/>
    <w:rsid w:val="00D80BA6"/>
    <w:rsid w:val="00D81017"/>
    <w:rsid w:val="00D81E52"/>
    <w:rsid w:val="00D82062"/>
    <w:rsid w:val="00D821BE"/>
    <w:rsid w:val="00D82579"/>
    <w:rsid w:val="00D8267B"/>
    <w:rsid w:val="00D82827"/>
    <w:rsid w:val="00D8286E"/>
    <w:rsid w:val="00D82AD7"/>
    <w:rsid w:val="00D83880"/>
    <w:rsid w:val="00D83E91"/>
    <w:rsid w:val="00D8433E"/>
    <w:rsid w:val="00D843EC"/>
    <w:rsid w:val="00D84ABE"/>
    <w:rsid w:val="00D84E03"/>
    <w:rsid w:val="00D85386"/>
    <w:rsid w:val="00D85A1A"/>
    <w:rsid w:val="00D85D1B"/>
    <w:rsid w:val="00D876B4"/>
    <w:rsid w:val="00D8785F"/>
    <w:rsid w:val="00D878CD"/>
    <w:rsid w:val="00D90035"/>
    <w:rsid w:val="00D9013D"/>
    <w:rsid w:val="00D90254"/>
    <w:rsid w:val="00D9034B"/>
    <w:rsid w:val="00D9052D"/>
    <w:rsid w:val="00D905BC"/>
    <w:rsid w:val="00D90BED"/>
    <w:rsid w:val="00D9162D"/>
    <w:rsid w:val="00D91A85"/>
    <w:rsid w:val="00D92082"/>
    <w:rsid w:val="00D920A9"/>
    <w:rsid w:val="00D920F0"/>
    <w:rsid w:val="00D921E1"/>
    <w:rsid w:val="00D92FFC"/>
    <w:rsid w:val="00D93A0A"/>
    <w:rsid w:val="00D93FA8"/>
    <w:rsid w:val="00D9439F"/>
    <w:rsid w:val="00D943FA"/>
    <w:rsid w:val="00D948A4"/>
    <w:rsid w:val="00D94A50"/>
    <w:rsid w:val="00D95632"/>
    <w:rsid w:val="00D95D05"/>
    <w:rsid w:val="00D96B99"/>
    <w:rsid w:val="00D96CED"/>
    <w:rsid w:val="00D97393"/>
    <w:rsid w:val="00D97B38"/>
    <w:rsid w:val="00D9F854"/>
    <w:rsid w:val="00DA0C95"/>
    <w:rsid w:val="00DA11FB"/>
    <w:rsid w:val="00DA14B2"/>
    <w:rsid w:val="00DA1656"/>
    <w:rsid w:val="00DA25B9"/>
    <w:rsid w:val="00DA4041"/>
    <w:rsid w:val="00DA40E2"/>
    <w:rsid w:val="00DA419E"/>
    <w:rsid w:val="00DA4764"/>
    <w:rsid w:val="00DA4BFE"/>
    <w:rsid w:val="00DA4D28"/>
    <w:rsid w:val="00DA6131"/>
    <w:rsid w:val="00DA6BD5"/>
    <w:rsid w:val="00DA6F64"/>
    <w:rsid w:val="00DA7BF0"/>
    <w:rsid w:val="00DA7FD0"/>
    <w:rsid w:val="00DB071A"/>
    <w:rsid w:val="00DB0950"/>
    <w:rsid w:val="00DB0C06"/>
    <w:rsid w:val="00DB0EAC"/>
    <w:rsid w:val="00DB0F4B"/>
    <w:rsid w:val="00DB0FEA"/>
    <w:rsid w:val="00DB273C"/>
    <w:rsid w:val="00DB27EC"/>
    <w:rsid w:val="00DB2B89"/>
    <w:rsid w:val="00DB2EAE"/>
    <w:rsid w:val="00DB3312"/>
    <w:rsid w:val="00DB37A0"/>
    <w:rsid w:val="00DB37F4"/>
    <w:rsid w:val="00DB4302"/>
    <w:rsid w:val="00DB493D"/>
    <w:rsid w:val="00DB4D43"/>
    <w:rsid w:val="00DB5297"/>
    <w:rsid w:val="00DB5355"/>
    <w:rsid w:val="00DB5B05"/>
    <w:rsid w:val="00DB6ECB"/>
    <w:rsid w:val="00DB733A"/>
    <w:rsid w:val="00DB76A9"/>
    <w:rsid w:val="00DC03E1"/>
    <w:rsid w:val="00DC1543"/>
    <w:rsid w:val="00DC1781"/>
    <w:rsid w:val="00DC1AD7"/>
    <w:rsid w:val="00DC1DD5"/>
    <w:rsid w:val="00DC1F5B"/>
    <w:rsid w:val="00DC28D0"/>
    <w:rsid w:val="00DC331C"/>
    <w:rsid w:val="00DC33FA"/>
    <w:rsid w:val="00DC464E"/>
    <w:rsid w:val="00DC494B"/>
    <w:rsid w:val="00DC520F"/>
    <w:rsid w:val="00DC5577"/>
    <w:rsid w:val="00DC60F5"/>
    <w:rsid w:val="00DC6669"/>
    <w:rsid w:val="00DC669F"/>
    <w:rsid w:val="00DC6CBC"/>
    <w:rsid w:val="00DC7023"/>
    <w:rsid w:val="00DC73A2"/>
    <w:rsid w:val="00DC77FD"/>
    <w:rsid w:val="00DC7992"/>
    <w:rsid w:val="00DC7A71"/>
    <w:rsid w:val="00DC7B71"/>
    <w:rsid w:val="00DC7BED"/>
    <w:rsid w:val="00DD0002"/>
    <w:rsid w:val="00DD071F"/>
    <w:rsid w:val="00DD0D3B"/>
    <w:rsid w:val="00DD1DCB"/>
    <w:rsid w:val="00DD28B4"/>
    <w:rsid w:val="00DD2A10"/>
    <w:rsid w:val="00DD2BC6"/>
    <w:rsid w:val="00DD35A9"/>
    <w:rsid w:val="00DD3825"/>
    <w:rsid w:val="00DD3A40"/>
    <w:rsid w:val="00DD3C2E"/>
    <w:rsid w:val="00DD48FD"/>
    <w:rsid w:val="00DD499E"/>
    <w:rsid w:val="00DD49FA"/>
    <w:rsid w:val="00DD4E37"/>
    <w:rsid w:val="00DD52FA"/>
    <w:rsid w:val="00DD69E2"/>
    <w:rsid w:val="00DD6B44"/>
    <w:rsid w:val="00DD6D44"/>
    <w:rsid w:val="00DE1AE6"/>
    <w:rsid w:val="00DE1D3B"/>
    <w:rsid w:val="00DE214E"/>
    <w:rsid w:val="00DE2ACF"/>
    <w:rsid w:val="00DE2F1E"/>
    <w:rsid w:val="00DE3038"/>
    <w:rsid w:val="00DE41F1"/>
    <w:rsid w:val="00DE4D9A"/>
    <w:rsid w:val="00DE5148"/>
    <w:rsid w:val="00DE54E2"/>
    <w:rsid w:val="00DE581B"/>
    <w:rsid w:val="00DE5824"/>
    <w:rsid w:val="00DE6479"/>
    <w:rsid w:val="00DE6D3A"/>
    <w:rsid w:val="00DE7279"/>
    <w:rsid w:val="00DE7A51"/>
    <w:rsid w:val="00DE7ACF"/>
    <w:rsid w:val="00DE7D49"/>
    <w:rsid w:val="00DE7F3C"/>
    <w:rsid w:val="00DE7FB1"/>
    <w:rsid w:val="00DF0247"/>
    <w:rsid w:val="00DF0634"/>
    <w:rsid w:val="00DF0C40"/>
    <w:rsid w:val="00DF44CC"/>
    <w:rsid w:val="00DF45AD"/>
    <w:rsid w:val="00DF4A7B"/>
    <w:rsid w:val="00DF6216"/>
    <w:rsid w:val="00DF6393"/>
    <w:rsid w:val="00DF650B"/>
    <w:rsid w:val="00DF669E"/>
    <w:rsid w:val="00DF6A3A"/>
    <w:rsid w:val="00DF6C3F"/>
    <w:rsid w:val="00DF74CB"/>
    <w:rsid w:val="00E00323"/>
    <w:rsid w:val="00E00A0A"/>
    <w:rsid w:val="00E00A2D"/>
    <w:rsid w:val="00E00EB7"/>
    <w:rsid w:val="00E017AD"/>
    <w:rsid w:val="00E01BDE"/>
    <w:rsid w:val="00E02C5D"/>
    <w:rsid w:val="00E02C97"/>
    <w:rsid w:val="00E03710"/>
    <w:rsid w:val="00E03DAE"/>
    <w:rsid w:val="00E0583F"/>
    <w:rsid w:val="00E07120"/>
    <w:rsid w:val="00E071F0"/>
    <w:rsid w:val="00E07204"/>
    <w:rsid w:val="00E0722E"/>
    <w:rsid w:val="00E079F6"/>
    <w:rsid w:val="00E07C53"/>
    <w:rsid w:val="00E07F4E"/>
    <w:rsid w:val="00E1006C"/>
    <w:rsid w:val="00E10077"/>
    <w:rsid w:val="00E10664"/>
    <w:rsid w:val="00E10D3A"/>
    <w:rsid w:val="00E110DD"/>
    <w:rsid w:val="00E118C4"/>
    <w:rsid w:val="00E11D54"/>
    <w:rsid w:val="00E12F70"/>
    <w:rsid w:val="00E131CA"/>
    <w:rsid w:val="00E13352"/>
    <w:rsid w:val="00E13746"/>
    <w:rsid w:val="00E13893"/>
    <w:rsid w:val="00E138C9"/>
    <w:rsid w:val="00E139A9"/>
    <w:rsid w:val="00E13FFF"/>
    <w:rsid w:val="00E1401A"/>
    <w:rsid w:val="00E14A22"/>
    <w:rsid w:val="00E14BE4"/>
    <w:rsid w:val="00E14E76"/>
    <w:rsid w:val="00E159CE"/>
    <w:rsid w:val="00E15AFE"/>
    <w:rsid w:val="00E16DA9"/>
    <w:rsid w:val="00E17585"/>
    <w:rsid w:val="00E17D0B"/>
    <w:rsid w:val="00E20A09"/>
    <w:rsid w:val="00E21639"/>
    <w:rsid w:val="00E21BCA"/>
    <w:rsid w:val="00E21C00"/>
    <w:rsid w:val="00E228E0"/>
    <w:rsid w:val="00E22E7D"/>
    <w:rsid w:val="00E22F53"/>
    <w:rsid w:val="00E22F68"/>
    <w:rsid w:val="00E237BE"/>
    <w:rsid w:val="00E2389F"/>
    <w:rsid w:val="00E23996"/>
    <w:rsid w:val="00E2419D"/>
    <w:rsid w:val="00E2581B"/>
    <w:rsid w:val="00E258EE"/>
    <w:rsid w:val="00E261B1"/>
    <w:rsid w:val="00E267F9"/>
    <w:rsid w:val="00E26A21"/>
    <w:rsid w:val="00E26EDD"/>
    <w:rsid w:val="00E27C48"/>
    <w:rsid w:val="00E30575"/>
    <w:rsid w:val="00E30864"/>
    <w:rsid w:val="00E30CA4"/>
    <w:rsid w:val="00E30FCD"/>
    <w:rsid w:val="00E31589"/>
    <w:rsid w:val="00E32924"/>
    <w:rsid w:val="00E331AD"/>
    <w:rsid w:val="00E346EA"/>
    <w:rsid w:val="00E34862"/>
    <w:rsid w:val="00E34D9B"/>
    <w:rsid w:val="00E351DC"/>
    <w:rsid w:val="00E35977"/>
    <w:rsid w:val="00E35CEF"/>
    <w:rsid w:val="00E35D32"/>
    <w:rsid w:val="00E369B7"/>
    <w:rsid w:val="00E378CF"/>
    <w:rsid w:val="00E37E3A"/>
    <w:rsid w:val="00E404D6"/>
    <w:rsid w:val="00E40D69"/>
    <w:rsid w:val="00E41BE0"/>
    <w:rsid w:val="00E42CEE"/>
    <w:rsid w:val="00E42E52"/>
    <w:rsid w:val="00E4360D"/>
    <w:rsid w:val="00E43948"/>
    <w:rsid w:val="00E439AF"/>
    <w:rsid w:val="00E43A57"/>
    <w:rsid w:val="00E43D3D"/>
    <w:rsid w:val="00E44220"/>
    <w:rsid w:val="00E44869"/>
    <w:rsid w:val="00E466CD"/>
    <w:rsid w:val="00E467F3"/>
    <w:rsid w:val="00E506ED"/>
    <w:rsid w:val="00E50838"/>
    <w:rsid w:val="00E50E6C"/>
    <w:rsid w:val="00E52361"/>
    <w:rsid w:val="00E52387"/>
    <w:rsid w:val="00E528E3"/>
    <w:rsid w:val="00E532DE"/>
    <w:rsid w:val="00E53CE5"/>
    <w:rsid w:val="00E5500F"/>
    <w:rsid w:val="00E558B4"/>
    <w:rsid w:val="00E55C52"/>
    <w:rsid w:val="00E5623F"/>
    <w:rsid w:val="00E57096"/>
    <w:rsid w:val="00E574B5"/>
    <w:rsid w:val="00E57A04"/>
    <w:rsid w:val="00E57D44"/>
    <w:rsid w:val="00E603AE"/>
    <w:rsid w:val="00E60999"/>
    <w:rsid w:val="00E61429"/>
    <w:rsid w:val="00E618A2"/>
    <w:rsid w:val="00E61C44"/>
    <w:rsid w:val="00E621D1"/>
    <w:rsid w:val="00E62D85"/>
    <w:rsid w:val="00E62DFF"/>
    <w:rsid w:val="00E635A6"/>
    <w:rsid w:val="00E63680"/>
    <w:rsid w:val="00E63C4E"/>
    <w:rsid w:val="00E64531"/>
    <w:rsid w:val="00E64F51"/>
    <w:rsid w:val="00E65A83"/>
    <w:rsid w:val="00E65FD6"/>
    <w:rsid w:val="00E66BE2"/>
    <w:rsid w:val="00E67C20"/>
    <w:rsid w:val="00E70201"/>
    <w:rsid w:val="00E707CB"/>
    <w:rsid w:val="00E70B42"/>
    <w:rsid w:val="00E70B5F"/>
    <w:rsid w:val="00E719D4"/>
    <w:rsid w:val="00E71C91"/>
    <w:rsid w:val="00E71CAF"/>
    <w:rsid w:val="00E720FB"/>
    <w:rsid w:val="00E72294"/>
    <w:rsid w:val="00E726A9"/>
    <w:rsid w:val="00E72EF8"/>
    <w:rsid w:val="00E73D7E"/>
    <w:rsid w:val="00E73EA2"/>
    <w:rsid w:val="00E73F93"/>
    <w:rsid w:val="00E742B6"/>
    <w:rsid w:val="00E745EE"/>
    <w:rsid w:val="00E74DCA"/>
    <w:rsid w:val="00E75A96"/>
    <w:rsid w:val="00E760ED"/>
    <w:rsid w:val="00E76BB9"/>
    <w:rsid w:val="00E76D3B"/>
    <w:rsid w:val="00E7739D"/>
    <w:rsid w:val="00E80ABD"/>
    <w:rsid w:val="00E81170"/>
    <w:rsid w:val="00E814F9"/>
    <w:rsid w:val="00E8153F"/>
    <w:rsid w:val="00E82924"/>
    <w:rsid w:val="00E82A93"/>
    <w:rsid w:val="00E8327E"/>
    <w:rsid w:val="00E84606"/>
    <w:rsid w:val="00E84C1C"/>
    <w:rsid w:val="00E854D6"/>
    <w:rsid w:val="00E854F4"/>
    <w:rsid w:val="00E85B61"/>
    <w:rsid w:val="00E86219"/>
    <w:rsid w:val="00E863C5"/>
    <w:rsid w:val="00E86595"/>
    <w:rsid w:val="00E869BB"/>
    <w:rsid w:val="00E870BF"/>
    <w:rsid w:val="00E8768D"/>
    <w:rsid w:val="00E90A65"/>
    <w:rsid w:val="00E90BB0"/>
    <w:rsid w:val="00E90F0E"/>
    <w:rsid w:val="00E9103A"/>
    <w:rsid w:val="00E91052"/>
    <w:rsid w:val="00E9139F"/>
    <w:rsid w:val="00E91809"/>
    <w:rsid w:val="00E91C29"/>
    <w:rsid w:val="00E9293C"/>
    <w:rsid w:val="00E92F65"/>
    <w:rsid w:val="00E93341"/>
    <w:rsid w:val="00E94413"/>
    <w:rsid w:val="00E94783"/>
    <w:rsid w:val="00E948DA"/>
    <w:rsid w:val="00E95217"/>
    <w:rsid w:val="00E965B6"/>
    <w:rsid w:val="00E972F3"/>
    <w:rsid w:val="00EA00F0"/>
    <w:rsid w:val="00EA0BB3"/>
    <w:rsid w:val="00EA1442"/>
    <w:rsid w:val="00EA25B9"/>
    <w:rsid w:val="00EA540E"/>
    <w:rsid w:val="00EA5501"/>
    <w:rsid w:val="00EA6089"/>
    <w:rsid w:val="00EA64D6"/>
    <w:rsid w:val="00EA68AF"/>
    <w:rsid w:val="00EA6958"/>
    <w:rsid w:val="00EA698F"/>
    <w:rsid w:val="00EA6990"/>
    <w:rsid w:val="00EA6A9D"/>
    <w:rsid w:val="00EA7335"/>
    <w:rsid w:val="00EA7BC5"/>
    <w:rsid w:val="00EB043A"/>
    <w:rsid w:val="00EB09C9"/>
    <w:rsid w:val="00EB2139"/>
    <w:rsid w:val="00EB27DF"/>
    <w:rsid w:val="00EB303E"/>
    <w:rsid w:val="00EB3BDC"/>
    <w:rsid w:val="00EB43D3"/>
    <w:rsid w:val="00EB5178"/>
    <w:rsid w:val="00EB54C5"/>
    <w:rsid w:val="00EB570B"/>
    <w:rsid w:val="00EB61CE"/>
    <w:rsid w:val="00EB66F5"/>
    <w:rsid w:val="00EB74A6"/>
    <w:rsid w:val="00EB7B3D"/>
    <w:rsid w:val="00EC17F1"/>
    <w:rsid w:val="00EC274B"/>
    <w:rsid w:val="00EC29ED"/>
    <w:rsid w:val="00EC2C5B"/>
    <w:rsid w:val="00EC3107"/>
    <w:rsid w:val="00EC3D97"/>
    <w:rsid w:val="00EC4A0C"/>
    <w:rsid w:val="00EC52E2"/>
    <w:rsid w:val="00EC583E"/>
    <w:rsid w:val="00EC622F"/>
    <w:rsid w:val="00EC6C52"/>
    <w:rsid w:val="00EC6C76"/>
    <w:rsid w:val="00EC7664"/>
    <w:rsid w:val="00ED01CE"/>
    <w:rsid w:val="00ED05E9"/>
    <w:rsid w:val="00ED0FD7"/>
    <w:rsid w:val="00ED13F0"/>
    <w:rsid w:val="00ED1B4B"/>
    <w:rsid w:val="00ED28AD"/>
    <w:rsid w:val="00ED32DF"/>
    <w:rsid w:val="00ED3B20"/>
    <w:rsid w:val="00ED43D7"/>
    <w:rsid w:val="00ED47A2"/>
    <w:rsid w:val="00ED4C3C"/>
    <w:rsid w:val="00ED533A"/>
    <w:rsid w:val="00ED5411"/>
    <w:rsid w:val="00ED5F1B"/>
    <w:rsid w:val="00ED5FCA"/>
    <w:rsid w:val="00ED64E0"/>
    <w:rsid w:val="00ED73EC"/>
    <w:rsid w:val="00ED74CF"/>
    <w:rsid w:val="00EE093A"/>
    <w:rsid w:val="00EE1CF5"/>
    <w:rsid w:val="00EE2132"/>
    <w:rsid w:val="00EE2204"/>
    <w:rsid w:val="00EE2B2C"/>
    <w:rsid w:val="00EE2BDE"/>
    <w:rsid w:val="00EE2D5B"/>
    <w:rsid w:val="00EE2DC0"/>
    <w:rsid w:val="00EE35FD"/>
    <w:rsid w:val="00EE4352"/>
    <w:rsid w:val="00EE46D4"/>
    <w:rsid w:val="00EE4D03"/>
    <w:rsid w:val="00EE5A39"/>
    <w:rsid w:val="00EE652E"/>
    <w:rsid w:val="00EE66DD"/>
    <w:rsid w:val="00EE687E"/>
    <w:rsid w:val="00EE694F"/>
    <w:rsid w:val="00EE6BDE"/>
    <w:rsid w:val="00EE6E1C"/>
    <w:rsid w:val="00EE72F3"/>
    <w:rsid w:val="00EF0D22"/>
    <w:rsid w:val="00EF1031"/>
    <w:rsid w:val="00EF117E"/>
    <w:rsid w:val="00EF1B97"/>
    <w:rsid w:val="00EF1BFE"/>
    <w:rsid w:val="00EF1E23"/>
    <w:rsid w:val="00EF214F"/>
    <w:rsid w:val="00EF357C"/>
    <w:rsid w:val="00EF3990"/>
    <w:rsid w:val="00EF3C9A"/>
    <w:rsid w:val="00EF4F36"/>
    <w:rsid w:val="00EF58B2"/>
    <w:rsid w:val="00EF596F"/>
    <w:rsid w:val="00EF66ED"/>
    <w:rsid w:val="00EF6974"/>
    <w:rsid w:val="00EF71E0"/>
    <w:rsid w:val="00EF77CB"/>
    <w:rsid w:val="00EF78F5"/>
    <w:rsid w:val="00EF7E54"/>
    <w:rsid w:val="00F005E6"/>
    <w:rsid w:val="00F0079C"/>
    <w:rsid w:val="00F00AF5"/>
    <w:rsid w:val="00F00DEB"/>
    <w:rsid w:val="00F01F6A"/>
    <w:rsid w:val="00F03579"/>
    <w:rsid w:val="00F03AE3"/>
    <w:rsid w:val="00F03DF8"/>
    <w:rsid w:val="00F04174"/>
    <w:rsid w:val="00F04433"/>
    <w:rsid w:val="00F05855"/>
    <w:rsid w:val="00F0614C"/>
    <w:rsid w:val="00F061A3"/>
    <w:rsid w:val="00F06AA0"/>
    <w:rsid w:val="00F07219"/>
    <w:rsid w:val="00F1011C"/>
    <w:rsid w:val="00F1077C"/>
    <w:rsid w:val="00F112FD"/>
    <w:rsid w:val="00F115AD"/>
    <w:rsid w:val="00F12C9E"/>
    <w:rsid w:val="00F12CAA"/>
    <w:rsid w:val="00F1322C"/>
    <w:rsid w:val="00F13581"/>
    <w:rsid w:val="00F1432A"/>
    <w:rsid w:val="00F14438"/>
    <w:rsid w:val="00F14554"/>
    <w:rsid w:val="00F14B04"/>
    <w:rsid w:val="00F14BE9"/>
    <w:rsid w:val="00F14D85"/>
    <w:rsid w:val="00F15885"/>
    <w:rsid w:val="00F15CB3"/>
    <w:rsid w:val="00F15F99"/>
    <w:rsid w:val="00F169BA"/>
    <w:rsid w:val="00F20373"/>
    <w:rsid w:val="00F203E8"/>
    <w:rsid w:val="00F20860"/>
    <w:rsid w:val="00F20943"/>
    <w:rsid w:val="00F21600"/>
    <w:rsid w:val="00F24ADB"/>
    <w:rsid w:val="00F25889"/>
    <w:rsid w:val="00F25E41"/>
    <w:rsid w:val="00F261E6"/>
    <w:rsid w:val="00F2636B"/>
    <w:rsid w:val="00F274FB"/>
    <w:rsid w:val="00F2788F"/>
    <w:rsid w:val="00F31A26"/>
    <w:rsid w:val="00F31E80"/>
    <w:rsid w:val="00F32848"/>
    <w:rsid w:val="00F32A6E"/>
    <w:rsid w:val="00F330A3"/>
    <w:rsid w:val="00F34AD7"/>
    <w:rsid w:val="00F358B1"/>
    <w:rsid w:val="00F35B98"/>
    <w:rsid w:val="00F35EDA"/>
    <w:rsid w:val="00F3636D"/>
    <w:rsid w:val="00F36BD0"/>
    <w:rsid w:val="00F36E29"/>
    <w:rsid w:val="00F379DB"/>
    <w:rsid w:val="00F37F01"/>
    <w:rsid w:val="00F40046"/>
    <w:rsid w:val="00F4090F"/>
    <w:rsid w:val="00F4177D"/>
    <w:rsid w:val="00F42025"/>
    <w:rsid w:val="00F42762"/>
    <w:rsid w:val="00F42967"/>
    <w:rsid w:val="00F42AE7"/>
    <w:rsid w:val="00F43344"/>
    <w:rsid w:val="00F444F7"/>
    <w:rsid w:val="00F44503"/>
    <w:rsid w:val="00F44731"/>
    <w:rsid w:val="00F45C73"/>
    <w:rsid w:val="00F46390"/>
    <w:rsid w:val="00F46524"/>
    <w:rsid w:val="00F46D59"/>
    <w:rsid w:val="00F47066"/>
    <w:rsid w:val="00F50177"/>
    <w:rsid w:val="00F50E72"/>
    <w:rsid w:val="00F51188"/>
    <w:rsid w:val="00F52407"/>
    <w:rsid w:val="00F5370B"/>
    <w:rsid w:val="00F53A86"/>
    <w:rsid w:val="00F5471C"/>
    <w:rsid w:val="00F54A4C"/>
    <w:rsid w:val="00F55177"/>
    <w:rsid w:val="00F5523C"/>
    <w:rsid w:val="00F55EC8"/>
    <w:rsid w:val="00F5726B"/>
    <w:rsid w:val="00F57587"/>
    <w:rsid w:val="00F57A33"/>
    <w:rsid w:val="00F57F0E"/>
    <w:rsid w:val="00F60B8B"/>
    <w:rsid w:val="00F60B96"/>
    <w:rsid w:val="00F61245"/>
    <w:rsid w:val="00F61974"/>
    <w:rsid w:val="00F61AD4"/>
    <w:rsid w:val="00F62326"/>
    <w:rsid w:val="00F62537"/>
    <w:rsid w:val="00F628B5"/>
    <w:rsid w:val="00F63879"/>
    <w:rsid w:val="00F63DFF"/>
    <w:rsid w:val="00F63E31"/>
    <w:rsid w:val="00F646F1"/>
    <w:rsid w:val="00F6488C"/>
    <w:rsid w:val="00F64ADC"/>
    <w:rsid w:val="00F64EC3"/>
    <w:rsid w:val="00F657AA"/>
    <w:rsid w:val="00F6660F"/>
    <w:rsid w:val="00F66BE5"/>
    <w:rsid w:val="00F70AC7"/>
    <w:rsid w:val="00F70C5C"/>
    <w:rsid w:val="00F71198"/>
    <w:rsid w:val="00F7131E"/>
    <w:rsid w:val="00F71B7D"/>
    <w:rsid w:val="00F71CB0"/>
    <w:rsid w:val="00F72088"/>
    <w:rsid w:val="00F7263A"/>
    <w:rsid w:val="00F72854"/>
    <w:rsid w:val="00F72A01"/>
    <w:rsid w:val="00F72F41"/>
    <w:rsid w:val="00F73553"/>
    <w:rsid w:val="00F738AE"/>
    <w:rsid w:val="00F738C4"/>
    <w:rsid w:val="00F73A9B"/>
    <w:rsid w:val="00F758A8"/>
    <w:rsid w:val="00F76D1D"/>
    <w:rsid w:val="00F77A3C"/>
    <w:rsid w:val="00F77CB8"/>
    <w:rsid w:val="00F800D9"/>
    <w:rsid w:val="00F8018E"/>
    <w:rsid w:val="00F803A5"/>
    <w:rsid w:val="00F80F09"/>
    <w:rsid w:val="00F81389"/>
    <w:rsid w:val="00F8233E"/>
    <w:rsid w:val="00F82826"/>
    <w:rsid w:val="00F82A52"/>
    <w:rsid w:val="00F82C03"/>
    <w:rsid w:val="00F835F6"/>
    <w:rsid w:val="00F83714"/>
    <w:rsid w:val="00F83745"/>
    <w:rsid w:val="00F84124"/>
    <w:rsid w:val="00F8426D"/>
    <w:rsid w:val="00F8468B"/>
    <w:rsid w:val="00F84DAB"/>
    <w:rsid w:val="00F85E41"/>
    <w:rsid w:val="00F872B6"/>
    <w:rsid w:val="00F87322"/>
    <w:rsid w:val="00F87AF8"/>
    <w:rsid w:val="00F87ED9"/>
    <w:rsid w:val="00F91393"/>
    <w:rsid w:val="00F91567"/>
    <w:rsid w:val="00F92733"/>
    <w:rsid w:val="00F93CC1"/>
    <w:rsid w:val="00F9436C"/>
    <w:rsid w:val="00F950AA"/>
    <w:rsid w:val="00F95356"/>
    <w:rsid w:val="00F9541E"/>
    <w:rsid w:val="00F95698"/>
    <w:rsid w:val="00F9686D"/>
    <w:rsid w:val="00F9691E"/>
    <w:rsid w:val="00FA000F"/>
    <w:rsid w:val="00FA0CFC"/>
    <w:rsid w:val="00FA0D79"/>
    <w:rsid w:val="00FA20A1"/>
    <w:rsid w:val="00FA2540"/>
    <w:rsid w:val="00FA4726"/>
    <w:rsid w:val="00FA6137"/>
    <w:rsid w:val="00FA61E4"/>
    <w:rsid w:val="00FA666F"/>
    <w:rsid w:val="00FA6BAE"/>
    <w:rsid w:val="00FA7133"/>
    <w:rsid w:val="00FA7C83"/>
    <w:rsid w:val="00FB092B"/>
    <w:rsid w:val="00FB0A8E"/>
    <w:rsid w:val="00FB149D"/>
    <w:rsid w:val="00FB18FD"/>
    <w:rsid w:val="00FB2EA2"/>
    <w:rsid w:val="00FB2EBC"/>
    <w:rsid w:val="00FB31E1"/>
    <w:rsid w:val="00FB33C4"/>
    <w:rsid w:val="00FB348D"/>
    <w:rsid w:val="00FB3A1E"/>
    <w:rsid w:val="00FB3E9A"/>
    <w:rsid w:val="00FB40DC"/>
    <w:rsid w:val="00FB43DB"/>
    <w:rsid w:val="00FB4469"/>
    <w:rsid w:val="00FB4482"/>
    <w:rsid w:val="00FB45E9"/>
    <w:rsid w:val="00FB5319"/>
    <w:rsid w:val="00FB5A78"/>
    <w:rsid w:val="00FB5ABB"/>
    <w:rsid w:val="00FB6C6A"/>
    <w:rsid w:val="00FB7D0E"/>
    <w:rsid w:val="00FC009A"/>
    <w:rsid w:val="00FC0726"/>
    <w:rsid w:val="00FC1030"/>
    <w:rsid w:val="00FC11A2"/>
    <w:rsid w:val="00FC2C24"/>
    <w:rsid w:val="00FC2F88"/>
    <w:rsid w:val="00FC3AFA"/>
    <w:rsid w:val="00FC47FE"/>
    <w:rsid w:val="00FC5695"/>
    <w:rsid w:val="00FC5949"/>
    <w:rsid w:val="00FC5DD0"/>
    <w:rsid w:val="00FC6239"/>
    <w:rsid w:val="00FD0081"/>
    <w:rsid w:val="00FD0D61"/>
    <w:rsid w:val="00FD10EF"/>
    <w:rsid w:val="00FD1388"/>
    <w:rsid w:val="00FD1BC8"/>
    <w:rsid w:val="00FD207D"/>
    <w:rsid w:val="00FD29BD"/>
    <w:rsid w:val="00FD2B9A"/>
    <w:rsid w:val="00FD3182"/>
    <w:rsid w:val="00FD3821"/>
    <w:rsid w:val="00FD3D2A"/>
    <w:rsid w:val="00FD482E"/>
    <w:rsid w:val="00FD5694"/>
    <w:rsid w:val="00FD593E"/>
    <w:rsid w:val="00FD67EE"/>
    <w:rsid w:val="00FD6C82"/>
    <w:rsid w:val="00FD6D60"/>
    <w:rsid w:val="00FD77B0"/>
    <w:rsid w:val="00FD7B80"/>
    <w:rsid w:val="00FE09A6"/>
    <w:rsid w:val="00FE0A9F"/>
    <w:rsid w:val="00FE0C70"/>
    <w:rsid w:val="00FE100C"/>
    <w:rsid w:val="00FE10F5"/>
    <w:rsid w:val="00FE2458"/>
    <w:rsid w:val="00FE2D38"/>
    <w:rsid w:val="00FE2EAB"/>
    <w:rsid w:val="00FE3D33"/>
    <w:rsid w:val="00FE4C56"/>
    <w:rsid w:val="00FE59DC"/>
    <w:rsid w:val="00FE5A63"/>
    <w:rsid w:val="00FE62FA"/>
    <w:rsid w:val="00FE6852"/>
    <w:rsid w:val="00FE68A4"/>
    <w:rsid w:val="00FE7591"/>
    <w:rsid w:val="00FE7CFC"/>
    <w:rsid w:val="00FF0473"/>
    <w:rsid w:val="00FF07C1"/>
    <w:rsid w:val="00FF0C2E"/>
    <w:rsid w:val="00FF1977"/>
    <w:rsid w:val="00FF1E60"/>
    <w:rsid w:val="00FF1EB8"/>
    <w:rsid w:val="00FF201B"/>
    <w:rsid w:val="00FF33AB"/>
    <w:rsid w:val="00FF35AD"/>
    <w:rsid w:val="00FF369C"/>
    <w:rsid w:val="00FF3716"/>
    <w:rsid w:val="00FF3769"/>
    <w:rsid w:val="00FF3F78"/>
    <w:rsid w:val="00FF54E3"/>
    <w:rsid w:val="00FF6354"/>
    <w:rsid w:val="00FF7D4D"/>
    <w:rsid w:val="00FF7E0D"/>
    <w:rsid w:val="0108AF93"/>
    <w:rsid w:val="010CDE8B"/>
    <w:rsid w:val="011ED7F7"/>
    <w:rsid w:val="0121E648"/>
    <w:rsid w:val="013AE2DF"/>
    <w:rsid w:val="01521554"/>
    <w:rsid w:val="01764E12"/>
    <w:rsid w:val="01769674"/>
    <w:rsid w:val="018B2DC5"/>
    <w:rsid w:val="01AB4C9E"/>
    <w:rsid w:val="01C46341"/>
    <w:rsid w:val="01C6B418"/>
    <w:rsid w:val="01CB625E"/>
    <w:rsid w:val="01CDA267"/>
    <w:rsid w:val="01D532C5"/>
    <w:rsid w:val="01DDE8FA"/>
    <w:rsid w:val="01DDF8DA"/>
    <w:rsid w:val="01E0483E"/>
    <w:rsid w:val="01E3D049"/>
    <w:rsid w:val="01F34B43"/>
    <w:rsid w:val="020E0143"/>
    <w:rsid w:val="022F60BF"/>
    <w:rsid w:val="0235C2F8"/>
    <w:rsid w:val="023F032C"/>
    <w:rsid w:val="02563DC8"/>
    <w:rsid w:val="025C97EE"/>
    <w:rsid w:val="025EBF00"/>
    <w:rsid w:val="02684ABF"/>
    <w:rsid w:val="02695E00"/>
    <w:rsid w:val="0276A821"/>
    <w:rsid w:val="027D8BFD"/>
    <w:rsid w:val="0281F331"/>
    <w:rsid w:val="028FE0B9"/>
    <w:rsid w:val="0291E72D"/>
    <w:rsid w:val="02984457"/>
    <w:rsid w:val="02AD74EC"/>
    <w:rsid w:val="02C4CED8"/>
    <w:rsid w:val="02D4856C"/>
    <w:rsid w:val="02F29A05"/>
    <w:rsid w:val="02FEA8A4"/>
    <w:rsid w:val="0307C6A8"/>
    <w:rsid w:val="0309C037"/>
    <w:rsid w:val="030ACDB5"/>
    <w:rsid w:val="0311D6FB"/>
    <w:rsid w:val="0330A9EA"/>
    <w:rsid w:val="03457350"/>
    <w:rsid w:val="034ADDAF"/>
    <w:rsid w:val="03544F5E"/>
    <w:rsid w:val="03574D86"/>
    <w:rsid w:val="035A8BE9"/>
    <w:rsid w:val="03632E83"/>
    <w:rsid w:val="036FE2FE"/>
    <w:rsid w:val="037066E0"/>
    <w:rsid w:val="0373EDD9"/>
    <w:rsid w:val="0377A014"/>
    <w:rsid w:val="038BAC11"/>
    <w:rsid w:val="0395E82C"/>
    <w:rsid w:val="03B359D2"/>
    <w:rsid w:val="03BA580C"/>
    <w:rsid w:val="03CC6A70"/>
    <w:rsid w:val="03DBEBB9"/>
    <w:rsid w:val="03E4FC7C"/>
    <w:rsid w:val="0402BD38"/>
    <w:rsid w:val="04075083"/>
    <w:rsid w:val="0418553D"/>
    <w:rsid w:val="0428BFBA"/>
    <w:rsid w:val="042F9015"/>
    <w:rsid w:val="0432338D"/>
    <w:rsid w:val="0448FBD6"/>
    <w:rsid w:val="0471B900"/>
    <w:rsid w:val="047B04FE"/>
    <w:rsid w:val="047E565F"/>
    <w:rsid w:val="0481A2D9"/>
    <w:rsid w:val="04840577"/>
    <w:rsid w:val="048CFE39"/>
    <w:rsid w:val="048E97EE"/>
    <w:rsid w:val="04A08A9C"/>
    <w:rsid w:val="04BFD02E"/>
    <w:rsid w:val="04CAC82A"/>
    <w:rsid w:val="04DCBF69"/>
    <w:rsid w:val="04F4FF6E"/>
    <w:rsid w:val="04F65385"/>
    <w:rsid w:val="04FC34F9"/>
    <w:rsid w:val="05145152"/>
    <w:rsid w:val="051ABC1C"/>
    <w:rsid w:val="05240ADD"/>
    <w:rsid w:val="052A8421"/>
    <w:rsid w:val="053DB843"/>
    <w:rsid w:val="054FF925"/>
    <w:rsid w:val="0569308A"/>
    <w:rsid w:val="05785C62"/>
    <w:rsid w:val="057DEB0A"/>
    <w:rsid w:val="058A0E33"/>
    <w:rsid w:val="059E7870"/>
    <w:rsid w:val="05B99F06"/>
    <w:rsid w:val="05C8CF9F"/>
    <w:rsid w:val="05D1A1D5"/>
    <w:rsid w:val="05D4FE49"/>
    <w:rsid w:val="05D8B533"/>
    <w:rsid w:val="05DAA178"/>
    <w:rsid w:val="05DC6FD9"/>
    <w:rsid w:val="05E11BB5"/>
    <w:rsid w:val="05F1DB7A"/>
    <w:rsid w:val="06043D2F"/>
    <w:rsid w:val="060A70DC"/>
    <w:rsid w:val="061711B7"/>
    <w:rsid w:val="06201789"/>
    <w:rsid w:val="062CA384"/>
    <w:rsid w:val="0634BC98"/>
    <w:rsid w:val="0636A44E"/>
    <w:rsid w:val="063EDB6D"/>
    <w:rsid w:val="0647AC5E"/>
    <w:rsid w:val="064A8FF0"/>
    <w:rsid w:val="0651122B"/>
    <w:rsid w:val="065E92DE"/>
    <w:rsid w:val="067CC86B"/>
    <w:rsid w:val="068E716B"/>
    <w:rsid w:val="06924F16"/>
    <w:rsid w:val="06BEFA0B"/>
    <w:rsid w:val="06C134DF"/>
    <w:rsid w:val="06D810F4"/>
    <w:rsid w:val="06D91F32"/>
    <w:rsid w:val="06E6B797"/>
    <w:rsid w:val="06F57610"/>
    <w:rsid w:val="07050516"/>
    <w:rsid w:val="0713CA8D"/>
    <w:rsid w:val="0721F16E"/>
    <w:rsid w:val="07346421"/>
    <w:rsid w:val="073F1286"/>
    <w:rsid w:val="073F6FBA"/>
    <w:rsid w:val="074167A9"/>
    <w:rsid w:val="074983A0"/>
    <w:rsid w:val="075153E9"/>
    <w:rsid w:val="07593042"/>
    <w:rsid w:val="075BDAD6"/>
    <w:rsid w:val="075ED08A"/>
    <w:rsid w:val="07652178"/>
    <w:rsid w:val="077D3741"/>
    <w:rsid w:val="07D9191A"/>
    <w:rsid w:val="07DF901F"/>
    <w:rsid w:val="07EE0B17"/>
    <w:rsid w:val="080286B6"/>
    <w:rsid w:val="0805E32C"/>
    <w:rsid w:val="080695E1"/>
    <w:rsid w:val="0812DDD9"/>
    <w:rsid w:val="081BED51"/>
    <w:rsid w:val="082327DD"/>
    <w:rsid w:val="08429ACC"/>
    <w:rsid w:val="08476B6A"/>
    <w:rsid w:val="084BB7B0"/>
    <w:rsid w:val="0865EB21"/>
    <w:rsid w:val="088E0A5A"/>
    <w:rsid w:val="08A68DD7"/>
    <w:rsid w:val="08B81E18"/>
    <w:rsid w:val="08CA7E45"/>
    <w:rsid w:val="08D6D6A5"/>
    <w:rsid w:val="08D7F6DF"/>
    <w:rsid w:val="08DD7286"/>
    <w:rsid w:val="0905EB1A"/>
    <w:rsid w:val="0932BE7D"/>
    <w:rsid w:val="09428250"/>
    <w:rsid w:val="095039C3"/>
    <w:rsid w:val="095E9543"/>
    <w:rsid w:val="0965D2EC"/>
    <w:rsid w:val="09705573"/>
    <w:rsid w:val="098EA9CE"/>
    <w:rsid w:val="099F440E"/>
    <w:rsid w:val="09A37517"/>
    <w:rsid w:val="09ABD403"/>
    <w:rsid w:val="09B74C7B"/>
    <w:rsid w:val="09C50177"/>
    <w:rsid w:val="09CF2783"/>
    <w:rsid w:val="09EF7BD4"/>
    <w:rsid w:val="09F4BE23"/>
    <w:rsid w:val="0A074D33"/>
    <w:rsid w:val="0A1AA227"/>
    <w:rsid w:val="0A344DD2"/>
    <w:rsid w:val="0A6703A9"/>
    <w:rsid w:val="0A670772"/>
    <w:rsid w:val="0A74A79F"/>
    <w:rsid w:val="0A74C67A"/>
    <w:rsid w:val="0A7C0A12"/>
    <w:rsid w:val="0A7E9AE5"/>
    <w:rsid w:val="0A837DD4"/>
    <w:rsid w:val="0A8E4245"/>
    <w:rsid w:val="0A9A8427"/>
    <w:rsid w:val="0A9C41C0"/>
    <w:rsid w:val="0AA20FEA"/>
    <w:rsid w:val="0AA40ADE"/>
    <w:rsid w:val="0AB29B0F"/>
    <w:rsid w:val="0ABA490D"/>
    <w:rsid w:val="0AC6686D"/>
    <w:rsid w:val="0AE7F182"/>
    <w:rsid w:val="0AF27DAA"/>
    <w:rsid w:val="0AF29661"/>
    <w:rsid w:val="0B060C34"/>
    <w:rsid w:val="0B0DE752"/>
    <w:rsid w:val="0B1D4B02"/>
    <w:rsid w:val="0B1FDBB8"/>
    <w:rsid w:val="0B296795"/>
    <w:rsid w:val="0B2B9330"/>
    <w:rsid w:val="0B3B935B"/>
    <w:rsid w:val="0B50CDB1"/>
    <w:rsid w:val="0B65F71A"/>
    <w:rsid w:val="0B6DA789"/>
    <w:rsid w:val="0B8345A4"/>
    <w:rsid w:val="0B9194F9"/>
    <w:rsid w:val="0B9C89B9"/>
    <w:rsid w:val="0BA004BF"/>
    <w:rsid w:val="0BC6FAA5"/>
    <w:rsid w:val="0BEEBC2E"/>
    <w:rsid w:val="0C08E150"/>
    <w:rsid w:val="0C292DF2"/>
    <w:rsid w:val="0C3A6AF2"/>
    <w:rsid w:val="0C3D3D7F"/>
    <w:rsid w:val="0C3F2C64"/>
    <w:rsid w:val="0C497722"/>
    <w:rsid w:val="0C50E925"/>
    <w:rsid w:val="0C5103E5"/>
    <w:rsid w:val="0C54B145"/>
    <w:rsid w:val="0C593977"/>
    <w:rsid w:val="0C5CF61B"/>
    <w:rsid w:val="0C62A9C9"/>
    <w:rsid w:val="0C691555"/>
    <w:rsid w:val="0C838982"/>
    <w:rsid w:val="0C8F70D4"/>
    <w:rsid w:val="0CB8776D"/>
    <w:rsid w:val="0CC5860C"/>
    <w:rsid w:val="0CC869AC"/>
    <w:rsid w:val="0CCFE675"/>
    <w:rsid w:val="0CD1A1C9"/>
    <w:rsid w:val="0CE33984"/>
    <w:rsid w:val="0CE4966A"/>
    <w:rsid w:val="0CF3A803"/>
    <w:rsid w:val="0CFC36D6"/>
    <w:rsid w:val="0D02BD84"/>
    <w:rsid w:val="0D0F4901"/>
    <w:rsid w:val="0D242F99"/>
    <w:rsid w:val="0D29435F"/>
    <w:rsid w:val="0D337544"/>
    <w:rsid w:val="0D6EE72E"/>
    <w:rsid w:val="0D864728"/>
    <w:rsid w:val="0D8708B4"/>
    <w:rsid w:val="0D884677"/>
    <w:rsid w:val="0D91134F"/>
    <w:rsid w:val="0D972EBB"/>
    <w:rsid w:val="0D9EBD4F"/>
    <w:rsid w:val="0DA15243"/>
    <w:rsid w:val="0DC9E6E3"/>
    <w:rsid w:val="0DF7399E"/>
    <w:rsid w:val="0DF90554"/>
    <w:rsid w:val="0E1B48E5"/>
    <w:rsid w:val="0E2BAF66"/>
    <w:rsid w:val="0E2DA80C"/>
    <w:rsid w:val="0E2F2B24"/>
    <w:rsid w:val="0E3D5929"/>
    <w:rsid w:val="0E765347"/>
    <w:rsid w:val="0E7957D8"/>
    <w:rsid w:val="0E7BE62F"/>
    <w:rsid w:val="0E7C6293"/>
    <w:rsid w:val="0E7F393E"/>
    <w:rsid w:val="0E86C32B"/>
    <w:rsid w:val="0E8D1F93"/>
    <w:rsid w:val="0EADBB4B"/>
    <w:rsid w:val="0EC5270E"/>
    <w:rsid w:val="0ECC10C8"/>
    <w:rsid w:val="0ECCA40D"/>
    <w:rsid w:val="0ECE7682"/>
    <w:rsid w:val="0ECF8A76"/>
    <w:rsid w:val="0ED5B6D3"/>
    <w:rsid w:val="0EDD373C"/>
    <w:rsid w:val="0EDF6353"/>
    <w:rsid w:val="0EED8839"/>
    <w:rsid w:val="0EF9CEB8"/>
    <w:rsid w:val="0EFE79E8"/>
    <w:rsid w:val="0F19F321"/>
    <w:rsid w:val="0F1A3737"/>
    <w:rsid w:val="0F24F285"/>
    <w:rsid w:val="0F4E355A"/>
    <w:rsid w:val="0F5B74C7"/>
    <w:rsid w:val="0F74EC29"/>
    <w:rsid w:val="0F77FD11"/>
    <w:rsid w:val="0F7FDC05"/>
    <w:rsid w:val="0F945A13"/>
    <w:rsid w:val="0FA48F2C"/>
    <w:rsid w:val="0FAA88F4"/>
    <w:rsid w:val="0FBB39E5"/>
    <w:rsid w:val="0FC77719"/>
    <w:rsid w:val="0FFD092E"/>
    <w:rsid w:val="10224FEC"/>
    <w:rsid w:val="103B651C"/>
    <w:rsid w:val="1055C4F6"/>
    <w:rsid w:val="105F9DF1"/>
    <w:rsid w:val="10650FF9"/>
    <w:rsid w:val="10690BA9"/>
    <w:rsid w:val="10756230"/>
    <w:rsid w:val="10793AED"/>
    <w:rsid w:val="10960EF9"/>
    <w:rsid w:val="10B56491"/>
    <w:rsid w:val="10B57E7E"/>
    <w:rsid w:val="10BA97C6"/>
    <w:rsid w:val="10C4C0D3"/>
    <w:rsid w:val="10D20265"/>
    <w:rsid w:val="10D23466"/>
    <w:rsid w:val="11059166"/>
    <w:rsid w:val="113DAAC0"/>
    <w:rsid w:val="11562C44"/>
    <w:rsid w:val="116927FB"/>
    <w:rsid w:val="11708A29"/>
    <w:rsid w:val="117BDD78"/>
    <w:rsid w:val="117BEA50"/>
    <w:rsid w:val="11AFC281"/>
    <w:rsid w:val="11B445DB"/>
    <w:rsid w:val="11E636F5"/>
    <w:rsid w:val="11EBF886"/>
    <w:rsid w:val="11ED1B42"/>
    <w:rsid w:val="11F60874"/>
    <w:rsid w:val="1200A68D"/>
    <w:rsid w:val="1207AEA4"/>
    <w:rsid w:val="120A9EBD"/>
    <w:rsid w:val="1225E24C"/>
    <w:rsid w:val="12498076"/>
    <w:rsid w:val="12507D24"/>
    <w:rsid w:val="126C284A"/>
    <w:rsid w:val="127AFE73"/>
    <w:rsid w:val="127EBD5F"/>
    <w:rsid w:val="128D03BA"/>
    <w:rsid w:val="128FF316"/>
    <w:rsid w:val="1299DACD"/>
    <w:rsid w:val="12A32711"/>
    <w:rsid w:val="12AAF1C1"/>
    <w:rsid w:val="12C6475D"/>
    <w:rsid w:val="12DEBE2A"/>
    <w:rsid w:val="12E369D6"/>
    <w:rsid w:val="12EC5FB6"/>
    <w:rsid w:val="12F50051"/>
    <w:rsid w:val="12F8D32E"/>
    <w:rsid w:val="13180A20"/>
    <w:rsid w:val="131B54B9"/>
    <w:rsid w:val="136234BB"/>
    <w:rsid w:val="1364B6E1"/>
    <w:rsid w:val="1388067C"/>
    <w:rsid w:val="1391A529"/>
    <w:rsid w:val="13A7DB39"/>
    <w:rsid w:val="13B70584"/>
    <w:rsid w:val="13C36C14"/>
    <w:rsid w:val="13CB1677"/>
    <w:rsid w:val="13CCEE0D"/>
    <w:rsid w:val="13CF33EB"/>
    <w:rsid w:val="13E9AB74"/>
    <w:rsid w:val="13EED7F2"/>
    <w:rsid w:val="13F8253B"/>
    <w:rsid w:val="13F99528"/>
    <w:rsid w:val="1404CDDD"/>
    <w:rsid w:val="1427BF2C"/>
    <w:rsid w:val="1429B3B7"/>
    <w:rsid w:val="14661908"/>
    <w:rsid w:val="146C9BA5"/>
    <w:rsid w:val="14811E72"/>
    <w:rsid w:val="1491F9A3"/>
    <w:rsid w:val="149F25F6"/>
    <w:rsid w:val="14BB8BFC"/>
    <w:rsid w:val="14E21C83"/>
    <w:rsid w:val="14FF9F02"/>
    <w:rsid w:val="151A9831"/>
    <w:rsid w:val="15234E5F"/>
    <w:rsid w:val="15238007"/>
    <w:rsid w:val="155631CD"/>
    <w:rsid w:val="155FCDAF"/>
    <w:rsid w:val="155FD65E"/>
    <w:rsid w:val="156A00E5"/>
    <w:rsid w:val="156D38A0"/>
    <w:rsid w:val="156D7BA9"/>
    <w:rsid w:val="156F4EE8"/>
    <w:rsid w:val="159AC48E"/>
    <w:rsid w:val="15A25699"/>
    <w:rsid w:val="15AAF4F2"/>
    <w:rsid w:val="15CBF660"/>
    <w:rsid w:val="15CCD1E3"/>
    <w:rsid w:val="15EE9B62"/>
    <w:rsid w:val="16010AF8"/>
    <w:rsid w:val="160973C3"/>
    <w:rsid w:val="160D4F48"/>
    <w:rsid w:val="161306F7"/>
    <w:rsid w:val="1613479B"/>
    <w:rsid w:val="161620E2"/>
    <w:rsid w:val="1622B13D"/>
    <w:rsid w:val="1643E3B0"/>
    <w:rsid w:val="164BAC05"/>
    <w:rsid w:val="165F384E"/>
    <w:rsid w:val="1678B320"/>
    <w:rsid w:val="1680128E"/>
    <w:rsid w:val="16BB3F24"/>
    <w:rsid w:val="16E5F348"/>
    <w:rsid w:val="171139E9"/>
    <w:rsid w:val="171C7635"/>
    <w:rsid w:val="171FFE17"/>
    <w:rsid w:val="172FBF69"/>
    <w:rsid w:val="17305BBA"/>
    <w:rsid w:val="1748DB07"/>
    <w:rsid w:val="175C6BF4"/>
    <w:rsid w:val="1764C521"/>
    <w:rsid w:val="17730425"/>
    <w:rsid w:val="1781B38B"/>
    <w:rsid w:val="1794EF7D"/>
    <w:rsid w:val="17B1B214"/>
    <w:rsid w:val="17DA43D9"/>
    <w:rsid w:val="17F0BD1A"/>
    <w:rsid w:val="17F37967"/>
    <w:rsid w:val="17FF66F4"/>
    <w:rsid w:val="18030D18"/>
    <w:rsid w:val="18050021"/>
    <w:rsid w:val="180539DE"/>
    <w:rsid w:val="18084A75"/>
    <w:rsid w:val="180A9E42"/>
    <w:rsid w:val="1813DBDC"/>
    <w:rsid w:val="1813EA58"/>
    <w:rsid w:val="1820B222"/>
    <w:rsid w:val="1825869C"/>
    <w:rsid w:val="182D02A1"/>
    <w:rsid w:val="18368B62"/>
    <w:rsid w:val="18406F2F"/>
    <w:rsid w:val="1842E300"/>
    <w:rsid w:val="184548DB"/>
    <w:rsid w:val="18460A46"/>
    <w:rsid w:val="1861BAF1"/>
    <w:rsid w:val="1862E868"/>
    <w:rsid w:val="1866A4D1"/>
    <w:rsid w:val="186F95F0"/>
    <w:rsid w:val="187753CF"/>
    <w:rsid w:val="18861EDA"/>
    <w:rsid w:val="188FCAD8"/>
    <w:rsid w:val="18971C38"/>
    <w:rsid w:val="1898DD6C"/>
    <w:rsid w:val="18ABC0F6"/>
    <w:rsid w:val="18B16DA4"/>
    <w:rsid w:val="18C206E1"/>
    <w:rsid w:val="18C4FF54"/>
    <w:rsid w:val="18D1B10A"/>
    <w:rsid w:val="18F3DD4F"/>
    <w:rsid w:val="1907B58C"/>
    <w:rsid w:val="19119F27"/>
    <w:rsid w:val="192BEDA0"/>
    <w:rsid w:val="193CA400"/>
    <w:rsid w:val="1940455F"/>
    <w:rsid w:val="194629E6"/>
    <w:rsid w:val="19463600"/>
    <w:rsid w:val="194C71E5"/>
    <w:rsid w:val="196B4E39"/>
    <w:rsid w:val="197911A1"/>
    <w:rsid w:val="198998F2"/>
    <w:rsid w:val="1996B162"/>
    <w:rsid w:val="19A576B5"/>
    <w:rsid w:val="19C90519"/>
    <w:rsid w:val="19CFEDDA"/>
    <w:rsid w:val="19D10F12"/>
    <w:rsid w:val="19F7D7B1"/>
    <w:rsid w:val="1A043708"/>
    <w:rsid w:val="1A177A98"/>
    <w:rsid w:val="1A266D6F"/>
    <w:rsid w:val="1A2D9E9B"/>
    <w:rsid w:val="1A3E10BF"/>
    <w:rsid w:val="1A43F21B"/>
    <w:rsid w:val="1A4D8CBD"/>
    <w:rsid w:val="1A57C28C"/>
    <w:rsid w:val="1A5A9DFB"/>
    <w:rsid w:val="1A5B48F0"/>
    <w:rsid w:val="1A7445B2"/>
    <w:rsid w:val="1A7743B0"/>
    <w:rsid w:val="1A930FE2"/>
    <w:rsid w:val="1A9CB356"/>
    <w:rsid w:val="1AA5C927"/>
    <w:rsid w:val="1AAC257D"/>
    <w:rsid w:val="1AB43279"/>
    <w:rsid w:val="1AB75DD9"/>
    <w:rsid w:val="1AC5886E"/>
    <w:rsid w:val="1AC62881"/>
    <w:rsid w:val="1ACFDF8E"/>
    <w:rsid w:val="1AE893B1"/>
    <w:rsid w:val="1AEC9AE1"/>
    <w:rsid w:val="1B282C20"/>
    <w:rsid w:val="1B476D7E"/>
    <w:rsid w:val="1B480B29"/>
    <w:rsid w:val="1B5C13BF"/>
    <w:rsid w:val="1B7A0235"/>
    <w:rsid w:val="1B81F208"/>
    <w:rsid w:val="1B8F3F94"/>
    <w:rsid w:val="1B95028D"/>
    <w:rsid w:val="1B955D9E"/>
    <w:rsid w:val="1BB2C519"/>
    <w:rsid w:val="1BCB92DE"/>
    <w:rsid w:val="1BE96A0D"/>
    <w:rsid w:val="1BF8E948"/>
    <w:rsid w:val="1C064D63"/>
    <w:rsid w:val="1C0CB9C3"/>
    <w:rsid w:val="1C1329C2"/>
    <w:rsid w:val="1C204D72"/>
    <w:rsid w:val="1C33B9A7"/>
    <w:rsid w:val="1C457BB2"/>
    <w:rsid w:val="1C4FE7FB"/>
    <w:rsid w:val="1C54E078"/>
    <w:rsid w:val="1C6148EA"/>
    <w:rsid w:val="1C75A98A"/>
    <w:rsid w:val="1C8D9630"/>
    <w:rsid w:val="1CA42DB4"/>
    <w:rsid w:val="1CB0B7C9"/>
    <w:rsid w:val="1CBBC488"/>
    <w:rsid w:val="1CC7B146"/>
    <w:rsid w:val="1CCA7B15"/>
    <w:rsid w:val="1CD2D847"/>
    <w:rsid w:val="1CD711C8"/>
    <w:rsid w:val="1CE2A139"/>
    <w:rsid w:val="1CE50344"/>
    <w:rsid w:val="1D00B6FC"/>
    <w:rsid w:val="1D025B45"/>
    <w:rsid w:val="1D096ABF"/>
    <w:rsid w:val="1D10D7E5"/>
    <w:rsid w:val="1D18088F"/>
    <w:rsid w:val="1D214BAF"/>
    <w:rsid w:val="1D22FF4A"/>
    <w:rsid w:val="1D35D43A"/>
    <w:rsid w:val="1D3AB4D6"/>
    <w:rsid w:val="1D3F8C39"/>
    <w:rsid w:val="1D429DD6"/>
    <w:rsid w:val="1D46231C"/>
    <w:rsid w:val="1D4D782B"/>
    <w:rsid w:val="1D5614D0"/>
    <w:rsid w:val="1D726D41"/>
    <w:rsid w:val="1D8A8007"/>
    <w:rsid w:val="1D9BC5E1"/>
    <w:rsid w:val="1DA3C30B"/>
    <w:rsid w:val="1DAD0FC9"/>
    <w:rsid w:val="1DB763DF"/>
    <w:rsid w:val="1DCF4593"/>
    <w:rsid w:val="1DD43D5F"/>
    <w:rsid w:val="1DF3C30E"/>
    <w:rsid w:val="1DF4DF69"/>
    <w:rsid w:val="1E08BFF4"/>
    <w:rsid w:val="1E107667"/>
    <w:rsid w:val="1E26C1FA"/>
    <w:rsid w:val="1E3F766A"/>
    <w:rsid w:val="1E3FA387"/>
    <w:rsid w:val="1E47E51E"/>
    <w:rsid w:val="1E4DB390"/>
    <w:rsid w:val="1E690C61"/>
    <w:rsid w:val="1E90313D"/>
    <w:rsid w:val="1EA4483D"/>
    <w:rsid w:val="1EA7E5C0"/>
    <w:rsid w:val="1EB90075"/>
    <w:rsid w:val="1EF0C609"/>
    <w:rsid w:val="1F011AB4"/>
    <w:rsid w:val="1F038ADF"/>
    <w:rsid w:val="1F04ADD0"/>
    <w:rsid w:val="1F053677"/>
    <w:rsid w:val="1F0A0DD9"/>
    <w:rsid w:val="1F15490A"/>
    <w:rsid w:val="1F1BEB38"/>
    <w:rsid w:val="1F2EBE86"/>
    <w:rsid w:val="1F325D4E"/>
    <w:rsid w:val="1F3B1A08"/>
    <w:rsid w:val="1F442E43"/>
    <w:rsid w:val="1F4BA8D6"/>
    <w:rsid w:val="1F4CC0B1"/>
    <w:rsid w:val="1F4CE7F5"/>
    <w:rsid w:val="1F654BC2"/>
    <w:rsid w:val="1F667415"/>
    <w:rsid w:val="1F9F740C"/>
    <w:rsid w:val="1FAD21B1"/>
    <w:rsid w:val="1FC7D323"/>
    <w:rsid w:val="1FD1F7BE"/>
    <w:rsid w:val="1FEA85B8"/>
    <w:rsid w:val="1FEEA99B"/>
    <w:rsid w:val="1FF9944F"/>
    <w:rsid w:val="20091579"/>
    <w:rsid w:val="202A1929"/>
    <w:rsid w:val="2035E647"/>
    <w:rsid w:val="2067F09E"/>
    <w:rsid w:val="20771402"/>
    <w:rsid w:val="2082F18D"/>
    <w:rsid w:val="20846253"/>
    <w:rsid w:val="208C9D38"/>
    <w:rsid w:val="208FA343"/>
    <w:rsid w:val="2099CC87"/>
    <w:rsid w:val="2099FD82"/>
    <w:rsid w:val="20AE4B26"/>
    <w:rsid w:val="20B3ACF5"/>
    <w:rsid w:val="20C0F776"/>
    <w:rsid w:val="20C93D8D"/>
    <w:rsid w:val="20D4682F"/>
    <w:rsid w:val="20D9313E"/>
    <w:rsid w:val="20EE9A10"/>
    <w:rsid w:val="20F961B0"/>
    <w:rsid w:val="2102DF85"/>
    <w:rsid w:val="21182A42"/>
    <w:rsid w:val="211B3B50"/>
    <w:rsid w:val="211C613C"/>
    <w:rsid w:val="211CCEAD"/>
    <w:rsid w:val="21391B05"/>
    <w:rsid w:val="21577B96"/>
    <w:rsid w:val="2158C11A"/>
    <w:rsid w:val="216C5ADE"/>
    <w:rsid w:val="216EDF54"/>
    <w:rsid w:val="2178E3CA"/>
    <w:rsid w:val="21793781"/>
    <w:rsid w:val="218C2AFE"/>
    <w:rsid w:val="21AE0D93"/>
    <w:rsid w:val="21B1E1BF"/>
    <w:rsid w:val="21BAD71C"/>
    <w:rsid w:val="21CA2359"/>
    <w:rsid w:val="21D203C6"/>
    <w:rsid w:val="21DB6F61"/>
    <w:rsid w:val="21E40344"/>
    <w:rsid w:val="21F05CA1"/>
    <w:rsid w:val="21F0C524"/>
    <w:rsid w:val="21F4DD21"/>
    <w:rsid w:val="21FA134D"/>
    <w:rsid w:val="2203CDCF"/>
    <w:rsid w:val="220B4AB3"/>
    <w:rsid w:val="2217DDAE"/>
    <w:rsid w:val="2220BD77"/>
    <w:rsid w:val="223ECC5A"/>
    <w:rsid w:val="224DFD67"/>
    <w:rsid w:val="2268D17F"/>
    <w:rsid w:val="2274B71E"/>
    <w:rsid w:val="227AAE97"/>
    <w:rsid w:val="227EE32B"/>
    <w:rsid w:val="2286074B"/>
    <w:rsid w:val="228AE33E"/>
    <w:rsid w:val="22AF5AB1"/>
    <w:rsid w:val="22B3CC47"/>
    <w:rsid w:val="22B60DD5"/>
    <w:rsid w:val="22B6C590"/>
    <w:rsid w:val="22BD1FA9"/>
    <w:rsid w:val="22BD6D0B"/>
    <w:rsid w:val="22D6432C"/>
    <w:rsid w:val="22DE1115"/>
    <w:rsid w:val="22E08043"/>
    <w:rsid w:val="22E7E5F6"/>
    <w:rsid w:val="22EAA644"/>
    <w:rsid w:val="230581E7"/>
    <w:rsid w:val="23369911"/>
    <w:rsid w:val="2345D861"/>
    <w:rsid w:val="238709F2"/>
    <w:rsid w:val="23AFC6C8"/>
    <w:rsid w:val="23B3ABCD"/>
    <w:rsid w:val="23B41C20"/>
    <w:rsid w:val="23D84D0F"/>
    <w:rsid w:val="23D9EE14"/>
    <w:rsid w:val="23F75DE6"/>
    <w:rsid w:val="23F7BFB3"/>
    <w:rsid w:val="240DC9BC"/>
    <w:rsid w:val="241CF1C0"/>
    <w:rsid w:val="241DF179"/>
    <w:rsid w:val="2442E652"/>
    <w:rsid w:val="2448E126"/>
    <w:rsid w:val="244DF144"/>
    <w:rsid w:val="24804FC2"/>
    <w:rsid w:val="249B0B93"/>
    <w:rsid w:val="24A42BA3"/>
    <w:rsid w:val="24C62350"/>
    <w:rsid w:val="24D416E1"/>
    <w:rsid w:val="24DCF3A1"/>
    <w:rsid w:val="24E24B5F"/>
    <w:rsid w:val="24EAF314"/>
    <w:rsid w:val="252F843A"/>
    <w:rsid w:val="25388C7D"/>
    <w:rsid w:val="254F9081"/>
    <w:rsid w:val="25682400"/>
    <w:rsid w:val="256BCB54"/>
    <w:rsid w:val="2576F1CB"/>
    <w:rsid w:val="257D887A"/>
    <w:rsid w:val="2581AAC3"/>
    <w:rsid w:val="259A0754"/>
    <w:rsid w:val="25A1140E"/>
    <w:rsid w:val="25A58B19"/>
    <w:rsid w:val="25AA9D25"/>
    <w:rsid w:val="25B89C44"/>
    <w:rsid w:val="25BAB274"/>
    <w:rsid w:val="25CAD93F"/>
    <w:rsid w:val="25DA2630"/>
    <w:rsid w:val="25DB3053"/>
    <w:rsid w:val="25F2E323"/>
    <w:rsid w:val="260ADA14"/>
    <w:rsid w:val="260F92D9"/>
    <w:rsid w:val="261DE4F4"/>
    <w:rsid w:val="264DE50C"/>
    <w:rsid w:val="2665026F"/>
    <w:rsid w:val="266DE7FB"/>
    <w:rsid w:val="269D15C7"/>
    <w:rsid w:val="26A39091"/>
    <w:rsid w:val="26B6B8B0"/>
    <w:rsid w:val="26B98A05"/>
    <w:rsid w:val="26D26D9A"/>
    <w:rsid w:val="26DE39F4"/>
    <w:rsid w:val="2724E21C"/>
    <w:rsid w:val="272E991D"/>
    <w:rsid w:val="273507D8"/>
    <w:rsid w:val="273D390A"/>
    <w:rsid w:val="27426878"/>
    <w:rsid w:val="274ACEB0"/>
    <w:rsid w:val="27529530"/>
    <w:rsid w:val="27673C92"/>
    <w:rsid w:val="276F7B73"/>
    <w:rsid w:val="27748DF8"/>
    <w:rsid w:val="278209C6"/>
    <w:rsid w:val="278D083F"/>
    <w:rsid w:val="27B0CE0B"/>
    <w:rsid w:val="27B7FBF0"/>
    <w:rsid w:val="27CF5740"/>
    <w:rsid w:val="27D1B756"/>
    <w:rsid w:val="27D9B3EC"/>
    <w:rsid w:val="27E04C34"/>
    <w:rsid w:val="27F2D174"/>
    <w:rsid w:val="27F3F34A"/>
    <w:rsid w:val="2814EADA"/>
    <w:rsid w:val="2865FFF1"/>
    <w:rsid w:val="286BB255"/>
    <w:rsid w:val="2878E66F"/>
    <w:rsid w:val="28846293"/>
    <w:rsid w:val="28928263"/>
    <w:rsid w:val="289566CA"/>
    <w:rsid w:val="28957005"/>
    <w:rsid w:val="289590B2"/>
    <w:rsid w:val="289F6E8B"/>
    <w:rsid w:val="28C292C9"/>
    <w:rsid w:val="28C86744"/>
    <w:rsid w:val="28D64782"/>
    <w:rsid w:val="28DBBECE"/>
    <w:rsid w:val="28F72AA0"/>
    <w:rsid w:val="291313F3"/>
    <w:rsid w:val="2927AE98"/>
    <w:rsid w:val="2939958F"/>
    <w:rsid w:val="293CE402"/>
    <w:rsid w:val="293E34BD"/>
    <w:rsid w:val="295455A4"/>
    <w:rsid w:val="297DA114"/>
    <w:rsid w:val="2982DC54"/>
    <w:rsid w:val="298454F4"/>
    <w:rsid w:val="298A2782"/>
    <w:rsid w:val="298CDA2A"/>
    <w:rsid w:val="2991F578"/>
    <w:rsid w:val="29ABDC50"/>
    <w:rsid w:val="29D15364"/>
    <w:rsid w:val="29E8DA58"/>
    <w:rsid w:val="29F6116E"/>
    <w:rsid w:val="2A073662"/>
    <w:rsid w:val="2A0736B0"/>
    <w:rsid w:val="2A07750A"/>
    <w:rsid w:val="2A14AF15"/>
    <w:rsid w:val="2A16CB9B"/>
    <w:rsid w:val="2A298192"/>
    <w:rsid w:val="2A2D842A"/>
    <w:rsid w:val="2A31FDD8"/>
    <w:rsid w:val="2A35A2BF"/>
    <w:rsid w:val="2A50C01D"/>
    <w:rsid w:val="2A60B98F"/>
    <w:rsid w:val="2A8365C6"/>
    <w:rsid w:val="2A8CD0B3"/>
    <w:rsid w:val="2A8F75EE"/>
    <w:rsid w:val="2AA12062"/>
    <w:rsid w:val="2AA9B389"/>
    <w:rsid w:val="2AAD40FA"/>
    <w:rsid w:val="2AD8D6F0"/>
    <w:rsid w:val="2AEE65F0"/>
    <w:rsid w:val="2AF69F2C"/>
    <w:rsid w:val="2B0B96ED"/>
    <w:rsid w:val="2B34F7BB"/>
    <w:rsid w:val="2B3955DD"/>
    <w:rsid w:val="2B462C08"/>
    <w:rsid w:val="2B5FF4E7"/>
    <w:rsid w:val="2B8D47F3"/>
    <w:rsid w:val="2B93F913"/>
    <w:rsid w:val="2BA70C9B"/>
    <w:rsid w:val="2BCCE20D"/>
    <w:rsid w:val="2BCCFF8F"/>
    <w:rsid w:val="2BD8D92E"/>
    <w:rsid w:val="2BDC4EBC"/>
    <w:rsid w:val="2C107C82"/>
    <w:rsid w:val="2C150457"/>
    <w:rsid w:val="2C1731F3"/>
    <w:rsid w:val="2C20D137"/>
    <w:rsid w:val="2C2B0A04"/>
    <w:rsid w:val="2C36B04F"/>
    <w:rsid w:val="2C4513F2"/>
    <w:rsid w:val="2C584487"/>
    <w:rsid w:val="2C696146"/>
    <w:rsid w:val="2C6FD0BF"/>
    <w:rsid w:val="2C71A94C"/>
    <w:rsid w:val="2C7D1ADA"/>
    <w:rsid w:val="2C80C741"/>
    <w:rsid w:val="2CB695EB"/>
    <w:rsid w:val="2CE74513"/>
    <w:rsid w:val="2CFA277C"/>
    <w:rsid w:val="2CFB6B20"/>
    <w:rsid w:val="2D055B30"/>
    <w:rsid w:val="2D190247"/>
    <w:rsid w:val="2D29B777"/>
    <w:rsid w:val="2D2D4DDE"/>
    <w:rsid w:val="2D3D558E"/>
    <w:rsid w:val="2D419D1A"/>
    <w:rsid w:val="2D469085"/>
    <w:rsid w:val="2D4C80A8"/>
    <w:rsid w:val="2D580B08"/>
    <w:rsid w:val="2D9E50DE"/>
    <w:rsid w:val="2DA8C9DF"/>
    <w:rsid w:val="2DAA6A90"/>
    <w:rsid w:val="2DB39B00"/>
    <w:rsid w:val="2DF5E0C4"/>
    <w:rsid w:val="2DFA5C16"/>
    <w:rsid w:val="2E0A1048"/>
    <w:rsid w:val="2E1705D8"/>
    <w:rsid w:val="2E27F5DA"/>
    <w:rsid w:val="2E3DFBDE"/>
    <w:rsid w:val="2E48B366"/>
    <w:rsid w:val="2E4F34EA"/>
    <w:rsid w:val="2E5B2E58"/>
    <w:rsid w:val="2E7685D1"/>
    <w:rsid w:val="2E7E0DD7"/>
    <w:rsid w:val="2E8008CD"/>
    <w:rsid w:val="2E93E0C2"/>
    <w:rsid w:val="2E947E4B"/>
    <w:rsid w:val="2EA9527C"/>
    <w:rsid w:val="2EB2A955"/>
    <w:rsid w:val="2EB5CFE8"/>
    <w:rsid w:val="2EC586E3"/>
    <w:rsid w:val="2ED2E514"/>
    <w:rsid w:val="2EF41F52"/>
    <w:rsid w:val="2F05D576"/>
    <w:rsid w:val="2F067416"/>
    <w:rsid w:val="2F184FF1"/>
    <w:rsid w:val="2F2022CA"/>
    <w:rsid w:val="2F2E000B"/>
    <w:rsid w:val="2F343F38"/>
    <w:rsid w:val="2F3862D6"/>
    <w:rsid w:val="2F3C30E3"/>
    <w:rsid w:val="2F3DFE26"/>
    <w:rsid w:val="2F734D14"/>
    <w:rsid w:val="2F76144A"/>
    <w:rsid w:val="2F80FA63"/>
    <w:rsid w:val="2F907857"/>
    <w:rsid w:val="2F9B5410"/>
    <w:rsid w:val="2FAFB321"/>
    <w:rsid w:val="2FB37DE6"/>
    <w:rsid w:val="2FD4A953"/>
    <w:rsid w:val="2FE57FB9"/>
    <w:rsid w:val="2FE61BF6"/>
    <w:rsid w:val="2FF69A80"/>
    <w:rsid w:val="30033BB0"/>
    <w:rsid w:val="300841AA"/>
    <w:rsid w:val="3010AEC4"/>
    <w:rsid w:val="301EBBFC"/>
    <w:rsid w:val="3023E72B"/>
    <w:rsid w:val="303CBF20"/>
    <w:rsid w:val="304B2B74"/>
    <w:rsid w:val="30500E57"/>
    <w:rsid w:val="307C1AE3"/>
    <w:rsid w:val="308D47D5"/>
    <w:rsid w:val="3096753D"/>
    <w:rsid w:val="30AEE30E"/>
    <w:rsid w:val="30AFAF63"/>
    <w:rsid w:val="30BDE9CF"/>
    <w:rsid w:val="30C520F3"/>
    <w:rsid w:val="30D030FD"/>
    <w:rsid w:val="30EB4968"/>
    <w:rsid w:val="310364D2"/>
    <w:rsid w:val="310C9685"/>
    <w:rsid w:val="31146E0F"/>
    <w:rsid w:val="3116160A"/>
    <w:rsid w:val="311CA713"/>
    <w:rsid w:val="31263DA4"/>
    <w:rsid w:val="313BD9F9"/>
    <w:rsid w:val="313CD0DD"/>
    <w:rsid w:val="3142C8D3"/>
    <w:rsid w:val="315538C2"/>
    <w:rsid w:val="3168E20D"/>
    <w:rsid w:val="316DF29E"/>
    <w:rsid w:val="31833DA1"/>
    <w:rsid w:val="318E2954"/>
    <w:rsid w:val="318F6BA2"/>
    <w:rsid w:val="31A076EB"/>
    <w:rsid w:val="31C6313D"/>
    <w:rsid w:val="32049110"/>
    <w:rsid w:val="320ED0A4"/>
    <w:rsid w:val="321D6565"/>
    <w:rsid w:val="32307805"/>
    <w:rsid w:val="323E0645"/>
    <w:rsid w:val="32488933"/>
    <w:rsid w:val="32507093"/>
    <w:rsid w:val="32596BCA"/>
    <w:rsid w:val="32844B5F"/>
    <w:rsid w:val="3286C570"/>
    <w:rsid w:val="328FE902"/>
    <w:rsid w:val="32C5D121"/>
    <w:rsid w:val="32CE3825"/>
    <w:rsid w:val="32DF8517"/>
    <w:rsid w:val="32EBCD8F"/>
    <w:rsid w:val="33073459"/>
    <w:rsid w:val="331A78B3"/>
    <w:rsid w:val="3322C898"/>
    <w:rsid w:val="332C64A2"/>
    <w:rsid w:val="3330366E"/>
    <w:rsid w:val="334C2F91"/>
    <w:rsid w:val="33556D3D"/>
    <w:rsid w:val="335A57A8"/>
    <w:rsid w:val="33659A52"/>
    <w:rsid w:val="336E096D"/>
    <w:rsid w:val="33721658"/>
    <w:rsid w:val="3377754F"/>
    <w:rsid w:val="3388038D"/>
    <w:rsid w:val="33CA83C0"/>
    <w:rsid w:val="33E9FE4D"/>
    <w:rsid w:val="33F8A85B"/>
    <w:rsid w:val="340997B6"/>
    <w:rsid w:val="340AF061"/>
    <w:rsid w:val="3416802F"/>
    <w:rsid w:val="342211CC"/>
    <w:rsid w:val="3423259E"/>
    <w:rsid w:val="342AF3A9"/>
    <w:rsid w:val="342B930D"/>
    <w:rsid w:val="3433B4CE"/>
    <w:rsid w:val="34584857"/>
    <w:rsid w:val="3470C491"/>
    <w:rsid w:val="3480FA12"/>
    <w:rsid w:val="34846AC4"/>
    <w:rsid w:val="3496E325"/>
    <w:rsid w:val="34AB5DA8"/>
    <w:rsid w:val="34BA46DF"/>
    <w:rsid w:val="34C09676"/>
    <w:rsid w:val="34C582B7"/>
    <w:rsid w:val="34C720EC"/>
    <w:rsid w:val="34C8CE94"/>
    <w:rsid w:val="34CC2676"/>
    <w:rsid w:val="3507069B"/>
    <w:rsid w:val="350955E8"/>
    <w:rsid w:val="3510139F"/>
    <w:rsid w:val="3511C30A"/>
    <w:rsid w:val="352283F4"/>
    <w:rsid w:val="3541B7E4"/>
    <w:rsid w:val="3542E962"/>
    <w:rsid w:val="3553C6B2"/>
    <w:rsid w:val="35832545"/>
    <w:rsid w:val="359A9F62"/>
    <w:rsid w:val="35A75495"/>
    <w:rsid w:val="35C52A4B"/>
    <w:rsid w:val="35CE54A7"/>
    <w:rsid w:val="35ECDEF7"/>
    <w:rsid w:val="35F9F22E"/>
    <w:rsid w:val="3620A667"/>
    <w:rsid w:val="3636861A"/>
    <w:rsid w:val="3637D8DD"/>
    <w:rsid w:val="364408E0"/>
    <w:rsid w:val="36AFDDE3"/>
    <w:rsid w:val="36B906B3"/>
    <w:rsid w:val="36C33BCB"/>
    <w:rsid w:val="36CAEFFD"/>
    <w:rsid w:val="36CBAC30"/>
    <w:rsid w:val="36D08353"/>
    <w:rsid w:val="36D8BA37"/>
    <w:rsid w:val="36EBD556"/>
    <w:rsid w:val="36F4A01E"/>
    <w:rsid w:val="36FD5F9B"/>
    <w:rsid w:val="3715A34E"/>
    <w:rsid w:val="372709E9"/>
    <w:rsid w:val="3727C31B"/>
    <w:rsid w:val="374D0777"/>
    <w:rsid w:val="3756B645"/>
    <w:rsid w:val="375A3D09"/>
    <w:rsid w:val="375A64CA"/>
    <w:rsid w:val="376AE2DA"/>
    <w:rsid w:val="378651A9"/>
    <w:rsid w:val="37881971"/>
    <w:rsid w:val="379264BF"/>
    <w:rsid w:val="3797AEA6"/>
    <w:rsid w:val="3799DEF8"/>
    <w:rsid w:val="37A670CD"/>
    <w:rsid w:val="37AA1F61"/>
    <w:rsid w:val="37C0B260"/>
    <w:rsid w:val="37CED028"/>
    <w:rsid w:val="37D15F82"/>
    <w:rsid w:val="37D60014"/>
    <w:rsid w:val="37DAAD36"/>
    <w:rsid w:val="37DD5AC4"/>
    <w:rsid w:val="37E55332"/>
    <w:rsid w:val="37F0C838"/>
    <w:rsid w:val="37F40F6D"/>
    <w:rsid w:val="3810B44B"/>
    <w:rsid w:val="381C38B9"/>
    <w:rsid w:val="382508A9"/>
    <w:rsid w:val="382AA4A2"/>
    <w:rsid w:val="3833ABBF"/>
    <w:rsid w:val="383F939C"/>
    <w:rsid w:val="38480345"/>
    <w:rsid w:val="38652889"/>
    <w:rsid w:val="3876B5AD"/>
    <w:rsid w:val="387B239C"/>
    <w:rsid w:val="3885C6F0"/>
    <w:rsid w:val="38B23FF2"/>
    <w:rsid w:val="38B2E40A"/>
    <w:rsid w:val="38BE7863"/>
    <w:rsid w:val="38CCC5E6"/>
    <w:rsid w:val="38CF53B3"/>
    <w:rsid w:val="38D87C88"/>
    <w:rsid w:val="38DB53CA"/>
    <w:rsid w:val="38E77431"/>
    <w:rsid w:val="38E98723"/>
    <w:rsid w:val="38F22F35"/>
    <w:rsid w:val="38F7C7C7"/>
    <w:rsid w:val="393509F5"/>
    <w:rsid w:val="3947892B"/>
    <w:rsid w:val="394E8956"/>
    <w:rsid w:val="3976D55D"/>
    <w:rsid w:val="397AD813"/>
    <w:rsid w:val="39801F3B"/>
    <w:rsid w:val="39900975"/>
    <w:rsid w:val="399B033E"/>
    <w:rsid w:val="39A12326"/>
    <w:rsid w:val="39B3378F"/>
    <w:rsid w:val="39BB0817"/>
    <w:rsid w:val="39C90888"/>
    <w:rsid w:val="3A092495"/>
    <w:rsid w:val="3A15E736"/>
    <w:rsid w:val="3A31760B"/>
    <w:rsid w:val="3A383CCE"/>
    <w:rsid w:val="3A5BF7AE"/>
    <w:rsid w:val="3A5D3BE7"/>
    <w:rsid w:val="3A808B13"/>
    <w:rsid w:val="3A80F2E8"/>
    <w:rsid w:val="3A85582D"/>
    <w:rsid w:val="3A85E8A7"/>
    <w:rsid w:val="3A9A3DF8"/>
    <w:rsid w:val="3AA04275"/>
    <w:rsid w:val="3AA5019F"/>
    <w:rsid w:val="3AB2C022"/>
    <w:rsid w:val="3ABFC2E2"/>
    <w:rsid w:val="3ACC53B9"/>
    <w:rsid w:val="3AD411C0"/>
    <w:rsid w:val="3AD75E3D"/>
    <w:rsid w:val="3ADF6D72"/>
    <w:rsid w:val="3AEA19D6"/>
    <w:rsid w:val="3AEE8708"/>
    <w:rsid w:val="3AFDBB22"/>
    <w:rsid w:val="3B0DF9CC"/>
    <w:rsid w:val="3B155B6A"/>
    <w:rsid w:val="3B171CA5"/>
    <w:rsid w:val="3B1A4AF7"/>
    <w:rsid w:val="3B2DB6BA"/>
    <w:rsid w:val="3B2E56EB"/>
    <w:rsid w:val="3B2E9920"/>
    <w:rsid w:val="3B4F8E8F"/>
    <w:rsid w:val="3B52A6F4"/>
    <w:rsid w:val="3B5EB03C"/>
    <w:rsid w:val="3B7F3A3F"/>
    <w:rsid w:val="3B994696"/>
    <w:rsid w:val="3BB30785"/>
    <w:rsid w:val="3BBB0150"/>
    <w:rsid w:val="3BC45340"/>
    <w:rsid w:val="3BC622D5"/>
    <w:rsid w:val="3BC71B6C"/>
    <w:rsid w:val="3BC784B5"/>
    <w:rsid w:val="3BCA93E5"/>
    <w:rsid w:val="3BE2E0E9"/>
    <w:rsid w:val="3BF72037"/>
    <w:rsid w:val="3BFE6AF6"/>
    <w:rsid w:val="3C05800C"/>
    <w:rsid w:val="3C06DB2A"/>
    <w:rsid w:val="3C0B2F22"/>
    <w:rsid w:val="3C0DE009"/>
    <w:rsid w:val="3C12E3D5"/>
    <w:rsid w:val="3C220984"/>
    <w:rsid w:val="3C239B29"/>
    <w:rsid w:val="3C381282"/>
    <w:rsid w:val="3C4E61D9"/>
    <w:rsid w:val="3C64349C"/>
    <w:rsid w:val="3C7878F6"/>
    <w:rsid w:val="3C97E432"/>
    <w:rsid w:val="3C9D55FA"/>
    <w:rsid w:val="3CB3BBE6"/>
    <w:rsid w:val="3CC7C996"/>
    <w:rsid w:val="3CD7EAB5"/>
    <w:rsid w:val="3CD85756"/>
    <w:rsid w:val="3CF5F7A2"/>
    <w:rsid w:val="3CFA1FEF"/>
    <w:rsid w:val="3D0E6D6D"/>
    <w:rsid w:val="3D3EF2BA"/>
    <w:rsid w:val="3D3F53ED"/>
    <w:rsid w:val="3D502362"/>
    <w:rsid w:val="3D54DB89"/>
    <w:rsid w:val="3D5B9B89"/>
    <w:rsid w:val="3D6FB419"/>
    <w:rsid w:val="3D7D17A8"/>
    <w:rsid w:val="3D80565F"/>
    <w:rsid w:val="3D905B71"/>
    <w:rsid w:val="3DC910FF"/>
    <w:rsid w:val="3DCB5B0D"/>
    <w:rsid w:val="3DCB99B9"/>
    <w:rsid w:val="3DD02EDB"/>
    <w:rsid w:val="3DF6B57D"/>
    <w:rsid w:val="3E018100"/>
    <w:rsid w:val="3E1064E2"/>
    <w:rsid w:val="3E1F4477"/>
    <w:rsid w:val="3E390859"/>
    <w:rsid w:val="3E3C5D2A"/>
    <w:rsid w:val="3E401896"/>
    <w:rsid w:val="3E4619AA"/>
    <w:rsid w:val="3E47CB9C"/>
    <w:rsid w:val="3E48B599"/>
    <w:rsid w:val="3E67AE6B"/>
    <w:rsid w:val="3E6D3DB8"/>
    <w:rsid w:val="3E74EF93"/>
    <w:rsid w:val="3E8029B1"/>
    <w:rsid w:val="3E8AADF2"/>
    <w:rsid w:val="3E8DE1EF"/>
    <w:rsid w:val="3EACAA6B"/>
    <w:rsid w:val="3EB3A6F2"/>
    <w:rsid w:val="3ECF3933"/>
    <w:rsid w:val="3ED27DD5"/>
    <w:rsid w:val="3ED563D1"/>
    <w:rsid w:val="3EF4EC4F"/>
    <w:rsid w:val="3EFC8C0E"/>
    <w:rsid w:val="3F1016DD"/>
    <w:rsid w:val="3F1DAB8B"/>
    <w:rsid w:val="3F2D8126"/>
    <w:rsid w:val="3F35A8F7"/>
    <w:rsid w:val="3F445775"/>
    <w:rsid w:val="3F4A279A"/>
    <w:rsid w:val="3F576150"/>
    <w:rsid w:val="3F5BBE86"/>
    <w:rsid w:val="3F5C7507"/>
    <w:rsid w:val="3F5D296C"/>
    <w:rsid w:val="3F64CD9B"/>
    <w:rsid w:val="3F65432E"/>
    <w:rsid w:val="3F65E97E"/>
    <w:rsid w:val="3F891B3F"/>
    <w:rsid w:val="3FAB9AC3"/>
    <w:rsid w:val="3FC68E75"/>
    <w:rsid w:val="3FCA50ED"/>
    <w:rsid w:val="3FD0E4B6"/>
    <w:rsid w:val="3FDF1A3D"/>
    <w:rsid w:val="3FE471B2"/>
    <w:rsid w:val="3FE5688E"/>
    <w:rsid w:val="4002848A"/>
    <w:rsid w:val="401173A6"/>
    <w:rsid w:val="40370670"/>
    <w:rsid w:val="403AD564"/>
    <w:rsid w:val="4043003F"/>
    <w:rsid w:val="4047D7BA"/>
    <w:rsid w:val="406A36D2"/>
    <w:rsid w:val="40781ED8"/>
    <w:rsid w:val="407F5A4E"/>
    <w:rsid w:val="408DF14A"/>
    <w:rsid w:val="40A26B86"/>
    <w:rsid w:val="40B20EEF"/>
    <w:rsid w:val="40C4166C"/>
    <w:rsid w:val="40E131AD"/>
    <w:rsid w:val="40E145F6"/>
    <w:rsid w:val="40E34002"/>
    <w:rsid w:val="40ECECC5"/>
    <w:rsid w:val="40F74F54"/>
    <w:rsid w:val="410C5C13"/>
    <w:rsid w:val="4110A913"/>
    <w:rsid w:val="4113B1A3"/>
    <w:rsid w:val="4121B1DE"/>
    <w:rsid w:val="412F5335"/>
    <w:rsid w:val="413E678D"/>
    <w:rsid w:val="413E6CD4"/>
    <w:rsid w:val="4147BB4C"/>
    <w:rsid w:val="414CFCBB"/>
    <w:rsid w:val="41579FE1"/>
    <w:rsid w:val="4161E7D2"/>
    <w:rsid w:val="416AF8E6"/>
    <w:rsid w:val="417A2C5C"/>
    <w:rsid w:val="41809CF3"/>
    <w:rsid w:val="4185FFE2"/>
    <w:rsid w:val="4197EA48"/>
    <w:rsid w:val="41B405C3"/>
    <w:rsid w:val="4248D254"/>
    <w:rsid w:val="4269B3B6"/>
    <w:rsid w:val="426CC720"/>
    <w:rsid w:val="4271A5FC"/>
    <w:rsid w:val="4275DBD9"/>
    <w:rsid w:val="42776AEE"/>
    <w:rsid w:val="42862958"/>
    <w:rsid w:val="42916D8C"/>
    <w:rsid w:val="42974362"/>
    <w:rsid w:val="429B653C"/>
    <w:rsid w:val="429B7A5B"/>
    <w:rsid w:val="42BDCC46"/>
    <w:rsid w:val="42DD24F6"/>
    <w:rsid w:val="42DDB002"/>
    <w:rsid w:val="42DF99B5"/>
    <w:rsid w:val="42E054F5"/>
    <w:rsid w:val="42EA3EFE"/>
    <w:rsid w:val="42EFB4D1"/>
    <w:rsid w:val="42FFB012"/>
    <w:rsid w:val="43036C7E"/>
    <w:rsid w:val="43088CEB"/>
    <w:rsid w:val="430A5DAE"/>
    <w:rsid w:val="432278A9"/>
    <w:rsid w:val="4324428F"/>
    <w:rsid w:val="4332C9A5"/>
    <w:rsid w:val="4345FF1E"/>
    <w:rsid w:val="43476414"/>
    <w:rsid w:val="437D3BD0"/>
    <w:rsid w:val="43887085"/>
    <w:rsid w:val="43C4D1F8"/>
    <w:rsid w:val="43CE3D28"/>
    <w:rsid w:val="43D72DF4"/>
    <w:rsid w:val="43FDA307"/>
    <w:rsid w:val="43FF55B2"/>
    <w:rsid w:val="44128D8F"/>
    <w:rsid w:val="442C47A4"/>
    <w:rsid w:val="443B6054"/>
    <w:rsid w:val="444AEFFD"/>
    <w:rsid w:val="444D9C2B"/>
    <w:rsid w:val="4450969B"/>
    <w:rsid w:val="44516FAC"/>
    <w:rsid w:val="445FD178"/>
    <w:rsid w:val="446D8972"/>
    <w:rsid w:val="448D244B"/>
    <w:rsid w:val="4491A331"/>
    <w:rsid w:val="44C2628C"/>
    <w:rsid w:val="44F17A3A"/>
    <w:rsid w:val="44FFAB4B"/>
    <w:rsid w:val="451F4476"/>
    <w:rsid w:val="4535FA44"/>
    <w:rsid w:val="454F744B"/>
    <w:rsid w:val="455294C0"/>
    <w:rsid w:val="455C66D5"/>
    <w:rsid w:val="4563150C"/>
    <w:rsid w:val="456D090A"/>
    <w:rsid w:val="4571FED1"/>
    <w:rsid w:val="458CBA42"/>
    <w:rsid w:val="458E7357"/>
    <w:rsid w:val="45939DAA"/>
    <w:rsid w:val="45AEE166"/>
    <w:rsid w:val="45B48E33"/>
    <w:rsid w:val="45B91B64"/>
    <w:rsid w:val="45BA7837"/>
    <w:rsid w:val="45C782EE"/>
    <w:rsid w:val="45CD9836"/>
    <w:rsid w:val="45D1DA26"/>
    <w:rsid w:val="45F32570"/>
    <w:rsid w:val="4603C506"/>
    <w:rsid w:val="461BECA8"/>
    <w:rsid w:val="46216BEB"/>
    <w:rsid w:val="4627E5D6"/>
    <w:rsid w:val="462BEEFB"/>
    <w:rsid w:val="467038D8"/>
    <w:rsid w:val="467197FD"/>
    <w:rsid w:val="46786A9A"/>
    <w:rsid w:val="468302B2"/>
    <w:rsid w:val="4689BA84"/>
    <w:rsid w:val="46936037"/>
    <w:rsid w:val="469A60DF"/>
    <w:rsid w:val="469ECC2E"/>
    <w:rsid w:val="46A1F4D5"/>
    <w:rsid w:val="46A300AA"/>
    <w:rsid w:val="46B0DC17"/>
    <w:rsid w:val="46BB5808"/>
    <w:rsid w:val="46BB6FB5"/>
    <w:rsid w:val="46BC724E"/>
    <w:rsid w:val="46BDBD81"/>
    <w:rsid w:val="46BE77EB"/>
    <w:rsid w:val="46EB9B10"/>
    <w:rsid w:val="46F64D9F"/>
    <w:rsid w:val="46FA4A11"/>
    <w:rsid w:val="47011479"/>
    <w:rsid w:val="470BFE76"/>
    <w:rsid w:val="4718371B"/>
    <w:rsid w:val="471AF79C"/>
    <w:rsid w:val="472FB2CD"/>
    <w:rsid w:val="473726D5"/>
    <w:rsid w:val="4750C8B2"/>
    <w:rsid w:val="475968D9"/>
    <w:rsid w:val="476D5461"/>
    <w:rsid w:val="476F6CFE"/>
    <w:rsid w:val="4785DA90"/>
    <w:rsid w:val="47939879"/>
    <w:rsid w:val="47B06CEB"/>
    <w:rsid w:val="47B40B24"/>
    <w:rsid w:val="47B732D9"/>
    <w:rsid w:val="47BF2BE0"/>
    <w:rsid w:val="47CFC003"/>
    <w:rsid w:val="47D06090"/>
    <w:rsid w:val="47D238DE"/>
    <w:rsid w:val="47DEA3B0"/>
    <w:rsid w:val="47E5EA2D"/>
    <w:rsid w:val="47E7E843"/>
    <w:rsid w:val="47E802A4"/>
    <w:rsid w:val="47F7BBAC"/>
    <w:rsid w:val="47F936D4"/>
    <w:rsid w:val="481D8D52"/>
    <w:rsid w:val="48205ECD"/>
    <w:rsid w:val="4822D080"/>
    <w:rsid w:val="4833509B"/>
    <w:rsid w:val="4834A005"/>
    <w:rsid w:val="4837DD8F"/>
    <w:rsid w:val="484BF846"/>
    <w:rsid w:val="484FDE4A"/>
    <w:rsid w:val="48514F8E"/>
    <w:rsid w:val="487238C6"/>
    <w:rsid w:val="487C0A9D"/>
    <w:rsid w:val="4882EDAF"/>
    <w:rsid w:val="489C3095"/>
    <w:rsid w:val="48B26D60"/>
    <w:rsid w:val="48B36BC8"/>
    <w:rsid w:val="48D9320F"/>
    <w:rsid w:val="48DC6969"/>
    <w:rsid w:val="48EB1556"/>
    <w:rsid w:val="49054E2F"/>
    <w:rsid w:val="4919BA1E"/>
    <w:rsid w:val="492C0786"/>
    <w:rsid w:val="492D312F"/>
    <w:rsid w:val="49341B86"/>
    <w:rsid w:val="493B65E7"/>
    <w:rsid w:val="493FEBA0"/>
    <w:rsid w:val="49521DAC"/>
    <w:rsid w:val="49672697"/>
    <w:rsid w:val="49896570"/>
    <w:rsid w:val="4991BC9E"/>
    <w:rsid w:val="499E68EC"/>
    <w:rsid w:val="49B884FA"/>
    <w:rsid w:val="4A03C8F7"/>
    <w:rsid w:val="4A0BB6B0"/>
    <w:rsid w:val="4A127CF7"/>
    <w:rsid w:val="4A353109"/>
    <w:rsid w:val="4A41756D"/>
    <w:rsid w:val="4A62F993"/>
    <w:rsid w:val="4AB69E6E"/>
    <w:rsid w:val="4AB99881"/>
    <w:rsid w:val="4ABF5FC6"/>
    <w:rsid w:val="4AF16BF6"/>
    <w:rsid w:val="4AF6A983"/>
    <w:rsid w:val="4AFCF42A"/>
    <w:rsid w:val="4B0117A1"/>
    <w:rsid w:val="4B157946"/>
    <w:rsid w:val="4B2DFB12"/>
    <w:rsid w:val="4B30AB9F"/>
    <w:rsid w:val="4B5734A9"/>
    <w:rsid w:val="4B5EEFD1"/>
    <w:rsid w:val="4B73FC4A"/>
    <w:rsid w:val="4B77AC58"/>
    <w:rsid w:val="4B9F5E64"/>
    <w:rsid w:val="4BA376F4"/>
    <w:rsid w:val="4BB235DC"/>
    <w:rsid w:val="4BB53898"/>
    <w:rsid w:val="4BBF35CF"/>
    <w:rsid w:val="4BC663AA"/>
    <w:rsid w:val="4BC6AC06"/>
    <w:rsid w:val="4BDE30DE"/>
    <w:rsid w:val="4BF119E2"/>
    <w:rsid w:val="4BFDC201"/>
    <w:rsid w:val="4C0599AA"/>
    <w:rsid w:val="4C1BE63F"/>
    <w:rsid w:val="4C1EECA0"/>
    <w:rsid w:val="4C2BF4DB"/>
    <w:rsid w:val="4C6DE699"/>
    <w:rsid w:val="4C7557ED"/>
    <w:rsid w:val="4C97D965"/>
    <w:rsid w:val="4CA98824"/>
    <w:rsid w:val="4CAA9B21"/>
    <w:rsid w:val="4CAEFD69"/>
    <w:rsid w:val="4CBC3BED"/>
    <w:rsid w:val="4CBF83AB"/>
    <w:rsid w:val="4CD7FC8B"/>
    <w:rsid w:val="4CE887E9"/>
    <w:rsid w:val="4CF4DADE"/>
    <w:rsid w:val="4D0128B4"/>
    <w:rsid w:val="4D08FB33"/>
    <w:rsid w:val="4D0EFAE3"/>
    <w:rsid w:val="4D192797"/>
    <w:rsid w:val="4D2C56BD"/>
    <w:rsid w:val="4D3EDCB9"/>
    <w:rsid w:val="4D576CD4"/>
    <w:rsid w:val="4D935658"/>
    <w:rsid w:val="4D9E6FEA"/>
    <w:rsid w:val="4DD2FAE3"/>
    <w:rsid w:val="4DE35BEC"/>
    <w:rsid w:val="4E023061"/>
    <w:rsid w:val="4E217452"/>
    <w:rsid w:val="4E27FDF3"/>
    <w:rsid w:val="4E308074"/>
    <w:rsid w:val="4E3D792F"/>
    <w:rsid w:val="4E471DBA"/>
    <w:rsid w:val="4E5A35A9"/>
    <w:rsid w:val="4E69E3F7"/>
    <w:rsid w:val="4E77B1FF"/>
    <w:rsid w:val="4E77E823"/>
    <w:rsid w:val="4E7F08DF"/>
    <w:rsid w:val="4E8EC105"/>
    <w:rsid w:val="4E91D42E"/>
    <w:rsid w:val="4E93AE40"/>
    <w:rsid w:val="4EA6F54C"/>
    <w:rsid w:val="4EB79A51"/>
    <w:rsid w:val="4ECB22F7"/>
    <w:rsid w:val="4ED76485"/>
    <w:rsid w:val="4EE367B7"/>
    <w:rsid w:val="4F066CF8"/>
    <w:rsid w:val="4F07BFC6"/>
    <w:rsid w:val="4F1C799C"/>
    <w:rsid w:val="4F216FA4"/>
    <w:rsid w:val="4F2CE326"/>
    <w:rsid w:val="4F38EC23"/>
    <w:rsid w:val="4F3EDBB5"/>
    <w:rsid w:val="4F4A4F6E"/>
    <w:rsid w:val="4F4DA4EA"/>
    <w:rsid w:val="4F9A59D2"/>
    <w:rsid w:val="4F9D4E45"/>
    <w:rsid w:val="4FA69191"/>
    <w:rsid w:val="4FBD2F73"/>
    <w:rsid w:val="4FE75EFE"/>
    <w:rsid w:val="4FE8AC91"/>
    <w:rsid w:val="4FF0CEC2"/>
    <w:rsid w:val="5006B994"/>
    <w:rsid w:val="5012D41A"/>
    <w:rsid w:val="501E883D"/>
    <w:rsid w:val="5025F090"/>
    <w:rsid w:val="503973D7"/>
    <w:rsid w:val="5045CAB0"/>
    <w:rsid w:val="50530D10"/>
    <w:rsid w:val="5053DFA3"/>
    <w:rsid w:val="5054A9D0"/>
    <w:rsid w:val="505B57F5"/>
    <w:rsid w:val="505D3608"/>
    <w:rsid w:val="506888CD"/>
    <w:rsid w:val="507936AE"/>
    <w:rsid w:val="5092AA0E"/>
    <w:rsid w:val="509CE75D"/>
    <w:rsid w:val="50A35CB2"/>
    <w:rsid w:val="50A45852"/>
    <w:rsid w:val="50AD803E"/>
    <w:rsid w:val="50B309E6"/>
    <w:rsid w:val="50BBB502"/>
    <w:rsid w:val="50CED47D"/>
    <w:rsid w:val="50CF9150"/>
    <w:rsid w:val="50D76401"/>
    <w:rsid w:val="5114EECF"/>
    <w:rsid w:val="51153B5E"/>
    <w:rsid w:val="511CF55B"/>
    <w:rsid w:val="512AC2A0"/>
    <w:rsid w:val="5144ADF0"/>
    <w:rsid w:val="51647FBC"/>
    <w:rsid w:val="516C0B1C"/>
    <w:rsid w:val="516EE8D9"/>
    <w:rsid w:val="51746D96"/>
    <w:rsid w:val="518C362C"/>
    <w:rsid w:val="51926B9A"/>
    <w:rsid w:val="51BE0DE5"/>
    <w:rsid w:val="51BED48A"/>
    <w:rsid w:val="51C8859E"/>
    <w:rsid w:val="51CACF8E"/>
    <w:rsid w:val="51CB9E7D"/>
    <w:rsid w:val="51DC4213"/>
    <w:rsid w:val="51DDAD24"/>
    <w:rsid w:val="51F067DC"/>
    <w:rsid w:val="520691AA"/>
    <w:rsid w:val="5213F73C"/>
    <w:rsid w:val="52221754"/>
    <w:rsid w:val="5245B96C"/>
    <w:rsid w:val="524C3DF8"/>
    <w:rsid w:val="526083CB"/>
    <w:rsid w:val="52834C82"/>
    <w:rsid w:val="52A7C2EE"/>
    <w:rsid w:val="52ABAD29"/>
    <w:rsid w:val="52AE1D8D"/>
    <w:rsid w:val="52CE6E80"/>
    <w:rsid w:val="52E373A3"/>
    <w:rsid w:val="52E3963D"/>
    <w:rsid w:val="52E62A16"/>
    <w:rsid w:val="52F018D6"/>
    <w:rsid w:val="52F486CC"/>
    <w:rsid w:val="52F9DF61"/>
    <w:rsid w:val="52FE8858"/>
    <w:rsid w:val="530E923B"/>
    <w:rsid w:val="5317A455"/>
    <w:rsid w:val="534966EC"/>
    <w:rsid w:val="534BD446"/>
    <w:rsid w:val="53524099"/>
    <w:rsid w:val="5352C373"/>
    <w:rsid w:val="53615845"/>
    <w:rsid w:val="53631985"/>
    <w:rsid w:val="5370B2C7"/>
    <w:rsid w:val="53717A84"/>
    <w:rsid w:val="538408C9"/>
    <w:rsid w:val="5387C4CB"/>
    <w:rsid w:val="53A78996"/>
    <w:rsid w:val="53B65049"/>
    <w:rsid w:val="53C2B482"/>
    <w:rsid w:val="53C5EB31"/>
    <w:rsid w:val="53C7431E"/>
    <w:rsid w:val="53CC9AA3"/>
    <w:rsid w:val="53D5F542"/>
    <w:rsid w:val="541A79E8"/>
    <w:rsid w:val="541A9793"/>
    <w:rsid w:val="54267D62"/>
    <w:rsid w:val="542ECBB1"/>
    <w:rsid w:val="5431325A"/>
    <w:rsid w:val="543AE5F2"/>
    <w:rsid w:val="543B7BB5"/>
    <w:rsid w:val="5440A334"/>
    <w:rsid w:val="54576853"/>
    <w:rsid w:val="5473E402"/>
    <w:rsid w:val="5474762A"/>
    <w:rsid w:val="547B0894"/>
    <w:rsid w:val="547BD4AB"/>
    <w:rsid w:val="5483054D"/>
    <w:rsid w:val="54877210"/>
    <w:rsid w:val="54935175"/>
    <w:rsid w:val="5493A78D"/>
    <w:rsid w:val="54C52CAF"/>
    <w:rsid w:val="54F55DF3"/>
    <w:rsid w:val="5519727C"/>
    <w:rsid w:val="552341A1"/>
    <w:rsid w:val="5527DA97"/>
    <w:rsid w:val="5546D9A1"/>
    <w:rsid w:val="554B693B"/>
    <w:rsid w:val="55566CF2"/>
    <w:rsid w:val="55638680"/>
    <w:rsid w:val="556DEBB0"/>
    <w:rsid w:val="5570E448"/>
    <w:rsid w:val="55A75612"/>
    <w:rsid w:val="55B8006A"/>
    <w:rsid w:val="55CD0888"/>
    <w:rsid w:val="5602AF2F"/>
    <w:rsid w:val="56114B01"/>
    <w:rsid w:val="56176C66"/>
    <w:rsid w:val="56227A13"/>
    <w:rsid w:val="5628B7AC"/>
    <w:rsid w:val="56498B6C"/>
    <w:rsid w:val="56514724"/>
    <w:rsid w:val="565A6C52"/>
    <w:rsid w:val="567246AA"/>
    <w:rsid w:val="56760A5C"/>
    <w:rsid w:val="567EB999"/>
    <w:rsid w:val="56A1F171"/>
    <w:rsid w:val="56B350C2"/>
    <w:rsid w:val="56CC1BDD"/>
    <w:rsid w:val="56CEE263"/>
    <w:rsid w:val="56F50DB2"/>
    <w:rsid w:val="570CA3DE"/>
    <w:rsid w:val="573A9415"/>
    <w:rsid w:val="573B5505"/>
    <w:rsid w:val="573F8CCE"/>
    <w:rsid w:val="5765D8FB"/>
    <w:rsid w:val="5777C2AC"/>
    <w:rsid w:val="57983646"/>
    <w:rsid w:val="579874A3"/>
    <w:rsid w:val="5799B218"/>
    <w:rsid w:val="57BC596C"/>
    <w:rsid w:val="57FC7CD9"/>
    <w:rsid w:val="580DD38C"/>
    <w:rsid w:val="580FCEB4"/>
    <w:rsid w:val="5829B091"/>
    <w:rsid w:val="582C42FF"/>
    <w:rsid w:val="58427478"/>
    <w:rsid w:val="584CB22E"/>
    <w:rsid w:val="58529C1A"/>
    <w:rsid w:val="58958471"/>
    <w:rsid w:val="589DA09E"/>
    <w:rsid w:val="58ADF41C"/>
    <w:rsid w:val="58AEFD0A"/>
    <w:rsid w:val="58BFFA4A"/>
    <w:rsid w:val="58C5292B"/>
    <w:rsid w:val="58CC6E86"/>
    <w:rsid w:val="58D699DC"/>
    <w:rsid w:val="590CCCE6"/>
    <w:rsid w:val="59159FF9"/>
    <w:rsid w:val="5916A43E"/>
    <w:rsid w:val="591EE3C4"/>
    <w:rsid w:val="591EF428"/>
    <w:rsid w:val="59280727"/>
    <w:rsid w:val="592D368E"/>
    <w:rsid w:val="593A8B08"/>
    <w:rsid w:val="594554C1"/>
    <w:rsid w:val="594CC17C"/>
    <w:rsid w:val="595096F0"/>
    <w:rsid w:val="595C7928"/>
    <w:rsid w:val="596AD03D"/>
    <w:rsid w:val="59867182"/>
    <w:rsid w:val="598952EF"/>
    <w:rsid w:val="598ED7A8"/>
    <w:rsid w:val="59B85D43"/>
    <w:rsid w:val="59CCBF95"/>
    <w:rsid w:val="59DFB5CA"/>
    <w:rsid w:val="59E013C9"/>
    <w:rsid w:val="59EC986D"/>
    <w:rsid w:val="59F21D79"/>
    <w:rsid w:val="5A252973"/>
    <w:rsid w:val="5A28C2E8"/>
    <w:rsid w:val="5A3261B4"/>
    <w:rsid w:val="5A36C977"/>
    <w:rsid w:val="5A495271"/>
    <w:rsid w:val="5A548F1D"/>
    <w:rsid w:val="5A642976"/>
    <w:rsid w:val="5A6667D4"/>
    <w:rsid w:val="5A6CFBD3"/>
    <w:rsid w:val="5A84543A"/>
    <w:rsid w:val="5A8A64C4"/>
    <w:rsid w:val="5A8F2D49"/>
    <w:rsid w:val="5A922901"/>
    <w:rsid w:val="5A95E0D1"/>
    <w:rsid w:val="5A9B5AE3"/>
    <w:rsid w:val="5AABDE8F"/>
    <w:rsid w:val="5AC4053A"/>
    <w:rsid w:val="5ACCCD68"/>
    <w:rsid w:val="5AD40985"/>
    <w:rsid w:val="5AF4B41D"/>
    <w:rsid w:val="5B140029"/>
    <w:rsid w:val="5B27162E"/>
    <w:rsid w:val="5B6B07B2"/>
    <w:rsid w:val="5B6CC5AD"/>
    <w:rsid w:val="5B745BA1"/>
    <w:rsid w:val="5B7D23F5"/>
    <w:rsid w:val="5B80E753"/>
    <w:rsid w:val="5B951EC7"/>
    <w:rsid w:val="5BB2B6E9"/>
    <w:rsid w:val="5BBC7E11"/>
    <w:rsid w:val="5BCBA5F7"/>
    <w:rsid w:val="5BFB3100"/>
    <w:rsid w:val="5C2E68AC"/>
    <w:rsid w:val="5C38B0D6"/>
    <w:rsid w:val="5C3B3AA5"/>
    <w:rsid w:val="5C5AFC90"/>
    <w:rsid w:val="5C61E8EB"/>
    <w:rsid w:val="5C62D8CB"/>
    <w:rsid w:val="5C6B9A8A"/>
    <w:rsid w:val="5C715649"/>
    <w:rsid w:val="5C7568FC"/>
    <w:rsid w:val="5C7881AE"/>
    <w:rsid w:val="5C8A25EE"/>
    <w:rsid w:val="5C8E4CCB"/>
    <w:rsid w:val="5CA4BABA"/>
    <w:rsid w:val="5CA7AB53"/>
    <w:rsid w:val="5CA9CA72"/>
    <w:rsid w:val="5CE984E7"/>
    <w:rsid w:val="5D2071E1"/>
    <w:rsid w:val="5D2BC2FB"/>
    <w:rsid w:val="5D313043"/>
    <w:rsid w:val="5D4AE7D5"/>
    <w:rsid w:val="5D5523F6"/>
    <w:rsid w:val="5D8A03F6"/>
    <w:rsid w:val="5D8A8F1B"/>
    <w:rsid w:val="5D8F3846"/>
    <w:rsid w:val="5D9CE8B4"/>
    <w:rsid w:val="5DA1BB28"/>
    <w:rsid w:val="5DA8316E"/>
    <w:rsid w:val="5DB19F3B"/>
    <w:rsid w:val="5DBB426D"/>
    <w:rsid w:val="5DC03C23"/>
    <w:rsid w:val="5DC39A45"/>
    <w:rsid w:val="5DD65CFD"/>
    <w:rsid w:val="5DE5A42B"/>
    <w:rsid w:val="5DEF1C52"/>
    <w:rsid w:val="5E02A446"/>
    <w:rsid w:val="5E06CBEC"/>
    <w:rsid w:val="5E20F777"/>
    <w:rsid w:val="5E4B3AD5"/>
    <w:rsid w:val="5E4E9EC8"/>
    <w:rsid w:val="5E4FF7AC"/>
    <w:rsid w:val="5E5E0C64"/>
    <w:rsid w:val="5E771C5C"/>
    <w:rsid w:val="5E7898D7"/>
    <w:rsid w:val="5E7B5938"/>
    <w:rsid w:val="5E8CECAC"/>
    <w:rsid w:val="5E902AA1"/>
    <w:rsid w:val="5EA4655D"/>
    <w:rsid w:val="5EBA7C89"/>
    <w:rsid w:val="5EBA8CE4"/>
    <w:rsid w:val="5EBCF8DF"/>
    <w:rsid w:val="5EBD2A1D"/>
    <w:rsid w:val="5EBEA2C2"/>
    <w:rsid w:val="5EC72E57"/>
    <w:rsid w:val="5ECBC1BD"/>
    <w:rsid w:val="5ECFB326"/>
    <w:rsid w:val="5EEB189E"/>
    <w:rsid w:val="5F063999"/>
    <w:rsid w:val="5F280430"/>
    <w:rsid w:val="5F2F6FE8"/>
    <w:rsid w:val="5F3FAD59"/>
    <w:rsid w:val="5F611DE1"/>
    <w:rsid w:val="5F6A47BF"/>
    <w:rsid w:val="5F6A6647"/>
    <w:rsid w:val="5F7344C2"/>
    <w:rsid w:val="5F824171"/>
    <w:rsid w:val="5F8E5BEE"/>
    <w:rsid w:val="5FA2B256"/>
    <w:rsid w:val="5FB918C3"/>
    <w:rsid w:val="5FBA2786"/>
    <w:rsid w:val="5FBE0BE3"/>
    <w:rsid w:val="5FC0DC03"/>
    <w:rsid w:val="5FCC831B"/>
    <w:rsid w:val="5FD37B6F"/>
    <w:rsid w:val="5FE52832"/>
    <w:rsid w:val="5FFD7B37"/>
    <w:rsid w:val="600047A9"/>
    <w:rsid w:val="600D25A0"/>
    <w:rsid w:val="600DF832"/>
    <w:rsid w:val="60195900"/>
    <w:rsid w:val="6025D1AF"/>
    <w:rsid w:val="602BCE04"/>
    <w:rsid w:val="604B2BCF"/>
    <w:rsid w:val="605C1AE2"/>
    <w:rsid w:val="6063012B"/>
    <w:rsid w:val="606C09CA"/>
    <w:rsid w:val="6074757F"/>
    <w:rsid w:val="6077BBD5"/>
    <w:rsid w:val="60954AA4"/>
    <w:rsid w:val="609E8793"/>
    <w:rsid w:val="60AED584"/>
    <w:rsid w:val="60BE5B6B"/>
    <w:rsid w:val="60DD7671"/>
    <w:rsid w:val="60F21A95"/>
    <w:rsid w:val="60F23C38"/>
    <w:rsid w:val="60F29C01"/>
    <w:rsid w:val="61140351"/>
    <w:rsid w:val="6122BE3C"/>
    <w:rsid w:val="612425B6"/>
    <w:rsid w:val="612E5BF6"/>
    <w:rsid w:val="613B1EB5"/>
    <w:rsid w:val="614F5C47"/>
    <w:rsid w:val="615BC29F"/>
    <w:rsid w:val="61610EFB"/>
    <w:rsid w:val="6165ACBC"/>
    <w:rsid w:val="617A99F4"/>
    <w:rsid w:val="6188E3E0"/>
    <w:rsid w:val="619C8644"/>
    <w:rsid w:val="61A3E8CC"/>
    <w:rsid w:val="61A4213C"/>
    <w:rsid w:val="61A67D90"/>
    <w:rsid w:val="61C9505D"/>
    <w:rsid w:val="61DB97EE"/>
    <w:rsid w:val="61DCFEC0"/>
    <w:rsid w:val="61DD7C94"/>
    <w:rsid w:val="61E977C9"/>
    <w:rsid w:val="620D04AC"/>
    <w:rsid w:val="622D08DB"/>
    <w:rsid w:val="624BA8BE"/>
    <w:rsid w:val="625D4AFB"/>
    <w:rsid w:val="6265540F"/>
    <w:rsid w:val="6269EB41"/>
    <w:rsid w:val="628B272B"/>
    <w:rsid w:val="62A3451E"/>
    <w:rsid w:val="62B5ABA6"/>
    <w:rsid w:val="62B72DDE"/>
    <w:rsid w:val="62C4C0AC"/>
    <w:rsid w:val="62CEA5C3"/>
    <w:rsid w:val="62D2FA34"/>
    <w:rsid w:val="62D594EE"/>
    <w:rsid w:val="62D6D369"/>
    <w:rsid w:val="62E091EA"/>
    <w:rsid w:val="62F7E368"/>
    <w:rsid w:val="62FD23A4"/>
    <w:rsid w:val="631603FD"/>
    <w:rsid w:val="631B15E9"/>
    <w:rsid w:val="63204ADC"/>
    <w:rsid w:val="6330D6E0"/>
    <w:rsid w:val="633CA93D"/>
    <w:rsid w:val="63436047"/>
    <w:rsid w:val="634677C9"/>
    <w:rsid w:val="6353AE31"/>
    <w:rsid w:val="635DCCAB"/>
    <w:rsid w:val="6367E3ED"/>
    <w:rsid w:val="636BBE19"/>
    <w:rsid w:val="636D3E67"/>
    <w:rsid w:val="63755D86"/>
    <w:rsid w:val="6381B6E6"/>
    <w:rsid w:val="638F2526"/>
    <w:rsid w:val="639C31FC"/>
    <w:rsid w:val="63A5E065"/>
    <w:rsid w:val="63AF836C"/>
    <w:rsid w:val="63B04671"/>
    <w:rsid w:val="63C0479F"/>
    <w:rsid w:val="63D328D5"/>
    <w:rsid w:val="63D6435C"/>
    <w:rsid w:val="63D81BBB"/>
    <w:rsid w:val="63DF3881"/>
    <w:rsid w:val="63EDB9B4"/>
    <w:rsid w:val="63F5B5B2"/>
    <w:rsid w:val="63F6A83E"/>
    <w:rsid w:val="63F81698"/>
    <w:rsid w:val="63FE21D8"/>
    <w:rsid w:val="63FF747B"/>
    <w:rsid w:val="6403FC42"/>
    <w:rsid w:val="6449AB07"/>
    <w:rsid w:val="6450CAA0"/>
    <w:rsid w:val="64533F40"/>
    <w:rsid w:val="645B6978"/>
    <w:rsid w:val="64636352"/>
    <w:rsid w:val="6466D8E1"/>
    <w:rsid w:val="6468963E"/>
    <w:rsid w:val="64738601"/>
    <w:rsid w:val="64780978"/>
    <w:rsid w:val="6482E5F4"/>
    <w:rsid w:val="64936E92"/>
    <w:rsid w:val="6499DAF6"/>
    <w:rsid w:val="64A52382"/>
    <w:rsid w:val="64B2D6A9"/>
    <w:rsid w:val="64B2F989"/>
    <w:rsid w:val="64C441A0"/>
    <w:rsid w:val="64CE5012"/>
    <w:rsid w:val="64D7BEE8"/>
    <w:rsid w:val="64DE1DF6"/>
    <w:rsid w:val="64E01D8B"/>
    <w:rsid w:val="64EA0987"/>
    <w:rsid w:val="6503173F"/>
    <w:rsid w:val="6505211D"/>
    <w:rsid w:val="650C0863"/>
    <w:rsid w:val="65140A97"/>
    <w:rsid w:val="65145221"/>
    <w:rsid w:val="651E54D6"/>
    <w:rsid w:val="6520833D"/>
    <w:rsid w:val="65332016"/>
    <w:rsid w:val="653701AB"/>
    <w:rsid w:val="65404B27"/>
    <w:rsid w:val="65446E64"/>
    <w:rsid w:val="6557402D"/>
    <w:rsid w:val="655EE5C5"/>
    <w:rsid w:val="656156BE"/>
    <w:rsid w:val="6564F447"/>
    <w:rsid w:val="657020EC"/>
    <w:rsid w:val="65923482"/>
    <w:rsid w:val="65C367FC"/>
    <w:rsid w:val="65CA0D66"/>
    <w:rsid w:val="65D75925"/>
    <w:rsid w:val="65DC5816"/>
    <w:rsid w:val="65DCEBF1"/>
    <w:rsid w:val="65E2DB54"/>
    <w:rsid w:val="65F0F5D8"/>
    <w:rsid w:val="65F3DB23"/>
    <w:rsid w:val="65F4D4B0"/>
    <w:rsid w:val="65F73E50"/>
    <w:rsid w:val="6607B452"/>
    <w:rsid w:val="660A6371"/>
    <w:rsid w:val="66115545"/>
    <w:rsid w:val="661DDA96"/>
    <w:rsid w:val="6624B752"/>
    <w:rsid w:val="662791F2"/>
    <w:rsid w:val="6628ADF0"/>
    <w:rsid w:val="663077FC"/>
    <w:rsid w:val="663790AD"/>
    <w:rsid w:val="663E39F6"/>
    <w:rsid w:val="6641C4DA"/>
    <w:rsid w:val="664845C0"/>
    <w:rsid w:val="6669B7E7"/>
    <w:rsid w:val="66859802"/>
    <w:rsid w:val="66878094"/>
    <w:rsid w:val="668E7BBE"/>
    <w:rsid w:val="66A3CF0A"/>
    <w:rsid w:val="66B1E6DF"/>
    <w:rsid w:val="66BAE431"/>
    <w:rsid w:val="66C10698"/>
    <w:rsid w:val="66D5CCD1"/>
    <w:rsid w:val="66E0C498"/>
    <w:rsid w:val="66E3EA5E"/>
    <w:rsid w:val="66FDE46F"/>
    <w:rsid w:val="6757BFB5"/>
    <w:rsid w:val="675AB3A8"/>
    <w:rsid w:val="6796C8C0"/>
    <w:rsid w:val="679A2B48"/>
    <w:rsid w:val="679A3B4F"/>
    <w:rsid w:val="67A40343"/>
    <w:rsid w:val="67ACBADE"/>
    <w:rsid w:val="67AFF38B"/>
    <w:rsid w:val="67BF961C"/>
    <w:rsid w:val="67D7AAA5"/>
    <w:rsid w:val="67DB0BE2"/>
    <w:rsid w:val="67E596B7"/>
    <w:rsid w:val="67E5DC5B"/>
    <w:rsid w:val="67E7631A"/>
    <w:rsid w:val="67F5897C"/>
    <w:rsid w:val="680C493C"/>
    <w:rsid w:val="683CB8FE"/>
    <w:rsid w:val="685CB892"/>
    <w:rsid w:val="686794A0"/>
    <w:rsid w:val="686A0628"/>
    <w:rsid w:val="68B6574E"/>
    <w:rsid w:val="68BE0A3B"/>
    <w:rsid w:val="68BE9CBF"/>
    <w:rsid w:val="68C4A939"/>
    <w:rsid w:val="68E92730"/>
    <w:rsid w:val="690CFDD0"/>
    <w:rsid w:val="696CBE55"/>
    <w:rsid w:val="698E7394"/>
    <w:rsid w:val="699D19B1"/>
    <w:rsid w:val="69A13AE0"/>
    <w:rsid w:val="69EBE3B8"/>
    <w:rsid w:val="6A0A4CA0"/>
    <w:rsid w:val="6A3FCBAA"/>
    <w:rsid w:val="6A4B6179"/>
    <w:rsid w:val="6A562CC2"/>
    <w:rsid w:val="6A61A8D1"/>
    <w:rsid w:val="6A86046E"/>
    <w:rsid w:val="6A95A87D"/>
    <w:rsid w:val="6AA532A4"/>
    <w:rsid w:val="6AC0D0DF"/>
    <w:rsid w:val="6AE100FF"/>
    <w:rsid w:val="6AE7833D"/>
    <w:rsid w:val="6AE8DE4D"/>
    <w:rsid w:val="6AECB278"/>
    <w:rsid w:val="6AEDC0F3"/>
    <w:rsid w:val="6B13A43A"/>
    <w:rsid w:val="6B1E0CD3"/>
    <w:rsid w:val="6B23A977"/>
    <w:rsid w:val="6B3A7AEF"/>
    <w:rsid w:val="6B4A6923"/>
    <w:rsid w:val="6B4B2488"/>
    <w:rsid w:val="6B4B8E18"/>
    <w:rsid w:val="6B5008DE"/>
    <w:rsid w:val="6B66A52C"/>
    <w:rsid w:val="6B6EEBF6"/>
    <w:rsid w:val="6B847A9F"/>
    <w:rsid w:val="6B9F7F07"/>
    <w:rsid w:val="6BC3FEA1"/>
    <w:rsid w:val="6BD400F5"/>
    <w:rsid w:val="6BE9D8B7"/>
    <w:rsid w:val="6BF7F6BD"/>
    <w:rsid w:val="6C0D48FC"/>
    <w:rsid w:val="6C1362CC"/>
    <w:rsid w:val="6C1EC79E"/>
    <w:rsid w:val="6C43B043"/>
    <w:rsid w:val="6C797AF5"/>
    <w:rsid w:val="6C80C34A"/>
    <w:rsid w:val="6C80C4AE"/>
    <w:rsid w:val="6C8762A8"/>
    <w:rsid w:val="6C9519D0"/>
    <w:rsid w:val="6C9BB7AA"/>
    <w:rsid w:val="6C9E31B1"/>
    <w:rsid w:val="6CBD4BD0"/>
    <w:rsid w:val="6CC709BD"/>
    <w:rsid w:val="6CCDFA8C"/>
    <w:rsid w:val="6CCFAB1D"/>
    <w:rsid w:val="6CF274CD"/>
    <w:rsid w:val="6CF6B983"/>
    <w:rsid w:val="6CFFDAF9"/>
    <w:rsid w:val="6D062B56"/>
    <w:rsid w:val="6D07DE18"/>
    <w:rsid w:val="6D138917"/>
    <w:rsid w:val="6D17FC54"/>
    <w:rsid w:val="6D1E06F4"/>
    <w:rsid w:val="6D4B6EAD"/>
    <w:rsid w:val="6D54E223"/>
    <w:rsid w:val="6D618DA4"/>
    <w:rsid w:val="6D6D0E65"/>
    <w:rsid w:val="6D6EEEBA"/>
    <w:rsid w:val="6D6F8160"/>
    <w:rsid w:val="6D9BC7C8"/>
    <w:rsid w:val="6DADC823"/>
    <w:rsid w:val="6DB6033C"/>
    <w:rsid w:val="6DC8C41E"/>
    <w:rsid w:val="6DE501F7"/>
    <w:rsid w:val="6DEC31D8"/>
    <w:rsid w:val="6E0A9770"/>
    <w:rsid w:val="6E0F1D38"/>
    <w:rsid w:val="6E1AF352"/>
    <w:rsid w:val="6E1B2FD4"/>
    <w:rsid w:val="6E2AB414"/>
    <w:rsid w:val="6E2F7886"/>
    <w:rsid w:val="6E35552C"/>
    <w:rsid w:val="6E48EADE"/>
    <w:rsid w:val="6E49FD30"/>
    <w:rsid w:val="6E4BB87B"/>
    <w:rsid w:val="6E4CB731"/>
    <w:rsid w:val="6E646EB1"/>
    <w:rsid w:val="6E6730D1"/>
    <w:rsid w:val="6E689804"/>
    <w:rsid w:val="6E74BD86"/>
    <w:rsid w:val="6E80FA5C"/>
    <w:rsid w:val="6E8D05B7"/>
    <w:rsid w:val="6E8E4505"/>
    <w:rsid w:val="6E953AFF"/>
    <w:rsid w:val="6EB4792C"/>
    <w:rsid w:val="6ED6054B"/>
    <w:rsid w:val="6EE73B86"/>
    <w:rsid w:val="6F329BC0"/>
    <w:rsid w:val="6F3B3E79"/>
    <w:rsid w:val="6F53AD23"/>
    <w:rsid w:val="6F57A187"/>
    <w:rsid w:val="6F63B5B8"/>
    <w:rsid w:val="6F877E29"/>
    <w:rsid w:val="6F911793"/>
    <w:rsid w:val="6F9C8744"/>
    <w:rsid w:val="6FB208C7"/>
    <w:rsid w:val="6FB38060"/>
    <w:rsid w:val="6FBA59B8"/>
    <w:rsid w:val="6FF1AD94"/>
    <w:rsid w:val="700DABFB"/>
    <w:rsid w:val="702C853B"/>
    <w:rsid w:val="703670A7"/>
    <w:rsid w:val="7036BEED"/>
    <w:rsid w:val="7036D9C4"/>
    <w:rsid w:val="704B7089"/>
    <w:rsid w:val="706B8A5B"/>
    <w:rsid w:val="707E6C7C"/>
    <w:rsid w:val="70A39017"/>
    <w:rsid w:val="70B0956C"/>
    <w:rsid w:val="70D4555B"/>
    <w:rsid w:val="70DAF686"/>
    <w:rsid w:val="70DFE192"/>
    <w:rsid w:val="70E22022"/>
    <w:rsid w:val="70E71048"/>
    <w:rsid w:val="7102C5E4"/>
    <w:rsid w:val="7115CB87"/>
    <w:rsid w:val="71188751"/>
    <w:rsid w:val="714F493C"/>
    <w:rsid w:val="715E94BD"/>
    <w:rsid w:val="717C0E77"/>
    <w:rsid w:val="71B89197"/>
    <w:rsid w:val="71CCF7EC"/>
    <w:rsid w:val="71E52AE9"/>
    <w:rsid w:val="71ECEA64"/>
    <w:rsid w:val="71FA9056"/>
    <w:rsid w:val="71FD3677"/>
    <w:rsid w:val="7200174C"/>
    <w:rsid w:val="7200E039"/>
    <w:rsid w:val="72178FC3"/>
    <w:rsid w:val="7228F5A8"/>
    <w:rsid w:val="72328F4B"/>
    <w:rsid w:val="72365196"/>
    <w:rsid w:val="724AFCA9"/>
    <w:rsid w:val="724B51B0"/>
    <w:rsid w:val="7255FE6B"/>
    <w:rsid w:val="72624F94"/>
    <w:rsid w:val="72643A85"/>
    <w:rsid w:val="726E761F"/>
    <w:rsid w:val="72B86907"/>
    <w:rsid w:val="72B994B5"/>
    <w:rsid w:val="72D4D5A0"/>
    <w:rsid w:val="72DAF105"/>
    <w:rsid w:val="72E6DADA"/>
    <w:rsid w:val="72F34BBF"/>
    <w:rsid w:val="72FE1182"/>
    <w:rsid w:val="73008242"/>
    <w:rsid w:val="73313535"/>
    <w:rsid w:val="734F66D5"/>
    <w:rsid w:val="7350CC8C"/>
    <w:rsid w:val="73521817"/>
    <w:rsid w:val="73845C81"/>
    <w:rsid w:val="738C0879"/>
    <w:rsid w:val="738CCEEF"/>
    <w:rsid w:val="7397D8B8"/>
    <w:rsid w:val="739E71B3"/>
    <w:rsid w:val="73CAA675"/>
    <w:rsid w:val="73D50D20"/>
    <w:rsid w:val="73DF8E21"/>
    <w:rsid w:val="73E2E6C7"/>
    <w:rsid w:val="73F55A7C"/>
    <w:rsid w:val="73FB83B2"/>
    <w:rsid w:val="7400EB7E"/>
    <w:rsid w:val="740D5789"/>
    <w:rsid w:val="741AA89C"/>
    <w:rsid w:val="742B2E55"/>
    <w:rsid w:val="74340A21"/>
    <w:rsid w:val="7451BA4E"/>
    <w:rsid w:val="7454C1B2"/>
    <w:rsid w:val="7477D27C"/>
    <w:rsid w:val="74792B4E"/>
    <w:rsid w:val="747EC214"/>
    <w:rsid w:val="748F94B8"/>
    <w:rsid w:val="74ADCB52"/>
    <w:rsid w:val="74BD7EE2"/>
    <w:rsid w:val="74C5DBA2"/>
    <w:rsid w:val="74DFB010"/>
    <w:rsid w:val="74F1F9D7"/>
    <w:rsid w:val="75014D47"/>
    <w:rsid w:val="751A31A8"/>
    <w:rsid w:val="751E8E47"/>
    <w:rsid w:val="7533D35E"/>
    <w:rsid w:val="7538267F"/>
    <w:rsid w:val="75392D5A"/>
    <w:rsid w:val="75622DFE"/>
    <w:rsid w:val="756DD695"/>
    <w:rsid w:val="756EF608"/>
    <w:rsid w:val="75B2B13F"/>
    <w:rsid w:val="75B5C580"/>
    <w:rsid w:val="75C674A3"/>
    <w:rsid w:val="75FB51F5"/>
    <w:rsid w:val="75FBC90E"/>
    <w:rsid w:val="76158567"/>
    <w:rsid w:val="761E4125"/>
    <w:rsid w:val="76327A8A"/>
    <w:rsid w:val="76338717"/>
    <w:rsid w:val="7641F1B9"/>
    <w:rsid w:val="76459D90"/>
    <w:rsid w:val="764EB90C"/>
    <w:rsid w:val="7650295E"/>
    <w:rsid w:val="7656864C"/>
    <w:rsid w:val="765818A6"/>
    <w:rsid w:val="7660C75F"/>
    <w:rsid w:val="7669165E"/>
    <w:rsid w:val="7670AB5A"/>
    <w:rsid w:val="76889496"/>
    <w:rsid w:val="769A6217"/>
    <w:rsid w:val="76A45A16"/>
    <w:rsid w:val="76A6E573"/>
    <w:rsid w:val="76BC5D5C"/>
    <w:rsid w:val="76BC9C2F"/>
    <w:rsid w:val="76C00F9B"/>
    <w:rsid w:val="76E5BA1E"/>
    <w:rsid w:val="76F20251"/>
    <w:rsid w:val="76F2F261"/>
    <w:rsid w:val="76F6DCFA"/>
    <w:rsid w:val="76F823CC"/>
    <w:rsid w:val="76FA7916"/>
    <w:rsid w:val="77082647"/>
    <w:rsid w:val="77399B27"/>
    <w:rsid w:val="776B061E"/>
    <w:rsid w:val="7771E6FA"/>
    <w:rsid w:val="777D9C29"/>
    <w:rsid w:val="777EE960"/>
    <w:rsid w:val="7794BA9C"/>
    <w:rsid w:val="77BB77DC"/>
    <w:rsid w:val="77D4613C"/>
    <w:rsid w:val="77D4AF41"/>
    <w:rsid w:val="77E2986B"/>
    <w:rsid w:val="77EC8CC9"/>
    <w:rsid w:val="78094459"/>
    <w:rsid w:val="78122182"/>
    <w:rsid w:val="7812F6A3"/>
    <w:rsid w:val="7827353B"/>
    <w:rsid w:val="782CD3F3"/>
    <w:rsid w:val="783A1F05"/>
    <w:rsid w:val="7855B3AC"/>
    <w:rsid w:val="786377B0"/>
    <w:rsid w:val="7878B777"/>
    <w:rsid w:val="788D332B"/>
    <w:rsid w:val="78947237"/>
    <w:rsid w:val="7899CE0C"/>
    <w:rsid w:val="78A2B3C6"/>
    <w:rsid w:val="78A9FAED"/>
    <w:rsid w:val="78B10353"/>
    <w:rsid w:val="78BE982C"/>
    <w:rsid w:val="78C6DDFD"/>
    <w:rsid w:val="78C98D8F"/>
    <w:rsid w:val="78CAC539"/>
    <w:rsid w:val="78CBA022"/>
    <w:rsid w:val="78CFFC8E"/>
    <w:rsid w:val="78E14AF1"/>
    <w:rsid w:val="78EBDFCF"/>
    <w:rsid w:val="78EE1234"/>
    <w:rsid w:val="78F0A50B"/>
    <w:rsid w:val="78FC3431"/>
    <w:rsid w:val="78FDA593"/>
    <w:rsid w:val="7908E48B"/>
    <w:rsid w:val="791450C3"/>
    <w:rsid w:val="7917EA4E"/>
    <w:rsid w:val="7946B536"/>
    <w:rsid w:val="79491B0D"/>
    <w:rsid w:val="79572F04"/>
    <w:rsid w:val="795EBDCF"/>
    <w:rsid w:val="795FB367"/>
    <w:rsid w:val="7964280F"/>
    <w:rsid w:val="797E10DB"/>
    <w:rsid w:val="798C3657"/>
    <w:rsid w:val="79934675"/>
    <w:rsid w:val="79A7C356"/>
    <w:rsid w:val="79AAF8F3"/>
    <w:rsid w:val="79BC6031"/>
    <w:rsid w:val="79CEF3CB"/>
    <w:rsid w:val="79DD3312"/>
    <w:rsid w:val="79DE9ED2"/>
    <w:rsid w:val="79FC473A"/>
    <w:rsid w:val="79FE6228"/>
    <w:rsid w:val="7A15C066"/>
    <w:rsid w:val="7A1A9D2C"/>
    <w:rsid w:val="7A23E194"/>
    <w:rsid w:val="7A33CEDE"/>
    <w:rsid w:val="7A389007"/>
    <w:rsid w:val="7A3A3103"/>
    <w:rsid w:val="7A4A11D9"/>
    <w:rsid w:val="7A557D3C"/>
    <w:rsid w:val="7A6037FB"/>
    <w:rsid w:val="7A84EDC5"/>
    <w:rsid w:val="7A881092"/>
    <w:rsid w:val="7A8C809F"/>
    <w:rsid w:val="7A8FF119"/>
    <w:rsid w:val="7AB462A8"/>
    <w:rsid w:val="7ABB33CF"/>
    <w:rsid w:val="7AEAE36F"/>
    <w:rsid w:val="7B0DB015"/>
    <w:rsid w:val="7B28FBD3"/>
    <w:rsid w:val="7B2E3F83"/>
    <w:rsid w:val="7B2FF6B0"/>
    <w:rsid w:val="7B7C28EB"/>
    <w:rsid w:val="7B97DABC"/>
    <w:rsid w:val="7BB59E96"/>
    <w:rsid w:val="7BB71001"/>
    <w:rsid w:val="7BBB1E27"/>
    <w:rsid w:val="7BC10E51"/>
    <w:rsid w:val="7BD0A6A6"/>
    <w:rsid w:val="7BD59FE4"/>
    <w:rsid w:val="7BE495F8"/>
    <w:rsid w:val="7C1BAD04"/>
    <w:rsid w:val="7C2E3038"/>
    <w:rsid w:val="7C5DC204"/>
    <w:rsid w:val="7C690AC6"/>
    <w:rsid w:val="7C70E46E"/>
    <w:rsid w:val="7C791048"/>
    <w:rsid w:val="7C857138"/>
    <w:rsid w:val="7C86D3D4"/>
    <w:rsid w:val="7C97B39D"/>
    <w:rsid w:val="7CAEE710"/>
    <w:rsid w:val="7CB1E8AC"/>
    <w:rsid w:val="7CB80F4A"/>
    <w:rsid w:val="7CB86B06"/>
    <w:rsid w:val="7CC3B2FA"/>
    <w:rsid w:val="7CC8AB74"/>
    <w:rsid w:val="7CCF6109"/>
    <w:rsid w:val="7CD2C492"/>
    <w:rsid w:val="7CD2E600"/>
    <w:rsid w:val="7CD39B23"/>
    <w:rsid w:val="7CD86968"/>
    <w:rsid w:val="7CDBA401"/>
    <w:rsid w:val="7CECDAE5"/>
    <w:rsid w:val="7CFA22A1"/>
    <w:rsid w:val="7CFB48E9"/>
    <w:rsid w:val="7CFCEE8D"/>
    <w:rsid w:val="7D0327BB"/>
    <w:rsid w:val="7D12F990"/>
    <w:rsid w:val="7D2ADAC5"/>
    <w:rsid w:val="7D2E41B8"/>
    <w:rsid w:val="7D322F39"/>
    <w:rsid w:val="7D35E2A9"/>
    <w:rsid w:val="7D470B84"/>
    <w:rsid w:val="7D5CC2F1"/>
    <w:rsid w:val="7D6DBEB6"/>
    <w:rsid w:val="7D7DEF51"/>
    <w:rsid w:val="7D7F99F6"/>
    <w:rsid w:val="7D9C4EFB"/>
    <w:rsid w:val="7DB06228"/>
    <w:rsid w:val="7DBC660C"/>
    <w:rsid w:val="7DC82269"/>
    <w:rsid w:val="7DC92A92"/>
    <w:rsid w:val="7DE3304F"/>
    <w:rsid w:val="7DE48FA0"/>
    <w:rsid w:val="7DF0B191"/>
    <w:rsid w:val="7E000985"/>
    <w:rsid w:val="7E02CF47"/>
    <w:rsid w:val="7E16DA09"/>
    <w:rsid w:val="7E21444F"/>
    <w:rsid w:val="7E249367"/>
    <w:rsid w:val="7E3873FF"/>
    <w:rsid w:val="7E3B89A6"/>
    <w:rsid w:val="7E3D330F"/>
    <w:rsid w:val="7E5B23DB"/>
    <w:rsid w:val="7E6AED49"/>
    <w:rsid w:val="7E786945"/>
    <w:rsid w:val="7E81637A"/>
    <w:rsid w:val="7E882452"/>
    <w:rsid w:val="7EA114D6"/>
    <w:rsid w:val="7EAEDC1A"/>
    <w:rsid w:val="7EB6D52A"/>
    <w:rsid w:val="7ED151D2"/>
    <w:rsid w:val="7ED65AD9"/>
    <w:rsid w:val="7EDDC269"/>
    <w:rsid w:val="7EF5F544"/>
    <w:rsid w:val="7F00009C"/>
    <w:rsid w:val="7F0F65CE"/>
    <w:rsid w:val="7F368619"/>
    <w:rsid w:val="7F3C4F9A"/>
    <w:rsid w:val="7F5C50ED"/>
    <w:rsid w:val="7F64E4BF"/>
    <w:rsid w:val="7F8C6228"/>
    <w:rsid w:val="7F926BE7"/>
    <w:rsid w:val="7F96D1DF"/>
    <w:rsid w:val="7FACB043"/>
    <w:rsid w:val="7FAD0444"/>
    <w:rsid w:val="7FAE7A6C"/>
    <w:rsid w:val="7FB6AFC6"/>
    <w:rsid w:val="7FCC8B11"/>
    <w:rsid w:val="7FE17A76"/>
    <w:rsid w:val="7FFB02A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990CA8"/>
  <w14:defaultImageDpi w14:val="32767"/>
  <w15:chartTrackingRefBased/>
  <w15:docId w15:val="{43432976-2601-4E1A-AF09-4ACF65F43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21BAF"/>
    <w:pPr>
      <w:jc w:val="both"/>
    </w:pPr>
    <w:rPr>
      <w:lang w:val="en-GB"/>
    </w:rPr>
  </w:style>
  <w:style w:type="paragraph" w:styleId="Heading1">
    <w:name w:val="heading 1"/>
    <w:basedOn w:val="Normal"/>
    <w:next w:val="Normal"/>
    <w:link w:val="Heading1Char"/>
    <w:uiPriority w:val="9"/>
    <w:qFormat/>
    <w:rsid w:val="0081789C"/>
    <w:pPr>
      <w:spacing w:before="360"/>
      <w:outlineLvl w:val="0"/>
    </w:pPr>
    <w:rPr>
      <w:rFonts w:ascii="Arial" w:hAnsi="Arial" w:eastAsia="Arial" w:cs="Arial"/>
      <w:b/>
      <w:color w:val="000000" w:themeColor="text1"/>
    </w:rPr>
  </w:style>
  <w:style w:type="paragraph" w:styleId="Heading3">
    <w:name w:val="heading 3"/>
    <w:basedOn w:val="Normal"/>
    <w:next w:val="Normal"/>
    <w:uiPriority w:val="9"/>
    <w:unhideWhenUsed/>
    <w:qFormat/>
    <w:rsid w:val="61DD7C94"/>
    <w:pPr>
      <w:keepNext/>
      <w:keepLines/>
      <w:spacing w:before="160" w:after="80"/>
      <w:outlineLvl w:val="2"/>
    </w:pPr>
    <w:rPr>
      <w:rFonts w:eastAsiaTheme="minorEastAsia" w:cstheme="majorEastAsia"/>
      <w:color w:val="2E74B5" w:themeColor="accent1" w:themeShade="BF"/>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2C1731F3"/>
    <w:pPr>
      <w:ind w:left="720"/>
      <w:contextualSpacing/>
    </w:pPr>
  </w:style>
  <w:style w:type="table" w:styleId="TableGrid">
    <w:name w:val="Table Grid"/>
    <w:basedOn w:val="TableNormal"/>
    <w:uiPriority w:val="3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STitre1" w:customStyle="1">
    <w:name w:val="S_Titre 1"/>
    <w:basedOn w:val="Normal"/>
    <w:uiPriority w:val="1"/>
    <w:qFormat/>
    <w:rsid w:val="7641F1B9"/>
    <w:pPr>
      <w:keepNext/>
      <w:numPr>
        <w:numId w:val="22"/>
      </w:numPr>
      <w:spacing w:before="480" w:after="120" w:line="240" w:lineRule="auto"/>
      <w:ind w:left="0" w:firstLine="0"/>
      <w:outlineLvl w:val="0"/>
    </w:pPr>
    <w:rPr>
      <w:rFonts w:eastAsiaTheme="minorEastAsia"/>
      <w:b/>
      <w:bCs/>
      <w:color w:val="44546A" w:themeColor="text2"/>
      <w:sz w:val="24"/>
      <w:szCs w:val="24"/>
      <w:lang w:val="fr-FR" w:eastAsia="fr-FR"/>
    </w:rPr>
  </w:style>
  <w:style w:type="character" w:styleId="Hyperlink">
    <w:name w:val="Hyperlink"/>
    <w:basedOn w:val="DefaultParagraphFont"/>
    <w:uiPriority w:val="99"/>
    <w:unhideWhenUsed/>
    <w:rsid w:val="7641F1B9"/>
    <w:rPr>
      <w:color w:val="0563C1"/>
      <w:u w:val="single"/>
    </w:r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CommentText">
    <w:name w:val="annotation text"/>
    <w:basedOn w:val="Normal"/>
    <w:link w:val="CommentTextChar"/>
    <w:uiPriority w:val="99"/>
    <w:unhideWhenUsed/>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1F44F6"/>
    <w:rPr>
      <w:b/>
      <w:bCs/>
    </w:rPr>
  </w:style>
  <w:style w:type="character" w:styleId="CommentSubjectChar" w:customStyle="1">
    <w:name w:val="Comment Subject Char"/>
    <w:basedOn w:val="CommentTextChar"/>
    <w:link w:val="CommentSubject"/>
    <w:uiPriority w:val="99"/>
    <w:semiHidden/>
    <w:rsid w:val="001F44F6"/>
    <w:rPr>
      <w:b/>
      <w:bCs/>
      <w:sz w:val="20"/>
      <w:szCs w:val="20"/>
    </w:rPr>
  </w:style>
  <w:style w:type="paragraph" w:styleId="Revision">
    <w:name w:val="Revision"/>
    <w:hidden/>
    <w:uiPriority w:val="99"/>
    <w:semiHidden/>
    <w:rsid w:val="00AA17F0"/>
    <w:pPr>
      <w:spacing w:after="0" w:line="240" w:lineRule="auto"/>
    </w:pPr>
  </w:style>
  <w:style w:type="paragraph" w:styleId="Caption">
    <w:name w:val="caption"/>
    <w:basedOn w:val="Normal"/>
    <w:next w:val="Normal"/>
    <w:uiPriority w:val="35"/>
    <w:unhideWhenUsed/>
    <w:qFormat/>
    <w:rsid w:val="0028086E"/>
    <w:pPr>
      <w:spacing w:after="200" w:line="240" w:lineRule="auto"/>
      <w:jc w:val="center"/>
    </w:pPr>
    <w:rPr>
      <w:i/>
      <w:iCs/>
      <w:color w:val="44546A" w:themeColor="text2"/>
      <w:sz w:val="18"/>
      <w:szCs w:val="18"/>
    </w:rPr>
  </w:style>
  <w:style w:type="character" w:styleId="Heading1Char" w:customStyle="1">
    <w:name w:val="Heading 1 Char"/>
    <w:basedOn w:val="DefaultParagraphFont"/>
    <w:link w:val="Heading1"/>
    <w:uiPriority w:val="9"/>
    <w:rsid w:val="0081789C"/>
    <w:rPr>
      <w:rFonts w:ascii="Arial" w:hAnsi="Arial" w:eastAsia="Arial" w:cs="Arial"/>
      <w:b/>
      <w:color w:val="000000" w:themeColor="text1"/>
      <w:lang w:val="en-GB"/>
    </w:rPr>
  </w:style>
  <w:style w:type="character" w:styleId="UnresolvedMention">
    <w:name w:val="Unresolved Mention"/>
    <w:basedOn w:val="DefaultParagraphFont"/>
    <w:uiPriority w:val="99"/>
    <w:semiHidden/>
    <w:unhideWhenUsed/>
    <w:rsid w:val="005713DF"/>
    <w:rPr>
      <w:color w:val="605E5C"/>
      <w:shd w:val="clear" w:color="auto" w:fill="E1DFDD"/>
    </w:rPr>
  </w:style>
  <w:style w:type="character" w:styleId="FollowedHyperlink">
    <w:name w:val="FollowedHyperlink"/>
    <w:basedOn w:val="DefaultParagraphFont"/>
    <w:uiPriority w:val="99"/>
    <w:semiHidden/>
    <w:unhideWhenUsed/>
    <w:rsid w:val="005713DF"/>
    <w:rPr>
      <w:color w:val="954F72" w:themeColor="followedHyperlink"/>
      <w:u w:val="single"/>
    </w:rPr>
  </w:style>
  <w:style w:type="paragraph" w:styleId="BodyText">
    <w:name w:val="Body Text"/>
    <w:basedOn w:val="Normal"/>
    <w:link w:val="BodyTextChar"/>
    <w:rsid w:val="00D431AE"/>
    <w:pPr>
      <w:spacing w:after="120" w:line="228" w:lineRule="auto"/>
      <w:ind w:firstLine="288"/>
    </w:pPr>
    <w:rPr>
      <w:rFonts w:ascii="Times New Roman" w:hAnsi="Times New Roman" w:eastAsia="Times New Roman" w:cs="Times New Roman"/>
      <w:spacing w:val="-1"/>
      <w:sz w:val="20"/>
      <w:szCs w:val="20"/>
    </w:rPr>
  </w:style>
  <w:style w:type="character" w:styleId="BodyTextChar" w:customStyle="1">
    <w:name w:val="Body Text Char"/>
    <w:basedOn w:val="DefaultParagraphFont"/>
    <w:link w:val="BodyText"/>
    <w:rsid w:val="00D431AE"/>
    <w:rPr>
      <w:rFonts w:ascii="Times New Roman" w:hAnsi="Times New Roman" w:eastAsia="Times New Roman" w:cs="Times New Roman"/>
      <w:spacing w:val="-1"/>
      <w:sz w:val="20"/>
      <w:szCs w:val="20"/>
      <w:lang w:val="en-GB"/>
    </w:rPr>
  </w:style>
  <w:style w:type="paragraph" w:styleId="Header">
    <w:name w:val="header"/>
    <w:basedOn w:val="Normal"/>
    <w:link w:val="HeaderChar"/>
    <w:uiPriority w:val="99"/>
    <w:unhideWhenUsed/>
    <w:rsid w:val="00B954F9"/>
    <w:pPr>
      <w:tabs>
        <w:tab w:val="center" w:pos="4536"/>
        <w:tab w:val="right" w:pos="9072"/>
      </w:tabs>
      <w:spacing w:after="0" w:line="240" w:lineRule="auto"/>
    </w:pPr>
  </w:style>
  <w:style w:type="character" w:styleId="HeaderChar" w:customStyle="1">
    <w:name w:val="Header Char"/>
    <w:basedOn w:val="DefaultParagraphFont"/>
    <w:link w:val="Header"/>
    <w:uiPriority w:val="99"/>
    <w:rsid w:val="00EA698F"/>
    <w:rPr>
      <w:lang w:val="en-GB"/>
    </w:rPr>
  </w:style>
  <w:style w:type="paragraph" w:styleId="Footer">
    <w:name w:val="footer"/>
    <w:basedOn w:val="Normal"/>
    <w:link w:val="FooterChar"/>
    <w:uiPriority w:val="99"/>
    <w:unhideWhenUsed/>
    <w:rsid w:val="00B954F9"/>
    <w:pPr>
      <w:tabs>
        <w:tab w:val="center" w:pos="4536"/>
        <w:tab w:val="right" w:pos="9072"/>
      </w:tabs>
      <w:spacing w:after="0" w:line="240" w:lineRule="auto"/>
    </w:pPr>
  </w:style>
  <w:style w:type="character" w:styleId="FooterChar" w:customStyle="1">
    <w:name w:val="Footer Char"/>
    <w:basedOn w:val="DefaultParagraphFont"/>
    <w:link w:val="Footer"/>
    <w:uiPriority w:val="99"/>
    <w:rsid w:val="00EA698F"/>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9679692">
      <w:bodyDiv w:val="1"/>
      <w:marLeft w:val="0"/>
      <w:marRight w:val="0"/>
      <w:marTop w:val="0"/>
      <w:marBottom w:val="0"/>
      <w:divBdr>
        <w:top w:val="none" w:sz="0" w:space="0" w:color="auto"/>
        <w:left w:val="none" w:sz="0" w:space="0" w:color="auto"/>
        <w:bottom w:val="none" w:sz="0" w:space="0" w:color="auto"/>
        <w:right w:val="none" w:sz="0" w:space="0" w:color="auto"/>
      </w:divBdr>
    </w:div>
    <w:div w:id="1341353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beflexible.eu/wp-content/uploads/2024/04/BeFlexible-D1.2-Framework-for-Flexibility-Centric-Energy.pdf" TargetMode="External"/></Relationships>
</file>

<file path=word/_rels/document.xml.rels><?xml version="1.0" encoding="UTF-8" standalone="yes"?>
<Relationships xmlns="http://schemas.openxmlformats.org/package/2006/relationships"><Relationship Id="rId26" Type="http://schemas.openxmlformats.org/officeDocument/2006/relationships/image" Target="media/image7.png"/><Relationship Id="rId21" Type="http://schemas.openxmlformats.org/officeDocument/2006/relationships/image" Target="media/image2.svg"/><Relationship Id="rId34" Type="http://schemas.openxmlformats.org/officeDocument/2006/relationships/image" Target="media/image15.emf"/><Relationship Id="rId42" Type="http://schemas.openxmlformats.org/officeDocument/2006/relationships/image" Target="media/image18.png"/><Relationship Id="rId47" Type="http://schemas.openxmlformats.org/officeDocument/2006/relationships/image" Target="media/image23.svg"/><Relationship Id="rId50" Type="http://schemas.openxmlformats.org/officeDocument/2006/relationships/image" Target="media/image24.png"/><Relationship Id="rId55" Type="http://schemas.openxmlformats.org/officeDocument/2006/relationships/image" Target="media/image29.png"/><Relationship Id="rId63" Type="http://schemas.openxmlformats.org/officeDocument/2006/relationships/image" Target="media/image37.png"/><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www.vlaamsenutsregulator.be/sites/default/files/document/2023-updated_market_guide_flex_v1.1_.pdf" TargetMode="External"/><Relationship Id="rId29" Type="http://schemas.openxmlformats.org/officeDocument/2006/relationships/image" Target="media/image10.svg"/><Relationship Id="rId11" Type="http://schemas.openxmlformats.org/officeDocument/2006/relationships/endnotes" Target="endnotes.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hyperlink" Target="https://link.springer.com/article/10.1007/s40518-025-00264-x" TargetMode="External"/><Relationship Id="rId40" Type="http://schemas.openxmlformats.org/officeDocument/2006/relationships/image" Target="media/image16.png"/><Relationship Id="rId45" Type="http://schemas.openxmlformats.org/officeDocument/2006/relationships/image" Target="media/image21.svg"/><Relationship Id="rId53" Type="http://schemas.openxmlformats.org/officeDocument/2006/relationships/image" Target="media/image27.svg"/><Relationship Id="rId58" Type="http://schemas.openxmlformats.org/officeDocument/2006/relationships/image" Target="media/image32.svg"/><Relationship Id="rId66" Type="http://schemas.microsoft.com/office/2011/relationships/people" Target="people.xml"/><Relationship Id="rId5" Type="http://schemas.openxmlformats.org/officeDocument/2006/relationships/customXml" Target="../customXml/item5.xml"/><Relationship Id="rId61" Type="http://schemas.openxmlformats.org/officeDocument/2006/relationships/image" Target="media/image35.png"/><Relationship Id="rId19" Type="http://schemas.openxmlformats.org/officeDocument/2006/relationships/hyperlink" Target="https://energy.ec.europa.eu/system/files/2021-06/bridge_wg_regulation_eu_bridge_hemrm_report_2020-2021_0.pdf" TargetMode="External"/><Relationship Id="rId14" Type="http://schemas.microsoft.com/office/2016/09/relationships/commentsIds" Target="commentsIds.xml"/><Relationship Id="rId22" Type="http://schemas.openxmlformats.org/officeDocument/2006/relationships/image" Target="media/image3.png"/><Relationship Id="rId27" Type="http://schemas.openxmlformats.org/officeDocument/2006/relationships/image" Target="media/image8.svg"/><Relationship Id="rId30" Type="http://schemas.openxmlformats.org/officeDocument/2006/relationships/image" Target="media/image11.png"/><Relationship Id="rId35" Type="http://schemas.openxmlformats.org/officeDocument/2006/relationships/hyperlink" Target="https://www.mdpi.com/1996-1073/14/15/4451" TargetMode="External"/><Relationship Id="rId43" Type="http://schemas.openxmlformats.org/officeDocument/2006/relationships/image" Target="media/image19.svg"/><Relationship Id="rId48" Type="http://schemas.openxmlformats.org/officeDocument/2006/relationships/hyperlink" Target="https://www.cell.com/heliyon/fulltext/S2405-8440(25)01920-6" TargetMode="External"/><Relationship Id="rId56" Type="http://schemas.openxmlformats.org/officeDocument/2006/relationships/image" Target="media/image30.svg"/><Relationship Id="rId64" Type="http://schemas.openxmlformats.org/officeDocument/2006/relationships/image" Target="media/image38.svg"/><Relationship Id="rId8" Type="http://schemas.openxmlformats.org/officeDocument/2006/relationships/settings" Target="settings.xml"/><Relationship Id="rId51" Type="http://schemas.openxmlformats.org/officeDocument/2006/relationships/image" Target="media/image25.svg"/><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hyperlink" Target="https://beflexible.eu/wp-content/uploads/2024/04/BeFlexible-D1.2-Framework-for-Flexibility-Centric-Energy.pdf" TargetMode="External"/><Relationship Id="rId25" Type="http://schemas.openxmlformats.org/officeDocument/2006/relationships/image" Target="media/image6.svg"/><Relationship Id="rId33" Type="http://schemas.openxmlformats.org/officeDocument/2006/relationships/image" Target="media/image14.svg"/><Relationship Id="rId38" Type="http://schemas.openxmlformats.org/officeDocument/2006/relationships/hyperlink" Target="https://eur-lex.europa.eu/legal-content/EN/TXT/HTML/?uri=CELEX:02019L0944-20240716" TargetMode="External"/><Relationship Id="rId46" Type="http://schemas.openxmlformats.org/officeDocument/2006/relationships/image" Target="media/image22.png"/><Relationship Id="rId59" Type="http://schemas.openxmlformats.org/officeDocument/2006/relationships/image" Target="media/image33.png"/><Relationship Id="rId67" Type="http://schemas.openxmlformats.org/officeDocument/2006/relationships/theme" Target="theme/theme1.xml"/><Relationship Id="rId20" Type="http://schemas.openxmlformats.org/officeDocument/2006/relationships/image" Target="media/image1.png"/><Relationship Id="rId41" Type="http://schemas.openxmlformats.org/officeDocument/2006/relationships/image" Target="media/image17.svg"/><Relationship Id="rId54" Type="http://schemas.openxmlformats.org/officeDocument/2006/relationships/image" Target="media/image28.emf"/><Relationship Id="rId62" Type="http://schemas.openxmlformats.org/officeDocument/2006/relationships/image" Target="media/image36.svg"/><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image" Target="media/image4.svg"/><Relationship Id="rId28" Type="http://schemas.openxmlformats.org/officeDocument/2006/relationships/image" Target="media/image9.png"/><Relationship Id="rId36" Type="http://schemas.openxmlformats.org/officeDocument/2006/relationships/hyperlink" Target="https://link.springer.com/article/10.1007/s40518-025-00264-x" TargetMode="External"/><Relationship Id="rId49" Type="http://schemas.openxmlformats.org/officeDocument/2006/relationships/hyperlink" Target="https://www.cell.com/heliyon/fulltext/S2405-8440(25)01920-6" TargetMode="External"/><Relationship Id="rId57" Type="http://schemas.openxmlformats.org/officeDocument/2006/relationships/image" Target="media/image31.png"/><Relationship Id="rId10" Type="http://schemas.openxmlformats.org/officeDocument/2006/relationships/footnotes" Target="footnotes.xml"/><Relationship Id="rId31" Type="http://schemas.openxmlformats.org/officeDocument/2006/relationships/image" Target="media/image12.svg"/><Relationship Id="rId44" Type="http://schemas.openxmlformats.org/officeDocument/2006/relationships/image" Target="media/image20.png"/><Relationship Id="rId52" Type="http://schemas.openxmlformats.org/officeDocument/2006/relationships/image" Target="media/image26.png"/><Relationship Id="rId60" Type="http://schemas.openxmlformats.org/officeDocument/2006/relationships/image" Target="media/image34.svg"/><Relationship Id="rId65"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hyperlink" Target="https://www.usef.energy/app/uploads/2021/03/08032021-White-paper-Flexibility-Deployment-in-Europe-version-1.0-3.pdf" TargetMode="External"/><Relationship Id="rId39" Type="http://schemas.openxmlformats.org/officeDocument/2006/relationships/hyperlink" Target="https://www.ceer.eu/wp-content/uploads/2024/04/ACA_2023.pdf"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97d117c-add7-4e94-aafc-d943c6f82ac5">
      <Terms xmlns="http://schemas.microsoft.com/office/infopath/2007/PartnerControls"/>
    </lcf76f155ced4ddcb4097134ff3c332f>
    <TaxCatchAll xmlns="d344a35e-b200-493e-b5fd-e31bf9eeeea2" xsi:nil="true"/>
    <_dlc_DocId xmlns="d344a35e-b200-493e-b5fd-e31bf9eeeea2">WPUKVQQCVQVV-2102099852-1294</_dlc_DocId>
    <_dlc_DocIdUrl xmlns="d344a35e-b200-493e-b5fd-e31bf9eeeea2">
      <Url>https://fhooe.sharepoint.com/sites/INSIEME/_layouts/15/DocIdRedir.aspx?ID=WPUKVQQCVQVV-2102099852-1294</Url>
      <Description>WPUKVQQCVQVV-2102099852-1294</Description>
    </_dlc_DocIdUrl>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BF290C9B935FA347BF8F1FB1B7F6E0C6" ma:contentTypeVersion="13" ma:contentTypeDescription="Create a new document." ma:contentTypeScope="" ma:versionID="46d3d9572522e162b4f9109d93ecfc07">
  <xsd:schema xmlns:xsd="http://www.w3.org/2001/XMLSchema" xmlns:xs="http://www.w3.org/2001/XMLSchema" xmlns:p="http://schemas.microsoft.com/office/2006/metadata/properties" xmlns:ns2="d344a35e-b200-493e-b5fd-e31bf9eeeea2" xmlns:ns3="797d117c-add7-4e94-aafc-d943c6f82ac5" targetNamespace="http://schemas.microsoft.com/office/2006/metadata/properties" ma:root="true" ma:fieldsID="0e917c64e087e557e0813cf67e72abf5" ns2:_="" ns3:_="">
    <xsd:import namespace="d344a35e-b200-493e-b5fd-e31bf9eeeea2"/>
    <xsd:import namespace="797d117c-add7-4e94-aafc-d943c6f82ac5"/>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Locatio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44a35e-b200-493e-b5fd-e31bf9eeeea2"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1" nillable="true" ma:displayName="Taxonomy Catch All Column" ma:hidden="true" ma:list="{d00d80b8-33ca-480c-bae4-7a0164bf71eb}" ma:internalName="TaxCatchAll" ma:showField="CatchAllData" ma:web="d344a35e-b200-493e-b5fd-e31bf9eeeea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97d117c-add7-4e94-aafc-d943c6f82ac5"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a2e14edc-2e9f-4b21-b65e-57679073259b"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dexed="true" ma:internalName="MediaServiceLocation" ma:readOnly="true">
      <xsd:simpleType>
        <xsd:restriction base="dms:Text"/>
      </xsd:simpleType>
    </xsd:element>
    <xsd:element name="MediaServiceOCR" ma:index="23"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A48605A-0526-45D4-A3B5-7D3233E7DC84}">
  <ds:schemaRefs>
    <ds:schemaRef ds:uri="http://schemas.microsoft.com/office/2006/metadata/properties"/>
    <ds:schemaRef ds:uri="http://schemas.microsoft.com/office/infopath/2007/PartnerControls"/>
    <ds:schemaRef ds:uri="797d117c-add7-4e94-aafc-d943c6f82ac5"/>
    <ds:schemaRef ds:uri="d344a35e-b200-493e-b5fd-e31bf9eeeea2"/>
  </ds:schemaRefs>
</ds:datastoreItem>
</file>

<file path=customXml/itemProps2.xml><?xml version="1.0" encoding="utf-8"?>
<ds:datastoreItem xmlns:ds="http://schemas.openxmlformats.org/officeDocument/2006/customXml" ds:itemID="{3E99BE9C-A9EB-4951-86F1-020BBF17CDB3}">
  <ds:schemaRefs>
    <ds:schemaRef ds:uri="http://schemas.openxmlformats.org/officeDocument/2006/bibliography"/>
  </ds:schemaRefs>
</ds:datastoreItem>
</file>

<file path=customXml/itemProps3.xml><?xml version="1.0" encoding="utf-8"?>
<ds:datastoreItem xmlns:ds="http://schemas.openxmlformats.org/officeDocument/2006/customXml" ds:itemID="{F71E34A6-9F71-4140-B60E-10EA2959DC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44a35e-b200-493e-b5fd-e31bf9eeeea2"/>
    <ds:schemaRef ds:uri="797d117c-add7-4e94-aafc-d943c6f82a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EFC45A9-DFD3-444F-96ED-5E140B3870D0}">
  <ds:schemaRefs>
    <ds:schemaRef ds:uri="http://schemas.microsoft.com/sharepoint/events"/>
  </ds:schemaRefs>
</ds:datastoreItem>
</file>

<file path=customXml/itemProps5.xml><?xml version="1.0" encoding="utf-8"?>
<ds:datastoreItem xmlns:ds="http://schemas.openxmlformats.org/officeDocument/2006/customXml" ds:itemID="{E3DB5ED8-8CA6-44F3-A1C2-695B57664167}">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witold.krasny</dc:creator>
  <keywords/>
  <dc:description/>
  <lastModifiedBy>Ellmer Benjamin</lastModifiedBy>
  <revision>1976</revision>
  <lastPrinted>2025-09-01T20:56:00.0000000Z</lastPrinted>
  <dcterms:created xsi:type="dcterms:W3CDTF">2025-07-11T21:28:00.0000000Z</dcterms:created>
  <dcterms:modified xsi:type="dcterms:W3CDTF">2025-10-16T09:01:00.1044587Z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0x010100BF290C9B935FA347BF8F1FB1B7F6E0C6</vt:lpwstr>
  </property>
  <property fmtid="{D5CDD505-2E9C-101B-9397-08002B2CF9AE}" pid="3" name="_dlc_DocIdItemGuid">
    <vt:lpwstr>47b788a0-0bd5-45c4-a795-2fc1db4c0aa1</vt:lpwstr>
  </property>
  <property fmtid="{D5CDD505-2E9C-101B-9397-08002B2CF9AE}" pid="4" name="MediaServiceImageTags">
    <vt:lpwstr/>
  </property>
</Properties>
</file>