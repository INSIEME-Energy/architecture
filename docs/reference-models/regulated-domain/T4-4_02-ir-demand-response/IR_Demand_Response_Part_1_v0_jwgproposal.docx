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6B977" w14:textId="77777777" w:rsidR="006A6771" w:rsidRPr="00DF32A9" w:rsidRDefault="006A6771" w:rsidP="00A0077C">
      <w:pPr>
        <w:jc w:val="center"/>
        <w:rPr>
          <w:b/>
          <w:bCs/>
        </w:rPr>
      </w:pPr>
    </w:p>
    <w:p w14:paraId="4F7076A2" w14:textId="77777777" w:rsidR="00726254" w:rsidRPr="00DF32A9" w:rsidRDefault="00726254" w:rsidP="00A0077C">
      <w:pPr>
        <w:jc w:val="center"/>
        <w:rPr>
          <w:b/>
          <w:bCs/>
        </w:rPr>
      </w:pPr>
    </w:p>
    <w:p w14:paraId="53640860" w14:textId="77777777" w:rsidR="006A6771" w:rsidRPr="00DF32A9" w:rsidRDefault="006A6771" w:rsidP="00A0077C">
      <w:pPr>
        <w:jc w:val="center"/>
        <w:rPr>
          <w:b/>
          <w:bCs/>
        </w:rPr>
      </w:pPr>
    </w:p>
    <w:p w14:paraId="4CCB969B" w14:textId="77777777" w:rsidR="006A6771" w:rsidRPr="00DF32A9" w:rsidRDefault="006A6771" w:rsidP="00A0077C">
      <w:pPr>
        <w:jc w:val="center"/>
        <w:rPr>
          <w:b/>
          <w:bCs/>
        </w:rPr>
      </w:pPr>
    </w:p>
    <w:p w14:paraId="565AA65D" w14:textId="77777777" w:rsidR="006A6771" w:rsidRPr="00DF32A9" w:rsidRDefault="006A6771" w:rsidP="00A0077C">
      <w:pPr>
        <w:jc w:val="center"/>
        <w:rPr>
          <w:b/>
          <w:bCs/>
        </w:rPr>
      </w:pPr>
    </w:p>
    <w:p w14:paraId="01E60180" w14:textId="77777777" w:rsidR="006A6771" w:rsidRPr="00DF32A9" w:rsidRDefault="006A6771" w:rsidP="00A0077C">
      <w:pPr>
        <w:jc w:val="center"/>
        <w:rPr>
          <w:b/>
          <w:bCs/>
        </w:rPr>
      </w:pPr>
    </w:p>
    <w:p w14:paraId="3A1F69EA" w14:textId="77777777" w:rsidR="006A6771" w:rsidRPr="00DF32A9" w:rsidRDefault="006A6771" w:rsidP="00A0077C">
      <w:pPr>
        <w:jc w:val="center"/>
        <w:rPr>
          <w:b/>
          <w:bCs/>
        </w:rPr>
      </w:pPr>
    </w:p>
    <w:p w14:paraId="3ED6B3AA" w14:textId="77777777" w:rsidR="006A6771" w:rsidRPr="00DF32A9" w:rsidRDefault="006A6771" w:rsidP="00A0077C">
      <w:pPr>
        <w:jc w:val="center"/>
        <w:rPr>
          <w:b/>
          <w:bCs/>
        </w:rPr>
      </w:pPr>
    </w:p>
    <w:p w14:paraId="0E26F0BD" w14:textId="77777777" w:rsidR="006A6771" w:rsidRPr="00DF32A9" w:rsidRDefault="006A6771" w:rsidP="00A0077C">
      <w:pPr>
        <w:jc w:val="center"/>
        <w:rPr>
          <w:b/>
          <w:bCs/>
        </w:rPr>
      </w:pPr>
    </w:p>
    <w:p w14:paraId="7ED5C965" w14:textId="77777777" w:rsidR="006A6771" w:rsidRPr="00DF32A9" w:rsidRDefault="006A6771" w:rsidP="00A0077C">
      <w:pPr>
        <w:jc w:val="center"/>
        <w:rPr>
          <w:b/>
          <w:bCs/>
        </w:rPr>
      </w:pPr>
    </w:p>
    <w:p w14:paraId="053A3C5B" w14:textId="77777777" w:rsidR="006A6771" w:rsidRPr="00DF32A9" w:rsidRDefault="006A6771" w:rsidP="00A0077C">
      <w:pPr>
        <w:jc w:val="center"/>
        <w:rPr>
          <w:b/>
          <w:bCs/>
        </w:rPr>
      </w:pPr>
    </w:p>
    <w:p w14:paraId="36F4F08A" w14:textId="77777777" w:rsidR="006A6771" w:rsidRPr="00DF32A9" w:rsidRDefault="006A6771" w:rsidP="00A0077C">
      <w:pPr>
        <w:jc w:val="center"/>
        <w:rPr>
          <w:b/>
          <w:bCs/>
        </w:rPr>
      </w:pPr>
    </w:p>
    <w:p w14:paraId="7CD372A6" w14:textId="77777777" w:rsidR="006A6771" w:rsidRPr="00DF32A9" w:rsidRDefault="006A6771" w:rsidP="00A0077C">
      <w:pPr>
        <w:jc w:val="center"/>
        <w:rPr>
          <w:b/>
          <w:bCs/>
        </w:rPr>
      </w:pPr>
    </w:p>
    <w:p w14:paraId="43FA9BD5" w14:textId="77777777" w:rsidR="006A6771" w:rsidRPr="00DF32A9" w:rsidRDefault="006A6771" w:rsidP="00A0077C">
      <w:pPr>
        <w:jc w:val="center"/>
        <w:rPr>
          <w:b/>
          <w:bCs/>
        </w:rPr>
      </w:pPr>
    </w:p>
    <w:p w14:paraId="2A59080A" w14:textId="77777777" w:rsidR="006A6771" w:rsidRPr="00DF32A9" w:rsidRDefault="006A6771" w:rsidP="00A0077C">
      <w:pPr>
        <w:jc w:val="center"/>
        <w:rPr>
          <w:b/>
          <w:bCs/>
        </w:rPr>
      </w:pPr>
    </w:p>
    <w:p w14:paraId="03ADFB45" w14:textId="77777777" w:rsidR="006A6771" w:rsidRPr="00DF32A9" w:rsidRDefault="006A6771" w:rsidP="00A0077C">
      <w:pPr>
        <w:jc w:val="center"/>
        <w:rPr>
          <w:b/>
          <w:bCs/>
        </w:rPr>
      </w:pPr>
    </w:p>
    <w:p w14:paraId="3A49C3F5" w14:textId="349643A6" w:rsidR="006A6771" w:rsidRPr="00DF32A9" w:rsidRDefault="006A6771" w:rsidP="00A0077C">
      <w:pPr>
        <w:jc w:val="center"/>
        <w:rPr>
          <w:b/>
          <w:bCs/>
        </w:rPr>
      </w:pPr>
      <w:r w:rsidRPr="2BE0BB04">
        <w:rPr>
          <w:b/>
          <w:bCs/>
        </w:rPr>
        <w:t xml:space="preserve">JWG advice </w:t>
      </w:r>
      <w:commentRangeStart w:id="0"/>
      <w:commentRangeStart w:id="1"/>
      <w:commentRangeStart w:id="2"/>
      <w:r w:rsidRPr="2BE0BB04">
        <w:rPr>
          <w:b/>
          <w:bCs/>
        </w:rPr>
        <w:t>for</w:t>
      </w:r>
      <w:commentRangeEnd w:id="0"/>
      <w:r w:rsidRPr="2BE0BB04">
        <w:rPr>
          <w:rStyle w:val="CommentReference"/>
          <w:b/>
          <w:bCs/>
          <w:sz w:val="22"/>
          <w:szCs w:val="22"/>
        </w:rPr>
        <w:commentReference w:id="0"/>
      </w:r>
      <w:commentRangeEnd w:id="1"/>
      <w:r w:rsidRPr="2BE0BB04">
        <w:rPr>
          <w:rStyle w:val="CommentReference"/>
          <w:b/>
          <w:bCs/>
          <w:sz w:val="22"/>
          <w:szCs w:val="22"/>
        </w:rPr>
        <w:commentReference w:id="1"/>
      </w:r>
      <w:commentRangeEnd w:id="2"/>
      <w:r w:rsidRPr="2BE0BB04">
        <w:rPr>
          <w:rStyle w:val="CommentReference"/>
          <w:b/>
          <w:bCs/>
          <w:sz w:val="22"/>
          <w:szCs w:val="22"/>
        </w:rPr>
        <w:commentReference w:id="2"/>
      </w:r>
      <w:r w:rsidRPr="2BE0BB04">
        <w:rPr>
          <w:b/>
          <w:bCs/>
        </w:rPr>
        <w:t xml:space="preserve"> an</w:t>
      </w:r>
    </w:p>
    <w:p w14:paraId="3AEF5676" w14:textId="20DCB2F9" w:rsidR="006A6771" w:rsidRPr="00DF32A9" w:rsidRDefault="4BD0503A" w:rsidP="00A0077C">
      <w:pPr>
        <w:jc w:val="center"/>
        <w:rPr>
          <w:b/>
          <w:bCs/>
        </w:rPr>
      </w:pPr>
      <w:r w:rsidRPr="00DF32A9">
        <w:rPr>
          <w:b/>
          <w:bCs/>
        </w:rPr>
        <w:t xml:space="preserve">Implementing </w:t>
      </w:r>
      <w:r w:rsidR="17949C52" w:rsidRPr="00DF32A9">
        <w:rPr>
          <w:b/>
          <w:bCs/>
        </w:rPr>
        <w:t>regulation</w:t>
      </w:r>
      <w:r w:rsidRPr="00DF32A9">
        <w:rPr>
          <w:b/>
          <w:bCs/>
        </w:rPr>
        <w:t xml:space="preserve"> on</w:t>
      </w:r>
      <w:r w:rsidRPr="00DF32A9">
        <w:rPr>
          <w:b/>
          <w:bCs/>
          <w:spacing w:val="-5"/>
        </w:rPr>
        <w:t xml:space="preserve"> </w:t>
      </w:r>
      <w:r w:rsidRPr="00DF32A9">
        <w:rPr>
          <w:b/>
          <w:bCs/>
        </w:rPr>
        <w:t>interoperability</w:t>
      </w:r>
      <w:r w:rsidRPr="00DF32A9">
        <w:rPr>
          <w:b/>
          <w:bCs/>
          <w:spacing w:val="-5"/>
        </w:rPr>
        <w:t xml:space="preserve"> </w:t>
      </w:r>
      <w:r w:rsidRPr="00DF32A9">
        <w:rPr>
          <w:b/>
          <w:bCs/>
        </w:rPr>
        <w:t>requirements</w:t>
      </w:r>
      <w:r w:rsidRPr="00DF32A9">
        <w:rPr>
          <w:b/>
          <w:bCs/>
          <w:spacing w:val="-5"/>
        </w:rPr>
        <w:t xml:space="preserve"> </w:t>
      </w:r>
      <w:r w:rsidRPr="00DF32A9">
        <w:rPr>
          <w:b/>
          <w:bCs/>
        </w:rPr>
        <w:t>and</w:t>
      </w:r>
      <w:r w:rsidRPr="00DF32A9">
        <w:rPr>
          <w:b/>
          <w:bCs/>
          <w:spacing w:val="-4"/>
        </w:rPr>
        <w:t xml:space="preserve"> </w:t>
      </w:r>
      <w:r w:rsidRPr="00DF32A9">
        <w:rPr>
          <w:b/>
          <w:bCs/>
        </w:rPr>
        <w:t xml:space="preserve">non-discriminatory and transparent procedures for access to data required for </w:t>
      </w:r>
      <w:r w:rsidR="284B360B" w:rsidRPr="00DF32A9">
        <w:rPr>
          <w:b/>
          <w:bCs/>
        </w:rPr>
        <w:t>demand response</w:t>
      </w:r>
    </w:p>
    <w:p w14:paraId="0AD4B926" w14:textId="77777777" w:rsidR="006A6771" w:rsidRPr="00DF32A9" w:rsidRDefault="006A6771" w:rsidP="00FB411B">
      <w:pPr>
        <w:jc w:val="center"/>
      </w:pPr>
    </w:p>
    <w:p w14:paraId="1DCF96D6" w14:textId="57FE15B0" w:rsidR="006A6771" w:rsidRPr="00DF32A9" w:rsidRDefault="006A6771" w:rsidP="00FB411B">
      <w:pPr>
        <w:jc w:val="both"/>
        <w:rPr>
          <w:rFonts w:eastAsia="Times New Roman"/>
        </w:rPr>
      </w:pPr>
      <w:r w:rsidRPr="00DF32A9">
        <w:br w:type="page"/>
      </w:r>
    </w:p>
    <w:p w14:paraId="777C5695" w14:textId="330B2F9F" w:rsidR="003F66BD" w:rsidRPr="00967A9A" w:rsidRDefault="003F66BD" w:rsidP="000A7678">
      <w:pPr>
        <w:pStyle w:val="BodyText"/>
        <w:rPr>
          <w:sz w:val="22"/>
          <w:szCs w:val="22"/>
          <w:lang w:val="en-GB"/>
        </w:rPr>
      </w:pPr>
      <w:commentRangeStart w:id="3"/>
      <w:commentRangeStart w:id="4"/>
      <w:commentRangeStart w:id="5"/>
      <w:r w:rsidRPr="00967A9A">
        <w:rPr>
          <w:sz w:val="22"/>
          <w:szCs w:val="22"/>
          <w:lang w:val="en-GB"/>
        </w:rPr>
        <w:t>Recitals to consider for inclusion</w:t>
      </w:r>
      <w:commentRangeEnd w:id="5"/>
      <w:r w:rsidR="00793748" w:rsidRPr="00967A9A">
        <w:rPr>
          <w:rStyle w:val="CommentReference"/>
          <w:sz w:val="22"/>
          <w:szCs w:val="22"/>
          <w:lang w:val="en-GB"/>
        </w:rPr>
        <w:commentReference w:id="5"/>
      </w:r>
      <w:commentRangeEnd w:id="3"/>
      <w:r w:rsidR="003E4F6A" w:rsidRPr="00967A9A">
        <w:rPr>
          <w:rStyle w:val="CommentReference"/>
          <w:sz w:val="22"/>
          <w:szCs w:val="22"/>
          <w:lang w:val="en-GB"/>
        </w:rPr>
        <w:commentReference w:id="3"/>
      </w:r>
      <w:commentRangeEnd w:id="4"/>
      <w:r w:rsidR="00661C4C" w:rsidRPr="00967A9A">
        <w:rPr>
          <w:rStyle w:val="CommentReference"/>
          <w:sz w:val="22"/>
          <w:szCs w:val="22"/>
          <w:lang w:val="en-GB"/>
        </w:rPr>
        <w:commentReference w:id="4"/>
      </w:r>
    </w:p>
    <w:p w14:paraId="5DCCDD1D" w14:textId="77777777" w:rsidR="00105E05" w:rsidRPr="00DF32A9" w:rsidRDefault="00105E05" w:rsidP="00967A9A">
      <w:pPr>
        <w:jc w:val="both"/>
      </w:pPr>
    </w:p>
    <w:p w14:paraId="1739B9D1" w14:textId="77777777" w:rsidR="00185D15" w:rsidRPr="00967A9A" w:rsidRDefault="00185D15" w:rsidP="000A7678">
      <w:pPr>
        <w:pStyle w:val="BodyText"/>
        <w:rPr>
          <w:sz w:val="22"/>
          <w:szCs w:val="22"/>
          <w:lang w:val="en-GB"/>
        </w:rPr>
      </w:pPr>
      <w:r w:rsidRPr="00967A9A">
        <w:rPr>
          <w:sz w:val="22"/>
          <w:szCs w:val="22"/>
          <w:lang w:val="en-GB"/>
        </w:rPr>
        <w:t>THE</w:t>
      </w:r>
      <w:r w:rsidRPr="00967A9A">
        <w:rPr>
          <w:spacing w:val="-9"/>
          <w:sz w:val="22"/>
          <w:szCs w:val="22"/>
          <w:lang w:val="en-GB"/>
        </w:rPr>
        <w:t xml:space="preserve"> </w:t>
      </w:r>
      <w:r w:rsidRPr="00967A9A">
        <w:rPr>
          <w:sz w:val="22"/>
          <w:szCs w:val="22"/>
          <w:lang w:val="en-GB"/>
        </w:rPr>
        <w:t>EUROPEAN</w:t>
      </w:r>
      <w:r w:rsidRPr="00967A9A">
        <w:rPr>
          <w:spacing w:val="-9"/>
          <w:sz w:val="22"/>
          <w:szCs w:val="22"/>
          <w:lang w:val="en-GB"/>
        </w:rPr>
        <w:t xml:space="preserve"> </w:t>
      </w:r>
      <w:r w:rsidRPr="00967A9A">
        <w:rPr>
          <w:spacing w:val="-2"/>
          <w:sz w:val="22"/>
          <w:szCs w:val="22"/>
          <w:lang w:val="en-GB"/>
        </w:rPr>
        <w:t>COMMISSION,</w:t>
      </w:r>
    </w:p>
    <w:p w14:paraId="1C9A57DA" w14:textId="77777777" w:rsidR="00185D15" w:rsidRPr="00967A9A" w:rsidRDefault="00185D15" w:rsidP="000A7678">
      <w:pPr>
        <w:pStyle w:val="BodyText"/>
        <w:rPr>
          <w:sz w:val="22"/>
          <w:szCs w:val="22"/>
          <w:lang w:val="en-GB"/>
        </w:rPr>
      </w:pPr>
      <w:r w:rsidRPr="00967A9A">
        <w:rPr>
          <w:sz w:val="22"/>
          <w:szCs w:val="22"/>
          <w:lang w:val="en-GB"/>
        </w:rPr>
        <w:t>Having</w:t>
      </w:r>
      <w:r w:rsidRPr="00967A9A">
        <w:rPr>
          <w:spacing w:val="-2"/>
          <w:sz w:val="22"/>
          <w:szCs w:val="22"/>
          <w:lang w:val="en-GB"/>
        </w:rPr>
        <w:t xml:space="preserve"> </w:t>
      </w:r>
      <w:r w:rsidRPr="00967A9A">
        <w:rPr>
          <w:sz w:val="22"/>
          <w:szCs w:val="22"/>
          <w:lang w:val="en-GB"/>
        </w:rPr>
        <w:t>regard</w:t>
      </w:r>
      <w:r w:rsidRPr="00967A9A">
        <w:rPr>
          <w:spacing w:val="-1"/>
          <w:sz w:val="22"/>
          <w:szCs w:val="22"/>
          <w:lang w:val="en-GB"/>
        </w:rPr>
        <w:t xml:space="preserve"> </w:t>
      </w:r>
      <w:r w:rsidRPr="00967A9A">
        <w:rPr>
          <w:sz w:val="22"/>
          <w:szCs w:val="22"/>
          <w:lang w:val="en-GB"/>
        </w:rPr>
        <w:t>to</w:t>
      </w:r>
      <w:r w:rsidRPr="00967A9A">
        <w:rPr>
          <w:spacing w:val="-1"/>
          <w:sz w:val="22"/>
          <w:szCs w:val="22"/>
          <w:lang w:val="en-GB"/>
        </w:rPr>
        <w:t xml:space="preserve"> </w:t>
      </w:r>
      <w:r w:rsidRPr="00967A9A">
        <w:rPr>
          <w:sz w:val="22"/>
          <w:szCs w:val="22"/>
          <w:lang w:val="en-GB"/>
        </w:rPr>
        <w:t>the</w:t>
      </w:r>
      <w:r w:rsidRPr="00967A9A">
        <w:rPr>
          <w:spacing w:val="-1"/>
          <w:sz w:val="22"/>
          <w:szCs w:val="22"/>
          <w:lang w:val="en-GB"/>
        </w:rPr>
        <w:t xml:space="preserve"> </w:t>
      </w:r>
      <w:r w:rsidRPr="00967A9A">
        <w:rPr>
          <w:sz w:val="22"/>
          <w:szCs w:val="22"/>
          <w:lang w:val="en-GB"/>
        </w:rPr>
        <w:t>Treaty</w:t>
      </w:r>
      <w:r w:rsidRPr="00967A9A">
        <w:rPr>
          <w:spacing w:val="-5"/>
          <w:sz w:val="22"/>
          <w:szCs w:val="22"/>
          <w:lang w:val="en-GB"/>
        </w:rPr>
        <w:t xml:space="preserve"> </w:t>
      </w:r>
      <w:r w:rsidRPr="00967A9A">
        <w:rPr>
          <w:sz w:val="22"/>
          <w:szCs w:val="22"/>
          <w:lang w:val="en-GB"/>
        </w:rPr>
        <w:t>on</w:t>
      </w:r>
      <w:r w:rsidRPr="00967A9A">
        <w:rPr>
          <w:spacing w:val="-2"/>
          <w:sz w:val="22"/>
          <w:szCs w:val="22"/>
          <w:lang w:val="en-GB"/>
        </w:rPr>
        <w:t xml:space="preserve"> </w:t>
      </w:r>
      <w:r w:rsidRPr="00967A9A">
        <w:rPr>
          <w:sz w:val="22"/>
          <w:szCs w:val="22"/>
          <w:lang w:val="en-GB"/>
        </w:rPr>
        <w:t>the Functioning</w:t>
      </w:r>
      <w:r w:rsidRPr="00967A9A">
        <w:rPr>
          <w:spacing w:val="-4"/>
          <w:sz w:val="22"/>
          <w:szCs w:val="22"/>
          <w:lang w:val="en-GB"/>
        </w:rPr>
        <w:t xml:space="preserve"> </w:t>
      </w:r>
      <w:r w:rsidRPr="00967A9A">
        <w:rPr>
          <w:sz w:val="22"/>
          <w:szCs w:val="22"/>
          <w:lang w:val="en-GB"/>
        </w:rPr>
        <w:t>of the</w:t>
      </w:r>
      <w:r w:rsidRPr="00967A9A">
        <w:rPr>
          <w:spacing w:val="-1"/>
          <w:sz w:val="22"/>
          <w:szCs w:val="22"/>
          <w:lang w:val="en-GB"/>
        </w:rPr>
        <w:t xml:space="preserve"> </w:t>
      </w:r>
      <w:r w:rsidRPr="00967A9A">
        <w:rPr>
          <w:sz w:val="22"/>
          <w:szCs w:val="22"/>
          <w:lang w:val="en-GB"/>
        </w:rPr>
        <w:t>European</w:t>
      </w:r>
      <w:r w:rsidRPr="00967A9A">
        <w:rPr>
          <w:spacing w:val="1"/>
          <w:sz w:val="22"/>
          <w:szCs w:val="22"/>
          <w:lang w:val="en-GB"/>
        </w:rPr>
        <w:t xml:space="preserve"> </w:t>
      </w:r>
      <w:r w:rsidRPr="00967A9A">
        <w:rPr>
          <w:spacing w:val="-2"/>
          <w:sz w:val="22"/>
          <w:szCs w:val="22"/>
          <w:lang w:val="en-GB"/>
        </w:rPr>
        <w:t>Union,</w:t>
      </w:r>
    </w:p>
    <w:p w14:paraId="7D691177" w14:textId="0D93A5A3" w:rsidR="00180194" w:rsidRPr="00967A9A" w:rsidRDefault="00185D15" w:rsidP="000A7678">
      <w:pPr>
        <w:pStyle w:val="BodyText"/>
        <w:rPr>
          <w:sz w:val="22"/>
          <w:szCs w:val="22"/>
          <w:lang w:val="en-GB"/>
        </w:rPr>
      </w:pPr>
      <w:r w:rsidRPr="00967A9A">
        <w:rPr>
          <w:sz w:val="22"/>
          <w:szCs w:val="22"/>
          <w:lang w:val="en-GB"/>
        </w:rPr>
        <w:t>Having</w:t>
      </w:r>
      <w:r w:rsidRPr="00967A9A">
        <w:rPr>
          <w:spacing w:val="-2"/>
          <w:sz w:val="22"/>
          <w:szCs w:val="22"/>
          <w:lang w:val="en-GB"/>
        </w:rPr>
        <w:t xml:space="preserve"> </w:t>
      </w:r>
      <w:r w:rsidRPr="00967A9A">
        <w:rPr>
          <w:sz w:val="22"/>
          <w:szCs w:val="22"/>
          <w:lang w:val="en-GB"/>
        </w:rPr>
        <w:t>regard</w:t>
      </w:r>
      <w:r w:rsidRPr="00967A9A">
        <w:rPr>
          <w:spacing w:val="-1"/>
          <w:sz w:val="22"/>
          <w:szCs w:val="22"/>
          <w:lang w:val="en-GB"/>
        </w:rPr>
        <w:t xml:space="preserve"> </w:t>
      </w:r>
      <w:r w:rsidRPr="00967A9A">
        <w:rPr>
          <w:sz w:val="22"/>
          <w:szCs w:val="22"/>
          <w:lang w:val="en-GB"/>
        </w:rPr>
        <w:t>to</w:t>
      </w:r>
      <w:r w:rsidRPr="00967A9A">
        <w:rPr>
          <w:spacing w:val="-1"/>
          <w:sz w:val="22"/>
          <w:szCs w:val="22"/>
          <w:lang w:val="en-GB"/>
        </w:rPr>
        <w:t xml:space="preserve"> </w:t>
      </w:r>
      <w:r w:rsidRPr="00967A9A">
        <w:rPr>
          <w:sz w:val="22"/>
          <w:szCs w:val="22"/>
          <w:lang w:val="en-GB"/>
        </w:rPr>
        <w:t>Directive</w:t>
      </w:r>
      <w:r w:rsidRPr="00967A9A">
        <w:rPr>
          <w:spacing w:val="-3"/>
          <w:sz w:val="22"/>
          <w:szCs w:val="22"/>
          <w:lang w:val="en-GB"/>
        </w:rPr>
        <w:t xml:space="preserve"> </w:t>
      </w:r>
      <w:r w:rsidRPr="00967A9A">
        <w:rPr>
          <w:sz w:val="22"/>
          <w:szCs w:val="22"/>
          <w:lang w:val="en-GB"/>
        </w:rPr>
        <w:t>(EU)</w:t>
      </w:r>
      <w:r w:rsidRPr="00967A9A">
        <w:rPr>
          <w:spacing w:val="-3"/>
          <w:sz w:val="22"/>
          <w:szCs w:val="22"/>
          <w:lang w:val="en-GB"/>
        </w:rPr>
        <w:t xml:space="preserve"> </w:t>
      </w:r>
      <w:r w:rsidRPr="00967A9A">
        <w:rPr>
          <w:sz w:val="22"/>
          <w:szCs w:val="22"/>
          <w:lang w:val="en-GB"/>
        </w:rPr>
        <w:t>2019/944</w:t>
      </w:r>
      <w:r w:rsidRPr="00967A9A">
        <w:rPr>
          <w:spacing w:val="-1"/>
          <w:sz w:val="22"/>
          <w:szCs w:val="22"/>
          <w:lang w:val="en-GB"/>
        </w:rPr>
        <w:t xml:space="preserve"> </w:t>
      </w:r>
      <w:r w:rsidRPr="00967A9A">
        <w:rPr>
          <w:sz w:val="22"/>
          <w:szCs w:val="22"/>
          <w:lang w:val="en-GB"/>
        </w:rPr>
        <w:t>of</w:t>
      </w:r>
      <w:r w:rsidRPr="00967A9A">
        <w:rPr>
          <w:spacing w:val="-3"/>
          <w:sz w:val="22"/>
          <w:szCs w:val="22"/>
          <w:lang w:val="en-GB"/>
        </w:rPr>
        <w:t xml:space="preserve"> </w:t>
      </w:r>
      <w:r w:rsidRPr="00967A9A">
        <w:rPr>
          <w:sz w:val="22"/>
          <w:szCs w:val="22"/>
          <w:lang w:val="en-GB"/>
        </w:rPr>
        <w:t>the European</w:t>
      </w:r>
      <w:r w:rsidRPr="00967A9A">
        <w:rPr>
          <w:spacing w:val="-1"/>
          <w:sz w:val="22"/>
          <w:szCs w:val="22"/>
          <w:lang w:val="en-GB"/>
        </w:rPr>
        <w:t xml:space="preserve"> </w:t>
      </w:r>
      <w:r w:rsidRPr="00967A9A">
        <w:rPr>
          <w:sz w:val="22"/>
          <w:szCs w:val="22"/>
          <w:lang w:val="en-GB"/>
        </w:rPr>
        <w:t>Parliament and of</w:t>
      </w:r>
      <w:r w:rsidRPr="00967A9A">
        <w:rPr>
          <w:spacing w:val="-2"/>
          <w:sz w:val="22"/>
          <w:szCs w:val="22"/>
          <w:lang w:val="en-GB"/>
        </w:rPr>
        <w:t xml:space="preserve"> </w:t>
      </w:r>
      <w:r w:rsidRPr="00967A9A">
        <w:rPr>
          <w:sz w:val="22"/>
          <w:szCs w:val="22"/>
          <w:lang w:val="en-GB"/>
        </w:rPr>
        <w:t>the</w:t>
      </w:r>
      <w:r w:rsidRPr="00967A9A">
        <w:rPr>
          <w:spacing w:val="-2"/>
          <w:sz w:val="22"/>
          <w:szCs w:val="22"/>
          <w:lang w:val="en-GB"/>
        </w:rPr>
        <w:t xml:space="preserve"> </w:t>
      </w:r>
      <w:r w:rsidRPr="00967A9A">
        <w:rPr>
          <w:sz w:val="22"/>
          <w:szCs w:val="22"/>
          <w:lang w:val="en-GB"/>
        </w:rPr>
        <w:t>Council</w:t>
      </w:r>
      <w:r w:rsidRPr="00967A9A">
        <w:rPr>
          <w:spacing w:val="-2"/>
          <w:sz w:val="22"/>
          <w:szCs w:val="22"/>
          <w:lang w:val="en-GB"/>
        </w:rPr>
        <w:t xml:space="preserve"> </w:t>
      </w:r>
      <w:r w:rsidRPr="00967A9A">
        <w:rPr>
          <w:sz w:val="22"/>
          <w:szCs w:val="22"/>
          <w:lang w:val="en-GB"/>
        </w:rPr>
        <w:t>of</w:t>
      </w:r>
      <w:r w:rsidRPr="00967A9A">
        <w:rPr>
          <w:spacing w:val="-1"/>
          <w:sz w:val="22"/>
          <w:szCs w:val="22"/>
          <w:lang w:val="en-GB"/>
        </w:rPr>
        <w:t xml:space="preserve"> </w:t>
      </w:r>
      <w:r w:rsidRPr="00967A9A">
        <w:rPr>
          <w:sz w:val="22"/>
          <w:szCs w:val="22"/>
          <w:lang w:val="en-GB"/>
        </w:rPr>
        <w:t>5 June 2019 on common rules for the internal market for electricity and amending Directive 2012/27/EU</w:t>
      </w:r>
      <w:r w:rsidRPr="00DF32A9">
        <w:rPr>
          <w:rStyle w:val="FootnoteReference"/>
          <w:sz w:val="22"/>
          <w:szCs w:val="22"/>
          <w:lang w:val="en-GB"/>
        </w:rPr>
        <w:footnoteReference w:id="2"/>
      </w:r>
      <w:r w:rsidRPr="00967A9A">
        <w:rPr>
          <w:sz w:val="22"/>
          <w:szCs w:val="22"/>
          <w:lang w:val="en-GB"/>
        </w:rPr>
        <w:t>,</w:t>
      </w:r>
      <w:r w:rsidR="00704788" w:rsidRPr="00967A9A">
        <w:rPr>
          <w:sz w:val="22"/>
          <w:szCs w:val="22"/>
          <w:lang w:val="en-GB"/>
        </w:rPr>
        <w:t xml:space="preserve"> </w:t>
      </w:r>
      <w:r w:rsidRPr="00967A9A">
        <w:rPr>
          <w:sz w:val="22"/>
          <w:szCs w:val="22"/>
          <w:lang w:val="en-GB"/>
        </w:rPr>
        <w:t>and in particular Article 24(2) thereof,</w:t>
      </w:r>
      <w:r w:rsidR="3CEA921C" w:rsidRPr="00967A9A">
        <w:rPr>
          <w:sz w:val="22"/>
          <w:szCs w:val="22"/>
          <w:lang w:val="en-GB"/>
        </w:rPr>
        <w:t xml:space="preserve"> </w:t>
      </w:r>
    </w:p>
    <w:p w14:paraId="29A46DF1" w14:textId="0AA04968" w:rsidR="00180194" w:rsidRPr="00967A9A" w:rsidRDefault="2A3D2927" w:rsidP="000A7678">
      <w:pPr>
        <w:pStyle w:val="BodyText"/>
        <w:rPr>
          <w:sz w:val="22"/>
          <w:szCs w:val="22"/>
          <w:lang w:val="en-GB"/>
        </w:rPr>
      </w:pPr>
      <w:r w:rsidRPr="00967A9A">
        <w:rPr>
          <w:sz w:val="22"/>
          <w:szCs w:val="22"/>
          <w:lang w:val="en-GB"/>
        </w:rPr>
        <w:t xml:space="preserve">Having regard to </w:t>
      </w:r>
      <w:r w:rsidR="5B21103C" w:rsidRPr="00967A9A">
        <w:rPr>
          <w:sz w:val="22"/>
          <w:szCs w:val="22"/>
          <w:lang w:val="en-GB"/>
        </w:rPr>
        <w:t>Directive (EU) 2024/1711 of the European Parliament and of the Council of 13 June 2024 amending Directives (EU) 2018/2001 and (EU) 2019/944 as regards improving the Union’s electricity market design</w:t>
      </w:r>
      <w:r w:rsidR="008E6151" w:rsidRPr="00DF32A9">
        <w:rPr>
          <w:rStyle w:val="FootnoteReference"/>
          <w:sz w:val="22"/>
          <w:szCs w:val="22"/>
          <w:lang w:val="en-GB"/>
        </w:rPr>
        <w:footnoteReference w:id="3"/>
      </w:r>
    </w:p>
    <w:p w14:paraId="64A59BEE" w14:textId="77777777" w:rsidR="00060470" w:rsidRPr="00967A9A" w:rsidRDefault="00185D15" w:rsidP="000A7678">
      <w:pPr>
        <w:pStyle w:val="BodyText"/>
        <w:rPr>
          <w:sz w:val="22"/>
          <w:szCs w:val="22"/>
          <w:lang w:val="en-GB"/>
        </w:rPr>
      </w:pPr>
      <w:r w:rsidRPr="00967A9A">
        <w:rPr>
          <w:sz w:val="22"/>
          <w:szCs w:val="22"/>
          <w:lang w:val="en-GB"/>
        </w:rPr>
        <w:t xml:space="preserve">After consulting the Electricity Cross-Border Committee, </w:t>
      </w:r>
    </w:p>
    <w:p w14:paraId="07FC01C7" w14:textId="6BACF0FA" w:rsidR="00185D15" w:rsidRPr="00967A9A" w:rsidRDefault="00185D15" w:rsidP="000A7678">
      <w:pPr>
        <w:pStyle w:val="BodyText"/>
        <w:rPr>
          <w:lang w:val="en-GB"/>
        </w:rPr>
      </w:pPr>
      <w:r w:rsidRPr="00967A9A">
        <w:rPr>
          <w:lang w:val="en-GB"/>
        </w:rPr>
        <w:t>Whereas:</w:t>
      </w:r>
    </w:p>
    <w:p w14:paraId="214062D6" w14:textId="5C98C4A2" w:rsidR="00845E33" w:rsidRPr="00DF32A9" w:rsidRDefault="00845E33" w:rsidP="00967A9A">
      <w:pPr>
        <w:pStyle w:val="ListParagraph"/>
        <w:numPr>
          <w:ilvl w:val="0"/>
          <w:numId w:val="15"/>
        </w:numPr>
        <w:jc w:val="both"/>
      </w:pPr>
      <w:r>
        <w:t>Directive (EU) 2019/944</w:t>
      </w:r>
      <w:del w:id="7" w:author="Lorena Garcia Lorenzo" w:date="2025-11-06T12:04:00Z" w16du:dateUtc="2025-11-06T11:04:00Z">
        <w:r w:rsidR="56194D76" w:rsidDel="007061C6">
          <w:delText>,</w:delText>
        </w:r>
      </w:del>
      <w:r w:rsidR="56194D76">
        <w:t xml:space="preserve"> </w:t>
      </w:r>
      <w:r>
        <w:t xml:space="preserve">introduced </w:t>
      </w:r>
      <w:r w:rsidR="69C187D1">
        <w:t>several</w:t>
      </w:r>
      <w:r>
        <w:t xml:space="preserve"> rules empowering consumers and providing them with the tools to </w:t>
      </w:r>
      <w:r w:rsidR="002E0EFF">
        <w:t xml:space="preserve">participate </w:t>
      </w:r>
      <w:r w:rsidR="070ADA2C">
        <w:t xml:space="preserve">in </w:t>
      </w:r>
      <w:r w:rsidR="3898DA54">
        <w:t>the</w:t>
      </w:r>
      <w:r w:rsidR="002E0EFF">
        <w:t xml:space="preserve"> energy markets</w:t>
      </w:r>
      <w:r>
        <w:t xml:space="preserve">. Notably, consumers shall be enabled to participate </w:t>
      </w:r>
      <w:r w:rsidR="00127556">
        <w:t>in demand response</w:t>
      </w:r>
      <w:r w:rsidR="6FFB3946">
        <w:t>.</w:t>
      </w:r>
      <w:r w:rsidR="00F923A7">
        <w:t xml:space="preserve"> In this process</w:t>
      </w:r>
      <w:ins w:id="8" w:author="Lorena Garcia Lorenzo" w:date="2025-11-06T12:04:00Z" w16du:dateUtc="2025-11-06T11:04:00Z">
        <w:r w:rsidR="007061C6">
          <w:t>,</w:t>
        </w:r>
      </w:ins>
      <w:r w:rsidR="00F923A7">
        <w:t xml:space="preserve"> the exchange of data </w:t>
      </w:r>
      <w:ins w:id="9" w:author="Enrica Sama" w:date="2025-11-05T16:56:00Z">
        <w:r w:rsidR="2D3645A5">
          <w:t xml:space="preserve">required for demand response </w:t>
        </w:r>
      </w:ins>
      <w:r w:rsidR="00F923A7">
        <w:t xml:space="preserve">should be interoperable. </w:t>
      </w:r>
      <w:r>
        <w:t>To that end, Directive</w:t>
      </w:r>
      <w:r w:rsidR="00127556">
        <w:t xml:space="preserve"> </w:t>
      </w:r>
      <w:r>
        <w:t>(EU) 2019/944 requires Member States to have due regard to the use of relevant available standards, including standards that enable interoperability on the level of the data model and the application layer, to best practices and the importance of the development of data exchange, to future and innovative energy services, to the deployment of smart grids and to the internal market for electricity.</w:t>
      </w:r>
      <w:commentRangeStart w:id="10"/>
      <w:commentRangeEnd w:id="10"/>
      <w:r w:rsidRPr="00DF32A9">
        <w:rPr>
          <w:rStyle w:val="CommentReference"/>
          <w:sz w:val="22"/>
          <w:szCs w:val="22"/>
        </w:rPr>
        <w:commentReference w:id="10"/>
      </w:r>
    </w:p>
    <w:p w14:paraId="5355B07A" w14:textId="77777777" w:rsidR="0010040D" w:rsidRPr="00DF32A9" w:rsidRDefault="0010040D" w:rsidP="00967A9A">
      <w:pPr>
        <w:pStyle w:val="ListParagraph"/>
        <w:jc w:val="both"/>
      </w:pPr>
    </w:p>
    <w:p w14:paraId="3DBFEEB0" w14:textId="10C7008E" w:rsidR="00D53351" w:rsidRDefault="2A1FB1CE" w:rsidP="2BE0BB04">
      <w:pPr>
        <w:pStyle w:val="ListParagraph"/>
        <w:numPr>
          <w:ilvl w:val="0"/>
          <w:numId w:val="15"/>
        </w:numPr>
        <w:jc w:val="both"/>
        <w:rPr>
          <w:ins w:id="11" w:author="Fernando Dominguez" w:date="2025-09-12T10:06:00Z"/>
        </w:rPr>
      </w:pPr>
      <w:r w:rsidRPr="00DF32A9">
        <w:t xml:space="preserve">This Regulation is </w:t>
      </w:r>
      <w:r w:rsidR="048ECDF6" w:rsidRPr="00DF32A9">
        <w:t xml:space="preserve">one </w:t>
      </w:r>
      <w:r w:rsidR="7B98BC46" w:rsidRPr="00DF32A9">
        <w:t xml:space="preserve">of </w:t>
      </w:r>
      <w:r w:rsidR="70C0D9D4" w:rsidRPr="00DF32A9">
        <w:t xml:space="preserve">the </w:t>
      </w:r>
      <w:r w:rsidRPr="00DF32A9">
        <w:t xml:space="preserve">implementing acts </w:t>
      </w:r>
      <w:ins w:id="12" w:author="Enrica Sama" w:date="2025-11-05T16:56:00Z">
        <w:r w:rsidR="11AD182B" w:rsidRPr="2BE0BB04">
          <w:rPr>
            <w:rFonts w:eastAsia="Times New Roman"/>
            <w:color w:val="D13438"/>
            <w:u w:val="single"/>
          </w:rPr>
          <w:t>developed pursuant to Article 24(2) of Directive (EU) 2019/944</w:t>
        </w:r>
        <w:r w:rsidR="11AD182B" w:rsidRPr="2BE0BB04">
          <w:t xml:space="preserve"> </w:t>
        </w:r>
      </w:ins>
      <w:del w:id="13" w:author="Enrica Sama" w:date="2025-11-05T16:56:00Z">
        <w:r w:rsidDel="2A1FB1CE">
          <w:delText xml:space="preserve">that should be developed </w:delText>
        </w:r>
      </w:del>
      <w:ins w:id="14" w:author="Enrica Sama" w:date="2025-11-05T16:56:00Z">
        <w:r w:rsidR="2282102A">
          <w:t xml:space="preserve"> to </w:t>
        </w:r>
      </w:ins>
      <w:r>
        <w:t>set</w:t>
      </w:r>
      <w:del w:id="15" w:author="Enrica Sama" w:date="2025-11-05T16:56:00Z">
        <w:r w:rsidDel="2A1FB1CE">
          <w:delText>ting</w:delText>
        </w:r>
      </w:del>
      <w:r>
        <w:t xml:space="preserve"> out interoperability requirements and non-discriminatory and transparent procedures for </w:t>
      </w:r>
      <w:commentRangeStart w:id="16"/>
      <w:ins w:id="17" w:author="Fernando Dominguez" w:date="2025-11-05T15:21:00Z">
        <w:r w:rsidR="00366DFC">
          <w:t xml:space="preserve">easy </w:t>
        </w:r>
      </w:ins>
      <w:commentRangeEnd w:id="16"/>
      <w:r>
        <w:rPr>
          <w:rStyle w:val="CommentReference"/>
          <w:sz w:val="22"/>
          <w:szCs w:val="22"/>
        </w:rPr>
        <w:commentReference w:id="16"/>
      </w:r>
      <w:r w:rsidR="55AB9EEA">
        <w:t xml:space="preserve">access to and exchange of data </w:t>
      </w:r>
      <w:r w:rsidR="6E454601">
        <w:t xml:space="preserve">of the final customers </w:t>
      </w:r>
      <w:r w:rsidR="55AB9EEA">
        <w:t xml:space="preserve">referred to in Article 23(1) of </w:t>
      </w:r>
      <w:del w:id="18" w:author="Fernando Dominguez" w:date="2025-10-21T08:30:00Z">
        <w:r w:rsidDel="55AB9EEA">
          <w:delText xml:space="preserve">the </w:delText>
        </w:r>
      </w:del>
      <w:r w:rsidR="55AB9EEA">
        <w:t xml:space="preserve">Directive (EU) 2019/944 </w:t>
      </w:r>
      <w:del w:id="19" w:author="Enrica Sama" w:date="2025-11-05T16:57:00Z">
        <w:r w:rsidDel="55AB9EEA">
          <w:delText xml:space="preserve">to implement Article 24 of </w:delText>
        </w:r>
      </w:del>
      <w:del w:id="20" w:author="Fernando Dominguez" w:date="2025-10-21T08:30:00Z">
        <w:r w:rsidDel="55AB9EEA">
          <w:delText xml:space="preserve">the </w:delText>
        </w:r>
      </w:del>
      <w:del w:id="21" w:author="Enrica Sama" w:date="2025-11-05T16:57:00Z">
        <w:r w:rsidDel="55AB9EEA">
          <w:delText>Directive (EU) 2019/944</w:delText>
        </w:r>
      </w:del>
      <w:r>
        <w:t xml:space="preserve">. </w:t>
      </w:r>
      <w:r w:rsidR="415F83AC">
        <w:t xml:space="preserve">The rules laid down in this Regulation are to facilitate the </w:t>
      </w:r>
      <w:r w:rsidR="3B10FDBE">
        <w:t xml:space="preserve">full </w:t>
      </w:r>
      <w:r w:rsidR="415F83AC">
        <w:t xml:space="preserve">interoperability </w:t>
      </w:r>
      <w:r w:rsidR="6C42627C">
        <w:t>of energy services</w:t>
      </w:r>
      <w:r w:rsidR="251BB6EC">
        <w:t xml:space="preserve"> </w:t>
      </w:r>
      <w:r w:rsidR="367BC085">
        <w:t xml:space="preserve">within the Union </w:t>
      </w:r>
      <w:r w:rsidR="415F83AC">
        <w:t xml:space="preserve">in a harmonised way across Member States and increase the effectiveness of transactions that involve </w:t>
      </w:r>
      <w:r w:rsidR="4B946BF8">
        <w:t xml:space="preserve">final customers </w:t>
      </w:r>
      <w:r w:rsidR="415F83AC">
        <w:t xml:space="preserve">data access and exchange by market participants, promote competition in the retail market and help avoid excessive administrative costs. The rules </w:t>
      </w:r>
      <w:r w:rsidR="7BB93606">
        <w:t xml:space="preserve">and </w:t>
      </w:r>
      <w:r w:rsidR="1B487AB7">
        <w:t xml:space="preserve">recitals </w:t>
      </w:r>
      <w:r w:rsidR="415F83AC">
        <w:t xml:space="preserve">in this Regulation are in addition to the rules </w:t>
      </w:r>
      <w:r w:rsidR="1E582DCB">
        <w:t xml:space="preserve">and recitals </w:t>
      </w:r>
      <w:r w:rsidR="415F83AC">
        <w:t>of the Commission Implementing Regulation (EU) 2023/1162</w:t>
      </w:r>
      <w:r w:rsidRPr="2BE0BB04">
        <w:rPr>
          <w:rStyle w:val="FootnoteReference"/>
        </w:rPr>
        <w:footnoteReference w:id="4"/>
      </w:r>
      <w:r w:rsidR="415F83AC">
        <w:t xml:space="preserve"> as well as the Commission Implementing Regulation (EU) 2025/</w:t>
      </w:r>
      <w:r w:rsidR="415F83AC" w:rsidRPr="2BE0BB04">
        <w:rPr>
          <w:highlight w:val="yellow"/>
        </w:rPr>
        <w:t>XXX</w:t>
      </w:r>
      <w:r w:rsidRPr="2BE0BB04">
        <w:rPr>
          <w:rStyle w:val="FootnoteReference"/>
        </w:rPr>
        <w:footnoteReference w:id="5"/>
      </w:r>
      <w:r w:rsidR="2A6DEA5D">
        <w:t>.</w:t>
      </w:r>
      <w:r w:rsidR="07E9F648">
        <w:t xml:space="preserve"> </w:t>
      </w:r>
      <w:r w:rsidR="172578BA">
        <w:t>T</w:t>
      </w:r>
      <w:r w:rsidR="415F83AC">
        <w:t>his Regulation</w:t>
      </w:r>
      <w:ins w:id="22" w:author="Enrica Sama" w:date="2025-11-05T16:57:00Z">
        <w:r w:rsidR="5AAA3DEC">
          <w:t xml:space="preserve"> on final customers data required for</w:t>
        </w:r>
      </w:ins>
      <w:r w:rsidR="415F83AC">
        <w:t xml:space="preserve"> </w:t>
      </w:r>
      <w:del w:id="23" w:author="Enrica Sama" w:date="2025-11-05T16:57:00Z">
        <w:r w:rsidDel="048ECDF6">
          <w:delText>related to</w:delText>
        </w:r>
      </w:del>
      <w:r w:rsidR="048ECDF6">
        <w:t xml:space="preserve"> demand response</w:t>
      </w:r>
      <w:r w:rsidR="415F83AC">
        <w:t xml:space="preserve"> should be read </w:t>
      </w:r>
      <w:r w:rsidR="7CFDC5A7">
        <w:t>in</w:t>
      </w:r>
      <w:r w:rsidR="343B2A32">
        <w:t xml:space="preserve"> conj</w:t>
      </w:r>
      <w:r w:rsidR="048ECDF6">
        <w:t>u</w:t>
      </w:r>
      <w:r w:rsidR="6FC48756">
        <w:t>nc</w:t>
      </w:r>
      <w:r w:rsidR="343B2A32">
        <w:t>tion with</w:t>
      </w:r>
      <w:r w:rsidR="415F83AC">
        <w:t xml:space="preserve"> the Commission </w:t>
      </w:r>
      <w:r w:rsidR="14E58427">
        <w:t xml:space="preserve">Regulation (EU) </w:t>
      </w:r>
      <w:r w:rsidR="1698089F">
        <w:t>202</w:t>
      </w:r>
      <w:r w:rsidR="760FCC24">
        <w:t>6</w:t>
      </w:r>
      <w:r w:rsidR="14E58427">
        <w:t>/XXX</w:t>
      </w:r>
      <w:r w:rsidRPr="2BE0BB04">
        <w:rPr>
          <w:rStyle w:val="FootnoteReference"/>
        </w:rPr>
        <w:footnoteReference w:id="6"/>
      </w:r>
      <w:r w:rsidR="14E58427">
        <w:t xml:space="preserve"> </w:t>
      </w:r>
      <w:r w:rsidR="70EC6183">
        <w:t>(</w:t>
      </w:r>
      <w:r w:rsidR="768DA219">
        <w:t>NCDR)</w:t>
      </w:r>
      <w:r w:rsidR="1A558786">
        <w:t>.</w:t>
      </w:r>
      <w:r w:rsidR="79817D8E">
        <w:t xml:space="preserve"> </w:t>
      </w:r>
      <w:commentRangeStart w:id="24"/>
      <w:commentRangeStart w:id="25"/>
      <w:commentRangeEnd w:id="24"/>
      <w:r>
        <w:rPr>
          <w:rStyle w:val="CommentReference"/>
          <w:sz w:val="22"/>
          <w:szCs w:val="22"/>
        </w:rPr>
        <w:commentReference w:id="24"/>
      </w:r>
      <w:commentRangeEnd w:id="25"/>
      <w:r>
        <w:rPr>
          <w:rStyle w:val="CommentReference"/>
          <w:sz w:val="22"/>
          <w:szCs w:val="22"/>
        </w:rPr>
        <w:commentReference w:id="25"/>
      </w:r>
    </w:p>
    <w:p w14:paraId="50A83013" w14:textId="77777777" w:rsidR="00834C35" w:rsidRDefault="00834C35">
      <w:pPr>
        <w:pStyle w:val="ListParagraph"/>
        <w:rPr>
          <w:ins w:id="26" w:author="Fernando Dominguez" w:date="2025-09-12T10:06:00Z"/>
        </w:rPr>
        <w:pPrChange w:id="27" w:author="Fernando Dominguez" w:date="2025-09-12T10:06:00Z">
          <w:pPr>
            <w:pStyle w:val="ListParagraph"/>
            <w:numPr>
              <w:numId w:val="15"/>
            </w:numPr>
            <w:ind w:left="823" w:hanging="710"/>
            <w:jc w:val="both"/>
          </w:pPr>
        </w:pPrChange>
      </w:pPr>
    </w:p>
    <w:p w14:paraId="7B548316" w14:textId="78C776E0" w:rsidR="005825BE" w:rsidRDefault="008F22E8" w:rsidP="00834C35">
      <w:pPr>
        <w:pStyle w:val="ListParagraph"/>
        <w:numPr>
          <w:ilvl w:val="0"/>
          <w:numId w:val="15"/>
        </w:numPr>
        <w:jc w:val="both"/>
      </w:pPr>
      <w:r>
        <w:t>To facilitate full</w:t>
      </w:r>
      <w:r w:rsidR="5C75F141">
        <w:t xml:space="preserve"> data</w:t>
      </w:r>
      <w:r>
        <w:t xml:space="preserve"> interoperability, this Regulation defines a reference model</w:t>
      </w:r>
      <w:r w:rsidR="5838BACE">
        <w:t xml:space="preserve"> for the access to and exchange of data required for</w:t>
      </w:r>
      <w:r>
        <w:t xml:space="preserve"> demand response and thus proposes a conceptual framework with standard </w:t>
      </w:r>
      <w:r w:rsidR="4E5B2147">
        <w:t xml:space="preserve">roles, </w:t>
      </w:r>
      <w:r>
        <w:t>terminology, structure, components</w:t>
      </w:r>
      <w:r w:rsidR="00371598">
        <w:t>,</w:t>
      </w:r>
      <w:r>
        <w:t xml:space="preserve"> and </w:t>
      </w:r>
      <w:r w:rsidR="4372B236">
        <w:t>interactions</w:t>
      </w:r>
      <w:r>
        <w:t xml:space="preserve">. </w:t>
      </w:r>
      <w:commentRangeStart w:id="28"/>
      <w:r>
        <w:t>The reference model serves as an abstract blueprint for understanding, designing</w:t>
      </w:r>
      <w:r w:rsidR="002110CD">
        <w:t>,</w:t>
      </w:r>
      <w:r>
        <w:t xml:space="preserve"> and integrating demand response</w:t>
      </w:r>
      <w:commentRangeEnd w:id="28"/>
      <w:r>
        <w:rPr>
          <w:rStyle w:val="CommentReference"/>
          <w:sz w:val="22"/>
          <w:szCs w:val="22"/>
        </w:rPr>
        <w:commentReference w:id="28"/>
      </w:r>
      <w:r>
        <w:t xml:space="preserve">. Each role </w:t>
      </w:r>
      <w:r w:rsidR="2A0C07B1">
        <w:t xml:space="preserve">set out by </w:t>
      </w:r>
      <w:r>
        <w:t>the reference model is defined by a set of responsibilities and interactions. The reference model and more specifically the roles</w:t>
      </w:r>
      <w:r w:rsidR="37110B9C">
        <w:t xml:space="preserve"> therein </w:t>
      </w:r>
      <w:r>
        <w:t xml:space="preserve">do not specify concrete implementation but outline general concepts and functions. </w:t>
      </w:r>
      <w:r w:rsidR="005825BE">
        <w:t>Roles are assigned to entities at national level, allowing</w:t>
      </w:r>
      <w:r w:rsidR="4A359BB6">
        <w:t xml:space="preserve"> Member States</w:t>
      </w:r>
      <w:r w:rsidR="005825BE">
        <w:t xml:space="preserve"> to take national specificities into account. </w:t>
      </w:r>
    </w:p>
    <w:p w14:paraId="7435E9C9" w14:textId="77777777" w:rsidR="005825BE" w:rsidRDefault="005825BE">
      <w:pPr>
        <w:pStyle w:val="ListParagraph"/>
        <w:rPr>
          <w:ins w:id="29" w:author="DION-DEMAEL Michele" w:date="2025-10-27T08:57:00Z"/>
        </w:rPr>
        <w:pPrChange w:id="30" w:author="DION-DEMAEL Michele" w:date="2025-10-27T08:57:00Z">
          <w:pPr>
            <w:pStyle w:val="ListParagraph"/>
            <w:numPr>
              <w:numId w:val="15"/>
            </w:numPr>
            <w:ind w:left="823" w:hanging="710"/>
            <w:jc w:val="both"/>
          </w:pPr>
        </w:pPrChange>
      </w:pPr>
    </w:p>
    <w:p w14:paraId="0A2C7A17" w14:textId="6BDB90F6" w:rsidR="00270A8A" w:rsidRPr="005E0A6E" w:rsidRDefault="31A355DC" w:rsidP="001C004A">
      <w:pPr>
        <w:pStyle w:val="ListParagraph"/>
        <w:numPr>
          <w:ilvl w:val="0"/>
          <w:numId w:val="15"/>
        </w:numPr>
        <w:jc w:val="both"/>
      </w:pPr>
      <w:r>
        <w:t>R</w:t>
      </w:r>
      <w:r w:rsidR="00834C35">
        <w:t>oles and responsibilities defined in the Commission Implementing Regulation (EU) 2023/1162 and the Commission Implementing Regulation (EU) 2025/</w:t>
      </w:r>
      <w:bookmarkStart w:id="31" w:name="_Ref139541671"/>
      <w:r w:rsidR="00834C35" w:rsidRPr="001C004A">
        <w:rPr>
          <w:highlight w:val="yellow"/>
        </w:rPr>
        <w:t>XXXX</w:t>
      </w:r>
      <w:r w:rsidR="00834C35">
        <w:t xml:space="preserve"> </w:t>
      </w:r>
      <w:bookmarkEnd w:id="31"/>
      <w:r w:rsidR="00834C35">
        <w:t xml:space="preserve">also apply </w:t>
      </w:r>
      <w:r w:rsidR="697CB18D">
        <w:t xml:space="preserve">to this Regulation </w:t>
      </w:r>
      <w:r w:rsidR="00834C35">
        <w:t>where relevant. Market participants that exchange information following the specific procedures described in this Regulation should assume roles and responsibilities assigned by the reference model individually or jointly and may also carry out more than one role</w:t>
      </w:r>
      <w:r w:rsidR="3CA78540">
        <w:t xml:space="preserve"> where approp</w:t>
      </w:r>
      <w:r w:rsidR="27EFB6DF">
        <w:t>r</w:t>
      </w:r>
      <w:r w:rsidR="3CA78540">
        <w:t xml:space="preserve">iate. </w:t>
      </w:r>
      <w:commentRangeStart w:id="32"/>
      <w:commentRangeStart w:id="33"/>
      <w:commentRangeEnd w:id="32"/>
      <w:r w:rsidR="005825BE">
        <w:rPr>
          <w:rStyle w:val="CommentReference"/>
          <w:sz w:val="22"/>
          <w:szCs w:val="22"/>
        </w:rPr>
        <w:commentReference w:id="32"/>
      </w:r>
      <w:commentRangeEnd w:id="33"/>
      <w:r w:rsidR="005825BE">
        <w:rPr>
          <w:rStyle w:val="CommentReference"/>
          <w:sz w:val="22"/>
          <w:szCs w:val="22"/>
        </w:rPr>
        <w:commentReference w:id="33"/>
      </w:r>
      <w:r w:rsidR="03C85F4C">
        <w:t xml:space="preserve">Therefore, it is necessary to specify the roles and responsibilities of market participants in the exchange of information pursuant to </w:t>
      </w:r>
      <w:r w:rsidR="03C85F4C" w:rsidRPr="59E4CD00">
        <w:t>the reference model, specifically the roles described in Articles 5 to 23</w:t>
      </w:r>
      <w:r w:rsidR="75B19C15" w:rsidRPr="59E4CD00">
        <w:t>.</w:t>
      </w:r>
      <w:r w:rsidR="00D66E7B">
        <w:t xml:space="preserve"> </w:t>
      </w:r>
      <w:r w:rsidR="006D2E32" w:rsidRPr="003F15AF">
        <w:t>In addition, a</w:t>
      </w:r>
      <w:r w:rsidR="00D66E7B" w:rsidRPr="003F15AF">
        <w:t xml:space="preserve"> </w:t>
      </w:r>
      <w:r w:rsidR="00746A3E" w:rsidRPr="003F15AF">
        <w:t xml:space="preserve">single </w:t>
      </w:r>
      <w:r w:rsidR="00D66E7B" w:rsidRPr="003F15AF">
        <w:t>role may</w:t>
      </w:r>
      <w:r w:rsidR="006D2E32" w:rsidRPr="003F15AF">
        <w:t xml:space="preserve"> </w:t>
      </w:r>
      <w:r w:rsidR="00D66E7B" w:rsidRPr="003F15AF">
        <w:t>be assumed by different entities for different situations</w:t>
      </w:r>
      <w:r w:rsidR="001C004A" w:rsidRPr="003F15AF">
        <w:t>.</w:t>
      </w:r>
    </w:p>
    <w:p w14:paraId="400AB0B1" w14:textId="77777777" w:rsidR="005E0A6E" w:rsidRDefault="005E0A6E">
      <w:pPr>
        <w:pStyle w:val="ListParagraph"/>
        <w:rPr>
          <w:ins w:id="34" w:author="Lorena Garcia Lorenzo" w:date="2025-11-06T12:30:00Z" w16du:dateUtc="2025-11-06T11:30:00Z"/>
        </w:rPr>
        <w:pPrChange w:id="35" w:author="Lorena Garcia Lorenzo" w:date="2025-11-06T12:30:00Z" w16du:dateUtc="2025-11-06T11:30:00Z">
          <w:pPr>
            <w:pStyle w:val="ListParagraph"/>
            <w:numPr>
              <w:numId w:val="15"/>
            </w:numPr>
            <w:ind w:left="823" w:hanging="710"/>
            <w:jc w:val="both"/>
          </w:pPr>
        </w:pPrChange>
      </w:pPr>
    </w:p>
    <w:p w14:paraId="5089583B" w14:textId="77777777" w:rsidR="005E0A6E" w:rsidRDefault="005E0A6E">
      <w:pPr>
        <w:pStyle w:val="ListParagraph"/>
        <w:ind w:left="823"/>
        <w:jc w:val="both"/>
        <w:rPr>
          <w:ins w:id="36" w:author="Fernando Dominguez" w:date="2025-09-12T10:10:00Z"/>
        </w:rPr>
        <w:pPrChange w:id="37" w:author="Lorena Garcia Lorenzo" w:date="2025-11-06T12:30:00Z" w16du:dateUtc="2025-11-06T11:30:00Z">
          <w:pPr>
            <w:pStyle w:val="ListParagraph"/>
            <w:numPr>
              <w:numId w:val="15"/>
            </w:numPr>
            <w:ind w:left="823" w:hanging="710"/>
            <w:jc w:val="both"/>
          </w:pPr>
        </w:pPrChange>
      </w:pPr>
    </w:p>
    <w:p w14:paraId="691DB5A7" w14:textId="4B99CB0D" w:rsidR="00270A8A" w:rsidRPr="00DF32A9" w:rsidRDefault="00270A8A" w:rsidP="00270A8A">
      <w:pPr>
        <w:pStyle w:val="ListParagraph"/>
        <w:numPr>
          <w:ilvl w:val="0"/>
          <w:numId w:val="15"/>
        </w:numPr>
        <w:jc w:val="both"/>
      </w:pPr>
      <w:r w:rsidRPr="00DF32A9">
        <w:t xml:space="preserve">The processing of personal data exchanged using the procedures set out in this Regulation </w:t>
      </w:r>
      <w:r w:rsidR="00C54972">
        <w:t>should</w:t>
      </w:r>
      <w:r w:rsidR="00746A3E">
        <w:t xml:space="preserve"> </w:t>
      </w:r>
      <w:r w:rsidRPr="00DF32A9">
        <w:t>comply with Regulation (EU) 2016/679 of the European Parliament and of the Council</w:t>
      </w:r>
      <w:r w:rsidRPr="00DF32A9">
        <w:rPr>
          <w:rStyle w:val="FootnoteReference"/>
        </w:rPr>
        <w:footnoteReference w:id="7"/>
      </w:r>
      <w:r w:rsidRPr="00DF32A9">
        <w:t>. Relevant eligible parties shall comply with their obligations under the relevant applicable EU rules.</w:t>
      </w:r>
      <w:commentRangeStart w:id="40"/>
      <w:commentRangeStart w:id="41"/>
      <w:commentRangeEnd w:id="40"/>
      <w:r w:rsidRPr="00DF32A9">
        <w:rPr>
          <w:rStyle w:val="CommentReference"/>
          <w:sz w:val="22"/>
          <w:szCs w:val="22"/>
        </w:rPr>
        <w:commentReference w:id="40"/>
      </w:r>
      <w:commentRangeEnd w:id="41"/>
      <w:r w:rsidR="00A82E33" w:rsidRPr="00DF32A9">
        <w:rPr>
          <w:rStyle w:val="CommentReference"/>
          <w:sz w:val="22"/>
          <w:szCs w:val="22"/>
        </w:rPr>
        <w:commentReference w:id="41"/>
      </w:r>
    </w:p>
    <w:p w14:paraId="365FFBBF" w14:textId="77777777" w:rsidR="00F618C1" w:rsidRDefault="00F618C1">
      <w:pPr>
        <w:pStyle w:val="ListParagraph"/>
        <w:rPr>
          <w:ins w:id="42" w:author="Kokki Teemu" w:date="2025-10-22T10:05:00Z"/>
        </w:rPr>
        <w:pPrChange w:id="43" w:author="Kokki Teemu" w:date="2025-10-22T10:05:00Z">
          <w:pPr>
            <w:pStyle w:val="ListParagraph"/>
            <w:numPr>
              <w:numId w:val="15"/>
            </w:numPr>
            <w:ind w:left="823" w:hanging="710"/>
            <w:jc w:val="both"/>
          </w:pPr>
        </w:pPrChange>
      </w:pPr>
    </w:p>
    <w:p w14:paraId="3A38F6C7" w14:textId="629157E5" w:rsidR="00F618C1" w:rsidRPr="00DF32A9" w:rsidRDefault="004903B2" w:rsidP="00270A8A">
      <w:pPr>
        <w:pStyle w:val="ListParagraph"/>
        <w:numPr>
          <w:ilvl w:val="0"/>
          <w:numId w:val="15"/>
        </w:numPr>
        <w:jc w:val="both"/>
      </w:pPr>
      <w:commentRangeStart w:id="44"/>
      <w:r>
        <w:t>The arrangements for assigning and registering the Balance Responsible Party (BRP) for Service Providers, S</w:t>
      </w:r>
      <w:r w:rsidR="5AD73F3F">
        <w:t xml:space="preserve">ervice </w:t>
      </w:r>
      <w:r>
        <w:t>P</w:t>
      </w:r>
      <w:r w:rsidR="4EAFAD7F">
        <w:t xml:space="preserve">rovider </w:t>
      </w:r>
      <w:r>
        <w:t>U</w:t>
      </w:r>
      <w:r w:rsidR="1F413079">
        <w:t>nit</w:t>
      </w:r>
      <w:r>
        <w:t>s</w:t>
      </w:r>
      <w:r w:rsidR="06FC71B1">
        <w:t xml:space="preserve"> (SPUs)</w:t>
      </w:r>
      <w:r>
        <w:t>, or S</w:t>
      </w:r>
      <w:r w:rsidR="5823FA0A">
        <w:t xml:space="preserve">ervice </w:t>
      </w:r>
      <w:r>
        <w:t>P</w:t>
      </w:r>
      <w:r w:rsidR="6DD59E66">
        <w:t xml:space="preserve">rovider </w:t>
      </w:r>
      <w:r>
        <w:t>G</w:t>
      </w:r>
      <w:r w:rsidR="5BB82BBC">
        <w:t>roup</w:t>
      </w:r>
      <w:r>
        <w:t>s</w:t>
      </w:r>
      <w:r w:rsidR="45E5D04E">
        <w:t xml:space="preserve"> (SPGs)</w:t>
      </w:r>
      <w:r>
        <w:t xml:space="preserve"> may vary across Member States. This Regulation provides a harmonised framework for data exchange and interoperability, while leaving the </w:t>
      </w:r>
      <w:r w:rsidR="63A2CFA0">
        <w:t xml:space="preserve">assignment </w:t>
      </w:r>
      <w:r w:rsidR="000C6BCC">
        <w:t xml:space="preserve">of </w:t>
      </w:r>
      <w:r w:rsidR="63A2CFA0">
        <w:t xml:space="preserve">where and how to register </w:t>
      </w:r>
      <w:r w:rsidR="001637C3">
        <w:t xml:space="preserve">the </w:t>
      </w:r>
      <w:r>
        <w:t>balance responsibility</w:t>
      </w:r>
      <w:r w:rsidR="000C6BCC">
        <w:t xml:space="preserve"> of</w:t>
      </w:r>
      <w:r>
        <w:t xml:space="preserve"> </w:t>
      </w:r>
      <w:r w:rsidR="4C18D6BF">
        <w:t xml:space="preserve">a Service Provider </w:t>
      </w:r>
      <w:r>
        <w:t>to national regulation.</w:t>
      </w:r>
      <w:commentRangeEnd w:id="44"/>
      <w:r w:rsidRPr="00DF32A9">
        <w:rPr>
          <w:rStyle w:val="CommentReference"/>
          <w:sz w:val="22"/>
          <w:szCs w:val="22"/>
        </w:rPr>
        <w:commentReference w:id="44"/>
      </w:r>
    </w:p>
    <w:p w14:paraId="33CEA3D5" w14:textId="77777777" w:rsidR="00270A8A" w:rsidRDefault="00270A8A" w:rsidP="00270A8A">
      <w:pPr>
        <w:pStyle w:val="ListParagraph"/>
        <w:ind w:left="823"/>
        <w:jc w:val="both"/>
        <w:rPr>
          <w:ins w:id="45" w:author="Fernando Dominguez" w:date="2025-09-12T10:10:00Z"/>
        </w:rPr>
      </w:pPr>
    </w:p>
    <w:p w14:paraId="12020B23" w14:textId="28F36AEC" w:rsidR="00270A8A" w:rsidRPr="00DF32A9" w:rsidDel="00730571" w:rsidRDefault="00270A8A">
      <w:pPr>
        <w:pStyle w:val="ListParagraph"/>
        <w:numPr>
          <w:ilvl w:val="0"/>
          <w:numId w:val="15"/>
        </w:numPr>
        <w:jc w:val="both"/>
        <w:rPr>
          <w:ins w:id="46" w:author="Fernando Dominguez" w:date="2025-09-12T10:05:00Z"/>
          <w:del w:id="47" w:author="Fernando Dominguez" w:date="2025-09-12T10:21:00Z"/>
        </w:rPr>
      </w:pPr>
    </w:p>
    <w:p w14:paraId="3BB0CFC4" w14:textId="43B5DCB9" w:rsidR="00834C35" w:rsidRPr="00DF32A9" w:rsidDel="00730571" w:rsidRDefault="00834C35">
      <w:pPr>
        <w:pStyle w:val="ListParagraph"/>
        <w:numPr>
          <w:ilvl w:val="0"/>
          <w:numId w:val="15"/>
        </w:numPr>
        <w:jc w:val="both"/>
        <w:rPr>
          <w:ins w:id="48" w:author="Fernando Dominguez" w:date="2025-09-12T10:05:00Z"/>
          <w:del w:id="49" w:author="Fernando Dominguez" w:date="2025-09-12T10:21:00Z"/>
        </w:rPr>
        <w:pPrChange w:id="50" w:author="Fernando Dominguez" w:date="2025-09-12T10:21:00Z">
          <w:pPr>
            <w:pStyle w:val="ListParagraph"/>
            <w:ind w:left="823"/>
            <w:jc w:val="both"/>
          </w:pPr>
        </w:pPrChange>
      </w:pPr>
    </w:p>
    <w:p w14:paraId="0D5A00D2" w14:textId="4BE564AE" w:rsidR="00834C35" w:rsidRPr="00DF32A9" w:rsidDel="00730571" w:rsidRDefault="00834C35">
      <w:pPr>
        <w:pStyle w:val="ListParagraph"/>
        <w:numPr>
          <w:ilvl w:val="0"/>
          <w:numId w:val="15"/>
        </w:numPr>
        <w:jc w:val="both"/>
        <w:rPr>
          <w:del w:id="51" w:author="Fernando Dominguez" w:date="2025-09-12T10:21:00Z"/>
        </w:rPr>
      </w:pPr>
    </w:p>
    <w:p w14:paraId="478AF2B8" w14:textId="3A544698" w:rsidR="35F6BE0D" w:rsidRPr="00DF32A9" w:rsidDel="00730571" w:rsidRDefault="35F6BE0D">
      <w:pPr>
        <w:pStyle w:val="ListParagraph"/>
        <w:numPr>
          <w:ilvl w:val="0"/>
          <w:numId w:val="15"/>
        </w:numPr>
        <w:jc w:val="both"/>
        <w:rPr>
          <w:del w:id="52" w:author="Fernando Dominguez" w:date="2025-09-12T10:21:00Z"/>
        </w:rPr>
        <w:pPrChange w:id="53" w:author="Fernando Dominguez" w:date="2025-09-12T10:21:00Z">
          <w:pPr>
            <w:pStyle w:val="ListParagraph"/>
            <w:ind w:left="823"/>
            <w:jc w:val="both"/>
          </w:pPr>
        </w:pPrChange>
      </w:pPr>
    </w:p>
    <w:p w14:paraId="1E75C6CC" w14:textId="1059EB51" w:rsidR="006426C7" w:rsidRDefault="3F66A9E3">
      <w:pPr>
        <w:pStyle w:val="ListParagraph"/>
        <w:numPr>
          <w:ilvl w:val="0"/>
          <w:numId w:val="15"/>
        </w:numPr>
        <w:jc w:val="both"/>
        <w:rPr>
          <w:ins w:id="54" w:author="Fernando Dominguez" w:date="2025-09-12T09:32:00Z"/>
        </w:rPr>
        <w:pPrChange w:id="55" w:author="Fernando Dominguez" w:date="2025-09-12T10:21:00Z">
          <w:pPr>
            <w:pStyle w:val="ListParagraph"/>
            <w:ind w:left="823"/>
            <w:jc w:val="both"/>
          </w:pPr>
        </w:pPrChange>
      </w:pPr>
      <w:r>
        <w:t xml:space="preserve">The Directive (EU) 2019/944 contains several provisions for the development of demand response and an EU framework for demand response aggregation is put forward, incentivising Member States to encourage it. According to Directive (EU) 2019/944, final customers should have access to all organised markets and products, either directly or indirectly. The NCDR complements the existing EU regulatory framework and facilitates market participation of demand-response including load, energy storage and distributed generation, individually or aggregated, and facilitate market-based procurement of services by TSOs and DSOs. </w:t>
      </w:r>
      <w:commentRangeStart w:id="56"/>
      <w:commentRangeEnd w:id="56"/>
      <w:r>
        <w:rPr>
          <w:rStyle w:val="CommentReference"/>
          <w:sz w:val="22"/>
          <w:szCs w:val="22"/>
        </w:rPr>
        <w:commentReference w:id="56"/>
      </w:r>
    </w:p>
    <w:p w14:paraId="0FF2375E" w14:textId="77777777" w:rsidR="00373BA3" w:rsidRPr="00DF32A9" w:rsidRDefault="00373BA3" w:rsidP="00730571">
      <w:pPr>
        <w:pStyle w:val="ListParagraph"/>
        <w:ind w:left="823"/>
        <w:jc w:val="both"/>
      </w:pPr>
    </w:p>
    <w:p w14:paraId="4149C896" w14:textId="51132451" w:rsidR="00A57EAB" w:rsidRDefault="2991B3BB" w:rsidP="00967A9A">
      <w:pPr>
        <w:pStyle w:val="ListParagraph"/>
        <w:numPr>
          <w:ilvl w:val="0"/>
          <w:numId w:val="15"/>
        </w:numPr>
        <w:jc w:val="both"/>
      </w:pPr>
      <w:r>
        <w:t>To simplify and streamline the qualification, verification</w:t>
      </w:r>
      <w:r w:rsidR="7E17D329">
        <w:t xml:space="preserve">, </w:t>
      </w:r>
      <w:r w:rsidR="1F31F23E">
        <w:t>switching processes</w:t>
      </w:r>
      <w:r w:rsidR="00034B54">
        <w:t>,</w:t>
      </w:r>
      <w:r w:rsidR="1F31F23E">
        <w:t xml:space="preserve"> and the relevant data </w:t>
      </w:r>
      <w:r w:rsidR="2363BF56">
        <w:t>exchange procedures</w:t>
      </w:r>
      <w:r w:rsidR="0AC433A6">
        <w:t xml:space="preserve">, </w:t>
      </w:r>
      <w:r w:rsidR="00380E1C">
        <w:t xml:space="preserve">Articles </w:t>
      </w:r>
      <w:r w:rsidR="00380E1C" w:rsidRPr="00917392">
        <w:rPr>
          <w:highlight w:val="yellow"/>
        </w:rPr>
        <w:t>25 to 28</w:t>
      </w:r>
      <w:r w:rsidR="00380E1C">
        <w:t xml:space="preserve"> of NCDR </w:t>
      </w:r>
      <w:r w:rsidR="11449110">
        <w:t>propose a flexibility</w:t>
      </w:r>
      <w:r w:rsidR="37FE4F62">
        <w:t xml:space="preserve"> </w:t>
      </w:r>
      <w:r w:rsidR="11449110">
        <w:t>information system</w:t>
      </w:r>
      <w:r w:rsidR="0D60AAA0">
        <w:t xml:space="preserve"> nationally implemented</w:t>
      </w:r>
      <w:r w:rsidR="11449110">
        <w:t xml:space="preserve"> </w:t>
      </w:r>
      <w:r w:rsidR="2BC65F4E">
        <w:t xml:space="preserve">with a single </w:t>
      </w:r>
      <w:r w:rsidR="767956CE">
        <w:t xml:space="preserve">or multiple SP modules </w:t>
      </w:r>
      <w:r w:rsidR="00917392">
        <w:t>and</w:t>
      </w:r>
      <w:r w:rsidR="767956CE">
        <w:t xml:space="preserve"> a single or multiple CU modules,</w:t>
      </w:r>
      <w:r w:rsidR="2BC65F4E">
        <w:t xml:space="preserve"> </w:t>
      </w:r>
      <w:r w:rsidR="767956CE">
        <w:t>and</w:t>
      </w:r>
      <w:r w:rsidR="2BC65F4E">
        <w:t xml:space="preserve"> a single </w:t>
      </w:r>
      <w:r w:rsidR="62D77B0C">
        <w:t xml:space="preserve">and common access point </w:t>
      </w:r>
      <w:r w:rsidR="2D41C627">
        <w:t>for all market partic</w:t>
      </w:r>
      <w:r w:rsidR="54CC78D9">
        <w:t>ipant</w:t>
      </w:r>
      <w:r w:rsidR="63DAB4A7">
        <w:t>s.</w:t>
      </w:r>
      <w:r w:rsidR="4209644A">
        <w:t xml:space="preserve"> </w:t>
      </w:r>
      <w:r w:rsidR="41420A25">
        <w:t xml:space="preserve">The registration of the </w:t>
      </w:r>
      <w:commentRangeStart w:id="57"/>
      <w:r w:rsidR="3D32FFB5">
        <w:t>control</w:t>
      </w:r>
      <w:r w:rsidR="082B3F44">
        <w:t>l</w:t>
      </w:r>
      <w:r w:rsidR="3D32FFB5">
        <w:t>able</w:t>
      </w:r>
      <w:r w:rsidR="41420A25">
        <w:t xml:space="preserve"> units </w:t>
      </w:r>
      <w:commentRangeEnd w:id="57"/>
      <w:r w:rsidR="00EA4F90">
        <w:rPr>
          <w:rStyle w:val="CommentReference"/>
          <w:sz w:val="22"/>
          <w:szCs w:val="22"/>
        </w:rPr>
        <w:commentReference w:id="57"/>
      </w:r>
      <w:r w:rsidR="41420A25">
        <w:t>(CU</w:t>
      </w:r>
      <w:r w:rsidR="00A54480">
        <w:t>s</w:t>
      </w:r>
      <w:r w:rsidR="41420A25">
        <w:t xml:space="preserve">) in the flexibility information system is required for the participation </w:t>
      </w:r>
      <w:commentRangeStart w:id="58"/>
      <w:r w:rsidR="49EA5317">
        <w:t xml:space="preserve">of </w:t>
      </w:r>
      <w:r w:rsidR="767AF65C">
        <w:t xml:space="preserve">CUs </w:t>
      </w:r>
      <w:commentRangeEnd w:id="58"/>
      <w:r>
        <w:rPr>
          <w:rStyle w:val="CommentReference"/>
          <w:sz w:val="22"/>
          <w:szCs w:val="22"/>
        </w:rPr>
        <w:commentReference w:id="58"/>
      </w:r>
      <w:r w:rsidR="49EA5317">
        <w:t xml:space="preserve"> </w:t>
      </w:r>
      <w:r w:rsidR="41420A25">
        <w:t xml:space="preserve">in local or balancing services. </w:t>
      </w:r>
      <w:r w:rsidR="4F38F01D">
        <w:t xml:space="preserve">The flexibility </w:t>
      </w:r>
      <w:r w:rsidR="67CC7EAD">
        <w:t xml:space="preserve">information system </w:t>
      </w:r>
      <w:r w:rsidR="5D3E644D">
        <w:t xml:space="preserve">shall </w:t>
      </w:r>
      <w:r w:rsidR="04970EC0">
        <w:t xml:space="preserve">administrate and make </w:t>
      </w:r>
      <w:r w:rsidR="3394B9BC">
        <w:t xml:space="preserve">available the </w:t>
      </w:r>
      <w:r w:rsidR="181A7859">
        <w:t xml:space="preserve">CU </w:t>
      </w:r>
      <w:r w:rsidR="6E688645">
        <w:t>master</w:t>
      </w:r>
      <w:r w:rsidR="6034B8F2">
        <w:t xml:space="preserve"> </w:t>
      </w:r>
      <w:r w:rsidR="3394B9BC">
        <w:t xml:space="preserve">data, </w:t>
      </w:r>
      <w:r w:rsidR="29741511">
        <w:t xml:space="preserve">by means of </w:t>
      </w:r>
      <w:r w:rsidR="24BB1C0B">
        <w:t xml:space="preserve">providing </w:t>
      </w:r>
      <w:r w:rsidR="469721A8">
        <w:t xml:space="preserve">one or several </w:t>
      </w:r>
      <w:r w:rsidR="29741511">
        <w:t xml:space="preserve">CU </w:t>
      </w:r>
      <w:r w:rsidR="1902083A">
        <w:t>module</w:t>
      </w:r>
      <w:r w:rsidR="469721A8">
        <w:t>s</w:t>
      </w:r>
      <w:r w:rsidR="1F4C64E4">
        <w:t xml:space="preserve">, </w:t>
      </w:r>
      <w:r w:rsidR="693A2A79">
        <w:t>and the</w:t>
      </w:r>
      <w:r w:rsidR="46274528">
        <w:t xml:space="preserve"> </w:t>
      </w:r>
      <w:r w:rsidR="6408A2F1">
        <w:t xml:space="preserve"> </w:t>
      </w:r>
      <w:r w:rsidR="46274528">
        <w:t>SP</w:t>
      </w:r>
      <w:r>
        <w:t>s</w:t>
      </w:r>
      <w:r w:rsidR="00BB3FEF">
        <w:t>, SPUs, SPGs</w:t>
      </w:r>
      <w:r w:rsidR="3C67CE81">
        <w:t xml:space="preserve"> </w:t>
      </w:r>
      <w:r w:rsidR="3890BC8B">
        <w:t xml:space="preserve">data, </w:t>
      </w:r>
      <w:r w:rsidR="3C67CE81">
        <w:t xml:space="preserve">by providing </w:t>
      </w:r>
      <w:r w:rsidR="4AD5D1F8">
        <w:t>one</w:t>
      </w:r>
      <w:r w:rsidR="6C2231C2">
        <w:t xml:space="preserve"> </w:t>
      </w:r>
      <w:r w:rsidR="469721A8">
        <w:t>or several</w:t>
      </w:r>
      <w:r w:rsidR="3C67CE81">
        <w:t xml:space="preserve"> SP</w:t>
      </w:r>
      <w:r w:rsidR="7C2C5C68">
        <w:t xml:space="preserve"> module</w:t>
      </w:r>
      <w:r w:rsidR="469721A8">
        <w:t xml:space="preserve">s. The reference model defined in the </w:t>
      </w:r>
      <w:commentRangeStart w:id="59"/>
      <w:r w:rsidR="469721A8">
        <w:t xml:space="preserve">Annex </w:t>
      </w:r>
      <w:r w:rsidR="5D03543A">
        <w:t xml:space="preserve">to this Regulation </w:t>
      </w:r>
      <w:commentRangeEnd w:id="59"/>
      <w:r>
        <w:rPr>
          <w:rStyle w:val="CommentReference"/>
          <w:sz w:val="22"/>
          <w:szCs w:val="22"/>
        </w:rPr>
        <w:commentReference w:id="59"/>
      </w:r>
      <w:r w:rsidR="469721A8">
        <w:t>includes the procedures for the registration and the distribution of the CU master data. It also applies for the SP</w:t>
      </w:r>
      <w:r w:rsidR="00FD6DC2">
        <w:t xml:space="preserve"> registration, SPUs and SPGs</w:t>
      </w:r>
      <w:r w:rsidR="469721A8">
        <w:t xml:space="preserve"> registratio</w:t>
      </w:r>
      <w:r w:rsidR="00FD6DC2">
        <w:t xml:space="preserve">n, grid and product prequalification or verification, </w:t>
      </w:r>
      <w:r w:rsidR="469721A8">
        <w:t xml:space="preserve">and the </w:t>
      </w:r>
      <w:r w:rsidR="24E88A82">
        <w:t>switching of market participant in accordance with Article 12 of Directive (EU) 2019/944.</w:t>
      </w:r>
      <w:r w:rsidR="005739B3">
        <w:t xml:space="preserve"> </w:t>
      </w:r>
      <w:commentRangeStart w:id="60"/>
      <w:commentRangeStart w:id="61"/>
      <w:commentRangeEnd w:id="60"/>
      <w:r>
        <w:rPr>
          <w:rStyle w:val="CommentReference"/>
          <w:sz w:val="22"/>
          <w:szCs w:val="22"/>
        </w:rPr>
        <w:commentReference w:id="60"/>
      </w:r>
      <w:commentRangeEnd w:id="61"/>
      <w:r>
        <w:rPr>
          <w:rStyle w:val="CommentReference"/>
          <w:sz w:val="22"/>
          <w:szCs w:val="22"/>
        </w:rPr>
        <w:commentReference w:id="61"/>
      </w:r>
      <w:r w:rsidR="00380E1C">
        <w:t>The reference model of this Regulation introduces two roles of CU module administrator and SP module administrator for the administration of CU and SP</w:t>
      </w:r>
      <w:r w:rsidR="00FE1515">
        <w:t>, SP</w:t>
      </w:r>
      <w:r w:rsidR="005F672E">
        <w:t>U</w:t>
      </w:r>
      <w:r w:rsidR="00FE1515">
        <w:t>s, SPGs</w:t>
      </w:r>
      <w:r w:rsidR="00380E1C">
        <w:t xml:space="preserve"> master data. </w:t>
      </w:r>
      <w:r w:rsidR="00AA1087">
        <w:t>It also foresees the role of CU registration responsible part</w:t>
      </w:r>
      <w:r w:rsidR="5882D225">
        <w:t>y</w:t>
      </w:r>
      <w:r w:rsidR="00AA1087">
        <w:t xml:space="preserve"> with the responsibility to register the CU master data </w:t>
      </w:r>
      <w:r w:rsidR="1A057B58">
        <w:t xml:space="preserve">either directly (if the final customer is the CU registration responsible) or </w:t>
      </w:r>
      <w:r w:rsidR="00AA1087">
        <w:t>on behalf of the final customer</w:t>
      </w:r>
      <w:r w:rsidR="25B44658">
        <w:t xml:space="preserve"> (e.g. if the service provider or a Third Party is acting as a CU registration responsible)</w:t>
      </w:r>
      <w:r w:rsidR="00AA1087">
        <w:t>.</w:t>
      </w:r>
    </w:p>
    <w:p w14:paraId="135C8AC4" w14:textId="77777777" w:rsidR="00A9426D" w:rsidRPr="00DF32A9" w:rsidRDefault="00A9426D" w:rsidP="007339F4">
      <w:pPr>
        <w:pStyle w:val="ListParagraph"/>
        <w:ind w:left="823"/>
        <w:jc w:val="both"/>
      </w:pPr>
    </w:p>
    <w:p w14:paraId="57D03936" w14:textId="0165E93B" w:rsidR="00F604CD" w:rsidRPr="00DF32A9" w:rsidRDefault="009A682B" w:rsidP="00F604CD">
      <w:pPr>
        <w:pStyle w:val="ListParagraph"/>
        <w:numPr>
          <w:ilvl w:val="0"/>
          <w:numId w:val="15"/>
        </w:numPr>
        <w:jc w:val="both"/>
      </w:pPr>
      <w:commentRangeStart w:id="62"/>
      <w:commentRangeStart w:id="63"/>
      <w:commentRangeStart w:id="64"/>
      <w:commentRangeStart w:id="65"/>
      <w:commentRangeStart w:id="66"/>
      <w:commentRangeEnd w:id="64"/>
      <w:r>
        <w:rPr>
          <w:rStyle w:val="CommentReference"/>
          <w:sz w:val="22"/>
          <w:szCs w:val="22"/>
        </w:rPr>
        <w:commentReference w:id="64"/>
      </w:r>
      <w:commentRangeEnd w:id="65"/>
      <w:r>
        <w:rPr>
          <w:rStyle w:val="CommentReference"/>
          <w:sz w:val="22"/>
          <w:szCs w:val="22"/>
        </w:rPr>
        <w:commentReference w:id="65"/>
      </w:r>
      <w:commentRangeEnd w:id="66"/>
      <w:r>
        <w:rPr>
          <w:rStyle w:val="CommentReference"/>
          <w:sz w:val="22"/>
          <w:szCs w:val="22"/>
        </w:rPr>
        <w:commentReference w:id="66"/>
      </w:r>
      <w:commentRangeEnd w:id="62"/>
      <w:r>
        <w:rPr>
          <w:rStyle w:val="CommentReference"/>
          <w:sz w:val="22"/>
          <w:szCs w:val="22"/>
        </w:rPr>
        <w:commentReference w:id="62"/>
      </w:r>
      <w:commentRangeEnd w:id="63"/>
      <w:r>
        <w:rPr>
          <w:rStyle w:val="CommentReference"/>
          <w:sz w:val="22"/>
          <w:szCs w:val="22"/>
        </w:rPr>
        <w:commentReference w:id="63"/>
      </w:r>
      <w:r w:rsidR="00F604CD">
        <w:t xml:space="preserve">In line with Article 4 of Directive (EU) 2019/944 customers can have more than one metering and billing point </w:t>
      </w:r>
      <w:r w:rsidR="00F604CD" w:rsidRPr="2BE0BB04">
        <w:rPr>
          <w:rFonts w:ascii="Calibri" w:eastAsia="Calibri" w:hAnsi="Calibri" w:cs="Calibri"/>
        </w:rPr>
        <w:t>(</w:t>
      </w:r>
      <w:r w:rsidR="00F604CD">
        <w:t>in this Regulation</w:t>
      </w:r>
      <w:r w:rsidR="00254F15">
        <w:t>,</w:t>
      </w:r>
      <w:r w:rsidR="00F604CD">
        <w:t xml:space="preserve"> the latter is further described as </w:t>
      </w:r>
      <w:r w:rsidR="00F603EF">
        <w:t xml:space="preserve">an </w:t>
      </w:r>
      <w:r w:rsidR="00F604CD">
        <w:t>accounting point)</w:t>
      </w:r>
      <w:r w:rsidR="00F604CD" w:rsidRPr="2BE0BB04">
        <w:rPr>
          <w:rFonts w:ascii="Calibri" w:eastAsia="Calibri" w:hAnsi="Calibri" w:cs="Calibri"/>
        </w:rPr>
        <w:t xml:space="preserve"> </w:t>
      </w:r>
      <w:r w:rsidR="00F604CD">
        <w:t xml:space="preserve">covered by a single connection point for their premises. Some connection points (with the grid) can be used to serve more than one customer </w:t>
      </w:r>
      <w:r w:rsidR="005F672E">
        <w:t>premise</w:t>
      </w:r>
      <w:r w:rsidR="00F604CD">
        <w:t xml:space="preserve">. </w:t>
      </w:r>
      <w:commentRangeStart w:id="67"/>
      <w:commentRangeStart w:id="68"/>
      <w:r w:rsidR="00F604CD">
        <w:t xml:space="preserve">This Regulation addresses this by referring to a service </w:t>
      </w:r>
      <w:r w:rsidR="09E51D84">
        <w:t xml:space="preserve">validation </w:t>
      </w:r>
      <w:r w:rsidR="00F604CD">
        <w:t>point</w:t>
      </w:r>
      <w:commentRangeEnd w:id="67"/>
      <w:r>
        <w:rPr>
          <w:rStyle w:val="CommentReference"/>
          <w:sz w:val="22"/>
          <w:szCs w:val="22"/>
        </w:rPr>
        <w:commentReference w:id="67"/>
      </w:r>
      <w:commentRangeEnd w:id="68"/>
      <w:r>
        <w:rPr>
          <w:rStyle w:val="CommentReference"/>
          <w:sz w:val="22"/>
          <w:szCs w:val="22"/>
        </w:rPr>
        <w:commentReference w:id="68"/>
      </w:r>
      <w:r w:rsidR="00F604CD">
        <w:t xml:space="preserve">. </w:t>
      </w:r>
      <w:commentRangeStart w:id="69"/>
      <w:commentRangeStart w:id="70"/>
      <w:commentRangeStart w:id="71"/>
      <w:r w:rsidR="00F604CD">
        <w:t xml:space="preserve">One service </w:t>
      </w:r>
      <w:r w:rsidR="7C3C6D52">
        <w:t xml:space="preserve">validation </w:t>
      </w:r>
      <w:r w:rsidR="00F604CD">
        <w:t>point can comprise one or more accounting points</w:t>
      </w:r>
      <w:commentRangeEnd w:id="70"/>
      <w:r>
        <w:rPr>
          <w:rStyle w:val="CommentReference"/>
          <w:sz w:val="22"/>
          <w:szCs w:val="22"/>
        </w:rPr>
        <w:commentReference w:id="70"/>
      </w:r>
      <w:commentRangeEnd w:id="71"/>
      <w:r>
        <w:rPr>
          <w:rStyle w:val="CommentReference"/>
          <w:sz w:val="22"/>
          <w:szCs w:val="22"/>
        </w:rPr>
        <w:commentReference w:id="71"/>
      </w:r>
      <w:r w:rsidR="00A47894">
        <w:t>. At the accounting point,</w:t>
      </w:r>
      <w:r w:rsidR="00F604CD">
        <w:t xml:space="preserve"> the supplier and </w:t>
      </w:r>
      <w:r w:rsidR="005F672E">
        <w:t xml:space="preserve">the </w:t>
      </w:r>
      <w:r w:rsidR="00F604CD">
        <w:t xml:space="preserve">balance responsible party </w:t>
      </w:r>
      <w:r w:rsidR="00A47894">
        <w:t xml:space="preserve">are </w:t>
      </w:r>
      <w:r w:rsidR="00F604CD">
        <w:t>registered</w:t>
      </w:r>
      <w:commentRangeEnd w:id="69"/>
      <w:r>
        <w:rPr>
          <w:rStyle w:val="CommentReference"/>
          <w:sz w:val="22"/>
          <w:szCs w:val="22"/>
        </w:rPr>
        <w:commentReference w:id="69"/>
      </w:r>
      <w:r w:rsidR="00F604CD">
        <w:t xml:space="preserve">. The accounting point is already </w:t>
      </w:r>
      <w:r w:rsidR="00C3021D">
        <w:t xml:space="preserve">defined </w:t>
      </w:r>
      <w:commentRangeStart w:id="72"/>
      <w:commentRangeEnd w:id="72"/>
      <w:r>
        <w:rPr>
          <w:rStyle w:val="CommentReference"/>
          <w:sz w:val="22"/>
          <w:szCs w:val="22"/>
        </w:rPr>
        <w:commentReference w:id="72"/>
      </w:r>
      <w:r w:rsidR="00F604CD">
        <w:t>in Commission Implementing Regulation (EU) 2025/</w:t>
      </w:r>
      <w:r w:rsidR="00F604CD" w:rsidRPr="005F672E">
        <w:rPr>
          <w:highlight w:val="yellow"/>
        </w:rPr>
        <w:t>XXX</w:t>
      </w:r>
      <w:r w:rsidR="00F604CD">
        <w:t xml:space="preserve">. </w:t>
      </w:r>
    </w:p>
    <w:p w14:paraId="6A2FA5B4" w14:textId="68282D95" w:rsidR="00F604CD" w:rsidRPr="00DF32A9" w:rsidRDefault="00F604CD" w:rsidP="00F604CD">
      <w:pPr>
        <w:pStyle w:val="ListParagraph"/>
        <w:ind w:left="823"/>
        <w:jc w:val="both"/>
        <w:rPr>
          <w:ins w:id="73" w:author="Carmen Garcia Montero" w:date="2025-10-14T10:22:00Z"/>
          <w:del w:id="74" w:author="Fernando Dominguez" w:date="2025-10-16T12:01:00Z"/>
        </w:rPr>
      </w:pPr>
    </w:p>
    <w:p w14:paraId="40F4E978" w14:textId="77777777" w:rsidR="00F604CD" w:rsidRPr="00DF32A9" w:rsidRDefault="00F604CD" w:rsidP="00F604CD">
      <w:pPr>
        <w:pStyle w:val="ListParagraph"/>
        <w:jc w:val="both"/>
        <w:rPr>
          <w:ins w:id="75" w:author="Carmen Garcia Montero" w:date="2025-10-14T10:22:00Z"/>
        </w:rPr>
      </w:pPr>
    </w:p>
    <w:p w14:paraId="2F564622" w14:textId="4C010309" w:rsidR="00CF4E12" w:rsidRDefault="00F604CD" w:rsidP="00F604CD">
      <w:pPr>
        <w:pStyle w:val="ListParagraph"/>
        <w:numPr>
          <w:ilvl w:val="0"/>
          <w:numId w:val="15"/>
        </w:numPr>
        <w:jc w:val="both"/>
      </w:pPr>
      <w:r>
        <w:t>This Regulation applies to data exchange between final customers, market participants, including service providers and system operators. It lays down rules enabling final customers and entitled parties to exchange data required for demand response in a timely and secure manner. Upon</w:t>
      </w:r>
      <w:r w:rsidR="00F536B2">
        <w:t xml:space="preserve"> obtaining</w:t>
      </w:r>
      <w:r>
        <w:t xml:space="preserve"> relevant permission, the flexibility information system provides the relevant data to the eligible party chosen by the final customer or determined by national legislation. Moreover, the authorisation procedure could be linked to a </w:t>
      </w:r>
      <w:commentRangeStart w:id="76"/>
      <w:commentRangeStart w:id="77"/>
      <w:r>
        <w:t>contract</w:t>
      </w:r>
      <w:commentRangeEnd w:id="76"/>
      <w:r>
        <w:rPr>
          <w:rStyle w:val="CommentReference"/>
          <w:sz w:val="22"/>
          <w:szCs w:val="22"/>
        </w:rPr>
        <w:commentReference w:id="76"/>
      </w:r>
      <w:commentRangeEnd w:id="77"/>
      <w:r>
        <w:rPr>
          <w:rStyle w:val="CommentReference"/>
          <w:sz w:val="22"/>
          <w:szCs w:val="22"/>
        </w:rPr>
        <w:commentReference w:id="77"/>
      </w:r>
      <w:r>
        <w:t xml:space="preserve"> or to an explicit clause within the </w:t>
      </w:r>
      <w:commentRangeStart w:id="78"/>
      <w:commentRangeStart w:id="79"/>
      <w:r>
        <w:t xml:space="preserve">contract </w:t>
      </w:r>
      <w:commentRangeEnd w:id="78"/>
      <w:r>
        <w:rPr>
          <w:rStyle w:val="CommentReference"/>
          <w:sz w:val="22"/>
          <w:szCs w:val="22"/>
        </w:rPr>
        <w:commentReference w:id="78"/>
      </w:r>
      <w:commentRangeEnd w:id="79"/>
      <w:r>
        <w:rPr>
          <w:rStyle w:val="CommentReference"/>
          <w:sz w:val="22"/>
          <w:szCs w:val="22"/>
        </w:rPr>
        <w:commentReference w:id="79"/>
      </w:r>
      <w:r>
        <w:t xml:space="preserve">between the final customer and the eligible party. </w:t>
      </w:r>
      <w:r w:rsidR="5842C0F5">
        <w:t>In t</w:t>
      </w:r>
      <w:r>
        <w:t xml:space="preserve">his way, access to data is ensured in a manner that respects consumer rights over their data, and market participants have a shared understanding of the type of data and workflows that are required for specific services and processes. </w:t>
      </w:r>
      <w:commentRangeStart w:id="80"/>
      <w:commentRangeStart w:id="81"/>
      <w:r>
        <w:t xml:space="preserve">Final customers can be required to </w:t>
      </w:r>
      <w:r w:rsidR="00FE1515">
        <w:t>confirm</w:t>
      </w:r>
      <w:r>
        <w:t xml:space="preserve"> </w:t>
      </w:r>
      <w:r w:rsidR="00FE1515">
        <w:t xml:space="preserve">the allocated </w:t>
      </w:r>
      <w:r>
        <w:t>permission to different market participants such as service providers</w:t>
      </w:r>
      <w:commentRangeEnd w:id="80"/>
      <w:r>
        <w:rPr>
          <w:rStyle w:val="CommentReference"/>
          <w:sz w:val="22"/>
          <w:szCs w:val="22"/>
        </w:rPr>
        <w:commentReference w:id="80"/>
      </w:r>
      <w:commentRangeEnd w:id="81"/>
      <w:r>
        <w:rPr>
          <w:rStyle w:val="CommentReference"/>
          <w:sz w:val="22"/>
          <w:szCs w:val="22"/>
        </w:rPr>
        <w:commentReference w:id="81"/>
      </w:r>
      <w:r>
        <w:t xml:space="preserve">. Where a final customer terminates </w:t>
      </w:r>
      <w:r w:rsidR="7C263DFF">
        <w:t xml:space="preserve">its </w:t>
      </w:r>
      <w:r>
        <w:t xml:space="preserve"> contract with a service provider or other market participant, the service provider or other market participant should continue to have access to the demand response related historical data necessary for billing or balancing purposes or dispute resolving. Member States may require certain demand response related data to be shared for legitimate public purposes, for instance with environmental or statistical authorities as well as with system operators or other market participants.</w:t>
      </w:r>
    </w:p>
    <w:p w14:paraId="0EAD7CD5" w14:textId="424B2F75" w:rsidR="00F604CD" w:rsidRDefault="00675313">
      <w:pPr>
        <w:pStyle w:val="ListParagraph"/>
        <w:ind w:left="823"/>
        <w:jc w:val="both"/>
        <w:rPr>
          <w:ins w:id="82" w:author="DION-DEMAEL Michele" w:date="2025-10-30T11:58:00Z" w16du:dateUtc="2025-10-30T10:58:00Z"/>
        </w:rPr>
        <w:pPrChange w:id="83" w:author="Fernando Dominguez" w:date="2025-11-05T15:27:00Z" w16du:dateUtc="2025-11-05T14:27:00Z">
          <w:pPr>
            <w:pStyle w:val="ListParagraph"/>
            <w:numPr>
              <w:numId w:val="15"/>
            </w:numPr>
            <w:ind w:left="823" w:hanging="710"/>
            <w:jc w:val="both"/>
          </w:pPr>
        </w:pPrChange>
      </w:pPr>
      <w:ins w:id="84" w:author="DION-DEMAEL Michele" w:date="2025-10-30T11:58:00Z" w16du:dateUtc="2025-10-30T10:58:00Z">
        <w:del w:id="85" w:author="Fernando Dominguez" w:date="2025-11-05T15:27:00Z" w16du:dateUtc="2025-11-05T14:27:00Z">
          <w:r w:rsidDel="00CF4E12">
            <w:br/>
          </w:r>
        </w:del>
      </w:ins>
    </w:p>
    <w:p w14:paraId="14B45E28" w14:textId="77777777" w:rsidR="00675313" w:rsidDel="00675313" w:rsidRDefault="00675313" w:rsidP="00F604CD">
      <w:pPr>
        <w:pStyle w:val="ListParagraph"/>
        <w:numPr>
          <w:ilvl w:val="0"/>
          <w:numId w:val="15"/>
        </w:numPr>
        <w:jc w:val="both"/>
        <w:rPr>
          <w:ins w:id="86" w:author="Carmen Garcia Montero" w:date="2025-10-14T10:22:00Z"/>
          <w:del w:id="87" w:author="DION-DEMAEL Michele" w:date="2025-10-30T11:58:00Z" w16du:dateUtc="2025-10-30T10:58:00Z"/>
        </w:rPr>
      </w:pPr>
    </w:p>
    <w:p w14:paraId="309AC1DC" w14:textId="72F9EE7E" w:rsidR="00F604CD" w:rsidDel="00936761" w:rsidRDefault="00F604CD">
      <w:pPr>
        <w:pStyle w:val="ListParagraph"/>
        <w:numPr>
          <w:ilvl w:val="0"/>
          <w:numId w:val="15"/>
        </w:numPr>
        <w:jc w:val="both"/>
        <w:rPr>
          <w:ins w:id="88" w:author="Carmen Garcia Montero" w:date="2025-10-14T10:22:00Z"/>
          <w:del w:id="89" w:author="DION-DEMAEL Michele" w:date="2025-10-30T10:52:00Z" w16du:dateUtc="2025-10-30T09:52:00Z"/>
        </w:rPr>
        <w:pPrChange w:id="90" w:author="DION-DEMAEL Michele" w:date="2025-10-30T11:58:00Z" w16du:dateUtc="2025-10-30T10:58:00Z">
          <w:pPr>
            <w:pStyle w:val="ListParagraph"/>
            <w:ind w:left="823"/>
            <w:jc w:val="both"/>
          </w:pPr>
        </w:pPrChange>
      </w:pPr>
    </w:p>
    <w:p w14:paraId="664777A3" w14:textId="2D1AE6E7" w:rsidR="00BE4A8F" w:rsidRPr="00DF32A9" w:rsidRDefault="00675313" w:rsidP="00AA4695">
      <w:pPr>
        <w:pStyle w:val="ListParagraph"/>
        <w:numPr>
          <w:ilvl w:val="0"/>
          <w:numId w:val="15"/>
        </w:numPr>
        <w:jc w:val="both"/>
        <w:rPr>
          <w:rFonts w:eastAsiaTheme="minorEastAsia"/>
        </w:rPr>
      </w:pPr>
      <w:r>
        <w:rPr>
          <w:rFonts w:eastAsia="Times New Roman"/>
        </w:rPr>
        <w:t>T</w:t>
      </w:r>
      <w:commentRangeStart w:id="91"/>
      <w:commentRangeStart w:id="92"/>
      <w:r w:rsidR="00DC05A7">
        <w:t xml:space="preserve">his regulation refers to a role of entitled party as </w:t>
      </w:r>
      <w:r w:rsidR="00936761">
        <w:t xml:space="preserve">it is </w:t>
      </w:r>
      <w:r>
        <w:t xml:space="preserve">also </w:t>
      </w:r>
      <w:r w:rsidR="00936761">
        <w:t xml:space="preserve">the case in </w:t>
      </w:r>
      <w:r w:rsidR="00DC05A7">
        <w:t xml:space="preserve">the Commission Implementing Regulation (EU) 2025/XXX. </w:t>
      </w:r>
      <w:r w:rsidR="001278BD">
        <w:t>A</w:t>
      </w:r>
      <w:r w:rsidR="00DC05A7">
        <w:t>n entitl</w:t>
      </w:r>
      <w:r w:rsidR="00936761">
        <w:t>ed</w:t>
      </w:r>
      <w:r w:rsidR="00DC05A7">
        <w:t xml:space="preserve"> party </w:t>
      </w:r>
      <w:r w:rsidR="00BE4A8F">
        <w:t xml:space="preserve">must be involved in some data exchanges due to the responsibilities it </w:t>
      </w:r>
      <w:r w:rsidR="00936761">
        <w:t>exercises,</w:t>
      </w:r>
      <w:r w:rsidR="00BE4A8F">
        <w:t xml:space="preserve"> and the tasks assigned to it</w:t>
      </w:r>
      <w:r w:rsidR="00936761">
        <w:t xml:space="preserve">. In this Regulation, the concerned responsibilities and specifics tasks are those defined in </w:t>
      </w:r>
      <w:r w:rsidR="00BE4A8F" w:rsidRPr="00DF32A9">
        <w:rPr>
          <w:rFonts w:eastAsiaTheme="minorEastAsia"/>
        </w:rPr>
        <w:t xml:space="preserve">the </w:t>
      </w:r>
      <w:r w:rsidR="00BE4A8F">
        <w:rPr>
          <w:rFonts w:eastAsiaTheme="minorEastAsia"/>
        </w:rPr>
        <w:t xml:space="preserve">national </w:t>
      </w:r>
      <w:r w:rsidR="00BE4A8F" w:rsidRPr="00DF32A9">
        <w:rPr>
          <w:rFonts w:eastAsiaTheme="minorEastAsia"/>
        </w:rPr>
        <w:t>terms and conditions pursuant to Articles 11, 14</w:t>
      </w:r>
      <w:r w:rsidR="00BE4A8F">
        <w:rPr>
          <w:rFonts w:eastAsiaTheme="minorEastAsia"/>
        </w:rPr>
        <w:t>,</w:t>
      </w:r>
      <w:r w:rsidR="00936761">
        <w:rPr>
          <w:rFonts w:eastAsiaTheme="minorEastAsia"/>
        </w:rPr>
        <w:t xml:space="preserve"> </w:t>
      </w:r>
      <w:r w:rsidR="00BE4A8F" w:rsidRPr="00DF32A9">
        <w:rPr>
          <w:rFonts w:eastAsiaTheme="minorEastAsia"/>
        </w:rPr>
        <w:t>24</w:t>
      </w:r>
      <w:r w:rsidR="005F7A72">
        <w:rPr>
          <w:rFonts w:eastAsiaTheme="minorEastAsia"/>
        </w:rPr>
        <w:t>,</w:t>
      </w:r>
      <w:r w:rsidR="00BE4A8F" w:rsidRPr="00DF32A9">
        <w:rPr>
          <w:rFonts w:eastAsiaTheme="minorEastAsia"/>
        </w:rPr>
        <w:t xml:space="preserve"> </w:t>
      </w:r>
      <w:r w:rsidR="00BE4A8F">
        <w:rPr>
          <w:rFonts w:eastAsiaTheme="minorEastAsia"/>
        </w:rPr>
        <w:t xml:space="preserve">and 45 </w:t>
      </w:r>
      <w:r w:rsidR="00BE4A8F" w:rsidRPr="00DF32A9">
        <w:rPr>
          <w:rFonts w:eastAsiaTheme="minorEastAsia"/>
        </w:rPr>
        <w:t>of NCDR</w:t>
      </w:r>
      <w:r w:rsidR="00936761">
        <w:rPr>
          <w:rFonts w:eastAsiaTheme="minorEastAsia"/>
        </w:rPr>
        <w:t xml:space="preserve">. </w:t>
      </w:r>
      <w:commentRangeEnd w:id="91"/>
      <w:r w:rsidR="00936761" w:rsidRPr="00DF32A9">
        <w:rPr>
          <w:rStyle w:val="CommentReference"/>
          <w:rFonts w:eastAsiaTheme="minorEastAsia"/>
          <w:sz w:val="22"/>
          <w:szCs w:val="22"/>
        </w:rPr>
        <w:commentReference w:id="91"/>
      </w:r>
      <w:commentRangeEnd w:id="92"/>
      <w:r w:rsidRPr="00DF32A9">
        <w:rPr>
          <w:rStyle w:val="CommentReference"/>
          <w:rFonts w:eastAsiaTheme="minorEastAsia"/>
          <w:sz w:val="22"/>
          <w:szCs w:val="22"/>
        </w:rPr>
        <w:commentReference w:id="92"/>
      </w:r>
    </w:p>
    <w:p w14:paraId="377D4060" w14:textId="5EC59D7A" w:rsidR="009A682B" w:rsidRPr="008F6D1E" w:rsidRDefault="009A682B">
      <w:pPr>
        <w:pStyle w:val="ListParagraph"/>
        <w:ind w:left="823"/>
        <w:jc w:val="both"/>
        <w:rPr>
          <w:ins w:id="93" w:author="Fernando Dominguez" w:date="2025-09-12T10:20:00Z"/>
          <w:rPrChange w:id="94" w:author="Fernando Dominguez" w:date="2025-10-13T12:08:00Z">
            <w:rPr>
              <w:ins w:id="95" w:author="Fernando Dominguez" w:date="2025-09-12T10:20:00Z"/>
              <w:rFonts w:eastAsia="Times New Roman"/>
            </w:rPr>
          </w:rPrChange>
        </w:rPr>
        <w:pPrChange w:id="96" w:author="DION-DEMAEL Michele" w:date="2025-10-30T11:58:00Z" w16du:dateUtc="2025-10-30T10:58:00Z">
          <w:pPr>
            <w:pStyle w:val="ListParagraph"/>
            <w:numPr>
              <w:numId w:val="15"/>
            </w:numPr>
            <w:ind w:left="823" w:hanging="710"/>
            <w:jc w:val="both"/>
          </w:pPr>
        </w:pPrChange>
      </w:pPr>
    </w:p>
    <w:p w14:paraId="5B1B72AC" w14:textId="77777777" w:rsidR="009A682B" w:rsidRDefault="009A682B" w:rsidP="009A682B">
      <w:pPr>
        <w:pStyle w:val="ListParagraph"/>
        <w:ind w:left="823"/>
        <w:jc w:val="both"/>
        <w:rPr>
          <w:ins w:id="97" w:author="Fernando Dominguez" w:date="2025-09-12T10:20:00Z"/>
          <w:rFonts w:eastAsia="Times New Roman"/>
        </w:rPr>
      </w:pPr>
    </w:p>
    <w:p w14:paraId="4D1711DD" w14:textId="1791EDFA" w:rsidR="00395A0B" w:rsidRPr="00730571" w:rsidRDefault="00395A0B">
      <w:pPr>
        <w:pStyle w:val="ListParagraph"/>
        <w:numPr>
          <w:ilvl w:val="0"/>
          <w:numId w:val="15"/>
        </w:numPr>
        <w:jc w:val="both"/>
        <w:rPr>
          <w:ins w:id="98" w:author="Fernando Dominguez" w:date="2025-09-12T10:13:00Z"/>
          <w:rFonts w:eastAsia="Times New Roman"/>
          <w:rPrChange w:id="99" w:author="Fernando Dominguez" w:date="2025-09-12T10:20:00Z">
            <w:rPr>
              <w:ins w:id="100" w:author="Fernando Dominguez" w:date="2025-09-12T10:13:00Z"/>
            </w:rPr>
          </w:rPrChange>
        </w:rPr>
        <w:pPrChange w:id="101" w:author="Fernando Dominguez" w:date="2025-09-12T10:20:00Z">
          <w:pPr>
            <w:pStyle w:val="ListParagraph"/>
            <w:ind w:left="823"/>
            <w:jc w:val="both"/>
          </w:pPr>
        </w:pPrChange>
      </w:pPr>
      <w:ins w:id="102" w:author="Fernando Dominguez" w:date="2025-09-12T10:12:00Z">
        <w:r w:rsidRPr="00730571">
          <w:rPr>
            <w:rFonts w:eastAsia="Times New Roman"/>
            <w:rPrChange w:id="103" w:author="Fernando Dominguez" w:date="2025-09-12T10:20:00Z">
              <w:rPr/>
            </w:rPrChange>
          </w:rPr>
          <w:t>In line with Article 16 of Directive (EU) 2019/944 and Article 22 of Directive (EU) 2018/2001 of the European Parliament and of the Council of 11 December 2018 on the promotion of the use of energy from renewable sources</w:t>
        </w:r>
      </w:ins>
      <w:ins w:id="104" w:author="Lorena Garcia Lorenzo" w:date="2025-11-06T13:46:00Z" w16du:dateUtc="2025-11-06T12:46:00Z">
        <w:r w:rsidR="00F170B7">
          <w:rPr>
            <w:rFonts w:eastAsia="Times New Roman"/>
          </w:rPr>
          <w:t xml:space="preserve"> </w:t>
        </w:r>
      </w:ins>
      <w:ins w:id="105" w:author="Fernando Dominguez" w:date="2025-09-12T10:12:00Z">
        <w:r w:rsidRPr="00F170B7">
          <w:rPr>
            <w:rFonts w:eastAsia="Times New Roman"/>
            <w:rPrChange w:id="106" w:author="Lorena Garcia Lorenzo" w:date="2025-11-06T13:47:00Z" w16du:dateUtc="2025-11-06T12:47:00Z">
              <w:rPr>
                <w:rStyle w:val="FootnoteReference"/>
              </w:rPr>
            </w:rPrChange>
          </w:rPr>
          <w:footnoteReference w:id="8"/>
        </w:r>
        <w:r w:rsidRPr="00730571">
          <w:rPr>
            <w:rFonts w:eastAsia="Times New Roman"/>
            <w:rPrChange w:id="109" w:author="Fernando Dominguez" w:date="2025-09-12T10:20:00Z">
              <w:rPr/>
            </w:rPrChange>
          </w:rPr>
          <w:t>, as amended by Directive (EU) 2023/2413 of the European Parliament and of the Council of 18 October 2023 amending Directive (EU) 2018/2001, Regulation (EU) 2018/1999 and Directive 98/70/EC as regards the promotion of energy from renewable sources, and repealing Council Directive (EU) 2015/652</w:t>
        </w:r>
        <w:r w:rsidRPr="00730571">
          <w:rPr>
            <w:rFonts w:eastAsia="Times New Roman"/>
            <w:rPrChange w:id="110" w:author="Fernando Dominguez" w:date="2025-09-12T10:20:00Z">
              <w:rPr>
                <w:rStyle w:val="FootnoteReference"/>
              </w:rPr>
            </w:rPrChange>
          </w:rPr>
          <w:footnoteReference w:id="9"/>
        </w:r>
        <w:r w:rsidRPr="00730571">
          <w:rPr>
            <w:rFonts w:eastAsia="Times New Roman"/>
            <w:rPrChange w:id="113" w:author="Fernando Dominguez" w:date="2025-09-12T10:20:00Z">
              <w:rPr/>
            </w:rPrChange>
          </w:rPr>
          <w:t>, Member States shall ensure that citizen energy communities and renewable energy communities are able to access all suitable electricity markets, either directly or through aggregation, in a non-discriminatory manner. Citizen energy communities and renewable energy communities can access the balancing and local services markets by taking up the role of a service provider or by contracting a service provider on behalf of their members.</w:t>
        </w:r>
        <w:commentRangeStart w:id="114"/>
        <w:commentRangeStart w:id="115"/>
        <w:commentRangeEnd w:id="114"/>
        <w:r w:rsidRPr="00730571">
          <w:rPr>
            <w:rStyle w:val="CommentReference"/>
            <w:rFonts w:eastAsia="Times New Roman"/>
            <w:sz w:val="22"/>
            <w:szCs w:val="22"/>
            <w:rPrChange w:id="116" w:author="Fernando Dominguez" w:date="2025-09-12T10:20:00Z">
              <w:rPr>
                <w:rStyle w:val="CommentReference"/>
                <w:sz w:val="22"/>
                <w:szCs w:val="22"/>
              </w:rPr>
            </w:rPrChange>
          </w:rPr>
          <w:commentReference w:id="114"/>
        </w:r>
        <w:commentRangeEnd w:id="115"/>
        <w:r w:rsidRPr="00730571">
          <w:rPr>
            <w:rStyle w:val="CommentReference"/>
            <w:rFonts w:eastAsia="Times New Roman"/>
            <w:sz w:val="22"/>
            <w:szCs w:val="22"/>
            <w:rPrChange w:id="117" w:author="Fernando Dominguez" w:date="2025-09-12T10:20:00Z">
              <w:rPr>
                <w:rStyle w:val="CommentReference"/>
                <w:sz w:val="22"/>
                <w:szCs w:val="22"/>
              </w:rPr>
            </w:rPrChange>
          </w:rPr>
          <w:commentReference w:id="115"/>
        </w:r>
      </w:ins>
    </w:p>
    <w:p w14:paraId="1AC82C4F" w14:textId="77777777" w:rsidR="00235802" w:rsidRPr="00730571" w:rsidRDefault="00235802" w:rsidP="00730571">
      <w:pPr>
        <w:pStyle w:val="ListParagraph"/>
        <w:ind w:left="823"/>
        <w:jc w:val="both"/>
        <w:rPr>
          <w:ins w:id="118" w:author="Fernando Dominguez" w:date="2025-09-12T10:13:00Z"/>
          <w:rFonts w:eastAsia="Times New Roman"/>
          <w:rPrChange w:id="119" w:author="Fernando Dominguez" w:date="2025-09-12T10:20:00Z">
            <w:rPr>
              <w:ins w:id="120" w:author="Fernando Dominguez" w:date="2025-09-12T10:13:00Z"/>
            </w:rPr>
          </w:rPrChange>
        </w:rPr>
      </w:pPr>
    </w:p>
    <w:p w14:paraId="670ECAB4" w14:textId="77777777" w:rsidR="00235802" w:rsidRPr="00FB411B" w:rsidRDefault="00235802" w:rsidP="00235802">
      <w:pPr>
        <w:numPr>
          <w:ilvl w:val="0"/>
          <w:numId w:val="15"/>
        </w:numPr>
        <w:jc w:val="both"/>
        <w:rPr>
          <w:ins w:id="121" w:author="Fernando Dominguez" w:date="2025-09-12T10:13:00Z"/>
        </w:rPr>
      </w:pPr>
      <w:commentRangeStart w:id="122"/>
      <w:commentRangeStart w:id="123"/>
      <w:ins w:id="124" w:author="Fernando Dominguez" w:date="2025-09-12T10:13:00Z">
        <w:r w:rsidRPr="00FB411B">
          <w:t xml:space="preserve">As per Article 12(1) of Directive (EU) 2019/944, the switching of </w:t>
        </w:r>
        <w:commentRangeStart w:id="125"/>
        <w:commentRangeStart w:id="126"/>
        <w:r w:rsidRPr="00FB411B">
          <w:t>market participant engaged in aggregatio</w:t>
        </w:r>
      </w:ins>
      <w:commentRangeEnd w:id="125"/>
      <w:ins w:id="127" w:author="Fernando Dominguez" w:date="2025-10-21T08:48:00Z">
        <w:r w:rsidR="006F7B1C" w:rsidRPr="00FB411B">
          <w:rPr>
            <w:rStyle w:val="CommentReference"/>
            <w:sz w:val="22"/>
            <w:szCs w:val="22"/>
          </w:rPr>
          <w:commentReference w:id="125"/>
        </w:r>
      </w:ins>
      <w:commentRangeEnd w:id="126"/>
      <w:r w:rsidR="00FE1515" w:rsidRPr="00FB411B">
        <w:rPr>
          <w:rStyle w:val="CommentReference"/>
          <w:sz w:val="22"/>
          <w:szCs w:val="22"/>
        </w:rPr>
        <w:commentReference w:id="126"/>
      </w:r>
      <w:ins w:id="128" w:author="Fernando Dominguez" w:date="2025-09-12T10:13:00Z">
        <w:r w:rsidRPr="00FB411B">
          <w:t xml:space="preserve">n by final consumers shall be carried out within </w:t>
        </w:r>
        <w:commentRangeStart w:id="129"/>
        <w:commentRangeStart w:id="130"/>
        <w:r w:rsidRPr="00FB411B">
          <w:t>the shortest possible time</w:t>
        </w:r>
      </w:ins>
      <w:commentRangeEnd w:id="129"/>
      <w:ins w:id="131" w:author="Fernando Dominguez" w:date="2025-10-21T08:48:00Z">
        <w:r w:rsidR="00CF2AA1" w:rsidRPr="00FB411B">
          <w:rPr>
            <w:rStyle w:val="CommentReference"/>
            <w:sz w:val="22"/>
            <w:szCs w:val="22"/>
          </w:rPr>
          <w:commentReference w:id="129"/>
        </w:r>
      </w:ins>
      <w:commentRangeEnd w:id="130"/>
      <w:r w:rsidR="00AA1087" w:rsidRPr="00FB411B">
        <w:rPr>
          <w:rStyle w:val="CommentReference"/>
          <w:sz w:val="22"/>
          <w:szCs w:val="22"/>
        </w:rPr>
        <w:commentReference w:id="130"/>
      </w:r>
      <w:ins w:id="132" w:author="Fernando Dominguez" w:date="2025-09-12T10:13:00Z">
        <w:r w:rsidRPr="00FB411B">
          <w:t>. The reference model in this Regulation enables the switching of aggregators in compliance with the requirements foreseen by Article 12(1) of Directive (EU) 2019/944.</w:t>
        </w:r>
        <w:commentRangeEnd w:id="122"/>
        <w:r w:rsidRPr="00FB411B">
          <w:rPr>
            <w:rStyle w:val="CommentReference"/>
            <w:sz w:val="22"/>
            <w:szCs w:val="22"/>
          </w:rPr>
          <w:commentReference w:id="122"/>
        </w:r>
      </w:ins>
      <w:commentRangeEnd w:id="123"/>
      <w:ins w:id="133" w:author="Fernando Dominguez" w:date="2025-09-12T10:14:00Z">
        <w:r w:rsidRPr="00FB411B">
          <w:rPr>
            <w:rStyle w:val="CommentReference"/>
            <w:sz w:val="22"/>
            <w:szCs w:val="22"/>
          </w:rPr>
          <w:commentReference w:id="123"/>
        </w:r>
      </w:ins>
    </w:p>
    <w:p w14:paraId="3D8337A1" w14:textId="77777777" w:rsidR="00235802" w:rsidRPr="00DF32A9" w:rsidRDefault="00235802" w:rsidP="00235802">
      <w:pPr>
        <w:pStyle w:val="ListParagraph"/>
        <w:ind w:left="823"/>
        <w:jc w:val="both"/>
        <w:rPr>
          <w:ins w:id="134" w:author="Fernando Dominguez" w:date="2025-09-12T10:13:00Z"/>
        </w:rPr>
      </w:pPr>
    </w:p>
    <w:p w14:paraId="2557C456" w14:textId="7F2166D7" w:rsidR="00730571" w:rsidRDefault="00235802" w:rsidP="00395C88">
      <w:pPr>
        <w:pStyle w:val="ListParagraph"/>
        <w:numPr>
          <w:ilvl w:val="0"/>
          <w:numId w:val="15"/>
        </w:numPr>
        <w:jc w:val="both"/>
      </w:pPr>
      <w:r>
        <w:t>Under this Regulation, and to assist with the identification and the authentication of parties that are requesting access to data, Member States are recommended to support, as far as possible, digital solutions compliant with Regulation (EU) 2024/1183</w:t>
      </w:r>
      <w:r w:rsidRPr="00DF32A9">
        <w:rPr>
          <w:rStyle w:val="FootnoteReference"/>
        </w:rPr>
        <w:footnoteReference w:id="10"/>
      </w:r>
      <w:r>
        <w:t xml:space="preserve"> (‘eIDAS Regulation’) to electronically identify and authenticate final customers and/or eligible parties. </w:t>
      </w:r>
      <w:commentRangeStart w:id="137"/>
      <w:r>
        <w:t>To this en</w:t>
      </w:r>
      <w:r w:rsidR="00936761">
        <w:t>d</w:t>
      </w:r>
      <w:commentRangeEnd w:id="137"/>
      <w:r w:rsidR="004E7224">
        <w:rPr>
          <w:rStyle w:val="CommentReference"/>
          <w:sz w:val="22"/>
          <w:szCs w:val="22"/>
        </w:rPr>
        <w:commentReference w:id="137"/>
      </w:r>
      <w:r>
        <w:t xml:space="preserve">, electricity undertakings should </w:t>
      </w:r>
      <w:r w:rsidR="00B00733">
        <w:t xml:space="preserve">preferably </w:t>
      </w:r>
      <w:r>
        <w:t>rely on solutions that verify the identity using at least two authentication factors, which helps to reduce risks in fraud and identity theft. An example of electronic identification would be the European Digital Identity Wallets provided in accordance with European Digital Identity Framework established by Regulation (EU) No 910/2014</w:t>
      </w:r>
      <w:r w:rsidRPr="00DF32A9">
        <w:rPr>
          <w:vertAlign w:val="superscript"/>
        </w:rPr>
        <w:footnoteReference w:id="11"/>
      </w:r>
      <w:r>
        <w:t xml:space="preserve">. Cross border acceptance of European Digital Identity Wallets is already required under the provisions of Article 5 (f) (2) of Regulation (EU) No 910/2014 in the area of energy. Electricity undertakings can also rely on other electronic identification means that provide adequate assurance of </w:t>
      </w:r>
      <w:r w:rsidR="00395C88">
        <w:t xml:space="preserve">the </w:t>
      </w:r>
      <w:r w:rsidR="00AA1850">
        <w:t xml:space="preserve">identity </w:t>
      </w:r>
      <w:r w:rsidR="00997B50">
        <w:t>of the final customer o</w:t>
      </w:r>
      <w:r w:rsidR="00D62424">
        <w:t>r</w:t>
      </w:r>
      <w:r w:rsidR="00997B50">
        <w:t xml:space="preserve"> the involved party</w:t>
      </w:r>
      <w:r w:rsidR="00395C88">
        <w:t xml:space="preserve">. </w:t>
      </w:r>
    </w:p>
    <w:p w14:paraId="5365806F" w14:textId="77777777" w:rsidR="00D62424" w:rsidRDefault="00D62424">
      <w:pPr>
        <w:pStyle w:val="ListParagraph"/>
        <w:rPr>
          <w:ins w:id="140" w:author="Lorena Garcia Lorenzo" w:date="2025-11-06T13:52:00Z" w16du:dateUtc="2025-11-06T12:52:00Z"/>
        </w:rPr>
        <w:pPrChange w:id="141" w:author="Lorena Garcia Lorenzo" w:date="2025-11-06T13:52:00Z" w16du:dateUtc="2025-11-06T12:52:00Z">
          <w:pPr>
            <w:pStyle w:val="ListParagraph"/>
            <w:numPr>
              <w:numId w:val="15"/>
            </w:numPr>
            <w:ind w:left="823" w:hanging="710"/>
            <w:jc w:val="both"/>
          </w:pPr>
        </w:pPrChange>
      </w:pPr>
    </w:p>
    <w:p w14:paraId="48572CFB" w14:textId="77777777" w:rsidR="00D62424" w:rsidRDefault="00D62424">
      <w:pPr>
        <w:pStyle w:val="ListParagraph"/>
        <w:ind w:left="823"/>
        <w:jc w:val="both"/>
        <w:rPr>
          <w:ins w:id="142" w:author="Fernando Dominguez" w:date="2025-09-12T10:20:00Z"/>
        </w:rPr>
        <w:pPrChange w:id="143" w:author="Lorena Garcia Lorenzo" w:date="2025-11-06T13:52:00Z" w16du:dateUtc="2025-11-06T12:52:00Z">
          <w:pPr>
            <w:pStyle w:val="ListParagraph"/>
            <w:numPr>
              <w:numId w:val="15"/>
            </w:numPr>
            <w:ind w:left="823" w:hanging="710"/>
            <w:jc w:val="both"/>
          </w:pPr>
        </w:pPrChange>
      </w:pPr>
    </w:p>
    <w:p w14:paraId="3857145A" w14:textId="3B0E97E3" w:rsidR="00496908" w:rsidRDefault="00A960C6" w:rsidP="00967A9A">
      <w:pPr>
        <w:pStyle w:val="ListParagraph"/>
        <w:numPr>
          <w:ilvl w:val="0"/>
          <w:numId w:val="15"/>
        </w:numPr>
        <w:jc w:val="both"/>
        <w:rPr>
          <w:ins w:id="144" w:author="Fernando Dominguez" w:date="2025-10-16T08:40:00Z"/>
        </w:rPr>
      </w:pPr>
      <w:ins w:id="145" w:author="Fernando Dominguez" w:date="2025-09-12T10:17:00Z">
        <w:r>
          <w:t xml:space="preserve">The single and common access point of the flexibility information system can be established as a </w:t>
        </w:r>
        <w:del w:id="146" w:author="Lorena Garcia Lorenzo" w:date="2025-11-06T13:54:00Z" w16du:dateUtc="2025-11-06T12:54:00Z">
          <w:r w:rsidDel="00AC2FF1">
            <w:delText>de-centralised</w:delText>
          </w:r>
        </w:del>
      </w:ins>
      <w:ins w:id="147" w:author="Lorena Garcia Lorenzo" w:date="2025-11-06T13:54:00Z" w16du:dateUtc="2025-11-06T12:54:00Z">
        <w:r w:rsidR="00AC2FF1">
          <w:t>decentralised</w:t>
        </w:r>
      </w:ins>
      <w:ins w:id="148" w:author="Fernando Dominguez" w:date="2025-09-12T10:17:00Z">
        <w:r>
          <w:t xml:space="preserve"> flexibility information system providing nationally harmonised access or as a centralised flexibility information system, if required by the national terms and conditions pursuant to Article 24 of NCDR. </w:t>
        </w:r>
        <w:commentRangeStart w:id="149"/>
        <w:commentRangeStart w:id="150"/>
        <w:r>
          <w:t xml:space="preserve">The data exchange shall be based on an ETSI-CEN-CENELEC set of standards </w:t>
        </w:r>
      </w:ins>
      <w:ins w:id="151" w:author="DION-DEMAEL Michele" w:date="2025-10-30T11:16:00Z" w16du:dateUtc="2025-10-30T10:16:00Z">
        <w:r w:rsidR="00492FC3">
          <w:rPr>
            <w:rStyle w:val="FootnoteReference"/>
          </w:rPr>
          <w:footnoteReference w:id="12"/>
        </w:r>
      </w:ins>
      <w:ins w:id="154" w:author="Fernando Dominguez" w:date="2025-09-12T10:17:00Z">
        <w:del w:id="155" w:author="DION-DEMAEL Michele" w:date="2025-10-30T11:17:00Z">
          <w:r w:rsidDel="00A960C6">
            <w:delText>(e.g. EN IEC 62325-351)</w:delText>
          </w:r>
        </w:del>
        <w:r>
          <w:t xml:space="preserve"> as defined in Article 26 of NCDR</w:t>
        </w:r>
      </w:ins>
      <w:ins w:id="156" w:author="DION-DEMAEL Michele" w:date="2025-10-30T12:08:00Z" w16du:dateUtc="2025-10-30T11:08:00Z">
        <w:r w:rsidR="008E421A">
          <w:t>.</w:t>
        </w:r>
        <w:del w:id="157" w:author="Fernando Dominguez" w:date="2025-11-05T15:31:00Z" w16du:dateUtc="2025-11-05T14:31:00Z">
          <w:r w:rsidR="008E421A" w:rsidDel="00EB2681">
            <w:delText xml:space="preserve"> </w:delText>
          </w:r>
        </w:del>
      </w:ins>
      <w:ins w:id="158" w:author="Fernando Dominguez" w:date="2025-09-12T10:17:00Z">
        <w:r>
          <w:t xml:space="preserve"> </w:t>
        </w:r>
      </w:ins>
      <w:ins w:id="159" w:author="DION-DEMAEL Michele" w:date="2025-10-30T12:10:00Z" w16du:dateUtc="2025-10-30T11:10:00Z">
        <w:r w:rsidR="008E421A">
          <w:t xml:space="preserve">More generally, </w:t>
        </w:r>
      </w:ins>
      <w:ins w:id="160" w:author="DION-DEMAEL Michele" w:date="2025-10-30T12:11:00Z" w16du:dateUtc="2025-10-30T11:11:00Z">
        <w:r w:rsidR="008E421A">
          <w:t>NCDR foresees that entitled parties shall take into consideration</w:t>
        </w:r>
      </w:ins>
      <w:ins w:id="161" w:author="DION-DEMAEL Michele" w:date="2025-10-30T12:12:00Z" w16du:dateUtc="2025-10-30T11:12:00Z">
        <w:r w:rsidR="008E421A">
          <w:t xml:space="preserve"> ETSI-CEN-CENELEC standards and </w:t>
        </w:r>
      </w:ins>
      <w:ins w:id="162" w:author="Fernando Dominguez" w:date="2025-09-12T10:17:00Z">
        <w:r>
          <w:t xml:space="preserve">and </w:t>
        </w:r>
        <w:del w:id="163" w:author="DION-DEMAEL Michele" w:date="2025-10-30T12:12:00Z">
          <w:r w:rsidDel="00A960C6">
            <w:delText xml:space="preserve">considering </w:delText>
          </w:r>
        </w:del>
        <w:r>
          <w:t>other relevant European initiatives</w:t>
        </w:r>
      </w:ins>
      <w:ins w:id="164" w:author="DION-DEMAEL Michele" w:date="2025-10-30T12:12:00Z" w16du:dateUtc="2025-10-30T11:12:00Z">
        <w:r w:rsidR="008E421A">
          <w:t>,</w:t>
        </w:r>
      </w:ins>
      <w:ins w:id="165" w:author="Fernando Dominguez" w:date="2025-09-12T10:17:00Z">
        <w:r>
          <w:t xml:space="preserve"> such as the Harmonised Electricity Market Role Model (</w:t>
        </w:r>
        <w:commentRangeStart w:id="166"/>
        <w:commentRangeStart w:id="167"/>
        <w:r>
          <w:t>HEMRM</w:t>
        </w:r>
      </w:ins>
      <w:commentRangeEnd w:id="166"/>
      <w:r>
        <w:rPr>
          <w:rStyle w:val="CommentReference"/>
          <w:sz w:val="22"/>
          <w:szCs w:val="22"/>
        </w:rPr>
        <w:commentReference w:id="166"/>
      </w:r>
      <w:commentRangeEnd w:id="167"/>
      <w:r w:rsidR="009314A6">
        <w:rPr>
          <w:rStyle w:val="CommentReference"/>
          <w:sz w:val="22"/>
          <w:szCs w:val="22"/>
        </w:rPr>
        <w:commentReference w:id="167"/>
      </w:r>
      <w:ins w:id="168" w:author="Fernando Dominguez" w:date="2025-09-12T10:17:00Z">
        <w:r>
          <w:t>)</w:t>
        </w:r>
        <w:r w:rsidRPr="00DF32A9">
          <w:rPr>
            <w:rStyle w:val="FootnoteReference"/>
          </w:rPr>
          <w:footnoteReference w:id="13"/>
        </w:r>
        <w:r>
          <w:t xml:space="preserve"> and the International Electrotechnical Commission’s Common Information Model (CIM).</w:t>
        </w:r>
        <w:r w:rsidRPr="00DF32A9">
          <w:rPr>
            <w:rStyle w:val="FootnoteReference"/>
          </w:rPr>
          <w:footnoteReference w:id="14"/>
        </w:r>
      </w:ins>
      <w:commentRangeEnd w:id="149"/>
      <w:r w:rsidR="00675313">
        <w:rPr>
          <w:rStyle w:val="CommentReference"/>
          <w:sz w:val="22"/>
          <w:szCs w:val="22"/>
        </w:rPr>
        <w:commentReference w:id="149"/>
      </w:r>
      <w:commentRangeEnd w:id="150"/>
      <w:r>
        <w:rPr>
          <w:rStyle w:val="CommentReference"/>
          <w:sz w:val="22"/>
          <w:szCs w:val="22"/>
        </w:rPr>
        <w:commentReference w:id="150"/>
      </w:r>
    </w:p>
    <w:p w14:paraId="7FB48C4B" w14:textId="77777777" w:rsidR="00A960C6" w:rsidRPr="00DF32A9" w:rsidRDefault="00A960C6">
      <w:pPr>
        <w:pStyle w:val="ListParagraph"/>
        <w:rPr>
          <w:ins w:id="184" w:author="Fernando Dominguez" w:date="2025-09-12T10:17:00Z"/>
        </w:rPr>
        <w:pPrChange w:id="185" w:author="Fernando Dominguez" w:date="2025-10-20T09:05:00Z">
          <w:pPr>
            <w:pStyle w:val="ListParagraph"/>
            <w:jc w:val="both"/>
          </w:pPr>
        </w:pPrChange>
      </w:pPr>
    </w:p>
    <w:p w14:paraId="1C2C61B4" w14:textId="3048D15C" w:rsidR="007A3117" w:rsidRPr="00DF32A9" w:rsidDel="00730571" w:rsidRDefault="007A3117" w:rsidP="00A960C6">
      <w:pPr>
        <w:pStyle w:val="ListParagraph"/>
        <w:numPr>
          <w:ilvl w:val="0"/>
          <w:numId w:val="15"/>
        </w:numPr>
        <w:jc w:val="both"/>
        <w:rPr>
          <w:del w:id="186" w:author="Fernando Dominguez" w:date="2025-09-12T10:21:00Z"/>
        </w:rPr>
      </w:pPr>
    </w:p>
    <w:p w14:paraId="4242BD3D" w14:textId="565DCC89" w:rsidR="0063623B" w:rsidRDefault="0BEE6CDD" w:rsidP="0063623B">
      <w:pPr>
        <w:pStyle w:val="ListParagraph"/>
        <w:numPr>
          <w:ilvl w:val="0"/>
          <w:numId w:val="15"/>
        </w:numPr>
        <w:jc w:val="both"/>
      </w:pPr>
      <w:r w:rsidRPr="00DF32A9">
        <w:t>For the quantificatio</w:t>
      </w:r>
      <w:r w:rsidR="62748B16" w:rsidRPr="00DF32A9">
        <w:t>n</w:t>
      </w:r>
      <w:r w:rsidR="41B05F79" w:rsidRPr="00DF32A9">
        <w:t>, service validation</w:t>
      </w:r>
      <w:r w:rsidR="37705914" w:rsidRPr="00DF32A9">
        <w:t xml:space="preserve"> and</w:t>
      </w:r>
      <w:r w:rsidR="79B3E042" w:rsidRPr="00DF32A9">
        <w:t xml:space="preserve"> settlement </w:t>
      </w:r>
      <w:r w:rsidRPr="00DF32A9">
        <w:t>of the delivered services</w:t>
      </w:r>
      <w:r w:rsidR="7215ABD6" w:rsidRPr="00DF32A9">
        <w:t xml:space="preserve">, the </w:t>
      </w:r>
      <w:r w:rsidR="5EC4EFB5" w:rsidRPr="00DF32A9">
        <w:t>NCDR</w:t>
      </w:r>
      <w:r w:rsidR="79B3E042" w:rsidRPr="00DF32A9">
        <w:t xml:space="preserve"> foresees the implementation of baselining </w:t>
      </w:r>
      <w:r w:rsidR="1F9E3323" w:rsidRPr="00DF32A9">
        <w:t xml:space="preserve">methods. </w:t>
      </w:r>
      <w:r w:rsidR="614E18EB" w:rsidRPr="00DF32A9">
        <w:t>A properly designed baselining method</w:t>
      </w:r>
      <w:r w:rsidR="16B8859D" w:rsidRPr="00DF32A9">
        <w:t xml:space="preserve"> and calculation</w:t>
      </w:r>
      <w:r w:rsidR="614E18EB" w:rsidRPr="00DF32A9">
        <w:t xml:space="preserve"> </w:t>
      </w:r>
      <w:r w:rsidR="16B8859D" w:rsidRPr="00DF32A9">
        <w:t>are</w:t>
      </w:r>
      <w:r w:rsidR="614E18EB" w:rsidRPr="00DF32A9">
        <w:t xml:space="preserve"> important </w:t>
      </w:r>
      <w:r w:rsidR="631913DC" w:rsidRPr="00DF32A9">
        <w:t>for the success</w:t>
      </w:r>
      <w:r w:rsidR="614E18EB" w:rsidRPr="00DF32A9">
        <w:t xml:space="preserve"> of </w:t>
      </w:r>
      <w:r w:rsidR="6B322F5D" w:rsidRPr="00DF32A9">
        <w:t xml:space="preserve">demand </w:t>
      </w:r>
      <w:r w:rsidR="3AE332E5" w:rsidRPr="00DF32A9">
        <w:t>response</w:t>
      </w:r>
      <w:r w:rsidR="71A4A539" w:rsidRPr="00DF32A9">
        <w:t>,</w:t>
      </w:r>
      <w:r w:rsidR="614E18EB" w:rsidRPr="00DF32A9">
        <w:t xml:space="preserve"> as it enables system operators and </w:t>
      </w:r>
      <w:r w:rsidR="00D767D4" w:rsidRPr="00DF32A9">
        <w:t>final customers</w:t>
      </w:r>
      <w:r w:rsidR="614E18EB" w:rsidRPr="00DF32A9">
        <w:t xml:space="preserve"> to measure </w:t>
      </w:r>
      <w:r w:rsidR="0D8F85D2" w:rsidRPr="00DF32A9">
        <w:t xml:space="preserve">the </w:t>
      </w:r>
      <w:r w:rsidR="614E18EB" w:rsidRPr="00DF32A9">
        <w:t xml:space="preserve">performance of </w:t>
      </w:r>
      <w:r w:rsidR="77D061A0" w:rsidRPr="00DF32A9">
        <w:t xml:space="preserve">demand </w:t>
      </w:r>
      <w:r w:rsidR="7A664534" w:rsidRPr="00DF32A9">
        <w:t>response</w:t>
      </w:r>
      <w:r w:rsidR="614E18EB" w:rsidRPr="00DF32A9">
        <w:t xml:space="preserve"> resources</w:t>
      </w:r>
      <w:r w:rsidR="5E266C32" w:rsidRPr="00DF32A9">
        <w:t xml:space="preserve">. </w:t>
      </w:r>
      <w:r w:rsidR="14671935" w:rsidRPr="00DF32A9">
        <w:t xml:space="preserve">For the quantification </w:t>
      </w:r>
      <w:r w:rsidR="04DA531C" w:rsidRPr="00DF32A9">
        <w:t xml:space="preserve">and </w:t>
      </w:r>
      <w:r w:rsidR="5F5A56EC" w:rsidRPr="00DF32A9">
        <w:t>service</w:t>
      </w:r>
      <w:r w:rsidR="2B202876" w:rsidRPr="00DF32A9">
        <w:t xml:space="preserve"> </w:t>
      </w:r>
      <w:r w:rsidR="04DA531C" w:rsidRPr="00DF32A9">
        <w:t>validation</w:t>
      </w:r>
      <w:r w:rsidR="14671935" w:rsidRPr="00DF32A9">
        <w:t>, t</w:t>
      </w:r>
      <w:r w:rsidR="68CD123B" w:rsidRPr="00DF32A9">
        <w:t xml:space="preserve">he </w:t>
      </w:r>
      <w:r w:rsidR="12A44DDE" w:rsidRPr="00DF32A9">
        <w:t xml:space="preserve">calculated </w:t>
      </w:r>
      <w:r w:rsidR="68CD123B" w:rsidRPr="00DF32A9">
        <w:t xml:space="preserve">baseline </w:t>
      </w:r>
      <w:r w:rsidR="67FD5C96" w:rsidRPr="00DF32A9">
        <w:t xml:space="preserve">is compared to </w:t>
      </w:r>
      <w:r w:rsidR="14671935" w:rsidRPr="00DF32A9">
        <w:t xml:space="preserve">metering </w:t>
      </w:r>
      <w:r w:rsidR="365C3393" w:rsidRPr="00DF32A9">
        <w:t xml:space="preserve">data from </w:t>
      </w:r>
      <w:r w:rsidR="277E57B1" w:rsidRPr="00DF32A9">
        <w:t>smart meter</w:t>
      </w:r>
      <w:r w:rsidR="22FA7300" w:rsidRPr="00DF32A9">
        <w:t>s</w:t>
      </w:r>
      <w:r w:rsidR="277E57B1" w:rsidRPr="00DF32A9">
        <w:t xml:space="preserve"> or if </w:t>
      </w:r>
      <w:r w:rsidR="5F5A56EC" w:rsidRPr="00DF32A9">
        <w:t xml:space="preserve">foreseen </w:t>
      </w:r>
      <w:r w:rsidR="248AA996" w:rsidRPr="00DF32A9">
        <w:t xml:space="preserve">in the Member State </w:t>
      </w:r>
      <w:r w:rsidR="05EB50D6" w:rsidRPr="00DF32A9">
        <w:t>dedicated measurement device</w:t>
      </w:r>
      <w:r w:rsidR="0A03B73D" w:rsidRPr="00DF32A9">
        <w:t>s</w:t>
      </w:r>
      <w:r w:rsidR="5F5A56EC" w:rsidRPr="00DF32A9">
        <w:t xml:space="preserve"> (DMD)s</w:t>
      </w:r>
      <w:r w:rsidR="009314A6">
        <w:t xml:space="preserve">, or calculated data </w:t>
      </w:r>
      <w:r w:rsidR="009314A6" w:rsidRPr="25927570">
        <w:rPr>
          <w:rFonts w:eastAsiaTheme="minorEastAsia"/>
        </w:rPr>
        <w:t xml:space="preserve">based on a formula </w:t>
      </w:r>
      <w:commentRangeStart w:id="187"/>
      <w:commentRangeEnd w:id="187"/>
      <w:r w:rsidR="009314A6" w:rsidRPr="25927570">
        <w:rPr>
          <w:rStyle w:val="CommentReference"/>
          <w:rFonts w:eastAsiaTheme="minorEastAsia"/>
          <w:sz w:val="22"/>
          <w:szCs w:val="22"/>
        </w:rPr>
        <w:commentReference w:id="187"/>
      </w:r>
      <w:r w:rsidR="009314A6" w:rsidRPr="25927570">
        <w:rPr>
          <w:rFonts w:eastAsiaTheme="minorEastAsia"/>
        </w:rPr>
        <w:t xml:space="preserve">depicting the </w:t>
      </w:r>
      <w:r w:rsidR="009314A6">
        <w:rPr>
          <w:rFonts w:eastAsiaTheme="minorEastAsia"/>
        </w:rPr>
        <w:t xml:space="preserve">electricity </w:t>
      </w:r>
      <w:r w:rsidR="009314A6" w:rsidRPr="25927570">
        <w:rPr>
          <w:rFonts w:eastAsiaTheme="minorEastAsia"/>
        </w:rPr>
        <w:t xml:space="preserve">injection or withdrawal behaviour for a period. </w:t>
      </w:r>
      <w:commentRangeStart w:id="188"/>
      <w:commentRangeEnd w:id="188"/>
      <w:r w:rsidR="009314A6">
        <w:rPr>
          <w:rStyle w:val="CommentReference"/>
          <w:sz w:val="22"/>
          <w:szCs w:val="22"/>
        </w:rPr>
        <w:commentReference w:id="188"/>
      </w:r>
      <w:r w:rsidR="009314A6">
        <w:t xml:space="preserve"> </w:t>
      </w:r>
      <w:r w:rsidR="0EC7B44C" w:rsidRPr="00DF32A9">
        <w:t xml:space="preserve">Having regards to Article </w:t>
      </w:r>
      <w:r w:rsidR="72F305A3" w:rsidRPr="00DF32A9">
        <w:t xml:space="preserve">7b </w:t>
      </w:r>
      <w:r w:rsidR="03BF14C5" w:rsidRPr="00DF32A9">
        <w:t xml:space="preserve">of </w:t>
      </w:r>
      <w:r w:rsidR="72F305A3" w:rsidRPr="00DF32A9">
        <w:t>Regulation (EU) 2019/943</w:t>
      </w:r>
      <w:r w:rsidR="5F5A56EC" w:rsidRPr="00DF32A9">
        <w:t xml:space="preserve"> of the European Parliament and of the Council</w:t>
      </w:r>
      <w:r w:rsidR="00CF2D21" w:rsidRPr="00DF32A9">
        <w:rPr>
          <w:rStyle w:val="FootnoteReference"/>
        </w:rPr>
        <w:footnoteReference w:id="15"/>
      </w:r>
      <w:r w:rsidR="72F305A3" w:rsidRPr="00DF32A9">
        <w:t>, as amended by Regulation (EU) 2024/1747</w:t>
      </w:r>
      <w:r w:rsidR="13E798DE" w:rsidRPr="00DF32A9">
        <w:t xml:space="preserve"> </w:t>
      </w:r>
      <w:r w:rsidR="5F5A56EC" w:rsidRPr="00DF32A9">
        <w:t>of the European Parliament and of the Council</w:t>
      </w:r>
      <w:r w:rsidR="00CF2D21" w:rsidRPr="00DF32A9">
        <w:rPr>
          <w:rStyle w:val="FootnoteReference"/>
        </w:rPr>
        <w:footnoteReference w:id="16"/>
      </w:r>
      <w:r w:rsidR="5F5A56EC" w:rsidRPr="00DF32A9">
        <w:t xml:space="preserve"> </w:t>
      </w:r>
      <w:r w:rsidR="13E798DE" w:rsidRPr="00DF32A9">
        <w:t>and</w:t>
      </w:r>
      <w:r w:rsidR="2F0F87A3" w:rsidRPr="00DF32A9">
        <w:t xml:space="preserve"> in accordance with</w:t>
      </w:r>
      <w:r w:rsidR="13E798DE" w:rsidRPr="00DF32A9">
        <w:t xml:space="preserve"> the princ</w:t>
      </w:r>
      <w:r w:rsidR="37C24BE0" w:rsidRPr="00DF32A9">
        <w:t xml:space="preserve">iples and rules defines in the </w:t>
      </w:r>
      <w:r w:rsidR="1445B0B3" w:rsidRPr="00DF32A9">
        <w:t>NCDR</w:t>
      </w:r>
      <w:commentRangeStart w:id="189"/>
      <w:commentRangeStart w:id="190"/>
      <w:r w:rsidR="3CE31199" w:rsidRPr="00DF32A9">
        <w:t>,</w:t>
      </w:r>
      <w:commentRangeEnd w:id="190"/>
      <w:r w:rsidRPr="00DF32A9">
        <w:rPr>
          <w:rStyle w:val="CommentReference"/>
          <w:sz w:val="22"/>
          <w:szCs w:val="22"/>
        </w:rPr>
        <w:commentReference w:id="190"/>
      </w:r>
      <w:r w:rsidR="679C1FFF" w:rsidRPr="00DF32A9">
        <w:t xml:space="preserve"> </w:t>
      </w:r>
      <w:commentRangeStart w:id="191"/>
      <w:r w:rsidR="09C9B1F1" w:rsidRPr="00DF32A9">
        <w:t xml:space="preserve">data from </w:t>
      </w:r>
      <w:r w:rsidR="5F5A56EC" w:rsidRPr="00DF32A9">
        <w:t>DMDs</w:t>
      </w:r>
      <w:r w:rsidR="09C9B1F1" w:rsidRPr="00DF32A9">
        <w:t xml:space="preserve"> </w:t>
      </w:r>
      <w:r w:rsidR="009314A6">
        <w:t xml:space="preserve">or calculated data </w:t>
      </w:r>
      <w:r w:rsidR="29B01A06" w:rsidRPr="00DF32A9">
        <w:t xml:space="preserve">can be used as a complement to validated historical metering data </w:t>
      </w:r>
      <w:r w:rsidR="001E0CD2">
        <w:t xml:space="preserve">or near real-data </w:t>
      </w:r>
      <w:r w:rsidR="29B01A06" w:rsidRPr="00DF32A9">
        <w:t>from smart meters</w:t>
      </w:r>
      <w:commentRangeEnd w:id="191"/>
      <w:r w:rsidRPr="00DF32A9">
        <w:rPr>
          <w:rStyle w:val="CommentReference"/>
          <w:sz w:val="22"/>
          <w:szCs w:val="22"/>
        </w:rPr>
        <w:commentReference w:id="191"/>
      </w:r>
      <w:r w:rsidR="29B01A06" w:rsidRPr="00DF32A9">
        <w:t>.</w:t>
      </w:r>
      <w:r w:rsidR="2B67FC4E" w:rsidRPr="00DF32A9">
        <w:t xml:space="preserve"> </w:t>
      </w:r>
      <w:commentRangeEnd w:id="189"/>
      <w:r w:rsidR="00307CE8">
        <w:rPr>
          <w:rStyle w:val="CommentReference"/>
          <w:sz w:val="22"/>
          <w:szCs w:val="22"/>
        </w:rPr>
        <w:commentReference w:id="189"/>
      </w:r>
      <w:r w:rsidR="0063623B">
        <w:t xml:space="preserve">For the purpose of quantification and service validation, the reference model of this Regulation introduces the roles of baseline calculator and administrator, and roles for the administration of the relevant data. </w:t>
      </w:r>
    </w:p>
    <w:p w14:paraId="144DC805" w14:textId="4204DCF1" w:rsidR="006E313A" w:rsidRPr="00DF32A9" w:rsidDel="00AE47DE" w:rsidRDefault="006E313A" w:rsidP="00967A9A">
      <w:pPr>
        <w:pStyle w:val="ListParagraph"/>
        <w:numPr>
          <w:ilvl w:val="0"/>
          <w:numId w:val="15"/>
        </w:numPr>
        <w:jc w:val="both"/>
        <w:rPr>
          <w:del w:id="192" w:author="Fernando Dominguez" w:date="2025-11-05T15:31:00Z" w16du:dateUtc="2025-11-05T14:31:00Z"/>
        </w:rPr>
      </w:pPr>
      <w:commentRangeStart w:id="193"/>
    </w:p>
    <w:p w14:paraId="055E9173" w14:textId="0C92D595" w:rsidR="006E313A" w:rsidRPr="00DF32A9" w:rsidDel="007A3117" w:rsidRDefault="06C7FA82">
      <w:pPr>
        <w:pStyle w:val="ListParagraph"/>
        <w:ind w:left="823"/>
        <w:jc w:val="both"/>
        <w:rPr>
          <w:del w:id="194" w:author="Fernando Dominguez" w:date="2025-09-12T10:09:00Z"/>
        </w:rPr>
        <w:pPrChange w:id="195" w:author="Fernando Dominguez" w:date="2025-09-12T10:10:00Z">
          <w:pPr>
            <w:pStyle w:val="ListParagraph"/>
            <w:jc w:val="both"/>
          </w:pPr>
        </w:pPrChange>
      </w:pPr>
      <w:commentRangeStart w:id="196"/>
      <w:commentRangeEnd w:id="196"/>
      <w:r>
        <w:rPr>
          <w:rStyle w:val="CommentReference"/>
          <w:sz w:val="22"/>
          <w:szCs w:val="22"/>
        </w:rPr>
        <w:commentReference w:id="196"/>
      </w:r>
      <w:del w:id="197" w:author="Fernando Dominguez" w:date="2025-09-12T10:10:00Z">
        <w:r w:rsidDel="005739B3">
          <w:delText xml:space="preserve"> </w:delText>
        </w:r>
      </w:del>
      <w:commentRangeEnd w:id="193"/>
      <w:r w:rsidRPr="00DF32A9">
        <w:rPr>
          <w:rStyle w:val="CommentReference"/>
          <w:sz w:val="22"/>
          <w:szCs w:val="22"/>
        </w:rPr>
        <w:commentReference w:id="193"/>
      </w:r>
    </w:p>
    <w:p w14:paraId="34B40245" w14:textId="1B2BE85F" w:rsidR="23460D8D" w:rsidRPr="00DF32A9" w:rsidDel="007A3117" w:rsidRDefault="2791682E">
      <w:pPr>
        <w:pStyle w:val="ListParagraph"/>
        <w:ind w:left="823"/>
        <w:jc w:val="both"/>
        <w:rPr>
          <w:del w:id="198" w:author="Fernando Dominguez" w:date="2025-09-12T10:09:00Z"/>
        </w:rPr>
        <w:pPrChange w:id="199" w:author="Fernando Dominguez" w:date="2025-09-12T10:10:00Z">
          <w:pPr>
            <w:pStyle w:val="ListParagraph"/>
            <w:numPr>
              <w:numId w:val="15"/>
            </w:numPr>
            <w:ind w:left="823" w:hanging="710"/>
            <w:jc w:val="both"/>
          </w:pPr>
        </w:pPrChange>
      </w:pPr>
      <w:del w:id="200" w:author="Fernando Dominguez" w:date="2025-09-12T10:09:00Z">
        <w:r w:rsidDel="007A3117">
          <w:delText xml:space="preserve">This </w:delText>
        </w:r>
        <w:r w:rsidR="7C517986" w:rsidDel="007A3117">
          <w:delText>Regulation</w:delText>
        </w:r>
        <w:r w:rsidDel="007A3117">
          <w:delText xml:space="preserve"> applies to</w:delText>
        </w:r>
        <w:r w:rsidR="77A33DF8" w:rsidDel="007A3117">
          <w:delText xml:space="preserve"> </w:delText>
        </w:r>
        <w:r w:rsidR="56223085" w:rsidDel="007A3117">
          <w:delText>data</w:delText>
        </w:r>
        <w:r w:rsidR="77A33DF8" w:rsidDel="007A3117">
          <w:delText xml:space="preserve"> exchange between </w:delText>
        </w:r>
        <w:r w:rsidR="13A1B8D8" w:rsidDel="007A3117">
          <w:delText xml:space="preserve">final </w:delText>
        </w:r>
        <w:r w:rsidR="77A33DF8" w:rsidDel="007A3117">
          <w:delText xml:space="preserve">customers, market </w:delText>
        </w:r>
        <w:r w:rsidR="1EE44F1B" w:rsidDel="007A3117">
          <w:delText>partic</w:delText>
        </w:r>
        <w:r w:rsidR="651C08F0" w:rsidDel="007A3117">
          <w:delText>i</w:delText>
        </w:r>
        <w:r w:rsidR="1EE44F1B" w:rsidDel="007A3117">
          <w:delText>pants</w:delText>
        </w:r>
        <w:r w:rsidR="77A33DF8" w:rsidDel="007A3117">
          <w:delText xml:space="preserve">, </w:delText>
        </w:r>
        <w:r w:rsidR="2E1CE189" w:rsidDel="007A3117">
          <w:delText xml:space="preserve">including </w:delText>
        </w:r>
        <w:r w:rsidR="5E9B8B9F" w:rsidDel="007A3117">
          <w:delText>service</w:delText>
        </w:r>
        <w:r w:rsidR="05595560" w:rsidDel="007A3117">
          <w:delText xml:space="preserve"> provider</w:delText>
        </w:r>
        <w:r w:rsidR="77A33DF8" w:rsidDel="007A3117">
          <w:delText xml:space="preserve">s and </w:delText>
        </w:r>
        <w:r w:rsidR="00CC0A38" w:rsidDel="007A3117">
          <w:delText xml:space="preserve">system </w:delText>
        </w:r>
        <w:r w:rsidR="77A33DF8" w:rsidDel="007A3117">
          <w:delText>operators</w:delText>
        </w:r>
        <w:r w:rsidR="21CBEED7" w:rsidDel="007A3117">
          <w:delText>.</w:delText>
        </w:r>
        <w:r w:rsidR="77A33DF8" w:rsidDel="007A3117">
          <w:delText xml:space="preserve"> </w:delText>
        </w:r>
        <w:r w:rsidDel="007A3117">
          <w:delText xml:space="preserve">It lays down rules enabling final customers and </w:delText>
        </w:r>
        <w:r w:rsidR="65D868B0" w:rsidDel="007A3117">
          <w:delText>entitled</w:delText>
        </w:r>
        <w:r w:rsidR="006C3AB5" w:rsidDel="007A3117">
          <w:delText xml:space="preserve"> </w:delText>
        </w:r>
        <w:r w:rsidDel="007A3117">
          <w:delText xml:space="preserve">parties to </w:delText>
        </w:r>
        <w:r w:rsidR="77A33DF8" w:rsidDel="007A3117">
          <w:delText>exchange</w:delText>
        </w:r>
        <w:r w:rsidDel="007A3117">
          <w:delText xml:space="preserve"> data</w:delText>
        </w:r>
        <w:r w:rsidR="00D335A5" w:rsidDel="007A3117">
          <w:delText xml:space="preserve"> required for demand response</w:delText>
        </w:r>
        <w:r w:rsidDel="007A3117">
          <w:delText xml:space="preserve">, in a timely and secure manner. </w:delText>
        </w:r>
        <w:r w:rsidR="2FE7C997" w:rsidDel="007A3117">
          <w:delText xml:space="preserve">Upon </w:delText>
        </w:r>
        <w:r w:rsidR="2B370DAC" w:rsidDel="007A3117">
          <w:delText>relevant</w:delText>
        </w:r>
        <w:r w:rsidR="2FE7C997" w:rsidDel="007A3117">
          <w:delText xml:space="preserve"> permission, the </w:delText>
        </w:r>
        <w:r w:rsidR="7D3F71E2" w:rsidDel="007A3117">
          <w:delText xml:space="preserve">flexibility </w:delText>
        </w:r>
        <w:r w:rsidR="76B30C18" w:rsidDel="007A3117">
          <w:delText xml:space="preserve">information system </w:delText>
        </w:r>
        <w:r w:rsidR="2FE7C997" w:rsidDel="007A3117">
          <w:delText>provides the relevant data to the eligible party chosen by the final customer</w:delText>
        </w:r>
        <w:r w:rsidR="35C73203" w:rsidDel="007A3117">
          <w:delText xml:space="preserve"> or determined by national legislation</w:delText>
        </w:r>
        <w:r w:rsidR="2FE7C997" w:rsidDel="007A3117">
          <w:delText xml:space="preserve">. </w:delText>
        </w:r>
        <w:r w:rsidR="4DEF3FA4" w:rsidDel="007A3117">
          <w:delText>Moreover, th</w:delText>
        </w:r>
        <w:r w:rsidR="5027F86E" w:rsidDel="007A3117">
          <w:delText>e</w:delText>
        </w:r>
        <w:r w:rsidR="4DEF3FA4" w:rsidDel="007A3117">
          <w:delText xml:space="preserve"> authorisation procedure could be linked to a contractual agreement, or to an explicit clause within the contractual agreement </w:delText>
        </w:r>
        <w:r w:rsidR="48169679" w:rsidDel="007A3117">
          <w:delText xml:space="preserve">between the final customer and </w:delText>
        </w:r>
        <w:r w:rsidR="4DEF3FA4" w:rsidDel="007A3117">
          <w:delText xml:space="preserve">the eligible party. </w:delText>
        </w:r>
        <w:r w:rsidR="2EA7D3C9" w:rsidDel="007A3117">
          <w:delText>This way,</w:delText>
        </w:r>
        <w:r w:rsidDel="007A3117">
          <w:delText xml:space="preserve"> </w:delText>
        </w:r>
        <w:r w:rsidR="6BC15B9B" w:rsidDel="007A3117">
          <w:delText>access to data</w:delText>
        </w:r>
        <w:r w:rsidR="496174DE" w:rsidDel="007A3117">
          <w:delText xml:space="preserve"> is ensured in a manner that respects consumer rights over their data, and market participants have a shared understanding of the type of data and workflows that are required for specific services and processes. </w:delText>
        </w:r>
        <w:r w:rsidR="007A4E29" w:rsidDel="007A3117">
          <w:delText xml:space="preserve">Final </w:delText>
        </w:r>
        <w:r w:rsidR="741C691A" w:rsidDel="007A3117">
          <w:delText>c</w:delText>
        </w:r>
        <w:r w:rsidR="7D213391" w:rsidDel="007A3117">
          <w:delText>ustomers</w:delText>
        </w:r>
        <w:r w:rsidR="496174DE" w:rsidDel="007A3117">
          <w:delText xml:space="preserve"> can be required to give permission </w:delText>
        </w:r>
        <w:r w:rsidR="35F64668" w:rsidDel="007A3117">
          <w:delText xml:space="preserve">to </w:delText>
        </w:r>
        <w:r w:rsidR="41AA28E2" w:rsidDel="007A3117">
          <w:delText xml:space="preserve">different </w:delText>
        </w:r>
        <w:r w:rsidR="496174DE" w:rsidDel="007A3117">
          <w:delText xml:space="preserve">market participants such </w:delText>
        </w:r>
        <w:r w:rsidR="79498CE8" w:rsidDel="007A3117">
          <w:delText xml:space="preserve">as </w:delText>
        </w:r>
        <w:r w:rsidR="6B4BC60A" w:rsidDel="007A3117">
          <w:delText>service providers</w:delText>
        </w:r>
        <w:r w:rsidR="496174DE" w:rsidDel="007A3117">
          <w:delText>. Where a</w:delText>
        </w:r>
        <w:r w:rsidR="2EA7D3C9" w:rsidDel="007A3117">
          <w:delText xml:space="preserve"> </w:delText>
        </w:r>
        <w:r w:rsidR="007A4E29" w:rsidDel="007A3117">
          <w:delText>final</w:delText>
        </w:r>
        <w:r w:rsidR="496174DE" w:rsidDel="007A3117">
          <w:delText xml:space="preserve"> customer terminates their contract with a </w:delText>
        </w:r>
        <w:r w:rsidR="232C2425" w:rsidDel="007A3117">
          <w:delText>service provider</w:delText>
        </w:r>
        <w:r w:rsidR="496174DE" w:rsidDel="007A3117">
          <w:delText xml:space="preserve"> or other market participant</w:delText>
        </w:r>
        <w:r w:rsidR="365AE933" w:rsidDel="007A3117">
          <w:delText>,</w:delText>
        </w:r>
        <w:r w:rsidR="2C1EE750" w:rsidDel="007A3117">
          <w:delText xml:space="preserve"> </w:delText>
        </w:r>
        <w:r w:rsidR="365AE933" w:rsidDel="007A3117">
          <w:delText xml:space="preserve">the </w:delText>
        </w:r>
        <w:r w:rsidR="2B4BC557" w:rsidDel="007A3117">
          <w:delText>service provider</w:delText>
        </w:r>
        <w:r w:rsidR="496174DE" w:rsidDel="007A3117">
          <w:delText xml:space="preserve"> or </w:delText>
        </w:r>
        <w:r w:rsidR="6A467652" w:rsidDel="007A3117">
          <w:delText xml:space="preserve">other </w:delText>
        </w:r>
        <w:r w:rsidR="496174DE" w:rsidDel="007A3117">
          <w:delText xml:space="preserve">market participant should continue to have access to the </w:delText>
        </w:r>
        <w:r w:rsidR="0F21996C" w:rsidDel="007A3117">
          <w:delText>demand response related</w:delText>
        </w:r>
        <w:r w:rsidR="496174DE" w:rsidDel="007A3117">
          <w:delText xml:space="preserve"> </w:delText>
        </w:r>
        <w:r w:rsidR="45824106" w:rsidDel="007A3117">
          <w:delText xml:space="preserve">historical </w:delText>
        </w:r>
        <w:r w:rsidR="496174DE" w:rsidDel="007A3117">
          <w:delText>data necessary for billing or balancing purposes</w:delText>
        </w:r>
        <w:r w:rsidR="68F8AE30" w:rsidDel="007A3117">
          <w:delText xml:space="preserve"> or dispute resolving</w:delText>
        </w:r>
        <w:r w:rsidR="496174DE" w:rsidDel="007A3117">
          <w:delText xml:space="preserve">. Member States may require certain </w:delText>
        </w:r>
        <w:r w:rsidR="06953715" w:rsidDel="007A3117">
          <w:delText>demand response related</w:delText>
        </w:r>
        <w:r w:rsidR="496174DE" w:rsidDel="007A3117">
          <w:delText xml:space="preserve"> data to be shared for legitimate public purposes, for instance with environmental or statistical authorities as well as with system operators or other market participants.</w:delText>
        </w:r>
        <w:commentRangeStart w:id="201"/>
        <w:commentRangeStart w:id="202"/>
        <w:commentRangeEnd w:id="201"/>
        <w:r w:rsidRPr="00DF32A9" w:rsidDel="007A3117">
          <w:rPr>
            <w:rStyle w:val="CommentReference"/>
            <w:sz w:val="22"/>
            <w:szCs w:val="22"/>
          </w:rPr>
          <w:commentReference w:id="201"/>
        </w:r>
      </w:del>
      <w:commentRangeEnd w:id="202"/>
      <w:r w:rsidR="003F28B7" w:rsidRPr="00DF32A9">
        <w:rPr>
          <w:rStyle w:val="CommentReference"/>
          <w:sz w:val="22"/>
          <w:szCs w:val="22"/>
        </w:rPr>
        <w:commentReference w:id="202"/>
      </w:r>
    </w:p>
    <w:p w14:paraId="6B2301CA" w14:textId="7E7E373C" w:rsidR="003223A3" w:rsidRPr="00DF32A9" w:rsidDel="007A3117" w:rsidRDefault="003223A3">
      <w:pPr>
        <w:pStyle w:val="ListParagraph"/>
        <w:ind w:left="823"/>
        <w:jc w:val="both"/>
        <w:rPr>
          <w:del w:id="203" w:author="Fernando Dominguez" w:date="2025-09-12T10:09:00Z"/>
        </w:rPr>
      </w:pPr>
    </w:p>
    <w:p w14:paraId="2DA63FE1" w14:textId="77A171E5" w:rsidR="00BF6233" w:rsidRPr="00DF32A9" w:rsidDel="00270A8A" w:rsidRDefault="771E6D54">
      <w:pPr>
        <w:pStyle w:val="ListParagraph"/>
        <w:ind w:left="823"/>
        <w:jc w:val="both"/>
        <w:rPr>
          <w:del w:id="204" w:author="Fernando Dominguez" w:date="2025-09-12T10:05:00Z"/>
        </w:rPr>
        <w:pPrChange w:id="205" w:author="Fernando Dominguez" w:date="2025-09-12T10:10:00Z">
          <w:pPr>
            <w:pStyle w:val="ListParagraph"/>
            <w:numPr>
              <w:numId w:val="15"/>
            </w:numPr>
            <w:ind w:left="823" w:hanging="710"/>
            <w:jc w:val="both"/>
          </w:pPr>
        </w:pPrChange>
      </w:pPr>
      <w:del w:id="206" w:author="Fernando Dominguez" w:date="2025-09-12T10:10:00Z">
        <w:r w:rsidRPr="00DF32A9" w:rsidDel="00270A8A">
          <w:delText>This Regulation describes the roles and responsibilities of market participants in the exchange of information under the reference model</w:delText>
        </w:r>
        <w:r w:rsidR="443201A3" w:rsidRPr="00DF32A9" w:rsidDel="00270A8A">
          <w:delText xml:space="preserve"> in relation to demand response</w:delText>
        </w:r>
        <w:r w:rsidR="5326C06D" w:rsidRPr="00DF32A9" w:rsidDel="00270A8A">
          <w:delText>.</w:delText>
        </w:r>
        <w:r w:rsidRPr="00DF32A9" w:rsidDel="00270A8A">
          <w:delText xml:space="preserve"> Additionally, roles and responsibilities defined in the</w:delText>
        </w:r>
        <w:r w:rsidR="20591484" w:rsidRPr="00DF32A9" w:rsidDel="00270A8A">
          <w:delText xml:space="preserve"> Commission</w:delText>
        </w:r>
        <w:r w:rsidRPr="00DF32A9" w:rsidDel="00270A8A">
          <w:delText xml:space="preserve"> </w:delText>
        </w:r>
        <w:r w:rsidR="5C90FF53" w:rsidRPr="00DF32A9" w:rsidDel="00270A8A">
          <w:delText>Implementing</w:delText>
        </w:r>
        <w:r w:rsidR="35369131" w:rsidRPr="00DF32A9" w:rsidDel="00270A8A">
          <w:delText xml:space="preserve"> </w:delText>
        </w:r>
        <w:r w:rsidR="7186E5A1" w:rsidRPr="00DF32A9" w:rsidDel="00270A8A">
          <w:delText xml:space="preserve">Regulation </w:delText>
        </w:r>
        <w:r w:rsidR="35369131" w:rsidRPr="00DF32A9" w:rsidDel="00270A8A">
          <w:delText xml:space="preserve">(EU) 2023/1162 and </w:delText>
        </w:r>
        <w:r w:rsidR="322AD212" w:rsidRPr="00DF32A9" w:rsidDel="00270A8A">
          <w:delText xml:space="preserve">the Commission Implementing Regulation </w:delText>
        </w:r>
        <w:r w:rsidR="35369131" w:rsidRPr="00DF32A9" w:rsidDel="00270A8A">
          <w:delText>(EU) 202</w:delText>
        </w:r>
        <w:r w:rsidR="4CA519C2" w:rsidRPr="00DF32A9" w:rsidDel="00270A8A">
          <w:delText>5</w:delText>
        </w:r>
        <w:r w:rsidR="35369131" w:rsidRPr="00DF32A9" w:rsidDel="00270A8A">
          <w:delText>/</w:delText>
        </w:r>
        <w:r w:rsidR="4CA519C2" w:rsidRPr="00DF32A9" w:rsidDel="00270A8A">
          <w:rPr>
            <w:highlight w:val="yellow"/>
          </w:rPr>
          <w:delText>XXXX</w:delText>
        </w:r>
        <w:r w:rsidR="35369131" w:rsidRPr="00DF32A9" w:rsidDel="00270A8A">
          <w:delText xml:space="preserve"> also </w:delText>
        </w:r>
        <w:r w:rsidRPr="00DF32A9" w:rsidDel="00270A8A">
          <w:delText>appl</w:delText>
        </w:r>
        <w:r w:rsidR="35369131" w:rsidRPr="00DF32A9" w:rsidDel="00270A8A">
          <w:delText>y</w:delText>
        </w:r>
        <w:r w:rsidR="0270FB75" w:rsidRPr="00DF32A9" w:rsidDel="00270A8A">
          <w:delText xml:space="preserve"> where relevant</w:delText>
        </w:r>
        <w:r w:rsidRPr="00DF32A9" w:rsidDel="00270A8A">
          <w:delText xml:space="preserve">. Market participants that exchange information following the specific procedures described in this Regulation </w:delText>
        </w:r>
        <w:r w:rsidR="34D4D7E1" w:rsidRPr="00DF32A9" w:rsidDel="00270A8A">
          <w:delText>should be able to assume roles and responsibilities assigned by the reference model individually or jointly and may also carry out more than one role.</w:delText>
        </w:r>
        <w:commentRangeStart w:id="207"/>
        <w:commentRangeStart w:id="208"/>
        <w:commentRangeEnd w:id="207"/>
        <w:r w:rsidRPr="00DF32A9" w:rsidDel="00270A8A">
          <w:rPr>
            <w:rStyle w:val="CommentReference"/>
            <w:sz w:val="22"/>
            <w:szCs w:val="22"/>
          </w:rPr>
          <w:commentReference w:id="207"/>
        </w:r>
      </w:del>
      <w:commentRangeEnd w:id="208"/>
      <w:r w:rsidR="003F28B7" w:rsidRPr="00DF32A9">
        <w:rPr>
          <w:rStyle w:val="CommentReference"/>
          <w:sz w:val="22"/>
          <w:szCs w:val="22"/>
        </w:rPr>
        <w:commentReference w:id="208"/>
      </w:r>
    </w:p>
    <w:p w14:paraId="4B7FE298" w14:textId="079B59E7" w:rsidR="008151C7" w:rsidRPr="00DF32A9" w:rsidDel="00270A8A" w:rsidRDefault="008151C7">
      <w:pPr>
        <w:pStyle w:val="ListParagraph"/>
        <w:ind w:left="823"/>
        <w:jc w:val="both"/>
        <w:rPr>
          <w:del w:id="209" w:author="Fernando Dominguez" w:date="2025-09-12T10:05:00Z"/>
        </w:rPr>
      </w:pPr>
    </w:p>
    <w:p w14:paraId="231AE21C" w14:textId="6DA82884" w:rsidR="00032AD4" w:rsidRPr="00DF32A9" w:rsidDel="00270A8A" w:rsidRDefault="3D262C30">
      <w:pPr>
        <w:pStyle w:val="ListParagraph"/>
        <w:ind w:left="823"/>
        <w:jc w:val="both"/>
        <w:rPr>
          <w:del w:id="210" w:author="Fernando Dominguez" w:date="2025-09-12T10:10:00Z"/>
        </w:rPr>
        <w:pPrChange w:id="211" w:author="Fernando Dominguez" w:date="2025-09-12T10:10:00Z">
          <w:pPr>
            <w:pStyle w:val="ListParagraph"/>
            <w:numPr>
              <w:numId w:val="15"/>
            </w:numPr>
            <w:ind w:left="823" w:hanging="710"/>
            <w:jc w:val="both"/>
          </w:pPr>
        </w:pPrChange>
      </w:pPr>
      <w:del w:id="212" w:author="Fernando Dominguez" w:date="2025-09-12T10:10:00Z">
        <w:r w:rsidRPr="00DF32A9" w:rsidDel="00270A8A">
          <w:delText xml:space="preserve">The </w:delText>
        </w:r>
        <w:r w:rsidR="5FBF40BB" w:rsidRPr="00DF32A9" w:rsidDel="00270A8A">
          <w:delText>processing</w:delText>
        </w:r>
        <w:r w:rsidR="7CC3BAD1" w:rsidRPr="00DF32A9" w:rsidDel="00270A8A">
          <w:delText xml:space="preserve"> of personal data exchanged using the procedures set out in this </w:delText>
        </w:r>
        <w:r w:rsidR="62CFD67E" w:rsidRPr="00DF32A9" w:rsidDel="00270A8A">
          <w:delText>Regulation</w:delText>
        </w:r>
        <w:r w:rsidR="59E7D25E" w:rsidRPr="00DF32A9" w:rsidDel="00270A8A">
          <w:delText xml:space="preserve"> </w:delText>
        </w:r>
        <w:r w:rsidR="7CC3BAD1" w:rsidRPr="00DF32A9" w:rsidDel="00270A8A">
          <w:delText>will need to comply with Regulation (EU) 2016/679</w:delText>
        </w:r>
        <w:r w:rsidR="00B403EF" w:rsidRPr="00DF32A9" w:rsidDel="00270A8A">
          <w:delText xml:space="preserve"> of the European Parliament and of the Council</w:delText>
        </w:r>
        <w:r w:rsidR="00B403EF" w:rsidRPr="00DF32A9" w:rsidDel="00270A8A">
          <w:rPr>
            <w:rStyle w:val="FootnoteReference"/>
          </w:rPr>
          <w:footnoteReference w:id="17"/>
        </w:r>
        <w:r w:rsidR="59E7D25E" w:rsidRPr="00DF32A9" w:rsidDel="00270A8A">
          <w:delText>.</w:delText>
        </w:r>
        <w:r w:rsidR="7CC3BAD1" w:rsidRPr="00DF32A9" w:rsidDel="00270A8A">
          <w:delText xml:space="preserve"> </w:delText>
        </w:r>
        <w:r w:rsidR="18A53D29" w:rsidRPr="00DF32A9" w:rsidDel="00270A8A">
          <w:delText xml:space="preserve">Relevant eligible parties </w:delText>
        </w:r>
        <w:r w:rsidR="002221E0" w:rsidRPr="00DF32A9" w:rsidDel="00270A8A">
          <w:delText xml:space="preserve">shall </w:delText>
        </w:r>
        <w:r w:rsidR="18A53D29" w:rsidRPr="00DF32A9" w:rsidDel="00270A8A">
          <w:delText>comply with their obligations under the relevant applicable EU rules.</w:delText>
        </w:r>
        <w:commentRangeStart w:id="215"/>
        <w:commentRangeEnd w:id="215"/>
        <w:r w:rsidRPr="00DF32A9" w:rsidDel="00270A8A">
          <w:rPr>
            <w:rStyle w:val="CommentReference"/>
            <w:sz w:val="22"/>
            <w:szCs w:val="22"/>
          </w:rPr>
          <w:commentReference w:id="215"/>
        </w:r>
      </w:del>
    </w:p>
    <w:p w14:paraId="32AE7BCB" w14:textId="77777777" w:rsidR="00270A8A" w:rsidRDefault="00270A8A" w:rsidP="00270A8A">
      <w:pPr>
        <w:pStyle w:val="ListParagraph"/>
        <w:ind w:left="823"/>
        <w:jc w:val="both"/>
        <w:rPr>
          <w:ins w:id="216" w:author="Fernando Dominguez" w:date="2025-09-12T10:10:00Z"/>
        </w:rPr>
      </w:pPr>
    </w:p>
    <w:p w14:paraId="043174F4" w14:textId="371B675A" w:rsidR="00140EDB" w:rsidRPr="00DF32A9" w:rsidDel="00140EDB" w:rsidRDefault="00233211" w:rsidP="00233211">
      <w:pPr>
        <w:pStyle w:val="ListParagraph"/>
        <w:numPr>
          <w:ilvl w:val="0"/>
          <w:numId w:val="15"/>
        </w:numPr>
        <w:jc w:val="both"/>
        <w:rPr>
          <w:ins w:id="217" w:author="Fernando Dominguez" w:date="2025-09-12T09:30:00Z"/>
          <w:del w:id="218" w:author="Fernando Dominguez" w:date="2025-09-12T09:31:00Z"/>
        </w:rPr>
      </w:pPr>
      <w:ins w:id="219" w:author="Fernando Dominguez" w:date="2025-09-12T09:30:00Z">
        <w:del w:id="220" w:author="Fernando Dominguez" w:date="2025-09-12T10:12:00Z">
          <w:r w:rsidRPr="00DF32A9" w:rsidDel="00395A0B">
            <w:delText>In line with Article 16 of Directive (EU) 2019/944 and Article 22 of Directive (EU) 2018/2001 of the European Parliament and of the Council of 11 December 2018 on the promotion of the use of energy from renewable sources</w:delText>
          </w:r>
          <w:r w:rsidRPr="00DF32A9" w:rsidDel="00395A0B">
            <w:rPr>
              <w:rStyle w:val="FootnoteReference"/>
            </w:rPr>
            <w:footnoteReference w:id="18"/>
          </w:r>
          <w:r w:rsidRPr="00DF32A9" w:rsidDel="00395A0B">
            <w:delText>, as amended by Directive (EU) 2023/2413 of the European Parliament and of the Council of 18 October 2023 amending Directive (EU) 2018/2001, Regulation (EU) 2018/1999 and Directive 98/70/EC as regards the promotion of energy from renewable sources, and repealing Council Directive (EU) 2015/652</w:delText>
          </w:r>
          <w:r w:rsidRPr="00DF32A9" w:rsidDel="00395A0B">
            <w:rPr>
              <w:rStyle w:val="FootnoteReference"/>
            </w:rPr>
            <w:footnoteReference w:id="19"/>
          </w:r>
          <w:r w:rsidRPr="00DF32A9" w:rsidDel="00395A0B">
            <w:delText>, Member States shall ensure that citizen energy communities and renewable energy communities are able to access all suitable electricity markets, either directly or through aggregation, in a non-discriminatory manner. Citizen energy communities and renewable energy communities can access the balancing and local services markets by taking up the role of a service provider or by contracting a service provider on behalf of their members.</w:delText>
          </w:r>
          <w:commentRangeStart w:id="229"/>
          <w:commentRangeStart w:id="230"/>
          <w:commentRangeEnd w:id="229"/>
          <w:r w:rsidRPr="00DF32A9" w:rsidDel="00395A0B">
            <w:rPr>
              <w:rStyle w:val="CommentReference"/>
              <w:sz w:val="22"/>
              <w:szCs w:val="22"/>
            </w:rPr>
            <w:commentReference w:id="229"/>
          </w:r>
        </w:del>
      </w:ins>
      <w:commentRangeEnd w:id="230"/>
      <w:r w:rsidR="004124E4" w:rsidRPr="00DF32A9">
        <w:rPr>
          <w:rStyle w:val="CommentReference"/>
          <w:sz w:val="22"/>
          <w:szCs w:val="22"/>
        </w:rPr>
        <w:commentReference w:id="230"/>
      </w:r>
    </w:p>
    <w:p w14:paraId="207A0C6E" w14:textId="2583B5B1" w:rsidR="00233211" w:rsidRPr="00DF32A9" w:rsidDel="00C139AF" w:rsidRDefault="00233211" w:rsidP="00233211">
      <w:pPr>
        <w:pStyle w:val="ListParagraph"/>
        <w:ind w:left="823"/>
        <w:jc w:val="both"/>
        <w:rPr>
          <w:ins w:id="231" w:author="Fernando Dominguez" w:date="2025-09-12T09:30:00Z"/>
          <w:del w:id="232" w:author="Fernando Dominguez" w:date="2025-09-12T09:30:00Z"/>
        </w:rPr>
      </w:pPr>
    </w:p>
    <w:p w14:paraId="47B845D7" w14:textId="66369733" w:rsidR="00233211" w:rsidRPr="00DF32A9" w:rsidDel="005B4369" w:rsidRDefault="00233211" w:rsidP="00967A9A">
      <w:pPr>
        <w:pStyle w:val="ListParagraph"/>
        <w:ind w:left="823"/>
        <w:jc w:val="both"/>
        <w:rPr>
          <w:del w:id="233" w:author="Fernando Dominguez" w:date="2025-09-12T10:13:00Z"/>
        </w:rPr>
      </w:pPr>
    </w:p>
    <w:p w14:paraId="5FD128D6" w14:textId="032EB60C" w:rsidR="00032AD4" w:rsidRPr="00DF32A9" w:rsidDel="005B4369" w:rsidRDefault="77298B5C" w:rsidP="00967A9A">
      <w:pPr>
        <w:pStyle w:val="ListParagraph"/>
        <w:numPr>
          <w:ilvl w:val="0"/>
          <w:numId w:val="15"/>
        </w:numPr>
        <w:jc w:val="both"/>
        <w:rPr>
          <w:del w:id="234" w:author="Fernando Dominguez" w:date="2025-09-12T10:13:00Z"/>
        </w:rPr>
      </w:pPr>
      <w:del w:id="235" w:author="Fernando Dominguez" w:date="2025-09-12T10:13:00Z">
        <w:r w:rsidRPr="00DF32A9" w:rsidDel="005B4369">
          <w:delText>Under</w:delText>
        </w:r>
        <w:r w:rsidR="4CD5362F" w:rsidRPr="00DF32A9" w:rsidDel="005B4369">
          <w:delText xml:space="preserve"> this</w:delText>
        </w:r>
        <w:r w:rsidRPr="00DF32A9" w:rsidDel="005B4369">
          <w:delText xml:space="preserve"> Regulation, and to assist with the identification and the authentication of parties that are requesting access to data, Member States are recommended to support, as far as possible, digital solutions compliant with Regulation </w:delText>
        </w:r>
        <w:r w:rsidR="78CB694C" w:rsidRPr="00DF32A9" w:rsidDel="005B4369">
          <w:delText>(EU) 2024/1183</w:delText>
        </w:r>
        <w:r w:rsidR="000E3FB3" w:rsidRPr="00DF32A9" w:rsidDel="005B4369">
          <w:rPr>
            <w:rStyle w:val="FootnoteReference"/>
          </w:rPr>
          <w:footnoteReference w:id="20"/>
        </w:r>
        <w:r w:rsidR="78CB694C" w:rsidRPr="00DF32A9" w:rsidDel="005B4369">
          <w:delText xml:space="preserve"> </w:delText>
        </w:r>
        <w:r w:rsidRPr="00DF32A9" w:rsidDel="005B4369">
          <w:delText xml:space="preserve">(‘eIDAS Regulation’) to electronically identify and authenticate final customers and/or eligible parties. </w:delText>
        </w:r>
        <w:r w:rsidR="1A482F0D" w:rsidRPr="00DF32A9" w:rsidDel="005B4369">
          <w:delText>To this end, electricity undertakings should rely on solutions that verify the identity using at least two authentication factors, which helps to reduce risks in fraud and identity theft. An example of electronic identification would be the European Digital Identity Wallets provided in accordance with European Digital Identity Framework established by Regulation (EU) No 910/2014</w:delText>
        </w:r>
        <w:r w:rsidR="489687CC" w:rsidRPr="00DF32A9" w:rsidDel="005B4369">
          <w:rPr>
            <w:vertAlign w:val="superscript"/>
          </w:rPr>
          <w:footnoteReference w:id="21"/>
        </w:r>
        <w:r w:rsidR="1A482F0D" w:rsidRPr="00DF32A9" w:rsidDel="005B4369">
          <w:delText xml:space="preserve">. Cross border acceptance of European Digital Identity Wallets is already required under the provisions of Article </w:delText>
        </w:r>
        <w:r w:rsidR="30C7EED9" w:rsidRPr="00DF32A9" w:rsidDel="005B4369">
          <w:delText>5</w:delText>
        </w:r>
        <w:r w:rsidR="000E3FB3" w:rsidRPr="00DF32A9" w:rsidDel="005B4369">
          <w:delText xml:space="preserve"> (</w:delText>
        </w:r>
        <w:r w:rsidR="30C7EED9" w:rsidRPr="00DF32A9" w:rsidDel="005B4369">
          <w:delText>f</w:delText>
        </w:r>
        <w:r w:rsidR="000E3FB3" w:rsidRPr="00DF32A9" w:rsidDel="005B4369">
          <w:delText xml:space="preserve">) </w:delText>
        </w:r>
        <w:r w:rsidR="1A482F0D" w:rsidRPr="00DF32A9" w:rsidDel="005B4369">
          <w:delText>(2) of Regulation (EU) No 910/2014 in the area of energy. Electricity undertakings can also rely on other electronic identification means that provide adequate assurance of the final customer’s or party’s identity.</w:delText>
        </w:r>
        <w:commentRangeStart w:id="240"/>
        <w:commentRangeStart w:id="241"/>
        <w:commentRangeEnd w:id="240"/>
        <w:r w:rsidRPr="00DF32A9" w:rsidDel="005B4369">
          <w:rPr>
            <w:rStyle w:val="CommentReference"/>
            <w:sz w:val="22"/>
            <w:szCs w:val="22"/>
          </w:rPr>
          <w:commentReference w:id="240"/>
        </w:r>
      </w:del>
      <w:commentRangeEnd w:id="241"/>
      <w:r w:rsidR="009A682B" w:rsidRPr="00DF32A9">
        <w:rPr>
          <w:rStyle w:val="CommentReference"/>
          <w:sz w:val="22"/>
          <w:szCs w:val="22"/>
        </w:rPr>
        <w:commentReference w:id="241"/>
      </w:r>
    </w:p>
    <w:p w14:paraId="054AC9F6" w14:textId="400E0104" w:rsidR="00CA664E" w:rsidRPr="00DF32A9" w:rsidDel="00CD145B" w:rsidRDefault="00CA664E">
      <w:pPr>
        <w:pStyle w:val="ListParagraph"/>
        <w:ind w:left="823"/>
        <w:jc w:val="both"/>
        <w:rPr>
          <w:del w:id="242" w:author="Fernando Dominguez" w:date="2025-09-12T10:04:00Z"/>
        </w:rPr>
      </w:pPr>
    </w:p>
    <w:p w14:paraId="535347E0" w14:textId="2053CA24" w:rsidR="7EE11361" w:rsidRPr="00DF32A9" w:rsidDel="00CD145B" w:rsidRDefault="175A34D1">
      <w:pPr>
        <w:pStyle w:val="ListParagraph"/>
        <w:ind w:left="823"/>
        <w:jc w:val="both"/>
        <w:rPr>
          <w:del w:id="243" w:author="Fernando Dominguez" w:date="2025-09-12T09:30:00Z"/>
        </w:rPr>
        <w:pPrChange w:id="244" w:author="Fernando Dominguez" w:date="2025-09-12T10:04:00Z">
          <w:pPr>
            <w:pStyle w:val="ListParagraph"/>
            <w:numPr>
              <w:numId w:val="15"/>
            </w:numPr>
            <w:ind w:left="823" w:hanging="710"/>
            <w:jc w:val="both"/>
          </w:pPr>
        </w:pPrChange>
      </w:pPr>
      <w:del w:id="245" w:author="Fernando Dominguez" w:date="2025-09-12T10:04:00Z">
        <w:r w:rsidRPr="00DF32A9" w:rsidDel="00CD145B">
          <w:delText xml:space="preserve">In line with Article 16 of </w:delText>
        </w:r>
        <w:r w:rsidR="006A2734" w:rsidRPr="00DF32A9" w:rsidDel="00CD145B">
          <w:delText xml:space="preserve">Directive </w:delText>
        </w:r>
        <w:r w:rsidRPr="00DF32A9" w:rsidDel="00CD145B">
          <w:delText xml:space="preserve">(EU) 2019/944 and Article 22 of </w:delText>
        </w:r>
        <w:r w:rsidR="006A2734" w:rsidRPr="00DF32A9" w:rsidDel="00CD145B">
          <w:delText>Directive (EU) 2018/2001 of the European Parliament and of the Council of 11 December 2018 on the promotion of the use of energy from renewable sources</w:delText>
        </w:r>
        <w:r w:rsidR="006A2734" w:rsidRPr="00DF32A9" w:rsidDel="00CD145B">
          <w:rPr>
            <w:rStyle w:val="FootnoteReference"/>
          </w:rPr>
          <w:footnoteReference w:id="22"/>
        </w:r>
        <w:r w:rsidR="006A2734" w:rsidRPr="00DF32A9" w:rsidDel="00CD145B">
          <w:delText>, as amended by Directive (EU) 2023/2413 of the European Parliament and of the Council of 18 October 2023 amending Directive (EU) 2018/2001, Regulation (EU) 2018/1999 and Directive 98/70/EC as regards the promotion of energy from renewable sources, and repealing Council Directive (EU) 2015/652</w:delText>
        </w:r>
        <w:r w:rsidR="006A2734" w:rsidRPr="00DF32A9" w:rsidDel="00CD145B">
          <w:rPr>
            <w:rStyle w:val="FootnoteReference"/>
          </w:rPr>
          <w:footnoteReference w:id="23"/>
        </w:r>
        <w:r w:rsidR="006A2734" w:rsidRPr="00DF32A9" w:rsidDel="00CD145B">
          <w:delText xml:space="preserve">, </w:delText>
        </w:r>
        <w:r w:rsidRPr="00DF32A9" w:rsidDel="00CD145B">
          <w:delText>Member States shall ensure that citizen energy communities and renewable energy communities are able to access all suitable electricity markets, either directly or through aggregation, in a non-discriminatory manner. Citizen energy communities and renewable energy communities can access the balancing and local services markets by taking up the role of a service provider or by contracting a service provider on behalf of their members.</w:delText>
        </w:r>
        <w:commentRangeStart w:id="250"/>
        <w:commentRangeEnd w:id="250"/>
        <w:r w:rsidRPr="00DF32A9" w:rsidDel="00CD145B">
          <w:rPr>
            <w:rStyle w:val="CommentReference"/>
            <w:sz w:val="22"/>
            <w:szCs w:val="22"/>
          </w:rPr>
          <w:commentReference w:id="250"/>
        </w:r>
      </w:del>
    </w:p>
    <w:p w14:paraId="41C87434" w14:textId="497E832C" w:rsidR="7EE11361" w:rsidRPr="00DF32A9" w:rsidDel="00CD145B" w:rsidRDefault="7EE11361">
      <w:pPr>
        <w:pStyle w:val="ListParagraph"/>
        <w:ind w:left="823"/>
        <w:jc w:val="both"/>
        <w:rPr>
          <w:del w:id="251" w:author="Fernando Dominguez" w:date="2025-09-12T09:30:00Z"/>
        </w:rPr>
      </w:pPr>
    </w:p>
    <w:p w14:paraId="04F62FDA" w14:textId="0688BA69" w:rsidR="1A46A200" w:rsidRPr="00DF32A9" w:rsidDel="00CD145B" w:rsidRDefault="57D85C2A">
      <w:pPr>
        <w:pStyle w:val="ListParagraph"/>
        <w:ind w:left="823"/>
        <w:jc w:val="both"/>
        <w:rPr>
          <w:del w:id="252" w:author="Fernando Dominguez" w:date="2025-09-12T10:04:00Z"/>
        </w:rPr>
        <w:pPrChange w:id="253" w:author="Fernando Dominguez" w:date="2025-09-12T10:04:00Z">
          <w:pPr>
            <w:pStyle w:val="ListParagraph"/>
            <w:numPr>
              <w:numId w:val="15"/>
            </w:numPr>
            <w:ind w:left="823" w:hanging="710"/>
            <w:jc w:val="both"/>
          </w:pPr>
        </w:pPrChange>
      </w:pPr>
      <w:del w:id="254" w:author="Fernando Dominguez" w:date="2025-09-12T10:04:00Z">
        <w:r w:rsidDel="00CD145B">
          <w:delText xml:space="preserve">In line with Article 4 of </w:delText>
        </w:r>
        <w:r w:rsidR="006A2734" w:rsidDel="00CD145B">
          <w:delText>Directive</w:delText>
        </w:r>
        <w:r w:rsidDel="00CD145B">
          <w:delText xml:space="preserve"> (EU) 2019/944 cust</w:delText>
        </w:r>
        <w:r w:rsidR="781CAAB7" w:rsidDel="00CD145B">
          <w:delText xml:space="preserve">omers </w:delText>
        </w:r>
        <w:r w:rsidR="5B664E57" w:rsidDel="00CD145B">
          <w:delText xml:space="preserve">can have more than one metering and billing point </w:delText>
        </w:r>
        <w:r w:rsidR="560DF034" w:rsidRPr="39E522CA" w:rsidDel="00CD145B">
          <w:rPr>
            <w:rFonts w:ascii="Calibri" w:eastAsia="Calibri" w:hAnsi="Calibri" w:cs="Calibri"/>
          </w:rPr>
          <w:delText>(</w:delText>
        </w:r>
        <w:r w:rsidR="560DF034" w:rsidRPr="00FB411B" w:rsidDel="00CD145B">
          <w:delText>in this Regulation the latter is further described as accounting point)</w:delText>
        </w:r>
        <w:r w:rsidR="560DF034" w:rsidRPr="39E522CA" w:rsidDel="00CD145B">
          <w:rPr>
            <w:rFonts w:ascii="Calibri" w:eastAsia="Calibri" w:hAnsi="Calibri" w:cs="Calibri"/>
          </w:rPr>
          <w:delText xml:space="preserve"> </w:delText>
        </w:r>
        <w:r w:rsidR="5B664E57" w:rsidDel="00CD145B">
          <w:delText xml:space="preserve">covered by </w:delText>
        </w:r>
        <w:r w:rsidR="7CEAF7AD" w:rsidDel="00CD145B">
          <w:delText xml:space="preserve">a </w:delText>
        </w:r>
        <w:r w:rsidR="5B664E57" w:rsidDel="00CD145B">
          <w:delText>single connection point</w:delText>
        </w:r>
        <w:r w:rsidR="05A6059F" w:rsidDel="00CD145B">
          <w:delText xml:space="preserve"> for their prem</w:delText>
        </w:r>
        <w:r w:rsidR="1CBE4EBF" w:rsidDel="00CD145B">
          <w:delText>i</w:delText>
        </w:r>
        <w:r w:rsidR="05A6059F" w:rsidDel="00CD145B">
          <w:delText>s</w:delText>
        </w:r>
        <w:r w:rsidR="71904289" w:rsidDel="00CD145B">
          <w:delText>e</w:delText>
        </w:r>
        <w:r w:rsidR="05A6059F" w:rsidDel="00CD145B">
          <w:delText>s</w:delText>
        </w:r>
        <w:r w:rsidR="0DD476E2" w:rsidDel="00CD145B">
          <w:delText>.</w:delText>
        </w:r>
        <w:r w:rsidR="52CF01FA" w:rsidDel="00CD145B">
          <w:delText xml:space="preserve"> Some connection points </w:delText>
        </w:r>
        <w:r w:rsidR="624CB851" w:rsidDel="00CD145B">
          <w:delText>(</w:delText>
        </w:r>
        <w:r w:rsidR="52CF01FA" w:rsidDel="00CD145B">
          <w:delText>with the grid</w:delText>
        </w:r>
        <w:r w:rsidR="3D0B892A" w:rsidDel="00CD145B">
          <w:delText>)</w:delText>
        </w:r>
        <w:r w:rsidR="52CF01FA" w:rsidDel="00CD145B">
          <w:delText xml:space="preserve"> can be used to serve more than one customer </w:delText>
        </w:r>
        <w:r w:rsidR="7A8B1442" w:rsidDel="00CD145B">
          <w:delText>premises</w:delText>
        </w:r>
        <w:r w:rsidR="52CF01FA" w:rsidDel="00CD145B">
          <w:delText xml:space="preserve">. </w:delText>
        </w:r>
        <w:r w:rsidR="1DC70705" w:rsidDel="00CD145B">
          <w:delText xml:space="preserve">This </w:delText>
        </w:r>
        <w:r w:rsidR="11465E86" w:rsidDel="00CD145B">
          <w:delText>Re</w:delText>
        </w:r>
        <w:r w:rsidR="1DC70705" w:rsidDel="00CD145B">
          <w:delText xml:space="preserve">gulation </w:delText>
        </w:r>
        <w:r w:rsidR="427A59DF" w:rsidDel="00CD145B">
          <w:delText>addresses this by referring to a service delivery point</w:delText>
        </w:r>
        <w:r w:rsidR="7BA144C9" w:rsidDel="00CD145B">
          <w:delText xml:space="preserve">. </w:delText>
        </w:r>
        <w:r w:rsidR="6395AAB2" w:rsidDel="00CD145B">
          <w:delText>One</w:delText>
        </w:r>
        <w:r w:rsidR="18077EAA" w:rsidDel="00CD145B">
          <w:delText xml:space="preserve"> service delivery </w:delText>
        </w:r>
        <w:r w:rsidR="6395AAB2" w:rsidDel="00CD145B">
          <w:delText xml:space="preserve">point can </w:delText>
        </w:r>
        <w:r w:rsidR="2E6D3C96" w:rsidDel="00CD145B">
          <w:delText xml:space="preserve">comprise </w:delText>
        </w:r>
        <w:r w:rsidR="6395AAB2" w:rsidDel="00CD145B">
          <w:delText xml:space="preserve">one or more </w:delText>
        </w:r>
        <w:r w:rsidR="4318BFEF" w:rsidDel="00CD145B">
          <w:delText>accounting point</w:delText>
        </w:r>
        <w:r w:rsidR="74C9B12D" w:rsidDel="00CD145B">
          <w:delText xml:space="preserve">s where the supplier and balance responsible party is </w:delText>
        </w:r>
        <w:r w:rsidR="0AF9C4C5" w:rsidDel="00CD145B">
          <w:delText>registered</w:delText>
        </w:r>
        <w:r w:rsidR="74C9B12D" w:rsidDel="00CD145B">
          <w:delText xml:space="preserve">. The accounting point </w:delText>
        </w:r>
        <w:r w:rsidR="07C05F83" w:rsidDel="00CD145B">
          <w:delText xml:space="preserve">is </w:delText>
        </w:r>
        <w:r w:rsidR="6F71E58E" w:rsidDel="00CD145B">
          <w:delText xml:space="preserve">already </w:delText>
        </w:r>
        <w:r w:rsidR="07C05F83" w:rsidDel="00CD145B">
          <w:delText xml:space="preserve">used in </w:delText>
        </w:r>
        <w:r w:rsidR="1CCC729B" w:rsidDel="00CD145B">
          <w:delText xml:space="preserve">Commission Implementing Regulation (EU) 2025/XXX. </w:delText>
        </w:r>
        <w:commentRangeStart w:id="255"/>
        <w:commentRangeEnd w:id="255"/>
        <w:r w:rsidRPr="00DF32A9" w:rsidDel="00CD145B">
          <w:rPr>
            <w:rStyle w:val="CommentReference"/>
            <w:sz w:val="22"/>
            <w:szCs w:val="22"/>
          </w:rPr>
          <w:commentReference w:id="255"/>
        </w:r>
      </w:del>
    </w:p>
    <w:p w14:paraId="25D6D8D3" w14:textId="4663FE06" w:rsidR="1A46A200" w:rsidRPr="00DF32A9" w:rsidDel="00CD145B" w:rsidRDefault="1A46A200">
      <w:pPr>
        <w:pStyle w:val="ListParagraph"/>
        <w:ind w:left="823"/>
        <w:jc w:val="both"/>
        <w:rPr>
          <w:del w:id="256" w:author="Fernando Dominguez" w:date="2025-09-12T10:04:00Z"/>
        </w:rPr>
      </w:pPr>
    </w:p>
    <w:p w14:paraId="69488A03" w14:textId="519B7E69" w:rsidR="0004443F" w:rsidRPr="00DF32A9" w:rsidDel="00A960C6" w:rsidRDefault="589B4A2F" w:rsidP="00967A9A">
      <w:pPr>
        <w:pStyle w:val="ListParagraph"/>
        <w:numPr>
          <w:ilvl w:val="0"/>
          <w:numId w:val="15"/>
        </w:numPr>
        <w:jc w:val="both"/>
        <w:rPr>
          <w:del w:id="257" w:author="Fernando Dominguez" w:date="2025-09-12T10:17:00Z"/>
        </w:rPr>
      </w:pPr>
      <w:del w:id="258" w:author="Fernando Dominguez" w:date="2025-09-12T10:17:00Z">
        <w:r w:rsidRPr="00DF32A9" w:rsidDel="00A960C6">
          <w:delText>Th</w:delText>
        </w:r>
        <w:r w:rsidR="47E69A29" w:rsidRPr="00DF32A9" w:rsidDel="00A960C6">
          <w:delText xml:space="preserve">e single and common access point </w:delText>
        </w:r>
        <w:r w:rsidR="00032101" w:rsidRPr="00DF32A9" w:rsidDel="00A960C6">
          <w:delText xml:space="preserve">of the flexibility information system </w:delText>
        </w:r>
        <w:r w:rsidR="47E69A29" w:rsidRPr="00DF32A9" w:rsidDel="00A960C6">
          <w:delText>can be established as a de-centralised flexibility information system providing nationally harmonised access or as a centralised flexibility information system, if required by the national terms and conditions</w:delText>
        </w:r>
        <w:r w:rsidR="00C106D9" w:rsidRPr="00DF32A9" w:rsidDel="00A960C6">
          <w:delText xml:space="preserve"> pursuant to Article 24 of the NCDR</w:delText>
        </w:r>
        <w:r w:rsidR="47E69A29" w:rsidRPr="00DF32A9" w:rsidDel="00A960C6">
          <w:delText xml:space="preserve">. </w:delText>
        </w:r>
        <w:r w:rsidR="00FA5A48" w:rsidRPr="00DF32A9" w:rsidDel="00A960C6">
          <w:delText>The data exchange shall be based on an ETSI-CEN-CENELEC set of standards (e.g. EN IEC 62325-351)</w:delText>
        </w:r>
        <w:r w:rsidR="00C00F28" w:rsidRPr="00FB411B" w:rsidDel="00A960C6">
          <w:delText xml:space="preserve"> as </w:delText>
        </w:r>
        <w:r w:rsidR="00700848" w:rsidRPr="00FB411B" w:rsidDel="00A960C6">
          <w:delText>defined</w:delText>
        </w:r>
        <w:r w:rsidR="00C00F28" w:rsidRPr="00FB411B" w:rsidDel="00A960C6">
          <w:delText xml:space="preserve"> in </w:delText>
        </w:r>
        <w:r w:rsidR="006B9DF0" w:rsidRPr="00FB411B" w:rsidDel="00A960C6">
          <w:delText xml:space="preserve">Article 26 of </w:delText>
        </w:r>
        <w:r w:rsidR="00C00F28" w:rsidRPr="00FB411B" w:rsidDel="00A960C6">
          <w:delText>the NCDR</w:delText>
        </w:r>
        <w:r w:rsidR="00FA5A48" w:rsidRPr="00DF32A9" w:rsidDel="00A960C6">
          <w:delText xml:space="preserve"> and </w:delText>
        </w:r>
        <w:r w:rsidR="00BA5A46" w:rsidRPr="00DF32A9" w:rsidDel="00A960C6">
          <w:delText>considering</w:delText>
        </w:r>
        <w:r w:rsidR="00700848" w:rsidRPr="00DF32A9" w:rsidDel="00A960C6">
          <w:delText xml:space="preserve"> </w:delText>
        </w:r>
        <w:r w:rsidR="00FA5A48" w:rsidRPr="00DF32A9" w:rsidDel="00A960C6">
          <w:delText xml:space="preserve">other relevant European initiatives such as </w:delText>
        </w:r>
        <w:r w:rsidR="00B2782B" w:rsidRPr="00DF32A9" w:rsidDel="00A960C6">
          <w:delText>the</w:delText>
        </w:r>
        <w:r w:rsidR="00FA5A48" w:rsidRPr="00DF32A9" w:rsidDel="00A960C6">
          <w:delText xml:space="preserve"> Harmonised Electricity Market Role Model</w:delText>
        </w:r>
        <w:r w:rsidR="00B2782B" w:rsidRPr="00DF32A9" w:rsidDel="00A960C6">
          <w:delText xml:space="preserve"> (HEMRM)</w:delText>
        </w:r>
        <w:r w:rsidR="00FA5A48" w:rsidRPr="00DF32A9" w:rsidDel="00A960C6">
          <w:rPr>
            <w:rStyle w:val="FootnoteReference"/>
          </w:rPr>
          <w:footnoteReference w:id="24"/>
        </w:r>
        <w:r w:rsidR="4C90C570" w:rsidRPr="00DF32A9" w:rsidDel="00A960C6">
          <w:delText xml:space="preserve"> and the International Electrotechnical Commission’s Common Information Model (CIM).</w:delText>
        </w:r>
        <w:r w:rsidR="00DA67B5" w:rsidRPr="00DF32A9" w:rsidDel="00A960C6">
          <w:rPr>
            <w:rStyle w:val="FootnoteReference"/>
          </w:rPr>
          <w:footnoteReference w:id="25"/>
        </w:r>
        <w:commentRangeStart w:id="263"/>
        <w:commentRangeEnd w:id="263"/>
        <w:r w:rsidRPr="00DF32A9" w:rsidDel="00A960C6">
          <w:rPr>
            <w:rStyle w:val="CommentReference"/>
            <w:sz w:val="22"/>
            <w:szCs w:val="22"/>
          </w:rPr>
          <w:commentReference w:id="263"/>
        </w:r>
      </w:del>
    </w:p>
    <w:p w14:paraId="2BAA0757" w14:textId="554D6F04" w:rsidR="00BA5A46" w:rsidRPr="00DF32A9" w:rsidDel="00A960C6" w:rsidRDefault="00BA5A46" w:rsidP="00FB411B">
      <w:pPr>
        <w:pStyle w:val="ListParagraph"/>
        <w:jc w:val="both"/>
        <w:rPr>
          <w:del w:id="264" w:author="Fernando Dominguez" w:date="2025-09-12T10:17:00Z"/>
        </w:rPr>
      </w:pPr>
    </w:p>
    <w:p w14:paraId="25F6523F" w14:textId="5833A713" w:rsidR="00BA5A46" w:rsidRPr="00FB411B" w:rsidDel="00140EDB" w:rsidRDefault="00BA5A46" w:rsidP="00FB411B">
      <w:pPr>
        <w:numPr>
          <w:ilvl w:val="0"/>
          <w:numId w:val="15"/>
        </w:numPr>
        <w:jc w:val="both"/>
        <w:rPr>
          <w:del w:id="265" w:author="Fernando Dominguez" w:date="2025-09-12T09:31:00Z"/>
        </w:rPr>
      </w:pPr>
      <w:commentRangeStart w:id="266"/>
      <w:del w:id="267" w:author="Fernando Dominguez" w:date="2025-09-12T09:31:00Z">
        <w:r w:rsidRPr="00FB411B" w:rsidDel="00140EDB">
          <w:delText xml:space="preserve">As per Article 12(1) of Directive (EU) 2019/944, the switching of market participant engaged in aggregation by final consumers shall be carried out within the shortest possible time. </w:delText>
        </w:r>
        <w:r w:rsidR="2C3B9350" w:rsidRPr="00FB411B" w:rsidDel="00140EDB">
          <w:delText>The reference model in t</w:delText>
        </w:r>
        <w:r w:rsidRPr="00FB411B" w:rsidDel="00140EDB">
          <w:delText xml:space="preserve">his Regulation </w:delText>
        </w:r>
        <w:r w:rsidR="5B0011DC" w:rsidRPr="00FB411B" w:rsidDel="00140EDB">
          <w:delText>enables</w:delText>
        </w:r>
        <w:r w:rsidRPr="00FB411B" w:rsidDel="00140EDB">
          <w:delText xml:space="preserve"> the switching of aggregators in compliance with the requirements foreseen by Article 12(1) of Directive (EU) 2019/944.</w:delText>
        </w:r>
        <w:commentRangeEnd w:id="266"/>
        <w:r w:rsidRPr="00FB411B" w:rsidDel="00140EDB">
          <w:rPr>
            <w:rStyle w:val="CommentReference"/>
            <w:sz w:val="22"/>
            <w:szCs w:val="22"/>
          </w:rPr>
          <w:commentReference w:id="266"/>
        </w:r>
      </w:del>
    </w:p>
    <w:p w14:paraId="21B77D7D" w14:textId="509D708C" w:rsidR="2DF47066" w:rsidRPr="00DF32A9" w:rsidDel="00140EDB" w:rsidRDefault="2DF47066" w:rsidP="00FB411B">
      <w:pPr>
        <w:pStyle w:val="ListParagraph"/>
        <w:ind w:left="823"/>
        <w:jc w:val="both"/>
        <w:rPr>
          <w:del w:id="268" w:author="Fernando Dominguez" w:date="2025-09-12T09:31:00Z"/>
        </w:rPr>
      </w:pPr>
    </w:p>
    <w:p w14:paraId="2E38E1F5" w14:textId="45DF60BB" w:rsidR="008151C7" w:rsidRDefault="418438A1" w:rsidP="00FB411B">
      <w:pPr>
        <w:pStyle w:val="ListParagraph"/>
        <w:numPr>
          <w:ilvl w:val="0"/>
          <w:numId w:val="15"/>
        </w:numPr>
        <w:jc w:val="both"/>
        <w:rPr>
          <w:ins w:id="269" w:author="Fernando Dominguez" w:date="2025-09-12T10:21:00Z"/>
        </w:rPr>
      </w:pPr>
      <w:r w:rsidRPr="00DF32A9">
        <w:t>The European Data Protection Supervisor was consulted in accordance with Article 42(1) of Regulation (EU) 2018/1725 of the European Parliament and of the Council</w:t>
      </w:r>
      <w:r w:rsidR="00F03CCA" w:rsidRPr="004124E4">
        <w:rPr>
          <w:vertAlign w:val="superscript"/>
          <w:rPrChange w:id="270" w:author="Fernando Dominguez" w:date="2025-09-12T10:19:00Z">
            <w:rPr/>
          </w:rPrChange>
        </w:rPr>
        <w:footnoteReference w:id="26"/>
      </w:r>
      <w:r w:rsidRPr="00DF32A9">
        <w:t xml:space="preserve"> and delivered an opinion on XX XX XXXX. </w:t>
      </w:r>
    </w:p>
    <w:p w14:paraId="4DF116C9" w14:textId="77777777" w:rsidR="00730571" w:rsidRPr="00DF32A9" w:rsidRDefault="00730571">
      <w:pPr>
        <w:pStyle w:val="ListParagraph"/>
        <w:ind w:left="823"/>
        <w:jc w:val="both"/>
        <w:pPrChange w:id="271" w:author="Fernando Dominguez" w:date="2025-09-12T10:21:00Z">
          <w:pPr>
            <w:pStyle w:val="ListParagraph"/>
            <w:numPr>
              <w:numId w:val="15"/>
            </w:numPr>
            <w:ind w:left="823" w:hanging="710"/>
            <w:jc w:val="both"/>
          </w:pPr>
        </w:pPrChange>
      </w:pPr>
    </w:p>
    <w:p w14:paraId="591F253A" w14:textId="6DD3682E" w:rsidR="40297A4B" w:rsidDel="009A682B" w:rsidRDefault="40297A4B" w:rsidP="66D2C186">
      <w:pPr>
        <w:pStyle w:val="ListParagraph"/>
        <w:ind w:left="823"/>
        <w:jc w:val="both"/>
        <w:rPr>
          <w:del w:id="272" w:author="Fernando Dominguez" w:date="2025-09-12T10:20:00Z"/>
        </w:rPr>
      </w:pPr>
    </w:p>
    <w:p w14:paraId="21D17B29" w14:textId="03EEE049" w:rsidR="016D5E66" w:rsidDel="009A682B" w:rsidRDefault="000A311D" w:rsidP="00FB411B">
      <w:pPr>
        <w:pStyle w:val="ListParagraph"/>
        <w:numPr>
          <w:ilvl w:val="0"/>
          <w:numId w:val="15"/>
        </w:numPr>
        <w:jc w:val="both"/>
        <w:rPr>
          <w:del w:id="273" w:author="Fernando Dominguez" w:date="2025-09-12T10:20:00Z"/>
          <w:rFonts w:eastAsia="Times New Roman"/>
        </w:rPr>
      </w:pPr>
      <w:del w:id="274" w:author="Fernando Dominguez" w:date="2025-09-12T10:20:00Z">
        <w:r w:rsidRPr="2E0AC0A2" w:rsidDel="009A682B">
          <w:rPr>
            <w:rFonts w:eastAsia="Times New Roman"/>
          </w:rPr>
          <w:delText>E</w:delText>
        </w:r>
        <w:r w:rsidR="016D5E66" w:rsidRPr="00FB411B" w:rsidDel="009A682B">
          <w:rPr>
            <w:rFonts w:eastAsia="Times New Roman"/>
          </w:rPr>
          <w:delText xml:space="preserve">ligible parties, as defined in point (6) of Article 2 of Implementing Regulation (EU) 2023/1162, </w:delText>
        </w:r>
        <w:r w:rsidR="001A6F8F" w:rsidRPr="2E0AC0A2" w:rsidDel="009A682B">
          <w:rPr>
            <w:rFonts w:eastAsia="Times New Roman"/>
          </w:rPr>
          <w:delText xml:space="preserve">are </w:delText>
        </w:r>
        <w:r w:rsidR="006C6C5E" w:rsidRPr="2E0AC0A2" w:rsidDel="009A682B">
          <w:rPr>
            <w:rFonts w:eastAsia="Times New Roman"/>
          </w:rPr>
          <w:delText xml:space="preserve">in this Regulation </w:delText>
        </w:r>
        <w:r w:rsidR="00972438" w:rsidRPr="2E0AC0A2" w:rsidDel="009A682B">
          <w:rPr>
            <w:rFonts w:eastAsia="Times New Roman"/>
          </w:rPr>
          <w:delText>understood as pa</w:delText>
        </w:r>
        <w:r w:rsidR="00E10336" w:rsidRPr="2E0AC0A2" w:rsidDel="009A682B">
          <w:rPr>
            <w:rFonts w:eastAsia="Times New Roman"/>
          </w:rPr>
          <w:delText>rties</w:delText>
        </w:r>
        <w:r w:rsidR="00D9636B" w:rsidRPr="2E0AC0A2" w:rsidDel="009A682B">
          <w:rPr>
            <w:rFonts w:eastAsia="Times New Roman"/>
          </w:rPr>
          <w:delText xml:space="preserve"> who </w:delText>
        </w:r>
        <w:r w:rsidR="00DF1598" w:rsidRPr="2E0AC0A2" w:rsidDel="009A682B">
          <w:rPr>
            <w:rFonts w:eastAsia="Times New Roman"/>
          </w:rPr>
          <w:delText>meet the criteria</w:delText>
        </w:r>
        <w:r w:rsidR="00254CE4" w:rsidRPr="2E0AC0A2" w:rsidDel="009A682B">
          <w:rPr>
            <w:rFonts w:eastAsia="Times New Roman"/>
          </w:rPr>
          <w:delText xml:space="preserve"> or conditions </w:delText>
        </w:r>
        <w:r w:rsidR="0092786E" w:rsidRPr="2E0AC0A2" w:rsidDel="009A682B">
          <w:rPr>
            <w:rFonts w:eastAsia="Times New Roman"/>
          </w:rPr>
          <w:delText xml:space="preserve">to </w:delText>
        </w:r>
        <w:r w:rsidR="0042325F" w:rsidRPr="2E0AC0A2" w:rsidDel="009A682B">
          <w:rPr>
            <w:rFonts w:eastAsia="Times New Roman"/>
          </w:rPr>
          <w:delText>per</w:delText>
        </w:r>
        <w:r w:rsidR="00385D99" w:rsidRPr="2E0AC0A2" w:rsidDel="009A682B">
          <w:rPr>
            <w:rFonts w:eastAsia="Times New Roman"/>
          </w:rPr>
          <w:delText xml:space="preserve">form </w:delText>
        </w:r>
        <w:r w:rsidR="00426DCA" w:rsidRPr="2E0AC0A2" w:rsidDel="009A682B">
          <w:rPr>
            <w:rFonts w:eastAsia="Times New Roman"/>
          </w:rPr>
          <w:delText>certain</w:delText>
        </w:r>
        <w:r w:rsidR="00BA3CAE" w:rsidRPr="2E0AC0A2" w:rsidDel="009A682B">
          <w:rPr>
            <w:rFonts w:eastAsia="Times New Roman"/>
          </w:rPr>
          <w:delText xml:space="preserve"> </w:delText>
        </w:r>
        <w:r w:rsidR="00D10C34" w:rsidRPr="2E0AC0A2" w:rsidDel="009A682B">
          <w:rPr>
            <w:rFonts w:eastAsia="Times New Roman"/>
          </w:rPr>
          <w:delText xml:space="preserve">duties </w:delText>
        </w:r>
        <w:r w:rsidR="00407C30" w:rsidRPr="2E0AC0A2" w:rsidDel="009A682B">
          <w:rPr>
            <w:rFonts w:eastAsia="Times New Roman"/>
          </w:rPr>
          <w:delText xml:space="preserve">but are not </w:delText>
        </w:r>
        <w:r w:rsidR="008B7C2C" w:rsidRPr="2E0AC0A2" w:rsidDel="009A682B">
          <w:rPr>
            <w:rFonts w:eastAsia="Times New Roman"/>
          </w:rPr>
          <w:delText xml:space="preserve">authorized </w:delText>
        </w:r>
        <w:r w:rsidR="0080371B" w:rsidRPr="2E0AC0A2" w:rsidDel="009A682B">
          <w:rPr>
            <w:rFonts w:eastAsia="Times New Roman"/>
          </w:rPr>
          <w:delText>yet</w:delText>
        </w:r>
        <w:r w:rsidR="00076837" w:rsidRPr="2E0AC0A2" w:rsidDel="009A682B">
          <w:rPr>
            <w:rFonts w:eastAsia="Times New Roman"/>
          </w:rPr>
          <w:delText xml:space="preserve">. </w:delText>
        </w:r>
        <w:r w:rsidR="0024266C" w:rsidRPr="2E0AC0A2" w:rsidDel="009A682B">
          <w:rPr>
            <w:rFonts w:eastAsia="Times New Roman"/>
          </w:rPr>
          <w:delText>As en</w:delText>
        </w:r>
        <w:r w:rsidR="00C102EA" w:rsidRPr="2E0AC0A2" w:rsidDel="009A682B">
          <w:rPr>
            <w:rFonts w:eastAsia="Times New Roman"/>
          </w:rPr>
          <w:delText>titled p</w:delText>
        </w:r>
        <w:r w:rsidR="002533F7" w:rsidRPr="2E0AC0A2" w:rsidDel="009A682B">
          <w:rPr>
            <w:rFonts w:eastAsia="Times New Roman"/>
          </w:rPr>
          <w:delText xml:space="preserve">arties </w:delText>
        </w:r>
        <w:r w:rsidR="00236199" w:rsidRPr="2E0AC0A2" w:rsidDel="009A682B">
          <w:rPr>
            <w:rFonts w:eastAsia="Times New Roman"/>
          </w:rPr>
          <w:delText xml:space="preserve">are understood as parties </w:delText>
        </w:r>
        <w:r w:rsidR="00DE3BF9" w:rsidRPr="2E0AC0A2" w:rsidDel="009A682B">
          <w:rPr>
            <w:rFonts w:eastAsia="Times New Roman"/>
          </w:rPr>
          <w:delText>who</w:delText>
        </w:r>
        <w:r w:rsidR="0032269D" w:rsidRPr="2E0AC0A2" w:rsidDel="009A682B">
          <w:rPr>
            <w:rFonts w:eastAsia="Times New Roman"/>
          </w:rPr>
          <w:delText xml:space="preserve"> are authorized to</w:delText>
        </w:r>
        <w:r w:rsidR="00DE3BF9" w:rsidRPr="2E0AC0A2" w:rsidDel="009A682B">
          <w:rPr>
            <w:rFonts w:eastAsia="Times New Roman"/>
          </w:rPr>
          <w:delText xml:space="preserve"> </w:delText>
        </w:r>
        <w:r w:rsidR="00450BBD" w:rsidRPr="2E0AC0A2" w:rsidDel="009A682B">
          <w:rPr>
            <w:rFonts w:eastAsia="Times New Roman"/>
          </w:rPr>
          <w:delText>assume full responsibility for the performance of its designated duties</w:delText>
        </w:r>
        <w:r w:rsidR="000F1FE3" w:rsidRPr="2E0AC0A2" w:rsidDel="009A682B">
          <w:rPr>
            <w:rFonts w:eastAsia="Times New Roman"/>
          </w:rPr>
          <w:delText>.</w:delText>
        </w:r>
        <w:commentRangeStart w:id="275"/>
        <w:commentRangeEnd w:id="275"/>
        <w:r w:rsidDel="009A682B">
          <w:rPr>
            <w:rStyle w:val="CommentReference"/>
            <w:rFonts w:eastAsia="Times New Roman"/>
            <w:sz w:val="22"/>
            <w:szCs w:val="22"/>
          </w:rPr>
          <w:commentReference w:id="275"/>
        </w:r>
      </w:del>
    </w:p>
    <w:p w14:paraId="62C8FE72" w14:textId="7E1EFEAC" w:rsidR="2E0AC0A2" w:rsidDel="009A682B" w:rsidRDefault="2E0AC0A2" w:rsidP="00FB411B">
      <w:pPr>
        <w:pStyle w:val="ListParagraph"/>
        <w:ind w:left="823"/>
        <w:jc w:val="both"/>
        <w:rPr>
          <w:del w:id="276" w:author="Fernando Dominguez" w:date="2025-09-12T10:20:00Z"/>
          <w:rFonts w:eastAsia="Times New Roman"/>
        </w:rPr>
      </w:pPr>
    </w:p>
    <w:p w14:paraId="157F1CDA" w14:textId="43768252" w:rsidR="3D857453" w:rsidDel="00B21ACF" w:rsidRDefault="3D857453" w:rsidP="00FB411B">
      <w:pPr>
        <w:pStyle w:val="ListParagraph"/>
        <w:numPr>
          <w:ilvl w:val="0"/>
          <w:numId w:val="15"/>
        </w:numPr>
        <w:jc w:val="both"/>
        <w:rPr>
          <w:del w:id="277" w:author="DION-DEMAEL Michele" w:date="2025-10-30T12:13:00Z" w16du:dateUtc="2025-10-30T11:13:00Z"/>
          <w:rFonts w:eastAsia="Times New Roman"/>
        </w:rPr>
      </w:pPr>
      <w:commentRangeStart w:id="278"/>
      <w:del w:id="279" w:author="DION-DEMAEL Michele" w:date="2025-10-30T12:13:00Z" w16du:dateUtc="2025-10-30T11:13:00Z">
        <w:r w:rsidRPr="5208BA43" w:rsidDel="00B21ACF">
          <w:rPr>
            <w:rFonts w:eastAsia="Times New Roman"/>
          </w:rPr>
          <w:delText xml:space="preserve">This regulation describes generic roles to take into account </w:delText>
        </w:r>
        <w:r w:rsidR="06155645" w:rsidRPr="5208BA43" w:rsidDel="00B21ACF">
          <w:rPr>
            <w:rFonts w:eastAsia="Times New Roman"/>
          </w:rPr>
          <w:delText xml:space="preserve">options provided in NCDR and </w:delText>
        </w:r>
        <w:r w:rsidRPr="5208BA43" w:rsidDel="00B21ACF">
          <w:rPr>
            <w:rFonts w:eastAsia="Times New Roman"/>
          </w:rPr>
          <w:delText xml:space="preserve">situations </w:delText>
        </w:r>
        <w:r w:rsidR="4E963752" w:rsidRPr="5208BA43" w:rsidDel="00B21ACF">
          <w:rPr>
            <w:rFonts w:eastAsia="Times New Roman"/>
          </w:rPr>
          <w:delText>where different entities can be able to perform a related action</w:delText>
        </w:r>
        <w:r w:rsidR="56A337CA" w:rsidRPr="5208BA43" w:rsidDel="00B21ACF">
          <w:rPr>
            <w:rFonts w:eastAsia="Times New Roman"/>
          </w:rPr>
          <w:delText xml:space="preserve">, </w:delText>
        </w:r>
        <w:r w:rsidR="289747BE" w:rsidRPr="5208BA43" w:rsidDel="00B21ACF">
          <w:rPr>
            <w:rFonts w:eastAsia="Times New Roman"/>
          </w:rPr>
          <w:delText>for the sake of flexibility and adaptability</w:delText>
        </w:r>
        <w:r w:rsidR="017B8005" w:rsidRPr="5208BA43" w:rsidDel="00B21ACF">
          <w:rPr>
            <w:rFonts w:eastAsia="Times New Roman"/>
          </w:rPr>
          <w:delText>. It is the case for the roles described in Articles 8,</w:delText>
        </w:r>
        <w:r w:rsidR="309162F4" w:rsidRPr="5208BA43" w:rsidDel="00B21ACF">
          <w:rPr>
            <w:rFonts w:eastAsia="Times New Roman"/>
          </w:rPr>
          <w:delText xml:space="preserve"> 9, 10 11, 12, 13...</w:delText>
        </w:r>
        <w:r w:rsidR="017B8005" w:rsidRPr="5208BA43" w:rsidDel="00B21ACF">
          <w:rPr>
            <w:rFonts w:eastAsia="Times New Roman"/>
          </w:rPr>
          <w:delText xml:space="preserve"> </w:delText>
        </w:r>
        <w:r w:rsidR="4E963752" w:rsidRPr="5208BA43" w:rsidDel="00B21ACF">
          <w:rPr>
            <w:rFonts w:eastAsia="Times New Roman"/>
          </w:rPr>
          <w:delText xml:space="preserve"> (e.g. a </w:delText>
        </w:r>
      </w:del>
      <w:del w:id="280" w:author="DION-DEMAEL Michele" w:date="2025-10-27T12:08:00Z">
        <w:r w:rsidR="4E963752" w:rsidRPr="5208BA43">
          <w:rPr>
            <w:rFonts w:eastAsia="Times New Roman"/>
          </w:rPr>
          <w:delText>CU registration responsible</w:delText>
        </w:r>
      </w:del>
      <w:del w:id="281" w:author="DION-DEMAEL Michele" w:date="2025-10-30T12:13:00Z" w16du:dateUtc="2025-10-30T11:13:00Z">
        <w:r w:rsidR="28BFF20E" w:rsidRPr="5208BA43" w:rsidDel="00B21ACF">
          <w:rPr>
            <w:rFonts w:eastAsia="Times New Roman"/>
          </w:rPr>
          <w:delText xml:space="preserve"> can be the Service provider or the</w:delText>
        </w:r>
        <w:r w:rsidR="75603BD3" w:rsidRPr="5208BA43" w:rsidDel="00B21ACF">
          <w:rPr>
            <w:rFonts w:eastAsia="Times New Roman"/>
          </w:rPr>
          <w:delText xml:space="preserve"> </w:delText>
        </w:r>
        <w:r w:rsidR="28BFF20E" w:rsidRPr="5208BA43" w:rsidDel="00B21ACF">
          <w:rPr>
            <w:rFonts w:eastAsia="Times New Roman"/>
          </w:rPr>
          <w:delText>customer, the product PQ</w:delText>
        </w:r>
      </w:del>
      <w:ins w:id="282" w:author="DO Giao" w:date="2025-10-10T17:52:00Z">
        <w:del w:id="283" w:author="DION-DEMAEL Michele" w:date="2025-10-30T12:13:00Z" w16du:dateUtc="2025-10-30T11:13:00Z">
          <w:r w:rsidR="004F134F" w:rsidDel="00B21ACF">
            <w:rPr>
              <w:rFonts w:eastAsia="Times New Roman"/>
            </w:rPr>
            <w:delText>PREQUALIFICATION</w:delText>
          </w:r>
        </w:del>
      </w:ins>
      <w:del w:id="284" w:author="DION-DEMAEL Michele" w:date="2025-10-30T12:13:00Z" w16du:dateUtc="2025-10-30T11:13:00Z">
        <w:r w:rsidR="28BFF20E" w:rsidRPr="5208BA43" w:rsidDel="00B21ACF">
          <w:rPr>
            <w:rFonts w:eastAsia="Times New Roman"/>
          </w:rPr>
          <w:delText xml:space="preserve"> responsible can be one of the procuring system operators</w:delText>
        </w:r>
        <w:r w:rsidR="424FD788" w:rsidRPr="5208BA43" w:rsidDel="00B21ACF">
          <w:rPr>
            <w:rFonts w:eastAsia="Times New Roman"/>
          </w:rPr>
          <w:delText xml:space="preserve"> or a designated entity)</w:delText>
        </w:r>
        <w:r w:rsidR="32E77F9F" w:rsidRPr="5208BA43" w:rsidDel="00B21ACF">
          <w:rPr>
            <w:rFonts w:eastAsia="Times New Roman"/>
          </w:rPr>
          <w:delText>.</w:delText>
        </w:r>
        <w:commentRangeEnd w:id="278"/>
        <w:r w:rsidR="001E0CD2" w:rsidDel="00B21ACF">
          <w:rPr>
            <w:rStyle w:val="CommentReference"/>
            <w:rFonts w:eastAsia="Times New Roman"/>
            <w:sz w:val="22"/>
            <w:szCs w:val="22"/>
          </w:rPr>
          <w:commentReference w:id="278"/>
        </w:r>
      </w:del>
    </w:p>
    <w:p w14:paraId="40A586EB" w14:textId="366A9C1A" w:rsidR="5208BA43" w:rsidDel="00730571" w:rsidRDefault="5208BA43" w:rsidP="00FB411B">
      <w:pPr>
        <w:pStyle w:val="ListParagraph"/>
        <w:ind w:left="823" w:hanging="710"/>
        <w:jc w:val="both"/>
        <w:rPr>
          <w:del w:id="285" w:author="Fernando Dominguez" w:date="2025-09-12T10:22:00Z"/>
          <w:rFonts w:eastAsia="Times New Roman"/>
        </w:rPr>
      </w:pPr>
    </w:p>
    <w:p w14:paraId="033724F2" w14:textId="7318EF05" w:rsidR="0C8E70F7" w:rsidRPr="00DF32A9" w:rsidDel="00730571" w:rsidRDefault="0C8E70F7">
      <w:pPr>
        <w:jc w:val="both"/>
        <w:rPr>
          <w:del w:id="286" w:author="Fernando Dominguez" w:date="2025-09-12T10:22:00Z"/>
        </w:rPr>
        <w:pPrChange w:id="287" w:author="Fernando Dominguez" w:date="2025-09-12T10:22:00Z">
          <w:pPr>
            <w:pStyle w:val="ListParagraph"/>
            <w:jc w:val="both"/>
          </w:pPr>
        </w:pPrChange>
      </w:pPr>
    </w:p>
    <w:p w14:paraId="16B05CFA" w14:textId="3C544741" w:rsidR="39E522CA" w:rsidDel="00373BA3" w:rsidRDefault="007776D7" w:rsidP="39E522CA">
      <w:pPr>
        <w:pStyle w:val="ListParagraph"/>
        <w:jc w:val="both"/>
        <w:rPr>
          <w:del w:id="288" w:author="Fernando Dominguez" w:date="2025-09-12T09:32:00Z"/>
        </w:rPr>
      </w:pPr>
      <w:commentRangeStart w:id="289"/>
      <w:commentRangeStart w:id="290"/>
      <w:commentRangeEnd w:id="289"/>
      <w:r>
        <w:rPr>
          <w:rStyle w:val="CommentReference"/>
          <w:sz w:val="22"/>
          <w:szCs w:val="22"/>
        </w:rPr>
        <w:commentReference w:id="289"/>
      </w:r>
      <w:commentRangeEnd w:id="290"/>
      <w:r>
        <w:rPr>
          <w:rStyle w:val="CommentReference"/>
          <w:sz w:val="22"/>
          <w:szCs w:val="22"/>
        </w:rPr>
        <w:commentReference w:id="290"/>
      </w:r>
    </w:p>
    <w:p w14:paraId="5F715F37" w14:textId="750A6DAA" w:rsidR="5208BA43" w:rsidDel="00373BA3" w:rsidRDefault="5208BA43" w:rsidP="5208BA43">
      <w:pPr>
        <w:pStyle w:val="ListParagraph"/>
        <w:jc w:val="both"/>
        <w:rPr>
          <w:del w:id="291" w:author="Fernando Dominguez" w:date="2025-09-12T09:32:00Z"/>
        </w:rPr>
      </w:pPr>
    </w:p>
    <w:p w14:paraId="40692966" w14:textId="788587FE" w:rsidR="39E522CA" w:rsidDel="00373BA3" w:rsidRDefault="39E522CA" w:rsidP="39E522CA">
      <w:pPr>
        <w:pStyle w:val="ListParagraph"/>
        <w:jc w:val="both"/>
        <w:rPr>
          <w:del w:id="292" w:author="Fernando Dominguez" w:date="2025-09-12T09:32:00Z"/>
        </w:rPr>
      </w:pPr>
    </w:p>
    <w:p w14:paraId="73BCFE32" w14:textId="19E145A7" w:rsidR="39E522CA" w:rsidDel="00373BA3" w:rsidRDefault="39E522CA" w:rsidP="39E522CA">
      <w:pPr>
        <w:pStyle w:val="ListParagraph"/>
        <w:jc w:val="both"/>
        <w:rPr>
          <w:del w:id="293" w:author="Fernando Dominguez" w:date="2025-09-12T09:32:00Z"/>
        </w:rPr>
      </w:pPr>
    </w:p>
    <w:p w14:paraId="689222C7" w14:textId="26F7BB32" w:rsidR="39E522CA" w:rsidDel="00730571" w:rsidRDefault="39E522CA" w:rsidP="39E522CA">
      <w:pPr>
        <w:pStyle w:val="ListParagraph"/>
        <w:jc w:val="both"/>
        <w:rPr>
          <w:del w:id="294" w:author="Fernando Dominguez" w:date="2025-09-12T10:22:00Z"/>
        </w:rPr>
      </w:pPr>
    </w:p>
    <w:p w14:paraId="72089D0B" w14:textId="08D530E7" w:rsidR="39E522CA" w:rsidDel="00730571" w:rsidRDefault="39E522CA" w:rsidP="39E522CA">
      <w:pPr>
        <w:pStyle w:val="ListParagraph"/>
        <w:jc w:val="both"/>
        <w:rPr>
          <w:del w:id="295" w:author="Fernando Dominguez" w:date="2025-09-12T10:22:00Z"/>
        </w:rPr>
      </w:pPr>
    </w:p>
    <w:p w14:paraId="3400B6E8" w14:textId="6EEF39AD" w:rsidR="39E522CA" w:rsidRDefault="39E522CA" w:rsidP="39E522CA">
      <w:pPr>
        <w:jc w:val="both"/>
      </w:pPr>
    </w:p>
    <w:p w14:paraId="168F189B" w14:textId="08F3BA45" w:rsidR="39E522CA" w:rsidRDefault="39E522CA" w:rsidP="39E522CA">
      <w:pPr>
        <w:jc w:val="both"/>
      </w:pPr>
    </w:p>
    <w:p w14:paraId="099E0542" w14:textId="4C6EA79F" w:rsidR="0032580E" w:rsidRPr="00FB411B" w:rsidRDefault="0032580E" w:rsidP="000A7678">
      <w:pPr>
        <w:pStyle w:val="BodyText"/>
        <w:rPr>
          <w:lang w:val="en-GB"/>
        </w:rPr>
      </w:pPr>
      <w:r w:rsidRPr="00FB411B">
        <w:rPr>
          <w:lang w:val="en-GB"/>
        </w:rPr>
        <w:t>HAS</w:t>
      </w:r>
      <w:r w:rsidRPr="00FB411B">
        <w:rPr>
          <w:spacing w:val="-9"/>
          <w:lang w:val="en-GB"/>
        </w:rPr>
        <w:t xml:space="preserve"> </w:t>
      </w:r>
      <w:r w:rsidRPr="00FB411B">
        <w:rPr>
          <w:lang w:val="en-GB"/>
        </w:rPr>
        <w:t>ADOPTED</w:t>
      </w:r>
      <w:r w:rsidRPr="00FB411B">
        <w:rPr>
          <w:spacing w:val="-9"/>
          <w:lang w:val="en-GB"/>
        </w:rPr>
        <w:t xml:space="preserve"> </w:t>
      </w:r>
      <w:r w:rsidRPr="00FB411B">
        <w:rPr>
          <w:lang w:val="en-GB"/>
        </w:rPr>
        <w:t>THIS</w:t>
      </w:r>
      <w:r w:rsidRPr="00FB411B">
        <w:rPr>
          <w:spacing w:val="-6"/>
          <w:lang w:val="en-GB"/>
        </w:rPr>
        <w:t xml:space="preserve"> </w:t>
      </w:r>
      <w:r w:rsidRPr="00FB411B">
        <w:rPr>
          <w:spacing w:val="-2"/>
          <w:lang w:val="en-GB"/>
        </w:rPr>
        <w:t>REGULATION:</w:t>
      </w:r>
    </w:p>
    <w:p w14:paraId="0E3C76FE" w14:textId="77777777" w:rsidR="0032580E" w:rsidRPr="00FB411B" w:rsidRDefault="0032580E" w:rsidP="000A7678">
      <w:pPr>
        <w:pStyle w:val="BodyText"/>
        <w:rPr>
          <w:lang w:val="en-GB"/>
        </w:rPr>
      </w:pPr>
    </w:p>
    <w:p w14:paraId="40ADA2B9" w14:textId="77777777" w:rsidR="0032580E" w:rsidRPr="00DF32A9" w:rsidRDefault="0032580E" w:rsidP="00FB411B">
      <w:pPr>
        <w:jc w:val="both"/>
      </w:pPr>
      <w:bookmarkStart w:id="296" w:name="1._Chapter_1_–_Subject_matter_and_Defini"/>
      <w:bookmarkEnd w:id="296"/>
      <w:r w:rsidRPr="00DF32A9">
        <w:br w:type="page"/>
      </w:r>
    </w:p>
    <w:p w14:paraId="15C52C0A" w14:textId="77777777" w:rsidR="0032580E" w:rsidRPr="00DF32A9" w:rsidRDefault="0032580E" w:rsidP="00FB411B">
      <w:pPr>
        <w:pStyle w:val="ListParagraph"/>
        <w:jc w:val="both"/>
      </w:pPr>
    </w:p>
    <w:p w14:paraId="487224E5" w14:textId="304B9410" w:rsidR="00105E05" w:rsidRPr="00DF32A9" w:rsidRDefault="00113560" w:rsidP="006668EE">
      <w:pPr>
        <w:pStyle w:val="ListParagraph"/>
        <w:jc w:val="center"/>
        <w:rPr>
          <w:b/>
          <w:bCs/>
        </w:rPr>
      </w:pPr>
      <w:r w:rsidRPr="00DF32A9">
        <w:rPr>
          <w:b/>
          <w:bCs/>
        </w:rPr>
        <w:t xml:space="preserve">CHAPTER 1 - SUBJECT </w:t>
      </w:r>
      <w:r w:rsidR="4C018122" w:rsidRPr="00DF32A9">
        <w:rPr>
          <w:b/>
          <w:bCs/>
        </w:rPr>
        <w:t>M</w:t>
      </w:r>
      <w:r w:rsidRPr="00DF32A9">
        <w:rPr>
          <w:b/>
          <w:bCs/>
        </w:rPr>
        <w:t>A</w:t>
      </w:r>
      <w:r w:rsidR="4C018122" w:rsidRPr="00DF32A9">
        <w:rPr>
          <w:b/>
          <w:bCs/>
        </w:rPr>
        <w:t>T</w:t>
      </w:r>
      <w:r w:rsidR="003C1FAB" w:rsidRPr="00DF32A9">
        <w:rPr>
          <w:b/>
          <w:bCs/>
        </w:rPr>
        <w:t>T</w:t>
      </w:r>
      <w:r w:rsidR="4C018122" w:rsidRPr="00DF32A9">
        <w:rPr>
          <w:b/>
          <w:bCs/>
        </w:rPr>
        <w:t xml:space="preserve">ER </w:t>
      </w:r>
      <w:r w:rsidRPr="00DF32A9">
        <w:rPr>
          <w:b/>
          <w:bCs/>
        </w:rPr>
        <w:t>AND DEFINITIONS</w:t>
      </w:r>
    </w:p>
    <w:p w14:paraId="0D0EA315" w14:textId="77777777" w:rsidR="004338EB" w:rsidRPr="00DF32A9" w:rsidRDefault="004338EB" w:rsidP="00FB411B">
      <w:pPr>
        <w:pStyle w:val="ListParagraph"/>
        <w:jc w:val="center"/>
      </w:pPr>
    </w:p>
    <w:p w14:paraId="473A7979" w14:textId="3C8DAF6B" w:rsidR="008F0728" w:rsidRPr="00DF32A9" w:rsidRDefault="008F0728" w:rsidP="006668EE">
      <w:pPr>
        <w:jc w:val="center"/>
      </w:pPr>
      <w:r w:rsidRPr="00DF32A9">
        <w:rPr>
          <w:i/>
        </w:rPr>
        <w:t>Article 1</w:t>
      </w:r>
    </w:p>
    <w:p w14:paraId="4E27D519" w14:textId="0C1DAEEC" w:rsidR="00E4433E" w:rsidRPr="00FB411B" w:rsidRDefault="705008E0" w:rsidP="63B1B660">
      <w:pPr>
        <w:jc w:val="center"/>
        <w:rPr>
          <w:b/>
          <w:bCs/>
        </w:rPr>
      </w:pPr>
      <w:commentRangeStart w:id="297"/>
      <w:r w:rsidRPr="00FB411B">
        <w:rPr>
          <w:b/>
          <w:bCs/>
        </w:rPr>
        <w:t>Subject matter</w:t>
      </w:r>
      <w:commentRangeEnd w:id="297"/>
      <w:r w:rsidR="00E4433E" w:rsidRPr="00FB411B">
        <w:rPr>
          <w:rStyle w:val="CommentReference"/>
          <w:b/>
          <w:bCs/>
          <w:sz w:val="22"/>
          <w:szCs w:val="22"/>
        </w:rPr>
        <w:commentReference w:id="297"/>
      </w:r>
    </w:p>
    <w:p w14:paraId="4E6A00C1" w14:textId="5E063B37" w:rsidR="00F24F66" w:rsidRPr="00DF32A9" w:rsidRDefault="5C693522" w:rsidP="00FB411B">
      <w:pPr>
        <w:pStyle w:val="ListParagraph"/>
        <w:numPr>
          <w:ilvl w:val="0"/>
          <w:numId w:val="20"/>
        </w:numPr>
        <w:ind w:left="357"/>
        <w:jc w:val="both"/>
      </w:pPr>
      <w:r>
        <w:t>T</w:t>
      </w:r>
      <w:commentRangeStart w:id="298"/>
      <w:r w:rsidR="0B65B997">
        <w:t>his Regulation lays down interoperability requirements and rules for non-discriminatory and</w:t>
      </w:r>
      <w:commentRangeEnd w:id="298"/>
      <w:r>
        <w:rPr>
          <w:rStyle w:val="CommentReference"/>
          <w:sz w:val="22"/>
          <w:szCs w:val="22"/>
        </w:rPr>
        <w:commentReference w:id="298"/>
      </w:r>
      <w:r w:rsidR="0B65B997">
        <w:t xml:space="preserve"> transparent procedures for</w:t>
      </w:r>
      <w:r w:rsidR="6D012B72">
        <w:t xml:space="preserve"> access </w:t>
      </w:r>
      <w:r w:rsidR="2EE2E147">
        <w:t>to</w:t>
      </w:r>
      <w:r w:rsidR="2AEAA975">
        <w:t xml:space="preserve"> </w:t>
      </w:r>
      <w:r w:rsidR="6D012B72">
        <w:t xml:space="preserve">and exchange </w:t>
      </w:r>
      <w:commentRangeStart w:id="299"/>
      <w:r w:rsidR="6D012B72">
        <w:t xml:space="preserve">of </w:t>
      </w:r>
      <w:del w:id="300" w:author="DION-DEMAEL Michele" w:date="2025-10-30T13:24:00Z">
        <w:r w:rsidDel="725A9C0D">
          <w:delText xml:space="preserve">final customers </w:delText>
        </w:r>
      </w:del>
      <w:commentRangeEnd w:id="299"/>
      <w:r>
        <w:rPr>
          <w:rStyle w:val="CommentReference"/>
          <w:sz w:val="22"/>
          <w:szCs w:val="22"/>
        </w:rPr>
        <w:commentReference w:id="299"/>
      </w:r>
      <w:r w:rsidR="6D012B72">
        <w:t>data required for</w:t>
      </w:r>
      <w:r w:rsidR="0B65B997">
        <w:t xml:space="preserve"> </w:t>
      </w:r>
      <w:r w:rsidR="669061DB">
        <w:t xml:space="preserve">demand </w:t>
      </w:r>
      <w:r w:rsidR="5988BAFD">
        <w:t>response in</w:t>
      </w:r>
      <w:r w:rsidR="1E3E1611">
        <w:t xml:space="preserve"> accordance with </w:t>
      </w:r>
      <w:r w:rsidR="58809B89">
        <w:t>Article</w:t>
      </w:r>
      <w:r w:rsidR="0010628E">
        <w:t>s</w:t>
      </w:r>
      <w:r w:rsidR="1E3E1611">
        <w:t xml:space="preserve"> 23</w:t>
      </w:r>
      <w:r w:rsidR="0D24D54D">
        <w:t xml:space="preserve"> and 24</w:t>
      </w:r>
      <w:r w:rsidR="1E3E1611">
        <w:t xml:space="preserve"> of Directive (EU) 2019/944.</w:t>
      </w:r>
      <w:r w:rsidR="0B65B997">
        <w:t xml:space="preserve"> </w:t>
      </w:r>
      <w:commentRangeStart w:id="301"/>
      <w:commentRangeStart w:id="302"/>
      <w:r w:rsidR="0B65B997">
        <w:t>It also sets out non</w:t>
      </w:r>
      <w:r w:rsidR="753E3787">
        <w:t>-</w:t>
      </w:r>
      <w:r w:rsidR="0B65B997">
        <w:t>discriminatory and transparent procedures for access to data that require reporting and publication of national practices applying the reference model.</w:t>
      </w:r>
      <w:commentRangeEnd w:id="301"/>
      <w:r w:rsidRPr="00DF32A9">
        <w:rPr>
          <w:rStyle w:val="CommentReference"/>
          <w:sz w:val="22"/>
          <w:szCs w:val="22"/>
        </w:rPr>
        <w:commentReference w:id="301"/>
      </w:r>
      <w:commentRangeEnd w:id="302"/>
      <w:r w:rsidRPr="00DF32A9">
        <w:rPr>
          <w:rStyle w:val="CommentReference"/>
          <w:sz w:val="22"/>
          <w:szCs w:val="22"/>
        </w:rPr>
        <w:commentReference w:id="302"/>
      </w:r>
    </w:p>
    <w:p w14:paraId="45B98F1C" w14:textId="77777777" w:rsidR="00C062AC" w:rsidRPr="00DF32A9" w:rsidRDefault="00C062AC" w:rsidP="00FB411B">
      <w:pPr>
        <w:pStyle w:val="ListParagraph"/>
        <w:ind w:left="357"/>
        <w:jc w:val="both"/>
      </w:pPr>
    </w:p>
    <w:p w14:paraId="70009A45" w14:textId="68A2787F" w:rsidR="00E4433E" w:rsidRPr="00DF32A9" w:rsidRDefault="0010628E" w:rsidP="00FB411B">
      <w:pPr>
        <w:pStyle w:val="ListParagraph"/>
        <w:numPr>
          <w:ilvl w:val="0"/>
          <w:numId w:val="20"/>
        </w:numPr>
        <w:ind w:left="357"/>
        <w:jc w:val="both"/>
      </w:pPr>
      <w:r>
        <w:t>To</w:t>
      </w:r>
      <w:r w:rsidR="0B65B997">
        <w:t xml:space="preserve"> ensure the application of interoperability requirements, this Regulation establishes a reference model for </w:t>
      </w:r>
      <w:r w:rsidR="003A6BDC">
        <w:t>access to and exchange of data required for demand response. This reference model</w:t>
      </w:r>
      <w:r w:rsidR="0B65B997">
        <w:t xml:space="preserve"> sets out the rules and procedures that Member States shall apply to enable </w:t>
      </w:r>
      <w:r w:rsidR="003A6BDC">
        <w:t xml:space="preserve">data </w:t>
      </w:r>
      <w:r w:rsidR="0B65B997">
        <w:t>interoperability</w:t>
      </w:r>
      <w:r w:rsidR="5D8ADEE4">
        <w:t>.</w:t>
      </w:r>
      <w:r w:rsidR="7B62E416">
        <w:t xml:space="preserve"> </w:t>
      </w:r>
      <w:r w:rsidR="003A6BDC">
        <w:t xml:space="preserve">The reference model identifies </w:t>
      </w:r>
      <w:commentRangeStart w:id="303"/>
      <w:commentRangeStart w:id="304"/>
      <w:commentRangeStart w:id="305"/>
      <w:commentRangeStart w:id="306"/>
      <w:r w:rsidR="0B65B997">
        <w:t xml:space="preserve">the electricity market participants </w:t>
      </w:r>
      <w:commentRangeEnd w:id="303"/>
      <w:r>
        <w:rPr>
          <w:rStyle w:val="CommentReference"/>
          <w:sz w:val="22"/>
          <w:szCs w:val="22"/>
        </w:rPr>
        <w:commentReference w:id="303"/>
      </w:r>
      <w:commentRangeEnd w:id="304"/>
      <w:r>
        <w:rPr>
          <w:rStyle w:val="CommentReference"/>
          <w:sz w:val="22"/>
          <w:szCs w:val="22"/>
        </w:rPr>
        <w:commentReference w:id="304"/>
      </w:r>
      <w:commentRangeEnd w:id="305"/>
      <w:r w:rsidR="008E7E24">
        <w:rPr>
          <w:rStyle w:val="CommentReference"/>
          <w:sz w:val="22"/>
          <w:szCs w:val="22"/>
        </w:rPr>
        <w:commentReference w:id="305"/>
      </w:r>
      <w:commentRangeEnd w:id="306"/>
      <w:r>
        <w:rPr>
          <w:rStyle w:val="CommentReference"/>
          <w:sz w:val="22"/>
          <w:szCs w:val="22"/>
        </w:rPr>
        <w:commentReference w:id="306"/>
      </w:r>
      <w:r w:rsidR="0B65B997">
        <w:t xml:space="preserve">that are </w:t>
      </w:r>
      <w:r w:rsidR="003A6BDC">
        <w:t xml:space="preserve">affected </w:t>
      </w:r>
      <w:r w:rsidR="0B65B997">
        <w:t xml:space="preserve">by this </w:t>
      </w:r>
      <w:r w:rsidR="10B8F1D6">
        <w:t>R</w:t>
      </w:r>
      <w:r w:rsidR="11394067">
        <w:t>egulation</w:t>
      </w:r>
      <w:r w:rsidR="0B65B997">
        <w:t xml:space="preserve"> and the roles and responsibilities they </w:t>
      </w:r>
      <w:r w:rsidR="003A6BDC">
        <w:t xml:space="preserve">carry out </w:t>
      </w:r>
      <w:r w:rsidR="053DAF02">
        <w:t>individually</w:t>
      </w:r>
      <w:r w:rsidR="0B65B997">
        <w:t xml:space="preserve"> or </w:t>
      </w:r>
      <w:r w:rsidR="053DAF02">
        <w:t xml:space="preserve">jointly </w:t>
      </w:r>
      <w:r w:rsidR="0B65B997">
        <w:t xml:space="preserve">as described in </w:t>
      </w:r>
      <w:r w:rsidR="669061DB">
        <w:t>Chapter 2 Section 1</w:t>
      </w:r>
      <w:r w:rsidR="0B65B997">
        <w:t xml:space="preserve"> and in the Annex to this Regulation</w:t>
      </w:r>
      <w:r w:rsidR="003A6BDC">
        <w:t>. A single electricity market participant may carry out multiple roles</w:t>
      </w:r>
      <w:r w:rsidR="0BA37B1E">
        <w:t>.</w:t>
      </w:r>
    </w:p>
    <w:p w14:paraId="0D814F09" w14:textId="77777777" w:rsidR="005F40DE" w:rsidRPr="00DF32A9" w:rsidRDefault="005F40DE" w:rsidP="00FB411B">
      <w:pPr>
        <w:pStyle w:val="ListParagraph"/>
        <w:jc w:val="both"/>
      </w:pPr>
    </w:p>
    <w:p w14:paraId="1640E300" w14:textId="6BD3EA0E" w:rsidR="006600DB" w:rsidRPr="00DF32A9" w:rsidRDefault="006600DB" w:rsidP="006668EE">
      <w:pPr>
        <w:jc w:val="center"/>
        <w:rPr>
          <w:i/>
        </w:rPr>
      </w:pPr>
      <w:r w:rsidRPr="00DF32A9">
        <w:rPr>
          <w:i/>
        </w:rPr>
        <w:t>Article 2</w:t>
      </w:r>
    </w:p>
    <w:p w14:paraId="31FCE9EF" w14:textId="7D613BD2" w:rsidR="00E4433E" w:rsidRPr="00FB411B" w:rsidRDefault="00E4433E" w:rsidP="006668EE">
      <w:pPr>
        <w:jc w:val="center"/>
        <w:rPr>
          <w:b/>
        </w:rPr>
      </w:pPr>
      <w:r w:rsidRPr="00DF32A9">
        <w:rPr>
          <w:b/>
        </w:rPr>
        <w:t>Definitions</w:t>
      </w:r>
    </w:p>
    <w:p w14:paraId="7C14042E" w14:textId="62B1CC29" w:rsidR="1DA52019" w:rsidRPr="00DF32A9" w:rsidRDefault="26BE0B6B" w:rsidP="59E4CD00">
      <w:pPr>
        <w:pStyle w:val="NormalWeb"/>
        <w:jc w:val="both"/>
        <w:rPr>
          <w:rFonts w:eastAsiaTheme="minorEastAsia"/>
        </w:rPr>
      </w:pPr>
      <w:commentRangeStart w:id="307"/>
      <w:r w:rsidRPr="59E4CD00">
        <w:rPr>
          <w:rFonts w:eastAsiaTheme="minorEastAsia"/>
        </w:rPr>
        <w:t>For</w:t>
      </w:r>
      <w:r w:rsidR="040F9EC9" w:rsidRPr="59E4CD00">
        <w:rPr>
          <w:rFonts w:eastAsiaTheme="minorEastAsia"/>
        </w:rPr>
        <w:t xml:space="preserve"> </w:t>
      </w:r>
      <w:r w:rsidR="0032311F" w:rsidRPr="59E4CD00">
        <w:rPr>
          <w:rFonts w:eastAsiaTheme="minorEastAsia"/>
        </w:rPr>
        <w:t>the purposes of</w:t>
      </w:r>
      <w:r w:rsidR="040F9EC9" w:rsidRPr="59E4CD00">
        <w:rPr>
          <w:rFonts w:eastAsiaTheme="minorEastAsia"/>
        </w:rPr>
        <w:t xml:space="preserve"> this </w:t>
      </w:r>
      <w:r w:rsidR="0032311F" w:rsidRPr="59E4CD00">
        <w:rPr>
          <w:rFonts w:eastAsiaTheme="minorEastAsia"/>
        </w:rPr>
        <w:t>R</w:t>
      </w:r>
      <w:r w:rsidR="040F9EC9" w:rsidRPr="59E4CD00">
        <w:rPr>
          <w:rFonts w:eastAsiaTheme="minorEastAsia"/>
        </w:rPr>
        <w:t>egulation</w:t>
      </w:r>
      <w:r w:rsidR="0032311F" w:rsidRPr="59E4CD00">
        <w:rPr>
          <w:rFonts w:eastAsiaTheme="minorEastAsia"/>
        </w:rPr>
        <w:t>,</w:t>
      </w:r>
      <w:r w:rsidR="040F9EC9" w:rsidRPr="59E4CD00">
        <w:rPr>
          <w:rFonts w:eastAsiaTheme="minorEastAsia"/>
        </w:rPr>
        <w:t xml:space="preserve"> </w:t>
      </w:r>
      <w:r w:rsidR="673BA6AB" w:rsidRPr="59E4CD00">
        <w:rPr>
          <w:rFonts w:eastAsiaTheme="minorEastAsia"/>
        </w:rPr>
        <w:t xml:space="preserve">the following </w:t>
      </w:r>
      <w:commentRangeStart w:id="308"/>
      <w:commentRangeStart w:id="309"/>
      <w:commentRangeStart w:id="310"/>
      <w:r w:rsidR="673BA6AB" w:rsidRPr="59E4CD00">
        <w:rPr>
          <w:rFonts w:eastAsiaTheme="minorEastAsia"/>
        </w:rPr>
        <w:t xml:space="preserve">definitions </w:t>
      </w:r>
      <w:commentRangeEnd w:id="308"/>
      <w:r w:rsidRPr="59E4CD00">
        <w:rPr>
          <w:rStyle w:val="CommentReference"/>
          <w:rFonts w:eastAsiaTheme="minorEastAsia"/>
          <w:sz w:val="24"/>
          <w:szCs w:val="24"/>
        </w:rPr>
        <w:commentReference w:id="308"/>
      </w:r>
      <w:commentRangeEnd w:id="309"/>
      <w:r w:rsidRPr="59E4CD00">
        <w:rPr>
          <w:rStyle w:val="CommentReference"/>
          <w:rFonts w:eastAsiaTheme="minorEastAsia"/>
          <w:sz w:val="24"/>
          <w:szCs w:val="24"/>
        </w:rPr>
        <w:commentReference w:id="309"/>
      </w:r>
      <w:commentRangeEnd w:id="310"/>
      <w:r w:rsidRPr="59E4CD00">
        <w:rPr>
          <w:rStyle w:val="CommentReference"/>
          <w:rFonts w:eastAsiaTheme="minorEastAsia"/>
          <w:sz w:val="24"/>
          <w:szCs w:val="24"/>
        </w:rPr>
        <w:commentReference w:id="310"/>
      </w:r>
      <w:r w:rsidR="673BA6AB" w:rsidRPr="59E4CD00">
        <w:rPr>
          <w:rFonts w:eastAsiaTheme="minorEastAsia"/>
        </w:rPr>
        <w:t>shall apply:</w:t>
      </w:r>
      <w:commentRangeEnd w:id="307"/>
      <w:r w:rsidR="00451A6C" w:rsidRPr="00DF32A9">
        <w:rPr>
          <w:rStyle w:val="CommentReference"/>
          <w:rFonts w:eastAsiaTheme="minorEastAsia"/>
          <w:sz w:val="24"/>
          <w:szCs w:val="24"/>
        </w:rPr>
        <w:commentReference w:id="307"/>
      </w:r>
    </w:p>
    <w:p w14:paraId="5CF7A845" w14:textId="2A70C922" w:rsidR="00015075" w:rsidRPr="00E80797" w:rsidRDefault="00015075" w:rsidP="00FB411B">
      <w:pPr>
        <w:pStyle w:val="ListParagraph"/>
        <w:numPr>
          <w:ilvl w:val="0"/>
          <w:numId w:val="21"/>
        </w:numPr>
        <w:jc w:val="both"/>
        <w:rPr>
          <w:ins w:id="311" w:author="DION-DEMAEL Michele" w:date="2025-10-30T15:30:00Z" w16du:dateUtc="2025-10-30T14:30:00Z"/>
          <w:rFonts w:eastAsiaTheme="minorEastAsia"/>
          <w:rPrChange w:id="312" w:author="DION-DEMAEL Michele" w:date="2025-10-30T15:30:00Z" w16du:dateUtc="2025-10-30T14:30:00Z">
            <w:rPr>
              <w:ins w:id="313" w:author="DION-DEMAEL Michele" w:date="2025-10-30T15:30:00Z" w16du:dateUtc="2025-10-30T14:30:00Z"/>
            </w:rPr>
          </w:rPrChange>
        </w:rPr>
      </w:pPr>
      <w:ins w:id="314" w:author="DION-DEMAEL Michele" w:date="2025-10-30T13:28:00Z" w16du:dateUtc="2025-10-30T12:28:00Z">
        <w:r>
          <w:rPr>
            <w:rFonts w:eastAsiaTheme="minorEastAsia"/>
          </w:rPr>
          <w:t xml:space="preserve">‘demand </w:t>
        </w:r>
      </w:ins>
      <w:ins w:id="315" w:author="DION-DEMAEL Michele" w:date="2025-10-30T13:29:00Z" w16du:dateUtc="2025-10-30T12:29:00Z">
        <w:r>
          <w:rPr>
            <w:rFonts w:eastAsiaTheme="minorEastAsia"/>
          </w:rPr>
          <w:t xml:space="preserve">response’ means demand response as defined in Article 2 of </w:t>
        </w:r>
      </w:ins>
      <w:ins w:id="316" w:author="DION-DEMAEL Michele" w:date="2025-10-30T13:30:00Z" w16du:dateUtc="2025-10-30T12:30:00Z">
        <w:r w:rsidRPr="00DF32A9">
          <w:t>Directive (EU) 2019/944</w:t>
        </w:r>
      </w:ins>
    </w:p>
    <w:p w14:paraId="2240ABBF" w14:textId="43598337" w:rsidR="00E80797" w:rsidRDefault="00E80797" w:rsidP="00FB411B">
      <w:pPr>
        <w:pStyle w:val="ListParagraph"/>
        <w:numPr>
          <w:ilvl w:val="0"/>
          <w:numId w:val="21"/>
        </w:numPr>
        <w:jc w:val="both"/>
        <w:rPr>
          <w:ins w:id="317" w:author="DION-DEMAEL Michele" w:date="2025-10-30T13:28:00Z" w16du:dateUtc="2025-10-30T12:28:00Z"/>
          <w:rFonts w:eastAsiaTheme="minorEastAsia"/>
        </w:rPr>
      </w:pPr>
      <w:ins w:id="318" w:author="DION-DEMAEL Michele" w:date="2025-10-30T15:30:00Z" w16du:dateUtc="2025-10-30T14:30:00Z">
        <w:r>
          <w:rPr>
            <w:rFonts w:eastAsiaTheme="minorEastAsia"/>
          </w:rPr>
          <w:t xml:space="preserve">‘flexibility information system’ means a flexibility information system as defined in Article 2 of NCDR </w:t>
        </w:r>
      </w:ins>
    </w:p>
    <w:p w14:paraId="43C575D5" w14:textId="5F4108B3" w:rsidR="00105E05" w:rsidRPr="00FB411B" w:rsidRDefault="2497FF8E" w:rsidP="00FB411B">
      <w:pPr>
        <w:pStyle w:val="ListParagraph"/>
        <w:numPr>
          <w:ilvl w:val="0"/>
          <w:numId w:val="21"/>
        </w:numPr>
        <w:jc w:val="both"/>
        <w:rPr>
          <w:rFonts w:eastAsiaTheme="minorEastAsia"/>
        </w:rPr>
      </w:pPr>
      <w:r w:rsidRPr="00FB411B">
        <w:rPr>
          <w:rFonts w:eastAsiaTheme="minorEastAsia"/>
        </w:rPr>
        <w:t>‘CU module’</w:t>
      </w:r>
      <w:r w:rsidR="6C7D97F3" w:rsidRPr="00FB411B">
        <w:rPr>
          <w:rFonts w:eastAsiaTheme="minorEastAsia"/>
        </w:rPr>
        <w:t xml:space="preserve"> means a CU module as defined in </w:t>
      </w:r>
      <w:r w:rsidR="2C55F418" w:rsidRPr="00FB411B">
        <w:rPr>
          <w:rFonts w:eastAsiaTheme="minorEastAsia"/>
        </w:rPr>
        <w:t>Article 2</w:t>
      </w:r>
      <w:r w:rsidR="006C1EC8" w:rsidRPr="00FB411B">
        <w:rPr>
          <w:rFonts w:eastAsiaTheme="minorEastAsia"/>
        </w:rPr>
        <w:t xml:space="preserve"> of NCDR</w:t>
      </w:r>
    </w:p>
    <w:p w14:paraId="64B9440F" w14:textId="0D05A144" w:rsidR="39856A3B" w:rsidRPr="00FB411B" w:rsidRDefault="3466F2EC">
      <w:pPr>
        <w:pStyle w:val="ListParagraph"/>
        <w:numPr>
          <w:ilvl w:val="0"/>
          <w:numId w:val="21"/>
        </w:numPr>
        <w:jc w:val="both"/>
        <w:rPr>
          <w:rFonts w:eastAsiaTheme="minorEastAsia"/>
        </w:rPr>
        <w:pPrChange w:id="319" w:author="Fernando Dominguez" w:date="2025-09-12T09:19:00Z">
          <w:pPr>
            <w:numPr>
              <w:numId w:val="21"/>
            </w:numPr>
            <w:ind w:left="360" w:hanging="360"/>
            <w:jc w:val="both"/>
          </w:pPr>
        </w:pPrChange>
      </w:pPr>
      <w:r w:rsidRPr="00FB411B">
        <w:rPr>
          <w:rFonts w:eastAsiaTheme="minorEastAsia"/>
        </w:rPr>
        <w:t>‘SP module’ means a SP module as defined in</w:t>
      </w:r>
      <w:r w:rsidR="0B12137B" w:rsidRPr="00FB411B">
        <w:rPr>
          <w:rFonts w:eastAsiaTheme="minorEastAsia"/>
        </w:rPr>
        <w:t xml:space="preserve"> Article 2</w:t>
      </w:r>
      <w:r w:rsidR="006C1EC8" w:rsidRPr="00FB411B">
        <w:rPr>
          <w:rFonts w:eastAsiaTheme="minorEastAsia"/>
        </w:rPr>
        <w:t xml:space="preserve"> of NCDR </w:t>
      </w:r>
    </w:p>
    <w:p w14:paraId="63A6EAAD" w14:textId="2F1794B7" w:rsidR="00C062AC" w:rsidRPr="00FB411B" w:rsidRDefault="33A5DF2A" w:rsidP="00FB411B">
      <w:pPr>
        <w:pStyle w:val="ListParagraph"/>
        <w:numPr>
          <w:ilvl w:val="0"/>
          <w:numId w:val="21"/>
        </w:numPr>
        <w:jc w:val="both"/>
        <w:rPr>
          <w:rFonts w:eastAsiaTheme="minorEastAsia"/>
        </w:rPr>
      </w:pPr>
      <w:r w:rsidRPr="00FB411B">
        <w:rPr>
          <w:rFonts w:eastAsiaTheme="minorEastAsia"/>
        </w:rPr>
        <w:t xml:space="preserve">‘CU module </w:t>
      </w:r>
      <w:r w:rsidR="00EF5123" w:rsidRPr="00FB411B">
        <w:rPr>
          <w:rFonts w:eastAsiaTheme="minorEastAsia"/>
        </w:rPr>
        <w:t>admin</w:t>
      </w:r>
      <w:r w:rsidR="00C062AC" w:rsidRPr="00FB411B">
        <w:rPr>
          <w:rFonts w:eastAsiaTheme="minorEastAsia"/>
        </w:rPr>
        <w:t>i</w:t>
      </w:r>
      <w:r w:rsidR="00EF5123" w:rsidRPr="00FB411B">
        <w:rPr>
          <w:rFonts w:eastAsiaTheme="minorEastAsia"/>
        </w:rPr>
        <w:t>strator</w:t>
      </w:r>
      <w:r w:rsidR="00C062AC" w:rsidRPr="00FB411B">
        <w:rPr>
          <w:rFonts w:eastAsiaTheme="minorEastAsia"/>
        </w:rPr>
        <w:t xml:space="preserve">’ </w:t>
      </w:r>
      <w:r w:rsidRPr="00FB411B">
        <w:rPr>
          <w:rFonts w:eastAsiaTheme="minorEastAsia"/>
        </w:rPr>
        <w:t xml:space="preserve">means a party responsible for </w:t>
      </w:r>
      <w:r w:rsidR="7F0ECB48" w:rsidRPr="00FB411B">
        <w:rPr>
          <w:rFonts w:eastAsiaTheme="minorEastAsia"/>
        </w:rPr>
        <w:t xml:space="preserve">storing and distributing CU master data </w:t>
      </w:r>
      <w:r w:rsidRPr="00FB411B">
        <w:rPr>
          <w:rFonts w:eastAsiaTheme="minorEastAsia"/>
        </w:rPr>
        <w:t>within the flexibility information system</w:t>
      </w:r>
      <w:r w:rsidR="00C062AC" w:rsidRPr="00FB411B">
        <w:rPr>
          <w:rFonts w:eastAsiaTheme="minorEastAsia"/>
        </w:rPr>
        <w:t xml:space="preserve"> </w:t>
      </w:r>
    </w:p>
    <w:p w14:paraId="555BE58B" w14:textId="5BD39ABC" w:rsidR="39856A3B" w:rsidRPr="00FB411B" w:rsidRDefault="6C8CEF38" w:rsidP="00FB411B">
      <w:pPr>
        <w:pStyle w:val="ListParagraph"/>
        <w:numPr>
          <w:ilvl w:val="0"/>
          <w:numId w:val="21"/>
        </w:numPr>
        <w:jc w:val="both"/>
        <w:rPr>
          <w:rFonts w:eastAsiaTheme="minorEastAsia"/>
        </w:rPr>
      </w:pPr>
      <w:r w:rsidRPr="00FB411B">
        <w:rPr>
          <w:rFonts w:eastAsiaTheme="minorEastAsia"/>
        </w:rPr>
        <w:t>‘</w:t>
      </w:r>
      <w:del w:id="320" w:author="DION-DEMAEL Michele" w:date="2025-10-27T12:08:00Z">
        <w:r w:rsidRPr="00FB411B">
          <w:rPr>
            <w:rFonts w:eastAsiaTheme="minorEastAsia"/>
          </w:rPr>
          <w:delText xml:space="preserve">CU registration </w:delText>
        </w:r>
        <w:r w:rsidRPr="00FB411B" w:rsidDel="004316C0">
          <w:rPr>
            <w:rFonts w:eastAsiaTheme="minorEastAsia"/>
          </w:rPr>
          <w:delText>responsible</w:delText>
        </w:r>
      </w:del>
      <w:ins w:id="321" w:author="DION-DEMAEL Michele" w:date="2025-10-27T12:08:00Z">
        <w:r w:rsidR="004316C0">
          <w:rPr>
            <w:rFonts w:eastAsiaTheme="minorEastAsia"/>
          </w:rPr>
          <w:t>CU registration responsible party</w:t>
        </w:r>
      </w:ins>
      <w:r w:rsidRPr="00FB411B">
        <w:rPr>
          <w:rFonts w:eastAsiaTheme="minorEastAsia"/>
        </w:rPr>
        <w:t>’</w:t>
      </w:r>
      <w:r w:rsidR="02C93989" w:rsidRPr="00FB411B">
        <w:rPr>
          <w:rFonts w:eastAsiaTheme="minorEastAsia"/>
        </w:rPr>
        <w:t xml:space="preserve"> </w:t>
      </w:r>
      <w:r w:rsidR="006C1EC8" w:rsidRPr="00FB411B">
        <w:rPr>
          <w:rFonts w:eastAsiaTheme="minorEastAsia"/>
        </w:rPr>
        <w:t>means a</w:t>
      </w:r>
      <w:r w:rsidR="02C93989" w:rsidRPr="00FB411B">
        <w:rPr>
          <w:rFonts w:eastAsiaTheme="minorEastAsia"/>
        </w:rPr>
        <w:t xml:space="preserve"> party entitled to interact with the CU module </w:t>
      </w:r>
      <w:r w:rsidR="00EF5123" w:rsidRPr="00FB411B">
        <w:rPr>
          <w:rFonts w:eastAsiaTheme="minorEastAsia"/>
        </w:rPr>
        <w:t>administrator</w:t>
      </w:r>
      <w:r w:rsidR="02C93989" w:rsidRPr="00FB411B">
        <w:rPr>
          <w:rFonts w:eastAsiaTheme="minorEastAsia"/>
        </w:rPr>
        <w:t xml:space="preserve"> to regi</w:t>
      </w:r>
      <w:ins w:id="322" w:author="Lorena Garcia Lorenzo" w:date="2025-11-06T14:20:00Z" w16du:dateUtc="2025-11-06T13:20:00Z">
        <w:r w:rsidR="00F619D2">
          <w:rPr>
            <w:rFonts w:eastAsiaTheme="minorEastAsia"/>
          </w:rPr>
          <w:t xml:space="preserve">ster, </w:t>
        </w:r>
      </w:ins>
      <w:del w:id="323" w:author="Lorena Garcia Lorenzo" w:date="2025-11-06T14:20:00Z" w16du:dateUtc="2025-11-06T13:20:00Z">
        <w:r w:rsidR="02C93989" w:rsidRPr="00FB411B" w:rsidDel="00F619D2">
          <w:rPr>
            <w:rFonts w:eastAsiaTheme="minorEastAsia"/>
          </w:rPr>
          <w:delText>ster</w:delText>
        </w:r>
      </w:del>
      <w:ins w:id="324" w:author="Marek Jonas" w:date="2025-10-24T09:58:00Z">
        <w:del w:id="325" w:author="Lorena Garcia Lorenzo" w:date="2025-11-06T14:20:00Z" w16du:dateUtc="2025-11-06T13:20:00Z">
          <w:r w:rsidR="02C93989" w:rsidRPr="00FB411B" w:rsidDel="00F619D2">
            <w:rPr>
              <w:rFonts w:eastAsiaTheme="minorEastAsia"/>
            </w:rPr>
            <w:delText xml:space="preserve">, </w:delText>
          </w:r>
          <w:commentRangeStart w:id="326"/>
          <w:r w:rsidR="00E976CA" w:rsidDel="00F619D2">
            <w:rPr>
              <w:rFonts w:eastAsiaTheme="minorEastAsia"/>
            </w:rPr>
            <w:delText>transmit</w:delText>
          </w:r>
        </w:del>
      </w:ins>
      <w:del w:id="327" w:author="Lorena Garcia Lorenzo" w:date="2025-11-06T14:20:00Z" w16du:dateUtc="2025-11-06T13:20:00Z">
        <w:r w:rsidR="02C93989" w:rsidRPr="00FB411B" w:rsidDel="00F619D2">
          <w:rPr>
            <w:rFonts w:eastAsiaTheme="minorEastAsia"/>
          </w:rPr>
          <w:delText>,</w:delText>
        </w:r>
        <w:commentRangeEnd w:id="326"/>
        <w:r w:rsidR="007E761E" w:rsidRPr="00FB411B" w:rsidDel="00F619D2">
          <w:rPr>
            <w:rStyle w:val="CommentReference"/>
            <w:rFonts w:eastAsiaTheme="minorEastAsia"/>
            <w:sz w:val="22"/>
            <w:szCs w:val="22"/>
          </w:rPr>
          <w:commentReference w:id="326"/>
        </w:r>
        <w:r w:rsidR="02C93989" w:rsidRPr="00FB411B" w:rsidDel="00F619D2">
          <w:rPr>
            <w:rFonts w:eastAsiaTheme="minorEastAsia"/>
          </w:rPr>
          <w:delText xml:space="preserve"> </w:delText>
        </w:r>
      </w:del>
      <w:r w:rsidR="02C93989" w:rsidRPr="00FB411B">
        <w:rPr>
          <w:rFonts w:eastAsiaTheme="minorEastAsia"/>
        </w:rPr>
        <w:t xml:space="preserve">update and de-register </w:t>
      </w:r>
      <w:r w:rsidR="006C1EC8" w:rsidRPr="00FB411B">
        <w:rPr>
          <w:rFonts w:eastAsiaTheme="minorEastAsia"/>
        </w:rPr>
        <w:t>CU master data</w:t>
      </w:r>
      <w:r w:rsidRPr="00FB411B">
        <w:rPr>
          <w:rFonts w:eastAsiaTheme="minorEastAsia"/>
        </w:rPr>
        <w:t xml:space="preserve"> </w:t>
      </w:r>
      <w:ins w:id="328" w:author="DION-DEMAEL Michele" w:date="2025-10-30T15:51:00Z" w16du:dateUtc="2025-10-30T14:51:00Z">
        <w:r w:rsidR="007E761E">
          <w:rPr>
            <w:rFonts w:eastAsiaTheme="minorEastAsia"/>
          </w:rPr>
          <w:t xml:space="preserve">on behalf of the final customer </w:t>
        </w:r>
      </w:ins>
    </w:p>
    <w:p w14:paraId="177D6F47" w14:textId="7680952C" w:rsidR="26C0314B" w:rsidRPr="00DF32A9" w:rsidRDefault="33A5DF2A">
      <w:pPr>
        <w:pStyle w:val="ListParagraph"/>
        <w:numPr>
          <w:ilvl w:val="0"/>
          <w:numId w:val="21"/>
        </w:numPr>
        <w:jc w:val="both"/>
        <w:rPr>
          <w:rFonts w:eastAsiaTheme="minorEastAsia"/>
        </w:rPr>
        <w:pPrChange w:id="329" w:author="Fernando Dominguez" w:date="2025-09-12T09:19:00Z">
          <w:pPr>
            <w:numPr>
              <w:numId w:val="21"/>
            </w:numPr>
            <w:ind w:left="360" w:hanging="360"/>
            <w:jc w:val="both"/>
          </w:pPr>
        </w:pPrChange>
      </w:pPr>
      <w:r w:rsidRPr="00DF32A9">
        <w:rPr>
          <w:rFonts w:eastAsiaTheme="minorEastAsia"/>
        </w:rPr>
        <w:t xml:space="preserve">‘SP module </w:t>
      </w:r>
      <w:r w:rsidR="001C1571" w:rsidRPr="00DF32A9">
        <w:rPr>
          <w:rFonts w:eastAsiaTheme="minorEastAsia"/>
        </w:rPr>
        <w:t xml:space="preserve">administrator’ </w:t>
      </w:r>
      <w:r w:rsidRPr="00DF32A9">
        <w:rPr>
          <w:rFonts w:eastAsiaTheme="minorEastAsia"/>
        </w:rPr>
        <w:t xml:space="preserve">means a party responsible for </w:t>
      </w:r>
      <w:r w:rsidR="001C1571" w:rsidRPr="00DF32A9">
        <w:rPr>
          <w:rFonts w:eastAsiaTheme="minorEastAsia"/>
        </w:rPr>
        <w:t>storing and distributing SP</w:t>
      </w:r>
      <w:ins w:id="330" w:author="DION-DEMAEL Michele" w:date="2025-10-30T15:57:00Z" w16du:dateUtc="2025-10-30T14:57:00Z">
        <w:r w:rsidR="007E761E">
          <w:rPr>
            <w:rFonts w:eastAsiaTheme="minorEastAsia"/>
          </w:rPr>
          <w:t>, SPUs and SPGs</w:t>
        </w:r>
      </w:ins>
      <w:r w:rsidR="001C1571" w:rsidRPr="00DF32A9">
        <w:rPr>
          <w:rFonts w:eastAsiaTheme="minorEastAsia"/>
        </w:rPr>
        <w:t xml:space="preserve"> </w:t>
      </w:r>
      <w:ins w:id="331" w:author="DION-DEMAEL Michele" w:date="2025-10-30T15:52:00Z" w16du:dateUtc="2025-10-30T14:52:00Z">
        <w:r w:rsidR="007E761E">
          <w:rPr>
            <w:rFonts w:eastAsiaTheme="minorEastAsia"/>
          </w:rPr>
          <w:t xml:space="preserve">master </w:t>
        </w:r>
      </w:ins>
      <w:r w:rsidR="001C1571" w:rsidRPr="00DF32A9">
        <w:rPr>
          <w:rFonts w:eastAsiaTheme="minorEastAsia"/>
        </w:rPr>
        <w:t xml:space="preserve">data </w:t>
      </w:r>
      <w:r w:rsidRPr="00DF32A9">
        <w:rPr>
          <w:rFonts w:eastAsiaTheme="minorEastAsia"/>
        </w:rPr>
        <w:t>within the flexibility information system</w:t>
      </w:r>
    </w:p>
    <w:p w14:paraId="0EA4F824" w14:textId="4F981F2D" w:rsidR="3592D07B" w:rsidRDefault="3592D07B">
      <w:pPr>
        <w:pStyle w:val="ListParagraph"/>
        <w:numPr>
          <w:ilvl w:val="0"/>
          <w:numId w:val="21"/>
        </w:numPr>
        <w:jc w:val="both"/>
        <w:rPr>
          <w:ins w:id="332" w:author="DION-DEMAEL Michele" w:date="2025-10-30T15:58:00Z" w16du:dateUtc="2025-10-30T14:58:00Z"/>
          <w:rFonts w:eastAsiaTheme="minorEastAsia"/>
        </w:rPr>
      </w:pPr>
      <w:r w:rsidRPr="00FB411B">
        <w:rPr>
          <w:rFonts w:eastAsiaTheme="minorEastAsia"/>
        </w:rPr>
        <w:t>‘</w:t>
      </w:r>
      <w:r w:rsidRPr="00FB411B" w:rsidDel="3592D07B">
        <w:rPr>
          <w:rFonts w:eastAsiaTheme="minorEastAsia"/>
        </w:rPr>
        <w:t>s</w:t>
      </w:r>
      <w:r w:rsidRPr="00FB411B">
        <w:rPr>
          <w:rFonts w:eastAsiaTheme="minorEastAsia"/>
        </w:rPr>
        <w:t xml:space="preserve">ervice provider’ </w:t>
      </w:r>
      <w:ins w:id="333" w:author="DION-DEMAEL Michele" w:date="2025-10-30T15:59:00Z" w16du:dateUtc="2025-10-30T14:59:00Z">
        <w:r w:rsidR="007E761E">
          <w:rPr>
            <w:rFonts w:eastAsiaTheme="minorEastAsia"/>
          </w:rPr>
          <w:t xml:space="preserve">or ‘SP’ </w:t>
        </w:r>
      </w:ins>
      <w:r w:rsidRPr="00FB411B">
        <w:rPr>
          <w:rFonts w:eastAsiaTheme="minorEastAsia"/>
        </w:rPr>
        <w:t>means a service provider as defined in Article 2</w:t>
      </w:r>
      <w:r w:rsidR="00D87CC6" w:rsidRPr="00FB411B">
        <w:rPr>
          <w:rFonts w:eastAsiaTheme="minorEastAsia"/>
        </w:rPr>
        <w:t xml:space="preserve"> of NCDR </w:t>
      </w:r>
    </w:p>
    <w:p w14:paraId="443B4061" w14:textId="25D22044" w:rsidR="007E761E" w:rsidRDefault="007E761E">
      <w:pPr>
        <w:pStyle w:val="ListParagraph"/>
        <w:numPr>
          <w:ilvl w:val="0"/>
          <w:numId w:val="21"/>
        </w:numPr>
        <w:jc w:val="both"/>
        <w:rPr>
          <w:ins w:id="334" w:author="DION-DEMAEL Michele" w:date="2025-10-30T15:59:00Z" w16du:dateUtc="2025-10-30T14:59:00Z"/>
          <w:rFonts w:eastAsiaTheme="minorEastAsia"/>
        </w:rPr>
      </w:pPr>
      <w:ins w:id="335" w:author="DION-DEMAEL Michele" w:date="2025-10-30T15:58:00Z" w16du:dateUtc="2025-10-30T14:58:00Z">
        <w:r>
          <w:rPr>
            <w:rFonts w:eastAsiaTheme="minorEastAsia"/>
          </w:rPr>
          <w:t xml:space="preserve">‘service providing unit’ </w:t>
        </w:r>
      </w:ins>
      <w:ins w:id="336" w:author="DION-DEMAEL Michele" w:date="2025-10-30T15:59:00Z" w16du:dateUtc="2025-10-30T14:59:00Z">
        <w:r>
          <w:rPr>
            <w:rFonts w:eastAsiaTheme="minorEastAsia"/>
          </w:rPr>
          <w:t xml:space="preserve">or ‘SPU’ means a service providing unit as defined in NCDR </w:t>
        </w:r>
      </w:ins>
    </w:p>
    <w:p w14:paraId="39B375B5" w14:textId="5CB588C3" w:rsidR="007E761E" w:rsidRPr="00B93615" w:rsidRDefault="007E761E">
      <w:pPr>
        <w:pStyle w:val="ListParagraph"/>
        <w:numPr>
          <w:ilvl w:val="0"/>
          <w:numId w:val="21"/>
        </w:numPr>
        <w:jc w:val="both"/>
        <w:rPr>
          <w:rFonts w:eastAsiaTheme="minorEastAsia"/>
          <w:rPrChange w:id="337" w:author="DION-DEMAEL Michele" w:date="2025-10-30T16:00:00Z" w16du:dateUtc="2025-10-30T15:00:00Z">
            <w:rPr/>
          </w:rPrChange>
        </w:rPr>
        <w:pPrChange w:id="338" w:author="DION-DEMAEL Michele" w:date="2025-10-30T16:00:00Z" w16du:dateUtc="2025-10-30T15:00:00Z">
          <w:pPr>
            <w:numPr>
              <w:numId w:val="21"/>
            </w:numPr>
            <w:ind w:left="360" w:hanging="360"/>
            <w:jc w:val="both"/>
          </w:pPr>
        </w:pPrChange>
      </w:pPr>
      <w:ins w:id="339" w:author="DION-DEMAEL Michele" w:date="2025-10-30T15:59:00Z" w16du:dateUtc="2025-10-30T14:59:00Z">
        <w:r>
          <w:rPr>
            <w:rFonts w:eastAsiaTheme="minorEastAsia"/>
          </w:rPr>
          <w:t xml:space="preserve">‘service providing group’ or ‘SPG’ means a service providing </w:t>
        </w:r>
      </w:ins>
      <w:ins w:id="340" w:author="DION-DEMAEL Michele" w:date="2025-10-30T16:00:00Z" w16du:dateUtc="2025-10-30T15:00:00Z">
        <w:r w:rsidR="00B93615">
          <w:rPr>
            <w:rFonts w:eastAsiaTheme="minorEastAsia"/>
          </w:rPr>
          <w:t>group</w:t>
        </w:r>
      </w:ins>
      <w:ins w:id="341" w:author="DION-DEMAEL Michele" w:date="2025-10-30T15:59:00Z" w16du:dateUtc="2025-10-30T14:59:00Z">
        <w:r>
          <w:rPr>
            <w:rFonts w:eastAsiaTheme="minorEastAsia"/>
          </w:rPr>
          <w:t xml:space="preserve"> as defined in NCDR </w:t>
        </w:r>
      </w:ins>
    </w:p>
    <w:p w14:paraId="418AC89D" w14:textId="34A1C0CE" w:rsidR="333AF624" w:rsidRPr="00FB411B" w:rsidRDefault="1579C87F">
      <w:pPr>
        <w:pStyle w:val="ListParagraph"/>
        <w:numPr>
          <w:ilvl w:val="0"/>
          <w:numId w:val="21"/>
        </w:numPr>
        <w:jc w:val="both"/>
        <w:rPr>
          <w:rFonts w:eastAsiaTheme="minorEastAsia"/>
        </w:rPr>
        <w:pPrChange w:id="342" w:author="Fernando Dominguez" w:date="2025-09-12T09:19:00Z">
          <w:pPr>
            <w:numPr>
              <w:numId w:val="21"/>
            </w:numPr>
            <w:ind w:left="360" w:hanging="360"/>
            <w:jc w:val="both"/>
          </w:pPr>
        </w:pPrChange>
      </w:pPr>
      <w:r w:rsidRPr="00FB411B">
        <w:rPr>
          <w:rFonts w:eastAsiaTheme="minorEastAsia"/>
        </w:rPr>
        <w:t>‘baseline’ means a baseline as defined in</w:t>
      </w:r>
      <w:r w:rsidR="3BF79A96" w:rsidRPr="00FB411B">
        <w:rPr>
          <w:rFonts w:eastAsiaTheme="minorEastAsia"/>
        </w:rPr>
        <w:t xml:space="preserve"> Article 2</w:t>
      </w:r>
      <w:r w:rsidR="00D87CC6" w:rsidRPr="00FB411B">
        <w:rPr>
          <w:rFonts w:eastAsiaTheme="minorEastAsia"/>
        </w:rPr>
        <w:t xml:space="preserve"> of NCDR </w:t>
      </w:r>
    </w:p>
    <w:p w14:paraId="53AB124A" w14:textId="5066F5BD" w:rsidR="333AF624" w:rsidRPr="004D0F65" w:rsidRDefault="1579C87F" w:rsidP="00FB411B">
      <w:pPr>
        <w:pStyle w:val="ListParagraph"/>
        <w:numPr>
          <w:ilvl w:val="0"/>
          <w:numId w:val="21"/>
        </w:numPr>
        <w:jc w:val="both"/>
        <w:rPr>
          <w:rFonts w:eastAsiaTheme="minorEastAsia"/>
          <w:rPrChange w:id="343" w:author="Fernando Dominguez" w:date="2025-09-12T09:19:00Z">
            <w:rPr>
              <w:lang w:eastAsia="de-DE"/>
            </w:rPr>
          </w:rPrChange>
        </w:rPr>
      </w:pPr>
      <w:del w:id="344" w:author="Albrecht, Patrick" w:date="2025-10-28T11:44:00Z">
        <w:r w:rsidRPr="004D0F65">
          <w:rPr>
            <w:rFonts w:eastAsiaTheme="minorEastAsia"/>
            <w:rPrChange w:id="345" w:author="Fernando Dominguez" w:date="2025-09-12T09:19:00Z">
              <w:rPr>
                <w:lang w:eastAsia="de-DE"/>
              </w:rPr>
            </w:rPrChange>
          </w:rPr>
          <w:delText xml:space="preserve"> </w:delText>
        </w:r>
      </w:del>
      <w:r w:rsidR="3032FB6C" w:rsidRPr="004D0F65">
        <w:rPr>
          <w:rFonts w:eastAsiaTheme="minorEastAsia"/>
          <w:rPrChange w:id="346" w:author="Fernando Dominguez" w:date="2025-09-12T09:19:00Z">
            <w:rPr>
              <w:lang w:eastAsia="de-DE"/>
            </w:rPr>
          </w:rPrChange>
        </w:rPr>
        <w:t>‘</w:t>
      </w:r>
      <w:r w:rsidR="3032FB6C" w:rsidRPr="004D0F65" w:rsidDel="00321540">
        <w:rPr>
          <w:rFonts w:eastAsiaTheme="minorEastAsia"/>
          <w:rPrChange w:id="347" w:author="Fernando Dominguez" w:date="2025-09-12T09:19:00Z">
            <w:rPr>
              <w:lang w:eastAsia="de-DE"/>
            </w:rPr>
          </w:rPrChange>
        </w:rPr>
        <w:t>b</w:t>
      </w:r>
      <w:r w:rsidR="3032FB6C" w:rsidRPr="004D0F65">
        <w:rPr>
          <w:rFonts w:eastAsiaTheme="minorEastAsia"/>
          <w:rPrChange w:id="348" w:author="Fernando Dominguez" w:date="2025-09-12T09:19:00Z">
            <w:rPr>
              <w:lang w:eastAsia="de-DE"/>
            </w:rPr>
          </w:rPrChange>
        </w:rPr>
        <w:t xml:space="preserve">aseline calculator’ means a party responsible </w:t>
      </w:r>
      <w:del w:id="349" w:author="Albrecht, Patrick" w:date="2025-10-20T09:43:00Z">
        <w:r w:rsidR="3032FB6C" w:rsidRPr="004D0F65">
          <w:rPr>
            <w:rFonts w:eastAsiaTheme="minorEastAsia"/>
            <w:rPrChange w:id="350" w:author="Fernando Dominguez" w:date="2025-09-12T09:19:00Z">
              <w:rPr>
                <w:lang w:eastAsia="de-DE"/>
              </w:rPr>
            </w:rPrChange>
          </w:rPr>
          <w:delText>to calculate</w:delText>
        </w:r>
      </w:del>
      <w:ins w:id="351" w:author="Albrecht, Patrick" w:date="2025-10-20T09:43:00Z">
        <w:r w:rsidR="006536D5" w:rsidRPr="25927570">
          <w:rPr>
            <w:rFonts w:eastAsiaTheme="minorEastAsia"/>
          </w:rPr>
          <w:t>for calculating</w:t>
        </w:r>
      </w:ins>
      <w:r w:rsidR="3032FB6C" w:rsidRPr="004D0F65">
        <w:rPr>
          <w:rFonts w:eastAsiaTheme="minorEastAsia"/>
          <w:rPrChange w:id="352" w:author="Fernando Dominguez" w:date="2025-09-12T09:19:00Z">
            <w:rPr>
              <w:lang w:eastAsia="de-DE"/>
            </w:rPr>
          </w:rPrChange>
        </w:rPr>
        <w:t xml:space="preserve"> the baseline of a resource</w:t>
      </w:r>
      <w:r w:rsidR="0F89AEEC" w:rsidRPr="004D0F65">
        <w:rPr>
          <w:rFonts w:eastAsiaTheme="minorEastAsia"/>
          <w:rPrChange w:id="353" w:author="Fernando Dominguez" w:date="2025-09-12T09:19:00Z">
            <w:rPr>
              <w:lang w:eastAsia="de-DE"/>
            </w:rPr>
          </w:rPrChange>
        </w:rPr>
        <w:t xml:space="preserve"> according to a baselining method</w:t>
      </w:r>
    </w:p>
    <w:p w14:paraId="4980038B" w14:textId="38AFFB7C" w:rsidR="002E4793" w:rsidRPr="00FB411B" w:rsidRDefault="0B4E2E25">
      <w:pPr>
        <w:pStyle w:val="ListParagraph"/>
        <w:numPr>
          <w:ilvl w:val="0"/>
          <w:numId w:val="21"/>
        </w:numPr>
        <w:jc w:val="both"/>
        <w:rPr>
          <w:rFonts w:eastAsiaTheme="minorEastAsia"/>
        </w:rPr>
        <w:pPrChange w:id="354" w:author="Fernando Dominguez" w:date="2025-09-12T09:19:00Z">
          <w:pPr>
            <w:numPr>
              <w:numId w:val="21"/>
            </w:numPr>
            <w:ind w:left="360" w:hanging="360"/>
            <w:jc w:val="both"/>
          </w:pPr>
        </w:pPrChange>
      </w:pPr>
      <w:r w:rsidRPr="00DF32A9">
        <w:rPr>
          <w:rFonts w:eastAsiaTheme="minorEastAsia"/>
        </w:rPr>
        <w:t>‘</w:t>
      </w:r>
      <w:r w:rsidR="007E62EF" w:rsidRPr="00DF32A9">
        <w:rPr>
          <w:rFonts w:eastAsiaTheme="minorEastAsia"/>
        </w:rPr>
        <w:t>b</w:t>
      </w:r>
      <w:r w:rsidRPr="00DF32A9">
        <w:rPr>
          <w:rFonts w:eastAsiaTheme="minorEastAsia"/>
        </w:rPr>
        <w:t xml:space="preserve">aselining method’ </w:t>
      </w:r>
      <w:r w:rsidRPr="00FB411B">
        <w:rPr>
          <w:rFonts w:eastAsiaTheme="minorEastAsia"/>
        </w:rPr>
        <w:t xml:space="preserve">means a </w:t>
      </w:r>
      <w:r w:rsidR="46CE495F" w:rsidRPr="00FB411B">
        <w:rPr>
          <w:rFonts w:eastAsiaTheme="minorEastAsia"/>
        </w:rPr>
        <w:t>baselin</w:t>
      </w:r>
      <w:r w:rsidR="338E8510" w:rsidRPr="00FB411B">
        <w:rPr>
          <w:rFonts w:eastAsiaTheme="minorEastAsia"/>
        </w:rPr>
        <w:t>ing</w:t>
      </w:r>
      <w:r w:rsidRPr="00FB411B">
        <w:rPr>
          <w:rFonts w:eastAsiaTheme="minorEastAsia"/>
        </w:rPr>
        <w:t xml:space="preserve"> method as defined in Article 2</w:t>
      </w:r>
      <w:r w:rsidR="002E4793" w:rsidRPr="00FB411B">
        <w:rPr>
          <w:rFonts w:eastAsiaTheme="minorEastAsia"/>
        </w:rPr>
        <w:t xml:space="preserve"> of NCDR</w:t>
      </w:r>
      <w:r w:rsidR="002E4793" w:rsidRPr="00FB411B" w:rsidDel="002E4793">
        <w:rPr>
          <w:rFonts w:eastAsiaTheme="minorEastAsia"/>
        </w:rPr>
        <w:t xml:space="preserve"> </w:t>
      </w:r>
    </w:p>
    <w:p w14:paraId="66AF6584" w14:textId="5BD7355B" w:rsidR="49232CE1" w:rsidRPr="00DF32A9" w:rsidRDefault="1CD7319C">
      <w:pPr>
        <w:pStyle w:val="ListParagraph"/>
        <w:numPr>
          <w:ilvl w:val="0"/>
          <w:numId w:val="21"/>
        </w:numPr>
        <w:jc w:val="both"/>
        <w:rPr>
          <w:rFonts w:eastAsiaTheme="minorEastAsia"/>
        </w:rPr>
        <w:pPrChange w:id="355" w:author="Fernando Dominguez" w:date="2025-09-12T09:19:00Z">
          <w:pPr>
            <w:numPr>
              <w:numId w:val="21"/>
            </w:numPr>
            <w:ind w:left="360" w:hanging="360"/>
            <w:jc w:val="both"/>
          </w:pPr>
        </w:pPrChange>
      </w:pPr>
      <w:commentRangeStart w:id="356"/>
      <w:commentRangeStart w:id="357"/>
      <w:r w:rsidRPr="529D6E24">
        <w:rPr>
          <w:rFonts w:eastAsiaTheme="minorEastAsia"/>
        </w:rPr>
        <w:t>‘</w:t>
      </w:r>
      <w:r w:rsidR="007E62EF" w:rsidRPr="529D6E24">
        <w:rPr>
          <w:rFonts w:eastAsiaTheme="minorEastAsia"/>
        </w:rPr>
        <w:t>b</w:t>
      </w:r>
      <w:r w:rsidRPr="529D6E24">
        <w:rPr>
          <w:rFonts w:eastAsiaTheme="minorEastAsia"/>
        </w:rPr>
        <w:t xml:space="preserve">aseline </w:t>
      </w:r>
      <w:r w:rsidR="009F2BEC" w:rsidRPr="529D6E24">
        <w:rPr>
          <w:rFonts w:eastAsiaTheme="minorEastAsia"/>
        </w:rPr>
        <w:t>administrator</w:t>
      </w:r>
      <w:r w:rsidR="00C062AC" w:rsidRPr="529D6E24">
        <w:rPr>
          <w:rFonts w:eastAsiaTheme="minorEastAsia"/>
        </w:rPr>
        <w:t>’</w:t>
      </w:r>
      <w:r w:rsidR="009F2BEC" w:rsidRPr="529D6E24">
        <w:rPr>
          <w:rFonts w:eastAsiaTheme="minorEastAsia"/>
        </w:rPr>
        <w:t xml:space="preserve"> </w:t>
      </w:r>
      <w:del w:id="358" w:author="Albrecht, Patrick" w:date="2025-10-15T16:11:00Z">
        <w:r w:rsidRPr="529D6E24">
          <w:rPr>
            <w:rFonts w:eastAsiaTheme="minorEastAsia"/>
          </w:rPr>
          <w:delText>means a party responsible</w:delText>
        </w:r>
        <w:r w:rsidR="66D6371F" w:rsidRPr="529D6E24">
          <w:rPr>
            <w:rFonts w:eastAsiaTheme="minorEastAsia"/>
          </w:rPr>
          <w:delText xml:space="preserve"> </w:delText>
        </w:r>
        <w:r w:rsidR="59F8C824" w:rsidRPr="529D6E24">
          <w:rPr>
            <w:rFonts w:eastAsiaTheme="minorEastAsia"/>
          </w:rPr>
          <w:delText>for</w:delText>
        </w:r>
        <w:r w:rsidR="66D6371F" w:rsidRPr="529D6E24">
          <w:rPr>
            <w:rFonts w:eastAsiaTheme="minorEastAsia"/>
          </w:rPr>
          <w:delText xml:space="preserve"> </w:delText>
        </w:r>
        <w:r w:rsidR="009F2BEC" w:rsidRPr="529D6E24">
          <w:rPr>
            <w:rFonts w:eastAsiaTheme="minorEastAsia"/>
          </w:rPr>
          <w:delText xml:space="preserve">storing and distributing baselines </w:delText>
        </w:r>
        <w:r w:rsidR="5C6E9AB8" w:rsidRPr="529D6E24">
          <w:rPr>
            <w:rFonts w:eastAsiaTheme="minorEastAsia"/>
          </w:rPr>
          <w:delText>for</w:delText>
        </w:r>
        <w:r w:rsidR="00A52440" w:rsidRPr="529D6E24">
          <w:rPr>
            <w:rFonts w:eastAsiaTheme="minorEastAsia"/>
          </w:rPr>
          <w:delText xml:space="preserve"> demand response </w:delText>
        </w:r>
        <w:r w:rsidR="064733EB" w:rsidRPr="529D6E24">
          <w:rPr>
            <w:rFonts w:eastAsiaTheme="minorEastAsia"/>
          </w:rPr>
          <w:delText>resources</w:delText>
        </w:r>
        <w:r w:rsidR="66D6371F" w:rsidRPr="529D6E24">
          <w:rPr>
            <w:rFonts w:eastAsiaTheme="minorEastAsia"/>
          </w:rPr>
          <w:delText xml:space="preserve"> to </w:delText>
        </w:r>
        <w:r w:rsidR="002E4793" w:rsidRPr="529D6E24">
          <w:rPr>
            <w:rFonts w:eastAsiaTheme="minorEastAsia"/>
          </w:rPr>
          <w:delText xml:space="preserve">entitled </w:delText>
        </w:r>
        <w:r w:rsidR="66D6371F" w:rsidRPr="529D6E24">
          <w:rPr>
            <w:rFonts w:eastAsiaTheme="minorEastAsia"/>
          </w:rPr>
          <w:delText>parties</w:delText>
        </w:r>
      </w:del>
      <w:commentRangeEnd w:id="356"/>
      <w:r w:rsidRPr="4D7CF19E">
        <w:rPr>
          <w:rStyle w:val="CommentReference"/>
          <w:rFonts w:eastAsiaTheme="minorEastAsia"/>
          <w:sz w:val="22"/>
          <w:szCs w:val="22"/>
        </w:rPr>
        <w:commentReference w:id="356"/>
      </w:r>
      <w:commentRangeEnd w:id="357"/>
      <w:r w:rsidRPr="4D7CF19E">
        <w:rPr>
          <w:rStyle w:val="CommentReference"/>
          <w:rFonts w:eastAsiaTheme="minorEastAsia"/>
          <w:sz w:val="22"/>
          <w:szCs w:val="22"/>
        </w:rPr>
        <w:commentReference w:id="357"/>
      </w:r>
      <w:ins w:id="359" w:author="Albrecht, Patrick" w:date="2025-10-20T09:44:00Z">
        <w:r w:rsidR="006536D5" w:rsidRPr="4D7CF19E">
          <w:rPr>
            <w:rFonts w:eastAsiaTheme="minorEastAsia"/>
          </w:rPr>
          <w:t xml:space="preserve">means </w:t>
        </w:r>
      </w:ins>
      <w:ins w:id="360" w:author="Albrecht, Patrick" w:date="2025-10-20T09:43:00Z">
        <w:r w:rsidR="006536D5" w:rsidRPr="4D7CF19E">
          <w:rPr>
            <w:rFonts w:eastAsiaTheme="minorEastAsia"/>
          </w:rPr>
          <w:t xml:space="preserve">a party responsible for storing and distributing baselines to entitled parties. </w:t>
        </w:r>
      </w:ins>
    </w:p>
    <w:p w14:paraId="6678CB33" w14:textId="09F767D5" w:rsidR="7BB68C5F" w:rsidRPr="00FB411B" w:rsidRDefault="7FD5B189">
      <w:pPr>
        <w:pStyle w:val="ListParagraph"/>
        <w:numPr>
          <w:ilvl w:val="0"/>
          <w:numId w:val="21"/>
        </w:numPr>
        <w:jc w:val="both"/>
        <w:rPr>
          <w:rFonts w:eastAsiaTheme="minorEastAsia"/>
        </w:rPr>
        <w:pPrChange w:id="361" w:author="Fernando Dominguez" w:date="2025-09-12T09:19:00Z">
          <w:pPr>
            <w:numPr>
              <w:numId w:val="21"/>
            </w:numPr>
            <w:ind w:left="360" w:hanging="360"/>
            <w:jc w:val="both"/>
          </w:pPr>
        </w:pPrChange>
      </w:pPr>
      <w:r w:rsidRPr="00DF32A9">
        <w:rPr>
          <w:rFonts w:eastAsiaTheme="minorEastAsia"/>
        </w:rPr>
        <w:t>‘</w:t>
      </w:r>
      <w:r w:rsidR="007E62EF" w:rsidRPr="00DF32A9">
        <w:rPr>
          <w:rFonts w:eastAsiaTheme="minorEastAsia"/>
        </w:rPr>
        <w:t>c</w:t>
      </w:r>
      <w:r w:rsidRPr="00DF32A9">
        <w:rPr>
          <w:rFonts w:eastAsiaTheme="minorEastAsia"/>
        </w:rPr>
        <w:t xml:space="preserve">onnecting system operator’ means </w:t>
      </w:r>
      <w:r w:rsidR="517046B1" w:rsidRPr="00DF32A9">
        <w:rPr>
          <w:rFonts w:eastAsiaTheme="minorEastAsia"/>
        </w:rPr>
        <w:t xml:space="preserve">a </w:t>
      </w:r>
      <w:r w:rsidRPr="00DF32A9">
        <w:rPr>
          <w:rFonts w:eastAsiaTheme="minorEastAsia"/>
        </w:rPr>
        <w:t xml:space="preserve">connecting system operator </w:t>
      </w:r>
      <w:r w:rsidRPr="00FB411B">
        <w:rPr>
          <w:rFonts w:eastAsiaTheme="minorEastAsia"/>
        </w:rPr>
        <w:t xml:space="preserve">as </w:t>
      </w:r>
      <w:r w:rsidR="4C981489" w:rsidRPr="00FB411B">
        <w:rPr>
          <w:rFonts w:eastAsiaTheme="minorEastAsia"/>
        </w:rPr>
        <w:t>defined in</w:t>
      </w:r>
      <w:r w:rsidR="27F84B2D" w:rsidRPr="00FB411B">
        <w:rPr>
          <w:rFonts w:eastAsiaTheme="minorEastAsia"/>
        </w:rPr>
        <w:t xml:space="preserve"> Article 2</w:t>
      </w:r>
      <w:r w:rsidR="002E4793" w:rsidRPr="00FB411B">
        <w:rPr>
          <w:rFonts w:eastAsiaTheme="minorEastAsia"/>
        </w:rPr>
        <w:t xml:space="preserve"> of NCDR </w:t>
      </w:r>
    </w:p>
    <w:p w14:paraId="39019E48" w14:textId="086A7D99" w:rsidR="002E4793" w:rsidRPr="00DF32A9" w:rsidRDefault="5C7A2756" w:rsidP="00FB411B">
      <w:pPr>
        <w:pStyle w:val="ListParagraph"/>
        <w:numPr>
          <w:ilvl w:val="0"/>
          <w:numId w:val="21"/>
        </w:numPr>
        <w:jc w:val="both"/>
        <w:rPr>
          <w:rFonts w:eastAsiaTheme="minorEastAsia"/>
        </w:rPr>
      </w:pPr>
      <w:r w:rsidRPr="00DF32A9">
        <w:rPr>
          <w:rFonts w:eastAsiaTheme="minorEastAsia"/>
        </w:rPr>
        <w:t>‘</w:t>
      </w:r>
      <w:r w:rsidRPr="00DF32A9" w:rsidDel="5C7A2756">
        <w:rPr>
          <w:rFonts w:eastAsiaTheme="minorEastAsia"/>
        </w:rPr>
        <w:t>p</w:t>
      </w:r>
      <w:r w:rsidRPr="00DF32A9">
        <w:rPr>
          <w:rFonts w:eastAsiaTheme="minorEastAsia"/>
        </w:rPr>
        <w:t xml:space="preserve">rocuring system operator’ means </w:t>
      </w:r>
      <w:r w:rsidR="6AF0A54B" w:rsidRPr="00DF32A9">
        <w:rPr>
          <w:rFonts w:eastAsiaTheme="minorEastAsia"/>
        </w:rPr>
        <w:t xml:space="preserve">a </w:t>
      </w:r>
      <w:r w:rsidRPr="00DF32A9">
        <w:rPr>
          <w:rFonts w:eastAsiaTheme="minorEastAsia"/>
        </w:rPr>
        <w:t xml:space="preserve">procuring system operator </w:t>
      </w:r>
      <w:r w:rsidRPr="00FB411B" w:rsidDel="5C7A2756">
        <w:rPr>
          <w:rFonts w:eastAsiaTheme="minorEastAsia"/>
        </w:rPr>
        <w:t xml:space="preserve">as defined </w:t>
      </w:r>
      <w:r w:rsidR="002E4793" w:rsidRPr="00FB411B">
        <w:rPr>
          <w:rFonts w:eastAsiaTheme="minorEastAsia"/>
        </w:rPr>
        <w:t xml:space="preserve">in Article 2 of NCDR </w:t>
      </w:r>
    </w:p>
    <w:p w14:paraId="47318BD3" w14:textId="5656D87D" w:rsidR="00AC5531" w:rsidRPr="00AC5531" w:rsidRDefault="44719D1E" w:rsidP="00AC5531">
      <w:pPr>
        <w:pStyle w:val="ListParagraph"/>
        <w:numPr>
          <w:ilvl w:val="0"/>
          <w:numId w:val="21"/>
        </w:numPr>
        <w:jc w:val="both"/>
        <w:rPr>
          <w:ins w:id="362" w:author="Albrecht, Patrick" w:date="2025-10-15T16:13:00Z"/>
          <w:rFonts w:eastAsiaTheme="minorEastAsia"/>
          <w:lang w:val="en-US"/>
          <w:rPrChange w:id="363" w:author="Albrecht, Patrick" w:date="2025-10-15T16:13:00Z">
            <w:rPr>
              <w:ins w:id="364" w:author="Albrecht, Patrick" w:date="2025-10-15T16:13:00Z"/>
              <w:rFonts w:eastAsiaTheme="minorEastAsia"/>
              <w:lang w:val="de-DE"/>
            </w:rPr>
          </w:rPrChange>
        </w:rPr>
      </w:pPr>
      <w:r w:rsidRPr="00DF32A9">
        <w:rPr>
          <w:rFonts w:eastAsiaTheme="minorEastAsia"/>
        </w:rPr>
        <w:t>‘</w:t>
      </w:r>
      <w:r w:rsidR="00C35E06" w:rsidRPr="00DF32A9">
        <w:rPr>
          <w:rFonts w:eastAsiaTheme="minorEastAsia"/>
        </w:rPr>
        <w:t>q</w:t>
      </w:r>
      <w:r w:rsidR="5668A634" w:rsidRPr="00DF32A9">
        <w:rPr>
          <w:rFonts w:eastAsiaTheme="minorEastAsia"/>
        </w:rPr>
        <w:t>uantification data aggregator</w:t>
      </w:r>
      <w:r w:rsidR="71DDE1D0" w:rsidRPr="00DF32A9">
        <w:rPr>
          <w:rFonts w:eastAsiaTheme="minorEastAsia"/>
        </w:rPr>
        <w:t xml:space="preserve">’ means </w:t>
      </w:r>
      <w:ins w:id="365" w:author="Albrecht, Patrick" w:date="2025-10-15T16:13:00Z">
        <w:r w:rsidR="71DDE1D0" w:rsidRPr="00DF32A9">
          <w:rPr>
            <w:rFonts w:eastAsiaTheme="minorEastAsia"/>
          </w:rPr>
          <w:t xml:space="preserve">a party responsible for the aggregation of </w:t>
        </w:r>
        <w:r w:rsidR="002302E3" w:rsidRPr="00DF32A9">
          <w:rPr>
            <w:rFonts w:eastAsiaTheme="minorEastAsia"/>
          </w:rPr>
          <w:t xml:space="preserve">validated historical </w:t>
        </w:r>
      </w:ins>
      <w:ins w:id="366" w:author="Albrecht, Patrick" w:date="2025-10-20T09:42:00Z">
        <w:r w:rsidR="65B5D3C0" w:rsidRPr="539DE874">
          <w:rPr>
            <w:rFonts w:eastAsiaTheme="minorEastAsia"/>
          </w:rPr>
          <w:t>metering and consumption data</w:t>
        </w:r>
        <w:del w:id="367" w:author="Fernando Dominguez" w:date="2025-10-21T08:51:00Z">
          <w:r w:rsidR="65B5D3C0" w:rsidRPr="539DE874" w:rsidDel="002759FA">
            <w:rPr>
              <w:rFonts w:eastAsiaTheme="minorEastAsia"/>
            </w:rPr>
            <w:delText xml:space="preserve"> </w:delText>
          </w:r>
        </w:del>
        <w:r w:rsidR="65B5D3C0" w:rsidRPr="539DE874">
          <w:rPr>
            <w:rFonts w:eastAsiaTheme="minorEastAsia"/>
          </w:rPr>
          <w:t>,</w:t>
        </w:r>
      </w:ins>
      <w:ins w:id="368" w:author="Albrecht, Patrick" w:date="2025-10-15T16:13:00Z">
        <w:r w:rsidR="002302E3" w:rsidRPr="00DF32A9">
          <w:rPr>
            <w:rFonts w:eastAsiaTheme="minorEastAsia"/>
          </w:rPr>
          <w:t xml:space="preserve"> near real-time </w:t>
        </w:r>
        <w:r w:rsidR="71DDE1D0" w:rsidRPr="00DF32A9">
          <w:rPr>
            <w:rFonts w:eastAsiaTheme="minorEastAsia"/>
          </w:rPr>
          <w:t>metering</w:t>
        </w:r>
        <w:r w:rsidR="002302E3" w:rsidRPr="00DF32A9">
          <w:rPr>
            <w:rFonts w:eastAsiaTheme="minorEastAsia"/>
          </w:rPr>
          <w:t xml:space="preserve"> and consumption data</w:t>
        </w:r>
        <w:r w:rsidR="403993EB" w:rsidRPr="00DF32A9">
          <w:rPr>
            <w:rFonts w:eastAsiaTheme="minorEastAsia"/>
          </w:rPr>
          <w:t>,</w:t>
        </w:r>
        <w:r w:rsidR="71DDE1D0" w:rsidRPr="00DF32A9">
          <w:rPr>
            <w:rFonts w:eastAsiaTheme="minorEastAsia"/>
          </w:rPr>
          <w:t xml:space="preserve"> </w:t>
        </w:r>
        <w:r w:rsidR="002E4793" w:rsidRPr="00DF32A9">
          <w:rPr>
            <w:rFonts w:eastAsiaTheme="minorEastAsia"/>
          </w:rPr>
          <w:t>DMD</w:t>
        </w:r>
        <w:r w:rsidR="002302E3" w:rsidRPr="00DF32A9">
          <w:rPr>
            <w:rFonts w:eastAsiaTheme="minorEastAsia"/>
          </w:rPr>
          <w:t xml:space="preserve"> data </w:t>
        </w:r>
      </w:ins>
      <w:ins w:id="369" w:author="Albrecht, Patrick" w:date="2025-10-20T09:42:00Z">
        <w:r w:rsidR="65B5D3C0" w:rsidRPr="539DE874">
          <w:rPr>
            <w:rFonts w:eastAsiaTheme="minorEastAsia"/>
          </w:rPr>
          <w:t>or</w:t>
        </w:r>
      </w:ins>
      <w:ins w:id="370" w:author="Albrecht, Patrick" w:date="2025-10-15T16:13:00Z">
        <w:r w:rsidR="71DDE1D0" w:rsidRPr="00DF32A9">
          <w:rPr>
            <w:rFonts w:eastAsiaTheme="minorEastAsia"/>
          </w:rPr>
          <w:t xml:space="preserve"> calculated data. </w:t>
        </w:r>
        <w:r w:rsidR="00AC5531" w:rsidRPr="539DE874">
          <w:rPr>
            <w:rFonts w:eastAsiaTheme="minorEastAsia"/>
          </w:rPr>
          <w:t xml:space="preserve">This data is aggregated according to the terms and conditions pursuant to Article 11 of NCDR and pursuant to Article 18 of </w:t>
        </w:r>
        <w:del w:id="371" w:author="Fernando Dominguez" w:date="2025-10-21T08:51:00Z">
          <w:r w:rsidR="00AC5531" w:rsidRPr="539DE874">
            <w:rPr>
              <w:rFonts w:eastAsiaTheme="minorEastAsia"/>
            </w:rPr>
            <w:delText xml:space="preserve">the </w:delText>
          </w:r>
        </w:del>
        <w:r w:rsidR="00AC5531" w:rsidRPr="539DE874">
          <w:rPr>
            <w:rFonts w:eastAsiaTheme="minorEastAsia"/>
          </w:rPr>
          <w:t>Commission Regulation (EU) 2017/2195.</w:t>
        </w:r>
      </w:ins>
      <w:ins w:id="372" w:author="Albrecht, Patrick" w:date="2025-10-20T09:42:00Z">
        <w:r w:rsidR="65B5D3C0" w:rsidRPr="539DE874">
          <w:rPr>
            <w:rFonts w:eastAsiaTheme="minorEastAsia"/>
          </w:rPr>
          <w:t xml:space="preserve">  </w:t>
        </w:r>
      </w:ins>
    </w:p>
    <w:p w14:paraId="20836BA8" w14:textId="60822A72" w:rsidR="7BB68C5F" w:rsidRPr="00DF32A9" w:rsidRDefault="71DDE1D0">
      <w:pPr>
        <w:pStyle w:val="ListParagraph"/>
        <w:numPr>
          <w:ilvl w:val="0"/>
          <w:numId w:val="21"/>
        </w:numPr>
        <w:jc w:val="both"/>
        <w:rPr>
          <w:del w:id="373" w:author="Albrecht, Patrick" w:date="2025-10-28T07:15:00Z"/>
          <w:rFonts w:eastAsiaTheme="minorEastAsia"/>
        </w:rPr>
        <w:pPrChange w:id="374" w:author="Fernando Dominguez" w:date="2025-09-12T09:19:00Z">
          <w:pPr>
            <w:numPr>
              <w:numId w:val="21"/>
            </w:numPr>
            <w:ind w:left="360" w:hanging="360"/>
            <w:jc w:val="both"/>
          </w:pPr>
        </w:pPrChange>
      </w:pPr>
      <w:del w:id="375" w:author="Albrecht, Patrick" w:date="2025-10-28T07:15:00Z">
        <w:r w:rsidRPr="00DF32A9" w:rsidDel="00AC5531">
          <w:rPr>
            <w:rFonts w:eastAsiaTheme="minorEastAsia"/>
          </w:rPr>
          <w:delText xml:space="preserve">a party responsible for the aggregation of </w:delText>
        </w:r>
        <w:r w:rsidR="002302E3" w:rsidRPr="00DF32A9" w:rsidDel="00AC5531">
          <w:rPr>
            <w:rFonts w:eastAsiaTheme="minorEastAsia"/>
          </w:rPr>
          <w:delText xml:space="preserve">validated historical </w:delText>
        </w:r>
      </w:del>
      <w:del w:id="376" w:author="Albrecht, Patrick" w:date="2025-10-28T07:07:00Z">
        <w:r w:rsidR="002302E3" w:rsidRPr="00DF32A9" w:rsidDel="00AC5531">
          <w:rPr>
            <w:rFonts w:eastAsiaTheme="minorEastAsia"/>
          </w:rPr>
          <w:delText>or near real-time</w:delText>
        </w:r>
      </w:del>
      <w:del w:id="377" w:author="Albrecht, Patrick" w:date="2025-10-28T07:15:00Z">
        <w:r w:rsidR="002302E3" w:rsidRPr="00DF32A9" w:rsidDel="00AC5531">
          <w:rPr>
            <w:rFonts w:eastAsiaTheme="minorEastAsia"/>
          </w:rPr>
          <w:delText xml:space="preserve"> </w:delText>
        </w:r>
        <w:r w:rsidRPr="00DF32A9" w:rsidDel="00AC5531">
          <w:rPr>
            <w:rFonts w:eastAsiaTheme="minorEastAsia"/>
          </w:rPr>
          <w:delText>metering</w:delText>
        </w:r>
        <w:r w:rsidR="002302E3" w:rsidRPr="00DF32A9" w:rsidDel="00AC5531">
          <w:rPr>
            <w:rFonts w:eastAsiaTheme="minorEastAsia"/>
          </w:rPr>
          <w:delText xml:space="preserve"> and consumption data</w:delText>
        </w:r>
        <w:r w:rsidR="403993EB" w:rsidRPr="00DF32A9" w:rsidDel="00AC5531">
          <w:rPr>
            <w:rFonts w:eastAsiaTheme="minorEastAsia"/>
          </w:rPr>
          <w:delText>,</w:delText>
        </w:r>
        <w:r w:rsidRPr="00DF32A9" w:rsidDel="00AC5531">
          <w:rPr>
            <w:rFonts w:eastAsiaTheme="minorEastAsia"/>
          </w:rPr>
          <w:delText xml:space="preserve"> </w:delText>
        </w:r>
        <w:r w:rsidR="002E4793" w:rsidRPr="00DF32A9" w:rsidDel="00AC5531">
          <w:rPr>
            <w:rFonts w:eastAsiaTheme="minorEastAsia"/>
          </w:rPr>
          <w:delText>DMD</w:delText>
        </w:r>
        <w:r w:rsidR="002302E3" w:rsidRPr="00DF32A9" w:rsidDel="00AC5531">
          <w:rPr>
            <w:rFonts w:eastAsiaTheme="minorEastAsia"/>
          </w:rPr>
          <w:delText xml:space="preserve"> data </w:delText>
        </w:r>
      </w:del>
      <w:del w:id="378" w:author="Albrecht, Patrick" w:date="2025-10-28T07:08:00Z">
        <w:r w:rsidR="771FE9C2" w:rsidRPr="00DF32A9" w:rsidDel="00AC5531">
          <w:rPr>
            <w:rFonts w:eastAsiaTheme="minorEastAsia"/>
          </w:rPr>
          <w:delText>and</w:delText>
        </w:r>
      </w:del>
      <w:del w:id="379" w:author="Albrecht, Patrick" w:date="2025-10-28T07:15:00Z">
        <w:r w:rsidRPr="00DF32A9" w:rsidDel="00AC5531">
          <w:rPr>
            <w:rFonts w:eastAsiaTheme="minorEastAsia"/>
          </w:rPr>
          <w:delText xml:space="preserve"> calculated data. </w:delText>
        </w:r>
        <w:r w:rsidRPr="00DF32A9">
          <w:rPr>
            <w:rFonts w:eastAsiaTheme="minorEastAsia"/>
          </w:rPr>
          <w:delText xml:space="preserve">This data is aggregated according to </w:delText>
        </w:r>
        <w:r w:rsidR="00C062AC" w:rsidRPr="00DF32A9">
          <w:rPr>
            <w:rFonts w:eastAsiaTheme="minorEastAsia"/>
          </w:rPr>
          <w:delText xml:space="preserve">the terms and conditions pursuant to Article 11 of NCDR </w:delText>
        </w:r>
        <w:r w:rsidR="00B32724" w:rsidRPr="00DF32A9">
          <w:rPr>
            <w:rFonts w:eastAsiaTheme="minorEastAsia"/>
          </w:rPr>
          <w:delText>and pursuant to Article 18 of the Commission Regulation (EU) 2017/</w:delText>
        </w:r>
        <w:r w:rsidR="1FC27F3F" w:rsidRPr="00DF32A9">
          <w:rPr>
            <w:rFonts w:eastAsiaTheme="minorEastAsia"/>
          </w:rPr>
          <w:delText>2195</w:delText>
        </w:r>
      </w:del>
    </w:p>
    <w:p w14:paraId="078CB0C6" w14:textId="40138F25" w:rsidR="007D1FBF" w:rsidRPr="00716F58" w:rsidRDefault="2C5DC587" w:rsidP="7828590D">
      <w:pPr>
        <w:pStyle w:val="ListParagraph"/>
        <w:numPr>
          <w:ilvl w:val="0"/>
          <w:numId w:val="21"/>
        </w:numPr>
        <w:jc w:val="both"/>
        <w:rPr>
          <w:ins w:id="380" w:author="Albrecht, Patrick" w:date="2025-10-15T16:17:00Z"/>
          <w:rFonts w:eastAsiaTheme="minorEastAsia"/>
          <w:lang w:val="en-US"/>
          <w:rPrChange w:id="381" w:author="Albrecht, Patrick" w:date="2025-10-15T16:17:00Z">
            <w:rPr>
              <w:ins w:id="382" w:author="Albrecht, Patrick" w:date="2025-10-15T16:17:00Z"/>
              <w:rFonts w:eastAsiaTheme="minorEastAsia"/>
              <w:lang w:val="de-DE"/>
            </w:rPr>
          </w:rPrChange>
        </w:rPr>
      </w:pPr>
      <w:r w:rsidRPr="7828590D">
        <w:rPr>
          <w:rFonts w:eastAsiaTheme="minorEastAsia"/>
        </w:rPr>
        <w:t>‘</w:t>
      </w:r>
      <w:r w:rsidR="00C35E06" w:rsidRPr="7828590D">
        <w:rPr>
          <w:rFonts w:eastAsiaTheme="minorEastAsia"/>
        </w:rPr>
        <w:t>q</w:t>
      </w:r>
      <w:r w:rsidR="1568C864" w:rsidRPr="7828590D">
        <w:rPr>
          <w:rFonts w:eastAsiaTheme="minorEastAsia"/>
        </w:rPr>
        <w:t>uantification responsible</w:t>
      </w:r>
      <w:ins w:id="383" w:author="DO Giao" w:date="2025-10-29T14:53:00Z">
        <w:r w:rsidR="3A440990" w:rsidRPr="7828590D">
          <w:rPr>
            <w:rFonts w:eastAsiaTheme="minorEastAsia"/>
          </w:rPr>
          <w:t xml:space="preserve"> party</w:t>
        </w:r>
      </w:ins>
      <w:r w:rsidR="78F4C20A" w:rsidRPr="7828590D">
        <w:rPr>
          <w:rFonts w:eastAsiaTheme="minorEastAsia"/>
        </w:rPr>
        <w:t>’</w:t>
      </w:r>
      <w:r w:rsidRPr="7828590D">
        <w:rPr>
          <w:rFonts w:eastAsiaTheme="minorEastAsia"/>
        </w:rPr>
        <w:t xml:space="preserve"> means a </w:t>
      </w:r>
      <w:ins w:id="384" w:author="Albrecht, Patrick" w:date="2025-10-15T16:17:00Z">
        <w:r w:rsidRPr="7828590D">
          <w:rPr>
            <w:rFonts w:eastAsiaTheme="minorEastAsia"/>
            <w:lang w:val="en-US"/>
            <w:rPrChange w:id="385" w:author="Albrecht, Patrick" w:date="2025-10-20T09:05:00Z">
              <w:rPr>
                <w:rFonts w:eastAsiaTheme="minorEastAsia"/>
              </w:rPr>
            </w:rPrChange>
          </w:rPr>
          <w:t xml:space="preserve">party responsible </w:t>
        </w:r>
        <w:r w:rsidR="007D1FBF" w:rsidRPr="7828590D">
          <w:rPr>
            <w:rFonts w:eastAsiaTheme="minorEastAsia"/>
            <w:lang w:val="en-US"/>
            <w:rPrChange w:id="386" w:author="Albrecht, Patrick" w:date="2025-10-15T16:17:00Z">
              <w:rPr>
                <w:rFonts w:eastAsiaTheme="minorEastAsia"/>
                <w:lang w:val="de-DE"/>
              </w:rPr>
            </w:rPrChange>
          </w:rPr>
          <w:t>for calculating the difference between the baseline and the corresponding metering, measurement or calculated data for a specific resource and a specific timeframe.</w:t>
        </w:r>
      </w:ins>
    </w:p>
    <w:p w14:paraId="2B560893" w14:textId="22AAC97E" w:rsidR="75232805" w:rsidRPr="00DF32A9" w:rsidDel="00DF5B22" w:rsidRDefault="2C5DC587">
      <w:pPr>
        <w:pStyle w:val="ListParagraph"/>
        <w:numPr>
          <w:ilvl w:val="0"/>
          <w:numId w:val="21"/>
        </w:numPr>
        <w:jc w:val="both"/>
        <w:rPr>
          <w:del w:id="387" w:author="Fernando Dominguez" w:date="2025-11-05T15:33:00Z" w16du:dateUtc="2025-11-05T14:33:00Z"/>
          <w:rFonts w:eastAsiaTheme="minorEastAsia"/>
        </w:rPr>
        <w:pPrChange w:id="388" w:author="Fernando Dominguez" w:date="2025-09-12T09:19:00Z" w16du:dateUtc="2025-11-05T14:33:00Z">
          <w:pPr>
            <w:numPr>
              <w:numId w:val="21"/>
            </w:numPr>
            <w:ind w:left="360" w:hanging="360"/>
            <w:jc w:val="both"/>
          </w:pPr>
        </w:pPrChange>
      </w:pPr>
      <w:del w:id="389" w:author="Albrecht, Patrick" w:date="2025-10-15T16:17:00Z">
        <w:r w:rsidRPr="00DF5B22" w:rsidDel="007D1FBF">
          <w:rPr>
            <w:rFonts w:eastAsiaTheme="minorEastAsia"/>
          </w:rPr>
          <w:delText xml:space="preserve">party responsible </w:delText>
        </w:r>
        <w:r w:rsidRPr="00DF5B22">
          <w:rPr>
            <w:rFonts w:eastAsiaTheme="minorEastAsia"/>
          </w:rPr>
          <w:delText xml:space="preserve">to calculate the difference between the baseline and the corresponding metering, measurement </w:delText>
        </w:r>
        <w:commentRangeStart w:id="390"/>
        <w:r w:rsidRPr="00DF5B22">
          <w:rPr>
            <w:rFonts w:eastAsiaTheme="minorEastAsia"/>
          </w:rPr>
          <w:delText xml:space="preserve">or calculated data </w:delText>
        </w:r>
        <w:commentRangeEnd w:id="390"/>
        <w:r w:rsidR="000B28AA" w:rsidRPr="00DF5B22" w:rsidDel="007D1FBF">
          <w:rPr>
            <w:rStyle w:val="CommentReference"/>
            <w:rFonts w:eastAsiaTheme="minorEastAsia"/>
            <w:sz w:val="22"/>
            <w:szCs w:val="22"/>
          </w:rPr>
          <w:commentReference w:id="390"/>
        </w:r>
        <w:r w:rsidRPr="00DF5B22">
          <w:rPr>
            <w:rFonts w:eastAsiaTheme="minorEastAsia"/>
          </w:rPr>
          <w:delText xml:space="preserve">for a specific </w:delText>
        </w:r>
        <w:r w:rsidR="1C0AB5CC" w:rsidRPr="00DF5B22">
          <w:rPr>
            <w:rFonts w:eastAsiaTheme="minorEastAsia"/>
          </w:rPr>
          <w:delText xml:space="preserve">resource and a specific </w:delText>
        </w:r>
        <w:r w:rsidRPr="00DF5B22">
          <w:rPr>
            <w:rFonts w:eastAsiaTheme="minorEastAsia"/>
          </w:rPr>
          <w:delText>timeframe</w:delText>
        </w:r>
        <w:r w:rsidR="002302E3" w:rsidRPr="00DF5B22">
          <w:rPr>
            <w:rFonts w:eastAsiaTheme="minorEastAsia"/>
          </w:rPr>
          <w:delText xml:space="preserve">. </w:delText>
        </w:r>
      </w:del>
    </w:p>
    <w:p w14:paraId="37096204" w14:textId="526A9875" w:rsidR="00266F26" w:rsidRPr="00DF5B22" w:rsidRDefault="00266F26">
      <w:pPr>
        <w:pStyle w:val="ListParagraph"/>
        <w:numPr>
          <w:ilvl w:val="0"/>
          <w:numId w:val="21"/>
        </w:numPr>
        <w:jc w:val="both"/>
        <w:rPr>
          <w:rFonts w:eastAsiaTheme="minorEastAsia"/>
        </w:rPr>
        <w:pPrChange w:id="391" w:author="Fernando Dominguez" w:date="2025-09-12T09:19:00Z" w16du:dateUtc="2025-11-05T14:33:00Z">
          <w:pPr>
            <w:numPr>
              <w:numId w:val="21"/>
            </w:numPr>
            <w:ind w:left="360" w:hanging="360"/>
            <w:jc w:val="both"/>
          </w:pPr>
        </w:pPrChange>
      </w:pPr>
      <w:r w:rsidRPr="00DF5B22">
        <w:rPr>
          <w:rFonts w:eastAsiaTheme="minorEastAsia"/>
        </w:rPr>
        <w:t>‘</w:t>
      </w:r>
      <w:ins w:id="392" w:author="DION-DEMAEL Michele" w:date="2025-10-30T16:11:00Z" w16du:dateUtc="2025-10-30T15:11:00Z">
        <w:r w:rsidR="00E10FEB" w:rsidRPr="00DF5B22">
          <w:rPr>
            <w:rFonts w:eastAsiaTheme="minorEastAsia"/>
          </w:rPr>
          <w:t>dedicated me</w:t>
        </w:r>
      </w:ins>
      <w:ins w:id="393" w:author="DION-DEMAEL Michele" w:date="2025-10-30T16:12:00Z" w16du:dateUtc="2025-10-30T15:12:00Z">
        <w:r w:rsidR="00E10FEB" w:rsidRPr="00DF5B22">
          <w:rPr>
            <w:rFonts w:eastAsiaTheme="minorEastAsia"/>
          </w:rPr>
          <w:t>asurement</w:t>
        </w:r>
      </w:ins>
      <w:del w:id="394" w:author="DION-DEMAEL Michele" w:date="2025-10-30T16:11:00Z" w16du:dateUtc="2025-10-30T15:11:00Z">
        <w:r w:rsidR="002E4793" w:rsidRPr="00DF5B22" w:rsidDel="00E10FEB">
          <w:rPr>
            <w:rFonts w:eastAsiaTheme="minorEastAsia"/>
          </w:rPr>
          <w:delText>DMD</w:delText>
        </w:r>
      </w:del>
      <w:ins w:id="395" w:author="DION-DEMAEL Michele" w:date="2025-10-30T16:12:00Z" w16du:dateUtc="2025-10-30T15:12:00Z">
        <w:r w:rsidR="00E10FEB" w:rsidRPr="00DF5B22">
          <w:rPr>
            <w:rFonts w:eastAsiaTheme="minorEastAsia"/>
          </w:rPr>
          <w:t xml:space="preserve"> device </w:t>
        </w:r>
      </w:ins>
      <w:del w:id="396" w:author="DION-DEMAEL Michele" w:date="2025-10-30T16:12:00Z" w16du:dateUtc="2025-10-30T15:12:00Z">
        <w:r w:rsidR="5B54ACF2" w:rsidRPr="00DF5B22" w:rsidDel="00E10FEB">
          <w:rPr>
            <w:rFonts w:eastAsiaTheme="minorEastAsia"/>
          </w:rPr>
          <w:delText xml:space="preserve"> </w:delText>
        </w:r>
      </w:del>
      <w:r w:rsidRPr="00DF5B22">
        <w:rPr>
          <w:rFonts w:eastAsiaTheme="minorEastAsia"/>
        </w:rPr>
        <w:t xml:space="preserve">data administrator’ </w:t>
      </w:r>
      <w:r w:rsidR="3D17409E" w:rsidRPr="00DF5B22">
        <w:rPr>
          <w:rFonts w:eastAsiaTheme="minorEastAsia"/>
        </w:rPr>
        <w:t>or ‘</w:t>
      </w:r>
      <w:del w:id="397" w:author="DION-DEMAEL Michele" w:date="2025-10-30T16:12:00Z" w16du:dateUtc="2025-10-30T15:12:00Z">
        <w:r w:rsidR="3D17409E" w:rsidRPr="00DF5B22" w:rsidDel="00E10FEB">
          <w:rPr>
            <w:rFonts w:eastAsiaTheme="minorEastAsia"/>
          </w:rPr>
          <w:delText>dedicated measurement device</w:delText>
        </w:r>
      </w:del>
      <w:ins w:id="398" w:author="DION-DEMAEL Michele" w:date="2025-10-30T16:12:00Z" w16du:dateUtc="2025-10-30T15:12:00Z">
        <w:r w:rsidR="00E10FEB" w:rsidRPr="00DF5B22">
          <w:rPr>
            <w:rFonts w:eastAsiaTheme="minorEastAsia"/>
          </w:rPr>
          <w:t>DMD</w:t>
        </w:r>
      </w:ins>
      <w:r w:rsidR="3D17409E" w:rsidRPr="00DF5B22">
        <w:rPr>
          <w:rFonts w:eastAsiaTheme="minorEastAsia"/>
        </w:rPr>
        <w:t xml:space="preserve"> data administrator’ </w:t>
      </w:r>
      <w:r w:rsidRPr="00DF5B22">
        <w:rPr>
          <w:rFonts w:eastAsiaTheme="minorEastAsia"/>
        </w:rPr>
        <w:t xml:space="preserve">means a party responsible for </w:t>
      </w:r>
      <w:del w:id="399" w:author="Albrecht, Patrick" w:date="2025-10-21T13:29:00Z">
        <w:r w:rsidRPr="00DF5B22">
          <w:rPr>
            <w:rFonts w:eastAsiaTheme="minorEastAsia"/>
          </w:rPr>
          <w:delText xml:space="preserve">handling the data </w:delText>
        </w:r>
        <w:r w:rsidR="002E4793" w:rsidRPr="00DF5B22">
          <w:rPr>
            <w:rFonts w:eastAsiaTheme="minorEastAsia"/>
          </w:rPr>
          <w:delText>from</w:delText>
        </w:r>
      </w:del>
      <w:ins w:id="400" w:author="Albrecht, Patrick" w:date="2025-10-21T13:29:00Z">
        <w:r w:rsidR="03C0C5B1" w:rsidRPr="00DF5B22">
          <w:rPr>
            <w:rFonts w:eastAsiaTheme="minorEastAsia"/>
          </w:rPr>
          <w:t>storing and distributing</w:t>
        </w:r>
      </w:ins>
      <w:r w:rsidR="002E4793" w:rsidRPr="00DF5B22">
        <w:rPr>
          <w:rFonts w:eastAsiaTheme="minorEastAsia"/>
        </w:rPr>
        <w:t xml:space="preserve"> </w:t>
      </w:r>
      <w:del w:id="401" w:author="Albrecht, Patrick" w:date="2025-10-21T13:30:00Z">
        <w:r w:rsidRPr="00DF5B22" w:rsidDel="002E4793">
          <w:rPr>
            <w:rFonts w:eastAsiaTheme="minorEastAsia"/>
          </w:rPr>
          <w:delText>DMDs</w:delText>
        </w:r>
      </w:del>
      <w:ins w:id="402" w:author="Albrecht, Patrick" w:date="2025-10-21T13:30:00Z">
        <w:r w:rsidR="6A925C2F" w:rsidRPr="00DF5B22">
          <w:rPr>
            <w:rFonts w:eastAsiaTheme="minorEastAsia"/>
          </w:rPr>
          <w:t>dedicated measurement device data</w:t>
        </w:r>
      </w:ins>
      <w:r w:rsidRPr="00DF5B22">
        <w:rPr>
          <w:rFonts w:eastAsiaTheme="minorEastAsia"/>
        </w:rPr>
        <w:t xml:space="preserve"> as defined in Article 7b of Regulation (EU) </w:t>
      </w:r>
      <w:r w:rsidRPr="00DF5B22">
        <w:rPr>
          <w:rFonts w:eastAsiaTheme="minorEastAsia"/>
          <w:rPrChange w:id="403" w:author="Fernando Dominguez" w:date="2025-11-05T15:33:00Z" w16du:dateUtc="2025-11-05T14:33:00Z">
            <w:rPr/>
          </w:rPrChange>
        </w:rPr>
        <w:t>2019/943, as amended by Regulation (EU) 2024/1747</w:t>
      </w:r>
      <w:r w:rsidRPr="00DF5B22">
        <w:rPr>
          <w:rFonts w:eastAsiaTheme="minorEastAsia"/>
        </w:rPr>
        <w:t xml:space="preserve">. </w:t>
      </w:r>
      <w:del w:id="404" w:author="Albrecht, Patrick" w:date="2025-10-21T13:31:00Z">
        <w:r w:rsidRPr="00DF5B22">
          <w:rPr>
            <w:rFonts w:eastAsiaTheme="minorEastAsia"/>
          </w:rPr>
          <w:delText xml:space="preserve">The handling of </w:delText>
        </w:r>
        <w:r w:rsidR="002E4793" w:rsidRPr="00DF5B22">
          <w:rPr>
            <w:rFonts w:eastAsiaTheme="minorEastAsia"/>
          </w:rPr>
          <w:delText>DMD</w:delText>
        </w:r>
        <w:r w:rsidR="40F163FA" w:rsidRPr="00DF5B22">
          <w:rPr>
            <w:rFonts w:eastAsiaTheme="minorEastAsia"/>
          </w:rPr>
          <w:delText xml:space="preserve"> </w:delText>
        </w:r>
        <w:r w:rsidRPr="00DF5B22">
          <w:rPr>
            <w:rFonts w:eastAsiaTheme="minorEastAsia"/>
          </w:rPr>
          <w:delText xml:space="preserve">data comprises storing </w:delText>
        </w:r>
        <w:commentRangeStart w:id="405"/>
        <w:r w:rsidRPr="00DF5B22">
          <w:rPr>
            <w:rFonts w:eastAsiaTheme="minorEastAsia"/>
          </w:rPr>
          <w:delText>validated calculated measurement data</w:delText>
        </w:r>
      </w:del>
      <w:commentRangeEnd w:id="405"/>
      <w:r w:rsidRPr="00DF5B22">
        <w:rPr>
          <w:rStyle w:val="CommentReference"/>
          <w:rFonts w:eastAsiaTheme="minorEastAsia"/>
          <w:sz w:val="22"/>
          <w:szCs w:val="22"/>
        </w:rPr>
        <w:commentReference w:id="405"/>
      </w:r>
      <w:del w:id="406" w:author="Albrecht, Patrick" w:date="2025-10-21T13:31:00Z">
        <w:r w:rsidRPr="00DF5B22">
          <w:rPr>
            <w:rFonts w:eastAsiaTheme="minorEastAsia"/>
          </w:rPr>
          <w:delText xml:space="preserve"> and </w:delText>
        </w:r>
        <w:r w:rsidR="002E4793" w:rsidRPr="00DF5B22">
          <w:rPr>
            <w:rFonts w:eastAsiaTheme="minorEastAsia"/>
          </w:rPr>
          <w:delText>distributing</w:delText>
        </w:r>
        <w:r w:rsidRPr="00DF5B22">
          <w:rPr>
            <w:rFonts w:eastAsiaTheme="minorEastAsia"/>
          </w:rPr>
          <w:delText xml:space="preserve"> this data to </w:delText>
        </w:r>
        <w:r w:rsidR="002E4793" w:rsidRPr="00DF5B22">
          <w:rPr>
            <w:rFonts w:eastAsiaTheme="minorEastAsia"/>
          </w:rPr>
          <w:delText>entitled</w:delText>
        </w:r>
        <w:r w:rsidRPr="00DF5B22">
          <w:rPr>
            <w:rFonts w:eastAsiaTheme="minorEastAsia"/>
          </w:rPr>
          <w:delText xml:space="preserve"> parties</w:delText>
        </w:r>
        <w:r w:rsidR="002302E3" w:rsidRPr="00DF5B22">
          <w:rPr>
            <w:rFonts w:eastAsiaTheme="minorEastAsia"/>
          </w:rPr>
          <w:delText xml:space="preserve">. </w:delText>
        </w:r>
      </w:del>
    </w:p>
    <w:p w14:paraId="5903E65C" w14:textId="4E681739" w:rsidR="00150A96" w:rsidRDefault="1A34FF51" w:rsidP="59E4CD00">
      <w:pPr>
        <w:pStyle w:val="ListParagraph"/>
        <w:numPr>
          <w:ilvl w:val="0"/>
          <w:numId w:val="21"/>
        </w:numPr>
        <w:jc w:val="both"/>
        <w:rPr>
          <w:ins w:id="407" w:author="DION-DEMAEL Michele" w:date="2025-10-30T16:15:00Z" w16du:dateUtc="2025-10-30T15:15:00Z"/>
          <w:rFonts w:eastAsiaTheme="minorEastAsia"/>
        </w:rPr>
      </w:pPr>
      <w:r w:rsidRPr="59E4CD00">
        <w:rPr>
          <w:rFonts w:eastAsiaTheme="minorEastAsia"/>
        </w:rPr>
        <w:t>‘</w:t>
      </w:r>
      <w:r w:rsidR="7E85F963" w:rsidRPr="59E4CD00">
        <w:rPr>
          <w:rFonts w:eastAsiaTheme="minorEastAsia"/>
        </w:rPr>
        <w:t>c</w:t>
      </w:r>
      <w:r w:rsidRPr="59E4CD00">
        <w:rPr>
          <w:rFonts w:eastAsiaTheme="minorEastAsia"/>
        </w:rPr>
        <w:t xml:space="preserve">alculated data administrator’ means a party responsible for storing </w:t>
      </w:r>
      <w:r w:rsidR="007B7CDF" w:rsidRPr="59E4CD00">
        <w:rPr>
          <w:rFonts w:eastAsiaTheme="minorEastAsia"/>
        </w:rPr>
        <w:t xml:space="preserve">and distributing </w:t>
      </w:r>
      <w:commentRangeStart w:id="408"/>
      <w:commentRangeStart w:id="409"/>
      <w:del w:id="410" w:author="Albrecht, Patrick" w:date="2025-10-28T07:00:00Z">
        <w:r w:rsidRPr="59E4CD00" w:rsidDel="1A34FF51">
          <w:rPr>
            <w:rFonts w:eastAsiaTheme="minorEastAsia"/>
          </w:rPr>
          <w:delText xml:space="preserve">validated </w:delText>
        </w:r>
      </w:del>
      <w:commentRangeStart w:id="411"/>
      <w:r w:rsidRPr="59E4CD00">
        <w:rPr>
          <w:rFonts w:eastAsiaTheme="minorEastAsia"/>
        </w:rPr>
        <w:t>calculated data</w:t>
      </w:r>
      <w:ins w:id="412" w:author="Albrecht, Patrick" w:date="2025-10-28T11:38:00Z">
        <w:r w:rsidR="19739122" w:rsidRPr="59E4CD00">
          <w:rPr>
            <w:rFonts w:eastAsiaTheme="minorEastAsia"/>
          </w:rPr>
          <w:t xml:space="preserve"> based on a for</w:t>
        </w:r>
      </w:ins>
      <w:ins w:id="413" w:author="Albrecht, Patrick" w:date="2025-10-28T11:39:00Z">
        <w:r w:rsidR="7A94A906" w:rsidRPr="59E4CD00">
          <w:rPr>
            <w:rFonts w:eastAsiaTheme="minorEastAsia"/>
          </w:rPr>
          <w:t>m</w:t>
        </w:r>
      </w:ins>
      <w:ins w:id="414" w:author="Albrecht, Patrick" w:date="2025-10-28T11:38:00Z">
        <w:r w:rsidR="19739122" w:rsidRPr="59E4CD00">
          <w:rPr>
            <w:rFonts w:eastAsiaTheme="minorEastAsia"/>
          </w:rPr>
          <w:t>ul</w:t>
        </w:r>
      </w:ins>
      <w:ins w:id="415" w:author="Albrecht, Patrick" w:date="2025-10-28T11:42:00Z">
        <w:r w:rsidR="684D3823" w:rsidRPr="59E4CD00">
          <w:rPr>
            <w:rFonts w:eastAsiaTheme="minorEastAsia"/>
          </w:rPr>
          <w:t xml:space="preserve">a </w:t>
        </w:r>
      </w:ins>
      <w:commentRangeEnd w:id="411"/>
      <w:r w:rsidRPr="59E4CD00">
        <w:rPr>
          <w:rStyle w:val="CommentReference"/>
          <w:rFonts w:eastAsiaTheme="minorEastAsia"/>
          <w:sz w:val="22"/>
          <w:szCs w:val="22"/>
        </w:rPr>
        <w:commentReference w:id="411"/>
      </w:r>
      <w:del w:id="416" w:author="Albrecht, Patrick" w:date="2025-10-28T11:42:00Z">
        <w:r w:rsidRPr="59E4CD00" w:rsidDel="1A34FF51">
          <w:rPr>
            <w:rFonts w:eastAsiaTheme="minorEastAsia"/>
          </w:rPr>
          <w:delText>.</w:delText>
        </w:r>
      </w:del>
      <w:ins w:id="417" w:author="Albrecht, Patrick" w:date="2025-10-28T11:36:00Z">
        <w:r w:rsidR="497263D8" w:rsidRPr="59E4CD00">
          <w:rPr>
            <w:rFonts w:eastAsiaTheme="minorEastAsia"/>
          </w:rPr>
          <w:t>depicting t</w:t>
        </w:r>
      </w:ins>
      <w:ins w:id="418" w:author="Albrecht, Patrick" w:date="2025-10-28T11:37:00Z">
        <w:r w:rsidR="497263D8" w:rsidRPr="59E4CD00">
          <w:rPr>
            <w:rFonts w:eastAsiaTheme="minorEastAsia"/>
          </w:rPr>
          <w:t xml:space="preserve">he </w:t>
        </w:r>
      </w:ins>
      <w:ins w:id="419" w:author="Albrecht, Patrick" w:date="2025-10-29T11:34:00Z">
        <w:r w:rsidR="00AE6BDB" w:rsidRPr="59E4CD00">
          <w:rPr>
            <w:rFonts w:eastAsiaTheme="minorEastAsia"/>
          </w:rPr>
          <w:t xml:space="preserve">electricity </w:t>
        </w:r>
      </w:ins>
      <w:ins w:id="420" w:author="Albrecht, Patrick" w:date="2025-10-28T11:56:00Z">
        <w:r w:rsidR="43E591BE" w:rsidRPr="59E4CD00">
          <w:rPr>
            <w:rFonts w:eastAsiaTheme="minorEastAsia"/>
          </w:rPr>
          <w:t>injection or withdraw</w:t>
        </w:r>
      </w:ins>
      <w:ins w:id="421" w:author="Albrecht, Patrick" w:date="2025-10-28T11:57:00Z">
        <w:r w:rsidR="43E591BE" w:rsidRPr="59E4CD00">
          <w:rPr>
            <w:rFonts w:eastAsiaTheme="minorEastAsia"/>
          </w:rPr>
          <w:t>al</w:t>
        </w:r>
      </w:ins>
      <w:ins w:id="422" w:author="Albrecht, Patrick" w:date="2025-10-28T11:37:00Z">
        <w:r w:rsidR="497263D8" w:rsidRPr="59E4CD00">
          <w:rPr>
            <w:rFonts w:eastAsiaTheme="minorEastAsia"/>
          </w:rPr>
          <w:t xml:space="preserve"> behaviou</w:t>
        </w:r>
      </w:ins>
      <w:ins w:id="423" w:author="Albrecht, Patrick" w:date="2025-10-28T11:38:00Z">
        <w:r w:rsidR="4A838CFE" w:rsidRPr="59E4CD00">
          <w:rPr>
            <w:rFonts w:eastAsiaTheme="minorEastAsia"/>
          </w:rPr>
          <w:t>r</w:t>
        </w:r>
      </w:ins>
      <w:ins w:id="424" w:author="Albrecht, Patrick" w:date="2025-10-28T11:41:00Z">
        <w:r w:rsidR="70AC6010" w:rsidRPr="59E4CD00">
          <w:rPr>
            <w:rFonts w:eastAsiaTheme="minorEastAsia"/>
          </w:rPr>
          <w:t xml:space="preserve"> for a period</w:t>
        </w:r>
      </w:ins>
      <w:ins w:id="425" w:author="Albrecht, Patrick" w:date="2025-10-28T11:38:00Z">
        <w:r w:rsidR="4A838CFE" w:rsidRPr="59E4CD00">
          <w:rPr>
            <w:rFonts w:eastAsiaTheme="minorEastAsia"/>
          </w:rPr>
          <w:t>.</w:t>
        </w:r>
      </w:ins>
      <w:ins w:id="426" w:author="Albrecht, Patrick" w:date="2025-10-28T11:37:00Z">
        <w:r w:rsidR="497263D8" w:rsidRPr="59E4CD00">
          <w:rPr>
            <w:rFonts w:eastAsiaTheme="minorEastAsia"/>
          </w:rPr>
          <w:t xml:space="preserve"> </w:t>
        </w:r>
      </w:ins>
      <w:commentRangeEnd w:id="409"/>
      <w:r>
        <w:rPr>
          <w:rStyle w:val="CommentReference"/>
          <w:rFonts w:eastAsiaTheme="minorEastAsia"/>
          <w:sz w:val="22"/>
          <w:szCs w:val="22"/>
        </w:rPr>
        <w:commentReference w:id="409"/>
      </w:r>
      <w:commentRangeEnd w:id="408"/>
      <w:r>
        <w:rPr>
          <w:rStyle w:val="CommentReference"/>
          <w:rFonts w:eastAsiaTheme="minorEastAsia"/>
          <w:sz w:val="22"/>
          <w:szCs w:val="22"/>
        </w:rPr>
        <w:commentReference w:id="408"/>
      </w:r>
    </w:p>
    <w:p w14:paraId="61F82F51" w14:textId="579061C7" w:rsidR="0D767EAC" w:rsidRPr="00DF32A9" w:rsidRDefault="0D767EAC">
      <w:pPr>
        <w:pStyle w:val="ListParagraph"/>
        <w:numPr>
          <w:ilvl w:val="0"/>
          <w:numId w:val="21"/>
        </w:numPr>
        <w:jc w:val="both"/>
        <w:rPr>
          <w:del w:id="427" w:author="Albrecht, Patrick" w:date="2025-10-28T11:30:00Z"/>
          <w:rFonts w:eastAsiaTheme="minorEastAsia"/>
        </w:rPr>
        <w:pPrChange w:id="428" w:author="Fernando Dominguez" w:date="2025-09-12T09:19:00Z">
          <w:pPr>
            <w:numPr>
              <w:numId w:val="21"/>
            </w:numPr>
            <w:ind w:left="360" w:hanging="360"/>
            <w:jc w:val="both"/>
          </w:pPr>
        </w:pPrChange>
      </w:pPr>
    </w:p>
    <w:p w14:paraId="2BC78BBE" w14:textId="675843E5" w:rsidR="004F749F" w:rsidRDefault="4C0A4584" w:rsidP="61CE32B4">
      <w:pPr>
        <w:pStyle w:val="ListParagraph"/>
        <w:numPr>
          <w:ilvl w:val="0"/>
          <w:numId w:val="21"/>
        </w:numPr>
        <w:jc w:val="both"/>
        <w:rPr>
          <w:ins w:id="429" w:author="DION-DEMAEL Michele" w:date="2025-10-30T16:13:00Z" w16du:dateUtc="2025-10-30T15:13:00Z"/>
          <w:rFonts w:eastAsiaTheme="minorEastAsia"/>
        </w:rPr>
      </w:pPr>
      <w:commentRangeStart w:id="430"/>
      <w:commentRangeStart w:id="431"/>
      <w:r w:rsidRPr="5208BA43">
        <w:rPr>
          <w:rFonts w:eastAsiaTheme="minorEastAsia"/>
        </w:rPr>
        <w:t xml:space="preserve">‘near real-time </w:t>
      </w:r>
      <w:r w:rsidR="30F8B5B8" w:rsidRPr="5208BA43">
        <w:rPr>
          <w:rFonts w:eastAsiaTheme="minorEastAsia"/>
        </w:rPr>
        <w:t>meter</w:t>
      </w:r>
      <w:ins w:id="432" w:author="Albrecht, Patrick" w:date="2025-10-15T15:14:00Z">
        <w:r w:rsidR="00AD0974">
          <w:rPr>
            <w:rFonts w:eastAsiaTheme="minorEastAsia"/>
          </w:rPr>
          <w:t>ed</w:t>
        </w:r>
      </w:ins>
      <w:del w:id="433" w:author="Albrecht, Patrick" w:date="2025-10-15T15:14:00Z">
        <w:r w:rsidR="30F8B5B8" w:rsidRPr="5208BA43" w:rsidDel="00AD0974">
          <w:rPr>
            <w:rFonts w:eastAsiaTheme="minorEastAsia"/>
          </w:rPr>
          <w:delText>ing</w:delText>
        </w:r>
      </w:del>
      <w:r w:rsidR="30F8B5B8" w:rsidRPr="5208BA43">
        <w:rPr>
          <w:rFonts w:eastAsiaTheme="minorEastAsia"/>
        </w:rPr>
        <w:t xml:space="preserve"> data administrator’ </w:t>
      </w:r>
      <w:commentRangeEnd w:id="430"/>
      <w:r w:rsidRPr="5208BA43">
        <w:rPr>
          <w:rStyle w:val="CommentReference"/>
          <w:rFonts w:eastAsiaTheme="minorEastAsia"/>
          <w:sz w:val="22"/>
          <w:szCs w:val="22"/>
        </w:rPr>
        <w:commentReference w:id="430"/>
      </w:r>
      <w:commentRangeEnd w:id="431"/>
      <w:r w:rsidR="00F13906" w:rsidRPr="5208BA43">
        <w:rPr>
          <w:rStyle w:val="CommentReference"/>
          <w:rFonts w:eastAsiaTheme="minorEastAsia"/>
          <w:sz w:val="22"/>
          <w:szCs w:val="22"/>
        </w:rPr>
        <w:commentReference w:id="431"/>
      </w:r>
      <w:del w:id="434" w:author="Albrecht, Patrick" w:date="2025-10-21T14:09:00Z">
        <w:r w:rsidR="30F8B5B8" w:rsidRPr="5208BA43">
          <w:rPr>
            <w:rFonts w:eastAsiaTheme="minorEastAsia"/>
          </w:rPr>
          <w:delText xml:space="preserve">means a party responsible </w:delText>
        </w:r>
        <w:r w:rsidR="3D9A1118" w:rsidRPr="5208BA43">
          <w:rPr>
            <w:rFonts w:eastAsiaTheme="minorEastAsia"/>
          </w:rPr>
          <w:delText xml:space="preserve">for storing and distributing </w:delText>
        </w:r>
        <w:r w:rsidR="57422624" w:rsidRPr="5208BA43">
          <w:rPr>
            <w:rFonts w:eastAsiaTheme="minorEastAsia"/>
          </w:rPr>
          <w:delText xml:space="preserve">validated </w:delText>
        </w:r>
        <w:r w:rsidR="09AD99A7" w:rsidRPr="5208BA43">
          <w:rPr>
            <w:rFonts w:eastAsiaTheme="minorEastAsia"/>
          </w:rPr>
          <w:delText xml:space="preserve">near real-time metering </w:delText>
        </w:r>
        <w:commentRangeStart w:id="435"/>
        <w:commentRangeStart w:id="436"/>
        <w:r w:rsidR="09AD99A7" w:rsidRPr="5208BA43">
          <w:rPr>
            <w:rFonts w:eastAsiaTheme="minorEastAsia"/>
          </w:rPr>
          <w:delText>and consumption data</w:delText>
        </w:r>
      </w:del>
      <w:commentRangeEnd w:id="435"/>
      <w:r w:rsidRPr="5208BA43">
        <w:rPr>
          <w:rStyle w:val="CommentReference"/>
          <w:rFonts w:eastAsiaTheme="minorEastAsia"/>
          <w:sz w:val="22"/>
          <w:szCs w:val="22"/>
        </w:rPr>
        <w:commentReference w:id="435"/>
      </w:r>
      <w:commentRangeEnd w:id="436"/>
      <w:r w:rsidRPr="5208BA43">
        <w:rPr>
          <w:rStyle w:val="CommentReference"/>
          <w:rFonts w:eastAsiaTheme="minorEastAsia"/>
          <w:sz w:val="22"/>
          <w:szCs w:val="22"/>
        </w:rPr>
        <w:commentReference w:id="436"/>
      </w:r>
      <w:del w:id="437" w:author="Albrecht, Patrick" w:date="2025-10-21T14:09:00Z">
        <w:r w:rsidR="09AD99A7" w:rsidRPr="5208BA43">
          <w:rPr>
            <w:rFonts w:eastAsiaTheme="minorEastAsia"/>
          </w:rPr>
          <w:delText xml:space="preserve"> </w:delText>
        </w:r>
        <w:r w:rsidR="57422624" w:rsidRPr="5208BA43">
          <w:rPr>
            <w:rFonts w:eastAsiaTheme="minorEastAsia"/>
          </w:rPr>
          <w:delText xml:space="preserve">from </w:delText>
        </w:r>
        <w:commentRangeStart w:id="438"/>
        <w:commentRangeStart w:id="439"/>
        <w:r w:rsidR="57422624" w:rsidRPr="5208BA43">
          <w:rPr>
            <w:rFonts w:eastAsiaTheme="minorEastAsia"/>
          </w:rPr>
          <w:delText>smart meters or smart metering system</w:delText>
        </w:r>
      </w:del>
      <w:commentRangeEnd w:id="438"/>
      <w:r w:rsidRPr="61CE32B4">
        <w:rPr>
          <w:rStyle w:val="CommentReference"/>
          <w:rFonts w:eastAsiaTheme="minorEastAsia"/>
          <w:sz w:val="22"/>
          <w:szCs w:val="22"/>
        </w:rPr>
        <w:commentReference w:id="438"/>
      </w:r>
      <w:commentRangeEnd w:id="439"/>
      <w:r w:rsidRPr="61CE32B4">
        <w:rPr>
          <w:rStyle w:val="CommentReference"/>
          <w:rFonts w:eastAsiaTheme="minorEastAsia"/>
          <w:sz w:val="22"/>
          <w:szCs w:val="22"/>
        </w:rPr>
        <w:commentReference w:id="439"/>
      </w:r>
      <w:ins w:id="440" w:author="Albrecht, Patrick" w:date="2025-10-21T14:09:00Z">
        <w:r w:rsidR="310FBE80" w:rsidRPr="61CE32B4">
          <w:rPr>
            <w:rFonts w:eastAsiaTheme="minorEastAsia"/>
          </w:rPr>
          <w:t xml:space="preserve">means </w:t>
        </w:r>
      </w:ins>
      <w:ins w:id="441" w:author="DION-DEMAEL Michele" w:date="2025-10-30T16:15:00Z" w16du:dateUtc="2025-10-30T15:15:00Z">
        <w:r w:rsidR="00150A96">
          <w:rPr>
            <w:rFonts w:eastAsiaTheme="minorEastAsia"/>
          </w:rPr>
          <w:t>a</w:t>
        </w:r>
      </w:ins>
      <w:ins w:id="442" w:author="Albrecht, Patrick" w:date="2025-10-21T14:09:00Z">
        <w:del w:id="443" w:author="DION-DEMAEL Michele" w:date="2025-10-30T16:15:00Z">
          <w:r w:rsidR="310FBE80" w:rsidRPr="61CE32B4" w:rsidDel="00150A96">
            <w:rPr>
              <w:rFonts w:eastAsiaTheme="minorEastAsia"/>
            </w:rPr>
            <w:delText>s</w:delText>
          </w:r>
        </w:del>
        <w:r w:rsidR="310FBE80" w:rsidRPr="61CE32B4">
          <w:rPr>
            <w:rFonts w:eastAsiaTheme="minorEastAsia"/>
          </w:rPr>
          <w:t xml:space="preserve"> party responsible for storing and distributing non-validated near real-time metering and consumption  data from smart meter or smart metering system as defined in </w:t>
        </w:r>
      </w:ins>
      <w:ins w:id="444" w:author="DION-DEMAEL Michele" w:date="2025-10-30T16:15:00Z" w16du:dateUtc="2025-10-30T15:15:00Z">
        <w:r w:rsidR="00150A96">
          <w:rPr>
            <w:rFonts w:eastAsiaTheme="minorEastAsia"/>
          </w:rPr>
          <w:t xml:space="preserve">Article 2(5) of </w:t>
        </w:r>
      </w:ins>
      <w:ins w:id="445" w:author="Owe, Jan" w:date="2025-10-24T14:14:00Z">
        <w:r w:rsidR="5AFE0797" w:rsidRPr="507EC439">
          <w:rPr>
            <w:rFonts w:eastAsiaTheme="minorEastAsia"/>
          </w:rPr>
          <w:t xml:space="preserve">Commission </w:t>
        </w:r>
      </w:ins>
      <w:ins w:id="446" w:author="Albrecht, Patrick" w:date="2025-10-21T14:09:00Z">
        <w:r w:rsidR="310FBE80" w:rsidRPr="61CE32B4">
          <w:rPr>
            <w:rFonts w:eastAsiaTheme="minorEastAsia"/>
          </w:rPr>
          <w:t>Implementing Regulation (EU) 2023/1162</w:t>
        </w:r>
        <w:del w:id="447" w:author="DION-DEMAEL Michele" w:date="2025-10-30T16:15:00Z">
          <w:r w:rsidR="310FBE80" w:rsidRPr="61CE32B4" w:rsidDel="00150A96">
            <w:rPr>
              <w:rFonts w:eastAsiaTheme="minorEastAsia"/>
            </w:rPr>
            <w:delText xml:space="preserve"> Art 2(5)</w:delText>
          </w:r>
        </w:del>
      </w:ins>
      <w:r w:rsidRPr="61CE32B4">
        <w:rPr>
          <w:rFonts w:eastAsiaTheme="minorEastAsia"/>
        </w:rPr>
        <w:t>.</w:t>
      </w:r>
      <w:r w:rsidR="57422624" w:rsidRPr="61CE32B4">
        <w:rPr>
          <w:rFonts w:eastAsiaTheme="minorEastAsia"/>
        </w:rPr>
        <w:t xml:space="preserve"> </w:t>
      </w:r>
    </w:p>
    <w:p w14:paraId="7B83F5D1" w14:textId="72670902" w:rsidR="00E10FEB" w:rsidRPr="00DF32A9" w:rsidDel="00150A96" w:rsidRDefault="00E10FEB" w:rsidP="61CE32B4">
      <w:pPr>
        <w:pStyle w:val="ListParagraph"/>
        <w:numPr>
          <w:ilvl w:val="0"/>
          <w:numId w:val="21"/>
        </w:numPr>
        <w:jc w:val="both"/>
        <w:rPr>
          <w:del w:id="448" w:author="DION-DEMAEL Michele" w:date="2025-10-30T16:15:00Z" w16du:dateUtc="2025-10-30T15:15:00Z"/>
          <w:rFonts w:eastAsiaTheme="minorEastAsia"/>
        </w:rPr>
      </w:pPr>
    </w:p>
    <w:p w14:paraId="4694F3DE" w14:textId="1C2206DF" w:rsidR="3DD80429" w:rsidRPr="00DF32A9" w:rsidRDefault="5EFC6D0D">
      <w:pPr>
        <w:pStyle w:val="ListParagraph"/>
        <w:numPr>
          <w:ilvl w:val="0"/>
          <w:numId w:val="21"/>
        </w:numPr>
        <w:jc w:val="both"/>
        <w:rPr>
          <w:rFonts w:eastAsiaTheme="minorEastAsia"/>
        </w:rPr>
        <w:pPrChange w:id="449" w:author="Fernando Dominguez" w:date="2025-09-12T09:19:00Z">
          <w:pPr>
            <w:numPr>
              <w:numId w:val="21"/>
            </w:numPr>
            <w:ind w:left="360" w:hanging="360"/>
            <w:jc w:val="both"/>
          </w:pPr>
        </w:pPrChange>
      </w:pPr>
      <w:r w:rsidRPr="00DF32A9">
        <w:rPr>
          <w:rFonts w:eastAsiaTheme="minorEastAsia"/>
        </w:rPr>
        <w:t>‘</w:t>
      </w:r>
      <w:r w:rsidRPr="00DF32A9" w:rsidDel="5EFC6D0D">
        <w:rPr>
          <w:rFonts w:eastAsiaTheme="minorEastAsia"/>
        </w:rPr>
        <w:t>a</w:t>
      </w:r>
      <w:r w:rsidRPr="00DF32A9">
        <w:rPr>
          <w:rFonts w:eastAsiaTheme="minorEastAsia"/>
        </w:rPr>
        <w:t>ccounting point’ means a</w:t>
      </w:r>
      <w:r w:rsidR="53B90FAE" w:rsidRPr="00DF32A9">
        <w:rPr>
          <w:rFonts w:eastAsiaTheme="minorEastAsia"/>
        </w:rPr>
        <w:t>n accounting point as defined in Article 2(3) of</w:t>
      </w:r>
      <w:r w:rsidR="33877C8D" w:rsidRPr="00DF32A9">
        <w:rPr>
          <w:rFonts w:eastAsiaTheme="minorEastAsia"/>
        </w:rPr>
        <w:t xml:space="preserve"> </w:t>
      </w:r>
      <w:ins w:id="450" w:author="Fernando Dominguez" w:date="2025-10-21T08:52:00Z">
        <w:r w:rsidR="00771049">
          <w:rPr>
            <w:rFonts w:eastAsiaTheme="minorEastAsia"/>
          </w:rPr>
          <w:t>Commission I</w:t>
        </w:r>
      </w:ins>
      <w:del w:id="451" w:author="Fernando Dominguez" w:date="2025-10-21T08:52:00Z">
        <w:r w:rsidR="33877C8D" w:rsidRPr="00DF32A9">
          <w:rPr>
            <w:rFonts w:eastAsiaTheme="minorEastAsia"/>
          </w:rPr>
          <w:delText>i</w:delText>
        </w:r>
      </w:del>
      <w:r w:rsidR="33877C8D" w:rsidRPr="00DF32A9">
        <w:rPr>
          <w:rFonts w:eastAsiaTheme="minorEastAsia"/>
        </w:rPr>
        <w:t xml:space="preserve">mplementing Regulation (EU) 2025/XX </w:t>
      </w:r>
    </w:p>
    <w:p w14:paraId="49B60F5E" w14:textId="7544E841" w:rsidR="002A0AF6" w:rsidRPr="00DF32A9" w:rsidRDefault="61AE235D" w:rsidP="00FB411B">
      <w:pPr>
        <w:pStyle w:val="ListParagraph"/>
        <w:numPr>
          <w:ilvl w:val="0"/>
          <w:numId w:val="21"/>
        </w:numPr>
        <w:jc w:val="both"/>
        <w:rPr>
          <w:rFonts w:eastAsiaTheme="minorEastAsia"/>
        </w:rPr>
      </w:pPr>
      <w:r w:rsidRPr="00DF32A9">
        <w:rPr>
          <w:rFonts w:eastAsiaTheme="minorEastAsia"/>
        </w:rPr>
        <w:t>‘</w:t>
      </w:r>
      <w:r w:rsidR="00251050" w:rsidRPr="00DF32A9">
        <w:rPr>
          <w:rFonts w:eastAsiaTheme="minorEastAsia"/>
        </w:rPr>
        <w:t>l</w:t>
      </w:r>
      <w:r w:rsidRPr="00DF32A9">
        <w:rPr>
          <w:rFonts w:eastAsiaTheme="minorEastAsia"/>
        </w:rPr>
        <w:t xml:space="preserve">ocal service’ means </w:t>
      </w:r>
      <w:r w:rsidR="1DD49058" w:rsidRPr="00DF32A9">
        <w:rPr>
          <w:rFonts w:eastAsiaTheme="minorEastAsia"/>
        </w:rPr>
        <w:t xml:space="preserve">a </w:t>
      </w:r>
      <w:r w:rsidRPr="00DF32A9">
        <w:rPr>
          <w:rFonts w:eastAsiaTheme="minorEastAsia"/>
        </w:rPr>
        <w:t>local service as defined in Article 2</w:t>
      </w:r>
      <w:ins w:id="452" w:author="DION-DEMAEL Michele" w:date="2025-10-30T16:17:00Z" w16du:dateUtc="2025-10-30T15:17:00Z">
        <w:r w:rsidR="00150A96">
          <w:rPr>
            <w:rFonts w:eastAsiaTheme="minorEastAsia"/>
          </w:rPr>
          <w:t xml:space="preserve"> of NCDR</w:t>
        </w:r>
      </w:ins>
      <w:del w:id="453" w:author="DION-DEMAEL Michele" w:date="2025-10-30T16:17:00Z" w16du:dateUtc="2025-10-30T15:17:00Z">
        <w:r w:rsidRPr="00DF32A9" w:rsidDel="00150A96">
          <w:rPr>
            <w:rFonts w:eastAsiaTheme="minorEastAsia"/>
          </w:rPr>
          <w:delText xml:space="preserve">(XX) of Commission Regulation (EU) </w:delText>
        </w:r>
        <w:r w:rsidR="4BA9B5D0" w:rsidRPr="00DF32A9" w:rsidDel="00150A96">
          <w:rPr>
            <w:rFonts w:eastAsiaTheme="minorEastAsia"/>
          </w:rPr>
          <w:delText>202</w:delText>
        </w:r>
        <w:r w:rsidR="49CDF49D" w:rsidRPr="00DF32A9" w:rsidDel="00150A96">
          <w:rPr>
            <w:rFonts w:eastAsiaTheme="minorEastAsia"/>
          </w:rPr>
          <w:delText>6</w:delText>
        </w:r>
        <w:r w:rsidRPr="00DF32A9" w:rsidDel="00150A96">
          <w:rPr>
            <w:rFonts w:eastAsiaTheme="minorEastAsia"/>
          </w:rPr>
          <w:delText>/XX establishing a Network Code on Demand Response</w:delText>
        </w:r>
        <w:r w:rsidR="2EF2C936" w:rsidRPr="00DF32A9" w:rsidDel="00150A96">
          <w:rPr>
            <w:rFonts w:eastAsiaTheme="minorEastAsia"/>
          </w:rPr>
          <w:delText>.</w:delText>
        </w:r>
      </w:del>
    </w:p>
    <w:p w14:paraId="7B1860F9" w14:textId="2430D280" w:rsidR="003E13F1" w:rsidRPr="00DF32A9" w:rsidRDefault="003E13F1" w:rsidP="00FB411B">
      <w:pPr>
        <w:pStyle w:val="ListParagraph"/>
        <w:numPr>
          <w:ilvl w:val="0"/>
          <w:numId w:val="21"/>
        </w:numPr>
        <w:jc w:val="both"/>
        <w:rPr>
          <w:rFonts w:eastAsiaTheme="minorEastAsia"/>
        </w:rPr>
      </w:pPr>
      <w:r w:rsidRPr="00DF32A9">
        <w:rPr>
          <w:rFonts w:eastAsiaTheme="minorEastAsia"/>
        </w:rPr>
        <w:t>‘</w:t>
      </w:r>
      <w:r w:rsidRPr="00DF32A9" w:rsidDel="003E13F1">
        <w:rPr>
          <w:rFonts w:eastAsiaTheme="minorEastAsia"/>
        </w:rPr>
        <w:t>b</w:t>
      </w:r>
      <w:r w:rsidRPr="00DF32A9">
        <w:rPr>
          <w:rFonts w:eastAsiaTheme="minorEastAsia"/>
        </w:rPr>
        <w:t xml:space="preserve">alancing services’ as defined in Article </w:t>
      </w:r>
      <w:del w:id="454" w:author="Fernando Dominguez" w:date="2025-10-21T08:53:00Z">
        <w:r w:rsidRPr="00DF32A9">
          <w:rPr>
            <w:rFonts w:eastAsiaTheme="minorEastAsia"/>
          </w:rPr>
          <w:delText>(</w:delText>
        </w:r>
      </w:del>
      <w:r w:rsidRPr="00DF32A9">
        <w:rPr>
          <w:rFonts w:eastAsiaTheme="minorEastAsia"/>
        </w:rPr>
        <w:t>2</w:t>
      </w:r>
      <w:ins w:id="455" w:author="Fernando Dominguez" w:date="2025-10-21T08:53:00Z">
        <w:r w:rsidR="00257F6B">
          <w:rPr>
            <w:rFonts w:eastAsiaTheme="minorEastAsia"/>
          </w:rPr>
          <w:t>(3</w:t>
        </w:r>
      </w:ins>
      <w:r w:rsidRPr="00DF32A9">
        <w:rPr>
          <w:rFonts w:eastAsiaTheme="minorEastAsia"/>
        </w:rPr>
        <w:t xml:space="preserve">) of Commission Regulation (EU) 2017/2195  </w:t>
      </w:r>
    </w:p>
    <w:p w14:paraId="2492B8B0" w14:textId="1D54589F" w:rsidR="0C0E880B" w:rsidRPr="00DF32A9" w:rsidRDefault="0C0E880B">
      <w:pPr>
        <w:pStyle w:val="ListParagraph"/>
        <w:numPr>
          <w:ilvl w:val="0"/>
          <w:numId w:val="21"/>
        </w:numPr>
        <w:jc w:val="both"/>
        <w:rPr>
          <w:rFonts w:eastAsiaTheme="minorEastAsia"/>
        </w:rPr>
        <w:pPrChange w:id="456" w:author="Fernando Dominguez" w:date="2025-09-12T09:19:00Z">
          <w:pPr>
            <w:numPr>
              <w:numId w:val="21"/>
            </w:numPr>
            <w:ind w:left="360" w:hanging="360"/>
            <w:jc w:val="both"/>
          </w:pPr>
        </w:pPrChange>
      </w:pPr>
      <w:commentRangeStart w:id="457"/>
      <w:commentRangeStart w:id="458"/>
      <w:r w:rsidRPr="59E4CD00">
        <w:rPr>
          <w:rFonts w:eastAsiaTheme="minorEastAsia"/>
        </w:rPr>
        <w:t xml:space="preserve">‘CU master data’ </w:t>
      </w:r>
      <w:commentRangeEnd w:id="457"/>
      <w:r w:rsidRPr="59E4CD00">
        <w:rPr>
          <w:rStyle w:val="CommentReference"/>
          <w:rFonts w:eastAsiaTheme="minorEastAsia"/>
          <w:sz w:val="22"/>
          <w:szCs w:val="22"/>
        </w:rPr>
        <w:commentReference w:id="457"/>
      </w:r>
      <w:commentRangeEnd w:id="458"/>
      <w:r w:rsidRPr="59E4CD00">
        <w:rPr>
          <w:rStyle w:val="CommentReference"/>
          <w:rFonts w:eastAsiaTheme="minorEastAsia"/>
          <w:sz w:val="22"/>
          <w:szCs w:val="22"/>
        </w:rPr>
        <w:commentReference w:id="458"/>
      </w:r>
      <w:r w:rsidR="3CEA2063" w:rsidRPr="59E4CD00">
        <w:rPr>
          <w:rFonts w:eastAsiaTheme="minorEastAsia"/>
        </w:rPr>
        <w:t xml:space="preserve">is </w:t>
      </w:r>
      <w:r w:rsidR="001872E1" w:rsidRPr="59E4CD00">
        <w:rPr>
          <w:rFonts w:eastAsiaTheme="minorEastAsia"/>
        </w:rPr>
        <w:t xml:space="preserve">static </w:t>
      </w:r>
      <w:r w:rsidRPr="59E4CD00">
        <w:rPr>
          <w:rFonts w:eastAsiaTheme="minorEastAsia"/>
        </w:rPr>
        <w:t xml:space="preserve">data </w:t>
      </w:r>
      <w:r w:rsidR="42DCDD66" w:rsidRPr="59E4CD00">
        <w:rPr>
          <w:rFonts w:eastAsiaTheme="minorEastAsia"/>
        </w:rPr>
        <w:t xml:space="preserve">that defines a </w:t>
      </w:r>
      <w:r w:rsidRPr="59E4CD00">
        <w:rPr>
          <w:rFonts w:eastAsiaTheme="minorEastAsia"/>
        </w:rPr>
        <w:t xml:space="preserve">controllable unit </w:t>
      </w:r>
      <w:r w:rsidR="2607A475" w:rsidRPr="59E4CD00">
        <w:rPr>
          <w:rFonts w:eastAsiaTheme="minorEastAsia"/>
        </w:rPr>
        <w:t>and its characteristics.</w:t>
      </w:r>
      <w:r w:rsidR="005739B3" w:rsidRPr="59E4CD00">
        <w:rPr>
          <w:rFonts w:eastAsiaTheme="minorEastAsia"/>
        </w:rPr>
        <w:t xml:space="preserve"> </w:t>
      </w:r>
      <w:ins w:id="459" w:author="Paul de Wit" w:date="2025-11-01T15:28:00Z">
        <w:r w:rsidR="2C21FB25" w:rsidRPr="59E4CD00">
          <w:rPr>
            <w:rFonts w:eastAsiaTheme="minorEastAsia"/>
          </w:rPr>
          <w:t xml:space="preserve">This data </w:t>
        </w:r>
      </w:ins>
      <w:ins w:id="460" w:author="Paul de Wit" w:date="2025-11-01T15:29:00Z">
        <w:r w:rsidR="2C21FB25" w:rsidRPr="59E4CD00">
          <w:rPr>
            <w:rFonts w:eastAsiaTheme="minorEastAsia"/>
          </w:rPr>
          <w:t xml:space="preserve">remains </w:t>
        </w:r>
        <w:r w:rsidR="7993E140" w:rsidRPr="59E4CD00">
          <w:rPr>
            <w:rFonts w:eastAsiaTheme="minorEastAsia"/>
          </w:rPr>
          <w:t xml:space="preserve">relatively </w:t>
        </w:r>
        <w:r w:rsidR="2C21FB25" w:rsidRPr="59E4CD00">
          <w:rPr>
            <w:rFonts w:eastAsiaTheme="minorEastAsia"/>
          </w:rPr>
          <w:t>constant or changes very rarely after it is collected and published</w:t>
        </w:r>
        <w:r w:rsidR="0B43D517" w:rsidRPr="59E4CD00">
          <w:rPr>
            <w:rFonts w:eastAsiaTheme="minorEastAsia"/>
          </w:rPr>
          <w:t>.</w:t>
        </w:r>
      </w:ins>
    </w:p>
    <w:p w14:paraId="361346E0" w14:textId="0914B049" w:rsidR="0030433B" w:rsidRPr="00DF32A9" w:rsidRDefault="0030433B" w:rsidP="59E4CD00">
      <w:pPr>
        <w:pStyle w:val="ListParagraph"/>
        <w:numPr>
          <w:ilvl w:val="0"/>
          <w:numId w:val="21"/>
        </w:numPr>
        <w:jc w:val="both"/>
        <w:rPr>
          <w:rFonts w:eastAsiaTheme="minorEastAsia"/>
        </w:rPr>
      </w:pPr>
      <w:commentRangeStart w:id="461"/>
      <w:commentRangeStart w:id="462"/>
      <w:commentRangeStart w:id="463"/>
      <w:r w:rsidRPr="59E4CD00">
        <w:rPr>
          <w:rFonts w:eastAsiaTheme="minorEastAsia"/>
        </w:rPr>
        <w:t>‘</w:t>
      </w:r>
      <w:r w:rsidR="00251050" w:rsidRPr="59E4CD00">
        <w:rPr>
          <w:rFonts w:eastAsiaTheme="minorEastAsia"/>
        </w:rPr>
        <w:t>e</w:t>
      </w:r>
      <w:r w:rsidR="3EFE69BD" w:rsidRPr="59E4CD00">
        <w:rPr>
          <w:rFonts w:eastAsiaTheme="minorEastAsia"/>
        </w:rPr>
        <w:t>ntitled</w:t>
      </w:r>
      <w:r w:rsidRPr="59E4CD00">
        <w:rPr>
          <w:rFonts w:eastAsiaTheme="minorEastAsia"/>
        </w:rPr>
        <w:t xml:space="preserve"> party’ is a party that must </w:t>
      </w:r>
      <w:r w:rsidR="1D0BDB24" w:rsidRPr="59E4CD00">
        <w:rPr>
          <w:rFonts w:eastAsiaTheme="minorEastAsia"/>
        </w:rPr>
        <w:t xml:space="preserve">receive or send </w:t>
      </w:r>
      <w:r w:rsidRPr="59E4CD00">
        <w:rPr>
          <w:rFonts w:eastAsiaTheme="minorEastAsia"/>
        </w:rPr>
        <w:t xml:space="preserve">data because </w:t>
      </w:r>
      <w:r w:rsidR="00F10C4F" w:rsidRPr="59E4CD00">
        <w:rPr>
          <w:rFonts w:eastAsiaTheme="minorEastAsia"/>
        </w:rPr>
        <w:t>it is</w:t>
      </w:r>
      <w:r w:rsidR="3EFE69BD" w:rsidRPr="59E4CD00">
        <w:rPr>
          <w:rFonts w:eastAsiaTheme="minorEastAsia"/>
        </w:rPr>
        <w:t xml:space="preserve"> </w:t>
      </w:r>
      <w:r w:rsidR="683AD91C" w:rsidRPr="59E4CD00">
        <w:rPr>
          <w:rFonts w:eastAsiaTheme="minorEastAsia"/>
        </w:rPr>
        <w:t>responsible</w:t>
      </w:r>
      <w:r w:rsidRPr="59E4CD00">
        <w:rPr>
          <w:rFonts w:eastAsiaTheme="minorEastAsia"/>
        </w:rPr>
        <w:t xml:space="preserve"> </w:t>
      </w:r>
      <w:r w:rsidR="6AD3DACC" w:rsidRPr="59E4CD00">
        <w:rPr>
          <w:rFonts w:eastAsiaTheme="minorEastAsia"/>
        </w:rPr>
        <w:t xml:space="preserve">for performing specific </w:t>
      </w:r>
      <w:r w:rsidRPr="59E4CD00">
        <w:rPr>
          <w:rFonts w:eastAsiaTheme="minorEastAsia"/>
        </w:rPr>
        <w:t xml:space="preserve">tasks according to the </w:t>
      </w:r>
      <w:ins w:id="464" w:author="Carmen Garcia Montero" w:date="2025-10-14T10:25:00Z">
        <w:r w:rsidR="00774C97" w:rsidRPr="59E4CD00">
          <w:rPr>
            <w:rFonts w:eastAsiaTheme="minorEastAsia"/>
          </w:rPr>
          <w:t xml:space="preserve">national </w:t>
        </w:r>
      </w:ins>
      <w:r w:rsidRPr="59E4CD00">
        <w:rPr>
          <w:rFonts w:eastAsiaTheme="minorEastAsia"/>
        </w:rPr>
        <w:t>terms and conditions pursuant to Articles 11, 14</w:t>
      </w:r>
      <w:ins w:id="465" w:author="Carmen Garcia Montero" w:date="2025-10-14T10:25:00Z">
        <w:r w:rsidR="00774C97" w:rsidRPr="59E4CD00">
          <w:rPr>
            <w:rFonts w:eastAsiaTheme="minorEastAsia"/>
          </w:rPr>
          <w:t>,</w:t>
        </w:r>
      </w:ins>
      <w:del w:id="466" w:author="Carmen Garcia Montero" w:date="2025-10-14T10:25:00Z">
        <w:r w:rsidRPr="59E4CD00" w:rsidDel="0030433B">
          <w:rPr>
            <w:rFonts w:eastAsiaTheme="minorEastAsia"/>
          </w:rPr>
          <w:delText xml:space="preserve"> and </w:delText>
        </w:r>
      </w:del>
      <w:r w:rsidRPr="59E4CD00">
        <w:rPr>
          <w:rFonts w:eastAsiaTheme="minorEastAsia"/>
        </w:rPr>
        <w:t xml:space="preserve">24 </w:t>
      </w:r>
      <w:ins w:id="467" w:author="Carmen Garcia Montero" w:date="2025-10-14T10:25:00Z">
        <w:r w:rsidR="00774C97" w:rsidRPr="59E4CD00">
          <w:rPr>
            <w:rFonts w:eastAsiaTheme="minorEastAsia"/>
          </w:rPr>
          <w:t xml:space="preserve">and 45 </w:t>
        </w:r>
      </w:ins>
      <w:r w:rsidRPr="59E4CD00">
        <w:rPr>
          <w:rFonts w:eastAsiaTheme="minorEastAsia"/>
        </w:rPr>
        <w:t xml:space="preserve">of NCDR and pursuant to Article 18 of </w:t>
      </w:r>
      <w:del w:id="468" w:author="Fernando Dominguez" w:date="2025-10-21T08:54:00Z">
        <w:r w:rsidRPr="59E4CD00" w:rsidDel="0030433B">
          <w:rPr>
            <w:rFonts w:eastAsiaTheme="minorEastAsia"/>
          </w:rPr>
          <w:delText xml:space="preserve">the </w:delText>
        </w:r>
      </w:del>
      <w:r w:rsidRPr="59E4CD00">
        <w:rPr>
          <w:rFonts w:eastAsiaTheme="minorEastAsia"/>
        </w:rPr>
        <w:t>Commission Regulation (EU) 2017/</w:t>
      </w:r>
      <w:commentRangeStart w:id="469"/>
      <w:r w:rsidRPr="59E4CD00">
        <w:rPr>
          <w:rFonts w:eastAsiaTheme="minorEastAsia"/>
        </w:rPr>
        <w:t>2195</w:t>
      </w:r>
      <w:r w:rsidR="2BCA83C5" w:rsidRPr="59E4CD00">
        <w:rPr>
          <w:rFonts w:eastAsiaTheme="minorEastAsia"/>
        </w:rPr>
        <w:t>.</w:t>
      </w:r>
      <w:commentRangeEnd w:id="469"/>
      <w:r w:rsidRPr="59E4CD00">
        <w:rPr>
          <w:rStyle w:val="CommentReference"/>
          <w:rFonts w:eastAsiaTheme="minorEastAsia"/>
          <w:sz w:val="22"/>
          <w:szCs w:val="22"/>
        </w:rPr>
        <w:commentReference w:id="469"/>
      </w:r>
      <w:r w:rsidRPr="59E4CD00">
        <w:rPr>
          <w:rFonts w:eastAsiaTheme="minorEastAsia"/>
        </w:rPr>
        <w:t xml:space="preserve"> </w:t>
      </w:r>
      <w:commentRangeEnd w:id="461"/>
      <w:r w:rsidRPr="00DF32A9">
        <w:rPr>
          <w:rStyle w:val="CommentReference"/>
          <w:rFonts w:eastAsiaTheme="minorEastAsia"/>
          <w:sz w:val="22"/>
          <w:szCs w:val="22"/>
        </w:rPr>
        <w:commentReference w:id="461"/>
      </w:r>
      <w:commentRangeEnd w:id="462"/>
      <w:r w:rsidRPr="00DF32A9">
        <w:rPr>
          <w:rStyle w:val="CommentReference"/>
          <w:rFonts w:eastAsiaTheme="minorEastAsia"/>
          <w:sz w:val="22"/>
          <w:szCs w:val="22"/>
        </w:rPr>
        <w:commentReference w:id="462"/>
      </w:r>
      <w:commentRangeEnd w:id="463"/>
      <w:r w:rsidR="00616293" w:rsidRPr="00DF32A9">
        <w:rPr>
          <w:rStyle w:val="CommentReference"/>
          <w:rFonts w:eastAsiaTheme="minorEastAsia"/>
          <w:sz w:val="22"/>
          <w:szCs w:val="22"/>
        </w:rPr>
        <w:commentReference w:id="463"/>
      </w:r>
    </w:p>
    <w:p w14:paraId="5ACC2184" w14:textId="6551F81A" w:rsidR="730AB0BF" w:rsidRPr="004D0F65" w:rsidRDefault="09B8A8F9">
      <w:pPr>
        <w:pStyle w:val="ListParagraph"/>
        <w:numPr>
          <w:ilvl w:val="0"/>
          <w:numId w:val="21"/>
        </w:numPr>
        <w:jc w:val="both"/>
        <w:rPr>
          <w:rFonts w:eastAsiaTheme="minorEastAsia"/>
          <w:rPrChange w:id="470" w:author="Fernando Dominguez" w:date="2025-09-12T09:19:00Z">
            <w:rPr>
              <w:rFonts w:eastAsia="Times New Roman"/>
            </w:rPr>
          </w:rPrChange>
        </w:rPr>
        <w:pPrChange w:id="471" w:author="Fernando Dominguez" w:date="2025-09-12T09:19:00Z">
          <w:pPr>
            <w:pStyle w:val="ListParagraph"/>
            <w:numPr>
              <w:numId w:val="21"/>
            </w:numPr>
            <w:spacing w:after="0"/>
            <w:ind w:left="360" w:hanging="360"/>
            <w:jc w:val="both"/>
          </w:pPr>
        </w:pPrChange>
      </w:pPr>
      <w:r w:rsidRPr="59E4CD00">
        <w:rPr>
          <w:rFonts w:eastAsiaTheme="minorEastAsia"/>
          <w:rPrChange w:id="472" w:author="Fernando Dominguez" w:date="2025-09-12T09:19:00Z">
            <w:rPr>
              <w:rFonts w:eastAsia="Times New Roman"/>
            </w:rPr>
          </w:rPrChange>
        </w:rPr>
        <w:t>‘</w:t>
      </w:r>
      <w:del w:id="473" w:author="DION-DEMAEL Michele" w:date="2025-10-27T12:01:00Z">
        <w:r w:rsidRPr="59E4CD00" w:rsidDel="3886018E">
          <w:rPr>
            <w:rFonts w:eastAsiaTheme="minorEastAsia"/>
            <w:rPrChange w:id="474" w:author="Fernando Dominguez" w:date="2025-09-12T09:19:00Z">
              <w:rPr>
                <w:rFonts w:eastAsia="Times New Roman"/>
              </w:rPr>
            </w:rPrChange>
          </w:rPr>
          <w:delText xml:space="preserve">A </w:delText>
        </w:r>
      </w:del>
      <w:commentRangeStart w:id="475"/>
      <w:commentRangeStart w:id="476"/>
      <w:r w:rsidR="3886018E" w:rsidRPr="59E4CD00">
        <w:rPr>
          <w:rFonts w:eastAsiaTheme="minorEastAsia"/>
          <w:rPrChange w:id="477" w:author="Fernando Dominguez" w:date="2025-09-12T09:19:00Z">
            <w:rPr>
              <w:rFonts w:eastAsia="Times New Roman"/>
            </w:rPr>
          </w:rPrChange>
        </w:rPr>
        <w:t>permission administrator</w:t>
      </w:r>
      <w:r w:rsidR="00A4550A" w:rsidRPr="59E4CD00">
        <w:rPr>
          <w:rFonts w:eastAsiaTheme="minorEastAsia"/>
          <w:rPrChange w:id="478" w:author="Fernando Dominguez" w:date="2025-09-12T09:19:00Z">
            <w:rPr>
              <w:rFonts w:eastAsia="Times New Roman"/>
            </w:rPr>
          </w:rPrChange>
        </w:rPr>
        <w:t xml:space="preserve"> for demand response</w:t>
      </w:r>
      <w:r w:rsidR="00846EF6" w:rsidRPr="59E4CD00">
        <w:rPr>
          <w:rFonts w:eastAsiaTheme="minorEastAsia"/>
          <w:rPrChange w:id="479" w:author="Fernando Dominguez" w:date="2025-09-12T09:19:00Z">
            <w:rPr>
              <w:rFonts w:eastAsia="Times New Roman"/>
            </w:rPr>
          </w:rPrChange>
        </w:rPr>
        <w:t>’</w:t>
      </w:r>
      <w:r w:rsidR="00A4550A" w:rsidRPr="59E4CD00">
        <w:rPr>
          <w:rFonts w:eastAsiaTheme="minorEastAsia"/>
          <w:rPrChange w:id="480" w:author="Fernando Dominguez" w:date="2025-09-12T09:19:00Z">
            <w:rPr>
              <w:rFonts w:eastAsia="Times New Roman"/>
            </w:rPr>
          </w:rPrChange>
        </w:rPr>
        <w:t xml:space="preserve"> </w:t>
      </w:r>
      <w:commentRangeEnd w:id="475"/>
      <w:r w:rsidRPr="59E4CD00">
        <w:rPr>
          <w:rStyle w:val="CommentReference"/>
          <w:rFonts w:eastAsiaTheme="minorEastAsia"/>
          <w:sz w:val="22"/>
          <w:szCs w:val="22"/>
          <w:rPrChange w:id="481" w:author="Fernando Dominguez" w:date="2025-09-12T09:19:00Z">
            <w:rPr>
              <w:rStyle w:val="CommentReference"/>
              <w:rFonts w:eastAsia="Times New Roman"/>
              <w:sz w:val="22"/>
              <w:szCs w:val="22"/>
            </w:rPr>
          </w:rPrChange>
        </w:rPr>
        <w:commentReference w:id="475"/>
      </w:r>
      <w:commentRangeEnd w:id="476"/>
      <w:r w:rsidRPr="59E4CD00">
        <w:rPr>
          <w:rStyle w:val="CommentReference"/>
          <w:rFonts w:eastAsiaTheme="minorEastAsia"/>
          <w:sz w:val="22"/>
          <w:szCs w:val="22"/>
          <w:rPrChange w:id="482" w:author="Fernando Dominguez" w:date="2025-09-12T09:19:00Z">
            <w:rPr>
              <w:rStyle w:val="CommentReference"/>
              <w:rFonts w:eastAsia="Times New Roman"/>
              <w:sz w:val="22"/>
              <w:szCs w:val="22"/>
            </w:rPr>
          </w:rPrChange>
        </w:rPr>
        <w:commentReference w:id="476"/>
      </w:r>
      <w:r w:rsidR="3886018E" w:rsidRPr="59E4CD00">
        <w:rPr>
          <w:rFonts w:eastAsiaTheme="minorEastAsia"/>
          <w:rPrChange w:id="483" w:author="Fernando Dominguez" w:date="2025-09-12T09:19:00Z">
            <w:rPr>
              <w:rFonts w:eastAsia="Times New Roman"/>
            </w:rPr>
          </w:rPrChange>
        </w:rPr>
        <w:t xml:space="preserve">means a party responsible for administering data access permissions </w:t>
      </w:r>
      <w:r w:rsidR="006A06DD" w:rsidRPr="59E4CD00">
        <w:rPr>
          <w:rFonts w:eastAsiaTheme="minorEastAsia"/>
          <w:rPrChange w:id="484" w:author="Fernando Dominguez" w:date="2025-09-12T09:19:00Z">
            <w:rPr>
              <w:rFonts w:eastAsia="Times New Roman"/>
            </w:rPr>
          </w:rPrChange>
        </w:rPr>
        <w:t xml:space="preserve">necessary for procedures defined in this Regulation </w:t>
      </w:r>
      <w:r w:rsidR="05BB7070" w:rsidRPr="59E4CD00">
        <w:rPr>
          <w:rFonts w:eastAsiaTheme="minorEastAsia"/>
          <w:rPrChange w:id="485" w:author="Fernando Dominguez" w:date="2025-09-12T09:19:00Z">
            <w:rPr>
              <w:rFonts w:eastAsia="Times New Roman"/>
            </w:rPr>
          </w:rPrChange>
        </w:rPr>
        <w:t>and</w:t>
      </w:r>
      <w:r w:rsidR="3886018E" w:rsidRPr="59E4CD00">
        <w:rPr>
          <w:rFonts w:eastAsiaTheme="minorEastAsia"/>
          <w:rPrChange w:id="486" w:author="Fernando Dominguez" w:date="2025-09-12T09:19:00Z">
            <w:rPr>
              <w:rFonts w:eastAsia="Times New Roman"/>
            </w:rPr>
          </w:rPrChange>
        </w:rPr>
        <w:t xml:space="preserve"> making th</w:t>
      </w:r>
      <w:r w:rsidR="004E1A9D" w:rsidRPr="59E4CD00">
        <w:rPr>
          <w:rFonts w:eastAsiaTheme="minorEastAsia"/>
          <w:rPrChange w:id="487" w:author="Fernando Dominguez" w:date="2025-09-12T09:19:00Z">
            <w:rPr>
              <w:rFonts w:eastAsia="Times New Roman"/>
            </w:rPr>
          </w:rPrChange>
        </w:rPr>
        <w:t xml:space="preserve">e </w:t>
      </w:r>
      <w:r w:rsidR="3886018E" w:rsidRPr="59E4CD00">
        <w:rPr>
          <w:rFonts w:eastAsiaTheme="minorEastAsia"/>
          <w:rPrChange w:id="488" w:author="Fernando Dominguez" w:date="2025-09-12T09:19:00Z">
            <w:rPr>
              <w:rFonts w:eastAsia="Times New Roman"/>
            </w:rPr>
          </w:rPrChange>
        </w:rPr>
        <w:t xml:space="preserve">information </w:t>
      </w:r>
      <w:r w:rsidR="004E1A9D" w:rsidRPr="59E4CD00">
        <w:rPr>
          <w:rFonts w:eastAsiaTheme="minorEastAsia"/>
          <w:rPrChange w:id="489" w:author="Fernando Dominguez" w:date="2025-09-12T09:19:00Z">
            <w:rPr>
              <w:rFonts w:eastAsia="Times New Roman"/>
            </w:rPr>
          </w:rPrChange>
        </w:rPr>
        <w:t xml:space="preserve">about permissions </w:t>
      </w:r>
      <w:r w:rsidR="3886018E" w:rsidRPr="59E4CD00">
        <w:rPr>
          <w:rFonts w:eastAsiaTheme="minorEastAsia"/>
          <w:rPrChange w:id="490" w:author="Fernando Dominguez" w:date="2025-09-12T09:19:00Z">
            <w:rPr>
              <w:rFonts w:eastAsia="Times New Roman"/>
            </w:rPr>
          </w:rPrChange>
        </w:rPr>
        <w:t xml:space="preserve">available to final customers and eligible parties </w:t>
      </w:r>
      <w:commentRangeStart w:id="491"/>
      <w:r w:rsidR="3886018E" w:rsidRPr="59E4CD00">
        <w:rPr>
          <w:rFonts w:eastAsiaTheme="minorEastAsia"/>
          <w:rPrChange w:id="492" w:author="Fernando Dominguez" w:date="2025-09-12T09:19:00Z">
            <w:rPr>
              <w:rFonts w:eastAsia="Times New Roman"/>
            </w:rPr>
          </w:rPrChange>
        </w:rPr>
        <w:t>in the sector</w:t>
      </w:r>
      <w:commentRangeEnd w:id="491"/>
      <w:r w:rsidR="00772D13" w:rsidRPr="59E4CD00">
        <w:rPr>
          <w:rStyle w:val="CommentReference"/>
          <w:rFonts w:eastAsiaTheme="minorEastAsia"/>
          <w:sz w:val="22"/>
          <w:szCs w:val="22"/>
          <w:rPrChange w:id="493" w:author="Fernando Dominguez" w:date="2025-09-12T09:19:00Z">
            <w:rPr>
              <w:rStyle w:val="CommentReference"/>
              <w:rFonts w:eastAsia="Times New Roman"/>
              <w:sz w:val="22"/>
              <w:szCs w:val="22"/>
            </w:rPr>
          </w:rPrChange>
        </w:rPr>
        <w:commentReference w:id="491"/>
      </w:r>
      <w:r w:rsidR="3886018E" w:rsidRPr="59E4CD00">
        <w:rPr>
          <w:rFonts w:eastAsiaTheme="minorEastAsia"/>
          <w:rPrChange w:id="494" w:author="Fernando Dominguez" w:date="2025-09-12T09:19:00Z">
            <w:rPr>
              <w:rFonts w:eastAsia="Times New Roman"/>
            </w:rPr>
          </w:rPrChange>
        </w:rPr>
        <w:t>, on request;</w:t>
      </w:r>
    </w:p>
    <w:p w14:paraId="593C462F" w14:textId="415E49E6" w:rsidR="0CA2F4E9" w:rsidRPr="004D0F65" w:rsidRDefault="0CA2F4E9">
      <w:pPr>
        <w:pStyle w:val="ListParagraph"/>
        <w:numPr>
          <w:ilvl w:val="0"/>
          <w:numId w:val="21"/>
        </w:numPr>
        <w:jc w:val="both"/>
        <w:rPr>
          <w:rFonts w:eastAsiaTheme="minorEastAsia"/>
          <w:rPrChange w:id="495" w:author="Fernando Dominguez" w:date="2025-09-12T09:19:00Z">
            <w:rPr>
              <w:rFonts w:eastAsia="Times New Roman"/>
            </w:rPr>
          </w:rPrChange>
        </w:rPr>
        <w:pPrChange w:id="496" w:author="Fernando Dominguez" w:date="2025-09-12T09:19:00Z">
          <w:pPr>
            <w:pStyle w:val="ListParagraph"/>
            <w:numPr>
              <w:numId w:val="21"/>
            </w:numPr>
            <w:spacing w:after="0"/>
            <w:ind w:left="360" w:hanging="360"/>
            <w:jc w:val="both"/>
          </w:pPr>
        </w:pPrChange>
      </w:pPr>
      <w:r w:rsidRPr="004D0F65">
        <w:rPr>
          <w:rFonts w:eastAsiaTheme="minorEastAsia"/>
          <w:rPrChange w:id="497" w:author="Fernando Dominguez" w:date="2025-09-12T09:19:00Z">
            <w:rPr>
              <w:rFonts w:eastAsia="Times New Roman"/>
            </w:rPr>
          </w:rPrChange>
        </w:rPr>
        <w:t xml:space="preserve">‘temporary limit administrator’ means a party responsible for storing and distributing </w:t>
      </w:r>
      <w:commentRangeStart w:id="498"/>
      <w:commentRangeStart w:id="499"/>
      <w:r w:rsidRPr="004D0F65">
        <w:rPr>
          <w:rFonts w:eastAsiaTheme="minorEastAsia"/>
          <w:rPrChange w:id="500" w:author="Fernando Dominguez" w:date="2025-09-12T09:19:00Z">
            <w:rPr>
              <w:rFonts w:eastAsia="Times New Roman"/>
            </w:rPr>
          </w:rPrChange>
        </w:rPr>
        <w:t>temporary limits</w:t>
      </w:r>
      <w:commentRangeEnd w:id="498"/>
      <w:r w:rsidR="00175EA9" w:rsidRPr="004D0F65">
        <w:rPr>
          <w:rStyle w:val="CommentReference"/>
          <w:rFonts w:eastAsiaTheme="minorEastAsia"/>
          <w:sz w:val="22"/>
          <w:szCs w:val="22"/>
          <w:rPrChange w:id="501" w:author="Fernando Dominguez" w:date="2025-09-12T09:19:00Z">
            <w:rPr>
              <w:rStyle w:val="CommentReference"/>
              <w:rFonts w:eastAsia="Times New Roman"/>
              <w:sz w:val="22"/>
              <w:szCs w:val="22"/>
            </w:rPr>
          </w:rPrChange>
        </w:rPr>
        <w:commentReference w:id="498"/>
      </w:r>
      <w:commentRangeEnd w:id="499"/>
      <w:r w:rsidR="007C29A0" w:rsidRPr="004D0F65">
        <w:rPr>
          <w:rStyle w:val="CommentReference"/>
          <w:rFonts w:eastAsiaTheme="minorEastAsia"/>
          <w:sz w:val="22"/>
          <w:szCs w:val="22"/>
          <w:rPrChange w:id="502" w:author="Fernando Dominguez" w:date="2025-09-12T09:19:00Z">
            <w:rPr>
              <w:rStyle w:val="CommentReference"/>
              <w:rFonts w:eastAsia="Times New Roman"/>
              <w:sz w:val="22"/>
              <w:szCs w:val="22"/>
            </w:rPr>
          </w:rPrChange>
        </w:rPr>
        <w:commentReference w:id="499"/>
      </w:r>
      <w:r w:rsidRPr="004D0F65">
        <w:rPr>
          <w:rFonts w:eastAsiaTheme="minorEastAsia"/>
          <w:rPrChange w:id="503" w:author="Fernando Dominguez" w:date="2025-09-12T09:19:00Z">
            <w:rPr>
              <w:rFonts w:eastAsia="Times New Roman"/>
            </w:rPr>
          </w:rPrChange>
        </w:rPr>
        <w:t xml:space="preserve"> on system elements, SPU</w:t>
      </w:r>
      <w:r w:rsidR="00D57983" w:rsidRPr="004D0F65">
        <w:rPr>
          <w:rFonts w:eastAsiaTheme="minorEastAsia"/>
          <w:rPrChange w:id="504" w:author="Fernando Dominguez" w:date="2025-09-12T09:19:00Z">
            <w:rPr>
              <w:rFonts w:eastAsia="Times New Roman"/>
            </w:rPr>
          </w:rPrChange>
        </w:rPr>
        <w:t>s</w:t>
      </w:r>
      <w:r w:rsidRPr="004D0F65">
        <w:rPr>
          <w:rFonts w:eastAsiaTheme="minorEastAsia"/>
          <w:rPrChange w:id="505" w:author="Fernando Dominguez" w:date="2025-09-12T09:19:00Z">
            <w:rPr>
              <w:rFonts w:eastAsia="Times New Roman"/>
            </w:rPr>
          </w:rPrChange>
        </w:rPr>
        <w:t>, SPG</w:t>
      </w:r>
      <w:r w:rsidR="0073507A" w:rsidRPr="004D0F65">
        <w:rPr>
          <w:rFonts w:eastAsiaTheme="minorEastAsia"/>
          <w:rPrChange w:id="506" w:author="Fernando Dominguez" w:date="2025-09-12T09:19:00Z">
            <w:rPr>
              <w:rFonts w:eastAsia="Times New Roman"/>
            </w:rPr>
          </w:rPrChange>
        </w:rPr>
        <w:t>s</w:t>
      </w:r>
      <w:r w:rsidRPr="004D0F65">
        <w:rPr>
          <w:rFonts w:eastAsiaTheme="minorEastAsia"/>
          <w:rPrChange w:id="507" w:author="Fernando Dominguez" w:date="2025-09-12T09:19:00Z">
            <w:rPr>
              <w:rFonts w:eastAsia="Times New Roman"/>
            </w:rPr>
          </w:rPrChange>
        </w:rPr>
        <w:t xml:space="preserve"> or parts of SPG</w:t>
      </w:r>
      <w:r w:rsidR="005A39BD" w:rsidRPr="004D0F65">
        <w:rPr>
          <w:rFonts w:eastAsiaTheme="minorEastAsia"/>
          <w:rPrChange w:id="508" w:author="Fernando Dominguez" w:date="2025-09-12T09:19:00Z">
            <w:rPr>
              <w:rFonts w:eastAsia="Times New Roman"/>
            </w:rPr>
          </w:rPrChange>
        </w:rPr>
        <w:t>s</w:t>
      </w:r>
      <w:r w:rsidR="51847A25" w:rsidRPr="004D0F65">
        <w:rPr>
          <w:rFonts w:eastAsiaTheme="minorEastAsia"/>
          <w:rPrChange w:id="509" w:author="Fernando Dominguez" w:date="2025-09-12T09:19:00Z">
            <w:rPr>
              <w:rFonts w:eastAsia="Times New Roman"/>
            </w:rPr>
          </w:rPrChange>
        </w:rPr>
        <w:t xml:space="preserve"> to entitled </w:t>
      </w:r>
      <w:commentRangeStart w:id="510"/>
      <w:r w:rsidR="51847A25" w:rsidRPr="004D0F65">
        <w:rPr>
          <w:rFonts w:eastAsiaTheme="minorEastAsia"/>
          <w:rPrChange w:id="511" w:author="Fernando Dominguez" w:date="2025-09-12T09:19:00Z">
            <w:rPr>
              <w:rFonts w:eastAsia="Times New Roman"/>
            </w:rPr>
          </w:rPrChange>
        </w:rPr>
        <w:t>parties</w:t>
      </w:r>
      <w:commentRangeEnd w:id="510"/>
      <w:r w:rsidR="00F924CC" w:rsidRPr="004D0F65">
        <w:rPr>
          <w:rStyle w:val="CommentReference"/>
          <w:rFonts w:eastAsiaTheme="minorEastAsia"/>
          <w:sz w:val="22"/>
          <w:szCs w:val="22"/>
          <w:rPrChange w:id="512" w:author="Fernando Dominguez" w:date="2025-09-12T09:19:00Z">
            <w:rPr>
              <w:rStyle w:val="CommentReference"/>
              <w:rFonts w:eastAsia="Times New Roman"/>
              <w:sz w:val="22"/>
              <w:szCs w:val="22"/>
            </w:rPr>
          </w:rPrChange>
        </w:rPr>
        <w:commentReference w:id="510"/>
      </w:r>
      <w:r w:rsidR="51847A25" w:rsidRPr="004D0F65">
        <w:rPr>
          <w:rFonts w:eastAsiaTheme="minorEastAsia"/>
          <w:rPrChange w:id="513" w:author="Fernando Dominguez" w:date="2025-09-12T09:19:00Z">
            <w:rPr>
              <w:rFonts w:eastAsia="Times New Roman"/>
            </w:rPr>
          </w:rPrChange>
        </w:rPr>
        <w:t>.</w:t>
      </w:r>
    </w:p>
    <w:p w14:paraId="2CACCB27" w14:textId="2099C74F" w:rsidR="43A79836" w:rsidRPr="004D0F65" w:rsidRDefault="001E0088">
      <w:pPr>
        <w:pStyle w:val="ListParagraph"/>
        <w:numPr>
          <w:ilvl w:val="0"/>
          <w:numId w:val="21"/>
        </w:numPr>
        <w:jc w:val="both"/>
        <w:rPr>
          <w:rFonts w:eastAsiaTheme="minorEastAsia"/>
          <w:rPrChange w:id="514" w:author="Fernando Dominguez" w:date="2025-09-12T09:19:00Z">
            <w:rPr>
              <w:rFonts w:eastAsia="Times New Roman"/>
              <w:color w:val="000000" w:themeColor="text1"/>
              <w:sz w:val="16"/>
              <w:szCs w:val="16"/>
              <w:highlight w:val="yellow"/>
            </w:rPr>
          </w:rPrChange>
        </w:rPr>
        <w:pPrChange w:id="515" w:author="Fernando Dominguez" w:date="2025-09-12T09:19:00Z">
          <w:pPr>
            <w:pStyle w:val="ListParagraph"/>
            <w:numPr>
              <w:numId w:val="21"/>
            </w:numPr>
            <w:spacing w:after="0"/>
            <w:ind w:left="360" w:hanging="360"/>
            <w:jc w:val="both"/>
          </w:pPr>
        </w:pPrChange>
      </w:pPr>
      <w:ins w:id="516" w:author="DION-DEMAEL Michele" w:date="2025-10-16T17:22:00Z">
        <w:r w:rsidRPr="7828590D">
          <w:rPr>
            <w:rFonts w:eastAsiaTheme="minorEastAsia"/>
          </w:rPr>
          <w:t>‘</w:t>
        </w:r>
      </w:ins>
      <w:ins w:id="517" w:author="Fernando Dominguez" w:date="2025-09-12T09:22:00Z">
        <w:r w:rsidR="003A3827" w:rsidRPr="7828590D">
          <w:rPr>
            <w:rFonts w:eastAsiaTheme="minorEastAsia"/>
          </w:rPr>
          <w:t>p</w:t>
        </w:r>
      </w:ins>
      <w:del w:id="518" w:author="Fernando Dominguez" w:date="2025-09-12T09:22:00Z">
        <w:r w:rsidRPr="7828590D" w:rsidDel="001E0088">
          <w:rPr>
            <w:rFonts w:eastAsiaTheme="minorEastAsia"/>
            <w:rPrChange w:id="519" w:author="Fernando Dominguez" w:date="2025-09-12T09:19:00Z">
              <w:rPr>
                <w:rFonts w:eastAsia="Times New Roman"/>
                <w:color w:val="000000" w:themeColor="text1"/>
                <w:sz w:val="16"/>
                <w:szCs w:val="16"/>
                <w:highlight w:val="yellow"/>
                <w:lang w:val="de-DE"/>
              </w:rPr>
            </w:rPrChange>
          </w:rPr>
          <w:delText>P</w:delText>
        </w:r>
      </w:del>
      <w:r w:rsidR="43A79836" w:rsidRPr="7828590D">
        <w:rPr>
          <w:rFonts w:eastAsiaTheme="minorEastAsia"/>
          <w:rPrChange w:id="520" w:author="Fernando Dominguez" w:date="2025-09-12T09:19:00Z">
            <w:rPr>
              <w:rFonts w:eastAsia="Times New Roman"/>
              <w:color w:val="000000" w:themeColor="text1"/>
              <w:sz w:val="16"/>
              <w:szCs w:val="16"/>
              <w:highlight w:val="yellow"/>
              <w:lang w:val="de-DE"/>
            </w:rPr>
          </w:rPrChange>
        </w:rPr>
        <w:t xml:space="preserve">roduct </w:t>
      </w:r>
      <w:del w:id="521" w:author="DO Giao" w:date="2025-10-10T17:51:00Z">
        <w:r w:rsidRPr="7828590D" w:rsidDel="001E0088">
          <w:rPr>
            <w:rFonts w:eastAsiaTheme="minorEastAsia"/>
            <w:rPrChange w:id="522" w:author="Fernando Dominguez" w:date="2025-09-12T09:19:00Z">
              <w:rPr>
                <w:rFonts w:eastAsia="Times New Roman"/>
                <w:color w:val="000000" w:themeColor="text1"/>
                <w:sz w:val="16"/>
                <w:szCs w:val="16"/>
                <w:highlight w:val="yellow"/>
                <w:lang w:val="de-DE"/>
              </w:rPr>
            </w:rPrChange>
          </w:rPr>
          <w:delText>pre-qualification</w:delText>
        </w:r>
      </w:del>
      <w:ins w:id="523" w:author="DO Giao" w:date="2025-10-10T17:51:00Z">
        <w:r w:rsidR="004F134F" w:rsidRPr="7828590D">
          <w:rPr>
            <w:rFonts w:eastAsiaTheme="minorEastAsia"/>
          </w:rPr>
          <w:t>prequalification</w:t>
        </w:r>
      </w:ins>
      <w:r w:rsidR="43A79836" w:rsidRPr="7828590D">
        <w:rPr>
          <w:rFonts w:eastAsiaTheme="minorEastAsia"/>
          <w:rPrChange w:id="524" w:author="Fernando Dominguez" w:date="2025-09-12T09:19:00Z">
            <w:rPr>
              <w:rFonts w:eastAsia="Times New Roman"/>
              <w:color w:val="000000" w:themeColor="text1"/>
              <w:sz w:val="16"/>
              <w:szCs w:val="16"/>
              <w:highlight w:val="yellow"/>
              <w:lang w:val="de-DE"/>
            </w:rPr>
          </w:rPrChange>
        </w:rPr>
        <w:t xml:space="preserve"> responsible</w:t>
      </w:r>
      <w:ins w:id="525" w:author="DO Giao" w:date="2025-10-29T14:52:00Z">
        <w:r w:rsidR="35609496" w:rsidRPr="7828590D">
          <w:rPr>
            <w:rFonts w:eastAsiaTheme="minorEastAsia"/>
          </w:rPr>
          <w:t xml:space="preserve"> party</w:t>
        </w:r>
      </w:ins>
      <w:ins w:id="526" w:author="DION-DEMAEL Michele" w:date="2025-10-16T17:22:00Z">
        <w:r w:rsidRPr="7828590D">
          <w:rPr>
            <w:rFonts w:eastAsiaTheme="minorEastAsia"/>
          </w:rPr>
          <w:t>’</w:t>
        </w:r>
      </w:ins>
      <w:ins w:id="527" w:author="Fernando Dominguez" w:date="2025-09-12T09:20:00Z">
        <w:r w:rsidR="00A365DE" w:rsidRPr="7828590D">
          <w:rPr>
            <w:rFonts w:eastAsiaTheme="minorEastAsia"/>
          </w:rPr>
          <w:t xml:space="preserve"> </w:t>
        </w:r>
        <w:r w:rsidR="007A2994" w:rsidRPr="7828590D">
          <w:rPr>
            <w:rFonts w:eastAsiaTheme="minorEastAsia"/>
          </w:rPr>
          <w:t xml:space="preserve">means </w:t>
        </w:r>
        <w:r w:rsidR="007A2994" w:rsidRPr="7828590D">
          <w:rPr>
            <w:rFonts w:eastAsiaTheme="minorEastAsia"/>
            <w:rPrChange w:id="528" w:author="Fernando Dominguez" w:date="2025-09-12T09:21:00Z">
              <w:rPr>
                <w:rFonts w:eastAsia="Calibri"/>
                <w:sz w:val="16"/>
                <w:szCs w:val="16"/>
                <w:lang w:eastAsia="zh-CN"/>
              </w:rPr>
            </w:rPrChange>
          </w:rPr>
          <w:t xml:space="preserve">a party </w:t>
        </w:r>
        <w:del w:id="529" w:author="DO Giao" w:date="2025-10-10T12:36:00Z">
          <w:r w:rsidRPr="7828590D" w:rsidDel="001E0088">
            <w:rPr>
              <w:rFonts w:eastAsiaTheme="minorEastAsia"/>
              <w:rPrChange w:id="530" w:author="Fernando Dominguez" w:date="2025-09-12T09:21:00Z">
                <w:rPr>
                  <w:rFonts w:eastAsia="Calibri"/>
                  <w:sz w:val="16"/>
                  <w:szCs w:val="16"/>
                  <w:lang w:eastAsia="zh-CN"/>
                </w:rPr>
              </w:rPrChange>
            </w:rPr>
            <w:delText>responsible to</w:delText>
          </w:r>
        </w:del>
        <w:r w:rsidR="007A2994" w:rsidRPr="7828590D">
          <w:rPr>
            <w:rFonts w:eastAsiaTheme="minorEastAsia"/>
            <w:rPrChange w:id="531" w:author="Fernando Dominguez" w:date="2025-09-12T09:21:00Z">
              <w:rPr>
                <w:rFonts w:eastAsia="Calibri"/>
                <w:sz w:val="16"/>
                <w:szCs w:val="16"/>
                <w:lang w:eastAsia="zh-CN"/>
              </w:rPr>
            </w:rPrChange>
          </w:rPr>
          <w:t xml:space="preserve"> perform</w:t>
        </w:r>
      </w:ins>
      <w:ins w:id="532" w:author="DO Giao" w:date="2025-10-10T12:36:00Z">
        <w:r w:rsidR="31F37A81" w:rsidRPr="7828590D">
          <w:rPr>
            <w:rFonts w:eastAsiaTheme="minorEastAsia"/>
          </w:rPr>
          <w:t>ing</w:t>
        </w:r>
      </w:ins>
      <w:ins w:id="533" w:author="Fernando Dominguez" w:date="2025-09-12T09:20:00Z">
        <w:r w:rsidR="007A2994" w:rsidRPr="7828590D">
          <w:rPr>
            <w:rFonts w:eastAsiaTheme="minorEastAsia"/>
            <w:rPrChange w:id="534" w:author="Fernando Dominguez" w:date="2025-09-12T09:21:00Z">
              <w:rPr>
                <w:rFonts w:eastAsia="Calibri"/>
                <w:sz w:val="16"/>
                <w:szCs w:val="16"/>
                <w:lang w:eastAsia="zh-CN"/>
              </w:rPr>
            </w:rPrChange>
          </w:rPr>
          <w:t xml:space="preserve"> a product </w:t>
        </w:r>
        <w:del w:id="535" w:author="DO Giao" w:date="2025-10-10T17:51:00Z">
          <w:r w:rsidRPr="7828590D" w:rsidDel="001E0088">
            <w:rPr>
              <w:rFonts w:eastAsiaTheme="minorEastAsia"/>
              <w:rPrChange w:id="536" w:author="Fernando Dominguez" w:date="2025-09-12T09:21:00Z">
                <w:rPr>
                  <w:rFonts w:eastAsia="Calibri"/>
                  <w:sz w:val="16"/>
                  <w:szCs w:val="16"/>
                  <w:lang w:eastAsia="zh-CN"/>
                </w:rPr>
              </w:rPrChange>
            </w:rPr>
            <w:delText>pre</w:delText>
          </w:r>
        </w:del>
      </w:ins>
      <w:ins w:id="537" w:author="Fernando Dominguez" w:date="2025-09-12T09:36:00Z">
        <w:del w:id="538" w:author="DO Giao" w:date="2025-10-10T17:51:00Z">
          <w:r w:rsidRPr="7828590D" w:rsidDel="001E0088">
            <w:rPr>
              <w:rFonts w:eastAsiaTheme="minorEastAsia"/>
            </w:rPr>
            <w:delText>-</w:delText>
          </w:r>
        </w:del>
      </w:ins>
      <w:ins w:id="539" w:author="Fernando Dominguez" w:date="2025-09-12T09:20:00Z">
        <w:del w:id="540" w:author="DO Giao" w:date="2025-10-10T17:51:00Z">
          <w:r w:rsidRPr="7828590D" w:rsidDel="001E0088">
            <w:rPr>
              <w:rFonts w:eastAsiaTheme="minorEastAsia"/>
              <w:rPrChange w:id="541" w:author="Fernando Dominguez" w:date="2025-09-12T09:21:00Z">
                <w:rPr>
                  <w:rFonts w:eastAsia="Calibri"/>
                  <w:sz w:val="16"/>
                  <w:szCs w:val="16"/>
                  <w:lang w:eastAsia="zh-CN"/>
                </w:rPr>
              </w:rPrChange>
            </w:rPr>
            <w:delText>qualification</w:delText>
          </w:r>
        </w:del>
      </w:ins>
      <w:ins w:id="542" w:author="DO Giao" w:date="2025-10-10T17:51:00Z">
        <w:r w:rsidR="004F134F" w:rsidRPr="7828590D">
          <w:rPr>
            <w:rFonts w:eastAsiaTheme="minorEastAsia"/>
          </w:rPr>
          <w:t>prequalification</w:t>
        </w:r>
      </w:ins>
      <w:ins w:id="543" w:author="Fernando Dominguez" w:date="2025-09-12T09:20:00Z">
        <w:r w:rsidR="007A2994" w:rsidRPr="7828590D">
          <w:rPr>
            <w:rFonts w:eastAsiaTheme="minorEastAsia"/>
            <w:rPrChange w:id="544" w:author="Fernando Dominguez" w:date="2025-09-12T09:21:00Z">
              <w:rPr>
                <w:rFonts w:eastAsia="Calibri"/>
                <w:sz w:val="16"/>
                <w:szCs w:val="16"/>
                <w:lang w:eastAsia="zh-CN"/>
              </w:rPr>
            </w:rPrChange>
          </w:rPr>
          <w:t xml:space="preserve"> as described in </w:t>
        </w:r>
      </w:ins>
      <w:ins w:id="545" w:author="DO Giao" w:date="2025-09-17T13:10:00Z">
        <w:r w:rsidR="007A2994" w:rsidRPr="7828590D">
          <w:rPr>
            <w:rFonts w:eastAsiaTheme="minorEastAsia"/>
          </w:rPr>
          <w:t xml:space="preserve">the </w:t>
        </w:r>
      </w:ins>
      <w:ins w:id="546" w:author="DO Giao" w:date="2025-09-17T13:11:00Z">
        <w:r w:rsidR="620C64F0" w:rsidRPr="7828590D">
          <w:rPr>
            <w:rFonts w:eastAsiaTheme="minorEastAsia"/>
          </w:rPr>
          <w:t>A</w:t>
        </w:r>
      </w:ins>
      <w:ins w:id="547" w:author="DO Giao" w:date="2025-09-17T13:10:00Z">
        <w:r w:rsidR="596F1693" w:rsidRPr="7828590D">
          <w:rPr>
            <w:rFonts w:eastAsiaTheme="minorEastAsia"/>
          </w:rPr>
          <w:t>rticle</w:t>
        </w:r>
        <w:r w:rsidR="52FFF933" w:rsidRPr="7828590D">
          <w:rPr>
            <w:rFonts w:eastAsiaTheme="minorEastAsia"/>
          </w:rPr>
          <w:t>s</w:t>
        </w:r>
        <w:r w:rsidR="596F1693" w:rsidRPr="7828590D">
          <w:rPr>
            <w:rFonts w:eastAsiaTheme="minorEastAsia"/>
          </w:rPr>
          <w:t xml:space="preserve"> 18 and 20 of NCDR and in</w:t>
        </w:r>
      </w:ins>
      <w:ins w:id="548" w:author="DO Giao" w:date="2025-09-17T13:11:00Z">
        <w:r w:rsidR="55CD0F3A" w:rsidRPr="7828590D">
          <w:rPr>
            <w:rFonts w:eastAsiaTheme="minorEastAsia"/>
          </w:rPr>
          <w:t xml:space="preserve"> </w:t>
        </w:r>
      </w:ins>
      <w:ins w:id="549" w:author="DO Giao" w:date="2025-09-17T13:10:00Z">
        <w:r w:rsidR="596F1693" w:rsidRPr="7828590D">
          <w:rPr>
            <w:rFonts w:eastAsiaTheme="minorEastAsia"/>
          </w:rPr>
          <w:t xml:space="preserve">accordance with </w:t>
        </w:r>
      </w:ins>
      <w:ins w:id="550" w:author="Fernando Dominguez" w:date="2025-09-12T09:20:00Z">
        <w:r w:rsidR="3FBF3B28" w:rsidRPr="7828590D">
          <w:rPr>
            <w:rFonts w:eastAsiaTheme="minorEastAsia"/>
            <w:rPrChange w:id="551" w:author="Fernando Dominguez" w:date="2025-09-12T09:21:00Z">
              <w:rPr>
                <w:rFonts w:eastAsia="Calibri"/>
                <w:sz w:val="16"/>
                <w:szCs w:val="16"/>
                <w:lang w:eastAsia="zh-CN"/>
              </w:rPr>
            </w:rPrChange>
          </w:rPr>
          <w:t xml:space="preserve">the </w:t>
        </w:r>
        <w:r w:rsidR="007A2994" w:rsidRPr="7828590D">
          <w:rPr>
            <w:rFonts w:eastAsiaTheme="minorEastAsia"/>
            <w:rPrChange w:id="552" w:author="Fernando Dominguez" w:date="2025-09-12T09:21:00Z">
              <w:rPr>
                <w:rFonts w:eastAsia="Calibri"/>
                <w:sz w:val="16"/>
                <w:szCs w:val="16"/>
                <w:lang w:eastAsia="zh-CN"/>
              </w:rPr>
            </w:rPrChange>
          </w:rPr>
          <w:t>national terms and conditions for service providers pursuant to Article</w:t>
        </w:r>
        <w:del w:id="553" w:author="DO Giao" w:date="2025-09-17T13:10:00Z">
          <w:r w:rsidRPr="7828590D" w:rsidDel="001E0088">
            <w:rPr>
              <w:rFonts w:eastAsiaTheme="minorEastAsia"/>
              <w:rPrChange w:id="554" w:author="Fernando Dominguez" w:date="2025-09-12T09:21:00Z">
                <w:rPr>
                  <w:rFonts w:eastAsia="Calibri"/>
                  <w:sz w:val="16"/>
                  <w:szCs w:val="16"/>
                  <w:lang w:eastAsia="zh-CN"/>
                </w:rPr>
              </w:rPrChange>
            </w:rPr>
            <w:delText>s</w:delText>
          </w:r>
        </w:del>
        <w:r w:rsidR="007A2994" w:rsidRPr="7828590D">
          <w:rPr>
            <w:rFonts w:eastAsiaTheme="minorEastAsia"/>
            <w:rPrChange w:id="555" w:author="Fernando Dominguez" w:date="2025-09-12T09:21:00Z">
              <w:rPr>
                <w:rFonts w:eastAsia="Calibri"/>
                <w:sz w:val="16"/>
                <w:szCs w:val="16"/>
                <w:lang w:eastAsia="zh-CN"/>
              </w:rPr>
            </w:rPrChange>
          </w:rPr>
          <w:t xml:space="preserve"> 11</w:t>
        </w:r>
        <w:del w:id="556" w:author="DO Giao" w:date="2025-09-17T13:13:00Z">
          <w:r w:rsidRPr="7828590D" w:rsidDel="001E0088">
            <w:rPr>
              <w:rFonts w:eastAsiaTheme="minorEastAsia"/>
              <w:rPrChange w:id="557" w:author="Fernando Dominguez" w:date="2025-09-12T09:21:00Z">
                <w:rPr>
                  <w:rFonts w:eastAsia="Calibri"/>
                  <w:sz w:val="16"/>
                  <w:szCs w:val="16"/>
                  <w:lang w:eastAsia="zh-CN"/>
                </w:rPr>
              </w:rPrChange>
            </w:rPr>
            <w:delText>, 18 and 20</w:delText>
          </w:r>
        </w:del>
        <w:r w:rsidR="007A2994" w:rsidRPr="7828590D">
          <w:rPr>
            <w:rFonts w:eastAsiaTheme="minorEastAsia"/>
            <w:rPrChange w:id="558" w:author="Fernando Dominguez" w:date="2025-09-12T09:21:00Z">
              <w:rPr>
                <w:rFonts w:eastAsia="Calibri"/>
                <w:sz w:val="16"/>
                <w:szCs w:val="16"/>
                <w:lang w:eastAsia="zh-CN"/>
              </w:rPr>
            </w:rPrChange>
          </w:rPr>
          <w:t xml:space="preserve"> of NCDR</w:t>
        </w:r>
      </w:ins>
    </w:p>
    <w:p w14:paraId="2CC4B16C" w14:textId="05375B22" w:rsidR="43A79836" w:rsidRPr="004D0F65" w:rsidRDefault="00142FCB">
      <w:pPr>
        <w:pStyle w:val="ListParagraph"/>
        <w:numPr>
          <w:ilvl w:val="0"/>
          <w:numId w:val="21"/>
        </w:numPr>
        <w:jc w:val="both"/>
        <w:rPr>
          <w:rFonts w:eastAsiaTheme="minorEastAsia"/>
          <w:rPrChange w:id="559" w:author="Fernando Dominguez" w:date="2025-09-12T09:19:00Z">
            <w:rPr>
              <w:rFonts w:eastAsia="Times New Roman"/>
              <w:color w:val="000000" w:themeColor="text1"/>
              <w:sz w:val="16"/>
              <w:szCs w:val="16"/>
              <w:highlight w:val="yellow"/>
            </w:rPr>
          </w:rPrChange>
        </w:rPr>
        <w:pPrChange w:id="560" w:author="Fernando Dominguez" w:date="2025-09-12T09:19:00Z">
          <w:pPr>
            <w:pStyle w:val="ListParagraph"/>
            <w:numPr>
              <w:numId w:val="21"/>
            </w:numPr>
            <w:spacing w:after="0"/>
            <w:ind w:left="360" w:hanging="360"/>
            <w:jc w:val="both"/>
          </w:pPr>
        </w:pPrChange>
      </w:pPr>
      <w:ins w:id="561" w:author="DION-DEMAEL Michele" w:date="2025-10-16T17:24:00Z">
        <w:r w:rsidRPr="7828590D">
          <w:rPr>
            <w:rFonts w:eastAsiaTheme="minorEastAsia"/>
          </w:rPr>
          <w:t>‘</w:t>
        </w:r>
      </w:ins>
      <w:ins w:id="562" w:author="Fernando Dominguez" w:date="2025-09-12T09:22:00Z">
        <w:r w:rsidR="003A3827" w:rsidRPr="7828590D">
          <w:rPr>
            <w:rFonts w:eastAsiaTheme="minorEastAsia"/>
          </w:rPr>
          <w:t>p</w:t>
        </w:r>
      </w:ins>
      <w:del w:id="563" w:author="Fernando Dominguez" w:date="2025-09-12T09:22:00Z">
        <w:r w:rsidRPr="7828590D" w:rsidDel="43A79836">
          <w:rPr>
            <w:rFonts w:eastAsiaTheme="minorEastAsia"/>
            <w:rPrChange w:id="564" w:author="Fernando Dominguez" w:date="2025-09-12T09:19:00Z">
              <w:rPr>
                <w:rFonts w:eastAsia="Times New Roman"/>
                <w:color w:val="0078D4"/>
                <w:sz w:val="16"/>
                <w:szCs w:val="16"/>
                <w:highlight w:val="yellow"/>
                <w:u w:val="single"/>
                <w:lang w:val="de-DE"/>
              </w:rPr>
            </w:rPrChange>
          </w:rPr>
          <w:delText>P</w:delText>
        </w:r>
      </w:del>
      <w:r w:rsidR="43A79836" w:rsidRPr="7828590D">
        <w:rPr>
          <w:rFonts w:eastAsiaTheme="minorEastAsia"/>
          <w:rPrChange w:id="565" w:author="Fernando Dominguez" w:date="2025-09-12T09:19:00Z">
            <w:rPr>
              <w:rFonts w:eastAsia="Times New Roman"/>
              <w:color w:val="0078D4"/>
              <w:sz w:val="16"/>
              <w:szCs w:val="16"/>
              <w:highlight w:val="yellow"/>
              <w:u w:val="single"/>
              <w:lang w:val="de-DE"/>
            </w:rPr>
          </w:rPrChange>
        </w:rPr>
        <w:t>roduct</w:t>
      </w:r>
      <w:r w:rsidR="002845A0" w:rsidRPr="7828590D">
        <w:rPr>
          <w:rFonts w:eastAsiaTheme="minorEastAsia"/>
          <w:rPrChange w:id="566" w:author="Fernando Dominguez" w:date="2025-09-12T09:19:00Z">
            <w:rPr>
              <w:rFonts w:eastAsia="Times New Roman"/>
              <w:color w:val="000000" w:themeColor="text1"/>
              <w:sz w:val="16"/>
              <w:szCs w:val="16"/>
              <w:highlight w:val="yellow"/>
              <w:lang w:val="de-DE"/>
            </w:rPr>
          </w:rPrChange>
        </w:rPr>
        <w:t xml:space="preserve"> </w:t>
      </w:r>
      <w:r w:rsidR="43A79836" w:rsidRPr="7828590D">
        <w:rPr>
          <w:rFonts w:eastAsiaTheme="minorEastAsia"/>
          <w:rPrChange w:id="567" w:author="Fernando Dominguez" w:date="2025-09-12T09:19:00Z">
            <w:rPr>
              <w:rFonts w:eastAsia="Times New Roman"/>
              <w:color w:val="000000" w:themeColor="text1"/>
              <w:sz w:val="16"/>
              <w:szCs w:val="16"/>
              <w:highlight w:val="yellow"/>
              <w:lang w:val="de-DE"/>
            </w:rPr>
          </w:rPrChange>
        </w:rPr>
        <w:t>verification responsible</w:t>
      </w:r>
      <w:ins w:id="568" w:author="DO Giao" w:date="2025-10-29T14:52:00Z">
        <w:r w:rsidR="65AA108A" w:rsidRPr="7828590D">
          <w:rPr>
            <w:rFonts w:eastAsiaTheme="minorEastAsia"/>
          </w:rPr>
          <w:t xml:space="preserve"> party</w:t>
        </w:r>
      </w:ins>
      <w:ins w:id="569" w:author="DION-DEMAEL Michele" w:date="2025-10-16T17:24:00Z">
        <w:r w:rsidRPr="7828590D">
          <w:rPr>
            <w:rFonts w:eastAsiaTheme="minorEastAsia"/>
          </w:rPr>
          <w:t>’</w:t>
        </w:r>
      </w:ins>
      <w:ins w:id="570" w:author="Fernando Dominguez" w:date="2025-09-12T09:20:00Z">
        <w:r w:rsidR="00A73AF2" w:rsidRPr="7828590D">
          <w:rPr>
            <w:rFonts w:eastAsiaTheme="minorEastAsia"/>
          </w:rPr>
          <w:t xml:space="preserve"> means</w:t>
        </w:r>
        <w:r w:rsidR="00A73AF2" w:rsidRPr="7828590D">
          <w:rPr>
            <w:rFonts w:eastAsiaTheme="minorEastAsia"/>
            <w:rPrChange w:id="571" w:author="Fernando Dominguez" w:date="2025-09-12T09:21:00Z">
              <w:rPr>
                <w:rFonts w:eastAsia="Calibri"/>
                <w:sz w:val="16"/>
                <w:szCs w:val="16"/>
                <w:lang w:eastAsia="zh-CN"/>
              </w:rPr>
            </w:rPrChange>
          </w:rPr>
          <w:t xml:space="preserve"> party </w:t>
        </w:r>
        <w:del w:id="572" w:author="DO Giao" w:date="2025-10-10T17:53:00Z">
          <w:r w:rsidRPr="7828590D" w:rsidDel="00A73AF2">
            <w:rPr>
              <w:rFonts w:eastAsiaTheme="minorEastAsia"/>
              <w:rPrChange w:id="573" w:author="Fernando Dominguez" w:date="2025-09-12T09:21:00Z">
                <w:rPr>
                  <w:rFonts w:eastAsia="Calibri"/>
                  <w:sz w:val="16"/>
                  <w:szCs w:val="16"/>
                  <w:lang w:eastAsia="zh-CN"/>
                </w:rPr>
              </w:rPrChange>
            </w:rPr>
            <w:delText xml:space="preserve">responsible to </w:delText>
          </w:r>
        </w:del>
        <w:r w:rsidR="00A73AF2" w:rsidRPr="7828590D">
          <w:rPr>
            <w:rFonts w:eastAsiaTheme="minorEastAsia"/>
            <w:rPrChange w:id="574" w:author="Fernando Dominguez" w:date="2025-09-12T09:21:00Z">
              <w:rPr>
                <w:rFonts w:eastAsia="Calibri"/>
                <w:sz w:val="16"/>
                <w:szCs w:val="16"/>
                <w:lang w:eastAsia="zh-CN"/>
              </w:rPr>
            </w:rPrChange>
          </w:rPr>
          <w:t>perform</w:t>
        </w:r>
      </w:ins>
      <w:ins w:id="575" w:author="DO Giao" w:date="2025-10-10T17:53:00Z">
        <w:r w:rsidR="00E05A04" w:rsidRPr="7828590D">
          <w:rPr>
            <w:rFonts w:eastAsiaTheme="minorEastAsia"/>
          </w:rPr>
          <w:t>ing</w:t>
        </w:r>
      </w:ins>
      <w:ins w:id="576" w:author="Fernando Dominguez" w:date="2025-09-12T09:20:00Z">
        <w:r w:rsidR="00A73AF2" w:rsidRPr="7828590D">
          <w:rPr>
            <w:rFonts w:eastAsiaTheme="minorEastAsia"/>
            <w:rPrChange w:id="577" w:author="Fernando Dominguez" w:date="2025-09-12T09:21:00Z">
              <w:rPr>
                <w:rFonts w:eastAsia="Calibri"/>
                <w:sz w:val="16"/>
                <w:szCs w:val="16"/>
                <w:lang w:eastAsia="zh-CN"/>
              </w:rPr>
            </w:rPrChange>
          </w:rPr>
          <w:t xml:space="preserve"> a product verification as described in </w:t>
        </w:r>
      </w:ins>
      <w:ins w:id="578" w:author="DO Giao" w:date="2025-09-17T13:11:00Z">
        <w:r w:rsidR="00A73AF2" w:rsidRPr="7828590D">
          <w:rPr>
            <w:rFonts w:eastAsiaTheme="minorEastAsia"/>
          </w:rPr>
          <w:t xml:space="preserve">the </w:t>
        </w:r>
        <w:r w:rsidR="701B9F20" w:rsidRPr="7828590D">
          <w:rPr>
            <w:rFonts w:eastAsiaTheme="minorEastAsia"/>
          </w:rPr>
          <w:t xml:space="preserve">Articles 18 and </w:t>
        </w:r>
      </w:ins>
      <w:ins w:id="579" w:author="Carmen Garcia Montero" w:date="2025-10-14T10:27:00Z">
        <w:r w:rsidR="00FA1405" w:rsidRPr="7828590D">
          <w:rPr>
            <w:rFonts w:eastAsiaTheme="minorEastAsia"/>
          </w:rPr>
          <w:t>20</w:t>
        </w:r>
      </w:ins>
      <w:ins w:id="580" w:author="DO Giao" w:date="2025-09-17T13:11:00Z">
        <w:del w:id="581" w:author="Carmen Garcia Montero" w:date="2025-10-14T10:27:00Z">
          <w:r w:rsidRPr="7828590D" w:rsidDel="701B9F20">
            <w:rPr>
              <w:rFonts w:eastAsiaTheme="minorEastAsia"/>
            </w:rPr>
            <w:delText>19</w:delText>
          </w:r>
        </w:del>
        <w:r w:rsidR="701B9F20" w:rsidRPr="7828590D">
          <w:rPr>
            <w:rFonts w:eastAsiaTheme="minorEastAsia"/>
          </w:rPr>
          <w:t xml:space="preserve"> of NCDR and in accordance with </w:t>
        </w:r>
      </w:ins>
      <w:ins w:id="582" w:author="Fernando Dominguez" w:date="2025-09-12T09:20:00Z">
        <w:r w:rsidR="32B4765C" w:rsidRPr="7828590D">
          <w:rPr>
            <w:rFonts w:eastAsiaTheme="minorEastAsia"/>
            <w:rPrChange w:id="583" w:author="Fernando Dominguez" w:date="2025-09-12T09:21:00Z">
              <w:rPr>
                <w:rFonts w:eastAsia="Calibri"/>
                <w:sz w:val="16"/>
                <w:szCs w:val="16"/>
                <w:lang w:eastAsia="zh-CN"/>
              </w:rPr>
            </w:rPrChange>
          </w:rPr>
          <w:t xml:space="preserve">the </w:t>
        </w:r>
        <w:r w:rsidR="00A73AF2" w:rsidRPr="7828590D">
          <w:rPr>
            <w:rFonts w:eastAsiaTheme="minorEastAsia"/>
            <w:rPrChange w:id="584" w:author="Fernando Dominguez" w:date="2025-09-12T09:21:00Z">
              <w:rPr>
                <w:rFonts w:eastAsia="Calibri"/>
                <w:sz w:val="16"/>
                <w:szCs w:val="16"/>
                <w:lang w:eastAsia="zh-CN"/>
              </w:rPr>
            </w:rPrChange>
          </w:rPr>
          <w:t>national terms and conditions for service providers pursuant to Article</w:t>
        </w:r>
        <w:del w:id="585" w:author="DO Giao" w:date="2025-09-17T13:11:00Z">
          <w:r w:rsidRPr="7828590D" w:rsidDel="00A73AF2">
            <w:rPr>
              <w:rFonts w:eastAsiaTheme="minorEastAsia"/>
              <w:rPrChange w:id="586" w:author="Fernando Dominguez" w:date="2025-09-12T09:21:00Z">
                <w:rPr>
                  <w:rFonts w:eastAsia="Calibri"/>
                  <w:sz w:val="16"/>
                  <w:szCs w:val="16"/>
                  <w:lang w:eastAsia="zh-CN"/>
                </w:rPr>
              </w:rPrChange>
            </w:rPr>
            <w:delText>s</w:delText>
          </w:r>
        </w:del>
        <w:r w:rsidR="00A73AF2" w:rsidRPr="7828590D">
          <w:rPr>
            <w:rFonts w:eastAsiaTheme="minorEastAsia"/>
            <w:rPrChange w:id="587" w:author="Fernando Dominguez" w:date="2025-09-12T09:21:00Z">
              <w:rPr>
                <w:rFonts w:eastAsia="Calibri"/>
                <w:sz w:val="16"/>
                <w:szCs w:val="16"/>
                <w:lang w:eastAsia="zh-CN"/>
              </w:rPr>
            </w:rPrChange>
          </w:rPr>
          <w:t xml:space="preserve"> 11</w:t>
        </w:r>
        <w:del w:id="588" w:author="DO Giao" w:date="2025-09-17T13:13:00Z">
          <w:r w:rsidRPr="7828590D" w:rsidDel="00A73AF2">
            <w:rPr>
              <w:rFonts w:eastAsiaTheme="minorEastAsia"/>
              <w:rPrChange w:id="589" w:author="Fernando Dominguez" w:date="2025-09-12T09:21:00Z">
                <w:rPr>
                  <w:rFonts w:eastAsia="Calibri"/>
                  <w:sz w:val="16"/>
                  <w:szCs w:val="16"/>
                  <w:lang w:eastAsia="zh-CN"/>
                </w:rPr>
              </w:rPrChange>
            </w:rPr>
            <w:delText>, 18 and 19</w:delText>
          </w:r>
        </w:del>
        <w:r w:rsidR="00A73AF2" w:rsidRPr="7828590D">
          <w:rPr>
            <w:rFonts w:eastAsiaTheme="minorEastAsia"/>
            <w:rPrChange w:id="590" w:author="Fernando Dominguez" w:date="2025-09-12T09:21:00Z">
              <w:rPr>
                <w:rFonts w:eastAsia="Calibri"/>
                <w:sz w:val="16"/>
                <w:szCs w:val="16"/>
                <w:lang w:eastAsia="zh-CN"/>
              </w:rPr>
            </w:rPrChange>
          </w:rPr>
          <w:t xml:space="preserve"> of NCDR.</w:t>
        </w:r>
      </w:ins>
    </w:p>
    <w:p w14:paraId="77A70DD7" w14:textId="132B26B4" w:rsidR="43A79836" w:rsidRPr="004D0F65" w:rsidRDefault="00142FCB">
      <w:pPr>
        <w:pStyle w:val="ListParagraph"/>
        <w:numPr>
          <w:ilvl w:val="0"/>
          <w:numId w:val="21"/>
        </w:numPr>
        <w:jc w:val="both"/>
        <w:rPr>
          <w:rFonts w:eastAsiaTheme="minorEastAsia"/>
          <w:rPrChange w:id="591" w:author="Fernando Dominguez" w:date="2025-09-12T09:19:00Z">
            <w:rPr>
              <w:rFonts w:eastAsia="Times New Roman"/>
              <w:color w:val="000000" w:themeColor="text1"/>
              <w:sz w:val="16"/>
              <w:szCs w:val="16"/>
              <w:highlight w:val="yellow"/>
            </w:rPr>
          </w:rPrChange>
        </w:rPr>
        <w:pPrChange w:id="592" w:author="Fernando Dominguez" w:date="2025-09-12T09:19:00Z">
          <w:pPr>
            <w:pStyle w:val="ListParagraph"/>
            <w:numPr>
              <w:numId w:val="21"/>
            </w:numPr>
            <w:spacing w:after="0"/>
            <w:ind w:left="360" w:hanging="360"/>
            <w:jc w:val="both"/>
          </w:pPr>
        </w:pPrChange>
      </w:pPr>
      <w:ins w:id="593" w:author="DION-DEMAEL Michele" w:date="2025-10-16T17:24:00Z">
        <w:r w:rsidRPr="7828590D">
          <w:rPr>
            <w:rFonts w:eastAsiaTheme="minorEastAsia"/>
          </w:rPr>
          <w:t>‘</w:t>
        </w:r>
      </w:ins>
      <w:ins w:id="594" w:author="Fernando Dominguez" w:date="2025-09-12T09:22:00Z">
        <w:r w:rsidR="003A3827" w:rsidRPr="7828590D">
          <w:rPr>
            <w:rFonts w:eastAsiaTheme="minorEastAsia"/>
          </w:rPr>
          <w:t>a</w:t>
        </w:r>
      </w:ins>
      <w:del w:id="595" w:author="Fernando Dominguez" w:date="2025-09-12T09:22:00Z">
        <w:r w:rsidRPr="7828590D" w:rsidDel="43A79836">
          <w:rPr>
            <w:rFonts w:eastAsiaTheme="minorEastAsia"/>
            <w:rPrChange w:id="596" w:author="Fernando Dominguez" w:date="2025-09-12T09:19:00Z">
              <w:rPr>
                <w:rFonts w:eastAsia="Times New Roman"/>
                <w:color w:val="000000" w:themeColor="text1"/>
                <w:sz w:val="16"/>
                <w:szCs w:val="16"/>
                <w:highlight w:val="yellow"/>
                <w:lang w:val="de-DE"/>
              </w:rPr>
            </w:rPrChange>
          </w:rPr>
          <w:delText>A</w:delText>
        </w:r>
      </w:del>
      <w:r w:rsidR="43A79836" w:rsidRPr="7828590D">
        <w:rPr>
          <w:rFonts w:eastAsiaTheme="minorEastAsia"/>
          <w:rPrChange w:id="597" w:author="Fernando Dominguez" w:date="2025-09-12T09:19:00Z">
            <w:rPr>
              <w:rFonts w:eastAsia="Times New Roman"/>
              <w:color w:val="000000" w:themeColor="text1"/>
              <w:sz w:val="16"/>
              <w:szCs w:val="16"/>
              <w:highlight w:val="yellow"/>
              <w:lang w:val="de-DE"/>
            </w:rPr>
          </w:rPrChange>
        </w:rPr>
        <w:t>ctivation</w:t>
      </w:r>
      <w:r w:rsidR="43A79836" w:rsidRPr="7828590D">
        <w:rPr>
          <w:rFonts w:eastAsiaTheme="minorEastAsia"/>
          <w:rPrChange w:id="598" w:author="Fernando Dominguez" w:date="2025-09-12T09:19:00Z">
            <w:rPr>
              <w:rFonts w:eastAsia="Times New Roman"/>
              <w:color w:val="0078D4"/>
              <w:sz w:val="16"/>
              <w:szCs w:val="16"/>
              <w:highlight w:val="yellow"/>
              <w:u w:val="single"/>
              <w:lang w:val="de-DE"/>
            </w:rPr>
          </w:rPrChange>
        </w:rPr>
        <w:t xml:space="preserve"> test</w:t>
      </w:r>
      <w:r w:rsidR="43A79836" w:rsidRPr="7828590D">
        <w:rPr>
          <w:rFonts w:eastAsiaTheme="minorEastAsia"/>
          <w:rPrChange w:id="599" w:author="Fernando Dominguez" w:date="2025-09-12T09:19:00Z">
            <w:rPr>
              <w:rFonts w:eastAsia="Times New Roman"/>
              <w:color w:val="000000" w:themeColor="text1"/>
              <w:sz w:val="16"/>
              <w:szCs w:val="16"/>
              <w:highlight w:val="yellow"/>
              <w:lang w:val="de-DE"/>
            </w:rPr>
          </w:rPrChange>
        </w:rPr>
        <w:t xml:space="preserve"> responsible</w:t>
      </w:r>
      <w:ins w:id="600" w:author="DO Giao" w:date="2025-10-29T14:52:00Z">
        <w:r w:rsidR="4F1CBDF4" w:rsidRPr="7828590D">
          <w:rPr>
            <w:rFonts w:eastAsiaTheme="minorEastAsia"/>
          </w:rPr>
          <w:t xml:space="preserve"> party</w:t>
        </w:r>
      </w:ins>
      <w:ins w:id="601" w:author="DION-DEMAEL Michele" w:date="2025-10-16T17:24:00Z">
        <w:r w:rsidRPr="7828590D">
          <w:rPr>
            <w:rFonts w:eastAsiaTheme="minorEastAsia"/>
          </w:rPr>
          <w:t>’</w:t>
        </w:r>
      </w:ins>
      <w:ins w:id="602" w:author="Fernando Dominguez" w:date="2025-09-12T09:21:00Z">
        <w:r w:rsidR="00E62C34" w:rsidRPr="7828590D">
          <w:rPr>
            <w:rFonts w:eastAsiaTheme="minorEastAsia"/>
          </w:rPr>
          <w:t xml:space="preserve"> means a</w:t>
        </w:r>
        <w:r w:rsidR="00E62C34" w:rsidRPr="7828590D">
          <w:rPr>
            <w:rFonts w:eastAsiaTheme="minorEastAsia"/>
            <w:rPrChange w:id="603" w:author="Fernando Dominguez" w:date="2025-09-12T09:21:00Z">
              <w:rPr>
                <w:rFonts w:eastAsia="Calibri"/>
                <w:sz w:val="16"/>
                <w:szCs w:val="16"/>
                <w:lang w:eastAsia="zh-CN"/>
              </w:rPr>
            </w:rPrChange>
          </w:rPr>
          <w:t xml:space="preserve"> party </w:t>
        </w:r>
        <w:del w:id="604" w:author="DO Giao" w:date="2025-10-10T17:53:00Z">
          <w:r w:rsidRPr="7828590D" w:rsidDel="00E62C34">
            <w:rPr>
              <w:rFonts w:eastAsiaTheme="minorEastAsia"/>
              <w:rPrChange w:id="605" w:author="Fernando Dominguez" w:date="2025-09-12T09:21:00Z">
                <w:rPr>
                  <w:rFonts w:eastAsia="Calibri"/>
                  <w:sz w:val="16"/>
                  <w:szCs w:val="16"/>
                  <w:lang w:eastAsia="zh-CN"/>
                </w:rPr>
              </w:rPrChange>
            </w:rPr>
            <w:delText xml:space="preserve">responsible to </w:delText>
          </w:r>
        </w:del>
        <w:r w:rsidR="00E62C34" w:rsidRPr="7828590D">
          <w:rPr>
            <w:rFonts w:eastAsiaTheme="minorEastAsia"/>
            <w:rPrChange w:id="606" w:author="Fernando Dominguez" w:date="2025-09-12T09:21:00Z">
              <w:rPr>
                <w:rFonts w:eastAsia="Calibri"/>
                <w:sz w:val="16"/>
                <w:szCs w:val="16"/>
                <w:lang w:eastAsia="zh-CN"/>
              </w:rPr>
            </w:rPrChange>
          </w:rPr>
          <w:t>perform</w:t>
        </w:r>
      </w:ins>
      <w:ins w:id="607" w:author="DO Giao" w:date="2025-10-10T17:53:00Z">
        <w:r w:rsidR="00E05A04" w:rsidRPr="7828590D">
          <w:rPr>
            <w:rFonts w:eastAsiaTheme="minorEastAsia"/>
          </w:rPr>
          <w:t>ing</w:t>
        </w:r>
      </w:ins>
      <w:ins w:id="608" w:author="Fernando Dominguez" w:date="2025-09-12T09:21:00Z">
        <w:r w:rsidR="00E62C34" w:rsidRPr="7828590D">
          <w:rPr>
            <w:rFonts w:eastAsiaTheme="minorEastAsia"/>
            <w:rPrChange w:id="609" w:author="Fernando Dominguez" w:date="2025-09-12T09:21:00Z">
              <w:rPr>
                <w:rFonts w:eastAsia="Calibri"/>
                <w:sz w:val="16"/>
                <w:szCs w:val="16"/>
                <w:lang w:eastAsia="zh-CN"/>
              </w:rPr>
            </w:rPrChange>
          </w:rPr>
          <w:t xml:space="preserve"> an activation test as described in</w:t>
        </w:r>
      </w:ins>
      <w:ins w:id="610" w:author="DO Giao" w:date="2025-09-17T13:11:00Z">
        <w:r w:rsidR="00E62C34" w:rsidRPr="7828590D">
          <w:rPr>
            <w:rFonts w:eastAsiaTheme="minorEastAsia"/>
          </w:rPr>
          <w:t xml:space="preserve"> the </w:t>
        </w:r>
        <w:r w:rsidR="1ACCCDEF" w:rsidRPr="7828590D">
          <w:rPr>
            <w:rFonts w:eastAsiaTheme="minorEastAsia"/>
          </w:rPr>
          <w:t>Articles 18</w:t>
        </w:r>
      </w:ins>
      <w:ins w:id="611" w:author="DO Giao" w:date="2025-09-17T13:12:00Z">
        <w:r w:rsidR="1ACCCDEF" w:rsidRPr="7828590D">
          <w:rPr>
            <w:rFonts w:eastAsiaTheme="minorEastAsia"/>
          </w:rPr>
          <w:t>,</w:t>
        </w:r>
        <w:del w:id="612" w:author="Carmen Garcia Montero" w:date="2025-10-14T10:28:00Z">
          <w:r w:rsidRPr="7828590D" w:rsidDel="1ACCCDEF">
            <w:rPr>
              <w:rFonts w:eastAsiaTheme="minorEastAsia"/>
            </w:rPr>
            <w:delText xml:space="preserve"> 19</w:delText>
          </w:r>
        </w:del>
      </w:ins>
      <w:ins w:id="613" w:author="DO Giao" w:date="2025-09-17T13:11:00Z">
        <w:r w:rsidR="1ACCCDEF" w:rsidRPr="7828590D">
          <w:rPr>
            <w:rFonts w:eastAsiaTheme="minorEastAsia"/>
          </w:rPr>
          <w:t xml:space="preserve"> and 20 of NCDR</w:t>
        </w:r>
      </w:ins>
      <w:ins w:id="614" w:author="DO Giao" w:date="2025-09-18T08:24:00Z">
        <w:r w:rsidR="5630C053" w:rsidRPr="7828590D">
          <w:rPr>
            <w:rFonts w:eastAsiaTheme="minorEastAsia"/>
          </w:rPr>
          <w:t xml:space="preserve"> and in </w:t>
        </w:r>
      </w:ins>
      <w:ins w:id="615" w:author="Carmen Garcia Montero" w:date="2025-10-14T10:28:00Z">
        <w:r w:rsidR="00084F05" w:rsidRPr="7828590D">
          <w:rPr>
            <w:rFonts w:eastAsiaTheme="minorEastAsia"/>
          </w:rPr>
          <w:t xml:space="preserve">accordance with </w:t>
        </w:r>
      </w:ins>
      <w:ins w:id="616" w:author="DO Giao" w:date="2025-09-18T08:24:00Z">
        <w:r w:rsidR="5630C053" w:rsidRPr="7828590D">
          <w:rPr>
            <w:rFonts w:eastAsiaTheme="minorEastAsia"/>
          </w:rPr>
          <w:t>the national term</w:t>
        </w:r>
      </w:ins>
      <w:ins w:id="617" w:author="Fernando Dominguez" w:date="2025-10-13T12:23:00Z">
        <w:r w:rsidR="00CE379D" w:rsidRPr="7828590D">
          <w:rPr>
            <w:rFonts w:eastAsiaTheme="minorEastAsia"/>
          </w:rPr>
          <w:t>s</w:t>
        </w:r>
      </w:ins>
      <w:ins w:id="618" w:author="DO Giao" w:date="2025-09-18T08:24:00Z">
        <w:del w:id="619" w:author="Fernando Dominguez" w:date="2025-10-13T12:23:00Z">
          <w:r w:rsidRPr="7828590D" w:rsidDel="5630C053">
            <w:rPr>
              <w:rFonts w:eastAsiaTheme="minorEastAsia"/>
            </w:rPr>
            <w:delText>e</w:delText>
          </w:r>
        </w:del>
        <w:r w:rsidR="5630C053" w:rsidRPr="7828590D">
          <w:rPr>
            <w:rFonts w:eastAsiaTheme="minorEastAsia"/>
          </w:rPr>
          <w:t xml:space="preserve"> and conditions for service providers pursuant to Article 11 of NCDR.</w:t>
        </w:r>
      </w:ins>
      <w:ins w:id="620" w:author="Fernando Dominguez" w:date="2025-09-12T09:21:00Z">
        <w:del w:id="621" w:author="DO Giao" w:date="2025-09-17T14:34:00Z">
          <w:r w:rsidRPr="7828590D" w:rsidDel="003A3827">
            <w:rPr>
              <w:rFonts w:eastAsiaTheme="minorEastAsia"/>
              <w:rPrChange w:id="622" w:author="Fernando Dominguez" w:date="2025-09-12T09:21:00Z">
                <w:rPr>
                  <w:rFonts w:eastAsia="Calibri"/>
                  <w:sz w:val="16"/>
                  <w:szCs w:val="16"/>
                  <w:lang w:eastAsia="zh-CN"/>
                </w:rPr>
              </w:rPrChange>
            </w:rPr>
            <w:delText xml:space="preserve"> the </w:delText>
          </w:r>
          <w:r w:rsidRPr="7828590D" w:rsidDel="00E62C34">
            <w:rPr>
              <w:rFonts w:eastAsiaTheme="minorEastAsia"/>
              <w:rPrChange w:id="623" w:author="Fernando Dominguez" w:date="2025-09-12T09:21:00Z">
                <w:rPr>
                  <w:rFonts w:eastAsia="Calibri"/>
                  <w:sz w:val="16"/>
                  <w:szCs w:val="16"/>
                  <w:lang w:eastAsia="zh-CN"/>
                </w:rPr>
              </w:rPrChange>
            </w:rPr>
            <w:delText>national terms and conditions for service providers pursuant to Articles 18, 19 and 20 of NCDR</w:delText>
          </w:r>
        </w:del>
      </w:ins>
    </w:p>
    <w:p w14:paraId="0E197743" w14:textId="6DC33FAA" w:rsidR="43A79836" w:rsidRDefault="00142FCB">
      <w:pPr>
        <w:pStyle w:val="ListParagraph"/>
        <w:numPr>
          <w:ilvl w:val="0"/>
          <w:numId w:val="21"/>
        </w:numPr>
        <w:jc w:val="both"/>
        <w:rPr>
          <w:ins w:id="624" w:author="Albrecht, Patrick" w:date="2025-10-15T15:07:00Z"/>
          <w:rFonts w:eastAsiaTheme="minorEastAsia"/>
        </w:rPr>
      </w:pPr>
      <w:ins w:id="625" w:author="DION-DEMAEL Michele" w:date="2025-10-16T17:24:00Z">
        <w:r>
          <w:rPr>
            <w:rFonts w:eastAsiaTheme="minorEastAsia"/>
          </w:rPr>
          <w:t>‘</w:t>
        </w:r>
      </w:ins>
      <w:ins w:id="626" w:author="Fernando Dominguez" w:date="2025-09-12T09:22:00Z">
        <w:r w:rsidR="003A3827">
          <w:rPr>
            <w:rFonts w:eastAsiaTheme="minorEastAsia"/>
          </w:rPr>
          <w:t>g</w:t>
        </w:r>
      </w:ins>
      <w:del w:id="627" w:author="Fernando Dominguez" w:date="2025-09-12T09:22:00Z">
        <w:r w:rsidR="43A79836" w:rsidRPr="004D0F65" w:rsidDel="003A3827">
          <w:rPr>
            <w:rFonts w:eastAsiaTheme="minorEastAsia"/>
            <w:rPrChange w:id="628" w:author="Fernando Dominguez" w:date="2025-09-12T09:19:00Z">
              <w:rPr>
                <w:rFonts w:eastAsia="Times New Roman"/>
                <w:color w:val="000000" w:themeColor="text1"/>
                <w:sz w:val="16"/>
                <w:szCs w:val="16"/>
                <w:highlight w:val="yellow"/>
                <w:lang w:val="de-DE"/>
              </w:rPr>
            </w:rPrChange>
          </w:rPr>
          <w:delText>G</w:delText>
        </w:r>
      </w:del>
      <w:r w:rsidR="43A79836" w:rsidRPr="004D0F65">
        <w:rPr>
          <w:rFonts w:eastAsiaTheme="minorEastAsia"/>
          <w:rPrChange w:id="629" w:author="Fernando Dominguez" w:date="2025-09-12T09:19:00Z">
            <w:rPr>
              <w:rFonts w:eastAsia="Times New Roman"/>
              <w:color w:val="000000" w:themeColor="text1"/>
              <w:sz w:val="16"/>
              <w:szCs w:val="16"/>
              <w:highlight w:val="yellow"/>
              <w:lang w:val="de-DE"/>
            </w:rPr>
          </w:rPrChange>
        </w:rPr>
        <w:t xml:space="preserve">rid </w:t>
      </w:r>
      <w:del w:id="630" w:author="DO Giao" w:date="2025-10-10T17:52:00Z">
        <w:r w:rsidR="43A79836" w:rsidRPr="004D0F65" w:rsidDel="004F134F">
          <w:rPr>
            <w:rFonts w:eastAsiaTheme="minorEastAsia"/>
            <w:rPrChange w:id="631" w:author="Fernando Dominguez" w:date="2025-09-12T09:19:00Z">
              <w:rPr>
                <w:rFonts w:eastAsia="Times New Roman"/>
                <w:color w:val="000000" w:themeColor="text1"/>
                <w:sz w:val="16"/>
                <w:szCs w:val="16"/>
                <w:highlight w:val="yellow"/>
                <w:lang w:val="de-DE"/>
              </w:rPr>
            </w:rPrChange>
          </w:rPr>
          <w:delText xml:space="preserve">PQ </w:delText>
        </w:r>
      </w:del>
      <w:ins w:id="632" w:author="DO Giao" w:date="2025-10-10T17:52:00Z">
        <w:r w:rsidR="004F134F">
          <w:rPr>
            <w:rFonts w:eastAsiaTheme="minorEastAsia"/>
          </w:rPr>
          <w:t>prequalification</w:t>
        </w:r>
        <w:r w:rsidR="004F134F" w:rsidRPr="004D0F65">
          <w:rPr>
            <w:rFonts w:eastAsiaTheme="minorEastAsia"/>
            <w:rPrChange w:id="633" w:author="Fernando Dominguez" w:date="2025-09-12T09:19:00Z">
              <w:rPr>
                <w:rFonts w:eastAsia="Times New Roman"/>
                <w:color w:val="000000" w:themeColor="text1"/>
                <w:sz w:val="16"/>
                <w:szCs w:val="16"/>
                <w:highlight w:val="yellow"/>
                <w:lang w:val="de-DE"/>
              </w:rPr>
            </w:rPrChange>
          </w:rPr>
          <w:t xml:space="preserve"> </w:t>
        </w:r>
      </w:ins>
      <w:r w:rsidR="43A79836" w:rsidRPr="004D0F65">
        <w:rPr>
          <w:rFonts w:eastAsiaTheme="minorEastAsia"/>
          <w:rPrChange w:id="634" w:author="Fernando Dominguez" w:date="2025-09-12T09:19:00Z">
            <w:rPr>
              <w:rFonts w:eastAsia="Times New Roman"/>
              <w:color w:val="881798"/>
              <w:sz w:val="16"/>
              <w:szCs w:val="16"/>
              <w:highlight w:val="yellow"/>
              <w:u w:val="single"/>
              <w:lang w:val="de-DE"/>
            </w:rPr>
          </w:rPrChange>
        </w:rPr>
        <w:t>coordinator</w:t>
      </w:r>
      <w:ins w:id="635" w:author="DION-DEMAEL Michele" w:date="2025-10-16T17:24:00Z">
        <w:r>
          <w:rPr>
            <w:rFonts w:eastAsiaTheme="minorEastAsia"/>
          </w:rPr>
          <w:t>’</w:t>
        </w:r>
      </w:ins>
      <w:ins w:id="636" w:author="Fernando Dominguez" w:date="2025-09-12T09:21:00Z">
        <w:r w:rsidR="00BA3265">
          <w:rPr>
            <w:rFonts w:eastAsiaTheme="minorEastAsia"/>
          </w:rPr>
          <w:t xml:space="preserve"> means a</w:t>
        </w:r>
        <w:r w:rsidR="00BA3265" w:rsidRPr="003A3827">
          <w:rPr>
            <w:rFonts w:eastAsiaTheme="minorEastAsia"/>
            <w:rPrChange w:id="637" w:author="Fernando Dominguez" w:date="2025-09-12T09:21:00Z">
              <w:rPr>
                <w:rFonts w:eastAsia="Calibri"/>
                <w:sz w:val="16"/>
                <w:szCs w:val="16"/>
                <w:lang w:eastAsia="zh-CN"/>
              </w:rPr>
            </w:rPrChange>
          </w:rPr>
          <w:t xml:space="preserve"> party responsible to coordinate a grid </w:t>
        </w:r>
        <w:del w:id="638" w:author="DO Giao" w:date="2025-10-10T17:51:00Z">
          <w:r w:rsidR="00BA3265" w:rsidRPr="003A3827" w:rsidDel="004F134F">
            <w:rPr>
              <w:rFonts w:eastAsiaTheme="minorEastAsia"/>
              <w:rPrChange w:id="639" w:author="Fernando Dominguez" w:date="2025-09-12T09:21:00Z">
                <w:rPr>
                  <w:rFonts w:eastAsia="Calibri"/>
                  <w:sz w:val="16"/>
                  <w:szCs w:val="16"/>
                  <w:lang w:eastAsia="zh-CN"/>
                </w:rPr>
              </w:rPrChange>
            </w:rPr>
            <w:delText>pre</w:delText>
          </w:r>
        </w:del>
      </w:ins>
      <w:ins w:id="640" w:author="Fernando Dominguez" w:date="2025-09-12T09:36:00Z">
        <w:del w:id="641" w:author="DO Giao" w:date="2025-10-10T17:51:00Z">
          <w:r w:rsidR="007C13A1" w:rsidDel="004F134F">
            <w:rPr>
              <w:rFonts w:eastAsiaTheme="minorEastAsia"/>
            </w:rPr>
            <w:delText>-</w:delText>
          </w:r>
        </w:del>
      </w:ins>
      <w:ins w:id="642" w:author="Fernando Dominguez" w:date="2025-09-12T09:21:00Z">
        <w:del w:id="643" w:author="DO Giao" w:date="2025-10-10T17:51:00Z">
          <w:r w:rsidR="00BA3265" w:rsidRPr="003A3827" w:rsidDel="004F134F">
            <w:rPr>
              <w:rFonts w:eastAsiaTheme="minorEastAsia"/>
              <w:rPrChange w:id="644" w:author="Fernando Dominguez" w:date="2025-09-12T09:21:00Z">
                <w:rPr>
                  <w:rFonts w:eastAsia="Calibri"/>
                  <w:sz w:val="16"/>
                  <w:szCs w:val="16"/>
                  <w:lang w:eastAsia="zh-CN"/>
                </w:rPr>
              </w:rPrChange>
            </w:rPr>
            <w:delText>qualification</w:delText>
          </w:r>
        </w:del>
      </w:ins>
      <w:ins w:id="645" w:author="DO Giao" w:date="2025-10-10T17:51:00Z">
        <w:r w:rsidR="004F134F">
          <w:rPr>
            <w:rFonts w:eastAsiaTheme="minorEastAsia"/>
          </w:rPr>
          <w:t>prequalification</w:t>
        </w:r>
      </w:ins>
      <w:ins w:id="646" w:author="Fernando Dominguez" w:date="2025-09-12T09:21:00Z">
        <w:r w:rsidR="00BA3265" w:rsidRPr="003A3827">
          <w:rPr>
            <w:rFonts w:eastAsiaTheme="minorEastAsia"/>
            <w:rPrChange w:id="647" w:author="Fernando Dominguez" w:date="2025-09-12T09:21:00Z">
              <w:rPr>
                <w:rFonts w:eastAsia="Calibri"/>
                <w:sz w:val="16"/>
                <w:szCs w:val="16"/>
                <w:lang w:eastAsia="zh-CN"/>
              </w:rPr>
            </w:rPrChange>
          </w:rPr>
          <w:t xml:space="preserve"> as described in the national terms and conditions for TSO-DSO and DSO-DSO coordination pursuant to Article 45 of NCDR</w:t>
        </w:r>
      </w:ins>
    </w:p>
    <w:p w14:paraId="18E3BB64" w14:textId="0E35B370" w:rsidR="00CA5741" w:rsidRPr="004D0F65" w:rsidRDefault="00FC60C5">
      <w:pPr>
        <w:pStyle w:val="ListParagraph"/>
        <w:numPr>
          <w:ilvl w:val="0"/>
          <w:numId w:val="21"/>
        </w:numPr>
        <w:jc w:val="both"/>
        <w:rPr>
          <w:rFonts w:eastAsiaTheme="minorEastAsia"/>
          <w:rPrChange w:id="648" w:author="Fernando Dominguez" w:date="2025-09-12T09:19:00Z">
            <w:rPr>
              <w:rFonts w:eastAsia="Times New Roman"/>
              <w:color w:val="000000" w:themeColor="text1"/>
              <w:sz w:val="16"/>
              <w:szCs w:val="16"/>
              <w:highlight w:val="yellow"/>
            </w:rPr>
          </w:rPrChange>
        </w:rPr>
        <w:pPrChange w:id="649" w:author="Fernando Dominguez" w:date="2025-09-12T09:19:00Z">
          <w:pPr>
            <w:pStyle w:val="ListParagraph"/>
            <w:numPr>
              <w:numId w:val="21"/>
            </w:numPr>
            <w:spacing w:after="0"/>
            <w:ind w:left="360" w:hanging="360"/>
            <w:jc w:val="both"/>
          </w:pPr>
        </w:pPrChange>
      </w:pPr>
      <w:ins w:id="650" w:author="Albrecht, Patrick" w:date="2025-10-15T15:07:00Z">
        <w:r>
          <w:rPr>
            <w:rFonts w:eastAsiaTheme="minorEastAsia"/>
          </w:rPr>
          <w:t>‘</w:t>
        </w:r>
        <w:r w:rsidR="00180C0F">
          <w:rPr>
            <w:rFonts w:eastAsiaTheme="minorEastAsia"/>
          </w:rPr>
          <w:t xml:space="preserve">metered data administrator’ </w:t>
        </w:r>
      </w:ins>
      <w:ins w:id="651" w:author="Albrecht, Patrick" w:date="2025-10-15T15:10:00Z">
        <w:r w:rsidR="00A77965">
          <w:rPr>
            <w:rFonts w:eastAsiaTheme="minorEastAsia"/>
          </w:rPr>
          <w:t>means metered data administrator as define</w:t>
        </w:r>
      </w:ins>
      <w:ins w:id="652" w:author="DION-DEMAEL Michele" w:date="2025-10-30T16:12:00Z" w16du:dateUtc="2025-10-30T15:12:00Z">
        <w:r w:rsidR="00E10FEB">
          <w:rPr>
            <w:rFonts w:eastAsiaTheme="minorEastAsia"/>
          </w:rPr>
          <w:t>s</w:t>
        </w:r>
      </w:ins>
      <w:ins w:id="653" w:author="Albrecht, Patrick" w:date="2025-10-15T15:10:00Z">
        <w:r w:rsidR="00A77965">
          <w:rPr>
            <w:rFonts w:eastAsiaTheme="minorEastAsia"/>
          </w:rPr>
          <w:t xml:space="preserve"> in</w:t>
        </w:r>
        <w:r w:rsidR="004D2976">
          <w:rPr>
            <w:rFonts w:eastAsiaTheme="minorEastAsia"/>
          </w:rPr>
          <w:t xml:space="preserve"> Point (7) of Article 2 of Implementing Regulation (EU) 2023</w:t>
        </w:r>
      </w:ins>
      <w:ins w:id="654" w:author="Albrecht, Patrick" w:date="2025-10-15T15:11:00Z">
        <w:r w:rsidR="004B1991">
          <w:rPr>
            <w:rFonts w:eastAsiaTheme="minorEastAsia"/>
          </w:rPr>
          <w:t>/1162</w:t>
        </w:r>
      </w:ins>
    </w:p>
    <w:p w14:paraId="316D6DBA" w14:textId="3E45B853" w:rsidR="2E0AC0A2" w:rsidRPr="004D0F65" w:rsidDel="003A3827" w:rsidRDefault="2E0AC0A2">
      <w:pPr>
        <w:pStyle w:val="ListParagraph"/>
        <w:numPr>
          <w:ilvl w:val="0"/>
          <w:numId w:val="21"/>
        </w:numPr>
        <w:jc w:val="both"/>
        <w:rPr>
          <w:del w:id="655" w:author="Fernando Dominguez" w:date="2025-09-12T09:21:00Z"/>
          <w:rFonts w:eastAsiaTheme="minorEastAsia"/>
          <w:rPrChange w:id="656" w:author="Fernando Dominguez" w:date="2025-09-12T09:19:00Z">
            <w:rPr>
              <w:del w:id="657" w:author="Fernando Dominguez" w:date="2025-09-12T09:21:00Z"/>
              <w:rFonts w:eastAsia="Times New Roman"/>
            </w:rPr>
          </w:rPrChange>
        </w:rPr>
        <w:pPrChange w:id="658" w:author="Fernando Dominguez" w:date="2025-09-12T09:19:00Z">
          <w:pPr>
            <w:pStyle w:val="ListParagraph"/>
            <w:numPr>
              <w:numId w:val="21"/>
            </w:numPr>
            <w:spacing w:after="0"/>
            <w:ind w:left="360" w:hanging="360"/>
            <w:jc w:val="both"/>
          </w:pPr>
        </w:pPrChange>
      </w:pPr>
    </w:p>
    <w:p w14:paraId="305F831B" w14:textId="48C38AF8" w:rsidR="76FC6692" w:rsidRPr="00DF32A9" w:rsidDel="003A3827" w:rsidRDefault="76FC6692" w:rsidP="00FB411B">
      <w:pPr>
        <w:jc w:val="both"/>
        <w:rPr>
          <w:del w:id="659" w:author="Fernando Dominguez" w:date="2025-09-12T09:21:00Z"/>
          <w:rFonts w:eastAsiaTheme="minorEastAsia"/>
        </w:rPr>
      </w:pPr>
    </w:p>
    <w:p w14:paraId="5ABF0638" w14:textId="77777777" w:rsidR="0030433B" w:rsidRPr="00DF32A9" w:rsidRDefault="0030433B" w:rsidP="00FB411B">
      <w:pPr>
        <w:jc w:val="both"/>
        <w:rPr>
          <w:rFonts w:eastAsiaTheme="minorEastAsia"/>
        </w:rPr>
      </w:pPr>
    </w:p>
    <w:p w14:paraId="05665322" w14:textId="77777777" w:rsidR="00B2051F" w:rsidRPr="00DF32A9" w:rsidRDefault="00B2051F" w:rsidP="00FB411B">
      <w:pPr>
        <w:spacing w:after="0" w:line="240" w:lineRule="auto"/>
        <w:jc w:val="both"/>
      </w:pPr>
      <w:r w:rsidRPr="00DF32A9">
        <w:br w:type="page"/>
      </w:r>
    </w:p>
    <w:p w14:paraId="5DFE5356" w14:textId="7BA85F8B" w:rsidR="00105E05" w:rsidRPr="00750926" w:rsidRDefault="001C3A03" w:rsidP="00750926">
      <w:pPr>
        <w:pStyle w:val="ListParagraph"/>
        <w:jc w:val="center"/>
        <w:rPr>
          <w:b/>
          <w:bCs/>
        </w:rPr>
      </w:pPr>
      <w:r w:rsidRPr="00750926">
        <w:rPr>
          <w:b/>
          <w:bCs/>
        </w:rPr>
        <w:t>Chapter 2</w:t>
      </w:r>
      <w:r w:rsidR="00056584" w:rsidRPr="00750926">
        <w:rPr>
          <w:b/>
          <w:bCs/>
        </w:rPr>
        <w:t xml:space="preserve"> -</w:t>
      </w:r>
      <w:r w:rsidR="00E4433E" w:rsidRPr="00750926">
        <w:rPr>
          <w:b/>
          <w:bCs/>
        </w:rPr>
        <w:t>INTEROPERABILITY REQUIREMENTS AND TRANSPARENT AND NON</w:t>
      </w:r>
      <w:r w:rsidR="00D64E05" w:rsidRPr="00750926">
        <w:rPr>
          <w:b/>
          <w:bCs/>
        </w:rPr>
        <w:t>-</w:t>
      </w:r>
      <w:r w:rsidR="00E4433E" w:rsidRPr="00750926">
        <w:rPr>
          <w:b/>
          <w:bCs/>
        </w:rPr>
        <w:t>DISCRIMINATORY PROCEDURES FOR ACCESS TO DATA</w:t>
      </w:r>
    </w:p>
    <w:p w14:paraId="00CFE489" w14:textId="567F22B7" w:rsidR="00105E05" w:rsidRPr="00750926" w:rsidRDefault="001C3A03" w:rsidP="007366D4">
      <w:pPr>
        <w:pStyle w:val="Heading1"/>
        <w:rPr>
          <w:lang w:val="en-GB"/>
        </w:rPr>
      </w:pPr>
      <w:r w:rsidRPr="00750926">
        <w:rPr>
          <w:lang w:val="en-GB"/>
        </w:rPr>
        <w:t>Section 1</w:t>
      </w:r>
      <w:r w:rsidR="00A76EE3" w:rsidRPr="00750926">
        <w:rPr>
          <w:lang w:val="en-GB"/>
        </w:rPr>
        <w:t xml:space="preserve">: </w:t>
      </w:r>
      <w:r w:rsidRPr="00750926">
        <w:rPr>
          <w:lang w:val="en-GB"/>
        </w:rPr>
        <w:t>Interoperability requirements - Reference model</w:t>
      </w:r>
    </w:p>
    <w:p w14:paraId="1DDAA914" w14:textId="77777777" w:rsidR="00302DC7" w:rsidRPr="00DF32A9" w:rsidRDefault="00302DC7" w:rsidP="00750926">
      <w:pPr>
        <w:jc w:val="both"/>
      </w:pPr>
    </w:p>
    <w:p w14:paraId="777CE078" w14:textId="7A67CEE9" w:rsidR="00676687" w:rsidRPr="00DF32A9" w:rsidRDefault="005816A6" w:rsidP="006668EE">
      <w:pPr>
        <w:jc w:val="center"/>
        <w:rPr>
          <w:i/>
        </w:rPr>
      </w:pPr>
      <w:bookmarkStart w:id="660" w:name="_Hlk139542724"/>
      <w:r w:rsidRPr="00DF32A9">
        <w:rPr>
          <w:i/>
        </w:rPr>
        <w:t>Article 3</w:t>
      </w:r>
    </w:p>
    <w:p w14:paraId="2318DFE1" w14:textId="2D1A03C3" w:rsidR="00FD3229" w:rsidRPr="00DF32A9" w:rsidRDefault="00C2072B" w:rsidP="59E4CD00">
      <w:pPr>
        <w:jc w:val="center"/>
        <w:rPr>
          <w:del w:id="661" w:author="Paul de Wit" w:date="2025-11-01T15:38:00Z" w16du:dateUtc="2025-11-01T15:38:43Z"/>
          <w:b/>
          <w:bCs/>
        </w:rPr>
      </w:pPr>
      <w:r w:rsidRPr="59E4CD00">
        <w:rPr>
          <w:b/>
          <w:bCs/>
        </w:rPr>
        <w:t>Implementation of the reference model</w:t>
      </w:r>
    </w:p>
    <w:p w14:paraId="03124623" w14:textId="4C79C897" w:rsidR="00D312EE" w:rsidRDefault="00D312EE">
      <w:pPr>
        <w:jc w:val="both"/>
        <w:rPr>
          <w:ins w:id="662" w:author="Paul de Wit" w:date="2025-11-01T15:37:00Z" w16du:dateUtc="2025-11-01T15:37:42Z"/>
        </w:rPr>
        <w:pPrChange w:id="663" w:author="Paul de Wit" w:date="2025-11-01T15:37:00Z">
          <w:pPr>
            <w:pStyle w:val="ListParagraph"/>
            <w:numPr>
              <w:numId w:val="46"/>
            </w:numPr>
            <w:ind w:left="360" w:hanging="360"/>
            <w:jc w:val="both"/>
          </w:pPr>
        </w:pPrChange>
      </w:pPr>
    </w:p>
    <w:p w14:paraId="69B62D11" w14:textId="06F6410F" w:rsidR="00D312EE" w:rsidRDefault="4144701E">
      <w:pPr>
        <w:pStyle w:val="ListParagraph"/>
        <w:numPr>
          <w:ilvl w:val="0"/>
          <w:numId w:val="46"/>
        </w:numPr>
        <w:rPr>
          <w:ins w:id="664" w:author="Paul de Wit" w:date="2025-11-01T15:39:00Z" w16du:dateUtc="2025-11-01T15:39:13Z"/>
        </w:rPr>
        <w:pPrChange w:id="665" w:author="Paul de Wit" w:date="2025-11-01T15:37:00Z">
          <w:pPr/>
        </w:pPrChange>
      </w:pPr>
      <w:commentRangeStart w:id="666"/>
      <w:ins w:id="667" w:author="Paul de Wit" w:date="2025-11-01T15:38:00Z">
        <w:r>
          <w:t>Electricity undertakings in the retail electricity market shall apply the provisions set out in this</w:t>
        </w:r>
      </w:ins>
      <w:ins w:id="668" w:author="Paul de Wit" w:date="2025-11-01T15:39:00Z">
        <w:r>
          <w:t xml:space="preserve"> </w:t>
        </w:r>
      </w:ins>
      <w:ins w:id="669" w:author="Paul de Wit" w:date="2025-11-01T15:38:00Z">
        <w:r>
          <w:t>Chapter and the refe</w:t>
        </w:r>
      </w:ins>
      <w:ins w:id="670" w:author="DO Giao" w:date="2025-11-06T13:30:00Z">
        <w:r w:rsidR="305D21DD">
          <w:t>re</w:t>
        </w:r>
      </w:ins>
      <w:ins w:id="671" w:author="Paul de Wit" w:date="2025-11-01T15:38:00Z">
        <w:r>
          <w:t>nce model set out in the Annex.</w:t>
        </w:r>
      </w:ins>
      <w:commentRangeEnd w:id="666"/>
      <w:r>
        <w:rPr>
          <w:rStyle w:val="CommentReference"/>
          <w:sz w:val="22"/>
          <w:szCs w:val="22"/>
        </w:rPr>
        <w:commentReference w:id="666"/>
      </w:r>
      <w:r>
        <w:br/>
      </w:r>
    </w:p>
    <w:p w14:paraId="2EF8CF8F" w14:textId="0AFC363E" w:rsidR="00D312EE" w:rsidDel="001A249B" w:rsidRDefault="65D2F52C">
      <w:pPr>
        <w:pStyle w:val="ListParagraph"/>
        <w:numPr>
          <w:ilvl w:val="0"/>
          <w:numId w:val="46"/>
        </w:numPr>
        <w:rPr>
          <w:ins w:id="672" w:author="Paul de Wit" w:date="2025-11-01T15:38:00Z" w16du:dateUtc="2025-11-01T15:38:32Z"/>
          <w:del w:id="673" w:author="Lorena Garcia Lorenzo" w:date="2025-11-06T14:40:00Z" w16du:dateUtc="2025-11-06T13:40:00Z"/>
        </w:rPr>
        <w:pPrChange w:id="674" w:author="Paul de Wit" w:date="2025-11-01T15:39:00Z">
          <w:pPr/>
        </w:pPrChange>
      </w:pPr>
      <w:ins w:id="675" w:author="Paul de Wit" w:date="2025-11-01T15:47:00Z">
        <w:del w:id="676" w:author="Lorena Garcia Lorenzo" w:date="2025-11-06T14:40:00Z" w16du:dateUtc="2025-11-06T13:40:00Z">
          <w:r w:rsidDel="001A249B">
            <w:delText xml:space="preserve">In accordance with Article </w:delText>
          </w:r>
        </w:del>
      </w:ins>
      <w:ins w:id="677" w:author="Paul de Wit" w:date="2025-11-01T16:08:00Z">
        <w:del w:id="678" w:author="Lorena Garcia Lorenzo" w:date="2025-11-06T14:40:00Z" w16du:dateUtc="2025-11-06T13:40:00Z">
          <w:r w:rsidR="202EAE3E" w:rsidDel="001A249B">
            <w:delText>24</w:delText>
          </w:r>
        </w:del>
      </w:ins>
      <w:ins w:id="679" w:author="Paul de Wit" w:date="2025-11-01T15:47:00Z">
        <w:del w:id="680" w:author="Lorena Garcia Lorenzo" w:date="2025-11-06T14:40:00Z" w16du:dateUtc="2025-11-06T13:40:00Z">
          <w:r w:rsidDel="001A249B">
            <w:delText>.</w:delText>
          </w:r>
        </w:del>
      </w:ins>
      <w:ins w:id="681" w:author="Paul de Wit" w:date="2025-11-01T16:08:00Z">
        <w:del w:id="682" w:author="Lorena Garcia Lorenzo" w:date="2025-11-06T14:40:00Z" w16du:dateUtc="2025-11-06T13:40:00Z">
          <w:r w:rsidR="3FB61F3E" w:rsidDel="001A249B">
            <w:delText>2</w:delText>
          </w:r>
        </w:del>
      </w:ins>
      <w:ins w:id="683" w:author="Paul de Wit" w:date="2025-11-01T15:50:00Z">
        <w:del w:id="684" w:author="Lorena Garcia Lorenzo" w:date="2025-11-06T14:40:00Z" w16du:dateUtc="2025-11-06T13:40:00Z">
          <w:r w:rsidR="5A4326BD" w:rsidDel="001A249B">
            <w:delText>.</w:delText>
          </w:r>
        </w:del>
      </w:ins>
      <w:ins w:id="685" w:author="Paul de Wit" w:date="2025-11-01T15:47:00Z">
        <w:del w:id="686" w:author="Lorena Garcia Lorenzo" w:date="2025-11-06T14:40:00Z" w16du:dateUtc="2025-11-06T13:40:00Z">
          <w:r w:rsidDel="001A249B">
            <w:delText>(</w:delText>
          </w:r>
        </w:del>
      </w:ins>
      <w:ins w:id="687" w:author="Paul de Wit" w:date="2025-11-01T16:08:00Z">
        <w:del w:id="688" w:author="Lorena Garcia Lorenzo" w:date="2025-11-06T14:40:00Z" w16du:dateUtc="2025-11-06T13:40:00Z">
          <w:r w:rsidR="2F85695A" w:rsidDel="001A249B">
            <w:delText>a</w:delText>
          </w:r>
        </w:del>
      </w:ins>
      <w:ins w:id="689" w:author="Paul de Wit" w:date="2025-11-01T15:48:00Z">
        <w:del w:id="690" w:author="Lorena Garcia Lorenzo" w:date="2025-11-06T14:40:00Z" w16du:dateUtc="2025-11-06T13:40:00Z">
          <w:r w:rsidDel="001A249B">
            <w:delText>)</w:delText>
          </w:r>
        </w:del>
      </w:ins>
      <w:ins w:id="691" w:author="Paul de Wit" w:date="2025-11-01T15:47:00Z">
        <w:del w:id="692" w:author="Lorena Garcia Lorenzo" w:date="2025-11-06T14:40:00Z" w16du:dateUtc="2025-11-06T13:40:00Z">
          <w:r w:rsidDel="001A249B">
            <w:delText xml:space="preserve"> </w:delText>
          </w:r>
        </w:del>
      </w:ins>
      <w:ins w:id="693" w:author="Paul de Wit" w:date="2025-11-01T15:50:00Z">
        <w:del w:id="694" w:author="Lorena Garcia Lorenzo" w:date="2025-11-06T14:40:00Z" w16du:dateUtc="2025-11-06T13:40:00Z">
          <w:r w:rsidR="023DF853" w:rsidDel="001A249B">
            <w:delText xml:space="preserve">of the NCDR, </w:delText>
          </w:r>
        </w:del>
      </w:ins>
      <w:ins w:id="695" w:author="Paul de Wit" w:date="2025-11-01T15:47:00Z">
        <w:del w:id="696" w:author="Lorena Garcia Lorenzo" w:date="2025-11-06T14:40:00Z" w16du:dateUtc="2025-11-06T13:40:00Z">
          <w:r w:rsidDel="001A249B">
            <w:delText>t</w:delText>
          </w:r>
        </w:del>
      </w:ins>
      <w:ins w:id="697" w:author="Paul de Wit" w:date="2025-11-01T15:40:00Z">
        <w:del w:id="698" w:author="Lorena Garcia Lorenzo" w:date="2025-11-06T14:40:00Z" w16du:dateUtc="2025-11-06T13:40:00Z">
          <w:r w:rsidR="057EE08B" w:rsidDel="001A249B">
            <w:delText xml:space="preserve">he </w:delText>
          </w:r>
        </w:del>
      </w:ins>
      <w:ins w:id="699" w:author="Paul de Wit" w:date="2025-11-01T15:39:00Z">
        <w:del w:id="700" w:author="Lorena Garcia Lorenzo" w:date="2025-11-06T14:40:00Z" w16du:dateUtc="2025-11-06T13:40:00Z">
          <w:r w:rsidR="057EE08B" w:rsidDel="001A249B">
            <w:delText>implement</w:delText>
          </w:r>
        </w:del>
      </w:ins>
      <w:ins w:id="701" w:author="Paul de Wit" w:date="2025-11-01T15:40:00Z">
        <w:del w:id="702" w:author="Lorena Garcia Lorenzo" w:date="2025-11-06T14:40:00Z" w16du:dateUtc="2025-11-06T13:40:00Z">
          <w:r w:rsidR="057EE08B" w:rsidDel="001A249B">
            <w:delText xml:space="preserve">ation </w:delText>
          </w:r>
        </w:del>
      </w:ins>
      <w:ins w:id="703" w:author="Paul de Wit" w:date="2025-11-01T15:51:00Z">
        <w:del w:id="704" w:author="Lorena Garcia Lorenzo" w:date="2025-11-06T14:40:00Z" w16du:dateUtc="2025-11-06T13:40:00Z">
          <w:r w:rsidR="1B0C79E5" w:rsidDel="001A249B">
            <w:delText xml:space="preserve">in the Member States </w:delText>
          </w:r>
        </w:del>
      </w:ins>
      <w:ins w:id="705" w:author="Paul de Wit" w:date="2025-11-01T15:40:00Z">
        <w:del w:id="706" w:author="Lorena Garcia Lorenzo" w:date="2025-11-06T14:40:00Z" w16du:dateUtc="2025-11-06T13:40:00Z">
          <w:r w:rsidR="057EE08B" w:rsidDel="001A249B">
            <w:delText xml:space="preserve">of the </w:delText>
          </w:r>
        </w:del>
      </w:ins>
      <w:ins w:id="707" w:author="Paul de Wit" w:date="2025-11-01T15:39:00Z">
        <w:del w:id="708" w:author="Lorena Garcia Lorenzo" w:date="2025-11-06T14:40:00Z" w16du:dateUtc="2025-11-06T13:40:00Z">
          <w:r w:rsidR="057EE08B" w:rsidDel="001A249B">
            <w:delText>provi</w:delText>
          </w:r>
        </w:del>
      </w:ins>
      <w:ins w:id="709" w:author="Paul de Wit" w:date="2025-11-01T15:40:00Z">
        <w:del w:id="710" w:author="Lorena Garcia Lorenzo" w:date="2025-11-06T14:40:00Z" w16du:dateUtc="2025-11-06T13:40:00Z">
          <w:r w:rsidR="057EE08B" w:rsidDel="001A249B">
            <w:delText xml:space="preserve">sions set out in this Chapter </w:delText>
          </w:r>
        </w:del>
      </w:ins>
      <w:ins w:id="711" w:author="Paul de Wit" w:date="2025-11-01T15:41:00Z">
        <w:del w:id="712" w:author="Lorena Garcia Lorenzo" w:date="2025-11-06T14:40:00Z" w16du:dateUtc="2025-11-06T13:40:00Z">
          <w:r w:rsidR="29E45214" w:rsidDel="001A249B">
            <w:delText>and the reference model set ou</w:delText>
          </w:r>
        </w:del>
      </w:ins>
      <w:ins w:id="713" w:author="Paul de Wit" w:date="2025-11-01T15:42:00Z">
        <w:del w:id="714" w:author="Lorena Garcia Lorenzo" w:date="2025-11-06T14:40:00Z" w16du:dateUtc="2025-11-06T13:40:00Z">
          <w:r w:rsidR="29E45214" w:rsidDel="001A249B">
            <w:delText xml:space="preserve">t in the Annex </w:delText>
          </w:r>
        </w:del>
      </w:ins>
      <w:ins w:id="715" w:author="Fernando Dominguez" w:date="2025-11-05T15:36:00Z" w16du:dateUtc="2025-11-05T14:36:00Z">
        <w:del w:id="716" w:author="Lorena Garcia Lorenzo" w:date="2025-11-06T14:40:00Z" w16du:dateUtc="2025-11-06T13:40:00Z">
          <w:r w:rsidR="00C90D9E" w:rsidDel="001A249B">
            <w:delText xml:space="preserve">to this regulation </w:delText>
          </w:r>
        </w:del>
      </w:ins>
      <w:ins w:id="717" w:author="Paul de Wit" w:date="2025-11-01T16:09:00Z">
        <w:del w:id="718" w:author="Lorena Garcia Lorenzo" w:date="2025-11-06T14:40:00Z" w16du:dateUtc="2025-11-06T13:40:00Z">
          <w:r w:rsidR="2193E397" w:rsidDel="001A249B">
            <w:delText>can</w:delText>
          </w:r>
        </w:del>
      </w:ins>
      <w:ins w:id="719" w:author="Paul de Wit" w:date="2025-11-01T15:42:00Z">
        <w:del w:id="720" w:author="Lorena Garcia Lorenzo" w:date="2025-11-06T14:40:00Z" w16du:dateUtc="2025-11-06T13:40:00Z">
          <w:r w:rsidR="29E45214" w:rsidDel="001A249B">
            <w:delText xml:space="preserve"> follow </w:delText>
          </w:r>
        </w:del>
      </w:ins>
      <w:ins w:id="721" w:author="Paul de Wit" w:date="2025-11-01T15:48:00Z">
        <w:del w:id="722" w:author="Lorena Garcia Lorenzo" w:date="2025-11-06T14:40:00Z" w16du:dateUtc="2025-11-06T13:40:00Z">
          <w:r w:rsidR="5EFB1CC8" w:rsidDel="001A249B">
            <w:delText xml:space="preserve">a </w:delText>
          </w:r>
        </w:del>
      </w:ins>
      <w:ins w:id="723" w:author="Paul de Wit" w:date="2025-11-01T15:49:00Z">
        <w:del w:id="724" w:author="Lorena Garcia Lorenzo" w:date="2025-11-06T14:40:00Z" w16du:dateUtc="2025-11-06T13:40:00Z">
          <w:r w:rsidR="49384B73" w:rsidDel="001A249B">
            <w:delText>stepwise implementation</w:delText>
          </w:r>
        </w:del>
      </w:ins>
      <w:ins w:id="725" w:author="Paul de Wit" w:date="2025-11-01T15:51:00Z">
        <w:del w:id="726" w:author="Lorena Garcia Lorenzo" w:date="2025-11-06T14:40:00Z" w16du:dateUtc="2025-11-06T13:40:00Z">
          <w:r w:rsidR="131D599A" w:rsidDel="001A249B">
            <w:delText xml:space="preserve"> </w:delText>
          </w:r>
        </w:del>
      </w:ins>
      <w:ins w:id="727" w:author="Paul de Wit" w:date="2025-11-01T15:49:00Z">
        <w:del w:id="728" w:author="Lorena Garcia Lorenzo" w:date="2025-11-06T14:40:00Z" w16du:dateUtc="2025-11-06T13:40:00Z">
          <w:r w:rsidR="49384B73" w:rsidDel="001A249B">
            <w:delText xml:space="preserve">and will be implemented </w:delText>
          </w:r>
        </w:del>
      </w:ins>
      <w:ins w:id="729" w:author="Paul de Wit" w:date="2025-11-01T16:15:00Z">
        <w:del w:id="730" w:author="Lorena Garcia Lorenzo" w:date="2025-11-06T14:40:00Z" w16du:dateUtc="2025-11-06T13:40:00Z">
          <w:r w:rsidR="3E7B9926" w:rsidDel="001A249B">
            <w:delText>[</w:delText>
          </w:r>
        </w:del>
      </w:ins>
      <w:ins w:id="731" w:author="Paul de Wit" w:date="2025-11-01T15:49:00Z">
        <w:del w:id="732" w:author="Lorena Garcia Lorenzo" w:date="2025-11-06T14:40:00Z" w16du:dateUtc="2025-11-06T13:40:00Z">
          <w:r w:rsidR="49384B73" w:rsidDel="001A249B">
            <w:delText xml:space="preserve">no </w:delText>
          </w:r>
          <w:r w:rsidR="49384B73" w:rsidRPr="59E4CD00" w:rsidDel="001A249B">
            <w:delText>later than 4</w:delText>
          </w:r>
        </w:del>
      </w:ins>
      <w:ins w:id="733" w:author="Paul de Wit" w:date="2025-11-01T15:54:00Z">
        <w:del w:id="734" w:author="Lorena Garcia Lorenzo" w:date="2025-11-06T14:40:00Z" w16du:dateUtc="2025-11-06T13:40:00Z">
          <w:r w:rsidR="03657AEB" w:rsidRPr="59E4CD00" w:rsidDel="001A249B">
            <w:delText>]</w:delText>
          </w:r>
        </w:del>
      </w:ins>
      <w:ins w:id="735" w:author="Paul de Wit" w:date="2025-11-01T15:49:00Z">
        <w:del w:id="736" w:author="Lorena Garcia Lorenzo" w:date="2025-11-06T14:40:00Z" w16du:dateUtc="2025-11-06T13:40:00Z">
          <w:r w:rsidR="49384B73" w:rsidRPr="59E4CD00" w:rsidDel="001A249B">
            <w:delText xml:space="preserve"> years after entry into force of the NCDR. </w:delText>
          </w:r>
        </w:del>
      </w:ins>
    </w:p>
    <w:p w14:paraId="5D1A97FD" w14:textId="47FEFFEC" w:rsidR="00D312EE" w:rsidDel="00F123B2" w:rsidRDefault="00D312EE">
      <w:pPr>
        <w:pStyle w:val="ListParagraph"/>
        <w:numPr>
          <w:ilvl w:val="0"/>
          <w:numId w:val="46"/>
        </w:numPr>
        <w:rPr>
          <w:ins w:id="737" w:author="DION-DEMAEL Michele" w:date="2025-10-27T13:31:00Z"/>
          <w:del w:id="738" w:author="Lorena Garcia Lorenzo" w:date="2025-11-06T14:47:00Z" w16du:dateUtc="2025-11-06T13:47:00Z"/>
        </w:rPr>
        <w:pPrChange w:id="739" w:author="Paul de Wit" w:date="2025-11-01T15:38:00Z">
          <w:pPr/>
        </w:pPrChange>
      </w:pPr>
      <w:commentRangeStart w:id="740"/>
      <w:commentRangeStart w:id="741"/>
      <w:ins w:id="742" w:author="DION-DEMAEL Michele" w:date="2025-10-27T13:31:00Z">
        <w:del w:id="743" w:author="Lorena Garcia Lorenzo" w:date="2025-11-06T14:47:00Z" w16du:dateUtc="2025-11-06T13:47:00Z">
          <w:r w:rsidDel="00F123B2">
            <w:delText xml:space="preserve">The </w:delText>
          </w:r>
        </w:del>
        <w:del w:id="744" w:author="Lorena Garcia Lorenzo" w:date="2025-11-06T14:40:00Z" w16du:dateUtc="2025-11-06T13:40:00Z">
          <w:r w:rsidDel="00CB534E">
            <w:delText>application</w:delText>
          </w:r>
        </w:del>
        <w:del w:id="745" w:author="Lorena Garcia Lorenzo" w:date="2025-11-06T14:47:00Z" w16du:dateUtc="2025-11-06T13:47:00Z">
          <w:r w:rsidDel="00F123B2">
            <w:delText xml:space="preserve"> of the reference model is closely linked to the implementation of NCDR and of national terms and conditions pursuant to Article 11, 14, 24 and 45 of NCDR.</w:delText>
          </w:r>
        </w:del>
      </w:ins>
      <w:commentRangeEnd w:id="740"/>
      <w:del w:id="746" w:author="Lorena Garcia Lorenzo" w:date="2025-11-06T14:47:00Z" w16du:dateUtc="2025-11-06T13:47:00Z">
        <w:r w:rsidDel="00F123B2">
          <w:rPr>
            <w:rStyle w:val="CommentReference"/>
            <w:sz w:val="22"/>
            <w:szCs w:val="22"/>
          </w:rPr>
          <w:commentReference w:id="740"/>
        </w:r>
        <w:commentRangeEnd w:id="741"/>
        <w:r w:rsidDel="00F123B2">
          <w:rPr>
            <w:rStyle w:val="CommentReference"/>
            <w:sz w:val="22"/>
            <w:szCs w:val="22"/>
          </w:rPr>
          <w:commentReference w:id="741"/>
        </w:r>
      </w:del>
    </w:p>
    <w:p w14:paraId="05C7771C" w14:textId="7E1BEBA7" w:rsidR="005816A6" w:rsidRPr="00DF32A9" w:rsidRDefault="0B51A9E6">
      <w:pPr>
        <w:pStyle w:val="ListParagraph"/>
        <w:numPr>
          <w:ilvl w:val="0"/>
          <w:numId w:val="46"/>
        </w:numPr>
        <w:jc w:val="both"/>
        <w:rPr>
          <w:del w:id="747" w:author="DION-DEMAEL Michele" w:date="2025-10-27T09:11:00Z"/>
        </w:rPr>
        <w:pPrChange w:id="748" w:author="DION-DEMAEL Michele" w:date="2025-10-29T11:38:00Z">
          <w:pPr>
            <w:pStyle w:val="ListParagraph"/>
            <w:numPr>
              <w:numId w:val="17"/>
            </w:numPr>
            <w:ind w:left="360" w:hanging="360"/>
            <w:jc w:val="both"/>
          </w:pPr>
        </w:pPrChange>
      </w:pPr>
      <w:commentRangeStart w:id="749"/>
      <w:r>
        <w:t>In order to meet the interoperability requirements, electricity undertakings</w:t>
      </w:r>
      <w:ins w:id="750" w:author="Carmen Garcia Montero" w:date="2025-10-29T12:03:00Z">
        <w:r>
          <w:t xml:space="preserve"> </w:t>
        </w:r>
      </w:ins>
      <w:ins w:id="751" w:author="DION-DEMAEL Michele" w:date="2025-10-30T16:41:00Z">
        <w:r>
          <w:t xml:space="preserve">that have implemented </w:t>
        </w:r>
      </w:ins>
      <w:r>
        <w:t xml:space="preserve"> </w:t>
      </w:r>
      <w:ins w:id="752" w:author="DION-DEMAEL Michele" w:date="2025-10-30T16:42:00Z">
        <w:r>
          <w:t xml:space="preserve">provisions of NCDR and </w:t>
        </w:r>
      </w:ins>
      <w:ins w:id="753" w:author="DION-DEMAEL Michele" w:date="2025-10-30T16:43:00Z">
        <w:r>
          <w:t xml:space="preserve">of </w:t>
        </w:r>
      </w:ins>
      <w:ins w:id="754" w:author="DION-DEMAEL Michele" w:date="2025-10-30T16:42:00Z">
        <w:r>
          <w:t xml:space="preserve">national terms and conditions </w:t>
        </w:r>
      </w:ins>
      <w:ins w:id="755" w:author="DION-DEMAEL Michele" w:date="2025-10-30T16:43:00Z">
        <w:r>
          <w:t xml:space="preserve">pursuant to Article 11, 14, 24 and 45 of NCDR </w:t>
        </w:r>
      </w:ins>
      <w:del w:id="756" w:author="Lorena Garcia Lorenzo" w:date="2025-11-06T14:47:00Z" w16du:dateUtc="2025-11-06T13:47:00Z">
        <w:r w:rsidDel="00190D11">
          <w:delText xml:space="preserve">in the retail electricity market </w:delText>
        </w:r>
      </w:del>
      <w:r>
        <w:t xml:space="preserve">shall apply </w:t>
      </w:r>
      <w:ins w:id="757" w:author="DION-DEMAEL Michele" w:date="2025-10-31T13:57:00Z">
        <w:del w:id="758" w:author="Lorena Garcia Lorenzo" w:date="2025-11-06T14:48:00Z" w16du:dateUtc="2025-11-06T13:48:00Z">
          <w:r w:rsidDel="009570BB">
            <w:delText>in doing so</w:delText>
          </w:r>
          <w:r w:rsidDel="000B0527">
            <w:delText xml:space="preserve"> </w:delText>
          </w:r>
        </w:del>
      </w:ins>
      <w:r>
        <w:t>the reference model set out in this Chapter and in the Annex of this Regulatio</w:t>
      </w:r>
      <w:ins w:id="759" w:author="DION-DEMAEL Michele" w:date="2025-10-27T13:25:00Z">
        <w:r>
          <w:t>n</w:t>
        </w:r>
      </w:ins>
      <w:ins w:id="760" w:author="DION-DEMAEL Michele" w:date="2025-10-30T16:45:00Z">
        <w:r>
          <w:t xml:space="preserve"> for </w:t>
        </w:r>
      </w:ins>
      <w:ins w:id="761" w:author="DION-DEMAEL Michele" w:date="2025-10-30T16:47:00Z">
        <w:r>
          <w:t>the elements, roles and procedures</w:t>
        </w:r>
      </w:ins>
      <w:ins w:id="762" w:author="DION-DEMAEL Michele" w:date="2025-10-30T16:48:00Z">
        <w:r>
          <w:t>,</w:t>
        </w:r>
      </w:ins>
      <w:ins w:id="763" w:author="DION-DEMAEL Michele" w:date="2025-10-30T16:47:00Z">
        <w:r>
          <w:t xml:space="preserve"> related to </w:t>
        </w:r>
      </w:ins>
      <w:ins w:id="764" w:author="DION-DEMAEL Michele" w:date="2025-10-30T16:45:00Z">
        <w:r>
          <w:t xml:space="preserve">the concerned provisions. </w:t>
        </w:r>
      </w:ins>
      <w:ins w:id="765" w:author="Carmen Garcia Montero" w:date="2025-10-29T11:52:00Z">
        <w:del w:id="766" w:author="Lorena Garcia Lorenzo" w:date="2025-11-06T14:44:00Z" w16du:dateUtc="2025-11-06T13:44:00Z">
          <w:r w:rsidDel="00AE19D9">
            <w:delText>the provision</w:delText>
          </w:r>
        </w:del>
      </w:ins>
      <w:ins w:id="767" w:author="Carmen Garcia Montero" w:date="2025-10-29T11:54:00Z">
        <w:del w:id="768" w:author="Lorena Garcia Lorenzo" w:date="2025-11-06T14:44:00Z" w16du:dateUtc="2025-11-06T13:44:00Z">
          <w:r w:rsidDel="00AE19D9">
            <w:delText>s</w:delText>
          </w:r>
        </w:del>
      </w:ins>
      <w:ins w:id="769" w:author="Carmen Garcia Montero" w:date="2025-10-29T11:52:00Z">
        <w:del w:id="770" w:author="Lorena Garcia Lorenzo" w:date="2025-11-06T14:44:00Z" w16du:dateUtc="2025-11-06T13:44:00Z">
          <w:r w:rsidDel="00AE19D9">
            <w:delText xml:space="preserve"> of </w:delText>
          </w:r>
        </w:del>
      </w:ins>
      <w:ins w:id="771" w:author="Carmen Garcia Montero" w:date="2025-10-29T11:53:00Z">
        <w:del w:id="772" w:author="Lorena Garcia Lorenzo" w:date="2025-11-06T14:44:00Z" w16du:dateUtc="2025-11-06T13:44:00Z">
          <w:r w:rsidDel="00AE19D9">
            <w:delText>and</w:delText>
          </w:r>
        </w:del>
      </w:ins>
      <w:del w:id="773" w:author="Lorena Garcia Lorenzo" w:date="2025-11-06T14:44:00Z" w16du:dateUtc="2025-11-06T13:44:00Z">
        <w:r w:rsidDel="00AE19D9">
          <w:delText>n</w:delText>
        </w:r>
      </w:del>
      <w:del w:id="774" w:author="DION-DEMAEL Michele" w:date="2025-10-27T13:25:00Z">
        <w:r w:rsidDel="00B141A0">
          <w:delText>.</w:delText>
        </w:r>
      </w:del>
      <w:del w:id="775" w:author="Paul de Wit" w:date="2025-11-01T15:52:00Z">
        <w:r w:rsidDel="00AD2733">
          <w:delText xml:space="preserve"> </w:delText>
        </w:r>
      </w:del>
      <w:commentRangeEnd w:id="749"/>
      <w:r w:rsidRPr="00DF32A9">
        <w:rPr>
          <w:rStyle w:val="CommentReference"/>
          <w:sz w:val="22"/>
          <w:szCs w:val="22"/>
        </w:rPr>
        <w:commentReference w:id="749"/>
      </w:r>
    </w:p>
    <w:p w14:paraId="60C71402" w14:textId="7B499EA9" w:rsidR="00F2258B" w:rsidRDefault="00F2258B">
      <w:pPr>
        <w:pStyle w:val="ListParagraph"/>
        <w:numPr>
          <w:ilvl w:val="0"/>
          <w:numId w:val="46"/>
        </w:numPr>
        <w:jc w:val="both"/>
        <w:rPr>
          <w:ins w:id="776" w:author="DION-DEMAEL Michele" w:date="2025-10-27T09:12:00Z"/>
          <w:del w:id="777" w:author="Paul de Wit" w:date="2025-11-01T15:52:00Z" w16du:dateUtc="2025-11-01T15:52:35Z"/>
        </w:rPr>
        <w:pPrChange w:id="778" w:author="DION-DEMAEL Michele" w:date="2025-10-27T09:12:00Z">
          <w:pPr>
            <w:pStyle w:val="ListParagraph"/>
          </w:pPr>
        </w:pPrChange>
      </w:pPr>
    </w:p>
    <w:p w14:paraId="444B2315" w14:textId="0A92850F" w:rsidR="005816A6" w:rsidRPr="00DF32A9" w:rsidRDefault="6CA3A251">
      <w:pPr>
        <w:rPr>
          <w:del w:id="779" w:author="DION-DEMAEL Michele" w:date="2025-10-27T09:10:00Z"/>
        </w:rPr>
        <w:pPrChange w:id="780" w:author="DION-DEMAEL Michele" w:date="2025-10-29T11:38:00Z">
          <w:pPr>
            <w:pStyle w:val="ListParagraph"/>
            <w:numPr>
              <w:numId w:val="17"/>
            </w:numPr>
            <w:ind w:left="360" w:hanging="360"/>
            <w:jc w:val="both"/>
          </w:pPr>
        </w:pPrChange>
      </w:pPr>
      <w:commentRangeStart w:id="781"/>
      <w:del w:id="782" w:author="DION-DEMAEL Michele" w:date="2025-10-27T09:10:00Z">
        <w:r w:rsidDel="6CA3A251">
          <w:delText>Th</w:delText>
        </w:r>
      </w:del>
      <w:del w:id="783" w:author="Paul de Wit" w:date="2025-11-01T15:52:00Z">
        <w:r w:rsidDel="438AD446">
          <w:delText>e</w:delText>
        </w:r>
      </w:del>
      <w:del w:id="784" w:author="DION-DEMAEL Michele" w:date="2025-10-27T09:10:00Z">
        <w:r w:rsidDel="018549F3">
          <w:delText xml:space="preserve"> obligation </w:delText>
        </w:r>
      </w:del>
      <w:del w:id="785" w:author="Paul de Wit" w:date="2025-11-01T15:52:00Z">
        <w:r w:rsidDel="5E910113">
          <w:delText>from paragraph 1</w:delText>
        </w:r>
      </w:del>
      <w:del w:id="786" w:author="DION-DEMAEL Michele" w:date="2025-10-27T09:10:00Z">
        <w:r w:rsidDel="018549F3">
          <w:delText xml:space="preserve"> </w:delText>
        </w:r>
      </w:del>
      <w:commentRangeEnd w:id="781"/>
      <w:r>
        <w:rPr>
          <w:rStyle w:val="CommentReference"/>
          <w:sz w:val="22"/>
          <w:szCs w:val="22"/>
        </w:rPr>
        <w:commentReference w:id="781"/>
      </w:r>
      <w:del w:id="787" w:author="Paul de Wit" w:date="2025-11-01T15:52:00Z">
        <w:r w:rsidDel="018549F3">
          <w:delText xml:space="preserve">applies </w:delText>
        </w:r>
      </w:del>
      <w:commentRangeStart w:id="788"/>
      <w:del w:id="789" w:author="DION-DEMAEL Michele" w:date="2025-10-27T09:10:00Z">
        <w:r w:rsidDel="018549F3">
          <w:delText xml:space="preserve">as soon as the </w:delText>
        </w:r>
      </w:del>
      <w:commentRangeStart w:id="790"/>
      <w:del w:id="791" w:author="Paul de Wit" w:date="2025-11-01T15:52:00Z">
        <w:r w:rsidDel="018549F3">
          <w:delText xml:space="preserve">procedures are implemented </w:delText>
        </w:r>
      </w:del>
      <w:commentRangeEnd w:id="790"/>
      <w:r>
        <w:rPr>
          <w:rStyle w:val="CommentReference"/>
          <w:sz w:val="22"/>
          <w:szCs w:val="22"/>
        </w:rPr>
        <w:commentReference w:id="790"/>
      </w:r>
      <w:commentRangeEnd w:id="788"/>
      <w:r>
        <w:rPr>
          <w:rStyle w:val="CommentReference"/>
          <w:sz w:val="22"/>
          <w:szCs w:val="22"/>
        </w:rPr>
        <w:commentReference w:id="788"/>
      </w:r>
      <w:del w:id="792" w:author="DION-DEMAEL Michele" w:date="2025-10-27T09:10:00Z">
        <w:r w:rsidDel="018549F3">
          <w:delText>according to NCDR provisions</w:delText>
        </w:r>
      </w:del>
      <w:del w:id="793" w:author="Paul de Wit" w:date="2025-11-01T15:52:00Z">
        <w:r w:rsidDel="00FF02E4">
          <w:delText xml:space="preserve">, </w:delText>
        </w:r>
      </w:del>
      <w:del w:id="794" w:author="DION-DEMAEL Michele" w:date="2025-10-27T09:10:00Z">
        <w:r w:rsidDel="018549F3">
          <w:delText xml:space="preserve">and </w:delText>
        </w:r>
      </w:del>
      <w:del w:id="795" w:author="Paul de Wit" w:date="2025-11-01T15:52:00Z">
        <w:r w:rsidDel="6CA3A251">
          <w:delText xml:space="preserve">to </w:delText>
        </w:r>
      </w:del>
      <w:del w:id="796" w:author="DION-DEMAEL Michele" w:date="2025-10-27T09:10:00Z">
        <w:r w:rsidDel="78F7726D">
          <w:delText>the</w:delText>
        </w:r>
      </w:del>
      <w:del w:id="797" w:author="Paul de Wit" w:date="2025-11-01T15:52:00Z">
        <w:r w:rsidDel="018549F3">
          <w:delText xml:space="preserve"> national terms and conditions </w:delText>
        </w:r>
      </w:del>
      <w:del w:id="798" w:author="DION-DEMAEL Michele" w:date="2025-10-27T09:10:00Z">
        <w:r w:rsidDel="48E95175">
          <w:delText xml:space="preserve">pursuant to Articles </w:delText>
        </w:r>
      </w:del>
      <w:commentRangeStart w:id="799"/>
      <w:commentRangeStart w:id="800"/>
      <w:commentRangeStart w:id="801"/>
      <w:del w:id="802" w:author="Paul de Wit" w:date="2025-11-01T15:52:00Z">
        <w:r w:rsidDel="48E95175">
          <w:delText>11, 14</w:delText>
        </w:r>
      </w:del>
      <w:ins w:id="803" w:author="Carmen Garcia Montero" w:date="2025-10-14T10:29:00Z">
        <w:del w:id="804" w:author="DION-DEMAEL Michele" w:date="2025-10-27T09:10:00Z">
          <w:r w:rsidDel="00084F05">
            <w:delText>, 24</w:delText>
          </w:r>
        </w:del>
      </w:ins>
      <w:del w:id="805" w:author="Paul de Wit" w:date="2025-11-01T15:52:00Z">
        <w:r w:rsidDel="48E95175">
          <w:delText xml:space="preserve"> and</w:delText>
        </w:r>
      </w:del>
      <w:del w:id="806" w:author="DION-DEMAEL Michele" w:date="2025-10-27T09:10:00Z">
        <w:r w:rsidDel="48E95175">
          <w:delText xml:space="preserve"> </w:delText>
        </w:r>
      </w:del>
      <w:del w:id="807" w:author="Paul de Wit" w:date="2025-11-01T15:52:00Z">
        <w:r w:rsidDel="48E95175">
          <w:delText>24</w:delText>
        </w:r>
      </w:del>
      <w:ins w:id="808" w:author="Carmen Garcia Montero" w:date="2025-10-14T10:29:00Z">
        <w:del w:id="809" w:author="DION-DEMAEL Michele" w:date="2025-10-27T09:10:00Z">
          <w:r w:rsidDel="00084F05">
            <w:delText xml:space="preserve"> and 45</w:delText>
          </w:r>
        </w:del>
      </w:ins>
      <w:del w:id="810" w:author="Paul de Wit" w:date="2025-11-01T15:52:00Z">
        <w:r w:rsidDel="48E95175">
          <w:delText xml:space="preserve"> of NCDR. </w:delText>
        </w:r>
      </w:del>
      <w:commentRangeEnd w:id="799"/>
      <w:r w:rsidRPr="00DF32A9">
        <w:rPr>
          <w:rStyle w:val="CommentReference"/>
          <w:sz w:val="22"/>
          <w:szCs w:val="22"/>
        </w:rPr>
        <w:commentReference w:id="799"/>
      </w:r>
      <w:commentRangeEnd w:id="800"/>
      <w:r w:rsidRPr="00DF32A9">
        <w:rPr>
          <w:rStyle w:val="CommentReference"/>
          <w:sz w:val="22"/>
          <w:szCs w:val="22"/>
        </w:rPr>
        <w:commentReference w:id="800"/>
      </w:r>
      <w:commentRangeEnd w:id="801"/>
      <w:r w:rsidRPr="00DF32A9">
        <w:rPr>
          <w:rStyle w:val="CommentReference"/>
          <w:sz w:val="22"/>
          <w:szCs w:val="22"/>
        </w:rPr>
        <w:commentReference w:id="801"/>
      </w:r>
    </w:p>
    <w:p w14:paraId="6B5C5100" w14:textId="77777777" w:rsidR="00F2258B" w:rsidRPr="00DF32A9" w:rsidRDefault="00F2258B">
      <w:pPr>
        <w:rPr>
          <w:ins w:id="811" w:author="DION-DEMAEL Michele" w:date="2025-10-27T09:12:00Z"/>
          <w:del w:id="812" w:author="Paul de Wit" w:date="2025-11-01T15:52:00Z" w16du:dateUtc="2025-11-01T15:52:35Z"/>
        </w:rPr>
        <w:pPrChange w:id="813" w:author="DION-DEMAEL Michele" w:date="2025-10-27T13:31:00Z">
          <w:pPr>
            <w:pStyle w:val="ListParagraph"/>
            <w:numPr>
              <w:numId w:val="17"/>
            </w:numPr>
            <w:ind w:left="360" w:hanging="360"/>
            <w:jc w:val="both"/>
          </w:pPr>
        </w:pPrChange>
      </w:pPr>
    </w:p>
    <w:p w14:paraId="4176542C" w14:textId="77777777" w:rsidR="00B45104" w:rsidRDefault="00B45104" w:rsidP="00F2258B">
      <w:pPr>
        <w:pStyle w:val="ListParagraph"/>
        <w:ind w:left="360"/>
        <w:jc w:val="both"/>
        <w:rPr>
          <w:ins w:id="814" w:author="DION-DEMAEL Michele" w:date="2025-10-27T09:12:00Z"/>
        </w:rPr>
      </w:pPr>
    </w:p>
    <w:p w14:paraId="5B8CED02" w14:textId="77777777" w:rsidR="00F2258B" w:rsidRPr="00F2258B" w:rsidRDefault="00F2258B">
      <w:pPr>
        <w:pStyle w:val="ListParagraph"/>
        <w:ind w:left="360"/>
        <w:jc w:val="both"/>
        <w:pPrChange w:id="815" w:author="DION-DEMAEL Michele" w:date="2025-10-27T09:12:00Z">
          <w:pPr>
            <w:pStyle w:val="BodyText"/>
          </w:pPr>
        </w:pPrChange>
      </w:pPr>
    </w:p>
    <w:p w14:paraId="3D0937DC" w14:textId="3C8F2510" w:rsidR="00FD3229" w:rsidRPr="00DF32A9" w:rsidRDefault="00FD3229" w:rsidP="006668EE">
      <w:pPr>
        <w:jc w:val="center"/>
        <w:rPr>
          <w:i/>
          <w:iCs/>
        </w:rPr>
      </w:pPr>
      <w:r w:rsidRPr="00DF32A9">
        <w:rPr>
          <w:i/>
          <w:iCs/>
        </w:rPr>
        <w:t>Article 4</w:t>
      </w:r>
    </w:p>
    <w:p w14:paraId="07133890" w14:textId="701DB9DB" w:rsidR="00FD3229" w:rsidRPr="00DF32A9" w:rsidRDefault="3CB3B093" w:rsidP="006668EE">
      <w:pPr>
        <w:jc w:val="center"/>
        <w:rPr>
          <w:b/>
          <w:bCs/>
        </w:rPr>
      </w:pPr>
      <w:commentRangeStart w:id="816"/>
      <w:commentRangeStart w:id="817"/>
      <w:r w:rsidRPr="63B1B660">
        <w:rPr>
          <w:b/>
          <w:bCs/>
        </w:rPr>
        <w:t>Reference model and information on market organisation</w:t>
      </w:r>
      <w:commentRangeEnd w:id="817"/>
      <w:r w:rsidR="76A06517" w:rsidRPr="00DF32A9">
        <w:rPr>
          <w:rStyle w:val="CommentReference"/>
          <w:b/>
          <w:bCs/>
          <w:sz w:val="22"/>
          <w:szCs w:val="22"/>
        </w:rPr>
        <w:commentReference w:id="817"/>
      </w:r>
      <w:commentRangeEnd w:id="816"/>
      <w:r w:rsidR="00C266DF" w:rsidRPr="00DF32A9">
        <w:rPr>
          <w:rStyle w:val="CommentReference"/>
          <w:b/>
          <w:bCs/>
          <w:sz w:val="22"/>
          <w:szCs w:val="22"/>
        </w:rPr>
        <w:commentReference w:id="816"/>
      </w:r>
    </w:p>
    <w:p w14:paraId="243EEAC6" w14:textId="5C447E3D" w:rsidR="00AA0822" w:rsidRPr="00DF32A9" w:rsidRDefault="00501A16">
      <w:pPr>
        <w:pStyle w:val="ListParagraph"/>
        <w:numPr>
          <w:ilvl w:val="0"/>
          <w:numId w:val="92"/>
        </w:numPr>
        <w:jc w:val="both"/>
        <w:pPrChange w:id="818" w:author="DION-DEMAEL Michele" w:date="2025-10-29T11:38:00Z">
          <w:pPr>
            <w:pStyle w:val="ListParagraph"/>
            <w:numPr>
              <w:numId w:val="46"/>
            </w:numPr>
            <w:ind w:left="360" w:hanging="360"/>
            <w:jc w:val="both"/>
          </w:pPr>
        </w:pPrChange>
      </w:pPr>
      <w:r>
        <w:t>M</w:t>
      </w:r>
      <w:r w:rsidR="5E85BF19">
        <w:t>ember States shall report the national practices regarding the implementation of the interoperability requirements and procedures for access to data,</w:t>
      </w:r>
      <w:ins w:id="819" w:author="Enrica Sama" w:date="2025-11-05T17:06:00Z">
        <w:r w:rsidR="66AEDA6F">
          <w:t xml:space="preserve"> required for demand response</w:t>
        </w:r>
      </w:ins>
      <w:r w:rsidR="5E85BF19">
        <w:t xml:space="preserve"> according to </w:t>
      </w:r>
      <w:r w:rsidR="5E85BF19" w:rsidRPr="2BE0BB04">
        <w:rPr>
          <w:highlight w:val="yellow"/>
          <w:rPrChange w:id="820" w:author="Paul de Wit" w:date="2025-10-29T11:38:00Z">
            <w:rPr/>
          </w:rPrChange>
        </w:rPr>
        <w:t xml:space="preserve">Article </w:t>
      </w:r>
      <w:ins w:id="821" w:author="DION-DEMAEL Michele" w:date="2025-10-30T16:51:00Z">
        <w:r w:rsidR="008F109B" w:rsidRPr="2BE0BB04">
          <w:rPr>
            <w:highlight w:val="yellow"/>
          </w:rPr>
          <w:t>23</w:t>
        </w:r>
      </w:ins>
      <w:del w:id="822" w:author="DION-DEMAEL Michele" w:date="2025-10-30T16:51:00Z">
        <w:r w:rsidRPr="2BE0BB04" w:rsidDel="004A56AA">
          <w:rPr>
            <w:highlight w:val="yellow"/>
            <w:rPrChange w:id="823" w:author="Paul de Wit" w:date="2025-10-29T11:38:00Z">
              <w:rPr/>
            </w:rPrChange>
          </w:rPr>
          <w:delText>18</w:delText>
        </w:r>
      </w:del>
      <w:r w:rsidR="5E85BF19">
        <w:t>, and ensure that these comply with the obligations set out in this Regulation.</w:t>
      </w:r>
    </w:p>
    <w:p w14:paraId="459C9818" w14:textId="54354870" w:rsidR="00AA0822" w:rsidRPr="00DF32A9" w:rsidRDefault="5E85BF19">
      <w:pPr>
        <w:pStyle w:val="ListParagraph"/>
        <w:numPr>
          <w:ilvl w:val="0"/>
          <w:numId w:val="92"/>
        </w:numPr>
        <w:jc w:val="both"/>
        <w:pPrChange w:id="824" w:author="DION-DEMAEL Michele" w:date="2025-10-29T11:38:00Z">
          <w:pPr>
            <w:pStyle w:val="ListParagraph"/>
            <w:numPr>
              <w:numId w:val="46"/>
            </w:numPr>
            <w:ind w:left="360" w:hanging="360"/>
            <w:jc w:val="both"/>
          </w:pPr>
        </w:pPrChange>
      </w:pPr>
      <w:r w:rsidRPr="00DF32A9">
        <w:t>Member States shall make the information on the organisation of the national market regarding specific roles and responsibilities set out in Table I of the Annex easily available to all eligible parties and final customers.</w:t>
      </w:r>
    </w:p>
    <w:p w14:paraId="33522FFC" w14:textId="7CA3CDE3" w:rsidR="00C2072B" w:rsidRPr="00DF32A9" w:rsidRDefault="7730596B">
      <w:pPr>
        <w:pStyle w:val="ListParagraph"/>
        <w:numPr>
          <w:ilvl w:val="0"/>
          <w:numId w:val="92"/>
        </w:numPr>
        <w:jc w:val="both"/>
        <w:rPr>
          <w:ins w:id="825" w:author="Marek Jonas" w:date="2025-10-27T11:01:00Z"/>
        </w:rPr>
        <w:pPrChange w:id="826" w:author="DION-DEMAEL Michele" w:date="2025-10-29T11:38:00Z">
          <w:pPr>
            <w:pStyle w:val="ListParagraph"/>
            <w:numPr>
              <w:numId w:val="46"/>
            </w:numPr>
            <w:ind w:left="360" w:hanging="360"/>
            <w:jc w:val="both"/>
          </w:pPr>
        </w:pPrChange>
      </w:pPr>
      <w:r w:rsidRPr="00DF32A9">
        <w:t xml:space="preserve">The information referred to in paragraph 2 of this Article shall include the identification of those parties acting in the national market whose responsibilities are set out in Article </w:t>
      </w:r>
      <w:r w:rsidR="5A4714C4" w:rsidRPr="00DF32A9">
        <w:rPr>
          <w:highlight w:val="yellow"/>
        </w:rPr>
        <w:t>5</w:t>
      </w:r>
      <w:r w:rsidR="1FB88704" w:rsidRPr="00DF32A9">
        <w:t xml:space="preserve"> to Article </w:t>
      </w:r>
      <w:del w:id="827" w:author="Fernando Dominguez" w:date="2025-09-12T09:23:00Z">
        <w:r w:rsidR="1FB88704" w:rsidRPr="00DF32A9" w:rsidDel="00D70055">
          <w:rPr>
            <w:highlight w:val="yellow"/>
          </w:rPr>
          <w:delText>1</w:delText>
        </w:r>
      </w:del>
      <w:ins w:id="828" w:author="Fernando Dominguez" w:date="2025-09-12T09:23:00Z">
        <w:r w:rsidR="00D70055">
          <w:rPr>
            <w:highlight w:val="yellow"/>
          </w:rPr>
          <w:t>22</w:t>
        </w:r>
      </w:ins>
      <w:del w:id="829" w:author="Fernando Dominguez" w:date="2025-09-12T09:23:00Z">
        <w:r w:rsidR="004A56AA" w:rsidRPr="00DF32A9" w:rsidDel="00D70055">
          <w:rPr>
            <w:highlight w:val="yellow"/>
          </w:rPr>
          <w:delText>7</w:delText>
        </w:r>
      </w:del>
      <w:r w:rsidRPr="00DF32A9">
        <w:t xml:space="preserve"> of this Regulation.</w:t>
      </w:r>
      <w:r w:rsidR="00820F89" w:rsidRPr="00DF32A9">
        <w:t xml:space="preserve"> </w:t>
      </w:r>
    </w:p>
    <w:bookmarkEnd w:id="660"/>
    <w:p w14:paraId="3D525A8C" w14:textId="75919340" w:rsidR="00907096" w:rsidRPr="00DF32A9" w:rsidRDefault="00907096" w:rsidP="00907096">
      <w:pPr>
        <w:pStyle w:val="ListParagraph"/>
        <w:numPr>
          <w:ilvl w:val="0"/>
          <w:numId w:val="46"/>
        </w:numPr>
        <w:jc w:val="both"/>
      </w:pPr>
      <w:commentRangeStart w:id="830"/>
      <w:commentRangeStart w:id="831"/>
      <w:ins w:id="832" w:author="Marek Jonas" w:date="2025-10-27T11:01:00Z">
        <w:del w:id="833" w:author="Paul de Wit" w:date="2025-11-01T16:31:00Z">
          <w:r w:rsidDel="00907096">
            <w:delText xml:space="preserve">Member States may, where appropriate, assign some or all the </w:delText>
          </w:r>
        </w:del>
      </w:ins>
      <w:ins w:id="834" w:author="Marek Jonas" w:date="2025-10-27T11:02:00Z">
        <w:del w:id="835" w:author="Paul de Wit" w:date="2025-11-01T16:31:00Z">
          <w:r w:rsidDel="00BC1C60">
            <w:delText>demand response</w:delText>
          </w:r>
        </w:del>
      </w:ins>
      <w:ins w:id="836" w:author="Marek Jonas" w:date="2025-10-27T11:01:00Z">
        <w:del w:id="837" w:author="Paul de Wit" w:date="2025-11-01T16:31:00Z">
          <w:r w:rsidDel="00907096">
            <w:delText xml:space="preserve"> specific responsibilities of the </w:delText>
          </w:r>
        </w:del>
      </w:ins>
      <w:ins w:id="838" w:author="Marek Jonas" w:date="2025-10-27T11:02:00Z">
        <w:del w:id="839" w:author="Paul de Wit" w:date="2025-11-01T16:31:00Z">
          <w:r w:rsidDel="00BC1C60">
            <w:delText xml:space="preserve">roles defined in </w:delText>
          </w:r>
          <w:r w:rsidDel="00A06C32">
            <w:delText xml:space="preserve">Article 5 to </w:delText>
          </w:r>
          <w:r w:rsidDel="00C328B3">
            <w:delText>22</w:delText>
          </w:r>
        </w:del>
      </w:ins>
      <w:ins w:id="840" w:author="Marek Jonas" w:date="2025-10-27T11:01:00Z">
        <w:del w:id="841" w:author="Paul de Wit" w:date="2025-11-01T16:31:00Z">
          <w:r w:rsidDel="00907096">
            <w:delText xml:space="preserve"> to an entity other than the one designated to perform that role pursuant to Implementing Regulation (EU) 2023/1162</w:delText>
          </w:r>
        </w:del>
      </w:ins>
      <w:ins w:id="842" w:author="Marek Jonas" w:date="2025-10-27T11:03:00Z">
        <w:del w:id="843" w:author="Paul de Wit" w:date="2025-11-01T16:31:00Z">
          <w:r w:rsidDel="00B91FE2">
            <w:delText xml:space="preserve"> as well as </w:delText>
          </w:r>
        </w:del>
      </w:ins>
      <w:ins w:id="844" w:author="Marek Jonas" w:date="2025-10-27T11:04:00Z">
        <w:del w:id="845" w:author="Paul de Wit" w:date="2025-11-01T16:31:00Z">
          <w:r w:rsidDel="00E80F3E">
            <w:delText>Implementing Regulation EU XXX (customer switching)</w:delText>
          </w:r>
        </w:del>
      </w:ins>
      <w:ins w:id="846" w:author="Marek Jonas" w:date="2025-10-27T11:01:00Z">
        <w:del w:id="847" w:author="Paul de Wit" w:date="2025-11-01T16:31:00Z">
          <w:r w:rsidDel="00907096">
            <w:delText xml:space="preserve">, provided that such arrangements are clearly indicated in the national role mapping in accordance with Article </w:delText>
          </w:r>
        </w:del>
      </w:ins>
      <w:ins w:id="848" w:author="DION-DEMAEL Michele" w:date="2025-10-30T16:54:00Z">
        <w:del w:id="849" w:author="Paul de Wit" w:date="2025-11-01T16:31:00Z">
          <w:r w:rsidDel="006E7514">
            <w:delText>23</w:delText>
          </w:r>
        </w:del>
      </w:ins>
      <w:ins w:id="850" w:author="Marek Jonas" w:date="2025-10-27T11:01:00Z">
        <w:del w:id="851" w:author="Paul de Wit" w:date="2025-11-01T16:31:00Z">
          <w:r w:rsidDel="00907096">
            <w:delText>9 of this Regulation.</w:delText>
          </w:r>
        </w:del>
      </w:ins>
      <w:commentRangeEnd w:id="830"/>
      <w:r w:rsidRPr="00DF32A9">
        <w:rPr>
          <w:rStyle w:val="CommentReference"/>
          <w:sz w:val="22"/>
          <w:szCs w:val="22"/>
        </w:rPr>
        <w:commentReference w:id="830"/>
      </w:r>
      <w:commentRangeEnd w:id="831"/>
      <w:r w:rsidRPr="00DF32A9">
        <w:rPr>
          <w:rStyle w:val="CommentReference"/>
          <w:sz w:val="22"/>
          <w:szCs w:val="22"/>
        </w:rPr>
        <w:commentReference w:id="831"/>
      </w:r>
    </w:p>
    <w:p w14:paraId="3B4E8A89" w14:textId="53C0D411" w:rsidR="01F60921" w:rsidRPr="00DF32A9" w:rsidRDefault="01F60921" w:rsidP="002E1DCD">
      <w:pPr>
        <w:pStyle w:val="ListParagraph"/>
        <w:jc w:val="both"/>
      </w:pPr>
    </w:p>
    <w:p w14:paraId="2E469D79" w14:textId="7F48B0B3" w:rsidR="00586EC0" w:rsidRPr="00DF32A9" w:rsidRDefault="6ED0130C" w:rsidP="006668EE">
      <w:pPr>
        <w:jc w:val="center"/>
        <w:rPr>
          <w:i/>
          <w:iCs/>
        </w:rPr>
      </w:pPr>
      <w:r w:rsidRPr="00DF32A9">
        <w:rPr>
          <w:i/>
          <w:iCs/>
        </w:rPr>
        <w:t>Article 5</w:t>
      </w:r>
    </w:p>
    <w:p w14:paraId="70907C5A" w14:textId="22DBF69D" w:rsidR="00B64C7D" w:rsidRPr="00DF32A9" w:rsidRDefault="0EBF5BE6" w:rsidP="006668EE">
      <w:pPr>
        <w:jc w:val="center"/>
        <w:rPr>
          <w:b/>
          <w:bCs/>
        </w:rPr>
      </w:pPr>
      <w:commentRangeStart w:id="852"/>
      <w:commentRangeStart w:id="853"/>
      <w:r w:rsidRPr="59E4CD00">
        <w:rPr>
          <w:b/>
          <w:bCs/>
        </w:rPr>
        <w:t xml:space="preserve">Responsibilities </w:t>
      </w:r>
      <w:commentRangeEnd w:id="852"/>
      <w:r w:rsidRPr="59E4CD00">
        <w:rPr>
          <w:rStyle w:val="CommentReference"/>
          <w:b/>
          <w:bCs/>
          <w:sz w:val="22"/>
          <w:szCs w:val="22"/>
        </w:rPr>
        <w:commentReference w:id="852"/>
      </w:r>
      <w:commentRangeEnd w:id="853"/>
      <w:r w:rsidRPr="59E4CD00">
        <w:rPr>
          <w:rStyle w:val="CommentReference"/>
          <w:b/>
          <w:bCs/>
          <w:sz w:val="22"/>
          <w:szCs w:val="22"/>
        </w:rPr>
        <w:commentReference w:id="853"/>
      </w:r>
      <w:r w:rsidRPr="59E4CD00">
        <w:rPr>
          <w:b/>
          <w:bCs/>
        </w:rPr>
        <w:t xml:space="preserve">of </w:t>
      </w:r>
      <w:commentRangeStart w:id="854"/>
      <w:commentRangeStart w:id="855"/>
      <w:commentRangeStart w:id="856"/>
      <w:r w:rsidR="492DB3AC" w:rsidRPr="59E4CD00">
        <w:rPr>
          <w:b/>
          <w:bCs/>
        </w:rPr>
        <w:t xml:space="preserve">CU module </w:t>
      </w:r>
      <w:r w:rsidR="17BF2806" w:rsidRPr="59E4CD00">
        <w:rPr>
          <w:rFonts w:eastAsiaTheme="minorEastAsia"/>
          <w:b/>
          <w:bCs/>
        </w:rPr>
        <w:t>administrator</w:t>
      </w:r>
      <w:r w:rsidR="17BF2806" w:rsidRPr="59E4CD00">
        <w:rPr>
          <w:b/>
          <w:bCs/>
        </w:rPr>
        <w:t xml:space="preserve"> </w:t>
      </w:r>
      <w:commentRangeEnd w:id="854"/>
      <w:r w:rsidRPr="00DF32A9">
        <w:rPr>
          <w:rStyle w:val="CommentReference"/>
          <w:b/>
          <w:bCs/>
          <w:sz w:val="22"/>
          <w:szCs w:val="22"/>
        </w:rPr>
        <w:commentReference w:id="854"/>
      </w:r>
      <w:commentRangeEnd w:id="855"/>
      <w:r w:rsidRPr="00DF32A9">
        <w:rPr>
          <w:rStyle w:val="CommentReference"/>
          <w:b/>
          <w:bCs/>
          <w:sz w:val="22"/>
          <w:szCs w:val="22"/>
        </w:rPr>
        <w:commentReference w:id="855"/>
      </w:r>
      <w:commentRangeEnd w:id="856"/>
      <w:r w:rsidRPr="00DF32A9">
        <w:rPr>
          <w:rStyle w:val="CommentReference"/>
          <w:b/>
          <w:bCs/>
          <w:sz w:val="22"/>
          <w:szCs w:val="22"/>
        </w:rPr>
        <w:commentReference w:id="856"/>
      </w:r>
    </w:p>
    <w:p w14:paraId="60E7376D" w14:textId="1768021B" w:rsidR="3E06D27D" w:rsidRPr="00DF32A9" w:rsidRDefault="78BFE555" w:rsidP="002E1DCD">
      <w:pPr>
        <w:numPr>
          <w:ilvl w:val="0"/>
          <w:numId w:val="30"/>
        </w:numPr>
        <w:jc w:val="both"/>
      </w:pPr>
      <w:del w:id="857" w:author="DION-DEMAEL Michele" w:date="2025-10-30T16:58:00Z">
        <w:r w:rsidDel="78BFE555">
          <w:delText xml:space="preserve">When more than one CU module </w:delText>
        </w:r>
        <w:r w:rsidRPr="59E4CD00" w:rsidDel="11988220">
          <w:rPr>
            <w:rFonts w:eastAsiaTheme="minorEastAsia"/>
          </w:rPr>
          <w:delText>administrators</w:delText>
        </w:r>
        <w:r w:rsidRPr="59E4CD00" w:rsidDel="78BFE555">
          <w:rPr>
            <w:rFonts w:eastAsiaTheme="minorEastAsia"/>
          </w:rPr>
          <w:delText xml:space="preserve"> </w:delText>
        </w:r>
        <w:r w:rsidDel="78BFE555">
          <w:delText xml:space="preserve">are active in one Member State the </w:delText>
        </w:r>
      </w:del>
      <w:ins w:id="858" w:author="DION-DEMAEL Michele" w:date="2025-10-30T16:58:00Z">
        <w:r w:rsidR="006E7514">
          <w:t xml:space="preserve">When </w:t>
        </w:r>
      </w:ins>
      <w:ins w:id="859" w:author="DION-DEMAEL Michele" w:date="2025-10-30T16:59:00Z">
        <w:r w:rsidR="006E7514">
          <w:t>the role</w:t>
        </w:r>
        <w:del w:id="860" w:author="Paul de Wit" w:date="2025-11-01T16:34:00Z">
          <w:r w:rsidDel="006E7514">
            <w:delText>s</w:delText>
          </w:r>
        </w:del>
        <w:r w:rsidR="006E7514">
          <w:t xml:space="preserve"> of CU </w:t>
        </w:r>
      </w:ins>
      <w:ins w:id="861" w:author="DION-DEMAEL Michele" w:date="2025-10-30T17:00:00Z">
        <w:r w:rsidR="006E7514">
          <w:t xml:space="preserve">module </w:t>
        </w:r>
      </w:ins>
      <w:ins w:id="862" w:author="DION-DEMAEL Michele" w:date="2025-10-30T17:01:00Z">
        <w:r w:rsidR="006E7514">
          <w:t xml:space="preserve">administrator </w:t>
        </w:r>
      </w:ins>
      <w:ins w:id="863" w:author="DION-DEMAEL Michele" w:date="2025-10-30T16:59:00Z">
        <w:r w:rsidR="006E7514">
          <w:t xml:space="preserve">or </w:t>
        </w:r>
      </w:ins>
      <w:ins w:id="864" w:author="DION-DEMAEL Michele" w:date="2025-10-30T17:00:00Z">
        <w:r w:rsidR="006E7514">
          <w:t xml:space="preserve">SP module administrator are assigned to several </w:t>
        </w:r>
      </w:ins>
      <w:ins w:id="865" w:author="Paul de Wit" w:date="2025-11-01T16:35:00Z">
        <w:r w:rsidR="20E29B24">
          <w:t>market participants</w:t>
        </w:r>
      </w:ins>
      <w:ins w:id="866" w:author="DION-DEMAEL Michele" w:date="2025-10-30T17:00:00Z">
        <w:del w:id="867" w:author="Paul de Wit" w:date="2025-11-01T16:35:00Z">
          <w:r w:rsidDel="006E7514">
            <w:delText>entities</w:delText>
          </w:r>
        </w:del>
        <w:r w:rsidR="006E7514">
          <w:t xml:space="preserve"> in a </w:t>
        </w:r>
      </w:ins>
      <w:ins w:id="868" w:author="DION-DEMAEL Michele" w:date="2025-10-30T17:01:00Z">
        <w:r w:rsidR="006E7514">
          <w:t>M</w:t>
        </w:r>
      </w:ins>
      <w:ins w:id="869" w:author="DION-DEMAEL Michele" w:date="2025-10-30T17:00:00Z">
        <w:r w:rsidR="006E7514">
          <w:t xml:space="preserve">ember </w:t>
        </w:r>
      </w:ins>
      <w:ins w:id="870" w:author="DION-DEMAEL Michele" w:date="2025-10-30T17:01:00Z">
        <w:r w:rsidR="006E7514">
          <w:t>S</w:t>
        </w:r>
      </w:ins>
      <w:ins w:id="871" w:author="DION-DEMAEL Michele" w:date="2025-10-30T17:00:00Z">
        <w:r w:rsidR="006E7514">
          <w:t>tate</w:t>
        </w:r>
      </w:ins>
      <w:ins w:id="872" w:author="DION-DEMAEL Michele" w:date="2025-10-30T17:01:00Z">
        <w:r w:rsidR="006E7514">
          <w:t xml:space="preserve">, </w:t>
        </w:r>
      </w:ins>
      <w:r w:rsidR="45777945">
        <w:t xml:space="preserve">CU module </w:t>
      </w:r>
      <w:r w:rsidR="64B29679" w:rsidRPr="59E4CD00">
        <w:rPr>
          <w:rFonts w:eastAsiaTheme="minorEastAsia"/>
        </w:rPr>
        <w:t>administrator</w:t>
      </w:r>
      <w:r w:rsidR="4B7659C6">
        <w:t>(s)</w:t>
      </w:r>
      <w:r w:rsidR="45777945">
        <w:t xml:space="preserve"> shall c</w:t>
      </w:r>
      <w:r w:rsidR="309E5E6B">
        <w:t xml:space="preserve">ooperate closely with other CU module </w:t>
      </w:r>
      <w:r w:rsidR="4CBFEB10" w:rsidRPr="59E4CD00">
        <w:rPr>
          <w:rFonts w:eastAsiaTheme="minorEastAsia"/>
        </w:rPr>
        <w:t>administrator</w:t>
      </w:r>
      <w:ins w:id="873" w:author="DION-DEMAEL Michele" w:date="2025-10-30T16:58:00Z">
        <w:r w:rsidR="006E7514" w:rsidRPr="59E4CD00">
          <w:rPr>
            <w:rFonts w:eastAsiaTheme="minorEastAsia"/>
          </w:rPr>
          <w:t>(</w:t>
        </w:r>
      </w:ins>
      <w:r w:rsidR="4CBFEB10" w:rsidRPr="59E4CD00">
        <w:rPr>
          <w:rFonts w:eastAsiaTheme="minorEastAsia"/>
        </w:rPr>
        <w:t>s</w:t>
      </w:r>
      <w:ins w:id="874" w:author="DION-DEMAEL Michele" w:date="2025-10-30T16:58:00Z">
        <w:r w:rsidR="006E7514" w:rsidRPr="59E4CD00">
          <w:rPr>
            <w:rFonts w:eastAsiaTheme="minorEastAsia"/>
          </w:rPr>
          <w:t>)</w:t>
        </w:r>
      </w:ins>
      <w:r w:rsidR="4CBFEB10" w:rsidRPr="59E4CD00">
        <w:rPr>
          <w:rFonts w:eastAsiaTheme="minorEastAsia"/>
        </w:rPr>
        <w:t xml:space="preserve"> </w:t>
      </w:r>
      <w:r w:rsidR="309E5E6B">
        <w:t xml:space="preserve">and SP module </w:t>
      </w:r>
      <w:r w:rsidR="5071C18A" w:rsidRPr="59E4CD00">
        <w:rPr>
          <w:rFonts w:eastAsiaTheme="minorEastAsia"/>
        </w:rPr>
        <w:t>administrator</w:t>
      </w:r>
      <w:r w:rsidR="2C3904FB">
        <w:t>(</w:t>
      </w:r>
      <w:r w:rsidR="309E5E6B">
        <w:t>s</w:t>
      </w:r>
      <w:r w:rsidR="2C3904FB">
        <w:t>)</w:t>
      </w:r>
      <w:r w:rsidR="309E5E6B">
        <w:t xml:space="preserve"> in </w:t>
      </w:r>
      <w:r w:rsidR="469D23B1">
        <w:t>its</w:t>
      </w:r>
      <w:r w:rsidR="309E5E6B">
        <w:t xml:space="preserve"> Member State to provide an online </w:t>
      </w:r>
      <w:r w:rsidR="24747ED2">
        <w:t xml:space="preserve">flexibility information system </w:t>
      </w:r>
      <w:r w:rsidR="650FF853">
        <w:t xml:space="preserve">with </w:t>
      </w:r>
      <w:r w:rsidR="309E5E6B">
        <w:t xml:space="preserve">a single and common access point as provisioned by </w:t>
      </w:r>
      <w:r w:rsidR="1B2DE16C">
        <w:t xml:space="preserve">Article </w:t>
      </w:r>
      <w:r w:rsidR="00AE734E">
        <w:t xml:space="preserve">25 of </w:t>
      </w:r>
      <w:del w:id="875" w:author="Fernando Dominguez" w:date="2025-10-21T08:56:00Z">
        <w:r w:rsidDel="00AE734E">
          <w:delText xml:space="preserve">the </w:delText>
        </w:r>
      </w:del>
      <w:r w:rsidR="00AE734E">
        <w:t>NCDR</w:t>
      </w:r>
      <w:r w:rsidR="005739B3">
        <w:t xml:space="preserve"> </w:t>
      </w:r>
      <w:r w:rsidR="00B4C34E">
        <w:t>and</w:t>
      </w:r>
      <w:r w:rsidR="2C303955">
        <w:t xml:space="preserve"> according to the </w:t>
      </w:r>
      <w:r w:rsidR="7560FD2B">
        <w:t>provisions</w:t>
      </w:r>
      <w:r w:rsidR="2C303955">
        <w:t xml:space="preserve"> defined </w:t>
      </w:r>
      <w:r w:rsidR="044433B3">
        <w:t xml:space="preserve">in the </w:t>
      </w:r>
      <w:r w:rsidR="1F325776">
        <w:t>national terms and conditions</w:t>
      </w:r>
      <w:r w:rsidR="00C42321">
        <w:t xml:space="preserve"> for a flexibility information system pursuant to </w:t>
      </w:r>
      <w:r w:rsidR="47D8D2A9">
        <w:t>A</w:t>
      </w:r>
      <w:r w:rsidR="2728B212">
        <w:t>rticle</w:t>
      </w:r>
      <w:r w:rsidR="00C42321">
        <w:t xml:space="preserve"> 24 </w:t>
      </w:r>
      <w:r w:rsidR="00066FA5">
        <w:t xml:space="preserve">of </w:t>
      </w:r>
      <w:del w:id="876" w:author="Fernando Dominguez" w:date="2025-10-21T08:56:00Z">
        <w:r w:rsidDel="7C05A2D2">
          <w:delText xml:space="preserve">the </w:delText>
        </w:r>
      </w:del>
      <w:r w:rsidR="00066FA5">
        <w:t>NCDR.</w:t>
      </w:r>
      <w:r w:rsidR="005739B3">
        <w:t xml:space="preserve"> </w:t>
      </w:r>
    </w:p>
    <w:p w14:paraId="5BF56B45" w14:textId="69758793" w:rsidR="753416C5" w:rsidRPr="00DF32A9" w:rsidRDefault="309E5E6B" w:rsidP="002E1DCD">
      <w:pPr>
        <w:numPr>
          <w:ilvl w:val="0"/>
          <w:numId w:val="30"/>
        </w:numPr>
        <w:jc w:val="both"/>
      </w:pPr>
      <w:del w:id="877" w:author="Paul de Wit" w:date="2025-11-01T16:41:00Z">
        <w:r w:rsidDel="309E5E6B">
          <w:delText xml:space="preserve">CU module </w:delText>
        </w:r>
        <w:r w:rsidRPr="2BE0BB04" w:rsidDel="309E5E6B">
          <w:rPr>
            <w:rFonts w:eastAsiaTheme="minorEastAsia"/>
          </w:rPr>
          <w:delText>administrator</w:delText>
        </w:r>
        <w:r w:rsidDel="309E5E6B">
          <w:delText xml:space="preserve">(s) </w:delText>
        </w:r>
        <w:commentRangeStart w:id="878"/>
        <w:commentRangeStart w:id="879"/>
        <w:commentRangeStart w:id="880"/>
        <w:r w:rsidDel="309E5E6B">
          <w:delText xml:space="preserve">shall ensure that access </w:delText>
        </w:r>
      </w:del>
      <w:commentRangeEnd w:id="878"/>
      <w:r>
        <w:rPr>
          <w:rStyle w:val="CommentReference"/>
          <w:sz w:val="22"/>
          <w:szCs w:val="22"/>
        </w:rPr>
        <w:commentReference w:id="878"/>
      </w:r>
      <w:commentRangeEnd w:id="879"/>
      <w:r>
        <w:rPr>
          <w:rStyle w:val="CommentReference"/>
          <w:sz w:val="22"/>
          <w:szCs w:val="22"/>
        </w:rPr>
        <w:commentReference w:id="879"/>
      </w:r>
      <w:commentRangeEnd w:id="880"/>
      <w:r>
        <w:rPr>
          <w:rStyle w:val="CommentReference"/>
          <w:sz w:val="22"/>
          <w:szCs w:val="22"/>
        </w:rPr>
        <w:commentReference w:id="880"/>
      </w:r>
      <w:del w:id="881" w:author="Paul de Wit" w:date="2025-11-01T16:41:00Z">
        <w:r w:rsidDel="309E5E6B">
          <w:delText xml:space="preserve">to the CU master data is based </w:delText>
        </w:r>
      </w:del>
      <w:ins w:id="882" w:author="DION-DEMAEL Michele" w:date="2025-10-31T15:27:00Z">
        <w:del w:id="883" w:author="Paul de Wit" w:date="2025-11-01T16:41:00Z">
          <w:r w:rsidDel="309E5E6B">
            <w:delText>validated permission</w:delText>
          </w:r>
        </w:del>
      </w:ins>
      <w:del w:id="884" w:author="Paul de Wit" w:date="2025-11-01T16:41:00Z">
        <w:r w:rsidDel="309E5E6B">
          <w:delText xml:space="preserve">on contractual relationships, legal obligations or the </w:delText>
        </w:r>
      </w:del>
      <w:commentRangeStart w:id="885"/>
      <w:del w:id="886" w:author="DION-DEMAEL Michele" w:date="2025-10-31T15:28:00Z">
        <w:r w:rsidDel="309E5E6B">
          <w:delText>informed</w:delText>
        </w:r>
      </w:del>
      <w:del w:id="887" w:author="Paul de Wit" w:date="2025-11-01T16:41:00Z">
        <w:r w:rsidDel="309E5E6B">
          <w:delText xml:space="preserve"> and documented</w:delText>
        </w:r>
      </w:del>
      <w:del w:id="888" w:author="DION-DEMAEL Michele" w:date="2025-10-31T15:28:00Z">
        <w:r w:rsidDel="309E5E6B">
          <w:delText xml:space="preserve"> </w:delText>
        </w:r>
      </w:del>
      <w:del w:id="889" w:author="Paul de Wit" w:date="2025-11-01T16:41:00Z">
        <w:r w:rsidDel="309E5E6B">
          <w:delText>permission</w:delText>
        </w:r>
      </w:del>
      <w:del w:id="890" w:author="DION-DEMAEL Michele" w:date="2025-10-31T15:28:00Z">
        <w:r w:rsidDel="309E5E6B">
          <w:delText xml:space="preserve"> </w:delText>
        </w:r>
      </w:del>
      <w:commentRangeEnd w:id="885"/>
      <w:r>
        <w:rPr>
          <w:rStyle w:val="CommentReference"/>
          <w:sz w:val="22"/>
          <w:szCs w:val="22"/>
        </w:rPr>
        <w:commentReference w:id="885"/>
      </w:r>
      <w:del w:id="891" w:author="Paul de Wit" w:date="2025-11-01T16:41:00Z">
        <w:r w:rsidDel="309E5E6B">
          <w:delText>of the final customer and according to the procedures in the Annex</w:delText>
        </w:r>
      </w:del>
      <w:r>
        <w:t>.</w:t>
      </w:r>
      <w:ins w:id="892" w:author="Paul de Wit" w:date="2025-11-01T16:41:00Z">
        <w:r w:rsidR="343B67F6">
          <w:t xml:space="preserve"> C</w:t>
        </w:r>
        <w:commentRangeStart w:id="893"/>
        <w:r w:rsidR="343B67F6">
          <w:t xml:space="preserve">U module administrator(s) shall ensure that access to CU master data </w:t>
        </w:r>
      </w:ins>
      <w:commentRangeEnd w:id="893"/>
      <w:r>
        <w:rPr>
          <w:rStyle w:val="CommentReference"/>
          <w:sz w:val="22"/>
          <w:szCs w:val="22"/>
        </w:rPr>
        <w:commentReference w:id="893"/>
      </w:r>
      <w:ins w:id="894" w:author="Paul de Wit" w:date="2025-11-01T16:41:00Z">
        <w:r w:rsidR="343B67F6">
          <w:t xml:space="preserve">is based upon </w:t>
        </w:r>
        <w:commentRangeStart w:id="895"/>
        <w:r w:rsidR="343B67F6">
          <w:t xml:space="preserve">validated </w:t>
        </w:r>
      </w:ins>
      <w:ins w:id="896" w:author="Lorena Garcia Lorenzo" w:date="2025-11-06T14:59:00Z" w16du:dateUtc="2025-11-06T13:59:00Z">
        <w:r w:rsidR="004C0912">
          <w:t xml:space="preserve">permission </w:t>
        </w:r>
      </w:ins>
      <w:ins w:id="897" w:author="Paul de Wit" w:date="2025-11-01T16:41:00Z">
        <w:del w:id="898" w:author="Lorena Garcia Lorenzo" w:date="2025-11-06T14:59:00Z" w16du:dateUtc="2025-11-06T13:59:00Z">
          <w:r w:rsidR="343B67F6" w:rsidDel="004C0912">
            <w:delText>autorisation</w:delText>
          </w:r>
        </w:del>
      </w:ins>
      <w:commentRangeEnd w:id="895"/>
      <w:del w:id="899" w:author="Lorena Garcia Lorenzo" w:date="2025-11-06T14:59:00Z" w16du:dateUtc="2025-11-06T13:59:00Z">
        <w:r w:rsidDel="004C0912">
          <w:rPr>
            <w:rStyle w:val="CommentReference"/>
            <w:sz w:val="22"/>
            <w:szCs w:val="22"/>
          </w:rPr>
          <w:commentReference w:id="895"/>
        </w:r>
      </w:del>
      <w:ins w:id="900" w:author="Enrica Sama" w:date="2025-11-05T17:07:00Z">
        <w:del w:id="901" w:author="Lorena Garcia Lorenzo" w:date="2025-11-06T14:59:00Z" w16du:dateUtc="2025-11-06T13:59:00Z">
          <w:r w:rsidR="2BE55897" w:rsidDel="004C0912">
            <w:delText xml:space="preserve"> </w:delText>
          </w:r>
        </w:del>
        <w:r w:rsidR="2BE55897">
          <w:t xml:space="preserve">from the final customer </w:t>
        </w:r>
      </w:ins>
    </w:p>
    <w:p w14:paraId="25C74882" w14:textId="5554BCE0" w:rsidR="22D9EB0C" w:rsidRPr="00DF32A9" w:rsidRDefault="2BE55897" w:rsidP="2BE0BB04">
      <w:pPr>
        <w:pStyle w:val="ListParagraph"/>
        <w:numPr>
          <w:ilvl w:val="0"/>
          <w:numId w:val="30"/>
        </w:numPr>
        <w:rPr>
          <w:del w:id="902" w:author="Marek Jonas" w:date="2025-10-27T11:27:00Z"/>
        </w:rPr>
      </w:pPr>
      <w:ins w:id="903" w:author="Enrica Sama" w:date="2025-11-05T17:07:00Z">
        <w:r>
          <w:t>W</w:t>
        </w:r>
      </w:ins>
      <w:del w:id="904" w:author="Enrica Sama" w:date="2025-11-05T17:07:00Z">
        <w:r w:rsidR="7157689F" w:rsidDel="2BE0BB04">
          <w:delText>w</w:delText>
        </w:r>
      </w:del>
      <w:r w:rsidR="2BE0BB04">
        <w:t>hen transferring data to entitled parties,</w:t>
      </w:r>
      <w:ins w:id="905" w:author="Enrica Sama" w:date="2025-11-05T17:08:00Z">
        <w:r w:rsidR="63D2DF00">
          <w:t xml:space="preserve"> </w:t>
        </w:r>
      </w:ins>
      <w:r w:rsidR="2BE0BB04">
        <w:t xml:space="preserve">CU module </w:t>
      </w:r>
      <w:r w:rsidR="2BE0BB04" w:rsidRPr="2BE0BB04">
        <w:rPr>
          <w:rFonts w:eastAsiaTheme="minorEastAsia"/>
        </w:rPr>
        <w:t>administrator</w:t>
      </w:r>
      <w:r w:rsidR="2BE0BB04">
        <w:t xml:space="preserve">(s) shall </w:t>
      </w:r>
      <w:del w:id="906" w:author="Enrica Sama" w:date="2025-11-05T17:07:00Z">
        <w:r w:rsidR="7157689F" w:rsidDel="2BE0BB04">
          <w:delText>when transferring data to entitled parties,</w:delText>
        </w:r>
      </w:del>
      <w:r w:rsidR="2BE0BB04">
        <w:t xml:space="preserve"> respect relevant personal data protection law and</w:t>
      </w:r>
      <w:del w:id="907" w:author="Enrica Sama" w:date="2025-11-05T17:08:00Z">
        <w:r w:rsidR="7157689F" w:rsidDel="2BE0BB04">
          <w:delText xml:space="preserve"> </w:delText>
        </w:r>
      </w:del>
      <w:ins w:id="908" w:author="Enrica Sama" w:date="2025-11-05T17:08:00Z">
        <w:r w:rsidR="106C6885">
          <w:t xml:space="preserve">, where applicable, </w:t>
        </w:r>
      </w:ins>
      <w:r w:rsidR="2BE0BB04">
        <w:t xml:space="preserve">ensure, in cooperation with the </w:t>
      </w:r>
      <w:commentRangeStart w:id="909"/>
      <w:r w:rsidR="2BE0BB04">
        <w:t xml:space="preserve">permission administrator </w:t>
      </w:r>
      <w:commentRangeEnd w:id="909"/>
      <w:r w:rsidR="7157689F">
        <w:rPr>
          <w:rStyle w:val="CommentReference"/>
          <w:sz w:val="22"/>
          <w:szCs w:val="22"/>
        </w:rPr>
        <w:commentReference w:id="909"/>
      </w:r>
      <w:del w:id="910" w:author="Enrica Sama" w:date="2025-11-05T17:08:00Z">
        <w:r w:rsidR="7157689F" w:rsidDel="2BE0BB04">
          <w:delText>where applicable,</w:delText>
        </w:r>
      </w:del>
      <w:r w:rsidR="2BE0BB04">
        <w:t xml:space="preserve"> that there is an </w:t>
      </w:r>
      <w:commentRangeStart w:id="911"/>
      <w:r w:rsidR="2BE0BB04">
        <w:t>active permission</w:t>
      </w:r>
      <w:commentRangeEnd w:id="911"/>
      <w:r w:rsidR="7157689F">
        <w:rPr>
          <w:rStyle w:val="CommentReference"/>
          <w:sz w:val="22"/>
          <w:szCs w:val="22"/>
        </w:rPr>
        <w:commentReference w:id="911"/>
      </w:r>
      <w:r w:rsidR="2BE0BB04">
        <w:t xml:space="preserve"> </w:t>
      </w:r>
      <w:ins w:id="912" w:author="Enrica Sama" w:date="2025-11-05T17:08:00Z">
        <w:r w:rsidR="7591E953">
          <w:t xml:space="preserve">from the final customer </w:t>
        </w:r>
      </w:ins>
      <w:r w:rsidR="2BE0BB04">
        <w:t xml:space="preserve">or another legal basis for the </w:t>
      </w:r>
      <w:ins w:id="913" w:author="Enrica Sama" w:date="2025-11-05T17:09:00Z">
        <w:r w:rsidR="67E11580">
          <w:t xml:space="preserve">final customers </w:t>
        </w:r>
      </w:ins>
      <w:r w:rsidR="2BE0BB04">
        <w:t xml:space="preserve">data to be lawfully transmitted or processed, including, where relevant, in accordance with Regulation (EU) 2016/679. </w:t>
      </w:r>
      <w:del w:id="914" w:author="Marek Jonas" w:date="2025-10-27T11:27:00Z">
        <w:r w:rsidR="7157689F" w:rsidDel="2BE0BB04">
          <w:delText xml:space="preserve">The CU module </w:delText>
        </w:r>
        <w:r w:rsidR="7157689F" w:rsidRPr="2BE0BB04" w:rsidDel="2BE0BB04">
          <w:rPr>
            <w:rFonts w:eastAsiaTheme="minorEastAsia"/>
          </w:rPr>
          <w:delText xml:space="preserve">administrator </w:delText>
        </w:r>
      </w:del>
      <w:commentRangeStart w:id="915"/>
      <w:commentRangeStart w:id="916"/>
      <w:del w:id="917" w:author="Marek Jonas" w:date="2025-10-27T11:13:00Z">
        <w:r w:rsidR="7157689F" w:rsidDel="2BE0BB04">
          <w:delText xml:space="preserve">may </w:delText>
        </w:r>
      </w:del>
      <w:del w:id="918" w:author="Marek Jonas" w:date="2025-10-27T11:27:00Z">
        <w:r w:rsidR="7157689F" w:rsidDel="2BE0BB04">
          <w:delText xml:space="preserve">employ </w:delText>
        </w:r>
      </w:del>
      <w:commentRangeEnd w:id="915"/>
      <w:r w:rsidR="7157689F">
        <w:rPr>
          <w:rStyle w:val="CommentReference"/>
          <w:sz w:val="22"/>
          <w:szCs w:val="22"/>
        </w:rPr>
        <w:commentReference w:id="915"/>
      </w:r>
      <w:commentRangeEnd w:id="916"/>
      <w:r w:rsidR="7157689F">
        <w:rPr>
          <w:rStyle w:val="CommentReference"/>
          <w:sz w:val="22"/>
          <w:szCs w:val="22"/>
        </w:rPr>
        <w:commentReference w:id="916"/>
      </w:r>
      <w:del w:id="919" w:author="Marek Jonas" w:date="2025-10-27T11:27:00Z">
        <w:r w:rsidR="7157689F" w:rsidDel="2BE0BB04">
          <w:delText>digital permission management applications for final customers to confirm such data access or other related activities to CUs such as:</w:delText>
        </w:r>
      </w:del>
    </w:p>
    <w:p w14:paraId="6E4AE1E1" w14:textId="00CE5227" w:rsidR="0C5DA655" w:rsidRPr="002E1DCD" w:rsidRDefault="309E5E6B">
      <w:pPr>
        <w:pStyle w:val="ListParagraph"/>
        <w:numPr>
          <w:ilvl w:val="0"/>
          <w:numId w:val="30"/>
        </w:numPr>
        <w:jc w:val="both"/>
        <w:rPr>
          <w:del w:id="920" w:author="Marek Jonas" w:date="2025-10-27T11:27:00Z"/>
        </w:rPr>
        <w:pPrChange w:id="921" w:author="Marek Jonas" w:date="2025-10-29T11:38:00Z">
          <w:pPr>
            <w:pStyle w:val="BodyText"/>
            <w:numPr>
              <w:ilvl w:val="1"/>
              <w:numId w:val="48"/>
            </w:numPr>
            <w:ind w:left="1440" w:hanging="360"/>
          </w:pPr>
        </w:pPrChange>
      </w:pPr>
      <w:del w:id="922" w:author="Marek Jonas" w:date="2025-10-27T11:27:00Z">
        <w:r w:rsidRPr="002E1DCD">
          <w:delText>assignments of a CU to a service provide</w:delText>
        </w:r>
        <w:r w:rsidR="50BA6CCE" w:rsidRPr="002E1DCD">
          <w:delText>r</w:delText>
        </w:r>
        <w:r w:rsidR="3A4F202E" w:rsidRPr="002E1DCD">
          <w:delText>;</w:delText>
        </w:r>
      </w:del>
    </w:p>
    <w:p w14:paraId="76974F45" w14:textId="7EA2F002" w:rsidR="0C5DA655" w:rsidRPr="002E1DCD" w:rsidRDefault="309E5E6B">
      <w:pPr>
        <w:pStyle w:val="ListParagraph"/>
        <w:numPr>
          <w:ilvl w:val="0"/>
          <w:numId w:val="30"/>
        </w:numPr>
        <w:jc w:val="both"/>
        <w:rPr>
          <w:del w:id="923" w:author="Marek Jonas" w:date="2025-10-27T11:27:00Z"/>
        </w:rPr>
        <w:pPrChange w:id="924" w:author="Marek Jonas" w:date="2025-10-29T11:38:00Z">
          <w:pPr>
            <w:pStyle w:val="BodyText"/>
            <w:numPr>
              <w:ilvl w:val="1"/>
              <w:numId w:val="48"/>
            </w:numPr>
            <w:ind w:left="1440" w:hanging="360"/>
          </w:pPr>
        </w:pPrChange>
      </w:pPr>
      <w:del w:id="925" w:author="Marek Jonas" w:date="2025-10-27T11:27:00Z">
        <w:r w:rsidRPr="002E1DCD">
          <w:delText xml:space="preserve">switching of a CU from </w:delText>
        </w:r>
        <w:r w:rsidRPr="002E1DCD" w:rsidDel="000F4A48">
          <w:delText>an old</w:delText>
        </w:r>
      </w:del>
      <w:ins w:id="926" w:author="Hübl Stefan" w:date="2025-10-10T11:22:00Z">
        <w:del w:id="927" w:author="Marek Jonas" w:date="2025-10-27T11:27:00Z">
          <w:r w:rsidR="000F4A48">
            <w:delText>the current</w:delText>
          </w:r>
        </w:del>
      </w:ins>
      <w:del w:id="928" w:author="Marek Jonas" w:date="2025-10-27T11:27:00Z">
        <w:r w:rsidRPr="002E1DCD">
          <w:delText xml:space="preserve"> service provider to a new service provider</w:delText>
        </w:r>
        <w:r w:rsidR="4C4EB2F6" w:rsidRPr="002E1DCD">
          <w:delText>;</w:delText>
        </w:r>
      </w:del>
    </w:p>
    <w:p w14:paraId="74D489FA" w14:textId="626CEBFE" w:rsidR="0C5DA655" w:rsidRPr="008356CB" w:rsidRDefault="309E5E6B">
      <w:pPr>
        <w:pStyle w:val="ListParagraph"/>
        <w:numPr>
          <w:ilvl w:val="0"/>
          <w:numId w:val="30"/>
        </w:numPr>
        <w:jc w:val="both"/>
        <w:rPr>
          <w:del w:id="929" w:author="Marek Jonas" w:date="2025-10-27T11:27:00Z"/>
        </w:rPr>
        <w:pPrChange w:id="930" w:author="Marek Jonas" w:date="2025-10-29T11:38:00Z">
          <w:pPr>
            <w:pStyle w:val="BodyText"/>
            <w:numPr>
              <w:ilvl w:val="1"/>
              <w:numId w:val="48"/>
            </w:numPr>
            <w:ind w:left="1440" w:hanging="360"/>
          </w:pPr>
        </w:pPrChange>
      </w:pPr>
      <w:del w:id="931" w:author="Marek Jonas" w:date="2025-10-27T11:27:00Z">
        <w:r w:rsidRPr="008356CB">
          <w:delText>re-activation of suspended CUs</w:delText>
        </w:r>
        <w:r w:rsidR="4DAA166A" w:rsidRPr="008356CB">
          <w:delText>;</w:delText>
        </w:r>
        <w:r w:rsidR="69B5FB68" w:rsidRPr="008356CB">
          <w:delText xml:space="preserve"> and</w:delText>
        </w:r>
      </w:del>
    </w:p>
    <w:p w14:paraId="6E0C3C86" w14:textId="15A9BB00" w:rsidR="0C5DA655" w:rsidRPr="008356CB" w:rsidRDefault="26410D9B">
      <w:pPr>
        <w:pStyle w:val="ListParagraph"/>
        <w:numPr>
          <w:ilvl w:val="0"/>
          <w:numId w:val="30"/>
        </w:numPr>
        <w:jc w:val="both"/>
        <w:pPrChange w:id="932" w:author="Marek Jonas" w:date="2025-10-29T11:38:00Z">
          <w:pPr>
            <w:pStyle w:val="BodyText"/>
            <w:numPr>
              <w:ilvl w:val="1"/>
              <w:numId w:val="48"/>
            </w:numPr>
            <w:ind w:left="1440" w:hanging="360"/>
          </w:pPr>
        </w:pPrChange>
      </w:pPr>
      <w:del w:id="933" w:author="Marek Jonas" w:date="2025-10-27T11:27:00Z">
        <w:r w:rsidRPr="008356CB">
          <w:delText xml:space="preserve">on request, </w:delText>
        </w:r>
        <w:r w:rsidR="309E5E6B" w:rsidRPr="008356CB">
          <w:delText xml:space="preserve">making </w:delText>
        </w:r>
        <w:r w:rsidR="7575050A" w:rsidRPr="008356CB">
          <w:delText xml:space="preserve">CU master </w:delText>
        </w:r>
        <w:r w:rsidR="309E5E6B" w:rsidRPr="008356CB">
          <w:delText xml:space="preserve">data </w:delText>
        </w:r>
        <w:r w:rsidR="3218398E" w:rsidRPr="008356CB">
          <w:delText xml:space="preserve">available to </w:delText>
        </w:r>
        <w:r w:rsidR="76899C20" w:rsidRPr="008356CB">
          <w:delText xml:space="preserve">final customers and </w:delText>
        </w:r>
        <w:r w:rsidR="38B35BB4" w:rsidRPr="008356CB">
          <w:delText xml:space="preserve">entitled </w:delText>
        </w:r>
        <w:r w:rsidR="309E5E6B" w:rsidRPr="008356CB">
          <w:delText>parties</w:delText>
        </w:r>
        <w:r w:rsidR="677524DB" w:rsidRPr="008356CB">
          <w:delText>.</w:delText>
        </w:r>
      </w:del>
    </w:p>
    <w:p w14:paraId="298F812C" w14:textId="186773A3" w:rsidR="0C5DA655" w:rsidRPr="00DF32A9" w:rsidRDefault="44456F62" w:rsidP="008356CB">
      <w:pPr>
        <w:pStyle w:val="ListParagraph"/>
        <w:numPr>
          <w:ilvl w:val="0"/>
          <w:numId w:val="30"/>
        </w:numPr>
        <w:jc w:val="both"/>
      </w:pPr>
      <w:commentRangeStart w:id="934"/>
      <w:commentRangeStart w:id="935"/>
      <w:commentRangeStart w:id="936"/>
      <w:r>
        <w:t xml:space="preserve">To </w:t>
      </w:r>
      <w:r w:rsidR="53311DD4">
        <w:t xml:space="preserve">provide access to the relevant data and to make </w:t>
      </w:r>
      <w:r w:rsidR="7E6D5162">
        <w:t xml:space="preserve">the relevant </w:t>
      </w:r>
      <w:r>
        <w:t xml:space="preserve">data available in a non-discriminatory and online manner </w:t>
      </w:r>
      <w:r w:rsidR="4AE104C8">
        <w:t>to qualified service provider</w:t>
      </w:r>
      <w:ins w:id="937" w:author="Hübl Stefan" w:date="2025-10-10T11:23:00Z">
        <w:r w:rsidR="008F37E0">
          <w:t>s</w:t>
        </w:r>
      </w:ins>
      <w:r w:rsidR="3D57487E">
        <w:t>,</w:t>
      </w:r>
      <w:r w:rsidR="4AE104C8">
        <w:t xml:space="preserve"> from all Member </w:t>
      </w:r>
      <w:r w:rsidR="27B6DA84">
        <w:t>S</w:t>
      </w:r>
      <w:r w:rsidR="4AE104C8">
        <w:t xml:space="preserve">tates </w:t>
      </w:r>
      <w:r w:rsidR="02984470">
        <w:t xml:space="preserve">as provisioned by Article </w:t>
      </w:r>
      <w:r w:rsidR="5D28E28A">
        <w:t>27</w:t>
      </w:r>
      <w:r w:rsidR="3D825C88">
        <w:t>(</w:t>
      </w:r>
      <w:r w:rsidR="029E0B54">
        <w:t>a</w:t>
      </w:r>
      <w:r w:rsidR="68521A3D">
        <w:t>)</w:t>
      </w:r>
      <w:r w:rsidR="02984470">
        <w:t xml:space="preserve"> </w:t>
      </w:r>
      <w:del w:id="938" w:author="Fernando Dominguez" w:date="2025-10-21T08:57:00Z">
        <w:r w:rsidDel="02984470">
          <w:delText xml:space="preserve">of </w:delText>
        </w:r>
        <w:r w:rsidDel="0418DC8B">
          <w:delText>the NCDR</w:delText>
        </w:r>
      </w:del>
      <w:ins w:id="939" w:author="Fernando Dominguez" w:date="2025-10-21T08:57:00Z">
        <w:r w:rsidR="00466115">
          <w:t>of NCDR</w:t>
        </w:r>
      </w:ins>
      <w:r w:rsidR="6F410EEB">
        <w:t>,</w:t>
      </w:r>
      <w:r w:rsidR="02984470">
        <w:t xml:space="preserve"> </w:t>
      </w:r>
      <w:r w:rsidR="4AE104C8">
        <w:t xml:space="preserve">who are qualified </w:t>
      </w:r>
      <w:r w:rsidR="606D5D71">
        <w:t xml:space="preserve">by the procuring system operator, the CU module </w:t>
      </w:r>
      <w:r w:rsidR="79A62D36" w:rsidRPr="2BE0BB04">
        <w:rPr>
          <w:rFonts w:eastAsiaTheme="minorEastAsia"/>
        </w:rPr>
        <w:t xml:space="preserve">administrator </w:t>
      </w:r>
      <w:r w:rsidR="2277EC1E" w:rsidRPr="2BE0BB04">
        <w:rPr>
          <w:rFonts w:eastAsiaTheme="minorEastAsia"/>
        </w:rPr>
        <w:t>may</w:t>
      </w:r>
      <w:r w:rsidR="606D5D71">
        <w:t xml:space="preserve"> </w:t>
      </w:r>
      <w:r w:rsidR="1F4D9532">
        <w:t xml:space="preserve">use the </w:t>
      </w:r>
      <w:r w:rsidR="2A7488C1">
        <w:t xml:space="preserve">identification and authentication services provisioned by Regulation (EU) </w:t>
      </w:r>
      <w:r w:rsidR="2605999B">
        <w:t>2024</w:t>
      </w:r>
      <w:r w:rsidR="2A7488C1">
        <w:t>/</w:t>
      </w:r>
      <w:r w:rsidR="3C7DC0F6">
        <w:t>1183</w:t>
      </w:r>
      <w:r w:rsidR="2A7488C1">
        <w:t>.</w:t>
      </w:r>
      <w:commentRangeEnd w:id="935"/>
      <w:r w:rsidRPr="00DF32A9">
        <w:rPr>
          <w:rStyle w:val="CommentReference"/>
          <w:sz w:val="22"/>
          <w:szCs w:val="22"/>
        </w:rPr>
        <w:commentReference w:id="935"/>
      </w:r>
      <w:commentRangeEnd w:id="936"/>
      <w:r w:rsidRPr="00DF32A9">
        <w:rPr>
          <w:rStyle w:val="CommentReference"/>
          <w:sz w:val="22"/>
          <w:szCs w:val="22"/>
        </w:rPr>
        <w:commentReference w:id="936"/>
      </w:r>
      <w:commentRangeEnd w:id="934"/>
      <w:r w:rsidRPr="00DF32A9">
        <w:rPr>
          <w:rStyle w:val="CommentReference"/>
          <w:sz w:val="22"/>
          <w:szCs w:val="22"/>
        </w:rPr>
        <w:commentReference w:id="934"/>
      </w:r>
    </w:p>
    <w:p w14:paraId="548B9118" w14:textId="0ACB2AC7" w:rsidR="0C5DA655" w:rsidRPr="00DF32A9" w:rsidRDefault="309E5E6B" w:rsidP="008356CB">
      <w:pPr>
        <w:pStyle w:val="ListParagraph"/>
        <w:numPr>
          <w:ilvl w:val="0"/>
          <w:numId w:val="30"/>
        </w:numPr>
        <w:jc w:val="both"/>
      </w:pPr>
      <w:r w:rsidRPr="00DF32A9">
        <w:t xml:space="preserve">CU module </w:t>
      </w:r>
      <w:r w:rsidR="7BC4F8EB" w:rsidRPr="004B3F22">
        <w:rPr>
          <w:rFonts w:eastAsiaTheme="minorEastAsia"/>
        </w:rPr>
        <w:t>administrator</w:t>
      </w:r>
      <w:r w:rsidR="18F086DB" w:rsidRPr="00DF32A9">
        <w:t>(</w:t>
      </w:r>
      <w:r w:rsidRPr="00DF32A9">
        <w:t>s</w:t>
      </w:r>
      <w:r w:rsidR="74DBA372" w:rsidRPr="00DF32A9">
        <w:t>)</w:t>
      </w:r>
      <w:r w:rsidRPr="00DF32A9">
        <w:t xml:space="preserve"> shall</w:t>
      </w:r>
      <w:r w:rsidR="00C9607E">
        <w:t>:</w:t>
      </w:r>
    </w:p>
    <w:p w14:paraId="5A98BD43" w14:textId="4B7AF439" w:rsidR="00B54DC1" w:rsidRPr="004B3F22" w:rsidRDefault="00B54DC1" w:rsidP="000A7678">
      <w:pPr>
        <w:pStyle w:val="BodyText"/>
        <w:numPr>
          <w:ilvl w:val="0"/>
          <w:numId w:val="49"/>
        </w:numPr>
        <w:rPr>
          <w:rFonts w:eastAsiaTheme="minorEastAsia"/>
          <w:sz w:val="22"/>
          <w:szCs w:val="22"/>
          <w:lang w:val="en-GB"/>
        </w:rPr>
      </w:pPr>
      <w:r w:rsidRPr="004B3F22">
        <w:rPr>
          <w:rFonts w:eastAsiaTheme="minorEastAsia"/>
          <w:sz w:val="22"/>
          <w:szCs w:val="22"/>
          <w:lang w:val="en-GB"/>
        </w:rPr>
        <w:t xml:space="preserve">give eligible parties access to testing facilities where </w:t>
      </w:r>
      <w:del w:id="940" w:author="DION-DEMAEL Michele" w:date="2025-10-31T15:38:00Z" w16du:dateUtc="2025-10-31T14:38:00Z">
        <w:r w:rsidRPr="004B3F22" w:rsidDel="00EC3830">
          <w:rPr>
            <w:rFonts w:eastAsiaTheme="minorEastAsia"/>
            <w:sz w:val="22"/>
            <w:szCs w:val="22"/>
            <w:lang w:val="en-GB"/>
          </w:rPr>
          <w:delText>the eligible parties</w:delText>
        </w:r>
      </w:del>
      <w:ins w:id="941" w:author="DION-DEMAEL Michele" w:date="2025-10-31T15:38:00Z" w16du:dateUtc="2025-10-31T14:38:00Z">
        <w:r w:rsidR="00EC3830">
          <w:rPr>
            <w:rFonts w:eastAsiaTheme="minorEastAsia"/>
            <w:sz w:val="22"/>
            <w:szCs w:val="22"/>
            <w:lang w:val="en-GB"/>
          </w:rPr>
          <w:t>they</w:t>
        </w:r>
      </w:ins>
      <w:r w:rsidRPr="004B3F22">
        <w:rPr>
          <w:rFonts w:eastAsiaTheme="minorEastAsia"/>
          <w:sz w:val="22"/>
          <w:szCs w:val="22"/>
          <w:lang w:val="en-GB"/>
        </w:rPr>
        <w:t xml:space="preserve"> can test the</w:t>
      </w:r>
      <w:ins w:id="942" w:author="Hübl Stefan" w:date="2025-10-10T11:55:00Z">
        <w:r w:rsidR="00070F2C">
          <w:rPr>
            <w:rFonts w:eastAsiaTheme="minorEastAsia"/>
            <w:sz w:val="22"/>
            <w:szCs w:val="22"/>
            <w:lang w:val="en-GB"/>
          </w:rPr>
          <w:t xml:space="preserve"> </w:t>
        </w:r>
        <w:r w:rsidR="00132892">
          <w:rPr>
            <w:rFonts w:eastAsiaTheme="minorEastAsia"/>
            <w:sz w:val="22"/>
            <w:szCs w:val="22"/>
            <w:lang w:val="en-GB"/>
          </w:rPr>
          <w:t>data</w:t>
        </w:r>
        <w:r w:rsidR="00070F2C">
          <w:rPr>
            <w:rFonts w:eastAsiaTheme="minorEastAsia"/>
            <w:sz w:val="22"/>
            <w:szCs w:val="22"/>
            <w:lang w:val="en-GB"/>
          </w:rPr>
          <w:t xml:space="preserve"> exchange</w:t>
        </w:r>
      </w:ins>
      <w:r w:rsidRPr="004B3F22">
        <w:rPr>
          <w:rFonts w:eastAsiaTheme="minorEastAsia"/>
          <w:sz w:val="22"/>
          <w:szCs w:val="22"/>
          <w:lang w:val="en-GB"/>
        </w:rPr>
        <w:t xml:space="preserve"> compatibility of their systems implementing the procedures defined in this Regulation; </w:t>
      </w:r>
    </w:p>
    <w:p w14:paraId="78D8EB27" w14:textId="366CFAE0" w:rsidR="0C5DA655" w:rsidRPr="004B3F22" w:rsidRDefault="00EC5310" w:rsidP="000A7678">
      <w:pPr>
        <w:pStyle w:val="BodyText"/>
        <w:numPr>
          <w:ilvl w:val="0"/>
          <w:numId w:val="49"/>
        </w:numPr>
        <w:rPr>
          <w:sz w:val="22"/>
          <w:szCs w:val="22"/>
          <w:lang w:val="en-GB"/>
        </w:rPr>
      </w:pPr>
      <w:ins w:id="943" w:author="Fernando Dominguez" w:date="2025-10-21T09:00:00Z">
        <w:r>
          <w:rPr>
            <w:sz w:val="22"/>
            <w:szCs w:val="22"/>
            <w:lang w:val="en-GB"/>
          </w:rPr>
          <w:t>p</w:t>
        </w:r>
      </w:ins>
      <w:del w:id="944" w:author="Fernando Dominguez" w:date="2025-10-21T09:00:00Z">
        <w:r w:rsidR="4A7F656C" w:rsidRPr="004B3F22">
          <w:rPr>
            <w:sz w:val="22"/>
            <w:szCs w:val="22"/>
            <w:lang w:val="en-GB"/>
          </w:rPr>
          <w:delText>P</w:delText>
        </w:r>
      </w:del>
      <w:r w:rsidR="4A7F656C" w:rsidRPr="004B3F22">
        <w:rPr>
          <w:sz w:val="22"/>
          <w:szCs w:val="22"/>
          <w:lang w:val="en-GB"/>
        </w:rPr>
        <w:t xml:space="preserve">rocess changes to the list of entitled parties for each </w:t>
      </w:r>
      <w:commentRangeStart w:id="945"/>
      <w:commentRangeStart w:id="946"/>
      <w:r w:rsidR="4A7F656C" w:rsidRPr="004B3F22">
        <w:rPr>
          <w:sz w:val="22"/>
          <w:szCs w:val="22"/>
          <w:lang w:val="en-GB"/>
        </w:rPr>
        <w:t>controllable unit</w:t>
      </w:r>
      <w:commentRangeEnd w:id="945"/>
      <w:r w:rsidR="00A2534B" w:rsidRPr="004B3F22">
        <w:rPr>
          <w:rStyle w:val="CommentReference"/>
          <w:sz w:val="22"/>
          <w:szCs w:val="22"/>
          <w:lang w:val="en-GB"/>
        </w:rPr>
        <w:commentReference w:id="945"/>
      </w:r>
      <w:commentRangeEnd w:id="946"/>
      <w:r w:rsidR="00502A6A" w:rsidRPr="004B3F22">
        <w:rPr>
          <w:rStyle w:val="CommentReference"/>
          <w:sz w:val="22"/>
          <w:szCs w:val="22"/>
          <w:lang w:val="en-GB"/>
        </w:rPr>
        <w:commentReference w:id="946"/>
      </w:r>
      <w:r w:rsidR="2CC341C2" w:rsidRPr="004B3F22">
        <w:rPr>
          <w:sz w:val="22"/>
          <w:szCs w:val="22"/>
          <w:lang w:val="en-GB"/>
        </w:rPr>
        <w:t>;</w:t>
      </w:r>
      <w:r w:rsidR="3505155E" w:rsidRPr="004B3F22">
        <w:rPr>
          <w:sz w:val="22"/>
          <w:szCs w:val="22"/>
          <w:lang w:val="en-GB"/>
        </w:rPr>
        <w:t xml:space="preserve"> </w:t>
      </w:r>
    </w:p>
    <w:p w14:paraId="6032174B" w14:textId="1D0C80C3" w:rsidR="0C5DA655" w:rsidRPr="00A056D4" w:rsidRDefault="00EC5310" w:rsidP="000A7678">
      <w:pPr>
        <w:pStyle w:val="BodyText"/>
        <w:numPr>
          <w:ilvl w:val="0"/>
          <w:numId w:val="49"/>
        </w:numPr>
        <w:rPr>
          <w:sz w:val="22"/>
          <w:szCs w:val="22"/>
          <w:lang w:val="en-GB"/>
        </w:rPr>
      </w:pPr>
      <w:ins w:id="947" w:author="Fernando Dominguez" w:date="2025-10-21T09:00:00Z">
        <w:r>
          <w:rPr>
            <w:sz w:val="22"/>
            <w:szCs w:val="22"/>
            <w:lang w:val="en-GB"/>
          </w:rPr>
          <w:t>i</w:t>
        </w:r>
      </w:ins>
      <w:del w:id="948" w:author="Fernando Dominguez" w:date="2025-10-21T09:00:00Z">
        <w:r w:rsidR="3505155E" w:rsidRPr="00A056D4">
          <w:rPr>
            <w:sz w:val="22"/>
            <w:szCs w:val="22"/>
            <w:lang w:val="en-GB"/>
          </w:rPr>
          <w:delText>I</w:delText>
        </w:r>
      </w:del>
      <w:r w:rsidR="04D14494" w:rsidRPr="00A056D4">
        <w:rPr>
          <w:sz w:val="22"/>
          <w:szCs w:val="22"/>
          <w:lang w:val="en-GB"/>
        </w:rPr>
        <w:t>nform</w:t>
      </w:r>
      <w:r w:rsidR="309E5E6B" w:rsidRPr="00A056D4">
        <w:rPr>
          <w:sz w:val="22"/>
          <w:szCs w:val="22"/>
          <w:lang w:val="en-GB"/>
        </w:rPr>
        <w:t xml:space="preserve"> all </w:t>
      </w:r>
      <w:r w:rsidR="28FD73EE" w:rsidRPr="00A056D4">
        <w:rPr>
          <w:sz w:val="22"/>
          <w:szCs w:val="22"/>
          <w:lang w:val="en-GB"/>
        </w:rPr>
        <w:t xml:space="preserve">entitled </w:t>
      </w:r>
      <w:r w:rsidR="7FB0E6AF" w:rsidRPr="00A056D4">
        <w:rPr>
          <w:sz w:val="22"/>
          <w:szCs w:val="22"/>
          <w:lang w:val="en-GB"/>
        </w:rPr>
        <w:t>parties</w:t>
      </w:r>
      <w:r w:rsidR="309E5E6B" w:rsidRPr="00A056D4">
        <w:rPr>
          <w:sz w:val="22"/>
          <w:szCs w:val="22"/>
          <w:lang w:val="en-GB"/>
        </w:rPr>
        <w:t xml:space="preserve"> without unnecessary delay about changes </w:t>
      </w:r>
      <w:r w:rsidR="43AB252B" w:rsidRPr="00A056D4">
        <w:rPr>
          <w:sz w:val="22"/>
          <w:szCs w:val="22"/>
          <w:lang w:val="en-GB"/>
        </w:rPr>
        <w:t xml:space="preserve">of CU </w:t>
      </w:r>
      <w:r w:rsidR="2D0245F0" w:rsidRPr="00A056D4">
        <w:rPr>
          <w:sz w:val="22"/>
          <w:szCs w:val="22"/>
          <w:lang w:val="en-GB"/>
        </w:rPr>
        <w:t xml:space="preserve">master </w:t>
      </w:r>
      <w:r w:rsidR="43AB252B" w:rsidRPr="00A056D4">
        <w:rPr>
          <w:sz w:val="22"/>
          <w:szCs w:val="22"/>
          <w:lang w:val="en-GB"/>
        </w:rPr>
        <w:t>data</w:t>
      </w:r>
      <w:r w:rsidR="4F0572AB" w:rsidRPr="00A056D4">
        <w:rPr>
          <w:sz w:val="22"/>
          <w:szCs w:val="22"/>
          <w:lang w:val="en-GB"/>
        </w:rPr>
        <w:t>;</w:t>
      </w:r>
      <w:r w:rsidR="3505155E" w:rsidRPr="00A056D4">
        <w:rPr>
          <w:sz w:val="22"/>
          <w:szCs w:val="22"/>
          <w:lang w:val="en-GB"/>
        </w:rPr>
        <w:t xml:space="preserve"> </w:t>
      </w:r>
    </w:p>
    <w:p w14:paraId="0C9BA130" w14:textId="491E39DA" w:rsidR="00D7702F" w:rsidRPr="00A056D4" w:rsidRDefault="46239981" w:rsidP="004B3F22">
      <w:pPr>
        <w:pStyle w:val="BodyText"/>
        <w:numPr>
          <w:ilvl w:val="0"/>
          <w:numId w:val="49"/>
        </w:numPr>
        <w:rPr>
          <w:rFonts w:eastAsiaTheme="minorEastAsia"/>
          <w:sz w:val="22"/>
          <w:szCs w:val="22"/>
          <w:lang w:val="en-GB"/>
        </w:rPr>
      </w:pPr>
      <w:r w:rsidRPr="00021536">
        <w:rPr>
          <w:rFonts w:eastAsiaTheme="minorEastAsia"/>
          <w:sz w:val="22"/>
          <w:szCs w:val="22"/>
          <w:lang w:val="en-GB"/>
        </w:rPr>
        <w:t>k</w:t>
      </w:r>
      <w:r w:rsidR="309E5E6B" w:rsidRPr="00021536">
        <w:rPr>
          <w:rFonts w:eastAsiaTheme="minorEastAsia"/>
          <w:sz w:val="22"/>
          <w:szCs w:val="22"/>
          <w:lang w:val="en-GB"/>
        </w:rPr>
        <w:t>eep a data access log for the final customers and make this information available to the</w:t>
      </w:r>
      <w:r w:rsidR="012D99EF" w:rsidRPr="00021536">
        <w:rPr>
          <w:rFonts w:eastAsiaTheme="minorEastAsia"/>
          <w:sz w:val="22"/>
          <w:szCs w:val="22"/>
          <w:lang w:val="en-GB"/>
        </w:rPr>
        <w:t xml:space="preserve"> final customer</w:t>
      </w:r>
      <w:r w:rsidR="309E5E6B" w:rsidRPr="00021536">
        <w:rPr>
          <w:rFonts w:eastAsiaTheme="minorEastAsia"/>
          <w:sz w:val="22"/>
          <w:szCs w:val="22"/>
          <w:lang w:val="en-GB"/>
        </w:rPr>
        <w:t xml:space="preserve"> online, free of charge, without undue delay, and on their request</w:t>
      </w:r>
      <w:del w:id="949" w:author="Fernando Dominguez" w:date="2025-10-21T09:00:00Z">
        <w:r w:rsidR="7690D820" w:rsidRPr="00021536">
          <w:rPr>
            <w:rFonts w:eastAsiaTheme="minorEastAsia"/>
            <w:sz w:val="22"/>
            <w:szCs w:val="22"/>
            <w:lang w:val="en-GB"/>
          </w:rPr>
          <w:delText>s</w:delText>
        </w:r>
      </w:del>
      <w:r w:rsidR="00D7702F" w:rsidRPr="00021536">
        <w:rPr>
          <w:rFonts w:eastAsiaTheme="minorEastAsia"/>
          <w:sz w:val="22"/>
          <w:szCs w:val="22"/>
        </w:rPr>
        <w:t>;</w:t>
      </w:r>
      <w:ins w:id="950" w:author="Fernando Dominguez" w:date="2025-10-21T09:00:00Z">
        <w:r w:rsidR="00804FE1">
          <w:rPr>
            <w:rFonts w:eastAsiaTheme="minorEastAsia"/>
            <w:sz w:val="22"/>
            <w:szCs w:val="22"/>
          </w:rPr>
          <w:t xml:space="preserve"> and</w:t>
        </w:r>
      </w:ins>
    </w:p>
    <w:p w14:paraId="2E8CC259" w14:textId="6E00D190" w:rsidR="00047301" w:rsidRPr="00021536" w:rsidRDefault="4CD82D58" w:rsidP="2BE0BB04">
      <w:pPr>
        <w:pStyle w:val="BodyText"/>
        <w:numPr>
          <w:ilvl w:val="0"/>
          <w:numId w:val="49"/>
        </w:numPr>
        <w:rPr>
          <w:rFonts w:eastAsiaTheme="minorEastAsia"/>
          <w:sz w:val="22"/>
          <w:szCs w:val="22"/>
        </w:rPr>
      </w:pPr>
      <w:r w:rsidRPr="2BE0BB04">
        <w:rPr>
          <w:rFonts w:eastAsiaTheme="minorEastAsia"/>
          <w:sz w:val="22"/>
          <w:szCs w:val="22"/>
          <w:lang w:val="en-GB"/>
        </w:rPr>
        <w:t>m</w:t>
      </w:r>
      <w:r w:rsidR="309E5E6B" w:rsidRPr="2BE0BB04">
        <w:rPr>
          <w:rFonts w:eastAsiaTheme="minorEastAsia"/>
          <w:sz w:val="22"/>
          <w:szCs w:val="22"/>
          <w:lang w:val="en-GB"/>
        </w:rPr>
        <w:t>ake publicly available the relevant procedures they use as described by the reference model and illustrated in the Annex</w:t>
      </w:r>
      <w:ins w:id="951" w:author="Enrica Sama" w:date="2025-11-05T16:55:00Z">
        <w:r w:rsidR="77083417" w:rsidRPr="2BE0BB04">
          <w:rPr>
            <w:rFonts w:eastAsiaTheme="minorEastAsia"/>
            <w:sz w:val="22"/>
            <w:szCs w:val="22"/>
            <w:lang w:val="en-GB"/>
          </w:rPr>
          <w:t xml:space="preserve"> to this Regulation</w:t>
        </w:r>
      </w:ins>
      <w:r w:rsidR="309E5E6B" w:rsidRPr="2BE0BB04">
        <w:rPr>
          <w:rFonts w:eastAsiaTheme="minorEastAsia"/>
          <w:sz w:val="22"/>
          <w:szCs w:val="22"/>
          <w:lang w:val="en-GB"/>
        </w:rPr>
        <w:t>.</w:t>
      </w:r>
    </w:p>
    <w:p w14:paraId="4F354CBC" w14:textId="4F11E3D0" w:rsidR="1CB50026" w:rsidRPr="00DF32A9" w:rsidRDefault="6874E082" w:rsidP="004B3F22">
      <w:pPr>
        <w:pStyle w:val="ListParagraph"/>
        <w:numPr>
          <w:ilvl w:val="0"/>
          <w:numId w:val="30"/>
        </w:numPr>
        <w:jc w:val="both"/>
        <w:rPr>
          <w:del w:id="952" w:author="Marek Jonas" w:date="2025-10-27T11:00:00Z"/>
        </w:rPr>
      </w:pPr>
      <w:commentRangeStart w:id="953"/>
      <w:del w:id="954" w:author="Marek Jonas" w:date="2025-10-27T11:00:00Z">
        <w:r>
          <w:delText xml:space="preserve">Where Member States have so provided, </w:delText>
        </w:r>
        <w:commentRangeStart w:id="955"/>
        <w:commentRangeStart w:id="956"/>
        <w:r>
          <w:delText xml:space="preserve">a designated entity </w:delText>
        </w:r>
        <w:commentRangeEnd w:id="956"/>
        <w:r w:rsidR="005D1F0A">
          <w:rPr>
            <w:rStyle w:val="CommentReference"/>
            <w:sz w:val="22"/>
            <w:szCs w:val="22"/>
          </w:rPr>
          <w:commentReference w:id="956"/>
        </w:r>
        <w:commentRangeEnd w:id="955"/>
        <w:r w:rsidR="0020047F">
          <w:rPr>
            <w:rStyle w:val="CommentReference"/>
            <w:sz w:val="22"/>
            <w:szCs w:val="22"/>
          </w:rPr>
          <w:commentReference w:id="955"/>
        </w:r>
        <w:r>
          <w:delText xml:space="preserve">may </w:delText>
        </w:r>
        <w:r w:rsidR="3CA435EA">
          <w:delText>take</w:delText>
        </w:r>
        <w:r w:rsidR="14056B09">
          <w:delText xml:space="preserve"> </w:delText>
        </w:r>
        <w:r w:rsidR="69E98ACB">
          <w:delText>over</w:delText>
        </w:r>
        <w:r>
          <w:delText xml:space="preserve"> the</w:delText>
        </w:r>
      </w:del>
      <w:ins w:id="957" w:author="Hübl Stefan" w:date="2025-10-10T12:14:00Z">
        <w:del w:id="958" w:author="Marek Jonas" w:date="2025-10-27T11:00:00Z">
          <w:r w:rsidR="000C3313">
            <w:delText xml:space="preserve"> some </w:delText>
          </w:r>
          <w:r w:rsidR="00EB72E5">
            <w:delText>or all</w:delText>
          </w:r>
        </w:del>
      </w:ins>
      <w:del w:id="959" w:author="Marek Jonas" w:date="2025-10-27T11:00:00Z">
        <w:r>
          <w:delText xml:space="preserve"> obligations </w:delText>
        </w:r>
        <w:r w:rsidR="2F7F6B26">
          <w:delText xml:space="preserve">of the CU module administrator </w:delText>
        </w:r>
        <w:r w:rsidDel="00EB72E5">
          <w:delText xml:space="preserve">referred to in paragraphs </w:delText>
        </w:r>
        <w:r w:rsidR="1F3DE208" w:rsidDel="00EB72E5">
          <w:delText>5</w:delText>
        </w:r>
        <w:r w:rsidR="2E3B8A76" w:rsidDel="00EB72E5">
          <w:delText>(a) and 5(d</w:delText>
        </w:r>
      </w:del>
      <w:ins w:id="960" w:author="Hübl Stefan" w:date="2025-10-10T12:14:00Z">
        <w:del w:id="961" w:author="Marek Jonas" w:date="2025-10-27T11:00:00Z">
          <w:r w:rsidR="00D83301">
            <w:delText>.</w:delText>
          </w:r>
        </w:del>
      </w:ins>
      <w:del w:id="962" w:author="Marek Jonas" w:date="2025-10-27T11:00:00Z">
        <w:r w:rsidR="2E3B8A76" w:rsidDel="00EB72E5">
          <w:delText>)</w:delText>
        </w:r>
        <w:commentRangeEnd w:id="953"/>
        <w:r w:rsidR="000A2149" w:rsidRPr="00DF32A9">
          <w:rPr>
            <w:rStyle w:val="CommentReference"/>
            <w:sz w:val="22"/>
            <w:szCs w:val="22"/>
          </w:rPr>
          <w:commentReference w:id="953"/>
        </w:r>
      </w:del>
    </w:p>
    <w:p w14:paraId="57CB0E8D" w14:textId="028426B8" w:rsidR="1CB50026" w:rsidRPr="004B3F22" w:rsidRDefault="1CB50026" w:rsidP="000A7678">
      <w:pPr>
        <w:pStyle w:val="BodyText"/>
        <w:rPr>
          <w:sz w:val="22"/>
          <w:szCs w:val="22"/>
          <w:lang w:val="en-GB"/>
        </w:rPr>
      </w:pPr>
    </w:p>
    <w:p w14:paraId="1DC4E014" w14:textId="4EDA46E5" w:rsidR="1CB50026" w:rsidRPr="004B3F22" w:rsidRDefault="3AD0941C" w:rsidP="006668EE">
      <w:pPr>
        <w:pStyle w:val="BodyText"/>
        <w:jc w:val="center"/>
        <w:rPr>
          <w:i/>
          <w:iCs/>
          <w:sz w:val="22"/>
          <w:szCs w:val="22"/>
          <w:lang w:val="en-GB"/>
        </w:rPr>
      </w:pPr>
      <w:commentRangeStart w:id="963"/>
      <w:commentRangeStart w:id="964"/>
      <w:r w:rsidRPr="004B3F22">
        <w:rPr>
          <w:i/>
          <w:iCs/>
          <w:sz w:val="22"/>
          <w:szCs w:val="22"/>
          <w:lang w:val="en-GB"/>
        </w:rPr>
        <w:t>Article 6</w:t>
      </w:r>
      <w:commentRangeEnd w:id="963"/>
      <w:r w:rsidR="002364D9" w:rsidRPr="004B3F22">
        <w:rPr>
          <w:rStyle w:val="CommentReference"/>
          <w:i/>
          <w:iCs/>
          <w:sz w:val="22"/>
          <w:szCs w:val="22"/>
          <w:lang w:val="en-GB"/>
        </w:rPr>
        <w:commentReference w:id="963"/>
      </w:r>
      <w:commentRangeEnd w:id="964"/>
      <w:r w:rsidR="008147EB" w:rsidRPr="004B3F22">
        <w:rPr>
          <w:rStyle w:val="CommentReference"/>
          <w:i/>
          <w:iCs/>
          <w:sz w:val="22"/>
          <w:szCs w:val="22"/>
          <w:lang w:val="en-GB"/>
        </w:rPr>
        <w:commentReference w:id="964"/>
      </w:r>
    </w:p>
    <w:p w14:paraId="1C819954" w14:textId="3E66E607" w:rsidR="1CB50026" w:rsidRPr="00D70055" w:rsidRDefault="3AD0941C" w:rsidP="00117585">
      <w:pPr>
        <w:jc w:val="center"/>
        <w:rPr>
          <w:b/>
          <w:bCs/>
        </w:rPr>
      </w:pPr>
      <w:commentRangeStart w:id="965"/>
      <w:commentRangeStart w:id="966"/>
      <w:r w:rsidRPr="00D70055">
        <w:rPr>
          <w:b/>
          <w:bCs/>
        </w:rPr>
        <w:t xml:space="preserve">Responsibilities of SP module </w:t>
      </w:r>
      <w:r w:rsidR="12F8D05E" w:rsidRPr="00D70055">
        <w:rPr>
          <w:b/>
          <w:bCs/>
        </w:rPr>
        <w:t>administrator</w:t>
      </w:r>
      <w:commentRangeEnd w:id="965"/>
      <w:r w:rsidR="00C72C95" w:rsidRPr="00D70055">
        <w:rPr>
          <w:rStyle w:val="CommentReference"/>
          <w:b/>
          <w:bCs/>
          <w:sz w:val="22"/>
          <w:szCs w:val="22"/>
        </w:rPr>
        <w:commentReference w:id="965"/>
      </w:r>
      <w:commentRangeEnd w:id="966"/>
      <w:r w:rsidR="008147EB" w:rsidRPr="00D70055">
        <w:rPr>
          <w:rStyle w:val="CommentReference"/>
          <w:b/>
          <w:bCs/>
          <w:sz w:val="22"/>
          <w:szCs w:val="22"/>
        </w:rPr>
        <w:commentReference w:id="966"/>
      </w:r>
    </w:p>
    <w:p w14:paraId="1B4B4E79" w14:textId="10799E2F" w:rsidR="1CB50026" w:rsidRPr="00DF32A9" w:rsidRDefault="00324C6D" w:rsidP="004B3F22">
      <w:pPr>
        <w:pStyle w:val="ListParagraph"/>
        <w:numPr>
          <w:ilvl w:val="0"/>
          <w:numId w:val="65"/>
        </w:numPr>
        <w:jc w:val="both"/>
      </w:pPr>
      <w:ins w:id="967" w:author="DION-DEMAEL Michele" w:date="2025-10-30T17:05:00Z" w16du:dateUtc="2025-10-30T16:05:00Z">
        <w:r>
          <w:t>When the roles of CU module administrator or SP module administrator are assigned to several entities in a Member State,</w:t>
        </w:r>
        <w:r w:rsidRPr="00DF32A9">
          <w:t xml:space="preserve"> </w:t>
        </w:r>
      </w:ins>
      <w:del w:id="968" w:author="DION-DEMAEL Michele" w:date="2025-10-30T17:05:00Z" w16du:dateUtc="2025-10-30T16:05:00Z">
        <w:r w:rsidR="2A90AA7B" w:rsidRPr="00DF32A9" w:rsidDel="00324C6D">
          <w:delText>W</w:delText>
        </w:r>
        <w:commentRangeStart w:id="969"/>
        <w:r w:rsidR="2A90AA7B" w:rsidRPr="00DF32A9" w:rsidDel="00324C6D">
          <w:delText xml:space="preserve">hen more than one SP module </w:delText>
        </w:r>
        <w:r w:rsidR="3EA826F6" w:rsidRPr="00DF32A9" w:rsidDel="00324C6D">
          <w:delText xml:space="preserve">administrators </w:delText>
        </w:r>
        <w:r w:rsidR="2A90AA7B" w:rsidRPr="00DF32A9" w:rsidDel="00324C6D">
          <w:delText xml:space="preserve">are active in one Member State the </w:delText>
        </w:r>
      </w:del>
      <w:r w:rsidR="71AC2F78" w:rsidRPr="00DF32A9">
        <w:t xml:space="preserve">SP module </w:t>
      </w:r>
      <w:r w:rsidR="55B8E16E" w:rsidRPr="00DF32A9">
        <w:t>administrator</w:t>
      </w:r>
      <w:r w:rsidR="277D8D2F" w:rsidRPr="00DF32A9">
        <w:t>(s)</w:t>
      </w:r>
      <w:r w:rsidR="71AC2F78" w:rsidRPr="00DF32A9">
        <w:t xml:space="preserve"> shall cooperate closely with other SP module </w:t>
      </w:r>
      <w:r w:rsidR="1B8DDC2E">
        <w:t>administrator</w:t>
      </w:r>
      <w:ins w:id="970" w:author="Wojciech Lubczyński" w:date="2025-10-24T05:39:00Z">
        <w:r w:rsidR="5D18B73F">
          <w:t>(</w:t>
        </w:r>
      </w:ins>
      <w:r w:rsidR="1B8DDC2E">
        <w:t>s</w:t>
      </w:r>
      <w:ins w:id="971" w:author="Wojciech Lubczyński" w:date="2025-10-24T05:39:00Z">
        <w:r w:rsidR="1540953B">
          <w:t>)</w:t>
        </w:r>
      </w:ins>
      <w:commentRangeStart w:id="972"/>
      <w:r w:rsidR="1B8DDC2E" w:rsidRPr="00DF32A9">
        <w:t xml:space="preserve"> </w:t>
      </w:r>
      <w:commentRangeEnd w:id="972"/>
      <w:r w:rsidR="000C2D43" w:rsidRPr="00DF32A9">
        <w:rPr>
          <w:rStyle w:val="CommentReference"/>
          <w:sz w:val="22"/>
          <w:szCs w:val="22"/>
        </w:rPr>
        <w:commentReference w:id="972"/>
      </w:r>
      <w:r w:rsidR="71AC2F78" w:rsidRPr="00DF32A9">
        <w:t xml:space="preserve">and CU module </w:t>
      </w:r>
      <w:r w:rsidR="0DFD5068">
        <w:t>administrator</w:t>
      </w:r>
      <w:ins w:id="973" w:author="Wojciech Lubczyński" w:date="2025-10-24T05:39:00Z">
        <w:r w:rsidR="72F2FBA8">
          <w:t>(</w:t>
        </w:r>
      </w:ins>
      <w:r w:rsidR="0DFD5068">
        <w:t>s</w:t>
      </w:r>
      <w:ins w:id="974" w:author="Wojciech Lubczyński" w:date="2025-10-24T05:39:00Z">
        <w:r w:rsidR="277D3768">
          <w:t>)</w:t>
        </w:r>
      </w:ins>
      <w:commentRangeStart w:id="975"/>
      <w:r w:rsidR="71AC2F78" w:rsidRPr="00DF32A9">
        <w:t xml:space="preserve"> </w:t>
      </w:r>
      <w:commentRangeEnd w:id="975"/>
      <w:r w:rsidR="00F90898" w:rsidRPr="00DF32A9">
        <w:rPr>
          <w:rStyle w:val="CommentReference"/>
          <w:sz w:val="22"/>
          <w:szCs w:val="22"/>
        </w:rPr>
        <w:commentReference w:id="975"/>
      </w:r>
      <w:r w:rsidR="71AC2F78" w:rsidRPr="00DF32A9">
        <w:t xml:space="preserve">in the Member State to provide an </w:t>
      </w:r>
      <w:commentRangeStart w:id="976"/>
      <w:commentRangeStart w:id="977"/>
      <w:r w:rsidR="71AC2F78" w:rsidRPr="00DF32A9">
        <w:t xml:space="preserve">online flexibility information system </w:t>
      </w:r>
      <w:commentRangeEnd w:id="976"/>
      <w:r w:rsidR="00554EFE" w:rsidRPr="00DF32A9">
        <w:rPr>
          <w:rStyle w:val="CommentReference"/>
          <w:sz w:val="22"/>
          <w:szCs w:val="22"/>
        </w:rPr>
        <w:commentReference w:id="976"/>
      </w:r>
      <w:commentRangeEnd w:id="977"/>
      <w:r w:rsidR="2A90AA7B" w:rsidRPr="00DF32A9">
        <w:rPr>
          <w:rStyle w:val="CommentReference"/>
          <w:sz w:val="22"/>
          <w:szCs w:val="22"/>
        </w:rPr>
        <w:commentReference w:id="977"/>
      </w:r>
      <w:r w:rsidR="71AC2F78" w:rsidRPr="00DF32A9">
        <w:t xml:space="preserve">with a single and common access point as provisioned by Article </w:t>
      </w:r>
      <w:r w:rsidR="77AE7DA9" w:rsidRPr="00DF32A9">
        <w:t>26</w:t>
      </w:r>
      <w:r w:rsidR="573AFB17" w:rsidRPr="00DF32A9">
        <w:t>(</w:t>
      </w:r>
      <w:r w:rsidR="77AE7DA9" w:rsidRPr="00DF32A9">
        <w:t>1</w:t>
      </w:r>
      <w:r w:rsidR="3FD1DB3E" w:rsidRPr="00DF32A9">
        <w:t>)(</w:t>
      </w:r>
      <w:r w:rsidR="70A517A9" w:rsidRPr="00DF32A9">
        <w:t>a</w:t>
      </w:r>
      <w:r w:rsidR="60D26A68" w:rsidRPr="00DF32A9">
        <w:t>)</w:t>
      </w:r>
      <w:r w:rsidR="228BD771" w:rsidRPr="00DF32A9">
        <w:t xml:space="preserve"> </w:t>
      </w:r>
      <w:del w:id="978" w:author="Fernando Dominguez" w:date="2025-10-21T08:57:00Z">
        <w:r w:rsidR="228BD771" w:rsidRPr="00DF32A9">
          <w:delText xml:space="preserve">of </w:delText>
        </w:r>
        <w:r w:rsidR="239D4ED3" w:rsidRPr="00DF32A9">
          <w:delText>the NCDR</w:delText>
        </w:r>
      </w:del>
      <w:ins w:id="979" w:author="Fernando Dominguez" w:date="2025-10-21T08:57:00Z">
        <w:r w:rsidR="00466115">
          <w:t>of NCDR</w:t>
        </w:r>
      </w:ins>
      <w:r w:rsidR="71AC2F78" w:rsidRPr="00DF32A9">
        <w:t xml:space="preserve"> </w:t>
      </w:r>
      <w:r w:rsidR="050133CC" w:rsidRPr="00DF32A9">
        <w:t>a</w:t>
      </w:r>
      <w:r w:rsidR="23AA90F6" w:rsidRPr="00DF32A9">
        <w:t>nd according to the provisions defined in the national terms and conditions for a flexibility information</w:t>
      </w:r>
      <w:r w:rsidR="22962FA2" w:rsidRPr="00DF32A9">
        <w:t xml:space="preserve"> system</w:t>
      </w:r>
      <w:r w:rsidR="00CC38A8" w:rsidRPr="00DF32A9">
        <w:t xml:space="preserve"> pursuant to Article 24 of NCDR. </w:t>
      </w:r>
      <w:commentRangeEnd w:id="969"/>
      <w:r w:rsidR="2A90AA7B" w:rsidRPr="00DF32A9">
        <w:rPr>
          <w:rStyle w:val="CommentReference"/>
          <w:sz w:val="22"/>
          <w:szCs w:val="22"/>
        </w:rPr>
        <w:commentReference w:id="969"/>
      </w:r>
    </w:p>
    <w:p w14:paraId="481CAFA2" w14:textId="0938214E" w:rsidR="3F9713F1" w:rsidRPr="00DF32A9" w:rsidRDefault="0069002D" w:rsidP="00FB411B">
      <w:pPr>
        <w:pStyle w:val="ListParagraph"/>
        <w:numPr>
          <w:ilvl w:val="0"/>
          <w:numId w:val="65"/>
        </w:numPr>
        <w:jc w:val="both"/>
      </w:pPr>
      <w:ins w:id="980" w:author="DION-DEMAEL Michele" w:date="2025-10-31T11:49:00Z" w16du:dateUtc="2025-10-31T10:49:00Z">
        <w:r>
          <w:t xml:space="preserve">The SP module administrator </w:t>
        </w:r>
      </w:ins>
      <w:ins w:id="981" w:author="DION-DEMAEL Michele" w:date="2025-10-31T11:50:00Z" w16du:dateUtc="2025-10-31T10:50:00Z">
        <w:r>
          <w:t>may use</w:t>
        </w:r>
      </w:ins>
      <w:ins w:id="982" w:author="DION-DEMAEL Michele" w:date="2025-10-31T11:56:00Z" w16du:dateUtc="2025-10-31T10:56:00Z">
        <w:r w:rsidR="00CE740A">
          <w:t xml:space="preserve"> </w:t>
        </w:r>
      </w:ins>
      <w:ins w:id="983" w:author="DION-DEMAEL Michele" w:date="2025-10-31T11:50:00Z" w16du:dateUtc="2025-10-31T10:50:00Z">
        <w:r>
          <w:t>the identification and authentication services provisioned by Regulation (EU) 2024/1183 t</w:t>
        </w:r>
      </w:ins>
      <w:commentRangeStart w:id="984"/>
      <w:commentRangeStart w:id="985"/>
      <w:del w:id="986" w:author="DION-DEMAEL Michele" w:date="2025-10-31T11:50:00Z" w16du:dateUtc="2025-10-31T10:50:00Z">
        <w:r w:rsidR="60B1F556" w:rsidDel="0069002D">
          <w:delText>T</w:delText>
        </w:r>
      </w:del>
      <w:r w:rsidR="60B1F556">
        <w:t xml:space="preserve">o provide access to the relevant data and to make the relevant data available in a non-discriminatory and online manner to </w:t>
      </w:r>
      <w:commentRangeStart w:id="987"/>
      <w:del w:id="988" w:author="DION-DEMAEL Michele" w:date="2025-10-31T10:39:00Z">
        <w:r w:rsidR="60B1F556">
          <w:delText xml:space="preserve">qualified </w:delText>
        </w:r>
      </w:del>
      <w:commentRangeEnd w:id="987"/>
      <w:r w:rsidR="60B1F556">
        <w:rPr>
          <w:rStyle w:val="CommentReference"/>
          <w:sz w:val="22"/>
          <w:szCs w:val="22"/>
        </w:rPr>
        <w:commentReference w:id="987"/>
      </w:r>
      <w:r w:rsidR="60B1F556">
        <w:t>service provider</w:t>
      </w:r>
      <w:r w:rsidR="678DFE36">
        <w:t>s</w:t>
      </w:r>
      <w:r w:rsidR="60B1F556">
        <w:t xml:space="preserve"> from all Member States</w:t>
      </w:r>
      <w:ins w:id="989" w:author="DION-DEMAEL Michele" w:date="2025-10-31T11:57:00Z" w16du:dateUtc="2025-10-31T10:57:00Z">
        <w:r w:rsidR="00CE740A">
          <w:t xml:space="preserve"> </w:t>
        </w:r>
      </w:ins>
      <w:del w:id="990" w:author="DION-DEMAEL Michele" w:date="2025-10-31T11:55:00Z" w16du:dateUtc="2025-10-31T10:55:00Z">
        <w:r w:rsidR="60B1F556" w:rsidDel="00CE740A">
          <w:delText xml:space="preserve"> as provisioned by Article </w:delText>
        </w:r>
        <w:r w:rsidR="3952718F" w:rsidDel="00CE740A">
          <w:delText>27</w:delText>
        </w:r>
        <w:r w:rsidR="16A46EFD" w:rsidDel="00CE740A">
          <w:delText>(</w:delText>
        </w:r>
        <w:r w:rsidR="028CE3DB" w:rsidDel="00CE740A">
          <w:delText>a</w:delText>
        </w:r>
        <w:r w:rsidR="099BEB3E" w:rsidDel="00CE740A">
          <w:delText>)</w:delText>
        </w:r>
        <w:r w:rsidR="60B1F556" w:rsidDel="00CE740A">
          <w:delText xml:space="preserve"> of</w:delText>
        </w:r>
        <w:r w:rsidR="1BD3E866" w:rsidDel="00CE740A">
          <w:delText xml:space="preserve"> </w:delText>
        </w:r>
        <w:r w:rsidR="654874AC" w:rsidDel="00CE740A">
          <w:delText>the NCDR</w:delText>
        </w:r>
      </w:del>
      <w:ins w:id="991" w:author="Fernando Dominguez" w:date="2025-10-21T08:57:00Z">
        <w:del w:id="992" w:author="DION-DEMAEL Michele" w:date="2025-10-31T11:55:00Z" w16du:dateUtc="2025-10-31T10:55:00Z">
          <w:r w:rsidR="00466115" w:rsidDel="00CE740A">
            <w:delText>of NCDR</w:delText>
          </w:r>
        </w:del>
      </w:ins>
      <w:del w:id="993" w:author="DION-DEMAEL Michele" w:date="2025-10-31T11:56:00Z" w16du:dateUtc="2025-10-31T10:56:00Z">
        <w:r w:rsidR="79DBBE97" w:rsidDel="00CE740A">
          <w:delText>,</w:delText>
        </w:r>
        <w:r w:rsidR="60B1F556" w:rsidDel="00CE740A">
          <w:delText xml:space="preserve"> </w:delText>
        </w:r>
      </w:del>
      <w:r w:rsidR="60B1F556">
        <w:t>who are qualified by the procuring system operato</w:t>
      </w:r>
      <w:ins w:id="994" w:author="DION-DEMAEL Michele" w:date="2025-10-31T11:51:00Z" w16du:dateUtc="2025-10-31T10:51:00Z">
        <w:r w:rsidR="00CE740A">
          <w:t>r</w:t>
        </w:r>
      </w:ins>
      <w:ins w:id="995" w:author="DION-DEMAEL Michele" w:date="2025-10-31T11:55:00Z" w16du:dateUtc="2025-10-31T10:55:00Z">
        <w:r w:rsidR="00CE740A">
          <w:t xml:space="preserve"> as provisioned by Article 27(a) of NCDR</w:t>
        </w:r>
      </w:ins>
      <w:del w:id="996" w:author="DION-DEMAEL Michele" w:date="2025-10-31T11:51:00Z" w16du:dateUtc="2025-10-31T10:51:00Z">
        <w:r w:rsidR="60B1F556" w:rsidDel="00CE740A">
          <w:delText xml:space="preserve">r, the SP module </w:delText>
        </w:r>
        <w:r w:rsidR="776CAB11" w:rsidDel="00CE740A">
          <w:delText xml:space="preserve">administrator </w:delText>
        </w:r>
        <w:r w:rsidR="7C3D0C0C" w:rsidDel="00CE740A">
          <w:delText>may</w:delText>
        </w:r>
        <w:r w:rsidR="60B1F556" w:rsidDel="00CE740A">
          <w:delText xml:space="preserve"> use the identification and authentication services provisioned by Regulation (EU) </w:delText>
        </w:r>
        <w:r w:rsidR="5C69952D" w:rsidDel="00CE740A">
          <w:delText>2024/1183</w:delText>
        </w:r>
      </w:del>
      <w:r w:rsidR="60B1F556">
        <w:t>.</w:t>
      </w:r>
      <w:commentRangeEnd w:id="984"/>
      <w:r w:rsidR="6C3BC3EF" w:rsidRPr="00DF32A9">
        <w:rPr>
          <w:rStyle w:val="CommentReference"/>
          <w:sz w:val="22"/>
          <w:szCs w:val="22"/>
        </w:rPr>
        <w:commentReference w:id="984"/>
      </w:r>
      <w:commentRangeEnd w:id="985"/>
      <w:r w:rsidR="60B1F556" w:rsidRPr="00DF32A9">
        <w:rPr>
          <w:rStyle w:val="CommentReference"/>
          <w:sz w:val="22"/>
          <w:szCs w:val="22"/>
        </w:rPr>
        <w:commentReference w:id="985"/>
      </w:r>
    </w:p>
    <w:p w14:paraId="5540B4FF" w14:textId="77777777" w:rsidR="00657957" w:rsidRDefault="00657957" w:rsidP="00657957">
      <w:pPr>
        <w:pStyle w:val="ListParagraph"/>
        <w:numPr>
          <w:ilvl w:val="0"/>
          <w:numId w:val="65"/>
        </w:numPr>
        <w:jc w:val="both"/>
      </w:pPr>
      <w:r w:rsidRPr="00DF32A9">
        <w:t>SP module administrator(s) shall</w:t>
      </w:r>
    </w:p>
    <w:p w14:paraId="61A1B4F5" w14:textId="746B3D9D" w:rsidR="00657957" w:rsidRPr="005C0A77" w:rsidRDefault="00657957" w:rsidP="004B3F22">
      <w:pPr>
        <w:pStyle w:val="BodyText"/>
        <w:numPr>
          <w:ilvl w:val="0"/>
          <w:numId w:val="69"/>
        </w:numPr>
        <w:rPr>
          <w:sz w:val="22"/>
          <w:szCs w:val="22"/>
          <w:lang w:val="en-GB"/>
        </w:rPr>
      </w:pPr>
      <w:commentRangeStart w:id="997"/>
      <w:r>
        <w:t xml:space="preserve"> </w:t>
      </w:r>
      <w:r w:rsidRPr="2BE0BB04">
        <w:rPr>
          <w:sz w:val="22"/>
          <w:szCs w:val="22"/>
          <w:lang w:val="en-GB"/>
        </w:rPr>
        <w:t xml:space="preserve">ensure that all access to </w:t>
      </w:r>
      <w:commentRangeStart w:id="998"/>
      <w:r w:rsidRPr="2BE0BB04">
        <w:rPr>
          <w:sz w:val="22"/>
          <w:szCs w:val="22"/>
          <w:lang w:val="en-GB"/>
        </w:rPr>
        <w:t>that data</w:t>
      </w:r>
      <w:commentRangeEnd w:id="998"/>
      <w:r w:rsidRPr="2BE0BB04">
        <w:rPr>
          <w:rStyle w:val="CommentReference"/>
          <w:sz w:val="22"/>
          <w:szCs w:val="22"/>
          <w:lang w:val="en-GB"/>
        </w:rPr>
        <w:commentReference w:id="998"/>
      </w:r>
      <w:r w:rsidRPr="2BE0BB04">
        <w:rPr>
          <w:sz w:val="22"/>
          <w:szCs w:val="22"/>
          <w:lang w:val="en-GB"/>
        </w:rPr>
        <w:t xml:space="preserve"> is based</w:t>
      </w:r>
      <w:ins w:id="999" w:author="DION-DEMAEL Michele" w:date="2025-10-31T15:33:00Z">
        <w:r w:rsidR="00EC3830" w:rsidRPr="2BE0BB04">
          <w:rPr>
            <w:sz w:val="22"/>
            <w:szCs w:val="22"/>
            <w:lang w:val="en-GB"/>
          </w:rPr>
          <w:t xml:space="preserve"> </w:t>
        </w:r>
      </w:ins>
      <w:ins w:id="1000" w:author="Enrica Sama" w:date="2025-11-05T16:55:00Z">
        <w:r w:rsidR="5804368B" w:rsidRPr="2BE0BB04">
          <w:rPr>
            <w:sz w:val="22"/>
            <w:szCs w:val="22"/>
            <w:lang w:val="en-GB"/>
          </w:rPr>
          <w:t xml:space="preserve">on a </w:t>
        </w:r>
      </w:ins>
      <w:ins w:id="1001" w:author="DION-DEMAEL Michele" w:date="2025-10-31T15:33:00Z">
        <w:r w:rsidR="00EC3830" w:rsidRPr="2BE0BB04">
          <w:rPr>
            <w:sz w:val="22"/>
            <w:szCs w:val="22"/>
            <w:lang w:val="en-GB"/>
          </w:rPr>
          <w:t>validated permission</w:t>
        </w:r>
      </w:ins>
      <w:ins w:id="1002" w:author="Enrica Sama" w:date="2025-11-05T16:55:00Z">
        <w:r w:rsidR="314C9131" w:rsidRPr="2BE0BB04">
          <w:rPr>
            <w:sz w:val="22"/>
            <w:szCs w:val="22"/>
            <w:lang w:val="en-GB"/>
          </w:rPr>
          <w:t xml:space="preserve"> by the final customer</w:t>
        </w:r>
      </w:ins>
      <w:ins w:id="1003" w:author="DION-DEMAEL Michele" w:date="2025-10-31T15:33:00Z">
        <w:r w:rsidR="00EC3830" w:rsidRPr="2BE0BB04">
          <w:rPr>
            <w:sz w:val="22"/>
            <w:szCs w:val="22"/>
            <w:lang w:val="en-GB"/>
          </w:rPr>
          <w:t xml:space="preserve">. </w:t>
        </w:r>
      </w:ins>
      <w:del w:id="1004" w:author="DION-DEMAEL Michele" w:date="2025-10-31T15:33:00Z">
        <w:r w:rsidRPr="2BE0BB04" w:rsidDel="00657957">
          <w:rPr>
            <w:sz w:val="22"/>
            <w:szCs w:val="22"/>
            <w:lang w:val="en-GB"/>
          </w:rPr>
          <w:delText xml:space="preserve"> on contractual relationships, legal obligations or the informed and documented permission of the final customer and according to the procedures in the Annex.</w:delText>
        </w:r>
      </w:del>
      <w:commentRangeEnd w:id="997"/>
      <w:r w:rsidRPr="005C0A77">
        <w:rPr>
          <w:rStyle w:val="CommentReference"/>
          <w:sz w:val="22"/>
          <w:szCs w:val="22"/>
          <w:lang w:val="en-GB"/>
        </w:rPr>
        <w:commentReference w:id="997"/>
      </w:r>
    </w:p>
    <w:p w14:paraId="0B53BA4E" w14:textId="7414BAE5" w:rsidR="005D5283" w:rsidRPr="005C0A77" w:rsidRDefault="29CFF4D1" w:rsidP="004B3F22">
      <w:pPr>
        <w:pStyle w:val="BodyText"/>
        <w:numPr>
          <w:ilvl w:val="0"/>
          <w:numId w:val="69"/>
        </w:numPr>
        <w:rPr>
          <w:color w:val="FF0000"/>
          <w:sz w:val="22"/>
          <w:szCs w:val="22"/>
          <w:lang w:val="en-GB"/>
          <w:rPrChange w:id="1005" w:author="Wojciech Lubczyński" w:date="2025-10-29T11:38:00Z">
            <w:rPr/>
          </w:rPrChange>
        </w:rPr>
      </w:pPr>
      <w:commentRangeStart w:id="1006"/>
      <w:commentRangeStart w:id="1007"/>
      <w:r w:rsidRPr="61CE32B4">
        <w:rPr>
          <w:color w:val="FF0000"/>
          <w:sz w:val="22"/>
          <w:szCs w:val="22"/>
          <w:lang w:val="en-GB"/>
          <w:rPrChange w:id="1008" w:author="Wojciech Lubczyński" w:date="2025-10-29T11:38:00Z">
            <w:rPr>
              <w:sz w:val="22"/>
              <w:szCs w:val="22"/>
              <w:lang w:val="en-GB"/>
            </w:rPr>
          </w:rPrChange>
        </w:rPr>
        <w:t xml:space="preserve">give eligible parties access to testing facilities where </w:t>
      </w:r>
      <w:commentRangeStart w:id="1009"/>
      <w:del w:id="1010" w:author="DION-DEMAEL Michele" w:date="2025-10-31T15:34:00Z" w16du:dateUtc="2025-10-31T14:34:00Z">
        <w:r w:rsidRPr="61CE32B4" w:rsidDel="00EC3830">
          <w:rPr>
            <w:color w:val="FF0000"/>
            <w:sz w:val="22"/>
            <w:szCs w:val="22"/>
            <w:lang w:val="en-GB"/>
            <w:rPrChange w:id="1011" w:author="Wojciech Lubczyński" w:date="2025-10-29T11:38:00Z">
              <w:rPr>
                <w:sz w:val="22"/>
                <w:szCs w:val="22"/>
                <w:lang w:val="en-GB"/>
              </w:rPr>
            </w:rPrChange>
          </w:rPr>
          <w:delText>the eligible parties</w:delText>
        </w:r>
      </w:del>
      <w:ins w:id="1012" w:author="DION-DEMAEL Michele" w:date="2025-10-31T15:34:00Z" w16du:dateUtc="2025-10-31T14:34:00Z">
        <w:r w:rsidR="00EC3830">
          <w:rPr>
            <w:color w:val="FF0000"/>
            <w:sz w:val="22"/>
            <w:szCs w:val="22"/>
            <w:lang w:val="en-GB"/>
          </w:rPr>
          <w:t>they</w:t>
        </w:r>
      </w:ins>
      <w:r w:rsidRPr="61CE32B4">
        <w:rPr>
          <w:color w:val="FF0000"/>
          <w:sz w:val="22"/>
          <w:szCs w:val="22"/>
          <w:lang w:val="en-GB"/>
          <w:rPrChange w:id="1013" w:author="Wojciech Lubczyński" w:date="2025-10-29T11:38:00Z">
            <w:rPr>
              <w:sz w:val="22"/>
              <w:szCs w:val="22"/>
              <w:lang w:val="en-GB"/>
            </w:rPr>
          </w:rPrChange>
        </w:rPr>
        <w:t xml:space="preserve"> </w:t>
      </w:r>
      <w:commentRangeEnd w:id="1009"/>
      <w:r w:rsidRPr="61CE32B4">
        <w:rPr>
          <w:rStyle w:val="CommentReference"/>
          <w:color w:val="FF0000"/>
          <w:sz w:val="22"/>
          <w:szCs w:val="22"/>
          <w:lang w:val="en-GB"/>
          <w:rPrChange w:id="1014" w:author="Wojciech Lubczyński" w:date="2025-10-29T11:38:00Z">
            <w:rPr>
              <w:rStyle w:val="CommentReference"/>
              <w:sz w:val="22"/>
              <w:szCs w:val="22"/>
              <w:lang w:val="en-GB"/>
            </w:rPr>
          </w:rPrChange>
        </w:rPr>
        <w:commentReference w:id="1009"/>
      </w:r>
      <w:r w:rsidRPr="61CE32B4">
        <w:rPr>
          <w:color w:val="FF0000"/>
          <w:sz w:val="22"/>
          <w:szCs w:val="22"/>
          <w:lang w:val="en-GB"/>
          <w:rPrChange w:id="1015" w:author="Wojciech Lubczyński" w:date="2025-10-29T11:38:00Z">
            <w:rPr>
              <w:sz w:val="22"/>
              <w:szCs w:val="22"/>
              <w:lang w:val="en-GB"/>
            </w:rPr>
          </w:rPrChange>
        </w:rPr>
        <w:t>can test the compatibility of their systems with</w:t>
      </w:r>
      <w:ins w:id="1016" w:author="DION-DEMAEL Michele" w:date="2025-10-31T15:34:00Z" w16du:dateUtc="2025-10-31T14:34:00Z">
        <w:r w:rsidR="00EC3830">
          <w:rPr>
            <w:color w:val="FF0000"/>
            <w:sz w:val="22"/>
            <w:szCs w:val="22"/>
            <w:lang w:val="en-GB"/>
          </w:rPr>
          <w:t xml:space="preserve"> the flexibility </w:t>
        </w:r>
      </w:ins>
      <w:ins w:id="1017" w:author="DION-DEMAEL Michele" w:date="2025-10-31T15:35:00Z" w16du:dateUtc="2025-10-31T14:35:00Z">
        <w:r w:rsidR="00EC3830">
          <w:rPr>
            <w:color w:val="FF0000"/>
            <w:sz w:val="22"/>
            <w:szCs w:val="22"/>
            <w:lang w:val="en-GB"/>
          </w:rPr>
          <w:t>information system, including</w:t>
        </w:r>
      </w:ins>
      <w:r w:rsidRPr="61CE32B4">
        <w:rPr>
          <w:color w:val="FF0000"/>
          <w:sz w:val="22"/>
          <w:szCs w:val="22"/>
          <w:lang w:val="en-GB"/>
          <w:rPrChange w:id="1018" w:author="Wojciech Lubczyński" w:date="2025-10-29T11:38:00Z">
            <w:rPr>
              <w:sz w:val="22"/>
              <w:szCs w:val="22"/>
              <w:lang w:val="en-GB"/>
            </w:rPr>
          </w:rPrChange>
        </w:rPr>
        <w:t xml:space="preserve"> the single and common access point implementing the procedures defined in this Regulation. </w:t>
      </w:r>
      <w:commentRangeEnd w:id="1006"/>
      <w:r w:rsidRPr="005C0A77">
        <w:rPr>
          <w:rStyle w:val="CommentReference"/>
          <w:color w:val="FF0000"/>
          <w:sz w:val="22"/>
          <w:szCs w:val="22"/>
          <w:lang w:val="en-GB"/>
          <w:rPrChange w:id="1019" w:author="Wojciech Lubczyński" w:date="2025-10-29T11:38:00Z">
            <w:rPr>
              <w:rStyle w:val="CommentReference"/>
              <w:sz w:val="24"/>
              <w:szCs w:val="24"/>
            </w:rPr>
          </w:rPrChange>
        </w:rPr>
        <w:commentReference w:id="1006"/>
      </w:r>
      <w:commentRangeEnd w:id="1007"/>
      <w:r w:rsidRPr="005C0A77">
        <w:rPr>
          <w:rStyle w:val="CommentReference"/>
          <w:color w:val="FF0000"/>
          <w:sz w:val="22"/>
          <w:szCs w:val="22"/>
          <w:lang w:val="en-GB"/>
          <w:rPrChange w:id="1020" w:author="Wojciech Lubczyński" w:date="2025-10-29T11:38:00Z">
            <w:rPr>
              <w:rStyle w:val="CommentReference"/>
              <w:sz w:val="24"/>
              <w:szCs w:val="24"/>
            </w:rPr>
          </w:rPrChange>
        </w:rPr>
        <w:commentReference w:id="1007"/>
      </w:r>
    </w:p>
    <w:p w14:paraId="45F7BBB3" w14:textId="730FD3ED" w:rsidR="2A0B13EE" w:rsidRPr="005C0A77" w:rsidRDefault="63DEB3B0" w:rsidP="004B3F22">
      <w:pPr>
        <w:pStyle w:val="BodyText"/>
        <w:numPr>
          <w:ilvl w:val="0"/>
          <w:numId w:val="69"/>
        </w:numPr>
      </w:pPr>
      <w:r w:rsidRPr="2BE0BB04">
        <w:rPr>
          <w:sz w:val="22"/>
          <w:szCs w:val="22"/>
          <w:lang w:val="en-GB"/>
        </w:rPr>
        <w:t xml:space="preserve">inform all entitled parties without unnecessary delay about changes </w:t>
      </w:r>
      <w:r w:rsidR="7B071161" w:rsidRPr="2BE0BB04">
        <w:rPr>
          <w:sz w:val="22"/>
          <w:szCs w:val="22"/>
          <w:lang w:val="en-GB"/>
        </w:rPr>
        <w:t>to</w:t>
      </w:r>
      <w:r w:rsidR="29CFF4D1" w:rsidRPr="2BE0BB04">
        <w:rPr>
          <w:sz w:val="22"/>
          <w:szCs w:val="22"/>
          <w:lang w:val="en-GB"/>
        </w:rPr>
        <w:t xml:space="preserve"> </w:t>
      </w:r>
      <w:r w:rsidR="7B071161" w:rsidRPr="2BE0BB04">
        <w:rPr>
          <w:sz w:val="22"/>
          <w:szCs w:val="22"/>
          <w:lang w:val="en-GB"/>
        </w:rPr>
        <w:t>SPU</w:t>
      </w:r>
      <w:r w:rsidR="29CFF4D1" w:rsidRPr="2BE0BB04">
        <w:rPr>
          <w:sz w:val="22"/>
          <w:szCs w:val="22"/>
          <w:lang w:val="en-GB"/>
        </w:rPr>
        <w:t>s/</w:t>
      </w:r>
      <w:r w:rsidR="7B071161" w:rsidRPr="2BE0BB04">
        <w:rPr>
          <w:sz w:val="22"/>
          <w:szCs w:val="22"/>
          <w:lang w:val="en-GB"/>
        </w:rPr>
        <w:t>SPG</w:t>
      </w:r>
      <w:r w:rsidR="29CFF4D1" w:rsidRPr="2BE0BB04">
        <w:rPr>
          <w:sz w:val="22"/>
          <w:szCs w:val="22"/>
          <w:lang w:val="en-GB"/>
        </w:rPr>
        <w:t>s</w:t>
      </w:r>
      <w:r w:rsidR="7B071161" w:rsidRPr="2BE0BB04">
        <w:rPr>
          <w:sz w:val="22"/>
          <w:szCs w:val="22"/>
          <w:lang w:val="en-GB"/>
        </w:rPr>
        <w:t xml:space="preserve"> </w:t>
      </w:r>
      <w:r w:rsidR="29CFF4D1" w:rsidRPr="2BE0BB04">
        <w:rPr>
          <w:sz w:val="22"/>
          <w:szCs w:val="22"/>
          <w:lang w:val="en-GB"/>
        </w:rPr>
        <w:t>data</w:t>
      </w:r>
      <w:r w:rsidR="7B071161" w:rsidRPr="2BE0BB04">
        <w:rPr>
          <w:sz w:val="22"/>
          <w:szCs w:val="22"/>
          <w:lang w:val="en-GB"/>
        </w:rPr>
        <w:t xml:space="preserve"> as described in the Annex</w:t>
      </w:r>
      <w:ins w:id="1021" w:author="Enrica Sama" w:date="2025-11-05T16:54:00Z">
        <w:r w:rsidR="529FE86E" w:rsidRPr="2BE0BB04">
          <w:rPr>
            <w:sz w:val="22"/>
            <w:szCs w:val="22"/>
            <w:lang w:val="en-GB"/>
          </w:rPr>
          <w:t xml:space="preserve"> to this Regulation</w:t>
        </w:r>
      </w:ins>
      <w:r w:rsidR="29CFF4D1" w:rsidRPr="2BE0BB04">
        <w:rPr>
          <w:sz w:val="22"/>
          <w:szCs w:val="22"/>
          <w:lang w:val="en-GB"/>
        </w:rPr>
        <w:t xml:space="preserve">. </w:t>
      </w:r>
    </w:p>
    <w:p w14:paraId="5CDAD042" w14:textId="7C1EB69F" w:rsidR="0BFD876E" w:rsidRPr="005C0A77" w:rsidRDefault="63DEB3B0" w:rsidP="004B3F22">
      <w:pPr>
        <w:pStyle w:val="BodyText"/>
        <w:numPr>
          <w:ilvl w:val="0"/>
          <w:numId w:val="69"/>
        </w:numPr>
      </w:pPr>
      <w:r w:rsidRPr="2BE0BB04">
        <w:rPr>
          <w:sz w:val="22"/>
          <w:szCs w:val="22"/>
          <w:lang w:val="en-GB"/>
        </w:rPr>
        <w:t>make publicly available the relevant procedures they use as described by the reference model and illustrated in the Annex</w:t>
      </w:r>
      <w:ins w:id="1022" w:author="Enrica Sama" w:date="2025-11-05T16:54:00Z">
        <w:r w:rsidR="77995E66" w:rsidRPr="2BE0BB04">
          <w:rPr>
            <w:sz w:val="22"/>
            <w:szCs w:val="22"/>
            <w:lang w:val="en-GB"/>
          </w:rPr>
          <w:t xml:space="preserve"> to this Regulation</w:t>
        </w:r>
      </w:ins>
      <w:r w:rsidRPr="2BE0BB04">
        <w:rPr>
          <w:sz w:val="22"/>
          <w:szCs w:val="22"/>
          <w:lang w:val="en-GB"/>
        </w:rPr>
        <w:t>.</w:t>
      </w:r>
    </w:p>
    <w:p w14:paraId="0AAFDEEB" w14:textId="2DEBDB86" w:rsidR="001C4FB2" w:rsidRPr="00DF32A9" w:rsidDel="00CF272D" w:rsidRDefault="525A4FD2" w:rsidP="00771100">
      <w:pPr>
        <w:pStyle w:val="ListParagraph"/>
        <w:numPr>
          <w:ilvl w:val="0"/>
          <w:numId w:val="65"/>
        </w:numPr>
        <w:jc w:val="both"/>
        <w:rPr>
          <w:del w:id="1023" w:author="Lorena Garcia Lorenzo" w:date="2025-11-06T15:38:00Z" w16du:dateUtc="2025-11-06T14:38:00Z"/>
        </w:rPr>
      </w:pPr>
      <w:commentRangeStart w:id="1024"/>
      <w:del w:id="1025" w:author="Lorena Garcia Lorenzo" w:date="2025-11-06T15:38:00Z" w16du:dateUtc="2025-11-06T14:38:00Z">
        <w:r w:rsidDel="00CF272D">
          <w:delText xml:space="preserve">Where Member States have so provided, a designated entity may </w:delText>
        </w:r>
        <w:r w:rsidR="168F579C" w:rsidDel="00CF272D">
          <w:delText>take over</w:delText>
        </w:r>
        <w:r w:rsidDel="00CF272D">
          <w:delText xml:space="preserve"> the obligations </w:delText>
        </w:r>
        <w:r w:rsidR="0F5BDDAB" w:rsidDel="00CF272D">
          <w:delText xml:space="preserve">of the </w:delText>
        </w:r>
        <w:r w:rsidR="1305C67E" w:rsidDel="00CF272D">
          <w:delText>SP</w:delText>
        </w:r>
        <w:r w:rsidR="0F5BDDAB" w:rsidDel="00CF272D">
          <w:delText xml:space="preserve"> module administrator </w:delText>
        </w:r>
        <w:r w:rsidDel="00CF272D">
          <w:delText xml:space="preserve">referred to in paragraph </w:delText>
        </w:r>
        <w:r w:rsidR="31792025" w:rsidDel="00CF272D">
          <w:delText>3</w:delText>
        </w:r>
        <w:r w:rsidR="7F39DB62" w:rsidDel="00CF272D">
          <w:delText>(b)</w:delText>
        </w:r>
      </w:del>
      <w:ins w:id="1026" w:author="Enrica Sama" w:date="2025-11-05T16:54:00Z">
        <w:del w:id="1027" w:author="Lorena Garcia Lorenzo" w:date="2025-11-06T15:38:00Z" w16du:dateUtc="2025-11-06T14:38:00Z">
          <w:r w:rsidR="16BEB23B" w:rsidDel="00CF272D">
            <w:delText xml:space="preserve"> </w:delText>
          </w:r>
        </w:del>
      </w:ins>
      <w:commentRangeEnd w:id="1024"/>
      <w:del w:id="1028" w:author="Lorena Garcia Lorenzo" w:date="2025-11-06T15:38:00Z" w16du:dateUtc="2025-11-06T14:38:00Z">
        <w:r w:rsidDel="00CF272D">
          <w:rPr>
            <w:rStyle w:val="CommentReference"/>
            <w:sz w:val="22"/>
            <w:szCs w:val="22"/>
          </w:rPr>
          <w:commentReference w:id="1024"/>
        </w:r>
      </w:del>
      <w:ins w:id="1029" w:author="Enrica Sama" w:date="2025-11-05T16:54:00Z">
        <w:del w:id="1030" w:author="Lorena Garcia Lorenzo" w:date="2025-11-06T15:38:00Z" w16du:dateUtc="2025-11-06T14:38:00Z">
          <w:r w:rsidR="16BEB23B" w:rsidDel="00CF272D">
            <w:delText>of this Article</w:delText>
          </w:r>
        </w:del>
      </w:ins>
      <w:del w:id="1031" w:author="Lorena Garcia Lorenzo" w:date="2025-11-06T15:38:00Z" w16du:dateUtc="2025-11-06T14:38:00Z">
        <w:r w:rsidDel="00CF272D">
          <w:delText xml:space="preserve"> .</w:delText>
        </w:r>
        <w:r w:rsidR="6760B7E6" w:rsidDel="00CF272D">
          <w:delText> </w:delText>
        </w:r>
      </w:del>
    </w:p>
    <w:p w14:paraId="144F031B" w14:textId="7493D094" w:rsidR="0BFD876E" w:rsidRPr="00771100" w:rsidRDefault="0BFD876E" w:rsidP="000A7678">
      <w:pPr>
        <w:pStyle w:val="BodyText"/>
        <w:rPr>
          <w:lang w:val="en-GB"/>
        </w:rPr>
      </w:pPr>
    </w:p>
    <w:p w14:paraId="2F2F8ADA" w14:textId="3905AC29" w:rsidR="00392C08" w:rsidRPr="00DF32A9" w:rsidRDefault="69B13ABA" w:rsidP="006668EE">
      <w:pPr>
        <w:jc w:val="center"/>
        <w:rPr>
          <w:i/>
          <w:iCs/>
        </w:rPr>
      </w:pPr>
      <w:r w:rsidRPr="00DF32A9">
        <w:rPr>
          <w:i/>
          <w:iCs/>
        </w:rPr>
        <w:t xml:space="preserve">Article </w:t>
      </w:r>
      <w:r w:rsidR="00125B5E" w:rsidRPr="00DF32A9">
        <w:rPr>
          <w:i/>
          <w:iCs/>
        </w:rPr>
        <w:t>7</w:t>
      </w:r>
    </w:p>
    <w:p w14:paraId="15B5216F" w14:textId="6C3F17E5" w:rsidR="005D7860" w:rsidRPr="00DF32A9" w:rsidRDefault="69B13ABA" w:rsidP="006668EE">
      <w:pPr>
        <w:jc w:val="center"/>
        <w:rPr>
          <w:b/>
          <w:bCs/>
        </w:rPr>
      </w:pPr>
      <w:commentRangeStart w:id="1032"/>
      <w:r w:rsidRPr="00DF32A9">
        <w:rPr>
          <w:b/>
          <w:bCs/>
        </w:rPr>
        <w:t>Res</w:t>
      </w:r>
      <w:r w:rsidR="547D945B" w:rsidRPr="00DF32A9">
        <w:rPr>
          <w:b/>
          <w:bCs/>
        </w:rPr>
        <w:t xml:space="preserve">ponsibilities </w:t>
      </w:r>
      <w:r w:rsidR="2D10A9BA" w:rsidRPr="00DF32A9">
        <w:rPr>
          <w:b/>
          <w:bCs/>
        </w:rPr>
        <w:t>of</w:t>
      </w:r>
      <w:r w:rsidR="547D945B" w:rsidRPr="00DF32A9">
        <w:rPr>
          <w:b/>
          <w:bCs/>
        </w:rPr>
        <w:t xml:space="preserve"> </w:t>
      </w:r>
      <w:r w:rsidR="0D0798D4" w:rsidRPr="00DF32A9">
        <w:rPr>
          <w:b/>
          <w:bCs/>
        </w:rPr>
        <w:t>service provider</w:t>
      </w:r>
      <w:commentRangeEnd w:id="1032"/>
      <w:r w:rsidR="00042CA9" w:rsidRPr="00DF32A9">
        <w:rPr>
          <w:rStyle w:val="CommentReference"/>
          <w:b/>
          <w:bCs/>
          <w:sz w:val="22"/>
          <w:szCs w:val="22"/>
        </w:rPr>
        <w:commentReference w:id="1032"/>
      </w:r>
    </w:p>
    <w:p w14:paraId="6AE231B1" w14:textId="3773BBAD" w:rsidR="00B54F9C" w:rsidRPr="00DF32A9" w:rsidDel="00D70055" w:rsidRDefault="00B54F9C" w:rsidP="00771100">
      <w:pPr>
        <w:jc w:val="both"/>
        <w:rPr>
          <w:del w:id="1033" w:author="Fernando Dominguez" w:date="2025-09-12T09:23:00Z"/>
        </w:rPr>
      </w:pPr>
    </w:p>
    <w:p w14:paraId="239F8545" w14:textId="0F771EE3" w:rsidR="00B54F9C" w:rsidRPr="00DF32A9" w:rsidRDefault="00B54F9C" w:rsidP="00771100">
      <w:pPr>
        <w:pStyle w:val="ListParagraph"/>
        <w:numPr>
          <w:ilvl w:val="0"/>
          <w:numId w:val="64"/>
        </w:numPr>
        <w:jc w:val="both"/>
      </w:pPr>
      <w:r>
        <w:t>According to Article 5 of Regulation (EU) 2019/9</w:t>
      </w:r>
      <w:r w:rsidR="2E9F8685">
        <w:t>4</w:t>
      </w:r>
      <w:r>
        <w:t>3 o</w:t>
      </w:r>
      <w:del w:id="1034" w:author="Enrica Sama" w:date="2025-11-05T16:54:00Z">
        <w:r w:rsidDel="00B54F9C">
          <w:delText xml:space="preserve">f the European </w:delText>
        </w:r>
        <w:r w:rsidDel="00CD7B1E">
          <w:delText>Parliament</w:delText>
        </w:r>
        <w:r w:rsidDel="00B54F9C">
          <w:delText xml:space="preserve"> and of the council</w:delText>
        </w:r>
      </w:del>
      <w:r>
        <w:t>, the service provider shall either be a balance responsible party or shall contractually delegate its responsibility to a balance responsible party of its choice.</w:t>
      </w:r>
    </w:p>
    <w:p w14:paraId="36DB68DD" w14:textId="5D33778D" w:rsidR="00CE3532" w:rsidRPr="00DF32A9" w:rsidRDefault="1DA79EB6" w:rsidP="00771100">
      <w:pPr>
        <w:pStyle w:val="ListParagraph"/>
        <w:numPr>
          <w:ilvl w:val="0"/>
          <w:numId w:val="64"/>
        </w:numPr>
        <w:jc w:val="both"/>
      </w:pPr>
      <w:commentRangeStart w:id="1035"/>
      <w:r>
        <w:t>To</w:t>
      </w:r>
      <w:r w:rsidR="0E6256CF">
        <w:t xml:space="preserve"> e</w:t>
      </w:r>
      <w:r w:rsidR="4683621F">
        <w:t>n</w:t>
      </w:r>
      <w:r w:rsidR="0E6256CF">
        <w:t xml:space="preserve">sure seamless </w:t>
      </w:r>
      <w:r w:rsidR="0B02092D">
        <w:t>demand response</w:t>
      </w:r>
      <w:r w:rsidR="35CA2766">
        <w:t>,</w:t>
      </w:r>
      <w:r w:rsidR="500333DA">
        <w:t xml:space="preserve"> </w:t>
      </w:r>
      <w:r w:rsidR="63781584">
        <w:t>t</w:t>
      </w:r>
      <w:r w:rsidR="5F4D7CE6">
        <w:t>he service provider shall</w:t>
      </w:r>
      <w:r w:rsidR="449E55B5">
        <w:t>:</w:t>
      </w:r>
      <w:commentRangeEnd w:id="1035"/>
      <w:r w:rsidRPr="00DF32A9">
        <w:rPr>
          <w:rStyle w:val="CommentReference"/>
          <w:sz w:val="22"/>
          <w:szCs w:val="22"/>
        </w:rPr>
        <w:commentReference w:id="1035"/>
      </w:r>
    </w:p>
    <w:p w14:paraId="3BE54C72" w14:textId="79B4E7E2" w:rsidR="00CE3532" w:rsidRPr="00771100" w:rsidRDefault="449E55B5" w:rsidP="000A7678">
      <w:pPr>
        <w:pStyle w:val="BodyText"/>
        <w:numPr>
          <w:ilvl w:val="0"/>
          <w:numId w:val="66"/>
        </w:numPr>
        <w:rPr>
          <w:sz w:val="22"/>
          <w:szCs w:val="22"/>
          <w:lang w:val="en-GB"/>
        </w:rPr>
      </w:pPr>
      <w:commentRangeStart w:id="1036"/>
      <w:r w:rsidRPr="00771100">
        <w:rPr>
          <w:sz w:val="22"/>
          <w:szCs w:val="22"/>
          <w:lang w:val="en-GB"/>
        </w:rPr>
        <w:t xml:space="preserve">authenticate the final customer </w:t>
      </w:r>
      <w:commentRangeEnd w:id="1036"/>
      <w:r w:rsidR="00FA3662" w:rsidRPr="00771100">
        <w:rPr>
          <w:rStyle w:val="CommentReference"/>
          <w:sz w:val="22"/>
          <w:szCs w:val="22"/>
          <w:lang w:val="en-GB"/>
        </w:rPr>
        <w:commentReference w:id="1036"/>
      </w:r>
      <w:r w:rsidR="00456EBE" w:rsidRPr="00771100">
        <w:rPr>
          <w:sz w:val="22"/>
          <w:szCs w:val="22"/>
          <w:lang w:val="en-GB"/>
        </w:rPr>
        <w:t>with whom there is a demand response contract</w:t>
      </w:r>
      <w:r w:rsidR="0DB5AAEF" w:rsidRPr="00771100">
        <w:rPr>
          <w:sz w:val="22"/>
          <w:szCs w:val="22"/>
          <w:lang w:val="en-GB"/>
        </w:rPr>
        <w:t>;</w:t>
      </w:r>
    </w:p>
    <w:p w14:paraId="461CE785" w14:textId="7F950E04" w:rsidR="00456EBE" w:rsidRPr="00771100" w:rsidRDefault="449E55B5" w:rsidP="000A7678">
      <w:pPr>
        <w:pStyle w:val="BodyText"/>
        <w:numPr>
          <w:ilvl w:val="0"/>
          <w:numId w:val="66"/>
        </w:numPr>
        <w:rPr>
          <w:sz w:val="22"/>
          <w:szCs w:val="22"/>
          <w:lang w:val="en-GB"/>
        </w:rPr>
      </w:pPr>
      <w:r w:rsidRPr="00771100">
        <w:rPr>
          <w:sz w:val="22"/>
          <w:szCs w:val="22"/>
          <w:lang w:val="en-GB"/>
        </w:rPr>
        <w:t xml:space="preserve">identify the related accounting point(s) </w:t>
      </w:r>
      <w:r w:rsidR="6D954CDE" w:rsidRPr="00771100">
        <w:rPr>
          <w:sz w:val="22"/>
          <w:szCs w:val="22"/>
          <w:lang w:val="en-GB"/>
        </w:rPr>
        <w:t xml:space="preserve">and controllable units </w:t>
      </w:r>
      <w:r w:rsidRPr="00771100">
        <w:rPr>
          <w:sz w:val="22"/>
          <w:szCs w:val="22"/>
          <w:lang w:val="en-GB"/>
        </w:rPr>
        <w:t>registered to the final customer who</w:t>
      </w:r>
      <w:r w:rsidR="6899633C" w:rsidRPr="00771100">
        <w:rPr>
          <w:sz w:val="22"/>
          <w:szCs w:val="22"/>
          <w:lang w:val="en-GB"/>
        </w:rPr>
        <w:t xml:space="preserve"> </w:t>
      </w:r>
      <w:r w:rsidR="159D05C7" w:rsidRPr="00771100">
        <w:rPr>
          <w:sz w:val="22"/>
          <w:szCs w:val="22"/>
          <w:lang w:val="en-GB"/>
        </w:rPr>
        <w:t xml:space="preserve">offers </w:t>
      </w:r>
      <w:r w:rsidR="5CA5BD41" w:rsidRPr="00771100">
        <w:rPr>
          <w:sz w:val="22"/>
          <w:szCs w:val="22"/>
          <w:lang w:val="en-GB"/>
        </w:rPr>
        <w:t>demand response</w:t>
      </w:r>
      <w:r w:rsidRPr="00771100">
        <w:rPr>
          <w:sz w:val="22"/>
          <w:szCs w:val="22"/>
          <w:lang w:val="en-GB"/>
        </w:rPr>
        <w:t>;</w:t>
      </w:r>
    </w:p>
    <w:p w14:paraId="3EE33B7E" w14:textId="1B6FE5B2" w:rsidR="2B3E74C9" w:rsidRPr="00771100" w:rsidRDefault="4C710542" w:rsidP="000A7678">
      <w:pPr>
        <w:pStyle w:val="BodyText"/>
        <w:numPr>
          <w:ilvl w:val="0"/>
          <w:numId w:val="66"/>
        </w:numPr>
        <w:rPr>
          <w:sz w:val="22"/>
          <w:szCs w:val="22"/>
          <w:lang w:val="en-GB"/>
        </w:rPr>
      </w:pPr>
      <w:r w:rsidRPr="00771100">
        <w:rPr>
          <w:sz w:val="22"/>
          <w:szCs w:val="22"/>
          <w:lang w:val="en-GB"/>
        </w:rPr>
        <w:t>inform</w:t>
      </w:r>
      <w:r w:rsidR="2B3E74C9" w:rsidRPr="00771100">
        <w:rPr>
          <w:sz w:val="22"/>
          <w:szCs w:val="22"/>
          <w:lang w:val="en-GB"/>
        </w:rPr>
        <w:t xml:space="preserve"> the final customer and </w:t>
      </w:r>
      <w:r w:rsidRPr="00771100">
        <w:rPr>
          <w:sz w:val="22"/>
          <w:szCs w:val="22"/>
          <w:lang w:val="en-GB"/>
        </w:rPr>
        <w:t>obtain</w:t>
      </w:r>
      <w:r w:rsidR="2B3E74C9" w:rsidRPr="00771100">
        <w:rPr>
          <w:sz w:val="22"/>
          <w:szCs w:val="22"/>
          <w:lang w:val="en-GB"/>
        </w:rPr>
        <w:t xml:space="preserve"> the relevant permission to perform all activities related to a contract</w:t>
      </w:r>
      <w:r w:rsidR="03A11B1D" w:rsidRPr="00771100">
        <w:rPr>
          <w:sz w:val="22"/>
          <w:szCs w:val="22"/>
          <w:lang w:val="en-GB"/>
        </w:rPr>
        <w:t xml:space="preserve"> involving demand response</w:t>
      </w:r>
      <w:r w:rsidRPr="00771100">
        <w:rPr>
          <w:sz w:val="22"/>
          <w:szCs w:val="22"/>
          <w:lang w:val="en-GB"/>
        </w:rPr>
        <w:t>.</w:t>
      </w:r>
      <w:r w:rsidR="2B3E74C9" w:rsidRPr="00771100">
        <w:rPr>
          <w:sz w:val="22"/>
          <w:szCs w:val="22"/>
          <w:lang w:val="en-GB"/>
        </w:rPr>
        <w:t xml:space="preserve"> In particular, the final customer must be well informed and have provided the relevant permissions related to the use of personal data by entitled parties linked to the participation in </w:t>
      </w:r>
      <w:r w:rsidR="0DAD61B1" w:rsidRPr="00771100">
        <w:rPr>
          <w:sz w:val="22"/>
          <w:szCs w:val="22"/>
          <w:lang w:val="en-GB"/>
        </w:rPr>
        <w:t>demand response</w:t>
      </w:r>
      <w:r w:rsidR="2B3E74C9" w:rsidRPr="00771100">
        <w:rPr>
          <w:sz w:val="22"/>
          <w:szCs w:val="22"/>
          <w:lang w:val="en-GB"/>
        </w:rPr>
        <w:t>;</w:t>
      </w:r>
    </w:p>
    <w:p w14:paraId="1C6ECA74" w14:textId="5A8548A9" w:rsidR="00CE3532" w:rsidRPr="00771100" w:rsidRDefault="449E55B5" w:rsidP="000A7678">
      <w:pPr>
        <w:pStyle w:val="BodyText"/>
        <w:numPr>
          <w:ilvl w:val="0"/>
          <w:numId w:val="66"/>
        </w:numPr>
        <w:rPr>
          <w:sz w:val="22"/>
          <w:szCs w:val="22"/>
          <w:lang w:val="en-GB"/>
        </w:rPr>
      </w:pPr>
      <w:commentRangeStart w:id="1037"/>
      <w:r w:rsidRPr="2BE0BB04">
        <w:rPr>
          <w:sz w:val="22"/>
          <w:szCs w:val="22"/>
          <w:lang w:val="en-GB"/>
        </w:rPr>
        <w:t xml:space="preserve">request registration in the </w:t>
      </w:r>
      <w:r w:rsidR="0F791153" w:rsidRPr="2BE0BB04">
        <w:rPr>
          <w:sz w:val="22"/>
          <w:szCs w:val="22"/>
          <w:lang w:val="en-GB"/>
        </w:rPr>
        <w:t xml:space="preserve">CU module </w:t>
      </w:r>
      <w:r w:rsidRPr="2BE0BB04">
        <w:rPr>
          <w:sz w:val="22"/>
          <w:szCs w:val="22"/>
          <w:lang w:val="en-GB"/>
        </w:rPr>
        <w:t xml:space="preserve">as the new </w:t>
      </w:r>
      <w:r w:rsidR="7399E744" w:rsidRPr="2BE0BB04">
        <w:rPr>
          <w:sz w:val="22"/>
          <w:szCs w:val="22"/>
          <w:lang w:val="en-GB"/>
        </w:rPr>
        <w:t xml:space="preserve">service provider </w:t>
      </w:r>
      <w:commentRangeEnd w:id="1037"/>
      <w:r w:rsidRPr="2BE0BB04">
        <w:rPr>
          <w:rStyle w:val="CommentReference"/>
          <w:sz w:val="22"/>
          <w:szCs w:val="22"/>
          <w:lang w:val="en-GB"/>
        </w:rPr>
        <w:commentReference w:id="1037"/>
      </w:r>
      <w:r w:rsidRPr="2BE0BB04">
        <w:rPr>
          <w:sz w:val="22"/>
          <w:szCs w:val="22"/>
          <w:lang w:val="en-GB"/>
        </w:rPr>
        <w:t>for the</w:t>
      </w:r>
      <w:r w:rsidR="66E5F7B1" w:rsidRPr="2BE0BB04">
        <w:rPr>
          <w:sz w:val="22"/>
          <w:szCs w:val="22"/>
          <w:lang w:val="en-GB"/>
        </w:rPr>
        <w:t xml:space="preserve"> </w:t>
      </w:r>
      <w:r w:rsidR="1B5F5231" w:rsidRPr="2BE0BB04">
        <w:rPr>
          <w:sz w:val="22"/>
          <w:szCs w:val="22"/>
          <w:lang w:val="en-GB"/>
        </w:rPr>
        <w:t>controllable units</w:t>
      </w:r>
      <w:r w:rsidRPr="2BE0BB04">
        <w:rPr>
          <w:sz w:val="22"/>
          <w:szCs w:val="22"/>
          <w:lang w:val="en-GB"/>
        </w:rPr>
        <w:t xml:space="preserve"> per specified date as agreed upon in new </w:t>
      </w:r>
      <w:r w:rsidR="26DD3FD9" w:rsidRPr="2BE0BB04">
        <w:rPr>
          <w:sz w:val="22"/>
          <w:szCs w:val="22"/>
          <w:lang w:val="en-GB"/>
        </w:rPr>
        <w:t xml:space="preserve">demand response </w:t>
      </w:r>
      <w:r w:rsidR="1555E031" w:rsidRPr="2BE0BB04">
        <w:rPr>
          <w:sz w:val="22"/>
          <w:szCs w:val="22"/>
          <w:lang w:val="en-GB"/>
        </w:rPr>
        <w:t>contract</w:t>
      </w:r>
      <w:r w:rsidRPr="2BE0BB04">
        <w:rPr>
          <w:sz w:val="22"/>
          <w:szCs w:val="22"/>
          <w:lang w:val="en-GB"/>
        </w:rPr>
        <w:t xml:space="preserve"> with the final</w:t>
      </w:r>
      <w:r w:rsidR="0E1E0455" w:rsidRPr="2BE0BB04">
        <w:rPr>
          <w:sz w:val="22"/>
          <w:szCs w:val="22"/>
          <w:lang w:val="en-GB"/>
        </w:rPr>
        <w:t xml:space="preserve"> </w:t>
      </w:r>
      <w:r w:rsidRPr="2BE0BB04">
        <w:rPr>
          <w:sz w:val="22"/>
          <w:szCs w:val="22"/>
          <w:lang w:val="en-GB"/>
        </w:rPr>
        <w:t>customer;</w:t>
      </w:r>
    </w:p>
    <w:p w14:paraId="520CF8ED" w14:textId="34DDDE84" w:rsidR="2B1C07ED" w:rsidRPr="00771100" w:rsidRDefault="00894BB0" w:rsidP="000A7678">
      <w:pPr>
        <w:pStyle w:val="BodyText"/>
        <w:numPr>
          <w:ilvl w:val="0"/>
          <w:numId w:val="66"/>
        </w:numPr>
        <w:rPr>
          <w:sz w:val="22"/>
          <w:szCs w:val="22"/>
          <w:lang w:val="en-GB"/>
        </w:rPr>
      </w:pPr>
      <w:commentRangeStart w:id="1038"/>
      <w:r w:rsidRPr="2BE0BB04">
        <w:rPr>
          <w:sz w:val="22"/>
          <w:szCs w:val="22"/>
          <w:lang w:val="en-GB"/>
        </w:rPr>
        <w:t>request</w:t>
      </w:r>
      <w:r w:rsidR="004C387E" w:rsidRPr="2BE0BB04">
        <w:rPr>
          <w:sz w:val="22"/>
          <w:szCs w:val="22"/>
          <w:lang w:val="en-GB"/>
        </w:rPr>
        <w:t xml:space="preserve"> the </w:t>
      </w:r>
      <w:r w:rsidR="6D608F27" w:rsidRPr="2BE0BB04">
        <w:rPr>
          <w:sz w:val="22"/>
          <w:szCs w:val="22"/>
          <w:lang w:val="en-GB"/>
        </w:rPr>
        <w:t>u</w:t>
      </w:r>
      <w:r w:rsidR="6C26F061" w:rsidRPr="2BE0BB04">
        <w:rPr>
          <w:sz w:val="22"/>
          <w:szCs w:val="22"/>
          <w:lang w:val="en-GB"/>
        </w:rPr>
        <w:t xml:space="preserve">pdate </w:t>
      </w:r>
      <w:r w:rsidR="00791933" w:rsidRPr="2BE0BB04">
        <w:rPr>
          <w:sz w:val="22"/>
          <w:szCs w:val="22"/>
          <w:lang w:val="en-GB"/>
        </w:rPr>
        <w:t xml:space="preserve">of </w:t>
      </w:r>
      <w:r w:rsidR="6C26F061" w:rsidRPr="2BE0BB04">
        <w:rPr>
          <w:sz w:val="22"/>
          <w:szCs w:val="22"/>
          <w:lang w:val="en-GB"/>
        </w:rPr>
        <w:t xml:space="preserve">the </w:t>
      </w:r>
      <w:r w:rsidR="004C387E" w:rsidRPr="2BE0BB04">
        <w:rPr>
          <w:sz w:val="22"/>
          <w:szCs w:val="22"/>
          <w:lang w:val="en-GB"/>
        </w:rPr>
        <w:t xml:space="preserve">relevant </w:t>
      </w:r>
      <w:r w:rsidR="6C26F061" w:rsidRPr="2BE0BB04">
        <w:rPr>
          <w:sz w:val="22"/>
          <w:szCs w:val="22"/>
          <w:lang w:val="en-GB"/>
        </w:rPr>
        <w:t xml:space="preserve">data in the CU module </w:t>
      </w:r>
      <w:r w:rsidR="10FE7966" w:rsidRPr="2BE0BB04">
        <w:rPr>
          <w:sz w:val="22"/>
          <w:szCs w:val="22"/>
          <w:lang w:val="en-GB"/>
        </w:rPr>
        <w:t>and SP module</w:t>
      </w:r>
      <w:commentRangeEnd w:id="1038"/>
      <w:r w:rsidRPr="2BE0BB04">
        <w:rPr>
          <w:rStyle w:val="CommentReference"/>
          <w:sz w:val="22"/>
          <w:szCs w:val="22"/>
          <w:lang w:val="en-GB"/>
        </w:rPr>
        <w:commentReference w:id="1038"/>
      </w:r>
      <w:r w:rsidR="10FE7966" w:rsidRPr="2BE0BB04">
        <w:rPr>
          <w:sz w:val="22"/>
          <w:szCs w:val="22"/>
          <w:lang w:val="en-GB"/>
        </w:rPr>
        <w:t xml:space="preserve"> </w:t>
      </w:r>
      <w:r w:rsidR="6C26F061" w:rsidRPr="2BE0BB04">
        <w:rPr>
          <w:sz w:val="22"/>
          <w:szCs w:val="22"/>
          <w:lang w:val="en-GB"/>
        </w:rPr>
        <w:t xml:space="preserve">without undue delay </w:t>
      </w:r>
      <w:r w:rsidR="31269626" w:rsidRPr="2BE0BB04">
        <w:rPr>
          <w:sz w:val="22"/>
          <w:szCs w:val="22"/>
          <w:lang w:val="en-GB"/>
        </w:rPr>
        <w:t>in case of change in the existing contract with a final customer</w:t>
      </w:r>
      <w:r w:rsidR="0CC2D1BD" w:rsidRPr="2BE0BB04">
        <w:rPr>
          <w:sz w:val="22"/>
          <w:szCs w:val="22"/>
          <w:lang w:val="en-GB"/>
        </w:rPr>
        <w:t xml:space="preserve"> </w:t>
      </w:r>
      <w:r w:rsidR="31269626" w:rsidRPr="2BE0BB04">
        <w:rPr>
          <w:sz w:val="22"/>
          <w:szCs w:val="22"/>
          <w:lang w:val="en-GB"/>
        </w:rPr>
        <w:t xml:space="preserve">or when the registered characteristics of the </w:t>
      </w:r>
      <w:r w:rsidR="1A90DE3D" w:rsidRPr="2BE0BB04">
        <w:rPr>
          <w:sz w:val="22"/>
          <w:szCs w:val="22"/>
          <w:lang w:val="en-GB"/>
        </w:rPr>
        <w:t>CUs</w:t>
      </w:r>
      <w:r w:rsidR="31269626" w:rsidRPr="2BE0BB04">
        <w:rPr>
          <w:sz w:val="22"/>
          <w:szCs w:val="22"/>
          <w:lang w:val="en-GB"/>
        </w:rPr>
        <w:t xml:space="preserve"> </w:t>
      </w:r>
      <w:r w:rsidR="54FED520" w:rsidRPr="2BE0BB04">
        <w:rPr>
          <w:sz w:val="22"/>
          <w:szCs w:val="22"/>
          <w:lang w:val="en-GB"/>
        </w:rPr>
        <w:t>or SPUs/SPGs change</w:t>
      </w:r>
      <w:r w:rsidR="50FD27C0" w:rsidRPr="2BE0BB04">
        <w:rPr>
          <w:sz w:val="22"/>
          <w:szCs w:val="22"/>
          <w:lang w:val="en-GB"/>
        </w:rPr>
        <w:t>;</w:t>
      </w:r>
      <w:r w:rsidR="004435FB" w:rsidRPr="2BE0BB04">
        <w:rPr>
          <w:sz w:val="22"/>
          <w:szCs w:val="22"/>
          <w:lang w:val="en-GB"/>
        </w:rPr>
        <w:t xml:space="preserve"> and</w:t>
      </w:r>
    </w:p>
    <w:p w14:paraId="58360E47" w14:textId="36F8DDB4" w:rsidR="00CE3532" w:rsidRPr="00771100" w:rsidRDefault="449E55B5" w:rsidP="000A7678">
      <w:pPr>
        <w:pStyle w:val="BodyText"/>
        <w:numPr>
          <w:ilvl w:val="0"/>
          <w:numId w:val="66"/>
        </w:numPr>
        <w:rPr>
          <w:sz w:val="22"/>
          <w:szCs w:val="22"/>
          <w:lang w:val="en-GB"/>
        </w:rPr>
      </w:pPr>
      <w:r w:rsidRPr="00771100">
        <w:rPr>
          <w:sz w:val="22"/>
          <w:szCs w:val="22"/>
          <w:lang w:val="en-GB"/>
        </w:rPr>
        <w:t xml:space="preserve">optionally, request to </w:t>
      </w:r>
      <w:r w:rsidR="234BCDEF" w:rsidRPr="00771100">
        <w:rPr>
          <w:sz w:val="22"/>
          <w:szCs w:val="22"/>
          <w:lang w:val="en-GB"/>
        </w:rPr>
        <w:t xml:space="preserve">the CU module </w:t>
      </w:r>
      <w:r w:rsidR="08695DFE" w:rsidRPr="00771100">
        <w:rPr>
          <w:sz w:val="22"/>
          <w:szCs w:val="22"/>
          <w:lang w:val="en-GB"/>
        </w:rPr>
        <w:t xml:space="preserve">administrator </w:t>
      </w:r>
      <w:r w:rsidRPr="00771100">
        <w:rPr>
          <w:sz w:val="22"/>
          <w:szCs w:val="22"/>
          <w:lang w:val="en-GB"/>
        </w:rPr>
        <w:t>the cancellation of the switching of</w:t>
      </w:r>
      <w:r w:rsidR="6FB4B771" w:rsidRPr="00771100">
        <w:rPr>
          <w:sz w:val="22"/>
          <w:szCs w:val="22"/>
          <w:lang w:val="en-GB"/>
        </w:rPr>
        <w:t xml:space="preserve"> service provider </w:t>
      </w:r>
      <w:r w:rsidRPr="00771100">
        <w:rPr>
          <w:sz w:val="22"/>
          <w:szCs w:val="22"/>
          <w:lang w:val="en-GB"/>
        </w:rPr>
        <w:t>procedure</w:t>
      </w:r>
      <w:r w:rsidR="004435FB" w:rsidRPr="00771100">
        <w:rPr>
          <w:sz w:val="22"/>
          <w:szCs w:val="22"/>
          <w:lang w:val="en-GB"/>
        </w:rPr>
        <w:t xml:space="preserve">, </w:t>
      </w:r>
      <w:r w:rsidRPr="00771100">
        <w:rPr>
          <w:sz w:val="22"/>
          <w:szCs w:val="22"/>
          <w:lang w:val="en-GB"/>
        </w:rPr>
        <w:t>that already was initiated</w:t>
      </w:r>
      <w:r w:rsidR="004435FB" w:rsidRPr="00771100">
        <w:rPr>
          <w:sz w:val="22"/>
          <w:szCs w:val="22"/>
          <w:lang w:val="en-GB"/>
        </w:rPr>
        <w:t xml:space="preserve">, </w:t>
      </w:r>
      <w:r w:rsidRPr="00771100">
        <w:rPr>
          <w:sz w:val="22"/>
          <w:szCs w:val="22"/>
          <w:lang w:val="en-GB"/>
        </w:rPr>
        <w:t xml:space="preserve">when the final customer cancels the </w:t>
      </w:r>
      <w:r w:rsidR="05310729" w:rsidRPr="00771100">
        <w:rPr>
          <w:sz w:val="22"/>
          <w:szCs w:val="22"/>
          <w:lang w:val="en-GB"/>
        </w:rPr>
        <w:t xml:space="preserve">demand response </w:t>
      </w:r>
      <w:r w:rsidR="67EF6CE0" w:rsidRPr="00771100">
        <w:rPr>
          <w:sz w:val="22"/>
          <w:szCs w:val="22"/>
          <w:lang w:val="en-GB"/>
        </w:rPr>
        <w:t>service</w:t>
      </w:r>
      <w:r w:rsidRPr="00771100">
        <w:rPr>
          <w:sz w:val="22"/>
          <w:szCs w:val="22"/>
          <w:lang w:val="en-GB"/>
        </w:rPr>
        <w:t xml:space="preserve"> contract within the allowed regret period. The allowed regret period is defined at</w:t>
      </w:r>
      <w:r w:rsidR="0BC42DA5" w:rsidRPr="00771100">
        <w:rPr>
          <w:sz w:val="22"/>
          <w:szCs w:val="22"/>
          <w:lang w:val="en-GB"/>
        </w:rPr>
        <w:t xml:space="preserve"> </w:t>
      </w:r>
      <w:r w:rsidRPr="00771100">
        <w:rPr>
          <w:sz w:val="22"/>
          <w:szCs w:val="22"/>
          <w:lang w:val="en-GB"/>
        </w:rPr>
        <w:t>national level and without prejudice to Union rules on consumer protection.</w:t>
      </w:r>
    </w:p>
    <w:p w14:paraId="187BD1AC" w14:textId="3E3DBB76" w:rsidR="198A95E2" w:rsidRPr="00DF32A9" w:rsidRDefault="198A95E2" w:rsidP="00771100">
      <w:pPr>
        <w:jc w:val="both"/>
        <w:rPr>
          <w:i/>
          <w:iCs/>
        </w:rPr>
      </w:pPr>
    </w:p>
    <w:p w14:paraId="5C127CAF" w14:textId="75C52BEC" w:rsidR="6ED0D783" w:rsidRPr="00DF32A9" w:rsidRDefault="6ED0D783" w:rsidP="006668EE">
      <w:pPr>
        <w:jc w:val="center"/>
        <w:rPr>
          <w:i/>
          <w:iCs/>
        </w:rPr>
      </w:pPr>
      <w:r w:rsidRPr="00DF32A9">
        <w:rPr>
          <w:i/>
          <w:iCs/>
        </w:rPr>
        <w:t>Article 8</w:t>
      </w:r>
    </w:p>
    <w:p w14:paraId="6F3658BC" w14:textId="6E97418E" w:rsidR="6ED0D783" w:rsidRPr="00DF32A9" w:rsidRDefault="6ED0D783" w:rsidP="006668EE">
      <w:pPr>
        <w:jc w:val="center"/>
        <w:rPr>
          <w:b/>
          <w:bCs/>
        </w:rPr>
      </w:pPr>
      <w:r w:rsidRPr="00771100">
        <w:rPr>
          <w:b/>
          <w:bCs/>
        </w:rPr>
        <w:t xml:space="preserve">Responsibilities </w:t>
      </w:r>
      <w:r w:rsidR="56D830EC" w:rsidRPr="00771100">
        <w:rPr>
          <w:b/>
          <w:bCs/>
        </w:rPr>
        <w:t xml:space="preserve">of </w:t>
      </w:r>
      <w:del w:id="1039" w:author="DION-DEMAEL Michele" w:date="2025-10-27T12:07:00Z">
        <w:r w:rsidRPr="00DF32A9">
          <w:rPr>
            <w:b/>
            <w:bCs/>
          </w:rPr>
          <w:delText>CU registration responsible</w:delText>
        </w:r>
      </w:del>
      <w:ins w:id="1040" w:author="DION-DEMAEL Michele" w:date="2025-10-27T12:07:00Z">
        <w:r w:rsidR="004316C0">
          <w:rPr>
            <w:b/>
            <w:bCs/>
          </w:rPr>
          <w:t>CU registration responsible party</w:t>
        </w:r>
      </w:ins>
    </w:p>
    <w:p w14:paraId="1B88E25F" w14:textId="64D290CE" w:rsidR="00F252CA" w:rsidRPr="00DF32A9" w:rsidDel="00D70055" w:rsidRDefault="00F252CA" w:rsidP="00771100">
      <w:pPr>
        <w:jc w:val="both"/>
        <w:rPr>
          <w:del w:id="1041" w:author="Fernando Dominguez" w:date="2025-09-12T09:23:00Z"/>
        </w:rPr>
      </w:pPr>
    </w:p>
    <w:p w14:paraId="21D89F80" w14:textId="49057A4C" w:rsidR="00571361" w:rsidRDefault="007E4B98" w:rsidP="00771100">
      <w:pPr>
        <w:jc w:val="both"/>
      </w:pPr>
      <w:r w:rsidRPr="00DF32A9">
        <w:t xml:space="preserve">The </w:t>
      </w:r>
      <w:del w:id="1042" w:author="DION-DEMAEL Michele" w:date="2025-10-27T12:07:00Z">
        <w:r w:rsidRPr="00DF32A9">
          <w:delText>CU registration responsible</w:delText>
        </w:r>
      </w:del>
      <w:ins w:id="1043" w:author="DION-DEMAEL Michele" w:date="2025-10-27T12:07:00Z">
        <w:r w:rsidR="004316C0">
          <w:t>CU registration responsible party</w:t>
        </w:r>
      </w:ins>
      <w:r w:rsidRPr="00DF32A9">
        <w:t xml:space="preserve"> </w:t>
      </w:r>
      <w:r>
        <w:t>shall</w:t>
      </w:r>
      <w:ins w:id="1044" w:author="Fernando Dominguez" w:date="2025-10-21T09:05:00Z">
        <w:r w:rsidR="00E706A7">
          <w:t>:</w:t>
        </w:r>
      </w:ins>
      <w:del w:id="1045" w:author="Fernando Dominguez" w:date="2025-10-21T09:05:00Z">
        <w:r w:rsidR="00A74075">
          <w:delText>,</w:delText>
        </w:r>
      </w:del>
      <w:r w:rsidR="00A74075">
        <w:t xml:space="preserve"> </w:t>
      </w:r>
    </w:p>
    <w:p w14:paraId="553C0EFC" w14:textId="3CA85BDA" w:rsidR="007E4B98" w:rsidRPr="005C0A77" w:rsidRDefault="00A74075" w:rsidP="00771100">
      <w:pPr>
        <w:pStyle w:val="BodyText"/>
        <w:numPr>
          <w:ilvl w:val="0"/>
          <w:numId w:val="68"/>
        </w:numPr>
      </w:pPr>
      <w:r w:rsidRPr="00771100">
        <w:rPr>
          <w:sz w:val="22"/>
          <w:szCs w:val="22"/>
          <w:lang w:val="en-GB"/>
        </w:rPr>
        <w:t>for the purpose of</w:t>
      </w:r>
      <w:r w:rsidR="007E4B98" w:rsidRPr="00771100">
        <w:rPr>
          <w:sz w:val="22"/>
          <w:szCs w:val="22"/>
          <w:lang w:val="en-GB"/>
        </w:rPr>
        <w:t xml:space="preserve"> regist</w:t>
      </w:r>
      <w:r w:rsidRPr="00771100">
        <w:rPr>
          <w:sz w:val="22"/>
          <w:szCs w:val="22"/>
          <w:lang w:val="en-GB"/>
        </w:rPr>
        <w:t>ration</w:t>
      </w:r>
      <w:r w:rsidR="007E4B98" w:rsidRPr="00771100">
        <w:rPr>
          <w:sz w:val="22"/>
          <w:szCs w:val="22"/>
          <w:lang w:val="en-GB"/>
        </w:rPr>
        <w:t xml:space="preserve"> and updat</w:t>
      </w:r>
      <w:r w:rsidR="001C1C40" w:rsidRPr="00771100">
        <w:rPr>
          <w:sz w:val="22"/>
          <w:szCs w:val="22"/>
          <w:lang w:val="en-GB"/>
        </w:rPr>
        <w:t>ing</w:t>
      </w:r>
      <w:r w:rsidR="00292FBF" w:rsidRPr="00771100">
        <w:rPr>
          <w:sz w:val="22"/>
          <w:szCs w:val="22"/>
          <w:lang w:val="en-GB"/>
        </w:rPr>
        <w:t xml:space="preserve"> of</w:t>
      </w:r>
      <w:r w:rsidR="007E4B98" w:rsidRPr="00771100">
        <w:rPr>
          <w:sz w:val="22"/>
          <w:szCs w:val="22"/>
          <w:lang w:val="en-GB"/>
        </w:rPr>
        <w:t xml:space="preserve"> the CU master data in the CU module, authenticate the final customer and identify the CU. </w:t>
      </w:r>
    </w:p>
    <w:p w14:paraId="4371B1F1" w14:textId="1EDD90B6" w:rsidR="00613674" w:rsidRPr="005C0A77" w:rsidRDefault="05F80BEA" w:rsidP="00771100">
      <w:pPr>
        <w:pStyle w:val="BodyText"/>
        <w:numPr>
          <w:ilvl w:val="0"/>
          <w:numId w:val="68"/>
        </w:numPr>
      </w:pPr>
      <w:commentRangeStart w:id="1046"/>
      <w:r w:rsidRPr="00771100">
        <w:rPr>
          <w:sz w:val="22"/>
          <w:szCs w:val="22"/>
          <w:lang w:val="en-GB"/>
        </w:rPr>
        <w:t xml:space="preserve">register and </w:t>
      </w:r>
      <w:r w:rsidR="007C7D1C" w:rsidRPr="00771100">
        <w:rPr>
          <w:sz w:val="22"/>
          <w:szCs w:val="22"/>
          <w:lang w:val="en-GB"/>
        </w:rPr>
        <w:t>update the</w:t>
      </w:r>
      <w:r w:rsidR="5BDB022E" w:rsidRPr="00771100">
        <w:rPr>
          <w:sz w:val="22"/>
          <w:szCs w:val="22"/>
          <w:lang w:val="en-GB"/>
        </w:rPr>
        <w:t xml:space="preserve"> </w:t>
      </w:r>
      <w:r w:rsidR="05A48B30" w:rsidRPr="00771100">
        <w:rPr>
          <w:sz w:val="22"/>
          <w:szCs w:val="22"/>
          <w:lang w:val="en-GB"/>
        </w:rPr>
        <w:t xml:space="preserve">CU </w:t>
      </w:r>
      <w:r w:rsidR="5A130666" w:rsidRPr="00771100">
        <w:rPr>
          <w:sz w:val="22"/>
          <w:szCs w:val="22"/>
          <w:lang w:val="en-GB"/>
        </w:rPr>
        <w:t xml:space="preserve">master </w:t>
      </w:r>
      <w:r w:rsidR="05A48B30" w:rsidRPr="00771100">
        <w:rPr>
          <w:sz w:val="22"/>
          <w:szCs w:val="22"/>
          <w:lang w:val="en-GB"/>
        </w:rPr>
        <w:t xml:space="preserve">data </w:t>
      </w:r>
      <w:r w:rsidR="009D199A" w:rsidRPr="00771100">
        <w:rPr>
          <w:sz w:val="22"/>
          <w:szCs w:val="22"/>
          <w:lang w:val="en-GB"/>
        </w:rPr>
        <w:t xml:space="preserve">without any undue delay </w:t>
      </w:r>
      <w:r w:rsidR="001D0089" w:rsidRPr="00771100">
        <w:rPr>
          <w:sz w:val="22"/>
          <w:szCs w:val="22"/>
          <w:lang w:val="en-GB"/>
        </w:rPr>
        <w:t xml:space="preserve">in case of change </w:t>
      </w:r>
      <w:r w:rsidR="00AE18EB" w:rsidRPr="00771100">
        <w:rPr>
          <w:sz w:val="22"/>
          <w:szCs w:val="22"/>
          <w:lang w:val="en-GB"/>
        </w:rPr>
        <w:t xml:space="preserve">of the CU </w:t>
      </w:r>
      <w:r w:rsidR="3385848E" w:rsidRPr="00771100">
        <w:rPr>
          <w:sz w:val="22"/>
          <w:szCs w:val="22"/>
          <w:lang w:val="en-GB"/>
        </w:rPr>
        <w:t xml:space="preserve">master </w:t>
      </w:r>
      <w:r w:rsidR="00AE18EB" w:rsidRPr="00771100">
        <w:rPr>
          <w:sz w:val="22"/>
          <w:szCs w:val="22"/>
          <w:lang w:val="en-GB"/>
        </w:rPr>
        <w:t xml:space="preserve">data. </w:t>
      </w:r>
      <w:commentRangeEnd w:id="1046"/>
      <w:r w:rsidR="007B7067" w:rsidRPr="005C0A77">
        <w:rPr>
          <w:rStyle w:val="CommentReference"/>
          <w:sz w:val="24"/>
          <w:szCs w:val="24"/>
        </w:rPr>
        <w:commentReference w:id="1046"/>
      </w:r>
    </w:p>
    <w:p w14:paraId="23AF7AF7" w14:textId="058A08E2" w:rsidR="00354DEA" w:rsidRPr="005C0A77" w:rsidRDefault="00BC46D3" w:rsidP="00771100">
      <w:pPr>
        <w:pStyle w:val="BodyText"/>
        <w:numPr>
          <w:ilvl w:val="0"/>
          <w:numId w:val="68"/>
        </w:numPr>
      </w:pPr>
      <w:r w:rsidRPr="00771100">
        <w:rPr>
          <w:sz w:val="22"/>
          <w:szCs w:val="22"/>
          <w:lang w:val="en-GB"/>
        </w:rPr>
        <w:t xml:space="preserve">collect </w:t>
      </w:r>
      <w:r w:rsidR="00615073" w:rsidRPr="00771100">
        <w:rPr>
          <w:sz w:val="22"/>
          <w:szCs w:val="22"/>
          <w:lang w:val="en-GB"/>
        </w:rPr>
        <w:t>dat</w:t>
      </w:r>
      <w:r w:rsidR="00A10BC1" w:rsidRPr="00771100">
        <w:rPr>
          <w:sz w:val="22"/>
          <w:szCs w:val="22"/>
          <w:lang w:val="en-GB"/>
        </w:rPr>
        <w:t>a</w:t>
      </w:r>
      <w:r w:rsidR="00615073" w:rsidRPr="00771100">
        <w:rPr>
          <w:sz w:val="22"/>
          <w:szCs w:val="22"/>
          <w:lang w:val="en-GB"/>
        </w:rPr>
        <w:t xml:space="preserve"> from the final customers </w:t>
      </w:r>
      <w:r w:rsidR="00A13CB4" w:rsidRPr="00771100">
        <w:rPr>
          <w:sz w:val="22"/>
          <w:szCs w:val="22"/>
          <w:lang w:val="en-GB"/>
        </w:rPr>
        <w:t xml:space="preserve">to ensure a </w:t>
      </w:r>
      <w:r w:rsidR="47C2E512" w:rsidRPr="00771100">
        <w:rPr>
          <w:sz w:val="22"/>
          <w:szCs w:val="22"/>
          <w:lang w:val="en-GB"/>
        </w:rPr>
        <w:t xml:space="preserve">correct </w:t>
      </w:r>
      <w:r w:rsidR="00A13CB4" w:rsidRPr="00771100">
        <w:rPr>
          <w:sz w:val="22"/>
          <w:szCs w:val="22"/>
          <w:lang w:val="en-GB"/>
        </w:rPr>
        <w:t>registration of the CU</w:t>
      </w:r>
      <w:r w:rsidR="004435FB" w:rsidRPr="00771100">
        <w:rPr>
          <w:sz w:val="22"/>
          <w:szCs w:val="22"/>
          <w:lang w:val="en-GB"/>
        </w:rPr>
        <w:t xml:space="preserve"> master </w:t>
      </w:r>
      <w:r w:rsidR="00354DEA" w:rsidRPr="00771100">
        <w:rPr>
          <w:sz w:val="22"/>
          <w:szCs w:val="22"/>
          <w:lang w:val="en-GB"/>
        </w:rPr>
        <w:t>data in the CU module(s)</w:t>
      </w:r>
      <w:r w:rsidR="0022535B" w:rsidRPr="00771100">
        <w:rPr>
          <w:sz w:val="22"/>
          <w:szCs w:val="22"/>
          <w:lang w:val="en-GB"/>
        </w:rPr>
        <w:t xml:space="preserve"> and </w:t>
      </w:r>
      <w:commentRangeStart w:id="1047"/>
      <w:r w:rsidR="00BF7BCC" w:rsidRPr="00771100">
        <w:rPr>
          <w:sz w:val="22"/>
          <w:szCs w:val="22"/>
          <w:lang w:val="en-GB"/>
        </w:rPr>
        <w:t xml:space="preserve">therefore </w:t>
      </w:r>
      <w:r w:rsidR="00A15401" w:rsidRPr="00771100">
        <w:rPr>
          <w:sz w:val="22"/>
          <w:szCs w:val="22"/>
          <w:lang w:val="en-GB"/>
        </w:rPr>
        <w:t xml:space="preserve">shall </w:t>
      </w:r>
      <w:r w:rsidR="00B555BD" w:rsidRPr="00771100">
        <w:rPr>
          <w:sz w:val="22"/>
          <w:szCs w:val="22"/>
          <w:lang w:val="en-GB"/>
        </w:rPr>
        <w:t xml:space="preserve">have </w:t>
      </w:r>
      <w:r w:rsidR="75B34129" w:rsidRPr="00771100">
        <w:rPr>
          <w:sz w:val="22"/>
          <w:szCs w:val="22"/>
          <w:lang w:val="en-GB"/>
        </w:rPr>
        <w:t xml:space="preserve">correctly identified and </w:t>
      </w:r>
      <w:r w:rsidR="0037753A" w:rsidRPr="00771100">
        <w:rPr>
          <w:sz w:val="22"/>
          <w:szCs w:val="22"/>
          <w:lang w:val="en-GB"/>
        </w:rPr>
        <w:t xml:space="preserve">informed the final </w:t>
      </w:r>
      <w:del w:id="1048" w:author="Fernando Dominguez" w:date="2025-11-05T15:41:00Z" w16du:dateUtc="2025-11-05T14:41:00Z">
        <w:r w:rsidR="0037753A" w:rsidRPr="00771100" w:rsidDel="00CC0EFD">
          <w:rPr>
            <w:sz w:val="22"/>
            <w:szCs w:val="22"/>
            <w:lang w:val="en-GB"/>
          </w:rPr>
          <w:delText xml:space="preserve">consumer </w:delText>
        </w:r>
      </w:del>
      <w:ins w:id="1049" w:author="Fernando Dominguez" w:date="2025-11-05T15:41:00Z" w16du:dateUtc="2025-11-05T14:41:00Z">
        <w:r w:rsidR="00CC0EFD">
          <w:rPr>
            <w:sz w:val="22"/>
            <w:szCs w:val="22"/>
            <w:lang w:val="en-GB"/>
          </w:rPr>
          <w:t>customer</w:t>
        </w:r>
        <w:r w:rsidR="00CC0EFD" w:rsidRPr="00771100">
          <w:rPr>
            <w:sz w:val="22"/>
            <w:szCs w:val="22"/>
            <w:lang w:val="en-GB"/>
          </w:rPr>
          <w:t xml:space="preserve"> </w:t>
        </w:r>
      </w:ins>
      <w:r w:rsidR="0037753A" w:rsidRPr="00771100">
        <w:rPr>
          <w:sz w:val="22"/>
          <w:szCs w:val="22"/>
          <w:lang w:val="en-GB"/>
        </w:rPr>
        <w:t xml:space="preserve">of the </w:t>
      </w:r>
      <w:r w:rsidR="0000589D" w:rsidRPr="00771100">
        <w:rPr>
          <w:sz w:val="22"/>
          <w:szCs w:val="22"/>
          <w:lang w:val="en-GB"/>
        </w:rPr>
        <w:t xml:space="preserve">registration process </w:t>
      </w:r>
      <w:r w:rsidR="00FA2DCE" w:rsidRPr="00771100">
        <w:rPr>
          <w:sz w:val="22"/>
          <w:szCs w:val="22"/>
          <w:lang w:val="en-GB"/>
        </w:rPr>
        <w:t xml:space="preserve">and </w:t>
      </w:r>
      <w:r w:rsidR="00B555BD" w:rsidRPr="00771100">
        <w:rPr>
          <w:sz w:val="22"/>
          <w:szCs w:val="22"/>
          <w:lang w:val="en-GB"/>
        </w:rPr>
        <w:t xml:space="preserve">have obtained the </w:t>
      </w:r>
      <w:r w:rsidR="00875A20" w:rsidRPr="00771100">
        <w:rPr>
          <w:sz w:val="22"/>
          <w:szCs w:val="22"/>
          <w:lang w:val="en-GB"/>
        </w:rPr>
        <w:t>relevant permission</w:t>
      </w:r>
      <w:r w:rsidR="00454E5E" w:rsidRPr="00771100">
        <w:rPr>
          <w:sz w:val="22"/>
          <w:szCs w:val="22"/>
          <w:lang w:val="en-GB"/>
        </w:rPr>
        <w:t xml:space="preserve"> from the final customer</w:t>
      </w:r>
      <w:r w:rsidR="00875A20" w:rsidRPr="00771100">
        <w:rPr>
          <w:sz w:val="22"/>
          <w:szCs w:val="22"/>
          <w:lang w:val="en-GB"/>
        </w:rPr>
        <w:t xml:space="preserve">. </w:t>
      </w:r>
      <w:commentRangeEnd w:id="1047"/>
      <w:r w:rsidR="007F3442" w:rsidRPr="005C0A77">
        <w:rPr>
          <w:rStyle w:val="CommentReference"/>
          <w:sz w:val="24"/>
          <w:szCs w:val="24"/>
        </w:rPr>
        <w:commentReference w:id="1047"/>
      </w:r>
    </w:p>
    <w:p w14:paraId="05FEC7BB" w14:textId="255E5A7B" w:rsidR="2744D774" w:rsidRPr="005C0A77" w:rsidRDefault="00AE75DB" w:rsidP="00771100">
      <w:pPr>
        <w:pStyle w:val="BodyText"/>
        <w:numPr>
          <w:ilvl w:val="0"/>
          <w:numId w:val="68"/>
        </w:numPr>
      </w:pPr>
      <w:r w:rsidRPr="00771100">
        <w:rPr>
          <w:sz w:val="22"/>
          <w:szCs w:val="22"/>
          <w:lang w:val="en-GB"/>
        </w:rPr>
        <w:t xml:space="preserve">ensure </w:t>
      </w:r>
      <w:r w:rsidR="00805C6F" w:rsidRPr="00771100">
        <w:rPr>
          <w:sz w:val="22"/>
          <w:szCs w:val="22"/>
          <w:lang w:val="en-GB"/>
        </w:rPr>
        <w:t xml:space="preserve">the </w:t>
      </w:r>
      <w:commentRangeStart w:id="1050"/>
      <w:r w:rsidR="00805C6F" w:rsidRPr="00771100">
        <w:rPr>
          <w:sz w:val="22"/>
          <w:szCs w:val="22"/>
          <w:lang w:val="en-GB"/>
        </w:rPr>
        <w:t xml:space="preserve">veracity </w:t>
      </w:r>
      <w:commentRangeEnd w:id="1050"/>
      <w:r w:rsidR="00D964F3" w:rsidRPr="00771100">
        <w:rPr>
          <w:rStyle w:val="CommentReference"/>
          <w:sz w:val="22"/>
          <w:szCs w:val="22"/>
          <w:lang w:val="en-GB"/>
        </w:rPr>
        <w:commentReference w:id="1050"/>
      </w:r>
      <w:r w:rsidR="00805C6F" w:rsidRPr="00771100">
        <w:rPr>
          <w:sz w:val="22"/>
          <w:szCs w:val="22"/>
          <w:lang w:val="en-GB"/>
        </w:rPr>
        <w:t xml:space="preserve">and the quality of the data </w:t>
      </w:r>
      <w:r w:rsidR="005847A8" w:rsidRPr="00771100">
        <w:rPr>
          <w:sz w:val="22"/>
          <w:szCs w:val="22"/>
          <w:lang w:val="en-GB"/>
        </w:rPr>
        <w:t>exchanged with the flexibility information system</w:t>
      </w:r>
      <w:r w:rsidR="001B79A8" w:rsidRPr="00771100">
        <w:rPr>
          <w:sz w:val="22"/>
          <w:szCs w:val="22"/>
          <w:lang w:val="en-GB"/>
        </w:rPr>
        <w:t xml:space="preserve">. </w:t>
      </w:r>
    </w:p>
    <w:p w14:paraId="2F819ACF" w14:textId="46E4EB8F" w:rsidR="64CB0F2D" w:rsidRPr="005C0A77" w:rsidRDefault="6E5FD261" w:rsidP="00771100">
      <w:pPr>
        <w:pStyle w:val="BodyText"/>
        <w:numPr>
          <w:ilvl w:val="0"/>
          <w:numId w:val="68"/>
        </w:numPr>
      </w:pPr>
      <w:r w:rsidRPr="226F21E3">
        <w:rPr>
          <w:sz w:val="22"/>
          <w:szCs w:val="22"/>
          <w:lang w:val="en-GB"/>
        </w:rPr>
        <w:t xml:space="preserve">ensure </w:t>
      </w:r>
      <w:r w:rsidR="75879C00" w:rsidRPr="226F21E3">
        <w:rPr>
          <w:sz w:val="22"/>
          <w:szCs w:val="22"/>
          <w:lang w:val="en-GB"/>
        </w:rPr>
        <w:t>that the final customers data be lawfully transmitted or processed in accordance with Regulation (EU) 2016/679.</w:t>
      </w:r>
      <w:r w:rsidR="2E842A3C" w:rsidRPr="226F21E3">
        <w:rPr>
          <w:sz w:val="22"/>
          <w:szCs w:val="22"/>
          <w:lang w:val="en-GB"/>
        </w:rPr>
        <w:t xml:space="preserve"> </w:t>
      </w:r>
      <w:r w:rsidR="7BE72785" w:rsidRPr="226F21E3">
        <w:rPr>
          <w:sz w:val="22"/>
          <w:szCs w:val="22"/>
          <w:lang w:val="en-GB"/>
        </w:rPr>
        <w:t xml:space="preserve">The </w:t>
      </w:r>
      <w:del w:id="1051" w:author="DION-DEMAEL Michele" w:date="2025-10-27T12:07:00Z">
        <w:r w:rsidR="7BE72785" w:rsidRPr="226F21E3">
          <w:rPr>
            <w:sz w:val="22"/>
            <w:szCs w:val="22"/>
            <w:lang w:val="en-GB"/>
          </w:rPr>
          <w:delText xml:space="preserve">CU </w:delText>
        </w:r>
        <w:r w:rsidR="2744D774" w:rsidRPr="226F21E3">
          <w:rPr>
            <w:sz w:val="22"/>
            <w:szCs w:val="22"/>
            <w:lang w:val="en-GB"/>
          </w:rPr>
          <w:delText>registration responsible</w:delText>
        </w:r>
      </w:del>
      <w:ins w:id="1052" w:author="DION-DEMAEL Michele" w:date="2025-10-27T12:07:00Z">
        <w:r w:rsidR="004316C0">
          <w:rPr>
            <w:sz w:val="22"/>
            <w:szCs w:val="22"/>
            <w:lang w:val="en-GB"/>
          </w:rPr>
          <w:t>CU registration responsible party</w:t>
        </w:r>
      </w:ins>
      <w:r w:rsidR="2744D774" w:rsidRPr="226F21E3">
        <w:rPr>
          <w:sz w:val="22"/>
          <w:szCs w:val="22"/>
          <w:lang w:val="en-GB"/>
        </w:rPr>
        <w:t xml:space="preserve"> shall </w:t>
      </w:r>
      <w:r w:rsidR="105CFD6B" w:rsidRPr="226F21E3">
        <w:rPr>
          <w:sz w:val="22"/>
          <w:szCs w:val="22"/>
          <w:lang w:val="en-GB"/>
        </w:rPr>
        <w:t>v</w:t>
      </w:r>
      <w:r w:rsidR="2744D774" w:rsidRPr="226F21E3">
        <w:rPr>
          <w:sz w:val="22"/>
          <w:szCs w:val="22"/>
          <w:lang w:val="en-GB"/>
        </w:rPr>
        <w:t>erify</w:t>
      </w:r>
      <w:r w:rsidR="152D4C83" w:rsidRPr="226F21E3">
        <w:rPr>
          <w:sz w:val="22"/>
          <w:szCs w:val="22"/>
          <w:lang w:val="en-GB"/>
        </w:rPr>
        <w:t xml:space="preserve"> that registered data of the CU is correct</w:t>
      </w:r>
      <w:ins w:id="1053" w:author="Hübl Stefan" w:date="2025-10-15T10:52:00Z">
        <w:r w:rsidR="002278D9">
          <w:rPr>
            <w:sz w:val="22"/>
            <w:szCs w:val="22"/>
            <w:lang w:val="en-GB"/>
          </w:rPr>
          <w:t xml:space="preserve"> in the CU module</w:t>
        </w:r>
      </w:ins>
      <w:r w:rsidR="152D4C83" w:rsidRPr="226F21E3">
        <w:rPr>
          <w:sz w:val="22"/>
          <w:szCs w:val="22"/>
          <w:lang w:val="en-GB"/>
        </w:rPr>
        <w:t>.</w:t>
      </w:r>
    </w:p>
    <w:p w14:paraId="7249F30C" w14:textId="1CA8CE15" w:rsidR="64CB0F2D" w:rsidRPr="00DF32A9" w:rsidRDefault="64CB0F2D" w:rsidP="00771100">
      <w:pPr>
        <w:jc w:val="both"/>
      </w:pPr>
    </w:p>
    <w:p w14:paraId="06BE1317" w14:textId="4ADBB997" w:rsidR="00392C08" w:rsidRPr="00DF32A9" w:rsidRDefault="2FB1AEBB" w:rsidP="00A0077C">
      <w:pPr>
        <w:jc w:val="center"/>
        <w:rPr>
          <w:del w:id="1054" w:author="DO Giao" w:date="2025-10-23T16:07:00Z"/>
          <w:i/>
        </w:rPr>
      </w:pPr>
      <w:del w:id="1055" w:author="DO Giao" w:date="2025-10-23T16:07:00Z">
        <w:r w:rsidRPr="00DF32A9">
          <w:rPr>
            <w:i/>
          </w:rPr>
          <w:delText xml:space="preserve">Article </w:delText>
        </w:r>
        <w:r w:rsidR="4C5A6CCB" w:rsidRPr="00DF32A9">
          <w:rPr>
            <w:i/>
          </w:rPr>
          <w:delText>9</w:delText>
        </w:r>
      </w:del>
    </w:p>
    <w:p w14:paraId="0F2B1397" w14:textId="5BA06DDB" w:rsidR="00392C08" w:rsidRPr="00DF32A9" w:rsidRDefault="2FB1AEBB" w:rsidP="00A0077C">
      <w:pPr>
        <w:jc w:val="center"/>
        <w:rPr>
          <w:del w:id="1056" w:author="DO Giao" w:date="2025-10-23T16:07:00Z"/>
          <w:b/>
        </w:rPr>
      </w:pPr>
      <w:commentRangeStart w:id="1057"/>
      <w:commentRangeStart w:id="1058"/>
      <w:del w:id="1059" w:author="DO Giao" w:date="2025-10-23T16:07:00Z">
        <w:r w:rsidRPr="00DF32A9">
          <w:rPr>
            <w:b/>
          </w:rPr>
          <w:delText xml:space="preserve">Responsibilities </w:delText>
        </w:r>
        <w:r w:rsidR="36D2B4CA" w:rsidRPr="00DF32A9">
          <w:rPr>
            <w:b/>
            <w:bCs/>
          </w:rPr>
          <w:delText xml:space="preserve">of </w:delText>
        </w:r>
        <w:r w:rsidR="5C60DF56" w:rsidRPr="00DF32A9">
          <w:rPr>
            <w:b/>
            <w:bCs/>
          </w:rPr>
          <w:delText xml:space="preserve">a </w:delText>
        </w:r>
        <w:r w:rsidRPr="00DF32A9">
          <w:rPr>
            <w:b/>
          </w:rPr>
          <w:delText xml:space="preserve">party providing </w:delText>
        </w:r>
        <w:r w:rsidR="51B56CB3" w:rsidRPr="00DF32A9">
          <w:rPr>
            <w:b/>
          </w:rPr>
          <w:delText>necessary data for determining the baseline</w:delText>
        </w:r>
      </w:del>
      <w:commentRangeEnd w:id="1057"/>
      <w:r w:rsidR="0025153D" w:rsidRPr="00DF32A9">
        <w:rPr>
          <w:rStyle w:val="CommentReference"/>
          <w:b/>
          <w:sz w:val="22"/>
          <w:szCs w:val="22"/>
        </w:rPr>
        <w:commentReference w:id="1057"/>
      </w:r>
      <w:commentRangeEnd w:id="1058"/>
      <w:r w:rsidRPr="00DF32A9">
        <w:rPr>
          <w:rStyle w:val="CommentReference"/>
          <w:b/>
          <w:sz w:val="22"/>
          <w:szCs w:val="22"/>
        </w:rPr>
        <w:commentReference w:id="1058"/>
      </w:r>
    </w:p>
    <w:p w14:paraId="73021564" w14:textId="5BC6651C" w:rsidR="00392C08" w:rsidRPr="00DF32A9" w:rsidRDefault="7824BC1D" w:rsidP="00771100">
      <w:pPr>
        <w:jc w:val="both"/>
        <w:rPr>
          <w:del w:id="1060" w:author="DO Giao" w:date="2025-10-23T16:07:00Z"/>
        </w:rPr>
      </w:pPr>
      <w:commentRangeStart w:id="1061"/>
      <w:commentRangeStart w:id="1062"/>
      <w:del w:id="1063" w:author="Albrecht, Patrick" w:date="2025-10-15T10:25:00Z">
        <w:r w:rsidRPr="00DF32A9">
          <w:delText>The</w:delText>
        </w:r>
      </w:del>
      <w:del w:id="1064" w:author="DO Giao" w:date="2025-10-23T16:07:00Z">
        <w:r w:rsidR="51B56CB3" w:rsidRPr="00DF32A9" w:rsidDel="51B56CB3">
          <w:delText xml:space="preserve"> </w:delText>
        </w:r>
      </w:del>
      <w:ins w:id="1065" w:author="Albrecht, Patrick" w:date="2025-10-15T10:25:00Z">
        <w:del w:id="1066" w:author="DO Giao" w:date="2025-10-23T16:07:00Z">
          <w:r w:rsidR="0012781E">
            <w:delText>A</w:delText>
          </w:r>
          <w:r w:rsidR="0012781E" w:rsidRPr="00DF32A9" w:rsidDel="51B56CB3">
            <w:delText xml:space="preserve"> </w:delText>
          </w:r>
        </w:del>
      </w:ins>
      <w:del w:id="1067" w:author="DO Giao" w:date="2025-10-23T16:07:00Z">
        <w:r w:rsidR="51B56CB3" w:rsidRPr="00DF32A9">
          <w:delText>party</w:delText>
        </w:r>
      </w:del>
      <w:commentRangeEnd w:id="1061"/>
      <w:r w:rsidR="008961D8" w:rsidRPr="00DF32A9">
        <w:rPr>
          <w:rStyle w:val="CommentReference"/>
          <w:sz w:val="22"/>
          <w:szCs w:val="22"/>
        </w:rPr>
        <w:commentReference w:id="1061"/>
      </w:r>
      <w:commentRangeEnd w:id="1062"/>
      <w:r w:rsidRPr="00DF32A9">
        <w:rPr>
          <w:rStyle w:val="CommentReference"/>
          <w:sz w:val="22"/>
          <w:szCs w:val="22"/>
        </w:rPr>
        <w:commentReference w:id="1062"/>
      </w:r>
      <w:del w:id="1068" w:author="DO Giao" w:date="2025-10-23T16:07:00Z">
        <w:r w:rsidR="51B56CB3" w:rsidRPr="00DF32A9">
          <w:delText xml:space="preserve"> providing the necessary data for determining the baseline shall</w:delText>
        </w:r>
        <w:r w:rsidR="4AE8BC9C" w:rsidRPr="00DF32A9">
          <w:delText>:</w:delText>
        </w:r>
      </w:del>
    </w:p>
    <w:p w14:paraId="2954C24C" w14:textId="421A7203" w:rsidR="58FE4798" w:rsidRPr="00DF32A9" w:rsidRDefault="51B56CB3" w:rsidP="00771100">
      <w:pPr>
        <w:pStyle w:val="ListParagraph"/>
        <w:numPr>
          <w:ilvl w:val="0"/>
          <w:numId w:val="52"/>
        </w:numPr>
        <w:jc w:val="both"/>
        <w:rPr>
          <w:del w:id="1069" w:author="DO Giao" w:date="2025-10-23T16:07:00Z"/>
        </w:rPr>
      </w:pPr>
      <w:del w:id="1070" w:author="DO Giao" w:date="2025-10-23T16:07:00Z">
        <w:r w:rsidRPr="00DF32A9">
          <w:delText>when transferring data to the baseline calculator, respect relevant personal data protection law</w:delText>
        </w:r>
        <w:r w:rsidR="004435FB" w:rsidRPr="00DF32A9">
          <w:delText>s</w:delText>
        </w:r>
        <w:r w:rsidRPr="00DF32A9">
          <w:delText xml:space="preserve">, ensure, in cooperation with the permission administrator where applicable, that there is an </w:delText>
        </w:r>
        <w:commentRangeStart w:id="1071"/>
        <w:commentRangeStart w:id="1072"/>
        <w:r w:rsidRPr="00DF32A9">
          <w:delText xml:space="preserve">active permission </w:delText>
        </w:r>
      </w:del>
      <w:commentRangeEnd w:id="1071"/>
      <w:r w:rsidR="00082D2B" w:rsidRPr="00DF32A9">
        <w:rPr>
          <w:rStyle w:val="CommentReference"/>
          <w:sz w:val="22"/>
          <w:szCs w:val="22"/>
        </w:rPr>
        <w:commentReference w:id="1071"/>
      </w:r>
      <w:commentRangeEnd w:id="1072"/>
      <w:r w:rsidRPr="00DF32A9">
        <w:rPr>
          <w:rStyle w:val="CommentReference"/>
          <w:sz w:val="22"/>
          <w:szCs w:val="22"/>
        </w:rPr>
        <w:commentReference w:id="1072"/>
      </w:r>
      <w:del w:id="1073" w:author="DO Giao" w:date="2025-10-23T16:07:00Z">
        <w:r w:rsidRPr="00DF32A9">
          <w:delText>or another legal basis for the data to be lawfully transmitted or processed</w:delText>
        </w:r>
        <w:r w:rsidR="71D329E1" w:rsidRPr="00DF32A9">
          <w:delText>.</w:delText>
        </w:r>
      </w:del>
    </w:p>
    <w:p w14:paraId="044C7B60" w14:textId="6AC0067B" w:rsidR="58FE4798" w:rsidRPr="00DF32A9" w:rsidRDefault="58FE4798" w:rsidP="00771100">
      <w:pPr>
        <w:pStyle w:val="ListParagraph"/>
        <w:numPr>
          <w:ilvl w:val="0"/>
          <w:numId w:val="52"/>
        </w:numPr>
        <w:jc w:val="both"/>
        <w:rPr>
          <w:del w:id="1074" w:author="DO Giao" w:date="2025-10-23T16:07:00Z"/>
        </w:rPr>
      </w:pPr>
      <w:del w:id="1075" w:author="DO Giao" w:date="2025-10-23T16:07:00Z">
        <w:r w:rsidRPr="00DF32A9">
          <w:delText xml:space="preserve">provide </w:delText>
        </w:r>
        <w:r w:rsidR="1E901881" w:rsidRPr="00DF32A9">
          <w:delText xml:space="preserve">to the baseline </w:delText>
        </w:r>
        <w:r w:rsidR="66AFCAB0" w:rsidRPr="00DF32A9">
          <w:delText>calculator</w:delText>
        </w:r>
        <w:r w:rsidR="1E901881" w:rsidRPr="00DF32A9">
          <w:delText xml:space="preserve">, the necessary data for determining the baseline </w:delText>
        </w:r>
        <w:r w:rsidRPr="00DF32A9">
          <w:delText>through an online or through another appropriate interface, on request, in a non-discriminatory way, without undue delay.</w:delText>
        </w:r>
      </w:del>
    </w:p>
    <w:p w14:paraId="59DBB4D8" w14:textId="6981F556" w:rsidR="00392C08" w:rsidRPr="00DF32A9" w:rsidRDefault="00392C08" w:rsidP="00771100">
      <w:pPr>
        <w:jc w:val="both"/>
      </w:pPr>
    </w:p>
    <w:p w14:paraId="4F68773B" w14:textId="50D62E4E" w:rsidR="00392C08" w:rsidRPr="00DF32A9" w:rsidRDefault="6064E274" w:rsidP="00A0077C">
      <w:pPr>
        <w:jc w:val="center"/>
        <w:rPr>
          <w:i/>
        </w:rPr>
      </w:pPr>
      <w:r w:rsidRPr="00DF32A9">
        <w:rPr>
          <w:i/>
        </w:rPr>
        <w:t xml:space="preserve">Article </w:t>
      </w:r>
      <w:r w:rsidR="59D8FBC0" w:rsidRPr="00DF32A9">
        <w:rPr>
          <w:i/>
        </w:rPr>
        <w:t>10</w:t>
      </w:r>
    </w:p>
    <w:p w14:paraId="781F0247" w14:textId="51F5AC69" w:rsidR="00392C08" w:rsidRPr="00DF32A9" w:rsidRDefault="494FCA5A" w:rsidP="00A0077C">
      <w:pPr>
        <w:jc w:val="center"/>
        <w:rPr>
          <w:b/>
        </w:rPr>
      </w:pPr>
      <w:r w:rsidRPr="00DF32A9">
        <w:rPr>
          <w:b/>
        </w:rPr>
        <w:t xml:space="preserve">Responsibilities </w:t>
      </w:r>
      <w:r w:rsidR="1F8C19C8" w:rsidRPr="00DF32A9">
        <w:rPr>
          <w:b/>
          <w:bCs/>
        </w:rPr>
        <w:t xml:space="preserve">of </w:t>
      </w:r>
      <w:r w:rsidR="70C2942E" w:rsidRPr="00DF32A9">
        <w:rPr>
          <w:b/>
        </w:rPr>
        <w:t xml:space="preserve">baseline calculator </w:t>
      </w:r>
    </w:p>
    <w:p w14:paraId="76A5B2D7" w14:textId="1A24FA62" w:rsidR="00392C08" w:rsidRPr="00DF32A9" w:rsidRDefault="776D641C" w:rsidP="00771100">
      <w:pPr>
        <w:pStyle w:val="ListParagraph"/>
        <w:numPr>
          <w:ilvl w:val="0"/>
          <w:numId w:val="27"/>
        </w:numPr>
        <w:jc w:val="both"/>
      </w:pPr>
      <w:r>
        <w:t xml:space="preserve">The baseline calculator </w:t>
      </w:r>
      <w:r w:rsidR="00A82287">
        <w:t xml:space="preserve">shall calculate the baseline </w:t>
      </w:r>
      <w:r w:rsidR="00BD35EA">
        <w:t xml:space="preserve">according </w:t>
      </w:r>
      <w:r w:rsidR="00A82287">
        <w:t xml:space="preserve">to the baselining method </w:t>
      </w:r>
      <w:r w:rsidR="00F847B1">
        <w:t>define</w:t>
      </w:r>
      <w:r w:rsidR="007F1028">
        <w:t>d</w:t>
      </w:r>
      <w:r w:rsidR="00F847B1">
        <w:t xml:space="preserve"> </w:t>
      </w:r>
      <w:r w:rsidR="00CF55B2">
        <w:t xml:space="preserve">in the </w:t>
      </w:r>
      <w:r w:rsidR="00FB5187">
        <w:t xml:space="preserve">national terms and conditions </w:t>
      </w:r>
      <w:r w:rsidR="00507B13">
        <w:t>for baselining methods</w:t>
      </w:r>
      <w:r w:rsidR="00FB5187">
        <w:t xml:space="preserve"> pursuant to Article </w:t>
      </w:r>
      <w:r w:rsidR="16C9B6C4">
        <w:t>14</w:t>
      </w:r>
      <w:r w:rsidR="00FB5187">
        <w:t xml:space="preserve"> </w:t>
      </w:r>
      <w:del w:id="1076" w:author="Fernando Dominguez" w:date="2025-10-21T08:57:00Z">
        <w:r w:rsidDel="00FB5187">
          <w:delText xml:space="preserve">of the </w:delText>
        </w:r>
        <w:r w:rsidDel="7CA8D81E">
          <w:delText>NCDR</w:delText>
        </w:r>
      </w:del>
      <w:ins w:id="1077" w:author="Fernando Dominguez" w:date="2025-10-21T08:57:00Z">
        <w:r w:rsidR="00466115">
          <w:t>of NCDR</w:t>
        </w:r>
      </w:ins>
      <w:r w:rsidR="00664877">
        <w:t xml:space="preserve"> </w:t>
      </w:r>
      <w:r w:rsidR="00FB5187">
        <w:t xml:space="preserve">and </w:t>
      </w:r>
      <w:r>
        <w:t xml:space="preserve">send </w:t>
      </w:r>
      <w:r w:rsidR="00FB5187">
        <w:t>it</w:t>
      </w:r>
      <w:r w:rsidR="28823643">
        <w:t xml:space="preserve"> </w:t>
      </w:r>
      <w:r>
        <w:t xml:space="preserve">to the baseline </w:t>
      </w:r>
      <w:r w:rsidR="00507B13">
        <w:t>administrator</w:t>
      </w:r>
      <w:ins w:id="1078" w:author="Enrica Sama" w:date="2025-11-05T16:52:00Z">
        <w:r w:rsidR="0CDD01ED">
          <w:t>, on its r</w:t>
        </w:r>
      </w:ins>
      <w:ins w:id="1079" w:author="Enrica Sama" w:date="2025-11-05T16:53:00Z">
        <w:r w:rsidR="0CDD01ED">
          <w:t>equest,</w:t>
        </w:r>
      </w:ins>
      <w:r w:rsidR="00507B13">
        <w:t xml:space="preserve"> </w:t>
      </w:r>
      <w:r w:rsidR="78CD963A">
        <w:t>through an online</w:t>
      </w:r>
      <w:ins w:id="1080" w:author="Enrica Sama" w:date="2025-11-05T16:53:00Z">
        <w:r w:rsidR="0A59CE99">
          <w:t xml:space="preserve"> interface</w:t>
        </w:r>
      </w:ins>
      <w:r w:rsidR="78CD963A">
        <w:t xml:space="preserve"> or through another appropriate interface, on request, in a non-discriminatory way, without undue delay</w:t>
      </w:r>
      <w:r w:rsidR="00CE14FF">
        <w:t xml:space="preserve">. </w:t>
      </w:r>
    </w:p>
    <w:p w14:paraId="390E6FD2" w14:textId="67987CC2" w:rsidR="00392C08" w:rsidRPr="00DF32A9" w:rsidRDefault="6AB2A68D" w:rsidP="00771100">
      <w:pPr>
        <w:pStyle w:val="ListParagraph"/>
        <w:numPr>
          <w:ilvl w:val="0"/>
          <w:numId w:val="27"/>
        </w:numPr>
        <w:jc w:val="both"/>
        <w:rPr>
          <w:del w:id="1081" w:author="DO Giao" w:date="2025-10-29T10:31:00Z"/>
        </w:rPr>
      </w:pPr>
      <w:commentRangeStart w:id="1082"/>
      <w:commentRangeStart w:id="1083"/>
      <w:del w:id="1084" w:author="DO Giao" w:date="2025-10-29T10:31:00Z">
        <w:r w:rsidRPr="00DF32A9">
          <w:delText xml:space="preserve">For the duration of a nationally defined retention period, the </w:delText>
        </w:r>
        <w:r w:rsidR="2DD9C4A3" w:rsidRPr="00DF32A9">
          <w:delText xml:space="preserve">necessary </w:delText>
        </w:r>
        <w:r w:rsidRPr="00DF32A9">
          <w:delText xml:space="preserve">historical data </w:delText>
        </w:r>
      </w:del>
      <w:commentRangeEnd w:id="1082"/>
      <w:r w:rsidRPr="00DF32A9">
        <w:rPr>
          <w:rStyle w:val="CommentReference"/>
          <w:sz w:val="22"/>
          <w:szCs w:val="22"/>
        </w:rPr>
        <w:commentReference w:id="1082"/>
      </w:r>
      <w:commentRangeEnd w:id="1083"/>
      <w:r w:rsidRPr="00DF32A9">
        <w:rPr>
          <w:rStyle w:val="CommentReference"/>
          <w:sz w:val="22"/>
          <w:szCs w:val="22"/>
        </w:rPr>
        <w:commentReference w:id="1083"/>
      </w:r>
      <w:del w:id="1085" w:author="DO Giao" w:date="2025-10-29T10:31:00Z">
        <w:r w:rsidRPr="00DF32A9">
          <w:delText xml:space="preserve">shall be kept available, along with the corresponding log information, for access by the relevant baseline </w:delText>
        </w:r>
        <w:r w:rsidR="6C3513DF" w:rsidRPr="00DF32A9">
          <w:delText>administrator</w:delText>
        </w:r>
        <w:r w:rsidRPr="00DF32A9">
          <w:delText xml:space="preserve"> and </w:delText>
        </w:r>
        <w:r w:rsidR="3A49FB2D" w:rsidRPr="00DF32A9">
          <w:delText xml:space="preserve">entitled </w:delText>
        </w:r>
        <w:r w:rsidRPr="00DF32A9">
          <w:delText xml:space="preserve">parties on </w:delText>
        </w:r>
        <w:r w:rsidR="40262581" w:rsidRPr="00DF32A9">
          <w:delText>their request</w:delText>
        </w:r>
        <w:r w:rsidR="00CE14FF" w:rsidRPr="00DF32A9">
          <w:delText xml:space="preserve">. </w:delText>
        </w:r>
      </w:del>
    </w:p>
    <w:p w14:paraId="75B88F89" w14:textId="570489D0" w:rsidR="00392C08" w:rsidRPr="00DF32A9" w:rsidRDefault="00392C08" w:rsidP="00771100">
      <w:pPr>
        <w:ind w:left="720"/>
        <w:jc w:val="both"/>
        <w:rPr>
          <w:rFonts w:eastAsiaTheme="minorEastAsia"/>
        </w:rPr>
      </w:pPr>
    </w:p>
    <w:p w14:paraId="5679D80F" w14:textId="0E1EADAC" w:rsidR="00392C08" w:rsidRPr="00DF32A9" w:rsidRDefault="4CA4633B" w:rsidP="00A0077C">
      <w:pPr>
        <w:jc w:val="center"/>
        <w:rPr>
          <w:i/>
        </w:rPr>
      </w:pPr>
      <w:r w:rsidRPr="00DF32A9">
        <w:rPr>
          <w:i/>
        </w:rPr>
        <w:t xml:space="preserve">Article </w:t>
      </w:r>
      <w:r w:rsidR="7B7EA6C1" w:rsidRPr="00DF32A9">
        <w:rPr>
          <w:i/>
        </w:rPr>
        <w:t>11</w:t>
      </w:r>
    </w:p>
    <w:p w14:paraId="280CA332" w14:textId="214DA73A" w:rsidR="00392C08" w:rsidRPr="00DF32A9" w:rsidRDefault="14165624" w:rsidP="00A0077C">
      <w:pPr>
        <w:jc w:val="center"/>
        <w:rPr>
          <w:b/>
          <w:bCs/>
        </w:rPr>
      </w:pPr>
      <w:commentRangeStart w:id="1086"/>
      <w:commentRangeStart w:id="1087"/>
      <w:r w:rsidRPr="00DF32A9">
        <w:rPr>
          <w:b/>
        </w:rPr>
        <w:t xml:space="preserve">Responsibilities </w:t>
      </w:r>
      <w:r w:rsidR="7994E2D3" w:rsidRPr="00DF32A9">
        <w:rPr>
          <w:b/>
          <w:bCs/>
        </w:rPr>
        <w:t xml:space="preserve">of </w:t>
      </w:r>
      <w:r w:rsidR="70C2942E" w:rsidRPr="00DF32A9">
        <w:rPr>
          <w:b/>
          <w:bCs/>
        </w:rPr>
        <w:t xml:space="preserve">baseline </w:t>
      </w:r>
      <w:r w:rsidR="3839E05C" w:rsidRPr="00DF32A9">
        <w:rPr>
          <w:b/>
          <w:bCs/>
        </w:rPr>
        <w:t>administrator</w:t>
      </w:r>
      <w:commentRangeEnd w:id="1086"/>
      <w:r w:rsidR="00086A17" w:rsidRPr="00DF32A9">
        <w:rPr>
          <w:rStyle w:val="CommentReference"/>
          <w:b/>
          <w:bCs/>
          <w:sz w:val="22"/>
          <w:szCs w:val="22"/>
        </w:rPr>
        <w:commentReference w:id="1086"/>
      </w:r>
      <w:commentRangeEnd w:id="1087"/>
      <w:r w:rsidR="001354DE" w:rsidRPr="00DF32A9">
        <w:rPr>
          <w:rStyle w:val="CommentReference"/>
          <w:b/>
          <w:bCs/>
          <w:sz w:val="22"/>
          <w:szCs w:val="22"/>
        </w:rPr>
        <w:commentReference w:id="1087"/>
      </w:r>
    </w:p>
    <w:p w14:paraId="0BDA167E" w14:textId="77777777" w:rsidR="004B4A32" w:rsidRDefault="2787D527">
      <w:pPr>
        <w:pStyle w:val="ListParagraph"/>
        <w:numPr>
          <w:ilvl w:val="0"/>
          <w:numId w:val="12"/>
        </w:numPr>
        <w:jc w:val="both"/>
      </w:pPr>
      <w:r w:rsidRPr="00DF32A9">
        <w:t xml:space="preserve">The baseline </w:t>
      </w:r>
      <w:r w:rsidR="5A2EA053" w:rsidRPr="00DF32A9">
        <w:t>administrator</w:t>
      </w:r>
      <w:r w:rsidR="00DF5378" w:rsidRPr="00DF32A9">
        <w:t xml:space="preserve"> </w:t>
      </w:r>
      <w:r w:rsidR="7577C684" w:rsidRPr="00DF32A9">
        <w:t>shall</w:t>
      </w:r>
      <w:r w:rsidRPr="00DF32A9">
        <w:t xml:space="preserve"> </w:t>
      </w:r>
    </w:p>
    <w:p w14:paraId="00E592BB" w14:textId="0BC876E1" w:rsidR="00392C08" w:rsidRPr="00DF32A9" w:rsidRDefault="003431D5" w:rsidP="00967A9A">
      <w:pPr>
        <w:pStyle w:val="ListParagraph"/>
        <w:numPr>
          <w:ilvl w:val="0"/>
          <w:numId w:val="70"/>
        </w:numPr>
        <w:jc w:val="both"/>
      </w:pPr>
      <w:r>
        <w:t xml:space="preserve">make </w:t>
      </w:r>
      <w:r w:rsidR="2787D527">
        <w:t xml:space="preserve">the baseline </w:t>
      </w:r>
      <w:r>
        <w:t xml:space="preserve">available </w:t>
      </w:r>
      <w:r w:rsidR="2787D527">
        <w:t xml:space="preserve">to the </w:t>
      </w:r>
      <w:r w:rsidR="6A589AE7">
        <w:t xml:space="preserve">quantification </w:t>
      </w:r>
      <w:del w:id="1088" w:author="DION-DEMAEL Michele" w:date="2025-10-30T16:07:00Z">
        <w:r w:rsidDel="6A589AE7">
          <w:delText xml:space="preserve">responsible </w:delText>
        </w:r>
      </w:del>
      <w:ins w:id="1089" w:author="DION-DEMAEL Michele" w:date="2025-10-30T16:07:00Z">
        <w:r w:rsidR="00E10FEB">
          <w:t>responsible party</w:t>
        </w:r>
      </w:ins>
      <w:ins w:id="1090" w:author="Enrica Sama" w:date="2025-11-05T16:51:00Z">
        <w:r w:rsidR="16F20EFA">
          <w:t>, on its request,</w:t>
        </w:r>
      </w:ins>
      <w:ins w:id="1091" w:author="DION-DEMAEL Michele" w:date="2025-10-30T16:07:00Z">
        <w:r w:rsidR="00E10FEB">
          <w:t xml:space="preserve"> </w:t>
        </w:r>
      </w:ins>
      <w:r w:rsidR="2787D527">
        <w:t xml:space="preserve">through an online </w:t>
      </w:r>
      <w:ins w:id="1092" w:author="Enrica Sama" w:date="2025-11-05T16:51:00Z">
        <w:r w:rsidR="098C6396">
          <w:t xml:space="preserve">interface </w:t>
        </w:r>
      </w:ins>
      <w:r w:rsidR="2787D527">
        <w:t xml:space="preserve">or through another appropriate interface, on request, in a non-discriminatory way, </w:t>
      </w:r>
      <w:r w:rsidR="305FAB97">
        <w:t>in accorda</w:t>
      </w:r>
      <w:r w:rsidR="7278833C">
        <w:t>n</w:t>
      </w:r>
      <w:r w:rsidR="305FAB97">
        <w:t>ce with the process defined at national level</w:t>
      </w:r>
      <w:r w:rsidR="2787D527">
        <w:t xml:space="preserve">. </w:t>
      </w:r>
    </w:p>
    <w:p w14:paraId="3D5E37B3" w14:textId="3C2E20F6" w:rsidR="00D36595" w:rsidRPr="00DF32A9" w:rsidRDefault="00D36595" w:rsidP="00967A9A">
      <w:pPr>
        <w:pStyle w:val="ListParagraph"/>
        <w:numPr>
          <w:ilvl w:val="0"/>
          <w:numId w:val="70"/>
        </w:numPr>
        <w:jc w:val="both"/>
      </w:pPr>
      <w:r>
        <w:t xml:space="preserve">give the </w:t>
      </w:r>
      <w:r w:rsidR="005433A1">
        <w:t>eligible</w:t>
      </w:r>
      <w:r>
        <w:t xml:space="preserve"> parties access to testing facilities where the </w:t>
      </w:r>
      <w:r w:rsidR="005433A1">
        <w:t>eli</w:t>
      </w:r>
      <w:r w:rsidR="00B17754">
        <w:t>gible</w:t>
      </w:r>
      <w:r>
        <w:t xml:space="preserve"> parties can test the compatibility of their systems with the systems of the baseline administrator implementing the procedures in this Regulation. The testing facility shall be available before the procedures are implemented and while they are in operation.</w:t>
      </w:r>
    </w:p>
    <w:p w14:paraId="6FCDC8AE" w14:textId="4C975149" w:rsidR="00177A96" w:rsidRPr="00DF32A9" w:rsidRDefault="3318B269" w:rsidP="00967A9A">
      <w:pPr>
        <w:pStyle w:val="ListParagraph"/>
        <w:numPr>
          <w:ilvl w:val="0"/>
          <w:numId w:val="12"/>
        </w:numPr>
        <w:jc w:val="both"/>
      </w:pPr>
      <w:commentRangeStart w:id="1093"/>
      <w:commentRangeStart w:id="1094"/>
      <w:r>
        <w:t xml:space="preserve">For the duration of </w:t>
      </w:r>
      <w:del w:id="1095" w:author="Enrica Sama" w:date="2025-11-05T16:51:00Z">
        <w:r w:rsidDel="3318B269">
          <w:delText xml:space="preserve">a nationally defined </w:delText>
        </w:r>
      </w:del>
      <w:ins w:id="1096" w:author="Enrica Sama" w:date="2025-11-05T16:51:00Z">
        <w:r w:rsidR="6320AE4F">
          <w:t xml:space="preserve">the </w:t>
        </w:r>
      </w:ins>
      <w:r>
        <w:t>retention period</w:t>
      </w:r>
      <w:ins w:id="1097" w:author="Enrica Sama" w:date="2025-11-05T16:51:00Z">
        <w:r w:rsidR="08E5BF20">
          <w:t xml:space="preserve"> defined at national level</w:t>
        </w:r>
      </w:ins>
      <w:r>
        <w:t xml:space="preserve">, the necessary historical </w:t>
      </w:r>
      <w:r w:rsidR="206EE238">
        <w:t xml:space="preserve">baseline </w:t>
      </w:r>
      <w:r>
        <w:t>data shall be kept available</w:t>
      </w:r>
      <w:ins w:id="1098" w:author="DO Giao" w:date="2025-10-29T10:30:00Z">
        <w:r w:rsidR="27EBEA15">
          <w:t xml:space="preserve"> by </w:t>
        </w:r>
      </w:ins>
      <w:ins w:id="1099" w:author="DO Giao" w:date="2025-10-29T10:31:00Z">
        <w:r w:rsidR="27EBEA15">
          <w:t xml:space="preserve">the </w:t>
        </w:r>
      </w:ins>
      <w:ins w:id="1100" w:author="DO Giao" w:date="2025-10-29T10:30:00Z">
        <w:r w:rsidR="27EBEA15">
          <w:t>baseline administrat</w:t>
        </w:r>
      </w:ins>
      <w:ins w:id="1101" w:author="DO Giao" w:date="2025-10-29T10:31:00Z">
        <w:r w:rsidR="27EBEA15">
          <w:t>or</w:t>
        </w:r>
      </w:ins>
      <w:r>
        <w:t xml:space="preserve">, along with the corresponding log information, for access by the relevant </w:t>
      </w:r>
      <w:r w:rsidR="76FD565F">
        <w:t xml:space="preserve">quantification </w:t>
      </w:r>
      <w:del w:id="1102" w:author="DION-DEMAEL Michele" w:date="2025-10-30T16:08:00Z">
        <w:r w:rsidDel="76FD565F">
          <w:delText xml:space="preserve">responsible </w:delText>
        </w:r>
      </w:del>
      <w:ins w:id="1103" w:author="DION-DEMAEL Michele" w:date="2025-10-30T16:08:00Z">
        <w:r w:rsidR="00E10FEB">
          <w:t xml:space="preserve">responsible party </w:t>
        </w:r>
      </w:ins>
      <w:r>
        <w:t xml:space="preserve">and </w:t>
      </w:r>
      <w:r w:rsidR="3D33E8BA">
        <w:t xml:space="preserve">entitled </w:t>
      </w:r>
      <w:r>
        <w:t xml:space="preserve">parties on their request. </w:t>
      </w:r>
      <w:commentRangeEnd w:id="1093"/>
      <w:r w:rsidRPr="00DF32A9">
        <w:rPr>
          <w:rStyle w:val="CommentReference"/>
          <w:sz w:val="22"/>
          <w:szCs w:val="22"/>
        </w:rPr>
        <w:commentReference w:id="1093"/>
      </w:r>
      <w:commentRangeEnd w:id="1094"/>
      <w:r w:rsidRPr="00DF32A9">
        <w:rPr>
          <w:rStyle w:val="CommentReference"/>
          <w:sz w:val="22"/>
          <w:szCs w:val="22"/>
        </w:rPr>
        <w:commentReference w:id="1094"/>
      </w:r>
    </w:p>
    <w:p w14:paraId="169243D4" w14:textId="5EEAFC4D" w:rsidR="580899E5" w:rsidRPr="00DF32A9" w:rsidRDefault="580899E5" w:rsidP="00967A9A">
      <w:pPr>
        <w:pStyle w:val="ListParagraph"/>
        <w:numPr>
          <w:ilvl w:val="0"/>
          <w:numId w:val="12"/>
        </w:numPr>
        <w:jc w:val="both"/>
      </w:pPr>
      <w:r w:rsidRPr="00DF32A9">
        <w:t xml:space="preserve">Where Member States have so provided, a designated entity may </w:t>
      </w:r>
      <w:r w:rsidR="3D23C985" w:rsidRPr="00DF32A9">
        <w:t>take over</w:t>
      </w:r>
      <w:r w:rsidRPr="00DF32A9">
        <w:t xml:space="preserve"> the obligations </w:t>
      </w:r>
      <w:r w:rsidR="38F0B968" w:rsidRPr="00DF32A9">
        <w:t xml:space="preserve">of the baseline administrator </w:t>
      </w:r>
      <w:r w:rsidRPr="00DF32A9">
        <w:t xml:space="preserve">referred to in paragraph </w:t>
      </w:r>
      <w:r w:rsidR="00B17754">
        <w:t>1(b)</w:t>
      </w:r>
      <w:r w:rsidRPr="00DF32A9">
        <w:t>.</w:t>
      </w:r>
    </w:p>
    <w:p w14:paraId="3ECD0347" w14:textId="2187EE43" w:rsidR="00392C08" w:rsidRPr="00DF32A9" w:rsidRDefault="00392C08" w:rsidP="00967A9A">
      <w:pPr>
        <w:jc w:val="both"/>
      </w:pPr>
    </w:p>
    <w:p w14:paraId="03FB5E9A" w14:textId="070DBE17" w:rsidR="00392C08" w:rsidRPr="00DF32A9" w:rsidRDefault="62A4DD85" w:rsidP="00A0077C">
      <w:pPr>
        <w:jc w:val="center"/>
        <w:rPr>
          <w:i/>
        </w:rPr>
      </w:pPr>
      <w:r w:rsidRPr="00DF32A9">
        <w:rPr>
          <w:i/>
        </w:rPr>
        <w:t xml:space="preserve">Article </w:t>
      </w:r>
      <w:r w:rsidR="216AFD0D" w:rsidRPr="00DF32A9">
        <w:rPr>
          <w:i/>
        </w:rPr>
        <w:t>1</w:t>
      </w:r>
      <w:r w:rsidR="0EED91A6" w:rsidRPr="00DF32A9">
        <w:rPr>
          <w:i/>
        </w:rPr>
        <w:t>2</w:t>
      </w:r>
    </w:p>
    <w:p w14:paraId="3C5FF969" w14:textId="32A314B7" w:rsidR="00392C08" w:rsidRPr="00DF32A9" w:rsidRDefault="08D64C51" w:rsidP="00A0077C">
      <w:pPr>
        <w:jc w:val="center"/>
        <w:rPr>
          <w:b/>
          <w:bCs/>
        </w:rPr>
      </w:pPr>
      <w:r w:rsidRPr="00DF32A9">
        <w:rPr>
          <w:b/>
          <w:bCs/>
        </w:rPr>
        <w:t xml:space="preserve">Responsibilities </w:t>
      </w:r>
      <w:r w:rsidRPr="00DF32A9" w:rsidDel="70A62A43">
        <w:rPr>
          <w:b/>
        </w:rPr>
        <w:t xml:space="preserve">of </w:t>
      </w:r>
      <w:r w:rsidR="247D8FFC" w:rsidRPr="00DF32A9">
        <w:rPr>
          <w:b/>
          <w:bCs/>
        </w:rPr>
        <w:t>metering point administrator</w:t>
      </w:r>
    </w:p>
    <w:p w14:paraId="0175A96E" w14:textId="6F7E7E8A" w:rsidR="00EB48C3" w:rsidRPr="00DF32A9" w:rsidRDefault="2BB69C66" w:rsidP="00967A9A">
      <w:pPr>
        <w:jc w:val="both"/>
      </w:pPr>
      <w:r>
        <w:t xml:space="preserve">In addition to </w:t>
      </w:r>
      <w:r w:rsidR="60AB3545">
        <w:t xml:space="preserve">responsibilities </w:t>
      </w:r>
      <w:r w:rsidR="73858290">
        <w:t>e</w:t>
      </w:r>
      <w:r w:rsidR="65AF6434">
        <w:t>stablished</w:t>
      </w:r>
      <w:r w:rsidR="65F8CBF4">
        <w:t xml:space="preserve"> </w:t>
      </w:r>
      <w:r w:rsidR="60AB3545">
        <w:t xml:space="preserve">in Article </w:t>
      </w:r>
      <w:r w:rsidR="7C3617B4">
        <w:t>6</w:t>
      </w:r>
      <w:r w:rsidR="60AB3545">
        <w:t xml:space="preserve"> of Commission </w:t>
      </w:r>
      <w:r w:rsidR="40170982">
        <w:t>Implementing Regulation</w:t>
      </w:r>
      <w:r w:rsidR="7A0809E6">
        <w:t xml:space="preserve"> </w:t>
      </w:r>
      <w:r w:rsidR="60AB3545">
        <w:t>(EU) 2023/1162</w:t>
      </w:r>
      <w:r>
        <w:t xml:space="preserve"> </w:t>
      </w:r>
      <w:r w:rsidR="19A4505C">
        <w:t>t</w:t>
      </w:r>
      <w:r w:rsidR="75E62D93">
        <w:t xml:space="preserve">he </w:t>
      </w:r>
      <w:r w:rsidR="60A00575">
        <w:t>metering</w:t>
      </w:r>
      <w:r w:rsidR="6831D328">
        <w:t xml:space="preserve"> </w:t>
      </w:r>
      <w:r w:rsidR="60A00575">
        <w:t xml:space="preserve">point administrator </w:t>
      </w:r>
      <w:r w:rsidR="75E62D93">
        <w:t xml:space="preserve">shall inform the CU module </w:t>
      </w:r>
      <w:r w:rsidR="3C246BD3" w:rsidRPr="63B1B660">
        <w:rPr>
          <w:rFonts w:eastAsiaTheme="minorEastAsia"/>
        </w:rPr>
        <w:t>administrator</w:t>
      </w:r>
      <w:r w:rsidR="3C246BD3">
        <w:t xml:space="preserve"> </w:t>
      </w:r>
      <w:r w:rsidR="75E62D93">
        <w:t xml:space="preserve">and SP module </w:t>
      </w:r>
      <w:r w:rsidR="79A48516">
        <w:t xml:space="preserve">administrator </w:t>
      </w:r>
      <w:r w:rsidR="75E62D93">
        <w:t>without undue</w:t>
      </w:r>
      <w:r w:rsidR="6831D328">
        <w:t xml:space="preserve"> </w:t>
      </w:r>
      <w:r w:rsidR="75E62D93">
        <w:t xml:space="preserve">delay, of any changes in the assignment of final customers to </w:t>
      </w:r>
      <w:r w:rsidR="7D8BEB4B">
        <w:t>accounting points</w:t>
      </w:r>
      <w:r w:rsidR="75E62D93">
        <w:t>, and of any other external occurrences that invalidate active permissions granted in their area of responsibility.</w:t>
      </w:r>
    </w:p>
    <w:p w14:paraId="5229FF7B" w14:textId="5A9DA14E" w:rsidR="00EB48C3" w:rsidRPr="00DF32A9" w:rsidDel="00B4373D" w:rsidRDefault="00EB48C3" w:rsidP="00967A9A">
      <w:pPr>
        <w:jc w:val="both"/>
        <w:rPr>
          <w:del w:id="1104" w:author="Fernando Dominguez" w:date="2025-11-05T15:43:00Z" w16du:dateUtc="2025-11-05T14:43:00Z"/>
        </w:rPr>
      </w:pPr>
    </w:p>
    <w:p w14:paraId="559A89B8" w14:textId="77777777" w:rsidR="00D42EAC" w:rsidRPr="00DF32A9" w:rsidRDefault="00D42EAC" w:rsidP="00967A9A">
      <w:pPr>
        <w:jc w:val="both"/>
        <w:rPr>
          <w:i/>
          <w:iCs/>
        </w:rPr>
      </w:pPr>
    </w:p>
    <w:p w14:paraId="13120BF3" w14:textId="6EA89CF6" w:rsidR="00D42EAC" w:rsidRPr="00DF32A9" w:rsidRDefault="00D42EAC" w:rsidP="00A0077C">
      <w:pPr>
        <w:jc w:val="center"/>
        <w:rPr>
          <w:i/>
          <w:iCs/>
        </w:rPr>
      </w:pPr>
      <w:r w:rsidRPr="00DF32A9">
        <w:rPr>
          <w:i/>
          <w:iCs/>
        </w:rPr>
        <w:t>Article 13</w:t>
      </w:r>
    </w:p>
    <w:p w14:paraId="02957C53" w14:textId="69DDA888" w:rsidR="00392C08" w:rsidRPr="00DF32A9" w:rsidRDefault="00D42EAC" w:rsidP="00A0077C">
      <w:pPr>
        <w:jc w:val="center"/>
        <w:rPr>
          <w:b/>
          <w:bCs/>
        </w:rPr>
      </w:pPr>
      <w:r w:rsidRPr="00DF32A9">
        <w:rPr>
          <w:b/>
          <w:bCs/>
        </w:rPr>
        <w:t xml:space="preserve">Responsibilities </w:t>
      </w:r>
      <w:r w:rsidR="2C456C2F" w:rsidRPr="00DF32A9">
        <w:rPr>
          <w:b/>
          <w:bCs/>
        </w:rPr>
        <w:t xml:space="preserve">of </w:t>
      </w:r>
      <w:r w:rsidR="4A51A6CD" w:rsidRPr="00DF32A9">
        <w:rPr>
          <w:b/>
          <w:bCs/>
        </w:rPr>
        <w:t>quantification data aggregator</w:t>
      </w:r>
    </w:p>
    <w:p w14:paraId="31F0C29E" w14:textId="3531F6CF" w:rsidR="3FC877B3" w:rsidRPr="00DF32A9" w:rsidRDefault="3FC877B3" w:rsidP="00967A9A">
      <w:pPr>
        <w:pStyle w:val="ListParagraph"/>
        <w:numPr>
          <w:ilvl w:val="0"/>
          <w:numId w:val="16"/>
        </w:numPr>
        <w:ind w:left="426" w:hanging="426"/>
        <w:jc w:val="both"/>
      </w:pPr>
      <w:r w:rsidRPr="00DF32A9">
        <w:t>The quantification data aggregator shall</w:t>
      </w:r>
      <w:r w:rsidR="00E30C06" w:rsidRPr="00DF32A9">
        <w:t xml:space="preserve"> </w:t>
      </w:r>
    </w:p>
    <w:p w14:paraId="7C2E547A" w14:textId="3E0E1AA9" w:rsidR="3FC877B3" w:rsidRPr="00967A9A" w:rsidRDefault="527EDDCC" w:rsidP="00967A9A">
      <w:pPr>
        <w:pStyle w:val="ListParagraph"/>
        <w:numPr>
          <w:ilvl w:val="1"/>
          <w:numId w:val="53"/>
        </w:numPr>
        <w:jc w:val="both"/>
      </w:pPr>
      <w:commentRangeStart w:id="1105"/>
      <w:r>
        <w:t>r</w:t>
      </w:r>
      <w:r w:rsidR="0A4B80A5">
        <w:t>eceive</w:t>
      </w:r>
      <w:r w:rsidR="3FC877B3">
        <w:t xml:space="preserve"> or request the necessary information</w:t>
      </w:r>
      <w:commentRangeEnd w:id="1105"/>
      <w:r>
        <w:rPr>
          <w:rStyle w:val="CommentReference"/>
          <w:sz w:val="22"/>
          <w:szCs w:val="22"/>
        </w:rPr>
        <w:commentReference w:id="1105"/>
      </w:r>
      <w:r w:rsidR="3FC877B3">
        <w:t xml:space="preserve"> (e.g. calculation formula, list of involved controllable units) to perform the calculation of the </w:t>
      </w:r>
      <w:commentRangeStart w:id="1106"/>
      <w:del w:id="1107" w:author="Albrecht, Patrick" w:date="2025-10-28T07:09:00Z">
        <w:r w:rsidDel="3FC877B3">
          <w:delText xml:space="preserve">validated </w:delText>
        </w:r>
      </w:del>
      <w:r w:rsidR="3FC877B3">
        <w:t>metered data</w:t>
      </w:r>
      <w:commentRangeEnd w:id="1106"/>
      <w:r>
        <w:rPr>
          <w:rStyle w:val="CommentReference"/>
          <w:sz w:val="22"/>
          <w:szCs w:val="22"/>
        </w:rPr>
        <w:commentReference w:id="1106"/>
      </w:r>
      <w:r w:rsidR="0D1B95A5">
        <w:t>;</w:t>
      </w:r>
    </w:p>
    <w:p w14:paraId="5C3F352B" w14:textId="521BF947" w:rsidR="3FC877B3" w:rsidRPr="00967A9A" w:rsidRDefault="71FE10D5" w:rsidP="00967A9A">
      <w:pPr>
        <w:pStyle w:val="ListParagraph"/>
        <w:numPr>
          <w:ilvl w:val="1"/>
          <w:numId w:val="53"/>
        </w:numPr>
        <w:jc w:val="both"/>
      </w:pPr>
      <w:r w:rsidRPr="00967A9A">
        <w:t>r</w:t>
      </w:r>
      <w:r w:rsidR="0A4B80A5" w:rsidRPr="00967A9A">
        <w:t>equest</w:t>
      </w:r>
      <w:r w:rsidR="3FC877B3" w:rsidRPr="00967A9A">
        <w:t xml:space="preserve"> from the relevant metered data administrator</w:t>
      </w:r>
      <w:commentRangeStart w:id="1108"/>
      <w:r w:rsidR="3FC877B3" w:rsidRPr="00967A9A">
        <w:t xml:space="preserve">, </w:t>
      </w:r>
      <w:commentRangeEnd w:id="1108"/>
      <w:r w:rsidR="00217EE9" w:rsidRPr="00967A9A">
        <w:rPr>
          <w:rStyle w:val="CommentReference"/>
          <w:rFonts w:eastAsiaTheme="minorEastAsia"/>
          <w:sz w:val="22"/>
          <w:szCs w:val="22"/>
        </w:rPr>
        <w:commentReference w:id="1108"/>
      </w:r>
      <w:r w:rsidR="25C58AF4" w:rsidRPr="00967A9A">
        <w:rPr>
          <w:rFonts w:eastAsiaTheme="minorEastAsia"/>
        </w:rPr>
        <w:t>DMD</w:t>
      </w:r>
      <w:r w:rsidR="24F1AE29" w:rsidRPr="00967A9A">
        <w:rPr>
          <w:rFonts w:eastAsiaTheme="minorEastAsia"/>
        </w:rPr>
        <w:t xml:space="preserve"> </w:t>
      </w:r>
      <w:r w:rsidR="3FC877B3" w:rsidRPr="00967A9A">
        <w:t>data administrator</w:t>
      </w:r>
      <w:r w:rsidR="00E30C06" w:rsidRPr="00967A9A">
        <w:t xml:space="preserve">, </w:t>
      </w:r>
      <w:r w:rsidR="3FC877B3" w:rsidRPr="00967A9A">
        <w:t xml:space="preserve">calculated data administrator </w:t>
      </w:r>
      <w:r w:rsidR="00E30C06" w:rsidRPr="00967A9A">
        <w:t xml:space="preserve">and near real-time metered data administrator </w:t>
      </w:r>
      <w:r w:rsidR="3FC877B3" w:rsidRPr="00967A9A">
        <w:t xml:space="preserve">the necessary </w:t>
      </w:r>
      <w:del w:id="1109" w:author="Albrecht, Patrick" w:date="2025-10-28T07:10:00Z">
        <w:r w:rsidR="3FC877B3" w:rsidRPr="00967A9A">
          <w:delText>validate</w:delText>
        </w:r>
        <w:r w:rsidR="7BC1378B" w:rsidRPr="00967A9A">
          <w:delText>d</w:delText>
        </w:r>
        <w:r w:rsidR="3FC877B3" w:rsidRPr="00967A9A">
          <w:delText xml:space="preserve"> </w:delText>
        </w:r>
      </w:del>
      <w:r w:rsidR="3FC877B3" w:rsidRPr="00967A9A">
        <w:t xml:space="preserve">data to calculate the </w:t>
      </w:r>
      <w:del w:id="1110" w:author="Albrecht, Patrick" w:date="2025-10-28T07:10:00Z">
        <w:r w:rsidR="3FC877B3" w:rsidRPr="00967A9A">
          <w:delText>validate</w:delText>
        </w:r>
        <w:r w:rsidR="0E2A02A7" w:rsidRPr="00967A9A">
          <w:delText>d</w:delText>
        </w:r>
        <w:r w:rsidR="3FC877B3" w:rsidRPr="00967A9A">
          <w:delText xml:space="preserve"> </w:delText>
        </w:r>
      </w:del>
      <w:r w:rsidR="3FC877B3" w:rsidRPr="00967A9A">
        <w:t>metered data</w:t>
      </w:r>
      <w:r w:rsidR="003431D5" w:rsidRPr="00967A9A">
        <w:t xml:space="preserve"> for quantification</w:t>
      </w:r>
      <w:r w:rsidR="114FF966" w:rsidRPr="00967A9A">
        <w:t>;</w:t>
      </w:r>
    </w:p>
    <w:p w14:paraId="5D12C086" w14:textId="76AD2A91" w:rsidR="3FC877B3" w:rsidRPr="00967A9A" w:rsidRDefault="4900CC28" w:rsidP="00967A9A">
      <w:pPr>
        <w:pStyle w:val="ListParagraph"/>
        <w:numPr>
          <w:ilvl w:val="1"/>
          <w:numId w:val="53"/>
        </w:numPr>
        <w:jc w:val="both"/>
      </w:pPr>
      <w:r w:rsidRPr="00967A9A">
        <w:t>c</w:t>
      </w:r>
      <w:r w:rsidR="0A4B80A5" w:rsidRPr="00967A9A">
        <w:t>alculate</w:t>
      </w:r>
      <w:r w:rsidR="3FC877B3" w:rsidRPr="00967A9A">
        <w:t xml:space="preserve"> the </w:t>
      </w:r>
      <w:del w:id="1111" w:author="Albrecht, Patrick" w:date="2025-10-28T07:10:00Z">
        <w:r w:rsidR="3FC877B3" w:rsidRPr="00967A9A">
          <w:delText xml:space="preserve">validated </w:delText>
        </w:r>
      </w:del>
      <w:r w:rsidR="3FC877B3" w:rsidRPr="00967A9A">
        <w:t xml:space="preserve">metered data </w:t>
      </w:r>
      <w:r w:rsidR="003431D5" w:rsidRPr="00967A9A">
        <w:t xml:space="preserve">for quantification </w:t>
      </w:r>
      <w:r w:rsidR="3FC877B3" w:rsidRPr="00967A9A">
        <w:t>according to a defined set of market rules</w:t>
      </w:r>
      <w:r w:rsidR="32421D68" w:rsidRPr="00967A9A">
        <w:t>;</w:t>
      </w:r>
      <w:r w:rsidR="22E3FAA9" w:rsidRPr="00967A9A">
        <w:t xml:space="preserve"> and</w:t>
      </w:r>
    </w:p>
    <w:p w14:paraId="2E19B51E" w14:textId="0D2E920C" w:rsidR="3FC877B3" w:rsidRPr="00967A9A" w:rsidRDefault="28A7B4F6" w:rsidP="00967A9A">
      <w:pPr>
        <w:pStyle w:val="ListParagraph"/>
        <w:numPr>
          <w:ilvl w:val="1"/>
          <w:numId w:val="53"/>
        </w:numPr>
        <w:jc w:val="both"/>
      </w:pPr>
      <w:r w:rsidRPr="00967A9A">
        <w:t>m</w:t>
      </w:r>
      <w:r w:rsidR="0A4B80A5" w:rsidRPr="00967A9A">
        <w:t>ake</w:t>
      </w:r>
      <w:r w:rsidR="3FC877B3" w:rsidRPr="00967A9A">
        <w:t xml:space="preserve"> available </w:t>
      </w:r>
      <w:del w:id="1112" w:author="Albrecht, Patrick" w:date="2025-10-28T07:10:00Z">
        <w:r w:rsidR="3FC877B3" w:rsidRPr="00967A9A">
          <w:delText xml:space="preserve">validated </w:delText>
        </w:r>
      </w:del>
      <w:r w:rsidR="3FC877B3" w:rsidRPr="00967A9A">
        <w:t xml:space="preserve">metered data </w:t>
      </w:r>
      <w:r w:rsidR="003431D5" w:rsidRPr="00967A9A">
        <w:t xml:space="preserve">for quantification </w:t>
      </w:r>
      <w:r w:rsidR="3FC877B3" w:rsidRPr="00967A9A">
        <w:t>to the quantification responsible</w:t>
      </w:r>
      <w:ins w:id="1113" w:author="Fernando Dominguez" w:date="2025-11-05T15:44:00Z" w16du:dateUtc="2025-11-05T14:44:00Z">
        <w:r w:rsidR="006E7FED">
          <w:t xml:space="preserve"> </w:t>
        </w:r>
        <w:commentRangeStart w:id="1114"/>
        <w:r w:rsidR="006E7FED">
          <w:t>party</w:t>
        </w:r>
        <w:commentRangeEnd w:id="1114"/>
        <w:r w:rsidR="008A3A09" w:rsidRPr="00967A9A">
          <w:rPr>
            <w:rStyle w:val="CommentReference"/>
            <w:sz w:val="22"/>
            <w:szCs w:val="22"/>
          </w:rPr>
          <w:commentReference w:id="1114"/>
        </w:r>
      </w:ins>
      <w:r w:rsidR="002F5210" w:rsidRPr="00967A9A">
        <w:t>.</w:t>
      </w:r>
    </w:p>
    <w:p w14:paraId="37CE5241" w14:textId="442CAD44" w:rsidR="00FC681F" w:rsidRPr="00DF32A9" w:rsidRDefault="00E30C06" w:rsidP="00967A9A">
      <w:pPr>
        <w:pStyle w:val="ListParagraph"/>
        <w:numPr>
          <w:ilvl w:val="0"/>
          <w:numId w:val="16"/>
        </w:numPr>
        <w:ind w:left="426" w:hanging="426"/>
        <w:jc w:val="both"/>
      </w:pPr>
      <w:r w:rsidRPr="00DF32A9">
        <w:t xml:space="preserve">The </w:t>
      </w:r>
      <w:commentRangeStart w:id="1115"/>
      <w:del w:id="1116" w:author="Albrecht, Patrick" w:date="2025-10-28T07:11:00Z">
        <w:r w:rsidRPr="00DF32A9">
          <w:delText xml:space="preserve">validated </w:delText>
        </w:r>
      </w:del>
      <w:r w:rsidRPr="00DF32A9">
        <w:t xml:space="preserve">metered data </w:t>
      </w:r>
      <w:commentRangeEnd w:id="1115"/>
      <w:r w:rsidR="00911759" w:rsidRPr="00DF32A9">
        <w:rPr>
          <w:rStyle w:val="CommentReference"/>
          <w:sz w:val="22"/>
          <w:szCs w:val="22"/>
        </w:rPr>
        <w:commentReference w:id="1115"/>
      </w:r>
      <w:r w:rsidR="003431D5" w:rsidRPr="00DF32A9">
        <w:t xml:space="preserve">for quantification </w:t>
      </w:r>
      <w:r w:rsidRPr="00DF32A9">
        <w:t xml:space="preserve">referred to in paragraph 1 can be </w:t>
      </w:r>
      <w:commentRangeStart w:id="1117"/>
      <w:r w:rsidRPr="00DF32A9">
        <w:t xml:space="preserve">unitary </w:t>
      </w:r>
      <w:commentRangeEnd w:id="1117"/>
      <w:r w:rsidR="00F73A97" w:rsidRPr="00DF32A9">
        <w:rPr>
          <w:rStyle w:val="CommentReference"/>
          <w:sz w:val="22"/>
          <w:szCs w:val="22"/>
        </w:rPr>
        <w:commentReference w:id="1117"/>
      </w:r>
      <w:r w:rsidRPr="00DF32A9">
        <w:t xml:space="preserve">or aggregated according to the national terms and conditions pursuant to Article 11 of NCDR or Article 18 of Commission Regulation (EU) 2017/2195. </w:t>
      </w:r>
    </w:p>
    <w:p w14:paraId="0DA12B5E" w14:textId="77777777" w:rsidR="00D429D6" w:rsidRPr="00DF32A9" w:rsidRDefault="00D429D6" w:rsidP="00967A9A">
      <w:pPr>
        <w:pStyle w:val="ListParagraph"/>
        <w:ind w:left="426"/>
        <w:jc w:val="both"/>
      </w:pPr>
    </w:p>
    <w:p w14:paraId="2FEAD9ED" w14:textId="502327C3" w:rsidR="00392C08" w:rsidRPr="00DF32A9" w:rsidRDefault="472B0C95" w:rsidP="00A0077C">
      <w:pPr>
        <w:jc w:val="center"/>
        <w:rPr>
          <w:i/>
          <w:iCs/>
        </w:rPr>
      </w:pPr>
      <w:r w:rsidRPr="00DF32A9">
        <w:rPr>
          <w:i/>
          <w:iCs/>
        </w:rPr>
        <w:t xml:space="preserve">Article </w:t>
      </w:r>
      <w:r w:rsidR="16CCF5BA" w:rsidRPr="00DF32A9">
        <w:rPr>
          <w:i/>
          <w:iCs/>
        </w:rPr>
        <w:t>1</w:t>
      </w:r>
      <w:r w:rsidR="0D5B0926" w:rsidRPr="00DF32A9">
        <w:rPr>
          <w:i/>
          <w:iCs/>
        </w:rPr>
        <w:t>4</w:t>
      </w:r>
    </w:p>
    <w:p w14:paraId="4A62D1F8" w14:textId="49ADB8DD" w:rsidR="00392C08" w:rsidRPr="00DF32A9" w:rsidRDefault="34B09BBF" w:rsidP="00A0077C">
      <w:pPr>
        <w:jc w:val="center"/>
        <w:rPr>
          <w:rFonts w:eastAsiaTheme="minorEastAsia"/>
          <w:b/>
          <w:bCs/>
        </w:rPr>
      </w:pPr>
      <w:commentRangeStart w:id="1118"/>
      <w:r w:rsidRPr="00DF32A9">
        <w:rPr>
          <w:b/>
          <w:bCs/>
        </w:rPr>
        <w:t xml:space="preserve">Responsibilities </w:t>
      </w:r>
      <w:r w:rsidR="2508512F" w:rsidRPr="00DF32A9">
        <w:rPr>
          <w:b/>
          <w:bCs/>
        </w:rPr>
        <w:t>of</w:t>
      </w:r>
      <w:r w:rsidRPr="00DF32A9">
        <w:rPr>
          <w:b/>
          <w:bCs/>
        </w:rPr>
        <w:t xml:space="preserve"> </w:t>
      </w:r>
      <w:r w:rsidR="4A51A6CD" w:rsidRPr="00DF32A9">
        <w:rPr>
          <w:b/>
          <w:bCs/>
        </w:rPr>
        <w:t>calculated data administrator</w:t>
      </w:r>
      <w:commentRangeEnd w:id="1118"/>
      <w:r w:rsidRPr="00DF32A9">
        <w:rPr>
          <w:rStyle w:val="CommentReference"/>
          <w:rFonts w:eastAsiaTheme="minorEastAsia"/>
          <w:b/>
          <w:bCs/>
          <w:sz w:val="22"/>
          <w:szCs w:val="22"/>
        </w:rPr>
        <w:commentReference w:id="1118"/>
      </w:r>
    </w:p>
    <w:p w14:paraId="2C1DBABB" w14:textId="2990ABB2" w:rsidR="73A890E2" w:rsidRPr="00DF32A9" w:rsidRDefault="4B90AF79" w:rsidP="00967A9A">
      <w:pPr>
        <w:pStyle w:val="ListParagraph"/>
        <w:ind w:left="0"/>
        <w:jc w:val="both"/>
      </w:pPr>
      <w:r w:rsidRPr="00DF32A9">
        <w:t>The calculated data administrator shall</w:t>
      </w:r>
      <w:r w:rsidR="2EA3D756" w:rsidRPr="00DF32A9">
        <w:t>:</w:t>
      </w:r>
    </w:p>
    <w:p w14:paraId="0ADC356E" w14:textId="6F5BC890" w:rsidR="4B90AF79" w:rsidRPr="00967A9A" w:rsidRDefault="317C4AB7" w:rsidP="00967A9A">
      <w:pPr>
        <w:pStyle w:val="ListParagraph"/>
        <w:numPr>
          <w:ilvl w:val="0"/>
          <w:numId w:val="55"/>
        </w:numPr>
        <w:jc w:val="both"/>
      </w:pPr>
      <w:commentRangeStart w:id="1119"/>
      <w:r>
        <w:t>r</w:t>
      </w:r>
      <w:r w:rsidR="2F07D90F">
        <w:t>eceive</w:t>
      </w:r>
      <w:r w:rsidR="4B90AF79">
        <w:t xml:space="preserve"> and store </w:t>
      </w:r>
      <w:del w:id="1120" w:author="Albrecht, Patrick" w:date="2025-10-28T07:01:00Z">
        <w:r w:rsidDel="4B90AF79">
          <w:delText xml:space="preserve">validated </w:delText>
        </w:r>
      </w:del>
      <w:r w:rsidR="4B90AF79">
        <w:t>calculated data</w:t>
      </w:r>
      <w:commentRangeEnd w:id="1119"/>
      <w:r>
        <w:rPr>
          <w:rStyle w:val="CommentReference"/>
          <w:sz w:val="22"/>
          <w:szCs w:val="22"/>
        </w:rPr>
        <w:commentReference w:id="1119"/>
      </w:r>
      <w:r w:rsidR="518C7F7F">
        <w:t>;</w:t>
      </w:r>
      <w:r w:rsidR="6BC367D3">
        <w:t xml:space="preserve"> and</w:t>
      </w:r>
    </w:p>
    <w:p w14:paraId="6FDA2052" w14:textId="68D366D9" w:rsidR="4B90AF79" w:rsidRPr="00967A9A" w:rsidRDefault="2B6DC659" w:rsidP="00967A9A">
      <w:pPr>
        <w:pStyle w:val="ListParagraph"/>
        <w:numPr>
          <w:ilvl w:val="0"/>
          <w:numId w:val="55"/>
        </w:numPr>
        <w:jc w:val="both"/>
      </w:pPr>
      <w:r>
        <w:t>m</w:t>
      </w:r>
      <w:r w:rsidR="2F07D90F">
        <w:t>ake</w:t>
      </w:r>
      <w:r w:rsidR="4B90AF79">
        <w:t xml:space="preserve"> </w:t>
      </w:r>
      <w:commentRangeStart w:id="1121"/>
      <w:del w:id="1122" w:author="Albrecht, Patrick" w:date="2025-10-28T07:01:00Z">
        <w:r w:rsidDel="4B90AF79">
          <w:delText xml:space="preserve">validated </w:delText>
        </w:r>
      </w:del>
      <w:r w:rsidR="4B90AF79">
        <w:t>calculated data</w:t>
      </w:r>
      <w:commentRangeEnd w:id="1121"/>
      <w:r>
        <w:rPr>
          <w:rStyle w:val="CommentReference"/>
          <w:sz w:val="22"/>
          <w:szCs w:val="22"/>
        </w:rPr>
        <w:commentReference w:id="1121"/>
      </w:r>
      <w:r w:rsidR="4B90AF79">
        <w:t xml:space="preserve"> available to quantification data aggregator</w:t>
      </w:r>
      <w:ins w:id="1123" w:author="Enrica Sama" w:date="2025-11-05T16:50:00Z">
        <w:r w:rsidR="2859F0C9">
          <w:t>, on its request,</w:t>
        </w:r>
      </w:ins>
      <w:r w:rsidR="4B90AF79">
        <w:t xml:space="preserve"> through an online</w:t>
      </w:r>
      <w:ins w:id="1124" w:author="Enrica Sama" w:date="2025-11-05T16:50:00Z">
        <w:r w:rsidR="634F22A4">
          <w:t xml:space="preserve"> interface</w:t>
        </w:r>
      </w:ins>
      <w:r w:rsidR="4B90AF79">
        <w:t xml:space="preserve"> or through another appropriate interface, on request, in a non-discriminatory way, and without undue delay</w:t>
      </w:r>
      <w:r w:rsidR="002F5210">
        <w:t>.</w:t>
      </w:r>
    </w:p>
    <w:p w14:paraId="3A1B59F8" w14:textId="11570927" w:rsidR="1418EBCE" w:rsidRPr="00967A9A" w:rsidRDefault="1418EBCE" w:rsidP="00967A9A">
      <w:pPr>
        <w:jc w:val="both"/>
      </w:pPr>
    </w:p>
    <w:p w14:paraId="78C251BB" w14:textId="6692345D" w:rsidR="00392C08" w:rsidRPr="00DF32A9" w:rsidRDefault="199E4190" w:rsidP="00A0077C">
      <w:pPr>
        <w:jc w:val="center"/>
        <w:rPr>
          <w:i/>
          <w:iCs/>
        </w:rPr>
      </w:pPr>
      <w:r w:rsidRPr="00DF32A9">
        <w:rPr>
          <w:i/>
          <w:iCs/>
        </w:rPr>
        <w:t xml:space="preserve">Article </w:t>
      </w:r>
      <w:r w:rsidR="73A3D081" w:rsidRPr="00DF32A9">
        <w:rPr>
          <w:i/>
          <w:iCs/>
        </w:rPr>
        <w:t>1</w:t>
      </w:r>
      <w:r w:rsidR="5C3346C0" w:rsidRPr="00DF32A9">
        <w:rPr>
          <w:i/>
          <w:iCs/>
        </w:rPr>
        <w:t>5</w:t>
      </w:r>
    </w:p>
    <w:p w14:paraId="7AE1A88A" w14:textId="72F3C445" w:rsidR="00392C08" w:rsidRPr="00DF32A9" w:rsidRDefault="76C3B28A" w:rsidP="00A0077C">
      <w:pPr>
        <w:jc w:val="center"/>
        <w:rPr>
          <w:b/>
          <w:bCs/>
        </w:rPr>
      </w:pPr>
      <w:r w:rsidRPr="00DF32A9">
        <w:rPr>
          <w:b/>
          <w:bCs/>
        </w:rPr>
        <w:t xml:space="preserve">Responsibilities </w:t>
      </w:r>
      <w:r w:rsidR="60D3A4BF" w:rsidRPr="00DF32A9">
        <w:rPr>
          <w:b/>
          <w:bCs/>
        </w:rPr>
        <w:t xml:space="preserve">of </w:t>
      </w:r>
      <w:r w:rsidR="70C2942E" w:rsidRPr="00DF32A9">
        <w:rPr>
          <w:b/>
          <w:bCs/>
        </w:rPr>
        <w:t xml:space="preserve">dedicated measurement </w:t>
      </w:r>
      <w:r w:rsidR="19C2538A" w:rsidRPr="00DF32A9">
        <w:rPr>
          <w:b/>
          <w:bCs/>
        </w:rPr>
        <w:t xml:space="preserve">device </w:t>
      </w:r>
      <w:r w:rsidR="70C2942E" w:rsidRPr="00DF32A9">
        <w:rPr>
          <w:b/>
          <w:bCs/>
        </w:rPr>
        <w:t>data administrator</w:t>
      </w:r>
    </w:p>
    <w:p w14:paraId="3EB60DF7" w14:textId="534CF1DD" w:rsidR="00F42480" w:rsidRPr="00F42480" w:rsidRDefault="00F42480">
      <w:pPr>
        <w:jc w:val="both"/>
        <w:rPr>
          <w:ins w:id="1125" w:author="Lorena Garcia Lorenzo" w:date="2025-11-06T15:13:00Z" w16du:dateUtc="2025-11-06T14:13:00Z"/>
          <w:rFonts w:eastAsia="Arial"/>
        </w:rPr>
        <w:pPrChange w:id="1126" w:author="Lorena Garcia Lorenzo" w:date="2025-11-06T15:14:00Z" w16du:dateUtc="2025-11-06T14:14:00Z">
          <w:pPr>
            <w:numPr>
              <w:ilvl w:val="1"/>
              <w:numId w:val="56"/>
            </w:numPr>
            <w:ind w:left="360" w:hanging="360"/>
            <w:jc w:val="both"/>
          </w:pPr>
        </w:pPrChange>
      </w:pPr>
      <w:ins w:id="1127" w:author="Lorena Garcia Lorenzo" w:date="2025-11-06T15:13:00Z" w16du:dateUtc="2025-11-06T14:13:00Z">
        <w:r>
          <w:t>1. The dedicated measurement device data administrator shall:</w:t>
        </w:r>
      </w:ins>
    </w:p>
    <w:p w14:paraId="69429179" w14:textId="77777777" w:rsidR="00F42480" w:rsidRPr="00DF32A9" w:rsidRDefault="00F42480" w:rsidP="00F42480">
      <w:pPr>
        <w:pStyle w:val="ListParagraph"/>
        <w:numPr>
          <w:ilvl w:val="0"/>
          <w:numId w:val="57"/>
        </w:numPr>
        <w:jc w:val="both"/>
        <w:rPr>
          <w:ins w:id="1128" w:author="Lorena Garcia Lorenzo" w:date="2025-11-06T15:13:00Z" w16du:dateUtc="2025-11-06T14:13:00Z"/>
        </w:rPr>
      </w:pPr>
      <w:ins w:id="1129" w:author="Lorena Garcia Lorenzo" w:date="2025-11-06T15:13:00Z" w16du:dateUtc="2025-11-06T14:13:00Z">
        <w:r w:rsidRPr="00DF32A9" w:rsidDel="77AF778B">
          <w:t xml:space="preserve">Receive and store </w:t>
        </w:r>
        <w:r w:rsidRPr="00DF32A9">
          <w:t xml:space="preserve">DMD </w:t>
        </w:r>
        <w:r w:rsidRPr="00DF32A9" w:rsidDel="77AF778B">
          <w:t>data</w:t>
        </w:r>
        <w:r>
          <w:t>; and</w:t>
        </w:r>
      </w:ins>
    </w:p>
    <w:p w14:paraId="51F94DA6" w14:textId="3DF68409" w:rsidR="00F42480" w:rsidRDefault="00F42480" w:rsidP="00F42480">
      <w:pPr>
        <w:pStyle w:val="ListParagraph"/>
        <w:numPr>
          <w:ilvl w:val="0"/>
          <w:numId w:val="57"/>
        </w:numPr>
        <w:jc w:val="both"/>
        <w:rPr>
          <w:ins w:id="1130" w:author="Lorena Garcia Lorenzo" w:date="2025-11-06T15:13:00Z" w16du:dateUtc="2025-11-06T14:13:00Z"/>
        </w:rPr>
      </w:pPr>
      <w:ins w:id="1131" w:author="Lorena Garcia Lorenzo" w:date="2025-11-06T15:13:00Z" w16du:dateUtc="2025-11-06T14:13:00Z">
        <w:r w:rsidRPr="00DF32A9" w:rsidDel="77AF778B">
          <w:t xml:space="preserve">make </w:t>
        </w:r>
        <w:r w:rsidRPr="00DF32A9">
          <w:t xml:space="preserve">DMD </w:t>
        </w:r>
        <w:r w:rsidRPr="00DF32A9" w:rsidDel="77AF778B">
          <w:t xml:space="preserve">data </w:t>
        </w:r>
        <w:r w:rsidRPr="00DF32A9">
          <w:t xml:space="preserve">available </w:t>
        </w:r>
        <w:r w:rsidRPr="00DF32A9" w:rsidDel="77AF778B">
          <w:t xml:space="preserve">to </w:t>
        </w:r>
      </w:ins>
      <w:ins w:id="1132" w:author="Lorena Garcia Lorenzo" w:date="2025-11-06T15:16:00Z" w16du:dateUtc="2025-11-06T14:16:00Z">
        <w:r w:rsidR="00111BF5">
          <w:t xml:space="preserve">the </w:t>
        </w:r>
      </w:ins>
      <w:ins w:id="1133" w:author="Lorena Garcia Lorenzo" w:date="2025-11-06T15:13:00Z" w16du:dateUtc="2025-11-06T14:13:00Z">
        <w:r w:rsidRPr="00DF32A9" w:rsidDel="77AF778B">
          <w:t>quantification data aggregator through an online or through another appropriate interface, on request, in a non-discriminatory way, and without undue delay</w:t>
        </w:r>
        <w:r w:rsidRPr="00DF32A9">
          <w:t xml:space="preserve">. </w:t>
        </w:r>
        <w:r>
          <w:t>This data may be non-validated data or validated data</w:t>
        </w:r>
      </w:ins>
      <w:ins w:id="1134" w:author="Lorena Garcia Lorenzo" w:date="2025-11-06T15:14:00Z" w16du:dateUtc="2025-11-06T14:14:00Z">
        <w:r w:rsidR="00974234">
          <w:t>,</w:t>
        </w:r>
      </w:ins>
      <w:ins w:id="1135" w:author="Lorena Garcia Lorenzo" w:date="2025-11-06T15:13:00Z" w16du:dateUtc="2025-11-06T14:13:00Z">
        <w:r>
          <w:t xml:space="preserve"> meaning data collected by a dedicated measurement device or completed with substitute values.</w:t>
        </w:r>
      </w:ins>
    </w:p>
    <w:p w14:paraId="39D3B981" w14:textId="49E78580" w:rsidR="00F42480" w:rsidRPr="00DF32A9" w:rsidRDefault="00F42480">
      <w:pPr>
        <w:pStyle w:val="ListParagraph"/>
        <w:ind w:left="1440"/>
        <w:jc w:val="both"/>
        <w:rPr>
          <w:ins w:id="1136" w:author="Lorena Garcia Lorenzo" w:date="2025-11-06T15:13:00Z" w16du:dateUtc="2025-11-06T14:13:00Z"/>
        </w:rPr>
        <w:pPrChange w:id="1137" w:author="Lorena Garcia Lorenzo" w:date="2025-11-06T15:13:00Z" w16du:dateUtc="2025-11-06T14:13:00Z">
          <w:pPr>
            <w:pStyle w:val="ListParagraph"/>
            <w:numPr>
              <w:numId w:val="57"/>
            </w:numPr>
            <w:ind w:left="1440" w:hanging="360"/>
            <w:jc w:val="both"/>
          </w:pPr>
        </w:pPrChange>
      </w:pPr>
      <w:ins w:id="1138" w:author="Lorena Garcia Lorenzo" w:date="2025-11-06T15:13:00Z" w16du:dateUtc="2025-11-06T14:13:00Z">
        <w:r>
          <w:t xml:space="preserve"> </w:t>
        </w:r>
      </w:ins>
    </w:p>
    <w:p w14:paraId="45FE0C65" w14:textId="5A0E9AAC" w:rsidR="1F510586" w:rsidRPr="00DF32A9" w:rsidRDefault="49759C1E">
      <w:pPr>
        <w:numPr>
          <w:ilvl w:val="0"/>
          <w:numId w:val="53"/>
        </w:numPr>
        <w:jc w:val="both"/>
        <w:rPr>
          <w:del w:id="1139" w:author="Paul de Wit" w:date="2025-11-01T16:49:00Z" w16du:dateUtc="2025-11-01T16:49:37Z"/>
        </w:rPr>
        <w:pPrChange w:id="1140" w:author="Lorena Garcia Lorenzo" w:date="2025-11-06T15:13:00Z" w16du:dateUtc="2025-11-06T14:13:00Z">
          <w:pPr>
            <w:ind w:left="709"/>
            <w:jc w:val="both"/>
          </w:pPr>
        </w:pPrChange>
      </w:pPr>
      <w:del w:id="1141" w:author="Paul de Wit" w:date="2025-11-01T16:49:00Z">
        <w:r w:rsidDel="49759C1E">
          <w:delText>VERSION 1</w:delText>
        </w:r>
      </w:del>
    </w:p>
    <w:p w14:paraId="176397DB" w14:textId="4254FD3A" w:rsidR="00392C08" w:rsidRDefault="3E8D6C28" w:rsidP="00F42480">
      <w:pPr>
        <w:pStyle w:val="ListParagraph"/>
        <w:numPr>
          <w:ilvl w:val="0"/>
          <w:numId w:val="53"/>
        </w:numPr>
        <w:jc w:val="both"/>
        <w:rPr>
          <w:ins w:id="1142" w:author="Lorena Garcia Lorenzo" w:date="2025-11-06T15:13:00Z" w16du:dateUtc="2025-11-06T14:13:00Z"/>
        </w:rPr>
      </w:pPr>
      <w:del w:id="1143" w:author="Lorena Garcia Lorenzo" w:date="2025-11-06T15:13:00Z" w16du:dateUtc="2025-11-06T14:13:00Z">
        <w:r w:rsidDel="00F42480">
          <w:delText>In order</w:delText>
        </w:r>
      </w:del>
      <w:del w:id="1144" w:author="Lorena Garcia Lorenzo" w:date="2025-11-06T15:14:00Z" w16du:dateUtc="2025-11-06T14:14:00Z">
        <w:r w:rsidDel="00974234">
          <w:delText xml:space="preserve"> </w:delText>
        </w:r>
      </w:del>
      <w:ins w:id="1145" w:author="Lorena Garcia Lorenzo" w:date="2025-11-06T15:14:00Z" w16du:dateUtc="2025-11-06T14:14:00Z">
        <w:r w:rsidR="00974234">
          <w:t>T</w:t>
        </w:r>
      </w:ins>
      <w:del w:id="1146" w:author="Lorena Garcia Lorenzo" w:date="2025-11-06T15:14:00Z" w16du:dateUtc="2025-11-06T14:14:00Z">
        <w:r w:rsidDel="00974234">
          <w:delText>t</w:delText>
        </w:r>
      </w:del>
      <w:r>
        <w:t xml:space="preserve">o ensure seamless access to data for final customers and </w:t>
      </w:r>
      <w:commentRangeStart w:id="1147"/>
      <w:r>
        <w:t>eligible parties</w:t>
      </w:r>
      <w:commentRangeEnd w:id="1147"/>
      <w:r>
        <w:rPr>
          <w:rStyle w:val="CommentReference"/>
          <w:sz w:val="22"/>
          <w:szCs w:val="22"/>
        </w:rPr>
        <w:commentReference w:id="1147"/>
      </w:r>
      <w:r>
        <w:t xml:space="preserve">, the </w:t>
      </w:r>
      <w:r w:rsidR="6415300E">
        <w:t xml:space="preserve">dedicated </w:t>
      </w:r>
      <w:r w:rsidR="00EB2FE9">
        <w:t>measu</w:t>
      </w:r>
      <w:r w:rsidR="00CA5B9D">
        <w:t xml:space="preserve">rement </w:t>
      </w:r>
      <w:r w:rsidR="5215396E">
        <w:t xml:space="preserve">device </w:t>
      </w:r>
      <w:r>
        <w:t xml:space="preserve">data administrator shall: </w:t>
      </w:r>
    </w:p>
    <w:p w14:paraId="4F8EA3D2" w14:textId="77777777" w:rsidR="00F42480" w:rsidRPr="00DF32A9" w:rsidRDefault="00F42480">
      <w:pPr>
        <w:pStyle w:val="ListParagraph"/>
        <w:jc w:val="both"/>
        <w:pPrChange w:id="1148" w:author="Lorena Garcia Lorenzo" w:date="2025-11-06T15:14:00Z" w16du:dateUtc="2025-11-06T14:14:00Z">
          <w:pPr>
            <w:jc w:val="both"/>
          </w:pPr>
        </w:pPrChange>
      </w:pPr>
    </w:p>
    <w:p w14:paraId="3EDA28D2" w14:textId="3806099B" w:rsidR="00392C08" w:rsidRPr="00DF32A9" w:rsidRDefault="3E8D6C28">
      <w:pPr>
        <w:pStyle w:val="ListParagraph"/>
        <w:numPr>
          <w:ilvl w:val="1"/>
          <w:numId w:val="53"/>
        </w:numPr>
        <w:jc w:val="both"/>
        <w:pPrChange w:id="1149" w:author="Lorena Garcia Lorenzo" w:date="2025-11-06T15:13:00Z" w16du:dateUtc="2025-11-06T14:13:00Z">
          <w:pPr>
            <w:pStyle w:val="ListParagraph"/>
            <w:numPr>
              <w:ilvl w:val="1"/>
              <w:numId w:val="56"/>
            </w:numPr>
            <w:ind w:left="1440" w:hanging="360"/>
            <w:jc w:val="both"/>
          </w:pPr>
        </w:pPrChange>
      </w:pPr>
      <w:r>
        <w:t xml:space="preserve">make </w:t>
      </w:r>
      <w:commentRangeStart w:id="1150"/>
      <w:commentRangeStart w:id="1151"/>
      <w:r>
        <w:t xml:space="preserve">validated </w:t>
      </w:r>
      <w:r w:rsidR="00C10DB2">
        <w:t>DMD</w:t>
      </w:r>
      <w:r>
        <w:t xml:space="preserve"> data </w:t>
      </w:r>
      <w:commentRangeEnd w:id="1150"/>
      <w:r>
        <w:rPr>
          <w:rStyle w:val="CommentReference"/>
          <w:sz w:val="22"/>
          <w:szCs w:val="22"/>
        </w:rPr>
        <w:commentReference w:id="1150"/>
      </w:r>
      <w:commentRangeEnd w:id="1151"/>
      <w:r>
        <w:rPr>
          <w:rStyle w:val="CommentReference"/>
          <w:sz w:val="22"/>
          <w:szCs w:val="22"/>
        </w:rPr>
        <w:commentReference w:id="1151"/>
      </w:r>
      <w:r>
        <w:t xml:space="preserve">available to final customers and eligible parties through an online or through another appropriate interface, on request, in a non-discriminatory way, and without undue delay; </w:t>
      </w:r>
    </w:p>
    <w:p w14:paraId="6F54CD8D" w14:textId="7E7EFF13" w:rsidR="01FD71C2" w:rsidRPr="00DF32A9" w:rsidDel="007D7780" w:rsidRDefault="3E8D6C28">
      <w:pPr>
        <w:pStyle w:val="ListParagraph"/>
        <w:numPr>
          <w:ilvl w:val="1"/>
          <w:numId w:val="53"/>
        </w:numPr>
        <w:jc w:val="both"/>
        <w:pPrChange w:id="1152" w:author="Lorena Garcia Lorenzo" w:date="2025-11-06T15:13:00Z" w16du:dateUtc="2025-11-06T14:13:00Z">
          <w:pPr>
            <w:pStyle w:val="ListParagraph"/>
            <w:numPr>
              <w:ilvl w:val="1"/>
              <w:numId w:val="56"/>
            </w:numPr>
            <w:ind w:left="1440" w:hanging="360"/>
            <w:jc w:val="both"/>
          </w:pPr>
        </w:pPrChange>
      </w:pPr>
      <w:r>
        <w:t>ensure that final customers</w:t>
      </w:r>
      <w:r w:rsidR="00BE788D">
        <w:t xml:space="preserve"> </w:t>
      </w:r>
      <w:r w:rsidR="000E76D4">
        <w:t xml:space="preserve">(i) </w:t>
      </w:r>
      <w:r>
        <w:t xml:space="preserve">can access their </w:t>
      </w:r>
      <w:commentRangeStart w:id="1153"/>
      <w:r>
        <w:t xml:space="preserve">validated </w:t>
      </w:r>
      <w:commentRangeEnd w:id="1153"/>
      <w:r>
        <w:rPr>
          <w:rStyle w:val="CommentReference"/>
          <w:sz w:val="22"/>
          <w:szCs w:val="22"/>
        </w:rPr>
        <w:commentReference w:id="1153"/>
      </w:r>
      <w:r w:rsidR="00C10DB2">
        <w:t>DMD</w:t>
      </w:r>
      <w:r>
        <w:t xml:space="preserve"> data</w:t>
      </w:r>
      <w:r w:rsidR="000E76D4">
        <w:t>;</w:t>
      </w:r>
      <w:r w:rsidR="00A3066D">
        <w:t xml:space="preserve"> </w:t>
      </w:r>
      <w:r w:rsidR="000E76D4">
        <w:t xml:space="preserve">(ii) </w:t>
      </w:r>
      <w:r>
        <w:t xml:space="preserve">can make it available to eligible parties </w:t>
      </w:r>
      <w:r w:rsidR="26405D42">
        <w:t xml:space="preserve">ensuring the consent of the final customer </w:t>
      </w:r>
      <w:r>
        <w:t xml:space="preserve">and </w:t>
      </w:r>
      <w:r w:rsidR="00BE1087">
        <w:t xml:space="preserve">(iii) </w:t>
      </w:r>
      <w:r>
        <w:t>receive it in a structured, commonly used, machine-readable and interoperable format</w:t>
      </w:r>
      <w:r w:rsidR="0059602E">
        <w:t>;</w:t>
      </w:r>
      <w:r w:rsidR="00CD2A1E">
        <w:t xml:space="preserve"> </w:t>
      </w:r>
    </w:p>
    <w:p w14:paraId="4A8524B1" w14:textId="4BF5FD6C" w:rsidR="01FD71C2" w:rsidRPr="00DF32A9" w:rsidDel="007D7780" w:rsidRDefault="3E8D6C28">
      <w:pPr>
        <w:pStyle w:val="ListParagraph"/>
        <w:numPr>
          <w:ilvl w:val="1"/>
          <w:numId w:val="53"/>
        </w:numPr>
        <w:jc w:val="both"/>
        <w:pPrChange w:id="1154" w:author="Lorena Garcia Lorenzo" w:date="2025-11-06T15:13:00Z" w16du:dateUtc="2025-11-06T14:13:00Z">
          <w:pPr>
            <w:pStyle w:val="ListParagraph"/>
            <w:numPr>
              <w:ilvl w:val="1"/>
              <w:numId w:val="56"/>
            </w:numPr>
            <w:ind w:left="1440" w:hanging="360"/>
            <w:jc w:val="both"/>
          </w:pPr>
        </w:pPrChange>
      </w:pPr>
      <w:r>
        <w:t xml:space="preserve">keep a data access log up to date and make this available </w:t>
      </w:r>
      <w:r w:rsidR="5521FA3E">
        <w:t xml:space="preserve">at the request of the </w:t>
      </w:r>
      <w:r>
        <w:t>final</w:t>
      </w:r>
      <w:r w:rsidR="00B71D15">
        <w:t xml:space="preserve"> </w:t>
      </w:r>
      <w:r w:rsidR="00722EEA">
        <w:t>customer</w:t>
      </w:r>
      <w:del w:id="1155" w:author="Fernando Dominguez" w:date="2025-10-21T09:07:00Z">
        <w:r w:rsidR="00722EEA">
          <w:delText>s</w:delText>
        </w:r>
      </w:del>
      <w:r w:rsidR="00722EEA">
        <w:t xml:space="preserve"> </w:t>
      </w:r>
      <w:r>
        <w:t xml:space="preserve">through an online or through another appropriate interface, free of charge, without unnecessary delay, and on final customer’s request; </w:t>
      </w:r>
    </w:p>
    <w:p w14:paraId="64844308" w14:textId="022CF201" w:rsidR="01FD71C2" w:rsidRPr="00DF32A9" w:rsidDel="007D7780" w:rsidRDefault="3E8D6C28">
      <w:pPr>
        <w:pStyle w:val="ListParagraph"/>
        <w:numPr>
          <w:ilvl w:val="1"/>
          <w:numId w:val="53"/>
        </w:numPr>
        <w:jc w:val="both"/>
        <w:pPrChange w:id="1156" w:author="Lorena Garcia Lorenzo" w:date="2025-11-06T15:13:00Z" w16du:dateUtc="2025-11-06T14:13:00Z">
          <w:pPr>
            <w:pStyle w:val="ListParagraph"/>
            <w:numPr>
              <w:ilvl w:val="1"/>
              <w:numId w:val="56"/>
            </w:numPr>
            <w:ind w:left="1440" w:hanging="360"/>
            <w:jc w:val="both"/>
          </w:pPr>
        </w:pPrChange>
      </w:pPr>
      <w:r>
        <w:t xml:space="preserve">when transferring data to eligible parties, and respecting relevant personal data protection law, ensure, in cooperation with the </w:t>
      </w:r>
      <w:commentRangeStart w:id="1157"/>
      <w:r>
        <w:t>permission administrator</w:t>
      </w:r>
      <w:commentRangeEnd w:id="1157"/>
      <w:r>
        <w:rPr>
          <w:rStyle w:val="CommentReference"/>
          <w:sz w:val="22"/>
          <w:szCs w:val="22"/>
        </w:rPr>
        <w:commentReference w:id="1157"/>
      </w:r>
      <w:r>
        <w:t xml:space="preserve"> where applicable, that there is an active permission or another legal basis for the data to be lawfully transmitted or processed, including, where relevant, in accordance with Regulation (EU) 2016/679</w:t>
      </w:r>
      <w:r w:rsidR="3FB9A6AF">
        <w:t xml:space="preserve"> and in line with Commission Implementing Regulation (EU) 2023/1162</w:t>
      </w:r>
      <w:ins w:id="1158" w:author="Fernando Dominguez" w:date="2025-10-21T09:08:00Z">
        <w:r w:rsidR="00412A3C">
          <w:t>; and</w:t>
        </w:r>
      </w:ins>
      <w:del w:id="1159" w:author="Fernando Dominguez" w:date="2025-10-21T09:08:00Z">
        <w:r w:rsidDel="3E8D6C28">
          <w:delText>.</w:delText>
        </w:r>
      </w:del>
    </w:p>
    <w:p w14:paraId="5EF3271F" w14:textId="1D2250D2" w:rsidR="01FD71C2" w:rsidRPr="00967A9A" w:rsidRDefault="3E8D6C28">
      <w:pPr>
        <w:pStyle w:val="ListParagraph"/>
        <w:numPr>
          <w:ilvl w:val="1"/>
          <w:numId w:val="53"/>
        </w:numPr>
        <w:jc w:val="both"/>
        <w:rPr>
          <w:ins w:id="1160" w:author="Albrecht, Patrick" w:date="2025-10-28T07:03:00Z"/>
          <w:del w:id="1161" w:author="Paul de Wit" w:date="2025-11-01T17:03:00Z"/>
          <w:rFonts w:eastAsia="Arial"/>
        </w:rPr>
        <w:pPrChange w:id="1162" w:author="Lorena Garcia Lorenzo" w:date="2025-11-06T15:13:00Z" w16du:dateUtc="2025-11-06T14:13:00Z">
          <w:pPr>
            <w:pStyle w:val="ListParagraph"/>
            <w:numPr>
              <w:ilvl w:val="1"/>
              <w:numId w:val="56"/>
            </w:numPr>
            <w:ind w:left="1440" w:hanging="360"/>
            <w:jc w:val="both"/>
          </w:pPr>
        </w:pPrChange>
      </w:pPr>
      <w:commentRangeStart w:id="1163"/>
      <w:del w:id="1164" w:author="Paul de Wit" w:date="2025-11-01T17:03:00Z">
        <w:r w:rsidDel="3E8D6C28">
          <w:delText xml:space="preserve">keep complementary information on historical </w:delText>
        </w:r>
        <w:r w:rsidDel="00C10DB2">
          <w:delText>DMD</w:delText>
        </w:r>
        <w:r w:rsidDel="3E8D6C28">
          <w:delText xml:space="preserve"> data in accordance with Annex I.4 points (a) and (b) to Directive (EU) 2019/944. For the duration of the retention period, the historical </w:delText>
        </w:r>
      </w:del>
      <w:del w:id="1165" w:author="Albrecht, Patrick" w:date="2025-10-28T07:03:00Z">
        <w:r w:rsidDel="3E8D6C28">
          <w:delText>metering and consumption</w:delText>
        </w:r>
      </w:del>
      <w:ins w:id="1166" w:author="Albrecht, Patrick" w:date="2025-10-28T07:03:00Z">
        <w:del w:id="1167" w:author="Paul de Wit" w:date="2025-11-01T17:03:00Z">
          <w:r w:rsidDel="1288384E">
            <w:delText>DMD</w:delText>
          </w:r>
        </w:del>
      </w:ins>
      <w:del w:id="1168" w:author="Paul de Wit" w:date="2025-11-01T17:03:00Z">
        <w:r w:rsidDel="3E8D6C28">
          <w:delText xml:space="preserve"> data shall be kept available, along with the corresponding log information, for access by final customers and eligible parties on final customers’ request.</w:delText>
        </w:r>
      </w:del>
      <w:commentRangeEnd w:id="1163"/>
      <w:r w:rsidRPr="00967A9A">
        <w:rPr>
          <w:rStyle w:val="CommentReference"/>
          <w:rFonts w:eastAsia="Arial"/>
          <w:sz w:val="22"/>
          <w:szCs w:val="22"/>
        </w:rPr>
        <w:commentReference w:id="1163"/>
      </w:r>
    </w:p>
    <w:p w14:paraId="1D6A670C" w14:textId="4BF63F6D" w:rsidR="3C5C1923" w:rsidRDefault="3C5C1923">
      <w:pPr>
        <w:pStyle w:val="ListParagraph"/>
        <w:numPr>
          <w:ilvl w:val="1"/>
          <w:numId w:val="53"/>
        </w:numPr>
        <w:jc w:val="both"/>
        <w:rPr>
          <w:ins w:id="1169" w:author="Paul de Wit" w:date="2025-11-01T16:55:00Z" w16du:dateUtc="2025-11-01T16:55:03Z"/>
          <w:rFonts w:eastAsia="Arial"/>
        </w:rPr>
        <w:pPrChange w:id="1170" w:author="Lorena Garcia Lorenzo" w:date="2025-11-06T15:13:00Z" w16du:dateUtc="2025-11-06T14:13:00Z">
          <w:pPr>
            <w:pStyle w:val="ListParagraph"/>
            <w:numPr>
              <w:ilvl w:val="1"/>
              <w:numId w:val="56"/>
            </w:numPr>
            <w:ind w:left="1440" w:hanging="360"/>
            <w:jc w:val="both"/>
          </w:pPr>
        </w:pPrChange>
      </w:pPr>
    </w:p>
    <w:p w14:paraId="2A65219D" w14:textId="3EB0886A" w:rsidR="3E8D6C28" w:rsidRPr="00DF32A9" w:rsidDel="00F42480" w:rsidRDefault="36FD12F8" w:rsidP="59E4CD00">
      <w:pPr>
        <w:numPr>
          <w:ilvl w:val="1"/>
          <w:numId w:val="56"/>
        </w:numPr>
        <w:ind w:left="360"/>
        <w:jc w:val="both"/>
        <w:rPr>
          <w:del w:id="1171" w:author="Lorena Garcia Lorenzo" w:date="2025-11-06T15:13:00Z" w16du:dateUtc="2025-11-06T14:13:00Z"/>
          <w:rFonts w:eastAsia="Arial"/>
        </w:rPr>
      </w:pPr>
      <w:ins w:id="1172" w:author="Paul de Wit" w:date="2025-11-01T16:55:00Z">
        <w:del w:id="1173" w:author="Lorena Garcia Lorenzo" w:date="2025-11-06T15:13:00Z" w16du:dateUtc="2025-11-06T14:13:00Z">
          <w:r w:rsidDel="00F42480">
            <w:delText xml:space="preserve">2. </w:delText>
          </w:r>
        </w:del>
      </w:ins>
      <w:del w:id="1174" w:author="Lorena Garcia Lorenzo" w:date="2025-11-06T15:13:00Z" w16du:dateUtc="2025-11-06T14:13:00Z">
        <w:r w:rsidR="77AF778B" w:rsidDel="00F42480">
          <w:delText xml:space="preserve">The dedicated measurement </w:delText>
        </w:r>
        <w:r w:rsidR="0B3EB1C0" w:rsidDel="00F42480">
          <w:delText xml:space="preserve">device </w:delText>
        </w:r>
        <w:r w:rsidR="77AF778B" w:rsidDel="00F42480">
          <w:delText>data administrator shall</w:delText>
        </w:r>
        <w:r w:rsidR="74F7AECA" w:rsidDel="00F42480">
          <w:delText>:</w:delText>
        </w:r>
      </w:del>
    </w:p>
    <w:p w14:paraId="60A24486" w14:textId="4A9ACAFC" w:rsidR="77AF778B" w:rsidRPr="00DF32A9" w:rsidDel="00F42480" w:rsidRDefault="77AF778B" w:rsidP="00967A9A">
      <w:pPr>
        <w:pStyle w:val="ListParagraph"/>
        <w:numPr>
          <w:ilvl w:val="0"/>
          <w:numId w:val="57"/>
        </w:numPr>
        <w:jc w:val="both"/>
        <w:rPr>
          <w:del w:id="1175" w:author="Lorena Garcia Lorenzo" w:date="2025-11-06T15:13:00Z" w16du:dateUtc="2025-11-06T14:13:00Z"/>
        </w:rPr>
      </w:pPr>
      <w:del w:id="1176" w:author="Lorena Garcia Lorenzo" w:date="2025-11-06T15:13:00Z" w16du:dateUtc="2025-11-06T14:13:00Z">
        <w:r w:rsidRPr="00DF32A9" w:rsidDel="00F42480">
          <w:delText xml:space="preserve">Receive and store validated </w:delText>
        </w:r>
        <w:r w:rsidR="00C10DB2" w:rsidRPr="00DF32A9" w:rsidDel="00F42480">
          <w:delText>DMD</w:delText>
        </w:r>
        <w:r w:rsidR="092C1D93" w:rsidRPr="00DF32A9" w:rsidDel="00F42480">
          <w:delText xml:space="preserve"> </w:delText>
        </w:r>
        <w:r w:rsidRPr="00DF32A9" w:rsidDel="00F42480">
          <w:delText>data</w:delText>
        </w:r>
      </w:del>
      <w:ins w:id="1177" w:author="Fernando Dominguez" w:date="2025-10-21T09:08:00Z">
        <w:del w:id="1178" w:author="Lorena Garcia Lorenzo" w:date="2025-11-06T15:13:00Z" w16du:dateUtc="2025-11-06T14:13:00Z">
          <w:r w:rsidR="00412A3C" w:rsidDel="00F42480">
            <w:delText>; and</w:delText>
          </w:r>
        </w:del>
      </w:ins>
    </w:p>
    <w:p w14:paraId="5B0A57E7" w14:textId="37A3734E" w:rsidR="77AF778B" w:rsidRPr="00DF32A9" w:rsidDel="00F42480" w:rsidRDefault="77AF778B" w:rsidP="00967A9A">
      <w:pPr>
        <w:pStyle w:val="ListParagraph"/>
        <w:numPr>
          <w:ilvl w:val="0"/>
          <w:numId w:val="57"/>
        </w:numPr>
        <w:jc w:val="both"/>
        <w:rPr>
          <w:del w:id="1179" w:author="Lorena Garcia Lorenzo" w:date="2025-11-06T15:13:00Z" w16du:dateUtc="2025-11-06T14:13:00Z"/>
        </w:rPr>
      </w:pPr>
      <w:del w:id="1180" w:author="Lorena Garcia Lorenzo" w:date="2025-11-06T15:13:00Z" w16du:dateUtc="2025-11-06T14:13:00Z">
        <w:r w:rsidRPr="00DF32A9" w:rsidDel="00F42480">
          <w:delText xml:space="preserve">make validated </w:delText>
        </w:r>
        <w:r w:rsidR="00C10DB2" w:rsidRPr="00DF32A9" w:rsidDel="00F42480">
          <w:delText>DMD</w:delText>
        </w:r>
        <w:r w:rsidR="6B1A7C3D" w:rsidRPr="00DF32A9" w:rsidDel="00F42480">
          <w:delText xml:space="preserve"> </w:delText>
        </w:r>
        <w:r w:rsidRPr="00DF32A9" w:rsidDel="00F42480">
          <w:delText xml:space="preserve">data </w:delText>
        </w:r>
        <w:r w:rsidR="36A92952" w:rsidRPr="00DF32A9" w:rsidDel="00F42480">
          <w:delText>available</w:delText>
        </w:r>
        <w:r w:rsidR="0090087E" w:rsidRPr="00DF32A9" w:rsidDel="00F42480">
          <w:delText xml:space="preserve"> </w:delText>
        </w:r>
        <w:r w:rsidRPr="00DF32A9" w:rsidDel="00F42480">
          <w:delText>to quantification data aggregator through an online or through another appropriate interface, on request, in a non-discriminatory way, and without undue delay</w:delText>
        </w:r>
        <w:r w:rsidR="0053306D" w:rsidRPr="00DF32A9" w:rsidDel="00F42480">
          <w:delText>.</w:delText>
        </w:r>
      </w:del>
      <w:ins w:id="1181" w:author="Albrecht, Patrick" w:date="2025-10-28T07:05:00Z">
        <w:del w:id="1182" w:author="Lorena Garcia Lorenzo" w:date="2025-11-06T15:13:00Z" w16du:dateUtc="2025-11-06T14:13:00Z">
          <w:r w:rsidR="0053306D" w:rsidRPr="00DF32A9" w:rsidDel="00F42480">
            <w:delText xml:space="preserve"> </w:delText>
          </w:r>
        </w:del>
      </w:ins>
      <w:ins w:id="1183" w:author="Albrecht, Patrick" w:date="2025-10-28T07:04:00Z">
        <w:del w:id="1184" w:author="Lorena Garcia Lorenzo" w:date="2025-11-06T15:13:00Z" w16du:dateUtc="2025-11-06T14:13:00Z">
          <w:r w:rsidR="38384A92" w:rsidDel="00F42480">
            <w:delText>This data may be non-validated data or validate</w:delText>
          </w:r>
        </w:del>
      </w:ins>
      <w:ins w:id="1185" w:author="Albrecht, Patrick" w:date="2025-10-28T07:11:00Z">
        <w:del w:id="1186" w:author="Lorena Garcia Lorenzo" w:date="2025-11-06T15:13:00Z" w16du:dateUtc="2025-11-06T14:13:00Z">
          <w:r w:rsidR="2D0E7E5A" w:rsidDel="00F42480">
            <w:delText>d</w:delText>
          </w:r>
        </w:del>
      </w:ins>
      <w:ins w:id="1187" w:author="Albrecht, Patrick" w:date="2025-10-28T07:04:00Z">
        <w:del w:id="1188" w:author="Lorena Garcia Lorenzo" w:date="2025-11-06T15:13:00Z" w16du:dateUtc="2025-11-06T14:13:00Z">
          <w:r w:rsidR="38384A92" w:rsidDel="00F42480">
            <w:delText xml:space="preserve"> data meaning data collected by a dedicated measurement device or completed with substitute values</w:delText>
          </w:r>
        </w:del>
      </w:ins>
      <w:ins w:id="1189" w:author="Albrecht, Patrick" w:date="2025-10-28T07:05:00Z">
        <w:del w:id="1190" w:author="Lorena Garcia Lorenzo" w:date="2025-11-06T15:13:00Z" w16du:dateUtc="2025-11-06T14:13:00Z">
          <w:r w:rsidR="38384A92" w:rsidDel="00F42480">
            <w:delText>.</w:delText>
          </w:r>
        </w:del>
      </w:ins>
      <w:del w:id="1191" w:author="Lorena Garcia Lorenzo" w:date="2025-11-06T15:13:00Z" w16du:dateUtc="2025-11-06T14:13:00Z">
        <w:r w:rsidR="0053306D" w:rsidDel="00F42480">
          <w:delText xml:space="preserve"> </w:delText>
        </w:r>
      </w:del>
    </w:p>
    <w:p w14:paraId="30F8D5EB" w14:textId="77777777" w:rsidR="00490C83" w:rsidRPr="00DF32A9" w:rsidRDefault="00490C83" w:rsidP="00967A9A">
      <w:pPr>
        <w:jc w:val="both"/>
      </w:pPr>
    </w:p>
    <w:p w14:paraId="7C9597A1" w14:textId="26C482CA" w:rsidR="00490C83" w:rsidRPr="00DF32A9" w:rsidRDefault="00490C83" w:rsidP="00A0077C">
      <w:pPr>
        <w:jc w:val="center"/>
        <w:rPr>
          <w:i/>
          <w:iCs/>
        </w:rPr>
      </w:pPr>
      <w:r w:rsidRPr="00DF32A9">
        <w:rPr>
          <w:i/>
          <w:iCs/>
        </w:rPr>
        <w:t>Article 16</w:t>
      </w:r>
    </w:p>
    <w:p w14:paraId="5B006A0E" w14:textId="1082A3D2" w:rsidR="00490C83" w:rsidRPr="00DF32A9" w:rsidRDefault="00490C83" w:rsidP="00A0077C">
      <w:pPr>
        <w:jc w:val="center"/>
        <w:rPr>
          <w:b/>
          <w:bCs/>
        </w:rPr>
      </w:pPr>
      <w:r w:rsidRPr="00DF32A9">
        <w:rPr>
          <w:b/>
          <w:bCs/>
        </w:rPr>
        <w:t>Responsibilities of near real-time meter</w:t>
      </w:r>
      <w:r w:rsidR="00C10DB2" w:rsidRPr="00DF32A9">
        <w:rPr>
          <w:b/>
          <w:bCs/>
        </w:rPr>
        <w:t>ed</w:t>
      </w:r>
      <w:r w:rsidRPr="00DF32A9">
        <w:rPr>
          <w:b/>
          <w:bCs/>
        </w:rPr>
        <w:t xml:space="preserve"> data administrator</w:t>
      </w:r>
    </w:p>
    <w:p w14:paraId="075C166A" w14:textId="7FBEC1A2" w:rsidR="00490C83" w:rsidRPr="00DF32A9" w:rsidRDefault="38CBA4DC" w:rsidP="00967A9A">
      <w:pPr>
        <w:ind w:firstLine="709"/>
        <w:jc w:val="both"/>
        <w:rPr>
          <w:del w:id="1192" w:author="Paul de Wit" w:date="2025-11-01T17:06:00Z" w16du:dateUtc="2025-11-01T17:06:03Z"/>
        </w:rPr>
      </w:pPr>
      <w:del w:id="1193" w:author="Paul de Wit" w:date="2025-11-01T17:06:00Z">
        <w:r w:rsidDel="38CBA4DC">
          <w:delText>VERSION 1:</w:delText>
        </w:r>
      </w:del>
    </w:p>
    <w:p w14:paraId="611B5B20" w14:textId="69D6D15C" w:rsidR="0EB94939" w:rsidDel="00D76C20" w:rsidRDefault="0EB94939">
      <w:pPr>
        <w:pStyle w:val="ListParagraph"/>
        <w:numPr>
          <w:ilvl w:val="0"/>
          <w:numId w:val="1"/>
        </w:numPr>
        <w:jc w:val="both"/>
        <w:rPr>
          <w:ins w:id="1194" w:author="Paul de Wit" w:date="2025-11-01T17:07:00Z" w16du:dateUtc="2025-11-01T17:07:16Z"/>
          <w:del w:id="1195" w:author="Lorena Garcia Lorenzo" w:date="2025-11-06T15:26:00Z" w16du:dateUtc="2025-11-06T14:26:00Z"/>
        </w:rPr>
        <w:pPrChange w:id="1196" w:author="Paul de Wit" w:date="2025-11-01T17:06:00Z">
          <w:pPr/>
        </w:pPrChange>
      </w:pPr>
      <w:ins w:id="1197" w:author="Paul de Wit" w:date="2025-11-01T17:07:00Z">
        <w:del w:id="1198" w:author="Lorena Garcia Lorenzo" w:date="2025-11-06T15:26:00Z" w16du:dateUtc="2025-11-06T14:26:00Z">
          <w:r w:rsidDel="00D76C20">
            <w:delText xml:space="preserve">In order to ensure seamless access to data for final customers and eligible parties, the near real-time data administrator shall: </w:delText>
          </w:r>
        </w:del>
      </w:ins>
    </w:p>
    <w:p w14:paraId="36B06253" w14:textId="720FB39B" w:rsidR="0EB94939" w:rsidDel="00D76C20" w:rsidRDefault="0EB94939">
      <w:pPr>
        <w:pStyle w:val="ListParagraph"/>
        <w:numPr>
          <w:ilvl w:val="1"/>
          <w:numId w:val="1"/>
        </w:numPr>
        <w:jc w:val="both"/>
        <w:rPr>
          <w:ins w:id="1199" w:author="Paul de Wit" w:date="2025-11-01T17:07:00Z" w16du:dateUtc="2025-11-01T17:07:48Z"/>
          <w:del w:id="1200" w:author="Lorena Garcia Lorenzo" w:date="2025-11-06T15:26:00Z" w16du:dateUtc="2025-11-06T14:26:00Z"/>
        </w:rPr>
        <w:pPrChange w:id="1201" w:author="Paul de Wit" w:date="2025-11-01T17:08:00Z">
          <w:pPr>
            <w:jc w:val="both"/>
          </w:pPr>
        </w:pPrChange>
      </w:pPr>
      <w:ins w:id="1202" w:author="Paul de Wit" w:date="2025-11-01T17:07:00Z">
        <w:del w:id="1203" w:author="Lorena Garcia Lorenzo" w:date="2025-11-06T15:26:00Z" w16du:dateUtc="2025-11-06T14:26:00Z">
          <w:r w:rsidDel="00D76C20">
            <w:delText>make near real-time data available to final customers and eligible parties</w:delText>
          </w:r>
        </w:del>
      </w:ins>
      <w:ins w:id="1204" w:author="Enrica Sama" w:date="2025-11-05T16:49:00Z">
        <w:del w:id="1205" w:author="Lorena Garcia Lorenzo" w:date="2025-11-06T15:26:00Z" w16du:dateUtc="2025-11-06T14:26:00Z">
          <w:r w:rsidR="6AA76633" w:rsidDel="00D76C20">
            <w:delText>, on their request,</w:delText>
          </w:r>
        </w:del>
      </w:ins>
      <w:ins w:id="1206" w:author="Paul de Wit" w:date="2025-11-01T17:07:00Z">
        <w:del w:id="1207" w:author="Lorena Garcia Lorenzo" w:date="2025-11-06T15:26:00Z" w16du:dateUtc="2025-11-06T14:26:00Z">
          <w:r w:rsidDel="00D76C20">
            <w:delText xml:space="preserve"> through an online</w:delText>
          </w:r>
        </w:del>
      </w:ins>
      <w:ins w:id="1208" w:author="Enrica Sama" w:date="2025-11-05T16:49:00Z">
        <w:del w:id="1209" w:author="Lorena Garcia Lorenzo" w:date="2025-11-06T15:26:00Z" w16du:dateUtc="2025-11-06T14:26:00Z">
          <w:r w:rsidR="51564C3A" w:rsidDel="00D76C20">
            <w:delText xml:space="preserve"> interface</w:delText>
          </w:r>
        </w:del>
      </w:ins>
      <w:ins w:id="1210" w:author="Paul de Wit" w:date="2025-11-01T17:07:00Z">
        <w:del w:id="1211" w:author="Lorena Garcia Lorenzo" w:date="2025-11-06T15:26:00Z" w16du:dateUtc="2025-11-06T14:26:00Z">
          <w:r w:rsidDel="00D76C20">
            <w:delText xml:space="preserve"> or through another appropriate </w:delText>
          </w:r>
        </w:del>
        <w:del w:id="1212" w:author="Lorena Garcia Lorenzo" w:date="2025-11-06T15:19:00Z" w16du:dateUtc="2025-11-06T14:19:00Z">
          <w:r w:rsidDel="000A0C02">
            <w:delText>interface, on request, in</w:delText>
          </w:r>
        </w:del>
        <w:del w:id="1213" w:author="Lorena Garcia Lorenzo" w:date="2025-11-06T15:26:00Z" w16du:dateUtc="2025-11-06T14:26:00Z">
          <w:r w:rsidDel="00D76C20">
            <w:delText xml:space="preserve"> a non-discriminatory way, and without undue delay</w:delText>
          </w:r>
        </w:del>
      </w:ins>
      <w:ins w:id="1214" w:author="Paul de Wit" w:date="2025-11-01T17:08:00Z">
        <w:del w:id="1215" w:author="Lorena Garcia Lorenzo" w:date="2025-11-06T15:26:00Z" w16du:dateUtc="2025-11-06T14:26:00Z">
          <w:r w:rsidR="45AE2289" w:rsidDel="00D76C20">
            <w:delText xml:space="preserve"> and</w:delText>
          </w:r>
        </w:del>
      </w:ins>
      <w:ins w:id="1216" w:author="Paul de Wit" w:date="2025-11-01T17:07:00Z">
        <w:del w:id="1217" w:author="Lorena Garcia Lorenzo" w:date="2025-11-06T15:26:00Z" w16du:dateUtc="2025-11-06T14:26:00Z">
          <w:r w:rsidDel="00D76C20">
            <w:delText xml:space="preserve">; </w:delText>
          </w:r>
        </w:del>
      </w:ins>
    </w:p>
    <w:p w14:paraId="761FF193" w14:textId="09F2D541" w:rsidR="0EB94939" w:rsidDel="00D76C20" w:rsidRDefault="0EB94939">
      <w:pPr>
        <w:pStyle w:val="ListParagraph"/>
        <w:numPr>
          <w:ilvl w:val="1"/>
          <w:numId w:val="1"/>
        </w:numPr>
        <w:jc w:val="both"/>
        <w:rPr>
          <w:ins w:id="1218" w:author="Paul de Wit" w:date="2025-11-01T17:07:00Z" w16du:dateUtc="2025-11-01T17:07:16Z"/>
          <w:del w:id="1219" w:author="Lorena Garcia Lorenzo" w:date="2025-11-06T15:26:00Z" w16du:dateUtc="2025-11-06T14:26:00Z"/>
        </w:rPr>
        <w:pPrChange w:id="1220" w:author="Paul de Wit" w:date="2025-11-01T17:08:00Z">
          <w:pPr/>
        </w:pPrChange>
      </w:pPr>
      <w:ins w:id="1221" w:author="Paul de Wit" w:date="2025-11-01T17:07:00Z">
        <w:del w:id="1222" w:author="Lorena Garcia Lorenzo" w:date="2025-11-06T15:26:00Z" w16du:dateUtc="2025-11-06T14:26:00Z">
          <w:r w:rsidDel="00D76C20">
            <w:delText xml:space="preserve">ensure that final customers (i) can access their near real-time data; (ii) can make it available to eligible parties ensuring the consent of the final customer and (iii) receive it in a structured, commonly used, machine-readable and interoperable format; </w:delText>
          </w:r>
        </w:del>
      </w:ins>
    </w:p>
    <w:p w14:paraId="07A90D9D" w14:textId="29B9A243" w:rsidR="00490C83" w:rsidRPr="00DF32A9" w:rsidRDefault="00490C83">
      <w:pPr>
        <w:pStyle w:val="ListParagraph"/>
        <w:numPr>
          <w:ilvl w:val="0"/>
          <w:numId w:val="1"/>
        </w:numPr>
        <w:jc w:val="both"/>
        <w:pPrChange w:id="1223" w:author="Paul de Wit" w:date="2025-11-01T17:05:00Z">
          <w:pPr>
            <w:jc w:val="both"/>
          </w:pPr>
        </w:pPrChange>
      </w:pPr>
      <w:r>
        <w:t xml:space="preserve">The </w:t>
      </w:r>
      <w:commentRangeStart w:id="1224"/>
      <w:commentRangeStart w:id="1225"/>
      <w:del w:id="1226" w:author="DO Giao" w:date="2025-10-23T16:13:00Z">
        <w:r w:rsidDel="00490C83">
          <w:delText xml:space="preserve">dedicated </w:delText>
        </w:r>
      </w:del>
      <w:commentRangeEnd w:id="1224"/>
      <w:r>
        <w:rPr>
          <w:rStyle w:val="CommentReference"/>
          <w:sz w:val="22"/>
          <w:szCs w:val="22"/>
        </w:rPr>
        <w:commentReference w:id="1224"/>
      </w:r>
      <w:commentRangeEnd w:id="1225"/>
      <w:r>
        <w:rPr>
          <w:rStyle w:val="CommentReference"/>
          <w:sz w:val="22"/>
          <w:szCs w:val="22"/>
        </w:rPr>
        <w:commentReference w:id="1225"/>
      </w:r>
      <w:r>
        <w:t>near real-time meter</w:t>
      </w:r>
      <w:r w:rsidR="00C10DB2">
        <w:t>ed</w:t>
      </w:r>
      <w:r>
        <w:t xml:space="preserve"> data administrator shall:</w:t>
      </w:r>
    </w:p>
    <w:p w14:paraId="7B7BEC8A" w14:textId="38FED0A4" w:rsidR="00490C83" w:rsidRPr="00DF32A9" w:rsidRDefault="00490C83" w:rsidP="00967A9A">
      <w:pPr>
        <w:pStyle w:val="ListParagraph"/>
        <w:numPr>
          <w:ilvl w:val="0"/>
          <w:numId w:val="58"/>
        </w:numPr>
        <w:jc w:val="both"/>
      </w:pPr>
      <w:r w:rsidRPr="00DF32A9">
        <w:t xml:space="preserve">Receive and store </w:t>
      </w:r>
      <w:del w:id="1227" w:author="Albrecht, Patrick" w:date="2025-10-28T07:06:00Z">
        <w:r w:rsidRPr="00DF32A9">
          <w:delText xml:space="preserve">validated </w:delText>
        </w:r>
      </w:del>
      <w:r w:rsidRPr="00DF32A9">
        <w:t>near real-time metering and consumption data</w:t>
      </w:r>
      <w:ins w:id="1228" w:author="Fernando Dominguez" w:date="2025-10-21T09:09:00Z">
        <w:r w:rsidR="00046DAB">
          <w:t>; and</w:t>
        </w:r>
      </w:ins>
    </w:p>
    <w:p w14:paraId="5C2E664A" w14:textId="795FCB77" w:rsidR="00490C83" w:rsidRPr="00DF32A9" w:rsidRDefault="00490C83" w:rsidP="00967A9A">
      <w:pPr>
        <w:pStyle w:val="ListParagraph"/>
        <w:numPr>
          <w:ilvl w:val="0"/>
          <w:numId w:val="58"/>
        </w:numPr>
        <w:jc w:val="both"/>
      </w:pPr>
      <w:r w:rsidRPr="00DF32A9" w:rsidDel="77AF778B">
        <w:t xml:space="preserve">make </w:t>
      </w:r>
      <w:del w:id="1229" w:author="Albrecht, Patrick" w:date="2025-10-28T07:06:00Z">
        <w:r w:rsidRPr="00DF32A9" w:rsidDel="77AF778B">
          <w:delText xml:space="preserve">validated </w:delText>
        </w:r>
      </w:del>
      <w:r w:rsidRPr="00DF32A9">
        <w:t xml:space="preserve">the </w:t>
      </w:r>
      <w:r w:rsidRPr="00DF32A9" w:rsidDel="77AF778B">
        <w:t xml:space="preserve">data available </w:t>
      </w:r>
      <w:r w:rsidRPr="00DF32A9">
        <w:t>to</w:t>
      </w:r>
      <w:r w:rsidRPr="00DF32A9" w:rsidDel="77AF778B">
        <w:t xml:space="preserve"> quantification data aggregator through an online or through another appropriate interface, on request, in a non-discriminatory way, and without undue delay</w:t>
      </w:r>
      <w:r w:rsidRPr="00DF32A9">
        <w:t xml:space="preserve">. </w:t>
      </w:r>
    </w:p>
    <w:p w14:paraId="56D18817" w14:textId="23A18E1C" w:rsidR="5A50FF03" w:rsidRPr="00DF32A9" w:rsidRDefault="468417FB" w:rsidP="00967A9A">
      <w:pPr>
        <w:ind w:firstLine="709"/>
        <w:jc w:val="both"/>
        <w:rPr>
          <w:del w:id="1230" w:author="Paul de Wit" w:date="2025-11-01T17:09:00Z" w16du:dateUtc="2025-11-01T17:09:03Z"/>
        </w:rPr>
      </w:pPr>
      <w:del w:id="1231" w:author="Paul de Wit" w:date="2025-11-01T17:09:00Z">
        <w:r w:rsidDel="468417FB">
          <w:delText>V</w:delText>
        </w:r>
        <w:r w:rsidDel="008579E9">
          <w:delText>ERSION</w:delText>
        </w:r>
        <w:r w:rsidDel="468417FB">
          <w:delText xml:space="preserve"> 2:</w:delText>
        </w:r>
      </w:del>
    </w:p>
    <w:p w14:paraId="178D91DA" w14:textId="76403016" w:rsidR="5B31FA3A" w:rsidRPr="00DF32A9" w:rsidRDefault="6D57235B" w:rsidP="00967A9A">
      <w:pPr>
        <w:jc w:val="both"/>
        <w:rPr>
          <w:del w:id="1232" w:author="Paul de Wit" w:date="2025-11-01T17:09:00Z" w16du:dateUtc="2025-11-01T17:09:03Z"/>
        </w:rPr>
      </w:pPr>
      <w:del w:id="1233" w:author="Paul de Wit" w:date="2025-11-01T17:09:00Z">
        <w:r w:rsidDel="6D57235B">
          <w:delText>In order to ensure seamless access to data for final customers and eligible parties, the near real-time data administrator shall:</w:delText>
        </w:r>
        <w:r w:rsidDel="005739B3">
          <w:delText xml:space="preserve"> </w:delText>
        </w:r>
      </w:del>
    </w:p>
    <w:p w14:paraId="68DD7E84" w14:textId="5243AD09" w:rsidR="5B31FA3A" w:rsidRPr="00DF32A9" w:rsidRDefault="6D57235B" w:rsidP="00967A9A">
      <w:pPr>
        <w:pStyle w:val="ListParagraph"/>
        <w:numPr>
          <w:ilvl w:val="0"/>
          <w:numId w:val="67"/>
        </w:numPr>
        <w:jc w:val="both"/>
        <w:rPr>
          <w:del w:id="1234" w:author="Paul de Wit" w:date="2025-11-01T17:09:00Z" w16du:dateUtc="2025-11-01T17:09:03Z"/>
        </w:rPr>
      </w:pPr>
      <w:del w:id="1235" w:author="Paul de Wit" w:date="2025-11-01T17:09:00Z">
        <w:r w:rsidDel="6D57235B">
          <w:delText>make near real-time data available to final customers and eligible parties through an online or through another appropriate interface, on request, in a non-discriminatory way, and without undue delay;</w:delText>
        </w:r>
        <w:r w:rsidDel="005739B3">
          <w:delText xml:space="preserve"> </w:delText>
        </w:r>
      </w:del>
    </w:p>
    <w:p w14:paraId="12149E3F" w14:textId="374884D0" w:rsidR="5B31FA3A" w:rsidRPr="00DF32A9" w:rsidRDefault="6D57235B" w:rsidP="00967A9A">
      <w:pPr>
        <w:pStyle w:val="ListParagraph"/>
        <w:numPr>
          <w:ilvl w:val="0"/>
          <w:numId w:val="67"/>
        </w:numPr>
        <w:jc w:val="both"/>
        <w:rPr>
          <w:del w:id="1236" w:author="Paul de Wit" w:date="2025-11-01T17:09:00Z" w16du:dateUtc="2025-11-01T17:09:03Z"/>
        </w:rPr>
      </w:pPr>
      <w:del w:id="1237" w:author="Paul de Wit" w:date="2025-11-01T17:09:00Z">
        <w:r w:rsidDel="6D57235B">
          <w:delText>ensure that final customers (i) can access their near real-time data; (ii) can make it available to eligible parties ensuring the consent of the final customer and (iii) receive it in a structured, commonly used, machine-readable and interoperable format;</w:delText>
        </w:r>
        <w:r w:rsidDel="005739B3">
          <w:delText xml:space="preserve"> </w:delText>
        </w:r>
      </w:del>
    </w:p>
    <w:p w14:paraId="6CA6FB57" w14:textId="6ED907D9" w:rsidR="5B31FA3A" w:rsidRPr="00DF32A9" w:rsidRDefault="6D57235B" w:rsidP="00967A9A">
      <w:pPr>
        <w:pStyle w:val="ListParagraph"/>
        <w:numPr>
          <w:ilvl w:val="0"/>
          <w:numId w:val="67"/>
        </w:numPr>
        <w:jc w:val="both"/>
        <w:rPr>
          <w:del w:id="1238" w:author="Paul de Wit" w:date="2025-11-01T17:09:00Z" w16du:dateUtc="2025-11-01T17:09:03Z"/>
        </w:rPr>
      </w:pPr>
      <w:del w:id="1239" w:author="Paul de Wit" w:date="2025-11-01T17:09:00Z">
        <w:r w:rsidDel="6D57235B">
          <w:delText>keep a data access log up to date and make this available to final customers and quantification data aggregator through an online or through another appropriate interface, free of charge, without unnecessary delay, and on final customer’s request;</w:delText>
        </w:r>
      </w:del>
    </w:p>
    <w:p w14:paraId="08C0E7DD" w14:textId="03C8B1D4" w:rsidR="5B31FA3A" w:rsidRPr="00DF32A9" w:rsidRDefault="553344BE" w:rsidP="00967A9A">
      <w:pPr>
        <w:pStyle w:val="ListParagraph"/>
        <w:numPr>
          <w:ilvl w:val="0"/>
          <w:numId w:val="67"/>
        </w:numPr>
        <w:jc w:val="both"/>
        <w:rPr>
          <w:del w:id="1240" w:author="Paul de Wit" w:date="2025-11-01T17:09:00Z" w16du:dateUtc="2025-11-01T17:09:03Z"/>
        </w:rPr>
      </w:pPr>
      <w:del w:id="1241" w:author="Paul de Wit" w:date="2025-11-01T17:09:00Z">
        <w:r w:rsidDel="553344BE">
          <w:delText xml:space="preserve">when transferring data to eligible parties, and respecting relevant personal data protection law, ensure, in cooperation with the permission administrator where applicable, that there is an active </w:delText>
        </w:r>
      </w:del>
      <w:del w:id="1242" w:author="Fernando Dominguez" w:date="2025-09-12T09:24:00Z">
        <w:r w:rsidDel="553344BE">
          <w:delText>per</w:delText>
        </w:r>
      </w:del>
      <w:del w:id="1243" w:author="Paul de Wit" w:date="2025-11-01T17:09:00Z">
        <w:r w:rsidDel="6D11B2BF">
          <w:delText xml:space="preserve"> </w:delText>
        </w:r>
      </w:del>
      <w:del w:id="1244" w:author="Fernando Dominguez" w:date="2025-09-12T09:24:00Z">
        <w:r w:rsidDel="553344BE">
          <w:delText>mission</w:delText>
        </w:r>
      </w:del>
      <w:ins w:id="1245" w:author="Fernando Dominguez" w:date="2025-09-12T09:24:00Z">
        <w:del w:id="1246" w:author="Paul de Wit" w:date="2025-11-01T17:09:00Z">
          <w:r w:rsidDel="00447221">
            <w:delText>permission</w:delText>
          </w:r>
        </w:del>
      </w:ins>
      <w:del w:id="1247" w:author="Paul de Wit" w:date="2025-11-01T17:09:00Z">
        <w:r w:rsidDel="553344BE">
          <w:delText xml:space="preserve"> or another legal basis for the data to be lawfully transmitted or processed, including, where relevant, in accordance with Regulation (EU) 2016/679 and in line with Commission Implementing Regulation (EU) 2023/1162</w:delText>
        </w:r>
      </w:del>
      <w:ins w:id="1248" w:author="Fernando Dominguez" w:date="2025-10-21T09:09:00Z">
        <w:del w:id="1249" w:author="Paul de Wit" w:date="2025-11-01T17:09:00Z">
          <w:r w:rsidDel="00046DAB">
            <w:delText>; and</w:delText>
          </w:r>
        </w:del>
      </w:ins>
      <w:del w:id="1250" w:author="Paul de Wit" w:date="2025-11-01T17:09:00Z">
        <w:r w:rsidDel="553344BE">
          <w:delText>.</w:delText>
        </w:r>
      </w:del>
    </w:p>
    <w:p w14:paraId="58E6CE0F" w14:textId="45FEB3B9" w:rsidR="4A6DB9DD" w:rsidRPr="00DF32A9" w:rsidRDefault="6D57235B" w:rsidP="00967A9A">
      <w:pPr>
        <w:pStyle w:val="ListParagraph"/>
        <w:numPr>
          <w:ilvl w:val="0"/>
          <w:numId w:val="67"/>
        </w:numPr>
        <w:jc w:val="both"/>
        <w:rPr>
          <w:del w:id="1251" w:author="Paul de Wit" w:date="2025-11-01T17:09:00Z" w16du:dateUtc="2025-11-01T17:09:03Z"/>
        </w:rPr>
      </w:pPr>
      <w:del w:id="1252" w:author="Paul de Wit" w:date="2025-11-01T17:09:00Z">
        <w:r w:rsidDel="6D57235B">
          <w:delText xml:space="preserve">keep complementary information on historical </w:delText>
        </w:r>
        <w:r w:rsidDel="4A0A14AE">
          <w:delText xml:space="preserve">near real-time </w:delText>
        </w:r>
        <w:r w:rsidDel="6D57235B">
          <w:delText xml:space="preserve">data in accordance with Annex I.4 points (a) and (b) to Directive (EU) 2019/944. For the duration of the retention period, the historical </w:delText>
        </w:r>
        <w:r w:rsidRPr="59E4CD00" w:rsidDel="59169B5D">
          <w:rPr>
            <w:rFonts w:eastAsia="Segoe UI"/>
            <w:color w:val="333333"/>
            <w:sz w:val="18"/>
            <w:szCs w:val="18"/>
          </w:rPr>
          <w:delText>near real-time</w:delText>
        </w:r>
        <w:r w:rsidDel="59169B5D">
          <w:delText xml:space="preserve"> </w:delText>
        </w:r>
        <w:r w:rsidDel="6D57235B">
          <w:delText>and consumption data shall be kept available, along with the corresponding log information, for access by final customers and eligible parties on final customers’ request.</w:delText>
        </w:r>
      </w:del>
    </w:p>
    <w:p w14:paraId="37987624" w14:textId="69D335D8" w:rsidR="4A6DB9DD" w:rsidRPr="00DF32A9" w:rsidRDefault="4A6DB9DD" w:rsidP="00967A9A">
      <w:pPr>
        <w:jc w:val="both"/>
        <w:rPr>
          <w:del w:id="1253" w:author="Paul de Wit" w:date="2025-11-01T17:09:00Z" w16du:dateUtc="2025-11-01T17:09:03Z"/>
        </w:rPr>
      </w:pPr>
    </w:p>
    <w:p w14:paraId="1913D7F4" w14:textId="002A9E8C" w:rsidR="024543FB" w:rsidRPr="00DF32A9" w:rsidRDefault="024543FB" w:rsidP="00A0077C">
      <w:pPr>
        <w:jc w:val="center"/>
        <w:rPr>
          <w:i/>
          <w:iCs/>
        </w:rPr>
      </w:pPr>
      <w:r w:rsidRPr="00DF32A9">
        <w:rPr>
          <w:i/>
          <w:iCs/>
        </w:rPr>
        <w:t xml:space="preserve">Article </w:t>
      </w:r>
      <w:r w:rsidR="5F9AD589" w:rsidRPr="00DF32A9">
        <w:rPr>
          <w:i/>
          <w:iCs/>
        </w:rPr>
        <w:t>1</w:t>
      </w:r>
      <w:r w:rsidR="3DC75FCB" w:rsidRPr="00DF32A9">
        <w:rPr>
          <w:i/>
          <w:iCs/>
        </w:rPr>
        <w:t>7</w:t>
      </w:r>
    </w:p>
    <w:p w14:paraId="0378A70E" w14:textId="6E19B8D8" w:rsidR="024543FB" w:rsidRPr="00DF32A9" w:rsidRDefault="024543FB" w:rsidP="00A0077C">
      <w:pPr>
        <w:jc w:val="center"/>
        <w:rPr>
          <w:b/>
          <w:bCs/>
        </w:rPr>
      </w:pPr>
      <w:r w:rsidRPr="1C395F15">
        <w:rPr>
          <w:b/>
          <w:bCs/>
        </w:rPr>
        <w:t xml:space="preserve">Responsibilities of </w:t>
      </w:r>
      <w:ins w:id="1254" w:author="DION-DEMAEL Michele" w:date="2025-10-16T17:10:00Z">
        <w:r w:rsidR="00900051" w:rsidRPr="1C395F15">
          <w:rPr>
            <w:b/>
            <w:bCs/>
          </w:rPr>
          <w:t>q</w:t>
        </w:r>
      </w:ins>
      <w:del w:id="1255" w:author="DION-DEMAEL Michele" w:date="2025-10-16T17:10:00Z">
        <w:r w:rsidRPr="1C395F15" w:rsidDel="024543FB">
          <w:rPr>
            <w:b/>
            <w:bCs/>
          </w:rPr>
          <w:delText>Q</w:delText>
        </w:r>
      </w:del>
      <w:r w:rsidRPr="1C395F15">
        <w:rPr>
          <w:b/>
          <w:bCs/>
        </w:rPr>
        <w:t>uantification responsible</w:t>
      </w:r>
      <w:ins w:id="1256" w:author="DO Giao" w:date="2025-10-29T11:18:00Z">
        <w:r w:rsidR="7D9A9C49" w:rsidRPr="1C395F15">
          <w:rPr>
            <w:b/>
            <w:bCs/>
          </w:rPr>
          <w:t xml:space="preserve"> party</w:t>
        </w:r>
      </w:ins>
    </w:p>
    <w:p w14:paraId="3AA503BF" w14:textId="68092F2E" w:rsidR="024543FB" w:rsidRPr="00967A9A" w:rsidRDefault="1327FF8F" w:rsidP="00967A9A">
      <w:pPr>
        <w:pStyle w:val="ListParagraph"/>
        <w:numPr>
          <w:ilvl w:val="0"/>
          <w:numId w:val="18"/>
        </w:numPr>
        <w:jc w:val="both"/>
      </w:pPr>
      <w:r>
        <w:t xml:space="preserve">The </w:t>
      </w:r>
      <w:ins w:id="1257" w:author="Fernando Dominguez" w:date="2025-11-05T15:45:00Z" w16du:dateUtc="2025-11-05T14:45:00Z">
        <w:r w:rsidR="00220BDD">
          <w:t>q</w:t>
        </w:r>
      </w:ins>
      <w:del w:id="1258" w:author="Fernando Dominguez" w:date="2025-11-05T15:45:00Z" w16du:dateUtc="2025-11-05T14:45:00Z">
        <w:r w:rsidDel="00220BDD">
          <w:delText>Q</w:delText>
        </w:r>
      </w:del>
      <w:r>
        <w:t xml:space="preserve">uantification responsible </w:t>
      </w:r>
      <w:ins w:id="1259" w:author="DO Giao" w:date="2025-10-29T11:18:00Z">
        <w:r w:rsidR="023108BA">
          <w:t xml:space="preserve">party </w:t>
        </w:r>
      </w:ins>
      <w:r>
        <w:t xml:space="preserve">shall perform the quantification </w:t>
      </w:r>
      <w:del w:id="1260" w:author="Albrecht, Patrick" w:date="2025-10-15T15:36:00Z">
        <w:r w:rsidDel="1327FF8F">
          <w:delText>periodically or on request of an entitled party</w:delText>
        </w:r>
        <w:r w:rsidDel="3DC75FCB">
          <w:delText xml:space="preserve">, </w:delText>
        </w:r>
      </w:del>
      <w:r w:rsidR="3DC75FCB">
        <w:t xml:space="preserve">in accordance with national terms and conditions pursuant to Article 11 </w:t>
      </w:r>
      <w:del w:id="1261" w:author="Fernando Dominguez" w:date="2025-10-21T08:57:00Z">
        <w:r w:rsidDel="3DC75FCB">
          <w:delText>of the NCDR</w:delText>
        </w:r>
      </w:del>
      <w:ins w:id="1262" w:author="Fernando Dominguez" w:date="2025-10-21T08:57:00Z">
        <w:r w:rsidR="00466115">
          <w:t>of NCDR</w:t>
        </w:r>
      </w:ins>
      <w:r w:rsidR="19572EDB">
        <w:t xml:space="preserve"> and to Article 18 of </w:t>
      </w:r>
      <w:r w:rsidR="43AD34CB">
        <w:t>Commission Regulation (EU) 2017/2195</w:t>
      </w:r>
      <w:r w:rsidR="19572EDB">
        <w:t>.</w:t>
      </w:r>
    </w:p>
    <w:p w14:paraId="02F22205" w14:textId="3E820C25" w:rsidR="024543FB" w:rsidRPr="00967A9A" w:rsidRDefault="4B940671" w:rsidP="00967A9A">
      <w:pPr>
        <w:pStyle w:val="ListParagraph"/>
        <w:numPr>
          <w:ilvl w:val="0"/>
          <w:numId w:val="18"/>
        </w:numPr>
        <w:jc w:val="both"/>
      </w:pPr>
      <w:r>
        <w:t xml:space="preserve">The </w:t>
      </w:r>
      <w:ins w:id="1263" w:author="Fernando Dominguez" w:date="2025-11-05T15:45:00Z" w16du:dateUtc="2025-11-05T14:45:00Z">
        <w:r w:rsidR="00220BDD">
          <w:t>q</w:t>
        </w:r>
      </w:ins>
      <w:del w:id="1264" w:author="Fernando Dominguez" w:date="2025-11-05T15:45:00Z" w16du:dateUtc="2025-11-05T14:45:00Z">
        <w:r w:rsidR="1D7D3D3D" w:rsidDel="00220BDD">
          <w:delText>Q</w:delText>
        </w:r>
      </w:del>
      <w:r w:rsidR="1D7D3D3D">
        <w:t>uantification responsible</w:t>
      </w:r>
      <w:r>
        <w:t xml:space="preserve"> </w:t>
      </w:r>
      <w:ins w:id="1265" w:author="DO Giao" w:date="2025-10-29T11:18:00Z">
        <w:r w:rsidR="7F639112">
          <w:t xml:space="preserve">party </w:t>
        </w:r>
      </w:ins>
      <w:r>
        <w:t>shall</w:t>
      </w:r>
    </w:p>
    <w:p w14:paraId="5868B302" w14:textId="517032C0" w:rsidR="024543FB" w:rsidRPr="00967A9A" w:rsidRDefault="4B940671" w:rsidP="00967A9A">
      <w:pPr>
        <w:pStyle w:val="ListParagraph"/>
        <w:numPr>
          <w:ilvl w:val="1"/>
          <w:numId w:val="59"/>
        </w:numPr>
        <w:jc w:val="both"/>
      </w:pPr>
      <w:commentRangeStart w:id="1266"/>
      <w:r>
        <w:t xml:space="preserve">Receive </w:t>
      </w:r>
      <w:r w:rsidR="00F579B7">
        <w:t>the information</w:t>
      </w:r>
      <w:commentRangeEnd w:id="1266"/>
      <w:r>
        <w:rPr>
          <w:rStyle w:val="CommentReference"/>
          <w:sz w:val="22"/>
          <w:szCs w:val="22"/>
        </w:rPr>
        <w:commentReference w:id="1266"/>
      </w:r>
      <w:r w:rsidR="00F579B7">
        <w:t xml:space="preserve"> </w:t>
      </w:r>
      <w:r w:rsidR="3C699526">
        <w:t xml:space="preserve">if quantification is needed for </w:t>
      </w:r>
      <w:r w:rsidR="00F579B7">
        <w:t>an activation</w:t>
      </w:r>
    </w:p>
    <w:p w14:paraId="2DAAA4C2" w14:textId="111FAE10" w:rsidR="024543FB" w:rsidRPr="00967A9A" w:rsidRDefault="4ADE9B29" w:rsidP="00967A9A">
      <w:pPr>
        <w:pStyle w:val="ListParagraph"/>
        <w:numPr>
          <w:ilvl w:val="1"/>
          <w:numId w:val="59"/>
        </w:numPr>
        <w:jc w:val="both"/>
      </w:pPr>
      <w:r w:rsidRPr="00967A9A">
        <w:t xml:space="preserve">Request </w:t>
      </w:r>
      <w:ins w:id="1267" w:author="Albrecht, Patrick" w:date="2025-10-15T15:29:00Z">
        <w:r w:rsidR="004B75DA">
          <w:t xml:space="preserve">or </w:t>
        </w:r>
        <w:r w:rsidR="005520C0">
          <w:t xml:space="preserve">receive </w:t>
        </w:r>
      </w:ins>
      <w:r w:rsidRPr="00967A9A">
        <w:t xml:space="preserve">the relevant </w:t>
      </w:r>
      <w:r w:rsidR="00AE3291" w:rsidRPr="00967A9A">
        <w:t xml:space="preserve">period </w:t>
      </w:r>
      <w:r w:rsidR="4ECB6100" w:rsidRPr="00967A9A">
        <w:t xml:space="preserve">of </w:t>
      </w:r>
      <w:r w:rsidRPr="00967A9A">
        <w:t xml:space="preserve">activation </w:t>
      </w:r>
      <w:del w:id="1268" w:author="Albrecht, Patrick" w:date="2025-10-15T15:30:00Z">
        <w:r w:rsidRPr="00967A9A">
          <w:delText xml:space="preserve">to </w:delText>
        </w:r>
      </w:del>
      <w:ins w:id="1269" w:author="Albrecht, Patrick" w:date="2025-10-15T15:30:00Z">
        <w:r w:rsidR="00017488">
          <w:t xml:space="preserve">from </w:t>
        </w:r>
      </w:ins>
      <w:r w:rsidRPr="00967A9A">
        <w:t xml:space="preserve">the </w:t>
      </w:r>
      <w:r w:rsidR="021168E0" w:rsidRPr="00967A9A">
        <w:t xml:space="preserve">entitled </w:t>
      </w:r>
      <w:r w:rsidRPr="00967A9A">
        <w:t>party</w:t>
      </w:r>
    </w:p>
    <w:p w14:paraId="1E3DB5FE" w14:textId="0521D1AF" w:rsidR="024543FB" w:rsidRPr="00967A9A" w:rsidRDefault="2206E4D5" w:rsidP="00967A9A">
      <w:pPr>
        <w:pStyle w:val="ListParagraph"/>
        <w:numPr>
          <w:ilvl w:val="1"/>
          <w:numId w:val="59"/>
        </w:numPr>
        <w:jc w:val="both"/>
      </w:pPr>
      <w:r w:rsidRPr="00967A9A">
        <w:t xml:space="preserve">Request from the quantification data aggregator the necessary </w:t>
      </w:r>
      <w:del w:id="1270" w:author="Albrecht, Patrick" w:date="2025-10-28T07:07:00Z">
        <w:r w:rsidR="1CC67E14" w:rsidRPr="00967A9A">
          <w:delText xml:space="preserve">validated </w:delText>
        </w:r>
      </w:del>
      <w:r w:rsidR="1CC67E14" w:rsidRPr="00967A9A">
        <w:t xml:space="preserve">(aggregated) metered </w:t>
      </w:r>
      <w:r w:rsidRPr="00967A9A">
        <w:t xml:space="preserve">data </w:t>
      </w:r>
      <w:r w:rsidR="2B56C744" w:rsidRPr="00967A9A">
        <w:t xml:space="preserve">for the related </w:t>
      </w:r>
      <w:r w:rsidR="33A96921" w:rsidRPr="00967A9A">
        <w:t xml:space="preserve">activation </w:t>
      </w:r>
      <w:r w:rsidR="006D0256" w:rsidRPr="00967A9A">
        <w:t xml:space="preserve">period </w:t>
      </w:r>
    </w:p>
    <w:p w14:paraId="29791809" w14:textId="58F96185" w:rsidR="024543FB" w:rsidRPr="00967A9A" w:rsidRDefault="2FA75F42" w:rsidP="00967A9A">
      <w:pPr>
        <w:pStyle w:val="ListParagraph"/>
        <w:numPr>
          <w:ilvl w:val="1"/>
          <w:numId w:val="59"/>
        </w:numPr>
        <w:jc w:val="both"/>
      </w:pPr>
      <w:r w:rsidRPr="00967A9A">
        <w:t xml:space="preserve">Request from the baseline </w:t>
      </w:r>
      <w:r w:rsidR="00C10DB2" w:rsidRPr="00967A9A">
        <w:t xml:space="preserve">administrator </w:t>
      </w:r>
      <w:r w:rsidRPr="00967A9A">
        <w:t xml:space="preserve">the necessary </w:t>
      </w:r>
      <w:r w:rsidR="669FEDF4" w:rsidRPr="00967A9A">
        <w:t>baseline data</w:t>
      </w:r>
      <w:r w:rsidR="24CF309D" w:rsidRPr="00967A9A">
        <w:t xml:space="preserve"> for the related </w:t>
      </w:r>
      <w:r w:rsidR="2D6D553E" w:rsidRPr="00967A9A">
        <w:t xml:space="preserve">activation </w:t>
      </w:r>
      <w:r w:rsidR="635A0C34" w:rsidRPr="00967A9A">
        <w:t>period</w:t>
      </w:r>
    </w:p>
    <w:p w14:paraId="4051215C" w14:textId="5F400526" w:rsidR="024543FB" w:rsidRDefault="34F8FD9F">
      <w:pPr>
        <w:pStyle w:val="ListParagraph"/>
        <w:numPr>
          <w:ilvl w:val="1"/>
          <w:numId w:val="59"/>
        </w:numPr>
        <w:jc w:val="both"/>
      </w:pPr>
      <w:r w:rsidRPr="00967A9A">
        <w:t xml:space="preserve">Determine </w:t>
      </w:r>
      <w:r w:rsidR="347C769C" w:rsidRPr="00967A9A">
        <w:t>the relevant volume</w:t>
      </w:r>
      <w:r w:rsidR="36A6CC23" w:rsidRPr="00967A9A">
        <w:t xml:space="preserve"> and m</w:t>
      </w:r>
      <w:r w:rsidR="4B940671" w:rsidRPr="00967A9A">
        <w:t>ake</w:t>
      </w:r>
      <w:r w:rsidR="005B1D1D" w:rsidRPr="00967A9A">
        <w:t xml:space="preserve"> </w:t>
      </w:r>
      <w:r w:rsidR="4732422F" w:rsidRPr="00967A9A">
        <w:t>it</w:t>
      </w:r>
      <w:r w:rsidR="7AD7C30F" w:rsidRPr="00967A9A">
        <w:t xml:space="preserve"> </w:t>
      </w:r>
      <w:r w:rsidR="4B940671" w:rsidRPr="00967A9A">
        <w:t xml:space="preserve">available to </w:t>
      </w:r>
      <w:r w:rsidR="73B75C7D" w:rsidRPr="00967A9A">
        <w:t>entitled parties</w:t>
      </w:r>
      <w:r w:rsidR="26106B88" w:rsidRPr="00967A9A">
        <w:t>.</w:t>
      </w:r>
      <w:r w:rsidR="4B940671" w:rsidRPr="00967A9A">
        <w:t xml:space="preserve"> </w:t>
      </w:r>
    </w:p>
    <w:p w14:paraId="31296C65" w14:textId="77777777" w:rsidR="005C0A77" w:rsidRDefault="005C0A77" w:rsidP="005C0A77">
      <w:pPr>
        <w:jc w:val="both"/>
      </w:pPr>
    </w:p>
    <w:p w14:paraId="7C186E2A" w14:textId="0A2B7EC9" w:rsidR="005C0A77" w:rsidRPr="00DF32A9" w:rsidRDefault="005C0A77" w:rsidP="7881B32B">
      <w:pPr>
        <w:jc w:val="center"/>
        <w:rPr>
          <w:i/>
          <w:iCs/>
        </w:rPr>
      </w:pPr>
      <w:r w:rsidRPr="7881B32B">
        <w:rPr>
          <w:i/>
          <w:iCs/>
        </w:rPr>
        <w:t>Article 18</w:t>
      </w:r>
    </w:p>
    <w:p w14:paraId="50473EB0" w14:textId="76B9A5FB" w:rsidR="005C0A77" w:rsidRPr="00DF32A9" w:rsidRDefault="005C0A77" w:rsidP="005C0A77">
      <w:pPr>
        <w:jc w:val="center"/>
        <w:rPr>
          <w:b/>
          <w:bCs/>
        </w:rPr>
      </w:pPr>
      <w:r w:rsidRPr="5C5A193B">
        <w:rPr>
          <w:b/>
          <w:bCs/>
        </w:rPr>
        <w:t xml:space="preserve">Responsibilities of </w:t>
      </w:r>
      <w:r w:rsidR="00900051" w:rsidRPr="5C5A193B">
        <w:rPr>
          <w:b/>
          <w:bCs/>
        </w:rPr>
        <w:t>p</w:t>
      </w:r>
      <w:r w:rsidR="00CC57EA" w:rsidRPr="5C5A193B">
        <w:rPr>
          <w:b/>
          <w:bCs/>
        </w:rPr>
        <w:t xml:space="preserve">roduct </w:t>
      </w:r>
      <w:r w:rsidR="004F134F" w:rsidRPr="5C5A193B">
        <w:rPr>
          <w:b/>
          <w:bCs/>
        </w:rPr>
        <w:t>prequalification</w:t>
      </w:r>
      <w:r w:rsidR="00CC57EA" w:rsidRPr="5C5A193B">
        <w:rPr>
          <w:b/>
          <w:bCs/>
        </w:rPr>
        <w:t xml:space="preserve"> responsible </w:t>
      </w:r>
      <w:r w:rsidR="7F4A6AB3" w:rsidRPr="5C5A193B">
        <w:rPr>
          <w:b/>
          <w:bCs/>
        </w:rPr>
        <w:t>party</w:t>
      </w:r>
    </w:p>
    <w:p w14:paraId="21077822" w14:textId="4C47936A" w:rsidR="005C0A77" w:rsidRDefault="4819F5C1" w:rsidP="7881B32B">
      <w:pPr>
        <w:pStyle w:val="ListParagraph"/>
        <w:numPr>
          <w:ilvl w:val="0"/>
          <w:numId w:val="74"/>
        </w:numPr>
        <w:jc w:val="both"/>
      </w:pPr>
      <w:r>
        <w:t xml:space="preserve">The </w:t>
      </w:r>
      <w:ins w:id="1271" w:author="Enrica Sama" w:date="2025-11-05T16:48:00Z">
        <w:r w:rsidR="79255CD5">
          <w:t>p</w:t>
        </w:r>
      </w:ins>
      <w:del w:id="1272" w:author="Enrica Sama" w:date="2025-11-05T16:48:00Z">
        <w:r w:rsidDel="4819F5C1">
          <w:delText>P</w:delText>
        </w:r>
      </w:del>
      <w:r>
        <w:t xml:space="preserve">roduct </w:t>
      </w:r>
      <w:r w:rsidR="004F134F">
        <w:t>prequalification</w:t>
      </w:r>
      <w:r>
        <w:t xml:space="preserve"> responsible </w:t>
      </w:r>
      <w:r w:rsidR="33C19BF4">
        <w:t xml:space="preserve">party </w:t>
      </w:r>
      <w:r>
        <w:t xml:space="preserve">shall perform the </w:t>
      </w:r>
      <w:r w:rsidR="5019B646">
        <w:t xml:space="preserve">product </w:t>
      </w:r>
      <w:r w:rsidR="004F134F">
        <w:t>prequalification</w:t>
      </w:r>
      <w:r w:rsidR="5019B646">
        <w:t xml:space="preserve"> </w:t>
      </w:r>
      <w:r w:rsidR="4A8A22F6">
        <w:t xml:space="preserve">according to </w:t>
      </w:r>
      <w:r w:rsidR="609FE788">
        <w:t>Article</w:t>
      </w:r>
      <w:r w:rsidR="4A8A22F6">
        <w:t xml:space="preserve">20 </w:t>
      </w:r>
      <w:r w:rsidR="00466115">
        <w:t>of NCDR</w:t>
      </w:r>
      <w:r w:rsidR="4A8A22F6">
        <w:t xml:space="preserve"> and </w:t>
      </w:r>
      <w:r>
        <w:t>national terms and conditions pursuant to Article 11</w:t>
      </w:r>
      <w:r w:rsidR="00466115">
        <w:t>of NCDR</w:t>
      </w:r>
      <w:r w:rsidR="00271539">
        <w:t xml:space="preserve"> or Article 18 of EBGL</w:t>
      </w:r>
      <w:r>
        <w:t>.</w:t>
      </w:r>
    </w:p>
    <w:p w14:paraId="26AD636D" w14:textId="13C7759B" w:rsidR="005C0A77" w:rsidRDefault="4819F5C1" w:rsidP="7881B32B">
      <w:pPr>
        <w:pStyle w:val="ListParagraph"/>
        <w:numPr>
          <w:ilvl w:val="0"/>
          <w:numId w:val="74"/>
        </w:numPr>
        <w:jc w:val="both"/>
      </w:pPr>
      <w:r>
        <w:t xml:space="preserve">The </w:t>
      </w:r>
      <w:ins w:id="1273" w:author="Enrica Sama" w:date="2025-11-05T16:48:00Z">
        <w:r w:rsidR="68F7584B">
          <w:t>p</w:t>
        </w:r>
      </w:ins>
      <w:del w:id="1274" w:author="Enrica Sama" w:date="2025-11-05T16:48:00Z">
        <w:r w:rsidDel="02F2CC4E">
          <w:delText>P</w:delText>
        </w:r>
      </w:del>
      <w:r w:rsidR="02F2CC4E">
        <w:t xml:space="preserve">roduct </w:t>
      </w:r>
      <w:r w:rsidR="004F134F">
        <w:t>prequalification</w:t>
      </w:r>
      <w:r w:rsidR="02F2CC4E">
        <w:t xml:space="preserve"> </w:t>
      </w:r>
      <w:r>
        <w:t xml:space="preserve">responsible </w:t>
      </w:r>
      <w:r w:rsidR="79B44816">
        <w:t xml:space="preserve">party </w:t>
      </w:r>
      <w:r>
        <w:t>shall</w:t>
      </w:r>
    </w:p>
    <w:p w14:paraId="5AEEE183" w14:textId="3643889C" w:rsidR="005C0A77" w:rsidRDefault="4BD87ABE" w:rsidP="5C5A193B">
      <w:pPr>
        <w:pStyle w:val="ListParagraph"/>
        <w:numPr>
          <w:ilvl w:val="0"/>
          <w:numId w:val="80"/>
        </w:numPr>
        <w:jc w:val="both"/>
      </w:pPr>
      <w:commentRangeStart w:id="1275"/>
      <w:commentRangeStart w:id="1276"/>
      <w:r>
        <w:t xml:space="preserve">Notify the SP about the start of the product </w:t>
      </w:r>
      <w:commentRangeEnd w:id="1275"/>
      <w:r>
        <w:rPr>
          <w:rStyle w:val="CommentReference"/>
          <w:sz w:val="22"/>
          <w:szCs w:val="22"/>
        </w:rPr>
        <w:commentReference w:id="1275"/>
      </w:r>
      <w:commentRangeEnd w:id="1276"/>
      <w:r>
        <w:rPr>
          <w:rStyle w:val="CommentReference"/>
          <w:sz w:val="22"/>
          <w:szCs w:val="22"/>
        </w:rPr>
        <w:commentReference w:id="1276"/>
      </w:r>
      <w:r w:rsidR="004F134F">
        <w:t>prequalification</w:t>
      </w:r>
    </w:p>
    <w:p w14:paraId="68F12621" w14:textId="69498082" w:rsidR="005C0A77" w:rsidRDefault="1E77BF3E" w:rsidP="5C5A193B">
      <w:pPr>
        <w:pStyle w:val="ListParagraph"/>
        <w:numPr>
          <w:ilvl w:val="0"/>
          <w:numId w:val="80"/>
        </w:numPr>
        <w:jc w:val="both"/>
      </w:pPr>
      <w:commentRangeStart w:id="1277"/>
      <w:commentRangeStart w:id="1278"/>
      <w:r>
        <w:t xml:space="preserve">Request </w:t>
      </w:r>
      <w:r w:rsidR="53456DC4">
        <w:t xml:space="preserve">the </w:t>
      </w:r>
      <w:r w:rsidR="205B92FC">
        <w:t xml:space="preserve">activation test responsible party </w:t>
      </w:r>
      <w:r w:rsidR="53456DC4">
        <w:t>to perform an activat</w:t>
      </w:r>
      <w:r w:rsidR="003014EE">
        <w:t>ion</w:t>
      </w:r>
      <w:r w:rsidR="53456DC4">
        <w:t xml:space="preserve"> test if </w:t>
      </w:r>
      <w:r w:rsidR="00C27A52">
        <w:t>defined</w:t>
      </w:r>
      <w:r w:rsidR="53456DC4">
        <w:t xml:space="preserve"> in the national terms and conditions for service providers</w:t>
      </w:r>
      <w:r>
        <w:t xml:space="preserve"> </w:t>
      </w:r>
      <w:commentRangeEnd w:id="1277"/>
      <w:r>
        <w:rPr>
          <w:rStyle w:val="CommentReference"/>
          <w:sz w:val="22"/>
          <w:szCs w:val="22"/>
        </w:rPr>
        <w:commentReference w:id="1277"/>
      </w:r>
      <w:commentRangeEnd w:id="1278"/>
      <w:r>
        <w:rPr>
          <w:rStyle w:val="CommentReference"/>
          <w:sz w:val="22"/>
          <w:szCs w:val="22"/>
        </w:rPr>
        <w:commentReference w:id="1278"/>
      </w:r>
    </w:p>
    <w:p w14:paraId="283081D4" w14:textId="055A37CF" w:rsidR="005C0A77" w:rsidRDefault="7F251FDE">
      <w:pPr>
        <w:numPr>
          <w:ilvl w:val="0"/>
          <w:numId w:val="80"/>
        </w:numPr>
        <w:jc w:val="both"/>
        <w:pPrChange w:id="1279" w:author="DO Giao" w:date="2025-10-31T16:26:00Z">
          <w:pPr>
            <w:pStyle w:val="ListParagraph"/>
            <w:numPr>
              <w:numId w:val="80"/>
            </w:numPr>
            <w:ind w:left="1440" w:hanging="360"/>
            <w:jc w:val="both"/>
          </w:pPr>
        </w:pPrChange>
      </w:pPr>
      <w:r>
        <w:t xml:space="preserve">Notify </w:t>
      </w:r>
      <w:r w:rsidR="02EF68EF">
        <w:t xml:space="preserve">the </w:t>
      </w:r>
      <w:r w:rsidR="1C99AA33">
        <w:t>e</w:t>
      </w:r>
      <w:r w:rsidR="02EF68EF">
        <w:t xml:space="preserve">ntitled parties </w:t>
      </w:r>
      <w:r w:rsidR="34CF9B16">
        <w:t xml:space="preserve">of the result of the product </w:t>
      </w:r>
      <w:r w:rsidR="004F134F">
        <w:t>prequalification</w:t>
      </w:r>
      <w:r w:rsidR="00A66987">
        <w:t xml:space="preserve"> and confirm the SPU or SPG characteristics which are registered in the SP module</w:t>
      </w:r>
      <w:r w:rsidR="1E77BF3E">
        <w:t>.</w:t>
      </w:r>
    </w:p>
    <w:p w14:paraId="1AD7AA28" w14:textId="77777777" w:rsidR="005C0A77" w:rsidRDefault="005C0A77" w:rsidP="005C0A77">
      <w:pPr>
        <w:jc w:val="both"/>
      </w:pPr>
    </w:p>
    <w:p w14:paraId="1B37A7D7" w14:textId="1C214C47" w:rsidR="005C0A77" w:rsidRPr="00DF32A9" w:rsidRDefault="005C0A77" w:rsidP="7881B32B">
      <w:pPr>
        <w:jc w:val="center"/>
        <w:rPr>
          <w:i/>
          <w:iCs/>
        </w:rPr>
      </w:pPr>
      <w:r w:rsidRPr="7881B32B">
        <w:rPr>
          <w:i/>
          <w:iCs/>
        </w:rPr>
        <w:t>Article 1</w:t>
      </w:r>
      <w:r w:rsidR="001F1E81" w:rsidRPr="7881B32B">
        <w:rPr>
          <w:i/>
          <w:iCs/>
        </w:rPr>
        <w:t>9</w:t>
      </w:r>
    </w:p>
    <w:p w14:paraId="412E9D06" w14:textId="593C1C78" w:rsidR="005C0A77" w:rsidRPr="00DF32A9" w:rsidRDefault="005C0A77" w:rsidP="005C0A77">
      <w:pPr>
        <w:jc w:val="center"/>
        <w:rPr>
          <w:b/>
          <w:bCs/>
        </w:rPr>
      </w:pPr>
      <w:r w:rsidRPr="5C5A193B">
        <w:rPr>
          <w:b/>
          <w:bCs/>
        </w:rPr>
        <w:t xml:space="preserve">Responsibilities of </w:t>
      </w:r>
      <w:r w:rsidR="00900051" w:rsidRPr="5C5A193B">
        <w:rPr>
          <w:b/>
          <w:bCs/>
        </w:rPr>
        <w:t>p</w:t>
      </w:r>
      <w:r w:rsidR="00F92322" w:rsidRPr="5C5A193B">
        <w:rPr>
          <w:b/>
          <w:bCs/>
        </w:rPr>
        <w:t>roduct</w:t>
      </w:r>
      <w:r w:rsidR="7C5D5E9E" w:rsidRPr="5C5A193B">
        <w:rPr>
          <w:b/>
          <w:bCs/>
        </w:rPr>
        <w:t xml:space="preserve"> </w:t>
      </w:r>
      <w:r w:rsidR="00900051" w:rsidRPr="5C5A193B">
        <w:rPr>
          <w:b/>
          <w:bCs/>
        </w:rPr>
        <w:t>v</w:t>
      </w:r>
      <w:r w:rsidR="00CC57EA" w:rsidRPr="5C5A193B">
        <w:rPr>
          <w:b/>
          <w:bCs/>
        </w:rPr>
        <w:t xml:space="preserve">erification responsible </w:t>
      </w:r>
      <w:r w:rsidR="11459BFA" w:rsidRPr="5C5A193B">
        <w:rPr>
          <w:b/>
          <w:bCs/>
        </w:rPr>
        <w:t>party</w:t>
      </w:r>
    </w:p>
    <w:p w14:paraId="4E08CC9E" w14:textId="67DE3B20" w:rsidR="005C0A77" w:rsidRDefault="0F5FF37B" w:rsidP="5208BA43">
      <w:pPr>
        <w:pStyle w:val="ListParagraph"/>
        <w:numPr>
          <w:ilvl w:val="0"/>
          <w:numId w:val="73"/>
        </w:numPr>
        <w:jc w:val="both"/>
      </w:pPr>
      <w:r>
        <w:t xml:space="preserve">The </w:t>
      </w:r>
      <w:r w:rsidR="68742558">
        <w:t>product</w:t>
      </w:r>
      <w:r w:rsidR="445D4827">
        <w:t xml:space="preserve"> v</w:t>
      </w:r>
      <w:r>
        <w:t xml:space="preserve">erification responsible </w:t>
      </w:r>
      <w:r w:rsidR="170DE88B">
        <w:t xml:space="preserve">party </w:t>
      </w:r>
      <w:r>
        <w:t xml:space="preserve">shall perform the </w:t>
      </w:r>
      <w:r w:rsidR="0AF1984E">
        <w:t>product</w:t>
      </w:r>
      <w:r>
        <w:t xml:space="preserve"> verification </w:t>
      </w:r>
      <w:r w:rsidR="51593D6C">
        <w:t>for the related product</w:t>
      </w:r>
      <w:r w:rsidR="59CB9BC0">
        <w:t xml:space="preserve"> according to </w:t>
      </w:r>
      <w:r w:rsidR="56643758">
        <w:t>Article</w:t>
      </w:r>
      <w:r w:rsidR="59CB9BC0">
        <w:t xml:space="preserve">19 </w:t>
      </w:r>
      <w:r w:rsidR="00466115">
        <w:t>of NCDR</w:t>
      </w:r>
      <w:r>
        <w:t xml:space="preserve"> </w:t>
      </w:r>
      <w:r w:rsidR="6664E34F">
        <w:t xml:space="preserve">and </w:t>
      </w:r>
      <w:r w:rsidR="001C05DC">
        <w:t xml:space="preserve">to </w:t>
      </w:r>
      <w:r w:rsidR="2E007318">
        <w:t xml:space="preserve">the </w:t>
      </w:r>
      <w:r>
        <w:t>national terms and conditions pursuant to Article 11</w:t>
      </w:r>
      <w:r w:rsidR="001C05DC">
        <w:t xml:space="preserve"> </w:t>
      </w:r>
      <w:r w:rsidR="00466115">
        <w:t>of NCDR</w:t>
      </w:r>
      <w:r w:rsidR="00271539">
        <w:t xml:space="preserve"> or Article 18 of EBGL</w:t>
      </w:r>
    </w:p>
    <w:p w14:paraId="5F86E6CF" w14:textId="73F800FB" w:rsidR="005C0A77" w:rsidRDefault="1FA7834B" w:rsidP="5C5A193B">
      <w:pPr>
        <w:pStyle w:val="ListParagraph"/>
        <w:numPr>
          <w:ilvl w:val="0"/>
          <w:numId w:val="73"/>
        </w:numPr>
        <w:jc w:val="both"/>
      </w:pPr>
      <w:r>
        <w:t xml:space="preserve">The </w:t>
      </w:r>
      <w:r w:rsidR="6EDB5EFF">
        <w:t>product</w:t>
      </w:r>
      <w:r w:rsidR="3F9CAAF5">
        <w:t xml:space="preserve"> v</w:t>
      </w:r>
      <w:r w:rsidR="5878A945">
        <w:t>erification</w:t>
      </w:r>
      <w:r>
        <w:t xml:space="preserve"> responsible </w:t>
      </w:r>
      <w:r w:rsidR="7DE3F65A">
        <w:t xml:space="preserve">party </w:t>
      </w:r>
      <w:commentRangeStart w:id="1280"/>
      <w:commentRangeStart w:id="1281"/>
      <w:r>
        <w:t>shall</w:t>
      </w:r>
      <w:ins w:id="1282" w:author="DO Giao" w:date="2025-10-31T16:25:00Z">
        <w:r w:rsidR="2CB8A5CD">
          <w:t xml:space="preserve"> n</w:t>
        </w:r>
      </w:ins>
      <w:commentRangeEnd w:id="1280"/>
      <w:r w:rsidR="0F5FF37B">
        <w:rPr>
          <w:rStyle w:val="CommentReference"/>
          <w:sz w:val="22"/>
          <w:szCs w:val="22"/>
        </w:rPr>
        <w:commentReference w:id="1280"/>
      </w:r>
      <w:commentRangeEnd w:id="1281"/>
      <w:r w:rsidR="0F5FF37B">
        <w:rPr>
          <w:rStyle w:val="CommentReference"/>
          <w:sz w:val="22"/>
          <w:szCs w:val="22"/>
        </w:rPr>
        <w:commentReference w:id="1281"/>
      </w:r>
      <w:r w:rsidR="0F5FF37B">
        <w:t xml:space="preserve">otify the </w:t>
      </w:r>
      <w:r w:rsidR="03C0C16A">
        <w:t>e</w:t>
      </w:r>
      <w:r w:rsidR="33B1E96C">
        <w:t>ntitled</w:t>
      </w:r>
      <w:r w:rsidR="0F5FF37B">
        <w:t xml:space="preserve"> </w:t>
      </w:r>
      <w:r w:rsidR="3E85B745">
        <w:t xml:space="preserve">parties </w:t>
      </w:r>
      <w:r w:rsidR="0F5FF37B">
        <w:t xml:space="preserve">of the result of the </w:t>
      </w:r>
      <w:r w:rsidR="0E8E80C0">
        <w:t>product</w:t>
      </w:r>
      <w:r w:rsidR="6300413B">
        <w:t xml:space="preserve"> verification</w:t>
      </w:r>
      <w:r w:rsidR="00402B5D">
        <w:t xml:space="preserve"> and confirm the SPU or SPG characteristics which are registered in the SP module</w:t>
      </w:r>
      <w:r w:rsidR="0F5FF37B">
        <w:t>.</w:t>
      </w:r>
    </w:p>
    <w:p w14:paraId="3F80A8EF" w14:textId="72B8AACD" w:rsidR="005C0A77" w:rsidRDefault="005C0A77" w:rsidP="005C0A77">
      <w:pPr>
        <w:jc w:val="both"/>
      </w:pPr>
    </w:p>
    <w:p w14:paraId="7C743E30" w14:textId="0063682C" w:rsidR="5C9891D8" w:rsidRDefault="5C9891D8" w:rsidP="7881B32B">
      <w:pPr>
        <w:jc w:val="center"/>
        <w:rPr>
          <w:i/>
          <w:iCs/>
        </w:rPr>
      </w:pPr>
      <w:r w:rsidRPr="7881B32B">
        <w:rPr>
          <w:i/>
          <w:iCs/>
        </w:rPr>
        <w:t xml:space="preserve">Article </w:t>
      </w:r>
      <w:r w:rsidR="00C67673">
        <w:rPr>
          <w:i/>
          <w:iCs/>
        </w:rPr>
        <w:t>20</w:t>
      </w:r>
    </w:p>
    <w:p w14:paraId="07AF5569" w14:textId="7B236B69" w:rsidR="5C9891D8" w:rsidRDefault="5C9891D8" w:rsidP="39E522CA">
      <w:pPr>
        <w:jc w:val="center"/>
        <w:rPr>
          <w:b/>
          <w:bCs/>
        </w:rPr>
      </w:pPr>
      <w:r w:rsidRPr="5C5A193B">
        <w:rPr>
          <w:b/>
          <w:bCs/>
        </w:rPr>
        <w:t xml:space="preserve">Responsibilities of </w:t>
      </w:r>
      <w:r w:rsidR="00900051" w:rsidRPr="5C5A193B">
        <w:rPr>
          <w:b/>
          <w:bCs/>
        </w:rPr>
        <w:t>a</w:t>
      </w:r>
      <w:r w:rsidRPr="5C5A193B">
        <w:rPr>
          <w:b/>
          <w:bCs/>
        </w:rPr>
        <w:t xml:space="preserve">ctivation </w:t>
      </w:r>
      <w:r w:rsidR="00C26251" w:rsidRPr="5C5A193B">
        <w:rPr>
          <w:b/>
          <w:bCs/>
        </w:rPr>
        <w:t xml:space="preserve">test </w:t>
      </w:r>
      <w:r w:rsidRPr="5C5A193B">
        <w:rPr>
          <w:b/>
          <w:bCs/>
        </w:rPr>
        <w:t xml:space="preserve">responsible </w:t>
      </w:r>
      <w:r w:rsidR="557A7A49" w:rsidRPr="5C5A193B">
        <w:rPr>
          <w:b/>
          <w:bCs/>
        </w:rPr>
        <w:t>party</w:t>
      </w:r>
    </w:p>
    <w:p w14:paraId="4A65D2CD" w14:textId="4AC2A1A4" w:rsidR="5C9891D8" w:rsidRDefault="6DCE8A43" w:rsidP="39E522CA">
      <w:pPr>
        <w:pStyle w:val="ListParagraph"/>
        <w:numPr>
          <w:ilvl w:val="0"/>
          <w:numId w:val="73"/>
        </w:numPr>
        <w:jc w:val="both"/>
      </w:pPr>
      <w:r>
        <w:t xml:space="preserve">The Activation </w:t>
      </w:r>
      <w:r w:rsidR="105490CB">
        <w:t xml:space="preserve">test </w:t>
      </w:r>
      <w:r>
        <w:t xml:space="preserve">responsible </w:t>
      </w:r>
      <w:r w:rsidR="5FCB54B1">
        <w:t xml:space="preserve">party </w:t>
      </w:r>
      <w:r>
        <w:t xml:space="preserve">shall perform activation tests, in accordance with national terms and conditions pursuant to </w:t>
      </w:r>
      <w:commentRangeStart w:id="1283"/>
      <w:r>
        <w:t>Article 11</w:t>
      </w:r>
      <w:r w:rsidR="0CD1C58A">
        <w:t xml:space="preserve"> </w:t>
      </w:r>
      <w:r w:rsidR="00466115">
        <w:t>of NCDR</w:t>
      </w:r>
      <w:r>
        <w:t>,</w:t>
      </w:r>
      <w:r w:rsidR="1CAC15B2">
        <w:t xml:space="preserve"> </w:t>
      </w:r>
      <w:r w:rsidR="66125DE5">
        <w:t xml:space="preserve">and </w:t>
      </w:r>
      <w:r w:rsidR="349763B0">
        <w:t>with Article</w:t>
      </w:r>
      <w:r w:rsidR="72FB0419">
        <w:t>s</w:t>
      </w:r>
      <w:r w:rsidR="349763B0">
        <w:t xml:space="preserve"> </w:t>
      </w:r>
      <w:r>
        <w:t>19</w:t>
      </w:r>
      <w:r w:rsidR="3AB2F280">
        <w:t xml:space="preserve"> </w:t>
      </w:r>
      <w:r w:rsidR="286EB37C">
        <w:t xml:space="preserve">and 20 </w:t>
      </w:r>
      <w:r>
        <w:t xml:space="preserve">of the </w:t>
      </w:r>
      <w:commentRangeEnd w:id="1283"/>
      <w:r>
        <w:rPr>
          <w:rStyle w:val="CommentReference"/>
          <w:sz w:val="22"/>
          <w:szCs w:val="22"/>
        </w:rPr>
        <w:commentReference w:id="1283"/>
      </w:r>
      <w:r w:rsidR="00BC7B6F">
        <w:t>NCDR</w:t>
      </w:r>
      <w:r>
        <w:t>.</w:t>
      </w:r>
    </w:p>
    <w:p w14:paraId="7CD3C4EB" w14:textId="59A7812C" w:rsidR="39E522CA" w:rsidRDefault="39E522CA" w:rsidP="39E522CA">
      <w:pPr>
        <w:jc w:val="both"/>
      </w:pPr>
    </w:p>
    <w:p w14:paraId="30FAAB96" w14:textId="2B2620F3" w:rsidR="005C0A77" w:rsidRPr="00DF32A9" w:rsidRDefault="6F5E558B" w:rsidP="666C728B">
      <w:pPr>
        <w:jc w:val="center"/>
        <w:rPr>
          <w:i/>
          <w:iCs/>
        </w:rPr>
      </w:pPr>
      <w:r w:rsidRPr="666C728B">
        <w:rPr>
          <w:i/>
          <w:iCs/>
        </w:rPr>
        <w:t xml:space="preserve">Article </w:t>
      </w:r>
      <w:r w:rsidR="647D836D" w:rsidRPr="666C728B">
        <w:rPr>
          <w:i/>
          <w:iCs/>
        </w:rPr>
        <w:t>2</w:t>
      </w:r>
      <w:r w:rsidR="00C67673">
        <w:rPr>
          <w:i/>
          <w:iCs/>
        </w:rPr>
        <w:t>1</w:t>
      </w:r>
    </w:p>
    <w:p w14:paraId="5A786FF2" w14:textId="0ECBB9CE" w:rsidR="005C0A77" w:rsidRPr="00DF32A9" w:rsidRDefault="6F5E558B" w:rsidP="666C728B">
      <w:pPr>
        <w:jc w:val="center"/>
        <w:rPr>
          <w:b/>
          <w:bCs/>
        </w:rPr>
      </w:pPr>
      <w:r w:rsidRPr="666C728B">
        <w:rPr>
          <w:b/>
          <w:bCs/>
        </w:rPr>
        <w:t>Responsibilities of temporary limit administrator</w:t>
      </w:r>
    </w:p>
    <w:p w14:paraId="080BA236" w14:textId="55253394" w:rsidR="005C0A77" w:rsidRPr="00DF32A9" w:rsidRDefault="615981F3" w:rsidP="00967A9A">
      <w:pPr>
        <w:pStyle w:val="ListParagraph"/>
        <w:numPr>
          <w:ilvl w:val="0"/>
          <w:numId w:val="71"/>
        </w:numPr>
        <w:jc w:val="both"/>
      </w:pPr>
      <w:r>
        <w:t xml:space="preserve">The temporary limit administrator shall </w:t>
      </w:r>
    </w:p>
    <w:p w14:paraId="04433965" w14:textId="17A61F35" w:rsidR="005C0A77" w:rsidRPr="00DF32A9" w:rsidRDefault="615981F3" w:rsidP="00967A9A">
      <w:pPr>
        <w:pStyle w:val="ListParagraph"/>
        <w:numPr>
          <w:ilvl w:val="0"/>
          <w:numId w:val="72"/>
        </w:numPr>
        <w:jc w:val="both"/>
      </w:pPr>
      <w:r>
        <w:t>make the temporary limit available to the entitled parties</w:t>
      </w:r>
      <w:ins w:id="1284" w:author="Enrica Sama" w:date="2025-11-05T16:48:00Z">
        <w:r w:rsidR="41D792AA">
          <w:t>, on their request,</w:t>
        </w:r>
      </w:ins>
      <w:r>
        <w:t xml:space="preserve"> through an online</w:t>
      </w:r>
      <w:ins w:id="1285" w:author="Enrica Sama" w:date="2025-11-05T16:48:00Z">
        <w:r w:rsidR="7A41DA1C">
          <w:t xml:space="preserve"> interface</w:t>
        </w:r>
      </w:ins>
      <w:r>
        <w:t xml:space="preserve"> or through another appropriate interface, in a non-discriminatory way, in accordance with the process defined at national level</w:t>
      </w:r>
      <w:ins w:id="1286" w:author="Fernando Dominguez" w:date="2025-10-21T09:10:00Z">
        <w:r w:rsidR="00CE44F8">
          <w:t>;</w:t>
        </w:r>
      </w:ins>
      <w:del w:id="1287" w:author="Fernando Dominguez" w:date="2025-10-21T09:10:00Z">
        <w:r w:rsidDel="615981F3">
          <w:delText>.</w:delText>
        </w:r>
      </w:del>
      <w:r>
        <w:t xml:space="preserve"> </w:t>
      </w:r>
    </w:p>
    <w:p w14:paraId="3C50B748" w14:textId="5CD727CA" w:rsidR="005C0A77" w:rsidRPr="00DF32A9" w:rsidRDefault="7FB5540D" w:rsidP="00967A9A">
      <w:pPr>
        <w:pStyle w:val="ListParagraph"/>
        <w:numPr>
          <w:ilvl w:val="0"/>
          <w:numId w:val="72"/>
        </w:numPr>
        <w:jc w:val="both"/>
        <w:rPr>
          <w:ins w:id="1288" w:author="Albrecht, Patrick" w:date="2025-10-15T15:54:00Z"/>
          <w:del w:id="1289" w:author="DO Giao" w:date="2025-11-04T14:34:00Z"/>
        </w:rPr>
      </w:pPr>
      <w:commentRangeStart w:id="1290"/>
      <w:commentRangeStart w:id="1291"/>
      <w:commentRangeStart w:id="1292"/>
      <w:del w:id="1293" w:author="DO Giao" w:date="2025-11-04T14:34:00Z">
        <w:r w:rsidDel="7FB5540D">
          <w:delText xml:space="preserve">give the </w:delText>
        </w:r>
        <w:r w:rsidDel="44EE1DFC">
          <w:delText>eligible</w:delText>
        </w:r>
        <w:r w:rsidDel="7FB5540D">
          <w:delText xml:space="preserve"> parties access to testing facilities where the </w:delText>
        </w:r>
        <w:r w:rsidDel="44EE1DFC">
          <w:delText>eligible</w:delText>
        </w:r>
        <w:r w:rsidDel="7FB5540D">
          <w:delText xml:space="preserve"> parties can test the compatibility of their systems with the systems of the temporary limit administrator implementing the procedures in this Regulation. The testing facility shall be available before the procedures are implemented and while they are in operation</w:delText>
        </w:r>
      </w:del>
      <w:ins w:id="1294" w:author="Fernando Dominguez" w:date="2025-10-21T09:10:00Z">
        <w:del w:id="1295" w:author="DO Giao" w:date="2025-11-04T14:34:00Z">
          <w:r w:rsidDel="00CE44F8">
            <w:delText>; and</w:delText>
          </w:r>
        </w:del>
      </w:ins>
      <w:del w:id="1296" w:author="DO Giao" w:date="2025-11-04T14:34:00Z">
        <w:r w:rsidDel="7FB5540D">
          <w:delText>.</w:delText>
        </w:r>
      </w:del>
      <w:commentRangeEnd w:id="1290"/>
      <w:r w:rsidRPr="00DF32A9">
        <w:rPr>
          <w:rStyle w:val="CommentReference"/>
          <w:sz w:val="22"/>
          <w:szCs w:val="22"/>
        </w:rPr>
        <w:commentReference w:id="1290"/>
      </w:r>
      <w:commentRangeEnd w:id="1291"/>
      <w:r w:rsidRPr="00DF32A9">
        <w:rPr>
          <w:rStyle w:val="CommentReference"/>
          <w:sz w:val="22"/>
          <w:szCs w:val="22"/>
        </w:rPr>
        <w:commentReference w:id="1291"/>
      </w:r>
      <w:commentRangeEnd w:id="1292"/>
      <w:r w:rsidRPr="00DF32A9">
        <w:rPr>
          <w:rStyle w:val="CommentReference"/>
          <w:sz w:val="22"/>
          <w:szCs w:val="22"/>
        </w:rPr>
        <w:commentReference w:id="1292"/>
      </w:r>
    </w:p>
    <w:p w14:paraId="1EE6B80B" w14:textId="5787741D" w:rsidR="00780163" w:rsidRPr="00DF32A9" w:rsidRDefault="006F73A4" w:rsidP="00967A9A">
      <w:pPr>
        <w:pStyle w:val="ListParagraph"/>
        <w:numPr>
          <w:ilvl w:val="0"/>
          <w:numId w:val="72"/>
        </w:numPr>
        <w:jc w:val="both"/>
      </w:pPr>
      <w:ins w:id="1297" w:author="Albrecht, Patrick" w:date="2025-10-15T15:54:00Z">
        <w:r>
          <w:t xml:space="preserve">Receive </w:t>
        </w:r>
        <w:r w:rsidR="004E1B1C">
          <w:t xml:space="preserve">the temporary limits set </w:t>
        </w:r>
        <w:r w:rsidR="00843F07">
          <w:t>or</w:t>
        </w:r>
        <w:r w:rsidR="004E1B1C">
          <w:t xml:space="preserve"> update</w:t>
        </w:r>
      </w:ins>
      <w:ins w:id="1298" w:author="Albrecht, Patrick" w:date="2025-10-15T15:55:00Z">
        <w:r w:rsidR="000847E8">
          <w:t>d</w:t>
        </w:r>
      </w:ins>
      <w:ins w:id="1299" w:author="Albrecht, Patrick" w:date="2025-10-15T15:54:00Z">
        <w:r w:rsidR="004E1B1C">
          <w:t xml:space="preserve"> by the system operators</w:t>
        </w:r>
      </w:ins>
      <w:ins w:id="1300" w:author="Albrecht, Patrick" w:date="2025-10-15T15:57:00Z">
        <w:r w:rsidR="004F70F3">
          <w:t>.</w:t>
        </w:r>
      </w:ins>
    </w:p>
    <w:p w14:paraId="467E3AF1" w14:textId="24EFC85C" w:rsidR="008152E4" w:rsidRDefault="615981F3">
      <w:pPr>
        <w:pStyle w:val="ListParagraph"/>
        <w:numPr>
          <w:ilvl w:val="0"/>
          <w:numId w:val="71"/>
        </w:numPr>
        <w:jc w:val="both"/>
      </w:pPr>
      <w:r>
        <w:t>For the duration of</w:t>
      </w:r>
      <w:del w:id="1301" w:author="Enrica Sama" w:date="2025-11-05T16:47:00Z">
        <w:r w:rsidDel="615981F3">
          <w:delText xml:space="preserve"> </w:delText>
        </w:r>
      </w:del>
      <w:ins w:id="1302" w:author="Enrica Sama" w:date="2025-11-05T16:47:00Z">
        <w:r w:rsidR="0CDDD8F9">
          <w:t xml:space="preserve">the </w:t>
        </w:r>
      </w:ins>
      <w:del w:id="1303" w:author="Enrica Sama" w:date="2025-11-05T16:47:00Z">
        <w:r w:rsidDel="615981F3">
          <w:delText xml:space="preserve">a nationally defined </w:delText>
        </w:r>
      </w:del>
      <w:r>
        <w:t>retention period</w:t>
      </w:r>
      <w:ins w:id="1304" w:author="Enrica Sama" w:date="2025-11-05T16:48:00Z">
        <w:r w:rsidR="712C95DC">
          <w:t xml:space="preserve"> defined at national level</w:t>
        </w:r>
      </w:ins>
      <w:r>
        <w:t xml:space="preserve">, the necessary historical </w:t>
      </w:r>
      <w:r w:rsidR="24C12CC5">
        <w:t>temporary limits</w:t>
      </w:r>
      <w:r>
        <w:t xml:space="preserve"> shall be kept available, along with the corresponding log information, for access by the relevant entitled parties on their request.</w:t>
      </w:r>
    </w:p>
    <w:p w14:paraId="1FEF5A02" w14:textId="13FE913E" w:rsidR="005C0A77" w:rsidRPr="00DF32A9" w:rsidRDefault="615981F3" w:rsidP="000B2E9D">
      <w:pPr>
        <w:pStyle w:val="ListParagraph"/>
        <w:numPr>
          <w:ilvl w:val="0"/>
          <w:numId w:val="71"/>
        </w:numPr>
        <w:jc w:val="both"/>
      </w:pPr>
      <w:r>
        <w:t xml:space="preserve">Where Member States have so provided, a designated entity may take over the obligations of the </w:t>
      </w:r>
      <w:del w:id="1305" w:author="Albrecht, Patrick" w:date="2025-10-15T15:48:00Z">
        <w:r>
          <w:delText xml:space="preserve">baseline </w:delText>
        </w:r>
      </w:del>
      <w:ins w:id="1306" w:author="Albrecht, Patrick" w:date="2025-10-15T15:48:00Z">
        <w:r w:rsidR="002C6CA9">
          <w:t xml:space="preserve">temporary limit </w:t>
        </w:r>
      </w:ins>
      <w:r>
        <w:t xml:space="preserve">administrator referred to in paragraph </w:t>
      </w:r>
      <w:r w:rsidR="0037371E">
        <w:t>1(b)</w:t>
      </w:r>
      <w:r>
        <w:t>.</w:t>
      </w:r>
    </w:p>
    <w:p w14:paraId="5A4DD48F" w14:textId="1F96CA3B" w:rsidR="005C0A77" w:rsidRPr="00967A9A" w:rsidRDefault="005C0A77" w:rsidP="666C728B">
      <w:pPr>
        <w:jc w:val="both"/>
      </w:pPr>
    </w:p>
    <w:p w14:paraId="2210E9A3" w14:textId="70CACE29" w:rsidR="635AB159" w:rsidRDefault="635AB159" w:rsidP="048E4F4B">
      <w:pPr>
        <w:jc w:val="center"/>
        <w:rPr>
          <w:i/>
          <w:iCs/>
        </w:rPr>
      </w:pPr>
      <w:r w:rsidRPr="048E4F4B">
        <w:rPr>
          <w:i/>
          <w:iCs/>
        </w:rPr>
        <w:t>Article 2</w:t>
      </w:r>
      <w:r w:rsidR="00C67673">
        <w:rPr>
          <w:i/>
          <w:iCs/>
        </w:rPr>
        <w:t>2</w:t>
      </w:r>
    </w:p>
    <w:p w14:paraId="5EEF3038" w14:textId="0E7502BC" w:rsidR="635AB159" w:rsidRDefault="635AB159" w:rsidP="048E4F4B">
      <w:pPr>
        <w:jc w:val="center"/>
        <w:rPr>
          <w:b/>
          <w:bCs/>
        </w:rPr>
      </w:pPr>
      <w:r w:rsidRPr="2BE0BB04">
        <w:rPr>
          <w:b/>
          <w:bCs/>
        </w:rPr>
        <w:t xml:space="preserve">Responsibilities of </w:t>
      </w:r>
      <w:r w:rsidR="00900051" w:rsidRPr="2BE0BB04">
        <w:rPr>
          <w:b/>
          <w:bCs/>
        </w:rPr>
        <w:t>g</w:t>
      </w:r>
      <w:r w:rsidRPr="2BE0BB04">
        <w:rPr>
          <w:b/>
          <w:bCs/>
        </w:rPr>
        <w:t xml:space="preserve">rid </w:t>
      </w:r>
      <w:r w:rsidR="2FDC581F" w:rsidRPr="2BE0BB04">
        <w:rPr>
          <w:b/>
          <w:bCs/>
        </w:rPr>
        <w:t>pre</w:t>
      </w:r>
      <w:del w:id="1307" w:author="DO Giao" w:date="2025-11-04T14:12:00Z">
        <w:r w:rsidRPr="2BE0BB04" w:rsidDel="635AB159">
          <w:rPr>
            <w:b/>
            <w:bCs/>
          </w:rPr>
          <w:delText>-</w:delText>
        </w:r>
      </w:del>
      <w:r w:rsidR="2FDC581F" w:rsidRPr="2BE0BB04">
        <w:rPr>
          <w:b/>
          <w:bCs/>
        </w:rPr>
        <w:t>qualification</w:t>
      </w:r>
      <w:r w:rsidR="5BA77196" w:rsidRPr="2BE0BB04">
        <w:rPr>
          <w:b/>
          <w:bCs/>
        </w:rPr>
        <w:t xml:space="preserve"> </w:t>
      </w:r>
      <w:r w:rsidR="1AA49FD6" w:rsidRPr="2BE0BB04">
        <w:rPr>
          <w:b/>
          <w:bCs/>
        </w:rPr>
        <w:t>coordinator</w:t>
      </w:r>
    </w:p>
    <w:p w14:paraId="4E6C03BC" w14:textId="618C1045" w:rsidR="048E4F4B" w:rsidRDefault="048E4F4B" w:rsidP="048E4F4B">
      <w:pPr>
        <w:jc w:val="center"/>
        <w:rPr>
          <w:b/>
          <w:bCs/>
        </w:rPr>
      </w:pPr>
    </w:p>
    <w:p w14:paraId="0BC5D0EB" w14:textId="1E043E8E" w:rsidR="401B5B36" w:rsidRDefault="401B5B36" w:rsidP="00FB411B">
      <w:pPr>
        <w:pStyle w:val="ListParagraph"/>
        <w:numPr>
          <w:ilvl w:val="0"/>
          <w:numId w:val="75"/>
        </w:numPr>
        <w:jc w:val="both"/>
      </w:pPr>
      <w:r>
        <w:t xml:space="preserve">The </w:t>
      </w:r>
      <w:ins w:id="1308" w:author="Enrica Sama" w:date="2025-11-05T16:47:00Z">
        <w:r w:rsidR="7EA91008">
          <w:t>g</w:t>
        </w:r>
      </w:ins>
      <w:del w:id="1309" w:author="Enrica Sama" w:date="2025-11-05T16:47:00Z">
        <w:r w:rsidDel="401B5B36">
          <w:delText>G</w:delText>
        </w:r>
      </w:del>
      <w:r>
        <w:t xml:space="preserve">rid </w:t>
      </w:r>
      <w:r w:rsidR="004F134F">
        <w:t>prequalification</w:t>
      </w:r>
      <w:r w:rsidR="38CA9012">
        <w:t xml:space="preserve"> </w:t>
      </w:r>
      <w:r w:rsidR="7AF056C6">
        <w:t xml:space="preserve">coordinator </w:t>
      </w:r>
      <w:r>
        <w:t xml:space="preserve">shall </w:t>
      </w:r>
      <w:r w:rsidR="005D3800">
        <w:t>coordinate</w:t>
      </w:r>
      <w:r>
        <w:t xml:space="preserve"> grid prequalification</w:t>
      </w:r>
      <w:r w:rsidR="0FA9458F">
        <w:t xml:space="preserve"> between the connecting and impacted system operators,</w:t>
      </w:r>
      <w:r>
        <w:t xml:space="preserve"> in accordance with national terms and conditions pursuant to Article 45 </w:t>
      </w:r>
      <w:r w:rsidR="00466115">
        <w:t>of NCDR</w:t>
      </w:r>
      <w:r>
        <w:t>.</w:t>
      </w:r>
    </w:p>
    <w:p w14:paraId="4083F1E1" w14:textId="6C84DC1C" w:rsidR="006312C3" w:rsidRDefault="2B9EB13E">
      <w:pPr>
        <w:pStyle w:val="ListParagraph"/>
        <w:numPr>
          <w:ilvl w:val="0"/>
          <w:numId w:val="75"/>
        </w:numPr>
        <w:jc w:val="both"/>
      </w:pPr>
      <w:r>
        <w:t xml:space="preserve">The </w:t>
      </w:r>
      <w:ins w:id="1310" w:author="Enrica Sama" w:date="2025-11-05T16:47:00Z">
        <w:r w:rsidR="43E332F9">
          <w:t>g</w:t>
        </w:r>
      </w:ins>
      <w:del w:id="1311" w:author="Enrica Sama" w:date="2025-11-05T16:47:00Z">
        <w:r w:rsidDel="469ECFF2">
          <w:delText>G</w:delText>
        </w:r>
      </w:del>
      <w:r w:rsidR="469ECFF2">
        <w:t xml:space="preserve">rid </w:t>
      </w:r>
      <w:r w:rsidR="004F134F">
        <w:t>prequalification</w:t>
      </w:r>
      <w:r w:rsidR="008D4295">
        <w:t xml:space="preserve"> </w:t>
      </w:r>
      <w:r w:rsidR="00C50F47">
        <w:t xml:space="preserve">coordinator </w:t>
      </w:r>
      <w:r>
        <w:t>s</w:t>
      </w:r>
      <w:commentRangeStart w:id="1312"/>
      <w:commentRangeStart w:id="1313"/>
      <w:r>
        <w:t>hall</w:t>
      </w:r>
      <w:commentRangeEnd w:id="1312"/>
      <w:r>
        <w:rPr>
          <w:rStyle w:val="CommentReference"/>
          <w:sz w:val="22"/>
          <w:szCs w:val="22"/>
        </w:rPr>
        <w:commentReference w:id="1312"/>
      </w:r>
      <w:commentRangeEnd w:id="1313"/>
      <w:r>
        <w:rPr>
          <w:rStyle w:val="CommentReference"/>
          <w:sz w:val="22"/>
          <w:szCs w:val="22"/>
        </w:rPr>
        <w:commentReference w:id="1313"/>
      </w:r>
      <w:r w:rsidR="0032157A">
        <w:t>:</w:t>
      </w:r>
      <w:r w:rsidR="00D70E3E">
        <w:t xml:space="preserve"> </w:t>
      </w:r>
    </w:p>
    <w:p w14:paraId="3790BE1F" w14:textId="6CF051E3" w:rsidR="00574924" w:rsidRDefault="00186150" w:rsidP="6DFC1749">
      <w:pPr>
        <w:pStyle w:val="ListParagraph"/>
        <w:numPr>
          <w:ilvl w:val="0"/>
          <w:numId w:val="87"/>
        </w:numPr>
      </w:pPr>
      <w:r>
        <w:t xml:space="preserve">Receive the request </w:t>
      </w:r>
      <w:r w:rsidR="00FD39BA">
        <w:t>from</w:t>
      </w:r>
      <w:r w:rsidR="00313640">
        <w:t xml:space="preserve"> the entitled party</w:t>
      </w:r>
      <w:r>
        <w:t xml:space="preserve"> to coordinate Grid prequalification</w:t>
      </w:r>
      <w:r w:rsidR="00425528">
        <w:t>; and</w:t>
      </w:r>
    </w:p>
    <w:p w14:paraId="4FC9E86F" w14:textId="16300ACC" w:rsidR="401B5B36" w:rsidRDefault="00574924" w:rsidP="6DFC1749">
      <w:pPr>
        <w:pStyle w:val="ListParagraph"/>
        <w:numPr>
          <w:ilvl w:val="0"/>
          <w:numId w:val="87"/>
        </w:numPr>
      </w:pPr>
      <w:r>
        <w:t>N</w:t>
      </w:r>
      <w:r w:rsidR="2B9EB13E">
        <w:t xml:space="preserve">otify the entitled parties of the result of the </w:t>
      </w:r>
      <w:r w:rsidR="72A45444">
        <w:t xml:space="preserve">grid </w:t>
      </w:r>
      <w:r w:rsidR="004F134F">
        <w:t>prequalification</w:t>
      </w:r>
      <w:r w:rsidR="72A45444">
        <w:t xml:space="preserve"> and the related status of the concerned SPU</w:t>
      </w:r>
      <w:r w:rsidR="3DD7E53D">
        <w:t xml:space="preserve">, </w:t>
      </w:r>
      <w:r w:rsidR="0B09D0AF">
        <w:t>SPG</w:t>
      </w:r>
      <w:r w:rsidR="72A45444">
        <w:t xml:space="preserve"> or </w:t>
      </w:r>
      <w:r w:rsidR="16D0916E">
        <w:t xml:space="preserve">part of </w:t>
      </w:r>
      <w:r w:rsidR="72A45444">
        <w:t>SPG</w:t>
      </w:r>
      <w:r w:rsidR="2B9EB13E">
        <w:t>.</w:t>
      </w:r>
    </w:p>
    <w:p w14:paraId="6A35D57E" w14:textId="3E404ABA" w:rsidR="048E4F4B" w:rsidRDefault="048E4F4B" w:rsidP="048E4F4B">
      <w:pPr>
        <w:jc w:val="center"/>
        <w:rPr>
          <w:b/>
          <w:bCs/>
        </w:rPr>
      </w:pPr>
    </w:p>
    <w:p w14:paraId="4EE25D22" w14:textId="56143E24" w:rsidR="048E4F4B" w:rsidRDefault="560CF853" w:rsidP="311D0F3F">
      <w:pPr>
        <w:jc w:val="center"/>
        <w:rPr>
          <w:ins w:id="1314" w:author="DO Giao" w:date="2025-10-29T09:55:00Z"/>
          <w:i/>
          <w:iCs/>
        </w:rPr>
      </w:pPr>
      <w:ins w:id="1315" w:author="DO Giao" w:date="2025-10-29T09:55:00Z">
        <w:r w:rsidRPr="311D0F3F">
          <w:rPr>
            <w:i/>
            <w:iCs/>
          </w:rPr>
          <w:t>Article 2</w:t>
        </w:r>
      </w:ins>
      <w:ins w:id="1316" w:author="DO Giao" w:date="2025-10-29T09:56:00Z">
        <w:r w:rsidRPr="311D0F3F">
          <w:rPr>
            <w:i/>
            <w:iCs/>
          </w:rPr>
          <w:t>3</w:t>
        </w:r>
      </w:ins>
    </w:p>
    <w:p w14:paraId="0C3CBC99" w14:textId="04278CCD" w:rsidR="048E4F4B" w:rsidRDefault="560CF853" w:rsidP="311D0F3F">
      <w:pPr>
        <w:jc w:val="center"/>
        <w:rPr>
          <w:ins w:id="1317" w:author="DO Giao" w:date="2025-10-29T10:55:00Z"/>
          <w:b/>
        </w:rPr>
      </w:pPr>
      <w:ins w:id="1318" w:author="DO Giao" w:date="2025-10-29T09:55:00Z">
        <w:r w:rsidRPr="311D0F3F">
          <w:rPr>
            <w:b/>
            <w:bCs/>
          </w:rPr>
          <w:t xml:space="preserve">Responsibilities of </w:t>
        </w:r>
      </w:ins>
      <w:ins w:id="1319" w:author="DO Giao" w:date="2025-10-29T09:56:00Z">
        <w:r w:rsidRPr="311D0F3F">
          <w:rPr>
            <w:b/>
            <w:bCs/>
          </w:rPr>
          <w:t>service acquiring responsible</w:t>
        </w:r>
      </w:ins>
      <w:ins w:id="1320" w:author="DO Giao" w:date="2025-10-29T10:56:00Z">
        <w:r w:rsidR="66F3140F" w:rsidRPr="6EAD1E29">
          <w:rPr>
            <w:b/>
            <w:bCs/>
          </w:rPr>
          <w:t xml:space="preserve"> </w:t>
        </w:r>
        <w:r w:rsidR="66F3140F" w:rsidRPr="18BF0E2B">
          <w:rPr>
            <w:b/>
            <w:bCs/>
          </w:rPr>
          <w:t>party</w:t>
        </w:r>
      </w:ins>
    </w:p>
    <w:p w14:paraId="45C8E446" w14:textId="49426994" w:rsidR="4F25EDED" w:rsidRDefault="4F25EDED">
      <w:pPr>
        <w:ind w:left="709"/>
        <w:jc w:val="both"/>
        <w:rPr>
          <w:ins w:id="1321" w:author="DO Giao" w:date="2025-10-29T10:55:00Z"/>
        </w:rPr>
        <w:pPrChange w:id="1322" w:author="DO Giao" w:date="2025-11-04T14:17:00Z">
          <w:pPr>
            <w:pStyle w:val="ListParagraph"/>
            <w:numPr>
              <w:numId w:val="18"/>
            </w:numPr>
            <w:ind w:left="360" w:hanging="360"/>
            <w:jc w:val="both"/>
          </w:pPr>
        </w:pPrChange>
      </w:pPr>
    </w:p>
    <w:p w14:paraId="3BA6F7F1" w14:textId="1D494B35" w:rsidR="4F25EDED" w:rsidRDefault="4F25EDED">
      <w:pPr>
        <w:pStyle w:val="ListParagraph"/>
        <w:numPr>
          <w:ilvl w:val="0"/>
          <w:numId w:val="3"/>
        </w:numPr>
        <w:jc w:val="both"/>
        <w:rPr>
          <w:ins w:id="1323" w:author="DO Giao" w:date="2025-10-29T10:55:00Z"/>
        </w:rPr>
        <w:pPrChange w:id="1324" w:author="DO Giao" w:date="2025-10-29T11:08:00Z">
          <w:pPr>
            <w:pStyle w:val="ListParagraph"/>
            <w:numPr>
              <w:numId w:val="18"/>
            </w:numPr>
            <w:ind w:left="360" w:hanging="360"/>
            <w:jc w:val="both"/>
          </w:pPr>
        </w:pPrChange>
      </w:pPr>
      <w:ins w:id="1325" w:author="DO Giao" w:date="2025-10-29T10:55:00Z">
        <w:r>
          <w:t xml:space="preserve">The </w:t>
        </w:r>
      </w:ins>
      <w:r w:rsidR="005D0DA3">
        <w:t>service acquiring responsible</w:t>
      </w:r>
      <w:del w:id="1326" w:author="DO Giao" w:date="2025-11-04T14:10:00Z">
        <w:r w:rsidDel="005D0DA3">
          <w:delText xml:space="preserve"> party</w:delText>
        </w:r>
        <w:r w:rsidDel="4F25EDED">
          <w:delText xml:space="preserve"> responsible</w:delText>
        </w:r>
      </w:del>
      <w:r>
        <w:t xml:space="preserve"> </w:t>
      </w:r>
      <w:r w:rsidR="00E10FEB">
        <w:t xml:space="preserve">party </w:t>
      </w:r>
      <w:ins w:id="1327" w:author="DO Giao" w:date="2025-10-29T10:55:00Z">
        <w:r>
          <w:t>shall</w:t>
        </w:r>
      </w:ins>
    </w:p>
    <w:p w14:paraId="64821F84" w14:textId="545C4D49" w:rsidR="4F25EDED" w:rsidRDefault="1A6D271A">
      <w:pPr>
        <w:pStyle w:val="ListParagraph"/>
        <w:numPr>
          <w:ilvl w:val="0"/>
          <w:numId w:val="2"/>
        </w:numPr>
        <w:jc w:val="both"/>
        <w:rPr>
          <w:ins w:id="1328" w:author="DO Giao" w:date="2025-10-29T10:55:00Z"/>
        </w:rPr>
        <w:pPrChange w:id="1329" w:author="DO Giao" w:date="2025-10-29T11:08:00Z">
          <w:pPr>
            <w:pStyle w:val="ListParagraph"/>
            <w:numPr>
              <w:ilvl w:val="1"/>
              <w:numId w:val="59"/>
            </w:numPr>
            <w:ind w:left="1440" w:hanging="360"/>
            <w:jc w:val="both"/>
          </w:pPr>
        </w:pPrChange>
      </w:pPr>
      <w:ins w:id="1330" w:author="DO Giao" w:date="2025-10-29T11:01:00Z">
        <w:r>
          <w:t>Validate</w:t>
        </w:r>
      </w:ins>
      <w:ins w:id="1331" w:author="DO Giao" w:date="2025-10-29T10:55:00Z">
        <w:r w:rsidR="4F25EDED">
          <w:t xml:space="preserve"> the </w:t>
        </w:r>
      </w:ins>
      <w:ins w:id="1332" w:author="DO Giao" w:date="2025-10-31T12:27:00Z">
        <w:r w:rsidR="2EEC88B8">
          <w:t xml:space="preserve">message of </w:t>
        </w:r>
      </w:ins>
      <w:ins w:id="1333" w:author="DO Giao" w:date="2025-10-29T11:00:00Z">
        <w:r w:rsidR="05EE8382">
          <w:t>bid</w:t>
        </w:r>
      </w:ins>
      <w:ins w:id="1334" w:author="DO Giao" w:date="2025-10-29T11:01:00Z">
        <w:r w:rsidR="05EE8382">
          <w:t xml:space="preserve"> </w:t>
        </w:r>
        <w:r w:rsidR="5AE43A75">
          <w:t xml:space="preserve">received </w:t>
        </w:r>
        <w:r w:rsidR="05EE8382">
          <w:t>from the service provider</w:t>
        </w:r>
      </w:ins>
    </w:p>
    <w:p w14:paraId="542BC061" w14:textId="498AC547" w:rsidR="7876CC4F" w:rsidRDefault="7876CC4F">
      <w:pPr>
        <w:pStyle w:val="ListParagraph"/>
        <w:numPr>
          <w:ilvl w:val="0"/>
          <w:numId w:val="2"/>
        </w:numPr>
        <w:jc w:val="both"/>
        <w:rPr>
          <w:ins w:id="1335" w:author="DO Giao" w:date="2025-10-29T11:04:00Z" w16du:dateUtc="2025-10-29T11:04:23Z"/>
        </w:rPr>
        <w:pPrChange w:id="1336" w:author="DO Giao" w:date="2025-10-29T11:08:00Z">
          <w:pPr>
            <w:pStyle w:val="ListParagraph"/>
            <w:numPr>
              <w:ilvl w:val="1"/>
              <w:numId w:val="59"/>
            </w:numPr>
            <w:ind w:left="1440" w:hanging="360"/>
            <w:jc w:val="both"/>
          </w:pPr>
        </w:pPrChange>
      </w:pPr>
      <w:commentRangeStart w:id="1337"/>
      <w:ins w:id="1338" w:author="DO Giao" w:date="2025-10-29T11:03:00Z">
        <w:r w:rsidRPr="2BE0BB04">
          <w:rPr>
            <w:rFonts w:eastAsiaTheme="minorEastAsia"/>
          </w:rPr>
          <w:t>E</w:t>
        </w:r>
        <w:r w:rsidRPr="2BE0BB04">
          <w:rPr>
            <w:rFonts w:eastAsiaTheme="minorEastAsia"/>
            <w:rPrChange w:id="1339" w:author="DO Giao" w:date="2025-10-29T11:03:00Z">
              <w:rPr>
                <w:rFonts w:eastAsia="Times New Roman"/>
                <w:color w:val="000000" w:themeColor="text1"/>
                <w:sz w:val="16"/>
                <w:szCs w:val="16"/>
              </w:rPr>
            </w:rPrChange>
          </w:rPr>
          <w:t xml:space="preserve">xecute </w:t>
        </w:r>
        <w:r w:rsidRPr="2BE0BB04">
          <w:rPr>
            <w:rFonts w:eastAsiaTheme="minorEastAsia"/>
            <w:rPrChange w:id="1340" w:author="DO Giao" w:date="2025-10-29T11:03:00Z">
              <w:rPr>
                <w:rFonts w:eastAsia="Times New Roman"/>
                <w:color w:val="C239B3"/>
                <w:sz w:val="16"/>
                <w:szCs w:val="16"/>
                <w:u w:val="single"/>
              </w:rPr>
            </w:rPrChange>
          </w:rPr>
          <w:t>necessary actions to trigger</w:t>
        </w:r>
        <w:r w:rsidRPr="2BE0BB04">
          <w:rPr>
            <w:rFonts w:eastAsiaTheme="minorEastAsia"/>
          </w:rPr>
          <w:t xml:space="preserve"> </w:t>
        </w:r>
        <w:r w:rsidRPr="2BE0BB04">
          <w:rPr>
            <w:rFonts w:eastAsiaTheme="minorEastAsia"/>
            <w:rPrChange w:id="1341" w:author="DO Giao" w:date="2025-10-29T11:03:00Z">
              <w:rPr>
                <w:rFonts w:eastAsia="Times New Roman"/>
                <w:strike/>
                <w:color w:val="C239B3"/>
                <w:sz w:val="16"/>
                <w:szCs w:val="16"/>
              </w:rPr>
            </w:rPrChange>
          </w:rPr>
          <w:t>for</w:t>
        </w:r>
        <w:r w:rsidRPr="2BE0BB04">
          <w:rPr>
            <w:rFonts w:eastAsiaTheme="minorEastAsia"/>
            <w:rPrChange w:id="1342" w:author="DO Giao" w:date="2025-10-29T11:03:00Z">
              <w:rPr>
                <w:rFonts w:eastAsia="Times New Roman"/>
                <w:color w:val="000000" w:themeColor="text1"/>
                <w:sz w:val="16"/>
                <w:szCs w:val="16"/>
              </w:rPr>
            </w:rPrChange>
          </w:rPr>
          <w:t xml:space="preserve"> the selection of bid[s]</w:t>
        </w:r>
        <w:r w:rsidRPr="2BE0BB04">
          <w:rPr>
            <w:rFonts w:eastAsiaTheme="minorEastAsia"/>
            <w:rPrChange w:id="1343" w:author="DO Giao" w:date="2025-10-29T11:03:00Z">
              <w:rPr>
                <w:rFonts w:eastAsia="Times New Roman"/>
                <w:color w:val="C239B3"/>
                <w:sz w:val="16"/>
                <w:szCs w:val="16"/>
                <w:u w:val="single"/>
              </w:rPr>
            </w:rPrChange>
          </w:rPr>
          <w:t xml:space="preserve"> and get the related</w:t>
        </w:r>
      </w:ins>
      <w:commentRangeEnd w:id="1337"/>
      <w:r w:rsidRPr="2BE0BB04">
        <w:rPr>
          <w:rStyle w:val="CommentReference"/>
          <w:rFonts w:eastAsiaTheme="minorEastAsia"/>
          <w:sz w:val="22"/>
          <w:szCs w:val="22"/>
          <w:rPrChange w:id="1344" w:author="DO Giao" w:date="2025-10-29T11:03:00Z">
            <w:rPr>
              <w:rStyle w:val="CommentReference"/>
              <w:rFonts w:eastAsia="Times New Roman"/>
              <w:color w:val="C239B3"/>
              <w:u w:val="single"/>
            </w:rPr>
          </w:rPrChange>
        </w:rPr>
        <w:commentReference w:id="1337"/>
      </w:r>
      <w:ins w:id="1345" w:author="DO Giao" w:date="2025-10-29T11:03:00Z">
        <w:r w:rsidRPr="2BE0BB04">
          <w:rPr>
            <w:rFonts w:eastAsiaTheme="minorEastAsia"/>
            <w:rPrChange w:id="1346" w:author="DO Giao" w:date="2025-10-29T11:03:00Z">
              <w:rPr>
                <w:rFonts w:eastAsia="Times New Roman"/>
                <w:color w:val="C239B3"/>
                <w:sz w:val="16"/>
                <w:szCs w:val="16"/>
                <w:u w:val="single"/>
              </w:rPr>
            </w:rPrChange>
          </w:rPr>
          <w:t xml:space="preserve"> results.</w:t>
        </w:r>
      </w:ins>
    </w:p>
    <w:p w14:paraId="559AF1D5" w14:textId="358857A2" w:rsidR="7876CC4F" w:rsidRDefault="7A75CBD6">
      <w:pPr>
        <w:pStyle w:val="ListParagraph"/>
        <w:numPr>
          <w:ilvl w:val="0"/>
          <w:numId w:val="2"/>
        </w:numPr>
        <w:jc w:val="both"/>
        <w:rPr>
          <w:ins w:id="1347" w:author="DO Giao" w:date="2025-10-29T10:55:00Z"/>
        </w:rPr>
        <w:pPrChange w:id="1348" w:author="DO Giao" w:date="2025-10-29T11:08:00Z">
          <w:pPr>
            <w:pStyle w:val="ListParagraph"/>
            <w:numPr>
              <w:ilvl w:val="1"/>
              <w:numId w:val="59"/>
            </w:numPr>
            <w:ind w:left="1440" w:hanging="360"/>
            <w:jc w:val="both"/>
          </w:pPr>
        </w:pPrChange>
      </w:pPr>
      <w:ins w:id="1349" w:author="DO Giao" w:date="2025-10-29T11:05:00Z">
        <w:r w:rsidRPr="2BE0BB04">
          <w:rPr>
            <w:rFonts w:eastAsiaTheme="minorEastAsia"/>
          </w:rPr>
          <w:t>S</w:t>
        </w:r>
      </w:ins>
      <w:ins w:id="1350" w:author="DO Giao" w:date="2025-10-29T11:04:00Z">
        <w:r w:rsidRPr="2BE0BB04">
          <w:rPr>
            <w:rFonts w:eastAsiaTheme="minorEastAsia"/>
            <w:rPrChange w:id="1351" w:author="DO Giao" w:date="2025-10-29T11:04:00Z">
              <w:rPr>
                <w:rFonts w:eastAsia="Times New Roman"/>
                <w:sz w:val="16"/>
                <w:szCs w:val="16"/>
              </w:rPr>
            </w:rPrChange>
          </w:rPr>
          <w:t xml:space="preserve">end the information </w:t>
        </w:r>
      </w:ins>
      <w:ins w:id="1352" w:author="DO Giao" w:date="2025-10-29T11:05:00Z">
        <w:r w:rsidRPr="2BE0BB04">
          <w:rPr>
            <w:rFonts w:eastAsiaTheme="minorEastAsia"/>
          </w:rPr>
          <w:t xml:space="preserve">to the service provider </w:t>
        </w:r>
      </w:ins>
      <w:ins w:id="1353" w:author="DO Giao" w:date="2025-10-29T11:04:00Z">
        <w:r w:rsidRPr="2BE0BB04">
          <w:rPr>
            <w:rFonts w:eastAsiaTheme="minorEastAsia"/>
            <w:rPrChange w:id="1354" w:author="DO Giao" w:date="2025-10-29T11:04:00Z">
              <w:rPr>
                <w:rFonts w:eastAsia="Times New Roman"/>
                <w:sz w:val="16"/>
                <w:szCs w:val="16"/>
              </w:rPr>
            </w:rPrChange>
          </w:rPr>
          <w:t xml:space="preserve">that </w:t>
        </w:r>
      </w:ins>
      <w:ins w:id="1355" w:author="DO Giao" w:date="2025-10-29T11:06:00Z">
        <w:r w:rsidRPr="2BE0BB04">
          <w:rPr>
            <w:rFonts w:eastAsiaTheme="minorEastAsia"/>
          </w:rPr>
          <w:t xml:space="preserve">its </w:t>
        </w:r>
      </w:ins>
      <w:ins w:id="1356" w:author="DO Giao" w:date="2025-10-29T11:04:00Z">
        <w:r w:rsidRPr="2BE0BB04">
          <w:rPr>
            <w:rFonts w:eastAsiaTheme="minorEastAsia"/>
            <w:rPrChange w:id="1357" w:author="DO Giao" w:date="2025-10-29T11:04:00Z">
              <w:rPr>
                <w:rFonts w:eastAsia="Times New Roman"/>
                <w:sz w:val="16"/>
                <w:szCs w:val="16"/>
              </w:rPr>
            </w:rPrChange>
          </w:rPr>
          <w:t xml:space="preserve">bid has been selected and </w:t>
        </w:r>
        <w:commentRangeStart w:id="1358"/>
        <w:r w:rsidRPr="2BE0BB04">
          <w:rPr>
            <w:rFonts w:eastAsiaTheme="minorEastAsia"/>
            <w:rPrChange w:id="1359" w:author="DO Giao" w:date="2025-10-29T11:04:00Z">
              <w:rPr>
                <w:rFonts w:eastAsia="Times New Roman"/>
                <w:sz w:val="16"/>
                <w:szCs w:val="16"/>
              </w:rPr>
            </w:rPrChange>
          </w:rPr>
          <w:t>the related information.</w:t>
        </w:r>
      </w:ins>
      <w:r>
        <w:br/>
      </w:r>
      <w:commentRangeEnd w:id="1358"/>
      <w:r>
        <w:rPr>
          <w:rStyle w:val="CommentReference"/>
          <w:sz w:val="22"/>
          <w:szCs w:val="22"/>
        </w:rPr>
        <w:commentReference w:id="1358"/>
      </w:r>
    </w:p>
    <w:p w14:paraId="1577807B" w14:textId="33621AB0" w:rsidR="483EE376" w:rsidRDefault="483EE376" w:rsidP="483EE376">
      <w:pPr>
        <w:jc w:val="center"/>
        <w:rPr>
          <w:rFonts w:eastAsia="Times New Roman"/>
          <w:b/>
        </w:rPr>
      </w:pPr>
    </w:p>
    <w:p w14:paraId="3B72E2AA" w14:textId="2FC3D23C" w:rsidR="00E902F5" w:rsidRPr="00967A9A" w:rsidRDefault="00E902F5" w:rsidP="00FB411B">
      <w:pPr>
        <w:spacing w:after="0" w:line="240" w:lineRule="auto"/>
        <w:jc w:val="both"/>
        <w:rPr>
          <w:rFonts w:eastAsia="Arial"/>
          <w:b/>
          <w:bCs/>
          <w:sz w:val="24"/>
          <w:szCs w:val="24"/>
        </w:rPr>
      </w:pPr>
      <w:r w:rsidRPr="00DF32A9">
        <w:rPr>
          <w:rFonts w:eastAsia="Arial"/>
        </w:rPr>
        <w:br w:type="page"/>
      </w:r>
    </w:p>
    <w:p w14:paraId="7341CD69" w14:textId="1F23AED1" w:rsidR="00105E05" w:rsidRPr="00967A9A" w:rsidRDefault="001C3A03" w:rsidP="00A0077C">
      <w:pPr>
        <w:pStyle w:val="Heading1"/>
        <w:rPr>
          <w:lang w:val="en-GB"/>
        </w:rPr>
      </w:pPr>
      <w:r w:rsidRPr="2BE0BB04">
        <w:rPr>
          <w:lang w:val="en-GB"/>
        </w:rPr>
        <w:t>Section 2:</w:t>
      </w:r>
      <w:r w:rsidR="0053306D" w:rsidRPr="2BE0BB04">
        <w:rPr>
          <w:lang w:val="en-GB"/>
        </w:rPr>
        <w:t xml:space="preserve"> </w:t>
      </w:r>
      <w:r w:rsidRPr="2BE0BB04">
        <w:rPr>
          <w:lang w:val="en-GB"/>
        </w:rPr>
        <w:t xml:space="preserve">Transparent and non-discriminatory procedures for access to </w:t>
      </w:r>
      <w:ins w:id="1360" w:author="Enrica Sama" w:date="2025-11-05T16:45:00Z">
        <w:r w:rsidR="4E60E6ED" w:rsidRPr="2BE0BB04">
          <w:rPr>
            <w:lang w:val="en-GB"/>
          </w:rPr>
          <w:t xml:space="preserve">and exchange of </w:t>
        </w:r>
      </w:ins>
      <w:r w:rsidRPr="2BE0BB04">
        <w:rPr>
          <w:lang w:val="en-GB"/>
        </w:rPr>
        <w:t>data</w:t>
      </w:r>
      <w:ins w:id="1361" w:author="Enrica Sama" w:date="2025-11-05T16:45:00Z">
        <w:r w:rsidR="4CBB7A7D" w:rsidRPr="2BE0BB04">
          <w:rPr>
            <w:lang w:val="en-GB"/>
          </w:rPr>
          <w:t xml:space="preserve"> </w:t>
        </w:r>
      </w:ins>
      <w:r w:rsidRPr="2BE0BB04">
        <w:rPr>
          <w:lang w:val="en-GB"/>
        </w:rPr>
        <w:t xml:space="preserve"> –Reporting and repository of national practices</w:t>
      </w:r>
    </w:p>
    <w:p w14:paraId="15BD14E9" w14:textId="77777777" w:rsidR="008C21D8" w:rsidRPr="00967A9A" w:rsidRDefault="008C21D8" w:rsidP="00A0077C">
      <w:pPr>
        <w:pStyle w:val="Heading1"/>
        <w:rPr>
          <w:lang w:val="en-GB"/>
        </w:rPr>
      </w:pPr>
    </w:p>
    <w:p w14:paraId="2AADE7FB" w14:textId="6114EF63" w:rsidR="0030265B" w:rsidRPr="00DF32A9" w:rsidRDefault="62EB82D0" w:rsidP="5208BA43">
      <w:pPr>
        <w:jc w:val="center"/>
        <w:rPr>
          <w:i/>
          <w:iCs/>
        </w:rPr>
      </w:pPr>
      <w:r w:rsidRPr="5208BA43">
        <w:rPr>
          <w:i/>
          <w:iCs/>
        </w:rPr>
        <w:t xml:space="preserve">Article </w:t>
      </w:r>
      <w:r w:rsidR="3D1FFF17" w:rsidRPr="5208BA43">
        <w:rPr>
          <w:i/>
          <w:iCs/>
          <w:highlight w:val="yellow"/>
        </w:rPr>
        <w:t>2</w:t>
      </w:r>
      <w:r w:rsidR="00C67673">
        <w:rPr>
          <w:i/>
          <w:iCs/>
        </w:rPr>
        <w:t>3</w:t>
      </w:r>
    </w:p>
    <w:p w14:paraId="6CA942B3" w14:textId="77777777" w:rsidR="0030265B" w:rsidRPr="00DF32A9" w:rsidRDefault="62EB82D0" w:rsidP="00A0077C">
      <w:pPr>
        <w:jc w:val="center"/>
        <w:rPr>
          <w:b/>
          <w:bCs/>
        </w:rPr>
      </w:pPr>
      <w:r w:rsidRPr="5208BA43">
        <w:rPr>
          <w:b/>
          <w:bCs/>
        </w:rPr>
        <w:t>Reporting of national practices</w:t>
      </w:r>
    </w:p>
    <w:p w14:paraId="65B20B49" w14:textId="38C8EBB8" w:rsidR="0030265B" w:rsidRPr="00967A9A" w:rsidRDefault="62EB82D0" w:rsidP="00967A9A">
      <w:pPr>
        <w:pStyle w:val="ListParagraph"/>
        <w:numPr>
          <w:ilvl w:val="0"/>
          <w:numId w:val="31"/>
        </w:numPr>
        <w:jc w:val="both"/>
      </w:pPr>
      <w:r>
        <w:t>In order to ensure the transparency and non-discrimination of national procedures for access to data</w:t>
      </w:r>
      <w:r w:rsidR="744994E7">
        <w:t xml:space="preserve"> required for demand response</w:t>
      </w:r>
      <w:r w:rsidR="7CD88970">
        <w:t xml:space="preserve"> included in this Regulation</w:t>
      </w:r>
      <w:r>
        <w:t xml:space="preserve">, in line with Article 23 of </w:t>
      </w:r>
      <w:del w:id="1362" w:author="Fernando Dominguez" w:date="2025-10-21T09:10:00Z">
        <w:r>
          <w:delText xml:space="preserve">the </w:delText>
        </w:r>
      </w:del>
      <w:r>
        <w:t>Directive (EU) 2019/944, Member States shall</w:t>
      </w:r>
    </w:p>
    <w:p w14:paraId="7E2E175A" w14:textId="69C985BD" w:rsidR="0030265B" w:rsidRPr="00DF32A9" w:rsidRDefault="0030265B" w:rsidP="00967A9A">
      <w:pPr>
        <w:pStyle w:val="ListParagraph"/>
        <w:numPr>
          <w:ilvl w:val="1"/>
          <w:numId w:val="60"/>
        </w:numPr>
        <w:jc w:val="both"/>
      </w:pPr>
      <w:r>
        <w:t>carry out and keep up to date a mapping of national practices at national level that also includes a detailed description and explanation of how the procedural steps of Tables III.1 to III.</w:t>
      </w:r>
      <w:r w:rsidR="008D4295">
        <w:t>34</w:t>
      </w:r>
      <w:r>
        <w:t xml:space="preserve"> of the Annex </w:t>
      </w:r>
      <w:ins w:id="1363" w:author="Enrica Sama" w:date="2025-11-05T16:45:00Z">
        <w:r w:rsidR="2CAA3CA4">
          <w:t xml:space="preserve">to this Regulation </w:t>
        </w:r>
      </w:ins>
      <w:r>
        <w:t>are performed</w:t>
      </w:r>
      <w:ins w:id="1364" w:author="Enrica Sama" w:date="2025-11-05T16:45:00Z">
        <w:r w:rsidR="211F5D51">
          <w:t>, by</w:t>
        </w:r>
      </w:ins>
      <w:r>
        <w:t xml:space="preserve"> setting out which steps, if any, have been combined, and the order in which the steps are carried out; and</w:t>
      </w:r>
    </w:p>
    <w:p w14:paraId="25419A37" w14:textId="6FF86F8B" w:rsidR="0030265B" w:rsidRPr="00DF32A9" w:rsidRDefault="0030265B" w:rsidP="00967A9A">
      <w:pPr>
        <w:pStyle w:val="ListParagraph"/>
        <w:numPr>
          <w:ilvl w:val="1"/>
          <w:numId w:val="60"/>
        </w:numPr>
        <w:jc w:val="both"/>
      </w:pPr>
      <w:commentRangeStart w:id="1365"/>
      <w:r>
        <w:t>report to the Commission</w:t>
      </w:r>
      <w:commentRangeEnd w:id="1365"/>
      <w:r>
        <w:rPr>
          <w:rStyle w:val="CommentReference"/>
          <w:sz w:val="22"/>
          <w:szCs w:val="22"/>
        </w:rPr>
        <w:commentReference w:id="1365"/>
      </w:r>
      <w:r>
        <w:t xml:space="preserve"> the mapping of national practices referred to in </w:t>
      </w:r>
      <w:ins w:id="1366" w:author="Fernando Dominguez" w:date="2025-10-21T09:10:00Z">
        <w:r w:rsidR="00CE44F8">
          <w:t>sub-</w:t>
        </w:r>
      </w:ins>
      <w:r>
        <w:t xml:space="preserve">paragraph (a) which shall be published in </w:t>
      </w:r>
      <w:r w:rsidR="2F199600">
        <w:t>the</w:t>
      </w:r>
      <w:r>
        <w:t xml:space="preserve"> publicly accessible repository established </w:t>
      </w:r>
      <w:r w:rsidR="0D74E5BD">
        <w:t xml:space="preserve">by </w:t>
      </w:r>
      <w:r w:rsidR="48DC5C37">
        <w:t xml:space="preserve">ENTSO for Electricity and the EU DSO entity </w:t>
      </w:r>
      <w:r>
        <w:t xml:space="preserve">pursuant Article </w:t>
      </w:r>
      <w:r w:rsidRPr="2BE0BB04">
        <w:rPr>
          <w:highlight w:val="yellow"/>
        </w:rPr>
        <w:t>12</w:t>
      </w:r>
      <w:ins w:id="1367" w:author="Enrica Sama" w:date="2025-11-05T16:45:00Z">
        <w:r w:rsidR="631BE0BD" w:rsidRPr="2BE0BB04">
          <w:rPr>
            <w:highlight w:val="yellow"/>
          </w:rPr>
          <w:t xml:space="preserve">(1)(c) </w:t>
        </w:r>
      </w:ins>
      <w:del w:id="1368" w:author="Enrica Sama" w:date="2025-11-05T16:45:00Z">
        <w:r w:rsidDel="7E3DB9EE">
          <w:delText xml:space="preserve"> </w:delText>
        </w:r>
      </w:del>
      <w:r w:rsidR="7E3DB9EE">
        <w:t xml:space="preserve">of </w:t>
      </w:r>
      <w:del w:id="1369" w:author="Fernando Dominguez" w:date="2025-10-21T09:10:00Z">
        <w:r w:rsidDel="7E3DB9EE">
          <w:delText xml:space="preserve">the </w:delText>
        </w:r>
      </w:del>
      <w:r w:rsidR="0D74E5BD">
        <w:t>Commission Implementing Regulation (EU) 2023/1162</w:t>
      </w:r>
      <w:r>
        <w:t>.</w:t>
      </w:r>
    </w:p>
    <w:p w14:paraId="273FFCCD" w14:textId="2A7B6116" w:rsidR="0030265B" w:rsidRPr="00967A9A" w:rsidRDefault="246BF9C5" w:rsidP="00967A9A">
      <w:pPr>
        <w:pStyle w:val="ListParagraph"/>
        <w:numPr>
          <w:ilvl w:val="0"/>
          <w:numId w:val="31"/>
        </w:numPr>
        <w:jc w:val="both"/>
      </w:pPr>
      <w:r>
        <w:t xml:space="preserve">The reporting </w:t>
      </w:r>
      <w:r w:rsidR="0375D409">
        <w:t xml:space="preserve">of national practises </w:t>
      </w:r>
      <w:r>
        <w:t>shall include information on the national implementation of the reference model and of the various roles, information exchanges, and procedures.</w:t>
      </w:r>
    </w:p>
    <w:p w14:paraId="71F9D33D" w14:textId="6FE7958F" w:rsidR="00922A4E" w:rsidRPr="00967A9A" w:rsidRDefault="0D2C4F6B" w:rsidP="00967A9A">
      <w:pPr>
        <w:pStyle w:val="ListParagraph"/>
        <w:numPr>
          <w:ilvl w:val="0"/>
          <w:numId w:val="31"/>
        </w:numPr>
        <w:jc w:val="both"/>
      </w:pPr>
      <w:r>
        <w:t xml:space="preserve">When a role or a procedure is not yet implemented </w:t>
      </w:r>
      <w:r w:rsidR="30F7DFEE">
        <w:t>according</w:t>
      </w:r>
      <w:r>
        <w:t xml:space="preserve"> to</w:t>
      </w:r>
      <w:del w:id="1370" w:author="Fernando Dominguez" w:date="2025-09-12T09:38:00Z">
        <w:r w:rsidDel="004B1D50">
          <w:delText xml:space="preserve"> </w:delText>
        </w:r>
      </w:del>
      <w:r w:rsidR="5FD20AAC">
        <w:t xml:space="preserve"> Article 14 and 24 </w:t>
      </w:r>
      <w:del w:id="1371" w:author="Fernando Dominguez" w:date="2025-10-21T08:57:00Z">
        <w:r w:rsidR="5FD20AAC">
          <w:delText>of the NCDR</w:delText>
        </w:r>
      </w:del>
      <w:ins w:id="1372" w:author="Fernando Dominguez" w:date="2025-10-21T08:57:00Z">
        <w:r w:rsidR="00466115">
          <w:t>of NCDR</w:t>
        </w:r>
      </w:ins>
      <w:r>
        <w:t xml:space="preserve">, and to the national terms and conditions pursuant to Articles </w:t>
      </w:r>
      <w:commentRangeStart w:id="1373"/>
      <w:r>
        <w:t>11</w:t>
      </w:r>
      <w:commentRangeEnd w:id="1373"/>
      <w:r w:rsidR="579939BB">
        <w:rPr>
          <w:rStyle w:val="CommentReference"/>
          <w:sz w:val="22"/>
          <w:szCs w:val="22"/>
        </w:rPr>
        <w:commentReference w:id="1373"/>
      </w:r>
      <w:r>
        <w:t xml:space="preserve"> of NCDR</w:t>
      </w:r>
      <w:r w:rsidR="30F7DFEE">
        <w:t xml:space="preserve">, Member states shall report on the implementation timelines. The obligation to include the mapping of a procedure in the report on the national implementation applies only XXX months after the implementation of the procedure. </w:t>
      </w:r>
    </w:p>
    <w:p w14:paraId="00E7F703" w14:textId="1BC79443" w:rsidR="0030265B" w:rsidRPr="00967A9A" w:rsidRDefault="0030265B" w:rsidP="00967A9A">
      <w:pPr>
        <w:pStyle w:val="ListParagraph"/>
        <w:numPr>
          <w:ilvl w:val="0"/>
          <w:numId w:val="31"/>
        </w:numPr>
        <w:jc w:val="both"/>
      </w:pPr>
      <w:r w:rsidRPr="00967A9A">
        <w:t xml:space="preserve">This reporting </w:t>
      </w:r>
      <w:r w:rsidR="00ED0282">
        <w:t xml:space="preserve">of national practises </w:t>
      </w:r>
      <w:r w:rsidRPr="00967A9A">
        <w:t xml:space="preserve">shall take into account the guidance developed by the Commission referred to in Article </w:t>
      </w:r>
      <w:r w:rsidR="2200E1D8" w:rsidRPr="00D833BD">
        <w:rPr>
          <w:highlight w:val="yellow"/>
          <w:rPrChange w:id="1374" w:author="Fernando Dominguez" w:date="2025-09-12T09:39:00Z">
            <w:rPr/>
          </w:rPrChange>
        </w:rPr>
        <w:t>2</w:t>
      </w:r>
      <w:ins w:id="1375" w:author="Fernando Dominguez" w:date="2025-09-12T09:39:00Z">
        <w:r w:rsidR="00D833BD" w:rsidRPr="00D833BD">
          <w:rPr>
            <w:highlight w:val="yellow"/>
            <w:rPrChange w:id="1376" w:author="Fernando Dominguez" w:date="2025-09-12T09:39:00Z">
              <w:rPr/>
            </w:rPrChange>
          </w:rPr>
          <w:t>5</w:t>
        </w:r>
      </w:ins>
      <w:del w:id="1377" w:author="Fernando Dominguez" w:date="2025-09-12T09:39:00Z">
        <w:r w:rsidR="2200E1D8" w:rsidRPr="00D833BD" w:rsidDel="00D833BD">
          <w:rPr>
            <w:highlight w:val="yellow"/>
            <w:rPrChange w:id="1378" w:author="Fernando Dominguez" w:date="2025-09-12T09:39:00Z">
              <w:rPr/>
            </w:rPrChange>
          </w:rPr>
          <w:delText>0</w:delText>
        </w:r>
      </w:del>
      <w:r w:rsidRPr="00967A9A">
        <w:t>.</w:t>
      </w:r>
    </w:p>
    <w:p w14:paraId="1FE74D6F" w14:textId="2CA8FF9A" w:rsidR="0030265B" w:rsidRPr="00967A9A" w:rsidRDefault="62EB82D0" w:rsidP="00967A9A">
      <w:pPr>
        <w:pStyle w:val="ListParagraph"/>
        <w:numPr>
          <w:ilvl w:val="0"/>
          <w:numId w:val="31"/>
        </w:numPr>
        <w:jc w:val="both"/>
      </w:pPr>
      <w:r>
        <w:t xml:space="preserve">Member States shall provide the reporting of national practices referred to in paragraph 1 to </w:t>
      </w:r>
      <w:commentRangeStart w:id="1379"/>
      <w:ins w:id="1380" w:author="Enrica Sama" w:date="2025-11-05T16:44:00Z">
        <w:r w:rsidR="5047341F">
          <w:t xml:space="preserve">ENTSO-E and EU DSO Entity and ensure the </w:t>
        </w:r>
      </w:ins>
      <w:del w:id="1381" w:author="Enrica Sama" w:date="2025-11-05T16:44:00Z">
        <w:r w:rsidDel="62EB82D0">
          <w:delText>the</w:delText>
        </w:r>
      </w:del>
      <w:r>
        <w:t xml:space="preserve"> Commission</w:t>
      </w:r>
      <w:ins w:id="1382" w:author="Enrica Sama" w:date="2025-11-05T16:44:00Z">
        <w:r w:rsidR="683F6EC6">
          <w:t xml:space="preserve"> is duly informed, by</w:t>
        </w:r>
      </w:ins>
      <w:r>
        <w:t xml:space="preserve"> no later than on </w:t>
      </w:r>
      <w:r w:rsidR="06731442">
        <w:t>XX.XX.XXXX</w:t>
      </w:r>
      <w:r>
        <w:t>.</w:t>
      </w:r>
      <w:commentRangeEnd w:id="1379"/>
      <w:r w:rsidRPr="00967A9A">
        <w:rPr>
          <w:rStyle w:val="CommentReference"/>
          <w:sz w:val="22"/>
          <w:szCs w:val="22"/>
        </w:rPr>
        <w:commentReference w:id="1379"/>
      </w:r>
    </w:p>
    <w:p w14:paraId="5F3A3C4F" w14:textId="3FD00ECB" w:rsidR="00194639" w:rsidRPr="00967A9A" w:rsidRDefault="00194639" w:rsidP="00967A9A">
      <w:pPr>
        <w:pStyle w:val="ListParagraph"/>
        <w:ind w:left="360"/>
        <w:jc w:val="both"/>
      </w:pPr>
    </w:p>
    <w:p w14:paraId="7C850B74" w14:textId="17B4A710" w:rsidR="0058417E" w:rsidRPr="00DF32A9" w:rsidRDefault="562C0232" w:rsidP="63B1B660">
      <w:pPr>
        <w:jc w:val="center"/>
        <w:rPr>
          <w:i/>
          <w:iCs/>
        </w:rPr>
      </w:pPr>
      <w:r w:rsidRPr="63B1B660">
        <w:rPr>
          <w:i/>
          <w:iCs/>
        </w:rPr>
        <w:t xml:space="preserve">Article </w:t>
      </w:r>
      <w:r w:rsidR="00C67673">
        <w:rPr>
          <w:i/>
          <w:iCs/>
        </w:rPr>
        <w:t>24</w:t>
      </w:r>
    </w:p>
    <w:p w14:paraId="17156731" w14:textId="577DEA71" w:rsidR="0058417E" w:rsidRPr="00DF32A9" w:rsidRDefault="0058417E" w:rsidP="00A0077C">
      <w:pPr>
        <w:jc w:val="center"/>
        <w:rPr>
          <w:b/>
          <w:bCs/>
        </w:rPr>
      </w:pPr>
      <w:r w:rsidRPr="00DF32A9">
        <w:rPr>
          <w:b/>
          <w:bCs/>
        </w:rPr>
        <w:t>Tasks under the EU DSO entity and ENTSO for Electricity cooperation on data transparency</w:t>
      </w:r>
    </w:p>
    <w:p w14:paraId="1019A816" w14:textId="48431BFA" w:rsidR="000F3E8E" w:rsidRPr="00967A9A" w:rsidRDefault="000F3E8E" w:rsidP="00967A9A">
      <w:pPr>
        <w:pStyle w:val="ListParagraph"/>
        <w:numPr>
          <w:ilvl w:val="0"/>
          <w:numId w:val="62"/>
        </w:numPr>
        <w:jc w:val="both"/>
      </w:pPr>
      <w:r w:rsidRPr="00967A9A">
        <w:t>While preparing their advice and undertaking their supporting activities to the Commission, the ENTSO for Electricity and EU DSO entity shall cooperate closely with representatives of national regulatory authorities, competent authorities and regulated entities with institutional roles at national level regarding the right to access to demand response related data, as well as with all relevant stakeholders, including consumer associations, electricity retailers, European standardisation organisations, serv</w:t>
      </w:r>
      <w:r>
        <w:t>i</w:t>
      </w:r>
      <w:r w:rsidRPr="00967A9A">
        <w:t>ce and technology providers, and equipment and component manufacturers.</w:t>
      </w:r>
    </w:p>
    <w:p w14:paraId="309B1650" w14:textId="5EC9A6D5" w:rsidR="0058417E" w:rsidRPr="00967A9A" w:rsidRDefault="0058417E" w:rsidP="00967A9A">
      <w:pPr>
        <w:pStyle w:val="ListParagraph"/>
        <w:numPr>
          <w:ilvl w:val="0"/>
          <w:numId w:val="62"/>
        </w:numPr>
        <w:jc w:val="both"/>
      </w:pPr>
      <w:r w:rsidRPr="00967A9A">
        <w:t xml:space="preserve">In order to ensure transparency of access to data </w:t>
      </w:r>
      <w:r w:rsidR="68915DF5" w:rsidRPr="00967A9A">
        <w:t xml:space="preserve">required for demand response </w:t>
      </w:r>
      <w:r w:rsidRPr="00967A9A">
        <w:t xml:space="preserve">across the </w:t>
      </w:r>
      <w:r w:rsidR="7885C66A" w:rsidRPr="00967A9A">
        <w:t>E</w:t>
      </w:r>
      <w:r w:rsidR="06F927FD" w:rsidRPr="00967A9A">
        <w:t xml:space="preserve">uropean </w:t>
      </w:r>
      <w:r w:rsidR="7885C66A" w:rsidRPr="00967A9A">
        <w:t>U</w:t>
      </w:r>
      <w:r w:rsidR="069E392D" w:rsidRPr="00967A9A">
        <w:t>nion</w:t>
      </w:r>
      <w:r w:rsidRPr="00967A9A">
        <w:t>, the main tasks that ENTSO for Electricity and the EU DSO entity perform under their cooperation on data transparency shall include</w:t>
      </w:r>
      <w:r w:rsidR="00141D86" w:rsidRPr="00967A9A">
        <w:t>:</w:t>
      </w:r>
    </w:p>
    <w:p w14:paraId="32411E87" w14:textId="599205A0" w:rsidR="0058417E" w:rsidRPr="00DF32A9" w:rsidRDefault="2C936AC0" w:rsidP="00967A9A">
      <w:pPr>
        <w:pStyle w:val="ListParagraph"/>
        <w:numPr>
          <w:ilvl w:val="1"/>
          <w:numId w:val="61"/>
        </w:numPr>
        <w:jc w:val="both"/>
      </w:pPr>
      <w:r>
        <w:t>developing guidance to assist Member States in the reporting of national practices</w:t>
      </w:r>
      <w:ins w:id="1383" w:author="Enrica Sama" w:date="2025-11-05T16:43:00Z">
        <w:r w:rsidR="50F5B4D1">
          <w:t xml:space="preserve"> on deman</w:t>
        </w:r>
      </w:ins>
      <w:ins w:id="1384" w:author="Enrica Sama" w:date="2025-11-05T16:44:00Z">
        <w:r w:rsidR="50F5B4D1">
          <w:t>d response</w:t>
        </w:r>
      </w:ins>
      <w:r>
        <w:t xml:space="preserve"> as set out in Article </w:t>
      </w:r>
      <w:r w:rsidR="005B4318" w:rsidRPr="2BE0BB04">
        <w:rPr>
          <w:highlight w:val="yellow"/>
          <w:rPrChange w:id="1385" w:author="Fernando Dominguez" w:date="2025-09-12T09:39:00Z">
            <w:rPr/>
          </w:rPrChange>
        </w:rPr>
        <w:t>2</w:t>
      </w:r>
      <w:del w:id="1386" w:author="Fernando Dominguez" w:date="2025-09-12T09:39:00Z">
        <w:r w:rsidRPr="2BE0BB04" w:rsidDel="005B4318">
          <w:rPr>
            <w:highlight w:val="yellow"/>
            <w:rPrChange w:id="1387" w:author="Fernando Dominguez" w:date="2025-09-12T09:39:00Z">
              <w:rPr/>
            </w:rPrChange>
          </w:rPr>
          <w:delText>3</w:delText>
        </w:r>
      </w:del>
      <w:ins w:id="1388" w:author="Fernando Dominguez" w:date="2025-09-12T09:39:00Z">
        <w:r w:rsidR="00DE25AD" w:rsidRPr="2BE0BB04">
          <w:rPr>
            <w:highlight w:val="yellow"/>
            <w:rPrChange w:id="1389" w:author="Fernando Dominguez" w:date="2025-09-12T09:39:00Z">
              <w:rPr/>
            </w:rPrChange>
          </w:rPr>
          <w:t>5</w:t>
        </w:r>
      </w:ins>
      <w:r>
        <w:t>;</w:t>
      </w:r>
    </w:p>
    <w:p w14:paraId="4771D8CB" w14:textId="555E2EE8" w:rsidR="0058417E" w:rsidRPr="00DF32A9" w:rsidRDefault="0058417E" w:rsidP="00967A9A">
      <w:pPr>
        <w:pStyle w:val="ListParagraph"/>
        <w:numPr>
          <w:ilvl w:val="1"/>
          <w:numId w:val="61"/>
        </w:numPr>
        <w:jc w:val="both"/>
      </w:pPr>
      <w:r w:rsidRPr="00DF32A9">
        <w:t xml:space="preserve">collecting the reports of national practices provided by Member States regarding the implementation of the reference model, as set out in Article </w:t>
      </w:r>
      <w:r w:rsidR="008D4295" w:rsidRPr="00DE25AD">
        <w:rPr>
          <w:highlight w:val="yellow"/>
          <w:rPrChange w:id="1390" w:author="Fernando Dominguez" w:date="2025-09-12T09:40:00Z">
            <w:rPr/>
          </w:rPrChange>
        </w:rPr>
        <w:t>23</w:t>
      </w:r>
      <w:r w:rsidRPr="00DF32A9">
        <w:t>;</w:t>
      </w:r>
      <w:r w:rsidR="007366D4" w:rsidRPr="00DF32A9">
        <w:t xml:space="preserve"> and</w:t>
      </w:r>
    </w:p>
    <w:p w14:paraId="21A4B418" w14:textId="3675F261" w:rsidR="00922A4E" w:rsidRPr="00DF32A9" w:rsidRDefault="6D17A381" w:rsidP="00967A9A">
      <w:pPr>
        <w:pStyle w:val="ListParagraph"/>
        <w:numPr>
          <w:ilvl w:val="1"/>
          <w:numId w:val="61"/>
        </w:numPr>
        <w:jc w:val="both"/>
      </w:pPr>
      <w:r w:rsidRPr="00DF32A9">
        <w:t xml:space="preserve">publishing and keeping up to date the reports of national practices provided by Member States in the publicly available repository established by ENTSO-E and EU DSO Entity pursuant to Article 12 (1)(c) of Commission Implementing Regulation (EU) 2023/1162. </w:t>
      </w:r>
    </w:p>
    <w:p w14:paraId="3A4355FC" w14:textId="6BD96336" w:rsidR="75FAFF78" w:rsidRPr="00DF32A9" w:rsidRDefault="75FAFF78" w:rsidP="00967A9A">
      <w:pPr>
        <w:jc w:val="both"/>
      </w:pPr>
    </w:p>
    <w:p w14:paraId="69956AA0" w14:textId="25EA178F" w:rsidR="0058417E" w:rsidRPr="00DF32A9" w:rsidRDefault="0058417E" w:rsidP="00967A9A">
      <w:pPr>
        <w:pStyle w:val="ListParagraph"/>
        <w:numPr>
          <w:ilvl w:val="0"/>
          <w:numId w:val="62"/>
        </w:numPr>
        <w:jc w:val="both"/>
      </w:pPr>
      <w:r w:rsidRPr="00DF32A9">
        <w:t xml:space="preserve">The ENTSO for Electricity and the EU DSO entity may also cooperate in assisting the Commission, </w:t>
      </w:r>
      <w:r w:rsidRPr="00967A9A">
        <w:t xml:space="preserve">following the process set out </w:t>
      </w:r>
      <w:r w:rsidRPr="00DF32A9">
        <w:rPr>
          <w:highlight w:val="yellow"/>
        </w:rPr>
        <w:t xml:space="preserve">in paragraph 2 of Article </w:t>
      </w:r>
      <w:r w:rsidR="005B4318">
        <w:rPr>
          <w:highlight w:val="yellow"/>
        </w:rPr>
        <w:t>2</w:t>
      </w:r>
      <w:r w:rsidR="6FD1CBB2" w:rsidRPr="00DF32A9">
        <w:rPr>
          <w:highlight w:val="yellow"/>
        </w:rPr>
        <w:t>4</w:t>
      </w:r>
      <w:r w:rsidRPr="00967A9A">
        <w:rPr>
          <w:highlight w:val="yellow"/>
        </w:rPr>
        <w:t>,</w:t>
      </w:r>
      <w:r w:rsidRPr="00DF32A9">
        <w:t xml:space="preserve"> in the monitoring of the implementation of the reference model included in this Regulation and its further development as a result of regulatory, market or technology changes,</w:t>
      </w:r>
      <w:r w:rsidR="005739B3" w:rsidRPr="00FB411B">
        <w:t xml:space="preserve"> </w:t>
      </w:r>
      <w:r w:rsidR="7C3A5144" w:rsidRPr="00967A9A">
        <w:t>building on the one developed for access to metering and consumption data pursuant to</w:t>
      </w:r>
      <w:ins w:id="1391" w:author="Fernando Dominguez" w:date="2025-10-21T09:12:00Z">
        <w:r w:rsidR="7C3A5144" w:rsidRPr="00967A9A">
          <w:t xml:space="preserve"> </w:t>
        </w:r>
        <w:r w:rsidR="00715698">
          <w:t>Commission</w:t>
        </w:r>
      </w:ins>
      <w:r w:rsidR="7C3A5144" w:rsidRPr="00967A9A">
        <w:t xml:space="preserve"> Implementing Regulation (EU) 2023/1162</w:t>
      </w:r>
    </w:p>
    <w:p w14:paraId="35A9C57E" w14:textId="77777777" w:rsidR="00141D86" w:rsidRPr="00DF32A9" w:rsidRDefault="00141D86" w:rsidP="00967A9A">
      <w:pPr>
        <w:pStyle w:val="ListParagraph"/>
        <w:jc w:val="both"/>
      </w:pPr>
    </w:p>
    <w:p w14:paraId="242860C1" w14:textId="6FED6195" w:rsidR="0058417E" w:rsidRPr="00DF32A9" w:rsidRDefault="0058417E" w:rsidP="00A0077C">
      <w:pPr>
        <w:jc w:val="center"/>
        <w:rPr>
          <w:i/>
          <w:iCs/>
        </w:rPr>
      </w:pPr>
      <w:r w:rsidRPr="00DF32A9">
        <w:rPr>
          <w:i/>
          <w:iCs/>
        </w:rPr>
        <w:t xml:space="preserve">Article </w:t>
      </w:r>
      <w:r w:rsidR="00E902F5" w:rsidRPr="00DF32A9">
        <w:rPr>
          <w:i/>
          <w:iCs/>
        </w:rPr>
        <w:t>2</w:t>
      </w:r>
      <w:r w:rsidR="00BB0406">
        <w:rPr>
          <w:i/>
          <w:iCs/>
        </w:rPr>
        <w:t>5</w:t>
      </w:r>
    </w:p>
    <w:p w14:paraId="3C14A3C8" w14:textId="77777777" w:rsidR="0058417E" w:rsidRPr="00DF32A9" w:rsidRDefault="0058417E" w:rsidP="00A0077C">
      <w:pPr>
        <w:jc w:val="center"/>
        <w:rPr>
          <w:b/>
          <w:bCs/>
        </w:rPr>
      </w:pPr>
      <w:r w:rsidRPr="00DF32A9">
        <w:rPr>
          <w:b/>
          <w:bCs/>
        </w:rPr>
        <w:t>Guidance for the reporting of national practices</w:t>
      </w:r>
    </w:p>
    <w:p w14:paraId="6582F1BA" w14:textId="4867FEB1" w:rsidR="004520CA" w:rsidRPr="00DF32A9" w:rsidRDefault="0058417E" w:rsidP="00967A9A">
      <w:pPr>
        <w:jc w:val="both"/>
      </w:pPr>
      <w:commentRangeStart w:id="1392"/>
      <w:r>
        <w:t xml:space="preserve">No later than on </w:t>
      </w:r>
      <w:r w:rsidR="00341010" w:rsidRPr="2BE0BB04">
        <w:rPr>
          <w:highlight w:val="yellow"/>
        </w:rPr>
        <w:t>XX.XX.XXXX</w:t>
      </w:r>
      <w:r>
        <w:t xml:space="preserve">, the Commission shall develop and make publicly available, assisted by the ENTSO for Electricity and the EU DSO entity, </w:t>
      </w:r>
      <w:commentRangeEnd w:id="1392"/>
      <w:r>
        <w:rPr>
          <w:rStyle w:val="CommentReference"/>
          <w:sz w:val="22"/>
          <w:szCs w:val="22"/>
        </w:rPr>
        <w:commentReference w:id="1392"/>
      </w:r>
      <w:r>
        <w:t>a guidance on the reporting of national practices</w:t>
      </w:r>
      <w:ins w:id="1393" w:author="Enrica Sama" w:date="2025-11-05T16:43:00Z">
        <w:r w:rsidR="218A4A85">
          <w:t xml:space="preserve"> on demand response</w:t>
        </w:r>
      </w:ins>
      <w:r>
        <w:t>.</w:t>
      </w:r>
    </w:p>
    <w:p w14:paraId="1EB6F9E2" w14:textId="6C9D1184" w:rsidR="00141D86" w:rsidRPr="00DF32A9" w:rsidRDefault="00141D86" w:rsidP="00967A9A">
      <w:pPr>
        <w:jc w:val="both"/>
      </w:pPr>
      <w:r w:rsidRPr="00DF32A9">
        <w:br w:type="page"/>
      </w:r>
    </w:p>
    <w:p w14:paraId="51C202EE" w14:textId="4F3597EA" w:rsidR="00105E05" w:rsidRPr="00DF32A9" w:rsidRDefault="004B7B1B" w:rsidP="00A0077C">
      <w:pPr>
        <w:pStyle w:val="ListParagraph"/>
        <w:jc w:val="center"/>
        <w:rPr>
          <w:b/>
          <w:bCs/>
        </w:rPr>
      </w:pPr>
      <w:r w:rsidRPr="00DF32A9">
        <w:rPr>
          <w:b/>
          <w:bCs/>
        </w:rPr>
        <w:t>CHAPTER 3 – FINAL PROVISIONS</w:t>
      </w:r>
    </w:p>
    <w:p w14:paraId="0386A002" w14:textId="77777777" w:rsidR="004B7B1B" w:rsidRPr="00DF32A9" w:rsidRDefault="004B7B1B" w:rsidP="00967A9A">
      <w:pPr>
        <w:jc w:val="center"/>
      </w:pPr>
    </w:p>
    <w:p w14:paraId="31198E22" w14:textId="00C58ECA" w:rsidR="001D77D0" w:rsidRPr="00DF32A9" w:rsidRDefault="001D77D0" w:rsidP="00A0077C">
      <w:pPr>
        <w:jc w:val="center"/>
        <w:rPr>
          <w:i/>
          <w:iCs/>
        </w:rPr>
      </w:pPr>
      <w:r w:rsidRPr="00DF32A9">
        <w:rPr>
          <w:i/>
          <w:iCs/>
        </w:rPr>
        <w:t xml:space="preserve">Article </w:t>
      </w:r>
      <w:r w:rsidR="00E902F5" w:rsidRPr="00DF32A9">
        <w:rPr>
          <w:i/>
          <w:iCs/>
        </w:rPr>
        <w:t>2</w:t>
      </w:r>
      <w:r w:rsidR="00BB0406">
        <w:rPr>
          <w:i/>
          <w:iCs/>
        </w:rPr>
        <w:t>6</w:t>
      </w:r>
    </w:p>
    <w:p w14:paraId="3C6E820C" w14:textId="77777777" w:rsidR="001D77D0" w:rsidRPr="00DF32A9" w:rsidRDefault="001D77D0" w:rsidP="00A0077C">
      <w:pPr>
        <w:jc w:val="center"/>
        <w:rPr>
          <w:b/>
          <w:bCs/>
        </w:rPr>
      </w:pPr>
      <w:r w:rsidRPr="00DF32A9">
        <w:rPr>
          <w:b/>
          <w:bCs/>
        </w:rPr>
        <w:t>Entry into force and application</w:t>
      </w:r>
    </w:p>
    <w:p w14:paraId="767FDC13" w14:textId="77777777" w:rsidR="001D77D0" w:rsidRPr="00DF32A9" w:rsidRDefault="001D77D0" w:rsidP="00967A9A">
      <w:pPr>
        <w:jc w:val="both"/>
      </w:pPr>
      <w:r w:rsidRPr="00DF32A9">
        <w:t>This Regulation shall enter into force on the twentieth day following that of its publication in the Official Journal of the European Union.</w:t>
      </w:r>
    </w:p>
    <w:p w14:paraId="222ABD50" w14:textId="00E1BB71" w:rsidR="001D77D0" w:rsidRPr="00DF32A9" w:rsidRDefault="3F78EA48" w:rsidP="00967A9A">
      <w:pPr>
        <w:jc w:val="both"/>
      </w:pPr>
      <w:r>
        <w:t xml:space="preserve">Article 3 shall apply </w:t>
      </w:r>
      <w:commentRangeStart w:id="1394"/>
      <w:commentRangeStart w:id="1395"/>
      <w:commentRangeStart w:id="1396"/>
      <w:r w:rsidR="52CAF646" w:rsidRPr="59E4CD00">
        <w:rPr>
          <w:highlight w:val="yellow"/>
        </w:rPr>
        <w:t>XX.XX.XXXX</w:t>
      </w:r>
      <w:r>
        <w:t>.</w:t>
      </w:r>
      <w:commentRangeEnd w:id="1394"/>
      <w:r w:rsidRPr="00DF32A9">
        <w:rPr>
          <w:rStyle w:val="CommentReference"/>
          <w:sz w:val="22"/>
          <w:szCs w:val="22"/>
        </w:rPr>
        <w:commentReference w:id="1394"/>
      </w:r>
      <w:commentRangeEnd w:id="1395"/>
      <w:r w:rsidRPr="00DF32A9">
        <w:rPr>
          <w:rStyle w:val="CommentReference"/>
          <w:sz w:val="22"/>
          <w:szCs w:val="22"/>
        </w:rPr>
        <w:commentReference w:id="1395"/>
      </w:r>
      <w:commentRangeEnd w:id="1396"/>
      <w:r w:rsidRPr="00DF32A9">
        <w:rPr>
          <w:rStyle w:val="CommentReference"/>
          <w:sz w:val="22"/>
          <w:szCs w:val="22"/>
        </w:rPr>
        <w:commentReference w:id="1396"/>
      </w:r>
    </w:p>
    <w:p w14:paraId="4D378002" w14:textId="5CAD7C01" w:rsidR="00E1668B" w:rsidRPr="00DF32A9" w:rsidRDefault="001D77D0" w:rsidP="00967A9A">
      <w:pPr>
        <w:jc w:val="both"/>
      </w:pPr>
      <w:r w:rsidRPr="00DF32A9">
        <w:t>This Regulation shall be binding in its entirety and directly applicable in all Member States.</w:t>
      </w:r>
    </w:p>
    <w:p w14:paraId="1C936553" w14:textId="77777777" w:rsidR="00105E05" w:rsidRPr="00DF32A9" w:rsidRDefault="00105E05" w:rsidP="00967A9A">
      <w:pPr>
        <w:jc w:val="both"/>
      </w:pPr>
    </w:p>
    <w:sectPr w:rsidR="00105E05" w:rsidRPr="00DF32A9">
      <w:headerReference w:type="default" r:id="rId15"/>
      <w:footerReference w:type="default" r:id="rId16"/>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ul de Wit" w:date="1900-01-01T00:00:00Z" w:initials="PW">
    <w:p w14:paraId="6581B153" w14:textId="1EC63F25" w:rsidR="004853A2" w:rsidRDefault="004853A2">
      <w:pPr>
        <w:pStyle w:val="CommentText"/>
      </w:pPr>
      <w:r>
        <w:rPr>
          <w:rStyle w:val="CommentReference"/>
        </w:rPr>
        <w:annotationRef/>
      </w:r>
      <w:r w:rsidRPr="46756738">
        <w:t xml:space="preserve">TODO: legal Check. </w:t>
      </w:r>
    </w:p>
    <w:p w14:paraId="175CAC5C" w14:textId="77FAC2B1" w:rsidR="004853A2" w:rsidRDefault="004853A2">
      <w:pPr>
        <w:pStyle w:val="CommentText"/>
      </w:pPr>
      <w:r w:rsidRPr="1DA40032">
        <w:t>Customers should have acces to all relevant data (DMD, Calculated etc.)</w:t>
      </w:r>
    </w:p>
    <w:p w14:paraId="5C7FA7B8" w14:textId="71B1B57B" w:rsidR="004853A2" w:rsidRDefault="004853A2">
      <w:pPr>
        <w:pStyle w:val="CommentText"/>
      </w:pPr>
    </w:p>
    <w:p w14:paraId="3860D962" w14:textId="09C3FD6D" w:rsidR="004853A2" w:rsidRDefault="004853A2">
      <w:pPr>
        <w:pStyle w:val="CommentText"/>
      </w:pPr>
      <w:r w:rsidRPr="2EA5AF76">
        <w:t xml:space="preserve">- (EU)2019/944 Art. 13 Aggregation contract   Paragraph 3.   Member States shall ensure that final customers are entitled to receive </w:t>
      </w:r>
      <w:r w:rsidRPr="6589F9E1">
        <w:rPr>
          <w:b/>
          <w:bCs/>
        </w:rPr>
        <w:t>all relevant demand response data</w:t>
      </w:r>
      <w:r w:rsidRPr="2E778F4B">
        <w:t xml:space="preserve"> or data on supplied and sold electricity free of charge at least once every billing period if requested by the customer.</w:t>
      </w:r>
    </w:p>
    <w:p w14:paraId="37DE5AA6" w14:textId="462B0CD0" w:rsidR="004853A2" w:rsidRDefault="004853A2">
      <w:pPr>
        <w:pStyle w:val="CommentText"/>
      </w:pPr>
    </w:p>
    <w:p w14:paraId="2EB9236D" w14:textId="38C0157B" w:rsidR="004853A2" w:rsidRDefault="004853A2">
      <w:pPr>
        <w:pStyle w:val="CommentText"/>
      </w:pPr>
      <w:r w:rsidRPr="56E0FD3A">
        <w:t xml:space="preserve">- (EU)2019/943 Art. 7b par 3.   Member States shall establish the rules and requirements for a dedicated measurement device data validation process to check and ensure the quality and consistency of the relevant data, and interoperability, in accordance with </w:t>
      </w:r>
      <w:r w:rsidRPr="06BA5975">
        <w:rPr>
          <w:b/>
          <w:bCs/>
        </w:rPr>
        <w:t xml:space="preserve">Articles 23 and 24 of Directive (EU) 2019/944 </w:t>
      </w:r>
      <w:r w:rsidRPr="38284A28">
        <w:t xml:space="preserve">and other relevant Union law. </w:t>
      </w:r>
    </w:p>
    <w:p w14:paraId="67705278" w14:textId="7947823F" w:rsidR="004853A2" w:rsidRDefault="004853A2">
      <w:pPr>
        <w:pStyle w:val="CommentText"/>
      </w:pPr>
    </w:p>
    <w:p w14:paraId="7EA550EF" w14:textId="06A2035D" w:rsidR="004853A2" w:rsidRDefault="004853A2">
      <w:pPr>
        <w:pStyle w:val="CommentText"/>
      </w:pPr>
      <w:r w:rsidRPr="37C2706E">
        <w:t xml:space="preserve">- (EU)2019/944  Art 23.2: Independently of the data management model applied in each Member State, the </w:t>
      </w:r>
      <w:r w:rsidRPr="2A2C1E18">
        <w:rPr>
          <w:b/>
          <w:bCs/>
        </w:rPr>
        <w:t>parties responsible for data management shall provide access to the data of the final customer to any eligible party</w:t>
      </w:r>
      <w:r w:rsidRPr="234639C2">
        <w:t>, in accordance with paragraph 1. Eligible parties shall have the requested data at their disposal in a non-discriminatory manner and simultaneously. Access to data shall be easy and the relevant procedures for obtaining access to data shall be made publicly available.</w:t>
      </w:r>
    </w:p>
    <w:p w14:paraId="3D977DCA" w14:textId="221F922C" w:rsidR="004853A2" w:rsidRDefault="004853A2">
      <w:pPr>
        <w:pStyle w:val="CommentText"/>
      </w:pPr>
    </w:p>
    <w:p w14:paraId="12F5C496" w14:textId="12E94B98" w:rsidR="004853A2" w:rsidRDefault="004853A2">
      <w:pPr>
        <w:pStyle w:val="CommentText"/>
      </w:pPr>
      <w:r w:rsidRPr="559BC941">
        <w:t>Question: Agree? Customers should have acces to all relevant data (DMD, Calculated etc.)</w:t>
      </w:r>
    </w:p>
    <w:p w14:paraId="7C0C3562" w14:textId="0F09EE76" w:rsidR="004853A2" w:rsidRDefault="004853A2">
      <w:pPr>
        <w:pStyle w:val="CommentText"/>
      </w:pPr>
    </w:p>
    <w:p w14:paraId="14255E8E" w14:textId="24AB3108" w:rsidR="004853A2" w:rsidRDefault="004853A2">
      <w:pPr>
        <w:pStyle w:val="CommentText"/>
      </w:pPr>
      <w:r w:rsidRPr="345EF62C">
        <w:rPr>
          <w:b/>
          <w:bCs/>
        </w:rPr>
        <w:t>Consequence:</w:t>
      </w:r>
    </w:p>
    <w:p w14:paraId="12E0143A" w14:textId="5FC73B08" w:rsidR="004853A2" w:rsidRDefault="004853A2">
      <w:pPr>
        <w:pStyle w:val="CommentText"/>
      </w:pPr>
      <w:r w:rsidRPr="79D57D08">
        <w:t>- Access to the DMD data (in the same way as the Smart Meter data (from the MDA))</w:t>
      </w:r>
    </w:p>
    <w:p w14:paraId="0E49C1E2" w14:textId="19477025" w:rsidR="004853A2" w:rsidRDefault="004853A2">
      <w:pPr>
        <w:pStyle w:val="CommentText"/>
      </w:pPr>
      <w:r w:rsidRPr="7009CD44">
        <w:t>- Real time data administrator (..)</w:t>
      </w:r>
    </w:p>
    <w:p w14:paraId="5B1C6608" w14:textId="61446324" w:rsidR="004853A2" w:rsidRDefault="004853A2">
      <w:pPr>
        <w:pStyle w:val="CommentText"/>
      </w:pPr>
      <w:r w:rsidRPr="4457E919">
        <w:t>- Access to the CU data? (done)</w:t>
      </w:r>
    </w:p>
    <w:p w14:paraId="09D872D7" w14:textId="5914F625" w:rsidR="004853A2" w:rsidRDefault="004853A2">
      <w:pPr>
        <w:pStyle w:val="CommentText"/>
      </w:pPr>
    </w:p>
    <w:p w14:paraId="25C41076" w14:textId="242542A2" w:rsidR="004853A2" w:rsidRDefault="004853A2">
      <w:pPr>
        <w:pStyle w:val="CommentText"/>
      </w:pPr>
      <w:r w:rsidRPr="44DFE1AD">
        <w:rPr>
          <w:b/>
          <w:bCs/>
        </w:rPr>
        <w:t>Open:</w:t>
      </w:r>
    </w:p>
    <w:p w14:paraId="7F8B5CD7" w14:textId="6D953A27" w:rsidR="004853A2" w:rsidRDefault="004853A2">
      <w:pPr>
        <w:pStyle w:val="CommentText"/>
      </w:pPr>
      <w:r w:rsidRPr="028C64CD">
        <w:t xml:space="preserve">- Access to calculated data? </w:t>
      </w:r>
    </w:p>
    <w:p w14:paraId="5BBC94DD" w14:textId="7801C760" w:rsidR="004853A2" w:rsidRDefault="004853A2">
      <w:pPr>
        <w:pStyle w:val="CommentText"/>
      </w:pPr>
      <w:r w:rsidRPr="27474013">
        <w:t>- Access to the baseline? (aggregated not, individual baseline ??)</w:t>
      </w:r>
    </w:p>
    <w:p w14:paraId="05F58603" w14:textId="6FC5F17C" w:rsidR="004853A2" w:rsidRDefault="004853A2">
      <w:pPr>
        <w:pStyle w:val="CommentText"/>
      </w:pPr>
    </w:p>
    <w:p w14:paraId="3A221435" w14:textId="793540E5" w:rsidR="004853A2" w:rsidRDefault="004853A2">
      <w:pPr>
        <w:pStyle w:val="CommentText"/>
      </w:pPr>
    </w:p>
    <w:p w14:paraId="1AD752A5" w14:textId="0F37E68C" w:rsidR="004853A2" w:rsidRDefault="004853A2">
      <w:pPr>
        <w:pStyle w:val="CommentText"/>
      </w:pPr>
      <w:r w:rsidRPr="27F3F55C">
        <w:t>TODO: legal check</w:t>
      </w:r>
    </w:p>
    <w:p w14:paraId="76BE1AFC" w14:textId="21C57011" w:rsidR="004853A2" w:rsidRDefault="004853A2">
      <w:pPr>
        <w:pStyle w:val="CommentText"/>
      </w:pPr>
      <w:r w:rsidRPr="028B84C6">
        <w:t>The free of charge is only for the final customers (the MS shall determine whether it is also free of charge for others)</w:t>
      </w:r>
    </w:p>
    <w:p w14:paraId="65FBCEC2" w14:textId="16A70F95" w:rsidR="004853A2" w:rsidRDefault="004853A2">
      <w:pPr>
        <w:pStyle w:val="CommentText"/>
      </w:pPr>
    </w:p>
    <w:p w14:paraId="62BEE23D" w14:textId="4DE0AAE7" w:rsidR="004853A2" w:rsidRDefault="004853A2">
      <w:pPr>
        <w:pStyle w:val="CommentText"/>
      </w:pPr>
      <w:r w:rsidRPr="2B15BB96">
        <w:t>- (EU)2019/944 Art. 23 Data management - par. 5.   No additional costs shall be charged to final customers for access to their data or for a request to make their data available. Member States shall be responsible for setting the relevant charges for access to data by eligible parties. Member States or, where a Member State has so provided, the designated competent authorities shall ensure that any charges imposed by regulated entities that provide data services are reasonable and duly justified.</w:t>
      </w:r>
    </w:p>
    <w:p w14:paraId="01B9714E" w14:textId="27E2FF28" w:rsidR="004853A2" w:rsidRDefault="004853A2">
      <w:pPr>
        <w:pStyle w:val="CommentText"/>
      </w:pPr>
    </w:p>
    <w:p w14:paraId="5823D326" w14:textId="29ECD3CB" w:rsidR="004853A2" w:rsidRDefault="004853A2">
      <w:pPr>
        <w:pStyle w:val="CommentText"/>
      </w:pPr>
      <w:r w:rsidRPr="1EA52D22">
        <w:t>Question: Agree? The free of charge is only for the final customers (the MS shall determine whether it is also free of charge for others)</w:t>
      </w:r>
    </w:p>
    <w:p w14:paraId="3C79158C" w14:textId="66AA669A" w:rsidR="004853A2" w:rsidRDefault="004853A2">
      <w:pPr>
        <w:pStyle w:val="CommentText"/>
      </w:pPr>
    </w:p>
    <w:p w14:paraId="2C8F0D14" w14:textId="4D4CE9A2" w:rsidR="004853A2" w:rsidRDefault="004853A2">
      <w:pPr>
        <w:pStyle w:val="CommentText"/>
      </w:pPr>
    </w:p>
    <w:p w14:paraId="4D360820" w14:textId="5A35AE32" w:rsidR="004853A2" w:rsidRDefault="004853A2">
      <w:pPr>
        <w:pStyle w:val="CommentText"/>
      </w:pPr>
      <w:r w:rsidRPr="5F1A7AC3">
        <w:t>TODO: legal check: Can we use (aggregated) data in legal text? -&gt; create a recital for this.</w:t>
      </w:r>
    </w:p>
    <w:p w14:paraId="0FA0C1C7" w14:textId="02B54C28" w:rsidR="004853A2" w:rsidRDefault="004853A2">
      <w:pPr>
        <w:pStyle w:val="CommentText"/>
      </w:pPr>
    </w:p>
    <w:p w14:paraId="274C43AC" w14:textId="53696469" w:rsidR="004853A2" w:rsidRDefault="004853A2">
      <w:pPr>
        <w:pStyle w:val="CommentText"/>
      </w:pPr>
    </w:p>
    <w:p w14:paraId="4AB547AE" w14:textId="04640199" w:rsidR="004853A2" w:rsidRDefault="004853A2">
      <w:pPr>
        <w:pStyle w:val="CommentText"/>
      </w:pPr>
    </w:p>
  </w:comment>
  <w:comment w:id="1" w:author="Safia Lashku" w:date="2025-05-14T15:33:00Z" w:initials="SL">
    <w:p w14:paraId="43C2A5D8" w14:textId="230AC169" w:rsidR="005C6E67" w:rsidRDefault="005C6E67">
      <w:pPr>
        <w:pStyle w:val="CommentText"/>
      </w:pPr>
      <w:r>
        <w:rPr>
          <w:rStyle w:val="CommentReference"/>
        </w:rPr>
        <w:annotationRef/>
      </w:r>
      <w:r w:rsidRPr="2DE73722">
        <w:t xml:space="preserve">DSO Entity Legal Section agrees, as we interpret that the Articles reads so that Customers should have access to all relevant data and this includes DMD, Calculated etc. All data that is relevant in this context. </w:t>
      </w:r>
    </w:p>
  </w:comment>
  <w:comment w:id="2" w:author="Enrica Sama" w:date="2025-11-05T17:43:00Z" w:initials="ES">
    <w:p w14:paraId="7D437FBE" w14:textId="45BEFE0E" w:rsidR="008A7BE4" w:rsidRDefault="008A7BE4">
      <w:pPr>
        <w:pStyle w:val="CommentText"/>
      </w:pPr>
      <w:r>
        <w:rPr>
          <w:rStyle w:val="CommentReference"/>
        </w:rPr>
        <w:annotationRef/>
      </w:r>
      <w:r w:rsidRPr="5DBE3990">
        <w:t xml:space="preserve">Paul's comment is old and should be closed. See EE/EDE legal assessment on responsibilities of DMD, calculated and near real-time data administrator </w:t>
      </w:r>
    </w:p>
  </w:comment>
  <w:comment w:id="5" w:author="Lorena Garcia Lorenzo" w:date="2025-10-14T15:02:00Z" w:initials="LG">
    <w:p w14:paraId="70AE56C1" w14:textId="77777777" w:rsidR="00120B35" w:rsidRDefault="00793748" w:rsidP="00120B35">
      <w:pPr>
        <w:pStyle w:val="CommentText"/>
      </w:pPr>
      <w:r>
        <w:rPr>
          <w:rStyle w:val="CommentReference"/>
        </w:rPr>
        <w:annotationRef/>
      </w:r>
      <w:r w:rsidR="00120B35">
        <w:t>EC: General comments:</w:t>
      </w:r>
    </w:p>
    <w:p w14:paraId="6B4314F5" w14:textId="77777777" w:rsidR="00120B35" w:rsidRDefault="00120B35" w:rsidP="00120B35">
      <w:pPr>
        <w:pStyle w:val="CommentText"/>
        <w:numPr>
          <w:ilvl w:val="0"/>
          <w:numId w:val="89"/>
        </w:numPr>
      </w:pPr>
      <w:r>
        <w:t>Too many roles identified; might affect clarity, enforceability. In practical terms: could we illustrate in a recital or in the annex how these roles could be clustered or  collapsed in certain national settings, to reassure that things in practice might not be so complicated.</w:t>
      </w:r>
    </w:p>
    <w:p w14:paraId="0787FC1C" w14:textId="77777777" w:rsidR="00120B35" w:rsidRDefault="00120B35" w:rsidP="00120B35">
      <w:pPr>
        <w:pStyle w:val="CommentText"/>
        <w:numPr>
          <w:ilvl w:val="0"/>
          <w:numId w:val="90"/>
        </w:numPr>
      </w:pPr>
      <w:r>
        <w:t>Must clarify who appoints and who oversees these roles; checks and penalties? Is there going to be some remuneration to responsible parties for some of their responsibilities (for example, DMD data administrator)? If yes, how is it going to work?</w:t>
      </w:r>
    </w:p>
    <w:p w14:paraId="06DF7074" w14:textId="77777777" w:rsidR="00120B35" w:rsidRDefault="00120B35" w:rsidP="00120B35">
      <w:pPr>
        <w:pStyle w:val="CommentText"/>
      </w:pPr>
      <w:r>
        <w:t>2. Not clear what “measurement data” or “validated” or “calculated ...data” encompasses. Also who performs the calculation or the validation, under which conditions, procedures etc…</w:t>
      </w:r>
    </w:p>
    <w:p w14:paraId="6C7BBA22" w14:textId="77777777" w:rsidR="00120B35" w:rsidRDefault="00120B35" w:rsidP="00120B35">
      <w:pPr>
        <w:pStyle w:val="CommentText"/>
      </w:pPr>
      <w:r>
        <w:t>3. Do we need that level of prescription given that in many cases the NC says that things are to be defined in the national terms and conditions (e.g. Art 10 - 15, or Art 17-22)</w:t>
      </w:r>
    </w:p>
  </w:comment>
  <w:comment w:id="3" w:author="DION-DEMAEL Michele" w:date="2025-10-30T12:14:00Z" w:initials="MD">
    <w:p w14:paraId="54BAE383" w14:textId="77777777" w:rsidR="003E4F6A" w:rsidRDefault="003E4F6A" w:rsidP="003E4F6A">
      <w:pPr>
        <w:pStyle w:val="CommentText"/>
      </w:pPr>
      <w:r>
        <w:rPr>
          <w:rStyle w:val="CommentReference"/>
        </w:rPr>
        <w:annotationRef/>
      </w:r>
      <w:r>
        <w:t xml:space="preserve">The recitals need to be re ordered </w:t>
      </w:r>
    </w:p>
  </w:comment>
  <w:comment w:id="4" w:author="Lorena Garcia Lorenzo" w:date="2025-11-06T12:05:00Z" w:initials="LG">
    <w:p w14:paraId="2DE724D0" w14:textId="77777777" w:rsidR="00661C4C" w:rsidRDefault="00661C4C" w:rsidP="00661C4C">
      <w:pPr>
        <w:pStyle w:val="CommentText"/>
      </w:pPr>
      <w:r>
        <w:rPr>
          <w:rStyle w:val="CommentReference"/>
        </w:rPr>
        <w:annotationRef/>
      </w:r>
      <w:r>
        <w:t>PMO to make a proposal</w:t>
      </w:r>
    </w:p>
  </w:comment>
  <w:comment w:id="10" w:author="Paul de Wit" w:date="2025-08-14T17:54:00Z" w:initials="PW">
    <w:p w14:paraId="472D56AD" w14:textId="7CE8C028" w:rsidR="0081589F" w:rsidRDefault="0081589F">
      <w:pPr>
        <w:pStyle w:val="CommentText"/>
      </w:pPr>
      <w:r>
        <w:rPr>
          <w:rStyle w:val="CommentReference"/>
        </w:rPr>
        <w:annotationRef/>
      </w:r>
      <w:r w:rsidRPr="7F7485D2">
        <w:t>OK this recital is related to Art 1.</w:t>
      </w:r>
    </w:p>
    <w:p w14:paraId="7F62C02A" w14:textId="5D43EC3F" w:rsidR="0081589F" w:rsidRDefault="0081589F">
      <w:pPr>
        <w:pStyle w:val="CommentText"/>
      </w:pPr>
      <w:r w:rsidRPr="0AF60D39">
        <w:t>No change needed.</w:t>
      </w:r>
    </w:p>
  </w:comment>
  <w:comment w:id="16" w:author="Fernando Dominguez" w:date="2025-11-05T15:22:00Z" w:initials="FD">
    <w:p w14:paraId="2D0C7D96" w14:textId="77777777" w:rsidR="006F1C1F" w:rsidRDefault="006F1C1F" w:rsidP="006F1C1F">
      <w:pPr>
        <w:pStyle w:val="CommentText"/>
      </w:pPr>
      <w:r>
        <w:rPr>
          <w:rStyle w:val="CommentReference"/>
        </w:rPr>
        <w:annotationRef/>
      </w:r>
      <w:r>
        <w:rPr>
          <w:lang w:val="en-GB"/>
        </w:rPr>
        <w:t>Legal: Art. 23 (2).</w:t>
      </w:r>
    </w:p>
  </w:comment>
  <w:comment w:id="24" w:author="Paul de Wit" w:date="2025-08-14T17:56:00Z" w:initials="PW">
    <w:p w14:paraId="52DAF566" w14:textId="471C183B" w:rsidR="0081589F" w:rsidRDefault="0081589F">
      <w:pPr>
        <w:pStyle w:val="CommentText"/>
      </w:pPr>
      <w:r>
        <w:rPr>
          <w:rStyle w:val="CommentReference"/>
        </w:rPr>
        <w:annotationRef/>
      </w:r>
      <w:r w:rsidRPr="52D44B7E">
        <w:t>OK this recital is related to Art 1.</w:t>
      </w:r>
    </w:p>
    <w:p w14:paraId="6D3A2CAD" w14:textId="26C4BA54" w:rsidR="0081589F" w:rsidRDefault="0081589F">
      <w:pPr>
        <w:pStyle w:val="CommentText"/>
      </w:pPr>
      <w:r w:rsidRPr="7A4D8567">
        <w:t>No change needed.</w:t>
      </w:r>
    </w:p>
  </w:comment>
  <w:comment w:id="25" w:author="Fernando Dominguez" w:date="2025-09-12T10:06:00Z" w:initials="FD">
    <w:p w14:paraId="0278A41B" w14:textId="77777777" w:rsidR="00834C35" w:rsidRDefault="00834C35" w:rsidP="00834C35">
      <w:pPr>
        <w:pStyle w:val="CommentText"/>
      </w:pPr>
      <w:r>
        <w:rPr>
          <w:rStyle w:val="CommentReference"/>
        </w:rPr>
        <w:annotationRef/>
      </w:r>
      <w:r>
        <w:rPr>
          <w:lang w:val="en-GB"/>
        </w:rPr>
        <w:t>Done</w:t>
      </w:r>
    </w:p>
  </w:comment>
  <w:comment w:id="28" w:author="Enrica Sama" w:date="2025-11-05T17:59:00Z" w:initials="ES">
    <w:p w14:paraId="6BC3128F" w14:textId="2B3F6C41" w:rsidR="008A7BE4" w:rsidRDefault="008A7BE4">
      <w:pPr>
        <w:pStyle w:val="CommentText"/>
      </w:pPr>
      <w:r>
        <w:rPr>
          <w:rStyle w:val="CommentReference"/>
        </w:rPr>
        <w:annotationRef/>
      </w:r>
      <w:r w:rsidRPr="578566C4">
        <w:t>This sentence seems a repetition of the previous sentence. Suggestion to merge it with the previous one</w:t>
      </w:r>
    </w:p>
  </w:comment>
  <w:comment w:id="32" w:author="Paul de Wit" w:date="2025-08-14T18:23:00Z" w:initials="PW">
    <w:p w14:paraId="091F5545" w14:textId="28056B44" w:rsidR="00834C35" w:rsidRDefault="00834C35" w:rsidP="00834C35">
      <w:pPr>
        <w:pStyle w:val="CommentText"/>
      </w:pPr>
      <w:r>
        <w:rPr>
          <w:rStyle w:val="CommentReference"/>
        </w:rPr>
        <w:annotationRef/>
      </w:r>
      <w:r w:rsidRPr="740F4021">
        <w:t>I think this best refers to Article 1 (paragraph 2: ... A single electricity market participant may carry out multiple roles).</w:t>
      </w:r>
    </w:p>
  </w:comment>
  <w:comment w:id="33" w:author="Fernando Dominguez" w:date="2025-09-12T10:06:00Z" w:initials="FD">
    <w:p w14:paraId="3C06E4E1" w14:textId="77777777" w:rsidR="00834C35" w:rsidRDefault="00834C35" w:rsidP="00834C35">
      <w:pPr>
        <w:pStyle w:val="CommentText"/>
      </w:pPr>
      <w:r>
        <w:rPr>
          <w:rStyle w:val="CommentReference"/>
        </w:rPr>
        <w:annotationRef/>
      </w:r>
      <w:r>
        <w:rPr>
          <w:lang w:val="en-GB"/>
        </w:rPr>
        <w:t>done</w:t>
      </w:r>
    </w:p>
  </w:comment>
  <w:comment w:id="40" w:author="Paul de Wit" w:date="2025-08-14T18:27:00Z" w:initials="PW">
    <w:p w14:paraId="196FE5E4" w14:textId="77777777" w:rsidR="00270A8A" w:rsidRDefault="00270A8A" w:rsidP="00270A8A">
      <w:pPr>
        <w:pStyle w:val="CommentText"/>
      </w:pPr>
      <w:r>
        <w:rPr>
          <w:rStyle w:val="CommentReference"/>
        </w:rPr>
        <w:annotationRef/>
      </w:r>
      <w:r w:rsidRPr="192233BD">
        <w:t xml:space="preserve">Not sure what the added value of this is. When processing data you need to comply to the GDPR. </w:t>
      </w:r>
    </w:p>
    <w:p w14:paraId="74D3288D" w14:textId="77777777" w:rsidR="00270A8A" w:rsidRDefault="00270A8A" w:rsidP="00270A8A">
      <w:pPr>
        <w:pStyle w:val="CommentText"/>
      </w:pPr>
      <w:r w:rsidRPr="7D01C760">
        <w:t>Delete?</w:t>
      </w:r>
    </w:p>
  </w:comment>
  <w:comment w:id="41" w:author="Fernando Dominguez" w:date="2025-11-05T15:24:00Z" w:initials="FD">
    <w:p w14:paraId="20C3450E" w14:textId="77777777" w:rsidR="00A82E33" w:rsidRDefault="00A82E33" w:rsidP="00A82E33">
      <w:pPr>
        <w:pStyle w:val="CommentText"/>
      </w:pPr>
      <w:r>
        <w:rPr>
          <w:rStyle w:val="CommentReference"/>
        </w:rPr>
        <w:annotationRef/>
      </w:r>
      <w:r>
        <w:rPr>
          <w:lang w:val="en-GB"/>
        </w:rPr>
        <w:t>Legal: agreed. BUT: Looking at pretty much any data-related regulation, this topic is always addressed.</w:t>
      </w:r>
    </w:p>
  </w:comment>
  <w:comment w:id="44" w:author="Kokki Teemu" w:date="2025-10-22T10:06:00Z" w:initials="TK">
    <w:p w14:paraId="59613D3E" w14:textId="1721FDCF" w:rsidR="00127B24" w:rsidRDefault="00127B24" w:rsidP="00127B24">
      <w:pPr>
        <w:pStyle w:val="CommentText"/>
      </w:pPr>
      <w:r>
        <w:rPr>
          <w:rStyle w:val="CommentReference"/>
        </w:rPr>
        <w:annotationRef/>
      </w:r>
      <w:r>
        <w:rPr>
          <w:lang w:val="fi-FI"/>
        </w:rPr>
        <w:t xml:space="preserve">SPU or SPG group added this recital to address a couple of comments regarding balance responsibility. Should be moved to a better spot is the place is not correct. </w:t>
      </w:r>
    </w:p>
  </w:comment>
  <w:comment w:id="56" w:author="Paul de Wit" w:date="2025-08-14T17:58:00Z" w:initials="PW">
    <w:p w14:paraId="348EE649" w14:textId="539D2E89" w:rsidR="0081589F" w:rsidRDefault="0081589F">
      <w:pPr>
        <w:pStyle w:val="CommentText"/>
      </w:pPr>
      <w:r>
        <w:rPr>
          <w:rStyle w:val="CommentReference"/>
        </w:rPr>
        <w:annotationRef/>
      </w:r>
      <w:r w:rsidRPr="51FB663C">
        <w:t>Not sure what the added value of this recital is. Delete?</w:t>
      </w:r>
    </w:p>
  </w:comment>
  <w:comment w:id="57" w:author="Lorena Garcia Lorenzo" w:date="2025-11-06T12:42:00Z" w:initials="LG">
    <w:p w14:paraId="580DE89E" w14:textId="77777777" w:rsidR="00EA4F90" w:rsidRDefault="00EA4F90" w:rsidP="00EA4F90">
      <w:pPr>
        <w:pStyle w:val="CommentText"/>
      </w:pPr>
      <w:r>
        <w:rPr>
          <w:rStyle w:val="CommentReference"/>
        </w:rPr>
        <w:annotationRef/>
      </w:r>
      <w:r>
        <w:t>Standardisation: write controllable units like this. After the article, we can write it as CU.</w:t>
      </w:r>
    </w:p>
  </w:comment>
  <w:comment w:id="58" w:author="Paul de Wit" w:date="2025-08-14T18:06:00Z" w:initials="PW">
    <w:p w14:paraId="6B9AA255" w14:textId="289AE9E8" w:rsidR="0081589F" w:rsidRDefault="0081589F">
      <w:pPr>
        <w:pStyle w:val="CommentText"/>
      </w:pPr>
      <w:r>
        <w:rPr>
          <w:rStyle w:val="CommentReference"/>
        </w:rPr>
        <w:annotationRef/>
      </w:r>
      <w:r w:rsidRPr="0B527F86">
        <w:t>Otherwise it is a general requirement also for balancing services of other resources.</w:t>
      </w:r>
    </w:p>
  </w:comment>
  <w:comment w:id="59" w:author="Fernando Dominguez" w:date="2025-11-05T15:25:00Z" w:initials="FD">
    <w:p w14:paraId="50EAE700" w14:textId="77777777" w:rsidR="00A5392E" w:rsidRDefault="00A5392E" w:rsidP="00A5392E">
      <w:pPr>
        <w:pStyle w:val="CommentText"/>
      </w:pPr>
      <w:r>
        <w:rPr>
          <w:rStyle w:val="CommentReference"/>
        </w:rPr>
        <w:annotationRef/>
      </w:r>
      <w:r>
        <w:rPr>
          <w:lang w:val="en-GB"/>
        </w:rPr>
        <w:t>Legal: to the NCDR? Or this Regulation?</w:t>
      </w:r>
    </w:p>
  </w:comment>
  <w:comment w:id="60" w:author="Paul de Wit" w:date="2025-08-14T18:03:00Z" w:initials="PW">
    <w:p w14:paraId="3AE35122" w14:textId="70F45D7E" w:rsidR="0081589F" w:rsidRDefault="0081589F">
      <w:pPr>
        <w:pStyle w:val="CommentText"/>
      </w:pPr>
      <w:r>
        <w:rPr>
          <w:rStyle w:val="CommentReference"/>
        </w:rPr>
        <w:annotationRef/>
      </w:r>
      <w:r w:rsidRPr="067DB335">
        <w:t>OK this relates to Article 5 and 6</w:t>
      </w:r>
    </w:p>
  </w:comment>
  <w:comment w:id="61" w:author="Fernando Dominguez" w:date="2025-09-12T10:11:00Z" w:initials="FD">
    <w:p w14:paraId="66EAFD80" w14:textId="77777777" w:rsidR="007E619F" w:rsidRDefault="007E619F" w:rsidP="007E619F">
      <w:pPr>
        <w:pStyle w:val="CommentText"/>
      </w:pPr>
      <w:r>
        <w:rPr>
          <w:rStyle w:val="CommentReference"/>
        </w:rPr>
        <w:annotationRef/>
      </w:r>
      <w:r>
        <w:rPr>
          <w:lang w:val="en-GB"/>
        </w:rPr>
        <w:t>done</w:t>
      </w:r>
    </w:p>
  </w:comment>
  <w:comment w:id="64" w:author="Paul de Wit" w:date="2025-08-14T18:37:00Z" w:initials="PW">
    <w:p w14:paraId="7F73CFEF" w14:textId="77777777" w:rsidR="007A3117" w:rsidRDefault="007A3117" w:rsidP="007A3117">
      <w:pPr>
        <w:pStyle w:val="CommentText"/>
      </w:pPr>
      <w:r>
        <w:rPr>
          <w:rStyle w:val="CommentReference"/>
        </w:rPr>
        <w:annotationRef/>
      </w:r>
      <w:r w:rsidRPr="18ED1F97">
        <w:t>I think this best relates to a CU therefore probably Article 5 (Responsibilities of CU module administrator)</w:t>
      </w:r>
    </w:p>
  </w:comment>
  <w:comment w:id="65" w:author="Fernando Dominguez" w:date="2025-09-12T10:06:00Z" w:initials="FD">
    <w:p w14:paraId="18FD0886" w14:textId="77777777" w:rsidR="007A3117" w:rsidRDefault="007A3117" w:rsidP="007A3117">
      <w:pPr>
        <w:pStyle w:val="CommentText"/>
      </w:pPr>
      <w:r>
        <w:rPr>
          <w:rStyle w:val="CommentReference"/>
        </w:rPr>
        <w:annotationRef/>
      </w:r>
      <w:r>
        <w:rPr>
          <w:lang w:val="en-GB"/>
        </w:rPr>
        <w:t xml:space="preserve">Moved </w:t>
      </w:r>
    </w:p>
  </w:comment>
  <w:comment w:id="66" w:author="Fernando Dominguez" w:date="2025-09-12T10:11:00Z" w:initials="FD">
    <w:p w14:paraId="3E3CCA88" w14:textId="77777777" w:rsidR="007E619F" w:rsidRDefault="007E619F" w:rsidP="007E619F">
      <w:pPr>
        <w:pStyle w:val="CommentText"/>
      </w:pPr>
      <w:r>
        <w:rPr>
          <w:rStyle w:val="CommentReference"/>
        </w:rPr>
        <w:annotationRef/>
      </w:r>
      <w:r>
        <w:rPr>
          <w:lang w:val="en-GB"/>
        </w:rPr>
        <w:t>done</w:t>
      </w:r>
    </w:p>
  </w:comment>
  <w:comment w:id="62" w:author="Paul de Wit" w:date="2025-08-14T18:21:00Z" w:initials="PW">
    <w:p w14:paraId="3D3292AE" w14:textId="77777777" w:rsidR="007A3117" w:rsidRDefault="007A3117" w:rsidP="007A3117">
      <w:pPr>
        <w:pStyle w:val="CommentText"/>
      </w:pPr>
      <w:r>
        <w:rPr>
          <w:rStyle w:val="CommentReference"/>
        </w:rPr>
        <w:annotationRef/>
      </w:r>
      <w:r w:rsidRPr="6D665975">
        <w:t>I think this best relates to Article 5 (Responsibilities of CU module administrator)</w:t>
      </w:r>
    </w:p>
  </w:comment>
  <w:comment w:id="63" w:author="Fernando Dominguez" w:date="2025-09-12T10:11:00Z" w:initials="FD">
    <w:p w14:paraId="5831FDCB" w14:textId="77777777" w:rsidR="007E619F" w:rsidRDefault="007E619F" w:rsidP="007E619F">
      <w:pPr>
        <w:pStyle w:val="CommentText"/>
      </w:pPr>
      <w:r>
        <w:rPr>
          <w:rStyle w:val="CommentReference"/>
        </w:rPr>
        <w:annotationRef/>
      </w:r>
      <w:r>
        <w:rPr>
          <w:lang w:val="en-GB"/>
        </w:rPr>
        <w:t>done</w:t>
      </w:r>
    </w:p>
  </w:comment>
  <w:comment w:id="67" w:author="Lorena Garcia Lorenzo" w:date="2025-10-14T15:04:00Z" w:initials="LG">
    <w:p w14:paraId="5847F0DD" w14:textId="77777777" w:rsidR="00664A18" w:rsidRDefault="00B56B57" w:rsidP="00664A18">
      <w:pPr>
        <w:pStyle w:val="CommentText"/>
      </w:pPr>
      <w:r>
        <w:rPr>
          <w:rStyle w:val="CommentReference"/>
        </w:rPr>
        <w:annotationRef/>
      </w:r>
      <w:r w:rsidR="00664A18">
        <w:t>EC: What is the use of ‘service delivery point’, couldn’t find elsewhere in the doc.</w:t>
      </w:r>
    </w:p>
  </w:comment>
  <w:comment w:id="68" w:author="DO Giao" w:date="2025-10-29T15:55:00Z" w:initials="DG">
    <w:p w14:paraId="6DBCE4A7" w14:textId="224EA8A0" w:rsidR="00B945AC" w:rsidRDefault="00B945AC">
      <w:pPr>
        <w:pStyle w:val="CommentText"/>
      </w:pPr>
      <w:r>
        <w:rPr>
          <w:rStyle w:val="CommentReference"/>
        </w:rPr>
        <w:annotationRef/>
      </w:r>
      <w:r w:rsidRPr="661E5272">
        <w:t>Change to service validation point used in Annex</w:t>
      </w:r>
    </w:p>
  </w:comment>
  <w:comment w:id="70" w:author="Lorena Garcia Lorenzo" w:date="2025-10-14T15:04:00Z" w:initials="LG">
    <w:p w14:paraId="06AD94DC" w14:textId="77777777" w:rsidR="00664A18" w:rsidRDefault="00471F1D" w:rsidP="00664A18">
      <w:pPr>
        <w:pStyle w:val="CommentText"/>
      </w:pPr>
      <w:r>
        <w:rPr>
          <w:rStyle w:val="CommentReference"/>
        </w:rPr>
        <w:annotationRef/>
      </w:r>
      <w:r w:rsidR="00664A18">
        <w:t>EC: How the accounting points can be compromised?</w:t>
      </w:r>
    </w:p>
  </w:comment>
  <w:comment w:id="71" w:author="DO Giao" w:date="2025-10-29T15:58:00Z" w:initials="DG">
    <w:p w14:paraId="2896A7D6" w14:textId="2A4F1F94" w:rsidR="00B945AC" w:rsidRDefault="00B945AC">
      <w:pPr>
        <w:pStyle w:val="CommentText"/>
      </w:pPr>
      <w:r>
        <w:rPr>
          <w:rStyle w:val="CommentReference"/>
        </w:rPr>
        <w:annotationRef/>
      </w:r>
      <w:r w:rsidRPr="722C11F1">
        <w:t>the accounting points comprised in the service validation point are behind this service validation point</w:t>
      </w:r>
    </w:p>
  </w:comment>
  <w:comment w:id="69" w:author="Fernando Dominguez" w:date="2025-10-21T08:43:00Z" w:initials="FD">
    <w:p w14:paraId="3E595AEB" w14:textId="77777777" w:rsidR="00C6004E" w:rsidRDefault="00C6004E" w:rsidP="00C6004E">
      <w:pPr>
        <w:pStyle w:val="CommentText"/>
      </w:pPr>
      <w:r>
        <w:rPr>
          <w:rStyle w:val="CommentReference"/>
        </w:rPr>
        <w:annotationRef/>
      </w:r>
      <w:r>
        <w:rPr>
          <w:lang w:val="nl-BE"/>
        </w:rPr>
        <w:t>Legal: Always with the same grid user or should this also include situations where a connection point is used by several customers / grid users?</w:t>
      </w:r>
    </w:p>
  </w:comment>
  <w:comment w:id="72" w:author="Enrica Sama" w:date="2025-11-05T18:03:00Z" w:initials="ES">
    <w:p w14:paraId="4DB8661D" w14:textId="726B4B00" w:rsidR="008A7BE4" w:rsidRDefault="008A7BE4">
      <w:pPr>
        <w:pStyle w:val="CommentText"/>
      </w:pPr>
      <w:r>
        <w:rPr>
          <w:rStyle w:val="CommentReference"/>
        </w:rPr>
        <w:annotationRef/>
      </w:r>
      <w:r w:rsidRPr="7464EFDB">
        <w:t xml:space="preserve">defined? </w:t>
      </w:r>
    </w:p>
  </w:comment>
  <w:comment w:id="76" w:author="Fernando Dominguez" w:date="2025-10-21T08:44:00Z" w:initials="FD">
    <w:p w14:paraId="051155BA" w14:textId="77777777" w:rsidR="005616F3" w:rsidRDefault="005616F3" w:rsidP="005616F3">
      <w:pPr>
        <w:pStyle w:val="CommentText"/>
      </w:pPr>
      <w:r>
        <w:rPr>
          <w:rStyle w:val="CommentReference"/>
        </w:rPr>
        <w:annotationRef/>
      </w:r>
      <w:r>
        <w:rPr>
          <w:lang w:val="en-GB"/>
        </w:rPr>
        <w:t xml:space="preserve">Legal: </w:t>
      </w:r>
      <w:r>
        <w:rPr>
          <w:lang w:val="nl-BE"/>
        </w:rPr>
        <w:t>An agreement is always contractual; either write: ‘contract’ or ‘agreement’</w:t>
      </w:r>
    </w:p>
  </w:comment>
  <w:comment w:id="77" w:author="Enrica Sama" w:date="2025-11-05T18:03:00Z" w:initials="ES">
    <w:p w14:paraId="671F07E1" w14:textId="61EC927F" w:rsidR="008A7BE4" w:rsidRDefault="008A7BE4">
      <w:pPr>
        <w:pStyle w:val="CommentText"/>
      </w:pPr>
      <w:r>
        <w:rPr>
          <w:rStyle w:val="CommentReference"/>
        </w:rPr>
        <w:annotationRef/>
      </w:r>
      <w:r w:rsidRPr="5CC58693">
        <w:t>Agree</w:t>
      </w:r>
    </w:p>
  </w:comment>
  <w:comment w:id="78" w:author="Fernando Dominguez" w:date="2025-10-21T08:45:00Z" w:initials="FD">
    <w:p w14:paraId="0C6A0B78" w14:textId="77777777" w:rsidR="00220471" w:rsidRDefault="00220471" w:rsidP="00220471">
      <w:pPr>
        <w:pStyle w:val="CommentText"/>
      </w:pPr>
      <w:r>
        <w:rPr>
          <w:rStyle w:val="CommentReference"/>
        </w:rPr>
        <w:annotationRef/>
      </w:r>
      <w:r>
        <w:rPr>
          <w:lang w:val="en-GB"/>
        </w:rPr>
        <w:t>As before</w:t>
      </w:r>
    </w:p>
  </w:comment>
  <w:comment w:id="79" w:author="Enrica Sama" w:date="2025-11-05T18:03:00Z" w:initials="ES">
    <w:p w14:paraId="13C666BE" w14:textId="3345DBC1" w:rsidR="008A7BE4" w:rsidRDefault="008A7BE4">
      <w:pPr>
        <w:pStyle w:val="CommentText"/>
      </w:pPr>
      <w:r>
        <w:rPr>
          <w:rStyle w:val="CommentReference"/>
        </w:rPr>
        <w:annotationRef/>
      </w:r>
      <w:r w:rsidRPr="71C03C43">
        <w:t>Agree</w:t>
      </w:r>
    </w:p>
  </w:comment>
  <w:comment w:id="80" w:author="Fernando Dominguez" w:date="2025-10-21T08:44:00Z" w:initials="FD">
    <w:p w14:paraId="7865A97E" w14:textId="2C38E6DD" w:rsidR="00A70E9C" w:rsidRDefault="00A70E9C" w:rsidP="00A70E9C">
      <w:pPr>
        <w:pStyle w:val="CommentText"/>
      </w:pPr>
      <w:r>
        <w:rPr>
          <w:rStyle w:val="CommentReference"/>
        </w:rPr>
        <w:annotationRef/>
      </w:r>
      <w:r>
        <w:rPr>
          <w:lang w:val="en-GB"/>
        </w:rPr>
        <w:t xml:space="preserve">Legal: </w:t>
      </w:r>
      <w:r>
        <w:rPr>
          <w:lang w:val="nl-BE"/>
        </w:rPr>
        <w:t>This sounds as if the customer is obliged to give permission while what is meant according to me is: can be required to decide whehter to give permission to…’</w:t>
      </w:r>
    </w:p>
  </w:comment>
  <w:comment w:id="81" w:author="DION-DEMAEL Michele" w:date="2025-11-03T08:53:00Z" w:initials="MD">
    <w:p w14:paraId="50D47B2C" w14:textId="77777777" w:rsidR="00FE1515" w:rsidRDefault="00FE1515" w:rsidP="00FE1515">
      <w:pPr>
        <w:pStyle w:val="CommentText"/>
      </w:pPr>
      <w:r>
        <w:rPr>
          <w:rStyle w:val="CommentReference"/>
        </w:rPr>
        <w:annotationRef/>
      </w:r>
      <w:r>
        <w:t xml:space="preserve">Reformulated to clarify </w:t>
      </w:r>
    </w:p>
  </w:comment>
  <w:comment w:id="91" w:author="DION-DEMAEL Michele" w:date="2025-10-30T10:53:00Z" w:initials="MD">
    <w:p w14:paraId="55343BF7" w14:textId="77777777" w:rsidR="00936761" w:rsidRDefault="00936761" w:rsidP="00936761">
      <w:pPr>
        <w:pStyle w:val="CommentText"/>
      </w:pPr>
      <w:r>
        <w:rPr>
          <w:rStyle w:val="CommentReference"/>
        </w:rPr>
        <w:annotationRef/>
      </w:r>
      <w:r>
        <w:t>New recital proposal on entitled party (the EC comment has disappeared , because I deleted the sentence)</w:t>
      </w:r>
    </w:p>
  </w:comment>
  <w:comment w:id="92" w:author="DION-DEMAEL Michele" w:date="2025-10-30T12:00:00Z" w:initials="MD">
    <w:p w14:paraId="7F8CD48F" w14:textId="77777777" w:rsidR="00675313" w:rsidRDefault="00675313" w:rsidP="00675313">
      <w:pPr>
        <w:pStyle w:val="CommentText"/>
      </w:pPr>
      <w:r>
        <w:rPr>
          <w:rStyle w:val="CommentReference"/>
        </w:rPr>
        <w:annotationRef/>
      </w:r>
      <w:r>
        <w:t xml:space="preserve">I propose to keep the name as in CS, even it is not exactly the same definition, as it is the same concept, but applied to DR </w:t>
      </w:r>
    </w:p>
  </w:comment>
  <w:comment w:id="114" w:author="Paul de Wit" w:date="2025-08-14T18:35:00Z" w:initials="PW">
    <w:p w14:paraId="0C6620FB" w14:textId="7F4652A1" w:rsidR="00395A0B" w:rsidRDefault="00395A0B" w:rsidP="00395A0B">
      <w:pPr>
        <w:pStyle w:val="CommentText"/>
      </w:pPr>
      <w:r>
        <w:rPr>
          <w:rStyle w:val="CommentReference"/>
        </w:rPr>
        <w:annotationRef/>
      </w:r>
      <w:r w:rsidRPr="6FFFBEA0">
        <w:t>I think this best relates to Article 7: (Responsibilities of service provider)</w:t>
      </w:r>
    </w:p>
  </w:comment>
  <w:comment w:id="115" w:author="Fernando Dominguez" w:date="2025-09-12T10:12:00Z" w:initials="FD">
    <w:p w14:paraId="6147ECF8" w14:textId="77777777" w:rsidR="00395A0B" w:rsidRDefault="00395A0B" w:rsidP="00395A0B">
      <w:pPr>
        <w:pStyle w:val="CommentText"/>
      </w:pPr>
      <w:r>
        <w:rPr>
          <w:rStyle w:val="CommentReference"/>
        </w:rPr>
        <w:annotationRef/>
      </w:r>
      <w:r>
        <w:rPr>
          <w:lang w:val="en-GB"/>
        </w:rPr>
        <w:t>done</w:t>
      </w:r>
    </w:p>
  </w:comment>
  <w:comment w:id="125" w:author="Fernando Dominguez" w:date="2025-10-21T08:48:00Z" w:initials="FD">
    <w:p w14:paraId="6E1E53CE" w14:textId="77777777" w:rsidR="006F7B1C" w:rsidRDefault="006F7B1C" w:rsidP="006F7B1C">
      <w:pPr>
        <w:pStyle w:val="CommentText"/>
      </w:pPr>
      <w:r>
        <w:rPr>
          <w:rStyle w:val="CommentReference"/>
        </w:rPr>
        <w:annotationRef/>
      </w:r>
      <w:r>
        <w:rPr>
          <w:lang w:val="en-GB"/>
        </w:rPr>
        <w:t xml:space="preserve">Legal: </w:t>
      </w:r>
      <w:r>
        <w:rPr>
          <w:lang w:val="nl-BE"/>
        </w:rPr>
        <w:t>Is this the same as an aggregator? Then why not write it that way?</w:t>
      </w:r>
    </w:p>
  </w:comment>
  <w:comment w:id="126" w:author="DION-DEMAEL Michele" w:date="2025-11-03T08:54:00Z" w:initials="MD">
    <w:p w14:paraId="6DE35503" w14:textId="77777777" w:rsidR="00FE1515" w:rsidRDefault="00FE1515" w:rsidP="00FE1515">
      <w:pPr>
        <w:pStyle w:val="CommentText"/>
      </w:pPr>
      <w:r>
        <w:rPr>
          <w:rStyle w:val="CommentReference"/>
        </w:rPr>
        <w:annotationRef/>
      </w:r>
      <w:r>
        <w:t>Same wording as in 2019/944</w:t>
      </w:r>
    </w:p>
  </w:comment>
  <w:comment w:id="129" w:author="Fernando Dominguez" w:date="2025-10-21T08:48:00Z" w:initials="FD">
    <w:p w14:paraId="720590CB" w14:textId="00EECF36" w:rsidR="00CF2AA1" w:rsidRDefault="00CF2AA1" w:rsidP="00CF2AA1">
      <w:pPr>
        <w:pStyle w:val="CommentText"/>
      </w:pPr>
      <w:r>
        <w:rPr>
          <w:rStyle w:val="CommentReference"/>
        </w:rPr>
        <w:annotationRef/>
      </w:r>
      <w:r>
        <w:rPr>
          <w:lang w:val="en-GB"/>
        </w:rPr>
        <w:t xml:space="preserve">Legal: </w:t>
      </w:r>
      <w:r>
        <w:rPr>
          <w:lang w:val="nl-BE"/>
        </w:rPr>
        <w:t>Not clear what is meant by this</w:t>
      </w:r>
    </w:p>
  </w:comment>
  <w:comment w:id="130" w:author="DION-DEMAEL Michele" w:date="2025-11-03T08:56:00Z" w:initials="MD">
    <w:p w14:paraId="32A4C94A" w14:textId="77777777" w:rsidR="00AA1087" w:rsidRDefault="00AA1087" w:rsidP="00AA1087">
      <w:pPr>
        <w:pStyle w:val="CommentText"/>
      </w:pPr>
      <w:r>
        <w:rPr>
          <w:rStyle w:val="CommentReference"/>
        </w:rPr>
        <w:annotationRef/>
      </w:r>
      <w:r>
        <w:t>Same wording as 2019/944</w:t>
      </w:r>
    </w:p>
  </w:comment>
  <w:comment w:id="122" w:author="Paul de Wit" w:date="2025-08-14T18:42:00Z" w:initials="PW">
    <w:p w14:paraId="187E6452" w14:textId="3A4B1C49" w:rsidR="00235802" w:rsidRDefault="00235802" w:rsidP="00235802">
      <w:pPr>
        <w:pStyle w:val="CommentText"/>
      </w:pPr>
      <w:r>
        <w:rPr>
          <w:rStyle w:val="CommentReference"/>
        </w:rPr>
        <w:annotationRef/>
      </w:r>
      <w:r w:rsidRPr="18C291FD">
        <w:t xml:space="preserve">I think this best relates to Article 7: (Responsibilities of service provider) </w:t>
      </w:r>
    </w:p>
    <w:p w14:paraId="43DB4C8B" w14:textId="77777777" w:rsidR="00235802" w:rsidRDefault="00235802" w:rsidP="00235802">
      <w:pPr>
        <w:pStyle w:val="CommentText"/>
      </w:pPr>
      <w:r w:rsidRPr="228A36D0">
        <w:t>Combine with recital 10?</w:t>
      </w:r>
    </w:p>
  </w:comment>
  <w:comment w:id="123" w:author="Fernando Dominguez" w:date="2025-09-12T10:14:00Z" w:initials="FD">
    <w:p w14:paraId="3EB445CE" w14:textId="77777777" w:rsidR="00235802" w:rsidRDefault="00235802" w:rsidP="00235802">
      <w:pPr>
        <w:pStyle w:val="CommentText"/>
      </w:pPr>
      <w:r>
        <w:rPr>
          <w:rStyle w:val="CommentReference"/>
        </w:rPr>
        <w:annotationRef/>
      </w:r>
      <w:r>
        <w:rPr>
          <w:lang w:val="en-GB"/>
        </w:rPr>
        <w:t>done</w:t>
      </w:r>
    </w:p>
  </w:comment>
  <w:comment w:id="137" w:author="Lorena Garcia Lorenzo" w:date="2025-10-14T15:06:00Z" w:initials="LG">
    <w:p w14:paraId="07266DF5" w14:textId="77777777" w:rsidR="00664A18" w:rsidRDefault="004E7224" w:rsidP="00664A18">
      <w:pPr>
        <w:pStyle w:val="CommentText"/>
      </w:pPr>
      <w:r>
        <w:rPr>
          <w:rStyle w:val="CommentReference"/>
        </w:rPr>
        <w:annotationRef/>
      </w:r>
      <w:r w:rsidR="00664A18">
        <w:t xml:space="preserve">EC: Effective verification is a must but we could soften this and refer to preferably using at least two authentication factors, such as the European Digital Identity Wallets, provided in accordance with the European Digital Identity Framework established by Regulation (EU) No 910/2014. </w:t>
      </w:r>
    </w:p>
  </w:comment>
  <w:comment w:id="166" w:author="Owe, Jan" w:date="2025-10-24T16:18:00Z" w:initials="OJ">
    <w:p w14:paraId="49680FF1" w14:textId="5A5CC995" w:rsidR="00B57ACF" w:rsidRDefault="00B57ACF">
      <w:pPr>
        <w:pStyle w:val="CommentText"/>
      </w:pPr>
      <w:r>
        <w:rPr>
          <w:rStyle w:val="CommentReference"/>
        </w:rPr>
        <w:annotationRef/>
      </w:r>
      <w:r w:rsidRPr="6A1A782F">
        <w:t xml:space="preserve">I suggest the footnote contains the latest name of the role model, and we may also add a link to </w:t>
      </w:r>
      <w:hyperlink r:id="rId1">
        <w:r w:rsidRPr="1BCA34AF">
          <w:rPr>
            <w:rStyle w:val="Hyperlink"/>
          </w:rPr>
          <w:t>https://www.data-interoperability.eu/harmonised-electricity-market-role-model</w:t>
        </w:r>
      </w:hyperlink>
      <w:r w:rsidRPr="4A565067">
        <w:t>.</w:t>
      </w:r>
    </w:p>
  </w:comment>
  <w:comment w:id="167" w:author="DION-DEMAEL Michele" w:date="2025-10-30T11:21:00Z" w:initials="MD">
    <w:p w14:paraId="7BA863FD" w14:textId="77777777" w:rsidR="009314A6" w:rsidRDefault="009314A6" w:rsidP="009314A6">
      <w:pPr>
        <w:pStyle w:val="CommentText"/>
      </w:pPr>
      <w:r>
        <w:rPr>
          <w:rStyle w:val="CommentReference"/>
        </w:rPr>
        <w:annotationRef/>
      </w:r>
      <w:r>
        <w:t>Done</w:t>
      </w:r>
    </w:p>
  </w:comment>
  <w:comment w:id="149" w:author="DION-DEMAEL Michele" w:date="2025-10-30T12:02:00Z" w:initials="MD">
    <w:p w14:paraId="26023D39" w14:textId="77777777" w:rsidR="00675313" w:rsidRDefault="00675313" w:rsidP="00675313">
      <w:pPr>
        <w:pStyle w:val="CommentText"/>
      </w:pPr>
      <w:r>
        <w:rPr>
          <w:rStyle w:val="CommentReference"/>
        </w:rPr>
        <w:annotationRef/>
      </w:r>
      <w:r>
        <w:t>This sentence does not apply only to the data exchange with the FIS, but to all data exchanges described in the IR DR</w:t>
      </w:r>
    </w:p>
  </w:comment>
  <w:comment w:id="150" w:author="Paul de Wit" w:date="2025-11-01T16:13:00Z" w:initials="PW">
    <w:p w14:paraId="2FBBDABD" w14:textId="16B82884" w:rsidR="0063623B" w:rsidRDefault="0063623B">
      <w:pPr>
        <w:pStyle w:val="CommentText"/>
      </w:pPr>
      <w:r>
        <w:rPr>
          <w:rStyle w:val="CommentReference"/>
        </w:rPr>
        <w:annotationRef/>
      </w:r>
      <w:r w:rsidRPr="5F65560A">
        <w:t>True but it also applies to the FIS.</w:t>
      </w:r>
    </w:p>
  </w:comment>
  <w:comment w:id="187" w:author="Albrecht, Patrick" w:date="2025-10-28T08:01:00Z" w:initials="AP">
    <w:p w14:paraId="2C830556" w14:textId="3D032316" w:rsidR="009314A6" w:rsidRDefault="009314A6" w:rsidP="009314A6">
      <w:pPr>
        <w:pStyle w:val="CommentText"/>
      </w:pPr>
      <w:r>
        <w:rPr>
          <w:rStyle w:val="CommentReference"/>
        </w:rPr>
        <w:annotationRef/>
      </w:r>
      <w:r w:rsidRPr="359FBA16">
        <w:t>I realized this is very broad. We might want to be more specific since this can be any data as long as its calculated.</w:t>
      </w:r>
    </w:p>
  </w:comment>
  <w:comment w:id="188" w:author="Lorena Garcia Lorenzo" w:date="2025-10-14T15:09:00Z" w:initials="LG">
    <w:p w14:paraId="39706C4A" w14:textId="77777777" w:rsidR="009314A6" w:rsidRDefault="009314A6" w:rsidP="009314A6">
      <w:pPr>
        <w:pStyle w:val="CommentText"/>
      </w:pPr>
      <w:r>
        <w:rPr>
          <w:rStyle w:val="CommentReference"/>
        </w:rPr>
        <w:annotationRef/>
      </w:r>
      <w:r>
        <w:t>EC: What is calculated? And how is this calculation validated?</w:t>
      </w:r>
    </w:p>
  </w:comment>
  <w:comment w:id="190" w:author="Paul de Wit" w:date="2025-08-14T18:12:00Z" w:initials="PW">
    <w:p w14:paraId="020224DD" w14:textId="52CB60E1" w:rsidR="0081589F" w:rsidRDefault="0081589F">
      <w:pPr>
        <w:pStyle w:val="CommentText"/>
      </w:pPr>
      <w:r>
        <w:rPr>
          <w:rStyle w:val="CommentReference"/>
        </w:rPr>
        <w:annotationRef/>
      </w:r>
      <w:r w:rsidRPr="2CAE4E6B">
        <w:t>OK this relates to Art 10. (baseline calculator).</w:t>
      </w:r>
    </w:p>
  </w:comment>
  <w:comment w:id="191" w:author="Paul de Wit" w:date="2025-08-14T18:10:00Z" w:initials="PW">
    <w:p w14:paraId="1325D1AB" w14:textId="00737BEE" w:rsidR="0081589F" w:rsidRDefault="0081589F">
      <w:pPr>
        <w:pStyle w:val="CommentText"/>
      </w:pPr>
      <w:r>
        <w:rPr>
          <w:rStyle w:val="CommentReference"/>
        </w:rPr>
        <w:annotationRef/>
      </w:r>
      <w:r w:rsidRPr="5EF6AAF3">
        <w:t>Is this really relevant here? We don't refer to this in the articles. Correct?</w:t>
      </w:r>
    </w:p>
  </w:comment>
  <w:comment w:id="189" w:author="Safia Lashku" w:date="2025-11-05T17:09:00Z" w:initials="SL">
    <w:p w14:paraId="0D925BC9" w14:textId="77777777" w:rsidR="00307CE8" w:rsidRDefault="00307CE8" w:rsidP="00307CE8">
      <w:pPr>
        <w:pStyle w:val="CommentText"/>
      </w:pPr>
      <w:r>
        <w:rPr>
          <w:rStyle w:val="CommentReference"/>
        </w:rPr>
        <w:annotationRef/>
      </w:r>
      <w:r>
        <w:t xml:space="preserve">TF Legal Comment: validated data? </w:t>
      </w:r>
    </w:p>
  </w:comment>
  <w:comment w:id="196" w:author="Paul de Wit" w:date="2025-08-14T18:13:00Z" w:initials="PW">
    <w:p w14:paraId="78D64333" w14:textId="6F8FF923" w:rsidR="0081589F" w:rsidRDefault="0081589F">
      <w:pPr>
        <w:pStyle w:val="CommentText"/>
      </w:pPr>
      <w:r>
        <w:rPr>
          <w:rStyle w:val="CommentReference"/>
        </w:rPr>
        <w:annotationRef/>
      </w:r>
      <w:r w:rsidRPr="5D74C253">
        <w:t>This is not relevant any more.</w:t>
      </w:r>
    </w:p>
  </w:comment>
  <w:comment w:id="193" w:author="Enrica Sama" w:date="2025-11-05T18:05:00Z" w:initials="ES">
    <w:p w14:paraId="31997A38" w14:textId="2FCC09BE" w:rsidR="008A7BE4" w:rsidRDefault="008A7BE4">
      <w:pPr>
        <w:pStyle w:val="CommentText"/>
      </w:pPr>
      <w:r>
        <w:rPr>
          <w:rStyle w:val="CommentReference"/>
        </w:rPr>
        <w:annotationRef/>
      </w:r>
      <w:r w:rsidRPr="7702326A">
        <w:t xml:space="preserve">Shall we have an additional recital here similar to the one provided for the IR CS to clarify that the 2 associations have solely a technical coordinator role in case the EC will ask ENTSO-E/DSO Entity to collect the national practices directly from the MSs? </w:t>
      </w:r>
    </w:p>
  </w:comment>
  <w:comment w:id="201" w:author="Paul de Wit" w:date="2025-08-14T18:21:00Z" w:initials="PW">
    <w:p w14:paraId="1BEC449C" w14:textId="22DBF223" w:rsidR="0081589F" w:rsidRDefault="0081589F">
      <w:pPr>
        <w:pStyle w:val="CommentText"/>
      </w:pPr>
      <w:r>
        <w:rPr>
          <w:rStyle w:val="CommentReference"/>
        </w:rPr>
        <w:annotationRef/>
      </w:r>
      <w:r w:rsidRPr="6D665975">
        <w:t>I think this best relates to Article 5 (Responsibilities of CU module administrator)</w:t>
      </w:r>
    </w:p>
  </w:comment>
  <w:comment w:id="202" w:author="Fernando Dominguez" w:date="2025-09-12T10:11:00Z" w:initials="FD">
    <w:p w14:paraId="1D3D696F" w14:textId="77777777" w:rsidR="003F28B7" w:rsidRDefault="003F28B7" w:rsidP="003F28B7">
      <w:pPr>
        <w:pStyle w:val="CommentText"/>
      </w:pPr>
      <w:r>
        <w:rPr>
          <w:rStyle w:val="CommentReference"/>
        </w:rPr>
        <w:annotationRef/>
      </w:r>
      <w:r>
        <w:rPr>
          <w:lang w:val="en-GB"/>
        </w:rPr>
        <w:t>moved</w:t>
      </w:r>
    </w:p>
  </w:comment>
  <w:comment w:id="207" w:author="Paul de Wit" w:date="2025-08-14T18:23:00Z" w:initials="PW">
    <w:p w14:paraId="252F2031" w14:textId="44AF5D3C" w:rsidR="0081589F" w:rsidRDefault="0081589F">
      <w:pPr>
        <w:pStyle w:val="CommentText"/>
      </w:pPr>
      <w:r>
        <w:rPr>
          <w:rStyle w:val="CommentReference"/>
        </w:rPr>
        <w:annotationRef/>
      </w:r>
      <w:r w:rsidRPr="740F4021">
        <w:t>I think this best refers to Article 1 (paragraph 2: ... A single electricity market participant may carry out multiple roles).</w:t>
      </w:r>
    </w:p>
  </w:comment>
  <w:comment w:id="208" w:author="Fernando Dominguez" w:date="2025-09-12T10:12:00Z" w:initials="FD">
    <w:p w14:paraId="40346234" w14:textId="77777777" w:rsidR="003F28B7" w:rsidRDefault="003F28B7" w:rsidP="003F28B7">
      <w:pPr>
        <w:pStyle w:val="CommentText"/>
      </w:pPr>
      <w:r>
        <w:rPr>
          <w:rStyle w:val="CommentReference"/>
        </w:rPr>
        <w:annotationRef/>
      </w:r>
      <w:r>
        <w:rPr>
          <w:lang w:val="en-GB"/>
        </w:rPr>
        <w:t>moved</w:t>
      </w:r>
    </w:p>
  </w:comment>
  <w:comment w:id="215" w:author="Paul de Wit" w:date="2025-08-14T18:27:00Z" w:initials="PW">
    <w:p w14:paraId="264E6FDC" w14:textId="34CA833A" w:rsidR="0081589F" w:rsidRDefault="0081589F">
      <w:pPr>
        <w:pStyle w:val="CommentText"/>
      </w:pPr>
      <w:r>
        <w:rPr>
          <w:rStyle w:val="CommentReference"/>
        </w:rPr>
        <w:annotationRef/>
      </w:r>
      <w:r w:rsidRPr="192233BD">
        <w:t xml:space="preserve">Not sure what the added value of this is. When processing data you need to comply to the GDPR. </w:t>
      </w:r>
    </w:p>
    <w:p w14:paraId="4C8B6D93" w14:textId="1B78262B" w:rsidR="0081589F" w:rsidRDefault="0081589F">
      <w:pPr>
        <w:pStyle w:val="CommentText"/>
      </w:pPr>
      <w:r w:rsidRPr="7D01C760">
        <w:t>Delete?</w:t>
      </w:r>
    </w:p>
  </w:comment>
  <w:comment w:id="229" w:author="Paul de Wit" w:date="2025-08-14T18:35:00Z" w:initials="PW">
    <w:p w14:paraId="053BA644" w14:textId="77777777" w:rsidR="00233211" w:rsidRDefault="00233211" w:rsidP="00233211">
      <w:pPr>
        <w:pStyle w:val="CommentText"/>
      </w:pPr>
      <w:r>
        <w:rPr>
          <w:rStyle w:val="CommentReference"/>
        </w:rPr>
        <w:annotationRef/>
      </w:r>
      <w:r w:rsidRPr="6FFFBEA0">
        <w:t>I think this best relates to Article 7: (Responsibilities of service provider)</w:t>
      </w:r>
    </w:p>
  </w:comment>
  <w:comment w:id="230" w:author="Fernando Dominguez" w:date="2025-09-12T10:18:00Z" w:initials="FD">
    <w:p w14:paraId="07A40FCD" w14:textId="77777777" w:rsidR="004124E4" w:rsidRDefault="004124E4" w:rsidP="004124E4">
      <w:pPr>
        <w:pStyle w:val="CommentText"/>
      </w:pPr>
      <w:r>
        <w:rPr>
          <w:rStyle w:val="CommentReference"/>
        </w:rPr>
        <w:annotationRef/>
      </w:r>
      <w:r>
        <w:rPr>
          <w:lang w:val="en-GB"/>
        </w:rPr>
        <w:t>moved</w:t>
      </w:r>
    </w:p>
  </w:comment>
  <w:comment w:id="240" w:author="Paul de Wit" w:date="2025-08-14T18:33:00Z" w:initials="PW">
    <w:p w14:paraId="249E14E2" w14:textId="3981AD99" w:rsidR="0081589F" w:rsidRDefault="0081589F">
      <w:pPr>
        <w:pStyle w:val="CommentText"/>
      </w:pPr>
      <w:r>
        <w:rPr>
          <w:rStyle w:val="CommentReference"/>
        </w:rPr>
        <w:annotationRef/>
      </w:r>
      <w:r w:rsidRPr="718F3B13">
        <w:t>I think this best relates to Article 8 (Responsibilities of CU registration responsible)</w:t>
      </w:r>
    </w:p>
  </w:comment>
  <w:comment w:id="241" w:author="Fernando Dominguez" w:date="2025-09-12T10:19:00Z" w:initials="FD">
    <w:p w14:paraId="3D83139D" w14:textId="77777777" w:rsidR="009A682B" w:rsidRDefault="009A682B" w:rsidP="009A682B">
      <w:pPr>
        <w:pStyle w:val="CommentText"/>
      </w:pPr>
      <w:r>
        <w:rPr>
          <w:rStyle w:val="CommentReference"/>
        </w:rPr>
        <w:annotationRef/>
      </w:r>
      <w:r>
        <w:rPr>
          <w:lang w:val="en-GB"/>
        </w:rPr>
        <w:t>moved</w:t>
      </w:r>
    </w:p>
  </w:comment>
  <w:comment w:id="250" w:author="Paul de Wit" w:date="2025-08-14T18:35:00Z" w:initials="PW">
    <w:p w14:paraId="6ECC0DC3" w14:textId="45568A77" w:rsidR="0081589F" w:rsidRDefault="0081589F">
      <w:pPr>
        <w:pStyle w:val="CommentText"/>
      </w:pPr>
      <w:r>
        <w:rPr>
          <w:rStyle w:val="CommentReference"/>
        </w:rPr>
        <w:annotationRef/>
      </w:r>
      <w:r w:rsidRPr="6FFFBEA0">
        <w:t>I think this best relates to Article 7: (Responsibilities of service provider)</w:t>
      </w:r>
    </w:p>
  </w:comment>
  <w:comment w:id="255" w:author="Paul de Wit" w:date="2025-08-14T18:37:00Z" w:initials="PW">
    <w:p w14:paraId="55C75A23" w14:textId="544CA513" w:rsidR="0081589F" w:rsidRDefault="0081589F">
      <w:pPr>
        <w:pStyle w:val="CommentText"/>
      </w:pPr>
      <w:r>
        <w:rPr>
          <w:rStyle w:val="CommentReference"/>
        </w:rPr>
        <w:annotationRef/>
      </w:r>
      <w:r w:rsidRPr="18ED1F97">
        <w:t>I think this best relates to a CU therefore probably Article 5 (Responsibilities of CU module administrator)</w:t>
      </w:r>
    </w:p>
  </w:comment>
  <w:comment w:id="263" w:author="Paul de Wit" w:date="2025-08-14T18:39:00Z" w:initials="PW">
    <w:p w14:paraId="3FBB7570" w14:textId="33EA9DC0" w:rsidR="0081589F" w:rsidRDefault="0081589F">
      <w:pPr>
        <w:pStyle w:val="CommentText"/>
      </w:pPr>
      <w:r>
        <w:rPr>
          <w:rStyle w:val="CommentReference"/>
        </w:rPr>
        <w:annotationRef/>
      </w:r>
      <w:r w:rsidRPr="129C40FA">
        <w:t xml:space="preserve">Also Article 5? (Responsibilities of CU module administrator) </w:t>
      </w:r>
    </w:p>
  </w:comment>
  <w:comment w:id="266" w:author="Paul de Wit" w:date="2025-08-14T18:42:00Z" w:initials="PW">
    <w:p w14:paraId="3CA41C53" w14:textId="63D83109" w:rsidR="0081589F" w:rsidRDefault="0081589F">
      <w:pPr>
        <w:pStyle w:val="CommentText"/>
      </w:pPr>
      <w:r>
        <w:rPr>
          <w:rStyle w:val="CommentReference"/>
        </w:rPr>
        <w:annotationRef/>
      </w:r>
      <w:r w:rsidRPr="18C291FD">
        <w:t xml:space="preserve">I think this best relates to Article 7: (Responsibilities of service provider) </w:t>
      </w:r>
    </w:p>
    <w:p w14:paraId="1D780313" w14:textId="2D32019E" w:rsidR="0081589F" w:rsidRDefault="0081589F">
      <w:pPr>
        <w:pStyle w:val="CommentText"/>
      </w:pPr>
      <w:r w:rsidRPr="228A36D0">
        <w:t>Combine with recital 10?</w:t>
      </w:r>
    </w:p>
  </w:comment>
  <w:comment w:id="275" w:author="Paul de Wit" w:date="2025-08-14T18:43:00Z" w:initials="PW">
    <w:p w14:paraId="28D1DC92" w14:textId="5D842CE8" w:rsidR="0081589F" w:rsidRDefault="0081589F">
      <w:pPr>
        <w:pStyle w:val="CommentText"/>
      </w:pPr>
      <w:r>
        <w:rPr>
          <w:rStyle w:val="CommentReference"/>
        </w:rPr>
        <w:annotationRef/>
      </w:r>
      <w:r w:rsidRPr="1E8E700D">
        <w:t>Not sure where to put. Service Providers?</w:t>
      </w:r>
    </w:p>
  </w:comment>
  <w:comment w:id="278" w:author="DION-DEMAEL Michele" w:date="2025-10-30T11:28:00Z" w:initials="MD">
    <w:p w14:paraId="045FA69F" w14:textId="77777777" w:rsidR="001E0CD2" w:rsidRDefault="001E0CD2" w:rsidP="001E0CD2">
      <w:pPr>
        <w:pStyle w:val="CommentText"/>
      </w:pPr>
      <w:r>
        <w:rPr>
          <w:rStyle w:val="CommentReference"/>
        </w:rPr>
        <w:annotationRef/>
      </w:r>
      <w:r>
        <w:t xml:space="preserve">To be deleted </w:t>
      </w:r>
    </w:p>
  </w:comment>
  <w:comment w:id="289" w:author="Fernando Dominguez" w:date="2025-09-11T18:39:00Z" w:initials="FD">
    <w:p w14:paraId="7B9AA2AD" w14:textId="0DEBB1E0" w:rsidR="007776D7" w:rsidRDefault="007776D7" w:rsidP="007776D7">
      <w:pPr>
        <w:pStyle w:val="CommentText"/>
      </w:pPr>
      <w:r>
        <w:rPr>
          <w:rStyle w:val="CommentReference"/>
        </w:rPr>
        <w:annotationRef/>
      </w:r>
      <w:r>
        <w:rPr>
          <w:lang w:val="en-GB"/>
        </w:rPr>
        <w:t>[COMMENT: If we agree on the reference to the articles of each recital we should reorder them.]</w:t>
      </w:r>
    </w:p>
    <w:p w14:paraId="765FC386" w14:textId="77777777" w:rsidR="007776D7" w:rsidRDefault="007776D7" w:rsidP="007776D7">
      <w:pPr>
        <w:pStyle w:val="CommentText"/>
      </w:pPr>
      <w:r>
        <w:rPr>
          <w:lang w:val="en-GB"/>
        </w:rPr>
        <w:t>Suggestions:</w:t>
      </w:r>
    </w:p>
    <w:p w14:paraId="52DCF579" w14:textId="77777777" w:rsidR="007776D7" w:rsidRDefault="007776D7" w:rsidP="007776D7">
      <w:pPr>
        <w:pStyle w:val="CommentText"/>
      </w:pPr>
      <w:r>
        <w:rPr>
          <w:lang w:val="en-GB"/>
        </w:rPr>
        <w:t>Article 9: Explain why we created the role: party providing necessary data for determining the baseline</w:t>
      </w:r>
    </w:p>
    <w:p w14:paraId="01C1FE4C" w14:textId="77777777" w:rsidR="007776D7" w:rsidRDefault="007776D7" w:rsidP="007776D7">
      <w:pPr>
        <w:pStyle w:val="CommentText"/>
      </w:pPr>
      <w:r>
        <w:rPr>
          <w:lang w:val="en-GB"/>
        </w:rPr>
        <w:t>Mapping reason!</w:t>
      </w:r>
    </w:p>
    <w:p w14:paraId="0A456D33" w14:textId="77777777" w:rsidR="007776D7" w:rsidRDefault="007776D7" w:rsidP="007776D7">
      <w:pPr>
        <w:pStyle w:val="CommentText"/>
      </w:pPr>
    </w:p>
    <w:p w14:paraId="247AEADD" w14:textId="77777777" w:rsidR="007776D7" w:rsidRDefault="007776D7" w:rsidP="007776D7">
      <w:pPr>
        <w:pStyle w:val="CommentText"/>
      </w:pPr>
    </w:p>
    <w:p w14:paraId="1A90E6A3" w14:textId="77777777" w:rsidR="007776D7" w:rsidRDefault="007776D7" w:rsidP="007776D7">
      <w:pPr>
        <w:pStyle w:val="CommentText"/>
      </w:pPr>
    </w:p>
    <w:p w14:paraId="43ECB4F2" w14:textId="77777777" w:rsidR="007776D7" w:rsidRDefault="007776D7" w:rsidP="007776D7">
      <w:pPr>
        <w:pStyle w:val="CommentText"/>
      </w:pPr>
      <w:r>
        <w:rPr>
          <w:lang w:val="en-GB"/>
        </w:rPr>
        <w:t>Article 10 &amp; 11: Explain why we created a baseline administrator.</w:t>
      </w:r>
    </w:p>
    <w:p w14:paraId="6AE6932C" w14:textId="77777777" w:rsidR="007776D7" w:rsidRDefault="007776D7" w:rsidP="007776D7">
      <w:pPr>
        <w:pStyle w:val="CommentText"/>
      </w:pPr>
      <w:r>
        <w:rPr>
          <w:lang w:val="en-GB"/>
        </w:rPr>
        <w:t>Article 12: Explain that these are additional responsibilities. It is also possible that the metering point administrator is only doing this and not the smart meters of 2023/1162 (IR MCD)</w:t>
      </w:r>
    </w:p>
    <w:p w14:paraId="2AA8ECAE" w14:textId="77777777" w:rsidR="007776D7" w:rsidRDefault="007776D7" w:rsidP="007776D7">
      <w:pPr>
        <w:pStyle w:val="CommentText"/>
      </w:pPr>
      <w:r>
        <w:rPr>
          <w:lang w:val="en-GB"/>
        </w:rPr>
        <w:t>Article 13: In the NCDR this is the relevant SO. Explain why we have chosen to create a separate role.</w:t>
      </w:r>
    </w:p>
    <w:p w14:paraId="2D8CA60E" w14:textId="77777777" w:rsidR="007776D7" w:rsidRDefault="007776D7" w:rsidP="007776D7">
      <w:pPr>
        <w:pStyle w:val="CommentText"/>
      </w:pPr>
      <w:r>
        <w:rPr>
          <w:lang w:val="en-GB"/>
        </w:rPr>
        <w:t xml:space="preserve">Article 14, 15: </w:t>
      </w:r>
    </w:p>
    <w:p w14:paraId="07CB2E92" w14:textId="77777777" w:rsidR="007776D7" w:rsidRDefault="007776D7" w:rsidP="007776D7">
      <w:pPr>
        <w:pStyle w:val="CommentText"/>
        <w:numPr>
          <w:ilvl w:val="0"/>
          <w:numId w:val="77"/>
        </w:numPr>
      </w:pPr>
      <w:r>
        <w:rPr>
          <w:lang w:val="en-GB"/>
        </w:rPr>
        <w:t>Explain that there are 2 was to quantify (calculation, measurement )</w:t>
      </w:r>
    </w:p>
    <w:p w14:paraId="18C65575" w14:textId="77777777" w:rsidR="007776D7" w:rsidRDefault="007776D7" w:rsidP="007776D7">
      <w:pPr>
        <w:pStyle w:val="CommentText"/>
        <w:numPr>
          <w:ilvl w:val="0"/>
          <w:numId w:val="77"/>
        </w:numPr>
      </w:pPr>
      <w:r>
        <w:rPr>
          <w:lang w:val="en-GB"/>
        </w:rPr>
        <w:t>How do we deal with (EU)2019/944 Art. 13 Aggregation contract   Paragraph 3 Customers should have access to all relevant data (DMD, Calculated etc.)..</w:t>
      </w:r>
    </w:p>
    <w:p w14:paraId="0BC928BF" w14:textId="77777777" w:rsidR="007776D7" w:rsidRDefault="007776D7" w:rsidP="007776D7">
      <w:pPr>
        <w:pStyle w:val="CommentText"/>
      </w:pPr>
      <w:r>
        <w:rPr>
          <w:lang w:val="en-GB"/>
        </w:rPr>
        <w:t>Article 16: Why do we have a near real time metered data administrator?</w:t>
      </w:r>
    </w:p>
    <w:p w14:paraId="3F2CE68D" w14:textId="77777777" w:rsidR="007776D7" w:rsidRDefault="007776D7" w:rsidP="007776D7">
      <w:pPr>
        <w:pStyle w:val="CommentText"/>
      </w:pPr>
      <w:r>
        <w:rPr>
          <w:lang w:val="en-GB"/>
        </w:rPr>
        <w:t>Article 17: In the NCDR this is the relevant SO. Explain why we have chosen to create a separate role.</w:t>
      </w:r>
    </w:p>
    <w:p w14:paraId="38958DC8" w14:textId="77777777" w:rsidR="007776D7" w:rsidRDefault="007776D7" w:rsidP="007776D7">
      <w:pPr>
        <w:pStyle w:val="CommentText"/>
      </w:pPr>
      <w:r>
        <w:rPr>
          <w:lang w:val="en-GB"/>
        </w:rPr>
        <w:t>Article 18: Explain why we have a Product pre-qualification responsible</w:t>
      </w:r>
    </w:p>
    <w:p w14:paraId="5C6D1456" w14:textId="77777777" w:rsidR="007776D7" w:rsidRDefault="007776D7" w:rsidP="007776D7">
      <w:pPr>
        <w:pStyle w:val="CommentText"/>
      </w:pPr>
      <w:r>
        <w:rPr>
          <w:lang w:val="en-GB"/>
        </w:rPr>
        <w:t xml:space="preserve">Article 19: In the NCDR this is the relevant SO.  Explain why we have chosen to create a separate role verification responsible </w:t>
      </w:r>
    </w:p>
    <w:p w14:paraId="5FB2098C" w14:textId="77777777" w:rsidR="007776D7" w:rsidRDefault="007776D7" w:rsidP="007776D7">
      <w:pPr>
        <w:pStyle w:val="CommentText"/>
      </w:pPr>
      <w:r>
        <w:rPr>
          <w:lang w:val="en-GB"/>
        </w:rPr>
        <w:t>Article 20: Explain what is a temporary limit administrator maybe also something about Tempory limits?</w:t>
      </w:r>
    </w:p>
    <w:p w14:paraId="4C2525B0" w14:textId="77777777" w:rsidR="007776D7" w:rsidRDefault="007776D7" w:rsidP="007776D7">
      <w:pPr>
        <w:pStyle w:val="CommentText"/>
        <w:numPr>
          <w:ilvl w:val="0"/>
          <w:numId w:val="78"/>
        </w:numPr>
      </w:pPr>
      <w:r>
        <w:rPr>
          <w:lang w:val="en-GB"/>
        </w:rPr>
        <w:t>Explain (EU)2019/944 Art. 13 Aggregation contract Paragraph 3. Member States shall ensure that final customers are entitled to receive all relevant demand response data or data on supplied and sold electricity free of charge at least once every billing period if requested by the customer.</w:t>
      </w:r>
      <w:r>
        <w:rPr>
          <w:lang w:val="en-GB"/>
        </w:rPr>
        <w:br/>
        <w:t>How do we interpret this.</w:t>
      </w:r>
    </w:p>
    <w:p w14:paraId="4823A502" w14:textId="77777777" w:rsidR="007776D7" w:rsidRDefault="007776D7" w:rsidP="007776D7">
      <w:pPr>
        <w:pStyle w:val="CommentText"/>
      </w:pPr>
    </w:p>
    <w:p w14:paraId="5DFE3ED3" w14:textId="77777777" w:rsidR="007776D7" w:rsidRDefault="007776D7" w:rsidP="007776D7">
      <w:pPr>
        <w:pStyle w:val="CommentText"/>
        <w:numPr>
          <w:ilvl w:val="0"/>
          <w:numId w:val="79"/>
        </w:numPr>
      </w:pPr>
    </w:p>
  </w:comment>
  <w:comment w:id="290" w:author="Albrecht, Patrick" w:date="2025-10-21T15:12:00Z" w:initials="AP">
    <w:p w14:paraId="164E425D" w14:textId="0C1FF22E" w:rsidR="004C2528" w:rsidRDefault="004C2528">
      <w:pPr>
        <w:pStyle w:val="CommentText"/>
      </w:pPr>
      <w:r>
        <w:rPr>
          <w:rStyle w:val="CommentReference"/>
        </w:rPr>
        <w:annotationRef/>
      </w:r>
      <w:r w:rsidRPr="7D8B3030">
        <w:t>If not covered already there is need for recital. Highlighting that step performed by the same entity covering role which are communicating with each other can be ommited.</w:t>
      </w:r>
    </w:p>
  </w:comment>
  <w:comment w:id="297" w:author="Wojciech Lubczyński" w:date="2025-09-08T19:36:00Z" w:initials="WL">
    <w:p w14:paraId="5A5D8CE5" w14:textId="146B8747" w:rsidR="0015762C" w:rsidRDefault="0015762C">
      <w:pPr>
        <w:pStyle w:val="CommentText"/>
      </w:pPr>
      <w:r>
        <w:rPr>
          <w:rStyle w:val="CommentReference"/>
        </w:rPr>
        <w:annotationRef/>
      </w:r>
      <w:r w:rsidRPr="25932C05">
        <w:t xml:space="preserve">The scope of application of IR DR, in comparison to DR NC, is limited to demand response. This may lead to interpretation problems in the event that e.g. SPG consists of demand response provided by final customers and generation sources or BESS. In such a case, the data exchange procedures will only concern final customer and neither generator nor BESS owners. </w:t>
      </w:r>
    </w:p>
    <w:p w14:paraId="53189D35" w14:textId="77DA36A8" w:rsidR="0015762C" w:rsidRDefault="0015762C">
      <w:pPr>
        <w:pStyle w:val="CommentText"/>
      </w:pPr>
      <w:r w:rsidRPr="60B7F81C">
        <w:t>I propose to comment it in the Whereas section</w:t>
      </w:r>
    </w:p>
  </w:comment>
  <w:comment w:id="298" w:author="Lorena Garcia Lorenzo" w:date="2025-10-14T15:07:00Z" w:initials="LG">
    <w:p w14:paraId="6534203A" w14:textId="77777777" w:rsidR="00664A18" w:rsidRDefault="00505231" w:rsidP="00664A18">
      <w:pPr>
        <w:pStyle w:val="CommentText"/>
      </w:pPr>
      <w:r>
        <w:rPr>
          <w:rStyle w:val="CommentReference"/>
        </w:rPr>
        <w:annotationRef/>
      </w:r>
      <w:r w:rsidR="00664A18">
        <w:t>EC: 1.1 not so clear - better mention who gets access to the data that is required in the different procedures for running demand response.</w:t>
      </w:r>
    </w:p>
  </w:comment>
  <w:comment w:id="299" w:author="DION-DEMAEL Michele" w:date="2025-10-30T13:24:00Z" w:initials="MD">
    <w:p w14:paraId="69ECF206" w14:textId="77777777" w:rsidR="00A6505E" w:rsidRDefault="00A6505E" w:rsidP="00A6505E">
      <w:pPr>
        <w:pStyle w:val="CommentText"/>
      </w:pPr>
      <w:r>
        <w:rPr>
          <w:rStyle w:val="CommentReference"/>
        </w:rPr>
        <w:annotationRef/>
      </w:r>
      <w:r>
        <w:t>The scope is broader than data of final customer</w:t>
      </w:r>
    </w:p>
  </w:comment>
  <w:comment w:id="301" w:author="DION-DEMAEL Michele" w:date="2025-10-30T13:23:00Z" w:initials="MD">
    <w:p w14:paraId="563CE780" w14:textId="0047EFBF" w:rsidR="00A6505E" w:rsidRDefault="00A6505E" w:rsidP="00A6505E">
      <w:pPr>
        <w:pStyle w:val="CommentText"/>
      </w:pPr>
      <w:r>
        <w:rPr>
          <w:rStyle w:val="CommentReference"/>
        </w:rPr>
        <w:annotationRef/>
      </w:r>
      <w:r>
        <w:t xml:space="preserve">Not very clear for me </w:t>
      </w:r>
    </w:p>
  </w:comment>
  <w:comment w:id="302" w:author="Paul de Wit" w:date="2025-11-01T16:19:00Z" w:initials="PW">
    <w:p w14:paraId="1FB8A60E" w14:textId="24FDD587" w:rsidR="0063623B" w:rsidRDefault="0063623B">
      <w:pPr>
        <w:pStyle w:val="CommentText"/>
      </w:pPr>
      <w:r>
        <w:rPr>
          <w:rStyle w:val="CommentReference"/>
        </w:rPr>
        <w:annotationRef/>
      </w:r>
      <w:r w:rsidRPr="4092E969">
        <w:t>This text is also used in previous IR. Meaning that the reporting about the procedures is also in scope.</w:t>
      </w:r>
    </w:p>
  </w:comment>
  <w:comment w:id="303" w:author="DION-DEMAEL Michele" w:date="2025-10-30T13:26:00Z" w:initials="MD">
    <w:p w14:paraId="2F58249B" w14:textId="77777777" w:rsidR="00A6505E" w:rsidRDefault="00A6505E" w:rsidP="00A6505E">
      <w:pPr>
        <w:pStyle w:val="CommentText"/>
      </w:pPr>
      <w:r>
        <w:rPr>
          <w:rStyle w:val="CommentReference"/>
        </w:rPr>
        <w:annotationRef/>
      </w:r>
      <w:r>
        <w:t xml:space="preserve">Not really </w:t>
      </w:r>
    </w:p>
  </w:comment>
  <w:comment w:id="304" w:author="Paul de Wit" w:date="2025-11-01T16:22:00Z" w:initials="PW">
    <w:p w14:paraId="345C8010" w14:textId="014CDA1D" w:rsidR="0063623B" w:rsidRDefault="0063623B">
      <w:pPr>
        <w:pStyle w:val="CommentText"/>
      </w:pPr>
      <w:r>
        <w:rPr>
          <w:rStyle w:val="CommentReference"/>
        </w:rPr>
        <w:annotationRef/>
      </w:r>
      <w:r w:rsidRPr="1D8444B3">
        <w:t>A alternative could be: The reference model also lists the electricity market participants concerned and their individual or joint roles and responsibilities. (IR CS)</w:t>
      </w:r>
    </w:p>
  </w:comment>
  <w:comment w:id="305" w:author="Lorena Garcia Lorenzo" w:date="2025-11-06T14:12:00Z" w:initials="LG">
    <w:p w14:paraId="41CEB1CF" w14:textId="77777777" w:rsidR="00E71D88" w:rsidRDefault="008E7E24" w:rsidP="00E71D88">
      <w:pPr>
        <w:pStyle w:val="CommentText"/>
      </w:pPr>
      <w:r>
        <w:rPr>
          <w:rStyle w:val="CommentReference"/>
        </w:rPr>
        <w:annotationRef/>
      </w:r>
      <w:r w:rsidR="00E71D88">
        <w:t xml:space="preserve"> Copy-paste the sentence from the IA CS (most aligned version with Commission’s guidelines)</w:t>
      </w:r>
    </w:p>
  </w:comment>
  <w:comment w:id="306" w:author="DO Giao" w:date="2025-11-06T14:16:00Z" w:initials="DG">
    <w:p w14:paraId="2995C62E" w14:textId="69C82E00" w:rsidR="00764CAF" w:rsidRDefault="00764CAF">
      <w:pPr>
        <w:pStyle w:val="CommentText"/>
      </w:pPr>
      <w:r>
        <w:rPr>
          <w:rStyle w:val="CommentReference"/>
        </w:rPr>
        <w:annotationRef/>
      </w:r>
      <w:r w:rsidRPr="6167156B">
        <w:t xml:space="preserve">Proposal: </w:t>
      </w:r>
    </w:p>
    <w:p w14:paraId="48874D6C" w14:textId="0441CDEF" w:rsidR="00764CAF" w:rsidRDefault="00764CAF">
      <w:pPr>
        <w:pStyle w:val="CommentText"/>
      </w:pPr>
      <w:r w:rsidRPr="19F822E5">
        <w:t>The reference model identifies the roles and responsibilities  carried out by electricity market participants individually or jointly, as described in Chapter 2 Section 1 and in the Annex to this Regulation.</w:t>
      </w:r>
    </w:p>
  </w:comment>
  <w:comment w:id="308" w:author="Lorena Garcia Lorenzo" w:date="2025-10-14T15:07:00Z" w:initials="LG">
    <w:p w14:paraId="4146724F" w14:textId="2DBB8E3E" w:rsidR="00664A18" w:rsidRDefault="00BC0747" w:rsidP="00664A18">
      <w:pPr>
        <w:pStyle w:val="CommentText"/>
      </w:pPr>
      <w:r>
        <w:rPr>
          <w:rStyle w:val="CommentReference"/>
        </w:rPr>
        <w:annotationRef/>
      </w:r>
      <w:r w:rsidR="00664A18">
        <w:t>EC: A reference to demand response definition from Electricity Directive would be useful.</w:t>
      </w:r>
    </w:p>
  </w:comment>
  <w:comment w:id="309" w:author="Wojciech Lubczyński" w:date="2025-10-26T17:31:00Z" w:initials="WL">
    <w:p w14:paraId="06908310" w14:textId="71756B31" w:rsidR="00B57ACF" w:rsidRDefault="00B57ACF">
      <w:pPr>
        <w:pStyle w:val="CommentText"/>
      </w:pPr>
      <w:r>
        <w:rPr>
          <w:rStyle w:val="CommentReference"/>
        </w:rPr>
        <w:annotationRef/>
      </w:r>
      <w:r w:rsidRPr="51CECFAD">
        <w:t>(20) ‘demand response’ means the change of electricity load by final customers from their normal or current consumption patterns in response to market signals, including in response to time-variable electricity prices or </w:t>
      </w:r>
    </w:p>
    <w:p w14:paraId="39C3DAE1" w14:textId="4F404533" w:rsidR="00B57ACF" w:rsidRDefault="00B57ACF">
      <w:pPr>
        <w:pStyle w:val="CommentText"/>
      </w:pPr>
      <w:r w:rsidRPr="4EA02801">
        <w:t>incentive payments, or in response to the acceptance of the final customer's bid to sell demand reduction or increase at a price in an organised market as defined in point (4) of Article 2 of Commission Implementing </w:t>
      </w:r>
    </w:p>
    <w:p w14:paraId="674629AD" w14:textId="27B689DB" w:rsidR="00B57ACF" w:rsidRDefault="00B57ACF">
      <w:pPr>
        <w:pStyle w:val="CommentText"/>
      </w:pPr>
      <w:r w:rsidRPr="61264348">
        <w:t>Regulation (EU) No 1348/2014, whether alone or through aggregation;"</w:t>
      </w:r>
    </w:p>
  </w:comment>
  <w:comment w:id="310" w:author="Paul de Wit" w:date="2025-11-01T16:25:00Z" w:initials="PW">
    <w:p w14:paraId="3ACF2F68" w14:textId="02006D49" w:rsidR="0063623B" w:rsidRDefault="0063623B">
      <w:pPr>
        <w:pStyle w:val="CommentText"/>
      </w:pPr>
      <w:r>
        <w:rPr>
          <w:rStyle w:val="CommentReference"/>
        </w:rPr>
        <w:annotationRef/>
      </w:r>
      <w:r w:rsidRPr="7163B1D0">
        <w:t>Comment to reaction of the EC: We also use references to the Directive. Not sure how to make only a reference to the NCDR.</w:t>
      </w:r>
    </w:p>
  </w:comment>
  <w:comment w:id="307" w:author="Lorena Garcia Lorenzo" w:date="2025-11-06T13:03:00Z" w:initials="LG">
    <w:p w14:paraId="67AC0E57" w14:textId="77777777" w:rsidR="00451A6C" w:rsidRDefault="00451A6C" w:rsidP="00451A6C">
      <w:pPr>
        <w:pStyle w:val="CommentText"/>
      </w:pPr>
      <w:r>
        <w:rPr>
          <w:rStyle w:val="CommentReference"/>
        </w:rPr>
        <w:annotationRef/>
      </w:r>
      <w:r>
        <w:t>Define ‘entitled party’</w:t>
      </w:r>
    </w:p>
  </w:comment>
  <w:comment w:id="326" w:author="DION-DEMAEL Michele" w:date="2025-10-30T15:50:00Z" w:initials="MD">
    <w:p w14:paraId="41657EBC" w14:textId="77777777" w:rsidR="007E761E" w:rsidRDefault="007E761E" w:rsidP="007E761E">
      <w:pPr>
        <w:pStyle w:val="CommentText"/>
      </w:pPr>
      <w:r>
        <w:rPr>
          <w:rStyle w:val="CommentReference"/>
        </w:rPr>
        <w:annotationRef/>
      </w:r>
      <w:r>
        <w:t xml:space="preserve">Why transmit ? </w:t>
      </w:r>
    </w:p>
  </w:comment>
  <w:comment w:id="356" w:author="DO Giao" w:date="2025-09-23T09:42:00Z" w:initials="DG">
    <w:p w14:paraId="303DE10C" w14:textId="4AAA9052" w:rsidR="00F61055" w:rsidRDefault="00F61055">
      <w:pPr>
        <w:pStyle w:val="CommentText"/>
      </w:pPr>
      <w:r>
        <w:rPr>
          <w:rStyle w:val="CommentReference"/>
        </w:rPr>
        <w:annotationRef/>
      </w:r>
      <w:r w:rsidRPr="66ADA718">
        <w:t>in the annex, the definition is different: A party responsible for making the calculated or validated baseline available to eligible parties.  </w:t>
      </w:r>
    </w:p>
    <w:p w14:paraId="0D38C7C1" w14:textId="1F740EF2" w:rsidR="00F61055" w:rsidRDefault="00F61055">
      <w:pPr>
        <w:pStyle w:val="CommentText"/>
      </w:pPr>
      <w:r w:rsidRPr="5A79D324">
        <w:t>Which one do we want to keep ?</w:t>
      </w:r>
    </w:p>
  </w:comment>
  <w:comment w:id="357" w:author="DO Giao" w:date="2025-09-23T10:05:00Z" w:initials="DG">
    <w:p w14:paraId="5E2307A6" w14:textId="7B511253" w:rsidR="00F61055" w:rsidRDefault="00F61055">
      <w:pPr>
        <w:pStyle w:val="CommentText"/>
      </w:pPr>
      <w:r>
        <w:rPr>
          <w:rStyle w:val="CommentReference"/>
        </w:rPr>
        <w:annotationRef/>
      </w:r>
      <w:r w:rsidRPr="6E9292EE">
        <w:t>I propose to keep the one of Annex, but replacing eligible parties by entitled parties</w:t>
      </w:r>
    </w:p>
  </w:comment>
  <w:comment w:id="390" w:author="Lorena Garcia Lorenzo" w:date="2025-10-14T15:08:00Z" w:initials="LG">
    <w:p w14:paraId="5B116512" w14:textId="77777777" w:rsidR="000B28AA" w:rsidRDefault="000B28AA" w:rsidP="000B28AA">
      <w:pPr>
        <w:pStyle w:val="CommentText"/>
      </w:pPr>
      <w:r>
        <w:rPr>
          <w:rStyle w:val="CommentReference"/>
        </w:rPr>
        <w:annotationRef/>
      </w:r>
      <w:r>
        <w:t>What is ‘calculated’?</w:t>
      </w:r>
    </w:p>
  </w:comment>
  <w:comment w:id="405" w:author="Lorena Garcia Lorenzo" w:date="2025-10-14T15:09:00Z" w:initials="LG">
    <w:p w14:paraId="0AE676C9" w14:textId="3D270685" w:rsidR="00664A18" w:rsidRDefault="00235C86" w:rsidP="00664A18">
      <w:pPr>
        <w:pStyle w:val="CommentText"/>
      </w:pPr>
      <w:r>
        <w:rPr>
          <w:rStyle w:val="CommentReference"/>
        </w:rPr>
        <w:annotationRef/>
      </w:r>
      <w:r w:rsidR="00664A18">
        <w:t>EC: What is calculated? And how is this calculation validated?</w:t>
      </w:r>
    </w:p>
  </w:comment>
  <w:comment w:id="411" w:author="Albrecht, Patrick" w:date="2025-10-28T08:01:00Z" w:initials="AP">
    <w:p w14:paraId="31FE3BA3" w14:textId="3DA6D488" w:rsidR="00C55361" w:rsidRDefault="00C55361">
      <w:pPr>
        <w:pStyle w:val="CommentText"/>
      </w:pPr>
      <w:r>
        <w:rPr>
          <w:rStyle w:val="CommentReference"/>
        </w:rPr>
        <w:annotationRef/>
      </w:r>
      <w:r w:rsidRPr="359FBA16">
        <w:t>I realized this is very broad. We might want to be more specific since this can be any data as long as its calculated.</w:t>
      </w:r>
    </w:p>
  </w:comment>
  <w:comment w:id="409" w:author="Paul de Wit" w:date="2025-11-01T16:26:00Z" w:initials="PW">
    <w:p w14:paraId="5AB920E8" w14:textId="72846CFE" w:rsidR="0063623B" w:rsidRDefault="0063623B">
      <w:pPr>
        <w:pStyle w:val="CommentText"/>
      </w:pPr>
      <w:r>
        <w:rPr>
          <w:rStyle w:val="CommentReference"/>
        </w:rPr>
        <w:annotationRef/>
      </w:r>
      <w:r w:rsidRPr="7E145F33">
        <w:t>Done</w:t>
      </w:r>
    </w:p>
  </w:comment>
  <w:comment w:id="408" w:author="Lorena Garcia Lorenzo" w:date="2025-10-14T15:09:00Z" w:initials="LG">
    <w:p w14:paraId="50798785" w14:textId="77777777" w:rsidR="00664A18" w:rsidRDefault="00300321" w:rsidP="00664A18">
      <w:pPr>
        <w:pStyle w:val="CommentText"/>
      </w:pPr>
      <w:r>
        <w:rPr>
          <w:rStyle w:val="CommentReference"/>
        </w:rPr>
        <w:annotationRef/>
      </w:r>
      <w:r w:rsidR="00664A18">
        <w:t>EC: What is calculated? And how is this calculation validated?</w:t>
      </w:r>
    </w:p>
  </w:comment>
  <w:comment w:id="430" w:author="Lorena Garcia Lorenzo" w:date="2025-10-14T15:10:00Z" w:initials="LG">
    <w:p w14:paraId="4921B9C6" w14:textId="77777777" w:rsidR="00664A18" w:rsidRDefault="00AA2565" w:rsidP="00664A18">
      <w:pPr>
        <w:pStyle w:val="CommentText"/>
      </w:pPr>
      <w:r>
        <w:rPr>
          <w:rStyle w:val="CommentReference"/>
        </w:rPr>
        <w:annotationRef/>
      </w:r>
      <w:r w:rsidR="00664A18">
        <w:t>EC: We have not made a distinction in the first implementing act between historical and near-real time metering data administrators. Am I missing something?</w:t>
      </w:r>
    </w:p>
  </w:comment>
  <w:comment w:id="431" w:author="Albrecht, Patrick [2]" w:date="2025-10-23T11:13:00Z" w:initials="PA">
    <w:p w14:paraId="4285C684" w14:textId="77777777" w:rsidR="00F13906" w:rsidRDefault="00F13906" w:rsidP="00F13906">
      <w:pPr>
        <w:pStyle w:val="CommentText"/>
      </w:pPr>
      <w:r>
        <w:rPr>
          <w:rStyle w:val="CommentReference"/>
        </w:rPr>
        <w:annotationRef/>
      </w:r>
      <w:r>
        <w:rPr>
          <w:lang w:val="de-DE"/>
        </w:rPr>
        <w:t>The flow of the near real-time data in the first IA end at the ‘near real-time data consumption system’. In cases (conditionally) this data is used for further procedures (e.g. quantification, verififaction) someone will be responsible to distribute it. In our understanding this is not defined in the first IA.</w:t>
      </w:r>
    </w:p>
  </w:comment>
  <w:comment w:id="435" w:author="Wojciech Lubczyński" w:date="2025-09-09T20:31:00Z" w:initials="WL">
    <w:p w14:paraId="3EEAC935" w14:textId="2A512D13" w:rsidR="0015762C" w:rsidRDefault="0015762C">
      <w:pPr>
        <w:pStyle w:val="CommentText"/>
      </w:pPr>
      <w:r>
        <w:rPr>
          <w:rStyle w:val="CommentReference"/>
        </w:rPr>
        <w:annotationRef/>
      </w:r>
      <w:r w:rsidRPr="46E043C8">
        <w:t>I propose to clarify to avoid the meaning that all consumption data is included</w:t>
      </w:r>
    </w:p>
  </w:comment>
  <w:comment w:id="436" w:author="Paul de Wit" w:date="2025-09-10T14:29:00Z" w:initials="PW">
    <w:p w14:paraId="557AB9BB" w14:textId="063684B1" w:rsidR="00F1662D" w:rsidRDefault="00F1662D">
      <w:pPr>
        <w:pStyle w:val="CommentText"/>
      </w:pPr>
      <w:r>
        <w:rPr>
          <w:rStyle w:val="CommentReference"/>
        </w:rPr>
        <w:annotationRef/>
      </w:r>
      <w:r w:rsidRPr="357E9226">
        <w:t xml:space="preserve">This is intentional </w:t>
      </w:r>
    </w:p>
  </w:comment>
  <w:comment w:id="438" w:author="Wojciech Lubczyński" w:date="2025-09-09T20:29:00Z" w:initials="WL">
    <w:p w14:paraId="3D908B94" w14:textId="1F513607" w:rsidR="0015762C" w:rsidRDefault="0015762C">
      <w:pPr>
        <w:pStyle w:val="CommentText"/>
      </w:pPr>
      <w:r>
        <w:rPr>
          <w:rStyle w:val="CommentReference"/>
        </w:rPr>
        <w:annotationRef/>
      </w:r>
      <w:r w:rsidRPr="32FBF339">
        <w:t>Why were DMD and other sources of such data omitted?</w:t>
      </w:r>
    </w:p>
  </w:comment>
  <w:comment w:id="439" w:author="Paul de Wit" w:date="2025-09-10T14:30:00Z" w:initials="PW">
    <w:p w14:paraId="6D88B4EA" w14:textId="617B41B0" w:rsidR="00F1662D" w:rsidRDefault="00F1662D">
      <w:pPr>
        <w:pStyle w:val="CommentText"/>
      </w:pPr>
      <w:r>
        <w:rPr>
          <w:rStyle w:val="CommentReference"/>
        </w:rPr>
        <w:annotationRef/>
      </w:r>
      <w:r w:rsidRPr="4BE728E2">
        <w:t>This is intentional</w:t>
      </w:r>
    </w:p>
  </w:comment>
  <w:comment w:id="457" w:author="Lorena Garcia Lorenzo" w:date="2025-10-14T15:10:00Z" w:initials="LG">
    <w:p w14:paraId="4AFA3787" w14:textId="77777777" w:rsidR="00664A18" w:rsidRDefault="00D141AC" w:rsidP="00664A18">
      <w:pPr>
        <w:pStyle w:val="CommentText"/>
      </w:pPr>
      <w:r>
        <w:rPr>
          <w:rStyle w:val="CommentReference"/>
        </w:rPr>
        <w:annotationRef/>
      </w:r>
      <w:r w:rsidR="00664A18">
        <w:t>EC: Can we clarify more? What we mean by ‘static data’? How these ‘define’ the CU?</w:t>
      </w:r>
    </w:p>
  </w:comment>
  <w:comment w:id="458" w:author="Paul de Wit" w:date="2025-11-01T16:30:00Z" w:initials="PW">
    <w:p w14:paraId="67F5B11B" w14:textId="3E992E5B" w:rsidR="0063623B" w:rsidRDefault="0063623B">
      <w:pPr>
        <w:pStyle w:val="CommentText"/>
      </w:pPr>
      <w:r>
        <w:rPr>
          <w:rStyle w:val="CommentReference"/>
        </w:rPr>
        <w:annotationRef/>
      </w:r>
      <w:r w:rsidRPr="43139811">
        <w:t>Done</w:t>
      </w:r>
    </w:p>
  </w:comment>
  <w:comment w:id="469" w:author="DO Giao" w:date="2025-09-17T15:08:00Z" w:initials="DG">
    <w:p w14:paraId="75A7A209" w14:textId="60499CAA" w:rsidR="00C6213D" w:rsidRDefault="00C6213D">
      <w:pPr>
        <w:pStyle w:val="CommentText"/>
      </w:pPr>
      <w:r>
        <w:rPr>
          <w:rStyle w:val="CommentReference"/>
        </w:rPr>
        <w:annotationRef/>
      </w:r>
      <w:r w:rsidRPr="3BC841D8">
        <w:t>Typo ?</w:t>
      </w:r>
    </w:p>
  </w:comment>
  <w:comment w:id="461" w:author="Lorena Garcia Lorenzo" w:date="2025-10-14T15:11:00Z" w:initials="LG">
    <w:p w14:paraId="17AAA544" w14:textId="77777777" w:rsidR="00E36EFF" w:rsidRDefault="00AB4AB2" w:rsidP="00E36EFF">
      <w:pPr>
        <w:pStyle w:val="CommentText"/>
      </w:pPr>
      <w:r>
        <w:rPr>
          <w:rStyle w:val="CommentReference"/>
        </w:rPr>
        <w:annotationRef/>
      </w:r>
      <w:r w:rsidR="00E36EFF">
        <w:t>EC: We have a definition in the customer switching implementing act that following comitology reads as: “</w:t>
      </w:r>
      <w:r w:rsidR="00E36EFF">
        <w:rPr>
          <w:i/>
          <w:iCs/>
        </w:rPr>
        <w:t>‘entitled party’ means a market participant that is to be informed about changes made in the metering point register by the metering point administrator, or the delegated entity where Member States have so provided, as a result of a process in the retail market or the cancellation of that process</w:t>
      </w:r>
      <w:r w:rsidR="00E36EFF">
        <w:t>; “</w:t>
      </w:r>
    </w:p>
    <w:p w14:paraId="0892DC60" w14:textId="77777777" w:rsidR="00E36EFF" w:rsidRDefault="00E36EFF" w:rsidP="00E36EFF">
      <w:pPr>
        <w:pStyle w:val="CommentText"/>
      </w:pPr>
    </w:p>
    <w:p w14:paraId="2F798CBE" w14:textId="77777777" w:rsidR="00E36EFF" w:rsidRDefault="00E36EFF" w:rsidP="00E36EFF">
      <w:pPr>
        <w:pStyle w:val="CommentText"/>
      </w:pPr>
      <w:r>
        <w:t xml:space="preserve"> We need to stay consistent or use another term.</w:t>
      </w:r>
    </w:p>
  </w:comment>
  <w:comment w:id="462" w:author="Paul de Wit" w:date="2025-11-01T16:31:00Z" w:initials="PW">
    <w:p w14:paraId="02A7F97A" w14:textId="6680A042" w:rsidR="0063623B" w:rsidRDefault="0063623B">
      <w:pPr>
        <w:pStyle w:val="CommentText"/>
      </w:pPr>
      <w:r>
        <w:rPr>
          <w:rStyle w:val="CommentReference"/>
        </w:rPr>
        <w:annotationRef/>
      </w:r>
      <w:r w:rsidRPr="5A4FA2B5">
        <w:t>TO BE DISCUSSED</w:t>
      </w:r>
    </w:p>
  </w:comment>
  <w:comment w:id="463" w:author="Lorena Garcia Lorenzo" w:date="2025-11-06T14:27:00Z" w:initials="LG">
    <w:p w14:paraId="480E84BD" w14:textId="77777777" w:rsidR="00616293" w:rsidRDefault="00616293" w:rsidP="00616293">
      <w:pPr>
        <w:pStyle w:val="CommentText"/>
      </w:pPr>
      <w:r>
        <w:rPr>
          <w:rStyle w:val="CommentReference"/>
        </w:rPr>
        <w:annotationRef/>
      </w:r>
      <w:r>
        <w:t>This is covered in the first sentence of Article 2.</w:t>
      </w:r>
    </w:p>
  </w:comment>
  <w:comment w:id="475" w:author="Lorena Garcia Lorenzo" w:date="2025-10-14T15:12:00Z" w:initials="LG">
    <w:p w14:paraId="5BDF0B35" w14:textId="77777777" w:rsidR="00664A18" w:rsidRDefault="00F60362" w:rsidP="00664A18">
      <w:pPr>
        <w:pStyle w:val="CommentText"/>
      </w:pPr>
      <w:r>
        <w:rPr>
          <w:rStyle w:val="CommentReference"/>
        </w:rPr>
        <w:annotationRef/>
      </w:r>
      <w:r w:rsidR="00664A18">
        <w:t>EC: Why we need a special term for this on top of original ‘permission admin’? I also see we don’t use it in the articles</w:t>
      </w:r>
    </w:p>
  </w:comment>
  <w:comment w:id="476" w:author="Paul de Wit" w:date="2025-11-01T16:33:00Z" w:initials="PW">
    <w:p w14:paraId="5E3D2FAC" w14:textId="720A1216" w:rsidR="0063623B" w:rsidRDefault="0063623B">
      <w:pPr>
        <w:pStyle w:val="CommentText"/>
      </w:pPr>
      <w:r>
        <w:rPr>
          <w:rStyle w:val="CommentReference"/>
        </w:rPr>
        <w:annotationRef/>
      </w:r>
      <w:r w:rsidRPr="7C98C9DD">
        <w:t>TO BE DISCUSSED</w:t>
      </w:r>
    </w:p>
  </w:comment>
  <w:comment w:id="491" w:author="Fernando Dominguez" w:date="2025-11-05T15:35:00Z" w:initials="FD">
    <w:p w14:paraId="488EF7B0" w14:textId="77777777" w:rsidR="00772D13" w:rsidRDefault="00772D13" w:rsidP="00772D13">
      <w:pPr>
        <w:pStyle w:val="CommentText"/>
      </w:pPr>
      <w:r>
        <w:rPr>
          <w:rStyle w:val="CommentReference"/>
        </w:rPr>
        <w:annotationRef/>
      </w:r>
      <w:r>
        <w:rPr>
          <w:lang w:val="en-GB"/>
        </w:rPr>
        <w:t>Legal: do we need this?</w:t>
      </w:r>
    </w:p>
  </w:comment>
  <w:comment w:id="498" w:author="Lorena Garcia Lorenzo" w:date="2025-10-14T15:12:00Z" w:initials="LG">
    <w:p w14:paraId="2AD576B8" w14:textId="55D22A9C" w:rsidR="00664A18" w:rsidRDefault="00175EA9" w:rsidP="00664A18">
      <w:pPr>
        <w:pStyle w:val="CommentText"/>
      </w:pPr>
      <w:r>
        <w:rPr>
          <w:rStyle w:val="CommentReference"/>
        </w:rPr>
        <w:annotationRef/>
      </w:r>
      <w:r w:rsidR="00664A18">
        <w:t>EC: Do these refer to system constraints? Not clear</w:t>
      </w:r>
    </w:p>
  </w:comment>
  <w:comment w:id="499" w:author="Albrecht, Patrick [2]" w:date="2025-10-23T13:25:00Z" w:initials="PA">
    <w:p w14:paraId="151DA5C1" w14:textId="77777777" w:rsidR="007C29A0" w:rsidRDefault="007C29A0" w:rsidP="007C29A0">
      <w:pPr>
        <w:pStyle w:val="CommentText"/>
      </w:pPr>
      <w:r>
        <w:rPr>
          <w:rStyle w:val="CommentReference"/>
        </w:rPr>
        <w:annotationRef/>
      </w:r>
      <w:r>
        <w:rPr>
          <w:lang w:val="de-DE"/>
        </w:rPr>
        <w:t>This refers to the notion presented in NC DR Article 50</w:t>
      </w:r>
    </w:p>
  </w:comment>
  <w:comment w:id="510" w:author="Lorena Garcia Lorenzo" w:date="2025-10-14T15:14:00Z" w:initials="LG">
    <w:p w14:paraId="6E0E614D" w14:textId="1FBA74E4" w:rsidR="00664A18" w:rsidRDefault="00F924CC" w:rsidP="00664A18">
      <w:pPr>
        <w:pStyle w:val="CommentText"/>
      </w:pPr>
      <w:r>
        <w:rPr>
          <w:rStyle w:val="CommentReference"/>
        </w:rPr>
        <w:annotationRef/>
      </w:r>
      <w:r w:rsidR="00664A18">
        <w:t>EC: Quotations missing for 25-28 definition terms</w:t>
      </w:r>
    </w:p>
  </w:comment>
  <w:comment w:id="666" w:author="Enrica Sama" w:date="2025-11-05T18:06:00Z" w:initials="ES">
    <w:p w14:paraId="75B286F8" w14:textId="3F0926C9" w:rsidR="008A7BE4" w:rsidRDefault="008A7BE4">
      <w:pPr>
        <w:pStyle w:val="CommentText"/>
      </w:pPr>
      <w:r>
        <w:rPr>
          <w:rStyle w:val="CommentReference"/>
        </w:rPr>
        <w:annotationRef/>
      </w:r>
      <w:r w:rsidRPr="458CD160">
        <w:t>this paragraph should be adjusted, since the reference model set out in this Chapter and in the Annex of this Regulation does not apply to the electricity undertakings in the retail market only (EC guidance on the scope of the IR DR)</w:t>
      </w:r>
    </w:p>
  </w:comment>
  <w:comment w:id="740" w:author="Paul de Wit" w:date="1900-01-01T00:00:00Z" w:initials="PW">
    <w:p w14:paraId="0FF324AF" w14:textId="52F2A103" w:rsidR="00A47893" w:rsidRDefault="00A47893">
      <w:pPr>
        <w:pStyle w:val="CommentText"/>
      </w:pPr>
      <w:r>
        <w:rPr>
          <w:rStyle w:val="CommentReference"/>
        </w:rPr>
        <w:annotationRef/>
      </w:r>
      <w:r w:rsidRPr="39947C31">
        <w:t>Not in line with the request of the EC.</w:t>
      </w:r>
    </w:p>
  </w:comment>
  <w:comment w:id="741" w:author="Paul de Wit" w:date="2025-11-01T16:55:00Z" w:initials="PW">
    <w:p w14:paraId="5E912F4F" w14:textId="0A13E547" w:rsidR="0063623B" w:rsidRDefault="0063623B">
      <w:pPr>
        <w:pStyle w:val="CommentText"/>
      </w:pPr>
      <w:r>
        <w:rPr>
          <w:rStyle w:val="CommentReference"/>
        </w:rPr>
        <w:annotationRef/>
      </w:r>
      <w:r w:rsidRPr="29324B4B">
        <w:t xml:space="preserve">Changed. </w:t>
      </w:r>
    </w:p>
    <w:p w14:paraId="21BECBA0" w14:textId="4FFA496C" w:rsidR="0063623B" w:rsidRDefault="0063623B">
      <w:pPr>
        <w:pStyle w:val="CommentText"/>
      </w:pPr>
      <w:r w:rsidRPr="72CCA553">
        <w:t>Par 1 is comming from the IR CS.</w:t>
      </w:r>
    </w:p>
    <w:p w14:paraId="24B05577" w14:textId="55350E20" w:rsidR="0063623B" w:rsidRDefault="0063623B">
      <w:pPr>
        <w:pStyle w:val="CommentText"/>
      </w:pPr>
      <w:r w:rsidRPr="3AF152F4">
        <w:t>Par 2 is to link the implementation of this IR to the national terms and conditions of the NCDR.</w:t>
      </w:r>
    </w:p>
  </w:comment>
  <w:comment w:id="749" w:author="Carmen Garcia Montero" w:date="2025-10-29T12:00:00Z" w:initials="CGM">
    <w:p w14:paraId="527E3D61" w14:textId="77777777" w:rsidR="00847166" w:rsidRDefault="00847166" w:rsidP="00847166">
      <w:pPr>
        <w:pStyle w:val="CommentText"/>
      </w:pPr>
      <w:r>
        <w:rPr>
          <w:rStyle w:val="CommentReference"/>
        </w:rPr>
        <w:annotationRef/>
      </w:r>
      <w:r>
        <w:rPr>
          <w:lang w:val="en-US"/>
        </w:rPr>
        <w:t>Legal advice needed</w:t>
      </w:r>
    </w:p>
  </w:comment>
  <w:comment w:id="781" w:author="Lorena Garcia Lorenzo" w:date="2025-10-14T15:14:00Z" w:initials="LG">
    <w:p w14:paraId="2A425317" w14:textId="77777777" w:rsidR="00664A18" w:rsidRDefault="00187F06" w:rsidP="00664A18">
      <w:pPr>
        <w:pStyle w:val="CommentText"/>
      </w:pPr>
      <w:r>
        <w:rPr>
          <w:rStyle w:val="CommentReference"/>
        </w:rPr>
        <w:annotationRef/>
      </w:r>
      <w:r w:rsidR="00664A18">
        <w:t>EC: This might impose a conditionality that is difficult to monitor. Once the NC is adopted then also this Regulation can go ahead, but no need to say. Possibly to phrase and say that this Regulation or implementation of Reference Model is closely linked to the application of NC. Don’t forget that Regulations apply directly.</w:t>
      </w:r>
    </w:p>
  </w:comment>
  <w:comment w:id="790" w:author="Lorena Garcia Lorenzo" w:date="2025-10-14T15:15:00Z" w:initials="LG">
    <w:p w14:paraId="4EA20CE0" w14:textId="77777777" w:rsidR="00664A18" w:rsidRDefault="001478AD" w:rsidP="00664A18">
      <w:pPr>
        <w:pStyle w:val="CommentText"/>
      </w:pPr>
      <w:r>
        <w:rPr>
          <w:rStyle w:val="CommentReference"/>
        </w:rPr>
        <w:annotationRef/>
      </w:r>
      <w:r w:rsidR="00664A18">
        <w:t>EC: Vague; which procedures are we referring to</w:t>
      </w:r>
    </w:p>
  </w:comment>
  <w:comment w:id="788" w:author="Lorena Garcia Lorenzo" w:date="2025-10-14T15:16:00Z" w:initials="LG">
    <w:p w14:paraId="2E4EB4C3" w14:textId="77777777" w:rsidR="00664A18" w:rsidRDefault="006D0DC3" w:rsidP="00664A18">
      <w:pPr>
        <w:pStyle w:val="CommentText"/>
      </w:pPr>
      <w:r>
        <w:rPr>
          <w:rStyle w:val="CommentReference"/>
        </w:rPr>
        <w:annotationRef/>
      </w:r>
      <w:r w:rsidR="00664A18">
        <w:t>EC: Is it ambitious? Would we need a transition period?</w:t>
      </w:r>
    </w:p>
  </w:comment>
  <w:comment w:id="799" w:author="Wojciech Lubczyński" w:date="2025-09-08T19:37:00Z" w:initials="WL">
    <w:p w14:paraId="57B56A8D" w14:textId="152FE340" w:rsidR="0015762C" w:rsidRDefault="0015762C">
      <w:pPr>
        <w:pStyle w:val="CommentText"/>
      </w:pPr>
      <w:r>
        <w:rPr>
          <w:rStyle w:val="CommentReference"/>
        </w:rPr>
        <w:annotationRef/>
      </w:r>
      <w:r w:rsidRPr="6BD82A24">
        <w:t>Shouldn't Article 45 be added?</w:t>
      </w:r>
    </w:p>
  </w:comment>
  <w:comment w:id="800" w:author="Albrecht, Patrick" w:date="2025-09-15T09:17:00Z" w:initials="AP">
    <w:p w14:paraId="10692284" w14:textId="57B0584C" w:rsidR="000F63B9" w:rsidRDefault="000F63B9">
      <w:pPr>
        <w:pStyle w:val="CommentText"/>
      </w:pPr>
      <w:r>
        <w:rPr>
          <w:rStyle w:val="CommentReference"/>
        </w:rPr>
        <w:annotationRef/>
      </w:r>
      <w:r w:rsidRPr="6A2530EF">
        <w:t>Not sure, we don't want to include exchanges between SOs but we have included temporary limits and grid PQ.</w:t>
      </w:r>
    </w:p>
  </w:comment>
  <w:comment w:id="801" w:author="DO Giao" w:date="2025-09-17T16:32:00Z" w:initials="DG">
    <w:p w14:paraId="2911D226" w14:textId="1194B1C6" w:rsidR="00C6213D" w:rsidRDefault="00C6213D">
      <w:pPr>
        <w:pStyle w:val="CommentText"/>
      </w:pPr>
      <w:r>
        <w:rPr>
          <w:rStyle w:val="CommentReference"/>
        </w:rPr>
        <w:annotationRef/>
      </w:r>
      <w:r w:rsidRPr="006A60FF">
        <w:t>I think we should add Art 45 because we  mention national TCs on SO coordination</w:t>
      </w:r>
    </w:p>
  </w:comment>
  <w:comment w:id="817" w:author="Wojciech Lubczyński" w:date="2025-09-09T09:58:00Z" w:initials="WL">
    <w:p w14:paraId="417CAC4E" w14:textId="183ECE02" w:rsidR="0015762C" w:rsidRDefault="0015762C">
      <w:pPr>
        <w:pStyle w:val="CommentText"/>
      </w:pPr>
      <w:r>
        <w:rPr>
          <w:rStyle w:val="CommentReference"/>
        </w:rPr>
        <w:annotationRef/>
      </w:r>
      <w:r w:rsidRPr="3F8E6BC8">
        <w:t>Article 4, except the title,  does not contain any requirements for reference model, only reporting obligations</w:t>
      </w:r>
    </w:p>
  </w:comment>
  <w:comment w:id="816" w:author="Fernando Dominguez" w:date="2025-11-05T15:37:00Z" w:initials="FD">
    <w:p w14:paraId="1CC6D0AE" w14:textId="77777777" w:rsidR="00C266DF" w:rsidRDefault="00C266DF" w:rsidP="00C266DF">
      <w:pPr>
        <w:pStyle w:val="CommentText"/>
      </w:pPr>
      <w:r>
        <w:rPr>
          <w:rStyle w:val="CommentReference"/>
        </w:rPr>
        <w:annotationRef/>
      </w:r>
      <w:r>
        <w:rPr>
          <w:lang w:val="en-GB"/>
        </w:rPr>
        <w:t>Legal: should this rather make reference to the "reference model"?</w:t>
      </w:r>
    </w:p>
  </w:comment>
  <w:comment w:id="830" w:author="Marek Jonas" w:date="2025-10-27T11:06:00Z" w:initials="JM">
    <w:p w14:paraId="602D567D" w14:textId="1D11CE6B" w:rsidR="00D300B0" w:rsidRDefault="00975617" w:rsidP="00D300B0">
      <w:pPr>
        <w:pStyle w:val="CommentText"/>
      </w:pPr>
      <w:r>
        <w:rPr>
          <w:rStyle w:val="CommentReference"/>
        </w:rPr>
        <w:annotationRef/>
      </w:r>
      <w:r w:rsidR="00D300B0">
        <w:t>Needs to be aligned/fixed.</w:t>
      </w:r>
    </w:p>
    <w:p w14:paraId="40C5A0AE" w14:textId="77777777" w:rsidR="00D300B0" w:rsidRDefault="00D300B0" w:rsidP="00D300B0">
      <w:pPr>
        <w:pStyle w:val="CommentText"/>
      </w:pPr>
      <w:r>
        <w:t>Original text originates from IR CS.</w:t>
      </w:r>
    </w:p>
  </w:comment>
  <w:comment w:id="831" w:author="Paul de Wit" w:date="2025-11-01T17:31:00Z" w:initials="PW">
    <w:p w14:paraId="5886418A" w14:textId="1D374A81" w:rsidR="0063623B" w:rsidRDefault="0063623B">
      <w:pPr>
        <w:pStyle w:val="CommentText"/>
      </w:pPr>
      <w:r>
        <w:rPr>
          <w:rStyle w:val="CommentReference"/>
        </w:rPr>
        <w:annotationRef/>
      </w:r>
      <w:r w:rsidRPr="6C507FA7">
        <w:t>This is already in Ricital 4</w:t>
      </w:r>
    </w:p>
  </w:comment>
  <w:comment w:id="852" w:author="Lorena Garcia Lorenzo" w:date="2025-10-14T15:16:00Z" w:initials="LG">
    <w:p w14:paraId="79B3A5FD" w14:textId="4F16E9A4" w:rsidR="00664A18" w:rsidRDefault="007D0A30" w:rsidP="00664A18">
      <w:pPr>
        <w:pStyle w:val="CommentText"/>
      </w:pPr>
      <w:r>
        <w:rPr>
          <w:rStyle w:val="CommentReference"/>
        </w:rPr>
        <w:annotationRef/>
      </w:r>
      <w:r w:rsidR="00664A18">
        <w:t>EC: Possibly a Recital would help to clarify role that also includes examples of who fulfils this role would help (e.g. system operator, a service provider? how the foreseen responsibilities relate to the NC?)</w:t>
      </w:r>
    </w:p>
  </w:comment>
  <w:comment w:id="853" w:author="DION-DEMAEL Michele" w:date="2025-10-31T13:59:00Z" w:initials="MD">
    <w:p w14:paraId="46154189" w14:textId="77777777" w:rsidR="003823D9" w:rsidRDefault="003823D9" w:rsidP="003823D9">
      <w:pPr>
        <w:pStyle w:val="CommentText"/>
      </w:pPr>
      <w:r>
        <w:rPr>
          <w:rStyle w:val="CommentReference"/>
        </w:rPr>
        <w:annotationRef/>
      </w:r>
      <w:r>
        <w:t xml:space="preserve">I added some elements in the FIS recital. To be checked </w:t>
      </w:r>
    </w:p>
  </w:comment>
  <w:comment w:id="854" w:author="Lorena Garcia Lorenzo" w:date="2025-10-14T15:17:00Z" w:initials="LG">
    <w:p w14:paraId="4960A0AC" w14:textId="77777777" w:rsidR="00664A18" w:rsidRDefault="002D2E46" w:rsidP="00664A18">
      <w:pPr>
        <w:pStyle w:val="CommentText"/>
      </w:pPr>
      <w:r>
        <w:rPr>
          <w:rStyle w:val="CommentReference"/>
        </w:rPr>
        <w:annotationRef/>
      </w:r>
      <w:r w:rsidR="00664A18">
        <w:t>EC: Who appoints the CU module administrator, and who oversees his operation (NRA?)?  This has been flagged to us</w:t>
      </w:r>
    </w:p>
  </w:comment>
  <w:comment w:id="855" w:author="DION-DEMAEL Michele" w:date="2025-10-31T13:59:00Z" w:initials="MD">
    <w:p w14:paraId="2DEC08CB" w14:textId="77777777" w:rsidR="003823D9" w:rsidRDefault="003823D9" w:rsidP="003823D9">
      <w:pPr>
        <w:pStyle w:val="CommentText"/>
      </w:pPr>
      <w:r>
        <w:rPr>
          <w:rStyle w:val="CommentReference"/>
        </w:rPr>
        <w:annotationRef/>
      </w:r>
      <w:r>
        <w:t xml:space="preserve">I have some elements in the FIS whereas . To be checked </w:t>
      </w:r>
    </w:p>
  </w:comment>
  <w:comment w:id="856" w:author="Paul de Wit" w:date="2025-11-01T17:40:00Z" w:initials="PW">
    <w:p w14:paraId="2E043B11" w14:textId="3CEBFA13" w:rsidR="0063623B" w:rsidRDefault="0063623B">
      <w:pPr>
        <w:pStyle w:val="CommentText"/>
      </w:pPr>
      <w:r>
        <w:rPr>
          <w:rStyle w:val="CommentReference"/>
        </w:rPr>
        <w:annotationRef/>
      </w:r>
      <w:r w:rsidRPr="559A894C">
        <w:t>Answer to EC: Formally the MS</w:t>
      </w:r>
    </w:p>
  </w:comment>
  <w:comment w:id="878" w:author="Lorena Garcia Lorenzo" w:date="2025-10-14T15:17:00Z" w:initials="LG">
    <w:p w14:paraId="298D707A" w14:textId="77777777" w:rsidR="00664A18" w:rsidRDefault="00045C92" w:rsidP="00664A18">
      <w:pPr>
        <w:pStyle w:val="CommentText"/>
      </w:pPr>
      <w:r>
        <w:rPr>
          <w:rStyle w:val="CommentReference"/>
        </w:rPr>
        <w:annotationRef/>
      </w:r>
      <w:r w:rsidR="00664A18">
        <w:t xml:space="preserve">EC: How do they ensure? </w:t>
      </w:r>
    </w:p>
  </w:comment>
  <w:comment w:id="879" w:author="Wojciech Lubczyński" w:date="2025-10-26T19:19:00Z" w:initials="WL">
    <w:p w14:paraId="107FEA2C" w14:textId="3EA13922" w:rsidR="00B57ACF" w:rsidRDefault="00B57ACF">
      <w:pPr>
        <w:pStyle w:val="CommentText"/>
      </w:pPr>
      <w:r>
        <w:rPr>
          <w:rStyle w:val="CommentReference"/>
        </w:rPr>
        <w:annotationRef/>
      </w:r>
      <w:r w:rsidRPr="11B024CD">
        <w:t>Proposed new wording in line with the answer to the question regarding Article 6:</w:t>
      </w:r>
    </w:p>
    <w:p w14:paraId="2008AD29" w14:textId="68DFC918" w:rsidR="00B57ACF" w:rsidRDefault="00B57ACF">
      <w:pPr>
        <w:pStyle w:val="CommentText"/>
      </w:pPr>
      <w:r w:rsidRPr="5FC6BB39">
        <w:t>"CU module administrator(s) shall ensure that access to CU master data is based upon validated autorisation"</w:t>
      </w:r>
    </w:p>
  </w:comment>
  <w:comment w:id="880" w:author="Paul de Wit" w:date="2025-11-01T17:42:00Z" w:initials="PW">
    <w:p w14:paraId="0B2D853D" w14:textId="224CADDB" w:rsidR="0063623B" w:rsidRDefault="0063623B">
      <w:pPr>
        <w:pStyle w:val="CommentText"/>
      </w:pPr>
      <w:r>
        <w:rPr>
          <w:rStyle w:val="CommentReference"/>
        </w:rPr>
        <w:annotationRef/>
      </w:r>
      <w:r w:rsidRPr="6B6A1AAA">
        <w:t>OK</w:t>
      </w:r>
    </w:p>
  </w:comment>
  <w:comment w:id="885" w:author="Fernando Dominguez" w:date="2025-10-21T08:58:00Z" w:initials="FD">
    <w:p w14:paraId="09D9F9E2" w14:textId="77777777" w:rsidR="007A5A34" w:rsidRDefault="007A5A34" w:rsidP="007A5A34">
      <w:pPr>
        <w:pStyle w:val="CommentText"/>
      </w:pPr>
      <w:r>
        <w:rPr>
          <w:rStyle w:val="CommentReference"/>
        </w:rPr>
        <w:annotationRef/>
      </w:r>
      <w:r>
        <w:rPr>
          <w:lang w:val="en-GB"/>
        </w:rPr>
        <w:t xml:space="preserve">Legal: </w:t>
      </w:r>
      <w:r>
        <w:rPr>
          <w:lang w:val="nl-BE"/>
        </w:rPr>
        <w:t>GDPR conform formulation is  ‘freely given, specific, informed and unambiguous permission</w:t>
      </w:r>
    </w:p>
  </w:comment>
  <w:comment w:id="893" w:author="Enrica Sama" w:date="2025-11-05T18:09:00Z" w:initials="ES">
    <w:p w14:paraId="0A48A2DD" w14:textId="1B9A4AA8" w:rsidR="008A7BE4" w:rsidRDefault="008A7BE4">
      <w:pPr>
        <w:pStyle w:val="CommentText"/>
      </w:pPr>
      <w:r>
        <w:rPr>
          <w:rStyle w:val="CommentReference"/>
        </w:rPr>
        <w:annotationRef/>
      </w:r>
      <w:r w:rsidRPr="186492DA">
        <w:t>Access from who?</w:t>
      </w:r>
    </w:p>
  </w:comment>
  <w:comment w:id="895" w:author="Enrica Sama" w:date="2025-11-05T18:11:00Z" w:initials="ES">
    <w:p w14:paraId="7AC8A8C5" w14:textId="43C8F31B" w:rsidR="008A7BE4" w:rsidRDefault="008A7BE4">
      <w:pPr>
        <w:pStyle w:val="CommentText"/>
      </w:pPr>
      <w:r>
        <w:rPr>
          <w:rStyle w:val="CommentReference"/>
        </w:rPr>
        <w:annotationRef/>
      </w:r>
      <w:r w:rsidRPr="2799CF02">
        <w:t>please ensure consistency within the text, sometimes validated authorisation other times validated permission</w:t>
      </w:r>
    </w:p>
  </w:comment>
  <w:comment w:id="909" w:author="Fernando Dominguez" w:date="2025-10-21T08:59:00Z" w:initials="FD">
    <w:p w14:paraId="3D2D8CB3" w14:textId="77777777" w:rsidR="00D05D79" w:rsidRDefault="00D05D79" w:rsidP="00D05D79">
      <w:pPr>
        <w:pStyle w:val="CommentText"/>
      </w:pPr>
      <w:r>
        <w:rPr>
          <w:rStyle w:val="CommentReference"/>
        </w:rPr>
        <w:annotationRef/>
      </w:r>
      <w:r>
        <w:rPr>
          <w:lang w:val="en-GB"/>
        </w:rPr>
        <w:t xml:space="preserve">Legal: </w:t>
      </w:r>
      <w:r>
        <w:rPr>
          <w:lang w:val="nl-BE"/>
        </w:rPr>
        <w:t>The defined term is: ‘permission administrator demand response’</w:t>
      </w:r>
    </w:p>
  </w:comment>
  <w:comment w:id="911" w:author="Enrica Sama" w:date="2025-11-05T18:08:00Z" w:initials="ES">
    <w:p w14:paraId="41EEF2C1" w14:textId="21F1D823" w:rsidR="008A7BE4" w:rsidRDefault="008A7BE4">
      <w:pPr>
        <w:pStyle w:val="CommentText"/>
      </w:pPr>
      <w:r>
        <w:rPr>
          <w:rStyle w:val="CommentReference"/>
        </w:rPr>
        <w:annotationRef/>
      </w:r>
      <w:r w:rsidRPr="00E2CDF5">
        <w:t>validated authorisation or permission?</w:t>
      </w:r>
    </w:p>
  </w:comment>
  <w:comment w:id="915" w:author="Lorena Garcia Lorenzo" w:date="2025-10-14T15:18:00Z" w:initials="LG">
    <w:p w14:paraId="3B96602B" w14:textId="19833B46" w:rsidR="00664A18" w:rsidRDefault="0056175A" w:rsidP="00664A18">
      <w:pPr>
        <w:pStyle w:val="CommentText"/>
      </w:pPr>
      <w:r>
        <w:rPr>
          <w:rStyle w:val="CommentReference"/>
        </w:rPr>
        <w:annotationRef/>
      </w:r>
      <w:r w:rsidR="00664A18">
        <w:t>EC: Maybe we could put this in a recital, as it is soft (‘may’)</w:t>
      </w:r>
    </w:p>
  </w:comment>
  <w:comment w:id="916" w:author="Paul de Wit" w:date="2025-11-01T17:45:00Z" w:initials="PW">
    <w:p w14:paraId="5C787493" w14:textId="2804109C" w:rsidR="0063623B" w:rsidRDefault="0063623B">
      <w:pPr>
        <w:pStyle w:val="CommentText"/>
      </w:pPr>
      <w:r>
        <w:rPr>
          <w:rStyle w:val="CommentReference"/>
        </w:rPr>
        <w:annotationRef/>
      </w:r>
      <w:r w:rsidRPr="17C19C77">
        <w:t>Agree but we already have a recital for this.</w:t>
      </w:r>
    </w:p>
  </w:comment>
  <w:comment w:id="935" w:author="DO Giao" w:date="2025-10-07T14:12:00Z" w:initials="DG">
    <w:p w14:paraId="04B82B7A" w14:textId="3C8B5C20" w:rsidR="00801D1D" w:rsidRDefault="00801D1D">
      <w:pPr>
        <w:pStyle w:val="CommentText"/>
      </w:pPr>
      <w:r>
        <w:rPr>
          <w:rStyle w:val="CommentReference"/>
        </w:rPr>
        <w:annotationRef/>
      </w:r>
      <w:r w:rsidRPr="27CA193C">
        <w:t>sentence not clear.</w:t>
      </w:r>
    </w:p>
    <w:p w14:paraId="68F28E74" w14:textId="06BA4617" w:rsidR="00801D1D" w:rsidRDefault="00801D1D">
      <w:pPr>
        <w:pStyle w:val="CommentText"/>
      </w:pPr>
      <w:r w:rsidRPr="563243AE">
        <w:t xml:space="preserve">Proposal of rewording : </w:t>
      </w:r>
    </w:p>
    <w:p w14:paraId="0E000B3B" w14:textId="6E6536A2" w:rsidR="00801D1D" w:rsidRDefault="00801D1D">
      <w:pPr>
        <w:pStyle w:val="CommentText"/>
      </w:pPr>
      <w:r w:rsidRPr="520A8852">
        <w:t>The CU module administration may use the identification and authentication services provisioned by Regulation (EU) 2024/1183 to provide access to the relevant data and to make the relevant data available in a non-discriminatory and online manner to qualified service provider who are qualified by the procuring system operator</w:t>
      </w:r>
    </w:p>
  </w:comment>
  <w:comment w:id="936" w:author="Fernando Dominguez" w:date="2025-11-05T15:39:00Z" w:initials="FD">
    <w:p w14:paraId="0F4B1AA0" w14:textId="77777777" w:rsidR="00054C7B" w:rsidRDefault="00054C7B" w:rsidP="00054C7B">
      <w:pPr>
        <w:pStyle w:val="CommentText"/>
      </w:pPr>
      <w:r>
        <w:rPr>
          <w:rStyle w:val="CommentReference"/>
        </w:rPr>
        <w:annotationRef/>
      </w:r>
      <w:r>
        <w:rPr>
          <w:lang w:val="en-GB"/>
        </w:rPr>
        <w:t>Legal: I agree the wording is unclear.</w:t>
      </w:r>
    </w:p>
  </w:comment>
  <w:comment w:id="934" w:author="Enrica Sama" w:date="2025-11-05T18:10:00Z" w:initials="ES">
    <w:p w14:paraId="770BF2C1" w14:textId="7E34531C" w:rsidR="008A7BE4" w:rsidRDefault="008A7BE4">
      <w:pPr>
        <w:pStyle w:val="CommentText"/>
      </w:pPr>
      <w:r>
        <w:rPr>
          <w:rStyle w:val="CommentReference"/>
        </w:rPr>
        <w:annotationRef/>
      </w:r>
      <w:r w:rsidRPr="3B7A37F1">
        <w:t>This sentence is too long and not clear</w:t>
      </w:r>
    </w:p>
  </w:comment>
  <w:comment w:id="945" w:author="Fernando Dominguez" w:date="2025-11-05T15:39:00Z" w:initials="FD">
    <w:p w14:paraId="23F28C23" w14:textId="77777777" w:rsidR="00A2534B" w:rsidRDefault="00A2534B" w:rsidP="00A2534B">
      <w:pPr>
        <w:pStyle w:val="CommentText"/>
      </w:pPr>
      <w:r>
        <w:rPr>
          <w:rStyle w:val="CommentReference"/>
        </w:rPr>
        <w:annotationRef/>
      </w:r>
      <w:r>
        <w:rPr>
          <w:lang w:val="en-GB"/>
        </w:rPr>
        <w:t>Legal: CU?</w:t>
      </w:r>
    </w:p>
  </w:comment>
  <w:comment w:id="946" w:author="Fernando Dominguez" w:date="2025-11-05T15:40:00Z" w:initials="FD">
    <w:p w14:paraId="59618D45" w14:textId="77777777" w:rsidR="00502A6A" w:rsidRDefault="00502A6A" w:rsidP="00502A6A">
      <w:pPr>
        <w:pStyle w:val="CommentText"/>
      </w:pPr>
      <w:r>
        <w:rPr>
          <w:rStyle w:val="CommentReference"/>
        </w:rPr>
        <w:annotationRef/>
      </w:r>
      <w:r>
        <w:rPr>
          <w:lang w:val="en-GB"/>
        </w:rPr>
        <w:t>More generally from legal - lack of consistency between CU and full name</w:t>
      </w:r>
    </w:p>
  </w:comment>
  <w:comment w:id="956" w:author="Lorena Garcia Lorenzo" w:date="2025-10-14T15:19:00Z" w:initials="LG">
    <w:p w14:paraId="714F8FC0" w14:textId="26BD3695" w:rsidR="00664A18" w:rsidRDefault="005D1F0A" w:rsidP="00664A18">
      <w:pPr>
        <w:pStyle w:val="CommentText"/>
      </w:pPr>
      <w:r>
        <w:rPr>
          <w:rStyle w:val="CommentReference"/>
        </w:rPr>
        <w:annotationRef/>
      </w:r>
      <w:r w:rsidR="00664A18">
        <w:t>EC: Do we have an example of national practice on this?</w:t>
      </w:r>
    </w:p>
  </w:comment>
  <w:comment w:id="955" w:author="Fernando Dominguez" w:date="2025-10-21T09:01:00Z" w:initials="FD">
    <w:p w14:paraId="1FE71B20" w14:textId="77777777" w:rsidR="0020047F" w:rsidRDefault="0020047F" w:rsidP="0020047F">
      <w:pPr>
        <w:pStyle w:val="CommentText"/>
      </w:pPr>
      <w:r>
        <w:rPr>
          <w:rStyle w:val="CommentReference"/>
        </w:rPr>
        <w:annotationRef/>
      </w:r>
      <w:r>
        <w:rPr>
          <w:lang w:val="en-GB"/>
        </w:rPr>
        <w:t xml:space="preserve">Legal: </w:t>
      </w:r>
      <w:r>
        <w:rPr>
          <w:lang w:val="nl-BE"/>
        </w:rPr>
        <w:t>Designated by whom ?</w:t>
      </w:r>
    </w:p>
  </w:comment>
  <w:comment w:id="953" w:author="Hübl Stefan" w:date="2025-10-10T12:15:00Z" w:initials="SH">
    <w:p w14:paraId="2C2579B6" w14:textId="0EE910E1" w:rsidR="000A2149" w:rsidRDefault="000A2149" w:rsidP="000A2149">
      <w:pPr>
        <w:pStyle w:val="CommentText"/>
      </w:pPr>
      <w:r>
        <w:rPr>
          <w:rStyle w:val="CommentReference"/>
        </w:rPr>
        <w:annotationRef/>
      </w:r>
      <w:r>
        <w:t>Proposal in accordance to comment by PSE. Tbd in plenary session</w:t>
      </w:r>
    </w:p>
  </w:comment>
  <w:comment w:id="963" w:author="Lorena Garcia Lorenzo" w:date="2025-10-14T15:19:00Z" w:initials="LG">
    <w:p w14:paraId="1BBC4F49" w14:textId="77777777" w:rsidR="00664A18" w:rsidRDefault="002364D9" w:rsidP="00664A18">
      <w:pPr>
        <w:pStyle w:val="CommentText"/>
      </w:pPr>
      <w:r>
        <w:rPr>
          <w:rStyle w:val="CommentReference"/>
        </w:rPr>
        <w:annotationRef/>
      </w:r>
      <w:r w:rsidR="00664A18">
        <w:t>EC: As for CU module administrator a recital could clarify further and link to NC.</w:t>
      </w:r>
    </w:p>
  </w:comment>
  <w:comment w:id="964" w:author="DION-DEMAEL Michele" w:date="2025-10-31T15:16:00Z" w:initials="MD">
    <w:p w14:paraId="176C5061" w14:textId="77777777" w:rsidR="008147EB" w:rsidRDefault="008147EB" w:rsidP="008147EB">
      <w:pPr>
        <w:pStyle w:val="CommentText"/>
      </w:pPr>
      <w:r>
        <w:rPr>
          <w:rStyle w:val="CommentReference"/>
        </w:rPr>
        <w:annotationRef/>
      </w:r>
      <w:r>
        <w:t xml:space="preserve">I added something in the FIS whereas </w:t>
      </w:r>
    </w:p>
  </w:comment>
  <w:comment w:id="965" w:author="Lorena Garcia Lorenzo" w:date="2025-10-14T15:20:00Z" w:initials="LG">
    <w:p w14:paraId="0BC642B7" w14:textId="77777777" w:rsidR="00664A18" w:rsidRDefault="00C72C95" w:rsidP="00664A18">
      <w:pPr>
        <w:pStyle w:val="CommentText"/>
      </w:pPr>
      <w:r>
        <w:rPr>
          <w:rStyle w:val="CommentReference"/>
        </w:rPr>
        <w:annotationRef/>
      </w:r>
      <w:r w:rsidR="00664A18">
        <w:t>EC: Same as for CU module, who appoints and who oversees his operation?</w:t>
      </w:r>
    </w:p>
  </w:comment>
  <w:comment w:id="966" w:author="DION-DEMAEL Michele" w:date="2025-10-31T15:16:00Z" w:initials="MD">
    <w:p w14:paraId="74A30861" w14:textId="77777777" w:rsidR="008147EB" w:rsidRDefault="008147EB" w:rsidP="008147EB">
      <w:pPr>
        <w:pStyle w:val="CommentText"/>
      </w:pPr>
      <w:r>
        <w:rPr>
          <w:rStyle w:val="CommentReference"/>
        </w:rPr>
        <w:annotationRef/>
      </w:r>
      <w:r>
        <w:t>idem</w:t>
      </w:r>
    </w:p>
  </w:comment>
  <w:comment w:id="972" w:author="Lorena Garcia Lorenzo" w:date="2025-10-14T15:20:00Z" w:initials="LG">
    <w:p w14:paraId="63A09CBA" w14:textId="77777777" w:rsidR="00664A18" w:rsidRDefault="000C2D43" w:rsidP="00664A18">
      <w:pPr>
        <w:pStyle w:val="CommentText"/>
      </w:pPr>
      <w:r>
        <w:rPr>
          <w:rStyle w:val="CommentReference"/>
        </w:rPr>
        <w:annotationRef/>
      </w:r>
      <w:r w:rsidR="00664A18">
        <w:t>EC: one or many administrator(s)</w:t>
      </w:r>
    </w:p>
  </w:comment>
  <w:comment w:id="975" w:author="Lorena Garcia Lorenzo" w:date="2025-10-14T15:21:00Z" w:initials="LG">
    <w:p w14:paraId="390AC47C" w14:textId="77777777" w:rsidR="00664A18" w:rsidRDefault="00F90898" w:rsidP="00664A18">
      <w:pPr>
        <w:pStyle w:val="CommentText"/>
      </w:pPr>
      <w:r>
        <w:rPr>
          <w:rStyle w:val="CommentReference"/>
        </w:rPr>
        <w:annotationRef/>
      </w:r>
      <w:r w:rsidR="00664A18">
        <w:t>EC: administrator(s)</w:t>
      </w:r>
    </w:p>
  </w:comment>
  <w:comment w:id="976" w:author="Lorena Garcia Lorenzo" w:date="2025-10-14T15:21:00Z" w:initials="LG">
    <w:p w14:paraId="09ED27E3" w14:textId="77777777" w:rsidR="00664A18" w:rsidRDefault="00554EFE" w:rsidP="00664A18">
      <w:pPr>
        <w:pStyle w:val="CommentText"/>
      </w:pPr>
      <w:r>
        <w:rPr>
          <w:rStyle w:val="CommentReference"/>
        </w:rPr>
        <w:annotationRef/>
      </w:r>
      <w:r w:rsidR="00664A18">
        <w:t>EC: This is not yet in place at national level, but we are already defining module administrator(s); how can we ensure consistency with the Network Code?</w:t>
      </w:r>
    </w:p>
  </w:comment>
  <w:comment w:id="977" w:author="Wojciech Lubczyński" w:date="2025-10-24T10:08:00Z" w:initials="WL">
    <w:p w14:paraId="58DE3C90" w14:textId="5AF5EA54" w:rsidR="008E4D12" w:rsidRDefault="008E4D12">
      <w:pPr>
        <w:pStyle w:val="CommentText"/>
      </w:pPr>
      <w:r>
        <w:rPr>
          <w:rStyle w:val="CommentReference"/>
        </w:rPr>
        <w:annotationRef/>
      </w:r>
      <w:r w:rsidRPr="75F12702">
        <w:t>For most of the roles defined in the document, an entity will be designated in MS in the future. This problem should be solved by appropriately determining the entry into force dates of the IR DR regulation or its individual parts and correlating them with the entry into force dates of individual obligations specified in the NC DR</w:t>
      </w:r>
    </w:p>
  </w:comment>
  <w:comment w:id="969" w:author="Wojciech Lubczyński" w:date="2025-10-24T09:58:00Z" w:initials="WL">
    <w:p w14:paraId="5D7E084D" w14:textId="53822128" w:rsidR="00FE0E15" w:rsidRDefault="00FE0E15">
      <w:pPr>
        <w:pStyle w:val="CommentText"/>
      </w:pPr>
      <w:r>
        <w:rPr>
          <w:rStyle w:val="CommentReference"/>
        </w:rPr>
        <w:annotationRef/>
      </w:r>
      <w:r w:rsidRPr="453FD26E">
        <w:t>New wording according to TenneT and CEER comments:</w:t>
      </w:r>
    </w:p>
    <w:p w14:paraId="6FC0EC1C" w14:textId="4C7762E1" w:rsidR="00FE0E15" w:rsidRDefault="00FE0E15">
      <w:pPr>
        <w:pStyle w:val="CommentText"/>
      </w:pPr>
      <w:r w:rsidRPr="43C7EFEC">
        <w:t>„SP module administrator(s) and CU module administrator(s) shall cooperate closely in the Member State to provide an online flexibility information system with a single and common access point as provisioned by Article 26(1)(a) of NCDR and according to the provisions defined in the national terms and conditions for a flexibility information system pursuant to Article 24 of NCDR”  </w:t>
      </w:r>
    </w:p>
  </w:comment>
  <w:comment w:id="987" w:author="Fernando Dominguez" w:date="2025-10-21T09:02:00Z" w:initials="FD">
    <w:p w14:paraId="41308E34" w14:textId="77777777" w:rsidR="005C12AD" w:rsidRDefault="005C12AD" w:rsidP="005C12AD">
      <w:pPr>
        <w:pStyle w:val="CommentText"/>
      </w:pPr>
      <w:r>
        <w:rPr>
          <w:rStyle w:val="CommentReference"/>
        </w:rPr>
        <w:annotationRef/>
      </w:r>
      <w:r>
        <w:rPr>
          <w:lang w:val="en-GB"/>
        </w:rPr>
        <w:t xml:space="preserve">Legal: </w:t>
      </w:r>
      <w:r>
        <w:rPr>
          <w:lang w:val="nl-BE"/>
        </w:rPr>
        <w:t>Eliminate ‘qualified’ here as it comes back later on : ‘who are qualified…’</w:t>
      </w:r>
    </w:p>
  </w:comment>
  <w:comment w:id="984" w:author="DO Giao" w:date="2025-10-07T17:16:00Z" w:initials="DG">
    <w:p w14:paraId="4CC83CA5" w14:textId="286CC4E0" w:rsidR="002C0B1E" w:rsidRDefault="002C0B1E">
      <w:pPr>
        <w:pStyle w:val="CommentText"/>
      </w:pPr>
      <w:r>
        <w:rPr>
          <w:rStyle w:val="CommentReference"/>
        </w:rPr>
        <w:annotationRef/>
      </w:r>
      <w:r w:rsidRPr="384F6C0A">
        <w:t>sentence not clear.</w:t>
      </w:r>
    </w:p>
    <w:p w14:paraId="0E51716E" w14:textId="35740604" w:rsidR="002C0B1E" w:rsidRDefault="002C0B1E">
      <w:pPr>
        <w:pStyle w:val="CommentText"/>
      </w:pPr>
      <w:r w:rsidRPr="4A60A5A9">
        <w:t xml:space="preserve">Proposal of rewording : </w:t>
      </w:r>
    </w:p>
    <w:p w14:paraId="2A302957" w14:textId="2D1C3A83" w:rsidR="002C0B1E" w:rsidRDefault="002C0B1E">
      <w:pPr>
        <w:pStyle w:val="CommentText"/>
      </w:pPr>
      <w:r w:rsidRPr="786C267F">
        <w:t>The SP module administrator may use the identification and authentication services provisioned by Regulation (EU) 2024/1183 to provide access to the relevant data and to make the relevant data available in a non-discriminatory and online manner to qualified service providers from all Member States who are qualified by the procuring system operator as provisioned Article 27(a) of the NC DR</w:t>
      </w:r>
    </w:p>
  </w:comment>
  <w:comment w:id="985" w:author="Wojciech Lubczyński" w:date="2025-10-22T08:22:00Z" w:initials="WL">
    <w:p w14:paraId="38A0B5D2" w14:textId="3F12C987" w:rsidR="004C2528" w:rsidRDefault="004C2528">
      <w:pPr>
        <w:pStyle w:val="CommentText"/>
      </w:pPr>
      <w:r>
        <w:rPr>
          <w:rStyle w:val="CommentReference"/>
        </w:rPr>
        <w:annotationRef/>
      </w:r>
      <w:r w:rsidRPr="70698803">
        <w:t>Supported, with proposal to remove the first occurance of the word "qualified"</w:t>
      </w:r>
    </w:p>
  </w:comment>
  <w:comment w:id="998" w:author="Enrica Sama" w:date="2025-11-05T17:55:00Z" w:initials="ES">
    <w:p w14:paraId="0039554E" w14:textId="41FA026B" w:rsidR="008A7BE4" w:rsidRDefault="008A7BE4">
      <w:pPr>
        <w:pStyle w:val="CommentText"/>
      </w:pPr>
      <w:r>
        <w:rPr>
          <w:rStyle w:val="CommentReference"/>
        </w:rPr>
        <w:annotationRef/>
      </w:r>
      <w:r w:rsidRPr="75F367C2">
        <w:t>What do we mean for ‘’that data’’?</w:t>
      </w:r>
    </w:p>
  </w:comment>
  <w:comment w:id="997" w:author="Wojciech Lubczyński" w:date="1900-01-01T00:00:00Z" w:initials="WL">
    <w:p w14:paraId="12B24316" w14:textId="744CC0CD" w:rsidR="008E4D12" w:rsidRDefault="008E4D12">
      <w:pPr>
        <w:pStyle w:val="CommentText"/>
      </w:pPr>
      <w:r>
        <w:rPr>
          <w:rStyle w:val="CommentReference"/>
        </w:rPr>
        <w:annotationRef/>
      </w:r>
      <w:r w:rsidRPr="01DE1FBB">
        <w:t>New proposal according to E-REDES comment (Rick proposal)</w:t>
      </w:r>
    </w:p>
    <w:p w14:paraId="311FBC5D" w14:textId="462FC0D8" w:rsidR="008E4D12" w:rsidRDefault="008E4D12">
      <w:pPr>
        <w:pStyle w:val="CommentText"/>
      </w:pPr>
      <w:r w:rsidRPr="7BCBDE59">
        <w:t>"ensure that access to that data is based upon validated autorisation "</w:t>
      </w:r>
    </w:p>
  </w:comment>
  <w:comment w:id="1009" w:author="Fernando Dominguez" w:date="2025-10-21T09:03:00Z" w:initials="FD">
    <w:p w14:paraId="486FAF3F" w14:textId="77777777" w:rsidR="00956759" w:rsidRDefault="00956759" w:rsidP="00956759">
      <w:pPr>
        <w:pStyle w:val="CommentText"/>
      </w:pPr>
      <w:r>
        <w:rPr>
          <w:rStyle w:val="CommentReference"/>
        </w:rPr>
        <w:annotationRef/>
      </w:r>
      <w:r>
        <w:rPr>
          <w:lang w:val="en-GB"/>
        </w:rPr>
        <w:t>Substitute by “they”?</w:t>
      </w:r>
    </w:p>
  </w:comment>
  <w:comment w:id="1006" w:author="Wojciech Lubczyński" w:date="2025-10-22T08:07:00Z" w:initials="WL">
    <w:p w14:paraId="2F2F54AE" w14:textId="7A225F90" w:rsidR="004C2528" w:rsidRDefault="004C2528">
      <w:pPr>
        <w:pStyle w:val="CommentText"/>
      </w:pPr>
      <w:r>
        <w:rPr>
          <w:rStyle w:val="CommentReference"/>
        </w:rPr>
        <w:annotationRef/>
      </w:r>
      <w:r w:rsidRPr="194BE22B">
        <w:t>Alternative wording according to E-REDES comment:</w:t>
      </w:r>
    </w:p>
    <w:p w14:paraId="2D39DF19" w14:textId="6F747954" w:rsidR="004C2528" w:rsidRDefault="004C2528">
      <w:pPr>
        <w:pStyle w:val="CommentText"/>
      </w:pPr>
      <w:r w:rsidRPr="699823AC">
        <w:t>"give eligible parties access to</w:t>
      </w:r>
      <w:r w:rsidRPr="66F28A3F">
        <w:rPr>
          <w:color w:val="FF0000"/>
        </w:rPr>
        <w:t xml:space="preserve"> test environments</w:t>
      </w:r>
      <w:r w:rsidRPr="33421969">
        <w:t xml:space="preserve"> where the eligible parties can test the compatibility of their systems with the </w:t>
      </w:r>
      <w:r w:rsidRPr="7BA7419B">
        <w:rPr>
          <w:color w:val="FF0000"/>
        </w:rPr>
        <w:t>flexibility information system, including</w:t>
      </w:r>
      <w:r w:rsidRPr="2C569B9A">
        <w:t xml:space="preserve"> single and common access point </w:t>
      </w:r>
      <w:r w:rsidRPr="30D62E14">
        <w:rPr>
          <w:color w:val="FF0000"/>
        </w:rPr>
        <w:t>and implemented</w:t>
      </w:r>
      <w:r w:rsidRPr="3283E9DF">
        <w:t xml:space="preserve"> the procedures defined in this Regulation."</w:t>
      </w:r>
    </w:p>
  </w:comment>
  <w:comment w:id="1007" w:author="Wojciech Lubczyński" w:date="2025-10-22T08:46:00Z" w:initials="WL">
    <w:p w14:paraId="29702FE9" w14:textId="31E35A92" w:rsidR="004C2528" w:rsidRDefault="004C2528">
      <w:pPr>
        <w:pStyle w:val="CommentText"/>
      </w:pPr>
      <w:r>
        <w:rPr>
          <w:rStyle w:val="CommentReference"/>
        </w:rPr>
        <w:annotationRef/>
      </w:r>
      <w:r w:rsidRPr="04955534">
        <w:t xml:space="preserve">This should be also apply in Art. 5.5a, 11.1b and 21.1b with some adjustment. </w:t>
      </w:r>
    </w:p>
  </w:comment>
  <w:comment w:id="1024" w:author="DION-DEMAEL Michele" w:date="2025-10-31T15:36:00Z" w:initials="MD">
    <w:p w14:paraId="467E9EBD" w14:textId="77777777" w:rsidR="00EC3830" w:rsidRDefault="00EC3830" w:rsidP="00EC3830">
      <w:pPr>
        <w:pStyle w:val="CommentText"/>
      </w:pPr>
      <w:r>
        <w:rPr>
          <w:rStyle w:val="CommentReference"/>
        </w:rPr>
        <w:annotationRef/>
      </w:r>
      <w:r>
        <w:t xml:space="preserve">To be deleted ? </w:t>
      </w:r>
    </w:p>
  </w:comment>
  <w:comment w:id="1032" w:author="Lorena Garcia Lorenzo" w:date="2025-10-14T15:22:00Z" w:initials="LG">
    <w:p w14:paraId="44D2D561" w14:textId="65037BD6" w:rsidR="00664A18" w:rsidRDefault="00042CA9" w:rsidP="00664A18">
      <w:pPr>
        <w:pStyle w:val="CommentText"/>
      </w:pPr>
      <w:r>
        <w:rPr>
          <w:rStyle w:val="CommentReference"/>
        </w:rPr>
        <w:annotationRef/>
      </w:r>
      <w:r w:rsidR="00664A18">
        <w:t>EC: How does this work in the context of Article 17 of the Electricity Directive for independent aggregators?</w:t>
      </w:r>
    </w:p>
  </w:comment>
  <w:comment w:id="1035" w:author="Enrica Sama" w:date="2025-11-05T17:54:00Z" w:initials="ES">
    <w:p w14:paraId="43FFD470" w14:textId="0669F90E" w:rsidR="008A7BE4" w:rsidRDefault="008A7BE4">
      <w:pPr>
        <w:pStyle w:val="CommentText"/>
      </w:pPr>
      <w:r>
        <w:rPr>
          <w:rStyle w:val="CommentReference"/>
        </w:rPr>
        <w:annotationRef/>
      </w:r>
      <w:r w:rsidRPr="19C8F1E1">
        <w:t xml:space="preserve">Suggestion to merge this with para 1 </w:t>
      </w:r>
    </w:p>
  </w:comment>
  <w:comment w:id="1036" w:author="Lorena Garcia Lorenzo" w:date="2025-10-14T15:23:00Z" w:initials="LG">
    <w:p w14:paraId="25D92769" w14:textId="77777777" w:rsidR="00664A18" w:rsidRDefault="00FA3662" w:rsidP="00664A18">
      <w:pPr>
        <w:pStyle w:val="CommentText"/>
      </w:pPr>
      <w:r>
        <w:rPr>
          <w:rStyle w:val="CommentReference"/>
        </w:rPr>
        <w:annotationRef/>
      </w:r>
      <w:r w:rsidR="00664A18">
        <w:t>EC: We should have also a provision for the authentication of other parties that get access to the data in the different procedures</w:t>
      </w:r>
    </w:p>
  </w:comment>
  <w:comment w:id="1037" w:author="Enrica Sama" w:date="2025-11-05T17:53:00Z" w:initials="ES">
    <w:p w14:paraId="2C83F1F5" w14:textId="3130DA17" w:rsidR="008A7BE4" w:rsidRDefault="008A7BE4">
      <w:pPr>
        <w:pStyle w:val="CommentText"/>
      </w:pPr>
      <w:r>
        <w:rPr>
          <w:rStyle w:val="CommentReference"/>
        </w:rPr>
        <w:annotationRef/>
      </w:r>
      <w:r w:rsidRPr="72CD8980">
        <w:t>request to who?</w:t>
      </w:r>
    </w:p>
  </w:comment>
  <w:comment w:id="1038" w:author="Enrica Sama" w:date="2025-11-05T17:53:00Z" w:initials="ES">
    <w:p w14:paraId="1DE256FE" w14:textId="5C4B9155" w:rsidR="008A7BE4" w:rsidRDefault="008A7BE4">
      <w:pPr>
        <w:pStyle w:val="CommentText"/>
      </w:pPr>
      <w:r>
        <w:rPr>
          <w:rStyle w:val="CommentReference"/>
        </w:rPr>
        <w:annotationRef/>
      </w:r>
      <w:r w:rsidRPr="0129CE53">
        <w:t>Request to who?</w:t>
      </w:r>
    </w:p>
  </w:comment>
  <w:comment w:id="1046" w:author="Lorena Garcia Lorenzo" w:date="2025-10-14T15:23:00Z" w:initials="LG">
    <w:p w14:paraId="6324EFD6" w14:textId="77777777" w:rsidR="006536D5" w:rsidRDefault="007B7067" w:rsidP="006536D5">
      <w:pPr>
        <w:pStyle w:val="CommentText"/>
      </w:pPr>
      <w:r>
        <w:rPr>
          <w:rStyle w:val="CommentReference"/>
        </w:rPr>
        <w:annotationRef/>
      </w:r>
      <w:r w:rsidR="006536D5">
        <w:t>EC: If this relates to Service Provider registration responsibilities under the NC? (e.g. Art. 18(1)(b): “(b) the service provider shall register, pursuant to Article 53(5)(c), the data of the potential SPU(s) or SPG(s) in the relevant SP module of the flexibility information system, according to the registration procedure set out in Article 27(a).”), a Recital to clarify relationship of two provisions would be useful. </w:t>
      </w:r>
    </w:p>
  </w:comment>
  <w:comment w:id="1047" w:author="Fernando Dominguez" w:date="2025-11-05T15:41:00Z" w:initials="FD">
    <w:p w14:paraId="76169919" w14:textId="77777777" w:rsidR="007F3442" w:rsidRDefault="007F3442" w:rsidP="007F3442">
      <w:pPr>
        <w:pStyle w:val="CommentText"/>
      </w:pPr>
      <w:r>
        <w:rPr>
          <w:rStyle w:val="CommentReference"/>
        </w:rPr>
        <w:annotationRef/>
      </w:r>
      <w:r>
        <w:rPr>
          <w:lang w:val="en-GB"/>
        </w:rPr>
        <w:t xml:space="preserve">Legal: </w:t>
      </w:r>
      <w:r>
        <w:t>Could this also be a separate item (c) and the first part of the current (c) become a new (d)?</w:t>
      </w:r>
    </w:p>
  </w:comment>
  <w:comment w:id="1050" w:author="Fernando Dominguez" w:date="2025-11-05T15:42:00Z" w:initials="FD">
    <w:p w14:paraId="6B035FAC" w14:textId="77777777" w:rsidR="00D964F3" w:rsidRDefault="00D964F3" w:rsidP="00D964F3">
      <w:pPr>
        <w:pStyle w:val="CommentText"/>
      </w:pPr>
      <w:r>
        <w:rPr>
          <w:rStyle w:val="CommentReference"/>
        </w:rPr>
        <w:annotationRef/>
      </w:r>
      <w:r>
        <w:rPr>
          <w:lang w:val="en-GB"/>
        </w:rPr>
        <w:t xml:space="preserve">Legal: </w:t>
      </w:r>
      <w:r>
        <w:t>Is the CU registration responsible party in a position to do that? Same with regard to quality?</w:t>
      </w:r>
    </w:p>
  </w:comment>
  <w:comment w:id="1057" w:author="Albrecht, Patrick [2]" w:date="2025-10-15T10:31:00Z" w:initials="PA">
    <w:p w14:paraId="2572E5D6" w14:textId="1DE441D3" w:rsidR="00594A5D" w:rsidRDefault="0025153D" w:rsidP="00594A5D">
      <w:pPr>
        <w:pStyle w:val="CommentText"/>
      </w:pPr>
      <w:r>
        <w:rPr>
          <w:rStyle w:val="CommentReference"/>
        </w:rPr>
        <w:annotationRef/>
      </w:r>
      <w:r w:rsidR="00594A5D">
        <w:rPr>
          <w:lang w:val="de-DE"/>
        </w:rPr>
        <w:t>What is the point of this article? In the procedures it is not used.</w:t>
      </w:r>
    </w:p>
  </w:comment>
  <w:comment w:id="1058" w:author="DO Giao" w:date="2025-10-23T18:07:00Z" w:initials="DG">
    <w:p w14:paraId="280F0047" w14:textId="00274C8A" w:rsidR="00E75976" w:rsidRDefault="00E75976">
      <w:pPr>
        <w:pStyle w:val="CommentText"/>
      </w:pPr>
      <w:r>
        <w:rPr>
          <w:rStyle w:val="CommentReference"/>
        </w:rPr>
        <w:annotationRef/>
      </w:r>
      <w:r w:rsidRPr="5C2C0EFA">
        <w:t>After discussion with the group, we agree to delete this article especially because the party described in this article are the entitled pârties in the procedure, and they will have the right to do so and will of course respect the law</w:t>
      </w:r>
    </w:p>
  </w:comment>
  <w:comment w:id="1061" w:author="Lorena Garcia Lorenzo" w:date="2025-10-14T15:24:00Z" w:initials="LG">
    <w:p w14:paraId="0F68303D" w14:textId="77777777" w:rsidR="00434E9B" w:rsidRDefault="008961D8" w:rsidP="00434E9B">
      <w:pPr>
        <w:pStyle w:val="CommentText"/>
      </w:pPr>
      <w:r>
        <w:rPr>
          <w:rStyle w:val="CommentReference"/>
        </w:rPr>
        <w:annotationRef/>
      </w:r>
      <w:r w:rsidR="00434E9B">
        <w:t>EC: Should we account for cases where more than one parties might be involved? Otherwise, do we risk constraining national arrangements?</w:t>
      </w:r>
    </w:p>
  </w:comment>
  <w:comment w:id="1062" w:author="DO Giao" w:date="2025-10-23T18:08:00Z" w:initials="DG">
    <w:p w14:paraId="59CA5F69" w14:textId="5C54E158" w:rsidR="00E75976" w:rsidRDefault="00E75976">
      <w:pPr>
        <w:pStyle w:val="CommentText"/>
      </w:pPr>
      <w:r>
        <w:rPr>
          <w:rStyle w:val="CommentReference"/>
        </w:rPr>
        <w:annotationRef/>
      </w:r>
      <w:r w:rsidRPr="4F7E127C">
        <w:t>article deleted</w:t>
      </w:r>
    </w:p>
  </w:comment>
  <w:comment w:id="1071" w:author="Fernando Dominguez" w:date="2025-10-21T09:06:00Z" w:initials="FD">
    <w:p w14:paraId="59F70CE8" w14:textId="77777777" w:rsidR="00082D2B" w:rsidRDefault="00082D2B" w:rsidP="00082D2B">
      <w:pPr>
        <w:pStyle w:val="CommentText"/>
      </w:pPr>
      <w:r>
        <w:rPr>
          <w:rStyle w:val="CommentReference"/>
        </w:rPr>
        <w:annotationRef/>
      </w:r>
      <w:r>
        <w:rPr>
          <w:lang w:val="en-GB"/>
        </w:rPr>
        <w:t xml:space="preserve">Legal: </w:t>
      </w:r>
      <w:r>
        <w:rPr>
          <w:lang w:val="nl-BE"/>
        </w:rPr>
        <w:t>Earlier in the tekst ‘releant permission’ is used</w:t>
      </w:r>
    </w:p>
  </w:comment>
  <w:comment w:id="1072" w:author="DO Giao" w:date="2025-10-23T18:08:00Z" w:initials="DG">
    <w:p w14:paraId="6201D30F" w14:textId="080020FA" w:rsidR="00E75976" w:rsidRDefault="00E75976">
      <w:pPr>
        <w:pStyle w:val="CommentText"/>
      </w:pPr>
      <w:r>
        <w:rPr>
          <w:rStyle w:val="CommentReference"/>
        </w:rPr>
        <w:annotationRef/>
      </w:r>
      <w:r w:rsidRPr="74063931">
        <w:t>article deleted</w:t>
      </w:r>
    </w:p>
  </w:comment>
  <w:comment w:id="1082" w:author="Lorena Garcia Lorenzo" w:date="2025-10-14T15:24:00Z" w:initials="LG">
    <w:p w14:paraId="27C46106" w14:textId="1A8E79B3" w:rsidR="00434E9B" w:rsidRDefault="004724B4" w:rsidP="00434E9B">
      <w:pPr>
        <w:pStyle w:val="CommentText"/>
      </w:pPr>
      <w:r>
        <w:rPr>
          <w:rStyle w:val="CommentReference"/>
        </w:rPr>
        <w:annotationRef/>
      </w:r>
      <w:r w:rsidR="00434E9B">
        <w:t>EC: Do we need this? I assume the default is compliance with the General Data Protection Regulation (GDPR), and specific details are to be defined nationally</w:t>
      </w:r>
    </w:p>
  </w:comment>
  <w:comment w:id="1083" w:author="DO Giao" w:date="2025-10-29T11:34:00Z" w:initials="DG">
    <w:p w14:paraId="7FEB97F3" w14:textId="3966E6E7" w:rsidR="00795950" w:rsidRDefault="00795950">
      <w:pPr>
        <w:pStyle w:val="CommentText"/>
      </w:pPr>
      <w:r>
        <w:rPr>
          <w:rStyle w:val="CommentReference"/>
        </w:rPr>
        <w:annotationRef/>
      </w:r>
      <w:r w:rsidRPr="31C997DD">
        <w:t>We think that here this paragraph is not necessary because the baseline calculator won't have to keep the historical data and its log information. We delete it</w:t>
      </w:r>
    </w:p>
  </w:comment>
  <w:comment w:id="1086" w:author="Lorena Garcia Lorenzo" w:date="2025-10-14T15:25:00Z" w:initials="LG">
    <w:p w14:paraId="513596F9" w14:textId="77777777" w:rsidR="00434E9B" w:rsidRDefault="00086A17" w:rsidP="00434E9B">
      <w:pPr>
        <w:pStyle w:val="CommentText"/>
      </w:pPr>
      <w:r>
        <w:rPr>
          <w:rStyle w:val="CommentReference"/>
        </w:rPr>
        <w:annotationRef/>
      </w:r>
      <w:r w:rsidR="00434E9B">
        <w:t>EC: Does this role relates to: “national assigned party responsible to provide the baseline “ referred in NC? If yes, do we need to clarify in Recital?</w:t>
      </w:r>
    </w:p>
  </w:comment>
  <w:comment w:id="1087" w:author="Albrecht, Patrick [2]" w:date="2025-10-23T13:31:00Z" w:initials="PA">
    <w:p w14:paraId="161B543D" w14:textId="77777777" w:rsidR="001354DE" w:rsidRDefault="001354DE" w:rsidP="001354DE">
      <w:pPr>
        <w:pStyle w:val="CommentText"/>
      </w:pPr>
      <w:r>
        <w:rPr>
          <w:rStyle w:val="CommentReference"/>
        </w:rPr>
        <w:annotationRef/>
      </w:r>
      <w:r>
        <w:rPr>
          <w:lang w:val="de-DE"/>
        </w:rPr>
        <w:t>This role cover the responsibility to make the baseline available (distributing) to others. Providing the baseline would likely be the baseline calculator.</w:t>
      </w:r>
    </w:p>
  </w:comment>
  <w:comment w:id="1093" w:author="Lorena Garcia Lorenzo" w:date="2025-10-14T15:25:00Z" w:initials="LG">
    <w:p w14:paraId="09A44C19" w14:textId="11693AD0" w:rsidR="00552AF0" w:rsidRDefault="00552AF0" w:rsidP="00552AF0">
      <w:pPr>
        <w:pStyle w:val="CommentText"/>
      </w:pPr>
      <w:r>
        <w:rPr>
          <w:rStyle w:val="CommentReference"/>
        </w:rPr>
        <w:annotationRef/>
      </w:r>
      <w:r>
        <w:t>See comment under 10(2)</w:t>
      </w:r>
    </w:p>
  </w:comment>
  <w:comment w:id="1094" w:author="DO Giao" w:date="2025-10-29T11:38:00Z" w:initials="DG">
    <w:p w14:paraId="63624B51" w14:textId="459849F5" w:rsidR="00795950" w:rsidRDefault="00795950">
      <w:pPr>
        <w:pStyle w:val="CommentText"/>
      </w:pPr>
      <w:r>
        <w:rPr>
          <w:rStyle w:val="CommentReference"/>
        </w:rPr>
        <w:annotationRef/>
      </w:r>
      <w:r w:rsidRPr="3F64ED4F">
        <w:t>In the case of the baseline administrator, we think it is important to keep the mentioned data and its log information,</w:t>
      </w:r>
      <w:r w:rsidRPr="087E5B9C">
        <w:t xml:space="preserve"> being a new requirement. And of course while keeping these data, the baseline administrator will respect the GDPR.</w:t>
      </w:r>
    </w:p>
  </w:comment>
  <w:comment w:id="1105" w:author="Enrica Sama" w:date="2025-11-05T17:51:00Z" w:initials="ES">
    <w:p w14:paraId="43772A7A" w14:textId="4337301A" w:rsidR="008A7BE4" w:rsidRDefault="008A7BE4">
      <w:pPr>
        <w:pStyle w:val="CommentText"/>
      </w:pPr>
      <w:r>
        <w:rPr>
          <w:rStyle w:val="CommentReference"/>
        </w:rPr>
        <w:annotationRef/>
      </w:r>
      <w:r w:rsidRPr="6ACAE7D0">
        <w:t>Receive from/request to who?</w:t>
      </w:r>
    </w:p>
  </w:comment>
  <w:comment w:id="1106" w:author="Fernando Dominguez" w:date="2025-11-05T15:43:00Z" w:initials="FD">
    <w:p w14:paraId="73C1E9C8" w14:textId="77777777" w:rsidR="00C83034" w:rsidRDefault="00C83034" w:rsidP="00C83034">
      <w:pPr>
        <w:pStyle w:val="CommentText"/>
      </w:pPr>
      <w:r>
        <w:rPr>
          <w:rStyle w:val="CommentReference"/>
        </w:rPr>
        <w:annotationRef/>
      </w:r>
      <w:r>
        <w:rPr>
          <w:lang w:val="en-GB"/>
        </w:rPr>
        <w:t xml:space="preserve">Legal: </w:t>
      </w:r>
      <w:r>
        <w:t>What exactly does this refer to?near real-time metering and consumption data?  "metered data" is used for the first time in this document. Is that on purpose? It seems that this is the term to cover all the data. Should this be defined in this Regulation?</w:t>
      </w:r>
    </w:p>
  </w:comment>
  <w:comment w:id="1108" w:author="Fernando Dominguez" w:date="2025-11-05T15:43:00Z" w:initials="FD">
    <w:p w14:paraId="591BDEB7" w14:textId="77777777" w:rsidR="00217EE9" w:rsidRDefault="00217EE9" w:rsidP="00217EE9">
      <w:pPr>
        <w:pStyle w:val="CommentText"/>
      </w:pPr>
      <w:r>
        <w:rPr>
          <w:rStyle w:val="CommentReference"/>
        </w:rPr>
        <w:annotationRef/>
      </w:r>
      <w:r>
        <w:rPr>
          <w:lang w:val="en-GB"/>
        </w:rPr>
        <w:t xml:space="preserve">Legal: </w:t>
      </w:r>
      <w:r>
        <w:t>metered data administrator’ means a party responsible for storing validated historical metering and consumption data and distributing these data to final customers and/or eligible parties; IT SEEMS that "metered data" shall cover any and all kinds of data, correct? Is there a definition somewhere?</w:t>
      </w:r>
    </w:p>
  </w:comment>
  <w:comment w:id="1114" w:author="Fernando Dominguez" w:date="2025-11-05T15:44:00Z" w:initials="FD">
    <w:p w14:paraId="3DE77478" w14:textId="77777777" w:rsidR="008A3A09" w:rsidRDefault="008A3A09" w:rsidP="008A3A09">
      <w:pPr>
        <w:pStyle w:val="CommentText"/>
      </w:pPr>
      <w:r>
        <w:rPr>
          <w:rStyle w:val="CommentReference"/>
        </w:rPr>
        <w:annotationRef/>
      </w:r>
      <w:r>
        <w:t>Legal: And to the calculated data administrator as well? Or how does that party get the data?</w:t>
      </w:r>
    </w:p>
  </w:comment>
  <w:comment w:id="1115" w:author="Lorena Garcia Lorenzo" w:date="2025-10-14T15:26:00Z" w:initials="LG">
    <w:p w14:paraId="1A3BC9A8" w14:textId="57B97DA5" w:rsidR="00434E9B" w:rsidRDefault="00911759" w:rsidP="00434E9B">
      <w:pPr>
        <w:pStyle w:val="CommentText"/>
      </w:pPr>
      <w:r>
        <w:rPr>
          <w:rStyle w:val="CommentReference"/>
        </w:rPr>
        <w:annotationRef/>
      </w:r>
      <w:r w:rsidR="00434E9B">
        <w:t>EC: To define including who validates it and how</w:t>
      </w:r>
    </w:p>
  </w:comment>
  <w:comment w:id="1117" w:author="Fernando Dominguez" w:date="2025-10-21T09:06:00Z" w:initials="FD">
    <w:p w14:paraId="5252F4DA" w14:textId="77777777" w:rsidR="00F73A97" w:rsidRDefault="00F73A97" w:rsidP="00F73A97">
      <w:pPr>
        <w:pStyle w:val="CommentText"/>
      </w:pPr>
      <w:r>
        <w:rPr>
          <w:rStyle w:val="CommentReference"/>
        </w:rPr>
        <w:annotationRef/>
      </w:r>
      <w:r>
        <w:rPr>
          <w:lang w:val="en-GB"/>
        </w:rPr>
        <w:t xml:space="preserve">Legal: </w:t>
      </w:r>
      <w:r>
        <w:rPr>
          <w:lang w:val="nl-BE"/>
        </w:rPr>
        <w:t>Is this the correct term?</w:t>
      </w:r>
    </w:p>
  </w:comment>
  <w:comment w:id="1118" w:author="Paul de Wit" w:date="2025-05-14T23:25:00Z" w:initials="PW">
    <w:p w14:paraId="73E8C400" w14:textId="255095EE" w:rsidR="00331AF6" w:rsidRDefault="00331AF6">
      <w:pPr>
        <w:pStyle w:val="CommentText"/>
      </w:pPr>
      <w:r>
        <w:rPr>
          <w:rStyle w:val="CommentReference"/>
        </w:rPr>
        <w:annotationRef/>
      </w:r>
      <w:r w:rsidRPr="60DCD726">
        <w:t>See considerations about: customers should have access to all relevant data (DMD, Calculated etc.) as mandated by (EU)2019/944 Art. 13 and (EU)2019/943 Art. 7b par 3.</w:t>
      </w:r>
    </w:p>
    <w:p w14:paraId="5837805B" w14:textId="2CCA73F8" w:rsidR="00331AF6" w:rsidRDefault="00331AF6">
      <w:pPr>
        <w:pStyle w:val="CommentText"/>
      </w:pPr>
    </w:p>
    <w:p w14:paraId="4EC10014" w14:textId="35419E95" w:rsidR="00331AF6" w:rsidRDefault="00331AF6">
      <w:pPr>
        <w:pStyle w:val="CommentText"/>
      </w:pPr>
      <w:r w:rsidRPr="2B89C1ED">
        <w:t>This applies at least to the "calculated data administrator", "dedicated measurement device data administrator", "near real-time metered data administrator"</w:t>
      </w:r>
    </w:p>
    <w:p w14:paraId="56D126B8" w14:textId="47B50592" w:rsidR="00331AF6" w:rsidRDefault="00331AF6">
      <w:pPr>
        <w:pStyle w:val="CommentText"/>
      </w:pPr>
    </w:p>
    <w:p w14:paraId="4B5F2E91" w14:textId="6C1C0B5F" w:rsidR="00331AF6" w:rsidRDefault="00331AF6">
      <w:pPr>
        <w:pStyle w:val="CommentText"/>
      </w:pPr>
    </w:p>
  </w:comment>
  <w:comment w:id="1119" w:author="Enrica Sama" w:date="2025-11-05T17:50:00Z" w:initials="ES">
    <w:p w14:paraId="19DC0DF1" w14:textId="474C5E05" w:rsidR="008A7BE4" w:rsidRDefault="008A7BE4">
      <w:pPr>
        <w:pStyle w:val="CommentText"/>
      </w:pPr>
      <w:r>
        <w:rPr>
          <w:rStyle w:val="CommentReference"/>
        </w:rPr>
        <w:annotationRef/>
      </w:r>
      <w:r w:rsidRPr="3AC706C1">
        <w:t>Receive from/request to who?</w:t>
      </w:r>
    </w:p>
  </w:comment>
  <w:comment w:id="1121" w:author="Lorena Garcia Lorenzo" w:date="2025-10-14T15:27:00Z" w:initials="LG">
    <w:p w14:paraId="380004FD" w14:textId="77777777" w:rsidR="00434E9B" w:rsidRDefault="003A6376" w:rsidP="00434E9B">
      <w:pPr>
        <w:pStyle w:val="CommentText"/>
      </w:pPr>
      <w:r>
        <w:rPr>
          <w:rStyle w:val="CommentReference"/>
        </w:rPr>
        <w:annotationRef/>
      </w:r>
      <w:r w:rsidR="00434E9B">
        <w:t>EC: To define including who validates it and how</w:t>
      </w:r>
    </w:p>
  </w:comment>
  <w:comment w:id="1147" w:author="Paul de Wit" w:date="2025-11-01T18:01:00Z" w:initials="PW">
    <w:p w14:paraId="1E67252D" w14:textId="126C3882" w:rsidR="0063623B" w:rsidRDefault="0063623B">
      <w:pPr>
        <w:pStyle w:val="CommentText"/>
      </w:pPr>
      <w:r>
        <w:rPr>
          <w:rStyle w:val="CommentReference"/>
        </w:rPr>
        <w:annotationRef/>
      </w:r>
      <w:r w:rsidRPr="00EB2EE5">
        <w:t>This is OK it refers to IR (EU) 2023/1162</w:t>
      </w:r>
    </w:p>
  </w:comment>
  <w:comment w:id="1150" w:author="Lorena Garcia Lorenzo" w:date="2025-10-14T15:28:00Z" w:initials="LG">
    <w:p w14:paraId="5BC9BF91" w14:textId="77777777" w:rsidR="00434E9B" w:rsidRDefault="00961AFD" w:rsidP="00434E9B">
      <w:pPr>
        <w:pStyle w:val="CommentText"/>
      </w:pPr>
      <w:r>
        <w:rPr>
          <w:rStyle w:val="CommentReference"/>
        </w:rPr>
        <w:annotationRef/>
      </w:r>
      <w:r w:rsidR="00434E9B">
        <w:t>EC: Same here - to define including who validates it and how</w:t>
      </w:r>
    </w:p>
  </w:comment>
  <w:comment w:id="1151" w:author="Paul de Wit" w:date="2025-11-01T17:52:00Z" w:initials="PW">
    <w:p w14:paraId="55853FA4" w14:textId="789011E0" w:rsidR="0063623B" w:rsidRDefault="0063623B">
      <w:pPr>
        <w:pStyle w:val="CommentText"/>
      </w:pPr>
      <w:r>
        <w:rPr>
          <w:rStyle w:val="CommentReference"/>
        </w:rPr>
        <w:annotationRef/>
      </w:r>
      <w:r w:rsidRPr="045874F4">
        <w:t xml:space="preserve">I think here onlyvalidated DMD data should be made available to the final customer. This way the customer can check the bill of the SP. </w:t>
      </w:r>
    </w:p>
  </w:comment>
  <w:comment w:id="1153" w:author="Paul de Wit" w:date="2025-11-01T17:53:00Z" w:initials="PW">
    <w:p w14:paraId="74B2C79D" w14:textId="5F71E91F" w:rsidR="0063623B" w:rsidRDefault="0063623B">
      <w:pPr>
        <w:pStyle w:val="CommentText"/>
      </w:pPr>
      <w:r>
        <w:rPr>
          <w:rStyle w:val="CommentReference"/>
        </w:rPr>
        <w:annotationRef/>
      </w:r>
      <w:r w:rsidRPr="24809C78">
        <w:t xml:space="preserve">Here also validated data. Otherwise the customer can't check the bill of the SP. </w:t>
      </w:r>
    </w:p>
  </w:comment>
  <w:comment w:id="1157" w:author="Paul de Wit" w:date="2025-11-01T18:02:00Z" w:initials="PW">
    <w:p w14:paraId="03F53261" w14:textId="5305C490" w:rsidR="0063623B" w:rsidRDefault="0063623B">
      <w:pPr>
        <w:pStyle w:val="CommentText"/>
      </w:pPr>
      <w:r>
        <w:rPr>
          <w:rStyle w:val="CommentReference"/>
        </w:rPr>
        <w:annotationRef/>
      </w:r>
      <w:r w:rsidRPr="107DA6FB">
        <w:t>Is OK (the definition of (EU) 2023/1162 is OK.)</w:t>
      </w:r>
    </w:p>
  </w:comment>
  <w:comment w:id="1163" w:author="Paul de Wit" w:date="2025-11-01T18:04:00Z" w:initials="PW">
    <w:p w14:paraId="2271DCF0" w14:textId="7E634BDE" w:rsidR="0063623B" w:rsidRDefault="0063623B">
      <w:pPr>
        <w:pStyle w:val="CommentText"/>
      </w:pPr>
      <w:r>
        <w:rPr>
          <w:rStyle w:val="CommentReference"/>
        </w:rPr>
        <w:annotationRef/>
      </w:r>
      <w:r w:rsidRPr="0B37AD10">
        <w:t>The data access log and the validated data is already covered.</w:t>
      </w:r>
    </w:p>
  </w:comment>
  <w:comment w:id="1224" w:author="Lorena Garcia Lorenzo" w:date="2025-10-14T15:28:00Z" w:initials="LG">
    <w:p w14:paraId="659489E1" w14:textId="77777777" w:rsidR="00434E9B" w:rsidRDefault="005F725D" w:rsidP="00434E9B">
      <w:pPr>
        <w:pStyle w:val="CommentText"/>
      </w:pPr>
      <w:r>
        <w:rPr>
          <w:rStyle w:val="CommentReference"/>
        </w:rPr>
        <w:annotationRef/>
      </w:r>
      <w:r w:rsidR="00434E9B">
        <w:t>EC: ‘dedicated’ as for 'D' of the DMDs or for other reason ‘dedicated’ (as having only this responsibility)</w:t>
      </w:r>
    </w:p>
  </w:comment>
  <w:comment w:id="1225" w:author="DO Giao" w:date="2025-10-23T18:12:00Z" w:initials="DG">
    <w:p w14:paraId="4BD423CA" w14:textId="16F908FA" w:rsidR="00E75976" w:rsidRDefault="00E75976">
      <w:pPr>
        <w:pStyle w:val="CommentText"/>
      </w:pPr>
      <w:r>
        <w:rPr>
          <w:rStyle w:val="CommentReference"/>
        </w:rPr>
        <w:annotationRef/>
      </w:r>
      <w:r w:rsidRPr="0934915E">
        <w:t>It was a wrong copy-paste.</w:t>
      </w:r>
    </w:p>
  </w:comment>
  <w:comment w:id="1266" w:author="Enrica Sama" w:date="2025-11-05T17:49:00Z" w:initials="ES">
    <w:p w14:paraId="1C16BA8F" w14:textId="18665A35" w:rsidR="008A7BE4" w:rsidRDefault="008A7BE4">
      <w:pPr>
        <w:pStyle w:val="CommentText"/>
      </w:pPr>
      <w:r>
        <w:rPr>
          <w:rStyle w:val="CommentReference"/>
        </w:rPr>
        <w:annotationRef/>
      </w:r>
      <w:r w:rsidRPr="77C27B1F">
        <w:t>Which information? From who??</w:t>
      </w:r>
    </w:p>
  </w:comment>
  <w:comment w:id="1275" w:author="Fernando Dominguez" w:date="2025-09-01T10:50:00Z" w:initials="FD">
    <w:p w14:paraId="6581FFF4" w14:textId="0ADE529A" w:rsidR="000F683C" w:rsidRDefault="000F683C" w:rsidP="000F683C">
      <w:pPr>
        <w:pStyle w:val="CommentText"/>
      </w:pPr>
      <w:r>
        <w:rPr>
          <w:rStyle w:val="CommentReference"/>
        </w:rPr>
        <w:annotationRef/>
      </w:r>
      <w:r>
        <w:rPr>
          <w:lang w:val="en-GB"/>
        </w:rPr>
        <w:t>We need to define who will trigger the action (here and in verification).</w:t>
      </w:r>
    </w:p>
  </w:comment>
  <w:comment w:id="1276" w:author="DO Giao" w:date="2025-10-23T18:14:00Z" w:initials="DG">
    <w:p w14:paraId="0ACC033D" w14:textId="58D720D2" w:rsidR="00E75976" w:rsidRDefault="00E75976">
      <w:pPr>
        <w:pStyle w:val="CommentText"/>
      </w:pPr>
      <w:r>
        <w:rPr>
          <w:rStyle w:val="CommentReference"/>
        </w:rPr>
        <w:annotationRef/>
      </w:r>
      <w:r w:rsidRPr="7BC76249">
        <w:t>It is in the pre-conditions</w:t>
      </w:r>
    </w:p>
  </w:comment>
  <w:comment w:id="1277" w:author="Fernando Dominguez" w:date="2025-09-01T10:01:00Z" w:initials="FD">
    <w:p w14:paraId="79DA37FF" w14:textId="77777777" w:rsidR="004E02C1" w:rsidRDefault="004E02C1" w:rsidP="004E02C1">
      <w:pPr>
        <w:pStyle w:val="CommentText"/>
      </w:pPr>
      <w:r>
        <w:rPr>
          <w:rStyle w:val="CommentReference"/>
        </w:rPr>
        <w:annotationRef/>
      </w:r>
      <w:r>
        <w:rPr>
          <w:lang w:val="en-GB"/>
        </w:rPr>
        <w:t>Would it require authorisation of the SO?</w:t>
      </w:r>
    </w:p>
  </w:comment>
  <w:comment w:id="1278" w:author="DO Giao" w:date="2025-10-29T12:39:00Z" w:initials="DG">
    <w:p w14:paraId="34B5CB17" w14:textId="30215F1F" w:rsidR="004E2367" w:rsidRDefault="004E2367">
      <w:pPr>
        <w:pStyle w:val="CommentText"/>
      </w:pPr>
      <w:r>
        <w:rPr>
          <w:rStyle w:val="CommentReference"/>
        </w:rPr>
        <w:annotationRef/>
      </w:r>
      <w:r w:rsidRPr="78EDB413">
        <w:t>the impacted SOs and connecting SO are informed</w:t>
      </w:r>
    </w:p>
  </w:comment>
  <w:comment w:id="1280" w:author="Wojciech Lubczyński" w:date="2025-09-09T20:41:00Z" w:initials="WL">
    <w:p w14:paraId="236395DB" w14:textId="60B5A0CD" w:rsidR="0015762C" w:rsidRDefault="0015762C">
      <w:pPr>
        <w:pStyle w:val="CommentText"/>
      </w:pPr>
      <w:r>
        <w:rPr>
          <w:rStyle w:val="CommentReference"/>
        </w:rPr>
        <w:annotationRef/>
      </w:r>
      <w:r w:rsidRPr="087EFF27">
        <w:t>Who is responsible for initiating Grid PQ? Grid PQ should be run in parallel with product verification.</w:t>
      </w:r>
    </w:p>
  </w:comment>
  <w:comment w:id="1281" w:author="DO Giao" w:date="2025-10-23T10:07:00Z" w:initials="DG">
    <w:p w14:paraId="383CD657" w14:textId="75E82B64" w:rsidR="00A32B20" w:rsidRDefault="00A32B20">
      <w:pPr>
        <w:pStyle w:val="CommentText"/>
      </w:pPr>
      <w:r>
        <w:rPr>
          <w:rStyle w:val="CommentReference"/>
        </w:rPr>
        <w:annotationRef/>
      </w:r>
      <w:r w:rsidRPr="6D80A292">
        <w:t>preconditions</w:t>
      </w:r>
    </w:p>
  </w:comment>
  <w:comment w:id="1283" w:author="Paul de Wit" w:date="2025-09-10T15:38:00Z" w:initials="PW">
    <w:p w14:paraId="5FCE64E9" w14:textId="6526A255" w:rsidR="00F1662D" w:rsidRDefault="00F1662D">
      <w:pPr>
        <w:pStyle w:val="CommentText"/>
      </w:pPr>
      <w:r>
        <w:rPr>
          <w:rStyle w:val="CommentReference"/>
        </w:rPr>
        <w:annotationRef/>
      </w:r>
      <w:r w:rsidRPr="40B0072E">
        <w:t>Rephrase</w:t>
      </w:r>
    </w:p>
  </w:comment>
  <w:comment w:id="1290" w:author="Wojciech Lubczyński" w:date="2025-09-09T20:48:00Z" w:initials="WL">
    <w:p w14:paraId="4E082FE9" w14:textId="5D422408" w:rsidR="0015762C" w:rsidRDefault="0015762C">
      <w:pPr>
        <w:pStyle w:val="CommentText"/>
      </w:pPr>
      <w:r>
        <w:rPr>
          <w:rStyle w:val="CommentReference"/>
        </w:rPr>
        <w:annotationRef/>
      </w:r>
      <w:r w:rsidRPr="4D473110">
        <w:t>What is the purpose of this here, in this role? Testing facilities can also be related to other roles.</w:t>
      </w:r>
    </w:p>
  </w:comment>
  <w:comment w:id="1291" w:author="Paul de Wit" w:date="2025-09-10T15:45:00Z" w:initials="PW">
    <w:p w14:paraId="1D4490E5" w14:textId="26ADB79F" w:rsidR="00F1662D" w:rsidRDefault="00F1662D">
      <w:pPr>
        <w:pStyle w:val="CommentText"/>
      </w:pPr>
      <w:r>
        <w:rPr>
          <w:rStyle w:val="CommentReference"/>
        </w:rPr>
        <w:annotationRef/>
      </w:r>
      <w:r w:rsidRPr="398108E7">
        <w:t>To be discussed later</w:t>
      </w:r>
    </w:p>
  </w:comment>
  <w:comment w:id="1292" w:author="DO Giao" w:date="2025-11-04T15:33:00Z" w:initials="DG">
    <w:p w14:paraId="04A53B17" w14:textId="4616F9FD" w:rsidR="00735CF0" w:rsidRDefault="00735CF0">
      <w:pPr>
        <w:pStyle w:val="CommentText"/>
      </w:pPr>
      <w:r>
        <w:rPr>
          <w:rStyle w:val="CommentReference"/>
        </w:rPr>
        <w:annotationRef/>
      </w:r>
      <w:r w:rsidRPr="2F6F78D1">
        <w:t>The group point of view is not to require this testing facilities at this stage because we (also NCDR) never mention any IT tool/structure to store the temporary limits. We leave it at the national discretion</w:t>
      </w:r>
    </w:p>
  </w:comment>
  <w:comment w:id="1312" w:author="Wojciech Lubczyński" w:date="2025-09-09T20:50:00Z" w:initials="WL">
    <w:p w14:paraId="49A52A45" w14:textId="5F9BF9D9" w:rsidR="0015762C" w:rsidRDefault="0015762C">
      <w:pPr>
        <w:pStyle w:val="CommentText"/>
      </w:pPr>
      <w:r>
        <w:rPr>
          <w:rStyle w:val="CommentReference"/>
        </w:rPr>
        <w:annotationRef/>
      </w:r>
      <w:r w:rsidRPr="66334BF4">
        <w:t xml:space="preserve">The request is missing </w:t>
      </w:r>
    </w:p>
  </w:comment>
  <w:comment w:id="1313" w:author="DO Giao" w:date="2025-09-16T13:54:00Z" w:initials="DG">
    <w:p w14:paraId="609219B3" w14:textId="31871EE0" w:rsidR="000D46C4" w:rsidRDefault="000D46C4">
      <w:pPr>
        <w:pStyle w:val="CommentText"/>
      </w:pPr>
      <w:r>
        <w:rPr>
          <w:rStyle w:val="CommentReference"/>
        </w:rPr>
        <w:annotationRef/>
      </w:r>
      <w:r w:rsidRPr="3E6A7E7F">
        <w:t>Typo corrected</w:t>
      </w:r>
    </w:p>
  </w:comment>
  <w:comment w:id="1337" w:author="Enrica Sama" w:date="2025-11-05T17:46:00Z" w:initials="ES">
    <w:p w14:paraId="1F38B694" w14:textId="7A642C47" w:rsidR="008A7BE4" w:rsidRDefault="008A7BE4">
      <w:pPr>
        <w:pStyle w:val="CommentText"/>
      </w:pPr>
      <w:r>
        <w:rPr>
          <w:rStyle w:val="CommentReference"/>
        </w:rPr>
        <w:annotationRef/>
      </w:r>
      <w:r w:rsidRPr="5B3208B8">
        <w:t>Shouldn’t this step be listed before the validation of the bid?</w:t>
      </w:r>
    </w:p>
  </w:comment>
  <w:comment w:id="1358" w:author="Enrica Sama" w:date="2025-11-05T17:47:00Z" w:initials="ES">
    <w:p w14:paraId="7825760A" w14:textId="4C50AD89" w:rsidR="008A7BE4" w:rsidRDefault="008A7BE4">
      <w:pPr>
        <w:pStyle w:val="CommentText"/>
      </w:pPr>
      <w:r>
        <w:rPr>
          <w:rStyle w:val="CommentReference"/>
        </w:rPr>
        <w:annotationRef/>
      </w:r>
      <w:r w:rsidRPr="1D73341D">
        <w:t>What do we mean here for ‘’related information’’?</w:t>
      </w:r>
    </w:p>
  </w:comment>
  <w:comment w:id="1365" w:author="Enrica Sama" w:date="2025-11-05T17:45:00Z" w:initials="ES">
    <w:p w14:paraId="35FADEBE" w14:textId="62EDC73C" w:rsidR="008A7BE4" w:rsidRDefault="008A7BE4">
      <w:pPr>
        <w:pStyle w:val="CommentText"/>
      </w:pPr>
      <w:r>
        <w:rPr>
          <w:rStyle w:val="CommentReference"/>
        </w:rPr>
        <w:annotationRef/>
      </w:r>
      <w:r w:rsidRPr="76919F2E">
        <w:t>Considering the latest changes in the IR CS, I guess here we should say ‘’</w:t>
      </w:r>
      <w:r w:rsidRPr="4A640BF7">
        <w:rPr>
          <w:i/>
          <w:iCs/>
        </w:rPr>
        <w:t>provide to ENTSO-E and EU DSO Entity</w:t>
      </w:r>
      <w:r w:rsidRPr="47F60DBB">
        <w:t>’’</w:t>
      </w:r>
    </w:p>
  </w:comment>
  <w:comment w:id="1373" w:author="Wojciech Lubczyński" w:date="2025-09-09T20:58:00Z" w:initials="WL">
    <w:p w14:paraId="5B48444F" w14:textId="4EBB837F" w:rsidR="0015762C" w:rsidRDefault="0015762C">
      <w:pPr>
        <w:pStyle w:val="CommentText"/>
      </w:pPr>
      <w:r>
        <w:rPr>
          <w:rStyle w:val="CommentReference"/>
        </w:rPr>
        <w:annotationRef/>
      </w:r>
      <w:r w:rsidRPr="06BBD3A7">
        <w:t>and 45</w:t>
      </w:r>
    </w:p>
  </w:comment>
  <w:comment w:id="1379" w:author="Enrica Sama" w:date="2025-11-05T17:44:00Z" w:initials="ES">
    <w:p w14:paraId="13491E1D" w14:textId="45E8B0AE" w:rsidR="008A7BE4" w:rsidRDefault="008A7BE4">
      <w:pPr>
        <w:pStyle w:val="CommentText"/>
      </w:pPr>
      <w:r>
        <w:rPr>
          <w:rStyle w:val="CommentReference"/>
        </w:rPr>
        <w:annotationRef/>
      </w:r>
      <w:r w:rsidRPr="0B08677A">
        <w:t>see comment above</w:t>
      </w:r>
    </w:p>
  </w:comment>
  <w:comment w:id="1392" w:author="Enrica Sama" w:date="2025-11-05T17:43:00Z" w:initials="ES">
    <w:p w14:paraId="70EA41BD" w14:textId="42F7672A" w:rsidR="008A7BE4" w:rsidRDefault="008A7BE4">
      <w:pPr>
        <w:pStyle w:val="CommentText"/>
      </w:pPr>
      <w:r>
        <w:rPr>
          <w:rStyle w:val="CommentReference"/>
        </w:rPr>
        <w:annotationRef/>
      </w:r>
      <w:r w:rsidRPr="4DA56D5D">
        <w:t>Considering the changes introduced in the IR CS, I guess that here we should say: ‘’</w:t>
      </w:r>
      <w:r w:rsidRPr="73C102F3">
        <w:rPr>
          <w:i/>
          <w:iCs/>
        </w:rPr>
        <w:t>ENTSO-E and EU SO Entity shall develop and make publicly available a guidance…</w:t>
      </w:r>
      <w:r w:rsidRPr="4937D2D1">
        <w:t>’’</w:t>
      </w:r>
    </w:p>
  </w:comment>
  <w:comment w:id="1394" w:author="Wojciech Lubczyński" w:date="2025-09-09T21:12:00Z" w:initials="WL">
    <w:p w14:paraId="29EE5718" w14:textId="4878DDAB" w:rsidR="0015762C" w:rsidRDefault="0015762C">
      <w:pPr>
        <w:pStyle w:val="CommentText"/>
      </w:pPr>
      <w:r>
        <w:rPr>
          <w:rStyle w:val="CommentReference"/>
        </w:rPr>
        <w:annotationRef/>
      </w:r>
      <w:r w:rsidRPr="7CDB6F62">
        <w:t>This term should refer to the events in legislative process, including implementation of national terms and conditions and not to exact dates</w:t>
      </w:r>
    </w:p>
  </w:comment>
  <w:comment w:id="1395" w:author="Paul de Wit" w:date="2025-09-10T16:00:00Z" w:initials="PW">
    <w:p w14:paraId="4C700DAB" w14:textId="46DEBDD0" w:rsidR="00F1662D" w:rsidRDefault="00F1662D">
      <w:pPr>
        <w:pStyle w:val="CommentText"/>
      </w:pPr>
      <w:r>
        <w:rPr>
          <w:rStyle w:val="CommentReference"/>
        </w:rPr>
        <w:annotationRef/>
      </w:r>
      <w:r w:rsidRPr="7A29D043">
        <w:t>This is been taken care of in Art 18(3)</w:t>
      </w:r>
    </w:p>
  </w:comment>
  <w:comment w:id="1396" w:author="Wojciech Lubczyński" w:date="2025-11-01T20:28:00Z" w:initials="WL">
    <w:p w14:paraId="56A2DF90" w14:textId="0556BE3F" w:rsidR="0063623B" w:rsidRDefault="0063623B">
      <w:pPr>
        <w:pStyle w:val="CommentText"/>
      </w:pPr>
      <w:r>
        <w:rPr>
          <w:rStyle w:val="CommentReference"/>
        </w:rPr>
        <w:annotationRef/>
      </w:r>
      <w:r w:rsidRPr="79C7D5C6">
        <w:t>There is  no Art.18(3) in Part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B547AE" w15:done="1"/>
  <w15:commentEx w15:paraId="43C2A5D8" w15:paraIdParent="4AB547AE" w15:done="1"/>
  <w15:commentEx w15:paraId="7D437FBE" w15:paraIdParent="4AB547AE" w15:done="1"/>
  <w15:commentEx w15:paraId="6C7BBA22" w15:done="1"/>
  <w15:commentEx w15:paraId="54BAE383" w15:done="0"/>
  <w15:commentEx w15:paraId="2DE724D0" w15:paraIdParent="54BAE383" w15:done="0"/>
  <w15:commentEx w15:paraId="7F62C02A" w15:done="1"/>
  <w15:commentEx w15:paraId="2D0C7D96" w15:done="1"/>
  <w15:commentEx w15:paraId="6D3A2CAD" w15:done="1"/>
  <w15:commentEx w15:paraId="0278A41B" w15:paraIdParent="6D3A2CAD" w15:done="1"/>
  <w15:commentEx w15:paraId="6BC3128F" w15:done="1"/>
  <w15:commentEx w15:paraId="091F5545" w15:done="1"/>
  <w15:commentEx w15:paraId="3C06E4E1" w15:paraIdParent="091F5545" w15:done="1"/>
  <w15:commentEx w15:paraId="74D3288D" w15:done="1"/>
  <w15:commentEx w15:paraId="20C3450E" w15:paraIdParent="74D3288D" w15:done="1"/>
  <w15:commentEx w15:paraId="59613D3E" w15:done="1"/>
  <w15:commentEx w15:paraId="348EE649" w15:done="1"/>
  <w15:commentEx w15:paraId="580DE89E" w15:done="0"/>
  <w15:commentEx w15:paraId="6B9AA255" w15:done="1"/>
  <w15:commentEx w15:paraId="50EAE700" w15:done="0"/>
  <w15:commentEx w15:paraId="3AE35122" w15:done="1"/>
  <w15:commentEx w15:paraId="66EAFD80" w15:paraIdParent="3AE35122" w15:done="1"/>
  <w15:commentEx w15:paraId="7F73CFEF" w15:done="1"/>
  <w15:commentEx w15:paraId="18FD0886" w15:paraIdParent="7F73CFEF" w15:done="1"/>
  <w15:commentEx w15:paraId="3E3CCA88" w15:paraIdParent="7F73CFEF" w15:done="1"/>
  <w15:commentEx w15:paraId="3D3292AE" w15:done="1"/>
  <w15:commentEx w15:paraId="5831FDCB" w15:paraIdParent="3D3292AE" w15:done="1"/>
  <w15:commentEx w15:paraId="5847F0DD" w15:done="1"/>
  <w15:commentEx w15:paraId="6DBCE4A7" w15:paraIdParent="5847F0DD" w15:done="1"/>
  <w15:commentEx w15:paraId="06AD94DC" w15:done="1"/>
  <w15:commentEx w15:paraId="2896A7D6" w15:paraIdParent="06AD94DC" w15:done="1"/>
  <w15:commentEx w15:paraId="3E595AEB" w15:done="1"/>
  <w15:commentEx w15:paraId="4DB8661D" w15:done="1"/>
  <w15:commentEx w15:paraId="051155BA" w15:done="1"/>
  <w15:commentEx w15:paraId="671F07E1" w15:paraIdParent="051155BA" w15:done="1"/>
  <w15:commentEx w15:paraId="0C6A0B78" w15:done="1"/>
  <w15:commentEx w15:paraId="13C666BE" w15:paraIdParent="0C6A0B78" w15:done="1"/>
  <w15:commentEx w15:paraId="7865A97E" w15:done="1"/>
  <w15:commentEx w15:paraId="50D47B2C" w15:paraIdParent="7865A97E" w15:done="1"/>
  <w15:commentEx w15:paraId="55343BF7" w15:done="0"/>
  <w15:commentEx w15:paraId="7F8CD48F" w15:paraIdParent="55343BF7" w15:done="0"/>
  <w15:commentEx w15:paraId="0C6620FB" w15:done="1"/>
  <w15:commentEx w15:paraId="6147ECF8" w15:paraIdParent="0C6620FB" w15:done="1"/>
  <w15:commentEx w15:paraId="6E1E53CE" w15:done="1"/>
  <w15:commentEx w15:paraId="6DE35503" w15:paraIdParent="6E1E53CE" w15:done="1"/>
  <w15:commentEx w15:paraId="720590CB" w15:done="1"/>
  <w15:commentEx w15:paraId="32A4C94A" w15:paraIdParent="720590CB" w15:done="1"/>
  <w15:commentEx w15:paraId="43DB4C8B" w15:done="1"/>
  <w15:commentEx w15:paraId="3EB445CE" w15:paraIdParent="43DB4C8B" w15:done="1"/>
  <w15:commentEx w15:paraId="07266DF5" w15:done="1"/>
  <w15:commentEx w15:paraId="49680FF1" w15:done="1"/>
  <w15:commentEx w15:paraId="7BA863FD" w15:paraIdParent="49680FF1" w15:done="1"/>
  <w15:commentEx w15:paraId="26023D39" w15:done="1"/>
  <w15:commentEx w15:paraId="2FBBDABD" w15:paraIdParent="26023D39" w15:done="1"/>
  <w15:commentEx w15:paraId="2C830556" w15:done="1"/>
  <w15:commentEx w15:paraId="39706C4A" w15:done="1"/>
  <w15:commentEx w15:paraId="020224DD" w15:done="1"/>
  <w15:commentEx w15:paraId="1325D1AB" w15:done="1"/>
  <w15:commentEx w15:paraId="0D925BC9" w15:done="1"/>
  <w15:commentEx w15:paraId="78D64333" w15:done="0"/>
  <w15:commentEx w15:paraId="31997A38" w15:done="1"/>
  <w15:commentEx w15:paraId="1BEC449C" w15:done="1"/>
  <w15:commentEx w15:paraId="1D3D696F" w15:paraIdParent="1BEC449C" w15:done="1"/>
  <w15:commentEx w15:paraId="252F2031" w15:done="1"/>
  <w15:commentEx w15:paraId="40346234" w15:paraIdParent="252F2031" w15:done="1"/>
  <w15:commentEx w15:paraId="4C8B6D93" w15:done="1"/>
  <w15:commentEx w15:paraId="053BA644" w15:done="1"/>
  <w15:commentEx w15:paraId="07A40FCD" w15:paraIdParent="053BA644" w15:done="1"/>
  <w15:commentEx w15:paraId="249E14E2" w15:done="1"/>
  <w15:commentEx w15:paraId="3D83139D" w15:paraIdParent="249E14E2" w15:done="1"/>
  <w15:commentEx w15:paraId="6ECC0DC3" w15:done="1"/>
  <w15:commentEx w15:paraId="55C75A23" w15:done="1"/>
  <w15:commentEx w15:paraId="3FBB7570" w15:done="1"/>
  <w15:commentEx w15:paraId="1D780313" w15:done="1"/>
  <w15:commentEx w15:paraId="28D1DC92" w15:done="1"/>
  <w15:commentEx w15:paraId="045FA69F" w15:done="1"/>
  <w15:commentEx w15:paraId="5DFE3ED3" w15:done="0"/>
  <w15:commentEx w15:paraId="164E425D" w15:paraIdParent="5DFE3ED3" w15:done="0"/>
  <w15:commentEx w15:paraId="53189D35" w15:done="1"/>
  <w15:commentEx w15:paraId="6534203A" w15:done="1"/>
  <w15:commentEx w15:paraId="69ECF206" w15:done="1"/>
  <w15:commentEx w15:paraId="563CE780" w15:done="1"/>
  <w15:commentEx w15:paraId="1FB8A60E" w15:paraIdParent="563CE780" w15:done="1"/>
  <w15:commentEx w15:paraId="2F58249B" w15:done="0"/>
  <w15:commentEx w15:paraId="345C8010" w15:paraIdParent="2F58249B" w15:done="0"/>
  <w15:commentEx w15:paraId="41CEB1CF" w15:paraIdParent="2F58249B" w15:done="0"/>
  <w15:commentEx w15:paraId="48874D6C" w15:paraIdParent="2F58249B" w15:done="0"/>
  <w15:commentEx w15:paraId="4146724F" w15:done="1"/>
  <w15:commentEx w15:paraId="674629AD" w15:paraIdParent="4146724F" w15:done="1"/>
  <w15:commentEx w15:paraId="3ACF2F68" w15:paraIdParent="4146724F" w15:done="1"/>
  <w15:commentEx w15:paraId="67AC0E57" w15:done="0"/>
  <w15:commentEx w15:paraId="41657EBC" w15:done="1"/>
  <w15:commentEx w15:paraId="0D38C7C1" w15:done="1"/>
  <w15:commentEx w15:paraId="5E2307A6" w15:paraIdParent="0D38C7C1" w15:done="1"/>
  <w15:commentEx w15:paraId="5B116512" w15:done="1"/>
  <w15:commentEx w15:paraId="0AE676C9" w15:done="1"/>
  <w15:commentEx w15:paraId="31FE3BA3" w15:done="1"/>
  <w15:commentEx w15:paraId="5AB920E8" w15:done="1"/>
  <w15:commentEx w15:paraId="50798785" w15:done="1"/>
  <w15:commentEx w15:paraId="4921B9C6" w15:done="1"/>
  <w15:commentEx w15:paraId="4285C684" w15:paraIdParent="4921B9C6" w15:done="1"/>
  <w15:commentEx w15:paraId="3EEAC935" w15:done="1"/>
  <w15:commentEx w15:paraId="557AB9BB" w15:paraIdParent="3EEAC935" w15:done="1"/>
  <w15:commentEx w15:paraId="3D908B94" w15:done="1"/>
  <w15:commentEx w15:paraId="6D88B4EA" w15:paraIdParent="3D908B94" w15:done="1"/>
  <w15:commentEx w15:paraId="4AFA3787" w15:done="1"/>
  <w15:commentEx w15:paraId="67F5B11B" w15:paraIdParent="4AFA3787" w15:done="1"/>
  <w15:commentEx w15:paraId="75A7A209" w15:done="1"/>
  <w15:commentEx w15:paraId="2F798CBE" w15:done="1"/>
  <w15:commentEx w15:paraId="02A7F97A" w15:paraIdParent="2F798CBE" w15:done="1"/>
  <w15:commentEx w15:paraId="480E84BD" w15:paraIdParent="2F798CBE" w15:done="1"/>
  <w15:commentEx w15:paraId="5BDF0B35" w15:done="1"/>
  <w15:commentEx w15:paraId="5E3D2FAC" w15:paraIdParent="5BDF0B35" w15:done="1"/>
  <w15:commentEx w15:paraId="488EF7B0" w15:done="1"/>
  <w15:commentEx w15:paraId="2AD576B8" w15:done="1"/>
  <w15:commentEx w15:paraId="151DA5C1" w15:paraIdParent="2AD576B8" w15:done="1"/>
  <w15:commentEx w15:paraId="6E0E614D" w15:done="1"/>
  <w15:commentEx w15:paraId="75B286F8" w15:done="1"/>
  <w15:commentEx w15:paraId="0FF324AF" w15:done="1"/>
  <w15:commentEx w15:paraId="24B05577" w15:paraIdParent="0FF324AF" w15:done="1"/>
  <w15:commentEx w15:paraId="527E3D61" w15:done="1"/>
  <w15:commentEx w15:paraId="2A425317" w15:done="0"/>
  <w15:commentEx w15:paraId="4EA20CE0" w15:done="0"/>
  <w15:commentEx w15:paraId="2E4EB4C3" w15:done="1"/>
  <w15:commentEx w15:paraId="57B56A8D" w15:done="0"/>
  <w15:commentEx w15:paraId="10692284" w15:paraIdParent="57B56A8D" w15:done="0"/>
  <w15:commentEx w15:paraId="2911D226" w15:paraIdParent="57B56A8D" w15:done="0"/>
  <w15:commentEx w15:paraId="417CAC4E" w15:done="1"/>
  <w15:commentEx w15:paraId="1CC6D0AE" w15:done="1"/>
  <w15:commentEx w15:paraId="40C5A0AE" w15:done="1"/>
  <w15:commentEx w15:paraId="5886418A" w15:paraIdParent="40C5A0AE" w15:done="1"/>
  <w15:commentEx w15:paraId="79B3A5FD" w15:done="1"/>
  <w15:commentEx w15:paraId="46154189" w15:paraIdParent="79B3A5FD" w15:done="1"/>
  <w15:commentEx w15:paraId="4960A0AC" w15:done="1"/>
  <w15:commentEx w15:paraId="2DEC08CB" w15:paraIdParent="4960A0AC" w15:done="1"/>
  <w15:commentEx w15:paraId="2E043B11" w15:paraIdParent="4960A0AC" w15:done="1"/>
  <w15:commentEx w15:paraId="298D707A" w15:done="1"/>
  <w15:commentEx w15:paraId="2008AD29" w15:paraIdParent="298D707A" w15:done="1"/>
  <w15:commentEx w15:paraId="0B2D853D" w15:paraIdParent="298D707A" w15:done="1"/>
  <w15:commentEx w15:paraId="09D9F9E2" w15:done="0"/>
  <w15:commentEx w15:paraId="0A48A2DD" w15:done="1"/>
  <w15:commentEx w15:paraId="7AC8A8C5" w15:done="0"/>
  <w15:commentEx w15:paraId="3D2D8CB3" w15:done="0"/>
  <w15:commentEx w15:paraId="41EEF2C1" w15:done="0"/>
  <w15:commentEx w15:paraId="3B96602B" w15:done="0"/>
  <w15:commentEx w15:paraId="5C787493" w15:paraIdParent="3B96602B" w15:done="0"/>
  <w15:commentEx w15:paraId="0E000B3B" w15:done="0"/>
  <w15:commentEx w15:paraId="0F4B1AA0" w15:paraIdParent="0E000B3B" w15:done="0"/>
  <w15:commentEx w15:paraId="770BF2C1" w15:done="0"/>
  <w15:commentEx w15:paraId="23F28C23" w15:done="0"/>
  <w15:commentEx w15:paraId="59618D45" w15:paraIdParent="23F28C23" w15:done="0"/>
  <w15:commentEx w15:paraId="714F8FC0" w15:done="0"/>
  <w15:commentEx w15:paraId="1FE71B20" w15:done="0"/>
  <w15:commentEx w15:paraId="2C2579B6" w15:done="0"/>
  <w15:commentEx w15:paraId="1BBC4F49" w15:done="0"/>
  <w15:commentEx w15:paraId="176C5061" w15:paraIdParent="1BBC4F49" w15:done="0"/>
  <w15:commentEx w15:paraId="0BC642B7" w15:done="0"/>
  <w15:commentEx w15:paraId="74A30861" w15:paraIdParent="0BC642B7" w15:done="0"/>
  <w15:commentEx w15:paraId="63A09CBA" w15:done="1"/>
  <w15:commentEx w15:paraId="390AC47C" w15:done="1"/>
  <w15:commentEx w15:paraId="09ED27E3" w15:done="0"/>
  <w15:commentEx w15:paraId="58DE3C90" w15:paraIdParent="09ED27E3" w15:done="0"/>
  <w15:commentEx w15:paraId="6FC0EC1C" w15:done="0"/>
  <w15:commentEx w15:paraId="41308E34" w15:done="0"/>
  <w15:commentEx w15:paraId="2A302957" w15:done="1"/>
  <w15:commentEx w15:paraId="38A0B5D2" w15:paraIdParent="2A302957" w15:done="1"/>
  <w15:commentEx w15:paraId="0039554E" w15:done="0"/>
  <w15:commentEx w15:paraId="311FBC5D" w15:done="0"/>
  <w15:commentEx w15:paraId="486FAF3F" w15:done="0"/>
  <w15:commentEx w15:paraId="2D39DF19" w15:done="0"/>
  <w15:commentEx w15:paraId="29702FE9" w15:paraIdParent="2D39DF19" w15:done="0"/>
  <w15:commentEx w15:paraId="467E9EBD" w15:done="0"/>
  <w15:commentEx w15:paraId="44D2D561" w15:done="0"/>
  <w15:commentEx w15:paraId="43FFD470" w15:done="0"/>
  <w15:commentEx w15:paraId="25D92769" w15:done="0"/>
  <w15:commentEx w15:paraId="2C83F1F5" w15:done="0"/>
  <w15:commentEx w15:paraId="1DE256FE" w15:done="0"/>
  <w15:commentEx w15:paraId="6324EFD6" w15:done="0"/>
  <w15:commentEx w15:paraId="76169919" w15:done="0"/>
  <w15:commentEx w15:paraId="6B035FAC" w15:done="0"/>
  <w15:commentEx w15:paraId="2572E5D6" w15:done="0"/>
  <w15:commentEx w15:paraId="280F0047" w15:paraIdParent="2572E5D6" w15:done="0"/>
  <w15:commentEx w15:paraId="0F68303D" w15:done="0"/>
  <w15:commentEx w15:paraId="59CA5F69" w15:paraIdParent="0F68303D" w15:done="0"/>
  <w15:commentEx w15:paraId="59F70CE8" w15:done="0"/>
  <w15:commentEx w15:paraId="6201D30F" w15:paraIdParent="59F70CE8" w15:done="0"/>
  <w15:commentEx w15:paraId="27C46106" w15:done="0"/>
  <w15:commentEx w15:paraId="7FEB97F3" w15:paraIdParent="27C46106" w15:done="0"/>
  <w15:commentEx w15:paraId="513596F9" w15:done="0"/>
  <w15:commentEx w15:paraId="161B543D" w15:paraIdParent="513596F9" w15:done="0"/>
  <w15:commentEx w15:paraId="09A44C19" w15:done="0"/>
  <w15:commentEx w15:paraId="63624B51" w15:paraIdParent="09A44C19" w15:done="0"/>
  <w15:commentEx w15:paraId="43772A7A" w15:done="0"/>
  <w15:commentEx w15:paraId="73C1E9C8" w15:done="0"/>
  <w15:commentEx w15:paraId="591BDEB7" w15:done="0"/>
  <w15:commentEx w15:paraId="3DE77478" w15:done="0"/>
  <w15:commentEx w15:paraId="1A3BC9A8" w15:done="0"/>
  <w15:commentEx w15:paraId="5252F4DA" w15:done="0"/>
  <w15:commentEx w15:paraId="4B5F2E91" w15:done="0"/>
  <w15:commentEx w15:paraId="19DC0DF1" w15:done="0"/>
  <w15:commentEx w15:paraId="380004FD" w15:done="0"/>
  <w15:commentEx w15:paraId="1E67252D" w15:done="0"/>
  <w15:commentEx w15:paraId="5BC9BF91" w15:done="0"/>
  <w15:commentEx w15:paraId="55853FA4" w15:paraIdParent="5BC9BF91" w15:done="0"/>
  <w15:commentEx w15:paraId="74B2C79D" w15:done="0"/>
  <w15:commentEx w15:paraId="03F53261" w15:done="0"/>
  <w15:commentEx w15:paraId="2271DCF0" w15:done="0"/>
  <w15:commentEx w15:paraId="659489E1" w15:done="0"/>
  <w15:commentEx w15:paraId="4BD423CA" w15:paraIdParent="659489E1" w15:done="0"/>
  <w15:commentEx w15:paraId="1C16BA8F" w15:done="0"/>
  <w15:commentEx w15:paraId="6581FFF4" w15:done="0"/>
  <w15:commentEx w15:paraId="0ACC033D" w15:paraIdParent="6581FFF4" w15:done="0"/>
  <w15:commentEx w15:paraId="79DA37FF" w15:done="0"/>
  <w15:commentEx w15:paraId="34B5CB17" w15:paraIdParent="79DA37FF" w15:done="0"/>
  <w15:commentEx w15:paraId="236395DB" w15:done="1"/>
  <w15:commentEx w15:paraId="383CD657" w15:paraIdParent="236395DB" w15:done="1"/>
  <w15:commentEx w15:paraId="5FCE64E9" w15:done="0"/>
  <w15:commentEx w15:paraId="4E082FE9" w15:done="0"/>
  <w15:commentEx w15:paraId="1D4490E5" w15:paraIdParent="4E082FE9" w15:done="0"/>
  <w15:commentEx w15:paraId="04A53B17" w15:paraIdParent="4E082FE9" w15:done="0"/>
  <w15:commentEx w15:paraId="49A52A45" w15:done="1"/>
  <w15:commentEx w15:paraId="609219B3" w15:paraIdParent="49A52A45" w15:done="1"/>
  <w15:commentEx w15:paraId="1F38B694" w15:done="0"/>
  <w15:commentEx w15:paraId="7825760A" w15:done="0"/>
  <w15:commentEx w15:paraId="35FADEBE" w15:done="0"/>
  <w15:commentEx w15:paraId="5B48444F" w15:done="0"/>
  <w15:commentEx w15:paraId="13491E1D" w15:done="0"/>
  <w15:commentEx w15:paraId="70EA41BD" w15:done="0"/>
  <w15:commentEx w15:paraId="29EE5718" w15:done="0"/>
  <w15:commentEx w15:paraId="4C700DAB" w15:paraIdParent="29EE5718" w15:done="0"/>
  <w15:commentEx w15:paraId="56A2DF90" w15:paraIdParent="29EE57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847554" w16cex:dateUtc="2025-04-28T16:47:00Z"/>
  <w16cex:commentExtensible w16cex:durableId="7EF700EE" w16cex:dateUtc="2025-05-14T13:33:00Z"/>
  <w16cex:commentExtensible w16cex:durableId="68AD5991" w16cex:dateUtc="2025-11-05T16:43:00Z"/>
  <w16cex:commentExtensible w16cex:durableId="7810FAA3" w16cex:dateUtc="2025-10-14T13:02:00Z"/>
  <w16cex:commentExtensible w16cex:durableId="3C2A5300" w16cex:dateUtc="2025-10-30T11:14:00Z"/>
  <w16cex:commentExtensible w16cex:durableId="75FF524D" w16cex:dateUtc="2025-11-06T11:05:00Z"/>
  <w16cex:commentExtensible w16cex:durableId="6906BCBD" w16cex:dateUtc="2025-08-14T15:54:00Z"/>
  <w16cex:commentExtensible w16cex:durableId="616866A0" w16cex:dateUtc="2025-11-05T14:22:00Z"/>
  <w16cex:commentExtensible w16cex:durableId="00A80A8B" w16cex:dateUtc="2025-08-14T15:56:00Z"/>
  <w16cex:commentExtensible w16cex:durableId="35D5706D" w16cex:dateUtc="2025-09-12T08:06:00Z"/>
  <w16cex:commentExtensible w16cex:durableId="5D9B75AB" w16cex:dateUtc="2025-11-05T16:59:00Z"/>
  <w16cex:commentExtensible w16cex:durableId="1DBD177C" w16cex:dateUtc="2025-08-14T16:23:00Z"/>
  <w16cex:commentExtensible w16cex:durableId="123AC6EF" w16cex:dateUtc="2025-09-12T08:06:00Z"/>
  <w16cex:commentExtensible w16cex:durableId="1BE6836F" w16cex:dateUtc="2025-08-14T16:27:00Z"/>
  <w16cex:commentExtensible w16cex:durableId="0B1D5CE9" w16cex:dateUtc="2025-11-05T14:24:00Z"/>
  <w16cex:commentExtensible w16cex:durableId="6CDE8F8D" w16cex:dateUtc="2025-10-22T07:06:00Z"/>
  <w16cex:commentExtensible w16cex:durableId="7898B801" w16cex:dateUtc="2025-08-14T15:58:00Z"/>
  <w16cex:commentExtensible w16cex:durableId="5CB9A9D2" w16cex:dateUtc="2025-11-06T11:42:00Z"/>
  <w16cex:commentExtensible w16cex:durableId="227F2C87" w16cex:dateUtc="2025-08-14T16:06:00Z"/>
  <w16cex:commentExtensible w16cex:durableId="69DAAEF1" w16cex:dateUtc="2025-11-05T14:25:00Z"/>
  <w16cex:commentExtensible w16cex:durableId="26EB991B" w16cex:dateUtc="2025-08-14T16:03:00Z"/>
  <w16cex:commentExtensible w16cex:durableId="1BAF558E" w16cex:dateUtc="2025-09-12T08:11:00Z"/>
  <w16cex:commentExtensible w16cex:durableId="7CEA9DC9" w16cex:dateUtc="2025-09-12T08:06:00Z"/>
  <w16cex:commentExtensible w16cex:durableId="524EFC19" w16cex:dateUtc="2025-09-12T08:11:00Z"/>
  <w16cex:commentExtensible w16cex:durableId="5C9E06D1" w16cex:dateUtc="2025-08-14T16:21:00Z"/>
  <w16cex:commentExtensible w16cex:durableId="582BA74D" w16cex:dateUtc="2025-09-12T08:11:00Z"/>
  <w16cex:commentExtensible w16cex:durableId="2E6BA40B" w16cex:dateUtc="2025-10-14T13:04:00Z"/>
  <w16cex:commentExtensible w16cex:durableId="32E42340" w16cex:dateUtc="2025-10-29T14:55:00Z"/>
  <w16cex:commentExtensible w16cex:durableId="35DCE334" w16cex:dateUtc="2025-10-14T13:04:00Z"/>
  <w16cex:commentExtensible w16cex:durableId="224A68CD" w16cex:dateUtc="2025-10-29T14:58:00Z"/>
  <w16cex:commentExtensible w16cex:durableId="16168598" w16cex:dateUtc="2025-10-21T06:43:00Z"/>
  <w16cex:commentExtensible w16cex:durableId="5458C369" w16cex:dateUtc="2025-11-05T17:03:00Z"/>
  <w16cex:commentExtensible w16cex:durableId="4FD7E4A8" w16cex:dateUtc="2025-10-21T06:44:00Z"/>
  <w16cex:commentExtensible w16cex:durableId="7252EDB3" w16cex:dateUtc="2025-11-05T17:03:00Z"/>
  <w16cex:commentExtensible w16cex:durableId="35E89444" w16cex:dateUtc="2025-10-21T06:45:00Z"/>
  <w16cex:commentExtensible w16cex:durableId="43BAFDD6" w16cex:dateUtc="2025-11-05T17:03:00Z"/>
  <w16cex:commentExtensible w16cex:durableId="3352F12E" w16cex:dateUtc="2025-10-21T06:44:00Z"/>
  <w16cex:commentExtensible w16cex:durableId="4551B9D6" w16cex:dateUtc="2025-11-03T07:53:00Z"/>
  <w16cex:commentExtensible w16cex:durableId="56AEE181" w16cex:dateUtc="2025-10-30T09:53:00Z"/>
  <w16cex:commentExtensible w16cex:durableId="103136EA" w16cex:dateUtc="2025-10-30T11:00:00Z"/>
  <w16cex:commentExtensible w16cex:durableId="67C9CB0A" w16cex:dateUtc="2025-08-14T16:35:00Z"/>
  <w16cex:commentExtensible w16cex:durableId="77D9FB4E" w16cex:dateUtc="2025-09-12T08:12:00Z"/>
  <w16cex:commentExtensible w16cex:durableId="1B5E3508" w16cex:dateUtc="2025-10-21T06:48:00Z"/>
  <w16cex:commentExtensible w16cex:durableId="5966C8D7" w16cex:dateUtc="2025-11-03T07:54:00Z"/>
  <w16cex:commentExtensible w16cex:durableId="65D29BAE" w16cex:dateUtc="2025-10-21T06:48:00Z"/>
  <w16cex:commentExtensible w16cex:durableId="0ECD71A7" w16cex:dateUtc="2025-11-03T07:56:00Z"/>
  <w16cex:commentExtensible w16cex:durableId="6A256B2E" w16cex:dateUtc="2025-08-14T16:42:00Z"/>
  <w16cex:commentExtensible w16cex:durableId="7FBC2B85" w16cex:dateUtc="2025-09-12T08:14:00Z"/>
  <w16cex:commentExtensible w16cex:durableId="6549A079" w16cex:dateUtc="2025-10-14T13:06:00Z"/>
  <w16cex:commentExtensible w16cex:durableId="34A1AD79" w16cex:dateUtc="2025-10-24T14:18:00Z"/>
  <w16cex:commentExtensible w16cex:durableId="198125CB" w16cex:dateUtc="2025-10-30T10:21:00Z"/>
  <w16cex:commentExtensible w16cex:durableId="55272DDF" w16cex:dateUtc="2025-10-30T11:02:00Z"/>
  <w16cex:commentExtensible w16cex:durableId="75E16F18" w16cex:dateUtc="2025-11-01T15:13:00Z"/>
  <w16cex:commentExtensible w16cex:durableId="6C8C5C26" w16cex:dateUtc="2025-10-28T07:01:00Z"/>
  <w16cex:commentExtensible w16cex:durableId="0A4C2022" w16cex:dateUtc="2025-10-14T13:09:00Z"/>
  <w16cex:commentExtensible w16cex:durableId="1BEE5ECD" w16cex:dateUtc="2025-08-14T16:12:00Z"/>
  <w16cex:commentExtensible w16cex:durableId="346BE306" w16cex:dateUtc="2025-08-14T16:10:00Z"/>
  <w16cex:commentExtensible w16cex:durableId="258EC98C" w16cex:dateUtc="2025-11-05T16:09:00Z"/>
  <w16cex:commentExtensible w16cex:durableId="0C624549" w16cex:dateUtc="2025-08-14T16:13:00Z"/>
  <w16cex:commentExtensible w16cex:durableId="738599CA" w16cex:dateUtc="2025-11-05T17:05:00Z"/>
  <w16cex:commentExtensible w16cex:durableId="4C208081" w16cex:dateUtc="2025-08-14T16:21:00Z"/>
  <w16cex:commentExtensible w16cex:durableId="161CA9E0" w16cex:dateUtc="2025-09-12T08:11:00Z"/>
  <w16cex:commentExtensible w16cex:durableId="41A8B936" w16cex:dateUtc="2025-08-14T16:23:00Z"/>
  <w16cex:commentExtensible w16cex:durableId="26C00DFB" w16cex:dateUtc="2025-09-12T08:12:00Z"/>
  <w16cex:commentExtensible w16cex:durableId="0B3AE98D" w16cex:dateUtc="2025-08-14T16:27:00Z"/>
  <w16cex:commentExtensible w16cex:durableId="71A4E7BC" w16cex:dateUtc="2025-08-14T16:35:00Z"/>
  <w16cex:commentExtensible w16cex:durableId="0250A1B9" w16cex:dateUtc="2025-09-12T08:18:00Z"/>
  <w16cex:commentExtensible w16cex:durableId="0B7299E6" w16cex:dateUtc="2025-08-14T16:33:00Z"/>
  <w16cex:commentExtensible w16cex:durableId="59ED7A09" w16cex:dateUtc="2025-09-12T08:19:00Z"/>
  <w16cex:commentExtensible w16cex:durableId="510218E9" w16cex:dateUtc="2025-08-14T16:35:00Z"/>
  <w16cex:commentExtensible w16cex:durableId="06657A36" w16cex:dateUtc="2025-08-14T16:37:00Z"/>
  <w16cex:commentExtensible w16cex:durableId="51EFDF59" w16cex:dateUtc="2025-08-14T16:39:00Z"/>
  <w16cex:commentExtensible w16cex:durableId="7BCF20CA" w16cex:dateUtc="2025-08-14T16:42:00Z"/>
  <w16cex:commentExtensible w16cex:durableId="3015C16D" w16cex:dateUtc="2025-08-14T16:43:00Z"/>
  <w16cex:commentExtensible w16cex:durableId="0F24FDB5" w16cex:dateUtc="2025-10-30T10:28:00Z"/>
  <w16cex:commentExtensible w16cex:durableId="7101D24A" w16cex:dateUtc="2025-09-11T16:39:00Z"/>
  <w16cex:commentExtensible w16cex:durableId="739CA5FA" w16cex:dateUtc="2025-10-21T13:12:00Z"/>
  <w16cex:commentExtensible w16cex:durableId="740E9895" w16cex:dateUtc="2025-09-08T17:36:00Z"/>
  <w16cex:commentExtensible w16cex:durableId="40BB713F" w16cex:dateUtc="2025-10-14T13:07:00Z"/>
  <w16cex:commentExtensible w16cex:durableId="34E6763F" w16cex:dateUtc="2025-10-30T12:24:00Z"/>
  <w16cex:commentExtensible w16cex:durableId="21493070" w16cex:dateUtc="2025-10-30T12:23:00Z"/>
  <w16cex:commentExtensible w16cex:durableId="6B7342F6" w16cex:dateUtc="2025-11-01T15:19:00Z"/>
  <w16cex:commentExtensible w16cex:durableId="317E86BA" w16cex:dateUtc="2025-10-30T12:26:00Z"/>
  <w16cex:commentExtensible w16cex:durableId="70F9B603" w16cex:dateUtc="2025-11-01T15:22:00Z"/>
  <w16cex:commentExtensible w16cex:durableId="2A518226" w16cex:dateUtc="2025-11-06T13:12:00Z"/>
  <w16cex:commentExtensible w16cex:durableId="1C89627A" w16cex:dateUtc="2025-11-06T13:16:00Z"/>
  <w16cex:commentExtensible w16cex:durableId="33E5CED3" w16cex:dateUtc="2025-10-14T13:07:00Z"/>
  <w16cex:commentExtensible w16cex:durableId="6031DBCD" w16cex:dateUtc="2025-10-26T16:31:00Z"/>
  <w16cex:commentExtensible w16cex:durableId="23C912E6" w16cex:dateUtc="2025-11-01T15:25:00Z"/>
  <w16cex:commentExtensible w16cex:durableId="77C44CFA" w16cex:dateUtc="2025-11-06T12:03:00Z"/>
  <w16cex:commentExtensible w16cex:durableId="39E7CD39" w16cex:dateUtc="2025-10-30T14:50:00Z"/>
  <w16cex:commentExtensible w16cex:durableId="67C294DA" w16cex:dateUtc="2025-09-23T07:42:00Z"/>
  <w16cex:commentExtensible w16cex:durableId="47F87514" w16cex:dateUtc="2025-09-23T08:05:00Z"/>
  <w16cex:commentExtensible w16cex:durableId="68632070" w16cex:dateUtc="2025-10-14T13:08:00Z"/>
  <w16cex:commentExtensible w16cex:durableId="71F3C428" w16cex:dateUtc="2025-10-14T13:09:00Z"/>
  <w16cex:commentExtensible w16cex:durableId="0EB2E4F8" w16cex:dateUtc="2025-10-28T07:01:00Z"/>
  <w16cex:commentExtensible w16cex:durableId="3D2E0D42" w16cex:dateUtc="2025-11-01T15:26:00Z"/>
  <w16cex:commentExtensible w16cex:durableId="56200252" w16cex:dateUtc="2025-10-14T13:09:00Z"/>
  <w16cex:commentExtensible w16cex:durableId="131D556D" w16cex:dateUtc="2025-10-14T13:10:00Z"/>
  <w16cex:commentExtensible w16cex:durableId="6B31E63C" w16cex:dateUtc="2025-10-23T09:13:00Z"/>
  <w16cex:commentExtensible w16cex:durableId="1BE05D6B" w16cex:dateUtc="2025-09-09T18:31:00Z"/>
  <w16cex:commentExtensible w16cex:durableId="73042D97" w16cex:dateUtc="2025-09-10T12:29:00Z"/>
  <w16cex:commentExtensible w16cex:durableId="130C8300" w16cex:dateUtc="2025-09-09T18:29:00Z"/>
  <w16cex:commentExtensible w16cex:durableId="574ECC39" w16cex:dateUtc="2025-09-10T12:30:00Z"/>
  <w16cex:commentExtensible w16cex:durableId="5DAD46E8" w16cex:dateUtc="2025-10-14T13:10:00Z"/>
  <w16cex:commentExtensible w16cex:durableId="2CBEA947" w16cex:dateUtc="2025-11-01T15:30:00Z"/>
  <w16cex:commentExtensible w16cex:durableId="22426E26" w16cex:dateUtc="2025-09-17T13:08:00Z"/>
  <w16cex:commentExtensible w16cex:durableId="76E40105" w16cex:dateUtc="2025-10-14T13:11:00Z"/>
  <w16cex:commentExtensible w16cex:durableId="0279183D" w16cex:dateUtc="2025-11-01T15:31:00Z"/>
  <w16cex:commentExtensible w16cex:durableId="1BC19CF6" w16cex:dateUtc="2025-11-06T13:27:00Z"/>
  <w16cex:commentExtensible w16cex:durableId="6733C256" w16cex:dateUtc="2025-10-14T13:12:00Z"/>
  <w16cex:commentExtensible w16cex:durableId="4C0FF603" w16cex:dateUtc="2025-11-01T15:33:00Z"/>
  <w16cex:commentExtensible w16cex:durableId="0D47FBB4" w16cex:dateUtc="2025-11-05T14:35:00Z"/>
  <w16cex:commentExtensible w16cex:durableId="60C9B7FB" w16cex:dateUtc="2025-10-14T13:12:00Z"/>
  <w16cex:commentExtensible w16cex:durableId="3205BF22" w16cex:dateUtc="2025-10-23T11:25:00Z"/>
  <w16cex:commentExtensible w16cex:durableId="73BA7D2C" w16cex:dateUtc="2025-10-14T13:14:00Z"/>
  <w16cex:commentExtensible w16cex:durableId="007E162A" w16cex:dateUtc="2025-11-05T17:06:00Z"/>
  <w16cex:commentExtensible w16cex:durableId="2D32B696" w16cex:dateUtc="2025-10-28T22:12:00Z"/>
  <w16cex:commentExtensible w16cex:durableId="28E5AE44" w16cex:dateUtc="2025-11-01T15:55:00Z"/>
  <w16cex:commentExtensible w16cex:durableId="2CAC806E" w16cex:dateUtc="2025-10-29T11:00:00Z"/>
  <w16cex:commentExtensible w16cex:durableId="116ED251" w16cex:dateUtc="2025-10-14T13:14:00Z"/>
  <w16cex:commentExtensible w16cex:durableId="5B644C72" w16cex:dateUtc="2025-10-14T13:15:00Z"/>
  <w16cex:commentExtensible w16cex:durableId="26CC71AB" w16cex:dateUtc="2025-10-14T13:16:00Z"/>
  <w16cex:commentExtensible w16cex:durableId="2271F2B3" w16cex:dateUtc="2025-09-08T17:37:00Z"/>
  <w16cex:commentExtensible w16cex:durableId="0D8808EB" w16cex:dateUtc="2025-09-15T07:17:00Z"/>
  <w16cex:commentExtensible w16cex:durableId="560D46A9" w16cex:dateUtc="2025-09-17T14:32:00Z"/>
  <w16cex:commentExtensible w16cex:durableId="1D22469E" w16cex:dateUtc="2025-09-09T07:58:00Z"/>
  <w16cex:commentExtensible w16cex:durableId="5A0B77D0" w16cex:dateUtc="2025-11-05T14:37:00Z"/>
  <w16cex:commentExtensible w16cex:durableId="0BFAC7E8" w16cex:dateUtc="2025-10-27T10:06:00Z"/>
  <w16cex:commentExtensible w16cex:durableId="6742E033" w16cex:dateUtc="2025-11-01T16:31:00Z"/>
  <w16cex:commentExtensible w16cex:durableId="1A011E93" w16cex:dateUtc="2025-10-14T13:16:00Z"/>
  <w16cex:commentExtensible w16cex:durableId="144FF39A" w16cex:dateUtc="2025-10-31T12:59:00Z"/>
  <w16cex:commentExtensible w16cex:durableId="01C4FC9B" w16cex:dateUtc="2025-10-14T13:17:00Z"/>
  <w16cex:commentExtensible w16cex:durableId="3D60BA89" w16cex:dateUtc="2025-10-31T12:59:00Z"/>
  <w16cex:commentExtensible w16cex:durableId="5DA11B1C" w16cex:dateUtc="2025-11-01T16:40:00Z"/>
  <w16cex:commentExtensible w16cex:durableId="12F1DB0D" w16cex:dateUtc="2025-10-14T13:17:00Z"/>
  <w16cex:commentExtensible w16cex:durableId="57C88D69" w16cex:dateUtc="2025-10-26T18:19:00Z"/>
  <w16cex:commentExtensible w16cex:durableId="35064584" w16cex:dateUtc="2025-11-01T16:42:00Z"/>
  <w16cex:commentExtensible w16cex:durableId="716A7C51" w16cex:dateUtc="2025-10-21T06:58:00Z"/>
  <w16cex:commentExtensible w16cex:durableId="7E977B7C" w16cex:dateUtc="2025-11-05T17:09:00Z"/>
  <w16cex:commentExtensible w16cex:durableId="5C7764A2" w16cex:dateUtc="2025-11-05T17:11:00Z"/>
  <w16cex:commentExtensible w16cex:durableId="2F449767" w16cex:dateUtc="2025-10-21T06:59:00Z"/>
  <w16cex:commentExtensible w16cex:durableId="0E917D8A" w16cex:dateUtc="2025-11-05T17:08:00Z"/>
  <w16cex:commentExtensible w16cex:durableId="5E5BC3E2" w16cex:dateUtc="2025-10-14T13:18:00Z"/>
  <w16cex:commentExtensible w16cex:durableId="70C8ED52" w16cex:dateUtc="2025-11-01T16:45:00Z"/>
  <w16cex:commentExtensible w16cex:durableId="342BD456" w16cex:dateUtc="2025-10-07T12:12:00Z"/>
  <w16cex:commentExtensible w16cex:durableId="1D048B89" w16cex:dateUtc="2025-11-05T14:39:00Z"/>
  <w16cex:commentExtensible w16cex:durableId="34D24B3F" w16cex:dateUtc="2025-11-05T17:10:00Z"/>
  <w16cex:commentExtensible w16cex:durableId="611582EC" w16cex:dateUtc="2025-11-05T14:39:00Z"/>
  <w16cex:commentExtensible w16cex:durableId="2EA957FF" w16cex:dateUtc="2025-11-05T14:40:00Z"/>
  <w16cex:commentExtensible w16cex:durableId="7A99CCCF" w16cex:dateUtc="2025-10-14T13:19:00Z"/>
  <w16cex:commentExtensible w16cex:durableId="431E3055" w16cex:dateUtc="2025-10-21T07:01:00Z"/>
  <w16cex:commentExtensible w16cex:durableId="12A1BC19" w16cex:dateUtc="2025-10-10T10:15:00Z"/>
  <w16cex:commentExtensible w16cex:durableId="6B4B3935" w16cex:dateUtc="2025-10-14T13:19:00Z"/>
  <w16cex:commentExtensible w16cex:durableId="70B9674D" w16cex:dateUtc="2025-10-31T14:16:00Z"/>
  <w16cex:commentExtensible w16cex:durableId="4C375817" w16cex:dateUtc="2025-10-14T13:20:00Z"/>
  <w16cex:commentExtensible w16cex:durableId="38F5DE0A" w16cex:dateUtc="2025-10-31T14:16:00Z"/>
  <w16cex:commentExtensible w16cex:durableId="4D5CF169" w16cex:dateUtc="2025-10-14T13:20:00Z"/>
  <w16cex:commentExtensible w16cex:durableId="07D67DE3" w16cex:dateUtc="2025-10-14T13:21:00Z"/>
  <w16cex:commentExtensible w16cex:durableId="1D228A5D" w16cex:dateUtc="2025-10-14T13:21:00Z"/>
  <w16cex:commentExtensible w16cex:durableId="2C2EA7FF" w16cex:dateUtc="2025-10-24T08:08:00Z"/>
  <w16cex:commentExtensible w16cex:durableId="1C37C415" w16cex:dateUtc="2025-10-24T07:58:00Z"/>
  <w16cex:commentExtensible w16cex:durableId="143D2225" w16cex:dateUtc="2025-10-21T07:02:00Z"/>
  <w16cex:commentExtensible w16cex:durableId="168331DD" w16cex:dateUtc="2025-10-07T15:16:00Z"/>
  <w16cex:commentExtensible w16cex:durableId="156AC753" w16cex:dateUtc="2025-10-22T06:22:00Z"/>
  <w16cex:commentExtensible w16cex:durableId="14A76043" w16cex:dateUtc="2025-11-05T16:55:00Z"/>
  <w16cex:commentExtensible w16cex:durableId="55127055" w16cex:dateUtc="2025-10-24T07:18:00Z"/>
  <w16cex:commentExtensible w16cex:durableId="33F5049E" w16cex:dateUtc="2025-10-21T07:03:00Z"/>
  <w16cex:commentExtensible w16cex:durableId="3526A369" w16cex:dateUtc="2025-10-22T06:07:00Z"/>
  <w16cex:commentExtensible w16cex:durableId="150ED01D" w16cex:dateUtc="2025-10-22T06:46:00Z"/>
  <w16cex:commentExtensible w16cex:durableId="4DF01AC0" w16cex:dateUtc="2025-10-31T14:36:00Z"/>
  <w16cex:commentExtensible w16cex:durableId="5E4F7070" w16cex:dateUtc="2025-10-14T13:22:00Z"/>
  <w16cex:commentExtensible w16cex:durableId="2A602663" w16cex:dateUtc="2025-11-05T16:54:00Z"/>
  <w16cex:commentExtensible w16cex:durableId="45F152A3" w16cex:dateUtc="2025-10-14T13:23:00Z"/>
  <w16cex:commentExtensible w16cex:durableId="61BD204F" w16cex:dateUtc="2025-11-05T16:53:00Z"/>
  <w16cex:commentExtensible w16cex:durableId="35F00A3C" w16cex:dateUtc="2025-11-05T16:53:00Z"/>
  <w16cex:commentExtensible w16cex:durableId="6CE2CF12" w16cex:dateUtc="2025-10-14T13:23:00Z"/>
  <w16cex:commentExtensible w16cex:durableId="47D44603" w16cex:dateUtc="2025-11-05T14:41:00Z"/>
  <w16cex:commentExtensible w16cex:durableId="73D5684D" w16cex:dateUtc="2025-11-05T14:42:00Z"/>
  <w16cex:commentExtensible w16cex:durableId="3EC303C1" w16cex:dateUtc="2025-10-15T08:31:00Z"/>
  <w16cex:commentExtensible w16cex:durableId="08D182BE" w16cex:dateUtc="2025-10-23T16:07:00Z"/>
  <w16cex:commentExtensible w16cex:durableId="57A26D51" w16cex:dateUtc="2025-10-14T13:24:00Z"/>
  <w16cex:commentExtensible w16cex:durableId="288BD6E5" w16cex:dateUtc="2025-10-23T16:08:00Z"/>
  <w16cex:commentExtensible w16cex:durableId="7CD984D9" w16cex:dateUtc="2025-10-21T07:06:00Z"/>
  <w16cex:commentExtensible w16cex:durableId="0EAB4698" w16cex:dateUtc="2025-10-23T16:08:00Z"/>
  <w16cex:commentExtensible w16cex:durableId="19B5D31B" w16cex:dateUtc="2025-10-14T13:24:00Z"/>
  <w16cex:commentExtensible w16cex:durableId="2063A4D3" w16cex:dateUtc="2025-10-29T10:34:00Z"/>
  <w16cex:commentExtensible w16cex:durableId="4C8E890F" w16cex:dateUtc="2025-10-14T13:25:00Z"/>
  <w16cex:commentExtensible w16cex:durableId="1A374F00" w16cex:dateUtc="2025-10-23T11:31:00Z"/>
  <w16cex:commentExtensible w16cex:durableId="199E5B3F" w16cex:dateUtc="2025-10-14T13:25:00Z"/>
  <w16cex:commentExtensible w16cex:durableId="7B7D4FA9" w16cex:dateUtc="2025-10-29T10:38:00Z"/>
  <w16cex:commentExtensible w16cex:durableId="418FED8C" w16cex:dateUtc="2025-11-05T16:51:00Z"/>
  <w16cex:commentExtensible w16cex:durableId="6201A6B7" w16cex:dateUtc="2025-11-05T14:43:00Z"/>
  <w16cex:commentExtensible w16cex:durableId="6B88EC26" w16cex:dateUtc="2025-11-05T14:43:00Z"/>
  <w16cex:commentExtensible w16cex:durableId="7C7CC166" w16cex:dateUtc="2025-11-05T14:44:00Z"/>
  <w16cex:commentExtensible w16cex:durableId="60851350" w16cex:dateUtc="2025-10-14T13:26:00Z"/>
  <w16cex:commentExtensible w16cex:durableId="14D691E7" w16cex:dateUtc="2025-10-21T07:06:00Z"/>
  <w16cex:commentExtensible w16cex:durableId="38C61A30" w16cex:dateUtc="2025-05-14T21:25:00Z"/>
  <w16cex:commentExtensible w16cex:durableId="43733158" w16cex:dateUtc="2025-11-05T16:50:00Z"/>
  <w16cex:commentExtensible w16cex:durableId="2CDD03A0" w16cex:dateUtc="2025-10-14T13:27:00Z"/>
  <w16cex:commentExtensible w16cex:durableId="6CC845F6" w16cex:dateUtc="2025-11-01T17:01:00Z"/>
  <w16cex:commentExtensible w16cex:durableId="731269F8" w16cex:dateUtc="2025-10-14T13:28:00Z"/>
  <w16cex:commentExtensible w16cex:durableId="2800660F" w16cex:dateUtc="2025-11-01T16:52:00Z"/>
  <w16cex:commentExtensible w16cex:durableId="6C237B9D" w16cex:dateUtc="2025-11-01T16:53:00Z"/>
  <w16cex:commentExtensible w16cex:durableId="6EF19327" w16cex:dateUtc="2025-11-01T17:02:00Z"/>
  <w16cex:commentExtensible w16cex:durableId="2EA58165" w16cex:dateUtc="2025-11-01T17:04:00Z"/>
  <w16cex:commentExtensible w16cex:durableId="519B6520" w16cex:dateUtc="2025-10-14T13:28:00Z"/>
  <w16cex:commentExtensible w16cex:durableId="6C0DD2C9" w16cex:dateUtc="2025-10-23T16:12:00Z"/>
  <w16cex:commentExtensible w16cex:durableId="641BC543" w16cex:dateUtc="2025-11-05T16:49:00Z"/>
  <w16cex:commentExtensible w16cex:durableId="103A98E1" w16cex:dateUtc="2025-09-01T08:50:00Z"/>
  <w16cex:commentExtensible w16cex:durableId="55EC4F32" w16cex:dateUtc="2025-10-23T16:14:00Z"/>
  <w16cex:commentExtensible w16cex:durableId="6CBCE5A4" w16cex:dateUtc="2025-09-01T08:01:00Z"/>
  <w16cex:commentExtensible w16cex:durableId="45B2B486" w16cex:dateUtc="2025-10-29T11:39:00Z"/>
  <w16cex:commentExtensible w16cex:durableId="385825BB" w16cex:dateUtc="2025-09-09T18:41:00Z"/>
  <w16cex:commentExtensible w16cex:durableId="53DD6864" w16cex:dateUtc="2025-10-23T08:07:00Z"/>
  <w16cex:commentExtensible w16cex:durableId="0850722B" w16cex:dateUtc="2025-09-10T13:38:00Z"/>
  <w16cex:commentExtensible w16cex:durableId="0495756B" w16cex:dateUtc="2025-09-09T18:48:00Z"/>
  <w16cex:commentExtensible w16cex:durableId="5764D710" w16cex:dateUtc="2025-09-10T13:45:00Z"/>
  <w16cex:commentExtensible w16cex:durableId="43638CAF" w16cex:dateUtc="2025-11-04T14:33:00Z"/>
  <w16cex:commentExtensible w16cex:durableId="558CEF03" w16cex:dateUtc="2025-09-09T18:50:00Z"/>
  <w16cex:commentExtensible w16cex:durableId="61AF7B16" w16cex:dateUtc="2025-09-16T11:54:00Z"/>
  <w16cex:commentExtensible w16cex:durableId="180F3B11" w16cex:dateUtc="2025-11-05T16:46:00Z"/>
  <w16cex:commentExtensible w16cex:durableId="6B15D010" w16cex:dateUtc="2025-11-05T16:47:00Z"/>
  <w16cex:commentExtensible w16cex:durableId="547F01F6" w16cex:dateUtc="2025-11-05T16:45:00Z"/>
  <w16cex:commentExtensible w16cex:durableId="0ED4DACC" w16cex:dateUtc="2025-09-09T18:58:00Z"/>
  <w16cex:commentExtensible w16cex:durableId="24BA032C" w16cex:dateUtc="2025-11-05T16:44:00Z"/>
  <w16cex:commentExtensible w16cex:durableId="13EE5004" w16cex:dateUtc="2025-11-05T16:43:00Z"/>
  <w16cex:commentExtensible w16cex:durableId="5D7307B0" w16cex:dateUtc="2025-09-09T19:12:00Z"/>
  <w16cex:commentExtensible w16cex:durableId="17F36D12" w16cex:dateUtc="2025-09-10T14:00:00Z"/>
  <w16cex:commentExtensible w16cex:durableId="4C599D3A" w16cex:dateUtc="2025-11-01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B547AE" w16cid:durableId="00847554"/>
  <w16cid:commentId w16cid:paraId="43C2A5D8" w16cid:durableId="7EF700EE"/>
  <w16cid:commentId w16cid:paraId="7D437FBE" w16cid:durableId="68AD5991"/>
  <w16cid:commentId w16cid:paraId="6C7BBA22" w16cid:durableId="7810FAA3"/>
  <w16cid:commentId w16cid:paraId="54BAE383" w16cid:durableId="3C2A5300"/>
  <w16cid:commentId w16cid:paraId="2DE724D0" w16cid:durableId="75FF524D"/>
  <w16cid:commentId w16cid:paraId="7F62C02A" w16cid:durableId="6906BCBD"/>
  <w16cid:commentId w16cid:paraId="2D0C7D96" w16cid:durableId="616866A0"/>
  <w16cid:commentId w16cid:paraId="6D3A2CAD" w16cid:durableId="00A80A8B"/>
  <w16cid:commentId w16cid:paraId="0278A41B" w16cid:durableId="35D5706D"/>
  <w16cid:commentId w16cid:paraId="6BC3128F" w16cid:durableId="5D9B75AB"/>
  <w16cid:commentId w16cid:paraId="091F5545" w16cid:durableId="1DBD177C"/>
  <w16cid:commentId w16cid:paraId="3C06E4E1" w16cid:durableId="123AC6EF"/>
  <w16cid:commentId w16cid:paraId="74D3288D" w16cid:durableId="1BE6836F"/>
  <w16cid:commentId w16cid:paraId="20C3450E" w16cid:durableId="0B1D5CE9"/>
  <w16cid:commentId w16cid:paraId="59613D3E" w16cid:durableId="6CDE8F8D"/>
  <w16cid:commentId w16cid:paraId="348EE649" w16cid:durableId="7898B801"/>
  <w16cid:commentId w16cid:paraId="580DE89E" w16cid:durableId="5CB9A9D2"/>
  <w16cid:commentId w16cid:paraId="6B9AA255" w16cid:durableId="227F2C87"/>
  <w16cid:commentId w16cid:paraId="50EAE700" w16cid:durableId="69DAAEF1"/>
  <w16cid:commentId w16cid:paraId="3AE35122" w16cid:durableId="26EB991B"/>
  <w16cid:commentId w16cid:paraId="66EAFD80" w16cid:durableId="1BAF558E"/>
  <w16cid:commentId w16cid:paraId="7F73CFEF" w16cid:durableId="7F73CFEF"/>
  <w16cid:commentId w16cid:paraId="18FD0886" w16cid:durableId="7CEA9DC9"/>
  <w16cid:commentId w16cid:paraId="3E3CCA88" w16cid:durableId="524EFC19"/>
  <w16cid:commentId w16cid:paraId="3D3292AE" w16cid:durableId="5C9E06D1"/>
  <w16cid:commentId w16cid:paraId="5831FDCB" w16cid:durableId="582BA74D"/>
  <w16cid:commentId w16cid:paraId="5847F0DD" w16cid:durableId="2E6BA40B"/>
  <w16cid:commentId w16cid:paraId="6DBCE4A7" w16cid:durableId="32E42340"/>
  <w16cid:commentId w16cid:paraId="06AD94DC" w16cid:durableId="35DCE334"/>
  <w16cid:commentId w16cid:paraId="2896A7D6" w16cid:durableId="224A68CD"/>
  <w16cid:commentId w16cid:paraId="3E595AEB" w16cid:durableId="16168598"/>
  <w16cid:commentId w16cid:paraId="4DB8661D" w16cid:durableId="5458C369"/>
  <w16cid:commentId w16cid:paraId="051155BA" w16cid:durableId="4FD7E4A8"/>
  <w16cid:commentId w16cid:paraId="671F07E1" w16cid:durableId="7252EDB3"/>
  <w16cid:commentId w16cid:paraId="0C6A0B78" w16cid:durableId="35E89444"/>
  <w16cid:commentId w16cid:paraId="13C666BE" w16cid:durableId="43BAFDD6"/>
  <w16cid:commentId w16cid:paraId="7865A97E" w16cid:durableId="3352F12E"/>
  <w16cid:commentId w16cid:paraId="50D47B2C" w16cid:durableId="4551B9D6"/>
  <w16cid:commentId w16cid:paraId="55343BF7" w16cid:durableId="56AEE181"/>
  <w16cid:commentId w16cid:paraId="7F8CD48F" w16cid:durableId="103136EA"/>
  <w16cid:commentId w16cid:paraId="0C6620FB" w16cid:durableId="67C9CB0A"/>
  <w16cid:commentId w16cid:paraId="6147ECF8" w16cid:durableId="77D9FB4E"/>
  <w16cid:commentId w16cid:paraId="6E1E53CE" w16cid:durableId="1B5E3508"/>
  <w16cid:commentId w16cid:paraId="6DE35503" w16cid:durableId="5966C8D7"/>
  <w16cid:commentId w16cid:paraId="720590CB" w16cid:durableId="65D29BAE"/>
  <w16cid:commentId w16cid:paraId="32A4C94A" w16cid:durableId="0ECD71A7"/>
  <w16cid:commentId w16cid:paraId="43DB4C8B" w16cid:durableId="6A256B2E"/>
  <w16cid:commentId w16cid:paraId="3EB445CE" w16cid:durableId="7FBC2B85"/>
  <w16cid:commentId w16cid:paraId="07266DF5" w16cid:durableId="6549A079"/>
  <w16cid:commentId w16cid:paraId="49680FF1" w16cid:durableId="34A1AD79"/>
  <w16cid:commentId w16cid:paraId="7BA863FD" w16cid:durableId="198125CB"/>
  <w16cid:commentId w16cid:paraId="26023D39" w16cid:durableId="55272DDF"/>
  <w16cid:commentId w16cid:paraId="2FBBDABD" w16cid:durableId="75E16F18"/>
  <w16cid:commentId w16cid:paraId="2C830556" w16cid:durableId="6C8C5C26"/>
  <w16cid:commentId w16cid:paraId="39706C4A" w16cid:durableId="0A4C2022"/>
  <w16cid:commentId w16cid:paraId="020224DD" w16cid:durableId="1BEE5ECD"/>
  <w16cid:commentId w16cid:paraId="1325D1AB" w16cid:durableId="346BE306"/>
  <w16cid:commentId w16cid:paraId="0D925BC9" w16cid:durableId="258EC98C"/>
  <w16cid:commentId w16cid:paraId="78D64333" w16cid:durableId="0C624549"/>
  <w16cid:commentId w16cid:paraId="31997A38" w16cid:durableId="738599CA"/>
  <w16cid:commentId w16cid:paraId="1BEC449C" w16cid:durableId="4C208081"/>
  <w16cid:commentId w16cid:paraId="1D3D696F" w16cid:durableId="161CA9E0"/>
  <w16cid:commentId w16cid:paraId="252F2031" w16cid:durableId="41A8B936"/>
  <w16cid:commentId w16cid:paraId="40346234" w16cid:durableId="26C00DFB"/>
  <w16cid:commentId w16cid:paraId="4C8B6D93" w16cid:durableId="0B3AE98D"/>
  <w16cid:commentId w16cid:paraId="053BA644" w16cid:durableId="71A4E7BC"/>
  <w16cid:commentId w16cid:paraId="07A40FCD" w16cid:durableId="0250A1B9"/>
  <w16cid:commentId w16cid:paraId="249E14E2" w16cid:durableId="0B7299E6"/>
  <w16cid:commentId w16cid:paraId="3D83139D" w16cid:durableId="59ED7A09"/>
  <w16cid:commentId w16cid:paraId="6ECC0DC3" w16cid:durableId="510218E9"/>
  <w16cid:commentId w16cid:paraId="55C75A23" w16cid:durableId="06657A36"/>
  <w16cid:commentId w16cid:paraId="3FBB7570" w16cid:durableId="51EFDF59"/>
  <w16cid:commentId w16cid:paraId="1D780313" w16cid:durableId="7BCF20CA"/>
  <w16cid:commentId w16cid:paraId="28D1DC92" w16cid:durableId="3015C16D"/>
  <w16cid:commentId w16cid:paraId="045FA69F" w16cid:durableId="0F24FDB5"/>
  <w16cid:commentId w16cid:paraId="5DFE3ED3" w16cid:durableId="7101D24A"/>
  <w16cid:commentId w16cid:paraId="164E425D" w16cid:durableId="739CA5FA"/>
  <w16cid:commentId w16cid:paraId="53189D35" w16cid:durableId="740E9895"/>
  <w16cid:commentId w16cid:paraId="6534203A" w16cid:durableId="40BB713F"/>
  <w16cid:commentId w16cid:paraId="69ECF206" w16cid:durableId="34E6763F"/>
  <w16cid:commentId w16cid:paraId="563CE780" w16cid:durableId="21493070"/>
  <w16cid:commentId w16cid:paraId="1FB8A60E" w16cid:durableId="6B7342F6"/>
  <w16cid:commentId w16cid:paraId="2F58249B" w16cid:durableId="317E86BA"/>
  <w16cid:commentId w16cid:paraId="345C8010" w16cid:durableId="70F9B603"/>
  <w16cid:commentId w16cid:paraId="41CEB1CF" w16cid:durableId="2A518226"/>
  <w16cid:commentId w16cid:paraId="48874D6C" w16cid:durableId="1C89627A"/>
  <w16cid:commentId w16cid:paraId="4146724F" w16cid:durableId="33E5CED3"/>
  <w16cid:commentId w16cid:paraId="674629AD" w16cid:durableId="6031DBCD"/>
  <w16cid:commentId w16cid:paraId="3ACF2F68" w16cid:durableId="23C912E6"/>
  <w16cid:commentId w16cid:paraId="67AC0E57" w16cid:durableId="77C44CFA"/>
  <w16cid:commentId w16cid:paraId="41657EBC" w16cid:durableId="39E7CD39"/>
  <w16cid:commentId w16cid:paraId="0D38C7C1" w16cid:durableId="67C294DA"/>
  <w16cid:commentId w16cid:paraId="5E2307A6" w16cid:durableId="47F87514"/>
  <w16cid:commentId w16cid:paraId="5B116512" w16cid:durableId="68632070"/>
  <w16cid:commentId w16cid:paraId="0AE676C9" w16cid:durableId="71F3C428"/>
  <w16cid:commentId w16cid:paraId="31FE3BA3" w16cid:durableId="0EB2E4F8"/>
  <w16cid:commentId w16cid:paraId="5AB920E8" w16cid:durableId="3D2E0D42"/>
  <w16cid:commentId w16cid:paraId="50798785" w16cid:durableId="56200252"/>
  <w16cid:commentId w16cid:paraId="4921B9C6" w16cid:durableId="131D556D"/>
  <w16cid:commentId w16cid:paraId="4285C684" w16cid:durableId="6B31E63C"/>
  <w16cid:commentId w16cid:paraId="3EEAC935" w16cid:durableId="1BE05D6B"/>
  <w16cid:commentId w16cid:paraId="557AB9BB" w16cid:durableId="73042D97"/>
  <w16cid:commentId w16cid:paraId="3D908B94" w16cid:durableId="130C8300"/>
  <w16cid:commentId w16cid:paraId="6D88B4EA" w16cid:durableId="574ECC39"/>
  <w16cid:commentId w16cid:paraId="4AFA3787" w16cid:durableId="5DAD46E8"/>
  <w16cid:commentId w16cid:paraId="67F5B11B" w16cid:durableId="2CBEA947"/>
  <w16cid:commentId w16cid:paraId="75A7A209" w16cid:durableId="22426E26"/>
  <w16cid:commentId w16cid:paraId="2F798CBE" w16cid:durableId="76E40105"/>
  <w16cid:commentId w16cid:paraId="02A7F97A" w16cid:durableId="0279183D"/>
  <w16cid:commentId w16cid:paraId="480E84BD" w16cid:durableId="1BC19CF6"/>
  <w16cid:commentId w16cid:paraId="5BDF0B35" w16cid:durableId="6733C256"/>
  <w16cid:commentId w16cid:paraId="5E3D2FAC" w16cid:durableId="4C0FF603"/>
  <w16cid:commentId w16cid:paraId="488EF7B0" w16cid:durableId="0D47FBB4"/>
  <w16cid:commentId w16cid:paraId="2AD576B8" w16cid:durableId="60C9B7FB"/>
  <w16cid:commentId w16cid:paraId="151DA5C1" w16cid:durableId="3205BF22"/>
  <w16cid:commentId w16cid:paraId="6E0E614D" w16cid:durableId="73BA7D2C"/>
  <w16cid:commentId w16cid:paraId="75B286F8" w16cid:durableId="007E162A"/>
  <w16cid:commentId w16cid:paraId="0FF324AF" w16cid:durableId="2D32B696"/>
  <w16cid:commentId w16cid:paraId="24B05577" w16cid:durableId="28E5AE44"/>
  <w16cid:commentId w16cid:paraId="527E3D61" w16cid:durableId="2CAC806E"/>
  <w16cid:commentId w16cid:paraId="2A425317" w16cid:durableId="116ED251"/>
  <w16cid:commentId w16cid:paraId="4EA20CE0" w16cid:durableId="5B644C72"/>
  <w16cid:commentId w16cid:paraId="2E4EB4C3" w16cid:durableId="26CC71AB"/>
  <w16cid:commentId w16cid:paraId="57B56A8D" w16cid:durableId="2271F2B3"/>
  <w16cid:commentId w16cid:paraId="10692284" w16cid:durableId="0D8808EB"/>
  <w16cid:commentId w16cid:paraId="2911D226" w16cid:durableId="560D46A9"/>
  <w16cid:commentId w16cid:paraId="417CAC4E" w16cid:durableId="1D22469E"/>
  <w16cid:commentId w16cid:paraId="1CC6D0AE" w16cid:durableId="5A0B77D0"/>
  <w16cid:commentId w16cid:paraId="40C5A0AE" w16cid:durableId="0BFAC7E8"/>
  <w16cid:commentId w16cid:paraId="5886418A" w16cid:durableId="6742E033"/>
  <w16cid:commentId w16cid:paraId="79B3A5FD" w16cid:durableId="1A011E93"/>
  <w16cid:commentId w16cid:paraId="46154189" w16cid:durableId="144FF39A"/>
  <w16cid:commentId w16cid:paraId="4960A0AC" w16cid:durableId="01C4FC9B"/>
  <w16cid:commentId w16cid:paraId="2DEC08CB" w16cid:durableId="3D60BA89"/>
  <w16cid:commentId w16cid:paraId="2E043B11" w16cid:durableId="5DA11B1C"/>
  <w16cid:commentId w16cid:paraId="298D707A" w16cid:durableId="12F1DB0D"/>
  <w16cid:commentId w16cid:paraId="2008AD29" w16cid:durableId="57C88D69"/>
  <w16cid:commentId w16cid:paraId="0B2D853D" w16cid:durableId="35064584"/>
  <w16cid:commentId w16cid:paraId="09D9F9E2" w16cid:durableId="716A7C51"/>
  <w16cid:commentId w16cid:paraId="0A48A2DD" w16cid:durableId="7E977B7C"/>
  <w16cid:commentId w16cid:paraId="7AC8A8C5" w16cid:durableId="5C7764A2"/>
  <w16cid:commentId w16cid:paraId="3D2D8CB3" w16cid:durableId="2F449767"/>
  <w16cid:commentId w16cid:paraId="41EEF2C1" w16cid:durableId="0E917D8A"/>
  <w16cid:commentId w16cid:paraId="3B96602B" w16cid:durableId="5E5BC3E2"/>
  <w16cid:commentId w16cid:paraId="5C787493" w16cid:durableId="70C8ED52"/>
  <w16cid:commentId w16cid:paraId="0E000B3B" w16cid:durableId="342BD456"/>
  <w16cid:commentId w16cid:paraId="0F4B1AA0" w16cid:durableId="1D048B89"/>
  <w16cid:commentId w16cid:paraId="770BF2C1" w16cid:durableId="34D24B3F"/>
  <w16cid:commentId w16cid:paraId="23F28C23" w16cid:durableId="611582EC"/>
  <w16cid:commentId w16cid:paraId="59618D45" w16cid:durableId="2EA957FF"/>
  <w16cid:commentId w16cid:paraId="714F8FC0" w16cid:durableId="7A99CCCF"/>
  <w16cid:commentId w16cid:paraId="1FE71B20" w16cid:durableId="431E3055"/>
  <w16cid:commentId w16cid:paraId="2C2579B6" w16cid:durableId="12A1BC19"/>
  <w16cid:commentId w16cid:paraId="1BBC4F49" w16cid:durableId="6B4B3935"/>
  <w16cid:commentId w16cid:paraId="176C5061" w16cid:durableId="70B9674D"/>
  <w16cid:commentId w16cid:paraId="0BC642B7" w16cid:durableId="4C375817"/>
  <w16cid:commentId w16cid:paraId="74A30861" w16cid:durableId="38F5DE0A"/>
  <w16cid:commentId w16cid:paraId="63A09CBA" w16cid:durableId="4D5CF169"/>
  <w16cid:commentId w16cid:paraId="390AC47C" w16cid:durableId="07D67DE3"/>
  <w16cid:commentId w16cid:paraId="09ED27E3" w16cid:durableId="1D228A5D"/>
  <w16cid:commentId w16cid:paraId="58DE3C90" w16cid:durableId="2C2EA7FF"/>
  <w16cid:commentId w16cid:paraId="6FC0EC1C" w16cid:durableId="1C37C415"/>
  <w16cid:commentId w16cid:paraId="41308E34" w16cid:durableId="143D2225"/>
  <w16cid:commentId w16cid:paraId="2A302957" w16cid:durableId="168331DD"/>
  <w16cid:commentId w16cid:paraId="38A0B5D2" w16cid:durableId="156AC753"/>
  <w16cid:commentId w16cid:paraId="0039554E" w16cid:durableId="14A76043"/>
  <w16cid:commentId w16cid:paraId="311FBC5D" w16cid:durableId="55127055"/>
  <w16cid:commentId w16cid:paraId="486FAF3F" w16cid:durableId="33F5049E"/>
  <w16cid:commentId w16cid:paraId="2D39DF19" w16cid:durableId="3526A369"/>
  <w16cid:commentId w16cid:paraId="29702FE9" w16cid:durableId="150ED01D"/>
  <w16cid:commentId w16cid:paraId="467E9EBD" w16cid:durableId="4DF01AC0"/>
  <w16cid:commentId w16cid:paraId="44D2D561" w16cid:durableId="5E4F7070"/>
  <w16cid:commentId w16cid:paraId="43FFD470" w16cid:durableId="2A602663"/>
  <w16cid:commentId w16cid:paraId="25D92769" w16cid:durableId="45F152A3"/>
  <w16cid:commentId w16cid:paraId="2C83F1F5" w16cid:durableId="61BD204F"/>
  <w16cid:commentId w16cid:paraId="1DE256FE" w16cid:durableId="35F00A3C"/>
  <w16cid:commentId w16cid:paraId="6324EFD6" w16cid:durableId="6CE2CF12"/>
  <w16cid:commentId w16cid:paraId="76169919" w16cid:durableId="47D44603"/>
  <w16cid:commentId w16cid:paraId="6B035FAC" w16cid:durableId="73D5684D"/>
  <w16cid:commentId w16cid:paraId="2572E5D6" w16cid:durableId="3EC303C1"/>
  <w16cid:commentId w16cid:paraId="280F0047" w16cid:durableId="08D182BE"/>
  <w16cid:commentId w16cid:paraId="0F68303D" w16cid:durableId="57A26D51"/>
  <w16cid:commentId w16cid:paraId="59CA5F69" w16cid:durableId="288BD6E5"/>
  <w16cid:commentId w16cid:paraId="59F70CE8" w16cid:durableId="7CD984D9"/>
  <w16cid:commentId w16cid:paraId="6201D30F" w16cid:durableId="0EAB4698"/>
  <w16cid:commentId w16cid:paraId="27C46106" w16cid:durableId="19B5D31B"/>
  <w16cid:commentId w16cid:paraId="7FEB97F3" w16cid:durableId="2063A4D3"/>
  <w16cid:commentId w16cid:paraId="513596F9" w16cid:durableId="4C8E890F"/>
  <w16cid:commentId w16cid:paraId="161B543D" w16cid:durableId="1A374F00"/>
  <w16cid:commentId w16cid:paraId="09A44C19" w16cid:durableId="199E5B3F"/>
  <w16cid:commentId w16cid:paraId="63624B51" w16cid:durableId="7B7D4FA9"/>
  <w16cid:commentId w16cid:paraId="43772A7A" w16cid:durableId="418FED8C"/>
  <w16cid:commentId w16cid:paraId="73C1E9C8" w16cid:durableId="6201A6B7"/>
  <w16cid:commentId w16cid:paraId="591BDEB7" w16cid:durableId="6B88EC26"/>
  <w16cid:commentId w16cid:paraId="3DE77478" w16cid:durableId="7C7CC166"/>
  <w16cid:commentId w16cid:paraId="1A3BC9A8" w16cid:durableId="60851350"/>
  <w16cid:commentId w16cid:paraId="5252F4DA" w16cid:durableId="14D691E7"/>
  <w16cid:commentId w16cid:paraId="4B5F2E91" w16cid:durableId="38C61A30"/>
  <w16cid:commentId w16cid:paraId="19DC0DF1" w16cid:durableId="43733158"/>
  <w16cid:commentId w16cid:paraId="380004FD" w16cid:durableId="2CDD03A0"/>
  <w16cid:commentId w16cid:paraId="1E67252D" w16cid:durableId="6CC845F6"/>
  <w16cid:commentId w16cid:paraId="5BC9BF91" w16cid:durableId="731269F8"/>
  <w16cid:commentId w16cid:paraId="55853FA4" w16cid:durableId="2800660F"/>
  <w16cid:commentId w16cid:paraId="74B2C79D" w16cid:durableId="6C237B9D"/>
  <w16cid:commentId w16cid:paraId="03F53261" w16cid:durableId="6EF19327"/>
  <w16cid:commentId w16cid:paraId="2271DCF0" w16cid:durableId="2EA58165"/>
  <w16cid:commentId w16cid:paraId="659489E1" w16cid:durableId="519B6520"/>
  <w16cid:commentId w16cid:paraId="4BD423CA" w16cid:durableId="6C0DD2C9"/>
  <w16cid:commentId w16cid:paraId="1C16BA8F" w16cid:durableId="641BC543"/>
  <w16cid:commentId w16cid:paraId="6581FFF4" w16cid:durableId="103A98E1"/>
  <w16cid:commentId w16cid:paraId="0ACC033D" w16cid:durableId="55EC4F32"/>
  <w16cid:commentId w16cid:paraId="79DA37FF" w16cid:durableId="6CBCE5A4"/>
  <w16cid:commentId w16cid:paraId="34B5CB17" w16cid:durableId="45B2B486"/>
  <w16cid:commentId w16cid:paraId="236395DB" w16cid:durableId="385825BB"/>
  <w16cid:commentId w16cid:paraId="383CD657" w16cid:durableId="53DD6864"/>
  <w16cid:commentId w16cid:paraId="5FCE64E9" w16cid:durableId="0850722B"/>
  <w16cid:commentId w16cid:paraId="4E082FE9" w16cid:durableId="0495756B"/>
  <w16cid:commentId w16cid:paraId="1D4490E5" w16cid:durableId="5764D710"/>
  <w16cid:commentId w16cid:paraId="04A53B17" w16cid:durableId="43638CAF"/>
  <w16cid:commentId w16cid:paraId="49A52A45" w16cid:durableId="558CEF03"/>
  <w16cid:commentId w16cid:paraId="609219B3" w16cid:durableId="61AF7B16"/>
  <w16cid:commentId w16cid:paraId="1F38B694" w16cid:durableId="180F3B11"/>
  <w16cid:commentId w16cid:paraId="7825760A" w16cid:durableId="6B15D010"/>
  <w16cid:commentId w16cid:paraId="35FADEBE" w16cid:durableId="547F01F6"/>
  <w16cid:commentId w16cid:paraId="5B48444F" w16cid:durableId="0ED4DACC"/>
  <w16cid:commentId w16cid:paraId="13491E1D" w16cid:durableId="24BA032C"/>
  <w16cid:commentId w16cid:paraId="70EA41BD" w16cid:durableId="13EE5004"/>
  <w16cid:commentId w16cid:paraId="29EE5718" w16cid:durableId="5D7307B0"/>
  <w16cid:commentId w16cid:paraId="4C700DAB" w16cid:durableId="17F36D12"/>
  <w16cid:commentId w16cid:paraId="56A2DF90" w16cid:durableId="4C599D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A670E" w14:textId="77777777" w:rsidR="004639B8" w:rsidRDefault="004639B8" w:rsidP="00A1797E">
      <w:r>
        <w:separator/>
      </w:r>
    </w:p>
  </w:endnote>
  <w:endnote w:type="continuationSeparator" w:id="0">
    <w:p w14:paraId="39D3C7A3" w14:textId="77777777" w:rsidR="004639B8" w:rsidRDefault="004639B8" w:rsidP="00A1797E">
      <w:r>
        <w:continuationSeparator/>
      </w:r>
    </w:p>
  </w:endnote>
  <w:endnote w:type="continuationNotice" w:id="1">
    <w:p w14:paraId="39F43928" w14:textId="77777777" w:rsidR="004639B8" w:rsidRDefault="004639B8" w:rsidP="00A179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3020"/>
      <w:gridCol w:w="3020"/>
      <w:gridCol w:w="3020"/>
    </w:tblGrid>
    <w:tr w:rsidR="00105E05" w14:paraId="410A8DFE" w14:textId="77777777">
      <w:trPr>
        <w:trHeight w:val="300"/>
      </w:trPr>
      <w:tc>
        <w:tcPr>
          <w:tcW w:w="3020" w:type="dxa"/>
        </w:tcPr>
        <w:p w14:paraId="0CD6CE57" w14:textId="77777777" w:rsidR="00105E05" w:rsidRDefault="00105E05" w:rsidP="00A1797E">
          <w:pPr>
            <w:pStyle w:val="Header"/>
          </w:pPr>
        </w:p>
      </w:tc>
      <w:tc>
        <w:tcPr>
          <w:tcW w:w="3020" w:type="dxa"/>
        </w:tcPr>
        <w:p w14:paraId="27B69AE0" w14:textId="77777777" w:rsidR="00105E05" w:rsidRDefault="00105E05" w:rsidP="00A1797E">
          <w:pPr>
            <w:pStyle w:val="Header"/>
          </w:pPr>
        </w:p>
      </w:tc>
      <w:tc>
        <w:tcPr>
          <w:tcW w:w="3020" w:type="dxa"/>
        </w:tcPr>
        <w:p w14:paraId="236050DA" w14:textId="77777777" w:rsidR="00105E05" w:rsidRDefault="00105E05" w:rsidP="00A1797E">
          <w:pPr>
            <w:pStyle w:val="Header"/>
          </w:pPr>
        </w:p>
      </w:tc>
    </w:tr>
  </w:tbl>
  <w:p w14:paraId="4CF61819" w14:textId="77777777" w:rsidR="00105E05" w:rsidRDefault="00105E05" w:rsidP="00A179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73407" w14:textId="77777777" w:rsidR="004639B8" w:rsidRDefault="004639B8" w:rsidP="00A1797E">
      <w:r>
        <w:separator/>
      </w:r>
    </w:p>
  </w:footnote>
  <w:footnote w:type="continuationSeparator" w:id="0">
    <w:p w14:paraId="1D7E1B25" w14:textId="77777777" w:rsidR="004639B8" w:rsidRDefault="004639B8" w:rsidP="00A1797E">
      <w:r>
        <w:continuationSeparator/>
      </w:r>
    </w:p>
  </w:footnote>
  <w:footnote w:type="continuationNotice" w:id="1">
    <w:p w14:paraId="11469063" w14:textId="77777777" w:rsidR="004639B8" w:rsidRDefault="004639B8" w:rsidP="00A1797E"/>
  </w:footnote>
  <w:footnote w:id="2">
    <w:p w14:paraId="69DCF74C" w14:textId="77777777" w:rsidR="00185D15" w:rsidRPr="00203125" w:rsidRDefault="00185D15" w:rsidP="00A1797E">
      <w:pPr>
        <w:pStyle w:val="FootnoteText"/>
      </w:pPr>
      <w:r>
        <w:rPr>
          <w:rStyle w:val="FootnoteReference"/>
        </w:rPr>
        <w:footnoteRef/>
      </w:r>
      <w:r w:rsidRPr="00185D15">
        <w:t xml:space="preserve"> OJ</w:t>
      </w:r>
      <w:r w:rsidRPr="00185D15">
        <w:rPr>
          <w:spacing w:val="-3"/>
        </w:rPr>
        <w:t xml:space="preserve"> </w:t>
      </w:r>
      <w:r w:rsidRPr="00185D15">
        <w:t>L</w:t>
      </w:r>
      <w:r w:rsidRPr="00185D15">
        <w:rPr>
          <w:spacing w:val="-4"/>
        </w:rPr>
        <w:t xml:space="preserve"> </w:t>
      </w:r>
      <w:r w:rsidRPr="00185D15">
        <w:t>158,</w:t>
      </w:r>
      <w:r w:rsidRPr="00185D15">
        <w:rPr>
          <w:spacing w:val="-3"/>
        </w:rPr>
        <w:t xml:space="preserve"> </w:t>
      </w:r>
      <w:r w:rsidRPr="00185D15">
        <w:t>14.6.2019,</w:t>
      </w:r>
      <w:r w:rsidRPr="00185D15">
        <w:rPr>
          <w:spacing w:val="-3"/>
        </w:rPr>
        <w:t xml:space="preserve"> </w:t>
      </w:r>
      <w:r w:rsidRPr="00185D15">
        <w:t>p.</w:t>
      </w:r>
      <w:r w:rsidRPr="00185D15">
        <w:rPr>
          <w:spacing w:val="-3"/>
        </w:rPr>
        <w:t xml:space="preserve"> </w:t>
      </w:r>
      <w:r w:rsidRPr="00185D15">
        <w:rPr>
          <w:spacing w:val="-2"/>
        </w:rPr>
        <w:t>125–199.</w:t>
      </w:r>
    </w:p>
  </w:footnote>
  <w:footnote w:id="3">
    <w:p w14:paraId="0A9E3752" w14:textId="18EFF4F6" w:rsidR="008E6151" w:rsidRDefault="008E6151" w:rsidP="00A1797E">
      <w:pPr>
        <w:pStyle w:val="FootnoteText"/>
      </w:pPr>
      <w:r w:rsidRPr="70B96CC4">
        <w:rPr>
          <w:rStyle w:val="FootnoteReference"/>
        </w:rPr>
        <w:footnoteRef/>
      </w:r>
      <w:r>
        <w:t xml:space="preserve"> </w:t>
      </w:r>
      <w:r w:rsidRPr="00472A62">
        <w:t>OJ L</w:t>
      </w:r>
      <w:del w:id="6" w:author="Fernando Dominguez" w:date="2025-10-21T08:31:00Z">
        <w:r w:rsidRPr="00472A62">
          <w:delText>,</w:delText>
        </w:r>
      </w:del>
      <w:r w:rsidRPr="00472A62">
        <w:t xml:space="preserve"> 2024/1711, 26.6.2024, p 1-18</w:t>
      </w:r>
    </w:p>
  </w:footnote>
  <w:footnote w:id="4">
    <w:p w14:paraId="3D504041" w14:textId="3C99166D" w:rsidR="00A220C1" w:rsidRPr="00A220C1" w:rsidRDefault="00A220C1">
      <w:pPr>
        <w:pStyle w:val="FootnoteText"/>
      </w:pPr>
      <w:r>
        <w:rPr>
          <w:rStyle w:val="FootnoteReference"/>
        </w:rPr>
        <w:footnoteRef/>
      </w:r>
      <w:r>
        <w:t xml:space="preserve"> </w:t>
      </w:r>
      <w:r w:rsidRPr="70B96CC4">
        <w:rPr>
          <w:lang w:val="en-US"/>
        </w:rPr>
        <w:t>Commission Implementing Regulation (EU) 2023/1162 of 6 June 2023 on interoperability requirements and non-discriminatory and transparent procedures for access to metering and consumption data (OJ L 154, 15.6.2023, p. 10–40).</w:t>
      </w:r>
    </w:p>
  </w:footnote>
  <w:footnote w:id="5">
    <w:p w14:paraId="2534407A" w14:textId="57C06FCF" w:rsidR="70B96CC4" w:rsidRPr="00A220C1" w:rsidRDefault="70B96CC4" w:rsidP="00A1797E">
      <w:pPr>
        <w:pStyle w:val="FootnoteText"/>
      </w:pPr>
      <w:r w:rsidRPr="70B96CC4">
        <w:rPr>
          <w:rStyle w:val="FootnoteReference"/>
        </w:rPr>
        <w:footnoteRef/>
      </w:r>
      <w:r w:rsidR="60435A44">
        <w:t xml:space="preserve"> </w:t>
      </w:r>
      <w:r w:rsidR="60435A44" w:rsidRPr="70B96CC4">
        <w:rPr>
          <w:lang w:val="en-US"/>
        </w:rPr>
        <w:t>Commission Implementing Regulation (EU) 2025/XXX of _ _ 2025 on interoperability requirements and non-discriminatory and transparent procedures for access to data required for customer switching (OJ XXX).</w:t>
      </w:r>
    </w:p>
  </w:footnote>
  <w:footnote w:id="6">
    <w:p w14:paraId="5A40B6ED" w14:textId="36038006" w:rsidR="00047FF4" w:rsidRPr="00047FF4" w:rsidRDefault="00047FF4">
      <w:pPr>
        <w:pStyle w:val="FootnoteText"/>
      </w:pPr>
      <w:r>
        <w:rPr>
          <w:rStyle w:val="FootnoteReference"/>
        </w:rPr>
        <w:footnoteRef/>
      </w:r>
      <w:r>
        <w:t>Commission Implementing Regulation (EU) 2026/</w:t>
      </w:r>
      <w:proofErr w:type="spellStart"/>
      <w:r>
        <w:t>xxxx</w:t>
      </w:r>
      <w:proofErr w:type="spellEnd"/>
      <w:r>
        <w:t xml:space="preserve"> of xx Month 202x establishing a Network Code on Demand Response (OJ XXX).</w:t>
      </w:r>
    </w:p>
  </w:footnote>
  <w:footnote w:id="7">
    <w:p w14:paraId="63C7A96C" w14:textId="77777777" w:rsidR="00270A8A" w:rsidRPr="00B403EF" w:rsidRDefault="00270A8A" w:rsidP="00270A8A">
      <w:pPr>
        <w:pStyle w:val="FootnoteText"/>
        <w:rPr>
          <w:ins w:id="38" w:author="Fernando Dominguez" w:date="2025-09-12T10:10:00Z"/>
        </w:rPr>
      </w:pPr>
      <w:ins w:id="39" w:author="Fernando Dominguez" w:date="2025-09-12T10:10:00Z">
        <w:r>
          <w:rPr>
            <w:rStyle w:val="FootnoteReference"/>
          </w:rPr>
          <w:footnoteRef/>
        </w:r>
        <w:r>
          <w:t xml:space="preserve"> </w:t>
        </w:r>
        <w:r w:rsidRPr="00B403EF">
          <w:t>R</w:t>
        </w:r>
        <w:r>
          <w:t>egulation</w:t>
        </w:r>
        <w:r w:rsidRPr="00B403EF">
          <w:t xml:space="preserve"> (EU) 2016/679 </w:t>
        </w:r>
        <w:r w:rsidRPr="00664BE5">
          <w:rPr>
            <w:lang w:val="en-US"/>
          </w:rPr>
          <w:t xml:space="preserve">of the European Parliament and of the Council </w:t>
        </w:r>
        <w:r w:rsidRPr="00B403EF">
          <w:t>of 27 April 2016 on the protection of natural persons with regard to the processing of personal data and on the free movement of such data, and repealing Directive 95/46/EC (General Data Protection Regulation)</w:t>
        </w:r>
      </w:ins>
    </w:p>
  </w:footnote>
  <w:footnote w:id="8">
    <w:p w14:paraId="450BEDBD" w14:textId="77777777" w:rsidR="00395A0B" w:rsidRPr="00A90BB3" w:rsidRDefault="00395A0B" w:rsidP="00395A0B">
      <w:pPr>
        <w:pStyle w:val="FootnoteText"/>
        <w:jc w:val="both"/>
        <w:rPr>
          <w:ins w:id="107" w:author="Fernando Dominguez" w:date="2025-09-12T10:12:00Z"/>
          <w:lang w:val="en-US"/>
        </w:rPr>
      </w:pPr>
      <w:ins w:id="108" w:author="Fernando Dominguez" w:date="2025-09-12T10:12:00Z">
        <w:r>
          <w:rPr>
            <w:rStyle w:val="FootnoteReference"/>
          </w:rPr>
          <w:footnoteRef/>
        </w:r>
        <w:r>
          <w:t xml:space="preserve"> </w:t>
        </w:r>
        <w:r w:rsidRPr="007D30F6">
          <w:t>Directive (EU) 2018/2001 of the European Parliament and of the Council of 11 December 2018 on the promotion of the use of energy from renewable sources (recast)</w:t>
        </w:r>
        <w:r>
          <w:t>; OJ L 328, 21.12.2018, p. 82-209.</w:t>
        </w:r>
      </w:ins>
    </w:p>
  </w:footnote>
  <w:footnote w:id="9">
    <w:p w14:paraId="75AC3A1B" w14:textId="77777777" w:rsidR="00395A0B" w:rsidRPr="00FB411B" w:rsidRDefault="00395A0B" w:rsidP="00395A0B">
      <w:pPr>
        <w:pStyle w:val="FootnoteText"/>
        <w:jc w:val="both"/>
        <w:rPr>
          <w:ins w:id="111" w:author="Fernando Dominguez" w:date="2025-09-12T10:12:00Z"/>
          <w:lang w:val="en-US"/>
        </w:rPr>
      </w:pPr>
      <w:ins w:id="112" w:author="Fernando Dominguez" w:date="2025-09-12T10:12:00Z">
        <w:r>
          <w:rPr>
            <w:rStyle w:val="FootnoteReference"/>
          </w:rPr>
          <w:footnoteRef/>
        </w:r>
        <w:r>
          <w:t xml:space="preserve"> </w:t>
        </w:r>
        <w:r w:rsidRPr="007D30F6">
          <w:t>Directive (EU) 2023/2413 of the European Parliament and of the Council of 18 October 2023 amending Directive (EU) 2018/2001, Regulation (EU) 2018/1999 and Directive 98/70/EC as regards the promotion of energy from renewable sources, and repealing Council Directive (EU) 2015/652</w:t>
        </w:r>
        <w:r>
          <w:t>; OJ L ,2023/2413, 31.10.2023.</w:t>
        </w:r>
      </w:ins>
    </w:p>
  </w:footnote>
  <w:footnote w:id="10">
    <w:p w14:paraId="5A6E8027" w14:textId="77777777" w:rsidR="00235802" w:rsidRPr="00FB411B" w:rsidRDefault="00235802" w:rsidP="00235802">
      <w:pPr>
        <w:pStyle w:val="FootnoteText"/>
        <w:jc w:val="both"/>
        <w:rPr>
          <w:ins w:id="135" w:author="Fernando Dominguez" w:date="2025-09-12T10:13:00Z"/>
          <w:lang w:val="en-US"/>
        </w:rPr>
      </w:pPr>
      <w:ins w:id="136" w:author="Fernando Dominguez" w:date="2025-09-12T10:13:00Z">
        <w:r>
          <w:rPr>
            <w:rStyle w:val="FootnoteReference"/>
          </w:rPr>
          <w:footnoteRef/>
        </w:r>
        <w:r>
          <w:t xml:space="preserve"> </w:t>
        </w:r>
        <w:r w:rsidRPr="00206941">
          <w:t>Regulation (EU) 2024/1183 of the European Parliament and of the Council of 11 April 2024 amending Regulation (EU) No 910/2014 as regards establishing the European Digital Identity Framework; OJ L, 2024/1183, 30.4.2024.</w:t>
        </w:r>
      </w:ins>
    </w:p>
  </w:footnote>
  <w:footnote w:id="11">
    <w:p w14:paraId="5C373527" w14:textId="77777777" w:rsidR="00235802" w:rsidRPr="00FB411B" w:rsidRDefault="00235802" w:rsidP="00235802">
      <w:pPr>
        <w:pStyle w:val="FootnoteText"/>
        <w:rPr>
          <w:ins w:id="138" w:author="Fernando Dominguez" w:date="2025-09-12T10:13:00Z"/>
          <w:lang w:val="en-US"/>
        </w:rPr>
      </w:pPr>
      <w:ins w:id="139" w:author="Fernando Dominguez" w:date="2025-09-12T10:13:00Z">
        <w:r w:rsidRPr="3548B473">
          <w:rPr>
            <w:rStyle w:val="FootnoteReference"/>
          </w:rPr>
          <w:footnoteRef/>
        </w:r>
        <w:r w:rsidRPr="00FB411B">
          <w:rPr>
            <w:lang w:val="en-US"/>
          </w:rPr>
          <w:t xml:space="preserve"> Regulation (EU) No 910/2014 of the European Parliament and of the Council of 23 July 2014 on electronic identification and trust services for electronic transactions in the internal market and repealing Directive 1999/93/EC; OJ L 257, 28.8.2014, p. 73–114.</w:t>
        </w:r>
      </w:ins>
    </w:p>
  </w:footnote>
  <w:footnote w:id="12">
    <w:p w14:paraId="66445887" w14:textId="04F92685" w:rsidR="00492FC3" w:rsidRPr="00492FC3" w:rsidRDefault="00492FC3">
      <w:pPr>
        <w:pStyle w:val="FootnoteText"/>
      </w:pPr>
      <w:ins w:id="152" w:author="DION-DEMAEL Michele" w:date="2025-10-30T11:16:00Z" w16du:dateUtc="2025-10-30T10:16:00Z">
        <w:r>
          <w:rPr>
            <w:rStyle w:val="FootnoteReference"/>
          </w:rPr>
          <w:footnoteRef/>
        </w:r>
        <w:r>
          <w:t xml:space="preserve"> </w:t>
        </w:r>
      </w:ins>
      <w:ins w:id="153" w:author="DION-DEMAEL Michele" w:date="2025-10-30T11:17:00Z" w16du:dateUtc="2025-10-30T10:17:00Z">
        <w:r w:rsidR="00B35DE9" w:rsidRPr="00B35DE9">
          <w:t>https://www.cencenelec.eu/news-events/news/2025/brief-news/2025-08-06-standards-framework-for-demand-response.</w:t>
        </w:r>
      </w:ins>
    </w:p>
  </w:footnote>
  <w:footnote w:id="13">
    <w:p w14:paraId="350F49FE" w14:textId="60CD94BC" w:rsidR="00A960C6" w:rsidRDefault="00A960C6" w:rsidP="00A960C6">
      <w:pPr>
        <w:pStyle w:val="FootnoteText"/>
        <w:rPr>
          <w:ins w:id="169" w:author="Fernando Dominguez" w:date="2025-09-12T10:17:00Z"/>
        </w:rPr>
      </w:pPr>
      <w:ins w:id="170" w:author="Fernando Dominguez" w:date="2025-09-12T10:17:00Z">
        <w:r>
          <w:rPr>
            <w:rStyle w:val="FootnoteReference"/>
          </w:rPr>
          <w:footnoteRef/>
        </w:r>
        <w:r>
          <w:t xml:space="preserve"> </w:t>
        </w:r>
        <w:r w:rsidRPr="001B685E">
          <w:t xml:space="preserve">HEMRM - Harmonised </w:t>
        </w:r>
      </w:ins>
      <w:ins w:id="171" w:author="DION-DEMAEL Michele" w:date="2025-10-30T11:18:00Z" w16du:dateUtc="2025-10-30T10:18:00Z">
        <w:r w:rsidR="00B35DE9">
          <w:t xml:space="preserve">Electricity Market </w:t>
        </w:r>
      </w:ins>
      <w:ins w:id="172" w:author="Fernando Dominguez" w:date="2025-09-12T10:17:00Z">
        <w:r w:rsidRPr="001B685E">
          <w:t xml:space="preserve">Role Model </w:t>
        </w:r>
        <w:del w:id="173" w:author="DION-DEMAEL Michele" w:date="2025-10-30T11:18:00Z" w16du:dateUtc="2025-10-30T10:18:00Z">
          <w:r w:rsidRPr="001B685E" w:rsidDel="00B35DE9">
            <w:delText>(for the Electricity Market)</w:delText>
          </w:r>
        </w:del>
        <w:r w:rsidRPr="001B685E">
          <w:t xml:space="preserve"> by ENTSO-E and EU DSO Entity</w:t>
        </w:r>
      </w:ins>
      <w:ins w:id="174" w:author="DION-DEMAEL Michele" w:date="2025-10-30T11:18:00Z" w16du:dateUtc="2025-10-30T10:18:00Z">
        <w:r w:rsidR="00B35DE9">
          <w:t xml:space="preserve">, </w:t>
        </w:r>
      </w:ins>
      <w:ins w:id="175" w:author="DION-DEMAEL Michele" w:date="2025-10-30T11:18:00Z">
        <w:r w:rsidR="00B35DE9" w:rsidRPr="00B35DE9">
          <w:fldChar w:fldCharType="begin"/>
        </w:r>
        <w:r w:rsidR="00B35DE9" w:rsidRPr="00B35DE9">
          <w:instrText>HYPERLINK "https://www.data-interoperability.eu/harmonised-electricity-market-role-model"</w:instrText>
        </w:r>
        <w:r w:rsidR="00B35DE9" w:rsidRPr="00B35DE9">
          <w:fldChar w:fldCharType="separate"/>
        </w:r>
        <w:r w:rsidR="00B35DE9" w:rsidRPr="00B35DE9">
          <w:rPr>
            <w:rStyle w:val="Hyperlink"/>
          </w:rPr>
          <w:t>https://www.data-interoperability.eu/harmonised-electricity-market-role-model</w:t>
        </w:r>
      </w:ins>
      <w:ins w:id="176" w:author="DION-DEMAEL Michele" w:date="2025-10-30T11:18:00Z" w16du:dateUtc="2025-10-30T10:18:00Z">
        <w:r w:rsidR="00B35DE9" w:rsidRPr="00B35DE9">
          <w:fldChar w:fldCharType="end"/>
        </w:r>
      </w:ins>
      <w:ins w:id="177" w:author="DION-DEMAEL Michele" w:date="2025-10-30T11:29:00Z" w16du:dateUtc="2025-10-30T10:29:00Z">
        <w:r w:rsidR="006D2E32">
          <w:t xml:space="preserve">. </w:t>
        </w:r>
      </w:ins>
    </w:p>
  </w:footnote>
  <w:footnote w:id="14">
    <w:p w14:paraId="269666DF" w14:textId="1AECE646" w:rsidR="00A960C6" w:rsidRDefault="00A960C6" w:rsidP="00A960C6">
      <w:pPr>
        <w:pStyle w:val="FootnoteText"/>
        <w:rPr>
          <w:ins w:id="178" w:author="Fernando Dominguez" w:date="2025-09-12T10:17:00Z"/>
        </w:rPr>
      </w:pPr>
      <w:ins w:id="179" w:author="Fernando Dominguez" w:date="2025-09-12T10:17:00Z">
        <w:r>
          <w:rPr>
            <w:rStyle w:val="FootnoteReference"/>
          </w:rPr>
          <w:footnoteRef/>
        </w:r>
        <w:r>
          <w:t xml:space="preserve"> </w:t>
        </w:r>
        <w:r w:rsidRPr="005B1E2E">
          <w:t>CIM - Common Information Model</w:t>
        </w:r>
      </w:ins>
      <w:ins w:id="180" w:author="DION-DEMAEL Michele" w:date="2025-10-30T11:19:00Z" w16du:dateUtc="2025-10-30T10:19:00Z">
        <w:r w:rsidR="00B35DE9">
          <w:t xml:space="preserve"> (IEC 61970, IEC 61968, IEC </w:t>
        </w:r>
      </w:ins>
      <w:ins w:id="181" w:author="DION-DEMAEL Michele" w:date="2025-10-30T11:20:00Z" w16du:dateUtc="2025-10-30T10:20:00Z">
        <w:r w:rsidR="00B35DE9">
          <w:t>62325 series, IEC 62746 series</w:t>
        </w:r>
        <w:r w:rsidR="009314A6">
          <w:t>)</w:t>
        </w:r>
      </w:ins>
      <w:ins w:id="182" w:author="Fernando Dominguez" w:date="2025-09-12T10:17:00Z">
        <w:del w:id="183" w:author="DION-DEMAEL Michele" w:date="2025-10-30T11:20:00Z" w16du:dateUtc="2025-10-30T10:20:00Z">
          <w:r w:rsidRPr="005B1E2E" w:rsidDel="009314A6">
            <w:delText>,</w:delText>
          </w:r>
        </w:del>
        <w:r w:rsidRPr="005B1E2E">
          <w:t xml:space="preserve"> https://www.iec.ch/homepage</w:t>
        </w:r>
      </w:ins>
    </w:p>
  </w:footnote>
  <w:footnote w:id="15">
    <w:p w14:paraId="2C2658D4" w14:textId="2FE0A9F7" w:rsidR="00CF2D21" w:rsidRPr="00FB411B" w:rsidRDefault="00CF2D21" w:rsidP="00FB411B">
      <w:pPr>
        <w:pStyle w:val="FootnoteText"/>
        <w:jc w:val="both"/>
        <w:rPr>
          <w:lang w:val="en-US"/>
        </w:rPr>
      </w:pPr>
      <w:r>
        <w:rPr>
          <w:rStyle w:val="FootnoteReference"/>
        </w:rPr>
        <w:footnoteRef/>
      </w:r>
      <w:r>
        <w:t xml:space="preserve"> </w:t>
      </w:r>
      <w:r w:rsidRPr="00615A00">
        <w:t>Regulation (EU) 2019/943 of the European Parliament and of the Council of 5 June 2019 on the internal market for electricity (recast)</w:t>
      </w:r>
      <w:r>
        <w:t xml:space="preserve"> (OJ L 158, 14.6.2019, p. 54-124).</w:t>
      </w:r>
    </w:p>
  </w:footnote>
  <w:footnote w:id="16">
    <w:p w14:paraId="236F813F" w14:textId="77777777" w:rsidR="00CF2D21" w:rsidRPr="00664BE5" w:rsidRDefault="00CF2D21" w:rsidP="00CF2D21">
      <w:pPr>
        <w:pStyle w:val="FootnoteText"/>
        <w:jc w:val="both"/>
        <w:rPr>
          <w:lang w:val="en-US"/>
        </w:rPr>
      </w:pPr>
      <w:r>
        <w:rPr>
          <w:rStyle w:val="FootnoteReference"/>
        </w:rPr>
        <w:footnoteRef/>
      </w:r>
      <w:r>
        <w:t xml:space="preserve"> </w:t>
      </w:r>
      <w:r w:rsidRPr="00615A00">
        <w:t>Regulation (EU) 2024/1747 of the European Parliament and of the Council of 13 June 2024 amending Regulations (EU) 2019/942 and (EU) 2019/943 as regards improving the Union’s electricity market design</w:t>
      </w:r>
      <w:r>
        <w:t xml:space="preserve"> (OJ L, 2024/1747, 26.6.2024). </w:t>
      </w:r>
    </w:p>
    <w:p w14:paraId="512E15EA" w14:textId="07BE20C3" w:rsidR="00CF2D21" w:rsidRPr="00FB411B" w:rsidRDefault="00CF2D21">
      <w:pPr>
        <w:pStyle w:val="FootnoteText"/>
        <w:rPr>
          <w:lang w:val="en-US"/>
        </w:rPr>
      </w:pPr>
    </w:p>
  </w:footnote>
  <w:footnote w:id="17">
    <w:p w14:paraId="45881BFF" w14:textId="1756C1A3" w:rsidR="00B403EF" w:rsidRPr="00B403EF" w:rsidDel="00270A8A" w:rsidRDefault="00B403EF">
      <w:pPr>
        <w:pStyle w:val="FootnoteText"/>
        <w:rPr>
          <w:del w:id="213" w:author="Fernando Dominguez" w:date="2025-09-12T10:10:00Z"/>
        </w:rPr>
      </w:pPr>
      <w:del w:id="214" w:author="Fernando Dominguez" w:date="2025-09-12T10:10:00Z">
        <w:r w:rsidDel="00270A8A">
          <w:rPr>
            <w:rStyle w:val="FootnoteReference"/>
          </w:rPr>
          <w:footnoteRef/>
        </w:r>
        <w:r w:rsidDel="00270A8A">
          <w:delText xml:space="preserve"> </w:delText>
        </w:r>
        <w:r w:rsidRPr="00B403EF" w:rsidDel="00270A8A">
          <w:delText>R</w:delText>
        </w:r>
        <w:r w:rsidDel="00270A8A">
          <w:delText>egulation</w:delText>
        </w:r>
        <w:r w:rsidRPr="00B403EF" w:rsidDel="00270A8A">
          <w:delText xml:space="preserve"> (EU) 2016/679 </w:delText>
        </w:r>
        <w:r w:rsidRPr="00664BE5" w:rsidDel="00270A8A">
          <w:rPr>
            <w:lang w:val="en-US"/>
          </w:rPr>
          <w:delText xml:space="preserve">of the European Parliament and of the Council </w:delText>
        </w:r>
        <w:r w:rsidRPr="00B403EF" w:rsidDel="00270A8A">
          <w:delText>of 27 April 2016 on the protection of natural persons with regard to the processing of personal data and on the free movement of such data, and repealing Directive 95/46/EC (General Data Protection Regulation)</w:delText>
        </w:r>
      </w:del>
    </w:p>
  </w:footnote>
  <w:footnote w:id="18">
    <w:p w14:paraId="5C662B0F" w14:textId="77777777" w:rsidR="00233211" w:rsidRPr="00A90BB3" w:rsidDel="00395A0B" w:rsidRDefault="00233211" w:rsidP="00233211">
      <w:pPr>
        <w:pStyle w:val="FootnoteText"/>
        <w:jc w:val="both"/>
        <w:rPr>
          <w:ins w:id="221" w:author="Fernando Dominguez" w:date="2025-09-12T09:30:00Z"/>
          <w:del w:id="222" w:author="Fernando Dominguez" w:date="2025-09-12T10:12:00Z"/>
          <w:lang w:val="en-US"/>
        </w:rPr>
      </w:pPr>
      <w:ins w:id="223" w:author="Fernando Dominguez" w:date="2025-09-12T09:30:00Z">
        <w:del w:id="224" w:author="Fernando Dominguez" w:date="2025-09-12T10:12:00Z">
          <w:r w:rsidDel="00395A0B">
            <w:rPr>
              <w:rStyle w:val="FootnoteReference"/>
            </w:rPr>
            <w:footnoteRef/>
          </w:r>
          <w:r w:rsidDel="00395A0B">
            <w:delText xml:space="preserve"> </w:delText>
          </w:r>
          <w:r w:rsidRPr="007D30F6" w:rsidDel="00395A0B">
            <w:delText>Directive (EU) 2018/2001 of the European Parliament and of the Council of 11 December 2018 on the promotion of the use of energy from renewable sources (recast)</w:delText>
          </w:r>
          <w:r w:rsidDel="00395A0B">
            <w:delText>; OJ L 328, 21.12.2018, p. 82-209.</w:delText>
          </w:r>
        </w:del>
      </w:ins>
    </w:p>
  </w:footnote>
  <w:footnote w:id="19">
    <w:p w14:paraId="568ECCAB" w14:textId="77777777" w:rsidR="00233211" w:rsidRPr="00FB411B" w:rsidDel="00395A0B" w:rsidRDefault="00233211" w:rsidP="00233211">
      <w:pPr>
        <w:pStyle w:val="FootnoteText"/>
        <w:jc w:val="both"/>
        <w:rPr>
          <w:ins w:id="225" w:author="Fernando Dominguez" w:date="2025-09-12T09:30:00Z"/>
          <w:del w:id="226" w:author="Fernando Dominguez" w:date="2025-09-12T10:12:00Z"/>
          <w:lang w:val="en-US"/>
        </w:rPr>
      </w:pPr>
      <w:ins w:id="227" w:author="Fernando Dominguez" w:date="2025-09-12T09:30:00Z">
        <w:del w:id="228" w:author="Fernando Dominguez" w:date="2025-09-12T10:12:00Z">
          <w:r w:rsidDel="00395A0B">
            <w:rPr>
              <w:rStyle w:val="FootnoteReference"/>
            </w:rPr>
            <w:footnoteRef/>
          </w:r>
          <w:r w:rsidDel="00395A0B">
            <w:delText xml:space="preserve"> </w:delText>
          </w:r>
          <w:r w:rsidRPr="007D30F6" w:rsidDel="00395A0B">
            <w:delText>Directive (EU) 2023/2413 of the European Parliament and of the Council of 18 October 2023 amending Directive (EU) 2018/2001, Regulation (EU) 2018/1999 and Directive 98/70/EC as regards the promotion of energy from renewable sources, and repealing Council Directive (EU) 2015/652</w:delText>
          </w:r>
          <w:r w:rsidDel="00395A0B">
            <w:delText>; OJ L ,2023/2413, 31.10.2023.</w:delText>
          </w:r>
        </w:del>
      </w:ins>
    </w:p>
  </w:footnote>
  <w:footnote w:id="20">
    <w:p w14:paraId="53DD2657" w14:textId="4E903E85" w:rsidR="000E3FB3" w:rsidRPr="00FB411B" w:rsidDel="005B4369" w:rsidRDefault="000E3FB3" w:rsidP="00FB411B">
      <w:pPr>
        <w:pStyle w:val="FootnoteText"/>
        <w:jc w:val="both"/>
        <w:rPr>
          <w:del w:id="236" w:author="Fernando Dominguez" w:date="2025-09-12T10:13:00Z"/>
          <w:lang w:val="en-US"/>
        </w:rPr>
      </w:pPr>
      <w:del w:id="237" w:author="Fernando Dominguez" w:date="2025-09-12T10:13:00Z">
        <w:r w:rsidDel="005B4369">
          <w:rPr>
            <w:rStyle w:val="FootnoteReference"/>
          </w:rPr>
          <w:footnoteRef/>
        </w:r>
        <w:r w:rsidDel="005B4369">
          <w:delText xml:space="preserve"> </w:delText>
        </w:r>
        <w:r w:rsidRPr="00206941" w:rsidDel="005B4369">
          <w:delText>Regulation (EU) 2024/1183 of the European Parliament and of the Council of 11 April 2024 amending Regulation (EU) No 910/2014 as regards establishing the European Digital Identity Framework; OJ L, 2024/1183, 30.4.2024.</w:delText>
        </w:r>
      </w:del>
    </w:p>
  </w:footnote>
  <w:footnote w:id="21">
    <w:p w14:paraId="43DC26AB" w14:textId="50D73DCF" w:rsidR="3548B473" w:rsidRPr="00FB411B" w:rsidDel="005B4369" w:rsidRDefault="3548B473" w:rsidP="00A1797E">
      <w:pPr>
        <w:pStyle w:val="FootnoteText"/>
        <w:rPr>
          <w:del w:id="238" w:author="Fernando Dominguez" w:date="2025-09-12T10:13:00Z"/>
          <w:lang w:val="en-US"/>
        </w:rPr>
      </w:pPr>
      <w:del w:id="239" w:author="Fernando Dominguez" w:date="2025-09-12T10:13:00Z">
        <w:r w:rsidRPr="3548B473" w:rsidDel="005B4369">
          <w:rPr>
            <w:rStyle w:val="FootnoteReference"/>
          </w:rPr>
          <w:footnoteRef/>
        </w:r>
        <w:r w:rsidR="67A7C55A" w:rsidRPr="00FB411B" w:rsidDel="005B4369">
          <w:rPr>
            <w:lang w:val="en-US"/>
          </w:rPr>
          <w:delText xml:space="preserve"> Regulation (EU) No 910/2014 of the European Parliament and of the Council of 23 July 2014 on electronic identification and trust services for electronic transactions in the internal market and repealing Directive 1999/93/EC; OJ L 257, 28.8.2014, p. 73–114.</w:delText>
        </w:r>
      </w:del>
    </w:p>
  </w:footnote>
  <w:footnote w:id="22">
    <w:p w14:paraId="2DAF31B4" w14:textId="77777777" w:rsidR="006A2734" w:rsidRPr="00A90BB3" w:rsidDel="00CD145B" w:rsidRDefault="006A2734" w:rsidP="006A2734">
      <w:pPr>
        <w:pStyle w:val="FootnoteText"/>
        <w:jc w:val="both"/>
        <w:rPr>
          <w:del w:id="246" w:author="Fernando Dominguez" w:date="2025-09-12T10:04:00Z"/>
          <w:lang w:val="en-US"/>
        </w:rPr>
      </w:pPr>
      <w:del w:id="247" w:author="Fernando Dominguez" w:date="2025-09-12T10:04:00Z">
        <w:r w:rsidDel="00CD145B">
          <w:rPr>
            <w:rStyle w:val="FootnoteReference"/>
          </w:rPr>
          <w:footnoteRef/>
        </w:r>
        <w:r w:rsidDel="00CD145B">
          <w:delText xml:space="preserve"> </w:delText>
        </w:r>
        <w:r w:rsidRPr="007D30F6" w:rsidDel="00CD145B">
          <w:delText>Directive (EU) 2018/2001 of the European Parliament and of the Council of 11 December 2018 on the promotion of the use of energy from renewable sources (recast)</w:delText>
        </w:r>
        <w:r w:rsidDel="00CD145B">
          <w:delText>; OJ L 328, 21.12.2018, p. 82-209.</w:delText>
        </w:r>
      </w:del>
    </w:p>
  </w:footnote>
  <w:footnote w:id="23">
    <w:p w14:paraId="43DFB63A" w14:textId="76FFAA9B" w:rsidR="006A2734" w:rsidRPr="00FB411B" w:rsidDel="00CD145B" w:rsidRDefault="006A2734" w:rsidP="00FB411B">
      <w:pPr>
        <w:pStyle w:val="FootnoteText"/>
        <w:jc w:val="both"/>
        <w:rPr>
          <w:del w:id="248" w:author="Fernando Dominguez" w:date="2025-09-12T10:04:00Z"/>
          <w:lang w:val="en-US"/>
        </w:rPr>
      </w:pPr>
      <w:del w:id="249" w:author="Fernando Dominguez" w:date="2025-09-12T10:04:00Z">
        <w:r w:rsidDel="00CD145B">
          <w:rPr>
            <w:rStyle w:val="FootnoteReference"/>
          </w:rPr>
          <w:footnoteRef/>
        </w:r>
        <w:r w:rsidDel="00CD145B">
          <w:delText xml:space="preserve"> </w:delText>
        </w:r>
        <w:r w:rsidRPr="007D30F6" w:rsidDel="00CD145B">
          <w:delText>Directive (EU) 2023/2413 of the European Parliament and of the Council of 18 October 2023 amending Directive (EU) 2018/2001, Regulation (EU) 2018/1999 and Directive 98/70/EC as regards the promotion of energy from renewable sources, and repealing Council Directive (EU) 2015/652</w:delText>
        </w:r>
        <w:r w:rsidDel="00CD145B">
          <w:delText>; OJ L ,2023/2413, 31.10.2023.</w:delText>
        </w:r>
      </w:del>
    </w:p>
  </w:footnote>
  <w:footnote w:id="24">
    <w:p w14:paraId="6D2E999B" w14:textId="1E28E373" w:rsidR="00FA5A48" w:rsidDel="00A960C6" w:rsidRDefault="00FA5A48">
      <w:pPr>
        <w:pStyle w:val="FootnoteText"/>
        <w:rPr>
          <w:del w:id="259" w:author="Fernando Dominguez" w:date="2025-09-12T10:17:00Z"/>
        </w:rPr>
      </w:pPr>
      <w:del w:id="260" w:author="Fernando Dominguez" w:date="2025-09-12T10:17:00Z">
        <w:r w:rsidDel="00A960C6">
          <w:rPr>
            <w:rStyle w:val="FootnoteReference"/>
          </w:rPr>
          <w:footnoteRef/>
        </w:r>
        <w:r w:rsidDel="00A960C6">
          <w:delText xml:space="preserve"> </w:delText>
        </w:r>
        <w:r w:rsidR="001B685E" w:rsidRPr="001B685E" w:rsidDel="00A960C6">
          <w:delText>HEMRM - Harmonised Role Model (for the Electricity Market) by ENTSO-E and EU DSO Entity</w:delText>
        </w:r>
      </w:del>
    </w:p>
  </w:footnote>
  <w:footnote w:id="25">
    <w:p w14:paraId="3246F961" w14:textId="4F4C70B6" w:rsidR="00DA67B5" w:rsidDel="00A960C6" w:rsidRDefault="00DA67B5">
      <w:pPr>
        <w:pStyle w:val="FootnoteText"/>
        <w:rPr>
          <w:del w:id="261" w:author="Fernando Dominguez" w:date="2025-09-12T10:17:00Z"/>
        </w:rPr>
      </w:pPr>
      <w:del w:id="262" w:author="Fernando Dominguez" w:date="2025-09-12T10:17:00Z">
        <w:r w:rsidDel="00A960C6">
          <w:rPr>
            <w:rStyle w:val="FootnoteReference"/>
          </w:rPr>
          <w:footnoteRef/>
        </w:r>
        <w:r w:rsidDel="00A960C6">
          <w:delText xml:space="preserve"> </w:delText>
        </w:r>
        <w:r w:rsidR="005B1E2E" w:rsidRPr="005B1E2E" w:rsidDel="00A960C6">
          <w:delText>CIM - Common Information Model, https://www.iec.ch/homepage</w:delText>
        </w:r>
      </w:del>
    </w:p>
  </w:footnote>
  <w:footnote w:id="26">
    <w:p w14:paraId="69F36583" w14:textId="77777777" w:rsidR="00F03CCA" w:rsidRPr="00F03CCA" w:rsidRDefault="00F03CCA" w:rsidP="00A1797E">
      <w:pPr>
        <w:pStyle w:val="FootnoteText"/>
      </w:pPr>
      <w:r>
        <w:rPr>
          <w:rStyle w:val="FootnoteReference"/>
        </w:rPr>
        <w:footnoteRef/>
      </w:r>
      <w:r w:rsidRPr="00F03CCA">
        <w:t xml:space="preserve"> Regulation (EU) 2018/1725 of the European Parliament and of the Council of 23 October 2018 on the </w:t>
      </w:r>
    </w:p>
    <w:p w14:paraId="398A4FA5" w14:textId="77777777" w:rsidR="00F03CCA" w:rsidRPr="00F03CCA" w:rsidRDefault="00F03CCA" w:rsidP="00A1797E">
      <w:pPr>
        <w:pStyle w:val="FootnoteText"/>
      </w:pPr>
      <w:r w:rsidRPr="00F03CCA">
        <w:t xml:space="preserve">protection of natural persons with regard to the processing of personal data by the Union institutions, </w:t>
      </w:r>
    </w:p>
    <w:p w14:paraId="0A1E4CDA" w14:textId="77777777" w:rsidR="00F03CCA" w:rsidRPr="00F03CCA" w:rsidRDefault="00F03CCA" w:rsidP="00A1797E">
      <w:pPr>
        <w:pStyle w:val="FootnoteText"/>
      </w:pPr>
      <w:r w:rsidRPr="00F03CCA">
        <w:t xml:space="preserve">bodies, offices and agencies and on the free movement of such data, and repealing Regulation (EC) No </w:t>
      </w:r>
    </w:p>
    <w:p w14:paraId="24E8C0A0" w14:textId="47770DDA" w:rsidR="00F03CCA" w:rsidRPr="00B708B2" w:rsidRDefault="00F03CCA" w:rsidP="00A1797E">
      <w:pPr>
        <w:pStyle w:val="FootnoteText"/>
        <w:rPr>
          <w:lang w:val="en-US"/>
        </w:rPr>
      </w:pPr>
      <w:r w:rsidRPr="00B708B2">
        <w:rPr>
          <w:lang w:val="en-US"/>
        </w:rPr>
        <w:t>45/2001 and Decision No 1247/2002/EC (OJ L 295, 21.11.2018, p. 39)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3020"/>
      <w:gridCol w:w="3020"/>
      <w:gridCol w:w="3020"/>
    </w:tblGrid>
    <w:tr w:rsidR="00105E05" w14:paraId="6641E34F" w14:textId="77777777">
      <w:trPr>
        <w:trHeight w:val="300"/>
      </w:trPr>
      <w:tc>
        <w:tcPr>
          <w:tcW w:w="3020" w:type="dxa"/>
        </w:tcPr>
        <w:p w14:paraId="16BAFC23" w14:textId="77777777" w:rsidR="00105E05" w:rsidRDefault="00105E05" w:rsidP="00A1797E">
          <w:pPr>
            <w:pStyle w:val="Header"/>
          </w:pPr>
        </w:p>
      </w:tc>
      <w:tc>
        <w:tcPr>
          <w:tcW w:w="3020" w:type="dxa"/>
        </w:tcPr>
        <w:p w14:paraId="1E67780D" w14:textId="77777777" w:rsidR="00105E05" w:rsidRDefault="00105E05" w:rsidP="00A1797E">
          <w:pPr>
            <w:pStyle w:val="Header"/>
          </w:pPr>
        </w:p>
      </w:tc>
      <w:tc>
        <w:tcPr>
          <w:tcW w:w="3020" w:type="dxa"/>
        </w:tcPr>
        <w:p w14:paraId="02753A15" w14:textId="77777777" w:rsidR="00105E05" w:rsidRDefault="00105E05" w:rsidP="00A1797E">
          <w:pPr>
            <w:pStyle w:val="Header"/>
          </w:pPr>
        </w:p>
      </w:tc>
    </w:tr>
  </w:tbl>
  <w:p w14:paraId="08BA49F0" w14:textId="77777777" w:rsidR="00105E05" w:rsidRDefault="00105E05" w:rsidP="00A1797E">
    <w:pPr>
      <w:pStyle w:val="Header"/>
    </w:pPr>
  </w:p>
</w:hdr>
</file>

<file path=word/intelligence2.xml><?xml version="1.0" encoding="utf-8"?>
<int2:intelligence xmlns:int2="http://schemas.microsoft.com/office/intelligence/2020/intelligence" xmlns:oel="http://schemas.microsoft.com/office/2019/extlst">
  <int2:observations>
    <int2:textHash int2:hashCode="pYa29tnkrXfpm3" int2:id="EndhWTB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27D"/>
    <w:multiLevelType w:val="hybridMultilevel"/>
    <w:tmpl w:val="3A3EDFD6"/>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22749D0"/>
    <w:multiLevelType w:val="hybridMultilevel"/>
    <w:tmpl w:val="FD88F58C"/>
    <w:lvl w:ilvl="0" w:tplc="94A04B1A">
      <w:start w:val="1"/>
      <w:numFmt w:val="bullet"/>
      <w:lvlText w:val=""/>
      <w:lvlJc w:val="left"/>
      <w:pPr>
        <w:ind w:left="720" w:hanging="360"/>
      </w:pPr>
      <w:rPr>
        <w:rFonts w:ascii="Symbol" w:hAnsi="Symbol"/>
      </w:rPr>
    </w:lvl>
    <w:lvl w:ilvl="1" w:tplc="AC2A5A18">
      <w:start w:val="1"/>
      <w:numFmt w:val="bullet"/>
      <w:lvlText w:val=""/>
      <w:lvlJc w:val="left"/>
      <w:pPr>
        <w:ind w:left="720" w:hanging="360"/>
      </w:pPr>
      <w:rPr>
        <w:rFonts w:ascii="Symbol" w:hAnsi="Symbol"/>
      </w:rPr>
    </w:lvl>
    <w:lvl w:ilvl="2" w:tplc="DB3C23E8">
      <w:start w:val="1"/>
      <w:numFmt w:val="bullet"/>
      <w:lvlText w:val=""/>
      <w:lvlJc w:val="left"/>
      <w:pPr>
        <w:ind w:left="720" w:hanging="360"/>
      </w:pPr>
      <w:rPr>
        <w:rFonts w:ascii="Symbol" w:hAnsi="Symbol"/>
      </w:rPr>
    </w:lvl>
    <w:lvl w:ilvl="3" w:tplc="CD222B90">
      <w:start w:val="1"/>
      <w:numFmt w:val="bullet"/>
      <w:lvlText w:val=""/>
      <w:lvlJc w:val="left"/>
      <w:pPr>
        <w:ind w:left="720" w:hanging="360"/>
      </w:pPr>
      <w:rPr>
        <w:rFonts w:ascii="Symbol" w:hAnsi="Symbol"/>
      </w:rPr>
    </w:lvl>
    <w:lvl w:ilvl="4" w:tplc="BFC0A340">
      <w:start w:val="1"/>
      <w:numFmt w:val="bullet"/>
      <w:lvlText w:val=""/>
      <w:lvlJc w:val="left"/>
      <w:pPr>
        <w:ind w:left="720" w:hanging="360"/>
      </w:pPr>
      <w:rPr>
        <w:rFonts w:ascii="Symbol" w:hAnsi="Symbol"/>
      </w:rPr>
    </w:lvl>
    <w:lvl w:ilvl="5" w:tplc="6BE82B6A">
      <w:start w:val="1"/>
      <w:numFmt w:val="bullet"/>
      <w:lvlText w:val=""/>
      <w:lvlJc w:val="left"/>
      <w:pPr>
        <w:ind w:left="720" w:hanging="360"/>
      </w:pPr>
      <w:rPr>
        <w:rFonts w:ascii="Symbol" w:hAnsi="Symbol"/>
      </w:rPr>
    </w:lvl>
    <w:lvl w:ilvl="6" w:tplc="ED461F5E">
      <w:start w:val="1"/>
      <w:numFmt w:val="bullet"/>
      <w:lvlText w:val=""/>
      <w:lvlJc w:val="left"/>
      <w:pPr>
        <w:ind w:left="720" w:hanging="360"/>
      </w:pPr>
      <w:rPr>
        <w:rFonts w:ascii="Symbol" w:hAnsi="Symbol"/>
      </w:rPr>
    </w:lvl>
    <w:lvl w:ilvl="7" w:tplc="C0284D92">
      <w:start w:val="1"/>
      <w:numFmt w:val="bullet"/>
      <w:lvlText w:val=""/>
      <w:lvlJc w:val="left"/>
      <w:pPr>
        <w:ind w:left="720" w:hanging="360"/>
      </w:pPr>
      <w:rPr>
        <w:rFonts w:ascii="Symbol" w:hAnsi="Symbol"/>
      </w:rPr>
    </w:lvl>
    <w:lvl w:ilvl="8" w:tplc="2D683FA4">
      <w:start w:val="1"/>
      <w:numFmt w:val="bullet"/>
      <w:lvlText w:val=""/>
      <w:lvlJc w:val="left"/>
      <w:pPr>
        <w:ind w:left="720" w:hanging="360"/>
      </w:pPr>
      <w:rPr>
        <w:rFonts w:ascii="Symbol" w:hAnsi="Symbol"/>
      </w:rPr>
    </w:lvl>
  </w:abstractNum>
  <w:abstractNum w:abstractNumId="2" w15:restartNumberingAfterBreak="0">
    <w:nsid w:val="036857AE"/>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 w15:restartNumberingAfterBreak="0">
    <w:nsid w:val="041A1D3D"/>
    <w:multiLevelType w:val="hybridMultilevel"/>
    <w:tmpl w:val="FFFFFFFF"/>
    <w:lvl w:ilvl="0" w:tplc="D646EF70">
      <w:start w:val="1"/>
      <w:numFmt w:val="decimal"/>
      <w:lvlText w:val="%1."/>
      <w:lvlJc w:val="left"/>
      <w:pPr>
        <w:ind w:left="720" w:hanging="360"/>
      </w:pPr>
    </w:lvl>
    <w:lvl w:ilvl="1" w:tplc="25626762">
      <w:start w:val="1"/>
      <w:numFmt w:val="lowerLetter"/>
      <w:lvlText w:val="%2."/>
      <w:lvlJc w:val="left"/>
      <w:pPr>
        <w:ind w:left="1440" w:hanging="360"/>
      </w:pPr>
    </w:lvl>
    <w:lvl w:ilvl="2" w:tplc="7DD0F88A">
      <w:start w:val="1"/>
      <w:numFmt w:val="lowerRoman"/>
      <w:lvlText w:val="%3."/>
      <w:lvlJc w:val="right"/>
      <w:pPr>
        <w:ind w:left="2160" w:hanging="180"/>
      </w:pPr>
    </w:lvl>
    <w:lvl w:ilvl="3" w:tplc="60A4FAF6">
      <w:start w:val="1"/>
      <w:numFmt w:val="decimal"/>
      <w:lvlText w:val="%4."/>
      <w:lvlJc w:val="left"/>
      <w:pPr>
        <w:ind w:left="2880" w:hanging="360"/>
      </w:pPr>
    </w:lvl>
    <w:lvl w:ilvl="4" w:tplc="65642E9A">
      <w:start w:val="1"/>
      <w:numFmt w:val="lowerLetter"/>
      <w:lvlText w:val="%5."/>
      <w:lvlJc w:val="left"/>
      <w:pPr>
        <w:ind w:left="3600" w:hanging="360"/>
      </w:pPr>
    </w:lvl>
    <w:lvl w:ilvl="5" w:tplc="2E143BF2">
      <w:start w:val="1"/>
      <w:numFmt w:val="lowerRoman"/>
      <w:lvlText w:val="%6."/>
      <w:lvlJc w:val="right"/>
      <w:pPr>
        <w:ind w:left="4320" w:hanging="180"/>
      </w:pPr>
    </w:lvl>
    <w:lvl w:ilvl="6" w:tplc="2B0CEB3C">
      <w:start w:val="1"/>
      <w:numFmt w:val="decimal"/>
      <w:lvlText w:val="%7."/>
      <w:lvlJc w:val="left"/>
      <w:pPr>
        <w:ind w:left="5040" w:hanging="360"/>
      </w:pPr>
    </w:lvl>
    <w:lvl w:ilvl="7" w:tplc="F02A1FE8">
      <w:start w:val="1"/>
      <w:numFmt w:val="lowerLetter"/>
      <w:lvlText w:val="%8."/>
      <w:lvlJc w:val="left"/>
      <w:pPr>
        <w:ind w:left="5760" w:hanging="360"/>
      </w:pPr>
    </w:lvl>
    <w:lvl w:ilvl="8" w:tplc="55E4A022">
      <w:start w:val="1"/>
      <w:numFmt w:val="lowerRoman"/>
      <w:lvlText w:val="%9."/>
      <w:lvlJc w:val="right"/>
      <w:pPr>
        <w:ind w:left="6480" w:hanging="180"/>
      </w:pPr>
    </w:lvl>
  </w:abstractNum>
  <w:abstractNum w:abstractNumId="4" w15:restartNumberingAfterBreak="0">
    <w:nsid w:val="07AF645C"/>
    <w:multiLevelType w:val="hybridMultilevel"/>
    <w:tmpl w:val="C5FCC784"/>
    <w:lvl w:ilvl="0" w:tplc="B52E5E4C">
      <w:start w:val="1"/>
      <w:numFmt w:val="bullet"/>
      <w:lvlText w:val=""/>
      <w:lvlJc w:val="left"/>
      <w:pPr>
        <w:ind w:left="720" w:hanging="360"/>
      </w:pPr>
      <w:rPr>
        <w:rFonts w:ascii="Symbol" w:hAnsi="Symbol"/>
      </w:rPr>
    </w:lvl>
    <w:lvl w:ilvl="1" w:tplc="21B4462A">
      <w:start w:val="1"/>
      <w:numFmt w:val="bullet"/>
      <w:lvlText w:val=""/>
      <w:lvlJc w:val="left"/>
      <w:pPr>
        <w:ind w:left="720" w:hanging="360"/>
      </w:pPr>
      <w:rPr>
        <w:rFonts w:ascii="Symbol" w:hAnsi="Symbol"/>
      </w:rPr>
    </w:lvl>
    <w:lvl w:ilvl="2" w:tplc="3C28281C">
      <w:start w:val="1"/>
      <w:numFmt w:val="bullet"/>
      <w:lvlText w:val=""/>
      <w:lvlJc w:val="left"/>
      <w:pPr>
        <w:ind w:left="720" w:hanging="360"/>
      </w:pPr>
      <w:rPr>
        <w:rFonts w:ascii="Symbol" w:hAnsi="Symbol"/>
      </w:rPr>
    </w:lvl>
    <w:lvl w:ilvl="3" w:tplc="420AC836">
      <w:start w:val="1"/>
      <w:numFmt w:val="bullet"/>
      <w:lvlText w:val=""/>
      <w:lvlJc w:val="left"/>
      <w:pPr>
        <w:ind w:left="720" w:hanging="360"/>
      </w:pPr>
      <w:rPr>
        <w:rFonts w:ascii="Symbol" w:hAnsi="Symbol"/>
      </w:rPr>
    </w:lvl>
    <w:lvl w:ilvl="4" w:tplc="62AAB2DA">
      <w:start w:val="1"/>
      <w:numFmt w:val="bullet"/>
      <w:lvlText w:val=""/>
      <w:lvlJc w:val="left"/>
      <w:pPr>
        <w:ind w:left="720" w:hanging="360"/>
      </w:pPr>
      <w:rPr>
        <w:rFonts w:ascii="Symbol" w:hAnsi="Symbol"/>
      </w:rPr>
    </w:lvl>
    <w:lvl w:ilvl="5" w:tplc="07ACBA84">
      <w:start w:val="1"/>
      <w:numFmt w:val="bullet"/>
      <w:lvlText w:val=""/>
      <w:lvlJc w:val="left"/>
      <w:pPr>
        <w:ind w:left="720" w:hanging="360"/>
      </w:pPr>
      <w:rPr>
        <w:rFonts w:ascii="Symbol" w:hAnsi="Symbol"/>
      </w:rPr>
    </w:lvl>
    <w:lvl w:ilvl="6" w:tplc="C9565C8A">
      <w:start w:val="1"/>
      <w:numFmt w:val="bullet"/>
      <w:lvlText w:val=""/>
      <w:lvlJc w:val="left"/>
      <w:pPr>
        <w:ind w:left="720" w:hanging="360"/>
      </w:pPr>
      <w:rPr>
        <w:rFonts w:ascii="Symbol" w:hAnsi="Symbol"/>
      </w:rPr>
    </w:lvl>
    <w:lvl w:ilvl="7" w:tplc="A3EE6A84">
      <w:start w:val="1"/>
      <w:numFmt w:val="bullet"/>
      <w:lvlText w:val=""/>
      <w:lvlJc w:val="left"/>
      <w:pPr>
        <w:ind w:left="720" w:hanging="360"/>
      </w:pPr>
      <w:rPr>
        <w:rFonts w:ascii="Symbol" w:hAnsi="Symbol"/>
      </w:rPr>
    </w:lvl>
    <w:lvl w:ilvl="8" w:tplc="BC301E50">
      <w:start w:val="1"/>
      <w:numFmt w:val="bullet"/>
      <w:lvlText w:val=""/>
      <w:lvlJc w:val="left"/>
      <w:pPr>
        <w:ind w:left="720" w:hanging="360"/>
      </w:pPr>
      <w:rPr>
        <w:rFonts w:ascii="Symbol" w:hAnsi="Symbol"/>
      </w:rPr>
    </w:lvl>
  </w:abstractNum>
  <w:abstractNum w:abstractNumId="5" w15:restartNumberingAfterBreak="0">
    <w:nsid w:val="08E444CB"/>
    <w:multiLevelType w:val="hybridMultilevel"/>
    <w:tmpl w:val="D1924F56"/>
    <w:lvl w:ilvl="0" w:tplc="1B3C503E">
      <w:start w:val="1"/>
      <w:numFmt w:val="bullet"/>
      <w:lvlText w:val=""/>
      <w:lvlJc w:val="left"/>
      <w:pPr>
        <w:ind w:left="720" w:hanging="360"/>
      </w:pPr>
      <w:rPr>
        <w:rFonts w:ascii="Symbol" w:hAnsi="Symbol"/>
      </w:rPr>
    </w:lvl>
    <w:lvl w:ilvl="1" w:tplc="CBDC640E">
      <w:start w:val="1"/>
      <w:numFmt w:val="bullet"/>
      <w:lvlText w:val=""/>
      <w:lvlJc w:val="left"/>
      <w:pPr>
        <w:ind w:left="720" w:hanging="360"/>
      </w:pPr>
      <w:rPr>
        <w:rFonts w:ascii="Symbol" w:hAnsi="Symbol"/>
      </w:rPr>
    </w:lvl>
    <w:lvl w:ilvl="2" w:tplc="FE5E1286">
      <w:start w:val="1"/>
      <w:numFmt w:val="bullet"/>
      <w:lvlText w:val=""/>
      <w:lvlJc w:val="left"/>
      <w:pPr>
        <w:ind w:left="720" w:hanging="360"/>
      </w:pPr>
      <w:rPr>
        <w:rFonts w:ascii="Symbol" w:hAnsi="Symbol"/>
      </w:rPr>
    </w:lvl>
    <w:lvl w:ilvl="3" w:tplc="DF346E62">
      <w:start w:val="1"/>
      <w:numFmt w:val="bullet"/>
      <w:lvlText w:val=""/>
      <w:lvlJc w:val="left"/>
      <w:pPr>
        <w:ind w:left="720" w:hanging="360"/>
      </w:pPr>
      <w:rPr>
        <w:rFonts w:ascii="Symbol" w:hAnsi="Symbol"/>
      </w:rPr>
    </w:lvl>
    <w:lvl w:ilvl="4" w:tplc="149CF5EE">
      <w:start w:val="1"/>
      <w:numFmt w:val="bullet"/>
      <w:lvlText w:val=""/>
      <w:lvlJc w:val="left"/>
      <w:pPr>
        <w:ind w:left="720" w:hanging="360"/>
      </w:pPr>
      <w:rPr>
        <w:rFonts w:ascii="Symbol" w:hAnsi="Symbol"/>
      </w:rPr>
    </w:lvl>
    <w:lvl w:ilvl="5" w:tplc="4948C612">
      <w:start w:val="1"/>
      <w:numFmt w:val="bullet"/>
      <w:lvlText w:val=""/>
      <w:lvlJc w:val="left"/>
      <w:pPr>
        <w:ind w:left="720" w:hanging="360"/>
      </w:pPr>
      <w:rPr>
        <w:rFonts w:ascii="Symbol" w:hAnsi="Symbol"/>
      </w:rPr>
    </w:lvl>
    <w:lvl w:ilvl="6" w:tplc="2A5C7144">
      <w:start w:val="1"/>
      <w:numFmt w:val="bullet"/>
      <w:lvlText w:val=""/>
      <w:lvlJc w:val="left"/>
      <w:pPr>
        <w:ind w:left="720" w:hanging="360"/>
      </w:pPr>
      <w:rPr>
        <w:rFonts w:ascii="Symbol" w:hAnsi="Symbol"/>
      </w:rPr>
    </w:lvl>
    <w:lvl w:ilvl="7" w:tplc="CBDEB286">
      <w:start w:val="1"/>
      <w:numFmt w:val="bullet"/>
      <w:lvlText w:val=""/>
      <w:lvlJc w:val="left"/>
      <w:pPr>
        <w:ind w:left="720" w:hanging="360"/>
      </w:pPr>
      <w:rPr>
        <w:rFonts w:ascii="Symbol" w:hAnsi="Symbol"/>
      </w:rPr>
    </w:lvl>
    <w:lvl w:ilvl="8" w:tplc="6FA8FE04">
      <w:start w:val="1"/>
      <w:numFmt w:val="bullet"/>
      <w:lvlText w:val=""/>
      <w:lvlJc w:val="left"/>
      <w:pPr>
        <w:ind w:left="720" w:hanging="360"/>
      </w:pPr>
      <w:rPr>
        <w:rFonts w:ascii="Symbol" w:hAnsi="Symbol"/>
      </w:rPr>
    </w:lvl>
  </w:abstractNum>
  <w:abstractNum w:abstractNumId="6" w15:restartNumberingAfterBreak="0">
    <w:nsid w:val="08F30D98"/>
    <w:multiLevelType w:val="hybridMultilevel"/>
    <w:tmpl w:val="79ECC26C"/>
    <w:lvl w:ilvl="0" w:tplc="34528B5E">
      <w:start w:val="1"/>
      <w:numFmt w:val="bullet"/>
      <w:lvlText w:val=""/>
      <w:lvlJc w:val="left"/>
      <w:pPr>
        <w:ind w:left="720" w:hanging="360"/>
      </w:pPr>
      <w:rPr>
        <w:rFonts w:ascii="Symbol" w:hAnsi="Symbol"/>
      </w:rPr>
    </w:lvl>
    <w:lvl w:ilvl="1" w:tplc="F91ADD6A">
      <w:start w:val="1"/>
      <w:numFmt w:val="bullet"/>
      <w:lvlText w:val=""/>
      <w:lvlJc w:val="left"/>
      <w:pPr>
        <w:ind w:left="720" w:hanging="360"/>
      </w:pPr>
      <w:rPr>
        <w:rFonts w:ascii="Symbol" w:hAnsi="Symbol"/>
      </w:rPr>
    </w:lvl>
    <w:lvl w:ilvl="2" w:tplc="AFA27C86">
      <w:start w:val="1"/>
      <w:numFmt w:val="bullet"/>
      <w:lvlText w:val=""/>
      <w:lvlJc w:val="left"/>
      <w:pPr>
        <w:ind w:left="720" w:hanging="360"/>
      </w:pPr>
      <w:rPr>
        <w:rFonts w:ascii="Symbol" w:hAnsi="Symbol"/>
      </w:rPr>
    </w:lvl>
    <w:lvl w:ilvl="3" w:tplc="AF6C687C">
      <w:start w:val="1"/>
      <w:numFmt w:val="bullet"/>
      <w:lvlText w:val=""/>
      <w:lvlJc w:val="left"/>
      <w:pPr>
        <w:ind w:left="720" w:hanging="360"/>
      </w:pPr>
      <w:rPr>
        <w:rFonts w:ascii="Symbol" w:hAnsi="Symbol"/>
      </w:rPr>
    </w:lvl>
    <w:lvl w:ilvl="4" w:tplc="BF084F68">
      <w:start w:val="1"/>
      <w:numFmt w:val="bullet"/>
      <w:lvlText w:val=""/>
      <w:lvlJc w:val="left"/>
      <w:pPr>
        <w:ind w:left="720" w:hanging="360"/>
      </w:pPr>
      <w:rPr>
        <w:rFonts w:ascii="Symbol" w:hAnsi="Symbol"/>
      </w:rPr>
    </w:lvl>
    <w:lvl w:ilvl="5" w:tplc="D482358C">
      <w:start w:val="1"/>
      <w:numFmt w:val="bullet"/>
      <w:lvlText w:val=""/>
      <w:lvlJc w:val="left"/>
      <w:pPr>
        <w:ind w:left="720" w:hanging="360"/>
      </w:pPr>
      <w:rPr>
        <w:rFonts w:ascii="Symbol" w:hAnsi="Symbol"/>
      </w:rPr>
    </w:lvl>
    <w:lvl w:ilvl="6" w:tplc="BA70ECA2">
      <w:start w:val="1"/>
      <w:numFmt w:val="bullet"/>
      <w:lvlText w:val=""/>
      <w:lvlJc w:val="left"/>
      <w:pPr>
        <w:ind w:left="720" w:hanging="360"/>
      </w:pPr>
      <w:rPr>
        <w:rFonts w:ascii="Symbol" w:hAnsi="Symbol"/>
      </w:rPr>
    </w:lvl>
    <w:lvl w:ilvl="7" w:tplc="A18637C0">
      <w:start w:val="1"/>
      <w:numFmt w:val="bullet"/>
      <w:lvlText w:val=""/>
      <w:lvlJc w:val="left"/>
      <w:pPr>
        <w:ind w:left="720" w:hanging="360"/>
      </w:pPr>
      <w:rPr>
        <w:rFonts w:ascii="Symbol" w:hAnsi="Symbol"/>
      </w:rPr>
    </w:lvl>
    <w:lvl w:ilvl="8" w:tplc="0BBEE222">
      <w:start w:val="1"/>
      <w:numFmt w:val="bullet"/>
      <w:lvlText w:val=""/>
      <w:lvlJc w:val="left"/>
      <w:pPr>
        <w:ind w:left="720" w:hanging="360"/>
      </w:pPr>
      <w:rPr>
        <w:rFonts w:ascii="Symbol" w:hAnsi="Symbol"/>
      </w:rPr>
    </w:lvl>
  </w:abstractNum>
  <w:abstractNum w:abstractNumId="7" w15:restartNumberingAfterBreak="0">
    <w:nsid w:val="0D385976"/>
    <w:multiLevelType w:val="hybridMultilevel"/>
    <w:tmpl w:val="095A36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DA10548"/>
    <w:multiLevelType w:val="hybridMultilevel"/>
    <w:tmpl w:val="B700EFEE"/>
    <w:lvl w:ilvl="0" w:tplc="133E7B46">
      <w:start w:val="1"/>
      <w:numFmt w:val="bullet"/>
      <w:lvlText w:val=""/>
      <w:lvlJc w:val="left"/>
      <w:pPr>
        <w:ind w:left="720" w:hanging="360"/>
      </w:pPr>
      <w:rPr>
        <w:rFonts w:ascii="Symbol" w:hAnsi="Symbol"/>
      </w:rPr>
    </w:lvl>
    <w:lvl w:ilvl="1" w:tplc="9E74689E">
      <w:start w:val="1"/>
      <w:numFmt w:val="bullet"/>
      <w:lvlText w:val=""/>
      <w:lvlJc w:val="left"/>
      <w:pPr>
        <w:ind w:left="720" w:hanging="360"/>
      </w:pPr>
      <w:rPr>
        <w:rFonts w:ascii="Symbol" w:hAnsi="Symbol"/>
      </w:rPr>
    </w:lvl>
    <w:lvl w:ilvl="2" w:tplc="CED8D728">
      <w:start w:val="1"/>
      <w:numFmt w:val="bullet"/>
      <w:lvlText w:val=""/>
      <w:lvlJc w:val="left"/>
      <w:pPr>
        <w:ind w:left="720" w:hanging="360"/>
      </w:pPr>
      <w:rPr>
        <w:rFonts w:ascii="Symbol" w:hAnsi="Symbol"/>
      </w:rPr>
    </w:lvl>
    <w:lvl w:ilvl="3" w:tplc="A7423AAA">
      <w:start w:val="1"/>
      <w:numFmt w:val="bullet"/>
      <w:lvlText w:val=""/>
      <w:lvlJc w:val="left"/>
      <w:pPr>
        <w:ind w:left="720" w:hanging="360"/>
      </w:pPr>
      <w:rPr>
        <w:rFonts w:ascii="Symbol" w:hAnsi="Symbol"/>
      </w:rPr>
    </w:lvl>
    <w:lvl w:ilvl="4" w:tplc="DB28171E">
      <w:start w:val="1"/>
      <w:numFmt w:val="bullet"/>
      <w:lvlText w:val=""/>
      <w:lvlJc w:val="left"/>
      <w:pPr>
        <w:ind w:left="720" w:hanging="360"/>
      </w:pPr>
      <w:rPr>
        <w:rFonts w:ascii="Symbol" w:hAnsi="Symbol"/>
      </w:rPr>
    </w:lvl>
    <w:lvl w:ilvl="5" w:tplc="3D08ADF0">
      <w:start w:val="1"/>
      <w:numFmt w:val="bullet"/>
      <w:lvlText w:val=""/>
      <w:lvlJc w:val="left"/>
      <w:pPr>
        <w:ind w:left="720" w:hanging="360"/>
      </w:pPr>
      <w:rPr>
        <w:rFonts w:ascii="Symbol" w:hAnsi="Symbol"/>
      </w:rPr>
    </w:lvl>
    <w:lvl w:ilvl="6" w:tplc="80D62B68">
      <w:start w:val="1"/>
      <w:numFmt w:val="bullet"/>
      <w:lvlText w:val=""/>
      <w:lvlJc w:val="left"/>
      <w:pPr>
        <w:ind w:left="720" w:hanging="360"/>
      </w:pPr>
      <w:rPr>
        <w:rFonts w:ascii="Symbol" w:hAnsi="Symbol"/>
      </w:rPr>
    </w:lvl>
    <w:lvl w:ilvl="7" w:tplc="8A6029D6">
      <w:start w:val="1"/>
      <w:numFmt w:val="bullet"/>
      <w:lvlText w:val=""/>
      <w:lvlJc w:val="left"/>
      <w:pPr>
        <w:ind w:left="720" w:hanging="360"/>
      </w:pPr>
      <w:rPr>
        <w:rFonts w:ascii="Symbol" w:hAnsi="Symbol"/>
      </w:rPr>
    </w:lvl>
    <w:lvl w:ilvl="8" w:tplc="4A24A01A">
      <w:start w:val="1"/>
      <w:numFmt w:val="bullet"/>
      <w:lvlText w:val=""/>
      <w:lvlJc w:val="left"/>
      <w:pPr>
        <w:ind w:left="720" w:hanging="360"/>
      </w:pPr>
      <w:rPr>
        <w:rFonts w:ascii="Symbol" w:hAnsi="Symbol"/>
      </w:rPr>
    </w:lvl>
  </w:abstractNum>
  <w:abstractNum w:abstractNumId="9" w15:restartNumberingAfterBreak="0">
    <w:nsid w:val="11564106"/>
    <w:multiLevelType w:val="hybridMultilevel"/>
    <w:tmpl w:val="095A36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20628C6"/>
    <w:multiLevelType w:val="hybridMultilevel"/>
    <w:tmpl w:val="381E6464"/>
    <w:lvl w:ilvl="0" w:tplc="040C0019">
      <w:start w:val="1"/>
      <w:numFmt w:val="lowerLetter"/>
      <w:lvlText w:val="%1."/>
      <w:lvlJc w:val="left"/>
      <w:pPr>
        <w:ind w:left="1069" w:hanging="360"/>
      </w:p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start w:val="1"/>
      <w:numFmt w:val="lowerLetter"/>
      <w:lvlText w:val="%8."/>
      <w:lvlJc w:val="left"/>
      <w:pPr>
        <w:ind w:left="6109" w:hanging="360"/>
      </w:pPr>
    </w:lvl>
    <w:lvl w:ilvl="8" w:tplc="FFFFFFFF">
      <w:start w:val="1"/>
      <w:numFmt w:val="lowerRoman"/>
      <w:lvlText w:val="%9."/>
      <w:lvlJc w:val="right"/>
      <w:pPr>
        <w:ind w:left="6829" w:hanging="180"/>
      </w:pPr>
    </w:lvl>
  </w:abstractNum>
  <w:abstractNum w:abstractNumId="11" w15:restartNumberingAfterBreak="0">
    <w:nsid w:val="131D6781"/>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2" w15:restartNumberingAfterBreak="0">
    <w:nsid w:val="16045171"/>
    <w:multiLevelType w:val="hybridMultilevel"/>
    <w:tmpl w:val="095A36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645ADD2"/>
    <w:multiLevelType w:val="hybridMultilevel"/>
    <w:tmpl w:val="FFFFFFFF"/>
    <w:lvl w:ilvl="0" w:tplc="F6965A44">
      <w:start w:val="1"/>
      <w:numFmt w:val="bullet"/>
      <w:lvlText w:val="-"/>
      <w:lvlJc w:val="left"/>
      <w:pPr>
        <w:ind w:left="720" w:hanging="360"/>
      </w:pPr>
      <w:rPr>
        <w:rFonts w:ascii="Aptos" w:hAnsi="Aptos" w:hint="default"/>
      </w:rPr>
    </w:lvl>
    <w:lvl w:ilvl="1" w:tplc="7988FB7A">
      <w:start w:val="1"/>
      <w:numFmt w:val="bullet"/>
      <w:lvlText w:val="o"/>
      <w:lvlJc w:val="left"/>
      <w:pPr>
        <w:ind w:left="1440" w:hanging="360"/>
      </w:pPr>
      <w:rPr>
        <w:rFonts w:ascii="Courier New" w:hAnsi="Courier New" w:hint="default"/>
      </w:rPr>
    </w:lvl>
    <w:lvl w:ilvl="2" w:tplc="FF621722">
      <w:start w:val="1"/>
      <w:numFmt w:val="bullet"/>
      <w:lvlText w:val=""/>
      <w:lvlJc w:val="left"/>
      <w:pPr>
        <w:ind w:left="2160" w:hanging="360"/>
      </w:pPr>
      <w:rPr>
        <w:rFonts w:ascii="Wingdings" w:hAnsi="Wingdings" w:hint="default"/>
      </w:rPr>
    </w:lvl>
    <w:lvl w:ilvl="3" w:tplc="BC081AA0">
      <w:start w:val="1"/>
      <w:numFmt w:val="bullet"/>
      <w:lvlText w:val=""/>
      <w:lvlJc w:val="left"/>
      <w:pPr>
        <w:ind w:left="2880" w:hanging="360"/>
      </w:pPr>
      <w:rPr>
        <w:rFonts w:ascii="Symbol" w:hAnsi="Symbol" w:hint="default"/>
      </w:rPr>
    </w:lvl>
    <w:lvl w:ilvl="4" w:tplc="AE80F5F0">
      <w:start w:val="1"/>
      <w:numFmt w:val="bullet"/>
      <w:lvlText w:val="o"/>
      <w:lvlJc w:val="left"/>
      <w:pPr>
        <w:ind w:left="3600" w:hanging="360"/>
      </w:pPr>
      <w:rPr>
        <w:rFonts w:ascii="Courier New" w:hAnsi="Courier New" w:hint="default"/>
      </w:rPr>
    </w:lvl>
    <w:lvl w:ilvl="5" w:tplc="7C80B320">
      <w:start w:val="1"/>
      <w:numFmt w:val="bullet"/>
      <w:lvlText w:val=""/>
      <w:lvlJc w:val="left"/>
      <w:pPr>
        <w:ind w:left="4320" w:hanging="360"/>
      </w:pPr>
      <w:rPr>
        <w:rFonts w:ascii="Wingdings" w:hAnsi="Wingdings" w:hint="default"/>
      </w:rPr>
    </w:lvl>
    <w:lvl w:ilvl="6" w:tplc="4FE2E6CE">
      <w:start w:val="1"/>
      <w:numFmt w:val="bullet"/>
      <w:lvlText w:val=""/>
      <w:lvlJc w:val="left"/>
      <w:pPr>
        <w:ind w:left="5040" w:hanging="360"/>
      </w:pPr>
      <w:rPr>
        <w:rFonts w:ascii="Symbol" w:hAnsi="Symbol" w:hint="default"/>
      </w:rPr>
    </w:lvl>
    <w:lvl w:ilvl="7" w:tplc="0F3A8280">
      <w:start w:val="1"/>
      <w:numFmt w:val="bullet"/>
      <w:lvlText w:val="o"/>
      <w:lvlJc w:val="left"/>
      <w:pPr>
        <w:ind w:left="5760" w:hanging="360"/>
      </w:pPr>
      <w:rPr>
        <w:rFonts w:ascii="Courier New" w:hAnsi="Courier New" w:hint="default"/>
      </w:rPr>
    </w:lvl>
    <w:lvl w:ilvl="8" w:tplc="031C9386">
      <w:start w:val="1"/>
      <w:numFmt w:val="bullet"/>
      <w:lvlText w:val=""/>
      <w:lvlJc w:val="left"/>
      <w:pPr>
        <w:ind w:left="6480" w:hanging="360"/>
      </w:pPr>
      <w:rPr>
        <w:rFonts w:ascii="Wingdings" w:hAnsi="Wingdings" w:hint="default"/>
      </w:rPr>
    </w:lvl>
  </w:abstractNum>
  <w:abstractNum w:abstractNumId="14" w15:restartNumberingAfterBreak="0">
    <w:nsid w:val="16AD2812"/>
    <w:multiLevelType w:val="hybridMultilevel"/>
    <w:tmpl w:val="AB148E3E"/>
    <w:lvl w:ilvl="0" w:tplc="FFFFFFFF">
      <w:start w:val="1"/>
      <w:numFmt w:val="decimal"/>
      <w:lvlText w:val="%1."/>
      <w:lvlJc w:val="left"/>
      <w:pPr>
        <w:ind w:left="720" w:hanging="360"/>
      </w:pPr>
    </w:lvl>
    <w:lvl w:ilvl="1" w:tplc="4DC048D8">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7B07E89"/>
    <w:multiLevelType w:val="hybridMultilevel"/>
    <w:tmpl w:val="095A36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A9F9C89"/>
    <w:multiLevelType w:val="hybridMultilevel"/>
    <w:tmpl w:val="FFFFFFFF"/>
    <w:lvl w:ilvl="0" w:tplc="4DC048D8">
      <w:start w:val="1"/>
      <w:numFmt w:val="lowerLetter"/>
      <w:lvlText w:val="(%1)"/>
      <w:lvlJc w:val="left"/>
      <w:pPr>
        <w:ind w:left="1080" w:hanging="360"/>
      </w:pPr>
    </w:lvl>
    <w:lvl w:ilvl="1" w:tplc="F0B62062">
      <w:start w:val="1"/>
      <w:numFmt w:val="lowerLetter"/>
      <w:lvlText w:val="%2."/>
      <w:lvlJc w:val="left"/>
      <w:pPr>
        <w:ind w:left="1800" w:hanging="360"/>
      </w:pPr>
    </w:lvl>
    <w:lvl w:ilvl="2" w:tplc="B2584C42">
      <w:start w:val="1"/>
      <w:numFmt w:val="lowerRoman"/>
      <w:lvlText w:val="%3."/>
      <w:lvlJc w:val="right"/>
      <w:pPr>
        <w:ind w:left="2520" w:hanging="180"/>
      </w:pPr>
    </w:lvl>
    <w:lvl w:ilvl="3" w:tplc="D66C6BA0">
      <w:start w:val="1"/>
      <w:numFmt w:val="decimal"/>
      <w:lvlText w:val="%4."/>
      <w:lvlJc w:val="left"/>
      <w:pPr>
        <w:ind w:left="3240" w:hanging="360"/>
      </w:pPr>
    </w:lvl>
    <w:lvl w:ilvl="4" w:tplc="3E7C8DC2">
      <w:start w:val="1"/>
      <w:numFmt w:val="lowerLetter"/>
      <w:lvlText w:val="%5."/>
      <w:lvlJc w:val="left"/>
      <w:pPr>
        <w:ind w:left="3960" w:hanging="360"/>
      </w:pPr>
    </w:lvl>
    <w:lvl w:ilvl="5" w:tplc="B7907F14">
      <w:start w:val="1"/>
      <w:numFmt w:val="lowerRoman"/>
      <w:lvlText w:val="%6."/>
      <w:lvlJc w:val="right"/>
      <w:pPr>
        <w:ind w:left="4680" w:hanging="180"/>
      </w:pPr>
    </w:lvl>
    <w:lvl w:ilvl="6" w:tplc="C6AE7F06">
      <w:start w:val="1"/>
      <w:numFmt w:val="decimal"/>
      <w:lvlText w:val="%7."/>
      <w:lvlJc w:val="left"/>
      <w:pPr>
        <w:ind w:left="5400" w:hanging="360"/>
      </w:pPr>
    </w:lvl>
    <w:lvl w:ilvl="7" w:tplc="AE3003B8">
      <w:start w:val="1"/>
      <w:numFmt w:val="lowerLetter"/>
      <w:lvlText w:val="%8."/>
      <w:lvlJc w:val="left"/>
      <w:pPr>
        <w:ind w:left="6120" w:hanging="360"/>
      </w:pPr>
    </w:lvl>
    <w:lvl w:ilvl="8" w:tplc="F99ED496">
      <w:start w:val="1"/>
      <w:numFmt w:val="lowerRoman"/>
      <w:lvlText w:val="%9."/>
      <w:lvlJc w:val="right"/>
      <w:pPr>
        <w:ind w:left="6840" w:hanging="180"/>
      </w:pPr>
    </w:lvl>
  </w:abstractNum>
  <w:abstractNum w:abstractNumId="17" w15:restartNumberingAfterBreak="0">
    <w:nsid w:val="1D0DEFB1"/>
    <w:multiLevelType w:val="hybridMultilevel"/>
    <w:tmpl w:val="FFFFFFFF"/>
    <w:lvl w:ilvl="0" w:tplc="3B3CE572">
      <w:start w:val="1"/>
      <w:numFmt w:val="decimal"/>
      <w:lvlText w:val="%1."/>
      <w:lvlJc w:val="left"/>
      <w:pPr>
        <w:ind w:left="720" w:hanging="360"/>
      </w:pPr>
    </w:lvl>
    <w:lvl w:ilvl="1" w:tplc="D5802BDC">
      <w:start w:val="1"/>
      <w:numFmt w:val="lowerLetter"/>
      <w:lvlText w:val="%2."/>
      <w:lvlJc w:val="left"/>
      <w:pPr>
        <w:ind w:left="1440" w:hanging="360"/>
      </w:pPr>
    </w:lvl>
    <w:lvl w:ilvl="2" w:tplc="FB1C0C24">
      <w:start w:val="1"/>
      <w:numFmt w:val="lowerRoman"/>
      <w:lvlText w:val="%3."/>
      <w:lvlJc w:val="right"/>
      <w:pPr>
        <w:ind w:left="2160" w:hanging="180"/>
      </w:pPr>
    </w:lvl>
    <w:lvl w:ilvl="3" w:tplc="1AA81A42">
      <w:start w:val="1"/>
      <w:numFmt w:val="decimal"/>
      <w:lvlText w:val="%4."/>
      <w:lvlJc w:val="left"/>
      <w:pPr>
        <w:ind w:left="2880" w:hanging="360"/>
      </w:pPr>
    </w:lvl>
    <w:lvl w:ilvl="4" w:tplc="DDA0EFE2">
      <w:start w:val="1"/>
      <w:numFmt w:val="lowerLetter"/>
      <w:lvlText w:val="%5."/>
      <w:lvlJc w:val="left"/>
      <w:pPr>
        <w:ind w:left="3600" w:hanging="360"/>
      </w:pPr>
    </w:lvl>
    <w:lvl w:ilvl="5" w:tplc="5A9ECD22">
      <w:start w:val="1"/>
      <w:numFmt w:val="lowerRoman"/>
      <w:lvlText w:val="%6."/>
      <w:lvlJc w:val="right"/>
      <w:pPr>
        <w:ind w:left="4320" w:hanging="180"/>
      </w:pPr>
    </w:lvl>
    <w:lvl w:ilvl="6" w:tplc="26084440">
      <w:start w:val="1"/>
      <w:numFmt w:val="decimal"/>
      <w:lvlText w:val="%7."/>
      <w:lvlJc w:val="left"/>
      <w:pPr>
        <w:ind w:left="5040" w:hanging="360"/>
      </w:pPr>
    </w:lvl>
    <w:lvl w:ilvl="7" w:tplc="AAD2D952">
      <w:start w:val="1"/>
      <w:numFmt w:val="lowerLetter"/>
      <w:lvlText w:val="%8."/>
      <w:lvlJc w:val="left"/>
      <w:pPr>
        <w:ind w:left="5760" w:hanging="360"/>
      </w:pPr>
    </w:lvl>
    <w:lvl w:ilvl="8" w:tplc="CB5AC68E">
      <w:start w:val="1"/>
      <w:numFmt w:val="lowerRoman"/>
      <w:lvlText w:val="%9."/>
      <w:lvlJc w:val="right"/>
      <w:pPr>
        <w:ind w:left="6480" w:hanging="180"/>
      </w:pPr>
    </w:lvl>
  </w:abstractNum>
  <w:abstractNum w:abstractNumId="18" w15:restartNumberingAfterBreak="0">
    <w:nsid w:val="1E019654"/>
    <w:multiLevelType w:val="hybridMultilevel"/>
    <w:tmpl w:val="541890F4"/>
    <w:lvl w:ilvl="0" w:tplc="FFFFFFFF">
      <w:start w:val="1"/>
      <w:numFmt w:val="decimal"/>
      <w:lvlText w:val="%1."/>
      <w:lvlJc w:val="left"/>
      <w:pPr>
        <w:ind w:left="360" w:hanging="360"/>
      </w:pPr>
    </w:lvl>
    <w:lvl w:ilvl="1" w:tplc="BFDA7FBA">
      <w:start w:val="1"/>
      <w:numFmt w:val="lowerLetter"/>
      <w:lvlText w:val="%2."/>
      <w:lvlJc w:val="left"/>
      <w:pPr>
        <w:ind w:left="1080" w:hanging="360"/>
      </w:pPr>
    </w:lvl>
    <w:lvl w:ilvl="2" w:tplc="7AC0A29E">
      <w:start w:val="1"/>
      <w:numFmt w:val="lowerRoman"/>
      <w:lvlText w:val="%3."/>
      <w:lvlJc w:val="right"/>
      <w:pPr>
        <w:ind w:left="1800" w:hanging="180"/>
      </w:pPr>
    </w:lvl>
    <w:lvl w:ilvl="3" w:tplc="0944BDC6">
      <w:start w:val="1"/>
      <w:numFmt w:val="decimal"/>
      <w:lvlText w:val="%4."/>
      <w:lvlJc w:val="left"/>
      <w:pPr>
        <w:ind w:left="2520" w:hanging="360"/>
      </w:pPr>
    </w:lvl>
    <w:lvl w:ilvl="4" w:tplc="D834D602">
      <w:start w:val="1"/>
      <w:numFmt w:val="lowerLetter"/>
      <w:lvlText w:val="%5."/>
      <w:lvlJc w:val="left"/>
      <w:pPr>
        <w:ind w:left="3240" w:hanging="360"/>
      </w:pPr>
    </w:lvl>
    <w:lvl w:ilvl="5" w:tplc="AB5A3C88">
      <w:start w:val="1"/>
      <w:numFmt w:val="lowerRoman"/>
      <w:lvlText w:val="%6."/>
      <w:lvlJc w:val="right"/>
      <w:pPr>
        <w:ind w:left="3960" w:hanging="180"/>
      </w:pPr>
    </w:lvl>
    <w:lvl w:ilvl="6" w:tplc="77E88A38">
      <w:start w:val="1"/>
      <w:numFmt w:val="decimal"/>
      <w:lvlText w:val="%7."/>
      <w:lvlJc w:val="left"/>
      <w:pPr>
        <w:ind w:left="4680" w:hanging="360"/>
      </w:pPr>
    </w:lvl>
    <w:lvl w:ilvl="7" w:tplc="1CC616AE">
      <w:start w:val="1"/>
      <w:numFmt w:val="lowerLetter"/>
      <w:lvlText w:val="%8."/>
      <w:lvlJc w:val="left"/>
      <w:pPr>
        <w:ind w:left="5400" w:hanging="360"/>
      </w:pPr>
    </w:lvl>
    <w:lvl w:ilvl="8" w:tplc="82764D6A">
      <w:start w:val="1"/>
      <w:numFmt w:val="lowerRoman"/>
      <w:lvlText w:val="%9."/>
      <w:lvlJc w:val="right"/>
      <w:pPr>
        <w:ind w:left="6120" w:hanging="180"/>
      </w:pPr>
    </w:lvl>
  </w:abstractNum>
  <w:abstractNum w:abstractNumId="19" w15:restartNumberingAfterBreak="0">
    <w:nsid w:val="20646097"/>
    <w:multiLevelType w:val="hybridMultilevel"/>
    <w:tmpl w:val="9768DD7C"/>
    <w:lvl w:ilvl="0" w:tplc="7292BB40">
      <w:start w:val="1"/>
      <w:numFmt w:val="bullet"/>
      <w:lvlText w:val=""/>
      <w:lvlJc w:val="left"/>
      <w:pPr>
        <w:ind w:left="720" w:hanging="360"/>
      </w:pPr>
      <w:rPr>
        <w:rFonts w:ascii="Symbol" w:hAnsi="Symbol"/>
      </w:rPr>
    </w:lvl>
    <w:lvl w:ilvl="1" w:tplc="F9D038A2">
      <w:start w:val="1"/>
      <w:numFmt w:val="bullet"/>
      <w:lvlText w:val=""/>
      <w:lvlJc w:val="left"/>
      <w:pPr>
        <w:ind w:left="720" w:hanging="360"/>
      </w:pPr>
      <w:rPr>
        <w:rFonts w:ascii="Symbol" w:hAnsi="Symbol"/>
      </w:rPr>
    </w:lvl>
    <w:lvl w:ilvl="2" w:tplc="05329C04">
      <w:start w:val="1"/>
      <w:numFmt w:val="bullet"/>
      <w:lvlText w:val=""/>
      <w:lvlJc w:val="left"/>
      <w:pPr>
        <w:ind w:left="720" w:hanging="360"/>
      </w:pPr>
      <w:rPr>
        <w:rFonts w:ascii="Symbol" w:hAnsi="Symbol"/>
      </w:rPr>
    </w:lvl>
    <w:lvl w:ilvl="3" w:tplc="E19474D2">
      <w:start w:val="1"/>
      <w:numFmt w:val="bullet"/>
      <w:lvlText w:val=""/>
      <w:lvlJc w:val="left"/>
      <w:pPr>
        <w:ind w:left="720" w:hanging="360"/>
      </w:pPr>
      <w:rPr>
        <w:rFonts w:ascii="Symbol" w:hAnsi="Symbol"/>
      </w:rPr>
    </w:lvl>
    <w:lvl w:ilvl="4" w:tplc="22463574">
      <w:start w:val="1"/>
      <w:numFmt w:val="bullet"/>
      <w:lvlText w:val=""/>
      <w:lvlJc w:val="left"/>
      <w:pPr>
        <w:ind w:left="720" w:hanging="360"/>
      </w:pPr>
      <w:rPr>
        <w:rFonts w:ascii="Symbol" w:hAnsi="Symbol"/>
      </w:rPr>
    </w:lvl>
    <w:lvl w:ilvl="5" w:tplc="326E33EE">
      <w:start w:val="1"/>
      <w:numFmt w:val="bullet"/>
      <w:lvlText w:val=""/>
      <w:lvlJc w:val="left"/>
      <w:pPr>
        <w:ind w:left="720" w:hanging="360"/>
      </w:pPr>
      <w:rPr>
        <w:rFonts w:ascii="Symbol" w:hAnsi="Symbol"/>
      </w:rPr>
    </w:lvl>
    <w:lvl w:ilvl="6" w:tplc="C1988908">
      <w:start w:val="1"/>
      <w:numFmt w:val="bullet"/>
      <w:lvlText w:val=""/>
      <w:lvlJc w:val="left"/>
      <w:pPr>
        <w:ind w:left="720" w:hanging="360"/>
      </w:pPr>
      <w:rPr>
        <w:rFonts w:ascii="Symbol" w:hAnsi="Symbol"/>
      </w:rPr>
    </w:lvl>
    <w:lvl w:ilvl="7" w:tplc="7AE633B4">
      <w:start w:val="1"/>
      <w:numFmt w:val="bullet"/>
      <w:lvlText w:val=""/>
      <w:lvlJc w:val="left"/>
      <w:pPr>
        <w:ind w:left="720" w:hanging="360"/>
      </w:pPr>
      <w:rPr>
        <w:rFonts w:ascii="Symbol" w:hAnsi="Symbol"/>
      </w:rPr>
    </w:lvl>
    <w:lvl w:ilvl="8" w:tplc="124084D6">
      <w:start w:val="1"/>
      <w:numFmt w:val="bullet"/>
      <w:lvlText w:val=""/>
      <w:lvlJc w:val="left"/>
      <w:pPr>
        <w:ind w:left="720" w:hanging="360"/>
      </w:pPr>
      <w:rPr>
        <w:rFonts w:ascii="Symbol" w:hAnsi="Symbol"/>
      </w:rPr>
    </w:lvl>
  </w:abstractNum>
  <w:abstractNum w:abstractNumId="20" w15:restartNumberingAfterBreak="0">
    <w:nsid w:val="20FE5676"/>
    <w:multiLevelType w:val="hybridMultilevel"/>
    <w:tmpl w:val="8BBACF3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2026B10"/>
    <w:multiLevelType w:val="hybridMultilevel"/>
    <w:tmpl w:val="FFFFFFFF"/>
    <w:lvl w:ilvl="0" w:tplc="76088DB4">
      <w:start w:val="1"/>
      <w:numFmt w:val="bullet"/>
      <w:lvlText w:val="-"/>
      <w:lvlJc w:val="left"/>
      <w:pPr>
        <w:ind w:left="720" w:hanging="360"/>
      </w:pPr>
      <w:rPr>
        <w:rFonts w:ascii="Aptos" w:hAnsi="Aptos" w:hint="default"/>
      </w:rPr>
    </w:lvl>
    <w:lvl w:ilvl="1" w:tplc="A262FB74">
      <w:start w:val="1"/>
      <w:numFmt w:val="bullet"/>
      <w:lvlText w:val="o"/>
      <w:lvlJc w:val="left"/>
      <w:pPr>
        <w:ind w:left="1440" w:hanging="360"/>
      </w:pPr>
      <w:rPr>
        <w:rFonts w:ascii="Courier New" w:hAnsi="Courier New" w:hint="default"/>
      </w:rPr>
    </w:lvl>
    <w:lvl w:ilvl="2" w:tplc="288CF364">
      <w:start w:val="1"/>
      <w:numFmt w:val="bullet"/>
      <w:lvlText w:val=""/>
      <w:lvlJc w:val="left"/>
      <w:pPr>
        <w:ind w:left="2160" w:hanging="360"/>
      </w:pPr>
      <w:rPr>
        <w:rFonts w:ascii="Wingdings" w:hAnsi="Wingdings" w:hint="default"/>
      </w:rPr>
    </w:lvl>
    <w:lvl w:ilvl="3" w:tplc="E4F63242">
      <w:start w:val="1"/>
      <w:numFmt w:val="bullet"/>
      <w:lvlText w:val=""/>
      <w:lvlJc w:val="left"/>
      <w:pPr>
        <w:ind w:left="2880" w:hanging="360"/>
      </w:pPr>
      <w:rPr>
        <w:rFonts w:ascii="Symbol" w:hAnsi="Symbol" w:hint="default"/>
      </w:rPr>
    </w:lvl>
    <w:lvl w:ilvl="4" w:tplc="67187CBC">
      <w:start w:val="1"/>
      <w:numFmt w:val="bullet"/>
      <w:lvlText w:val="o"/>
      <w:lvlJc w:val="left"/>
      <w:pPr>
        <w:ind w:left="3600" w:hanging="360"/>
      </w:pPr>
      <w:rPr>
        <w:rFonts w:ascii="Courier New" w:hAnsi="Courier New" w:hint="default"/>
      </w:rPr>
    </w:lvl>
    <w:lvl w:ilvl="5" w:tplc="A3D49C70">
      <w:start w:val="1"/>
      <w:numFmt w:val="bullet"/>
      <w:lvlText w:val=""/>
      <w:lvlJc w:val="left"/>
      <w:pPr>
        <w:ind w:left="4320" w:hanging="360"/>
      </w:pPr>
      <w:rPr>
        <w:rFonts w:ascii="Wingdings" w:hAnsi="Wingdings" w:hint="default"/>
      </w:rPr>
    </w:lvl>
    <w:lvl w:ilvl="6" w:tplc="155AA212">
      <w:start w:val="1"/>
      <w:numFmt w:val="bullet"/>
      <w:lvlText w:val=""/>
      <w:lvlJc w:val="left"/>
      <w:pPr>
        <w:ind w:left="5040" w:hanging="360"/>
      </w:pPr>
      <w:rPr>
        <w:rFonts w:ascii="Symbol" w:hAnsi="Symbol" w:hint="default"/>
      </w:rPr>
    </w:lvl>
    <w:lvl w:ilvl="7" w:tplc="248674F0">
      <w:start w:val="1"/>
      <w:numFmt w:val="bullet"/>
      <w:lvlText w:val="o"/>
      <w:lvlJc w:val="left"/>
      <w:pPr>
        <w:ind w:left="5760" w:hanging="360"/>
      </w:pPr>
      <w:rPr>
        <w:rFonts w:ascii="Courier New" w:hAnsi="Courier New" w:hint="default"/>
      </w:rPr>
    </w:lvl>
    <w:lvl w:ilvl="8" w:tplc="93F4A5D4">
      <w:start w:val="1"/>
      <w:numFmt w:val="bullet"/>
      <w:lvlText w:val=""/>
      <w:lvlJc w:val="left"/>
      <w:pPr>
        <w:ind w:left="6480" w:hanging="360"/>
      </w:pPr>
      <w:rPr>
        <w:rFonts w:ascii="Wingdings" w:hAnsi="Wingdings" w:hint="default"/>
      </w:rPr>
    </w:lvl>
  </w:abstractNum>
  <w:abstractNum w:abstractNumId="22" w15:restartNumberingAfterBreak="0">
    <w:nsid w:val="256E303F"/>
    <w:multiLevelType w:val="hybridMultilevel"/>
    <w:tmpl w:val="15E09386"/>
    <w:lvl w:ilvl="0" w:tplc="4DC048D8">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28881356"/>
    <w:multiLevelType w:val="hybridMultilevel"/>
    <w:tmpl w:val="23B4FBA8"/>
    <w:lvl w:ilvl="0" w:tplc="FFFFFFFF">
      <w:start w:val="1"/>
      <w:numFmt w:val="decimal"/>
      <w:lvlText w:val="%1."/>
      <w:lvlJc w:val="left"/>
      <w:pPr>
        <w:ind w:left="720" w:hanging="360"/>
      </w:pPr>
    </w:lvl>
    <w:lvl w:ilvl="1" w:tplc="4DC048D8">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28B25F80"/>
    <w:multiLevelType w:val="hybridMultilevel"/>
    <w:tmpl w:val="7174E686"/>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8BB3F9C"/>
    <w:multiLevelType w:val="hybridMultilevel"/>
    <w:tmpl w:val="68645514"/>
    <w:lvl w:ilvl="0" w:tplc="FFFFFFFF">
      <w:start w:val="1"/>
      <w:numFmt w:val="decimal"/>
      <w:lvlText w:val="%1."/>
      <w:lvlJc w:val="left"/>
      <w:pPr>
        <w:ind w:left="720" w:hanging="360"/>
      </w:pPr>
    </w:lvl>
    <w:lvl w:ilvl="1" w:tplc="4DC048D8">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29625DA4"/>
    <w:multiLevelType w:val="hybridMultilevel"/>
    <w:tmpl w:val="7174E686"/>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A7F0284"/>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8" w15:restartNumberingAfterBreak="0">
    <w:nsid w:val="2AD74349"/>
    <w:multiLevelType w:val="hybridMultilevel"/>
    <w:tmpl w:val="285A85C4"/>
    <w:lvl w:ilvl="0" w:tplc="5A48FD44">
      <w:start w:val="1"/>
      <w:numFmt w:val="bullet"/>
      <w:lvlText w:val=""/>
      <w:lvlJc w:val="left"/>
      <w:pPr>
        <w:ind w:left="1440" w:hanging="360"/>
      </w:pPr>
      <w:rPr>
        <w:rFonts w:ascii="Symbol" w:hAnsi="Symbol"/>
      </w:rPr>
    </w:lvl>
    <w:lvl w:ilvl="1" w:tplc="B19C575A">
      <w:start w:val="1"/>
      <w:numFmt w:val="bullet"/>
      <w:lvlText w:val=""/>
      <w:lvlJc w:val="left"/>
      <w:pPr>
        <w:ind w:left="1440" w:hanging="360"/>
      </w:pPr>
      <w:rPr>
        <w:rFonts w:ascii="Symbol" w:hAnsi="Symbol"/>
      </w:rPr>
    </w:lvl>
    <w:lvl w:ilvl="2" w:tplc="8976EEB2">
      <w:start w:val="1"/>
      <w:numFmt w:val="bullet"/>
      <w:lvlText w:val=""/>
      <w:lvlJc w:val="left"/>
      <w:pPr>
        <w:ind w:left="1440" w:hanging="360"/>
      </w:pPr>
      <w:rPr>
        <w:rFonts w:ascii="Symbol" w:hAnsi="Symbol"/>
      </w:rPr>
    </w:lvl>
    <w:lvl w:ilvl="3" w:tplc="B9D8442C">
      <w:start w:val="1"/>
      <w:numFmt w:val="bullet"/>
      <w:lvlText w:val=""/>
      <w:lvlJc w:val="left"/>
      <w:pPr>
        <w:ind w:left="1440" w:hanging="360"/>
      </w:pPr>
      <w:rPr>
        <w:rFonts w:ascii="Symbol" w:hAnsi="Symbol"/>
      </w:rPr>
    </w:lvl>
    <w:lvl w:ilvl="4" w:tplc="CFB8615A">
      <w:start w:val="1"/>
      <w:numFmt w:val="bullet"/>
      <w:lvlText w:val=""/>
      <w:lvlJc w:val="left"/>
      <w:pPr>
        <w:ind w:left="1440" w:hanging="360"/>
      </w:pPr>
      <w:rPr>
        <w:rFonts w:ascii="Symbol" w:hAnsi="Symbol"/>
      </w:rPr>
    </w:lvl>
    <w:lvl w:ilvl="5" w:tplc="4F0299B0">
      <w:start w:val="1"/>
      <w:numFmt w:val="bullet"/>
      <w:lvlText w:val=""/>
      <w:lvlJc w:val="left"/>
      <w:pPr>
        <w:ind w:left="1440" w:hanging="360"/>
      </w:pPr>
      <w:rPr>
        <w:rFonts w:ascii="Symbol" w:hAnsi="Symbol"/>
      </w:rPr>
    </w:lvl>
    <w:lvl w:ilvl="6" w:tplc="A0E87D48">
      <w:start w:val="1"/>
      <w:numFmt w:val="bullet"/>
      <w:lvlText w:val=""/>
      <w:lvlJc w:val="left"/>
      <w:pPr>
        <w:ind w:left="1440" w:hanging="360"/>
      </w:pPr>
      <w:rPr>
        <w:rFonts w:ascii="Symbol" w:hAnsi="Symbol"/>
      </w:rPr>
    </w:lvl>
    <w:lvl w:ilvl="7" w:tplc="AFF611B0">
      <w:start w:val="1"/>
      <w:numFmt w:val="bullet"/>
      <w:lvlText w:val=""/>
      <w:lvlJc w:val="left"/>
      <w:pPr>
        <w:ind w:left="1440" w:hanging="360"/>
      </w:pPr>
      <w:rPr>
        <w:rFonts w:ascii="Symbol" w:hAnsi="Symbol"/>
      </w:rPr>
    </w:lvl>
    <w:lvl w:ilvl="8" w:tplc="DB747440">
      <w:start w:val="1"/>
      <w:numFmt w:val="bullet"/>
      <w:lvlText w:val=""/>
      <w:lvlJc w:val="left"/>
      <w:pPr>
        <w:ind w:left="1440" w:hanging="360"/>
      </w:pPr>
      <w:rPr>
        <w:rFonts w:ascii="Symbol" w:hAnsi="Symbol"/>
      </w:rPr>
    </w:lvl>
  </w:abstractNum>
  <w:abstractNum w:abstractNumId="29" w15:restartNumberingAfterBreak="0">
    <w:nsid w:val="2D1F31AD"/>
    <w:multiLevelType w:val="hybridMultilevel"/>
    <w:tmpl w:val="D7E045B4"/>
    <w:lvl w:ilvl="0" w:tplc="24A42A90">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0" w15:restartNumberingAfterBreak="0">
    <w:nsid w:val="2D344FBA"/>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1" w15:restartNumberingAfterBreak="0">
    <w:nsid w:val="2DA4D424"/>
    <w:multiLevelType w:val="hybridMultilevel"/>
    <w:tmpl w:val="FFFFFFFF"/>
    <w:lvl w:ilvl="0" w:tplc="C8A03C88">
      <w:start w:val="1"/>
      <w:numFmt w:val="decimal"/>
      <w:lvlText w:val="%1."/>
      <w:lvlJc w:val="left"/>
      <w:pPr>
        <w:ind w:left="720" w:hanging="360"/>
      </w:pPr>
    </w:lvl>
    <w:lvl w:ilvl="1" w:tplc="8A204F16">
      <w:start w:val="1"/>
      <w:numFmt w:val="lowerLetter"/>
      <w:lvlText w:val="%2."/>
      <w:lvlJc w:val="left"/>
      <w:pPr>
        <w:ind w:left="1440" w:hanging="360"/>
      </w:pPr>
    </w:lvl>
    <w:lvl w:ilvl="2" w:tplc="851292FC">
      <w:start w:val="1"/>
      <w:numFmt w:val="lowerRoman"/>
      <w:lvlText w:val="%3."/>
      <w:lvlJc w:val="right"/>
      <w:pPr>
        <w:ind w:left="2160" w:hanging="180"/>
      </w:pPr>
    </w:lvl>
    <w:lvl w:ilvl="3" w:tplc="6A5CDD2E">
      <w:start w:val="1"/>
      <w:numFmt w:val="decimal"/>
      <w:lvlText w:val="%4."/>
      <w:lvlJc w:val="left"/>
      <w:pPr>
        <w:ind w:left="2880" w:hanging="360"/>
      </w:pPr>
    </w:lvl>
    <w:lvl w:ilvl="4" w:tplc="CE7CEAE0">
      <w:start w:val="1"/>
      <w:numFmt w:val="lowerLetter"/>
      <w:lvlText w:val="%5."/>
      <w:lvlJc w:val="left"/>
      <w:pPr>
        <w:ind w:left="3600" w:hanging="360"/>
      </w:pPr>
    </w:lvl>
    <w:lvl w:ilvl="5" w:tplc="39D4DF7E">
      <w:start w:val="1"/>
      <w:numFmt w:val="lowerRoman"/>
      <w:lvlText w:val="%6."/>
      <w:lvlJc w:val="right"/>
      <w:pPr>
        <w:ind w:left="4320" w:hanging="180"/>
      </w:pPr>
    </w:lvl>
    <w:lvl w:ilvl="6" w:tplc="8500EA0C">
      <w:start w:val="1"/>
      <w:numFmt w:val="decimal"/>
      <w:lvlText w:val="%7."/>
      <w:lvlJc w:val="left"/>
      <w:pPr>
        <w:ind w:left="5040" w:hanging="360"/>
      </w:pPr>
    </w:lvl>
    <w:lvl w:ilvl="7" w:tplc="7E9A6714">
      <w:start w:val="1"/>
      <w:numFmt w:val="lowerLetter"/>
      <w:lvlText w:val="%8."/>
      <w:lvlJc w:val="left"/>
      <w:pPr>
        <w:ind w:left="5760" w:hanging="360"/>
      </w:pPr>
    </w:lvl>
    <w:lvl w:ilvl="8" w:tplc="F26E1CDC">
      <w:start w:val="1"/>
      <w:numFmt w:val="lowerRoman"/>
      <w:lvlText w:val="%9."/>
      <w:lvlJc w:val="right"/>
      <w:pPr>
        <w:ind w:left="6480" w:hanging="180"/>
      </w:pPr>
    </w:lvl>
  </w:abstractNum>
  <w:abstractNum w:abstractNumId="32" w15:restartNumberingAfterBreak="0">
    <w:nsid w:val="2F341C74"/>
    <w:multiLevelType w:val="hybridMultilevel"/>
    <w:tmpl w:val="A6907424"/>
    <w:lvl w:ilvl="0" w:tplc="4DC048D8">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F422A3C"/>
    <w:multiLevelType w:val="hybridMultilevel"/>
    <w:tmpl w:val="6EF2B3A8"/>
    <w:lvl w:ilvl="0" w:tplc="FFFFFFFF">
      <w:start w:val="1"/>
      <w:numFmt w:val="lowerLetter"/>
      <w:lvlText w:val="%1."/>
      <w:lvlJc w:val="left"/>
      <w:pPr>
        <w:ind w:left="18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12F1AB4"/>
    <w:multiLevelType w:val="hybridMultilevel"/>
    <w:tmpl w:val="7174E686"/>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1775ECF"/>
    <w:multiLevelType w:val="hybridMultilevel"/>
    <w:tmpl w:val="0C881FCE"/>
    <w:lvl w:ilvl="0" w:tplc="79E02294">
      <w:start w:val="1"/>
      <w:numFmt w:val="bullet"/>
      <w:lvlText w:val=""/>
      <w:lvlJc w:val="left"/>
      <w:pPr>
        <w:ind w:left="720" w:hanging="360"/>
      </w:pPr>
      <w:rPr>
        <w:rFonts w:ascii="Symbol" w:hAnsi="Symbol"/>
      </w:rPr>
    </w:lvl>
    <w:lvl w:ilvl="1" w:tplc="EB4EA02E">
      <w:start w:val="1"/>
      <w:numFmt w:val="bullet"/>
      <w:lvlText w:val=""/>
      <w:lvlJc w:val="left"/>
      <w:pPr>
        <w:ind w:left="720" w:hanging="360"/>
      </w:pPr>
      <w:rPr>
        <w:rFonts w:ascii="Symbol" w:hAnsi="Symbol"/>
      </w:rPr>
    </w:lvl>
    <w:lvl w:ilvl="2" w:tplc="825ECE8E">
      <w:start w:val="1"/>
      <w:numFmt w:val="bullet"/>
      <w:lvlText w:val=""/>
      <w:lvlJc w:val="left"/>
      <w:pPr>
        <w:ind w:left="720" w:hanging="360"/>
      </w:pPr>
      <w:rPr>
        <w:rFonts w:ascii="Symbol" w:hAnsi="Symbol"/>
      </w:rPr>
    </w:lvl>
    <w:lvl w:ilvl="3" w:tplc="A7B414E4">
      <w:start w:val="1"/>
      <w:numFmt w:val="bullet"/>
      <w:lvlText w:val=""/>
      <w:lvlJc w:val="left"/>
      <w:pPr>
        <w:ind w:left="720" w:hanging="360"/>
      </w:pPr>
      <w:rPr>
        <w:rFonts w:ascii="Symbol" w:hAnsi="Symbol"/>
      </w:rPr>
    </w:lvl>
    <w:lvl w:ilvl="4" w:tplc="B3EC014C">
      <w:start w:val="1"/>
      <w:numFmt w:val="bullet"/>
      <w:lvlText w:val=""/>
      <w:lvlJc w:val="left"/>
      <w:pPr>
        <w:ind w:left="720" w:hanging="360"/>
      </w:pPr>
      <w:rPr>
        <w:rFonts w:ascii="Symbol" w:hAnsi="Symbol"/>
      </w:rPr>
    </w:lvl>
    <w:lvl w:ilvl="5" w:tplc="0024C8FC">
      <w:start w:val="1"/>
      <w:numFmt w:val="bullet"/>
      <w:lvlText w:val=""/>
      <w:lvlJc w:val="left"/>
      <w:pPr>
        <w:ind w:left="720" w:hanging="360"/>
      </w:pPr>
      <w:rPr>
        <w:rFonts w:ascii="Symbol" w:hAnsi="Symbol"/>
      </w:rPr>
    </w:lvl>
    <w:lvl w:ilvl="6" w:tplc="F2A8CF88">
      <w:start w:val="1"/>
      <w:numFmt w:val="bullet"/>
      <w:lvlText w:val=""/>
      <w:lvlJc w:val="left"/>
      <w:pPr>
        <w:ind w:left="720" w:hanging="360"/>
      </w:pPr>
      <w:rPr>
        <w:rFonts w:ascii="Symbol" w:hAnsi="Symbol"/>
      </w:rPr>
    </w:lvl>
    <w:lvl w:ilvl="7" w:tplc="429003AC">
      <w:start w:val="1"/>
      <w:numFmt w:val="bullet"/>
      <w:lvlText w:val=""/>
      <w:lvlJc w:val="left"/>
      <w:pPr>
        <w:ind w:left="720" w:hanging="360"/>
      </w:pPr>
      <w:rPr>
        <w:rFonts w:ascii="Symbol" w:hAnsi="Symbol"/>
      </w:rPr>
    </w:lvl>
    <w:lvl w:ilvl="8" w:tplc="527A6A18">
      <w:start w:val="1"/>
      <w:numFmt w:val="bullet"/>
      <w:lvlText w:val=""/>
      <w:lvlJc w:val="left"/>
      <w:pPr>
        <w:ind w:left="720" w:hanging="360"/>
      </w:pPr>
      <w:rPr>
        <w:rFonts w:ascii="Symbol" w:hAnsi="Symbol"/>
      </w:rPr>
    </w:lvl>
  </w:abstractNum>
  <w:abstractNum w:abstractNumId="36" w15:restartNumberingAfterBreak="0">
    <w:nsid w:val="31873B2A"/>
    <w:multiLevelType w:val="hybridMultilevel"/>
    <w:tmpl w:val="06C2BFFC"/>
    <w:lvl w:ilvl="0" w:tplc="0C36E00A">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22C7585"/>
    <w:multiLevelType w:val="hybridMultilevel"/>
    <w:tmpl w:val="68A4E31E"/>
    <w:lvl w:ilvl="0" w:tplc="A614FD72">
      <w:start w:val="1"/>
      <w:numFmt w:val="bullet"/>
      <w:lvlText w:val=""/>
      <w:lvlJc w:val="left"/>
      <w:pPr>
        <w:ind w:left="1440" w:hanging="360"/>
      </w:pPr>
      <w:rPr>
        <w:rFonts w:ascii="Symbol" w:hAnsi="Symbol"/>
      </w:rPr>
    </w:lvl>
    <w:lvl w:ilvl="1" w:tplc="AE70A55A">
      <w:start w:val="1"/>
      <w:numFmt w:val="bullet"/>
      <w:lvlText w:val=""/>
      <w:lvlJc w:val="left"/>
      <w:pPr>
        <w:ind w:left="1440" w:hanging="360"/>
      </w:pPr>
      <w:rPr>
        <w:rFonts w:ascii="Symbol" w:hAnsi="Symbol"/>
      </w:rPr>
    </w:lvl>
    <w:lvl w:ilvl="2" w:tplc="E2F457C4">
      <w:start w:val="1"/>
      <w:numFmt w:val="bullet"/>
      <w:lvlText w:val=""/>
      <w:lvlJc w:val="left"/>
      <w:pPr>
        <w:ind w:left="1440" w:hanging="360"/>
      </w:pPr>
      <w:rPr>
        <w:rFonts w:ascii="Symbol" w:hAnsi="Symbol"/>
      </w:rPr>
    </w:lvl>
    <w:lvl w:ilvl="3" w:tplc="85C69E90">
      <w:start w:val="1"/>
      <w:numFmt w:val="bullet"/>
      <w:lvlText w:val=""/>
      <w:lvlJc w:val="left"/>
      <w:pPr>
        <w:ind w:left="1440" w:hanging="360"/>
      </w:pPr>
      <w:rPr>
        <w:rFonts w:ascii="Symbol" w:hAnsi="Symbol"/>
      </w:rPr>
    </w:lvl>
    <w:lvl w:ilvl="4" w:tplc="A7B65D46">
      <w:start w:val="1"/>
      <w:numFmt w:val="bullet"/>
      <w:lvlText w:val=""/>
      <w:lvlJc w:val="left"/>
      <w:pPr>
        <w:ind w:left="1440" w:hanging="360"/>
      </w:pPr>
      <w:rPr>
        <w:rFonts w:ascii="Symbol" w:hAnsi="Symbol"/>
      </w:rPr>
    </w:lvl>
    <w:lvl w:ilvl="5" w:tplc="C548D956">
      <w:start w:val="1"/>
      <w:numFmt w:val="bullet"/>
      <w:lvlText w:val=""/>
      <w:lvlJc w:val="left"/>
      <w:pPr>
        <w:ind w:left="1440" w:hanging="360"/>
      </w:pPr>
      <w:rPr>
        <w:rFonts w:ascii="Symbol" w:hAnsi="Symbol"/>
      </w:rPr>
    </w:lvl>
    <w:lvl w:ilvl="6" w:tplc="765AFBD8">
      <w:start w:val="1"/>
      <w:numFmt w:val="bullet"/>
      <w:lvlText w:val=""/>
      <w:lvlJc w:val="left"/>
      <w:pPr>
        <w:ind w:left="1440" w:hanging="360"/>
      </w:pPr>
      <w:rPr>
        <w:rFonts w:ascii="Symbol" w:hAnsi="Symbol"/>
      </w:rPr>
    </w:lvl>
    <w:lvl w:ilvl="7" w:tplc="2B56C6F8">
      <w:start w:val="1"/>
      <w:numFmt w:val="bullet"/>
      <w:lvlText w:val=""/>
      <w:lvlJc w:val="left"/>
      <w:pPr>
        <w:ind w:left="1440" w:hanging="360"/>
      </w:pPr>
      <w:rPr>
        <w:rFonts w:ascii="Symbol" w:hAnsi="Symbol"/>
      </w:rPr>
    </w:lvl>
    <w:lvl w:ilvl="8" w:tplc="D3A4E766">
      <w:start w:val="1"/>
      <w:numFmt w:val="bullet"/>
      <w:lvlText w:val=""/>
      <w:lvlJc w:val="left"/>
      <w:pPr>
        <w:ind w:left="1440" w:hanging="360"/>
      </w:pPr>
      <w:rPr>
        <w:rFonts w:ascii="Symbol" w:hAnsi="Symbol"/>
      </w:rPr>
    </w:lvl>
  </w:abstractNum>
  <w:abstractNum w:abstractNumId="38" w15:restartNumberingAfterBreak="0">
    <w:nsid w:val="342C2D71"/>
    <w:multiLevelType w:val="hybridMultilevel"/>
    <w:tmpl w:val="815C4FC8"/>
    <w:lvl w:ilvl="0" w:tplc="FFFFFFFF">
      <w:start w:val="1"/>
      <w:numFmt w:val="decimal"/>
      <w:lvlText w:val="%1."/>
      <w:lvlJc w:val="left"/>
      <w:pPr>
        <w:ind w:left="720" w:hanging="360"/>
      </w:pPr>
    </w:lvl>
    <w:lvl w:ilvl="1" w:tplc="4DC048D8">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342D5EAA"/>
    <w:multiLevelType w:val="hybridMultilevel"/>
    <w:tmpl w:val="BF629598"/>
    <w:lvl w:ilvl="0" w:tplc="4DC048D8">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6C0356F"/>
    <w:multiLevelType w:val="hybridMultilevel"/>
    <w:tmpl w:val="5A6066B0"/>
    <w:lvl w:ilvl="0" w:tplc="4DC048D8">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1" w15:restartNumberingAfterBreak="0">
    <w:nsid w:val="38C6336E"/>
    <w:multiLevelType w:val="hybridMultilevel"/>
    <w:tmpl w:val="6EF2B3A8"/>
    <w:lvl w:ilvl="0" w:tplc="F0B62062">
      <w:start w:val="1"/>
      <w:numFmt w:val="lowerLetter"/>
      <w:lvlText w:val="%1."/>
      <w:lvlJc w:val="left"/>
      <w:pPr>
        <w:ind w:left="180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F067809"/>
    <w:multiLevelType w:val="hybridMultilevel"/>
    <w:tmpl w:val="7F8EC728"/>
    <w:lvl w:ilvl="0" w:tplc="BFD253FA">
      <w:start w:val="1"/>
      <w:numFmt w:val="bullet"/>
      <w:lvlText w:val=""/>
      <w:lvlJc w:val="left"/>
      <w:pPr>
        <w:ind w:left="720" w:hanging="360"/>
      </w:pPr>
      <w:rPr>
        <w:rFonts w:ascii="Symbol" w:hAnsi="Symbol"/>
      </w:rPr>
    </w:lvl>
    <w:lvl w:ilvl="1" w:tplc="F764595A">
      <w:start w:val="1"/>
      <w:numFmt w:val="bullet"/>
      <w:lvlText w:val=""/>
      <w:lvlJc w:val="left"/>
      <w:pPr>
        <w:ind w:left="720" w:hanging="360"/>
      </w:pPr>
      <w:rPr>
        <w:rFonts w:ascii="Symbol" w:hAnsi="Symbol"/>
      </w:rPr>
    </w:lvl>
    <w:lvl w:ilvl="2" w:tplc="57AE2AA6">
      <w:start w:val="1"/>
      <w:numFmt w:val="bullet"/>
      <w:lvlText w:val=""/>
      <w:lvlJc w:val="left"/>
      <w:pPr>
        <w:ind w:left="720" w:hanging="360"/>
      </w:pPr>
      <w:rPr>
        <w:rFonts w:ascii="Symbol" w:hAnsi="Symbol"/>
      </w:rPr>
    </w:lvl>
    <w:lvl w:ilvl="3" w:tplc="69EE6236">
      <w:start w:val="1"/>
      <w:numFmt w:val="bullet"/>
      <w:lvlText w:val=""/>
      <w:lvlJc w:val="left"/>
      <w:pPr>
        <w:ind w:left="720" w:hanging="360"/>
      </w:pPr>
      <w:rPr>
        <w:rFonts w:ascii="Symbol" w:hAnsi="Symbol"/>
      </w:rPr>
    </w:lvl>
    <w:lvl w:ilvl="4" w:tplc="50E8340C">
      <w:start w:val="1"/>
      <w:numFmt w:val="bullet"/>
      <w:lvlText w:val=""/>
      <w:lvlJc w:val="left"/>
      <w:pPr>
        <w:ind w:left="720" w:hanging="360"/>
      </w:pPr>
      <w:rPr>
        <w:rFonts w:ascii="Symbol" w:hAnsi="Symbol"/>
      </w:rPr>
    </w:lvl>
    <w:lvl w:ilvl="5" w:tplc="298EAF0E">
      <w:start w:val="1"/>
      <w:numFmt w:val="bullet"/>
      <w:lvlText w:val=""/>
      <w:lvlJc w:val="left"/>
      <w:pPr>
        <w:ind w:left="720" w:hanging="360"/>
      </w:pPr>
      <w:rPr>
        <w:rFonts w:ascii="Symbol" w:hAnsi="Symbol"/>
      </w:rPr>
    </w:lvl>
    <w:lvl w:ilvl="6" w:tplc="1F56A9AC">
      <w:start w:val="1"/>
      <w:numFmt w:val="bullet"/>
      <w:lvlText w:val=""/>
      <w:lvlJc w:val="left"/>
      <w:pPr>
        <w:ind w:left="720" w:hanging="360"/>
      </w:pPr>
      <w:rPr>
        <w:rFonts w:ascii="Symbol" w:hAnsi="Symbol"/>
      </w:rPr>
    </w:lvl>
    <w:lvl w:ilvl="7" w:tplc="AEE88486">
      <w:start w:val="1"/>
      <w:numFmt w:val="bullet"/>
      <w:lvlText w:val=""/>
      <w:lvlJc w:val="left"/>
      <w:pPr>
        <w:ind w:left="720" w:hanging="360"/>
      </w:pPr>
      <w:rPr>
        <w:rFonts w:ascii="Symbol" w:hAnsi="Symbol"/>
      </w:rPr>
    </w:lvl>
    <w:lvl w:ilvl="8" w:tplc="7BB8CFF8">
      <w:start w:val="1"/>
      <w:numFmt w:val="bullet"/>
      <w:lvlText w:val=""/>
      <w:lvlJc w:val="left"/>
      <w:pPr>
        <w:ind w:left="720" w:hanging="360"/>
      </w:pPr>
      <w:rPr>
        <w:rFonts w:ascii="Symbol" w:hAnsi="Symbol"/>
      </w:rPr>
    </w:lvl>
  </w:abstractNum>
  <w:abstractNum w:abstractNumId="43" w15:restartNumberingAfterBreak="0">
    <w:nsid w:val="3F363D8D"/>
    <w:multiLevelType w:val="hybridMultilevel"/>
    <w:tmpl w:val="0D1C3A76"/>
    <w:lvl w:ilvl="0" w:tplc="D5802BDC">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11D3B80"/>
    <w:multiLevelType w:val="hybridMultilevel"/>
    <w:tmpl w:val="ED9E4BE8"/>
    <w:lvl w:ilvl="0" w:tplc="DBE4417E">
      <w:start w:val="1"/>
      <w:numFmt w:val="decimal"/>
      <w:lvlText w:val="(%1)"/>
      <w:lvlJc w:val="left"/>
      <w:pPr>
        <w:ind w:left="823" w:hanging="710"/>
      </w:pPr>
      <w:rPr>
        <w:rFonts w:hint="default"/>
      </w:rPr>
    </w:lvl>
    <w:lvl w:ilvl="1" w:tplc="040C0019" w:tentative="1">
      <w:start w:val="1"/>
      <w:numFmt w:val="lowerLetter"/>
      <w:lvlText w:val="%2."/>
      <w:lvlJc w:val="left"/>
      <w:pPr>
        <w:ind w:left="1193" w:hanging="360"/>
      </w:pPr>
    </w:lvl>
    <w:lvl w:ilvl="2" w:tplc="040C001B" w:tentative="1">
      <w:start w:val="1"/>
      <w:numFmt w:val="lowerRoman"/>
      <w:lvlText w:val="%3."/>
      <w:lvlJc w:val="right"/>
      <w:pPr>
        <w:ind w:left="1913" w:hanging="180"/>
      </w:pPr>
    </w:lvl>
    <w:lvl w:ilvl="3" w:tplc="040C000F" w:tentative="1">
      <w:start w:val="1"/>
      <w:numFmt w:val="decimal"/>
      <w:lvlText w:val="%4."/>
      <w:lvlJc w:val="left"/>
      <w:pPr>
        <w:ind w:left="2633" w:hanging="360"/>
      </w:pPr>
    </w:lvl>
    <w:lvl w:ilvl="4" w:tplc="040C0019" w:tentative="1">
      <w:start w:val="1"/>
      <w:numFmt w:val="lowerLetter"/>
      <w:lvlText w:val="%5."/>
      <w:lvlJc w:val="left"/>
      <w:pPr>
        <w:ind w:left="3353" w:hanging="360"/>
      </w:pPr>
    </w:lvl>
    <w:lvl w:ilvl="5" w:tplc="040C001B" w:tentative="1">
      <w:start w:val="1"/>
      <w:numFmt w:val="lowerRoman"/>
      <w:lvlText w:val="%6."/>
      <w:lvlJc w:val="right"/>
      <w:pPr>
        <w:ind w:left="4073" w:hanging="180"/>
      </w:pPr>
    </w:lvl>
    <w:lvl w:ilvl="6" w:tplc="040C000F" w:tentative="1">
      <w:start w:val="1"/>
      <w:numFmt w:val="decimal"/>
      <w:lvlText w:val="%7."/>
      <w:lvlJc w:val="left"/>
      <w:pPr>
        <w:ind w:left="4793" w:hanging="360"/>
      </w:pPr>
    </w:lvl>
    <w:lvl w:ilvl="7" w:tplc="040C0019" w:tentative="1">
      <w:start w:val="1"/>
      <w:numFmt w:val="lowerLetter"/>
      <w:lvlText w:val="%8."/>
      <w:lvlJc w:val="left"/>
      <w:pPr>
        <w:ind w:left="5513" w:hanging="360"/>
      </w:pPr>
    </w:lvl>
    <w:lvl w:ilvl="8" w:tplc="040C001B" w:tentative="1">
      <w:start w:val="1"/>
      <w:numFmt w:val="lowerRoman"/>
      <w:lvlText w:val="%9."/>
      <w:lvlJc w:val="right"/>
      <w:pPr>
        <w:ind w:left="6233" w:hanging="180"/>
      </w:pPr>
    </w:lvl>
  </w:abstractNum>
  <w:abstractNum w:abstractNumId="45" w15:restartNumberingAfterBreak="0">
    <w:nsid w:val="41E5360B"/>
    <w:multiLevelType w:val="hybridMultilevel"/>
    <w:tmpl w:val="6EF2B3A8"/>
    <w:lvl w:ilvl="0" w:tplc="FFFFFFFF">
      <w:start w:val="1"/>
      <w:numFmt w:val="lowerLetter"/>
      <w:lvlText w:val="%1."/>
      <w:lvlJc w:val="left"/>
      <w:pPr>
        <w:ind w:left="18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21D1E8B"/>
    <w:multiLevelType w:val="hybridMultilevel"/>
    <w:tmpl w:val="15E0938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4404C1C7"/>
    <w:multiLevelType w:val="multilevel"/>
    <w:tmpl w:val="FFFFFFFF"/>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48" w15:restartNumberingAfterBreak="0">
    <w:nsid w:val="44426BFD"/>
    <w:multiLevelType w:val="hybridMultilevel"/>
    <w:tmpl w:val="9968A13E"/>
    <w:lvl w:ilvl="0" w:tplc="4DC048D8">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44FD4EE3"/>
    <w:multiLevelType w:val="hybridMultilevel"/>
    <w:tmpl w:val="095A36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47E152AD"/>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1" w15:restartNumberingAfterBreak="0">
    <w:nsid w:val="48291D83"/>
    <w:multiLevelType w:val="hybridMultilevel"/>
    <w:tmpl w:val="80CEEAE8"/>
    <w:lvl w:ilvl="0" w:tplc="FFFFFFFF">
      <w:start w:val="1"/>
      <w:numFmt w:val="decimal"/>
      <w:lvlText w:val="%1."/>
      <w:lvlJc w:val="left"/>
      <w:pPr>
        <w:ind w:left="720" w:hanging="360"/>
      </w:pPr>
    </w:lvl>
    <w:lvl w:ilvl="1" w:tplc="4DC048D8">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A68422F"/>
    <w:multiLevelType w:val="hybridMultilevel"/>
    <w:tmpl w:val="813E891A"/>
    <w:lvl w:ilvl="0" w:tplc="FFFFFFFF">
      <w:start w:val="1"/>
      <w:numFmt w:val="decimal"/>
      <w:lvlText w:val="%1."/>
      <w:lvlJc w:val="left"/>
      <w:pPr>
        <w:ind w:left="720" w:hanging="360"/>
      </w:pPr>
    </w:lvl>
    <w:lvl w:ilvl="1" w:tplc="4DC048D8">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3" w15:restartNumberingAfterBreak="0">
    <w:nsid w:val="4AD67723"/>
    <w:multiLevelType w:val="hybridMultilevel"/>
    <w:tmpl w:val="FFFFFFFF"/>
    <w:lvl w:ilvl="0" w:tplc="A8BA7DDE">
      <w:start w:val="1"/>
      <w:numFmt w:val="lowerLetter"/>
      <w:lvlText w:val="(%1)"/>
      <w:lvlJc w:val="left"/>
      <w:pPr>
        <w:ind w:left="720" w:hanging="360"/>
      </w:pPr>
    </w:lvl>
    <w:lvl w:ilvl="1" w:tplc="412807D0">
      <w:start w:val="1"/>
      <w:numFmt w:val="lowerLetter"/>
      <w:lvlText w:val="%2."/>
      <w:lvlJc w:val="left"/>
      <w:pPr>
        <w:ind w:left="1440" w:hanging="360"/>
      </w:pPr>
    </w:lvl>
    <w:lvl w:ilvl="2" w:tplc="3140BA5E">
      <w:start w:val="1"/>
      <w:numFmt w:val="lowerRoman"/>
      <w:lvlText w:val="%3."/>
      <w:lvlJc w:val="right"/>
      <w:pPr>
        <w:ind w:left="2160" w:hanging="180"/>
      </w:pPr>
    </w:lvl>
    <w:lvl w:ilvl="3" w:tplc="5B46EC74">
      <w:start w:val="1"/>
      <w:numFmt w:val="decimal"/>
      <w:lvlText w:val="%4."/>
      <w:lvlJc w:val="left"/>
      <w:pPr>
        <w:ind w:left="2880" w:hanging="360"/>
      </w:pPr>
    </w:lvl>
    <w:lvl w:ilvl="4" w:tplc="CC6E0EC2">
      <w:start w:val="1"/>
      <w:numFmt w:val="lowerLetter"/>
      <w:lvlText w:val="%5."/>
      <w:lvlJc w:val="left"/>
      <w:pPr>
        <w:ind w:left="3600" w:hanging="360"/>
      </w:pPr>
    </w:lvl>
    <w:lvl w:ilvl="5" w:tplc="6D9A0DD4">
      <w:start w:val="1"/>
      <w:numFmt w:val="lowerRoman"/>
      <w:lvlText w:val="%6."/>
      <w:lvlJc w:val="right"/>
      <w:pPr>
        <w:ind w:left="4320" w:hanging="180"/>
      </w:pPr>
    </w:lvl>
    <w:lvl w:ilvl="6" w:tplc="D598C2C4">
      <w:start w:val="1"/>
      <w:numFmt w:val="decimal"/>
      <w:lvlText w:val="%7."/>
      <w:lvlJc w:val="left"/>
      <w:pPr>
        <w:ind w:left="5040" w:hanging="360"/>
      </w:pPr>
    </w:lvl>
    <w:lvl w:ilvl="7" w:tplc="62CA7E12">
      <w:start w:val="1"/>
      <w:numFmt w:val="lowerLetter"/>
      <w:lvlText w:val="%8."/>
      <w:lvlJc w:val="left"/>
      <w:pPr>
        <w:ind w:left="5760" w:hanging="360"/>
      </w:pPr>
    </w:lvl>
    <w:lvl w:ilvl="8" w:tplc="D6D8D3C2">
      <w:start w:val="1"/>
      <w:numFmt w:val="lowerRoman"/>
      <w:lvlText w:val="%9."/>
      <w:lvlJc w:val="right"/>
      <w:pPr>
        <w:ind w:left="6480" w:hanging="180"/>
      </w:pPr>
    </w:lvl>
  </w:abstractNum>
  <w:abstractNum w:abstractNumId="54" w15:restartNumberingAfterBreak="0">
    <w:nsid w:val="4C5066A1"/>
    <w:multiLevelType w:val="hybridMultilevel"/>
    <w:tmpl w:val="139EF2C2"/>
    <w:lvl w:ilvl="0" w:tplc="4DC048D8">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5" w15:restartNumberingAfterBreak="0">
    <w:nsid w:val="4D144702"/>
    <w:multiLevelType w:val="hybridMultilevel"/>
    <w:tmpl w:val="095A36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4EB6510E"/>
    <w:multiLevelType w:val="hybridMultilevel"/>
    <w:tmpl w:val="A43AC6F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4F6F1B1E"/>
    <w:multiLevelType w:val="hybridMultilevel"/>
    <w:tmpl w:val="139EF2C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50701A3E"/>
    <w:multiLevelType w:val="hybridMultilevel"/>
    <w:tmpl w:val="EA8A3DC4"/>
    <w:lvl w:ilvl="0" w:tplc="D1AAE010">
      <w:start w:val="1"/>
      <w:numFmt w:val="bullet"/>
      <w:lvlText w:val=""/>
      <w:lvlJc w:val="left"/>
      <w:pPr>
        <w:ind w:left="720" w:hanging="360"/>
      </w:pPr>
      <w:rPr>
        <w:rFonts w:ascii="Symbol" w:hAnsi="Symbol"/>
      </w:rPr>
    </w:lvl>
    <w:lvl w:ilvl="1" w:tplc="624C8DB0">
      <w:start w:val="1"/>
      <w:numFmt w:val="bullet"/>
      <w:lvlText w:val=""/>
      <w:lvlJc w:val="left"/>
      <w:pPr>
        <w:ind w:left="720" w:hanging="360"/>
      </w:pPr>
      <w:rPr>
        <w:rFonts w:ascii="Symbol" w:hAnsi="Symbol"/>
      </w:rPr>
    </w:lvl>
    <w:lvl w:ilvl="2" w:tplc="3C026B7A">
      <w:start w:val="1"/>
      <w:numFmt w:val="bullet"/>
      <w:lvlText w:val=""/>
      <w:lvlJc w:val="left"/>
      <w:pPr>
        <w:ind w:left="720" w:hanging="360"/>
      </w:pPr>
      <w:rPr>
        <w:rFonts w:ascii="Symbol" w:hAnsi="Symbol"/>
      </w:rPr>
    </w:lvl>
    <w:lvl w:ilvl="3" w:tplc="A3488912">
      <w:start w:val="1"/>
      <w:numFmt w:val="bullet"/>
      <w:lvlText w:val=""/>
      <w:lvlJc w:val="left"/>
      <w:pPr>
        <w:ind w:left="720" w:hanging="360"/>
      </w:pPr>
      <w:rPr>
        <w:rFonts w:ascii="Symbol" w:hAnsi="Symbol"/>
      </w:rPr>
    </w:lvl>
    <w:lvl w:ilvl="4" w:tplc="EACC460A">
      <w:start w:val="1"/>
      <w:numFmt w:val="bullet"/>
      <w:lvlText w:val=""/>
      <w:lvlJc w:val="left"/>
      <w:pPr>
        <w:ind w:left="720" w:hanging="360"/>
      </w:pPr>
      <w:rPr>
        <w:rFonts w:ascii="Symbol" w:hAnsi="Symbol"/>
      </w:rPr>
    </w:lvl>
    <w:lvl w:ilvl="5" w:tplc="3F6C7F26">
      <w:start w:val="1"/>
      <w:numFmt w:val="bullet"/>
      <w:lvlText w:val=""/>
      <w:lvlJc w:val="left"/>
      <w:pPr>
        <w:ind w:left="720" w:hanging="360"/>
      </w:pPr>
      <w:rPr>
        <w:rFonts w:ascii="Symbol" w:hAnsi="Symbol"/>
      </w:rPr>
    </w:lvl>
    <w:lvl w:ilvl="6" w:tplc="40CAF09C">
      <w:start w:val="1"/>
      <w:numFmt w:val="bullet"/>
      <w:lvlText w:val=""/>
      <w:lvlJc w:val="left"/>
      <w:pPr>
        <w:ind w:left="720" w:hanging="360"/>
      </w:pPr>
      <w:rPr>
        <w:rFonts w:ascii="Symbol" w:hAnsi="Symbol"/>
      </w:rPr>
    </w:lvl>
    <w:lvl w:ilvl="7" w:tplc="24FC2886">
      <w:start w:val="1"/>
      <w:numFmt w:val="bullet"/>
      <w:lvlText w:val=""/>
      <w:lvlJc w:val="left"/>
      <w:pPr>
        <w:ind w:left="720" w:hanging="360"/>
      </w:pPr>
      <w:rPr>
        <w:rFonts w:ascii="Symbol" w:hAnsi="Symbol"/>
      </w:rPr>
    </w:lvl>
    <w:lvl w:ilvl="8" w:tplc="1E0AD4F4">
      <w:start w:val="1"/>
      <w:numFmt w:val="bullet"/>
      <w:lvlText w:val=""/>
      <w:lvlJc w:val="left"/>
      <w:pPr>
        <w:ind w:left="720" w:hanging="360"/>
      </w:pPr>
      <w:rPr>
        <w:rFonts w:ascii="Symbol" w:hAnsi="Symbol"/>
      </w:rPr>
    </w:lvl>
  </w:abstractNum>
  <w:abstractNum w:abstractNumId="59" w15:restartNumberingAfterBreak="0">
    <w:nsid w:val="5287EF24"/>
    <w:multiLevelType w:val="hybridMultilevel"/>
    <w:tmpl w:val="FFFFFFFF"/>
    <w:lvl w:ilvl="0" w:tplc="B3184FF6">
      <w:start w:val="1"/>
      <w:numFmt w:val="decimal"/>
      <w:lvlText w:val="%1."/>
      <w:lvlJc w:val="left"/>
      <w:pPr>
        <w:ind w:left="720" w:hanging="360"/>
      </w:pPr>
    </w:lvl>
    <w:lvl w:ilvl="1" w:tplc="0C36E00A">
      <w:start w:val="1"/>
      <w:numFmt w:val="lowerLetter"/>
      <w:lvlText w:val="%2."/>
      <w:lvlJc w:val="left"/>
      <w:pPr>
        <w:ind w:left="785" w:hanging="360"/>
      </w:pPr>
    </w:lvl>
    <w:lvl w:ilvl="2" w:tplc="837CA8FE">
      <w:start w:val="1"/>
      <w:numFmt w:val="lowerRoman"/>
      <w:lvlText w:val="%3."/>
      <w:lvlJc w:val="right"/>
      <w:pPr>
        <w:ind w:left="2160" w:hanging="180"/>
      </w:pPr>
    </w:lvl>
    <w:lvl w:ilvl="3" w:tplc="9A1C9A38">
      <w:start w:val="1"/>
      <w:numFmt w:val="decimal"/>
      <w:lvlText w:val="%4."/>
      <w:lvlJc w:val="left"/>
      <w:pPr>
        <w:ind w:left="2880" w:hanging="360"/>
      </w:pPr>
    </w:lvl>
    <w:lvl w:ilvl="4" w:tplc="EC64492A">
      <w:start w:val="1"/>
      <w:numFmt w:val="lowerLetter"/>
      <w:lvlText w:val="%5."/>
      <w:lvlJc w:val="left"/>
      <w:pPr>
        <w:ind w:left="3600" w:hanging="360"/>
      </w:pPr>
    </w:lvl>
    <w:lvl w:ilvl="5" w:tplc="661EE94E">
      <w:start w:val="1"/>
      <w:numFmt w:val="lowerRoman"/>
      <w:lvlText w:val="%6."/>
      <w:lvlJc w:val="right"/>
      <w:pPr>
        <w:ind w:left="4320" w:hanging="180"/>
      </w:pPr>
    </w:lvl>
    <w:lvl w:ilvl="6" w:tplc="FCB425BA">
      <w:start w:val="1"/>
      <w:numFmt w:val="decimal"/>
      <w:lvlText w:val="%7."/>
      <w:lvlJc w:val="left"/>
      <w:pPr>
        <w:ind w:left="5040" w:hanging="360"/>
      </w:pPr>
    </w:lvl>
    <w:lvl w:ilvl="7" w:tplc="BFAE3248">
      <w:start w:val="1"/>
      <w:numFmt w:val="lowerLetter"/>
      <w:lvlText w:val="%8."/>
      <w:lvlJc w:val="left"/>
      <w:pPr>
        <w:ind w:left="5760" w:hanging="360"/>
      </w:pPr>
    </w:lvl>
    <w:lvl w:ilvl="8" w:tplc="77D6D924">
      <w:start w:val="1"/>
      <w:numFmt w:val="lowerRoman"/>
      <w:lvlText w:val="%9."/>
      <w:lvlJc w:val="right"/>
      <w:pPr>
        <w:ind w:left="6480" w:hanging="180"/>
      </w:pPr>
    </w:lvl>
  </w:abstractNum>
  <w:abstractNum w:abstractNumId="60" w15:restartNumberingAfterBreak="0">
    <w:nsid w:val="53148F0D"/>
    <w:multiLevelType w:val="hybridMultilevel"/>
    <w:tmpl w:val="FFFFFFFF"/>
    <w:lvl w:ilvl="0" w:tplc="4F225344">
      <w:start w:val="1"/>
      <w:numFmt w:val="lowerLetter"/>
      <w:lvlText w:val="(%1)"/>
      <w:lvlJc w:val="left"/>
      <w:pPr>
        <w:ind w:left="360" w:hanging="360"/>
      </w:pPr>
    </w:lvl>
    <w:lvl w:ilvl="1" w:tplc="E376DD74">
      <w:start w:val="1"/>
      <w:numFmt w:val="lowerLetter"/>
      <w:lvlText w:val="%2."/>
      <w:lvlJc w:val="left"/>
      <w:pPr>
        <w:ind w:left="1080" w:hanging="360"/>
      </w:pPr>
    </w:lvl>
    <w:lvl w:ilvl="2" w:tplc="5EDA2EDE">
      <w:start w:val="1"/>
      <w:numFmt w:val="lowerRoman"/>
      <w:lvlText w:val="%3."/>
      <w:lvlJc w:val="right"/>
      <w:pPr>
        <w:ind w:left="1800" w:hanging="180"/>
      </w:pPr>
    </w:lvl>
    <w:lvl w:ilvl="3" w:tplc="642A3852">
      <w:start w:val="1"/>
      <w:numFmt w:val="decimal"/>
      <w:lvlText w:val="%4."/>
      <w:lvlJc w:val="left"/>
      <w:pPr>
        <w:ind w:left="2520" w:hanging="360"/>
      </w:pPr>
    </w:lvl>
    <w:lvl w:ilvl="4" w:tplc="EA06A63C">
      <w:start w:val="1"/>
      <w:numFmt w:val="lowerLetter"/>
      <w:lvlText w:val="%5."/>
      <w:lvlJc w:val="left"/>
      <w:pPr>
        <w:ind w:left="3240" w:hanging="360"/>
      </w:pPr>
    </w:lvl>
    <w:lvl w:ilvl="5" w:tplc="C682DCA2">
      <w:start w:val="1"/>
      <w:numFmt w:val="lowerRoman"/>
      <w:lvlText w:val="%6."/>
      <w:lvlJc w:val="right"/>
      <w:pPr>
        <w:ind w:left="3960" w:hanging="180"/>
      </w:pPr>
    </w:lvl>
    <w:lvl w:ilvl="6" w:tplc="DF4E6B18">
      <w:start w:val="1"/>
      <w:numFmt w:val="decimal"/>
      <w:lvlText w:val="%7."/>
      <w:lvlJc w:val="left"/>
      <w:pPr>
        <w:ind w:left="4680" w:hanging="360"/>
      </w:pPr>
    </w:lvl>
    <w:lvl w:ilvl="7" w:tplc="14E0528E">
      <w:start w:val="1"/>
      <w:numFmt w:val="lowerLetter"/>
      <w:lvlText w:val="%8."/>
      <w:lvlJc w:val="left"/>
      <w:pPr>
        <w:ind w:left="5400" w:hanging="360"/>
      </w:pPr>
    </w:lvl>
    <w:lvl w:ilvl="8" w:tplc="A0A67A02">
      <w:start w:val="1"/>
      <w:numFmt w:val="lowerRoman"/>
      <w:lvlText w:val="%9."/>
      <w:lvlJc w:val="right"/>
      <w:pPr>
        <w:ind w:left="6120" w:hanging="180"/>
      </w:pPr>
    </w:lvl>
  </w:abstractNum>
  <w:abstractNum w:abstractNumId="61" w15:restartNumberingAfterBreak="0">
    <w:nsid w:val="53762D78"/>
    <w:multiLevelType w:val="hybridMultilevel"/>
    <w:tmpl w:val="905E0168"/>
    <w:lvl w:ilvl="0" w:tplc="FFFFFFF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2" w15:restartNumberingAfterBreak="0">
    <w:nsid w:val="541025DB"/>
    <w:multiLevelType w:val="hybridMultilevel"/>
    <w:tmpl w:val="DD5828F2"/>
    <w:lvl w:ilvl="0" w:tplc="4DC048D8">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A2FDD1A"/>
    <w:multiLevelType w:val="hybridMultilevel"/>
    <w:tmpl w:val="FFFFFFFF"/>
    <w:lvl w:ilvl="0" w:tplc="24A42A90">
      <w:start w:val="1"/>
      <w:numFmt w:val="lowerLetter"/>
      <w:lvlText w:val="(%1)"/>
      <w:lvlJc w:val="left"/>
      <w:pPr>
        <w:ind w:left="720" w:hanging="360"/>
      </w:pPr>
    </w:lvl>
    <w:lvl w:ilvl="1" w:tplc="2D2A1C0A">
      <w:start w:val="1"/>
      <w:numFmt w:val="lowerLetter"/>
      <w:lvlText w:val="%2."/>
      <w:lvlJc w:val="left"/>
      <w:pPr>
        <w:ind w:left="1440" w:hanging="360"/>
      </w:pPr>
    </w:lvl>
    <w:lvl w:ilvl="2" w:tplc="25DA9668">
      <w:start w:val="1"/>
      <w:numFmt w:val="lowerRoman"/>
      <w:lvlText w:val="%3."/>
      <w:lvlJc w:val="right"/>
      <w:pPr>
        <w:ind w:left="2160" w:hanging="180"/>
      </w:pPr>
    </w:lvl>
    <w:lvl w:ilvl="3" w:tplc="96CA2BC8">
      <w:start w:val="1"/>
      <w:numFmt w:val="decimal"/>
      <w:lvlText w:val="%4."/>
      <w:lvlJc w:val="left"/>
      <w:pPr>
        <w:ind w:left="2880" w:hanging="360"/>
      </w:pPr>
    </w:lvl>
    <w:lvl w:ilvl="4" w:tplc="ED161D86">
      <w:start w:val="1"/>
      <w:numFmt w:val="lowerLetter"/>
      <w:lvlText w:val="%5."/>
      <w:lvlJc w:val="left"/>
      <w:pPr>
        <w:ind w:left="3600" w:hanging="360"/>
      </w:pPr>
    </w:lvl>
    <w:lvl w:ilvl="5" w:tplc="121E4FCE">
      <w:start w:val="1"/>
      <w:numFmt w:val="lowerRoman"/>
      <w:lvlText w:val="%6."/>
      <w:lvlJc w:val="right"/>
      <w:pPr>
        <w:ind w:left="4320" w:hanging="180"/>
      </w:pPr>
    </w:lvl>
    <w:lvl w:ilvl="6" w:tplc="EFAEA0DC">
      <w:start w:val="1"/>
      <w:numFmt w:val="decimal"/>
      <w:lvlText w:val="%7."/>
      <w:lvlJc w:val="left"/>
      <w:pPr>
        <w:ind w:left="5040" w:hanging="360"/>
      </w:pPr>
    </w:lvl>
    <w:lvl w:ilvl="7" w:tplc="AD5EA07C">
      <w:start w:val="1"/>
      <w:numFmt w:val="lowerLetter"/>
      <w:lvlText w:val="%8."/>
      <w:lvlJc w:val="left"/>
      <w:pPr>
        <w:ind w:left="5760" w:hanging="360"/>
      </w:pPr>
    </w:lvl>
    <w:lvl w:ilvl="8" w:tplc="4E660768">
      <w:start w:val="1"/>
      <w:numFmt w:val="lowerRoman"/>
      <w:lvlText w:val="%9."/>
      <w:lvlJc w:val="right"/>
      <w:pPr>
        <w:ind w:left="6480" w:hanging="180"/>
      </w:pPr>
    </w:lvl>
  </w:abstractNum>
  <w:abstractNum w:abstractNumId="64" w15:restartNumberingAfterBreak="0">
    <w:nsid w:val="5ABA5242"/>
    <w:multiLevelType w:val="multilevel"/>
    <w:tmpl w:val="079C5CD2"/>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5" w15:restartNumberingAfterBreak="0">
    <w:nsid w:val="5B5C21DB"/>
    <w:multiLevelType w:val="hybridMultilevel"/>
    <w:tmpl w:val="2C02D6D2"/>
    <w:lvl w:ilvl="0" w:tplc="24A42A90">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5E262217"/>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7" w15:restartNumberingAfterBreak="0">
    <w:nsid w:val="61460ACB"/>
    <w:multiLevelType w:val="hybridMultilevel"/>
    <w:tmpl w:val="15E0938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8" w15:restartNumberingAfterBreak="0">
    <w:nsid w:val="628A0A3E"/>
    <w:multiLevelType w:val="hybridMultilevel"/>
    <w:tmpl w:val="FCEA639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62D71605"/>
    <w:multiLevelType w:val="hybridMultilevel"/>
    <w:tmpl w:val="C0B0D3CE"/>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0" w15:restartNumberingAfterBreak="0">
    <w:nsid w:val="65B767F7"/>
    <w:multiLevelType w:val="hybridMultilevel"/>
    <w:tmpl w:val="57BAF908"/>
    <w:lvl w:ilvl="0" w:tplc="4B66D9A6">
      <w:start w:val="1"/>
      <w:numFmt w:val="bullet"/>
      <w:lvlText w:val=""/>
      <w:lvlJc w:val="left"/>
      <w:pPr>
        <w:ind w:left="720" w:hanging="360"/>
      </w:pPr>
      <w:rPr>
        <w:rFonts w:ascii="Symbol" w:hAnsi="Symbol"/>
      </w:rPr>
    </w:lvl>
    <w:lvl w:ilvl="1" w:tplc="406CEC20">
      <w:start w:val="1"/>
      <w:numFmt w:val="bullet"/>
      <w:lvlText w:val=""/>
      <w:lvlJc w:val="left"/>
      <w:pPr>
        <w:ind w:left="720" w:hanging="360"/>
      </w:pPr>
      <w:rPr>
        <w:rFonts w:ascii="Symbol" w:hAnsi="Symbol"/>
      </w:rPr>
    </w:lvl>
    <w:lvl w:ilvl="2" w:tplc="2670F432">
      <w:start w:val="1"/>
      <w:numFmt w:val="bullet"/>
      <w:lvlText w:val=""/>
      <w:lvlJc w:val="left"/>
      <w:pPr>
        <w:ind w:left="720" w:hanging="360"/>
      </w:pPr>
      <w:rPr>
        <w:rFonts w:ascii="Symbol" w:hAnsi="Symbol"/>
      </w:rPr>
    </w:lvl>
    <w:lvl w:ilvl="3" w:tplc="BECE853E">
      <w:start w:val="1"/>
      <w:numFmt w:val="bullet"/>
      <w:lvlText w:val=""/>
      <w:lvlJc w:val="left"/>
      <w:pPr>
        <w:ind w:left="720" w:hanging="360"/>
      </w:pPr>
      <w:rPr>
        <w:rFonts w:ascii="Symbol" w:hAnsi="Symbol"/>
      </w:rPr>
    </w:lvl>
    <w:lvl w:ilvl="4" w:tplc="2A80CC98">
      <w:start w:val="1"/>
      <w:numFmt w:val="bullet"/>
      <w:lvlText w:val=""/>
      <w:lvlJc w:val="left"/>
      <w:pPr>
        <w:ind w:left="720" w:hanging="360"/>
      </w:pPr>
      <w:rPr>
        <w:rFonts w:ascii="Symbol" w:hAnsi="Symbol"/>
      </w:rPr>
    </w:lvl>
    <w:lvl w:ilvl="5" w:tplc="6300620C">
      <w:start w:val="1"/>
      <w:numFmt w:val="bullet"/>
      <w:lvlText w:val=""/>
      <w:lvlJc w:val="left"/>
      <w:pPr>
        <w:ind w:left="720" w:hanging="360"/>
      </w:pPr>
      <w:rPr>
        <w:rFonts w:ascii="Symbol" w:hAnsi="Symbol"/>
      </w:rPr>
    </w:lvl>
    <w:lvl w:ilvl="6" w:tplc="BDD4E0DE">
      <w:start w:val="1"/>
      <w:numFmt w:val="bullet"/>
      <w:lvlText w:val=""/>
      <w:lvlJc w:val="left"/>
      <w:pPr>
        <w:ind w:left="720" w:hanging="360"/>
      </w:pPr>
      <w:rPr>
        <w:rFonts w:ascii="Symbol" w:hAnsi="Symbol"/>
      </w:rPr>
    </w:lvl>
    <w:lvl w:ilvl="7" w:tplc="329AC45C">
      <w:start w:val="1"/>
      <w:numFmt w:val="bullet"/>
      <w:lvlText w:val=""/>
      <w:lvlJc w:val="left"/>
      <w:pPr>
        <w:ind w:left="720" w:hanging="360"/>
      </w:pPr>
      <w:rPr>
        <w:rFonts w:ascii="Symbol" w:hAnsi="Symbol"/>
      </w:rPr>
    </w:lvl>
    <w:lvl w:ilvl="8" w:tplc="9C24BC5C">
      <w:start w:val="1"/>
      <w:numFmt w:val="bullet"/>
      <w:lvlText w:val=""/>
      <w:lvlJc w:val="left"/>
      <w:pPr>
        <w:ind w:left="720" w:hanging="360"/>
      </w:pPr>
      <w:rPr>
        <w:rFonts w:ascii="Symbol" w:hAnsi="Symbol"/>
      </w:rPr>
    </w:lvl>
  </w:abstractNum>
  <w:abstractNum w:abstractNumId="71" w15:restartNumberingAfterBreak="0">
    <w:nsid w:val="65CE4B04"/>
    <w:multiLevelType w:val="hybridMultilevel"/>
    <w:tmpl w:val="7174E686"/>
    <w:lvl w:ilvl="0" w:tplc="4DC048D8">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5FD6873"/>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3" w15:restartNumberingAfterBreak="0">
    <w:nsid w:val="677F4181"/>
    <w:multiLevelType w:val="hybridMultilevel"/>
    <w:tmpl w:val="5B64A0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4" w15:restartNumberingAfterBreak="0">
    <w:nsid w:val="67BC86AB"/>
    <w:multiLevelType w:val="hybridMultilevel"/>
    <w:tmpl w:val="FFFFFFFF"/>
    <w:lvl w:ilvl="0" w:tplc="70863ECC">
      <w:start w:val="1"/>
      <w:numFmt w:val="lowerLetter"/>
      <w:lvlText w:val="(%1)"/>
      <w:lvlJc w:val="left"/>
      <w:pPr>
        <w:ind w:left="720" w:hanging="360"/>
      </w:pPr>
    </w:lvl>
    <w:lvl w:ilvl="1" w:tplc="6F94E4A8">
      <w:start w:val="1"/>
      <w:numFmt w:val="lowerLetter"/>
      <w:lvlText w:val="%2."/>
      <w:lvlJc w:val="left"/>
      <w:pPr>
        <w:ind w:left="1440" w:hanging="360"/>
      </w:pPr>
    </w:lvl>
    <w:lvl w:ilvl="2" w:tplc="BBFA140C">
      <w:start w:val="1"/>
      <w:numFmt w:val="lowerRoman"/>
      <w:lvlText w:val="%3."/>
      <w:lvlJc w:val="right"/>
      <w:pPr>
        <w:ind w:left="2160" w:hanging="180"/>
      </w:pPr>
    </w:lvl>
    <w:lvl w:ilvl="3" w:tplc="7D105022">
      <w:start w:val="1"/>
      <w:numFmt w:val="decimal"/>
      <w:lvlText w:val="%4."/>
      <w:lvlJc w:val="left"/>
      <w:pPr>
        <w:ind w:left="2880" w:hanging="360"/>
      </w:pPr>
    </w:lvl>
    <w:lvl w:ilvl="4" w:tplc="B01CAFF4">
      <w:start w:val="1"/>
      <w:numFmt w:val="lowerLetter"/>
      <w:lvlText w:val="%5."/>
      <w:lvlJc w:val="left"/>
      <w:pPr>
        <w:ind w:left="3600" w:hanging="360"/>
      </w:pPr>
    </w:lvl>
    <w:lvl w:ilvl="5" w:tplc="C616D622">
      <w:start w:val="1"/>
      <w:numFmt w:val="lowerRoman"/>
      <w:lvlText w:val="%6."/>
      <w:lvlJc w:val="right"/>
      <w:pPr>
        <w:ind w:left="4320" w:hanging="180"/>
      </w:pPr>
    </w:lvl>
    <w:lvl w:ilvl="6" w:tplc="4CD86576">
      <w:start w:val="1"/>
      <w:numFmt w:val="decimal"/>
      <w:lvlText w:val="%7."/>
      <w:lvlJc w:val="left"/>
      <w:pPr>
        <w:ind w:left="5040" w:hanging="360"/>
      </w:pPr>
    </w:lvl>
    <w:lvl w:ilvl="7" w:tplc="EDC65332">
      <w:start w:val="1"/>
      <w:numFmt w:val="lowerLetter"/>
      <w:lvlText w:val="%8."/>
      <w:lvlJc w:val="left"/>
      <w:pPr>
        <w:ind w:left="5760" w:hanging="360"/>
      </w:pPr>
    </w:lvl>
    <w:lvl w:ilvl="8" w:tplc="3E78F318">
      <w:start w:val="1"/>
      <w:numFmt w:val="lowerRoman"/>
      <w:lvlText w:val="%9."/>
      <w:lvlJc w:val="right"/>
      <w:pPr>
        <w:ind w:left="6480" w:hanging="180"/>
      </w:pPr>
    </w:lvl>
  </w:abstractNum>
  <w:abstractNum w:abstractNumId="75" w15:restartNumberingAfterBreak="0">
    <w:nsid w:val="695536FC"/>
    <w:multiLevelType w:val="hybridMultilevel"/>
    <w:tmpl w:val="44C47326"/>
    <w:lvl w:ilvl="0" w:tplc="DE609E06">
      <w:start w:val="1"/>
      <w:numFmt w:val="bullet"/>
      <w:lvlText w:val=""/>
      <w:lvlJc w:val="left"/>
      <w:pPr>
        <w:ind w:left="720" w:hanging="360"/>
      </w:pPr>
      <w:rPr>
        <w:rFonts w:ascii="Symbol" w:hAnsi="Symbol"/>
      </w:rPr>
    </w:lvl>
    <w:lvl w:ilvl="1" w:tplc="FB44FA14">
      <w:start w:val="1"/>
      <w:numFmt w:val="bullet"/>
      <w:lvlText w:val=""/>
      <w:lvlJc w:val="left"/>
      <w:pPr>
        <w:ind w:left="720" w:hanging="360"/>
      </w:pPr>
      <w:rPr>
        <w:rFonts w:ascii="Symbol" w:hAnsi="Symbol"/>
      </w:rPr>
    </w:lvl>
    <w:lvl w:ilvl="2" w:tplc="819E272E">
      <w:start w:val="1"/>
      <w:numFmt w:val="bullet"/>
      <w:lvlText w:val=""/>
      <w:lvlJc w:val="left"/>
      <w:pPr>
        <w:ind w:left="720" w:hanging="360"/>
      </w:pPr>
      <w:rPr>
        <w:rFonts w:ascii="Symbol" w:hAnsi="Symbol"/>
      </w:rPr>
    </w:lvl>
    <w:lvl w:ilvl="3" w:tplc="66B0F9B6">
      <w:start w:val="1"/>
      <w:numFmt w:val="bullet"/>
      <w:lvlText w:val=""/>
      <w:lvlJc w:val="left"/>
      <w:pPr>
        <w:ind w:left="720" w:hanging="360"/>
      </w:pPr>
      <w:rPr>
        <w:rFonts w:ascii="Symbol" w:hAnsi="Symbol"/>
      </w:rPr>
    </w:lvl>
    <w:lvl w:ilvl="4" w:tplc="56A8DFC0">
      <w:start w:val="1"/>
      <w:numFmt w:val="bullet"/>
      <w:lvlText w:val=""/>
      <w:lvlJc w:val="left"/>
      <w:pPr>
        <w:ind w:left="720" w:hanging="360"/>
      </w:pPr>
      <w:rPr>
        <w:rFonts w:ascii="Symbol" w:hAnsi="Symbol"/>
      </w:rPr>
    </w:lvl>
    <w:lvl w:ilvl="5" w:tplc="5F34D7D4">
      <w:start w:val="1"/>
      <w:numFmt w:val="bullet"/>
      <w:lvlText w:val=""/>
      <w:lvlJc w:val="left"/>
      <w:pPr>
        <w:ind w:left="720" w:hanging="360"/>
      </w:pPr>
      <w:rPr>
        <w:rFonts w:ascii="Symbol" w:hAnsi="Symbol"/>
      </w:rPr>
    </w:lvl>
    <w:lvl w:ilvl="6" w:tplc="6E82F1A2">
      <w:start w:val="1"/>
      <w:numFmt w:val="bullet"/>
      <w:lvlText w:val=""/>
      <w:lvlJc w:val="left"/>
      <w:pPr>
        <w:ind w:left="720" w:hanging="360"/>
      </w:pPr>
      <w:rPr>
        <w:rFonts w:ascii="Symbol" w:hAnsi="Symbol"/>
      </w:rPr>
    </w:lvl>
    <w:lvl w:ilvl="7" w:tplc="88FA79B8">
      <w:start w:val="1"/>
      <w:numFmt w:val="bullet"/>
      <w:lvlText w:val=""/>
      <w:lvlJc w:val="left"/>
      <w:pPr>
        <w:ind w:left="720" w:hanging="360"/>
      </w:pPr>
      <w:rPr>
        <w:rFonts w:ascii="Symbol" w:hAnsi="Symbol"/>
      </w:rPr>
    </w:lvl>
    <w:lvl w:ilvl="8" w:tplc="E54E5F3A">
      <w:start w:val="1"/>
      <w:numFmt w:val="bullet"/>
      <w:lvlText w:val=""/>
      <w:lvlJc w:val="left"/>
      <w:pPr>
        <w:ind w:left="720" w:hanging="360"/>
      </w:pPr>
      <w:rPr>
        <w:rFonts w:ascii="Symbol" w:hAnsi="Symbol"/>
      </w:rPr>
    </w:lvl>
  </w:abstractNum>
  <w:abstractNum w:abstractNumId="76" w15:restartNumberingAfterBreak="0">
    <w:nsid w:val="6B5C7625"/>
    <w:multiLevelType w:val="hybridMultilevel"/>
    <w:tmpl w:val="855ED33E"/>
    <w:lvl w:ilvl="0" w:tplc="6712B9D0">
      <w:start w:val="1"/>
      <w:numFmt w:val="decimal"/>
      <w:lvlText w:val="%1."/>
      <w:lvlJc w:val="left"/>
      <w:pPr>
        <w:ind w:left="1020" w:hanging="360"/>
      </w:pPr>
    </w:lvl>
    <w:lvl w:ilvl="1" w:tplc="13D2BA42">
      <w:start w:val="1"/>
      <w:numFmt w:val="decimal"/>
      <w:lvlText w:val="%2."/>
      <w:lvlJc w:val="left"/>
      <w:pPr>
        <w:ind w:left="1020" w:hanging="360"/>
      </w:pPr>
    </w:lvl>
    <w:lvl w:ilvl="2" w:tplc="092C3D08">
      <w:start w:val="1"/>
      <w:numFmt w:val="decimal"/>
      <w:lvlText w:val="%3."/>
      <w:lvlJc w:val="left"/>
      <w:pPr>
        <w:ind w:left="1020" w:hanging="360"/>
      </w:pPr>
    </w:lvl>
    <w:lvl w:ilvl="3" w:tplc="ABA2E256">
      <w:start w:val="1"/>
      <w:numFmt w:val="decimal"/>
      <w:lvlText w:val="%4."/>
      <w:lvlJc w:val="left"/>
      <w:pPr>
        <w:ind w:left="1020" w:hanging="360"/>
      </w:pPr>
    </w:lvl>
    <w:lvl w:ilvl="4" w:tplc="8ACACFA4">
      <w:start w:val="1"/>
      <w:numFmt w:val="decimal"/>
      <w:lvlText w:val="%5."/>
      <w:lvlJc w:val="left"/>
      <w:pPr>
        <w:ind w:left="1020" w:hanging="360"/>
      </w:pPr>
    </w:lvl>
    <w:lvl w:ilvl="5" w:tplc="732A997C">
      <w:start w:val="1"/>
      <w:numFmt w:val="decimal"/>
      <w:lvlText w:val="%6."/>
      <w:lvlJc w:val="left"/>
      <w:pPr>
        <w:ind w:left="1020" w:hanging="360"/>
      </w:pPr>
    </w:lvl>
    <w:lvl w:ilvl="6" w:tplc="AA668A94">
      <w:start w:val="1"/>
      <w:numFmt w:val="decimal"/>
      <w:lvlText w:val="%7."/>
      <w:lvlJc w:val="left"/>
      <w:pPr>
        <w:ind w:left="1020" w:hanging="360"/>
      </w:pPr>
    </w:lvl>
    <w:lvl w:ilvl="7" w:tplc="F724D592">
      <w:start w:val="1"/>
      <w:numFmt w:val="decimal"/>
      <w:lvlText w:val="%8."/>
      <w:lvlJc w:val="left"/>
      <w:pPr>
        <w:ind w:left="1020" w:hanging="360"/>
      </w:pPr>
    </w:lvl>
    <w:lvl w:ilvl="8" w:tplc="F7F07AB4">
      <w:start w:val="1"/>
      <w:numFmt w:val="decimal"/>
      <w:lvlText w:val="%9."/>
      <w:lvlJc w:val="left"/>
      <w:pPr>
        <w:ind w:left="1020" w:hanging="360"/>
      </w:pPr>
    </w:lvl>
  </w:abstractNum>
  <w:abstractNum w:abstractNumId="77" w15:restartNumberingAfterBreak="0">
    <w:nsid w:val="6B8D3EE3"/>
    <w:multiLevelType w:val="hybridMultilevel"/>
    <w:tmpl w:val="139EF2C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8" w15:restartNumberingAfterBreak="0">
    <w:nsid w:val="6C251AE2"/>
    <w:multiLevelType w:val="hybridMultilevel"/>
    <w:tmpl w:val="A6907424"/>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E197EB1"/>
    <w:multiLevelType w:val="hybridMultilevel"/>
    <w:tmpl w:val="095A3624"/>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0" w15:restartNumberingAfterBreak="0">
    <w:nsid w:val="6F33405F"/>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81" w15:restartNumberingAfterBreak="0">
    <w:nsid w:val="70360E82"/>
    <w:multiLevelType w:val="hybridMultilevel"/>
    <w:tmpl w:val="90825858"/>
    <w:lvl w:ilvl="0" w:tplc="24A42A90">
      <w:start w:val="1"/>
      <w:numFmt w:val="lowerLetter"/>
      <w:lvlText w:val="(%1)"/>
      <w:lvlJc w:val="left"/>
      <w:pPr>
        <w:ind w:left="1429" w:hanging="360"/>
      </w:p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82" w15:restartNumberingAfterBreak="0">
    <w:nsid w:val="70789171"/>
    <w:multiLevelType w:val="multilevel"/>
    <w:tmpl w:val="F9EC73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70B701F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4" w15:restartNumberingAfterBreak="0">
    <w:nsid w:val="70CFDB03"/>
    <w:multiLevelType w:val="hybridMultilevel"/>
    <w:tmpl w:val="FFFFFFFF"/>
    <w:lvl w:ilvl="0" w:tplc="CDD0503E">
      <w:start w:val="1"/>
      <w:numFmt w:val="bullet"/>
      <w:lvlText w:val=""/>
      <w:lvlJc w:val="left"/>
      <w:pPr>
        <w:ind w:left="720" w:hanging="360"/>
      </w:pPr>
      <w:rPr>
        <w:rFonts w:ascii="Symbol" w:hAnsi="Symbol" w:hint="default"/>
      </w:rPr>
    </w:lvl>
    <w:lvl w:ilvl="1" w:tplc="EE00181A">
      <w:start w:val="1"/>
      <w:numFmt w:val="bullet"/>
      <w:lvlText w:val="o"/>
      <w:lvlJc w:val="left"/>
      <w:pPr>
        <w:ind w:left="1440" w:hanging="360"/>
      </w:pPr>
      <w:rPr>
        <w:rFonts w:ascii="Courier New" w:hAnsi="Courier New" w:hint="default"/>
      </w:rPr>
    </w:lvl>
    <w:lvl w:ilvl="2" w:tplc="ED6AB79A">
      <w:start w:val="1"/>
      <w:numFmt w:val="bullet"/>
      <w:lvlText w:val=""/>
      <w:lvlJc w:val="left"/>
      <w:pPr>
        <w:ind w:left="2160" w:hanging="360"/>
      </w:pPr>
      <w:rPr>
        <w:rFonts w:ascii="Wingdings" w:hAnsi="Wingdings" w:hint="default"/>
      </w:rPr>
    </w:lvl>
    <w:lvl w:ilvl="3" w:tplc="0494EC14">
      <w:start w:val="1"/>
      <w:numFmt w:val="bullet"/>
      <w:lvlText w:val=""/>
      <w:lvlJc w:val="left"/>
      <w:pPr>
        <w:ind w:left="2880" w:hanging="360"/>
      </w:pPr>
      <w:rPr>
        <w:rFonts w:ascii="Symbol" w:hAnsi="Symbol" w:hint="default"/>
      </w:rPr>
    </w:lvl>
    <w:lvl w:ilvl="4" w:tplc="80608224">
      <w:start w:val="1"/>
      <w:numFmt w:val="bullet"/>
      <w:lvlText w:val="o"/>
      <w:lvlJc w:val="left"/>
      <w:pPr>
        <w:ind w:left="3600" w:hanging="360"/>
      </w:pPr>
      <w:rPr>
        <w:rFonts w:ascii="Courier New" w:hAnsi="Courier New" w:hint="default"/>
      </w:rPr>
    </w:lvl>
    <w:lvl w:ilvl="5" w:tplc="3484FC88">
      <w:start w:val="1"/>
      <w:numFmt w:val="bullet"/>
      <w:lvlText w:val=""/>
      <w:lvlJc w:val="left"/>
      <w:pPr>
        <w:ind w:left="4320" w:hanging="360"/>
      </w:pPr>
      <w:rPr>
        <w:rFonts w:ascii="Wingdings" w:hAnsi="Wingdings" w:hint="default"/>
      </w:rPr>
    </w:lvl>
    <w:lvl w:ilvl="6" w:tplc="AF3ADF8E">
      <w:start w:val="1"/>
      <w:numFmt w:val="bullet"/>
      <w:lvlText w:val=""/>
      <w:lvlJc w:val="left"/>
      <w:pPr>
        <w:ind w:left="5040" w:hanging="360"/>
      </w:pPr>
      <w:rPr>
        <w:rFonts w:ascii="Symbol" w:hAnsi="Symbol" w:hint="default"/>
      </w:rPr>
    </w:lvl>
    <w:lvl w:ilvl="7" w:tplc="F4482C24">
      <w:start w:val="1"/>
      <w:numFmt w:val="bullet"/>
      <w:lvlText w:val="o"/>
      <w:lvlJc w:val="left"/>
      <w:pPr>
        <w:ind w:left="5760" w:hanging="360"/>
      </w:pPr>
      <w:rPr>
        <w:rFonts w:ascii="Courier New" w:hAnsi="Courier New" w:hint="default"/>
      </w:rPr>
    </w:lvl>
    <w:lvl w:ilvl="8" w:tplc="B268D6DA">
      <w:start w:val="1"/>
      <w:numFmt w:val="bullet"/>
      <w:lvlText w:val=""/>
      <w:lvlJc w:val="left"/>
      <w:pPr>
        <w:ind w:left="6480" w:hanging="360"/>
      </w:pPr>
      <w:rPr>
        <w:rFonts w:ascii="Wingdings" w:hAnsi="Wingdings" w:hint="default"/>
      </w:rPr>
    </w:lvl>
  </w:abstractNum>
  <w:abstractNum w:abstractNumId="85" w15:restartNumberingAfterBreak="0">
    <w:nsid w:val="73C2FB1E"/>
    <w:multiLevelType w:val="hybridMultilevel"/>
    <w:tmpl w:val="D4BCEC12"/>
    <w:lvl w:ilvl="0" w:tplc="FFFFFFFF">
      <w:start w:val="1"/>
      <w:numFmt w:val="decimal"/>
      <w:lvlText w:val="(%1)"/>
      <w:lvlJc w:val="left"/>
      <w:pPr>
        <w:ind w:left="720" w:hanging="360"/>
      </w:pPr>
    </w:lvl>
    <w:lvl w:ilvl="1" w:tplc="057EF8EC">
      <w:start w:val="1"/>
      <w:numFmt w:val="lowerLetter"/>
      <w:lvlText w:val="%2."/>
      <w:lvlJc w:val="left"/>
      <w:pPr>
        <w:ind w:left="1440" w:hanging="360"/>
      </w:pPr>
    </w:lvl>
    <w:lvl w:ilvl="2" w:tplc="390843C4">
      <w:start w:val="1"/>
      <w:numFmt w:val="lowerRoman"/>
      <w:lvlText w:val="%3."/>
      <w:lvlJc w:val="right"/>
      <w:pPr>
        <w:ind w:left="2160" w:hanging="180"/>
      </w:pPr>
    </w:lvl>
    <w:lvl w:ilvl="3" w:tplc="2AD82108">
      <w:start w:val="1"/>
      <w:numFmt w:val="decimal"/>
      <w:lvlText w:val="%4."/>
      <w:lvlJc w:val="left"/>
      <w:pPr>
        <w:ind w:left="2880" w:hanging="360"/>
      </w:pPr>
    </w:lvl>
    <w:lvl w:ilvl="4" w:tplc="8A16D158">
      <w:start w:val="1"/>
      <w:numFmt w:val="lowerLetter"/>
      <w:lvlText w:val="%5."/>
      <w:lvlJc w:val="left"/>
      <w:pPr>
        <w:ind w:left="3600" w:hanging="360"/>
      </w:pPr>
    </w:lvl>
    <w:lvl w:ilvl="5" w:tplc="923EE8BC">
      <w:start w:val="1"/>
      <w:numFmt w:val="lowerRoman"/>
      <w:lvlText w:val="%6."/>
      <w:lvlJc w:val="right"/>
      <w:pPr>
        <w:ind w:left="4320" w:hanging="180"/>
      </w:pPr>
    </w:lvl>
    <w:lvl w:ilvl="6" w:tplc="2E8C378C">
      <w:start w:val="1"/>
      <w:numFmt w:val="decimal"/>
      <w:lvlText w:val="%7."/>
      <w:lvlJc w:val="left"/>
      <w:pPr>
        <w:ind w:left="5040" w:hanging="360"/>
      </w:pPr>
    </w:lvl>
    <w:lvl w:ilvl="7" w:tplc="75EE9F7A">
      <w:start w:val="1"/>
      <w:numFmt w:val="lowerLetter"/>
      <w:lvlText w:val="%8."/>
      <w:lvlJc w:val="left"/>
      <w:pPr>
        <w:ind w:left="5760" w:hanging="360"/>
      </w:pPr>
    </w:lvl>
    <w:lvl w:ilvl="8" w:tplc="BDCCE846">
      <w:start w:val="1"/>
      <w:numFmt w:val="lowerRoman"/>
      <w:lvlText w:val="%9."/>
      <w:lvlJc w:val="right"/>
      <w:pPr>
        <w:ind w:left="6480" w:hanging="180"/>
      </w:pPr>
    </w:lvl>
  </w:abstractNum>
  <w:abstractNum w:abstractNumId="86" w15:restartNumberingAfterBreak="0">
    <w:nsid w:val="75B91EAF"/>
    <w:multiLevelType w:val="hybridMultilevel"/>
    <w:tmpl w:val="5F1637BC"/>
    <w:lvl w:ilvl="0" w:tplc="8E969C8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7" w15:restartNumberingAfterBreak="0">
    <w:nsid w:val="761C5D44"/>
    <w:multiLevelType w:val="hybridMultilevel"/>
    <w:tmpl w:val="6FF0DA9C"/>
    <w:lvl w:ilvl="0" w:tplc="4DBCA942">
      <w:start w:val="1"/>
      <w:numFmt w:val="bullet"/>
      <w:lvlText w:val=""/>
      <w:lvlJc w:val="left"/>
      <w:pPr>
        <w:ind w:left="720" w:hanging="360"/>
      </w:pPr>
      <w:rPr>
        <w:rFonts w:ascii="Symbol" w:hAnsi="Symbol"/>
      </w:rPr>
    </w:lvl>
    <w:lvl w:ilvl="1" w:tplc="C3EA6E46">
      <w:start w:val="1"/>
      <w:numFmt w:val="bullet"/>
      <w:lvlText w:val=""/>
      <w:lvlJc w:val="left"/>
      <w:pPr>
        <w:ind w:left="720" w:hanging="360"/>
      </w:pPr>
      <w:rPr>
        <w:rFonts w:ascii="Symbol" w:hAnsi="Symbol"/>
      </w:rPr>
    </w:lvl>
    <w:lvl w:ilvl="2" w:tplc="F19EE7A6">
      <w:start w:val="1"/>
      <w:numFmt w:val="bullet"/>
      <w:lvlText w:val=""/>
      <w:lvlJc w:val="left"/>
      <w:pPr>
        <w:ind w:left="720" w:hanging="360"/>
      </w:pPr>
      <w:rPr>
        <w:rFonts w:ascii="Symbol" w:hAnsi="Symbol"/>
      </w:rPr>
    </w:lvl>
    <w:lvl w:ilvl="3" w:tplc="8B64062A">
      <w:start w:val="1"/>
      <w:numFmt w:val="bullet"/>
      <w:lvlText w:val=""/>
      <w:lvlJc w:val="left"/>
      <w:pPr>
        <w:ind w:left="720" w:hanging="360"/>
      </w:pPr>
      <w:rPr>
        <w:rFonts w:ascii="Symbol" w:hAnsi="Symbol"/>
      </w:rPr>
    </w:lvl>
    <w:lvl w:ilvl="4" w:tplc="D02A82DE">
      <w:start w:val="1"/>
      <w:numFmt w:val="bullet"/>
      <w:lvlText w:val=""/>
      <w:lvlJc w:val="left"/>
      <w:pPr>
        <w:ind w:left="720" w:hanging="360"/>
      </w:pPr>
      <w:rPr>
        <w:rFonts w:ascii="Symbol" w:hAnsi="Symbol"/>
      </w:rPr>
    </w:lvl>
    <w:lvl w:ilvl="5" w:tplc="FFEEF896">
      <w:start w:val="1"/>
      <w:numFmt w:val="bullet"/>
      <w:lvlText w:val=""/>
      <w:lvlJc w:val="left"/>
      <w:pPr>
        <w:ind w:left="720" w:hanging="360"/>
      </w:pPr>
      <w:rPr>
        <w:rFonts w:ascii="Symbol" w:hAnsi="Symbol"/>
      </w:rPr>
    </w:lvl>
    <w:lvl w:ilvl="6" w:tplc="39EECF6E">
      <w:start w:val="1"/>
      <w:numFmt w:val="bullet"/>
      <w:lvlText w:val=""/>
      <w:lvlJc w:val="left"/>
      <w:pPr>
        <w:ind w:left="720" w:hanging="360"/>
      </w:pPr>
      <w:rPr>
        <w:rFonts w:ascii="Symbol" w:hAnsi="Symbol"/>
      </w:rPr>
    </w:lvl>
    <w:lvl w:ilvl="7" w:tplc="6EF074E8">
      <w:start w:val="1"/>
      <w:numFmt w:val="bullet"/>
      <w:lvlText w:val=""/>
      <w:lvlJc w:val="left"/>
      <w:pPr>
        <w:ind w:left="720" w:hanging="360"/>
      </w:pPr>
      <w:rPr>
        <w:rFonts w:ascii="Symbol" w:hAnsi="Symbol"/>
      </w:rPr>
    </w:lvl>
    <w:lvl w:ilvl="8" w:tplc="6DE44E68">
      <w:start w:val="1"/>
      <w:numFmt w:val="bullet"/>
      <w:lvlText w:val=""/>
      <w:lvlJc w:val="left"/>
      <w:pPr>
        <w:ind w:left="720" w:hanging="360"/>
      </w:pPr>
      <w:rPr>
        <w:rFonts w:ascii="Symbol" w:hAnsi="Symbol"/>
      </w:rPr>
    </w:lvl>
  </w:abstractNum>
  <w:abstractNum w:abstractNumId="88" w15:restartNumberingAfterBreak="0">
    <w:nsid w:val="7801220E"/>
    <w:multiLevelType w:val="hybridMultilevel"/>
    <w:tmpl w:val="3B0CAFBE"/>
    <w:lvl w:ilvl="0" w:tplc="B670687A">
      <w:start w:val="1"/>
      <w:numFmt w:val="bullet"/>
      <w:lvlText w:val=""/>
      <w:lvlJc w:val="left"/>
      <w:pPr>
        <w:ind w:left="720" w:hanging="360"/>
      </w:pPr>
      <w:rPr>
        <w:rFonts w:ascii="Symbol" w:hAnsi="Symbol"/>
      </w:rPr>
    </w:lvl>
    <w:lvl w:ilvl="1" w:tplc="965A6A1C">
      <w:start w:val="1"/>
      <w:numFmt w:val="bullet"/>
      <w:lvlText w:val=""/>
      <w:lvlJc w:val="left"/>
      <w:pPr>
        <w:ind w:left="720" w:hanging="360"/>
      </w:pPr>
      <w:rPr>
        <w:rFonts w:ascii="Symbol" w:hAnsi="Symbol"/>
      </w:rPr>
    </w:lvl>
    <w:lvl w:ilvl="2" w:tplc="43AEDF98">
      <w:start w:val="1"/>
      <w:numFmt w:val="bullet"/>
      <w:lvlText w:val=""/>
      <w:lvlJc w:val="left"/>
      <w:pPr>
        <w:ind w:left="720" w:hanging="360"/>
      </w:pPr>
      <w:rPr>
        <w:rFonts w:ascii="Symbol" w:hAnsi="Symbol"/>
      </w:rPr>
    </w:lvl>
    <w:lvl w:ilvl="3" w:tplc="5874D898">
      <w:start w:val="1"/>
      <w:numFmt w:val="bullet"/>
      <w:lvlText w:val=""/>
      <w:lvlJc w:val="left"/>
      <w:pPr>
        <w:ind w:left="720" w:hanging="360"/>
      </w:pPr>
      <w:rPr>
        <w:rFonts w:ascii="Symbol" w:hAnsi="Symbol"/>
      </w:rPr>
    </w:lvl>
    <w:lvl w:ilvl="4" w:tplc="C484763A">
      <w:start w:val="1"/>
      <w:numFmt w:val="bullet"/>
      <w:lvlText w:val=""/>
      <w:lvlJc w:val="left"/>
      <w:pPr>
        <w:ind w:left="720" w:hanging="360"/>
      </w:pPr>
      <w:rPr>
        <w:rFonts w:ascii="Symbol" w:hAnsi="Symbol"/>
      </w:rPr>
    </w:lvl>
    <w:lvl w:ilvl="5" w:tplc="01CE8254">
      <w:start w:val="1"/>
      <w:numFmt w:val="bullet"/>
      <w:lvlText w:val=""/>
      <w:lvlJc w:val="left"/>
      <w:pPr>
        <w:ind w:left="720" w:hanging="360"/>
      </w:pPr>
      <w:rPr>
        <w:rFonts w:ascii="Symbol" w:hAnsi="Symbol"/>
      </w:rPr>
    </w:lvl>
    <w:lvl w:ilvl="6" w:tplc="7382B3CA">
      <w:start w:val="1"/>
      <w:numFmt w:val="bullet"/>
      <w:lvlText w:val=""/>
      <w:lvlJc w:val="left"/>
      <w:pPr>
        <w:ind w:left="720" w:hanging="360"/>
      </w:pPr>
      <w:rPr>
        <w:rFonts w:ascii="Symbol" w:hAnsi="Symbol"/>
      </w:rPr>
    </w:lvl>
    <w:lvl w:ilvl="7" w:tplc="BDBA136C">
      <w:start w:val="1"/>
      <w:numFmt w:val="bullet"/>
      <w:lvlText w:val=""/>
      <w:lvlJc w:val="left"/>
      <w:pPr>
        <w:ind w:left="720" w:hanging="360"/>
      </w:pPr>
      <w:rPr>
        <w:rFonts w:ascii="Symbol" w:hAnsi="Symbol"/>
      </w:rPr>
    </w:lvl>
    <w:lvl w:ilvl="8" w:tplc="97CE5EA0">
      <w:start w:val="1"/>
      <w:numFmt w:val="bullet"/>
      <w:lvlText w:val=""/>
      <w:lvlJc w:val="left"/>
      <w:pPr>
        <w:ind w:left="720" w:hanging="360"/>
      </w:pPr>
      <w:rPr>
        <w:rFonts w:ascii="Symbol" w:hAnsi="Symbol"/>
      </w:rPr>
    </w:lvl>
  </w:abstractNum>
  <w:abstractNum w:abstractNumId="89" w15:restartNumberingAfterBreak="0">
    <w:nsid w:val="79045C67"/>
    <w:multiLevelType w:val="hybridMultilevel"/>
    <w:tmpl w:val="4AC279DE"/>
    <w:lvl w:ilvl="0" w:tplc="C43EFE50">
      <w:start w:val="1"/>
      <w:numFmt w:val="decimal"/>
      <w:lvlText w:val="%1."/>
      <w:lvlJc w:val="left"/>
      <w:pPr>
        <w:ind w:left="1020" w:hanging="360"/>
      </w:pPr>
    </w:lvl>
    <w:lvl w:ilvl="1" w:tplc="0476A6F0">
      <w:start w:val="1"/>
      <w:numFmt w:val="decimal"/>
      <w:lvlText w:val="%2."/>
      <w:lvlJc w:val="left"/>
      <w:pPr>
        <w:ind w:left="1020" w:hanging="360"/>
      </w:pPr>
    </w:lvl>
    <w:lvl w:ilvl="2" w:tplc="F7004910">
      <w:start w:val="1"/>
      <w:numFmt w:val="decimal"/>
      <w:lvlText w:val="%3."/>
      <w:lvlJc w:val="left"/>
      <w:pPr>
        <w:ind w:left="1020" w:hanging="360"/>
      </w:pPr>
    </w:lvl>
    <w:lvl w:ilvl="3" w:tplc="6ACC9E38">
      <w:start w:val="1"/>
      <w:numFmt w:val="decimal"/>
      <w:lvlText w:val="%4."/>
      <w:lvlJc w:val="left"/>
      <w:pPr>
        <w:ind w:left="1020" w:hanging="360"/>
      </w:pPr>
    </w:lvl>
    <w:lvl w:ilvl="4" w:tplc="4C084ACE">
      <w:start w:val="1"/>
      <w:numFmt w:val="decimal"/>
      <w:lvlText w:val="%5."/>
      <w:lvlJc w:val="left"/>
      <w:pPr>
        <w:ind w:left="1020" w:hanging="360"/>
      </w:pPr>
    </w:lvl>
    <w:lvl w:ilvl="5" w:tplc="3364E65C">
      <w:start w:val="1"/>
      <w:numFmt w:val="decimal"/>
      <w:lvlText w:val="%6."/>
      <w:lvlJc w:val="left"/>
      <w:pPr>
        <w:ind w:left="1020" w:hanging="360"/>
      </w:pPr>
    </w:lvl>
    <w:lvl w:ilvl="6" w:tplc="F51CC5FC">
      <w:start w:val="1"/>
      <w:numFmt w:val="decimal"/>
      <w:lvlText w:val="%7."/>
      <w:lvlJc w:val="left"/>
      <w:pPr>
        <w:ind w:left="1020" w:hanging="360"/>
      </w:pPr>
    </w:lvl>
    <w:lvl w:ilvl="7" w:tplc="C8726D3A">
      <w:start w:val="1"/>
      <w:numFmt w:val="decimal"/>
      <w:lvlText w:val="%8."/>
      <w:lvlJc w:val="left"/>
      <w:pPr>
        <w:ind w:left="1020" w:hanging="360"/>
      </w:pPr>
    </w:lvl>
    <w:lvl w:ilvl="8" w:tplc="A6ACB16E">
      <w:start w:val="1"/>
      <w:numFmt w:val="decimal"/>
      <w:lvlText w:val="%9."/>
      <w:lvlJc w:val="left"/>
      <w:pPr>
        <w:ind w:left="1020" w:hanging="360"/>
      </w:pPr>
    </w:lvl>
  </w:abstractNum>
  <w:abstractNum w:abstractNumId="90" w15:restartNumberingAfterBreak="0">
    <w:nsid w:val="7AA56609"/>
    <w:multiLevelType w:val="hybridMultilevel"/>
    <w:tmpl w:val="095A36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1" w15:restartNumberingAfterBreak="0">
    <w:nsid w:val="7E947C4C"/>
    <w:multiLevelType w:val="hybridMultilevel"/>
    <w:tmpl w:val="4D680364"/>
    <w:lvl w:ilvl="0" w:tplc="60285116">
      <w:start w:val="1"/>
      <w:numFmt w:val="bullet"/>
      <w:lvlText w:val="-"/>
      <w:lvlJc w:val="left"/>
      <w:pPr>
        <w:ind w:left="720" w:hanging="360"/>
      </w:pPr>
      <w:rPr>
        <w:rFonts w:ascii="Aptos" w:hAnsi="Aptos" w:hint="default"/>
      </w:rPr>
    </w:lvl>
    <w:lvl w:ilvl="1" w:tplc="2EF6FA80">
      <w:start w:val="1"/>
      <w:numFmt w:val="bullet"/>
      <w:lvlText w:val="o"/>
      <w:lvlJc w:val="left"/>
      <w:pPr>
        <w:ind w:left="1440" w:hanging="360"/>
      </w:pPr>
      <w:rPr>
        <w:rFonts w:ascii="Courier New" w:hAnsi="Courier New" w:hint="default"/>
      </w:rPr>
    </w:lvl>
    <w:lvl w:ilvl="2" w:tplc="9FF03512">
      <w:start w:val="1"/>
      <w:numFmt w:val="bullet"/>
      <w:lvlText w:val=""/>
      <w:lvlJc w:val="left"/>
      <w:pPr>
        <w:ind w:left="2160" w:hanging="360"/>
      </w:pPr>
      <w:rPr>
        <w:rFonts w:ascii="Wingdings" w:hAnsi="Wingdings" w:hint="default"/>
      </w:rPr>
    </w:lvl>
    <w:lvl w:ilvl="3" w:tplc="7DBE42F2">
      <w:start w:val="1"/>
      <w:numFmt w:val="bullet"/>
      <w:lvlText w:val=""/>
      <w:lvlJc w:val="left"/>
      <w:pPr>
        <w:ind w:left="2880" w:hanging="360"/>
      </w:pPr>
      <w:rPr>
        <w:rFonts w:ascii="Symbol" w:hAnsi="Symbol" w:hint="default"/>
      </w:rPr>
    </w:lvl>
    <w:lvl w:ilvl="4" w:tplc="95624E30">
      <w:start w:val="1"/>
      <w:numFmt w:val="bullet"/>
      <w:lvlText w:val="o"/>
      <w:lvlJc w:val="left"/>
      <w:pPr>
        <w:ind w:left="3600" w:hanging="360"/>
      </w:pPr>
      <w:rPr>
        <w:rFonts w:ascii="Courier New" w:hAnsi="Courier New" w:hint="default"/>
      </w:rPr>
    </w:lvl>
    <w:lvl w:ilvl="5" w:tplc="160C3B1E">
      <w:start w:val="1"/>
      <w:numFmt w:val="bullet"/>
      <w:lvlText w:val=""/>
      <w:lvlJc w:val="left"/>
      <w:pPr>
        <w:ind w:left="4320" w:hanging="360"/>
      </w:pPr>
      <w:rPr>
        <w:rFonts w:ascii="Wingdings" w:hAnsi="Wingdings" w:hint="default"/>
      </w:rPr>
    </w:lvl>
    <w:lvl w:ilvl="6" w:tplc="79B8F0B4">
      <w:start w:val="1"/>
      <w:numFmt w:val="bullet"/>
      <w:lvlText w:val=""/>
      <w:lvlJc w:val="left"/>
      <w:pPr>
        <w:ind w:left="5040" w:hanging="360"/>
      </w:pPr>
      <w:rPr>
        <w:rFonts w:ascii="Symbol" w:hAnsi="Symbol" w:hint="default"/>
      </w:rPr>
    </w:lvl>
    <w:lvl w:ilvl="7" w:tplc="BD7E1D72">
      <w:start w:val="1"/>
      <w:numFmt w:val="bullet"/>
      <w:lvlText w:val="o"/>
      <w:lvlJc w:val="left"/>
      <w:pPr>
        <w:ind w:left="5760" w:hanging="360"/>
      </w:pPr>
      <w:rPr>
        <w:rFonts w:ascii="Courier New" w:hAnsi="Courier New" w:hint="default"/>
      </w:rPr>
    </w:lvl>
    <w:lvl w:ilvl="8" w:tplc="F95CE4F2">
      <w:start w:val="1"/>
      <w:numFmt w:val="bullet"/>
      <w:lvlText w:val=""/>
      <w:lvlJc w:val="left"/>
      <w:pPr>
        <w:ind w:left="6480" w:hanging="360"/>
      </w:pPr>
      <w:rPr>
        <w:rFonts w:ascii="Wingdings" w:hAnsi="Wingdings" w:hint="default"/>
      </w:rPr>
    </w:lvl>
  </w:abstractNum>
  <w:num w:numId="1" w16cid:durableId="2084789127">
    <w:abstractNumId w:val="82"/>
  </w:num>
  <w:num w:numId="2" w16cid:durableId="930241879">
    <w:abstractNumId w:val="74"/>
  </w:num>
  <w:num w:numId="3" w16cid:durableId="2087342198">
    <w:abstractNumId w:val="83"/>
  </w:num>
  <w:num w:numId="4" w16cid:durableId="1820029646">
    <w:abstractNumId w:val="21"/>
  </w:num>
  <w:num w:numId="5" w16cid:durableId="1762066921">
    <w:abstractNumId w:val="13"/>
  </w:num>
  <w:num w:numId="6" w16cid:durableId="1058210181">
    <w:abstractNumId w:val="91"/>
  </w:num>
  <w:num w:numId="7" w16cid:durableId="816453173">
    <w:abstractNumId w:val="84"/>
  </w:num>
  <w:num w:numId="8" w16cid:durableId="921913782">
    <w:abstractNumId w:val="53"/>
  </w:num>
  <w:num w:numId="9" w16cid:durableId="1172719642">
    <w:abstractNumId w:val="16"/>
  </w:num>
  <w:num w:numId="10" w16cid:durableId="922954510">
    <w:abstractNumId w:val="63"/>
  </w:num>
  <w:num w:numId="11" w16cid:durableId="1885560510">
    <w:abstractNumId w:val="31"/>
  </w:num>
  <w:num w:numId="12" w16cid:durableId="1127158271">
    <w:abstractNumId w:val="18"/>
  </w:num>
  <w:num w:numId="13" w16cid:durableId="1657803810">
    <w:abstractNumId w:val="17"/>
  </w:num>
  <w:num w:numId="14" w16cid:durableId="1713769218">
    <w:abstractNumId w:val="85"/>
  </w:num>
  <w:num w:numId="15" w16cid:durableId="1173029409">
    <w:abstractNumId w:val="44"/>
  </w:num>
  <w:num w:numId="16" w16cid:durableId="615451485">
    <w:abstractNumId w:val="59"/>
  </w:num>
  <w:num w:numId="17" w16cid:durableId="1402633360">
    <w:abstractNumId w:val="79"/>
  </w:num>
  <w:num w:numId="18" w16cid:durableId="1102073745">
    <w:abstractNumId w:val="47"/>
  </w:num>
  <w:num w:numId="19" w16cid:durableId="616910306">
    <w:abstractNumId w:val="60"/>
  </w:num>
  <w:num w:numId="20" w16cid:durableId="1727755337">
    <w:abstractNumId w:val="73"/>
  </w:num>
  <w:num w:numId="21" w16cid:durableId="1211263618">
    <w:abstractNumId w:val="61"/>
  </w:num>
  <w:num w:numId="22" w16cid:durableId="1679236683">
    <w:abstractNumId w:val="68"/>
  </w:num>
  <w:num w:numId="23" w16cid:durableId="360666548">
    <w:abstractNumId w:val="20"/>
  </w:num>
  <w:num w:numId="24" w16cid:durableId="1580797490">
    <w:abstractNumId w:val="43"/>
  </w:num>
  <w:num w:numId="25" w16cid:durableId="1691908407">
    <w:abstractNumId w:val="55"/>
  </w:num>
  <w:num w:numId="26" w16cid:durableId="1022391487">
    <w:abstractNumId w:val="7"/>
  </w:num>
  <w:num w:numId="27" w16cid:durableId="737871909">
    <w:abstractNumId w:val="90"/>
  </w:num>
  <w:num w:numId="28" w16cid:durableId="1916627722">
    <w:abstractNumId w:val="36"/>
  </w:num>
  <w:num w:numId="29" w16cid:durableId="1159613195">
    <w:abstractNumId w:val="41"/>
  </w:num>
  <w:num w:numId="30" w16cid:durableId="1416244043">
    <w:abstractNumId w:val="9"/>
  </w:num>
  <w:num w:numId="31" w16cid:durableId="1160267302">
    <w:abstractNumId w:val="80"/>
  </w:num>
  <w:num w:numId="32" w16cid:durableId="1784035208">
    <w:abstractNumId w:val="2"/>
  </w:num>
  <w:num w:numId="33" w16cid:durableId="839589468">
    <w:abstractNumId w:val="19"/>
  </w:num>
  <w:num w:numId="34" w16cid:durableId="1092318507">
    <w:abstractNumId w:val="5"/>
  </w:num>
  <w:num w:numId="35" w16cid:durableId="1684673652">
    <w:abstractNumId w:val="6"/>
  </w:num>
  <w:num w:numId="36" w16cid:durableId="597179333">
    <w:abstractNumId w:val="4"/>
  </w:num>
  <w:num w:numId="37" w16cid:durableId="691687697">
    <w:abstractNumId w:val="87"/>
  </w:num>
  <w:num w:numId="38" w16cid:durableId="1571770881">
    <w:abstractNumId w:val="75"/>
  </w:num>
  <w:num w:numId="39" w16cid:durableId="1794128031">
    <w:abstractNumId w:val="42"/>
  </w:num>
  <w:num w:numId="40" w16cid:durableId="1542277573">
    <w:abstractNumId w:val="35"/>
  </w:num>
  <w:num w:numId="41" w16cid:durableId="1043138780">
    <w:abstractNumId w:val="8"/>
  </w:num>
  <w:num w:numId="42" w16cid:durableId="1887645894">
    <w:abstractNumId w:val="1"/>
  </w:num>
  <w:num w:numId="43" w16cid:durableId="813639733">
    <w:abstractNumId w:val="3"/>
  </w:num>
  <w:num w:numId="44" w16cid:durableId="277182690">
    <w:abstractNumId w:val="45"/>
  </w:num>
  <w:num w:numId="45" w16cid:durableId="211237307">
    <w:abstractNumId w:val="33"/>
  </w:num>
  <w:num w:numId="46" w16cid:durableId="528766073">
    <w:abstractNumId w:val="49"/>
  </w:num>
  <w:num w:numId="47" w16cid:durableId="2001157913">
    <w:abstractNumId w:val="50"/>
  </w:num>
  <w:num w:numId="48" w16cid:durableId="1506093700">
    <w:abstractNumId w:val="52"/>
  </w:num>
  <w:num w:numId="49" w16cid:durableId="323240201">
    <w:abstractNumId w:val="71"/>
  </w:num>
  <w:num w:numId="50" w16cid:durableId="192770487">
    <w:abstractNumId w:val="38"/>
  </w:num>
  <w:num w:numId="51" w16cid:durableId="477381961">
    <w:abstractNumId w:val="48"/>
  </w:num>
  <w:num w:numId="52" w16cid:durableId="1594431132">
    <w:abstractNumId w:val="22"/>
  </w:num>
  <w:num w:numId="53" w16cid:durableId="255528784">
    <w:abstractNumId w:val="25"/>
  </w:num>
  <w:num w:numId="54" w16cid:durableId="1049648325">
    <w:abstractNumId w:val="39"/>
  </w:num>
  <w:num w:numId="55" w16cid:durableId="1429429939">
    <w:abstractNumId w:val="40"/>
  </w:num>
  <w:num w:numId="56" w16cid:durableId="1849833245">
    <w:abstractNumId w:val="64"/>
  </w:num>
  <w:num w:numId="57" w16cid:durableId="1378047276">
    <w:abstractNumId w:val="54"/>
  </w:num>
  <w:num w:numId="58" w16cid:durableId="1443190891">
    <w:abstractNumId w:val="77"/>
  </w:num>
  <w:num w:numId="59" w16cid:durableId="1917281723">
    <w:abstractNumId w:val="23"/>
  </w:num>
  <w:num w:numId="60" w16cid:durableId="1858350140">
    <w:abstractNumId w:val="51"/>
  </w:num>
  <w:num w:numId="61" w16cid:durableId="1752891880">
    <w:abstractNumId w:val="14"/>
  </w:num>
  <w:num w:numId="62" w16cid:durableId="851846443">
    <w:abstractNumId w:val="27"/>
  </w:num>
  <w:num w:numId="63" w16cid:durableId="980814743">
    <w:abstractNumId w:val="56"/>
  </w:num>
  <w:num w:numId="64" w16cid:durableId="727924751">
    <w:abstractNumId w:val="12"/>
  </w:num>
  <w:num w:numId="65" w16cid:durableId="270629453">
    <w:abstractNumId w:val="15"/>
  </w:num>
  <w:num w:numId="66" w16cid:durableId="1922791933">
    <w:abstractNumId w:val="24"/>
  </w:num>
  <w:num w:numId="67" w16cid:durableId="2095198288">
    <w:abstractNumId w:val="57"/>
  </w:num>
  <w:num w:numId="68" w16cid:durableId="387192101">
    <w:abstractNumId w:val="34"/>
  </w:num>
  <w:num w:numId="69" w16cid:durableId="798378055">
    <w:abstractNumId w:val="26"/>
  </w:num>
  <w:num w:numId="70" w16cid:durableId="67509118">
    <w:abstractNumId w:val="46"/>
  </w:num>
  <w:num w:numId="71" w16cid:durableId="59712577">
    <w:abstractNumId w:val="66"/>
  </w:num>
  <w:num w:numId="72" w16cid:durableId="1367295436">
    <w:abstractNumId w:val="67"/>
  </w:num>
  <w:num w:numId="73" w16cid:durableId="457838172">
    <w:abstractNumId w:val="11"/>
  </w:num>
  <w:num w:numId="74" w16cid:durableId="1076704791">
    <w:abstractNumId w:val="72"/>
  </w:num>
  <w:num w:numId="75" w16cid:durableId="1212155869">
    <w:abstractNumId w:val="30"/>
  </w:num>
  <w:num w:numId="76" w16cid:durableId="835808081">
    <w:abstractNumId w:val="62"/>
  </w:num>
  <w:num w:numId="77" w16cid:durableId="639381198">
    <w:abstractNumId w:val="58"/>
  </w:num>
  <w:num w:numId="78" w16cid:durableId="1469130529">
    <w:abstractNumId w:val="70"/>
  </w:num>
  <w:num w:numId="79" w16cid:durableId="1532917371">
    <w:abstractNumId w:val="88"/>
  </w:num>
  <w:num w:numId="80" w16cid:durableId="1681736962">
    <w:abstractNumId w:val="32"/>
  </w:num>
  <w:num w:numId="81" w16cid:durableId="5137912">
    <w:abstractNumId w:val="78"/>
  </w:num>
  <w:num w:numId="82" w16cid:durableId="1882941795">
    <w:abstractNumId w:val="76"/>
  </w:num>
  <w:num w:numId="83" w16cid:durableId="694499143">
    <w:abstractNumId w:val="28"/>
  </w:num>
  <w:num w:numId="84" w16cid:durableId="2126070038">
    <w:abstractNumId w:val="10"/>
  </w:num>
  <w:num w:numId="85" w16cid:durableId="578713680">
    <w:abstractNumId w:val="65"/>
  </w:num>
  <w:num w:numId="86" w16cid:durableId="1113863026">
    <w:abstractNumId w:val="86"/>
  </w:num>
  <w:num w:numId="87" w16cid:durableId="1177573664">
    <w:abstractNumId w:val="81"/>
  </w:num>
  <w:num w:numId="88" w16cid:durableId="183128560">
    <w:abstractNumId w:val="29"/>
  </w:num>
  <w:num w:numId="89" w16cid:durableId="1018190221">
    <w:abstractNumId w:val="89"/>
  </w:num>
  <w:num w:numId="90" w16cid:durableId="2075279853">
    <w:abstractNumId w:val="37"/>
  </w:num>
  <w:num w:numId="91" w16cid:durableId="1275284537">
    <w:abstractNumId w:val="69"/>
  </w:num>
  <w:num w:numId="92" w16cid:durableId="1766345333">
    <w:abstractNumId w:val="0"/>
  </w:num>
  <w:numIdMacAtCleanup w:val="8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de Wit">
    <w15:presenceInfo w15:providerId="AD" w15:userId="S::paul.de.wit_alliander.com#ext#@eudsoentity.onmicrosoft.com::58d6b111-2a6c-4ea7-991c-89b941eab056"/>
  </w15:person>
  <w15:person w15:author="Safia Lashku">
    <w15:presenceInfo w15:providerId="AD" w15:userId="S::safia.lashku@eudsoentity.eu::6cba0446-f9ee-47f2-b6c1-386614b96905"/>
  </w15:person>
  <w15:person w15:author="Enrica Sama">
    <w15:presenceInfo w15:providerId="AD" w15:userId="S::enrica.sama_entsoe.eu#ext#@eudsoentity.onmicrosoft.com::28f3b490-bf3f-46fd-971d-4d7b3d18148a"/>
  </w15:person>
  <w15:person w15:author="Lorena Garcia Lorenzo">
    <w15:presenceInfo w15:providerId="AD" w15:userId="S::lorena.garcialorenzo@eudsoentity.eu::c8d01a09-77d2-4c07-b353-98b1fbf5160a"/>
  </w15:person>
  <w15:person w15:author="DION-DEMAEL Michele">
    <w15:presenceInfo w15:providerId="AD" w15:userId="S::michele.dion-demael@rte-france.com::338be5ef-f052-48ad-9cc3-68f58dba7ad5"/>
  </w15:person>
  <w15:person w15:author="Fernando Dominguez">
    <w15:presenceInfo w15:providerId="AD" w15:userId="S::fernando.dominguez@eudsoentity.eu::90f08341-3fbb-4ea0-93db-010dfccbed31"/>
  </w15:person>
  <w15:person w15:author="Kokki Teemu">
    <w15:presenceInfo w15:providerId="AD" w15:userId="S::Teemu.Kokki@fingrid.fi::84a6bd4e-f391-451b-aad4-fa508cfaa89b"/>
  </w15:person>
  <w15:person w15:author="DO Giao">
    <w15:presenceInfo w15:providerId="AD" w15:userId="S::giao.do_rte-france.com#ext#@eudsoentity.onmicrosoft.com::b1e572c3-1ccf-4100-97b8-32c16ac1beff"/>
  </w15:person>
  <w15:person w15:author="Carmen Garcia Montero">
    <w15:presenceInfo w15:providerId="AD" w15:userId="S::cgarciamontero@entsoe.eu::84ec9be3-4e63-4002-a285-50dabc6a4e21"/>
  </w15:person>
  <w15:person w15:author="Owe, Jan">
    <w15:presenceInfo w15:providerId="AD" w15:userId="S::jan.owe_svk.se#ext#@eudsoentity.onmicrosoft.com::d97a74d4-2c39-4a0b-8d2f-e03ac85c6074"/>
  </w15:person>
  <w15:person w15:author="Albrecht, Patrick">
    <w15:presenceInfo w15:providerId="AD" w15:userId="S::patrick.albrecht_tennet.eu#ext#@eudsoentity.onmicrosoft.com::ba6b5602-fd89-4a69-bf5f-c3f73e620b69"/>
  </w15:person>
  <w15:person w15:author="Wojciech Lubczyński">
    <w15:presenceInfo w15:providerId="AD" w15:userId="S::wojciech.lubczynski_pse.pl#ext#@eudsoentity.onmicrosoft.com::11f3a2aa-039b-4002-8df1-acf5f750bb87"/>
  </w15:person>
  <w15:person w15:author="Marek Jonas">
    <w15:presenceInfo w15:providerId="AD" w15:userId="S::NMAJOO@wstw.energy-it.net::568982b3-3902-4d6a-8980-6b5c3d23c137"/>
  </w15:person>
  <w15:person w15:author="Albrecht, Patrick [2]">
    <w15:presenceInfo w15:providerId="AD" w15:userId="S::Patrick.Albrecht@tennet.eu::cbed2ae0-7bc1-441b-abaa-25e2d199d1da"/>
  </w15:person>
  <w15:person w15:author="Hübl Stefan">
    <w15:presenceInfo w15:providerId="AD" w15:userId="S::Stefan.Huebl@apg.at::0233abd0-84c3-4e9b-bef7-d4e567a946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trackRevisions/>
  <w:documentProtection w:edit="readOnly" w:enforcement="1"/>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CB7"/>
    <w:rsid w:val="00000287"/>
    <w:rsid w:val="00000620"/>
    <w:rsid w:val="000006DA"/>
    <w:rsid w:val="00000A4E"/>
    <w:rsid w:val="00000E05"/>
    <w:rsid w:val="000012B6"/>
    <w:rsid w:val="0000142B"/>
    <w:rsid w:val="0000159B"/>
    <w:rsid w:val="000018A9"/>
    <w:rsid w:val="0000268C"/>
    <w:rsid w:val="00002E35"/>
    <w:rsid w:val="00003157"/>
    <w:rsid w:val="0000338E"/>
    <w:rsid w:val="00003540"/>
    <w:rsid w:val="00003F64"/>
    <w:rsid w:val="0000433A"/>
    <w:rsid w:val="000043CB"/>
    <w:rsid w:val="00004DA1"/>
    <w:rsid w:val="00005056"/>
    <w:rsid w:val="000052DA"/>
    <w:rsid w:val="000053BF"/>
    <w:rsid w:val="00005853"/>
    <w:rsid w:val="0000589D"/>
    <w:rsid w:val="000058BB"/>
    <w:rsid w:val="0000592A"/>
    <w:rsid w:val="00005D35"/>
    <w:rsid w:val="00005D44"/>
    <w:rsid w:val="00006218"/>
    <w:rsid w:val="000065FD"/>
    <w:rsid w:val="0000662B"/>
    <w:rsid w:val="0000683D"/>
    <w:rsid w:val="00006920"/>
    <w:rsid w:val="00006D4D"/>
    <w:rsid w:val="000072B9"/>
    <w:rsid w:val="000076D9"/>
    <w:rsid w:val="0000780D"/>
    <w:rsid w:val="00007964"/>
    <w:rsid w:val="00007995"/>
    <w:rsid w:val="00007F59"/>
    <w:rsid w:val="00010349"/>
    <w:rsid w:val="0001036A"/>
    <w:rsid w:val="000108BB"/>
    <w:rsid w:val="000108CB"/>
    <w:rsid w:val="00010AD2"/>
    <w:rsid w:val="00010C82"/>
    <w:rsid w:val="00010D66"/>
    <w:rsid w:val="00010D84"/>
    <w:rsid w:val="0001137A"/>
    <w:rsid w:val="0001163A"/>
    <w:rsid w:val="00011A2B"/>
    <w:rsid w:val="0001215C"/>
    <w:rsid w:val="000125CC"/>
    <w:rsid w:val="00012744"/>
    <w:rsid w:val="000128F8"/>
    <w:rsid w:val="00012A9E"/>
    <w:rsid w:val="00012BE5"/>
    <w:rsid w:val="0001301D"/>
    <w:rsid w:val="0001302C"/>
    <w:rsid w:val="000133ED"/>
    <w:rsid w:val="000136B2"/>
    <w:rsid w:val="00013708"/>
    <w:rsid w:val="000139BE"/>
    <w:rsid w:val="00013BD2"/>
    <w:rsid w:val="0001415D"/>
    <w:rsid w:val="00014540"/>
    <w:rsid w:val="00014A54"/>
    <w:rsid w:val="00014B60"/>
    <w:rsid w:val="00015075"/>
    <w:rsid w:val="0001528B"/>
    <w:rsid w:val="0001538B"/>
    <w:rsid w:val="0001547E"/>
    <w:rsid w:val="000156EC"/>
    <w:rsid w:val="00015871"/>
    <w:rsid w:val="00015C75"/>
    <w:rsid w:val="000161C4"/>
    <w:rsid w:val="0001643C"/>
    <w:rsid w:val="00016624"/>
    <w:rsid w:val="0001664B"/>
    <w:rsid w:val="0001666D"/>
    <w:rsid w:val="00016750"/>
    <w:rsid w:val="00016A42"/>
    <w:rsid w:val="00016C76"/>
    <w:rsid w:val="00016EDB"/>
    <w:rsid w:val="00016FDA"/>
    <w:rsid w:val="00017488"/>
    <w:rsid w:val="000178F2"/>
    <w:rsid w:val="00017EAE"/>
    <w:rsid w:val="000204C3"/>
    <w:rsid w:val="000204EB"/>
    <w:rsid w:val="00020888"/>
    <w:rsid w:val="000209B7"/>
    <w:rsid w:val="00020BBE"/>
    <w:rsid w:val="00020C71"/>
    <w:rsid w:val="00020EBB"/>
    <w:rsid w:val="00021536"/>
    <w:rsid w:val="0002244B"/>
    <w:rsid w:val="00022639"/>
    <w:rsid w:val="00022AA2"/>
    <w:rsid w:val="00022B92"/>
    <w:rsid w:val="00022C3F"/>
    <w:rsid w:val="0002338C"/>
    <w:rsid w:val="000234F5"/>
    <w:rsid w:val="00023BEF"/>
    <w:rsid w:val="0002440F"/>
    <w:rsid w:val="000244CC"/>
    <w:rsid w:val="00024D0F"/>
    <w:rsid w:val="00025107"/>
    <w:rsid w:val="000251FC"/>
    <w:rsid w:val="00025201"/>
    <w:rsid w:val="00025A8A"/>
    <w:rsid w:val="00026392"/>
    <w:rsid w:val="000266E6"/>
    <w:rsid w:val="000267C7"/>
    <w:rsid w:val="00026898"/>
    <w:rsid w:val="00026A5D"/>
    <w:rsid w:val="00026BC3"/>
    <w:rsid w:val="00026CCC"/>
    <w:rsid w:val="00026CEF"/>
    <w:rsid w:val="00026D3C"/>
    <w:rsid w:val="00026EA0"/>
    <w:rsid w:val="00026EA5"/>
    <w:rsid w:val="00027205"/>
    <w:rsid w:val="00027280"/>
    <w:rsid w:val="000272CB"/>
    <w:rsid w:val="000273E4"/>
    <w:rsid w:val="00027E3D"/>
    <w:rsid w:val="0002BB17"/>
    <w:rsid w:val="0003011E"/>
    <w:rsid w:val="000305A5"/>
    <w:rsid w:val="000305C8"/>
    <w:rsid w:val="000307C6"/>
    <w:rsid w:val="00030B56"/>
    <w:rsid w:val="00030C57"/>
    <w:rsid w:val="00030C7A"/>
    <w:rsid w:val="00030F3E"/>
    <w:rsid w:val="00030F5A"/>
    <w:rsid w:val="00030FFE"/>
    <w:rsid w:val="00031B70"/>
    <w:rsid w:val="00032101"/>
    <w:rsid w:val="00032236"/>
    <w:rsid w:val="00032AD4"/>
    <w:rsid w:val="00032B86"/>
    <w:rsid w:val="00032D3B"/>
    <w:rsid w:val="00032D3F"/>
    <w:rsid w:val="00033168"/>
    <w:rsid w:val="00033347"/>
    <w:rsid w:val="000333D6"/>
    <w:rsid w:val="0003399D"/>
    <w:rsid w:val="00033EB2"/>
    <w:rsid w:val="00034688"/>
    <w:rsid w:val="00034742"/>
    <w:rsid w:val="0003495A"/>
    <w:rsid w:val="0003497B"/>
    <w:rsid w:val="00034B54"/>
    <w:rsid w:val="00034DCE"/>
    <w:rsid w:val="00035243"/>
    <w:rsid w:val="00035890"/>
    <w:rsid w:val="00035BC2"/>
    <w:rsid w:val="000361CA"/>
    <w:rsid w:val="0003622B"/>
    <w:rsid w:val="00036444"/>
    <w:rsid w:val="00036A24"/>
    <w:rsid w:val="00036D0F"/>
    <w:rsid w:val="00036DD2"/>
    <w:rsid w:val="00036E16"/>
    <w:rsid w:val="00037280"/>
    <w:rsid w:val="000375F8"/>
    <w:rsid w:val="00037853"/>
    <w:rsid w:val="000379FC"/>
    <w:rsid w:val="00037E7A"/>
    <w:rsid w:val="00040342"/>
    <w:rsid w:val="0004058B"/>
    <w:rsid w:val="000406E1"/>
    <w:rsid w:val="000408B8"/>
    <w:rsid w:val="0004096A"/>
    <w:rsid w:val="000411C7"/>
    <w:rsid w:val="000413C8"/>
    <w:rsid w:val="0004158B"/>
    <w:rsid w:val="00041943"/>
    <w:rsid w:val="00042187"/>
    <w:rsid w:val="000423FD"/>
    <w:rsid w:val="000426D7"/>
    <w:rsid w:val="000427FD"/>
    <w:rsid w:val="000429E5"/>
    <w:rsid w:val="00042BFE"/>
    <w:rsid w:val="00042CA9"/>
    <w:rsid w:val="00042E6F"/>
    <w:rsid w:val="00042F56"/>
    <w:rsid w:val="00042F60"/>
    <w:rsid w:val="0004373B"/>
    <w:rsid w:val="00043963"/>
    <w:rsid w:val="00043990"/>
    <w:rsid w:val="00043B40"/>
    <w:rsid w:val="00043E85"/>
    <w:rsid w:val="00044013"/>
    <w:rsid w:val="0004443F"/>
    <w:rsid w:val="000444AD"/>
    <w:rsid w:val="000444E6"/>
    <w:rsid w:val="00044B24"/>
    <w:rsid w:val="00044B74"/>
    <w:rsid w:val="00045304"/>
    <w:rsid w:val="000453DF"/>
    <w:rsid w:val="00045707"/>
    <w:rsid w:val="0004573C"/>
    <w:rsid w:val="00045816"/>
    <w:rsid w:val="00045C92"/>
    <w:rsid w:val="00045F9A"/>
    <w:rsid w:val="000461B5"/>
    <w:rsid w:val="000461E0"/>
    <w:rsid w:val="00046B8D"/>
    <w:rsid w:val="00046CB0"/>
    <w:rsid w:val="00046DAB"/>
    <w:rsid w:val="00047301"/>
    <w:rsid w:val="00047751"/>
    <w:rsid w:val="00047CD0"/>
    <w:rsid w:val="00047FB9"/>
    <w:rsid w:val="00047FF4"/>
    <w:rsid w:val="000500AE"/>
    <w:rsid w:val="00050507"/>
    <w:rsid w:val="00050871"/>
    <w:rsid w:val="00050A86"/>
    <w:rsid w:val="000526D5"/>
    <w:rsid w:val="00052795"/>
    <w:rsid w:val="00052A07"/>
    <w:rsid w:val="00052CCF"/>
    <w:rsid w:val="00052CE0"/>
    <w:rsid w:val="000530EA"/>
    <w:rsid w:val="000533A6"/>
    <w:rsid w:val="000533A9"/>
    <w:rsid w:val="000538C3"/>
    <w:rsid w:val="00053D85"/>
    <w:rsid w:val="00053EBC"/>
    <w:rsid w:val="00054112"/>
    <w:rsid w:val="0005462A"/>
    <w:rsid w:val="00054B35"/>
    <w:rsid w:val="00054B36"/>
    <w:rsid w:val="00054C7B"/>
    <w:rsid w:val="00054FF3"/>
    <w:rsid w:val="000551BB"/>
    <w:rsid w:val="00055356"/>
    <w:rsid w:val="00055D3C"/>
    <w:rsid w:val="00055E54"/>
    <w:rsid w:val="00056584"/>
    <w:rsid w:val="00056A39"/>
    <w:rsid w:val="0005722D"/>
    <w:rsid w:val="000575AD"/>
    <w:rsid w:val="000576A9"/>
    <w:rsid w:val="00057D60"/>
    <w:rsid w:val="00057FA8"/>
    <w:rsid w:val="00060447"/>
    <w:rsid w:val="0006046B"/>
    <w:rsid w:val="00060470"/>
    <w:rsid w:val="00060FAE"/>
    <w:rsid w:val="000615FF"/>
    <w:rsid w:val="000619F2"/>
    <w:rsid w:val="00061A56"/>
    <w:rsid w:val="00061C77"/>
    <w:rsid w:val="00062189"/>
    <w:rsid w:val="000623B6"/>
    <w:rsid w:val="00062DAE"/>
    <w:rsid w:val="00063757"/>
    <w:rsid w:val="00063C86"/>
    <w:rsid w:val="00064169"/>
    <w:rsid w:val="000646C5"/>
    <w:rsid w:val="0006470A"/>
    <w:rsid w:val="00064B12"/>
    <w:rsid w:val="00064D2D"/>
    <w:rsid w:val="00064DED"/>
    <w:rsid w:val="0006512C"/>
    <w:rsid w:val="00065382"/>
    <w:rsid w:val="00065A8D"/>
    <w:rsid w:val="00065D51"/>
    <w:rsid w:val="00065E83"/>
    <w:rsid w:val="00066013"/>
    <w:rsid w:val="0006698B"/>
    <w:rsid w:val="00066BC3"/>
    <w:rsid w:val="00066BF3"/>
    <w:rsid w:val="00066E3A"/>
    <w:rsid w:val="00066ECC"/>
    <w:rsid w:val="00066FA5"/>
    <w:rsid w:val="00067119"/>
    <w:rsid w:val="0006739F"/>
    <w:rsid w:val="00067559"/>
    <w:rsid w:val="000676BD"/>
    <w:rsid w:val="00067706"/>
    <w:rsid w:val="000679CA"/>
    <w:rsid w:val="000705E4"/>
    <w:rsid w:val="00070F2C"/>
    <w:rsid w:val="00070FFC"/>
    <w:rsid w:val="000713BA"/>
    <w:rsid w:val="00071668"/>
    <w:rsid w:val="0007181E"/>
    <w:rsid w:val="0007184F"/>
    <w:rsid w:val="00071BEA"/>
    <w:rsid w:val="00071E57"/>
    <w:rsid w:val="00072006"/>
    <w:rsid w:val="00072021"/>
    <w:rsid w:val="000724FE"/>
    <w:rsid w:val="00072A06"/>
    <w:rsid w:val="00072D92"/>
    <w:rsid w:val="00072DDC"/>
    <w:rsid w:val="000738C5"/>
    <w:rsid w:val="000738F2"/>
    <w:rsid w:val="00073A44"/>
    <w:rsid w:val="00073B6B"/>
    <w:rsid w:val="00073CC0"/>
    <w:rsid w:val="00074251"/>
    <w:rsid w:val="0007454F"/>
    <w:rsid w:val="0007507B"/>
    <w:rsid w:val="000751C2"/>
    <w:rsid w:val="0007540A"/>
    <w:rsid w:val="00075734"/>
    <w:rsid w:val="00075B58"/>
    <w:rsid w:val="00075E06"/>
    <w:rsid w:val="000760EF"/>
    <w:rsid w:val="00076143"/>
    <w:rsid w:val="00076509"/>
    <w:rsid w:val="00076837"/>
    <w:rsid w:val="00076C48"/>
    <w:rsid w:val="00076EF4"/>
    <w:rsid w:val="0007739B"/>
    <w:rsid w:val="000774BC"/>
    <w:rsid w:val="000779D6"/>
    <w:rsid w:val="00077A19"/>
    <w:rsid w:val="00077F3E"/>
    <w:rsid w:val="000806DB"/>
    <w:rsid w:val="0008083D"/>
    <w:rsid w:val="00080C15"/>
    <w:rsid w:val="00080E23"/>
    <w:rsid w:val="00080EE2"/>
    <w:rsid w:val="000812AA"/>
    <w:rsid w:val="00081331"/>
    <w:rsid w:val="000813D5"/>
    <w:rsid w:val="0008140E"/>
    <w:rsid w:val="00081654"/>
    <w:rsid w:val="000817A9"/>
    <w:rsid w:val="00081A43"/>
    <w:rsid w:val="00081E56"/>
    <w:rsid w:val="00081E78"/>
    <w:rsid w:val="000820D6"/>
    <w:rsid w:val="000823D9"/>
    <w:rsid w:val="00082A11"/>
    <w:rsid w:val="00082AEC"/>
    <w:rsid w:val="00082BA5"/>
    <w:rsid w:val="00082D2B"/>
    <w:rsid w:val="00082F75"/>
    <w:rsid w:val="00083603"/>
    <w:rsid w:val="0008376A"/>
    <w:rsid w:val="000838F0"/>
    <w:rsid w:val="000839CF"/>
    <w:rsid w:val="00083B15"/>
    <w:rsid w:val="00083EF7"/>
    <w:rsid w:val="0008413A"/>
    <w:rsid w:val="000846EE"/>
    <w:rsid w:val="00084788"/>
    <w:rsid w:val="000847E8"/>
    <w:rsid w:val="00084A42"/>
    <w:rsid w:val="00084C51"/>
    <w:rsid w:val="00084F05"/>
    <w:rsid w:val="00084F0C"/>
    <w:rsid w:val="00085060"/>
    <w:rsid w:val="00085324"/>
    <w:rsid w:val="0008589B"/>
    <w:rsid w:val="0008591C"/>
    <w:rsid w:val="00085AE0"/>
    <w:rsid w:val="00085DCD"/>
    <w:rsid w:val="00085F10"/>
    <w:rsid w:val="0008604B"/>
    <w:rsid w:val="0008614F"/>
    <w:rsid w:val="000861D1"/>
    <w:rsid w:val="0008647F"/>
    <w:rsid w:val="00086490"/>
    <w:rsid w:val="00086605"/>
    <w:rsid w:val="00086681"/>
    <w:rsid w:val="000868ED"/>
    <w:rsid w:val="00086A17"/>
    <w:rsid w:val="00086B0F"/>
    <w:rsid w:val="00086C36"/>
    <w:rsid w:val="000870A0"/>
    <w:rsid w:val="000872D2"/>
    <w:rsid w:val="00087414"/>
    <w:rsid w:val="00087B28"/>
    <w:rsid w:val="00087D4A"/>
    <w:rsid w:val="0009015C"/>
    <w:rsid w:val="000901E4"/>
    <w:rsid w:val="00090AC3"/>
    <w:rsid w:val="00090C10"/>
    <w:rsid w:val="00090F73"/>
    <w:rsid w:val="00090FDA"/>
    <w:rsid w:val="0009157F"/>
    <w:rsid w:val="00091780"/>
    <w:rsid w:val="00091B8E"/>
    <w:rsid w:val="00091F39"/>
    <w:rsid w:val="00092A8A"/>
    <w:rsid w:val="00092D1F"/>
    <w:rsid w:val="0009317C"/>
    <w:rsid w:val="00093D86"/>
    <w:rsid w:val="00093DD4"/>
    <w:rsid w:val="00094125"/>
    <w:rsid w:val="000941B5"/>
    <w:rsid w:val="0009431E"/>
    <w:rsid w:val="000946B7"/>
    <w:rsid w:val="00094928"/>
    <w:rsid w:val="00094987"/>
    <w:rsid w:val="00094B1B"/>
    <w:rsid w:val="00094D4A"/>
    <w:rsid w:val="00094DCB"/>
    <w:rsid w:val="0009538E"/>
    <w:rsid w:val="000953AD"/>
    <w:rsid w:val="00095697"/>
    <w:rsid w:val="00095782"/>
    <w:rsid w:val="00095B0B"/>
    <w:rsid w:val="00095B4F"/>
    <w:rsid w:val="00095FD5"/>
    <w:rsid w:val="000962BF"/>
    <w:rsid w:val="00096521"/>
    <w:rsid w:val="00096BB2"/>
    <w:rsid w:val="00096EEA"/>
    <w:rsid w:val="00097633"/>
    <w:rsid w:val="0009785D"/>
    <w:rsid w:val="000978F8"/>
    <w:rsid w:val="000979EF"/>
    <w:rsid w:val="00097A00"/>
    <w:rsid w:val="000A0844"/>
    <w:rsid w:val="000A0C02"/>
    <w:rsid w:val="000A0E74"/>
    <w:rsid w:val="000A0FFC"/>
    <w:rsid w:val="000A10C8"/>
    <w:rsid w:val="000A16DC"/>
    <w:rsid w:val="000A1868"/>
    <w:rsid w:val="000A1E34"/>
    <w:rsid w:val="000A1EF0"/>
    <w:rsid w:val="000A2149"/>
    <w:rsid w:val="000A27D0"/>
    <w:rsid w:val="000A2869"/>
    <w:rsid w:val="000A2E5D"/>
    <w:rsid w:val="000A2EFD"/>
    <w:rsid w:val="000A311D"/>
    <w:rsid w:val="000A323C"/>
    <w:rsid w:val="000A38E1"/>
    <w:rsid w:val="000A3BD1"/>
    <w:rsid w:val="000A3C09"/>
    <w:rsid w:val="000A3C87"/>
    <w:rsid w:val="000A3E6D"/>
    <w:rsid w:val="000A405B"/>
    <w:rsid w:val="000A46A3"/>
    <w:rsid w:val="000A4CC3"/>
    <w:rsid w:val="000A4E35"/>
    <w:rsid w:val="000A5165"/>
    <w:rsid w:val="000A53EE"/>
    <w:rsid w:val="000A54B2"/>
    <w:rsid w:val="000A55C5"/>
    <w:rsid w:val="000A61EE"/>
    <w:rsid w:val="000A63C2"/>
    <w:rsid w:val="000A6725"/>
    <w:rsid w:val="000A6BAD"/>
    <w:rsid w:val="000A6C58"/>
    <w:rsid w:val="000A6F32"/>
    <w:rsid w:val="000A6F7F"/>
    <w:rsid w:val="000A6F9C"/>
    <w:rsid w:val="000A7678"/>
    <w:rsid w:val="000A794E"/>
    <w:rsid w:val="000A7A7D"/>
    <w:rsid w:val="000B004A"/>
    <w:rsid w:val="000B009C"/>
    <w:rsid w:val="000B01C5"/>
    <w:rsid w:val="000B03FC"/>
    <w:rsid w:val="000B04FB"/>
    <w:rsid w:val="000B0527"/>
    <w:rsid w:val="000B0B2B"/>
    <w:rsid w:val="000B0D59"/>
    <w:rsid w:val="000B14DB"/>
    <w:rsid w:val="000B1531"/>
    <w:rsid w:val="000B1564"/>
    <w:rsid w:val="000B1C1D"/>
    <w:rsid w:val="000B1E1C"/>
    <w:rsid w:val="000B21AD"/>
    <w:rsid w:val="000B28AA"/>
    <w:rsid w:val="000B298B"/>
    <w:rsid w:val="000B2E9D"/>
    <w:rsid w:val="000B3277"/>
    <w:rsid w:val="000B355B"/>
    <w:rsid w:val="000B389D"/>
    <w:rsid w:val="000B4029"/>
    <w:rsid w:val="000B4158"/>
    <w:rsid w:val="000B4220"/>
    <w:rsid w:val="000B4AA6"/>
    <w:rsid w:val="000B4B51"/>
    <w:rsid w:val="000B5252"/>
    <w:rsid w:val="000B5466"/>
    <w:rsid w:val="000B564C"/>
    <w:rsid w:val="000B56E0"/>
    <w:rsid w:val="000B61F4"/>
    <w:rsid w:val="000B6BD6"/>
    <w:rsid w:val="000B6CD0"/>
    <w:rsid w:val="000B6F0D"/>
    <w:rsid w:val="000B711A"/>
    <w:rsid w:val="000B727F"/>
    <w:rsid w:val="000B7422"/>
    <w:rsid w:val="000B761A"/>
    <w:rsid w:val="000B7907"/>
    <w:rsid w:val="000B7B81"/>
    <w:rsid w:val="000C018B"/>
    <w:rsid w:val="000C01C1"/>
    <w:rsid w:val="000C02DD"/>
    <w:rsid w:val="000C0BCA"/>
    <w:rsid w:val="000C1951"/>
    <w:rsid w:val="000C1CF4"/>
    <w:rsid w:val="000C1DE5"/>
    <w:rsid w:val="000C1DF7"/>
    <w:rsid w:val="000C2125"/>
    <w:rsid w:val="000C2349"/>
    <w:rsid w:val="000C24BE"/>
    <w:rsid w:val="000C27C3"/>
    <w:rsid w:val="000C2983"/>
    <w:rsid w:val="000C2D43"/>
    <w:rsid w:val="000C2DC2"/>
    <w:rsid w:val="000C3313"/>
    <w:rsid w:val="000C3478"/>
    <w:rsid w:val="000C3593"/>
    <w:rsid w:val="000C48F9"/>
    <w:rsid w:val="000C4900"/>
    <w:rsid w:val="000C4940"/>
    <w:rsid w:val="000C4B05"/>
    <w:rsid w:val="000C4C99"/>
    <w:rsid w:val="000C4E21"/>
    <w:rsid w:val="000C5109"/>
    <w:rsid w:val="000C51DE"/>
    <w:rsid w:val="000C522B"/>
    <w:rsid w:val="000C56A6"/>
    <w:rsid w:val="000C5A3E"/>
    <w:rsid w:val="000C61FC"/>
    <w:rsid w:val="000C6917"/>
    <w:rsid w:val="000C6980"/>
    <w:rsid w:val="000C6A0D"/>
    <w:rsid w:val="000C6A32"/>
    <w:rsid w:val="000C6A73"/>
    <w:rsid w:val="000C6BCC"/>
    <w:rsid w:val="000C6BD9"/>
    <w:rsid w:val="000C6D5C"/>
    <w:rsid w:val="000C712E"/>
    <w:rsid w:val="000C7138"/>
    <w:rsid w:val="000C7183"/>
    <w:rsid w:val="000C73A8"/>
    <w:rsid w:val="000C765D"/>
    <w:rsid w:val="000C7C39"/>
    <w:rsid w:val="000C7D61"/>
    <w:rsid w:val="000C7E53"/>
    <w:rsid w:val="000C7E5D"/>
    <w:rsid w:val="000D05CE"/>
    <w:rsid w:val="000D08F6"/>
    <w:rsid w:val="000D0E94"/>
    <w:rsid w:val="000D100F"/>
    <w:rsid w:val="000D11BB"/>
    <w:rsid w:val="000D1362"/>
    <w:rsid w:val="000D16F4"/>
    <w:rsid w:val="000D1985"/>
    <w:rsid w:val="000D1F9E"/>
    <w:rsid w:val="000D2576"/>
    <w:rsid w:val="000D26F4"/>
    <w:rsid w:val="000D29BC"/>
    <w:rsid w:val="000D2C5E"/>
    <w:rsid w:val="000D2C8D"/>
    <w:rsid w:val="000D2CA7"/>
    <w:rsid w:val="000D3B43"/>
    <w:rsid w:val="000D3E70"/>
    <w:rsid w:val="000D40EB"/>
    <w:rsid w:val="000D4661"/>
    <w:rsid w:val="000D46C4"/>
    <w:rsid w:val="000D473A"/>
    <w:rsid w:val="000D4D76"/>
    <w:rsid w:val="000D4FDB"/>
    <w:rsid w:val="000D52DC"/>
    <w:rsid w:val="000D5723"/>
    <w:rsid w:val="000D585E"/>
    <w:rsid w:val="000D61F6"/>
    <w:rsid w:val="000D641A"/>
    <w:rsid w:val="000D6B5E"/>
    <w:rsid w:val="000D6E00"/>
    <w:rsid w:val="000D7056"/>
    <w:rsid w:val="000D718B"/>
    <w:rsid w:val="000D71DA"/>
    <w:rsid w:val="000D7383"/>
    <w:rsid w:val="000D76FF"/>
    <w:rsid w:val="000D7BFD"/>
    <w:rsid w:val="000D7D74"/>
    <w:rsid w:val="000E014E"/>
    <w:rsid w:val="000E05DA"/>
    <w:rsid w:val="000E089A"/>
    <w:rsid w:val="000E0CC0"/>
    <w:rsid w:val="000E0DFF"/>
    <w:rsid w:val="000E0F43"/>
    <w:rsid w:val="000E1148"/>
    <w:rsid w:val="000E14DA"/>
    <w:rsid w:val="000E1530"/>
    <w:rsid w:val="000E159A"/>
    <w:rsid w:val="000E1FC1"/>
    <w:rsid w:val="000E2360"/>
    <w:rsid w:val="000E2974"/>
    <w:rsid w:val="000E29AC"/>
    <w:rsid w:val="000E2D2D"/>
    <w:rsid w:val="000E32EF"/>
    <w:rsid w:val="000E3583"/>
    <w:rsid w:val="000E3A5E"/>
    <w:rsid w:val="000E3AC5"/>
    <w:rsid w:val="000E3BD6"/>
    <w:rsid w:val="000E3FB3"/>
    <w:rsid w:val="000E4368"/>
    <w:rsid w:val="000E4528"/>
    <w:rsid w:val="000E4ADD"/>
    <w:rsid w:val="000E595F"/>
    <w:rsid w:val="000E5D50"/>
    <w:rsid w:val="000E5D6E"/>
    <w:rsid w:val="000E5F60"/>
    <w:rsid w:val="000E5FCB"/>
    <w:rsid w:val="000E5FF0"/>
    <w:rsid w:val="000E6463"/>
    <w:rsid w:val="000E68E5"/>
    <w:rsid w:val="000E6A08"/>
    <w:rsid w:val="000E7665"/>
    <w:rsid w:val="000E76D4"/>
    <w:rsid w:val="000E78DD"/>
    <w:rsid w:val="000E7B39"/>
    <w:rsid w:val="000E7DAC"/>
    <w:rsid w:val="000E7E03"/>
    <w:rsid w:val="000F004C"/>
    <w:rsid w:val="000F0240"/>
    <w:rsid w:val="000F05EF"/>
    <w:rsid w:val="000F0AB9"/>
    <w:rsid w:val="000F0B45"/>
    <w:rsid w:val="000F0C9F"/>
    <w:rsid w:val="000F1484"/>
    <w:rsid w:val="000F1770"/>
    <w:rsid w:val="000F193F"/>
    <w:rsid w:val="000F1E8A"/>
    <w:rsid w:val="000F1FE3"/>
    <w:rsid w:val="000F2410"/>
    <w:rsid w:val="000F2A37"/>
    <w:rsid w:val="000F2AD3"/>
    <w:rsid w:val="000F31B1"/>
    <w:rsid w:val="000F3285"/>
    <w:rsid w:val="000F359C"/>
    <w:rsid w:val="000F38C5"/>
    <w:rsid w:val="000F394F"/>
    <w:rsid w:val="000F3AFF"/>
    <w:rsid w:val="000F3B6D"/>
    <w:rsid w:val="000F3E8E"/>
    <w:rsid w:val="000F3FF8"/>
    <w:rsid w:val="000F4279"/>
    <w:rsid w:val="000F438E"/>
    <w:rsid w:val="000F44B5"/>
    <w:rsid w:val="000F4A48"/>
    <w:rsid w:val="000F4AEE"/>
    <w:rsid w:val="000F4D19"/>
    <w:rsid w:val="000F50C7"/>
    <w:rsid w:val="000F572D"/>
    <w:rsid w:val="000F5ABC"/>
    <w:rsid w:val="000F60E4"/>
    <w:rsid w:val="000F63B9"/>
    <w:rsid w:val="000F65AF"/>
    <w:rsid w:val="000F683C"/>
    <w:rsid w:val="000F6880"/>
    <w:rsid w:val="000F69EF"/>
    <w:rsid w:val="000F6E0B"/>
    <w:rsid w:val="000F6EFF"/>
    <w:rsid w:val="000F7691"/>
    <w:rsid w:val="000F782A"/>
    <w:rsid w:val="0010040D"/>
    <w:rsid w:val="001006C4"/>
    <w:rsid w:val="00100781"/>
    <w:rsid w:val="00100892"/>
    <w:rsid w:val="001009AE"/>
    <w:rsid w:val="00100B8B"/>
    <w:rsid w:val="00100C1E"/>
    <w:rsid w:val="00100FD9"/>
    <w:rsid w:val="00101BCD"/>
    <w:rsid w:val="00101EC0"/>
    <w:rsid w:val="00101FDC"/>
    <w:rsid w:val="00102A0C"/>
    <w:rsid w:val="00102A5F"/>
    <w:rsid w:val="00102DAA"/>
    <w:rsid w:val="00102F77"/>
    <w:rsid w:val="00103077"/>
    <w:rsid w:val="001031EB"/>
    <w:rsid w:val="00103333"/>
    <w:rsid w:val="0010365C"/>
    <w:rsid w:val="00103667"/>
    <w:rsid w:val="00103FF1"/>
    <w:rsid w:val="00104004"/>
    <w:rsid w:val="00104106"/>
    <w:rsid w:val="001041E3"/>
    <w:rsid w:val="0010444E"/>
    <w:rsid w:val="00104609"/>
    <w:rsid w:val="00104DB4"/>
    <w:rsid w:val="00104E30"/>
    <w:rsid w:val="00104EF4"/>
    <w:rsid w:val="00105419"/>
    <w:rsid w:val="00105E05"/>
    <w:rsid w:val="00105E36"/>
    <w:rsid w:val="0010628E"/>
    <w:rsid w:val="00106606"/>
    <w:rsid w:val="00106936"/>
    <w:rsid w:val="00106A3C"/>
    <w:rsid w:val="00106AB0"/>
    <w:rsid w:val="00106AD2"/>
    <w:rsid w:val="00106CF5"/>
    <w:rsid w:val="00106EE6"/>
    <w:rsid w:val="00107034"/>
    <w:rsid w:val="0010719A"/>
    <w:rsid w:val="0010750D"/>
    <w:rsid w:val="001076BE"/>
    <w:rsid w:val="00107758"/>
    <w:rsid w:val="00107EFA"/>
    <w:rsid w:val="0011001E"/>
    <w:rsid w:val="001102E4"/>
    <w:rsid w:val="00110720"/>
    <w:rsid w:val="00110A69"/>
    <w:rsid w:val="00110C64"/>
    <w:rsid w:val="0011116B"/>
    <w:rsid w:val="00111483"/>
    <w:rsid w:val="001119A3"/>
    <w:rsid w:val="00111A5F"/>
    <w:rsid w:val="00111BF5"/>
    <w:rsid w:val="001120CD"/>
    <w:rsid w:val="00112340"/>
    <w:rsid w:val="00112BF3"/>
    <w:rsid w:val="00112CAA"/>
    <w:rsid w:val="00113560"/>
    <w:rsid w:val="00114368"/>
    <w:rsid w:val="00114B56"/>
    <w:rsid w:val="00114B8D"/>
    <w:rsid w:val="00114D76"/>
    <w:rsid w:val="001152BC"/>
    <w:rsid w:val="001153F8"/>
    <w:rsid w:val="00115E4C"/>
    <w:rsid w:val="00115FDD"/>
    <w:rsid w:val="001162C1"/>
    <w:rsid w:val="0011631A"/>
    <w:rsid w:val="00116637"/>
    <w:rsid w:val="00117023"/>
    <w:rsid w:val="00117333"/>
    <w:rsid w:val="00117585"/>
    <w:rsid w:val="001175BA"/>
    <w:rsid w:val="0011781E"/>
    <w:rsid w:val="001204D7"/>
    <w:rsid w:val="001205A9"/>
    <w:rsid w:val="00120936"/>
    <w:rsid w:val="00120B35"/>
    <w:rsid w:val="00120D75"/>
    <w:rsid w:val="00121941"/>
    <w:rsid w:val="00121A10"/>
    <w:rsid w:val="00121D2A"/>
    <w:rsid w:val="00121EE1"/>
    <w:rsid w:val="001220B2"/>
    <w:rsid w:val="001221FC"/>
    <w:rsid w:val="00123433"/>
    <w:rsid w:val="00123A18"/>
    <w:rsid w:val="00123A91"/>
    <w:rsid w:val="00123C09"/>
    <w:rsid w:val="0012488D"/>
    <w:rsid w:val="00124E7C"/>
    <w:rsid w:val="0012522E"/>
    <w:rsid w:val="001253AA"/>
    <w:rsid w:val="00125452"/>
    <w:rsid w:val="0012578D"/>
    <w:rsid w:val="00125890"/>
    <w:rsid w:val="00125B22"/>
    <w:rsid w:val="00125B5E"/>
    <w:rsid w:val="00125BBA"/>
    <w:rsid w:val="00125C02"/>
    <w:rsid w:val="00125E07"/>
    <w:rsid w:val="00126546"/>
    <w:rsid w:val="001265C7"/>
    <w:rsid w:val="00126F11"/>
    <w:rsid w:val="00126FC9"/>
    <w:rsid w:val="0012707E"/>
    <w:rsid w:val="00127335"/>
    <w:rsid w:val="00127496"/>
    <w:rsid w:val="00127556"/>
    <w:rsid w:val="0012781E"/>
    <w:rsid w:val="001278BD"/>
    <w:rsid w:val="00127A2C"/>
    <w:rsid w:val="00127AB6"/>
    <w:rsid w:val="00127B24"/>
    <w:rsid w:val="00130246"/>
    <w:rsid w:val="00130A14"/>
    <w:rsid w:val="00131164"/>
    <w:rsid w:val="001311EF"/>
    <w:rsid w:val="0013123B"/>
    <w:rsid w:val="001314EE"/>
    <w:rsid w:val="00131812"/>
    <w:rsid w:val="00132892"/>
    <w:rsid w:val="00132BD0"/>
    <w:rsid w:val="00132D1F"/>
    <w:rsid w:val="00132DD2"/>
    <w:rsid w:val="00133614"/>
    <w:rsid w:val="00133EDA"/>
    <w:rsid w:val="0013424A"/>
    <w:rsid w:val="001342A3"/>
    <w:rsid w:val="001344A3"/>
    <w:rsid w:val="001348E5"/>
    <w:rsid w:val="00134D1C"/>
    <w:rsid w:val="00135222"/>
    <w:rsid w:val="001354DE"/>
    <w:rsid w:val="00135642"/>
    <w:rsid w:val="00135672"/>
    <w:rsid w:val="00135A58"/>
    <w:rsid w:val="00135BEB"/>
    <w:rsid w:val="0013620B"/>
    <w:rsid w:val="00136678"/>
    <w:rsid w:val="001366A1"/>
    <w:rsid w:val="0013675D"/>
    <w:rsid w:val="001367A2"/>
    <w:rsid w:val="001368E7"/>
    <w:rsid w:val="00136E9D"/>
    <w:rsid w:val="00137426"/>
    <w:rsid w:val="0013753F"/>
    <w:rsid w:val="001375FD"/>
    <w:rsid w:val="001378FA"/>
    <w:rsid w:val="00140028"/>
    <w:rsid w:val="001401C8"/>
    <w:rsid w:val="001406B1"/>
    <w:rsid w:val="00140A94"/>
    <w:rsid w:val="00140AC9"/>
    <w:rsid w:val="00140EDB"/>
    <w:rsid w:val="00140FBB"/>
    <w:rsid w:val="0014113A"/>
    <w:rsid w:val="00141492"/>
    <w:rsid w:val="00141935"/>
    <w:rsid w:val="00141D86"/>
    <w:rsid w:val="001425D1"/>
    <w:rsid w:val="00142709"/>
    <w:rsid w:val="00142BC1"/>
    <w:rsid w:val="00142FCB"/>
    <w:rsid w:val="0014345A"/>
    <w:rsid w:val="001438EC"/>
    <w:rsid w:val="00143B6D"/>
    <w:rsid w:val="00143BF7"/>
    <w:rsid w:val="00143F34"/>
    <w:rsid w:val="0014430F"/>
    <w:rsid w:val="00144735"/>
    <w:rsid w:val="0014476D"/>
    <w:rsid w:val="0014487A"/>
    <w:rsid w:val="00144A09"/>
    <w:rsid w:val="00144CAE"/>
    <w:rsid w:val="00144E1C"/>
    <w:rsid w:val="001454CE"/>
    <w:rsid w:val="0014590B"/>
    <w:rsid w:val="00145937"/>
    <w:rsid w:val="00145941"/>
    <w:rsid w:val="001459D9"/>
    <w:rsid w:val="00145C3F"/>
    <w:rsid w:val="00145EAA"/>
    <w:rsid w:val="001468C0"/>
    <w:rsid w:val="00146C11"/>
    <w:rsid w:val="00146C3E"/>
    <w:rsid w:val="00147021"/>
    <w:rsid w:val="00147094"/>
    <w:rsid w:val="0014731B"/>
    <w:rsid w:val="001473F1"/>
    <w:rsid w:val="001475D8"/>
    <w:rsid w:val="00147655"/>
    <w:rsid w:val="00147733"/>
    <w:rsid w:val="001478AD"/>
    <w:rsid w:val="00150054"/>
    <w:rsid w:val="00150405"/>
    <w:rsid w:val="0015054B"/>
    <w:rsid w:val="001506B3"/>
    <w:rsid w:val="00150A96"/>
    <w:rsid w:val="00150BB7"/>
    <w:rsid w:val="00151041"/>
    <w:rsid w:val="001510D4"/>
    <w:rsid w:val="001512AB"/>
    <w:rsid w:val="0015143E"/>
    <w:rsid w:val="00151558"/>
    <w:rsid w:val="001518B3"/>
    <w:rsid w:val="001519A7"/>
    <w:rsid w:val="00151ADC"/>
    <w:rsid w:val="00151E0C"/>
    <w:rsid w:val="00151F1A"/>
    <w:rsid w:val="00152653"/>
    <w:rsid w:val="001529B6"/>
    <w:rsid w:val="00152D98"/>
    <w:rsid w:val="0015307D"/>
    <w:rsid w:val="001532C8"/>
    <w:rsid w:val="0015332E"/>
    <w:rsid w:val="001533A2"/>
    <w:rsid w:val="00153A36"/>
    <w:rsid w:val="00153D86"/>
    <w:rsid w:val="00154289"/>
    <w:rsid w:val="00154354"/>
    <w:rsid w:val="00154378"/>
    <w:rsid w:val="0015451C"/>
    <w:rsid w:val="00154673"/>
    <w:rsid w:val="001546E6"/>
    <w:rsid w:val="00154773"/>
    <w:rsid w:val="00154C56"/>
    <w:rsid w:val="00154C88"/>
    <w:rsid w:val="00154CE0"/>
    <w:rsid w:val="00155015"/>
    <w:rsid w:val="00155087"/>
    <w:rsid w:val="00155E77"/>
    <w:rsid w:val="00155F1E"/>
    <w:rsid w:val="001565F5"/>
    <w:rsid w:val="001566C6"/>
    <w:rsid w:val="00156DC4"/>
    <w:rsid w:val="00156F52"/>
    <w:rsid w:val="00156F69"/>
    <w:rsid w:val="0015762C"/>
    <w:rsid w:val="00157AEA"/>
    <w:rsid w:val="00157E97"/>
    <w:rsid w:val="00157FED"/>
    <w:rsid w:val="0016012C"/>
    <w:rsid w:val="00160275"/>
    <w:rsid w:val="001602B8"/>
    <w:rsid w:val="0016030E"/>
    <w:rsid w:val="001603B4"/>
    <w:rsid w:val="0016077F"/>
    <w:rsid w:val="00160854"/>
    <w:rsid w:val="001608CC"/>
    <w:rsid w:val="00160B4F"/>
    <w:rsid w:val="00160CB9"/>
    <w:rsid w:val="00160D73"/>
    <w:rsid w:val="0016118B"/>
    <w:rsid w:val="00161263"/>
    <w:rsid w:val="001614D7"/>
    <w:rsid w:val="001616FA"/>
    <w:rsid w:val="00161863"/>
    <w:rsid w:val="00162144"/>
    <w:rsid w:val="00162BB1"/>
    <w:rsid w:val="00162BD7"/>
    <w:rsid w:val="00162DE4"/>
    <w:rsid w:val="0016377B"/>
    <w:rsid w:val="001637C3"/>
    <w:rsid w:val="00163BF3"/>
    <w:rsid w:val="00163DC4"/>
    <w:rsid w:val="00163E1C"/>
    <w:rsid w:val="00163FD5"/>
    <w:rsid w:val="00164029"/>
    <w:rsid w:val="0016484B"/>
    <w:rsid w:val="00164CF4"/>
    <w:rsid w:val="00164FA5"/>
    <w:rsid w:val="001654DC"/>
    <w:rsid w:val="00165711"/>
    <w:rsid w:val="0016665B"/>
    <w:rsid w:val="001666F0"/>
    <w:rsid w:val="00166E5A"/>
    <w:rsid w:val="001670D4"/>
    <w:rsid w:val="0016752A"/>
    <w:rsid w:val="0016769E"/>
    <w:rsid w:val="00167B6A"/>
    <w:rsid w:val="00167F3D"/>
    <w:rsid w:val="00170321"/>
    <w:rsid w:val="001703D1"/>
    <w:rsid w:val="00170B80"/>
    <w:rsid w:val="001717B6"/>
    <w:rsid w:val="0017184A"/>
    <w:rsid w:val="001718B1"/>
    <w:rsid w:val="00171BA2"/>
    <w:rsid w:val="00172417"/>
    <w:rsid w:val="00173412"/>
    <w:rsid w:val="0017375C"/>
    <w:rsid w:val="00173C7E"/>
    <w:rsid w:val="00173CFE"/>
    <w:rsid w:val="00174325"/>
    <w:rsid w:val="001744C1"/>
    <w:rsid w:val="00174AA1"/>
    <w:rsid w:val="00174D2E"/>
    <w:rsid w:val="00174E4D"/>
    <w:rsid w:val="00174ED4"/>
    <w:rsid w:val="00175891"/>
    <w:rsid w:val="00175EA9"/>
    <w:rsid w:val="00175FDC"/>
    <w:rsid w:val="001764C3"/>
    <w:rsid w:val="001764DB"/>
    <w:rsid w:val="001765B6"/>
    <w:rsid w:val="00176660"/>
    <w:rsid w:val="001768AD"/>
    <w:rsid w:val="00176DDB"/>
    <w:rsid w:val="00177356"/>
    <w:rsid w:val="00177995"/>
    <w:rsid w:val="00177A42"/>
    <w:rsid w:val="00177A67"/>
    <w:rsid w:val="00177A96"/>
    <w:rsid w:val="00177B49"/>
    <w:rsid w:val="00177EB8"/>
    <w:rsid w:val="00180194"/>
    <w:rsid w:val="0018019E"/>
    <w:rsid w:val="001806B2"/>
    <w:rsid w:val="001809EE"/>
    <w:rsid w:val="00180C0F"/>
    <w:rsid w:val="00181379"/>
    <w:rsid w:val="0018140A"/>
    <w:rsid w:val="00181A11"/>
    <w:rsid w:val="00181AE7"/>
    <w:rsid w:val="00181D75"/>
    <w:rsid w:val="00182220"/>
    <w:rsid w:val="00182261"/>
    <w:rsid w:val="00182378"/>
    <w:rsid w:val="001825A9"/>
    <w:rsid w:val="001828EE"/>
    <w:rsid w:val="001829D6"/>
    <w:rsid w:val="00182EF9"/>
    <w:rsid w:val="0018303B"/>
    <w:rsid w:val="0018305F"/>
    <w:rsid w:val="00183E59"/>
    <w:rsid w:val="001840E6"/>
    <w:rsid w:val="0018428A"/>
    <w:rsid w:val="001842B4"/>
    <w:rsid w:val="001844D0"/>
    <w:rsid w:val="00184559"/>
    <w:rsid w:val="0018497B"/>
    <w:rsid w:val="00184A1E"/>
    <w:rsid w:val="00185032"/>
    <w:rsid w:val="001856D9"/>
    <w:rsid w:val="001856E7"/>
    <w:rsid w:val="00185997"/>
    <w:rsid w:val="00185D15"/>
    <w:rsid w:val="00186150"/>
    <w:rsid w:val="00186189"/>
    <w:rsid w:val="001863D7"/>
    <w:rsid w:val="0018640C"/>
    <w:rsid w:val="00186422"/>
    <w:rsid w:val="001864DA"/>
    <w:rsid w:val="001864F8"/>
    <w:rsid w:val="00186BEC"/>
    <w:rsid w:val="00186CE6"/>
    <w:rsid w:val="00186F60"/>
    <w:rsid w:val="00187051"/>
    <w:rsid w:val="001872E1"/>
    <w:rsid w:val="00187586"/>
    <w:rsid w:val="00187692"/>
    <w:rsid w:val="00187883"/>
    <w:rsid w:val="00187A91"/>
    <w:rsid w:val="00187D62"/>
    <w:rsid w:val="00187F06"/>
    <w:rsid w:val="00187F26"/>
    <w:rsid w:val="00190546"/>
    <w:rsid w:val="00190B4A"/>
    <w:rsid w:val="00190D11"/>
    <w:rsid w:val="00190FB8"/>
    <w:rsid w:val="00191014"/>
    <w:rsid w:val="00191405"/>
    <w:rsid w:val="0019157B"/>
    <w:rsid w:val="001916AA"/>
    <w:rsid w:val="0019174C"/>
    <w:rsid w:val="00191B75"/>
    <w:rsid w:val="00191CB7"/>
    <w:rsid w:val="00191D08"/>
    <w:rsid w:val="00191D67"/>
    <w:rsid w:val="00191ED8"/>
    <w:rsid w:val="001920B2"/>
    <w:rsid w:val="001922D8"/>
    <w:rsid w:val="001925AA"/>
    <w:rsid w:val="001926AD"/>
    <w:rsid w:val="00193094"/>
    <w:rsid w:val="00193191"/>
    <w:rsid w:val="001932C0"/>
    <w:rsid w:val="001933C8"/>
    <w:rsid w:val="001938D6"/>
    <w:rsid w:val="00194169"/>
    <w:rsid w:val="001942FD"/>
    <w:rsid w:val="00194522"/>
    <w:rsid w:val="001945CB"/>
    <w:rsid w:val="00194639"/>
    <w:rsid w:val="001949DC"/>
    <w:rsid w:val="00194BE6"/>
    <w:rsid w:val="0019517E"/>
    <w:rsid w:val="001951F1"/>
    <w:rsid w:val="001955AE"/>
    <w:rsid w:val="00195981"/>
    <w:rsid w:val="00195E24"/>
    <w:rsid w:val="00195EF9"/>
    <w:rsid w:val="00195EFB"/>
    <w:rsid w:val="00196DFC"/>
    <w:rsid w:val="00197216"/>
    <w:rsid w:val="00197403"/>
    <w:rsid w:val="001974AD"/>
    <w:rsid w:val="00197A0F"/>
    <w:rsid w:val="001A031D"/>
    <w:rsid w:val="001A05BC"/>
    <w:rsid w:val="001A06E1"/>
    <w:rsid w:val="001A0988"/>
    <w:rsid w:val="001A0AAD"/>
    <w:rsid w:val="001A0C54"/>
    <w:rsid w:val="001A1180"/>
    <w:rsid w:val="001A127F"/>
    <w:rsid w:val="001A1738"/>
    <w:rsid w:val="001A1788"/>
    <w:rsid w:val="001A1AD8"/>
    <w:rsid w:val="001A1DE8"/>
    <w:rsid w:val="001A1E1D"/>
    <w:rsid w:val="001A238D"/>
    <w:rsid w:val="001A249B"/>
    <w:rsid w:val="001A2633"/>
    <w:rsid w:val="001A2656"/>
    <w:rsid w:val="001A2863"/>
    <w:rsid w:val="001A2A4B"/>
    <w:rsid w:val="001A2F7C"/>
    <w:rsid w:val="001A3138"/>
    <w:rsid w:val="001A3621"/>
    <w:rsid w:val="001A3C7C"/>
    <w:rsid w:val="001A4121"/>
    <w:rsid w:val="001A462E"/>
    <w:rsid w:val="001A470B"/>
    <w:rsid w:val="001A49A0"/>
    <w:rsid w:val="001A4D86"/>
    <w:rsid w:val="001A4FC1"/>
    <w:rsid w:val="001A5111"/>
    <w:rsid w:val="001A517D"/>
    <w:rsid w:val="001A5357"/>
    <w:rsid w:val="001A551A"/>
    <w:rsid w:val="001A551F"/>
    <w:rsid w:val="001A5920"/>
    <w:rsid w:val="001A5CB8"/>
    <w:rsid w:val="001A5F9F"/>
    <w:rsid w:val="001A663C"/>
    <w:rsid w:val="001A693E"/>
    <w:rsid w:val="001A6F8F"/>
    <w:rsid w:val="001A721F"/>
    <w:rsid w:val="001A7440"/>
    <w:rsid w:val="001A76DF"/>
    <w:rsid w:val="001A7911"/>
    <w:rsid w:val="001A79E5"/>
    <w:rsid w:val="001A7DB8"/>
    <w:rsid w:val="001B0043"/>
    <w:rsid w:val="001B0C07"/>
    <w:rsid w:val="001B1399"/>
    <w:rsid w:val="001B14EA"/>
    <w:rsid w:val="001B2168"/>
    <w:rsid w:val="001B21E4"/>
    <w:rsid w:val="001B24CC"/>
    <w:rsid w:val="001B2BCD"/>
    <w:rsid w:val="001B2CEF"/>
    <w:rsid w:val="001B2F64"/>
    <w:rsid w:val="001B3074"/>
    <w:rsid w:val="001B328D"/>
    <w:rsid w:val="001B329F"/>
    <w:rsid w:val="001B355C"/>
    <w:rsid w:val="001B37C2"/>
    <w:rsid w:val="001B39B7"/>
    <w:rsid w:val="001B3A6D"/>
    <w:rsid w:val="001B3AE4"/>
    <w:rsid w:val="001B3C8A"/>
    <w:rsid w:val="001B429C"/>
    <w:rsid w:val="001B4469"/>
    <w:rsid w:val="001B4C88"/>
    <w:rsid w:val="001B5509"/>
    <w:rsid w:val="001B582A"/>
    <w:rsid w:val="001B59F0"/>
    <w:rsid w:val="001B5C5E"/>
    <w:rsid w:val="001B6002"/>
    <w:rsid w:val="001B6201"/>
    <w:rsid w:val="001B628E"/>
    <w:rsid w:val="001B65F6"/>
    <w:rsid w:val="001B685E"/>
    <w:rsid w:val="001B69E5"/>
    <w:rsid w:val="001B6EE0"/>
    <w:rsid w:val="001B7289"/>
    <w:rsid w:val="001B77CD"/>
    <w:rsid w:val="001B79A8"/>
    <w:rsid w:val="001B7B94"/>
    <w:rsid w:val="001B7C5F"/>
    <w:rsid w:val="001B7CB0"/>
    <w:rsid w:val="001B7FCB"/>
    <w:rsid w:val="001C004A"/>
    <w:rsid w:val="001C02E7"/>
    <w:rsid w:val="001C05DC"/>
    <w:rsid w:val="001C0D42"/>
    <w:rsid w:val="001C1028"/>
    <w:rsid w:val="001C11E6"/>
    <w:rsid w:val="001C130F"/>
    <w:rsid w:val="001C1571"/>
    <w:rsid w:val="001C1584"/>
    <w:rsid w:val="001C16F5"/>
    <w:rsid w:val="001C1707"/>
    <w:rsid w:val="001C1710"/>
    <w:rsid w:val="001C1C40"/>
    <w:rsid w:val="001C284A"/>
    <w:rsid w:val="001C2A83"/>
    <w:rsid w:val="001C2C82"/>
    <w:rsid w:val="001C3321"/>
    <w:rsid w:val="001C34C5"/>
    <w:rsid w:val="001C3A03"/>
    <w:rsid w:val="001C3A25"/>
    <w:rsid w:val="001C3D51"/>
    <w:rsid w:val="001C3DC4"/>
    <w:rsid w:val="001C3ED5"/>
    <w:rsid w:val="001C3FAA"/>
    <w:rsid w:val="001C40C0"/>
    <w:rsid w:val="001C41C8"/>
    <w:rsid w:val="001C4FB2"/>
    <w:rsid w:val="001C502E"/>
    <w:rsid w:val="001C503C"/>
    <w:rsid w:val="001C50F7"/>
    <w:rsid w:val="001C5362"/>
    <w:rsid w:val="001C5C38"/>
    <w:rsid w:val="001C614B"/>
    <w:rsid w:val="001C6159"/>
    <w:rsid w:val="001C68CF"/>
    <w:rsid w:val="001C6A85"/>
    <w:rsid w:val="001C6BBE"/>
    <w:rsid w:val="001C6F13"/>
    <w:rsid w:val="001C71A2"/>
    <w:rsid w:val="001C7221"/>
    <w:rsid w:val="001C7292"/>
    <w:rsid w:val="001C72B9"/>
    <w:rsid w:val="001C743C"/>
    <w:rsid w:val="001C746F"/>
    <w:rsid w:val="001C78AD"/>
    <w:rsid w:val="001D0089"/>
    <w:rsid w:val="001D022C"/>
    <w:rsid w:val="001D10B4"/>
    <w:rsid w:val="001D1580"/>
    <w:rsid w:val="001D1C06"/>
    <w:rsid w:val="001D1F29"/>
    <w:rsid w:val="001D21DE"/>
    <w:rsid w:val="001D2E1C"/>
    <w:rsid w:val="001D2E58"/>
    <w:rsid w:val="001D2ED6"/>
    <w:rsid w:val="001D31A1"/>
    <w:rsid w:val="001D3441"/>
    <w:rsid w:val="001D3A62"/>
    <w:rsid w:val="001D3E7C"/>
    <w:rsid w:val="001D41A6"/>
    <w:rsid w:val="001D4519"/>
    <w:rsid w:val="001D47D7"/>
    <w:rsid w:val="001D497B"/>
    <w:rsid w:val="001D4A7B"/>
    <w:rsid w:val="001D4C67"/>
    <w:rsid w:val="001D4E57"/>
    <w:rsid w:val="001D511E"/>
    <w:rsid w:val="001D52C6"/>
    <w:rsid w:val="001D545B"/>
    <w:rsid w:val="001D580B"/>
    <w:rsid w:val="001D5A07"/>
    <w:rsid w:val="001D5B56"/>
    <w:rsid w:val="001D5F20"/>
    <w:rsid w:val="001D5FFF"/>
    <w:rsid w:val="001D6B12"/>
    <w:rsid w:val="001D7337"/>
    <w:rsid w:val="001D73D6"/>
    <w:rsid w:val="001D77D0"/>
    <w:rsid w:val="001D7E59"/>
    <w:rsid w:val="001D7ECD"/>
    <w:rsid w:val="001D7F6B"/>
    <w:rsid w:val="001E0088"/>
    <w:rsid w:val="001E016D"/>
    <w:rsid w:val="001E07E0"/>
    <w:rsid w:val="001E08E9"/>
    <w:rsid w:val="001E0AD3"/>
    <w:rsid w:val="001E0BD3"/>
    <w:rsid w:val="001E0CD2"/>
    <w:rsid w:val="001E0EB1"/>
    <w:rsid w:val="001E0ED0"/>
    <w:rsid w:val="001E10C2"/>
    <w:rsid w:val="001E1184"/>
    <w:rsid w:val="001E15F8"/>
    <w:rsid w:val="001E1CA6"/>
    <w:rsid w:val="001E1E9E"/>
    <w:rsid w:val="001E2352"/>
    <w:rsid w:val="001E286E"/>
    <w:rsid w:val="001E2970"/>
    <w:rsid w:val="001E2D16"/>
    <w:rsid w:val="001E32E7"/>
    <w:rsid w:val="001E3335"/>
    <w:rsid w:val="001E380F"/>
    <w:rsid w:val="001E39CC"/>
    <w:rsid w:val="001E3A22"/>
    <w:rsid w:val="001E3C20"/>
    <w:rsid w:val="001E3DE4"/>
    <w:rsid w:val="001E4018"/>
    <w:rsid w:val="001E4296"/>
    <w:rsid w:val="001E443C"/>
    <w:rsid w:val="001E44C5"/>
    <w:rsid w:val="001E455A"/>
    <w:rsid w:val="001E4939"/>
    <w:rsid w:val="001E4E79"/>
    <w:rsid w:val="001E4EB4"/>
    <w:rsid w:val="001E522F"/>
    <w:rsid w:val="001E526E"/>
    <w:rsid w:val="001E53C5"/>
    <w:rsid w:val="001E5536"/>
    <w:rsid w:val="001E58E3"/>
    <w:rsid w:val="001E59C1"/>
    <w:rsid w:val="001E5A74"/>
    <w:rsid w:val="001E5BEF"/>
    <w:rsid w:val="001E6C85"/>
    <w:rsid w:val="001E6E4B"/>
    <w:rsid w:val="001E6EAF"/>
    <w:rsid w:val="001E715F"/>
    <w:rsid w:val="001E7378"/>
    <w:rsid w:val="001E73A7"/>
    <w:rsid w:val="001E7606"/>
    <w:rsid w:val="001E77F5"/>
    <w:rsid w:val="001E781F"/>
    <w:rsid w:val="001E7C4D"/>
    <w:rsid w:val="001E7DCA"/>
    <w:rsid w:val="001F01A3"/>
    <w:rsid w:val="001F03C6"/>
    <w:rsid w:val="001F0505"/>
    <w:rsid w:val="001F0B6D"/>
    <w:rsid w:val="001F0B9E"/>
    <w:rsid w:val="001F0BD4"/>
    <w:rsid w:val="001F0C0B"/>
    <w:rsid w:val="001F13ED"/>
    <w:rsid w:val="001F1CE3"/>
    <w:rsid w:val="001F1E81"/>
    <w:rsid w:val="001F1F41"/>
    <w:rsid w:val="001F20BE"/>
    <w:rsid w:val="001F2978"/>
    <w:rsid w:val="001F29A4"/>
    <w:rsid w:val="001F2AD9"/>
    <w:rsid w:val="001F2BB2"/>
    <w:rsid w:val="001F30B7"/>
    <w:rsid w:val="001F3FE5"/>
    <w:rsid w:val="001F42A5"/>
    <w:rsid w:val="001F4406"/>
    <w:rsid w:val="001F467F"/>
    <w:rsid w:val="001F4842"/>
    <w:rsid w:val="001F490E"/>
    <w:rsid w:val="001F4B6A"/>
    <w:rsid w:val="001F4DB9"/>
    <w:rsid w:val="001F4DF1"/>
    <w:rsid w:val="001F4FA0"/>
    <w:rsid w:val="001F51A2"/>
    <w:rsid w:val="001F543C"/>
    <w:rsid w:val="001F5477"/>
    <w:rsid w:val="001F5962"/>
    <w:rsid w:val="001F5AAD"/>
    <w:rsid w:val="001F5DE1"/>
    <w:rsid w:val="001F5F45"/>
    <w:rsid w:val="001F603C"/>
    <w:rsid w:val="001F6D31"/>
    <w:rsid w:val="001F6EE2"/>
    <w:rsid w:val="001F76EC"/>
    <w:rsid w:val="001F7A0C"/>
    <w:rsid w:val="001F7A5D"/>
    <w:rsid w:val="00200196"/>
    <w:rsid w:val="0020023F"/>
    <w:rsid w:val="002003E8"/>
    <w:rsid w:val="0020047F"/>
    <w:rsid w:val="002006FF"/>
    <w:rsid w:val="002009A1"/>
    <w:rsid w:val="00200C09"/>
    <w:rsid w:val="00200D98"/>
    <w:rsid w:val="00200E75"/>
    <w:rsid w:val="00200EF1"/>
    <w:rsid w:val="002012DE"/>
    <w:rsid w:val="0020166A"/>
    <w:rsid w:val="002016EF"/>
    <w:rsid w:val="002018C3"/>
    <w:rsid w:val="00201A18"/>
    <w:rsid w:val="00201CC4"/>
    <w:rsid w:val="00201E48"/>
    <w:rsid w:val="00202582"/>
    <w:rsid w:val="00202D13"/>
    <w:rsid w:val="002037F7"/>
    <w:rsid w:val="0020434E"/>
    <w:rsid w:val="0020476E"/>
    <w:rsid w:val="0020516F"/>
    <w:rsid w:val="00205964"/>
    <w:rsid w:val="00205DBA"/>
    <w:rsid w:val="0020684D"/>
    <w:rsid w:val="00206D96"/>
    <w:rsid w:val="002070DD"/>
    <w:rsid w:val="0020796E"/>
    <w:rsid w:val="00207F23"/>
    <w:rsid w:val="002103A6"/>
    <w:rsid w:val="00210449"/>
    <w:rsid w:val="00210720"/>
    <w:rsid w:val="00210908"/>
    <w:rsid w:val="00210957"/>
    <w:rsid w:val="00210B7D"/>
    <w:rsid w:val="002110CD"/>
    <w:rsid w:val="0021123F"/>
    <w:rsid w:val="0021147B"/>
    <w:rsid w:val="002120A8"/>
    <w:rsid w:val="002121CF"/>
    <w:rsid w:val="00212328"/>
    <w:rsid w:val="00212561"/>
    <w:rsid w:val="002125D5"/>
    <w:rsid w:val="00212650"/>
    <w:rsid w:val="00212895"/>
    <w:rsid w:val="00212EF8"/>
    <w:rsid w:val="002130ED"/>
    <w:rsid w:val="002138A8"/>
    <w:rsid w:val="00213A45"/>
    <w:rsid w:val="00213E9F"/>
    <w:rsid w:val="0021401F"/>
    <w:rsid w:val="0021419B"/>
    <w:rsid w:val="002143AA"/>
    <w:rsid w:val="002148DF"/>
    <w:rsid w:val="00214F72"/>
    <w:rsid w:val="0021501B"/>
    <w:rsid w:val="00215176"/>
    <w:rsid w:val="00215B5D"/>
    <w:rsid w:val="00215C39"/>
    <w:rsid w:val="002163B8"/>
    <w:rsid w:val="00216865"/>
    <w:rsid w:val="002169F8"/>
    <w:rsid w:val="00216CA6"/>
    <w:rsid w:val="00216D7C"/>
    <w:rsid w:val="002172AD"/>
    <w:rsid w:val="002172D7"/>
    <w:rsid w:val="002177D5"/>
    <w:rsid w:val="00217EE9"/>
    <w:rsid w:val="00220471"/>
    <w:rsid w:val="00220BDD"/>
    <w:rsid w:val="002213D2"/>
    <w:rsid w:val="002216F3"/>
    <w:rsid w:val="00221751"/>
    <w:rsid w:val="00221860"/>
    <w:rsid w:val="00221DD4"/>
    <w:rsid w:val="002221E0"/>
    <w:rsid w:val="002228D2"/>
    <w:rsid w:val="002229EA"/>
    <w:rsid w:val="00222A53"/>
    <w:rsid w:val="00222BCA"/>
    <w:rsid w:val="00223204"/>
    <w:rsid w:val="0022336E"/>
    <w:rsid w:val="0022399D"/>
    <w:rsid w:val="00223ABE"/>
    <w:rsid w:val="00223F63"/>
    <w:rsid w:val="00223FEC"/>
    <w:rsid w:val="00224115"/>
    <w:rsid w:val="00224AC4"/>
    <w:rsid w:val="0022535B"/>
    <w:rsid w:val="00225CDB"/>
    <w:rsid w:val="00225D6F"/>
    <w:rsid w:val="0022625E"/>
    <w:rsid w:val="00226399"/>
    <w:rsid w:val="0022665C"/>
    <w:rsid w:val="0022671B"/>
    <w:rsid w:val="00226861"/>
    <w:rsid w:val="00226A6E"/>
    <w:rsid w:val="00226B5E"/>
    <w:rsid w:val="002275B1"/>
    <w:rsid w:val="0022762A"/>
    <w:rsid w:val="002278D9"/>
    <w:rsid w:val="00227964"/>
    <w:rsid w:val="00227BA7"/>
    <w:rsid w:val="00227F03"/>
    <w:rsid w:val="002301F7"/>
    <w:rsid w:val="002302E3"/>
    <w:rsid w:val="0023030F"/>
    <w:rsid w:val="00230314"/>
    <w:rsid w:val="0023035E"/>
    <w:rsid w:val="00230572"/>
    <w:rsid w:val="0023076A"/>
    <w:rsid w:val="00230887"/>
    <w:rsid w:val="00230E01"/>
    <w:rsid w:val="00230E40"/>
    <w:rsid w:val="00230FFB"/>
    <w:rsid w:val="00231832"/>
    <w:rsid w:val="0023195C"/>
    <w:rsid w:val="00231AC1"/>
    <w:rsid w:val="00231C0E"/>
    <w:rsid w:val="00231FF3"/>
    <w:rsid w:val="002329D4"/>
    <w:rsid w:val="00232A06"/>
    <w:rsid w:val="00232B0A"/>
    <w:rsid w:val="00233211"/>
    <w:rsid w:val="002334C3"/>
    <w:rsid w:val="002335CD"/>
    <w:rsid w:val="00233750"/>
    <w:rsid w:val="00233776"/>
    <w:rsid w:val="002337E1"/>
    <w:rsid w:val="0023425E"/>
    <w:rsid w:val="0023451D"/>
    <w:rsid w:val="002349A2"/>
    <w:rsid w:val="002350A7"/>
    <w:rsid w:val="002353DE"/>
    <w:rsid w:val="00235418"/>
    <w:rsid w:val="00235439"/>
    <w:rsid w:val="00235802"/>
    <w:rsid w:val="00235A1C"/>
    <w:rsid w:val="00235BA5"/>
    <w:rsid w:val="00235C65"/>
    <w:rsid w:val="00235C86"/>
    <w:rsid w:val="00236199"/>
    <w:rsid w:val="002364D9"/>
    <w:rsid w:val="0023677B"/>
    <w:rsid w:val="00236837"/>
    <w:rsid w:val="00236AAF"/>
    <w:rsid w:val="00236E06"/>
    <w:rsid w:val="00236E21"/>
    <w:rsid w:val="002373A6"/>
    <w:rsid w:val="00237537"/>
    <w:rsid w:val="002375A7"/>
    <w:rsid w:val="00237606"/>
    <w:rsid w:val="0023794F"/>
    <w:rsid w:val="00237D1E"/>
    <w:rsid w:val="00240057"/>
    <w:rsid w:val="00240193"/>
    <w:rsid w:val="0024065B"/>
    <w:rsid w:val="002408D7"/>
    <w:rsid w:val="00241453"/>
    <w:rsid w:val="0024155E"/>
    <w:rsid w:val="0024168F"/>
    <w:rsid w:val="00241AEE"/>
    <w:rsid w:val="00242033"/>
    <w:rsid w:val="00242336"/>
    <w:rsid w:val="002424BB"/>
    <w:rsid w:val="0024266C"/>
    <w:rsid w:val="0024276B"/>
    <w:rsid w:val="002428DD"/>
    <w:rsid w:val="00242A8B"/>
    <w:rsid w:val="00242B77"/>
    <w:rsid w:val="00242B8E"/>
    <w:rsid w:val="00242C52"/>
    <w:rsid w:val="00242DB8"/>
    <w:rsid w:val="00243612"/>
    <w:rsid w:val="00243B30"/>
    <w:rsid w:val="00244554"/>
    <w:rsid w:val="002446C8"/>
    <w:rsid w:val="002448E7"/>
    <w:rsid w:val="00245143"/>
    <w:rsid w:val="00245394"/>
    <w:rsid w:val="002456DD"/>
    <w:rsid w:val="002457DD"/>
    <w:rsid w:val="00245964"/>
    <w:rsid w:val="00245D4F"/>
    <w:rsid w:val="002464AE"/>
    <w:rsid w:val="0024689E"/>
    <w:rsid w:val="00246A5D"/>
    <w:rsid w:val="00246CB7"/>
    <w:rsid w:val="00247230"/>
    <w:rsid w:val="002476BC"/>
    <w:rsid w:val="0024789E"/>
    <w:rsid w:val="00247C36"/>
    <w:rsid w:val="00247F6C"/>
    <w:rsid w:val="002502FD"/>
    <w:rsid w:val="0025078E"/>
    <w:rsid w:val="00250C4E"/>
    <w:rsid w:val="00250C96"/>
    <w:rsid w:val="00251050"/>
    <w:rsid w:val="002510EF"/>
    <w:rsid w:val="00251402"/>
    <w:rsid w:val="0025153D"/>
    <w:rsid w:val="002516F5"/>
    <w:rsid w:val="002517AE"/>
    <w:rsid w:val="00251ADB"/>
    <w:rsid w:val="00253361"/>
    <w:rsid w:val="002533F7"/>
    <w:rsid w:val="00253591"/>
    <w:rsid w:val="00253795"/>
    <w:rsid w:val="00253AC2"/>
    <w:rsid w:val="00253ADF"/>
    <w:rsid w:val="00253D45"/>
    <w:rsid w:val="00253E6D"/>
    <w:rsid w:val="00253F4E"/>
    <w:rsid w:val="00254468"/>
    <w:rsid w:val="00254CE4"/>
    <w:rsid w:val="00254CFD"/>
    <w:rsid w:val="00254F15"/>
    <w:rsid w:val="00254FB8"/>
    <w:rsid w:val="0025525D"/>
    <w:rsid w:val="0025537A"/>
    <w:rsid w:val="002562D1"/>
    <w:rsid w:val="002564D2"/>
    <w:rsid w:val="002569E2"/>
    <w:rsid w:val="00256A24"/>
    <w:rsid w:val="00256AB2"/>
    <w:rsid w:val="00256C85"/>
    <w:rsid w:val="0025767C"/>
    <w:rsid w:val="002578C2"/>
    <w:rsid w:val="00257A70"/>
    <w:rsid w:val="00257C61"/>
    <w:rsid w:val="00257D18"/>
    <w:rsid w:val="00257D80"/>
    <w:rsid w:val="00257F6B"/>
    <w:rsid w:val="0025B1FA"/>
    <w:rsid w:val="00260469"/>
    <w:rsid w:val="00260A51"/>
    <w:rsid w:val="00260AE0"/>
    <w:rsid w:val="00260CE1"/>
    <w:rsid w:val="00260D51"/>
    <w:rsid w:val="00260F50"/>
    <w:rsid w:val="0026105F"/>
    <w:rsid w:val="00261215"/>
    <w:rsid w:val="002613EF"/>
    <w:rsid w:val="00261731"/>
    <w:rsid w:val="00261793"/>
    <w:rsid w:val="00261AE4"/>
    <w:rsid w:val="00261C69"/>
    <w:rsid w:val="00261CF8"/>
    <w:rsid w:val="0026226A"/>
    <w:rsid w:val="00262DA2"/>
    <w:rsid w:val="0026331D"/>
    <w:rsid w:val="00263455"/>
    <w:rsid w:val="0026375C"/>
    <w:rsid w:val="0026386E"/>
    <w:rsid w:val="002638FF"/>
    <w:rsid w:val="00263959"/>
    <w:rsid w:val="002644F2"/>
    <w:rsid w:val="0026479C"/>
    <w:rsid w:val="0026495C"/>
    <w:rsid w:val="00264CBE"/>
    <w:rsid w:val="002651E6"/>
    <w:rsid w:val="00265296"/>
    <w:rsid w:val="00265569"/>
    <w:rsid w:val="002655CB"/>
    <w:rsid w:val="00265720"/>
    <w:rsid w:val="00265ED7"/>
    <w:rsid w:val="002666AB"/>
    <w:rsid w:val="00266B11"/>
    <w:rsid w:val="00266B20"/>
    <w:rsid w:val="00266F26"/>
    <w:rsid w:val="00267256"/>
    <w:rsid w:val="002673C6"/>
    <w:rsid w:val="00267571"/>
    <w:rsid w:val="00267762"/>
    <w:rsid w:val="00267B3E"/>
    <w:rsid w:val="00267DC6"/>
    <w:rsid w:val="002701FE"/>
    <w:rsid w:val="002703AC"/>
    <w:rsid w:val="002705DD"/>
    <w:rsid w:val="002708B5"/>
    <w:rsid w:val="00270A57"/>
    <w:rsid w:val="00270A8A"/>
    <w:rsid w:val="00270DFF"/>
    <w:rsid w:val="00270F5D"/>
    <w:rsid w:val="00271539"/>
    <w:rsid w:val="00271621"/>
    <w:rsid w:val="0027167F"/>
    <w:rsid w:val="002716AF"/>
    <w:rsid w:val="0027203E"/>
    <w:rsid w:val="002721B0"/>
    <w:rsid w:val="002722C0"/>
    <w:rsid w:val="00272D41"/>
    <w:rsid w:val="00272E42"/>
    <w:rsid w:val="00272F3F"/>
    <w:rsid w:val="00273621"/>
    <w:rsid w:val="0027398B"/>
    <w:rsid w:val="00273BAC"/>
    <w:rsid w:val="00273C0F"/>
    <w:rsid w:val="00273E29"/>
    <w:rsid w:val="0027447F"/>
    <w:rsid w:val="002746FC"/>
    <w:rsid w:val="00274A46"/>
    <w:rsid w:val="00274DEF"/>
    <w:rsid w:val="00275422"/>
    <w:rsid w:val="00275498"/>
    <w:rsid w:val="00275536"/>
    <w:rsid w:val="002759FA"/>
    <w:rsid w:val="00275A42"/>
    <w:rsid w:val="00275C41"/>
    <w:rsid w:val="00276392"/>
    <w:rsid w:val="002765CF"/>
    <w:rsid w:val="00276734"/>
    <w:rsid w:val="00276A84"/>
    <w:rsid w:val="002774C2"/>
    <w:rsid w:val="00277BE8"/>
    <w:rsid w:val="002802F8"/>
    <w:rsid w:val="0028030B"/>
    <w:rsid w:val="00280488"/>
    <w:rsid w:val="00280658"/>
    <w:rsid w:val="002806E7"/>
    <w:rsid w:val="00280835"/>
    <w:rsid w:val="00280874"/>
    <w:rsid w:val="002820C9"/>
    <w:rsid w:val="00282233"/>
    <w:rsid w:val="00282A1A"/>
    <w:rsid w:val="00283800"/>
    <w:rsid w:val="00283DFE"/>
    <w:rsid w:val="00283E44"/>
    <w:rsid w:val="002845A0"/>
    <w:rsid w:val="00284709"/>
    <w:rsid w:val="00284C12"/>
    <w:rsid w:val="00284EA9"/>
    <w:rsid w:val="00284F45"/>
    <w:rsid w:val="00285326"/>
    <w:rsid w:val="00285A8F"/>
    <w:rsid w:val="00285AF1"/>
    <w:rsid w:val="00285D81"/>
    <w:rsid w:val="00285F08"/>
    <w:rsid w:val="00286196"/>
    <w:rsid w:val="002861F3"/>
    <w:rsid w:val="002862BD"/>
    <w:rsid w:val="002867A9"/>
    <w:rsid w:val="00286B24"/>
    <w:rsid w:val="0028747A"/>
    <w:rsid w:val="00287547"/>
    <w:rsid w:val="002877C1"/>
    <w:rsid w:val="00287CC8"/>
    <w:rsid w:val="00290174"/>
    <w:rsid w:val="002907CD"/>
    <w:rsid w:val="0029089B"/>
    <w:rsid w:val="00291B2C"/>
    <w:rsid w:val="00291EE1"/>
    <w:rsid w:val="00292602"/>
    <w:rsid w:val="00292645"/>
    <w:rsid w:val="0029270B"/>
    <w:rsid w:val="00292A22"/>
    <w:rsid w:val="00292B2C"/>
    <w:rsid w:val="00292DA8"/>
    <w:rsid w:val="00292FBF"/>
    <w:rsid w:val="00293114"/>
    <w:rsid w:val="00293621"/>
    <w:rsid w:val="0029380A"/>
    <w:rsid w:val="0029396B"/>
    <w:rsid w:val="00293E44"/>
    <w:rsid w:val="00293EB3"/>
    <w:rsid w:val="0029406F"/>
    <w:rsid w:val="002940AA"/>
    <w:rsid w:val="00294A32"/>
    <w:rsid w:val="00294D22"/>
    <w:rsid w:val="00294FD7"/>
    <w:rsid w:val="00295593"/>
    <w:rsid w:val="002955AB"/>
    <w:rsid w:val="00295737"/>
    <w:rsid w:val="00295C53"/>
    <w:rsid w:val="0029634A"/>
    <w:rsid w:val="0029637F"/>
    <w:rsid w:val="00296876"/>
    <w:rsid w:val="00296EE7"/>
    <w:rsid w:val="00296F1F"/>
    <w:rsid w:val="00296FEB"/>
    <w:rsid w:val="002977F4"/>
    <w:rsid w:val="00297F4C"/>
    <w:rsid w:val="00297F65"/>
    <w:rsid w:val="002A01D8"/>
    <w:rsid w:val="002A0229"/>
    <w:rsid w:val="002A076B"/>
    <w:rsid w:val="002A0A7C"/>
    <w:rsid w:val="002A0AF6"/>
    <w:rsid w:val="002A0B4D"/>
    <w:rsid w:val="002A107F"/>
    <w:rsid w:val="002A12D6"/>
    <w:rsid w:val="002A15D2"/>
    <w:rsid w:val="002A1970"/>
    <w:rsid w:val="002A1E84"/>
    <w:rsid w:val="002A1F0D"/>
    <w:rsid w:val="002A2005"/>
    <w:rsid w:val="002A2190"/>
    <w:rsid w:val="002A24FB"/>
    <w:rsid w:val="002A26CB"/>
    <w:rsid w:val="002A27C5"/>
    <w:rsid w:val="002A2870"/>
    <w:rsid w:val="002A28CF"/>
    <w:rsid w:val="002A292E"/>
    <w:rsid w:val="002A2B1A"/>
    <w:rsid w:val="002A31F5"/>
    <w:rsid w:val="002A3266"/>
    <w:rsid w:val="002A3D56"/>
    <w:rsid w:val="002A3F94"/>
    <w:rsid w:val="002A4760"/>
    <w:rsid w:val="002A513A"/>
    <w:rsid w:val="002A5A8A"/>
    <w:rsid w:val="002A5B2B"/>
    <w:rsid w:val="002A5CC9"/>
    <w:rsid w:val="002A5D33"/>
    <w:rsid w:val="002A5F15"/>
    <w:rsid w:val="002A5F45"/>
    <w:rsid w:val="002A63F2"/>
    <w:rsid w:val="002A6E3E"/>
    <w:rsid w:val="002A726F"/>
    <w:rsid w:val="002A795D"/>
    <w:rsid w:val="002A7AAD"/>
    <w:rsid w:val="002A9B23"/>
    <w:rsid w:val="002B01FB"/>
    <w:rsid w:val="002B034B"/>
    <w:rsid w:val="002B04A1"/>
    <w:rsid w:val="002B090E"/>
    <w:rsid w:val="002B0C02"/>
    <w:rsid w:val="002B10D6"/>
    <w:rsid w:val="002B1290"/>
    <w:rsid w:val="002B12D2"/>
    <w:rsid w:val="002B166D"/>
    <w:rsid w:val="002B1B64"/>
    <w:rsid w:val="002B1D39"/>
    <w:rsid w:val="002B2659"/>
    <w:rsid w:val="002B287C"/>
    <w:rsid w:val="002B2B61"/>
    <w:rsid w:val="002B2BD8"/>
    <w:rsid w:val="002B2F61"/>
    <w:rsid w:val="002B3008"/>
    <w:rsid w:val="002B30E0"/>
    <w:rsid w:val="002B34ED"/>
    <w:rsid w:val="002B3629"/>
    <w:rsid w:val="002B3667"/>
    <w:rsid w:val="002B3A9F"/>
    <w:rsid w:val="002B3F79"/>
    <w:rsid w:val="002B3FF7"/>
    <w:rsid w:val="002B44D5"/>
    <w:rsid w:val="002B4723"/>
    <w:rsid w:val="002B529D"/>
    <w:rsid w:val="002B561F"/>
    <w:rsid w:val="002B5A17"/>
    <w:rsid w:val="002B6782"/>
    <w:rsid w:val="002B6983"/>
    <w:rsid w:val="002B6DC4"/>
    <w:rsid w:val="002B6EB0"/>
    <w:rsid w:val="002B72F1"/>
    <w:rsid w:val="002B73F3"/>
    <w:rsid w:val="002B7B53"/>
    <w:rsid w:val="002B7BB9"/>
    <w:rsid w:val="002BA8C0"/>
    <w:rsid w:val="002C018E"/>
    <w:rsid w:val="002C04B8"/>
    <w:rsid w:val="002C071C"/>
    <w:rsid w:val="002C075D"/>
    <w:rsid w:val="002C0B1E"/>
    <w:rsid w:val="002C0BEF"/>
    <w:rsid w:val="002C0F5B"/>
    <w:rsid w:val="002C123F"/>
    <w:rsid w:val="002C1876"/>
    <w:rsid w:val="002C1983"/>
    <w:rsid w:val="002C1D71"/>
    <w:rsid w:val="002C20D7"/>
    <w:rsid w:val="002C25A1"/>
    <w:rsid w:val="002C2E6B"/>
    <w:rsid w:val="002C3053"/>
    <w:rsid w:val="002C3393"/>
    <w:rsid w:val="002C3FB9"/>
    <w:rsid w:val="002C41B5"/>
    <w:rsid w:val="002C42AF"/>
    <w:rsid w:val="002C4DE5"/>
    <w:rsid w:val="002C4F42"/>
    <w:rsid w:val="002C501D"/>
    <w:rsid w:val="002C5B92"/>
    <w:rsid w:val="002C5CA4"/>
    <w:rsid w:val="002C5DFF"/>
    <w:rsid w:val="002C6C95"/>
    <w:rsid w:val="002C6CA9"/>
    <w:rsid w:val="002C6F59"/>
    <w:rsid w:val="002C71F7"/>
    <w:rsid w:val="002C7632"/>
    <w:rsid w:val="002C7705"/>
    <w:rsid w:val="002C774C"/>
    <w:rsid w:val="002C77EB"/>
    <w:rsid w:val="002D027F"/>
    <w:rsid w:val="002D0D8D"/>
    <w:rsid w:val="002D0EE1"/>
    <w:rsid w:val="002D21F0"/>
    <w:rsid w:val="002D2323"/>
    <w:rsid w:val="002D254C"/>
    <w:rsid w:val="002D2A96"/>
    <w:rsid w:val="002D2E46"/>
    <w:rsid w:val="002D30E6"/>
    <w:rsid w:val="002D42B8"/>
    <w:rsid w:val="002D4305"/>
    <w:rsid w:val="002D444F"/>
    <w:rsid w:val="002D4571"/>
    <w:rsid w:val="002D45ED"/>
    <w:rsid w:val="002D46EE"/>
    <w:rsid w:val="002D47C5"/>
    <w:rsid w:val="002D4C05"/>
    <w:rsid w:val="002D4F90"/>
    <w:rsid w:val="002D4FB9"/>
    <w:rsid w:val="002D51D8"/>
    <w:rsid w:val="002D57EE"/>
    <w:rsid w:val="002D5F7E"/>
    <w:rsid w:val="002D64A1"/>
    <w:rsid w:val="002D650C"/>
    <w:rsid w:val="002D681A"/>
    <w:rsid w:val="002D68A6"/>
    <w:rsid w:val="002D68E1"/>
    <w:rsid w:val="002D690B"/>
    <w:rsid w:val="002D6C11"/>
    <w:rsid w:val="002D6C58"/>
    <w:rsid w:val="002D6C8B"/>
    <w:rsid w:val="002D73F7"/>
    <w:rsid w:val="002D7947"/>
    <w:rsid w:val="002D7AC7"/>
    <w:rsid w:val="002E049E"/>
    <w:rsid w:val="002E0D49"/>
    <w:rsid w:val="002E0EFF"/>
    <w:rsid w:val="002E10BD"/>
    <w:rsid w:val="002E126B"/>
    <w:rsid w:val="002E152B"/>
    <w:rsid w:val="002E1BC1"/>
    <w:rsid w:val="002E1DCD"/>
    <w:rsid w:val="002E1F0F"/>
    <w:rsid w:val="002E33F5"/>
    <w:rsid w:val="002E3428"/>
    <w:rsid w:val="002E41CF"/>
    <w:rsid w:val="002E429B"/>
    <w:rsid w:val="002E4652"/>
    <w:rsid w:val="002E4684"/>
    <w:rsid w:val="002E4793"/>
    <w:rsid w:val="002E4B0A"/>
    <w:rsid w:val="002E52A5"/>
    <w:rsid w:val="002E54E8"/>
    <w:rsid w:val="002E564A"/>
    <w:rsid w:val="002E5BA4"/>
    <w:rsid w:val="002E5DA6"/>
    <w:rsid w:val="002E5F3B"/>
    <w:rsid w:val="002E5FAA"/>
    <w:rsid w:val="002E647C"/>
    <w:rsid w:val="002E69FB"/>
    <w:rsid w:val="002E6A5D"/>
    <w:rsid w:val="002E6C9B"/>
    <w:rsid w:val="002E6D8F"/>
    <w:rsid w:val="002E6EED"/>
    <w:rsid w:val="002E729E"/>
    <w:rsid w:val="002E73F1"/>
    <w:rsid w:val="002E7891"/>
    <w:rsid w:val="002E7954"/>
    <w:rsid w:val="002E79EA"/>
    <w:rsid w:val="002F0092"/>
    <w:rsid w:val="002F0334"/>
    <w:rsid w:val="002F0BE5"/>
    <w:rsid w:val="002F0C5F"/>
    <w:rsid w:val="002F18CA"/>
    <w:rsid w:val="002F1A92"/>
    <w:rsid w:val="002F1CAA"/>
    <w:rsid w:val="002F20BD"/>
    <w:rsid w:val="002F261A"/>
    <w:rsid w:val="002F2620"/>
    <w:rsid w:val="002F2827"/>
    <w:rsid w:val="002F293D"/>
    <w:rsid w:val="002F458B"/>
    <w:rsid w:val="002F4968"/>
    <w:rsid w:val="002F4C8E"/>
    <w:rsid w:val="002F4CF5"/>
    <w:rsid w:val="002F4FD7"/>
    <w:rsid w:val="002F5210"/>
    <w:rsid w:val="002F52D1"/>
    <w:rsid w:val="002F5468"/>
    <w:rsid w:val="002F5953"/>
    <w:rsid w:val="002F5EF2"/>
    <w:rsid w:val="002F641F"/>
    <w:rsid w:val="002F65FA"/>
    <w:rsid w:val="002F6698"/>
    <w:rsid w:val="002F6A5A"/>
    <w:rsid w:val="002F6B6C"/>
    <w:rsid w:val="002F6EB6"/>
    <w:rsid w:val="002F7B39"/>
    <w:rsid w:val="002FED24"/>
    <w:rsid w:val="00300321"/>
    <w:rsid w:val="00300C04"/>
    <w:rsid w:val="00300CAB"/>
    <w:rsid w:val="003014EE"/>
    <w:rsid w:val="0030162D"/>
    <w:rsid w:val="00301FAD"/>
    <w:rsid w:val="003024DF"/>
    <w:rsid w:val="003025BF"/>
    <w:rsid w:val="0030265B"/>
    <w:rsid w:val="00302D4E"/>
    <w:rsid w:val="00302DC7"/>
    <w:rsid w:val="00302F10"/>
    <w:rsid w:val="0030309E"/>
    <w:rsid w:val="0030344A"/>
    <w:rsid w:val="003035E7"/>
    <w:rsid w:val="00303828"/>
    <w:rsid w:val="00303CB8"/>
    <w:rsid w:val="00304082"/>
    <w:rsid w:val="003042D7"/>
    <w:rsid w:val="00304309"/>
    <w:rsid w:val="0030433B"/>
    <w:rsid w:val="00304684"/>
    <w:rsid w:val="00304969"/>
    <w:rsid w:val="00304A64"/>
    <w:rsid w:val="00304FB6"/>
    <w:rsid w:val="003054EB"/>
    <w:rsid w:val="00305545"/>
    <w:rsid w:val="00305802"/>
    <w:rsid w:val="00305937"/>
    <w:rsid w:val="00305EA3"/>
    <w:rsid w:val="003060C2"/>
    <w:rsid w:val="003063FE"/>
    <w:rsid w:val="00306494"/>
    <w:rsid w:val="0030677A"/>
    <w:rsid w:val="00306A57"/>
    <w:rsid w:val="00306C01"/>
    <w:rsid w:val="00306DEF"/>
    <w:rsid w:val="00307486"/>
    <w:rsid w:val="0030752A"/>
    <w:rsid w:val="00307671"/>
    <w:rsid w:val="00307BED"/>
    <w:rsid w:val="00307CE8"/>
    <w:rsid w:val="00307E9D"/>
    <w:rsid w:val="00307F6E"/>
    <w:rsid w:val="00310584"/>
    <w:rsid w:val="003107FC"/>
    <w:rsid w:val="003109FD"/>
    <w:rsid w:val="00311535"/>
    <w:rsid w:val="003116AA"/>
    <w:rsid w:val="00312090"/>
    <w:rsid w:val="003124BD"/>
    <w:rsid w:val="00312C53"/>
    <w:rsid w:val="00313271"/>
    <w:rsid w:val="003134FB"/>
    <w:rsid w:val="00313577"/>
    <w:rsid w:val="00313588"/>
    <w:rsid w:val="00313640"/>
    <w:rsid w:val="00314457"/>
    <w:rsid w:val="00314626"/>
    <w:rsid w:val="003147AD"/>
    <w:rsid w:val="00314DD1"/>
    <w:rsid w:val="00315087"/>
    <w:rsid w:val="003151F8"/>
    <w:rsid w:val="00315337"/>
    <w:rsid w:val="00315364"/>
    <w:rsid w:val="00315616"/>
    <w:rsid w:val="00315672"/>
    <w:rsid w:val="0031585E"/>
    <w:rsid w:val="00315C49"/>
    <w:rsid w:val="00316026"/>
    <w:rsid w:val="0031607C"/>
    <w:rsid w:val="00316094"/>
    <w:rsid w:val="0031609B"/>
    <w:rsid w:val="003162FC"/>
    <w:rsid w:val="00316BB2"/>
    <w:rsid w:val="00316CBA"/>
    <w:rsid w:val="00316CDE"/>
    <w:rsid w:val="00316F29"/>
    <w:rsid w:val="003174E8"/>
    <w:rsid w:val="00317963"/>
    <w:rsid w:val="00320023"/>
    <w:rsid w:val="00320353"/>
    <w:rsid w:val="00320A83"/>
    <w:rsid w:val="00320B59"/>
    <w:rsid w:val="003211D8"/>
    <w:rsid w:val="00321540"/>
    <w:rsid w:val="0032157A"/>
    <w:rsid w:val="003218BE"/>
    <w:rsid w:val="00321BCB"/>
    <w:rsid w:val="00322045"/>
    <w:rsid w:val="003223A3"/>
    <w:rsid w:val="003223D4"/>
    <w:rsid w:val="003223E5"/>
    <w:rsid w:val="003223F5"/>
    <w:rsid w:val="0032241D"/>
    <w:rsid w:val="0032269D"/>
    <w:rsid w:val="00322E91"/>
    <w:rsid w:val="0032311F"/>
    <w:rsid w:val="003236F2"/>
    <w:rsid w:val="00323946"/>
    <w:rsid w:val="00323F8C"/>
    <w:rsid w:val="003240ED"/>
    <w:rsid w:val="003241AD"/>
    <w:rsid w:val="0032446F"/>
    <w:rsid w:val="00324C6D"/>
    <w:rsid w:val="0032580E"/>
    <w:rsid w:val="00325AB8"/>
    <w:rsid w:val="003260BD"/>
    <w:rsid w:val="0032646B"/>
    <w:rsid w:val="003264F2"/>
    <w:rsid w:val="003266A9"/>
    <w:rsid w:val="00326B7A"/>
    <w:rsid w:val="00326B84"/>
    <w:rsid w:val="00327151"/>
    <w:rsid w:val="0032787A"/>
    <w:rsid w:val="00327945"/>
    <w:rsid w:val="00327AE6"/>
    <w:rsid w:val="00327C5F"/>
    <w:rsid w:val="00330224"/>
    <w:rsid w:val="003302F6"/>
    <w:rsid w:val="003304FD"/>
    <w:rsid w:val="003308AC"/>
    <w:rsid w:val="003308E6"/>
    <w:rsid w:val="003309BD"/>
    <w:rsid w:val="00330ECC"/>
    <w:rsid w:val="00330EF0"/>
    <w:rsid w:val="00331426"/>
    <w:rsid w:val="00331462"/>
    <w:rsid w:val="003316AC"/>
    <w:rsid w:val="00331AF6"/>
    <w:rsid w:val="00331C9D"/>
    <w:rsid w:val="00331D61"/>
    <w:rsid w:val="003322E8"/>
    <w:rsid w:val="003327D0"/>
    <w:rsid w:val="00332AC2"/>
    <w:rsid w:val="00332B78"/>
    <w:rsid w:val="00332C49"/>
    <w:rsid w:val="00332DBB"/>
    <w:rsid w:val="00332EC6"/>
    <w:rsid w:val="0033311E"/>
    <w:rsid w:val="003331E0"/>
    <w:rsid w:val="00333212"/>
    <w:rsid w:val="00333225"/>
    <w:rsid w:val="003332CA"/>
    <w:rsid w:val="003336F4"/>
    <w:rsid w:val="003340CF"/>
    <w:rsid w:val="00334146"/>
    <w:rsid w:val="003346D3"/>
    <w:rsid w:val="00334AC5"/>
    <w:rsid w:val="00334BD9"/>
    <w:rsid w:val="00334CF9"/>
    <w:rsid w:val="00335033"/>
    <w:rsid w:val="0033563F"/>
    <w:rsid w:val="00335770"/>
    <w:rsid w:val="00335A6A"/>
    <w:rsid w:val="00335CF3"/>
    <w:rsid w:val="00335E2D"/>
    <w:rsid w:val="003360AD"/>
    <w:rsid w:val="0033666E"/>
    <w:rsid w:val="003366B4"/>
    <w:rsid w:val="003371D0"/>
    <w:rsid w:val="0033722F"/>
    <w:rsid w:val="003379AB"/>
    <w:rsid w:val="00337A61"/>
    <w:rsid w:val="00337AE9"/>
    <w:rsid w:val="00337EE9"/>
    <w:rsid w:val="00337EF0"/>
    <w:rsid w:val="00340B29"/>
    <w:rsid w:val="00340F34"/>
    <w:rsid w:val="00340F9B"/>
    <w:rsid w:val="00341010"/>
    <w:rsid w:val="003413AF"/>
    <w:rsid w:val="00341565"/>
    <w:rsid w:val="003417C0"/>
    <w:rsid w:val="003419F3"/>
    <w:rsid w:val="0034259C"/>
    <w:rsid w:val="003427D8"/>
    <w:rsid w:val="00342882"/>
    <w:rsid w:val="00342CB8"/>
    <w:rsid w:val="00342EFB"/>
    <w:rsid w:val="00343050"/>
    <w:rsid w:val="003430DD"/>
    <w:rsid w:val="003431D5"/>
    <w:rsid w:val="0034374F"/>
    <w:rsid w:val="00343AB2"/>
    <w:rsid w:val="00343BC0"/>
    <w:rsid w:val="00343EE6"/>
    <w:rsid w:val="003444B6"/>
    <w:rsid w:val="00344811"/>
    <w:rsid w:val="00344839"/>
    <w:rsid w:val="00344ACE"/>
    <w:rsid w:val="00344D7E"/>
    <w:rsid w:val="00344DEF"/>
    <w:rsid w:val="00344E10"/>
    <w:rsid w:val="00344ED9"/>
    <w:rsid w:val="00344FF7"/>
    <w:rsid w:val="003451BD"/>
    <w:rsid w:val="0034558E"/>
    <w:rsid w:val="00345880"/>
    <w:rsid w:val="00346059"/>
    <w:rsid w:val="00346148"/>
    <w:rsid w:val="0034625D"/>
    <w:rsid w:val="0034638F"/>
    <w:rsid w:val="003467DE"/>
    <w:rsid w:val="00346A72"/>
    <w:rsid w:val="00346B83"/>
    <w:rsid w:val="00346C1D"/>
    <w:rsid w:val="00347116"/>
    <w:rsid w:val="00347F74"/>
    <w:rsid w:val="00350304"/>
    <w:rsid w:val="003507E8"/>
    <w:rsid w:val="00350B9D"/>
    <w:rsid w:val="00350E7F"/>
    <w:rsid w:val="00351192"/>
    <w:rsid w:val="003517E2"/>
    <w:rsid w:val="00351805"/>
    <w:rsid w:val="00351B69"/>
    <w:rsid w:val="00351E7A"/>
    <w:rsid w:val="00351F37"/>
    <w:rsid w:val="00351F6B"/>
    <w:rsid w:val="00352356"/>
    <w:rsid w:val="00352451"/>
    <w:rsid w:val="003524C5"/>
    <w:rsid w:val="00352A16"/>
    <w:rsid w:val="00352B9C"/>
    <w:rsid w:val="00352CFF"/>
    <w:rsid w:val="00353014"/>
    <w:rsid w:val="003530EB"/>
    <w:rsid w:val="00353115"/>
    <w:rsid w:val="00353382"/>
    <w:rsid w:val="00353669"/>
    <w:rsid w:val="003536B5"/>
    <w:rsid w:val="00353DE4"/>
    <w:rsid w:val="003540EC"/>
    <w:rsid w:val="0035427D"/>
    <w:rsid w:val="0035478C"/>
    <w:rsid w:val="00354B16"/>
    <w:rsid w:val="00354C09"/>
    <w:rsid w:val="00354DEA"/>
    <w:rsid w:val="00354EB3"/>
    <w:rsid w:val="00355733"/>
    <w:rsid w:val="003559AC"/>
    <w:rsid w:val="00355D9F"/>
    <w:rsid w:val="00355FA7"/>
    <w:rsid w:val="0035665E"/>
    <w:rsid w:val="003566AA"/>
    <w:rsid w:val="003566DD"/>
    <w:rsid w:val="003567FC"/>
    <w:rsid w:val="0035680F"/>
    <w:rsid w:val="00356B87"/>
    <w:rsid w:val="00356FD5"/>
    <w:rsid w:val="003577A3"/>
    <w:rsid w:val="00357C14"/>
    <w:rsid w:val="00357C6E"/>
    <w:rsid w:val="00357D05"/>
    <w:rsid w:val="00357E0F"/>
    <w:rsid w:val="003601B8"/>
    <w:rsid w:val="00360369"/>
    <w:rsid w:val="0036072D"/>
    <w:rsid w:val="0036082A"/>
    <w:rsid w:val="00360923"/>
    <w:rsid w:val="003609CE"/>
    <w:rsid w:val="00360ED8"/>
    <w:rsid w:val="00361420"/>
    <w:rsid w:val="003617B1"/>
    <w:rsid w:val="00361CD5"/>
    <w:rsid w:val="0036272E"/>
    <w:rsid w:val="00362778"/>
    <w:rsid w:val="00362952"/>
    <w:rsid w:val="00362ADF"/>
    <w:rsid w:val="00363145"/>
    <w:rsid w:val="00363C1B"/>
    <w:rsid w:val="00364468"/>
    <w:rsid w:val="00364599"/>
    <w:rsid w:val="003649E0"/>
    <w:rsid w:val="003649FF"/>
    <w:rsid w:val="00364D07"/>
    <w:rsid w:val="00364F78"/>
    <w:rsid w:val="0036502B"/>
    <w:rsid w:val="00365109"/>
    <w:rsid w:val="00365121"/>
    <w:rsid w:val="003651B6"/>
    <w:rsid w:val="00365658"/>
    <w:rsid w:val="003659EB"/>
    <w:rsid w:val="003663FC"/>
    <w:rsid w:val="003664EC"/>
    <w:rsid w:val="003665F1"/>
    <w:rsid w:val="00366C30"/>
    <w:rsid w:val="00366D6D"/>
    <w:rsid w:val="00366DFC"/>
    <w:rsid w:val="00367281"/>
    <w:rsid w:val="00367AD0"/>
    <w:rsid w:val="00367D74"/>
    <w:rsid w:val="00370650"/>
    <w:rsid w:val="00370707"/>
    <w:rsid w:val="00370E28"/>
    <w:rsid w:val="0037108E"/>
    <w:rsid w:val="00371598"/>
    <w:rsid w:val="00371A3F"/>
    <w:rsid w:val="00371E92"/>
    <w:rsid w:val="00372201"/>
    <w:rsid w:val="0037222B"/>
    <w:rsid w:val="003724C5"/>
    <w:rsid w:val="00372A0B"/>
    <w:rsid w:val="003730CD"/>
    <w:rsid w:val="003731B9"/>
    <w:rsid w:val="00373587"/>
    <w:rsid w:val="0037371E"/>
    <w:rsid w:val="0037399C"/>
    <w:rsid w:val="00373BA3"/>
    <w:rsid w:val="00374068"/>
    <w:rsid w:val="003740BF"/>
    <w:rsid w:val="003741F0"/>
    <w:rsid w:val="00374318"/>
    <w:rsid w:val="00374468"/>
    <w:rsid w:val="003748BF"/>
    <w:rsid w:val="00374BC4"/>
    <w:rsid w:val="00374DDE"/>
    <w:rsid w:val="00375259"/>
    <w:rsid w:val="00375286"/>
    <w:rsid w:val="0037528B"/>
    <w:rsid w:val="003754C4"/>
    <w:rsid w:val="003754F8"/>
    <w:rsid w:val="00375DDB"/>
    <w:rsid w:val="003760B9"/>
    <w:rsid w:val="0037625A"/>
    <w:rsid w:val="00376C5B"/>
    <w:rsid w:val="00376D4D"/>
    <w:rsid w:val="00376E63"/>
    <w:rsid w:val="00376F05"/>
    <w:rsid w:val="0037753A"/>
    <w:rsid w:val="00377844"/>
    <w:rsid w:val="003800F1"/>
    <w:rsid w:val="00380130"/>
    <w:rsid w:val="00380286"/>
    <w:rsid w:val="0038030B"/>
    <w:rsid w:val="003803EB"/>
    <w:rsid w:val="003806AA"/>
    <w:rsid w:val="0038092E"/>
    <w:rsid w:val="00380C1B"/>
    <w:rsid w:val="00380C73"/>
    <w:rsid w:val="00380C7D"/>
    <w:rsid w:val="00380DC8"/>
    <w:rsid w:val="00380E1C"/>
    <w:rsid w:val="00381519"/>
    <w:rsid w:val="00381B3D"/>
    <w:rsid w:val="00381BDC"/>
    <w:rsid w:val="00381F3B"/>
    <w:rsid w:val="003820C1"/>
    <w:rsid w:val="003823C3"/>
    <w:rsid w:val="003823D9"/>
    <w:rsid w:val="003827A8"/>
    <w:rsid w:val="00382A10"/>
    <w:rsid w:val="00382AF8"/>
    <w:rsid w:val="00382B0C"/>
    <w:rsid w:val="00382B52"/>
    <w:rsid w:val="00382CFE"/>
    <w:rsid w:val="003835B8"/>
    <w:rsid w:val="003835C3"/>
    <w:rsid w:val="00383ADE"/>
    <w:rsid w:val="00383C11"/>
    <w:rsid w:val="00383E01"/>
    <w:rsid w:val="0038460C"/>
    <w:rsid w:val="00384776"/>
    <w:rsid w:val="00384786"/>
    <w:rsid w:val="00384896"/>
    <w:rsid w:val="0038493C"/>
    <w:rsid w:val="00384C25"/>
    <w:rsid w:val="00384C48"/>
    <w:rsid w:val="00384EA5"/>
    <w:rsid w:val="003850A0"/>
    <w:rsid w:val="00385211"/>
    <w:rsid w:val="00385271"/>
    <w:rsid w:val="003852B5"/>
    <w:rsid w:val="00385D99"/>
    <w:rsid w:val="00385E8F"/>
    <w:rsid w:val="0038654D"/>
    <w:rsid w:val="00386DF2"/>
    <w:rsid w:val="00387319"/>
    <w:rsid w:val="003874B6"/>
    <w:rsid w:val="00387525"/>
    <w:rsid w:val="003877B6"/>
    <w:rsid w:val="0038780A"/>
    <w:rsid w:val="00387D09"/>
    <w:rsid w:val="00387DAB"/>
    <w:rsid w:val="0039015C"/>
    <w:rsid w:val="00390D23"/>
    <w:rsid w:val="00390D35"/>
    <w:rsid w:val="003914DB"/>
    <w:rsid w:val="00391671"/>
    <w:rsid w:val="00391AAE"/>
    <w:rsid w:val="00391EDF"/>
    <w:rsid w:val="003920BE"/>
    <w:rsid w:val="00392259"/>
    <w:rsid w:val="0039246E"/>
    <w:rsid w:val="00392544"/>
    <w:rsid w:val="00392C08"/>
    <w:rsid w:val="00392E3D"/>
    <w:rsid w:val="003935F4"/>
    <w:rsid w:val="003936CA"/>
    <w:rsid w:val="00393A2A"/>
    <w:rsid w:val="00393B69"/>
    <w:rsid w:val="00393DDF"/>
    <w:rsid w:val="00394552"/>
    <w:rsid w:val="003946EE"/>
    <w:rsid w:val="00394720"/>
    <w:rsid w:val="0039473E"/>
    <w:rsid w:val="00394861"/>
    <w:rsid w:val="00394B96"/>
    <w:rsid w:val="00394CEA"/>
    <w:rsid w:val="003950AA"/>
    <w:rsid w:val="00395155"/>
    <w:rsid w:val="00395338"/>
    <w:rsid w:val="003958D2"/>
    <w:rsid w:val="00395A0B"/>
    <w:rsid w:val="00395B25"/>
    <w:rsid w:val="00395BF8"/>
    <w:rsid w:val="00395BFD"/>
    <w:rsid w:val="00395C88"/>
    <w:rsid w:val="00395E49"/>
    <w:rsid w:val="00395FE8"/>
    <w:rsid w:val="0039613B"/>
    <w:rsid w:val="0039648A"/>
    <w:rsid w:val="00396640"/>
    <w:rsid w:val="003966DB"/>
    <w:rsid w:val="00396772"/>
    <w:rsid w:val="00396DF7"/>
    <w:rsid w:val="003971E5"/>
    <w:rsid w:val="0039734C"/>
    <w:rsid w:val="003975CD"/>
    <w:rsid w:val="0039764B"/>
    <w:rsid w:val="0039784F"/>
    <w:rsid w:val="00397AC9"/>
    <w:rsid w:val="00397C45"/>
    <w:rsid w:val="00397C92"/>
    <w:rsid w:val="00397FF2"/>
    <w:rsid w:val="003A0173"/>
    <w:rsid w:val="003A09F0"/>
    <w:rsid w:val="003A0CA0"/>
    <w:rsid w:val="003A0F21"/>
    <w:rsid w:val="003A186B"/>
    <w:rsid w:val="003A1C84"/>
    <w:rsid w:val="003A1C9B"/>
    <w:rsid w:val="003A1F68"/>
    <w:rsid w:val="003A223B"/>
    <w:rsid w:val="003A2561"/>
    <w:rsid w:val="003A27D1"/>
    <w:rsid w:val="003A2CC9"/>
    <w:rsid w:val="003A2D80"/>
    <w:rsid w:val="003A2DA5"/>
    <w:rsid w:val="003A30DE"/>
    <w:rsid w:val="003A36E1"/>
    <w:rsid w:val="003A3827"/>
    <w:rsid w:val="003A38C3"/>
    <w:rsid w:val="003A3998"/>
    <w:rsid w:val="003A45F2"/>
    <w:rsid w:val="003A4D61"/>
    <w:rsid w:val="003A4DFB"/>
    <w:rsid w:val="003A5526"/>
    <w:rsid w:val="003A5CCB"/>
    <w:rsid w:val="003A5FBF"/>
    <w:rsid w:val="003A6376"/>
    <w:rsid w:val="003A6832"/>
    <w:rsid w:val="003A68AF"/>
    <w:rsid w:val="003A6BDC"/>
    <w:rsid w:val="003A7684"/>
    <w:rsid w:val="003AE82F"/>
    <w:rsid w:val="003B02CC"/>
    <w:rsid w:val="003B039D"/>
    <w:rsid w:val="003B0435"/>
    <w:rsid w:val="003B063B"/>
    <w:rsid w:val="003B0957"/>
    <w:rsid w:val="003B10E3"/>
    <w:rsid w:val="003B13A2"/>
    <w:rsid w:val="003B1403"/>
    <w:rsid w:val="003B158E"/>
    <w:rsid w:val="003B15EC"/>
    <w:rsid w:val="003B19B9"/>
    <w:rsid w:val="003B1AC4"/>
    <w:rsid w:val="003B1C62"/>
    <w:rsid w:val="003B1C93"/>
    <w:rsid w:val="003B1EA6"/>
    <w:rsid w:val="003B1F9F"/>
    <w:rsid w:val="003B2018"/>
    <w:rsid w:val="003B22CF"/>
    <w:rsid w:val="003B2781"/>
    <w:rsid w:val="003B2941"/>
    <w:rsid w:val="003B2BC7"/>
    <w:rsid w:val="003B2CFF"/>
    <w:rsid w:val="003B2FC5"/>
    <w:rsid w:val="003B3098"/>
    <w:rsid w:val="003B346A"/>
    <w:rsid w:val="003B360E"/>
    <w:rsid w:val="003B37B8"/>
    <w:rsid w:val="003B3934"/>
    <w:rsid w:val="003B3BE1"/>
    <w:rsid w:val="003B3E78"/>
    <w:rsid w:val="003B44EB"/>
    <w:rsid w:val="003B4562"/>
    <w:rsid w:val="003B4AB6"/>
    <w:rsid w:val="003B4DCC"/>
    <w:rsid w:val="003B4F1E"/>
    <w:rsid w:val="003B5564"/>
    <w:rsid w:val="003B559B"/>
    <w:rsid w:val="003B568F"/>
    <w:rsid w:val="003B576E"/>
    <w:rsid w:val="003B5C06"/>
    <w:rsid w:val="003B5D3B"/>
    <w:rsid w:val="003B5E35"/>
    <w:rsid w:val="003B665E"/>
    <w:rsid w:val="003B6A8D"/>
    <w:rsid w:val="003B6D6A"/>
    <w:rsid w:val="003B7201"/>
    <w:rsid w:val="003B726B"/>
    <w:rsid w:val="003B7996"/>
    <w:rsid w:val="003B7ED1"/>
    <w:rsid w:val="003B7EF1"/>
    <w:rsid w:val="003B7F3E"/>
    <w:rsid w:val="003B7FF8"/>
    <w:rsid w:val="003C02B8"/>
    <w:rsid w:val="003C02DD"/>
    <w:rsid w:val="003C054E"/>
    <w:rsid w:val="003C0716"/>
    <w:rsid w:val="003C0782"/>
    <w:rsid w:val="003C0918"/>
    <w:rsid w:val="003C0AC8"/>
    <w:rsid w:val="003C0DAA"/>
    <w:rsid w:val="003C0E10"/>
    <w:rsid w:val="003C120B"/>
    <w:rsid w:val="003C146E"/>
    <w:rsid w:val="003C166D"/>
    <w:rsid w:val="003C16C8"/>
    <w:rsid w:val="003C16F0"/>
    <w:rsid w:val="003C17D8"/>
    <w:rsid w:val="003C1882"/>
    <w:rsid w:val="003C19A4"/>
    <w:rsid w:val="003C1BB1"/>
    <w:rsid w:val="003C1C64"/>
    <w:rsid w:val="003C1EB7"/>
    <w:rsid w:val="003C1FAB"/>
    <w:rsid w:val="003C30BC"/>
    <w:rsid w:val="003C35D0"/>
    <w:rsid w:val="003C397B"/>
    <w:rsid w:val="003C3D6E"/>
    <w:rsid w:val="003C427A"/>
    <w:rsid w:val="003C4672"/>
    <w:rsid w:val="003C4BC9"/>
    <w:rsid w:val="003C4C1A"/>
    <w:rsid w:val="003C4DC8"/>
    <w:rsid w:val="003C4F0B"/>
    <w:rsid w:val="003C5015"/>
    <w:rsid w:val="003C5507"/>
    <w:rsid w:val="003C56F6"/>
    <w:rsid w:val="003C5EF5"/>
    <w:rsid w:val="003C654C"/>
    <w:rsid w:val="003C6621"/>
    <w:rsid w:val="003C6780"/>
    <w:rsid w:val="003C6BFD"/>
    <w:rsid w:val="003C6DC5"/>
    <w:rsid w:val="003C76E6"/>
    <w:rsid w:val="003D0C96"/>
    <w:rsid w:val="003D0FF5"/>
    <w:rsid w:val="003D1216"/>
    <w:rsid w:val="003D1827"/>
    <w:rsid w:val="003D187E"/>
    <w:rsid w:val="003D1B4B"/>
    <w:rsid w:val="003D1C52"/>
    <w:rsid w:val="003D1ED8"/>
    <w:rsid w:val="003D2145"/>
    <w:rsid w:val="003D27A2"/>
    <w:rsid w:val="003D28E8"/>
    <w:rsid w:val="003D2E60"/>
    <w:rsid w:val="003D30B4"/>
    <w:rsid w:val="003D31B9"/>
    <w:rsid w:val="003D31BB"/>
    <w:rsid w:val="003D3273"/>
    <w:rsid w:val="003D3322"/>
    <w:rsid w:val="003D36D8"/>
    <w:rsid w:val="003D3F9F"/>
    <w:rsid w:val="003D41FF"/>
    <w:rsid w:val="003D4270"/>
    <w:rsid w:val="003D45C7"/>
    <w:rsid w:val="003D4687"/>
    <w:rsid w:val="003D4761"/>
    <w:rsid w:val="003D4A29"/>
    <w:rsid w:val="003D5006"/>
    <w:rsid w:val="003D517C"/>
    <w:rsid w:val="003D5BF8"/>
    <w:rsid w:val="003D637E"/>
    <w:rsid w:val="003D6799"/>
    <w:rsid w:val="003D6929"/>
    <w:rsid w:val="003D6CB7"/>
    <w:rsid w:val="003D6CF7"/>
    <w:rsid w:val="003D6E31"/>
    <w:rsid w:val="003D6ED6"/>
    <w:rsid w:val="003D7028"/>
    <w:rsid w:val="003D70F6"/>
    <w:rsid w:val="003D7129"/>
    <w:rsid w:val="003D755A"/>
    <w:rsid w:val="003D7B30"/>
    <w:rsid w:val="003D7BBD"/>
    <w:rsid w:val="003E095C"/>
    <w:rsid w:val="003E0B3E"/>
    <w:rsid w:val="003E0C79"/>
    <w:rsid w:val="003E0D84"/>
    <w:rsid w:val="003E13F1"/>
    <w:rsid w:val="003E16DA"/>
    <w:rsid w:val="003E17E6"/>
    <w:rsid w:val="003E1A96"/>
    <w:rsid w:val="003E1CE7"/>
    <w:rsid w:val="003E2172"/>
    <w:rsid w:val="003E2543"/>
    <w:rsid w:val="003E27BF"/>
    <w:rsid w:val="003E2DF1"/>
    <w:rsid w:val="003E2F54"/>
    <w:rsid w:val="003E3649"/>
    <w:rsid w:val="003E382A"/>
    <w:rsid w:val="003E3B9F"/>
    <w:rsid w:val="003E4427"/>
    <w:rsid w:val="003E47C1"/>
    <w:rsid w:val="003E4D47"/>
    <w:rsid w:val="003E4F6A"/>
    <w:rsid w:val="003E513E"/>
    <w:rsid w:val="003E51A9"/>
    <w:rsid w:val="003E53FC"/>
    <w:rsid w:val="003E542C"/>
    <w:rsid w:val="003E57AC"/>
    <w:rsid w:val="003E591E"/>
    <w:rsid w:val="003E5DFC"/>
    <w:rsid w:val="003E6000"/>
    <w:rsid w:val="003E60EC"/>
    <w:rsid w:val="003E6BB2"/>
    <w:rsid w:val="003E726F"/>
    <w:rsid w:val="003E7283"/>
    <w:rsid w:val="003E75D5"/>
    <w:rsid w:val="003E7AB6"/>
    <w:rsid w:val="003F01E3"/>
    <w:rsid w:val="003F0209"/>
    <w:rsid w:val="003F03F6"/>
    <w:rsid w:val="003F07CF"/>
    <w:rsid w:val="003F0AAA"/>
    <w:rsid w:val="003F0B9F"/>
    <w:rsid w:val="003F111E"/>
    <w:rsid w:val="003F1379"/>
    <w:rsid w:val="003F1533"/>
    <w:rsid w:val="003F15AF"/>
    <w:rsid w:val="003F1D2D"/>
    <w:rsid w:val="003F219D"/>
    <w:rsid w:val="003F2607"/>
    <w:rsid w:val="003F2613"/>
    <w:rsid w:val="003F28B7"/>
    <w:rsid w:val="003F292C"/>
    <w:rsid w:val="003F35E6"/>
    <w:rsid w:val="003F36A8"/>
    <w:rsid w:val="003F38DC"/>
    <w:rsid w:val="003F3BC3"/>
    <w:rsid w:val="003F3F9B"/>
    <w:rsid w:val="003F3FC8"/>
    <w:rsid w:val="003F488C"/>
    <w:rsid w:val="003F4FE9"/>
    <w:rsid w:val="003F589D"/>
    <w:rsid w:val="003F5C02"/>
    <w:rsid w:val="003F5DA0"/>
    <w:rsid w:val="003F621F"/>
    <w:rsid w:val="003F6244"/>
    <w:rsid w:val="003F62BD"/>
    <w:rsid w:val="003F66BD"/>
    <w:rsid w:val="003F66C4"/>
    <w:rsid w:val="003F6713"/>
    <w:rsid w:val="003F68B1"/>
    <w:rsid w:val="003F6D5B"/>
    <w:rsid w:val="003F737C"/>
    <w:rsid w:val="003F75B2"/>
    <w:rsid w:val="003F7994"/>
    <w:rsid w:val="003F7A3D"/>
    <w:rsid w:val="003FE893"/>
    <w:rsid w:val="0040026C"/>
    <w:rsid w:val="004002ED"/>
    <w:rsid w:val="00400DF5"/>
    <w:rsid w:val="00400F39"/>
    <w:rsid w:val="004011CE"/>
    <w:rsid w:val="00401655"/>
    <w:rsid w:val="00401945"/>
    <w:rsid w:val="00401F33"/>
    <w:rsid w:val="004021E6"/>
    <w:rsid w:val="00402278"/>
    <w:rsid w:val="0040227F"/>
    <w:rsid w:val="004023B9"/>
    <w:rsid w:val="00402A21"/>
    <w:rsid w:val="00402A55"/>
    <w:rsid w:val="00402B42"/>
    <w:rsid w:val="00402B5D"/>
    <w:rsid w:val="00402CCF"/>
    <w:rsid w:val="00402D87"/>
    <w:rsid w:val="00402F43"/>
    <w:rsid w:val="00403848"/>
    <w:rsid w:val="00403A14"/>
    <w:rsid w:val="00404502"/>
    <w:rsid w:val="0040454D"/>
    <w:rsid w:val="004052AE"/>
    <w:rsid w:val="004055D5"/>
    <w:rsid w:val="00406053"/>
    <w:rsid w:val="0040649D"/>
    <w:rsid w:val="0040671E"/>
    <w:rsid w:val="00406726"/>
    <w:rsid w:val="004069D5"/>
    <w:rsid w:val="00406FFB"/>
    <w:rsid w:val="00407115"/>
    <w:rsid w:val="004077AF"/>
    <w:rsid w:val="00407C2A"/>
    <w:rsid w:val="00407C30"/>
    <w:rsid w:val="00407F3D"/>
    <w:rsid w:val="0041040B"/>
    <w:rsid w:val="00410631"/>
    <w:rsid w:val="00410873"/>
    <w:rsid w:val="00410C34"/>
    <w:rsid w:val="00410F11"/>
    <w:rsid w:val="004110FC"/>
    <w:rsid w:val="004114F3"/>
    <w:rsid w:val="0041169B"/>
    <w:rsid w:val="004119FC"/>
    <w:rsid w:val="0041221E"/>
    <w:rsid w:val="004124E4"/>
    <w:rsid w:val="004125B8"/>
    <w:rsid w:val="004127C1"/>
    <w:rsid w:val="00412A3C"/>
    <w:rsid w:val="00412D8F"/>
    <w:rsid w:val="00413485"/>
    <w:rsid w:val="004136A6"/>
    <w:rsid w:val="004137D7"/>
    <w:rsid w:val="004141FF"/>
    <w:rsid w:val="00414721"/>
    <w:rsid w:val="00414A05"/>
    <w:rsid w:val="00414D1E"/>
    <w:rsid w:val="00414D76"/>
    <w:rsid w:val="00414FD5"/>
    <w:rsid w:val="00415280"/>
    <w:rsid w:val="004152C9"/>
    <w:rsid w:val="004154A1"/>
    <w:rsid w:val="00415626"/>
    <w:rsid w:val="004156FB"/>
    <w:rsid w:val="0041584F"/>
    <w:rsid w:val="00415C44"/>
    <w:rsid w:val="0041644C"/>
    <w:rsid w:val="00416560"/>
    <w:rsid w:val="00416B7A"/>
    <w:rsid w:val="00416CBA"/>
    <w:rsid w:val="00416CE9"/>
    <w:rsid w:val="00417383"/>
    <w:rsid w:val="004175DF"/>
    <w:rsid w:val="00417670"/>
    <w:rsid w:val="00417EA8"/>
    <w:rsid w:val="004200DE"/>
    <w:rsid w:val="004200E2"/>
    <w:rsid w:val="004201C0"/>
    <w:rsid w:val="004202FA"/>
    <w:rsid w:val="0042069C"/>
    <w:rsid w:val="004207F9"/>
    <w:rsid w:val="00420DA7"/>
    <w:rsid w:val="00420E05"/>
    <w:rsid w:val="004210B3"/>
    <w:rsid w:val="004210BA"/>
    <w:rsid w:val="004211B9"/>
    <w:rsid w:val="004212DB"/>
    <w:rsid w:val="0042158A"/>
    <w:rsid w:val="0042186A"/>
    <w:rsid w:val="00421D60"/>
    <w:rsid w:val="00422092"/>
    <w:rsid w:val="004220EA"/>
    <w:rsid w:val="00422457"/>
    <w:rsid w:val="00422BC7"/>
    <w:rsid w:val="0042325F"/>
    <w:rsid w:val="0042335F"/>
    <w:rsid w:val="00423484"/>
    <w:rsid w:val="004234AF"/>
    <w:rsid w:val="00423C81"/>
    <w:rsid w:val="00423E7D"/>
    <w:rsid w:val="00423FBD"/>
    <w:rsid w:val="004244DD"/>
    <w:rsid w:val="00424A05"/>
    <w:rsid w:val="00425159"/>
    <w:rsid w:val="004251A2"/>
    <w:rsid w:val="0042536E"/>
    <w:rsid w:val="00425528"/>
    <w:rsid w:val="00425A2B"/>
    <w:rsid w:val="00425CB9"/>
    <w:rsid w:val="00425D2F"/>
    <w:rsid w:val="004263CF"/>
    <w:rsid w:val="00426D79"/>
    <w:rsid w:val="00426DCA"/>
    <w:rsid w:val="00427669"/>
    <w:rsid w:val="0042779F"/>
    <w:rsid w:val="00427A11"/>
    <w:rsid w:val="00427AB3"/>
    <w:rsid w:val="00427AD3"/>
    <w:rsid w:val="00427B6C"/>
    <w:rsid w:val="00427CC4"/>
    <w:rsid w:val="00427ED1"/>
    <w:rsid w:val="00430791"/>
    <w:rsid w:val="00430849"/>
    <w:rsid w:val="00430ACE"/>
    <w:rsid w:val="00430EC7"/>
    <w:rsid w:val="004312A5"/>
    <w:rsid w:val="0043134E"/>
    <w:rsid w:val="004313ED"/>
    <w:rsid w:val="0043151D"/>
    <w:rsid w:val="004316C0"/>
    <w:rsid w:val="00431823"/>
    <w:rsid w:val="00431B91"/>
    <w:rsid w:val="00431F68"/>
    <w:rsid w:val="00432111"/>
    <w:rsid w:val="0043244A"/>
    <w:rsid w:val="004329E1"/>
    <w:rsid w:val="00432BBB"/>
    <w:rsid w:val="004334C2"/>
    <w:rsid w:val="004338EB"/>
    <w:rsid w:val="00433C27"/>
    <w:rsid w:val="00433C9E"/>
    <w:rsid w:val="004342C4"/>
    <w:rsid w:val="00434A8C"/>
    <w:rsid w:val="00434E9B"/>
    <w:rsid w:val="00434FB0"/>
    <w:rsid w:val="0043564B"/>
    <w:rsid w:val="00435851"/>
    <w:rsid w:val="00435CFC"/>
    <w:rsid w:val="00435E8C"/>
    <w:rsid w:val="0043607E"/>
    <w:rsid w:val="0043638D"/>
    <w:rsid w:val="0043687A"/>
    <w:rsid w:val="00436C9E"/>
    <w:rsid w:val="00436D56"/>
    <w:rsid w:val="00436E78"/>
    <w:rsid w:val="004377FC"/>
    <w:rsid w:val="00437B27"/>
    <w:rsid w:val="00437CB0"/>
    <w:rsid w:val="00440208"/>
    <w:rsid w:val="004404D5"/>
    <w:rsid w:val="00440D4F"/>
    <w:rsid w:val="004412E8"/>
    <w:rsid w:val="004416AC"/>
    <w:rsid w:val="00441761"/>
    <w:rsid w:val="00441953"/>
    <w:rsid w:val="00441AE3"/>
    <w:rsid w:val="00441FDE"/>
    <w:rsid w:val="004429DD"/>
    <w:rsid w:val="00442F18"/>
    <w:rsid w:val="00442FB6"/>
    <w:rsid w:val="004435FB"/>
    <w:rsid w:val="004436F1"/>
    <w:rsid w:val="00443856"/>
    <w:rsid w:val="00443D80"/>
    <w:rsid w:val="00443E0B"/>
    <w:rsid w:val="00443EC8"/>
    <w:rsid w:val="00443F5A"/>
    <w:rsid w:val="00444301"/>
    <w:rsid w:val="00444462"/>
    <w:rsid w:val="004445DB"/>
    <w:rsid w:val="00444DBF"/>
    <w:rsid w:val="00444DCE"/>
    <w:rsid w:val="00444DEE"/>
    <w:rsid w:val="00445515"/>
    <w:rsid w:val="004458D1"/>
    <w:rsid w:val="00445B06"/>
    <w:rsid w:val="004462E2"/>
    <w:rsid w:val="0044638E"/>
    <w:rsid w:val="0044653E"/>
    <w:rsid w:val="004465AF"/>
    <w:rsid w:val="0044664A"/>
    <w:rsid w:val="00446AE9"/>
    <w:rsid w:val="00446D6B"/>
    <w:rsid w:val="00446FE2"/>
    <w:rsid w:val="00447103"/>
    <w:rsid w:val="00447221"/>
    <w:rsid w:val="00447234"/>
    <w:rsid w:val="00447BAE"/>
    <w:rsid w:val="00450309"/>
    <w:rsid w:val="00450665"/>
    <w:rsid w:val="00450BBD"/>
    <w:rsid w:val="00450FE4"/>
    <w:rsid w:val="00451612"/>
    <w:rsid w:val="004516F1"/>
    <w:rsid w:val="00451A6C"/>
    <w:rsid w:val="00451AA7"/>
    <w:rsid w:val="00451CB4"/>
    <w:rsid w:val="004520CA"/>
    <w:rsid w:val="00452257"/>
    <w:rsid w:val="0045225D"/>
    <w:rsid w:val="00452608"/>
    <w:rsid w:val="00452724"/>
    <w:rsid w:val="00452BD4"/>
    <w:rsid w:val="00452E23"/>
    <w:rsid w:val="004531BA"/>
    <w:rsid w:val="00453290"/>
    <w:rsid w:val="004539D5"/>
    <w:rsid w:val="00453D40"/>
    <w:rsid w:val="0045447D"/>
    <w:rsid w:val="004548D2"/>
    <w:rsid w:val="00454CFA"/>
    <w:rsid w:val="00454E5E"/>
    <w:rsid w:val="00455097"/>
    <w:rsid w:val="0045512D"/>
    <w:rsid w:val="00455417"/>
    <w:rsid w:val="004556CF"/>
    <w:rsid w:val="0045593F"/>
    <w:rsid w:val="00455945"/>
    <w:rsid w:val="00455A42"/>
    <w:rsid w:val="00455D74"/>
    <w:rsid w:val="00455DB4"/>
    <w:rsid w:val="00455DF8"/>
    <w:rsid w:val="004560BB"/>
    <w:rsid w:val="004563A6"/>
    <w:rsid w:val="00456405"/>
    <w:rsid w:val="00456680"/>
    <w:rsid w:val="00456A3B"/>
    <w:rsid w:val="00456BF3"/>
    <w:rsid w:val="00456C41"/>
    <w:rsid w:val="00456CAD"/>
    <w:rsid w:val="00456EBE"/>
    <w:rsid w:val="00457140"/>
    <w:rsid w:val="004573A0"/>
    <w:rsid w:val="004573F2"/>
    <w:rsid w:val="0045742D"/>
    <w:rsid w:val="004578F7"/>
    <w:rsid w:val="00457A0D"/>
    <w:rsid w:val="00457C60"/>
    <w:rsid w:val="00457D33"/>
    <w:rsid w:val="00457F56"/>
    <w:rsid w:val="0045A1EC"/>
    <w:rsid w:val="00460121"/>
    <w:rsid w:val="00460132"/>
    <w:rsid w:val="00460148"/>
    <w:rsid w:val="00460276"/>
    <w:rsid w:val="0046033D"/>
    <w:rsid w:val="0046095A"/>
    <w:rsid w:val="00461ABE"/>
    <w:rsid w:val="00461F7C"/>
    <w:rsid w:val="00461F81"/>
    <w:rsid w:val="004627A6"/>
    <w:rsid w:val="004629EB"/>
    <w:rsid w:val="00462AE5"/>
    <w:rsid w:val="00462FFC"/>
    <w:rsid w:val="004639B8"/>
    <w:rsid w:val="00463D51"/>
    <w:rsid w:val="00464186"/>
    <w:rsid w:val="00464356"/>
    <w:rsid w:val="00464446"/>
    <w:rsid w:val="00464B4F"/>
    <w:rsid w:val="00464D69"/>
    <w:rsid w:val="0046517B"/>
    <w:rsid w:val="004651B9"/>
    <w:rsid w:val="00465669"/>
    <w:rsid w:val="00465C06"/>
    <w:rsid w:val="00466115"/>
    <w:rsid w:val="00466491"/>
    <w:rsid w:val="004668CD"/>
    <w:rsid w:val="00466A16"/>
    <w:rsid w:val="00466B17"/>
    <w:rsid w:val="00466CFB"/>
    <w:rsid w:val="00466D05"/>
    <w:rsid w:val="004671A8"/>
    <w:rsid w:val="00467709"/>
    <w:rsid w:val="00467AD4"/>
    <w:rsid w:val="00467B97"/>
    <w:rsid w:val="00467C14"/>
    <w:rsid w:val="004705F8"/>
    <w:rsid w:val="0047096E"/>
    <w:rsid w:val="0047105B"/>
    <w:rsid w:val="0047113B"/>
    <w:rsid w:val="0047129B"/>
    <w:rsid w:val="00471455"/>
    <w:rsid w:val="004716C7"/>
    <w:rsid w:val="004718F6"/>
    <w:rsid w:val="00471B4D"/>
    <w:rsid w:val="00471BF9"/>
    <w:rsid w:val="00471EB2"/>
    <w:rsid w:val="00471F1D"/>
    <w:rsid w:val="0047216E"/>
    <w:rsid w:val="00472311"/>
    <w:rsid w:val="004724B4"/>
    <w:rsid w:val="004724C4"/>
    <w:rsid w:val="004724D0"/>
    <w:rsid w:val="00472581"/>
    <w:rsid w:val="004727F4"/>
    <w:rsid w:val="00472A5A"/>
    <w:rsid w:val="00472DD5"/>
    <w:rsid w:val="00473251"/>
    <w:rsid w:val="00473454"/>
    <w:rsid w:val="004736B5"/>
    <w:rsid w:val="00473C31"/>
    <w:rsid w:val="00473D3E"/>
    <w:rsid w:val="00473F21"/>
    <w:rsid w:val="0047415A"/>
    <w:rsid w:val="004745C0"/>
    <w:rsid w:val="00474BCE"/>
    <w:rsid w:val="00474F36"/>
    <w:rsid w:val="00475780"/>
    <w:rsid w:val="00475C97"/>
    <w:rsid w:val="00475D5D"/>
    <w:rsid w:val="00475EFE"/>
    <w:rsid w:val="004761AA"/>
    <w:rsid w:val="00476336"/>
    <w:rsid w:val="004765AF"/>
    <w:rsid w:val="004767D1"/>
    <w:rsid w:val="00476956"/>
    <w:rsid w:val="0047695F"/>
    <w:rsid w:val="00476CD9"/>
    <w:rsid w:val="0047712A"/>
    <w:rsid w:val="004779ED"/>
    <w:rsid w:val="004801A7"/>
    <w:rsid w:val="00480C4B"/>
    <w:rsid w:val="00481021"/>
    <w:rsid w:val="004812AD"/>
    <w:rsid w:val="00481AD4"/>
    <w:rsid w:val="00481CAD"/>
    <w:rsid w:val="00481DC0"/>
    <w:rsid w:val="00481E3B"/>
    <w:rsid w:val="004828B1"/>
    <w:rsid w:val="00482B10"/>
    <w:rsid w:val="00482E98"/>
    <w:rsid w:val="004830D2"/>
    <w:rsid w:val="00483290"/>
    <w:rsid w:val="00483593"/>
    <w:rsid w:val="00483862"/>
    <w:rsid w:val="004838D7"/>
    <w:rsid w:val="004838EE"/>
    <w:rsid w:val="0048391A"/>
    <w:rsid w:val="0048395A"/>
    <w:rsid w:val="004843DC"/>
    <w:rsid w:val="00484408"/>
    <w:rsid w:val="00484422"/>
    <w:rsid w:val="00484948"/>
    <w:rsid w:val="00484F5B"/>
    <w:rsid w:val="00485183"/>
    <w:rsid w:val="004853A2"/>
    <w:rsid w:val="004856A4"/>
    <w:rsid w:val="004859EB"/>
    <w:rsid w:val="00485D78"/>
    <w:rsid w:val="00486478"/>
    <w:rsid w:val="0048653D"/>
    <w:rsid w:val="004865DC"/>
    <w:rsid w:val="004867DA"/>
    <w:rsid w:val="004875D9"/>
    <w:rsid w:val="0048780D"/>
    <w:rsid w:val="00487A45"/>
    <w:rsid w:val="00487B6F"/>
    <w:rsid w:val="00487C7F"/>
    <w:rsid w:val="00487EA5"/>
    <w:rsid w:val="004902F4"/>
    <w:rsid w:val="004903B2"/>
    <w:rsid w:val="004906D5"/>
    <w:rsid w:val="004908EC"/>
    <w:rsid w:val="00490C83"/>
    <w:rsid w:val="0049123C"/>
    <w:rsid w:val="0049129C"/>
    <w:rsid w:val="00491418"/>
    <w:rsid w:val="004914C9"/>
    <w:rsid w:val="0049170E"/>
    <w:rsid w:val="00491C80"/>
    <w:rsid w:val="00492019"/>
    <w:rsid w:val="00492181"/>
    <w:rsid w:val="00492478"/>
    <w:rsid w:val="004926B6"/>
    <w:rsid w:val="0049288D"/>
    <w:rsid w:val="00492FC3"/>
    <w:rsid w:val="004931B1"/>
    <w:rsid w:val="004931B5"/>
    <w:rsid w:val="0049338C"/>
    <w:rsid w:val="0049371D"/>
    <w:rsid w:val="004937D2"/>
    <w:rsid w:val="00493A1A"/>
    <w:rsid w:val="00493ACD"/>
    <w:rsid w:val="00493BD6"/>
    <w:rsid w:val="00494A04"/>
    <w:rsid w:val="00495771"/>
    <w:rsid w:val="004957C3"/>
    <w:rsid w:val="00495897"/>
    <w:rsid w:val="004958CA"/>
    <w:rsid w:val="00496908"/>
    <w:rsid w:val="00496A8E"/>
    <w:rsid w:val="00496ACD"/>
    <w:rsid w:val="00496F5A"/>
    <w:rsid w:val="00496F82"/>
    <w:rsid w:val="004972BE"/>
    <w:rsid w:val="00497A7A"/>
    <w:rsid w:val="004A001C"/>
    <w:rsid w:val="004A03AB"/>
    <w:rsid w:val="004A14C9"/>
    <w:rsid w:val="004A164B"/>
    <w:rsid w:val="004A1839"/>
    <w:rsid w:val="004A18D5"/>
    <w:rsid w:val="004A1CB7"/>
    <w:rsid w:val="004A1CFD"/>
    <w:rsid w:val="004A2006"/>
    <w:rsid w:val="004A2417"/>
    <w:rsid w:val="004A26A8"/>
    <w:rsid w:val="004A273A"/>
    <w:rsid w:val="004A2CBE"/>
    <w:rsid w:val="004A2E60"/>
    <w:rsid w:val="004A3005"/>
    <w:rsid w:val="004A32EB"/>
    <w:rsid w:val="004A3333"/>
    <w:rsid w:val="004A4584"/>
    <w:rsid w:val="004A466F"/>
    <w:rsid w:val="004A4A86"/>
    <w:rsid w:val="004A4F02"/>
    <w:rsid w:val="004A5323"/>
    <w:rsid w:val="004A56AA"/>
    <w:rsid w:val="004A56AB"/>
    <w:rsid w:val="004A573D"/>
    <w:rsid w:val="004A5E13"/>
    <w:rsid w:val="004A618F"/>
    <w:rsid w:val="004A623F"/>
    <w:rsid w:val="004A63F4"/>
    <w:rsid w:val="004A63FE"/>
    <w:rsid w:val="004A642E"/>
    <w:rsid w:val="004A6593"/>
    <w:rsid w:val="004A6BDB"/>
    <w:rsid w:val="004A6D86"/>
    <w:rsid w:val="004A77CF"/>
    <w:rsid w:val="004A7C06"/>
    <w:rsid w:val="004A7FB9"/>
    <w:rsid w:val="004B04CF"/>
    <w:rsid w:val="004B051F"/>
    <w:rsid w:val="004B0725"/>
    <w:rsid w:val="004B0A5E"/>
    <w:rsid w:val="004B0C2E"/>
    <w:rsid w:val="004B0FC6"/>
    <w:rsid w:val="004B166E"/>
    <w:rsid w:val="004B1991"/>
    <w:rsid w:val="004B1D50"/>
    <w:rsid w:val="004B1EC8"/>
    <w:rsid w:val="004B2018"/>
    <w:rsid w:val="004B240A"/>
    <w:rsid w:val="004B253D"/>
    <w:rsid w:val="004B26AD"/>
    <w:rsid w:val="004B273A"/>
    <w:rsid w:val="004B327E"/>
    <w:rsid w:val="004B3428"/>
    <w:rsid w:val="004B3778"/>
    <w:rsid w:val="004B3CA7"/>
    <w:rsid w:val="004B3F22"/>
    <w:rsid w:val="004B4036"/>
    <w:rsid w:val="004B4A32"/>
    <w:rsid w:val="004B5596"/>
    <w:rsid w:val="004B58B7"/>
    <w:rsid w:val="004B58CA"/>
    <w:rsid w:val="004B5F1F"/>
    <w:rsid w:val="004B6267"/>
    <w:rsid w:val="004B67BC"/>
    <w:rsid w:val="004B6CFF"/>
    <w:rsid w:val="004B6FB1"/>
    <w:rsid w:val="004B7389"/>
    <w:rsid w:val="004B75C4"/>
    <w:rsid w:val="004B75DA"/>
    <w:rsid w:val="004B75E8"/>
    <w:rsid w:val="004B76C7"/>
    <w:rsid w:val="004B78DB"/>
    <w:rsid w:val="004B7949"/>
    <w:rsid w:val="004B7B1B"/>
    <w:rsid w:val="004B7CC8"/>
    <w:rsid w:val="004B7CDD"/>
    <w:rsid w:val="004B7DA2"/>
    <w:rsid w:val="004C0319"/>
    <w:rsid w:val="004C04F0"/>
    <w:rsid w:val="004C0660"/>
    <w:rsid w:val="004C07B2"/>
    <w:rsid w:val="004C084D"/>
    <w:rsid w:val="004C08CA"/>
    <w:rsid w:val="004C0912"/>
    <w:rsid w:val="004C0966"/>
    <w:rsid w:val="004C0972"/>
    <w:rsid w:val="004C09C6"/>
    <w:rsid w:val="004C0D3B"/>
    <w:rsid w:val="004C10BB"/>
    <w:rsid w:val="004C1378"/>
    <w:rsid w:val="004C1496"/>
    <w:rsid w:val="004C1D49"/>
    <w:rsid w:val="004C1E87"/>
    <w:rsid w:val="004C2325"/>
    <w:rsid w:val="004C2392"/>
    <w:rsid w:val="004C2528"/>
    <w:rsid w:val="004C259F"/>
    <w:rsid w:val="004C25EC"/>
    <w:rsid w:val="004C27B4"/>
    <w:rsid w:val="004C29F4"/>
    <w:rsid w:val="004C2ACF"/>
    <w:rsid w:val="004C2B7A"/>
    <w:rsid w:val="004C2CF7"/>
    <w:rsid w:val="004C37DD"/>
    <w:rsid w:val="004C3865"/>
    <w:rsid w:val="004C387E"/>
    <w:rsid w:val="004C3948"/>
    <w:rsid w:val="004C42FA"/>
    <w:rsid w:val="004C46BE"/>
    <w:rsid w:val="004C4924"/>
    <w:rsid w:val="004C4A16"/>
    <w:rsid w:val="004C58AB"/>
    <w:rsid w:val="004C5E24"/>
    <w:rsid w:val="004C6413"/>
    <w:rsid w:val="004C64AF"/>
    <w:rsid w:val="004C67E1"/>
    <w:rsid w:val="004C70B4"/>
    <w:rsid w:val="004C77AC"/>
    <w:rsid w:val="004C79C3"/>
    <w:rsid w:val="004C7B85"/>
    <w:rsid w:val="004C7CE6"/>
    <w:rsid w:val="004C7D1B"/>
    <w:rsid w:val="004C7D65"/>
    <w:rsid w:val="004C7EBC"/>
    <w:rsid w:val="004D06F8"/>
    <w:rsid w:val="004D0F65"/>
    <w:rsid w:val="004D10D7"/>
    <w:rsid w:val="004D11D9"/>
    <w:rsid w:val="004D15AD"/>
    <w:rsid w:val="004D15D6"/>
    <w:rsid w:val="004D23C6"/>
    <w:rsid w:val="004D267E"/>
    <w:rsid w:val="004D26B0"/>
    <w:rsid w:val="004D2976"/>
    <w:rsid w:val="004D2FE2"/>
    <w:rsid w:val="004D3737"/>
    <w:rsid w:val="004D3932"/>
    <w:rsid w:val="004D39FE"/>
    <w:rsid w:val="004D3E9D"/>
    <w:rsid w:val="004D4443"/>
    <w:rsid w:val="004D45C4"/>
    <w:rsid w:val="004D4983"/>
    <w:rsid w:val="004D4D6B"/>
    <w:rsid w:val="004D513E"/>
    <w:rsid w:val="004D5707"/>
    <w:rsid w:val="004D5DD6"/>
    <w:rsid w:val="004D600E"/>
    <w:rsid w:val="004D63EE"/>
    <w:rsid w:val="004D6764"/>
    <w:rsid w:val="004D6776"/>
    <w:rsid w:val="004D685E"/>
    <w:rsid w:val="004D6ABB"/>
    <w:rsid w:val="004D6B83"/>
    <w:rsid w:val="004D709B"/>
    <w:rsid w:val="004D77DC"/>
    <w:rsid w:val="004E00AD"/>
    <w:rsid w:val="004E02C1"/>
    <w:rsid w:val="004E0506"/>
    <w:rsid w:val="004E0E13"/>
    <w:rsid w:val="004E1447"/>
    <w:rsid w:val="004E1A9D"/>
    <w:rsid w:val="004E1B1C"/>
    <w:rsid w:val="004E1C83"/>
    <w:rsid w:val="004E1E09"/>
    <w:rsid w:val="004E2205"/>
    <w:rsid w:val="004E2367"/>
    <w:rsid w:val="004E2710"/>
    <w:rsid w:val="004E2761"/>
    <w:rsid w:val="004E2A5A"/>
    <w:rsid w:val="004E2A62"/>
    <w:rsid w:val="004E2B06"/>
    <w:rsid w:val="004E2C8B"/>
    <w:rsid w:val="004E3260"/>
    <w:rsid w:val="004E3417"/>
    <w:rsid w:val="004E3B02"/>
    <w:rsid w:val="004E3B78"/>
    <w:rsid w:val="004E3EAA"/>
    <w:rsid w:val="004E413C"/>
    <w:rsid w:val="004E41A0"/>
    <w:rsid w:val="004E41C4"/>
    <w:rsid w:val="004E429A"/>
    <w:rsid w:val="004E43F0"/>
    <w:rsid w:val="004E44DB"/>
    <w:rsid w:val="004E48DE"/>
    <w:rsid w:val="004E576C"/>
    <w:rsid w:val="004E6142"/>
    <w:rsid w:val="004E6714"/>
    <w:rsid w:val="004E6CC4"/>
    <w:rsid w:val="004E6DF8"/>
    <w:rsid w:val="004E7224"/>
    <w:rsid w:val="004E7D4E"/>
    <w:rsid w:val="004E7EA6"/>
    <w:rsid w:val="004F023B"/>
    <w:rsid w:val="004F05DD"/>
    <w:rsid w:val="004F0E05"/>
    <w:rsid w:val="004F134F"/>
    <w:rsid w:val="004F169D"/>
    <w:rsid w:val="004F1DEF"/>
    <w:rsid w:val="004F1E89"/>
    <w:rsid w:val="004F24E4"/>
    <w:rsid w:val="004F256D"/>
    <w:rsid w:val="004F264F"/>
    <w:rsid w:val="004F28D4"/>
    <w:rsid w:val="004F28DE"/>
    <w:rsid w:val="004F29B3"/>
    <w:rsid w:val="004F2CA5"/>
    <w:rsid w:val="004F2CE8"/>
    <w:rsid w:val="004F2F79"/>
    <w:rsid w:val="004F3325"/>
    <w:rsid w:val="004F399A"/>
    <w:rsid w:val="004F3E1F"/>
    <w:rsid w:val="004F44C4"/>
    <w:rsid w:val="004F4618"/>
    <w:rsid w:val="004F4641"/>
    <w:rsid w:val="004F5316"/>
    <w:rsid w:val="004F531C"/>
    <w:rsid w:val="004F548D"/>
    <w:rsid w:val="004F5654"/>
    <w:rsid w:val="004F5B01"/>
    <w:rsid w:val="004F5BD0"/>
    <w:rsid w:val="004F5C90"/>
    <w:rsid w:val="004F5E33"/>
    <w:rsid w:val="004F5ED6"/>
    <w:rsid w:val="004F5EEA"/>
    <w:rsid w:val="004F5FDA"/>
    <w:rsid w:val="004F5FDE"/>
    <w:rsid w:val="004F6462"/>
    <w:rsid w:val="004F660E"/>
    <w:rsid w:val="004F6D33"/>
    <w:rsid w:val="004F70F3"/>
    <w:rsid w:val="004F7218"/>
    <w:rsid w:val="004F749F"/>
    <w:rsid w:val="004F7561"/>
    <w:rsid w:val="004F7A14"/>
    <w:rsid w:val="004F7D6F"/>
    <w:rsid w:val="004F7ECC"/>
    <w:rsid w:val="004F7EFA"/>
    <w:rsid w:val="005001EB"/>
    <w:rsid w:val="0050064B"/>
    <w:rsid w:val="00500887"/>
    <w:rsid w:val="00500B7E"/>
    <w:rsid w:val="00500D96"/>
    <w:rsid w:val="005011A4"/>
    <w:rsid w:val="005014BB"/>
    <w:rsid w:val="00501A16"/>
    <w:rsid w:val="00501ABA"/>
    <w:rsid w:val="00501B02"/>
    <w:rsid w:val="00501D4A"/>
    <w:rsid w:val="005022D3"/>
    <w:rsid w:val="005026D7"/>
    <w:rsid w:val="005028BE"/>
    <w:rsid w:val="00502A6A"/>
    <w:rsid w:val="00502F0F"/>
    <w:rsid w:val="00503A0B"/>
    <w:rsid w:val="00503F37"/>
    <w:rsid w:val="00504029"/>
    <w:rsid w:val="005042A8"/>
    <w:rsid w:val="00504431"/>
    <w:rsid w:val="005044C2"/>
    <w:rsid w:val="00505231"/>
    <w:rsid w:val="00505C76"/>
    <w:rsid w:val="00505E89"/>
    <w:rsid w:val="005060C8"/>
    <w:rsid w:val="00506254"/>
    <w:rsid w:val="005067DE"/>
    <w:rsid w:val="00506952"/>
    <w:rsid w:val="00506B34"/>
    <w:rsid w:val="005072CE"/>
    <w:rsid w:val="005072D0"/>
    <w:rsid w:val="005072F4"/>
    <w:rsid w:val="00507642"/>
    <w:rsid w:val="00507965"/>
    <w:rsid w:val="00507B13"/>
    <w:rsid w:val="00507DCA"/>
    <w:rsid w:val="00507F17"/>
    <w:rsid w:val="005100E1"/>
    <w:rsid w:val="005103DA"/>
    <w:rsid w:val="00510405"/>
    <w:rsid w:val="005108C6"/>
    <w:rsid w:val="00510C36"/>
    <w:rsid w:val="00510E4C"/>
    <w:rsid w:val="00510FBB"/>
    <w:rsid w:val="005111DB"/>
    <w:rsid w:val="00511A7F"/>
    <w:rsid w:val="00511B42"/>
    <w:rsid w:val="00511F2F"/>
    <w:rsid w:val="00512091"/>
    <w:rsid w:val="00512227"/>
    <w:rsid w:val="00512845"/>
    <w:rsid w:val="00512B99"/>
    <w:rsid w:val="00512E9C"/>
    <w:rsid w:val="00513206"/>
    <w:rsid w:val="005132BB"/>
    <w:rsid w:val="0051340B"/>
    <w:rsid w:val="005135B3"/>
    <w:rsid w:val="00513703"/>
    <w:rsid w:val="00514993"/>
    <w:rsid w:val="00514D2F"/>
    <w:rsid w:val="00514D87"/>
    <w:rsid w:val="005157A0"/>
    <w:rsid w:val="00515952"/>
    <w:rsid w:val="00515A43"/>
    <w:rsid w:val="00515B67"/>
    <w:rsid w:val="005163D7"/>
    <w:rsid w:val="0051650F"/>
    <w:rsid w:val="005166FE"/>
    <w:rsid w:val="005167E6"/>
    <w:rsid w:val="0051688D"/>
    <w:rsid w:val="00516E11"/>
    <w:rsid w:val="005172AC"/>
    <w:rsid w:val="005173FB"/>
    <w:rsid w:val="00517467"/>
    <w:rsid w:val="00517541"/>
    <w:rsid w:val="00517C16"/>
    <w:rsid w:val="00517F1E"/>
    <w:rsid w:val="005201DA"/>
    <w:rsid w:val="005203D1"/>
    <w:rsid w:val="005203D9"/>
    <w:rsid w:val="005203E3"/>
    <w:rsid w:val="00520B4D"/>
    <w:rsid w:val="00521692"/>
    <w:rsid w:val="005216A9"/>
    <w:rsid w:val="00521CA7"/>
    <w:rsid w:val="00522E3B"/>
    <w:rsid w:val="005232F3"/>
    <w:rsid w:val="005233F5"/>
    <w:rsid w:val="00523590"/>
    <w:rsid w:val="00523B4A"/>
    <w:rsid w:val="00523B77"/>
    <w:rsid w:val="00523EE6"/>
    <w:rsid w:val="0052416F"/>
    <w:rsid w:val="0052463D"/>
    <w:rsid w:val="0052467A"/>
    <w:rsid w:val="005246D8"/>
    <w:rsid w:val="00524B4F"/>
    <w:rsid w:val="0052515E"/>
    <w:rsid w:val="005253FA"/>
    <w:rsid w:val="00525673"/>
    <w:rsid w:val="00525804"/>
    <w:rsid w:val="00525CEB"/>
    <w:rsid w:val="0052668C"/>
    <w:rsid w:val="0052690C"/>
    <w:rsid w:val="00527012"/>
    <w:rsid w:val="00527A74"/>
    <w:rsid w:val="00527CB4"/>
    <w:rsid w:val="00527CBD"/>
    <w:rsid w:val="00530604"/>
    <w:rsid w:val="00530821"/>
    <w:rsid w:val="00530BE4"/>
    <w:rsid w:val="00530D13"/>
    <w:rsid w:val="00531220"/>
    <w:rsid w:val="005313FA"/>
    <w:rsid w:val="0053145F"/>
    <w:rsid w:val="00531A63"/>
    <w:rsid w:val="0053200C"/>
    <w:rsid w:val="0053214E"/>
    <w:rsid w:val="005326EF"/>
    <w:rsid w:val="00532745"/>
    <w:rsid w:val="005327FF"/>
    <w:rsid w:val="00532924"/>
    <w:rsid w:val="00532A49"/>
    <w:rsid w:val="00532C98"/>
    <w:rsid w:val="00532CFF"/>
    <w:rsid w:val="00532FC5"/>
    <w:rsid w:val="0053302D"/>
    <w:rsid w:val="0053306D"/>
    <w:rsid w:val="00533504"/>
    <w:rsid w:val="00533587"/>
    <w:rsid w:val="005335C5"/>
    <w:rsid w:val="00533635"/>
    <w:rsid w:val="005357F5"/>
    <w:rsid w:val="0053588E"/>
    <w:rsid w:val="00535E98"/>
    <w:rsid w:val="00536065"/>
    <w:rsid w:val="0053677A"/>
    <w:rsid w:val="0053690E"/>
    <w:rsid w:val="00536B2E"/>
    <w:rsid w:val="00536D5A"/>
    <w:rsid w:val="005370F7"/>
    <w:rsid w:val="00537527"/>
    <w:rsid w:val="00537605"/>
    <w:rsid w:val="005377CB"/>
    <w:rsid w:val="00537884"/>
    <w:rsid w:val="00537C54"/>
    <w:rsid w:val="005403D3"/>
    <w:rsid w:val="005408DC"/>
    <w:rsid w:val="00540981"/>
    <w:rsid w:val="00540F53"/>
    <w:rsid w:val="005411B8"/>
    <w:rsid w:val="005417D9"/>
    <w:rsid w:val="005419C7"/>
    <w:rsid w:val="00541B50"/>
    <w:rsid w:val="00541BBF"/>
    <w:rsid w:val="00541BE7"/>
    <w:rsid w:val="0054229E"/>
    <w:rsid w:val="005432E7"/>
    <w:rsid w:val="0054337B"/>
    <w:rsid w:val="005433A1"/>
    <w:rsid w:val="00543592"/>
    <w:rsid w:val="005439DE"/>
    <w:rsid w:val="00543A8C"/>
    <w:rsid w:val="00543C3D"/>
    <w:rsid w:val="00543E37"/>
    <w:rsid w:val="00544123"/>
    <w:rsid w:val="00544364"/>
    <w:rsid w:val="00544529"/>
    <w:rsid w:val="00544961"/>
    <w:rsid w:val="00544B33"/>
    <w:rsid w:val="00544BF1"/>
    <w:rsid w:val="00544E0C"/>
    <w:rsid w:val="00544FF9"/>
    <w:rsid w:val="0054556F"/>
    <w:rsid w:val="00545CAD"/>
    <w:rsid w:val="00545F8B"/>
    <w:rsid w:val="00546190"/>
    <w:rsid w:val="00546478"/>
    <w:rsid w:val="00546729"/>
    <w:rsid w:val="00546B5B"/>
    <w:rsid w:val="00546C46"/>
    <w:rsid w:val="00546D51"/>
    <w:rsid w:val="00546DB6"/>
    <w:rsid w:val="00547288"/>
    <w:rsid w:val="005474BA"/>
    <w:rsid w:val="0054774B"/>
    <w:rsid w:val="00547ADC"/>
    <w:rsid w:val="00547B43"/>
    <w:rsid w:val="00547B76"/>
    <w:rsid w:val="00547B7B"/>
    <w:rsid w:val="00547C62"/>
    <w:rsid w:val="00547E00"/>
    <w:rsid w:val="00550046"/>
    <w:rsid w:val="005502AD"/>
    <w:rsid w:val="005506B6"/>
    <w:rsid w:val="00550770"/>
    <w:rsid w:val="00550A41"/>
    <w:rsid w:val="00550BC4"/>
    <w:rsid w:val="00550BE8"/>
    <w:rsid w:val="005510AC"/>
    <w:rsid w:val="00551172"/>
    <w:rsid w:val="00551219"/>
    <w:rsid w:val="005513A1"/>
    <w:rsid w:val="005520C0"/>
    <w:rsid w:val="00552594"/>
    <w:rsid w:val="0055261C"/>
    <w:rsid w:val="005527D6"/>
    <w:rsid w:val="00552AF0"/>
    <w:rsid w:val="00552C29"/>
    <w:rsid w:val="00552E97"/>
    <w:rsid w:val="005534C8"/>
    <w:rsid w:val="005535C1"/>
    <w:rsid w:val="00553809"/>
    <w:rsid w:val="00553A0F"/>
    <w:rsid w:val="00553F34"/>
    <w:rsid w:val="00554A1B"/>
    <w:rsid w:val="00554EFE"/>
    <w:rsid w:val="00555051"/>
    <w:rsid w:val="005555FF"/>
    <w:rsid w:val="005557BB"/>
    <w:rsid w:val="00555EDB"/>
    <w:rsid w:val="0055678E"/>
    <w:rsid w:val="005569B4"/>
    <w:rsid w:val="00556DDE"/>
    <w:rsid w:val="005574A7"/>
    <w:rsid w:val="00557739"/>
    <w:rsid w:val="00557A6F"/>
    <w:rsid w:val="00557AB8"/>
    <w:rsid w:val="00557BC9"/>
    <w:rsid w:val="0056077F"/>
    <w:rsid w:val="005608C2"/>
    <w:rsid w:val="00560B94"/>
    <w:rsid w:val="00560F5B"/>
    <w:rsid w:val="00560FEC"/>
    <w:rsid w:val="005616F3"/>
    <w:rsid w:val="0056175A"/>
    <w:rsid w:val="00561807"/>
    <w:rsid w:val="005619A1"/>
    <w:rsid w:val="00561AA6"/>
    <w:rsid w:val="00561D27"/>
    <w:rsid w:val="00561E2C"/>
    <w:rsid w:val="00562198"/>
    <w:rsid w:val="005621B0"/>
    <w:rsid w:val="0056235C"/>
    <w:rsid w:val="0056271B"/>
    <w:rsid w:val="005628ED"/>
    <w:rsid w:val="005629AD"/>
    <w:rsid w:val="00562D1A"/>
    <w:rsid w:val="005631FF"/>
    <w:rsid w:val="0056340D"/>
    <w:rsid w:val="00563460"/>
    <w:rsid w:val="00563DC1"/>
    <w:rsid w:val="00564396"/>
    <w:rsid w:val="00564600"/>
    <w:rsid w:val="005646F1"/>
    <w:rsid w:val="0056483C"/>
    <w:rsid w:val="00564887"/>
    <w:rsid w:val="00564E46"/>
    <w:rsid w:val="00564EFA"/>
    <w:rsid w:val="00565725"/>
    <w:rsid w:val="00565B59"/>
    <w:rsid w:val="00565E1F"/>
    <w:rsid w:val="00566034"/>
    <w:rsid w:val="005660A6"/>
    <w:rsid w:val="005665AE"/>
    <w:rsid w:val="00566D0E"/>
    <w:rsid w:val="00566D31"/>
    <w:rsid w:val="00566EED"/>
    <w:rsid w:val="00567282"/>
    <w:rsid w:val="00567313"/>
    <w:rsid w:val="00567A76"/>
    <w:rsid w:val="00567E3C"/>
    <w:rsid w:val="00567ECD"/>
    <w:rsid w:val="00570BEB"/>
    <w:rsid w:val="00570CFF"/>
    <w:rsid w:val="00571361"/>
    <w:rsid w:val="005714C0"/>
    <w:rsid w:val="00571951"/>
    <w:rsid w:val="00571AC7"/>
    <w:rsid w:val="00571F05"/>
    <w:rsid w:val="00571F53"/>
    <w:rsid w:val="0057260B"/>
    <w:rsid w:val="00572BD1"/>
    <w:rsid w:val="005730C9"/>
    <w:rsid w:val="0057323E"/>
    <w:rsid w:val="00573286"/>
    <w:rsid w:val="005733FC"/>
    <w:rsid w:val="00573615"/>
    <w:rsid w:val="005739B3"/>
    <w:rsid w:val="00573F5A"/>
    <w:rsid w:val="005741BE"/>
    <w:rsid w:val="005743A3"/>
    <w:rsid w:val="0057468C"/>
    <w:rsid w:val="005748E1"/>
    <w:rsid w:val="00574924"/>
    <w:rsid w:val="00575449"/>
    <w:rsid w:val="00575AD0"/>
    <w:rsid w:val="00575C5B"/>
    <w:rsid w:val="00576106"/>
    <w:rsid w:val="0057758B"/>
    <w:rsid w:val="00577F02"/>
    <w:rsid w:val="0058020E"/>
    <w:rsid w:val="00580AD2"/>
    <w:rsid w:val="00581628"/>
    <w:rsid w:val="005816A6"/>
    <w:rsid w:val="005818B6"/>
    <w:rsid w:val="0058197B"/>
    <w:rsid w:val="005825BE"/>
    <w:rsid w:val="00582BD2"/>
    <w:rsid w:val="00582C17"/>
    <w:rsid w:val="005835BB"/>
    <w:rsid w:val="00583E1A"/>
    <w:rsid w:val="00583EFD"/>
    <w:rsid w:val="00583F55"/>
    <w:rsid w:val="005840C4"/>
    <w:rsid w:val="0058417E"/>
    <w:rsid w:val="00584708"/>
    <w:rsid w:val="005847A8"/>
    <w:rsid w:val="00585123"/>
    <w:rsid w:val="005851F8"/>
    <w:rsid w:val="0058588C"/>
    <w:rsid w:val="00585BB6"/>
    <w:rsid w:val="005862D7"/>
    <w:rsid w:val="00586640"/>
    <w:rsid w:val="005868E6"/>
    <w:rsid w:val="00586922"/>
    <w:rsid w:val="00586E8D"/>
    <w:rsid w:val="00586EC0"/>
    <w:rsid w:val="00587068"/>
    <w:rsid w:val="0058709F"/>
    <w:rsid w:val="005870B0"/>
    <w:rsid w:val="0058752B"/>
    <w:rsid w:val="005875E1"/>
    <w:rsid w:val="0058776B"/>
    <w:rsid w:val="00587BE7"/>
    <w:rsid w:val="00587CCD"/>
    <w:rsid w:val="00590400"/>
    <w:rsid w:val="0059044D"/>
    <w:rsid w:val="00591AA4"/>
    <w:rsid w:val="00591B84"/>
    <w:rsid w:val="00591C00"/>
    <w:rsid w:val="00591F86"/>
    <w:rsid w:val="0059218D"/>
    <w:rsid w:val="005921CA"/>
    <w:rsid w:val="00592613"/>
    <w:rsid w:val="005928CA"/>
    <w:rsid w:val="00592ED0"/>
    <w:rsid w:val="005939C1"/>
    <w:rsid w:val="00593C00"/>
    <w:rsid w:val="00593E51"/>
    <w:rsid w:val="00593EBE"/>
    <w:rsid w:val="005946CD"/>
    <w:rsid w:val="00594A5D"/>
    <w:rsid w:val="005957C6"/>
    <w:rsid w:val="00595C16"/>
    <w:rsid w:val="00595D79"/>
    <w:rsid w:val="00595E85"/>
    <w:rsid w:val="00595EEB"/>
    <w:rsid w:val="0059602E"/>
    <w:rsid w:val="00596473"/>
    <w:rsid w:val="00596870"/>
    <w:rsid w:val="0059721E"/>
    <w:rsid w:val="0059C26D"/>
    <w:rsid w:val="005A0085"/>
    <w:rsid w:val="005A0374"/>
    <w:rsid w:val="005A055B"/>
    <w:rsid w:val="005A0888"/>
    <w:rsid w:val="005A0B9A"/>
    <w:rsid w:val="005A0BE4"/>
    <w:rsid w:val="005A0CD1"/>
    <w:rsid w:val="005A11BF"/>
    <w:rsid w:val="005A1C96"/>
    <w:rsid w:val="005A23B3"/>
    <w:rsid w:val="005A2649"/>
    <w:rsid w:val="005A2852"/>
    <w:rsid w:val="005A2DA8"/>
    <w:rsid w:val="005A303E"/>
    <w:rsid w:val="005A31FF"/>
    <w:rsid w:val="005A33E0"/>
    <w:rsid w:val="005A3453"/>
    <w:rsid w:val="005A35DA"/>
    <w:rsid w:val="005A39BD"/>
    <w:rsid w:val="005A3A1E"/>
    <w:rsid w:val="005A3B60"/>
    <w:rsid w:val="005A3C49"/>
    <w:rsid w:val="005A3CEE"/>
    <w:rsid w:val="005A41A6"/>
    <w:rsid w:val="005A41C9"/>
    <w:rsid w:val="005A478F"/>
    <w:rsid w:val="005A4FE9"/>
    <w:rsid w:val="005A51A2"/>
    <w:rsid w:val="005A52F3"/>
    <w:rsid w:val="005A56F4"/>
    <w:rsid w:val="005A572E"/>
    <w:rsid w:val="005A65F7"/>
    <w:rsid w:val="005A6961"/>
    <w:rsid w:val="005A69B3"/>
    <w:rsid w:val="005A7398"/>
    <w:rsid w:val="005A73A8"/>
    <w:rsid w:val="005A7569"/>
    <w:rsid w:val="005A7615"/>
    <w:rsid w:val="005A7621"/>
    <w:rsid w:val="005A7717"/>
    <w:rsid w:val="005B0A26"/>
    <w:rsid w:val="005B1601"/>
    <w:rsid w:val="005B184A"/>
    <w:rsid w:val="005B1D1D"/>
    <w:rsid w:val="005B1E2E"/>
    <w:rsid w:val="005B1EE2"/>
    <w:rsid w:val="005B21B1"/>
    <w:rsid w:val="005B243B"/>
    <w:rsid w:val="005B297E"/>
    <w:rsid w:val="005B2A24"/>
    <w:rsid w:val="005B2D84"/>
    <w:rsid w:val="005B347E"/>
    <w:rsid w:val="005B3687"/>
    <w:rsid w:val="005B397F"/>
    <w:rsid w:val="005B3F2C"/>
    <w:rsid w:val="005B4318"/>
    <w:rsid w:val="005B4369"/>
    <w:rsid w:val="005B4909"/>
    <w:rsid w:val="005B5B31"/>
    <w:rsid w:val="005B5C71"/>
    <w:rsid w:val="005B5E84"/>
    <w:rsid w:val="005B5F09"/>
    <w:rsid w:val="005B6114"/>
    <w:rsid w:val="005B63F9"/>
    <w:rsid w:val="005B6655"/>
    <w:rsid w:val="005B6742"/>
    <w:rsid w:val="005B6A10"/>
    <w:rsid w:val="005B7115"/>
    <w:rsid w:val="005B71EF"/>
    <w:rsid w:val="005B7470"/>
    <w:rsid w:val="005B774C"/>
    <w:rsid w:val="005C065A"/>
    <w:rsid w:val="005C0A77"/>
    <w:rsid w:val="005C12AD"/>
    <w:rsid w:val="005C13C8"/>
    <w:rsid w:val="005C1536"/>
    <w:rsid w:val="005C1688"/>
    <w:rsid w:val="005C1888"/>
    <w:rsid w:val="005C18F5"/>
    <w:rsid w:val="005C1DD2"/>
    <w:rsid w:val="005C21C2"/>
    <w:rsid w:val="005C233E"/>
    <w:rsid w:val="005C2555"/>
    <w:rsid w:val="005C275E"/>
    <w:rsid w:val="005C2A40"/>
    <w:rsid w:val="005C2B23"/>
    <w:rsid w:val="005C2BC2"/>
    <w:rsid w:val="005C2C5F"/>
    <w:rsid w:val="005C33C3"/>
    <w:rsid w:val="005C3878"/>
    <w:rsid w:val="005C3ABF"/>
    <w:rsid w:val="005C3F1D"/>
    <w:rsid w:val="005C4430"/>
    <w:rsid w:val="005C4561"/>
    <w:rsid w:val="005C490B"/>
    <w:rsid w:val="005C49A4"/>
    <w:rsid w:val="005C49B0"/>
    <w:rsid w:val="005C4D5C"/>
    <w:rsid w:val="005C4FF4"/>
    <w:rsid w:val="005C51F4"/>
    <w:rsid w:val="005C5559"/>
    <w:rsid w:val="005C570F"/>
    <w:rsid w:val="005C5D63"/>
    <w:rsid w:val="005C5FE3"/>
    <w:rsid w:val="005C6039"/>
    <w:rsid w:val="005C6308"/>
    <w:rsid w:val="005C67F1"/>
    <w:rsid w:val="005C693F"/>
    <w:rsid w:val="005C6E67"/>
    <w:rsid w:val="005C765E"/>
    <w:rsid w:val="005C7865"/>
    <w:rsid w:val="005D0070"/>
    <w:rsid w:val="005D00FD"/>
    <w:rsid w:val="005D0172"/>
    <w:rsid w:val="005D0726"/>
    <w:rsid w:val="005D0A6A"/>
    <w:rsid w:val="005D0D74"/>
    <w:rsid w:val="005D0DA3"/>
    <w:rsid w:val="005D0EBF"/>
    <w:rsid w:val="005D11F6"/>
    <w:rsid w:val="005D1427"/>
    <w:rsid w:val="005D1513"/>
    <w:rsid w:val="005D15ED"/>
    <w:rsid w:val="005D16DB"/>
    <w:rsid w:val="005D189D"/>
    <w:rsid w:val="005D1F0A"/>
    <w:rsid w:val="005D2214"/>
    <w:rsid w:val="005D2377"/>
    <w:rsid w:val="005D2852"/>
    <w:rsid w:val="005D2A40"/>
    <w:rsid w:val="005D2C27"/>
    <w:rsid w:val="005D2C97"/>
    <w:rsid w:val="005D2F28"/>
    <w:rsid w:val="005D2F43"/>
    <w:rsid w:val="005D2F67"/>
    <w:rsid w:val="005D2F71"/>
    <w:rsid w:val="005D309D"/>
    <w:rsid w:val="005D3111"/>
    <w:rsid w:val="005D31C3"/>
    <w:rsid w:val="005D3800"/>
    <w:rsid w:val="005D38F2"/>
    <w:rsid w:val="005D3B20"/>
    <w:rsid w:val="005D3F08"/>
    <w:rsid w:val="005D4302"/>
    <w:rsid w:val="005D44A2"/>
    <w:rsid w:val="005D45C1"/>
    <w:rsid w:val="005D4798"/>
    <w:rsid w:val="005D493B"/>
    <w:rsid w:val="005D49F6"/>
    <w:rsid w:val="005D4B72"/>
    <w:rsid w:val="005D4BDE"/>
    <w:rsid w:val="005D5283"/>
    <w:rsid w:val="005D575A"/>
    <w:rsid w:val="005D5A80"/>
    <w:rsid w:val="005D5D21"/>
    <w:rsid w:val="005D5D62"/>
    <w:rsid w:val="005D60E8"/>
    <w:rsid w:val="005D6281"/>
    <w:rsid w:val="005D635B"/>
    <w:rsid w:val="005D6500"/>
    <w:rsid w:val="005D7860"/>
    <w:rsid w:val="005D79A5"/>
    <w:rsid w:val="005D7C30"/>
    <w:rsid w:val="005D7C9F"/>
    <w:rsid w:val="005D7D66"/>
    <w:rsid w:val="005DA28E"/>
    <w:rsid w:val="005E01FA"/>
    <w:rsid w:val="005E0A6E"/>
    <w:rsid w:val="005E0AD4"/>
    <w:rsid w:val="005E0CAB"/>
    <w:rsid w:val="005E0DDF"/>
    <w:rsid w:val="005E123F"/>
    <w:rsid w:val="005E1F38"/>
    <w:rsid w:val="005E20AC"/>
    <w:rsid w:val="005E2C68"/>
    <w:rsid w:val="005E2E85"/>
    <w:rsid w:val="005E2E96"/>
    <w:rsid w:val="005E2F8F"/>
    <w:rsid w:val="005E31BF"/>
    <w:rsid w:val="005E35DD"/>
    <w:rsid w:val="005E36C6"/>
    <w:rsid w:val="005E37AB"/>
    <w:rsid w:val="005E38D0"/>
    <w:rsid w:val="005E3F5D"/>
    <w:rsid w:val="005E44A1"/>
    <w:rsid w:val="005E4634"/>
    <w:rsid w:val="005E49D2"/>
    <w:rsid w:val="005E4C3B"/>
    <w:rsid w:val="005E4CFC"/>
    <w:rsid w:val="005E50D8"/>
    <w:rsid w:val="005E51EA"/>
    <w:rsid w:val="005E5297"/>
    <w:rsid w:val="005E5684"/>
    <w:rsid w:val="005E5B25"/>
    <w:rsid w:val="005E5CD6"/>
    <w:rsid w:val="005E5E33"/>
    <w:rsid w:val="005E5F2D"/>
    <w:rsid w:val="005E63A6"/>
    <w:rsid w:val="005E646A"/>
    <w:rsid w:val="005E65EC"/>
    <w:rsid w:val="005E732F"/>
    <w:rsid w:val="005E78E7"/>
    <w:rsid w:val="005F02DF"/>
    <w:rsid w:val="005F031A"/>
    <w:rsid w:val="005F04B3"/>
    <w:rsid w:val="005F0692"/>
    <w:rsid w:val="005F090B"/>
    <w:rsid w:val="005F0A79"/>
    <w:rsid w:val="005F166B"/>
    <w:rsid w:val="005F1995"/>
    <w:rsid w:val="005F1C69"/>
    <w:rsid w:val="005F1C88"/>
    <w:rsid w:val="005F1DE6"/>
    <w:rsid w:val="005F202E"/>
    <w:rsid w:val="005F217C"/>
    <w:rsid w:val="005F2A6E"/>
    <w:rsid w:val="005F2B3E"/>
    <w:rsid w:val="005F3263"/>
    <w:rsid w:val="005F3637"/>
    <w:rsid w:val="005F3916"/>
    <w:rsid w:val="005F3B49"/>
    <w:rsid w:val="005F40DE"/>
    <w:rsid w:val="005F4578"/>
    <w:rsid w:val="005F4B35"/>
    <w:rsid w:val="005F507A"/>
    <w:rsid w:val="005F51A7"/>
    <w:rsid w:val="005F57B3"/>
    <w:rsid w:val="005F57FE"/>
    <w:rsid w:val="005F599C"/>
    <w:rsid w:val="005F6406"/>
    <w:rsid w:val="005F672E"/>
    <w:rsid w:val="005F694D"/>
    <w:rsid w:val="005F6C42"/>
    <w:rsid w:val="005F725D"/>
    <w:rsid w:val="005F7826"/>
    <w:rsid w:val="005F7A72"/>
    <w:rsid w:val="005F7DB6"/>
    <w:rsid w:val="006003E3"/>
    <w:rsid w:val="006004EF"/>
    <w:rsid w:val="006005DD"/>
    <w:rsid w:val="006006BE"/>
    <w:rsid w:val="006008CF"/>
    <w:rsid w:val="00600F3C"/>
    <w:rsid w:val="0060186A"/>
    <w:rsid w:val="006019B7"/>
    <w:rsid w:val="00601BEA"/>
    <w:rsid w:val="00601C9E"/>
    <w:rsid w:val="00601E08"/>
    <w:rsid w:val="0060287C"/>
    <w:rsid w:val="00602A8C"/>
    <w:rsid w:val="006037E5"/>
    <w:rsid w:val="006038DF"/>
    <w:rsid w:val="00604076"/>
    <w:rsid w:val="006044BC"/>
    <w:rsid w:val="006046FF"/>
    <w:rsid w:val="006047C5"/>
    <w:rsid w:val="00604B22"/>
    <w:rsid w:val="00604DEB"/>
    <w:rsid w:val="00604E3E"/>
    <w:rsid w:val="00605248"/>
    <w:rsid w:val="00605306"/>
    <w:rsid w:val="006053F5"/>
    <w:rsid w:val="00605400"/>
    <w:rsid w:val="00605BF9"/>
    <w:rsid w:val="0060637C"/>
    <w:rsid w:val="006063B6"/>
    <w:rsid w:val="0060663D"/>
    <w:rsid w:val="006068AD"/>
    <w:rsid w:val="00606A85"/>
    <w:rsid w:val="00606B47"/>
    <w:rsid w:val="00606B87"/>
    <w:rsid w:val="00606C76"/>
    <w:rsid w:val="00606D5B"/>
    <w:rsid w:val="006071F0"/>
    <w:rsid w:val="0060747B"/>
    <w:rsid w:val="00607553"/>
    <w:rsid w:val="00607770"/>
    <w:rsid w:val="0060794A"/>
    <w:rsid w:val="0060798A"/>
    <w:rsid w:val="00607C6C"/>
    <w:rsid w:val="00607C85"/>
    <w:rsid w:val="00607C9F"/>
    <w:rsid w:val="00607E6D"/>
    <w:rsid w:val="00607E70"/>
    <w:rsid w:val="006102F6"/>
    <w:rsid w:val="00610BE0"/>
    <w:rsid w:val="00610CCB"/>
    <w:rsid w:val="00610E1A"/>
    <w:rsid w:val="00610EF2"/>
    <w:rsid w:val="00610F15"/>
    <w:rsid w:val="006110DA"/>
    <w:rsid w:val="006112F0"/>
    <w:rsid w:val="0061135C"/>
    <w:rsid w:val="006116D3"/>
    <w:rsid w:val="0061180E"/>
    <w:rsid w:val="006118FC"/>
    <w:rsid w:val="006119A6"/>
    <w:rsid w:val="00611BE4"/>
    <w:rsid w:val="00612487"/>
    <w:rsid w:val="006125C1"/>
    <w:rsid w:val="0061296F"/>
    <w:rsid w:val="00612BBB"/>
    <w:rsid w:val="00612C18"/>
    <w:rsid w:val="00612ED5"/>
    <w:rsid w:val="00612F31"/>
    <w:rsid w:val="00612FEA"/>
    <w:rsid w:val="00613297"/>
    <w:rsid w:val="00613674"/>
    <w:rsid w:val="00613736"/>
    <w:rsid w:val="006138FD"/>
    <w:rsid w:val="00613A03"/>
    <w:rsid w:val="00613A4D"/>
    <w:rsid w:val="00613E3B"/>
    <w:rsid w:val="00613F54"/>
    <w:rsid w:val="006142B6"/>
    <w:rsid w:val="006145B6"/>
    <w:rsid w:val="006146A0"/>
    <w:rsid w:val="00614AF6"/>
    <w:rsid w:val="00614CC3"/>
    <w:rsid w:val="00614D35"/>
    <w:rsid w:val="00614DE6"/>
    <w:rsid w:val="00614F6E"/>
    <w:rsid w:val="00615073"/>
    <w:rsid w:val="006153F5"/>
    <w:rsid w:val="006154E8"/>
    <w:rsid w:val="006157E8"/>
    <w:rsid w:val="00615BF9"/>
    <w:rsid w:val="00616293"/>
    <w:rsid w:val="006164F4"/>
    <w:rsid w:val="0061698C"/>
    <w:rsid w:val="00617677"/>
    <w:rsid w:val="006177D0"/>
    <w:rsid w:val="00617923"/>
    <w:rsid w:val="00617995"/>
    <w:rsid w:val="00617B17"/>
    <w:rsid w:val="00617B4F"/>
    <w:rsid w:val="00617BE6"/>
    <w:rsid w:val="00617E8A"/>
    <w:rsid w:val="00617E8F"/>
    <w:rsid w:val="00620123"/>
    <w:rsid w:val="00620769"/>
    <w:rsid w:val="00620894"/>
    <w:rsid w:val="00620D43"/>
    <w:rsid w:val="00621152"/>
    <w:rsid w:val="00621751"/>
    <w:rsid w:val="006217D2"/>
    <w:rsid w:val="006217DC"/>
    <w:rsid w:val="0062191A"/>
    <w:rsid w:val="0062197C"/>
    <w:rsid w:val="00621AD7"/>
    <w:rsid w:val="00621D6A"/>
    <w:rsid w:val="0062212D"/>
    <w:rsid w:val="006224DB"/>
    <w:rsid w:val="00622A2A"/>
    <w:rsid w:val="00622C36"/>
    <w:rsid w:val="00622D65"/>
    <w:rsid w:val="00622E5E"/>
    <w:rsid w:val="00623A5F"/>
    <w:rsid w:val="00624058"/>
    <w:rsid w:val="006245BE"/>
    <w:rsid w:val="00624CCC"/>
    <w:rsid w:val="00624DC7"/>
    <w:rsid w:val="006254C7"/>
    <w:rsid w:val="006254CA"/>
    <w:rsid w:val="006255C3"/>
    <w:rsid w:val="006256C1"/>
    <w:rsid w:val="00625937"/>
    <w:rsid w:val="0062641E"/>
    <w:rsid w:val="00626861"/>
    <w:rsid w:val="0062687B"/>
    <w:rsid w:val="00626A60"/>
    <w:rsid w:val="00626C94"/>
    <w:rsid w:val="00627510"/>
    <w:rsid w:val="00627A04"/>
    <w:rsid w:val="00627C6D"/>
    <w:rsid w:val="00627CDC"/>
    <w:rsid w:val="0062D2C7"/>
    <w:rsid w:val="0063044A"/>
    <w:rsid w:val="00630A77"/>
    <w:rsid w:val="00630B4B"/>
    <w:rsid w:val="00631089"/>
    <w:rsid w:val="00631108"/>
    <w:rsid w:val="0063123C"/>
    <w:rsid w:val="006312C3"/>
    <w:rsid w:val="006318B3"/>
    <w:rsid w:val="0063243F"/>
    <w:rsid w:val="00632BBA"/>
    <w:rsid w:val="00632C19"/>
    <w:rsid w:val="006336BA"/>
    <w:rsid w:val="00633880"/>
    <w:rsid w:val="00633A6F"/>
    <w:rsid w:val="00634278"/>
    <w:rsid w:val="006344B8"/>
    <w:rsid w:val="00634E90"/>
    <w:rsid w:val="00634FD0"/>
    <w:rsid w:val="00635218"/>
    <w:rsid w:val="00635DB9"/>
    <w:rsid w:val="0063602D"/>
    <w:rsid w:val="0063613B"/>
    <w:rsid w:val="0063623B"/>
    <w:rsid w:val="00636469"/>
    <w:rsid w:val="006364D7"/>
    <w:rsid w:val="00636512"/>
    <w:rsid w:val="006365D8"/>
    <w:rsid w:val="006368F3"/>
    <w:rsid w:val="00636C1D"/>
    <w:rsid w:val="00636D56"/>
    <w:rsid w:val="00636FDE"/>
    <w:rsid w:val="0063782D"/>
    <w:rsid w:val="00640DF2"/>
    <w:rsid w:val="00640FF6"/>
    <w:rsid w:val="00641096"/>
    <w:rsid w:val="006412D9"/>
    <w:rsid w:val="00641341"/>
    <w:rsid w:val="0064144E"/>
    <w:rsid w:val="00641554"/>
    <w:rsid w:val="00641A6A"/>
    <w:rsid w:val="006422B5"/>
    <w:rsid w:val="00642686"/>
    <w:rsid w:val="006426C7"/>
    <w:rsid w:val="00642791"/>
    <w:rsid w:val="00642D61"/>
    <w:rsid w:val="00642D85"/>
    <w:rsid w:val="0064399E"/>
    <w:rsid w:val="00643A92"/>
    <w:rsid w:val="00643B8C"/>
    <w:rsid w:val="0064404D"/>
    <w:rsid w:val="00644381"/>
    <w:rsid w:val="0064448D"/>
    <w:rsid w:val="00644B07"/>
    <w:rsid w:val="00644DE5"/>
    <w:rsid w:val="0064503E"/>
    <w:rsid w:val="006452A9"/>
    <w:rsid w:val="00645916"/>
    <w:rsid w:val="00645917"/>
    <w:rsid w:val="00646323"/>
    <w:rsid w:val="00646BEE"/>
    <w:rsid w:val="0064718F"/>
    <w:rsid w:val="00647227"/>
    <w:rsid w:val="006472BE"/>
    <w:rsid w:val="006474ED"/>
    <w:rsid w:val="00647BC2"/>
    <w:rsid w:val="00647DC4"/>
    <w:rsid w:val="00650137"/>
    <w:rsid w:val="00650149"/>
    <w:rsid w:val="00650478"/>
    <w:rsid w:val="00650999"/>
    <w:rsid w:val="00650CCA"/>
    <w:rsid w:val="00650D7D"/>
    <w:rsid w:val="00650EEE"/>
    <w:rsid w:val="00650F89"/>
    <w:rsid w:val="00650F95"/>
    <w:rsid w:val="00651007"/>
    <w:rsid w:val="00651112"/>
    <w:rsid w:val="0065178E"/>
    <w:rsid w:val="00651C5B"/>
    <w:rsid w:val="00651DD8"/>
    <w:rsid w:val="00651F78"/>
    <w:rsid w:val="00652467"/>
    <w:rsid w:val="006524C0"/>
    <w:rsid w:val="00652BAE"/>
    <w:rsid w:val="00652DD5"/>
    <w:rsid w:val="006534C3"/>
    <w:rsid w:val="00653602"/>
    <w:rsid w:val="006536D5"/>
    <w:rsid w:val="00653A49"/>
    <w:rsid w:val="00653B95"/>
    <w:rsid w:val="00653C0C"/>
    <w:rsid w:val="006543BA"/>
    <w:rsid w:val="0065464E"/>
    <w:rsid w:val="006549D4"/>
    <w:rsid w:val="0065538F"/>
    <w:rsid w:val="0065550D"/>
    <w:rsid w:val="00655605"/>
    <w:rsid w:val="00655801"/>
    <w:rsid w:val="00655813"/>
    <w:rsid w:val="00655FE0"/>
    <w:rsid w:val="006562BF"/>
    <w:rsid w:val="00656447"/>
    <w:rsid w:val="006564A1"/>
    <w:rsid w:val="00656570"/>
    <w:rsid w:val="006565B0"/>
    <w:rsid w:val="00656876"/>
    <w:rsid w:val="00656C90"/>
    <w:rsid w:val="00657880"/>
    <w:rsid w:val="00657957"/>
    <w:rsid w:val="006600DB"/>
    <w:rsid w:val="0066015F"/>
    <w:rsid w:val="00660CA0"/>
    <w:rsid w:val="00661230"/>
    <w:rsid w:val="006612B2"/>
    <w:rsid w:val="0066150A"/>
    <w:rsid w:val="006617EF"/>
    <w:rsid w:val="0066187C"/>
    <w:rsid w:val="00661A75"/>
    <w:rsid w:val="00661C4C"/>
    <w:rsid w:val="00661C9E"/>
    <w:rsid w:val="00662258"/>
    <w:rsid w:val="006628CE"/>
    <w:rsid w:val="006628E1"/>
    <w:rsid w:val="00662ED1"/>
    <w:rsid w:val="0066372E"/>
    <w:rsid w:val="00663E90"/>
    <w:rsid w:val="00664042"/>
    <w:rsid w:val="006642C4"/>
    <w:rsid w:val="0066459C"/>
    <w:rsid w:val="006645DB"/>
    <w:rsid w:val="00664877"/>
    <w:rsid w:val="0066489E"/>
    <w:rsid w:val="00664A18"/>
    <w:rsid w:val="00664E99"/>
    <w:rsid w:val="00664ECF"/>
    <w:rsid w:val="006650CA"/>
    <w:rsid w:val="00665897"/>
    <w:rsid w:val="00665A40"/>
    <w:rsid w:val="00665F34"/>
    <w:rsid w:val="00665F78"/>
    <w:rsid w:val="0066602C"/>
    <w:rsid w:val="00666270"/>
    <w:rsid w:val="0066631B"/>
    <w:rsid w:val="006668EE"/>
    <w:rsid w:val="00666994"/>
    <w:rsid w:val="006669BF"/>
    <w:rsid w:val="00666D3C"/>
    <w:rsid w:val="00666E3C"/>
    <w:rsid w:val="00666EDA"/>
    <w:rsid w:val="00666F25"/>
    <w:rsid w:val="0066755F"/>
    <w:rsid w:val="0066774C"/>
    <w:rsid w:val="006677A9"/>
    <w:rsid w:val="00667802"/>
    <w:rsid w:val="00667978"/>
    <w:rsid w:val="00667CC6"/>
    <w:rsid w:val="006701F6"/>
    <w:rsid w:val="006702A3"/>
    <w:rsid w:val="00670456"/>
    <w:rsid w:val="006708EC"/>
    <w:rsid w:val="00670A1F"/>
    <w:rsid w:val="006713B7"/>
    <w:rsid w:val="006715D9"/>
    <w:rsid w:val="00671608"/>
    <w:rsid w:val="006716F9"/>
    <w:rsid w:val="00671889"/>
    <w:rsid w:val="00671CE8"/>
    <w:rsid w:val="00671FF2"/>
    <w:rsid w:val="006726FA"/>
    <w:rsid w:val="006729DD"/>
    <w:rsid w:val="00672B46"/>
    <w:rsid w:val="00672BFE"/>
    <w:rsid w:val="00672F94"/>
    <w:rsid w:val="006731AB"/>
    <w:rsid w:val="006731D3"/>
    <w:rsid w:val="0067324B"/>
    <w:rsid w:val="0067331B"/>
    <w:rsid w:val="00673B6A"/>
    <w:rsid w:val="00673BE8"/>
    <w:rsid w:val="00673F7F"/>
    <w:rsid w:val="00674085"/>
    <w:rsid w:val="00674256"/>
    <w:rsid w:val="0067438A"/>
    <w:rsid w:val="00674475"/>
    <w:rsid w:val="006745D8"/>
    <w:rsid w:val="00674949"/>
    <w:rsid w:val="00675282"/>
    <w:rsid w:val="00675313"/>
    <w:rsid w:val="00675322"/>
    <w:rsid w:val="00675666"/>
    <w:rsid w:val="00675DE9"/>
    <w:rsid w:val="00676199"/>
    <w:rsid w:val="00676240"/>
    <w:rsid w:val="00676538"/>
    <w:rsid w:val="00676605"/>
    <w:rsid w:val="00676687"/>
    <w:rsid w:val="00676734"/>
    <w:rsid w:val="0067675F"/>
    <w:rsid w:val="0067733C"/>
    <w:rsid w:val="006773E4"/>
    <w:rsid w:val="0067757A"/>
    <w:rsid w:val="0067777D"/>
    <w:rsid w:val="00677BD9"/>
    <w:rsid w:val="00677D44"/>
    <w:rsid w:val="006804C3"/>
    <w:rsid w:val="00680611"/>
    <w:rsid w:val="00680680"/>
    <w:rsid w:val="00680683"/>
    <w:rsid w:val="00680E81"/>
    <w:rsid w:val="0068102B"/>
    <w:rsid w:val="00681F3E"/>
    <w:rsid w:val="00682028"/>
    <w:rsid w:val="00682583"/>
    <w:rsid w:val="00682C38"/>
    <w:rsid w:val="006838B0"/>
    <w:rsid w:val="00683CBA"/>
    <w:rsid w:val="00684327"/>
    <w:rsid w:val="006850E0"/>
    <w:rsid w:val="006854E2"/>
    <w:rsid w:val="00685731"/>
    <w:rsid w:val="006859F0"/>
    <w:rsid w:val="00685EC7"/>
    <w:rsid w:val="006874BC"/>
    <w:rsid w:val="00687A8E"/>
    <w:rsid w:val="00687B2D"/>
    <w:rsid w:val="00687F39"/>
    <w:rsid w:val="0068FBD4"/>
    <w:rsid w:val="0069002D"/>
    <w:rsid w:val="00690437"/>
    <w:rsid w:val="00690442"/>
    <w:rsid w:val="00690462"/>
    <w:rsid w:val="0069064E"/>
    <w:rsid w:val="0069081D"/>
    <w:rsid w:val="00690B89"/>
    <w:rsid w:val="00690D78"/>
    <w:rsid w:val="00691329"/>
    <w:rsid w:val="006917D1"/>
    <w:rsid w:val="00691A30"/>
    <w:rsid w:val="00691AB2"/>
    <w:rsid w:val="00691C9B"/>
    <w:rsid w:val="00691F00"/>
    <w:rsid w:val="00692436"/>
    <w:rsid w:val="006925D3"/>
    <w:rsid w:val="00692AC7"/>
    <w:rsid w:val="00692C7C"/>
    <w:rsid w:val="006930A4"/>
    <w:rsid w:val="00693266"/>
    <w:rsid w:val="006936F3"/>
    <w:rsid w:val="00693BB9"/>
    <w:rsid w:val="006943E9"/>
    <w:rsid w:val="006946E4"/>
    <w:rsid w:val="00694AC9"/>
    <w:rsid w:val="00694F36"/>
    <w:rsid w:val="006951D1"/>
    <w:rsid w:val="006958F0"/>
    <w:rsid w:val="00695A8A"/>
    <w:rsid w:val="00695C16"/>
    <w:rsid w:val="0069609A"/>
    <w:rsid w:val="00696372"/>
    <w:rsid w:val="0069644F"/>
    <w:rsid w:val="00696AEE"/>
    <w:rsid w:val="00696B01"/>
    <w:rsid w:val="00696E5F"/>
    <w:rsid w:val="00696FFA"/>
    <w:rsid w:val="006975B0"/>
    <w:rsid w:val="006977BA"/>
    <w:rsid w:val="00697888"/>
    <w:rsid w:val="00697A36"/>
    <w:rsid w:val="00697A61"/>
    <w:rsid w:val="00697CB6"/>
    <w:rsid w:val="00697CFE"/>
    <w:rsid w:val="00697FBD"/>
    <w:rsid w:val="00697FF1"/>
    <w:rsid w:val="006A0053"/>
    <w:rsid w:val="006A06DD"/>
    <w:rsid w:val="006A0ECB"/>
    <w:rsid w:val="006A12E0"/>
    <w:rsid w:val="006A16C1"/>
    <w:rsid w:val="006A190B"/>
    <w:rsid w:val="006A1A9E"/>
    <w:rsid w:val="006A1D51"/>
    <w:rsid w:val="006A1F43"/>
    <w:rsid w:val="006A20A0"/>
    <w:rsid w:val="006A20E3"/>
    <w:rsid w:val="006A2369"/>
    <w:rsid w:val="006A272B"/>
    <w:rsid w:val="006A2734"/>
    <w:rsid w:val="006A2C15"/>
    <w:rsid w:val="006A3A4B"/>
    <w:rsid w:val="006A453E"/>
    <w:rsid w:val="006A470D"/>
    <w:rsid w:val="006A478D"/>
    <w:rsid w:val="006A54BF"/>
    <w:rsid w:val="006A5501"/>
    <w:rsid w:val="006A55E5"/>
    <w:rsid w:val="006A5EEB"/>
    <w:rsid w:val="006A6262"/>
    <w:rsid w:val="006A63F8"/>
    <w:rsid w:val="006A64D5"/>
    <w:rsid w:val="006A6771"/>
    <w:rsid w:val="006A68FB"/>
    <w:rsid w:val="006A6EE1"/>
    <w:rsid w:val="006A776D"/>
    <w:rsid w:val="006B01C5"/>
    <w:rsid w:val="006B0F15"/>
    <w:rsid w:val="006B0F23"/>
    <w:rsid w:val="006B103C"/>
    <w:rsid w:val="006B13DB"/>
    <w:rsid w:val="006B15B6"/>
    <w:rsid w:val="006B15B7"/>
    <w:rsid w:val="006B1B6F"/>
    <w:rsid w:val="006B1BED"/>
    <w:rsid w:val="006B1D10"/>
    <w:rsid w:val="006B262C"/>
    <w:rsid w:val="006B2C10"/>
    <w:rsid w:val="006B2DB2"/>
    <w:rsid w:val="006B3CD4"/>
    <w:rsid w:val="006B4548"/>
    <w:rsid w:val="006B455E"/>
    <w:rsid w:val="006B45B1"/>
    <w:rsid w:val="006B479F"/>
    <w:rsid w:val="006B4821"/>
    <w:rsid w:val="006B4935"/>
    <w:rsid w:val="006B4CAF"/>
    <w:rsid w:val="006B4D85"/>
    <w:rsid w:val="006B5047"/>
    <w:rsid w:val="006B5980"/>
    <w:rsid w:val="006B59FC"/>
    <w:rsid w:val="006B5FE9"/>
    <w:rsid w:val="006B68C5"/>
    <w:rsid w:val="006B68E2"/>
    <w:rsid w:val="006B6CB6"/>
    <w:rsid w:val="006B7143"/>
    <w:rsid w:val="006B7149"/>
    <w:rsid w:val="006B727C"/>
    <w:rsid w:val="006B745C"/>
    <w:rsid w:val="006B7864"/>
    <w:rsid w:val="006B9DF0"/>
    <w:rsid w:val="006C0069"/>
    <w:rsid w:val="006C02C1"/>
    <w:rsid w:val="006C0347"/>
    <w:rsid w:val="006C06DD"/>
    <w:rsid w:val="006C09C3"/>
    <w:rsid w:val="006C0BA2"/>
    <w:rsid w:val="006C0CB3"/>
    <w:rsid w:val="006C0E30"/>
    <w:rsid w:val="006C1072"/>
    <w:rsid w:val="006C1101"/>
    <w:rsid w:val="006C1391"/>
    <w:rsid w:val="006C1EC8"/>
    <w:rsid w:val="006C1EF4"/>
    <w:rsid w:val="006C1F28"/>
    <w:rsid w:val="006C248A"/>
    <w:rsid w:val="006C2A09"/>
    <w:rsid w:val="006C2C4E"/>
    <w:rsid w:val="006C2EB9"/>
    <w:rsid w:val="006C345D"/>
    <w:rsid w:val="006C37BD"/>
    <w:rsid w:val="006C3AB5"/>
    <w:rsid w:val="006C4109"/>
    <w:rsid w:val="006C4115"/>
    <w:rsid w:val="006C4B47"/>
    <w:rsid w:val="006C4BBC"/>
    <w:rsid w:val="006C4BED"/>
    <w:rsid w:val="006C5211"/>
    <w:rsid w:val="006C566D"/>
    <w:rsid w:val="006C5841"/>
    <w:rsid w:val="006C5D68"/>
    <w:rsid w:val="006C5F41"/>
    <w:rsid w:val="006C5FB4"/>
    <w:rsid w:val="006C6084"/>
    <w:rsid w:val="006C60BC"/>
    <w:rsid w:val="006C6161"/>
    <w:rsid w:val="006C61E9"/>
    <w:rsid w:val="006C6B38"/>
    <w:rsid w:val="006C6C5E"/>
    <w:rsid w:val="006C6CAE"/>
    <w:rsid w:val="006C707D"/>
    <w:rsid w:val="006C758D"/>
    <w:rsid w:val="006C7BFD"/>
    <w:rsid w:val="006D00FE"/>
    <w:rsid w:val="006D0256"/>
    <w:rsid w:val="006D0A91"/>
    <w:rsid w:val="006D0DC3"/>
    <w:rsid w:val="006D13CC"/>
    <w:rsid w:val="006D18E0"/>
    <w:rsid w:val="006D1BE2"/>
    <w:rsid w:val="006D1C4E"/>
    <w:rsid w:val="006D20E9"/>
    <w:rsid w:val="006D22B6"/>
    <w:rsid w:val="006D2679"/>
    <w:rsid w:val="006D2A78"/>
    <w:rsid w:val="006D2E32"/>
    <w:rsid w:val="006D2E95"/>
    <w:rsid w:val="006D2EA6"/>
    <w:rsid w:val="006D37B7"/>
    <w:rsid w:val="006D3992"/>
    <w:rsid w:val="006D3C64"/>
    <w:rsid w:val="006D423C"/>
    <w:rsid w:val="006D42E1"/>
    <w:rsid w:val="006D51A1"/>
    <w:rsid w:val="006D54D5"/>
    <w:rsid w:val="006D54DF"/>
    <w:rsid w:val="006D5FAC"/>
    <w:rsid w:val="006D6056"/>
    <w:rsid w:val="006D7D8E"/>
    <w:rsid w:val="006E01CC"/>
    <w:rsid w:val="006E10BE"/>
    <w:rsid w:val="006E13B4"/>
    <w:rsid w:val="006E18C6"/>
    <w:rsid w:val="006E1B13"/>
    <w:rsid w:val="006E1F64"/>
    <w:rsid w:val="006E2249"/>
    <w:rsid w:val="006E23FC"/>
    <w:rsid w:val="006E24EB"/>
    <w:rsid w:val="006E258E"/>
    <w:rsid w:val="006E26D7"/>
    <w:rsid w:val="006E2B9A"/>
    <w:rsid w:val="006E313A"/>
    <w:rsid w:val="006E335D"/>
    <w:rsid w:val="006E3526"/>
    <w:rsid w:val="006E35DC"/>
    <w:rsid w:val="006E35EC"/>
    <w:rsid w:val="006E3A77"/>
    <w:rsid w:val="006E40CD"/>
    <w:rsid w:val="006E41FC"/>
    <w:rsid w:val="006E423D"/>
    <w:rsid w:val="006E487C"/>
    <w:rsid w:val="006E48DB"/>
    <w:rsid w:val="006E49EF"/>
    <w:rsid w:val="006E4A31"/>
    <w:rsid w:val="006E4AD0"/>
    <w:rsid w:val="006E5066"/>
    <w:rsid w:val="006E53EA"/>
    <w:rsid w:val="006E5825"/>
    <w:rsid w:val="006E5A19"/>
    <w:rsid w:val="006E629B"/>
    <w:rsid w:val="006E63CA"/>
    <w:rsid w:val="006E6450"/>
    <w:rsid w:val="006E6633"/>
    <w:rsid w:val="006E69C6"/>
    <w:rsid w:val="006E6F6B"/>
    <w:rsid w:val="006E7095"/>
    <w:rsid w:val="006E70B1"/>
    <w:rsid w:val="006E721C"/>
    <w:rsid w:val="006E7514"/>
    <w:rsid w:val="006E75FF"/>
    <w:rsid w:val="006E7C6C"/>
    <w:rsid w:val="006E7EA9"/>
    <w:rsid w:val="006E7FED"/>
    <w:rsid w:val="006F089B"/>
    <w:rsid w:val="006F095A"/>
    <w:rsid w:val="006F09B0"/>
    <w:rsid w:val="006F0F86"/>
    <w:rsid w:val="006F1915"/>
    <w:rsid w:val="006F1C1F"/>
    <w:rsid w:val="006F1FF4"/>
    <w:rsid w:val="006F205D"/>
    <w:rsid w:val="006F21D2"/>
    <w:rsid w:val="006F2910"/>
    <w:rsid w:val="006F2948"/>
    <w:rsid w:val="006F2D93"/>
    <w:rsid w:val="006F306E"/>
    <w:rsid w:val="006F31FE"/>
    <w:rsid w:val="006F331E"/>
    <w:rsid w:val="006F34A6"/>
    <w:rsid w:val="006F3C90"/>
    <w:rsid w:val="006F4947"/>
    <w:rsid w:val="006F4C1E"/>
    <w:rsid w:val="006F4D0F"/>
    <w:rsid w:val="006F5228"/>
    <w:rsid w:val="006F5416"/>
    <w:rsid w:val="006F5574"/>
    <w:rsid w:val="006F595D"/>
    <w:rsid w:val="006F5980"/>
    <w:rsid w:val="006F59E0"/>
    <w:rsid w:val="006F5B7E"/>
    <w:rsid w:val="006F6098"/>
    <w:rsid w:val="006F6157"/>
    <w:rsid w:val="006F6230"/>
    <w:rsid w:val="006F6296"/>
    <w:rsid w:val="006F6561"/>
    <w:rsid w:val="006F6C28"/>
    <w:rsid w:val="006F6D0A"/>
    <w:rsid w:val="006F6F23"/>
    <w:rsid w:val="006F7004"/>
    <w:rsid w:val="006F73A4"/>
    <w:rsid w:val="006F7653"/>
    <w:rsid w:val="006F7920"/>
    <w:rsid w:val="006F7B1C"/>
    <w:rsid w:val="006F7F31"/>
    <w:rsid w:val="0070008A"/>
    <w:rsid w:val="007002C0"/>
    <w:rsid w:val="00700848"/>
    <w:rsid w:val="00700AF0"/>
    <w:rsid w:val="00700E4A"/>
    <w:rsid w:val="007011A4"/>
    <w:rsid w:val="007012C5"/>
    <w:rsid w:val="00701B23"/>
    <w:rsid w:val="007025D6"/>
    <w:rsid w:val="00702C9C"/>
    <w:rsid w:val="00702D96"/>
    <w:rsid w:val="00702F68"/>
    <w:rsid w:val="007032F6"/>
    <w:rsid w:val="00703445"/>
    <w:rsid w:val="00703540"/>
    <w:rsid w:val="00703656"/>
    <w:rsid w:val="00703715"/>
    <w:rsid w:val="0070383D"/>
    <w:rsid w:val="00703867"/>
    <w:rsid w:val="00703927"/>
    <w:rsid w:val="00703C60"/>
    <w:rsid w:val="00704280"/>
    <w:rsid w:val="00704788"/>
    <w:rsid w:val="00704A6C"/>
    <w:rsid w:val="00704D84"/>
    <w:rsid w:val="00704EB1"/>
    <w:rsid w:val="00705573"/>
    <w:rsid w:val="00705840"/>
    <w:rsid w:val="007061C6"/>
    <w:rsid w:val="007061E6"/>
    <w:rsid w:val="007067A5"/>
    <w:rsid w:val="00706C0D"/>
    <w:rsid w:val="007070E4"/>
    <w:rsid w:val="00707470"/>
    <w:rsid w:val="00707983"/>
    <w:rsid w:val="00707E7C"/>
    <w:rsid w:val="007103C3"/>
    <w:rsid w:val="00711260"/>
    <w:rsid w:val="007113DA"/>
    <w:rsid w:val="0071175D"/>
    <w:rsid w:val="0071200B"/>
    <w:rsid w:val="007120B9"/>
    <w:rsid w:val="007121C3"/>
    <w:rsid w:val="0071265A"/>
    <w:rsid w:val="00712665"/>
    <w:rsid w:val="007126D0"/>
    <w:rsid w:val="00712988"/>
    <w:rsid w:val="00712AA6"/>
    <w:rsid w:val="00713183"/>
    <w:rsid w:val="0071356B"/>
    <w:rsid w:val="007137BF"/>
    <w:rsid w:val="00713D61"/>
    <w:rsid w:val="007142C4"/>
    <w:rsid w:val="007142DE"/>
    <w:rsid w:val="00714F90"/>
    <w:rsid w:val="007151FB"/>
    <w:rsid w:val="007154C0"/>
    <w:rsid w:val="00715698"/>
    <w:rsid w:val="007156D5"/>
    <w:rsid w:val="007157D2"/>
    <w:rsid w:val="00715E50"/>
    <w:rsid w:val="00716006"/>
    <w:rsid w:val="007160A4"/>
    <w:rsid w:val="007163DD"/>
    <w:rsid w:val="00716798"/>
    <w:rsid w:val="00716C57"/>
    <w:rsid w:val="00716CB3"/>
    <w:rsid w:val="00716F58"/>
    <w:rsid w:val="00716FAD"/>
    <w:rsid w:val="0071717A"/>
    <w:rsid w:val="007176FD"/>
    <w:rsid w:val="00717720"/>
    <w:rsid w:val="00717D78"/>
    <w:rsid w:val="00717EDF"/>
    <w:rsid w:val="00717EE5"/>
    <w:rsid w:val="007200C1"/>
    <w:rsid w:val="007203B9"/>
    <w:rsid w:val="007203EE"/>
    <w:rsid w:val="007205EE"/>
    <w:rsid w:val="007208AE"/>
    <w:rsid w:val="00720B28"/>
    <w:rsid w:val="00720CE6"/>
    <w:rsid w:val="00720F81"/>
    <w:rsid w:val="00721690"/>
    <w:rsid w:val="00721852"/>
    <w:rsid w:val="0072247B"/>
    <w:rsid w:val="0072277B"/>
    <w:rsid w:val="00722EC0"/>
    <w:rsid w:val="00722EEA"/>
    <w:rsid w:val="0072331D"/>
    <w:rsid w:val="007233F4"/>
    <w:rsid w:val="00723628"/>
    <w:rsid w:val="00723A14"/>
    <w:rsid w:val="00723BE7"/>
    <w:rsid w:val="00723D68"/>
    <w:rsid w:val="00724006"/>
    <w:rsid w:val="00724012"/>
    <w:rsid w:val="00724188"/>
    <w:rsid w:val="0072428A"/>
    <w:rsid w:val="00724414"/>
    <w:rsid w:val="007244A3"/>
    <w:rsid w:val="00724570"/>
    <w:rsid w:val="007245D7"/>
    <w:rsid w:val="007249FE"/>
    <w:rsid w:val="00724FE9"/>
    <w:rsid w:val="007250B6"/>
    <w:rsid w:val="00725323"/>
    <w:rsid w:val="00725491"/>
    <w:rsid w:val="0072564E"/>
    <w:rsid w:val="0072574E"/>
    <w:rsid w:val="00725826"/>
    <w:rsid w:val="00725B86"/>
    <w:rsid w:val="00725E98"/>
    <w:rsid w:val="007261BE"/>
    <w:rsid w:val="00726254"/>
    <w:rsid w:val="0072693E"/>
    <w:rsid w:val="00726E3B"/>
    <w:rsid w:val="00727241"/>
    <w:rsid w:val="007273B2"/>
    <w:rsid w:val="00727624"/>
    <w:rsid w:val="00727879"/>
    <w:rsid w:val="007278E1"/>
    <w:rsid w:val="00727A05"/>
    <w:rsid w:val="00727AFD"/>
    <w:rsid w:val="00727F76"/>
    <w:rsid w:val="00727F84"/>
    <w:rsid w:val="007300E0"/>
    <w:rsid w:val="00730571"/>
    <w:rsid w:val="00730673"/>
    <w:rsid w:val="007309E6"/>
    <w:rsid w:val="00730BDF"/>
    <w:rsid w:val="00730C87"/>
    <w:rsid w:val="00730D7A"/>
    <w:rsid w:val="007312BA"/>
    <w:rsid w:val="00732181"/>
    <w:rsid w:val="007321DD"/>
    <w:rsid w:val="0073224C"/>
    <w:rsid w:val="00733516"/>
    <w:rsid w:val="007337CC"/>
    <w:rsid w:val="00733899"/>
    <w:rsid w:val="007339F4"/>
    <w:rsid w:val="00733AAA"/>
    <w:rsid w:val="00733CC7"/>
    <w:rsid w:val="00733E86"/>
    <w:rsid w:val="0073409A"/>
    <w:rsid w:val="007342DF"/>
    <w:rsid w:val="00734CCB"/>
    <w:rsid w:val="00734D5D"/>
    <w:rsid w:val="0073507A"/>
    <w:rsid w:val="00735807"/>
    <w:rsid w:val="007358F2"/>
    <w:rsid w:val="00735CF0"/>
    <w:rsid w:val="007366D4"/>
    <w:rsid w:val="00736BA5"/>
    <w:rsid w:val="00736E2C"/>
    <w:rsid w:val="00737998"/>
    <w:rsid w:val="00737D6E"/>
    <w:rsid w:val="00740275"/>
    <w:rsid w:val="00740466"/>
    <w:rsid w:val="007404D2"/>
    <w:rsid w:val="00740869"/>
    <w:rsid w:val="00740B5D"/>
    <w:rsid w:val="00741213"/>
    <w:rsid w:val="00741299"/>
    <w:rsid w:val="00741456"/>
    <w:rsid w:val="0074154E"/>
    <w:rsid w:val="00741609"/>
    <w:rsid w:val="00741804"/>
    <w:rsid w:val="007420E6"/>
    <w:rsid w:val="00742389"/>
    <w:rsid w:val="007424B3"/>
    <w:rsid w:val="00742B02"/>
    <w:rsid w:val="00742EF4"/>
    <w:rsid w:val="00742F5C"/>
    <w:rsid w:val="007432E7"/>
    <w:rsid w:val="007433A4"/>
    <w:rsid w:val="00743D3D"/>
    <w:rsid w:val="00743F52"/>
    <w:rsid w:val="0074475F"/>
    <w:rsid w:val="007448E6"/>
    <w:rsid w:val="00744C2B"/>
    <w:rsid w:val="00744EB1"/>
    <w:rsid w:val="007451B2"/>
    <w:rsid w:val="0074534D"/>
    <w:rsid w:val="007455FB"/>
    <w:rsid w:val="0074568B"/>
    <w:rsid w:val="00745AB6"/>
    <w:rsid w:val="007461A1"/>
    <w:rsid w:val="007462B9"/>
    <w:rsid w:val="00746466"/>
    <w:rsid w:val="007464F6"/>
    <w:rsid w:val="007465D1"/>
    <w:rsid w:val="00746708"/>
    <w:rsid w:val="0074674A"/>
    <w:rsid w:val="0074690B"/>
    <w:rsid w:val="00746A3E"/>
    <w:rsid w:val="00746B3A"/>
    <w:rsid w:val="007470F5"/>
    <w:rsid w:val="00747347"/>
    <w:rsid w:val="00747CBA"/>
    <w:rsid w:val="00747DD6"/>
    <w:rsid w:val="007506AC"/>
    <w:rsid w:val="0075077A"/>
    <w:rsid w:val="00750926"/>
    <w:rsid w:val="0075094E"/>
    <w:rsid w:val="0075096C"/>
    <w:rsid w:val="0075097C"/>
    <w:rsid w:val="00750A02"/>
    <w:rsid w:val="00750B93"/>
    <w:rsid w:val="00750BA2"/>
    <w:rsid w:val="00750DC2"/>
    <w:rsid w:val="00751729"/>
    <w:rsid w:val="00751F05"/>
    <w:rsid w:val="00751F8E"/>
    <w:rsid w:val="0075276E"/>
    <w:rsid w:val="007528AC"/>
    <w:rsid w:val="00752A78"/>
    <w:rsid w:val="00752B9F"/>
    <w:rsid w:val="0075304D"/>
    <w:rsid w:val="0075384F"/>
    <w:rsid w:val="0075390F"/>
    <w:rsid w:val="00753BB2"/>
    <w:rsid w:val="00753C60"/>
    <w:rsid w:val="00753C73"/>
    <w:rsid w:val="00753CD6"/>
    <w:rsid w:val="00753DDF"/>
    <w:rsid w:val="007540DD"/>
    <w:rsid w:val="0075464B"/>
    <w:rsid w:val="00754C15"/>
    <w:rsid w:val="00754D93"/>
    <w:rsid w:val="00754DE8"/>
    <w:rsid w:val="0075505F"/>
    <w:rsid w:val="007550E4"/>
    <w:rsid w:val="007556A6"/>
    <w:rsid w:val="0075570B"/>
    <w:rsid w:val="007559D7"/>
    <w:rsid w:val="0075621B"/>
    <w:rsid w:val="007562AA"/>
    <w:rsid w:val="00756670"/>
    <w:rsid w:val="00756E96"/>
    <w:rsid w:val="007576D2"/>
    <w:rsid w:val="00757F6A"/>
    <w:rsid w:val="007602CF"/>
    <w:rsid w:val="00760337"/>
    <w:rsid w:val="00760400"/>
    <w:rsid w:val="007606D5"/>
    <w:rsid w:val="00760A68"/>
    <w:rsid w:val="00761093"/>
    <w:rsid w:val="0076154E"/>
    <w:rsid w:val="00761AD6"/>
    <w:rsid w:val="00761BBC"/>
    <w:rsid w:val="007621E0"/>
    <w:rsid w:val="0076228D"/>
    <w:rsid w:val="007628F5"/>
    <w:rsid w:val="007629BA"/>
    <w:rsid w:val="00762D08"/>
    <w:rsid w:val="007630A7"/>
    <w:rsid w:val="00763157"/>
    <w:rsid w:val="00763211"/>
    <w:rsid w:val="007634A3"/>
    <w:rsid w:val="007638B6"/>
    <w:rsid w:val="00763920"/>
    <w:rsid w:val="00763949"/>
    <w:rsid w:val="007644A2"/>
    <w:rsid w:val="00764CAF"/>
    <w:rsid w:val="0076525C"/>
    <w:rsid w:val="00765AEF"/>
    <w:rsid w:val="0076679D"/>
    <w:rsid w:val="00766AE8"/>
    <w:rsid w:val="00766FFE"/>
    <w:rsid w:val="0076706A"/>
    <w:rsid w:val="00767365"/>
    <w:rsid w:val="007675BF"/>
    <w:rsid w:val="00767EBE"/>
    <w:rsid w:val="0077005C"/>
    <w:rsid w:val="007707AF"/>
    <w:rsid w:val="007707CD"/>
    <w:rsid w:val="00770882"/>
    <w:rsid w:val="00770888"/>
    <w:rsid w:val="00770A03"/>
    <w:rsid w:val="00770B95"/>
    <w:rsid w:val="00771049"/>
    <w:rsid w:val="00771100"/>
    <w:rsid w:val="0077119A"/>
    <w:rsid w:val="007713B0"/>
    <w:rsid w:val="0077148B"/>
    <w:rsid w:val="007715AD"/>
    <w:rsid w:val="0077177F"/>
    <w:rsid w:val="00771929"/>
    <w:rsid w:val="00772312"/>
    <w:rsid w:val="00772D13"/>
    <w:rsid w:val="007737CC"/>
    <w:rsid w:val="0077423F"/>
    <w:rsid w:val="0077434C"/>
    <w:rsid w:val="0077449A"/>
    <w:rsid w:val="007748C0"/>
    <w:rsid w:val="00774988"/>
    <w:rsid w:val="00774C97"/>
    <w:rsid w:val="007751D8"/>
    <w:rsid w:val="007753F7"/>
    <w:rsid w:val="007756A7"/>
    <w:rsid w:val="00775B0F"/>
    <w:rsid w:val="00775B5E"/>
    <w:rsid w:val="00775EF8"/>
    <w:rsid w:val="00775FE5"/>
    <w:rsid w:val="007760DA"/>
    <w:rsid w:val="007762FF"/>
    <w:rsid w:val="00776643"/>
    <w:rsid w:val="007768AF"/>
    <w:rsid w:val="00776931"/>
    <w:rsid w:val="00776A44"/>
    <w:rsid w:val="00776A8A"/>
    <w:rsid w:val="00776ADA"/>
    <w:rsid w:val="00776DD7"/>
    <w:rsid w:val="00776EA3"/>
    <w:rsid w:val="00777495"/>
    <w:rsid w:val="00777689"/>
    <w:rsid w:val="007776D7"/>
    <w:rsid w:val="0077790F"/>
    <w:rsid w:val="00780163"/>
    <w:rsid w:val="00780369"/>
    <w:rsid w:val="0078089D"/>
    <w:rsid w:val="00780FC8"/>
    <w:rsid w:val="00781054"/>
    <w:rsid w:val="0078105E"/>
    <w:rsid w:val="00781818"/>
    <w:rsid w:val="00781968"/>
    <w:rsid w:val="0078197C"/>
    <w:rsid w:val="00781DBA"/>
    <w:rsid w:val="007822F5"/>
    <w:rsid w:val="00782311"/>
    <w:rsid w:val="0078242C"/>
    <w:rsid w:val="00782480"/>
    <w:rsid w:val="0078248E"/>
    <w:rsid w:val="0078266C"/>
    <w:rsid w:val="007828AB"/>
    <w:rsid w:val="00782B21"/>
    <w:rsid w:val="00782B8C"/>
    <w:rsid w:val="00782D7C"/>
    <w:rsid w:val="007832A2"/>
    <w:rsid w:val="00783759"/>
    <w:rsid w:val="00783F7E"/>
    <w:rsid w:val="007848E2"/>
    <w:rsid w:val="00784948"/>
    <w:rsid w:val="00784ED6"/>
    <w:rsid w:val="00784FF2"/>
    <w:rsid w:val="0078537E"/>
    <w:rsid w:val="007855B0"/>
    <w:rsid w:val="00785759"/>
    <w:rsid w:val="00785807"/>
    <w:rsid w:val="0078587C"/>
    <w:rsid w:val="00785A14"/>
    <w:rsid w:val="00785FDE"/>
    <w:rsid w:val="007862E9"/>
    <w:rsid w:val="0078685B"/>
    <w:rsid w:val="00786951"/>
    <w:rsid w:val="00786EDB"/>
    <w:rsid w:val="00786EE5"/>
    <w:rsid w:val="007871FD"/>
    <w:rsid w:val="0078790D"/>
    <w:rsid w:val="007902B9"/>
    <w:rsid w:val="0079066E"/>
    <w:rsid w:val="0079069F"/>
    <w:rsid w:val="00790777"/>
    <w:rsid w:val="007908BC"/>
    <w:rsid w:val="0079119A"/>
    <w:rsid w:val="007915EE"/>
    <w:rsid w:val="00791933"/>
    <w:rsid w:val="007919A4"/>
    <w:rsid w:val="00791D6D"/>
    <w:rsid w:val="00792180"/>
    <w:rsid w:val="00792226"/>
    <w:rsid w:val="00792992"/>
    <w:rsid w:val="00792B12"/>
    <w:rsid w:val="00792D37"/>
    <w:rsid w:val="0079322A"/>
    <w:rsid w:val="00793540"/>
    <w:rsid w:val="0079373A"/>
    <w:rsid w:val="00793748"/>
    <w:rsid w:val="00793A73"/>
    <w:rsid w:val="00793E20"/>
    <w:rsid w:val="00793E7B"/>
    <w:rsid w:val="00793E84"/>
    <w:rsid w:val="0079427A"/>
    <w:rsid w:val="0079439C"/>
    <w:rsid w:val="007943EC"/>
    <w:rsid w:val="007944B5"/>
    <w:rsid w:val="00794BF6"/>
    <w:rsid w:val="00794CF6"/>
    <w:rsid w:val="00794F01"/>
    <w:rsid w:val="007952DB"/>
    <w:rsid w:val="007957E1"/>
    <w:rsid w:val="00795950"/>
    <w:rsid w:val="007960C4"/>
    <w:rsid w:val="007962BA"/>
    <w:rsid w:val="007963D0"/>
    <w:rsid w:val="0079759C"/>
    <w:rsid w:val="00797993"/>
    <w:rsid w:val="00797B39"/>
    <w:rsid w:val="00797CEB"/>
    <w:rsid w:val="00797FA7"/>
    <w:rsid w:val="007A0146"/>
    <w:rsid w:val="007A0693"/>
    <w:rsid w:val="007A0924"/>
    <w:rsid w:val="007A0A6E"/>
    <w:rsid w:val="007A0B3C"/>
    <w:rsid w:val="007A10F0"/>
    <w:rsid w:val="007A1173"/>
    <w:rsid w:val="007A12A0"/>
    <w:rsid w:val="007A15A9"/>
    <w:rsid w:val="007A17BB"/>
    <w:rsid w:val="007A2017"/>
    <w:rsid w:val="007A214A"/>
    <w:rsid w:val="007A24BC"/>
    <w:rsid w:val="007A251F"/>
    <w:rsid w:val="007A25BD"/>
    <w:rsid w:val="007A2718"/>
    <w:rsid w:val="007A2785"/>
    <w:rsid w:val="007A2994"/>
    <w:rsid w:val="007A2C1E"/>
    <w:rsid w:val="007A30C9"/>
    <w:rsid w:val="007A3117"/>
    <w:rsid w:val="007A3832"/>
    <w:rsid w:val="007A3919"/>
    <w:rsid w:val="007A3BD7"/>
    <w:rsid w:val="007A3CDD"/>
    <w:rsid w:val="007A3E83"/>
    <w:rsid w:val="007A42CE"/>
    <w:rsid w:val="007A45F1"/>
    <w:rsid w:val="007A4675"/>
    <w:rsid w:val="007A49B4"/>
    <w:rsid w:val="007A4B42"/>
    <w:rsid w:val="007A4B67"/>
    <w:rsid w:val="007A4E29"/>
    <w:rsid w:val="007A5114"/>
    <w:rsid w:val="007A535B"/>
    <w:rsid w:val="007A5718"/>
    <w:rsid w:val="007A5A34"/>
    <w:rsid w:val="007A5BA9"/>
    <w:rsid w:val="007A5DB5"/>
    <w:rsid w:val="007A605A"/>
    <w:rsid w:val="007A6250"/>
    <w:rsid w:val="007A66BB"/>
    <w:rsid w:val="007A6768"/>
    <w:rsid w:val="007A67D8"/>
    <w:rsid w:val="007A68E1"/>
    <w:rsid w:val="007A6ACD"/>
    <w:rsid w:val="007A6BC7"/>
    <w:rsid w:val="007A6CB2"/>
    <w:rsid w:val="007A714C"/>
    <w:rsid w:val="007A7280"/>
    <w:rsid w:val="007A72AC"/>
    <w:rsid w:val="007A7C08"/>
    <w:rsid w:val="007B0061"/>
    <w:rsid w:val="007B0067"/>
    <w:rsid w:val="007B07F1"/>
    <w:rsid w:val="007B0901"/>
    <w:rsid w:val="007B1A10"/>
    <w:rsid w:val="007B1E06"/>
    <w:rsid w:val="007B225D"/>
    <w:rsid w:val="007B2279"/>
    <w:rsid w:val="007B2903"/>
    <w:rsid w:val="007B2EAC"/>
    <w:rsid w:val="007B306A"/>
    <w:rsid w:val="007B33A4"/>
    <w:rsid w:val="007B3728"/>
    <w:rsid w:val="007B3A2F"/>
    <w:rsid w:val="007B3B93"/>
    <w:rsid w:val="007B419D"/>
    <w:rsid w:val="007B45EF"/>
    <w:rsid w:val="007B4831"/>
    <w:rsid w:val="007B48BB"/>
    <w:rsid w:val="007B4CDC"/>
    <w:rsid w:val="007B5046"/>
    <w:rsid w:val="007B57CB"/>
    <w:rsid w:val="007B5B2D"/>
    <w:rsid w:val="007B5D28"/>
    <w:rsid w:val="007B5DD7"/>
    <w:rsid w:val="007B618E"/>
    <w:rsid w:val="007B61A4"/>
    <w:rsid w:val="007B6482"/>
    <w:rsid w:val="007B6AC0"/>
    <w:rsid w:val="007B6BFB"/>
    <w:rsid w:val="007B6C78"/>
    <w:rsid w:val="007B6EB6"/>
    <w:rsid w:val="007B7067"/>
    <w:rsid w:val="007B7199"/>
    <w:rsid w:val="007B76ED"/>
    <w:rsid w:val="007B7AE0"/>
    <w:rsid w:val="007B7CDF"/>
    <w:rsid w:val="007C0D76"/>
    <w:rsid w:val="007C104F"/>
    <w:rsid w:val="007C1180"/>
    <w:rsid w:val="007C13A1"/>
    <w:rsid w:val="007C14F9"/>
    <w:rsid w:val="007C1545"/>
    <w:rsid w:val="007C162A"/>
    <w:rsid w:val="007C1681"/>
    <w:rsid w:val="007C1C6B"/>
    <w:rsid w:val="007C1E2E"/>
    <w:rsid w:val="007C1FC6"/>
    <w:rsid w:val="007C2052"/>
    <w:rsid w:val="007C212B"/>
    <w:rsid w:val="007C2824"/>
    <w:rsid w:val="007C29A0"/>
    <w:rsid w:val="007C384F"/>
    <w:rsid w:val="007C3E37"/>
    <w:rsid w:val="007C3EDF"/>
    <w:rsid w:val="007C410B"/>
    <w:rsid w:val="007C41D6"/>
    <w:rsid w:val="007C44E6"/>
    <w:rsid w:val="007C4984"/>
    <w:rsid w:val="007C4B4F"/>
    <w:rsid w:val="007C4F2F"/>
    <w:rsid w:val="007C5444"/>
    <w:rsid w:val="007C5F0C"/>
    <w:rsid w:val="007C5FDA"/>
    <w:rsid w:val="007C6178"/>
    <w:rsid w:val="007C6600"/>
    <w:rsid w:val="007C6C9C"/>
    <w:rsid w:val="007C6D8B"/>
    <w:rsid w:val="007C7A09"/>
    <w:rsid w:val="007C7A58"/>
    <w:rsid w:val="007C7D1C"/>
    <w:rsid w:val="007D01B0"/>
    <w:rsid w:val="007D05A8"/>
    <w:rsid w:val="007D0A30"/>
    <w:rsid w:val="007D118E"/>
    <w:rsid w:val="007D171A"/>
    <w:rsid w:val="007D1813"/>
    <w:rsid w:val="007D19C0"/>
    <w:rsid w:val="007D1AAF"/>
    <w:rsid w:val="007D1C6F"/>
    <w:rsid w:val="007D1ED3"/>
    <w:rsid w:val="007D1FBF"/>
    <w:rsid w:val="007D1FED"/>
    <w:rsid w:val="007D20FC"/>
    <w:rsid w:val="007D20FE"/>
    <w:rsid w:val="007D24EF"/>
    <w:rsid w:val="007D25FA"/>
    <w:rsid w:val="007D2A99"/>
    <w:rsid w:val="007D31E0"/>
    <w:rsid w:val="007D3708"/>
    <w:rsid w:val="007D3B0C"/>
    <w:rsid w:val="007D4018"/>
    <w:rsid w:val="007D4128"/>
    <w:rsid w:val="007D4188"/>
    <w:rsid w:val="007D4190"/>
    <w:rsid w:val="007D4B87"/>
    <w:rsid w:val="007D53C4"/>
    <w:rsid w:val="007D5AB0"/>
    <w:rsid w:val="007D5B83"/>
    <w:rsid w:val="007D5F50"/>
    <w:rsid w:val="007D60C2"/>
    <w:rsid w:val="007D61E4"/>
    <w:rsid w:val="007D6665"/>
    <w:rsid w:val="007D69DA"/>
    <w:rsid w:val="007D6D22"/>
    <w:rsid w:val="007D6EF2"/>
    <w:rsid w:val="007D6F04"/>
    <w:rsid w:val="007D7166"/>
    <w:rsid w:val="007D7248"/>
    <w:rsid w:val="007D7444"/>
    <w:rsid w:val="007D7780"/>
    <w:rsid w:val="007D7AD1"/>
    <w:rsid w:val="007D7D0C"/>
    <w:rsid w:val="007D7D0E"/>
    <w:rsid w:val="007E0B80"/>
    <w:rsid w:val="007E0C7E"/>
    <w:rsid w:val="007E0F2E"/>
    <w:rsid w:val="007E1036"/>
    <w:rsid w:val="007E1110"/>
    <w:rsid w:val="007E1315"/>
    <w:rsid w:val="007E172A"/>
    <w:rsid w:val="007E1753"/>
    <w:rsid w:val="007E182A"/>
    <w:rsid w:val="007E1E73"/>
    <w:rsid w:val="007E2175"/>
    <w:rsid w:val="007E227D"/>
    <w:rsid w:val="007E2B84"/>
    <w:rsid w:val="007E2DA7"/>
    <w:rsid w:val="007E3008"/>
    <w:rsid w:val="007E33F6"/>
    <w:rsid w:val="007E343C"/>
    <w:rsid w:val="007E443C"/>
    <w:rsid w:val="007E4648"/>
    <w:rsid w:val="007E47CC"/>
    <w:rsid w:val="007E49F4"/>
    <w:rsid w:val="007E4B98"/>
    <w:rsid w:val="007E4FC5"/>
    <w:rsid w:val="007E5239"/>
    <w:rsid w:val="007E5E53"/>
    <w:rsid w:val="007E6025"/>
    <w:rsid w:val="007E619F"/>
    <w:rsid w:val="007E62EF"/>
    <w:rsid w:val="007E67BA"/>
    <w:rsid w:val="007E6B01"/>
    <w:rsid w:val="007E6FAB"/>
    <w:rsid w:val="007E7426"/>
    <w:rsid w:val="007E75C0"/>
    <w:rsid w:val="007E761E"/>
    <w:rsid w:val="007E7AE6"/>
    <w:rsid w:val="007E7B06"/>
    <w:rsid w:val="007E7F2A"/>
    <w:rsid w:val="007F011A"/>
    <w:rsid w:val="007F014D"/>
    <w:rsid w:val="007F0191"/>
    <w:rsid w:val="007F087B"/>
    <w:rsid w:val="007F0886"/>
    <w:rsid w:val="007F1028"/>
    <w:rsid w:val="007F1060"/>
    <w:rsid w:val="007F1227"/>
    <w:rsid w:val="007F1478"/>
    <w:rsid w:val="007F1916"/>
    <w:rsid w:val="007F1959"/>
    <w:rsid w:val="007F19C4"/>
    <w:rsid w:val="007F1C8D"/>
    <w:rsid w:val="007F1D4F"/>
    <w:rsid w:val="007F2881"/>
    <w:rsid w:val="007F2D4A"/>
    <w:rsid w:val="007F3442"/>
    <w:rsid w:val="007F3AA2"/>
    <w:rsid w:val="007F3C56"/>
    <w:rsid w:val="007F3F3D"/>
    <w:rsid w:val="007F40AD"/>
    <w:rsid w:val="007F41AB"/>
    <w:rsid w:val="007F489A"/>
    <w:rsid w:val="007F49EC"/>
    <w:rsid w:val="007F4A8C"/>
    <w:rsid w:val="007F5254"/>
    <w:rsid w:val="007F59F2"/>
    <w:rsid w:val="007F616F"/>
    <w:rsid w:val="007F655A"/>
    <w:rsid w:val="007F66AB"/>
    <w:rsid w:val="007F66C7"/>
    <w:rsid w:val="007F6DF2"/>
    <w:rsid w:val="007F7327"/>
    <w:rsid w:val="007F76FB"/>
    <w:rsid w:val="007F78B4"/>
    <w:rsid w:val="007F7A2C"/>
    <w:rsid w:val="007F7CA6"/>
    <w:rsid w:val="007F7FB0"/>
    <w:rsid w:val="007FF0F5"/>
    <w:rsid w:val="008000F4"/>
    <w:rsid w:val="00800327"/>
    <w:rsid w:val="008005A2"/>
    <w:rsid w:val="00800668"/>
    <w:rsid w:val="00800731"/>
    <w:rsid w:val="00800902"/>
    <w:rsid w:val="008011EA"/>
    <w:rsid w:val="008015E8"/>
    <w:rsid w:val="00801709"/>
    <w:rsid w:val="00801730"/>
    <w:rsid w:val="00801BF8"/>
    <w:rsid w:val="00801D1D"/>
    <w:rsid w:val="00801D9C"/>
    <w:rsid w:val="00802310"/>
    <w:rsid w:val="00802E64"/>
    <w:rsid w:val="00802ECC"/>
    <w:rsid w:val="0080305F"/>
    <w:rsid w:val="0080371B"/>
    <w:rsid w:val="0080378E"/>
    <w:rsid w:val="00803F68"/>
    <w:rsid w:val="0080421E"/>
    <w:rsid w:val="00804319"/>
    <w:rsid w:val="0080441D"/>
    <w:rsid w:val="008046DD"/>
    <w:rsid w:val="008047AE"/>
    <w:rsid w:val="008047B0"/>
    <w:rsid w:val="00804B15"/>
    <w:rsid w:val="00804B7F"/>
    <w:rsid w:val="00804BCC"/>
    <w:rsid w:val="00804D8A"/>
    <w:rsid w:val="00804FE1"/>
    <w:rsid w:val="00805174"/>
    <w:rsid w:val="00805686"/>
    <w:rsid w:val="00805AEE"/>
    <w:rsid w:val="00805C64"/>
    <w:rsid w:val="00805C6F"/>
    <w:rsid w:val="00805D76"/>
    <w:rsid w:val="00805E26"/>
    <w:rsid w:val="008062EA"/>
    <w:rsid w:val="008063B0"/>
    <w:rsid w:val="00806560"/>
    <w:rsid w:val="00806789"/>
    <w:rsid w:val="00806850"/>
    <w:rsid w:val="00806BFB"/>
    <w:rsid w:val="00806E80"/>
    <w:rsid w:val="008072A4"/>
    <w:rsid w:val="0080767C"/>
    <w:rsid w:val="00807C63"/>
    <w:rsid w:val="00807C93"/>
    <w:rsid w:val="0081030A"/>
    <w:rsid w:val="00810337"/>
    <w:rsid w:val="008103AA"/>
    <w:rsid w:val="008105EF"/>
    <w:rsid w:val="0081061C"/>
    <w:rsid w:val="00810671"/>
    <w:rsid w:val="008107E5"/>
    <w:rsid w:val="00810AC4"/>
    <w:rsid w:val="00810B0C"/>
    <w:rsid w:val="00810D0C"/>
    <w:rsid w:val="0081120E"/>
    <w:rsid w:val="00811659"/>
    <w:rsid w:val="00811810"/>
    <w:rsid w:val="00811B45"/>
    <w:rsid w:val="00811DE5"/>
    <w:rsid w:val="00812430"/>
    <w:rsid w:val="008125A9"/>
    <w:rsid w:val="00812688"/>
    <w:rsid w:val="0081284D"/>
    <w:rsid w:val="00812ACB"/>
    <w:rsid w:val="00812ACD"/>
    <w:rsid w:val="00812BB2"/>
    <w:rsid w:val="00812EC3"/>
    <w:rsid w:val="00813166"/>
    <w:rsid w:val="008132AB"/>
    <w:rsid w:val="00813325"/>
    <w:rsid w:val="008135CF"/>
    <w:rsid w:val="0081377D"/>
    <w:rsid w:val="00813ACD"/>
    <w:rsid w:val="00813BBD"/>
    <w:rsid w:val="00813C52"/>
    <w:rsid w:val="00813CB7"/>
    <w:rsid w:val="00813E6D"/>
    <w:rsid w:val="00813F77"/>
    <w:rsid w:val="00814179"/>
    <w:rsid w:val="008146A6"/>
    <w:rsid w:val="008147EB"/>
    <w:rsid w:val="00814A52"/>
    <w:rsid w:val="00814C85"/>
    <w:rsid w:val="00814DA1"/>
    <w:rsid w:val="008151C7"/>
    <w:rsid w:val="008152E4"/>
    <w:rsid w:val="008156B4"/>
    <w:rsid w:val="0081589F"/>
    <w:rsid w:val="008164C2"/>
    <w:rsid w:val="00816AA0"/>
    <w:rsid w:val="00816C0A"/>
    <w:rsid w:val="00816ED0"/>
    <w:rsid w:val="008201C4"/>
    <w:rsid w:val="008201C8"/>
    <w:rsid w:val="00820414"/>
    <w:rsid w:val="008206AC"/>
    <w:rsid w:val="008208B7"/>
    <w:rsid w:val="00820B03"/>
    <w:rsid w:val="00820F89"/>
    <w:rsid w:val="00820FC4"/>
    <w:rsid w:val="0082105C"/>
    <w:rsid w:val="00821489"/>
    <w:rsid w:val="0082168F"/>
    <w:rsid w:val="00821778"/>
    <w:rsid w:val="008225AF"/>
    <w:rsid w:val="00823117"/>
    <w:rsid w:val="008232C3"/>
    <w:rsid w:val="008233CE"/>
    <w:rsid w:val="00824DBF"/>
    <w:rsid w:val="008251FB"/>
    <w:rsid w:val="008253DC"/>
    <w:rsid w:val="0082566B"/>
    <w:rsid w:val="00825950"/>
    <w:rsid w:val="00825D75"/>
    <w:rsid w:val="00825DEC"/>
    <w:rsid w:val="00826138"/>
    <w:rsid w:val="00826A43"/>
    <w:rsid w:val="00826C31"/>
    <w:rsid w:val="008274DB"/>
    <w:rsid w:val="00827576"/>
    <w:rsid w:val="00827797"/>
    <w:rsid w:val="00827ABA"/>
    <w:rsid w:val="00827D33"/>
    <w:rsid w:val="0082A483"/>
    <w:rsid w:val="00830020"/>
    <w:rsid w:val="00830230"/>
    <w:rsid w:val="0083038E"/>
    <w:rsid w:val="00830AC1"/>
    <w:rsid w:val="00830BCF"/>
    <w:rsid w:val="00832689"/>
    <w:rsid w:val="00832A42"/>
    <w:rsid w:val="00832A56"/>
    <w:rsid w:val="00832AF5"/>
    <w:rsid w:val="00832EC2"/>
    <w:rsid w:val="008335B3"/>
    <w:rsid w:val="008337B5"/>
    <w:rsid w:val="0083384C"/>
    <w:rsid w:val="00833EAF"/>
    <w:rsid w:val="00833FF0"/>
    <w:rsid w:val="00834295"/>
    <w:rsid w:val="00834473"/>
    <w:rsid w:val="00834B4A"/>
    <w:rsid w:val="00834BF2"/>
    <w:rsid w:val="00834C35"/>
    <w:rsid w:val="0083522D"/>
    <w:rsid w:val="008356CB"/>
    <w:rsid w:val="008356E6"/>
    <w:rsid w:val="00835A87"/>
    <w:rsid w:val="00835F80"/>
    <w:rsid w:val="0083605C"/>
    <w:rsid w:val="00836BC9"/>
    <w:rsid w:val="00837046"/>
    <w:rsid w:val="008372E7"/>
    <w:rsid w:val="0083742B"/>
    <w:rsid w:val="008375F1"/>
    <w:rsid w:val="00837878"/>
    <w:rsid w:val="00837D1F"/>
    <w:rsid w:val="00837E85"/>
    <w:rsid w:val="00840054"/>
    <w:rsid w:val="00840AEC"/>
    <w:rsid w:val="00840C48"/>
    <w:rsid w:val="00841401"/>
    <w:rsid w:val="008416CF"/>
    <w:rsid w:val="008418D2"/>
    <w:rsid w:val="00841BA6"/>
    <w:rsid w:val="00841C19"/>
    <w:rsid w:val="0084291A"/>
    <w:rsid w:val="00842AB8"/>
    <w:rsid w:val="00842AF6"/>
    <w:rsid w:val="00842C3F"/>
    <w:rsid w:val="00843142"/>
    <w:rsid w:val="00843374"/>
    <w:rsid w:val="008439F4"/>
    <w:rsid w:val="00843DC7"/>
    <w:rsid w:val="00843F07"/>
    <w:rsid w:val="00845A99"/>
    <w:rsid w:val="00845E33"/>
    <w:rsid w:val="00845FDB"/>
    <w:rsid w:val="008462FE"/>
    <w:rsid w:val="00846BCA"/>
    <w:rsid w:val="00846C8B"/>
    <w:rsid w:val="00846DDC"/>
    <w:rsid w:val="00846EF6"/>
    <w:rsid w:val="00847166"/>
    <w:rsid w:val="0084749E"/>
    <w:rsid w:val="008477B0"/>
    <w:rsid w:val="00847CDE"/>
    <w:rsid w:val="00847F86"/>
    <w:rsid w:val="00850019"/>
    <w:rsid w:val="00850127"/>
    <w:rsid w:val="00850767"/>
    <w:rsid w:val="0085088B"/>
    <w:rsid w:val="008509FE"/>
    <w:rsid w:val="00850BEA"/>
    <w:rsid w:val="00850CE3"/>
    <w:rsid w:val="00850D3F"/>
    <w:rsid w:val="00850DC9"/>
    <w:rsid w:val="00851192"/>
    <w:rsid w:val="0085127D"/>
    <w:rsid w:val="0085154D"/>
    <w:rsid w:val="0085159F"/>
    <w:rsid w:val="008517CA"/>
    <w:rsid w:val="008523F3"/>
    <w:rsid w:val="008526BA"/>
    <w:rsid w:val="0085288C"/>
    <w:rsid w:val="008528E9"/>
    <w:rsid w:val="00852904"/>
    <w:rsid w:val="00852EB9"/>
    <w:rsid w:val="008531E1"/>
    <w:rsid w:val="00853718"/>
    <w:rsid w:val="00853D0F"/>
    <w:rsid w:val="0085409A"/>
    <w:rsid w:val="0085412E"/>
    <w:rsid w:val="008542C9"/>
    <w:rsid w:val="0085465A"/>
    <w:rsid w:val="008547AD"/>
    <w:rsid w:val="008548EF"/>
    <w:rsid w:val="00854FAF"/>
    <w:rsid w:val="0085527B"/>
    <w:rsid w:val="008559F7"/>
    <w:rsid w:val="00855CF5"/>
    <w:rsid w:val="0085630A"/>
    <w:rsid w:val="0085638F"/>
    <w:rsid w:val="00856568"/>
    <w:rsid w:val="00856958"/>
    <w:rsid w:val="00856EF3"/>
    <w:rsid w:val="008570F5"/>
    <w:rsid w:val="008575D1"/>
    <w:rsid w:val="00857632"/>
    <w:rsid w:val="00857716"/>
    <w:rsid w:val="008579E9"/>
    <w:rsid w:val="00857B63"/>
    <w:rsid w:val="0085C291"/>
    <w:rsid w:val="0085EDDF"/>
    <w:rsid w:val="00860380"/>
    <w:rsid w:val="008603D6"/>
    <w:rsid w:val="0086053E"/>
    <w:rsid w:val="00860796"/>
    <w:rsid w:val="008607E3"/>
    <w:rsid w:val="00860A3A"/>
    <w:rsid w:val="00860C1C"/>
    <w:rsid w:val="00861113"/>
    <w:rsid w:val="00861179"/>
    <w:rsid w:val="008615F1"/>
    <w:rsid w:val="00862122"/>
    <w:rsid w:val="00862497"/>
    <w:rsid w:val="00862664"/>
    <w:rsid w:val="0086282F"/>
    <w:rsid w:val="0086298D"/>
    <w:rsid w:val="00862C8D"/>
    <w:rsid w:val="00863460"/>
    <w:rsid w:val="0086363E"/>
    <w:rsid w:val="008638C7"/>
    <w:rsid w:val="00863931"/>
    <w:rsid w:val="00863E9D"/>
    <w:rsid w:val="00863F5B"/>
    <w:rsid w:val="008640BA"/>
    <w:rsid w:val="008642C2"/>
    <w:rsid w:val="00864350"/>
    <w:rsid w:val="00864670"/>
    <w:rsid w:val="00864902"/>
    <w:rsid w:val="00864A0C"/>
    <w:rsid w:val="00864EEA"/>
    <w:rsid w:val="00865393"/>
    <w:rsid w:val="008655DA"/>
    <w:rsid w:val="0086563F"/>
    <w:rsid w:val="00865C5D"/>
    <w:rsid w:val="00865D14"/>
    <w:rsid w:val="008662D6"/>
    <w:rsid w:val="008669D2"/>
    <w:rsid w:val="00866A80"/>
    <w:rsid w:val="00866ACA"/>
    <w:rsid w:val="0086710D"/>
    <w:rsid w:val="00867171"/>
    <w:rsid w:val="00867262"/>
    <w:rsid w:val="008672BC"/>
    <w:rsid w:val="008676C1"/>
    <w:rsid w:val="008678CD"/>
    <w:rsid w:val="00867AAD"/>
    <w:rsid w:val="00867CB1"/>
    <w:rsid w:val="00867F62"/>
    <w:rsid w:val="00867FD3"/>
    <w:rsid w:val="0087001E"/>
    <w:rsid w:val="0087004C"/>
    <w:rsid w:val="00870477"/>
    <w:rsid w:val="00870575"/>
    <w:rsid w:val="0087066C"/>
    <w:rsid w:val="008708E5"/>
    <w:rsid w:val="00870BDA"/>
    <w:rsid w:val="00870F97"/>
    <w:rsid w:val="00871051"/>
    <w:rsid w:val="00871151"/>
    <w:rsid w:val="008712ED"/>
    <w:rsid w:val="0087194A"/>
    <w:rsid w:val="00871B03"/>
    <w:rsid w:val="00871F44"/>
    <w:rsid w:val="0087212B"/>
    <w:rsid w:val="00872317"/>
    <w:rsid w:val="0087252D"/>
    <w:rsid w:val="0087279D"/>
    <w:rsid w:val="008727E6"/>
    <w:rsid w:val="00872CE9"/>
    <w:rsid w:val="00872DD4"/>
    <w:rsid w:val="008731FC"/>
    <w:rsid w:val="008732D8"/>
    <w:rsid w:val="00873A4F"/>
    <w:rsid w:val="00873B31"/>
    <w:rsid w:val="00873C1E"/>
    <w:rsid w:val="00873D1A"/>
    <w:rsid w:val="00873FFF"/>
    <w:rsid w:val="00874D12"/>
    <w:rsid w:val="00874DF2"/>
    <w:rsid w:val="00874EC4"/>
    <w:rsid w:val="00875130"/>
    <w:rsid w:val="008755DC"/>
    <w:rsid w:val="008759DA"/>
    <w:rsid w:val="00875A20"/>
    <w:rsid w:val="00875BF0"/>
    <w:rsid w:val="00875D7F"/>
    <w:rsid w:val="00875DEF"/>
    <w:rsid w:val="00875E4B"/>
    <w:rsid w:val="00875F90"/>
    <w:rsid w:val="0087630C"/>
    <w:rsid w:val="0087631F"/>
    <w:rsid w:val="008769CF"/>
    <w:rsid w:val="00876D87"/>
    <w:rsid w:val="00876E10"/>
    <w:rsid w:val="00876EA4"/>
    <w:rsid w:val="00876F4E"/>
    <w:rsid w:val="00876FB0"/>
    <w:rsid w:val="008772FF"/>
    <w:rsid w:val="0087742A"/>
    <w:rsid w:val="008779A0"/>
    <w:rsid w:val="00877AA7"/>
    <w:rsid w:val="00877D29"/>
    <w:rsid w:val="00877D63"/>
    <w:rsid w:val="00877E96"/>
    <w:rsid w:val="00880148"/>
    <w:rsid w:val="008802B1"/>
    <w:rsid w:val="00880312"/>
    <w:rsid w:val="00880548"/>
    <w:rsid w:val="00880AAE"/>
    <w:rsid w:val="00880CE9"/>
    <w:rsid w:val="00880F8A"/>
    <w:rsid w:val="00881117"/>
    <w:rsid w:val="00881466"/>
    <w:rsid w:val="008817C8"/>
    <w:rsid w:val="00881810"/>
    <w:rsid w:val="0088188E"/>
    <w:rsid w:val="008818A9"/>
    <w:rsid w:val="00881DE0"/>
    <w:rsid w:val="00881E93"/>
    <w:rsid w:val="00882161"/>
    <w:rsid w:val="008822A4"/>
    <w:rsid w:val="008822D2"/>
    <w:rsid w:val="00882427"/>
    <w:rsid w:val="008828B2"/>
    <w:rsid w:val="00882B71"/>
    <w:rsid w:val="00883393"/>
    <w:rsid w:val="00883556"/>
    <w:rsid w:val="00883FD9"/>
    <w:rsid w:val="008841D2"/>
    <w:rsid w:val="00884555"/>
    <w:rsid w:val="008849DB"/>
    <w:rsid w:val="00884BFB"/>
    <w:rsid w:val="00884F20"/>
    <w:rsid w:val="00884F4E"/>
    <w:rsid w:val="008851E1"/>
    <w:rsid w:val="0088548D"/>
    <w:rsid w:val="008859CC"/>
    <w:rsid w:val="00885CDB"/>
    <w:rsid w:val="008860F8"/>
    <w:rsid w:val="008861D4"/>
    <w:rsid w:val="00886733"/>
    <w:rsid w:val="00886826"/>
    <w:rsid w:val="008868BC"/>
    <w:rsid w:val="00886F76"/>
    <w:rsid w:val="008873AF"/>
    <w:rsid w:val="00887448"/>
    <w:rsid w:val="0088784B"/>
    <w:rsid w:val="0089078B"/>
    <w:rsid w:val="00890AB7"/>
    <w:rsid w:val="00890DD3"/>
    <w:rsid w:val="0089118F"/>
    <w:rsid w:val="008912B6"/>
    <w:rsid w:val="00891C58"/>
    <w:rsid w:val="00891CD8"/>
    <w:rsid w:val="00891D8B"/>
    <w:rsid w:val="00891F8C"/>
    <w:rsid w:val="00892A88"/>
    <w:rsid w:val="00893146"/>
    <w:rsid w:val="00893C9F"/>
    <w:rsid w:val="00893EB9"/>
    <w:rsid w:val="008940A1"/>
    <w:rsid w:val="0089471A"/>
    <w:rsid w:val="008948C0"/>
    <w:rsid w:val="00894951"/>
    <w:rsid w:val="00894BB0"/>
    <w:rsid w:val="00894BF4"/>
    <w:rsid w:val="008952D3"/>
    <w:rsid w:val="008954C5"/>
    <w:rsid w:val="00895ADD"/>
    <w:rsid w:val="00896058"/>
    <w:rsid w:val="008961D8"/>
    <w:rsid w:val="0089623C"/>
    <w:rsid w:val="00896825"/>
    <w:rsid w:val="00896BB7"/>
    <w:rsid w:val="00896C25"/>
    <w:rsid w:val="00897CAD"/>
    <w:rsid w:val="00897D9E"/>
    <w:rsid w:val="008A0706"/>
    <w:rsid w:val="008A0788"/>
    <w:rsid w:val="008A0976"/>
    <w:rsid w:val="008A0C73"/>
    <w:rsid w:val="008A0E0F"/>
    <w:rsid w:val="008A0EC5"/>
    <w:rsid w:val="008A0EEF"/>
    <w:rsid w:val="008A0EFD"/>
    <w:rsid w:val="008A1265"/>
    <w:rsid w:val="008A172F"/>
    <w:rsid w:val="008A2075"/>
    <w:rsid w:val="008A230C"/>
    <w:rsid w:val="008A2A2E"/>
    <w:rsid w:val="008A2F85"/>
    <w:rsid w:val="008A3108"/>
    <w:rsid w:val="008A3210"/>
    <w:rsid w:val="008A35FE"/>
    <w:rsid w:val="008A36C7"/>
    <w:rsid w:val="008A3949"/>
    <w:rsid w:val="008A3A09"/>
    <w:rsid w:val="008A4188"/>
    <w:rsid w:val="008A4C36"/>
    <w:rsid w:val="008A4D48"/>
    <w:rsid w:val="008A4FF4"/>
    <w:rsid w:val="008A5462"/>
    <w:rsid w:val="008A55AC"/>
    <w:rsid w:val="008A5AA8"/>
    <w:rsid w:val="008A5ADC"/>
    <w:rsid w:val="008A5B49"/>
    <w:rsid w:val="008A5D74"/>
    <w:rsid w:val="008A60B0"/>
    <w:rsid w:val="008A657E"/>
    <w:rsid w:val="008A6A55"/>
    <w:rsid w:val="008A6C86"/>
    <w:rsid w:val="008A6CAD"/>
    <w:rsid w:val="008A6DD9"/>
    <w:rsid w:val="008A6FF3"/>
    <w:rsid w:val="008A75F9"/>
    <w:rsid w:val="008A76E2"/>
    <w:rsid w:val="008A7BE4"/>
    <w:rsid w:val="008A7C0D"/>
    <w:rsid w:val="008A7C9A"/>
    <w:rsid w:val="008B05A5"/>
    <w:rsid w:val="008B098D"/>
    <w:rsid w:val="008B0D5F"/>
    <w:rsid w:val="008B0F75"/>
    <w:rsid w:val="008B13BF"/>
    <w:rsid w:val="008B14DE"/>
    <w:rsid w:val="008B1533"/>
    <w:rsid w:val="008B2216"/>
    <w:rsid w:val="008B22D8"/>
    <w:rsid w:val="008B25CC"/>
    <w:rsid w:val="008B261F"/>
    <w:rsid w:val="008B2A85"/>
    <w:rsid w:val="008B2D92"/>
    <w:rsid w:val="008B2E45"/>
    <w:rsid w:val="008B3097"/>
    <w:rsid w:val="008B3264"/>
    <w:rsid w:val="008B33B7"/>
    <w:rsid w:val="008B38F8"/>
    <w:rsid w:val="008B3A8B"/>
    <w:rsid w:val="008B3EE2"/>
    <w:rsid w:val="008B400D"/>
    <w:rsid w:val="008B432E"/>
    <w:rsid w:val="008B43EA"/>
    <w:rsid w:val="008B43F7"/>
    <w:rsid w:val="008B5312"/>
    <w:rsid w:val="008B5657"/>
    <w:rsid w:val="008B58B5"/>
    <w:rsid w:val="008B5C39"/>
    <w:rsid w:val="008B5D36"/>
    <w:rsid w:val="008B5EDE"/>
    <w:rsid w:val="008B609C"/>
    <w:rsid w:val="008B64B4"/>
    <w:rsid w:val="008B6BBB"/>
    <w:rsid w:val="008B6F24"/>
    <w:rsid w:val="008B76B0"/>
    <w:rsid w:val="008B780F"/>
    <w:rsid w:val="008B7C17"/>
    <w:rsid w:val="008B7C2C"/>
    <w:rsid w:val="008B7DAE"/>
    <w:rsid w:val="008B7F2E"/>
    <w:rsid w:val="008C0391"/>
    <w:rsid w:val="008C05E9"/>
    <w:rsid w:val="008C05F0"/>
    <w:rsid w:val="008C0850"/>
    <w:rsid w:val="008C0A24"/>
    <w:rsid w:val="008C0DFC"/>
    <w:rsid w:val="008C0E4D"/>
    <w:rsid w:val="008C0E80"/>
    <w:rsid w:val="008C112A"/>
    <w:rsid w:val="008C195E"/>
    <w:rsid w:val="008C1B29"/>
    <w:rsid w:val="008C1FE1"/>
    <w:rsid w:val="008C21D8"/>
    <w:rsid w:val="008C226D"/>
    <w:rsid w:val="008C2441"/>
    <w:rsid w:val="008C2B24"/>
    <w:rsid w:val="008C2E86"/>
    <w:rsid w:val="008C3027"/>
    <w:rsid w:val="008C32AB"/>
    <w:rsid w:val="008C3AE8"/>
    <w:rsid w:val="008C3C57"/>
    <w:rsid w:val="008C41B6"/>
    <w:rsid w:val="008C4768"/>
    <w:rsid w:val="008C48D3"/>
    <w:rsid w:val="008C4A55"/>
    <w:rsid w:val="008C4BF9"/>
    <w:rsid w:val="008C4EED"/>
    <w:rsid w:val="008C508F"/>
    <w:rsid w:val="008C54FF"/>
    <w:rsid w:val="008C58B0"/>
    <w:rsid w:val="008C5DCD"/>
    <w:rsid w:val="008C5E10"/>
    <w:rsid w:val="008C695E"/>
    <w:rsid w:val="008C6D42"/>
    <w:rsid w:val="008C6D56"/>
    <w:rsid w:val="008C7208"/>
    <w:rsid w:val="008C7477"/>
    <w:rsid w:val="008C7608"/>
    <w:rsid w:val="008C7D9E"/>
    <w:rsid w:val="008CA9C9"/>
    <w:rsid w:val="008D0157"/>
    <w:rsid w:val="008D0238"/>
    <w:rsid w:val="008D0414"/>
    <w:rsid w:val="008D04E4"/>
    <w:rsid w:val="008D0543"/>
    <w:rsid w:val="008D094C"/>
    <w:rsid w:val="008D0A75"/>
    <w:rsid w:val="008D0AC0"/>
    <w:rsid w:val="008D0BB6"/>
    <w:rsid w:val="008D108C"/>
    <w:rsid w:val="008D1267"/>
    <w:rsid w:val="008D1B63"/>
    <w:rsid w:val="008D1B98"/>
    <w:rsid w:val="008D1E6E"/>
    <w:rsid w:val="008D2132"/>
    <w:rsid w:val="008D220D"/>
    <w:rsid w:val="008D264F"/>
    <w:rsid w:val="008D2683"/>
    <w:rsid w:val="008D27DE"/>
    <w:rsid w:val="008D2DFA"/>
    <w:rsid w:val="008D2FAE"/>
    <w:rsid w:val="008D3AF9"/>
    <w:rsid w:val="008D3FC4"/>
    <w:rsid w:val="008D4295"/>
    <w:rsid w:val="008D4416"/>
    <w:rsid w:val="008D4519"/>
    <w:rsid w:val="008D46C8"/>
    <w:rsid w:val="008D4ABD"/>
    <w:rsid w:val="008D4DAB"/>
    <w:rsid w:val="008D56EA"/>
    <w:rsid w:val="008D5BAE"/>
    <w:rsid w:val="008D5BB8"/>
    <w:rsid w:val="008D5D52"/>
    <w:rsid w:val="008D5DF4"/>
    <w:rsid w:val="008D5ED7"/>
    <w:rsid w:val="008D6792"/>
    <w:rsid w:val="008D6BB6"/>
    <w:rsid w:val="008D6FD4"/>
    <w:rsid w:val="008D74AC"/>
    <w:rsid w:val="008D7A47"/>
    <w:rsid w:val="008E0E8F"/>
    <w:rsid w:val="008E123E"/>
    <w:rsid w:val="008E1412"/>
    <w:rsid w:val="008E1426"/>
    <w:rsid w:val="008E1604"/>
    <w:rsid w:val="008E19C6"/>
    <w:rsid w:val="008E1A2F"/>
    <w:rsid w:val="008E1AF6"/>
    <w:rsid w:val="008E1B1F"/>
    <w:rsid w:val="008E1C80"/>
    <w:rsid w:val="008E1E27"/>
    <w:rsid w:val="008E1EBF"/>
    <w:rsid w:val="008E1F14"/>
    <w:rsid w:val="008E1FDC"/>
    <w:rsid w:val="008E2148"/>
    <w:rsid w:val="008E224D"/>
    <w:rsid w:val="008E2751"/>
    <w:rsid w:val="008E278B"/>
    <w:rsid w:val="008E2E4F"/>
    <w:rsid w:val="008E345E"/>
    <w:rsid w:val="008E34BC"/>
    <w:rsid w:val="008E3731"/>
    <w:rsid w:val="008E3898"/>
    <w:rsid w:val="008E3C43"/>
    <w:rsid w:val="008E408E"/>
    <w:rsid w:val="008E421A"/>
    <w:rsid w:val="008E4762"/>
    <w:rsid w:val="008E4A73"/>
    <w:rsid w:val="008E4D12"/>
    <w:rsid w:val="008E52C5"/>
    <w:rsid w:val="008E5740"/>
    <w:rsid w:val="008E5774"/>
    <w:rsid w:val="008E59B2"/>
    <w:rsid w:val="008E5C80"/>
    <w:rsid w:val="008E5C86"/>
    <w:rsid w:val="008E5D88"/>
    <w:rsid w:val="008E6151"/>
    <w:rsid w:val="008E64E0"/>
    <w:rsid w:val="008E6759"/>
    <w:rsid w:val="008E6B68"/>
    <w:rsid w:val="008E6BD5"/>
    <w:rsid w:val="008E6C82"/>
    <w:rsid w:val="008E6D86"/>
    <w:rsid w:val="008E6EE8"/>
    <w:rsid w:val="008E707F"/>
    <w:rsid w:val="008E716C"/>
    <w:rsid w:val="008E7942"/>
    <w:rsid w:val="008E7D25"/>
    <w:rsid w:val="008E7E24"/>
    <w:rsid w:val="008F003F"/>
    <w:rsid w:val="008F0728"/>
    <w:rsid w:val="008F0F1D"/>
    <w:rsid w:val="008F109B"/>
    <w:rsid w:val="008F1165"/>
    <w:rsid w:val="008F19C7"/>
    <w:rsid w:val="008F1AF5"/>
    <w:rsid w:val="008F1C09"/>
    <w:rsid w:val="008F22E8"/>
    <w:rsid w:val="008F2376"/>
    <w:rsid w:val="008F247A"/>
    <w:rsid w:val="008F24C8"/>
    <w:rsid w:val="008F2566"/>
    <w:rsid w:val="008F2683"/>
    <w:rsid w:val="008F26A3"/>
    <w:rsid w:val="008F28BC"/>
    <w:rsid w:val="008F2A0C"/>
    <w:rsid w:val="008F35F2"/>
    <w:rsid w:val="008F37E0"/>
    <w:rsid w:val="008F398E"/>
    <w:rsid w:val="008F3D38"/>
    <w:rsid w:val="008F4266"/>
    <w:rsid w:val="008F4779"/>
    <w:rsid w:val="008F4797"/>
    <w:rsid w:val="008F47C0"/>
    <w:rsid w:val="008F49E1"/>
    <w:rsid w:val="008F4CA1"/>
    <w:rsid w:val="008F513B"/>
    <w:rsid w:val="008F5AC4"/>
    <w:rsid w:val="008F62F1"/>
    <w:rsid w:val="008F6AB2"/>
    <w:rsid w:val="008F6BC5"/>
    <w:rsid w:val="008F6CD5"/>
    <w:rsid w:val="008F6D1E"/>
    <w:rsid w:val="008F6F17"/>
    <w:rsid w:val="008F737E"/>
    <w:rsid w:val="008F7CAB"/>
    <w:rsid w:val="008F7E04"/>
    <w:rsid w:val="008F7E15"/>
    <w:rsid w:val="008F7E52"/>
    <w:rsid w:val="008F7EA8"/>
    <w:rsid w:val="00900051"/>
    <w:rsid w:val="009001B0"/>
    <w:rsid w:val="009005E4"/>
    <w:rsid w:val="0090087E"/>
    <w:rsid w:val="00900909"/>
    <w:rsid w:val="009012E6"/>
    <w:rsid w:val="009013CB"/>
    <w:rsid w:val="0090150F"/>
    <w:rsid w:val="009017A3"/>
    <w:rsid w:val="009018BA"/>
    <w:rsid w:val="009018C8"/>
    <w:rsid w:val="009018F5"/>
    <w:rsid w:val="009019E9"/>
    <w:rsid w:val="00901CA9"/>
    <w:rsid w:val="00901CE2"/>
    <w:rsid w:val="00902603"/>
    <w:rsid w:val="0090291D"/>
    <w:rsid w:val="00902E16"/>
    <w:rsid w:val="00902F6B"/>
    <w:rsid w:val="00902FC9"/>
    <w:rsid w:val="00903051"/>
    <w:rsid w:val="00903157"/>
    <w:rsid w:val="00903199"/>
    <w:rsid w:val="009034B1"/>
    <w:rsid w:val="009034E6"/>
    <w:rsid w:val="0090353A"/>
    <w:rsid w:val="00903A03"/>
    <w:rsid w:val="00903C24"/>
    <w:rsid w:val="00903C4D"/>
    <w:rsid w:val="00903C96"/>
    <w:rsid w:val="00903CC4"/>
    <w:rsid w:val="00904DFF"/>
    <w:rsid w:val="009050CA"/>
    <w:rsid w:val="00905516"/>
    <w:rsid w:val="009059EF"/>
    <w:rsid w:val="00905AFC"/>
    <w:rsid w:val="00905C71"/>
    <w:rsid w:val="009060DB"/>
    <w:rsid w:val="00906258"/>
    <w:rsid w:val="009066B9"/>
    <w:rsid w:val="0090688F"/>
    <w:rsid w:val="00906924"/>
    <w:rsid w:val="00906B6A"/>
    <w:rsid w:val="00906D52"/>
    <w:rsid w:val="0090700C"/>
    <w:rsid w:val="00907096"/>
    <w:rsid w:val="00907143"/>
    <w:rsid w:val="009075FD"/>
    <w:rsid w:val="009100DC"/>
    <w:rsid w:val="009101AA"/>
    <w:rsid w:val="009106A1"/>
    <w:rsid w:val="00910A41"/>
    <w:rsid w:val="0091101A"/>
    <w:rsid w:val="0091109F"/>
    <w:rsid w:val="0091116F"/>
    <w:rsid w:val="00911318"/>
    <w:rsid w:val="00911582"/>
    <w:rsid w:val="00911759"/>
    <w:rsid w:val="00911819"/>
    <w:rsid w:val="00911844"/>
    <w:rsid w:val="00911E1D"/>
    <w:rsid w:val="00912847"/>
    <w:rsid w:val="00912910"/>
    <w:rsid w:val="00912BDE"/>
    <w:rsid w:val="0091330E"/>
    <w:rsid w:val="00913407"/>
    <w:rsid w:val="0091367E"/>
    <w:rsid w:val="0091398C"/>
    <w:rsid w:val="00913C91"/>
    <w:rsid w:val="00913D6D"/>
    <w:rsid w:val="009144D4"/>
    <w:rsid w:val="00914C40"/>
    <w:rsid w:val="00914EF7"/>
    <w:rsid w:val="009150A8"/>
    <w:rsid w:val="0091515B"/>
    <w:rsid w:val="009152FC"/>
    <w:rsid w:val="0091578D"/>
    <w:rsid w:val="00915D6E"/>
    <w:rsid w:val="009163A7"/>
    <w:rsid w:val="009166C1"/>
    <w:rsid w:val="0091687A"/>
    <w:rsid w:val="00916B12"/>
    <w:rsid w:val="00916C77"/>
    <w:rsid w:val="00917392"/>
    <w:rsid w:val="009174D1"/>
    <w:rsid w:val="00917739"/>
    <w:rsid w:val="00917966"/>
    <w:rsid w:val="0091797F"/>
    <w:rsid w:val="009202E1"/>
    <w:rsid w:val="00920495"/>
    <w:rsid w:val="0092049F"/>
    <w:rsid w:val="00920D6B"/>
    <w:rsid w:val="00920D7B"/>
    <w:rsid w:val="009215BB"/>
    <w:rsid w:val="009218CC"/>
    <w:rsid w:val="00921930"/>
    <w:rsid w:val="009219DF"/>
    <w:rsid w:val="00921C63"/>
    <w:rsid w:val="00921C7C"/>
    <w:rsid w:val="00921F64"/>
    <w:rsid w:val="00921FBD"/>
    <w:rsid w:val="00922070"/>
    <w:rsid w:val="00922563"/>
    <w:rsid w:val="009227E8"/>
    <w:rsid w:val="00922A4E"/>
    <w:rsid w:val="00923012"/>
    <w:rsid w:val="009231CE"/>
    <w:rsid w:val="009237AC"/>
    <w:rsid w:val="0092454C"/>
    <w:rsid w:val="0092467F"/>
    <w:rsid w:val="009246D5"/>
    <w:rsid w:val="00924D72"/>
    <w:rsid w:val="009254EE"/>
    <w:rsid w:val="00925A25"/>
    <w:rsid w:val="00925A61"/>
    <w:rsid w:val="00925F14"/>
    <w:rsid w:val="00925FF6"/>
    <w:rsid w:val="00926048"/>
    <w:rsid w:val="009261B0"/>
    <w:rsid w:val="009261B5"/>
    <w:rsid w:val="009261F0"/>
    <w:rsid w:val="00926204"/>
    <w:rsid w:val="00926224"/>
    <w:rsid w:val="009263C9"/>
    <w:rsid w:val="00926701"/>
    <w:rsid w:val="009267E0"/>
    <w:rsid w:val="00926A1E"/>
    <w:rsid w:val="00926BEF"/>
    <w:rsid w:val="00926D82"/>
    <w:rsid w:val="0092710E"/>
    <w:rsid w:val="00927558"/>
    <w:rsid w:val="0092786E"/>
    <w:rsid w:val="00927930"/>
    <w:rsid w:val="0093017A"/>
    <w:rsid w:val="009301CD"/>
    <w:rsid w:val="00930494"/>
    <w:rsid w:val="009306CD"/>
    <w:rsid w:val="00930DEE"/>
    <w:rsid w:val="00930EBC"/>
    <w:rsid w:val="009314A6"/>
    <w:rsid w:val="00931795"/>
    <w:rsid w:val="00931934"/>
    <w:rsid w:val="00931B7D"/>
    <w:rsid w:val="00931DBB"/>
    <w:rsid w:val="009320DD"/>
    <w:rsid w:val="00932157"/>
    <w:rsid w:val="00932492"/>
    <w:rsid w:val="00932B2D"/>
    <w:rsid w:val="0093377C"/>
    <w:rsid w:val="00933F24"/>
    <w:rsid w:val="00934002"/>
    <w:rsid w:val="00934B54"/>
    <w:rsid w:val="00935103"/>
    <w:rsid w:val="00935C33"/>
    <w:rsid w:val="00935F4B"/>
    <w:rsid w:val="00936417"/>
    <w:rsid w:val="00936668"/>
    <w:rsid w:val="00936761"/>
    <w:rsid w:val="0093767B"/>
    <w:rsid w:val="0093789F"/>
    <w:rsid w:val="0093796D"/>
    <w:rsid w:val="009379D1"/>
    <w:rsid w:val="00937D37"/>
    <w:rsid w:val="00937E14"/>
    <w:rsid w:val="00937F04"/>
    <w:rsid w:val="00939579"/>
    <w:rsid w:val="00940423"/>
    <w:rsid w:val="00940710"/>
    <w:rsid w:val="00940AFD"/>
    <w:rsid w:val="00940C2D"/>
    <w:rsid w:val="00940DA0"/>
    <w:rsid w:val="0094103D"/>
    <w:rsid w:val="009410E2"/>
    <w:rsid w:val="009413B9"/>
    <w:rsid w:val="00941A71"/>
    <w:rsid w:val="00941C18"/>
    <w:rsid w:val="00941EA1"/>
    <w:rsid w:val="0094218B"/>
    <w:rsid w:val="009421C4"/>
    <w:rsid w:val="009422A6"/>
    <w:rsid w:val="009422D1"/>
    <w:rsid w:val="00942EC8"/>
    <w:rsid w:val="009434AA"/>
    <w:rsid w:val="0094391E"/>
    <w:rsid w:val="00943963"/>
    <w:rsid w:val="00943C05"/>
    <w:rsid w:val="00943C2C"/>
    <w:rsid w:val="00943ED0"/>
    <w:rsid w:val="009442F8"/>
    <w:rsid w:val="009445AB"/>
    <w:rsid w:val="00944A47"/>
    <w:rsid w:val="00944BA1"/>
    <w:rsid w:val="00944D26"/>
    <w:rsid w:val="00944DED"/>
    <w:rsid w:val="00944E6B"/>
    <w:rsid w:val="0094516E"/>
    <w:rsid w:val="009451A0"/>
    <w:rsid w:val="009452BA"/>
    <w:rsid w:val="009457CE"/>
    <w:rsid w:val="00945822"/>
    <w:rsid w:val="00945E4E"/>
    <w:rsid w:val="00945F15"/>
    <w:rsid w:val="0094616C"/>
    <w:rsid w:val="009463A1"/>
    <w:rsid w:val="00946593"/>
    <w:rsid w:val="009472FC"/>
    <w:rsid w:val="0094747B"/>
    <w:rsid w:val="00947788"/>
    <w:rsid w:val="009479C9"/>
    <w:rsid w:val="00947AB2"/>
    <w:rsid w:val="00947DCD"/>
    <w:rsid w:val="00950CD7"/>
    <w:rsid w:val="00950D37"/>
    <w:rsid w:val="00950D64"/>
    <w:rsid w:val="00950FE2"/>
    <w:rsid w:val="00951131"/>
    <w:rsid w:val="00951193"/>
    <w:rsid w:val="009511BD"/>
    <w:rsid w:val="0095144B"/>
    <w:rsid w:val="00951493"/>
    <w:rsid w:val="00951A99"/>
    <w:rsid w:val="00951C05"/>
    <w:rsid w:val="00951C33"/>
    <w:rsid w:val="009520A0"/>
    <w:rsid w:val="00952526"/>
    <w:rsid w:val="00952569"/>
    <w:rsid w:val="0095282D"/>
    <w:rsid w:val="009528F4"/>
    <w:rsid w:val="00952CCA"/>
    <w:rsid w:val="00953770"/>
    <w:rsid w:val="009539A5"/>
    <w:rsid w:val="00953A43"/>
    <w:rsid w:val="00953C40"/>
    <w:rsid w:val="00954081"/>
    <w:rsid w:val="00954C5F"/>
    <w:rsid w:val="00954D26"/>
    <w:rsid w:val="00954E7C"/>
    <w:rsid w:val="00954FC9"/>
    <w:rsid w:val="0095515C"/>
    <w:rsid w:val="00955278"/>
    <w:rsid w:val="00955384"/>
    <w:rsid w:val="00955797"/>
    <w:rsid w:val="00955ACF"/>
    <w:rsid w:val="00955E3F"/>
    <w:rsid w:val="00955FAE"/>
    <w:rsid w:val="00956034"/>
    <w:rsid w:val="0095645E"/>
    <w:rsid w:val="00956635"/>
    <w:rsid w:val="00956759"/>
    <w:rsid w:val="009568BA"/>
    <w:rsid w:val="00956A7F"/>
    <w:rsid w:val="00956B71"/>
    <w:rsid w:val="00956D8B"/>
    <w:rsid w:val="009570BB"/>
    <w:rsid w:val="00957976"/>
    <w:rsid w:val="00957AC4"/>
    <w:rsid w:val="00957BD4"/>
    <w:rsid w:val="00957CDD"/>
    <w:rsid w:val="00957EAA"/>
    <w:rsid w:val="00957F28"/>
    <w:rsid w:val="00957F54"/>
    <w:rsid w:val="009602A2"/>
    <w:rsid w:val="009603C4"/>
    <w:rsid w:val="009605EE"/>
    <w:rsid w:val="00960EE4"/>
    <w:rsid w:val="009611AE"/>
    <w:rsid w:val="009612C7"/>
    <w:rsid w:val="00961A6A"/>
    <w:rsid w:val="00961AFD"/>
    <w:rsid w:val="00962037"/>
    <w:rsid w:val="0096296A"/>
    <w:rsid w:val="00962C1A"/>
    <w:rsid w:val="009631ED"/>
    <w:rsid w:val="00963481"/>
    <w:rsid w:val="0096437A"/>
    <w:rsid w:val="009643D2"/>
    <w:rsid w:val="0096447A"/>
    <w:rsid w:val="00964752"/>
    <w:rsid w:val="00965B8F"/>
    <w:rsid w:val="00965BAB"/>
    <w:rsid w:val="00965E2B"/>
    <w:rsid w:val="00966685"/>
    <w:rsid w:val="00966698"/>
    <w:rsid w:val="009666C6"/>
    <w:rsid w:val="00966BBC"/>
    <w:rsid w:val="009674B9"/>
    <w:rsid w:val="0096750E"/>
    <w:rsid w:val="0096760D"/>
    <w:rsid w:val="009678A7"/>
    <w:rsid w:val="00967A62"/>
    <w:rsid w:val="00967A9A"/>
    <w:rsid w:val="00967B58"/>
    <w:rsid w:val="00967B85"/>
    <w:rsid w:val="00967CE8"/>
    <w:rsid w:val="009702D9"/>
    <w:rsid w:val="00970705"/>
    <w:rsid w:val="009708AA"/>
    <w:rsid w:val="0097096F"/>
    <w:rsid w:val="00971B7B"/>
    <w:rsid w:val="00971CC5"/>
    <w:rsid w:val="00971D5D"/>
    <w:rsid w:val="00971E6A"/>
    <w:rsid w:val="00972438"/>
    <w:rsid w:val="009728A6"/>
    <w:rsid w:val="00972C22"/>
    <w:rsid w:val="00972C6B"/>
    <w:rsid w:val="00972EA8"/>
    <w:rsid w:val="00973411"/>
    <w:rsid w:val="00973765"/>
    <w:rsid w:val="00974234"/>
    <w:rsid w:val="009743D8"/>
    <w:rsid w:val="00974437"/>
    <w:rsid w:val="009748F3"/>
    <w:rsid w:val="00975617"/>
    <w:rsid w:val="00975CE4"/>
    <w:rsid w:val="00975D4E"/>
    <w:rsid w:val="00975E24"/>
    <w:rsid w:val="00976598"/>
    <w:rsid w:val="0097682A"/>
    <w:rsid w:val="00976917"/>
    <w:rsid w:val="00976E5A"/>
    <w:rsid w:val="009774BC"/>
    <w:rsid w:val="0098004C"/>
    <w:rsid w:val="00980099"/>
    <w:rsid w:val="009800C2"/>
    <w:rsid w:val="00980270"/>
    <w:rsid w:val="00980987"/>
    <w:rsid w:val="009809CD"/>
    <w:rsid w:val="00980CEB"/>
    <w:rsid w:val="00980FF6"/>
    <w:rsid w:val="00981BEB"/>
    <w:rsid w:val="00981EC7"/>
    <w:rsid w:val="00981FAD"/>
    <w:rsid w:val="009822AD"/>
    <w:rsid w:val="00982694"/>
    <w:rsid w:val="0098293A"/>
    <w:rsid w:val="00982A51"/>
    <w:rsid w:val="00982E93"/>
    <w:rsid w:val="0098354E"/>
    <w:rsid w:val="009835D0"/>
    <w:rsid w:val="00983A4F"/>
    <w:rsid w:val="00983D95"/>
    <w:rsid w:val="00983F90"/>
    <w:rsid w:val="00984159"/>
    <w:rsid w:val="00984A78"/>
    <w:rsid w:val="00984D74"/>
    <w:rsid w:val="00984E83"/>
    <w:rsid w:val="009855A8"/>
    <w:rsid w:val="00986BDE"/>
    <w:rsid w:val="00987BCD"/>
    <w:rsid w:val="00987CE0"/>
    <w:rsid w:val="009903CD"/>
    <w:rsid w:val="00990C3C"/>
    <w:rsid w:val="0099117E"/>
    <w:rsid w:val="00991762"/>
    <w:rsid w:val="00991CC7"/>
    <w:rsid w:val="00991E6F"/>
    <w:rsid w:val="0099217E"/>
    <w:rsid w:val="009921A6"/>
    <w:rsid w:val="00992720"/>
    <w:rsid w:val="00992F12"/>
    <w:rsid w:val="00992F4D"/>
    <w:rsid w:val="009932FF"/>
    <w:rsid w:val="009936DC"/>
    <w:rsid w:val="00993A1C"/>
    <w:rsid w:val="00993F1C"/>
    <w:rsid w:val="00993F21"/>
    <w:rsid w:val="00994323"/>
    <w:rsid w:val="00994753"/>
    <w:rsid w:val="00994B78"/>
    <w:rsid w:val="00994C3C"/>
    <w:rsid w:val="00994C79"/>
    <w:rsid w:val="0099518D"/>
    <w:rsid w:val="0099528A"/>
    <w:rsid w:val="009958F1"/>
    <w:rsid w:val="00995AA6"/>
    <w:rsid w:val="00995B66"/>
    <w:rsid w:val="00995F2E"/>
    <w:rsid w:val="00995FB4"/>
    <w:rsid w:val="009960FF"/>
    <w:rsid w:val="00996290"/>
    <w:rsid w:val="00996481"/>
    <w:rsid w:val="00996CE7"/>
    <w:rsid w:val="00997B50"/>
    <w:rsid w:val="009A021B"/>
    <w:rsid w:val="009A070A"/>
    <w:rsid w:val="009A0E0C"/>
    <w:rsid w:val="009A0ED4"/>
    <w:rsid w:val="009A0EE1"/>
    <w:rsid w:val="009A1169"/>
    <w:rsid w:val="009A163F"/>
    <w:rsid w:val="009A188A"/>
    <w:rsid w:val="009A1C44"/>
    <w:rsid w:val="009A1EA0"/>
    <w:rsid w:val="009A21D7"/>
    <w:rsid w:val="009A2221"/>
    <w:rsid w:val="009A23D5"/>
    <w:rsid w:val="009A2453"/>
    <w:rsid w:val="009A2BF1"/>
    <w:rsid w:val="009A322A"/>
    <w:rsid w:val="009A3852"/>
    <w:rsid w:val="009A3A2A"/>
    <w:rsid w:val="009A3D5C"/>
    <w:rsid w:val="009A40A8"/>
    <w:rsid w:val="009A43A1"/>
    <w:rsid w:val="009A475B"/>
    <w:rsid w:val="009A4CC5"/>
    <w:rsid w:val="009A4DC3"/>
    <w:rsid w:val="009A4E01"/>
    <w:rsid w:val="009A5103"/>
    <w:rsid w:val="009A51DC"/>
    <w:rsid w:val="009A576C"/>
    <w:rsid w:val="009A5884"/>
    <w:rsid w:val="009A5B46"/>
    <w:rsid w:val="009A5B4B"/>
    <w:rsid w:val="009A61B0"/>
    <w:rsid w:val="009A61FD"/>
    <w:rsid w:val="009A6383"/>
    <w:rsid w:val="009A650E"/>
    <w:rsid w:val="009A675E"/>
    <w:rsid w:val="009A682B"/>
    <w:rsid w:val="009A6BCD"/>
    <w:rsid w:val="009A6C69"/>
    <w:rsid w:val="009A6CE3"/>
    <w:rsid w:val="009A6E19"/>
    <w:rsid w:val="009A6F13"/>
    <w:rsid w:val="009A70FE"/>
    <w:rsid w:val="009A7B91"/>
    <w:rsid w:val="009B02C3"/>
    <w:rsid w:val="009B06F3"/>
    <w:rsid w:val="009B0826"/>
    <w:rsid w:val="009B097E"/>
    <w:rsid w:val="009B0E8B"/>
    <w:rsid w:val="009B0F51"/>
    <w:rsid w:val="009B10D0"/>
    <w:rsid w:val="009B1708"/>
    <w:rsid w:val="009B1773"/>
    <w:rsid w:val="009B2C42"/>
    <w:rsid w:val="009B36BA"/>
    <w:rsid w:val="009B3836"/>
    <w:rsid w:val="009B38D7"/>
    <w:rsid w:val="009B3A5D"/>
    <w:rsid w:val="009B3B08"/>
    <w:rsid w:val="009B3BEB"/>
    <w:rsid w:val="009B3D27"/>
    <w:rsid w:val="009B3F67"/>
    <w:rsid w:val="009B4099"/>
    <w:rsid w:val="009B453C"/>
    <w:rsid w:val="009B4A63"/>
    <w:rsid w:val="009B4C31"/>
    <w:rsid w:val="009B4F0B"/>
    <w:rsid w:val="009B5569"/>
    <w:rsid w:val="009B565D"/>
    <w:rsid w:val="009B56C5"/>
    <w:rsid w:val="009B5705"/>
    <w:rsid w:val="009B5E52"/>
    <w:rsid w:val="009B6777"/>
    <w:rsid w:val="009B6804"/>
    <w:rsid w:val="009B6DF6"/>
    <w:rsid w:val="009B6E55"/>
    <w:rsid w:val="009B7050"/>
    <w:rsid w:val="009B75C8"/>
    <w:rsid w:val="009B7848"/>
    <w:rsid w:val="009B787F"/>
    <w:rsid w:val="009B7AC4"/>
    <w:rsid w:val="009B7EAE"/>
    <w:rsid w:val="009C0663"/>
    <w:rsid w:val="009C07EB"/>
    <w:rsid w:val="009C1795"/>
    <w:rsid w:val="009C1A71"/>
    <w:rsid w:val="009C1E9F"/>
    <w:rsid w:val="009C255B"/>
    <w:rsid w:val="009C2592"/>
    <w:rsid w:val="009C2708"/>
    <w:rsid w:val="009C2C57"/>
    <w:rsid w:val="009C3E2D"/>
    <w:rsid w:val="009C4435"/>
    <w:rsid w:val="009C4AF2"/>
    <w:rsid w:val="009C4D63"/>
    <w:rsid w:val="009C505D"/>
    <w:rsid w:val="009C53FE"/>
    <w:rsid w:val="009C54B2"/>
    <w:rsid w:val="009C67E4"/>
    <w:rsid w:val="009C6CFE"/>
    <w:rsid w:val="009C72C0"/>
    <w:rsid w:val="009C72F9"/>
    <w:rsid w:val="009C7772"/>
    <w:rsid w:val="009C7B95"/>
    <w:rsid w:val="009C7C9A"/>
    <w:rsid w:val="009C7CAA"/>
    <w:rsid w:val="009C7D9D"/>
    <w:rsid w:val="009D0068"/>
    <w:rsid w:val="009D021A"/>
    <w:rsid w:val="009D0485"/>
    <w:rsid w:val="009D0863"/>
    <w:rsid w:val="009D0B29"/>
    <w:rsid w:val="009D0B6F"/>
    <w:rsid w:val="009D1227"/>
    <w:rsid w:val="009D1470"/>
    <w:rsid w:val="009D1648"/>
    <w:rsid w:val="009D180E"/>
    <w:rsid w:val="009D1908"/>
    <w:rsid w:val="009D199A"/>
    <w:rsid w:val="009D2069"/>
    <w:rsid w:val="009D21C0"/>
    <w:rsid w:val="009D2656"/>
    <w:rsid w:val="009D2A4C"/>
    <w:rsid w:val="009D2D9E"/>
    <w:rsid w:val="009D30A2"/>
    <w:rsid w:val="009D31EB"/>
    <w:rsid w:val="009D3287"/>
    <w:rsid w:val="009D349D"/>
    <w:rsid w:val="009D3577"/>
    <w:rsid w:val="009D3689"/>
    <w:rsid w:val="009D384A"/>
    <w:rsid w:val="009D4226"/>
    <w:rsid w:val="009D425E"/>
    <w:rsid w:val="009D4319"/>
    <w:rsid w:val="009D438D"/>
    <w:rsid w:val="009D47C7"/>
    <w:rsid w:val="009D49E0"/>
    <w:rsid w:val="009D510F"/>
    <w:rsid w:val="009D5AC9"/>
    <w:rsid w:val="009D6227"/>
    <w:rsid w:val="009D676B"/>
    <w:rsid w:val="009D67F2"/>
    <w:rsid w:val="009D6A63"/>
    <w:rsid w:val="009D6B21"/>
    <w:rsid w:val="009D6E9F"/>
    <w:rsid w:val="009D7700"/>
    <w:rsid w:val="009D7E80"/>
    <w:rsid w:val="009E0141"/>
    <w:rsid w:val="009E0627"/>
    <w:rsid w:val="009E0B65"/>
    <w:rsid w:val="009E18ED"/>
    <w:rsid w:val="009E18F6"/>
    <w:rsid w:val="009E192D"/>
    <w:rsid w:val="009E198F"/>
    <w:rsid w:val="009E1D62"/>
    <w:rsid w:val="009E1DD4"/>
    <w:rsid w:val="009E1EF6"/>
    <w:rsid w:val="009E2126"/>
    <w:rsid w:val="009E2343"/>
    <w:rsid w:val="009E23DE"/>
    <w:rsid w:val="009E2571"/>
    <w:rsid w:val="009E2C4B"/>
    <w:rsid w:val="009E33CF"/>
    <w:rsid w:val="009E3C47"/>
    <w:rsid w:val="009E3E5E"/>
    <w:rsid w:val="009E3EE5"/>
    <w:rsid w:val="009E3FB5"/>
    <w:rsid w:val="009E40B6"/>
    <w:rsid w:val="009E44BA"/>
    <w:rsid w:val="009E4993"/>
    <w:rsid w:val="009E4C24"/>
    <w:rsid w:val="009E4D13"/>
    <w:rsid w:val="009E50E5"/>
    <w:rsid w:val="009E5227"/>
    <w:rsid w:val="009E5317"/>
    <w:rsid w:val="009E53B5"/>
    <w:rsid w:val="009E53F8"/>
    <w:rsid w:val="009E544F"/>
    <w:rsid w:val="009E5897"/>
    <w:rsid w:val="009E5926"/>
    <w:rsid w:val="009E5BB9"/>
    <w:rsid w:val="009E6671"/>
    <w:rsid w:val="009E66B8"/>
    <w:rsid w:val="009E6828"/>
    <w:rsid w:val="009E6968"/>
    <w:rsid w:val="009E6BD2"/>
    <w:rsid w:val="009E6DAF"/>
    <w:rsid w:val="009E6DC7"/>
    <w:rsid w:val="009E6FA4"/>
    <w:rsid w:val="009E7681"/>
    <w:rsid w:val="009E7C52"/>
    <w:rsid w:val="009E7EB7"/>
    <w:rsid w:val="009F077B"/>
    <w:rsid w:val="009F08B7"/>
    <w:rsid w:val="009F0D1B"/>
    <w:rsid w:val="009F0DE9"/>
    <w:rsid w:val="009F0EF2"/>
    <w:rsid w:val="009F141F"/>
    <w:rsid w:val="009F19A7"/>
    <w:rsid w:val="009F1F41"/>
    <w:rsid w:val="009F1F83"/>
    <w:rsid w:val="009F256C"/>
    <w:rsid w:val="009F260A"/>
    <w:rsid w:val="009F26E3"/>
    <w:rsid w:val="009F27EB"/>
    <w:rsid w:val="009F280F"/>
    <w:rsid w:val="009F2A14"/>
    <w:rsid w:val="009F2B91"/>
    <w:rsid w:val="009F2BEC"/>
    <w:rsid w:val="009F2D97"/>
    <w:rsid w:val="009F2EAB"/>
    <w:rsid w:val="009F354C"/>
    <w:rsid w:val="009F36F4"/>
    <w:rsid w:val="009F3773"/>
    <w:rsid w:val="009F3B25"/>
    <w:rsid w:val="009F3FF9"/>
    <w:rsid w:val="009F45E7"/>
    <w:rsid w:val="009F50C4"/>
    <w:rsid w:val="009F5170"/>
    <w:rsid w:val="009F578A"/>
    <w:rsid w:val="009F5833"/>
    <w:rsid w:val="009F594F"/>
    <w:rsid w:val="009F5AA3"/>
    <w:rsid w:val="009F5BD5"/>
    <w:rsid w:val="009F5DA6"/>
    <w:rsid w:val="009F5EE0"/>
    <w:rsid w:val="009F61AE"/>
    <w:rsid w:val="009F61B7"/>
    <w:rsid w:val="009F69BD"/>
    <w:rsid w:val="009F6B56"/>
    <w:rsid w:val="009F6C75"/>
    <w:rsid w:val="009F7179"/>
    <w:rsid w:val="009F729A"/>
    <w:rsid w:val="009F74EE"/>
    <w:rsid w:val="009F7732"/>
    <w:rsid w:val="009F7A1D"/>
    <w:rsid w:val="009F7C04"/>
    <w:rsid w:val="00A001A2"/>
    <w:rsid w:val="00A0077C"/>
    <w:rsid w:val="00A009E2"/>
    <w:rsid w:val="00A010CB"/>
    <w:rsid w:val="00A01328"/>
    <w:rsid w:val="00A014AC"/>
    <w:rsid w:val="00A01728"/>
    <w:rsid w:val="00A01DEB"/>
    <w:rsid w:val="00A01F34"/>
    <w:rsid w:val="00A02227"/>
    <w:rsid w:val="00A0251D"/>
    <w:rsid w:val="00A02586"/>
    <w:rsid w:val="00A026CF"/>
    <w:rsid w:val="00A02799"/>
    <w:rsid w:val="00A028A8"/>
    <w:rsid w:val="00A03324"/>
    <w:rsid w:val="00A03326"/>
    <w:rsid w:val="00A0371C"/>
    <w:rsid w:val="00A03773"/>
    <w:rsid w:val="00A038D1"/>
    <w:rsid w:val="00A03B33"/>
    <w:rsid w:val="00A03BC4"/>
    <w:rsid w:val="00A04134"/>
    <w:rsid w:val="00A04398"/>
    <w:rsid w:val="00A045FC"/>
    <w:rsid w:val="00A0501B"/>
    <w:rsid w:val="00A05163"/>
    <w:rsid w:val="00A055E8"/>
    <w:rsid w:val="00A05654"/>
    <w:rsid w:val="00A056D4"/>
    <w:rsid w:val="00A058C8"/>
    <w:rsid w:val="00A05C4F"/>
    <w:rsid w:val="00A05F32"/>
    <w:rsid w:val="00A065CD"/>
    <w:rsid w:val="00A06BDF"/>
    <w:rsid w:val="00A06C32"/>
    <w:rsid w:val="00A06E3B"/>
    <w:rsid w:val="00A07153"/>
    <w:rsid w:val="00A07216"/>
    <w:rsid w:val="00A0754B"/>
    <w:rsid w:val="00A07567"/>
    <w:rsid w:val="00A076B9"/>
    <w:rsid w:val="00A07A1E"/>
    <w:rsid w:val="00A07B97"/>
    <w:rsid w:val="00A07DAC"/>
    <w:rsid w:val="00A10277"/>
    <w:rsid w:val="00A104CC"/>
    <w:rsid w:val="00A10851"/>
    <w:rsid w:val="00A10B8E"/>
    <w:rsid w:val="00A10BC1"/>
    <w:rsid w:val="00A10BEE"/>
    <w:rsid w:val="00A10DA9"/>
    <w:rsid w:val="00A10EE6"/>
    <w:rsid w:val="00A1106D"/>
    <w:rsid w:val="00A117A6"/>
    <w:rsid w:val="00A11823"/>
    <w:rsid w:val="00A11A7E"/>
    <w:rsid w:val="00A11B14"/>
    <w:rsid w:val="00A11D80"/>
    <w:rsid w:val="00A126BB"/>
    <w:rsid w:val="00A12805"/>
    <w:rsid w:val="00A1284C"/>
    <w:rsid w:val="00A12A29"/>
    <w:rsid w:val="00A12C35"/>
    <w:rsid w:val="00A12D07"/>
    <w:rsid w:val="00A12E27"/>
    <w:rsid w:val="00A12FFC"/>
    <w:rsid w:val="00A134D3"/>
    <w:rsid w:val="00A13870"/>
    <w:rsid w:val="00A13923"/>
    <w:rsid w:val="00A1392C"/>
    <w:rsid w:val="00A13B35"/>
    <w:rsid w:val="00A13CB4"/>
    <w:rsid w:val="00A13EB7"/>
    <w:rsid w:val="00A13EC3"/>
    <w:rsid w:val="00A14AAD"/>
    <w:rsid w:val="00A14F79"/>
    <w:rsid w:val="00A153A4"/>
    <w:rsid w:val="00A15401"/>
    <w:rsid w:val="00A15501"/>
    <w:rsid w:val="00A15690"/>
    <w:rsid w:val="00A15703"/>
    <w:rsid w:val="00A159AD"/>
    <w:rsid w:val="00A15EC7"/>
    <w:rsid w:val="00A1612D"/>
    <w:rsid w:val="00A165FD"/>
    <w:rsid w:val="00A1689A"/>
    <w:rsid w:val="00A16B4F"/>
    <w:rsid w:val="00A16B6E"/>
    <w:rsid w:val="00A16F47"/>
    <w:rsid w:val="00A16F75"/>
    <w:rsid w:val="00A17063"/>
    <w:rsid w:val="00A175D4"/>
    <w:rsid w:val="00A176F3"/>
    <w:rsid w:val="00A1797E"/>
    <w:rsid w:val="00A179E0"/>
    <w:rsid w:val="00A17B4C"/>
    <w:rsid w:val="00A17D30"/>
    <w:rsid w:val="00A17EAF"/>
    <w:rsid w:val="00A20024"/>
    <w:rsid w:val="00A2007D"/>
    <w:rsid w:val="00A20692"/>
    <w:rsid w:val="00A208A6"/>
    <w:rsid w:val="00A2097D"/>
    <w:rsid w:val="00A20EC6"/>
    <w:rsid w:val="00A20F3E"/>
    <w:rsid w:val="00A21057"/>
    <w:rsid w:val="00A210DB"/>
    <w:rsid w:val="00A21124"/>
    <w:rsid w:val="00A220C1"/>
    <w:rsid w:val="00A2249A"/>
    <w:rsid w:val="00A22858"/>
    <w:rsid w:val="00A22BD4"/>
    <w:rsid w:val="00A23295"/>
    <w:rsid w:val="00A23394"/>
    <w:rsid w:val="00A23ADB"/>
    <w:rsid w:val="00A23B79"/>
    <w:rsid w:val="00A23E3F"/>
    <w:rsid w:val="00A23FB9"/>
    <w:rsid w:val="00A240D5"/>
    <w:rsid w:val="00A2414E"/>
    <w:rsid w:val="00A2418A"/>
    <w:rsid w:val="00A247C6"/>
    <w:rsid w:val="00A24ADC"/>
    <w:rsid w:val="00A24B88"/>
    <w:rsid w:val="00A24D06"/>
    <w:rsid w:val="00A24DC4"/>
    <w:rsid w:val="00A2534B"/>
    <w:rsid w:val="00A2540A"/>
    <w:rsid w:val="00A25C77"/>
    <w:rsid w:val="00A26299"/>
    <w:rsid w:val="00A26419"/>
    <w:rsid w:val="00A2694C"/>
    <w:rsid w:val="00A2703B"/>
    <w:rsid w:val="00A273B2"/>
    <w:rsid w:val="00A2745A"/>
    <w:rsid w:val="00A30012"/>
    <w:rsid w:val="00A30089"/>
    <w:rsid w:val="00A3039C"/>
    <w:rsid w:val="00A303CE"/>
    <w:rsid w:val="00A3066D"/>
    <w:rsid w:val="00A30671"/>
    <w:rsid w:val="00A30E67"/>
    <w:rsid w:val="00A30E6F"/>
    <w:rsid w:val="00A31257"/>
    <w:rsid w:val="00A313BC"/>
    <w:rsid w:val="00A3161D"/>
    <w:rsid w:val="00A3232A"/>
    <w:rsid w:val="00A32648"/>
    <w:rsid w:val="00A327EA"/>
    <w:rsid w:val="00A32AA8"/>
    <w:rsid w:val="00A32B20"/>
    <w:rsid w:val="00A32F88"/>
    <w:rsid w:val="00A33119"/>
    <w:rsid w:val="00A334A8"/>
    <w:rsid w:val="00A33897"/>
    <w:rsid w:val="00A33F6C"/>
    <w:rsid w:val="00A34100"/>
    <w:rsid w:val="00A34246"/>
    <w:rsid w:val="00A342A6"/>
    <w:rsid w:val="00A342B5"/>
    <w:rsid w:val="00A34697"/>
    <w:rsid w:val="00A3479F"/>
    <w:rsid w:val="00A34E0B"/>
    <w:rsid w:val="00A3522B"/>
    <w:rsid w:val="00A35326"/>
    <w:rsid w:val="00A35656"/>
    <w:rsid w:val="00A358BE"/>
    <w:rsid w:val="00A35BCB"/>
    <w:rsid w:val="00A35DA8"/>
    <w:rsid w:val="00A35FA6"/>
    <w:rsid w:val="00A36002"/>
    <w:rsid w:val="00A365DE"/>
    <w:rsid w:val="00A3693C"/>
    <w:rsid w:val="00A36D3F"/>
    <w:rsid w:val="00A37257"/>
    <w:rsid w:val="00A37D38"/>
    <w:rsid w:val="00A37F1A"/>
    <w:rsid w:val="00A403A0"/>
    <w:rsid w:val="00A40522"/>
    <w:rsid w:val="00A405FC"/>
    <w:rsid w:val="00A406E2"/>
    <w:rsid w:val="00A407D6"/>
    <w:rsid w:val="00A4093D"/>
    <w:rsid w:val="00A40A7E"/>
    <w:rsid w:val="00A41008"/>
    <w:rsid w:val="00A41CF6"/>
    <w:rsid w:val="00A41E20"/>
    <w:rsid w:val="00A42249"/>
    <w:rsid w:val="00A4292E"/>
    <w:rsid w:val="00A42B3A"/>
    <w:rsid w:val="00A42E3B"/>
    <w:rsid w:val="00A431B9"/>
    <w:rsid w:val="00A4352A"/>
    <w:rsid w:val="00A435B5"/>
    <w:rsid w:val="00A43767"/>
    <w:rsid w:val="00A43A30"/>
    <w:rsid w:val="00A44D6C"/>
    <w:rsid w:val="00A44F83"/>
    <w:rsid w:val="00A450E4"/>
    <w:rsid w:val="00A453E6"/>
    <w:rsid w:val="00A4550A"/>
    <w:rsid w:val="00A4554C"/>
    <w:rsid w:val="00A455B5"/>
    <w:rsid w:val="00A45997"/>
    <w:rsid w:val="00A4601F"/>
    <w:rsid w:val="00A4612E"/>
    <w:rsid w:val="00A46235"/>
    <w:rsid w:val="00A465A8"/>
    <w:rsid w:val="00A46E98"/>
    <w:rsid w:val="00A47893"/>
    <w:rsid w:val="00A47894"/>
    <w:rsid w:val="00A4F1F0"/>
    <w:rsid w:val="00A50162"/>
    <w:rsid w:val="00A513FB"/>
    <w:rsid w:val="00A51F67"/>
    <w:rsid w:val="00A52250"/>
    <w:rsid w:val="00A522C4"/>
    <w:rsid w:val="00A523DD"/>
    <w:rsid w:val="00A52440"/>
    <w:rsid w:val="00A52485"/>
    <w:rsid w:val="00A52611"/>
    <w:rsid w:val="00A52A28"/>
    <w:rsid w:val="00A52AA3"/>
    <w:rsid w:val="00A52B47"/>
    <w:rsid w:val="00A52B95"/>
    <w:rsid w:val="00A52C20"/>
    <w:rsid w:val="00A52EC3"/>
    <w:rsid w:val="00A53020"/>
    <w:rsid w:val="00A5392E"/>
    <w:rsid w:val="00A53A32"/>
    <w:rsid w:val="00A53BE8"/>
    <w:rsid w:val="00A53E45"/>
    <w:rsid w:val="00A540BC"/>
    <w:rsid w:val="00A54217"/>
    <w:rsid w:val="00A543A4"/>
    <w:rsid w:val="00A54480"/>
    <w:rsid w:val="00A54AD1"/>
    <w:rsid w:val="00A54BB1"/>
    <w:rsid w:val="00A54BBA"/>
    <w:rsid w:val="00A54E41"/>
    <w:rsid w:val="00A5512E"/>
    <w:rsid w:val="00A55198"/>
    <w:rsid w:val="00A55B6F"/>
    <w:rsid w:val="00A55D7C"/>
    <w:rsid w:val="00A55EA7"/>
    <w:rsid w:val="00A56784"/>
    <w:rsid w:val="00A5685B"/>
    <w:rsid w:val="00A5701C"/>
    <w:rsid w:val="00A57265"/>
    <w:rsid w:val="00A5726E"/>
    <w:rsid w:val="00A5736A"/>
    <w:rsid w:val="00A57A33"/>
    <w:rsid w:val="00A57DEE"/>
    <w:rsid w:val="00A57EAB"/>
    <w:rsid w:val="00A5B81C"/>
    <w:rsid w:val="00A6011D"/>
    <w:rsid w:val="00A60EAD"/>
    <w:rsid w:val="00A611AC"/>
    <w:rsid w:val="00A6140D"/>
    <w:rsid w:val="00A61B07"/>
    <w:rsid w:val="00A61EB2"/>
    <w:rsid w:val="00A625A4"/>
    <w:rsid w:val="00A627A9"/>
    <w:rsid w:val="00A628B3"/>
    <w:rsid w:val="00A62CFE"/>
    <w:rsid w:val="00A62DCA"/>
    <w:rsid w:val="00A62F4A"/>
    <w:rsid w:val="00A62FA3"/>
    <w:rsid w:val="00A636C4"/>
    <w:rsid w:val="00A6394D"/>
    <w:rsid w:val="00A63B27"/>
    <w:rsid w:val="00A64976"/>
    <w:rsid w:val="00A64AA2"/>
    <w:rsid w:val="00A64E35"/>
    <w:rsid w:val="00A6505E"/>
    <w:rsid w:val="00A65400"/>
    <w:rsid w:val="00A65F60"/>
    <w:rsid w:val="00A666F8"/>
    <w:rsid w:val="00A66987"/>
    <w:rsid w:val="00A66A19"/>
    <w:rsid w:val="00A66AF5"/>
    <w:rsid w:val="00A6704E"/>
    <w:rsid w:val="00A675DC"/>
    <w:rsid w:val="00A67728"/>
    <w:rsid w:val="00A67E03"/>
    <w:rsid w:val="00A67FF2"/>
    <w:rsid w:val="00A7008C"/>
    <w:rsid w:val="00A706B0"/>
    <w:rsid w:val="00A709CB"/>
    <w:rsid w:val="00A70BAF"/>
    <w:rsid w:val="00A70CE3"/>
    <w:rsid w:val="00A70E9C"/>
    <w:rsid w:val="00A7129B"/>
    <w:rsid w:val="00A7146C"/>
    <w:rsid w:val="00A7171E"/>
    <w:rsid w:val="00A71836"/>
    <w:rsid w:val="00A7196A"/>
    <w:rsid w:val="00A719EC"/>
    <w:rsid w:val="00A71FA7"/>
    <w:rsid w:val="00A72768"/>
    <w:rsid w:val="00A72B45"/>
    <w:rsid w:val="00A72B86"/>
    <w:rsid w:val="00A72C08"/>
    <w:rsid w:val="00A73743"/>
    <w:rsid w:val="00A7375F"/>
    <w:rsid w:val="00A739C7"/>
    <w:rsid w:val="00A73A0D"/>
    <w:rsid w:val="00A73AF2"/>
    <w:rsid w:val="00A73DA2"/>
    <w:rsid w:val="00A74075"/>
    <w:rsid w:val="00A74191"/>
    <w:rsid w:val="00A741FE"/>
    <w:rsid w:val="00A743DE"/>
    <w:rsid w:val="00A74666"/>
    <w:rsid w:val="00A747C8"/>
    <w:rsid w:val="00A748F9"/>
    <w:rsid w:val="00A75434"/>
    <w:rsid w:val="00A756C9"/>
    <w:rsid w:val="00A75821"/>
    <w:rsid w:val="00A75859"/>
    <w:rsid w:val="00A75A45"/>
    <w:rsid w:val="00A75A7F"/>
    <w:rsid w:val="00A75C9A"/>
    <w:rsid w:val="00A75CFD"/>
    <w:rsid w:val="00A767AF"/>
    <w:rsid w:val="00A76B05"/>
    <w:rsid w:val="00A76C61"/>
    <w:rsid w:val="00A76DB4"/>
    <w:rsid w:val="00A76EE3"/>
    <w:rsid w:val="00A770C8"/>
    <w:rsid w:val="00A77965"/>
    <w:rsid w:val="00A77BD9"/>
    <w:rsid w:val="00A800FE"/>
    <w:rsid w:val="00A80495"/>
    <w:rsid w:val="00A8053B"/>
    <w:rsid w:val="00A8057F"/>
    <w:rsid w:val="00A80C71"/>
    <w:rsid w:val="00A80C9F"/>
    <w:rsid w:val="00A80DF0"/>
    <w:rsid w:val="00A81AAF"/>
    <w:rsid w:val="00A81E7B"/>
    <w:rsid w:val="00A82287"/>
    <w:rsid w:val="00A82364"/>
    <w:rsid w:val="00A82510"/>
    <w:rsid w:val="00A826FC"/>
    <w:rsid w:val="00A82AE9"/>
    <w:rsid w:val="00A82E33"/>
    <w:rsid w:val="00A83623"/>
    <w:rsid w:val="00A83852"/>
    <w:rsid w:val="00A83893"/>
    <w:rsid w:val="00A843B8"/>
    <w:rsid w:val="00A8458E"/>
    <w:rsid w:val="00A847E1"/>
    <w:rsid w:val="00A84837"/>
    <w:rsid w:val="00A849C1"/>
    <w:rsid w:val="00A84B16"/>
    <w:rsid w:val="00A85272"/>
    <w:rsid w:val="00A85A9F"/>
    <w:rsid w:val="00A85AF4"/>
    <w:rsid w:val="00A85F55"/>
    <w:rsid w:val="00A85F74"/>
    <w:rsid w:val="00A86265"/>
    <w:rsid w:val="00A8664B"/>
    <w:rsid w:val="00A86887"/>
    <w:rsid w:val="00A8698F"/>
    <w:rsid w:val="00A86A6E"/>
    <w:rsid w:val="00A86B61"/>
    <w:rsid w:val="00A8702F"/>
    <w:rsid w:val="00A8705E"/>
    <w:rsid w:val="00A87317"/>
    <w:rsid w:val="00A87364"/>
    <w:rsid w:val="00A874AA"/>
    <w:rsid w:val="00A900BC"/>
    <w:rsid w:val="00A9023E"/>
    <w:rsid w:val="00A902CE"/>
    <w:rsid w:val="00A90A28"/>
    <w:rsid w:val="00A90FD8"/>
    <w:rsid w:val="00A91075"/>
    <w:rsid w:val="00A91340"/>
    <w:rsid w:val="00A9167D"/>
    <w:rsid w:val="00A9174F"/>
    <w:rsid w:val="00A91AC8"/>
    <w:rsid w:val="00A91B4C"/>
    <w:rsid w:val="00A920F0"/>
    <w:rsid w:val="00A922C9"/>
    <w:rsid w:val="00A9258B"/>
    <w:rsid w:val="00A926B9"/>
    <w:rsid w:val="00A93039"/>
    <w:rsid w:val="00A93126"/>
    <w:rsid w:val="00A935CC"/>
    <w:rsid w:val="00A93FD7"/>
    <w:rsid w:val="00A9425A"/>
    <w:rsid w:val="00A94267"/>
    <w:rsid w:val="00A9426D"/>
    <w:rsid w:val="00A94270"/>
    <w:rsid w:val="00A942DC"/>
    <w:rsid w:val="00A949A8"/>
    <w:rsid w:val="00A94A31"/>
    <w:rsid w:val="00A94CB0"/>
    <w:rsid w:val="00A95145"/>
    <w:rsid w:val="00A95C6E"/>
    <w:rsid w:val="00A960C6"/>
    <w:rsid w:val="00A960E3"/>
    <w:rsid w:val="00A966D7"/>
    <w:rsid w:val="00A969F6"/>
    <w:rsid w:val="00A96C62"/>
    <w:rsid w:val="00A9743A"/>
    <w:rsid w:val="00A9754F"/>
    <w:rsid w:val="00A976BC"/>
    <w:rsid w:val="00A97895"/>
    <w:rsid w:val="00A97A08"/>
    <w:rsid w:val="00A97B49"/>
    <w:rsid w:val="00A97E86"/>
    <w:rsid w:val="00AA0229"/>
    <w:rsid w:val="00AA0605"/>
    <w:rsid w:val="00AA0822"/>
    <w:rsid w:val="00AA1041"/>
    <w:rsid w:val="00AA1087"/>
    <w:rsid w:val="00AA1159"/>
    <w:rsid w:val="00AA1307"/>
    <w:rsid w:val="00AA164C"/>
    <w:rsid w:val="00AA17E7"/>
    <w:rsid w:val="00AA1850"/>
    <w:rsid w:val="00AA1BB5"/>
    <w:rsid w:val="00AA2172"/>
    <w:rsid w:val="00AA229F"/>
    <w:rsid w:val="00AA23A0"/>
    <w:rsid w:val="00AA2565"/>
    <w:rsid w:val="00AA2DA6"/>
    <w:rsid w:val="00AA31D7"/>
    <w:rsid w:val="00AA321C"/>
    <w:rsid w:val="00AA3848"/>
    <w:rsid w:val="00AA4695"/>
    <w:rsid w:val="00AA4922"/>
    <w:rsid w:val="00AA4BB6"/>
    <w:rsid w:val="00AA5DF8"/>
    <w:rsid w:val="00AA5EBC"/>
    <w:rsid w:val="00AA654C"/>
    <w:rsid w:val="00AA6A1A"/>
    <w:rsid w:val="00AA6AB7"/>
    <w:rsid w:val="00AA6F41"/>
    <w:rsid w:val="00AA70C6"/>
    <w:rsid w:val="00AA7427"/>
    <w:rsid w:val="00AA7677"/>
    <w:rsid w:val="00AA781D"/>
    <w:rsid w:val="00AB0031"/>
    <w:rsid w:val="00AB010F"/>
    <w:rsid w:val="00AB01CC"/>
    <w:rsid w:val="00AB020C"/>
    <w:rsid w:val="00AB08C5"/>
    <w:rsid w:val="00AB0925"/>
    <w:rsid w:val="00AB0930"/>
    <w:rsid w:val="00AB0A8B"/>
    <w:rsid w:val="00AB0D62"/>
    <w:rsid w:val="00AB10BC"/>
    <w:rsid w:val="00AB1391"/>
    <w:rsid w:val="00AB17AA"/>
    <w:rsid w:val="00AB197A"/>
    <w:rsid w:val="00AB1B66"/>
    <w:rsid w:val="00AB1D6D"/>
    <w:rsid w:val="00AB1FD0"/>
    <w:rsid w:val="00AB223C"/>
    <w:rsid w:val="00AB2C03"/>
    <w:rsid w:val="00AB2DC7"/>
    <w:rsid w:val="00AB2E1D"/>
    <w:rsid w:val="00AB305B"/>
    <w:rsid w:val="00AB327D"/>
    <w:rsid w:val="00AB3635"/>
    <w:rsid w:val="00AB38BD"/>
    <w:rsid w:val="00AB3B6A"/>
    <w:rsid w:val="00AB4700"/>
    <w:rsid w:val="00AB4AB2"/>
    <w:rsid w:val="00AB4D6D"/>
    <w:rsid w:val="00AB547E"/>
    <w:rsid w:val="00AB5AF2"/>
    <w:rsid w:val="00AB5D12"/>
    <w:rsid w:val="00AB652C"/>
    <w:rsid w:val="00AB6C76"/>
    <w:rsid w:val="00AB6D1B"/>
    <w:rsid w:val="00AB6DD6"/>
    <w:rsid w:val="00AB6F42"/>
    <w:rsid w:val="00AB6F4C"/>
    <w:rsid w:val="00AB6FD4"/>
    <w:rsid w:val="00AB71A2"/>
    <w:rsid w:val="00AB761D"/>
    <w:rsid w:val="00AB7712"/>
    <w:rsid w:val="00AB784F"/>
    <w:rsid w:val="00AB7AD1"/>
    <w:rsid w:val="00AB7C86"/>
    <w:rsid w:val="00AB7F13"/>
    <w:rsid w:val="00AC03B9"/>
    <w:rsid w:val="00AC03DD"/>
    <w:rsid w:val="00AC0608"/>
    <w:rsid w:val="00AC0664"/>
    <w:rsid w:val="00AC07F3"/>
    <w:rsid w:val="00AC0884"/>
    <w:rsid w:val="00AC0DD2"/>
    <w:rsid w:val="00AC0DD9"/>
    <w:rsid w:val="00AC0FD0"/>
    <w:rsid w:val="00AC16BC"/>
    <w:rsid w:val="00AC16F0"/>
    <w:rsid w:val="00AC1783"/>
    <w:rsid w:val="00AC1AE4"/>
    <w:rsid w:val="00AC2365"/>
    <w:rsid w:val="00AC244F"/>
    <w:rsid w:val="00AC2631"/>
    <w:rsid w:val="00AC2BC7"/>
    <w:rsid w:val="00AC2C26"/>
    <w:rsid w:val="00AC2FF1"/>
    <w:rsid w:val="00AC3137"/>
    <w:rsid w:val="00AC331C"/>
    <w:rsid w:val="00AC3500"/>
    <w:rsid w:val="00AC37FA"/>
    <w:rsid w:val="00AC3838"/>
    <w:rsid w:val="00AC3962"/>
    <w:rsid w:val="00AC4248"/>
    <w:rsid w:val="00AC4E95"/>
    <w:rsid w:val="00AC51AA"/>
    <w:rsid w:val="00AC520C"/>
    <w:rsid w:val="00AC5531"/>
    <w:rsid w:val="00AC564A"/>
    <w:rsid w:val="00AC56B5"/>
    <w:rsid w:val="00AC5C2A"/>
    <w:rsid w:val="00AC5F73"/>
    <w:rsid w:val="00AC5FEC"/>
    <w:rsid w:val="00AC62A3"/>
    <w:rsid w:val="00AC63E7"/>
    <w:rsid w:val="00AC6717"/>
    <w:rsid w:val="00AC6A71"/>
    <w:rsid w:val="00AC6BBE"/>
    <w:rsid w:val="00AC708D"/>
    <w:rsid w:val="00AC70A5"/>
    <w:rsid w:val="00AC71FA"/>
    <w:rsid w:val="00AC750F"/>
    <w:rsid w:val="00AC798E"/>
    <w:rsid w:val="00AC7A17"/>
    <w:rsid w:val="00AC7A2B"/>
    <w:rsid w:val="00AC7A32"/>
    <w:rsid w:val="00AC7A7F"/>
    <w:rsid w:val="00AC7B7F"/>
    <w:rsid w:val="00AC7D5E"/>
    <w:rsid w:val="00AD0974"/>
    <w:rsid w:val="00AD09DA"/>
    <w:rsid w:val="00AD0A52"/>
    <w:rsid w:val="00AD1199"/>
    <w:rsid w:val="00AD11D7"/>
    <w:rsid w:val="00AD11FF"/>
    <w:rsid w:val="00AD123D"/>
    <w:rsid w:val="00AD15BF"/>
    <w:rsid w:val="00AD1651"/>
    <w:rsid w:val="00AD1B73"/>
    <w:rsid w:val="00AD1C8B"/>
    <w:rsid w:val="00AD1DDD"/>
    <w:rsid w:val="00AD1F9E"/>
    <w:rsid w:val="00AD206F"/>
    <w:rsid w:val="00AD2165"/>
    <w:rsid w:val="00AD2733"/>
    <w:rsid w:val="00AD2746"/>
    <w:rsid w:val="00AD27CE"/>
    <w:rsid w:val="00AD2959"/>
    <w:rsid w:val="00AD374A"/>
    <w:rsid w:val="00AD3770"/>
    <w:rsid w:val="00AD3FEC"/>
    <w:rsid w:val="00AD4008"/>
    <w:rsid w:val="00AD4048"/>
    <w:rsid w:val="00AD48D4"/>
    <w:rsid w:val="00AD505C"/>
    <w:rsid w:val="00AD585F"/>
    <w:rsid w:val="00AD5D9B"/>
    <w:rsid w:val="00AD62A0"/>
    <w:rsid w:val="00AD64B1"/>
    <w:rsid w:val="00AD67AE"/>
    <w:rsid w:val="00AD68E1"/>
    <w:rsid w:val="00AD6BEF"/>
    <w:rsid w:val="00AD6CD9"/>
    <w:rsid w:val="00AD6F2C"/>
    <w:rsid w:val="00AD7198"/>
    <w:rsid w:val="00AD7236"/>
    <w:rsid w:val="00AD7488"/>
    <w:rsid w:val="00AD7728"/>
    <w:rsid w:val="00AD774E"/>
    <w:rsid w:val="00AD78D7"/>
    <w:rsid w:val="00AD7947"/>
    <w:rsid w:val="00AD79BF"/>
    <w:rsid w:val="00AD7AA0"/>
    <w:rsid w:val="00AD7AB4"/>
    <w:rsid w:val="00AE08A5"/>
    <w:rsid w:val="00AE0DCD"/>
    <w:rsid w:val="00AE10E7"/>
    <w:rsid w:val="00AE130A"/>
    <w:rsid w:val="00AE18EB"/>
    <w:rsid w:val="00AE19D9"/>
    <w:rsid w:val="00AE1C2A"/>
    <w:rsid w:val="00AE1D24"/>
    <w:rsid w:val="00AE21CE"/>
    <w:rsid w:val="00AE22F3"/>
    <w:rsid w:val="00AE2C8E"/>
    <w:rsid w:val="00AE2F57"/>
    <w:rsid w:val="00AE2FC2"/>
    <w:rsid w:val="00AE3291"/>
    <w:rsid w:val="00AE3495"/>
    <w:rsid w:val="00AE3648"/>
    <w:rsid w:val="00AE36E6"/>
    <w:rsid w:val="00AE380A"/>
    <w:rsid w:val="00AE3A42"/>
    <w:rsid w:val="00AE4538"/>
    <w:rsid w:val="00AE474C"/>
    <w:rsid w:val="00AE47DE"/>
    <w:rsid w:val="00AE48BB"/>
    <w:rsid w:val="00AE4C69"/>
    <w:rsid w:val="00AE4D34"/>
    <w:rsid w:val="00AE53A2"/>
    <w:rsid w:val="00AE55D8"/>
    <w:rsid w:val="00AE573E"/>
    <w:rsid w:val="00AE5ED0"/>
    <w:rsid w:val="00AE5EE2"/>
    <w:rsid w:val="00AE62FA"/>
    <w:rsid w:val="00AE6799"/>
    <w:rsid w:val="00AE6B96"/>
    <w:rsid w:val="00AE6BDB"/>
    <w:rsid w:val="00AE734E"/>
    <w:rsid w:val="00AE74F3"/>
    <w:rsid w:val="00AE75DB"/>
    <w:rsid w:val="00AE78D2"/>
    <w:rsid w:val="00AE7907"/>
    <w:rsid w:val="00AE7BA9"/>
    <w:rsid w:val="00AE7C5F"/>
    <w:rsid w:val="00AE7CDE"/>
    <w:rsid w:val="00AE7DEE"/>
    <w:rsid w:val="00AF001F"/>
    <w:rsid w:val="00AF0101"/>
    <w:rsid w:val="00AF01DA"/>
    <w:rsid w:val="00AF05C9"/>
    <w:rsid w:val="00AF0AA4"/>
    <w:rsid w:val="00AF0B0D"/>
    <w:rsid w:val="00AF0DFF"/>
    <w:rsid w:val="00AF1A5B"/>
    <w:rsid w:val="00AF1D6A"/>
    <w:rsid w:val="00AF22A5"/>
    <w:rsid w:val="00AF2713"/>
    <w:rsid w:val="00AF2BE2"/>
    <w:rsid w:val="00AF36EB"/>
    <w:rsid w:val="00AF3800"/>
    <w:rsid w:val="00AF3813"/>
    <w:rsid w:val="00AF3FFA"/>
    <w:rsid w:val="00AF402A"/>
    <w:rsid w:val="00AF4250"/>
    <w:rsid w:val="00AF4547"/>
    <w:rsid w:val="00AF4994"/>
    <w:rsid w:val="00AF49AF"/>
    <w:rsid w:val="00AF547E"/>
    <w:rsid w:val="00AF5843"/>
    <w:rsid w:val="00AF59A4"/>
    <w:rsid w:val="00AF5C6A"/>
    <w:rsid w:val="00AF6182"/>
    <w:rsid w:val="00AF66C9"/>
    <w:rsid w:val="00AF6A6C"/>
    <w:rsid w:val="00AF6B27"/>
    <w:rsid w:val="00AF6B7B"/>
    <w:rsid w:val="00AF768C"/>
    <w:rsid w:val="00B006DD"/>
    <w:rsid w:val="00B00733"/>
    <w:rsid w:val="00B00D40"/>
    <w:rsid w:val="00B0121B"/>
    <w:rsid w:val="00B018CA"/>
    <w:rsid w:val="00B02369"/>
    <w:rsid w:val="00B0241F"/>
    <w:rsid w:val="00B02802"/>
    <w:rsid w:val="00B0287D"/>
    <w:rsid w:val="00B02AE1"/>
    <w:rsid w:val="00B03167"/>
    <w:rsid w:val="00B03899"/>
    <w:rsid w:val="00B03AAB"/>
    <w:rsid w:val="00B03C54"/>
    <w:rsid w:val="00B03D7C"/>
    <w:rsid w:val="00B03F0D"/>
    <w:rsid w:val="00B03FD5"/>
    <w:rsid w:val="00B04088"/>
    <w:rsid w:val="00B041C4"/>
    <w:rsid w:val="00B04B72"/>
    <w:rsid w:val="00B050DC"/>
    <w:rsid w:val="00B051E1"/>
    <w:rsid w:val="00B057C1"/>
    <w:rsid w:val="00B05AB8"/>
    <w:rsid w:val="00B05F0D"/>
    <w:rsid w:val="00B06842"/>
    <w:rsid w:val="00B06B6F"/>
    <w:rsid w:val="00B06C6C"/>
    <w:rsid w:val="00B06FA1"/>
    <w:rsid w:val="00B0716E"/>
    <w:rsid w:val="00B07349"/>
    <w:rsid w:val="00B07751"/>
    <w:rsid w:val="00B0783E"/>
    <w:rsid w:val="00B0793C"/>
    <w:rsid w:val="00B10355"/>
    <w:rsid w:val="00B10B4F"/>
    <w:rsid w:val="00B10C6F"/>
    <w:rsid w:val="00B114F8"/>
    <w:rsid w:val="00B1157A"/>
    <w:rsid w:val="00B11923"/>
    <w:rsid w:val="00B1203E"/>
    <w:rsid w:val="00B12C43"/>
    <w:rsid w:val="00B13892"/>
    <w:rsid w:val="00B13EFB"/>
    <w:rsid w:val="00B141A0"/>
    <w:rsid w:val="00B1457E"/>
    <w:rsid w:val="00B147F6"/>
    <w:rsid w:val="00B1511B"/>
    <w:rsid w:val="00B154BD"/>
    <w:rsid w:val="00B155C5"/>
    <w:rsid w:val="00B15F39"/>
    <w:rsid w:val="00B15F59"/>
    <w:rsid w:val="00B1605A"/>
    <w:rsid w:val="00B17232"/>
    <w:rsid w:val="00B17754"/>
    <w:rsid w:val="00B17FAD"/>
    <w:rsid w:val="00B200CC"/>
    <w:rsid w:val="00B2044F"/>
    <w:rsid w:val="00B2051F"/>
    <w:rsid w:val="00B21240"/>
    <w:rsid w:val="00B21361"/>
    <w:rsid w:val="00B217FC"/>
    <w:rsid w:val="00B21ACF"/>
    <w:rsid w:val="00B21BC1"/>
    <w:rsid w:val="00B21F4B"/>
    <w:rsid w:val="00B22712"/>
    <w:rsid w:val="00B22853"/>
    <w:rsid w:val="00B22BEA"/>
    <w:rsid w:val="00B22E44"/>
    <w:rsid w:val="00B233BC"/>
    <w:rsid w:val="00B2354A"/>
    <w:rsid w:val="00B23AB9"/>
    <w:rsid w:val="00B246A4"/>
    <w:rsid w:val="00B24A49"/>
    <w:rsid w:val="00B25106"/>
    <w:rsid w:val="00B2574F"/>
    <w:rsid w:val="00B258F7"/>
    <w:rsid w:val="00B25EF7"/>
    <w:rsid w:val="00B26067"/>
    <w:rsid w:val="00B2624D"/>
    <w:rsid w:val="00B2644E"/>
    <w:rsid w:val="00B26C29"/>
    <w:rsid w:val="00B2782B"/>
    <w:rsid w:val="00B27A53"/>
    <w:rsid w:val="00B30067"/>
    <w:rsid w:val="00B304E3"/>
    <w:rsid w:val="00B308CB"/>
    <w:rsid w:val="00B30944"/>
    <w:rsid w:val="00B3095D"/>
    <w:rsid w:val="00B3157D"/>
    <w:rsid w:val="00B317F0"/>
    <w:rsid w:val="00B318BB"/>
    <w:rsid w:val="00B31D62"/>
    <w:rsid w:val="00B31DE0"/>
    <w:rsid w:val="00B31EDF"/>
    <w:rsid w:val="00B31FBB"/>
    <w:rsid w:val="00B32724"/>
    <w:rsid w:val="00B3287F"/>
    <w:rsid w:val="00B32958"/>
    <w:rsid w:val="00B32F4D"/>
    <w:rsid w:val="00B338D1"/>
    <w:rsid w:val="00B33E59"/>
    <w:rsid w:val="00B34243"/>
    <w:rsid w:val="00B343F7"/>
    <w:rsid w:val="00B346F8"/>
    <w:rsid w:val="00B34735"/>
    <w:rsid w:val="00B34CC7"/>
    <w:rsid w:val="00B34F6C"/>
    <w:rsid w:val="00B351F5"/>
    <w:rsid w:val="00B35277"/>
    <w:rsid w:val="00B35294"/>
    <w:rsid w:val="00B3578B"/>
    <w:rsid w:val="00B35B0B"/>
    <w:rsid w:val="00B35DE9"/>
    <w:rsid w:val="00B360C7"/>
    <w:rsid w:val="00B36210"/>
    <w:rsid w:val="00B378C1"/>
    <w:rsid w:val="00B37C5E"/>
    <w:rsid w:val="00B37EEB"/>
    <w:rsid w:val="00B37F9B"/>
    <w:rsid w:val="00B403EF"/>
    <w:rsid w:val="00B405B9"/>
    <w:rsid w:val="00B407B2"/>
    <w:rsid w:val="00B40B6F"/>
    <w:rsid w:val="00B40E1A"/>
    <w:rsid w:val="00B4167D"/>
    <w:rsid w:val="00B4177D"/>
    <w:rsid w:val="00B41818"/>
    <w:rsid w:val="00B41A23"/>
    <w:rsid w:val="00B41B14"/>
    <w:rsid w:val="00B41F2C"/>
    <w:rsid w:val="00B420CE"/>
    <w:rsid w:val="00B42765"/>
    <w:rsid w:val="00B42D5E"/>
    <w:rsid w:val="00B4357F"/>
    <w:rsid w:val="00B435BC"/>
    <w:rsid w:val="00B43668"/>
    <w:rsid w:val="00B4373D"/>
    <w:rsid w:val="00B43B41"/>
    <w:rsid w:val="00B43FD2"/>
    <w:rsid w:val="00B44072"/>
    <w:rsid w:val="00B44103"/>
    <w:rsid w:val="00B44418"/>
    <w:rsid w:val="00B44AEC"/>
    <w:rsid w:val="00B44B78"/>
    <w:rsid w:val="00B44CD8"/>
    <w:rsid w:val="00B45104"/>
    <w:rsid w:val="00B45158"/>
    <w:rsid w:val="00B45166"/>
    <w:rsid w:val="00B4530D"/>
    <w:rsid w:val="00B4542C"/>
    <w:rsid w:val="00B459DF"/>
    <w:rsid w:val="00B45A1D"/>
    <w:rsid w:val="00B4637E"/>
    <w:rsid w:val="00B4668F"/>
    <w:rsid w:val="00B46747"/>
    <w:rsid w:val="00B46772"/>
    <w:rsid w:val="00B46844"/>
    <w:rsid w:val="00B4694B"/>
    <w:rsid w:val="00B46C70"/>
    <w:rsid w:val="00B47201"/>
    <w:rsid w:val="00B476E9"/>
    <w:rsid w:val="00B47AC8"/>
    <w:rsid w:val="00B47AD5"/>
    <w:rsid w:val="00B47DB2"/>
    <w:rsid w:val="00B47F9B"/>
    <w:rsid w:val="00B4C34E"/>
    <w:rsid w:val="00B502C4"/>
    <w:rsid w:val="00B514DC"/>
    <w:rsid w:val="00B514FB"/>
    <w:rsid w:val="00B5171C"/>
    <w:rsid w:val="00B518B1"/>
    <w:rsid w:val="00B51E3B"/>
    <w:rsid w:val="00B51EEC"/>
    <w:rsid w:val="00B52298"/>
    <w:rsid w:val="00B522C0"/>
    <w:rsid w:val="00B52B73"/>
    <w:rsid w:val="00B52C51"/>
    <w:rsid w:val="00B52FA0"/>
    <w:rsid w:val="00B5305A"/>
    <w:rsid w:val="00B530B1"/>
    <w:rsid w:val="00B53810"/>
    <w:rsid w:val="00B539E5"/>
    <w:rsid w:val="00B546B6"/>
    <w:rsid w:val="00B5496F"/>
    <w:rsid w:val="00B54982"/>
    <w:rsid w:val="00B54DC1"/>
    <w:rsid w:val="00B54F9C"/>
    <w:rsid w:val="00B551BC"/>
    <w:rsid w:val="00B552BA"/>
    <w:rsid w:val="00B555BD"/>
    <w:rsid w:val="00B555DC"/>
    <w:rsid w:val="00B55F73"/>
    <w:rsid w:val="00B565B5"/>
    <w:rsid w:val="00B56737"/>
    <w:rsid w:val="00B56B57"/>
    <w:rsid w:val="00B56DB7"/>
    <w:rsid w:val="00B572EE"/>
    <w:rsid w:val="00B57350"/>
    <w:rsid w:val="00B57758"/>
    <w:rsid w:val="00B577C6"/>
    <w:rsid w:val="00B57822"/>
    <w:rsid w:val="00B57ACF"/>
    <w:rsid w:val="00B57C44"/>
    <w:rsid w:val="00B57C52"/>
    <w:rsid w:val="00B5EAA5"/>
    <w:rsid w:val="00B6049D"/>
    <w:rsid w:val="00B60925"/>
    <w:rsid w:val="00B60CED"/>
    <w:rsid w:val="00B60D0E"/>
    <w:rsid w:val="00B60FDA"/>
    <w:rsid w:val="00B60FDC"/>
    <w:rsid w:val="00B61103"/>
    <w:rsid w:val="00B61403"/>
    <w:rsid w:val="00B61710"/>
    <w:rsid w:val="00B61BFF"/>
    <w:rsid w:val="00B61C5E"/>
    <w:rsid w:val="00B62694"/>
    <w:rsid w:val="00B62E88"/>
    <w:rsid w:val="00B63169"/>
    <w:rsid w:val="00B631EF"/>
    <w:rsid w:val="00B63336"/>
    <w:rsid w:val="00B635C7"/>
    <w:rsid w:val="00B6381A"/>
    <w:rsid w:val="00B639B3"/>
    <w:rsid w:val="00B63BFF"/>
    <w:rsid w:val="00B63C87"/>
    <w:rsid w:val="00B64144"/>
    <w:rsid w:val="00B644E9"/>
    <w:rsid w:val="00B6480B"/>
    <w:rsid w:val="00B64C7D"/>
    <w:rsid w:val="00B64ED1"/>
    <w:rsid w:val="00B64F0A"/>
    <w:rsid w:val="00B6502A"/>
    <w:rsid w:val="00B65387"/>
    <w:rsid w:val="00B657A0"/>
    <w:rsid w:val="00B65951"/>
    <w:rsid w:val="00B66286"/>
    <w:rsid w:val="00B663AC"/>
    <w:rsid w:val="00B664AE"/>
    <w:rsid w:val="00B6650A"/>
    <w:rsid w:val="00B66C4A"/>
    <w:rsid w:val="00B67022"/>
    <w:rsid w:val="00B6706E"/>
    <w:rsid w:val="00B6734B"/>
    <w:rsid w:val="00B675D1"/>
    <w:rsid w:val="00B676A5"/>
    <w:rsid w:val="00B67B9C"/>
    <w:rsid w:val="00B67F01"/>
    <w:rsid w:val="00B67F8F"/>
    <w:rsid w:val="00B6F7C5"/>
    <w:rsid w:val="00B708B2"/>
    <w:rsid w:val="00B70F60"/>
    <w:rsid w:val="00B713E9"/>
    <w:rsid w:val="00B7159D"/>
    <w:rsid w:val="00B7195A"/>
    <w:rsid w:val="00B71A78"/>
    <w:rsid w:val="00B71D15"/>
    <w:rsid w:val="00B71D2B"/>
    <w:rsid w:val="00B7211E"/>
    <w:rsid w:val="00B72403"/>
    <w:rsid w:val="00B72927"/>
    <w:rsid w:val="00B732E3"/>
    <w:rsid w:val="00B733D9"/>
    <w:rsid w:val="00B73BB2"/>
    <w:rsid w:val="00B74534"/>
    <w:rsid w:val="00B75113"/>
    <w:rsid w:val="00B757F8"/>
    <w:rsid w:val="00B75C7F"/>
    <w:rsid w:val="00B761D0"/>
    <w:rsid w:val="00B7621E"/>
    <w:rsid w:val="00B7661E"/>
    <w:rsid w:val="00B76767"/>
    <w:rsid w:val="00B76B45"/>
    <w:rsid w:val="00B76FD1"/>
    <w:rsid w:val="00B77202"/>
    <w:rsid w:val="00B77233"/>
    <w:rsid w:val="00B77268"/>
    <w:rsid w:val="00B7734D"/>
    <w:rsid w:val="00B773DA"/>
    <w:rsid w:val="00B7765F"/>
    <w:rsid w:val="00B7792F"/>
    <w:rsid w:val="00B805F4"/>
    <w:rsid w:val="00B80825"/>
    <w:rsid w:val="00B80879"/>
    <w:rsid w:val="00B80C9C"/>
    <w:rsid w:val="00B80EB9"/>
    <w:rsid w:val="00B80FF7"/>
    <w:rsid w:val="00B811A9"/>
    <w:rsid w:val="00B81395"/>
    <w:rsid w:val="00B81652"/>
    <w:rsid w:val="00B81B86"/>
    <w:rsid w:val="00B81B9D"/>
    <w:rsid w:val="00B81EFB"/>
    <w:rsid w:val="00B81F94"/>
    <w:rsid w:val="00B82711"/>
    <w:rsid w:val="00B829C3"/>
    <w:rsid w:val="00B82CE5"/>
    <w:rsid w:val="00B82E9C"/>
    <w:rsid w:val="00B82FB5"/>
    <w:rsid w:val="00B83275"/>
    <w:rsid w:val="00B835C7"/>
    <w:rsid w:val="00B8373F"/>
    <w:rsid w:val="00B83A39"/>
    <w:rsid w:val="00B83AF1"/>
    <w:rsid w:val="00B83C41"/>
    <w:rsid w:val="00B83F5B"/>
    <w:rsid w:val="00B84039"/>
    <w:rsid w:val="00B84424"/>
    <w:rsid w:val="00B84495"/>
    <w:rsid w:val="00B84531"/>
    <w:rsid w:val="00B84736"/>
    <w:rsid w:val="00B848C6"/>
    <w:rsid w:val="00B8490A"/>
    <w:rsid w:val="00B850C6"/>
    <w:rsid w:val="00B851BC"/>
    <w:rsid w:val="00B857E7"/>
    <w:rsid w:val="00B86121"/>
    <w:rsid w:val="00B86267"/>
    <w:rsid w:val="00B86449"/>
    <w:rsid w:val="00B86644"/>
    <w:rsid w:val="00B86CEC"/>
    <w:rsid w:val="00B86F44"/>
    <w:rsid w:val="00B8749F"/>
    <w:rsid w:val="00B87D65"/>
    <w:rsid w:val="00B87F69"/>
    <w:rsid w:val="00B9006F"/>
    <w:rsid w:val="00B9115F"/>
    <w:rsid w:val="00B91288"/>
    <w:rsid w:val="00B9148A"/>
    <w:rsid w:val="00B915BA"/>
    <w:rsid w:val="00B91921"/>
    <w:rsid w:val="00B919BE"/>
    <w:rsid w:val="00B91AEA"/>
    <w:rsid w:val="00B91FE2"/>
    <w:rsid w:val="00B9205E"/>
    <w:rsid w:val="00B92C29"/>
    <w:rsid w:val="00B92F81"/>
    <w:rsid w:val="00B93041"/>
    <w:rsid w:val="00B9320B"/>
    <w:rsid w:val="00B93310"/>
    <w:rsid w:val="00B93615"/>
    <w:rsid w:val="00B936DF"/>
    <w:rsid w:val="00B9396E"/>
    <w:rsid w:val="00B93971"/>
    <w:rsid w:val="00B93ACE"/>
    <w:rsid w:val="00B93B67"/>
    <w:rsid w:val="00B93B7D"/>
    <w:rsid w:val="00B93B9C"/>
    <w:rsid w:val="00B93F38"/>
    <w:rsid w:val="00B945AC"/>
    <w:rsid w:val="00B945B2"/>
    <w:rsid w:val="00B945DF"/>
    <w:rsid w:val="00B94A82"/>
    <w:rsid w:val="00B94C2D"/>
    <w:rsid w:val="00B94D93"/>
    <w:rsid w:val="00B950AB"/>
    <w:rsid w:val="00B953C0"/>
    <w:rsid w:val="00B954BB"/>
    <w:rsid w:val="00B9560F"/>
    <w:rsid w:val="00B961EB"/>
    <w:rsid w:val="00B965E1"/>
    <w:rsid w:val="00B969AB"/>
    <w:rsid w:val="00B96F77"/>
    <w:rsid w:val="00B970D4"/>
    <w:rsid w:val="00B97708"/>
    <w:rsid w:val="00B97862"/>
    <w:rsid w:val="00B9794C"/>
    <w:rsid w:val="00B97AA2"/>
    <w:rsid w:val="00B97CEE"/>
    <w:rsid w:val="00BA009B"/>
    <w:rsid w:val="00BA02C2"/>
    <w:rsid w:val="00BA0C40"/>
    <w:rsid w:val="00BA0C43"/>
    <w:rsid w:val="00BA0E2D"/>
    <w:rsid w:val="00BA0F5B"/>
    <w:rsid w:val="00BA0F6A"/>
    <w:rsid w:val="00BA14FC"/>
    <w:rsid w:val="00BA1676"/>
    <w:rsid w:val="00BA1BF0"/>
    <w:rsid w:val="00BA2182"/>
    <w:rsid w:val="00BA2593"/>
    <w:rsid w:val="00BA283B"/>
    <w:rsid w:val="00BA29C7"/>
    <w:rsid w:val="00BA2F55"/>
    <w:rsid w:val="00BA3009"/>
    <w:rsid w:val="00BA30C0"/>
    <w:rsid w:val="00BA3265"/>
    <w:rsid w:val="00BA32E4"/>
    <w:rsid w:val="00BA32F9"/>
    <w:rsid w:val="00BA343A"/>
    <w:rsid w:val="00BA35A3"/>
    <w:rsid w:val="00BA372F"/>
    <w:rsid w:val="00BA3995"/>
    <w:rsid w:val="00BA3CAE"/>
    <w:rsid w:val="00BA3F58"/>
    <w:rsid w:val="00BA4092"/>
    <w:rsid w:val="00BA459C"/>
    <w:rsid w:val="00BA4793"/>
    <w:rsid w:val="00BA48E7"/>
    <w:rsid w:val="00BA4C0E"/>
    <w:rsid w:val="00BA5157"/>
    <w:rsid w:val="00BA5A46"/>
    <w:rsid w:val="00BA5B83"/>
    <w:rsid w:val="00BA5DFD"/>
    <w:rsid w:val="00BA5ED2"/>
    <w:rsid w:val="00BA651C"/>
    <w:rsid w:val="00BA680E"/>
    <w:rsid w:val="00BA6A06"/>
    <w:rsid w:val="00BA6CBE"/>
    <w:rsid w:val="00BA7031"/>
    <w:rsid w:val="00BA703E"/>
    <w:rsid w:val="00BA73F2"/>
    <w:rsid w:val="00BA74E8"/>
    <w:rsid w:val="00BA76C0"/>
    <w:rsid w:val="00BA7976"/>
    <w:rsid w:val="00BA7AD0"/>
    <w:rsid w:val="00BA7CED"/>
    <w:rsid w:val="00BA7F28"/>
    <w:rsid w:val="00BB0023"/>
    <w:rsid w:val="00BB0406"/>
    <w:rsid w:val="00BB0468"/>
    <w:rsid w:val="00BB04C1"/>
    <w:rsid w:val="00BB04C2"/>
    <w:rsid w:val="00BB065A"/>
    <w:rsid w:val="00BB0CB9"/>
    <w:rsid w:val="00BB1B40"/>
    <w:rsid w:val="00BB1DE1"/>
    <w:rsid w:val="00BB28DE"/>
    <w:rsid w:val="00BB2AD5"/>
    <w:rsid w:val="00BB2B53"/>
    <w:rsid w:val="00BB2C96"/>
    <w:rsid w:val="00BB2EC8"/>
    <w:rsid w:val="00BB330B"/>
    <w:rsid w:val="00BB337A"/>
    <w:rsid w:val="00BB359F"/>
    <w:rsid w:val="00BB3C1E"/>
    <w:rsid w:val="00BB3F3A"/>
    <w:rsid w:val="00BB3FEF"/>
    <w:rsid w:val="00BB444C"/>
    <w:rsid w:val="00BB4B42"/>
    <w:rsid w:val="00BB4BF5"/>
    <w:rsid w:val="00BB4D38"/>
    <w:rsid w:val="00BB4FB9"/>
    <w:rsid w:val="00BB504C"/>
    <w:rsid w:val="00BB5A2D"/>
    <w:rsid w:val="00BB5E6B"/>
    <w:rsid w:val="00BB6477"/>
    <w:rsid w:val="00BB6C35"/>
    <w:rsid w:val="00BB725D"/>
    <w:rsid w:val="00BB72BA"/>
    <w:rsid w:val="00BB738D"/>
    <w:rsid w:val="00BB7466"/>
    <w:rsid w:val="00BB753A"/>
    <w:rsid w:val="00BB7683"/>
    <w:rsid w:val="00BB7D7D"/>
    <w:rsid w:val="00BC00F9"/>
    <w:rsid w:val="00BC0183"/>
    <w:rsid w:val="00BC01E8"/>
    <w:rsid w:val="00BC0747"/>
    <w:rsid w:val="00BC08BD"/>
    <w:rsid w:val="00BC08E2"/>
    <w:rsid w:val="00BC09DD"/>
    <w:rsid w:val="00BC0A2A"/>
    <w:rsid w:val="00BC0C9D"/>
    <w:rsid w:val="00BC0CE8"/>
    <w:rsid w:val="00BC101C"/>
    <w:rsid w:val="00BC109C"/>
    <w:rsid w:val="00BC1C60"/>
    <w:rsid w:val="00BC2503"/>
    <w:rsid w:val="00BC263A"/>
    <w:rsid w:val="00BC270D"/>
    <w:rsid w:val="00BC2863"/>
    <w:rsid w:val="00BC29DA"/>
    <w:rsid w:val="00BC2B73"/>
    <w:rsid w:val="00BC32EF"/>
    <w:rsid w:val="00BC3505"/>
    <w:rsid w:val="00BC3837"/>
    <w:rsid w:val="00BC38F4"/>
    <w:rsid w:val="00BC3A77"/>
    <w:rsid w:val="00BC3E3F"/>
    <w:rsid w:val="00BC420E"/>
    <w:rsid w:val="00BC4243"/>
    <w:rsid w:val="00BC4294"/>
    <w:rsid w:val="00BC46D3"/>
    <w:rsid w:val="00BC5133"/>
    <w:rsid w:val="00BC56E6"/>
    <w:rsid w:val="00BC5701"/>
    <w:rsid w:val="00BC5E1C"/>
    <w:rsid w:val="00BC6066"/>
    <w:rsid w:val="00BC6149"/>
    <w:rsid w:val="00BC61DA"/>
    <w:rsid w:val="00BC6502"/>
    <w:rsid w:val="00BC6865"/>
    <w:rsid w:val="00BC6A11"/>
    <w:rsid w:val="00BC713F"/>
    <w:rsid w:val="00BC7468"/>
    <w:rsid w:val="00BC7833"/>
    <w:rsid w:val="00BC7839"/>
    <w:rsid w:val="00BC7B6F"/>
    <w:rsid w:val="00BC7DD9"/>
    <w:rsid w:val="00BC7FD0"/>
    <w:rsid w:val="00BD0002"/>
    <w:rsid w:val="00BD020C"/>
    <w:rsid w:val="00BD0725"/>
    <w:rsid w:val="00BD072C"/>
    <w:rsid w:val="00BD0777"/>
    <w:rsid w:val="00BD0AC3"/>
    <w:rsid w:val="00BD1076"/>
    <w:rsid w:val="00BD130F"/>
    <w:rsid w:val="00BD143A"/>
    <w:rsid w:val="00BD1B13"/>
    <w:rsid w:val="00BD2203"/>
    <w:rsid w:val="00BD256A"/>
    <w:rsid w:val="00BD2FBF"/>
    <w:rsid w:val="00BD325C"/>
    <w:rsid w:val="00BD32CA"/>
    <w:rsid w:val="00BD332E"/>
    <w:rsid w:val="00BD3369"/>
    <w:rsid w:val="00BD35EA"/>
    <w:rsid w:val="00BD38D2"/>
    <w:rsid w:val="00BD3A27"/>
    <w:rsid w:val="00BD4146"/>
    <w:rsid w:val="00BD4716"/>
    <w:rsid w:val="00BD4C5B"/>
    <w:rsid w:val="00BD4F63"/>
    <w:rsid w:val="00BD5030"/>
    <w:rsid w:val="00BD5E6F"/>
    <w:rsid w:val="00BD6141"/>
    <w:rsid w:val="00BD62BC"/>
    <w:rsid w:val="00BD63F9"/>
    <w:rsid w:val="00BD648C"/>
    <w:rsid w:val="00BD6E09"/>
    <w:rsid w:val="00BD6F34"/>
    <w:rsid w:val="00BD73D7"/>
    <w:rsid w:val="00BD77FC"/>
    <w:rsid w:val="00BD7A32"/>
    <w:rsid w:val="00BD7A92"/>
    <w:rsid w:val="00BD7D2A"/>
    <w:rsid w:val="00BE001B"/>
    <w:rsid w:val="00BE00A6"/>
    <w:rsid w:val="00BE05D5"/>
    <w:rsid w:val="00BE0D28"/>
    <w:rsid w:val="00BE0FE1"/>
    <w:rsid w:val="00BE1087"/>
    <w:rsid w:val="00BE1175"/>
    <w:rsid w:val="00BE1A18"/>
    <w:rsid w:val="00BE1C66"/>
    <w:rsid w:val="00BE1D62"/>
    <w:rsid w:val="00BE1DA1"/>
    <w:rsid w:val="00BE2039"/>
    <w:rsid w:val="00BE226C"/>
    <w:rsid w:val="00BE2440"/>
    <w:rsid w:val="00BE2746"/>
    <w:rsid w:val="00BE27DA"/>
    <w:rsid w:val="00BE2B60"/>
    <w:rsid w:val="00BE2BD6"/>
    <w:rsid w:val="00BE2C3F"/>
    <w:rsid w:val="00BE2DF7"/>
    <w:rsid w:val="00BE31CC"/>
    <w:rsid w:val="00BE33F7"/>
    <w:rsid w:val="00BE34E0"/>
    <w:rsid w:val="00BE36BE"/>
    <w:rsid w:val="00BE3C02"/>
    <w:rsid w:val="00BE3ED7"/>
    <w:rsid w:val="00BE3EEA"/>
    <w:rsid w:val="00BE4247"/>
    <w:rsid w:val="00BE427C"/>
    <w:rsid w:val="00BE4444"/>
    <w:rsid w:val="00BE4A2B"/>
    <w:rsid w:val="00BE4A8F"/>
    <w:rsid w:val="00BE4ED7"/>
    <w:rsid w:val="00BE4EDA"/>
    <w:rsid w:val="00BE569E"/>
    <w:rsid w:val="00BE584E"/>
    <w:rsid w:val="00BE5885"/>
    <w:rsid w:val="00BE5E1A"/>
    <w:rsid w:val="00BE5E64"/>
    <w:rsid w:val="00BE5F02"/>
    <w:rsid w:val="00BE689B"/>
    <w:rsid w:val="00BE698A"/>
    <w:rsid w:val="00BE7617"/>
    <w:rsid w:val="00BE788D"/>
    <w:rsid w:val="00BE79FA"/>
    <w:rsid w:val="00BF02F6"/>
    <w:rsid w:val="00BF034A"/>
    <w:rsid w:val="00BF05AE"/>
    <w:rsid w:val="00BF080F"/>
    <w:rsid w:val="00BF08D8"/>
    <w:rsid w:val="00BF091D"/>
    <w:rsid w:val="00BF0EF4"/>
    <w:rsid w:val="00BF1243"/>
    <w:rsid w:val="00BF12D6"/>
    <w:rsid w:val="00BF1625"/>
    <w:rsid w:val="00BF17BC"/>
    <w:rsid w:val="00BF193C"/>
    <w:rsid w:val="00BF1A42"/>
    <w:rsid w:val="00BF1A5E"/>
    <w:rsid w:val="00BF1C3F"/>
    <w:rsid w:val="00BF1FF3"/>
    <w:rsid w:val="00BF226B"/>
    <w:rsid w:val="00BF2ABF"/>
    <w:rsid w:val="00BF2C59"/>
    <w:rsid w:val="00BF366A"/>
    <w:rsid w:val="00BF3680"/>
    <w:rsid w:val="00BF3888"/>
    <w:rsid w:val="00BF38A8"/>
    <w:rsid w:val="00BF3C9B"/>
    <w:rsid w:val="00BF3F70"/>
    <w:rsid w:val="00BF41BF"/>
    <w:rsid w:val="00BF433A"/>
    <w:rsid w:val="00BF4B4A"/>
    <w:rsid w:val="00BF4C95"/>
    <w:rsid w:val="00BF512D"/>
    <w:rsid w:val="00BF51D1"/>
    <w:rsid w:val="00BF5F54"/>
    <w:rsid w:val="00BF6233"/>
    <w:rsid w:val="00BF6530"/>
    <w:rsid w:val="00BF661A"/>
    <w:rsid w:val="00BF682E"/>
    <w:rsid w:val="00BF6955"/>
    <w:rsid w:val="00BF697F"/>
    <w:rsid w:val="00BF6E3F"/>
    <w:rsid w:val="00BF6FFA"/>
    <w:rsid w:val="00BF7191"/>
    <w:rsid w:val="00BF794B"/>
    <w:rsid w:val="00BF7957"/>
    <w:rsid w:val="00BF7BCC"/>
    <w:rsid w:val="00BF7C6D"/>
    <w:rsid w:val="00BF7DC4"/>
    <w:rsid w:val="00BF7E30"/>
    <w:rsid w:val="00BFDF9E"/>
    <w:rsid w:val="00C000EB"/>
    <w:rsid w:val="00C0039D"/>
    <w:rsid w:val="00C005C8"/>
    <w:rsid w:val="00C00860"/>
    <w:rsid w:val="00C00924"/>
    <w:rsid w:val="00C00943"/>
    <w:rsid w:val="00C00AD0"/>
    <w:rsid w:val="00C00C77"/>
    <w:rsid w:val="00C00DD5"/>
    <w:rsid w:val="00C00F28"/>
    <w:rsid w:val="00C01478"/>
    <w:rsid w:val="00C01A61"/>
    <w:rsid w:val="00C02115"/>
    <w:rsid w:val="00C0227C"/>
    <w:rsid w:val="00C0289C"/>
    <w:rsid w:val="00C02D76"/>
    <w:rsid w:val="00C032DF"/>
    <w:rsid w:val="00C03989"/>
    <w:rsid w:val="00C03AD8"/>
    <w:rsid w:val="00C03CAA"/>
    <w:rsid w:val="00C045DB"/>
    <w:rsid w:val="00C0466E"/>
    <w:rsid w:val="00C048D6"/>
    <w:rsid w:val="00C04D6A"/>
    <w:rsid w:val="00C04FAD"/>
    <w:rsid w:val="00C05084"/>
    <w:rsid w:val="00C051F8"/>
    <w:rsid w:val="00C0545C"/>
    <w:rsid w:val="00C056D3"/>
    <w:rsid w:val="00C05AB6"/>
    <w:rsid w:val="00C05B95"/>
    <w:rsid w:val="00C05BBF"/>
    <w:rsid w:val="00C05F3F"/>
    <w:rsid w:val="00C062AC"/>
    <w:rsid w:val="00C064DB"/>
    <w:rsid w:val="00C069F3"/>
    <w:rsid w:val="00C06A8D"/>
    <w:rsid w:val="00C06C03"/>
    <w:rsid w:val="00C06D37"/>
    <w:rsid w:val="00C06ECF"/>
    <w:rsid w:val="00C075B9"/>
    <w:rsid w:val="00C07AFE"/>
    <w:rsid w:val="00C07B26"/>
    <w:rsid w:val="00C07FCC"/>
    <w:rsid w:val="00C100EA"/>
    <w:rsid w:val="00C102EA"/>
    <w:rsid w:val="00C106D9"/>
    <w:rsid w:val="00C10A36"/>
    <w:rsid w:val="00C10DB2"/>
    <w:rsid w:val="00C11128"/>
    <w:rsid w:val="00C11353"/>
    <w:rsid w:val="00C11BFB"/>
    <w:rsid w:val="00C11D68"/>
    <w:rsid w:val="00C12229"/>
    <w:rsid w:val="00C1228C"/>
    <w:rsid w:val="00C1308C"/>
    <w:rsid w:val="00C1323C"/>
    <w:rsid w:val="00C1331F"/>
    <w:rsid w:val="00C1399D"/>
    <w:rsid w:val="00C139AF"/>
    <w:rsid w:val="00C13A8C"/>
    <w:rsid w:val="00C140B4"/>
    <w:rsid w:val="00C1434A"/>
    <w:rsid w:val="00C143A3"/>
    <w:rsid w:val="00C143D2"/>
    <w:rsid w:val="00C147FF"/>
    <w:rsid w:val="00C155BC"/>
    <w:rsid w:val="00C15649"/>
    <w:rsid w:val="00C15965"/>
    <w:rsid w:val="00C15AB7"/>
    <w:rsid w:val="00C15AFB"/>
    <w:rsid w:val="00C15C46"/>
    <w:rsid w:val="00C15D46"/>
    <w:rsid w:val="00C15D6F"/>
    <w:rsid w:val="00C15F57"/>
    <w:rsid w:val="00C16398"/>
    <w:rsid w:val="00C167B6"/>
    <w:rsid w:val="00C1738D"/>
    <w:rsid w:val="00C1747A"/>
    <w:rsid w:val="00C204B6"/>
    <w:rsid w:val="00C2072B"/>
    <w:rsid w:val="00C2076C"/>
    <w:rsid w:val="00C2081A"/>
    <w:rsid w:val="00C2088D"/>
    <w:rsid w:val="00C20A8D"/>
    <w:rsid w:val="00C20ACD"/>
    <w:rsid w:val="00C20F79"/>
    <w:rsid w:val="00C21319"/>
    <w:rsid w:val="00C21600"/>
    <w:rsid w:val="00C219B9"/>
    <w:rsid w:val="00C21A82"/>
    <w:rsid w:val="00C21D4F"/>
    <w:rsid w:val="00C21DE8"/>
    <w:rsid w:val="00C21EA9"/>
    <w:rsid w:val="00C22232"/>
    <w:rsid w:val="00C22581"/>
    <w:rsid w:val="00C22902"/>
    <w:rsid w:val="00C22B4E"/>
    <w:rsid w:val="00C23003"/>
    <w:rsid w:val="00C2353A"/>
    <w:rsid w:val="00C236AB"/>
    <w:rsid w:val="00C238AD"/>
    <w:rsid w:val="00C23B29"/>
    <w:rsid w:val="00C244FC"/>
    <w:rsid w:val="00C24500"/>
    <w:rsid w:val="00C2510B"/>
    <w:rsid w:val="00C251B2"/>
    <w:rsid w:val="00C251EE"/>
    <w:rsid w:val="00C2541A"/>
    <w:rsid w:val="00C256EE"/>
    <w:rsid w:val="00C25742"/>
    <w:rsid w:val="00C258DE"/>
    <w:rsid w:val="00C259CC"/>
    <w:rsid w:val="00C25C46"/>
    <w:rsid w:val="00C25D8F"/>
    <w:rsid w:val="00C25E68"/>
    <w:rsid w:val="00C25FE6"/>
    <w:rsid w:val="00C26120"/>
    <w:rsid w:val="00C2614D"/>
    <w:rsid w:val="00C26251"/>
    <w:rsid w:val="00C266DF"/>
    <w:rsid w:val="00C26B4A"/>
    <w:rsid w:val="00C26BA2"/>
    <w:rsid w:val="00C27359"/>
    <w:rsid w:val="00C27770"/>
    <w:rsid w:val="00C27A52"/>
    <w:rsid w:val="00C27B8E"/>
    <w:rsid w:val="00C27C7C"/>
    <w:rsid w:val="00C27D20"/>
    <w:rsid w:val="00C27D31"/>
    <w:rsid w:val="00C27FDC"/>
    <w:rsid w:val="00C3021D"/>
    <w:rsid w:val="00C3056A"/>
    <w:rsid w:val="00C30609"/>
    <w:rsid w:val="00C30C0D"/>
    <w:rsid w:val="00C30E44"/>
    <w:rsid w:val="00C311B5"/>
    <w:rsid w:val="00C31A96"/>
    <w:rsid w:val="00C31B49"/>
    <w:rsid w:val="00C31C69"/>
    <w:rsid w:val="00C31D6D"/>
    <w:rsid w:val="00C31DEC"/>
    <w:rsid w:val="00C3222D"/>
    <w:rsid w:val="00C328B3"/>
    <w:rsid w:val="00C32C47"/>
    <w:rsid w:val="00C32CA5"/>
    <w:rsid w:val="00C32DE2"/>
    <w:rsid w:val="00C32E80"/>
    <w:rsid w:val="00C32F26"/>
    <w:rsid w:val="00C32F7A"/>
    <w:rsid w:val="00C33172"/>
    <w:rsid w:val="00C33BA3"/>
    <w:rsid w:val="00C33C5F"/>
    <w:rsid w:val="00C33C6E"/>
    <w:rsid w:val="00C34B4A"/>
    <w:rsid w:val="00C34CC5"/>
    <w:rsid w:val="00C34DAA"/>
    <w:rsid w:val="00C3506A"/>
    <w:rsid w:val="00C35AF0"/>
    <w:rsid w:val="00C35D49"/>
    <w:rsid w:val="00C35E06"/>
    <w:rsid w:val="00C36282"/>
    <w:rsid w:val="00C3695D"/>
    <w:rsid w:val="00C36B27"/>
    <w:rsid w:val="00C36CEB"/>
    <w:rsid w:val="00C36EE1"/>
    <w:rsid w:val="00C3715E"/>
    <w:rsid w:val="00C371A7"/>
    <w:rsid w:val="00C37225"/>
    <w:rsid w:val="00C375D9"/>
    <w:rsid w:val="00C37854"/>
    <w:rsid w:val="00C37B85"/>
    <w:rsid w:val="00C401CD"/>
    <w:rsid w:val="00C40AB0"/>
    <w:rsid w:val="00C40BE5"/>
    <w:rsid w:val="00C40DB6"/>
    <w:rsid w:val="00C414CD"/>
    <w:rsid w:val="00C419A0"/>
    <w:rsid w:val="00C41C67"/>
    <w:rsid w:val="00C4211C"/>
    <w:rsid w:val="00C42162"/>
    <w:rsid w:val="00C421C0"/>
    <w:rsid w:val="00C42321"/>
    <w:rsid w:val="00C42CB5"/>
    <w:rsid w:val="00C4323C"/>
    <w:rsid w:val="00C43652"/>
    <w:rsid w:val="00C43662"/>
    <w:rsid w:val="00C43798"/>
    <w:rsid w:val="00C43CE9"/>
    <w:rsid w:val="00C43DF2"/>
    <w:rsid w:val="00C443EB"/>
    <w:rsid w:val="00C44BFB"/>
    <w:rsid w:val="00C4571D"/>
    <w:rsid w:val="00C457B0"/>
    <w:rsid w:val="00C45AF1"/>
    <w:rsid w:val="00C45FEA"/>
    <w:rsid w:val="00C46ABC"/>
    <w:rsid w:val="00C46CE1"/>
    <w:rsid w:val="00C46E40"/>
    <w:rsid w:val="00C46E72"/>
    <w:rsid w:val="00C475ED"/>
    <w:rsid w:val="00C47659"/>
    <w:rsid w:val="00C479CF"/>
    <w:rsid w:val="00C47AE5"/>
    <w:rsid w:val="00C47D47"/>
    <w:rsid w:val="00C47DB1"/>
    <w:rsid w:val="00C47DC1"/>
    <w:rsid w:val="00C50565"/>
    <w:rsid w:val="00C5058E"/>
    <w:rsid w:val="00C506F2"/>
    <w:rsid w:val="00C50803"/>
    <w:rsid w:val="00C5083E"/>
    <w:rsid w:val="00C50AC6"/>
    <w:rsid w:val="00C50ADF"/>
    <w:rsid w:val="00C50F47"/>
    <w:rsid w:val="00C51167"/>
    <w:rsid w:val="00C512EC"/>
    <w:rsid w:val="00C51334"/>
    <w:rsid w:val="00C5148D"/>
    <w:rsid w:val="00C51916"/>
    <w:rsid w:val="00C51992"/>
    <w:rsid w:val="00C51EC9"/>
    <w:rsid w:val="00C520F6"/>
    <w:rsid w:val="00C52631"/>
    <w:rsid w:val="00C5267D"/>
    <w:rsid w:val="00C52781"/>
    <w:rsid w:val="00C5292E"/>
    <w:rsid w:val="00C52D67"/>
    <w:rsid w:val="00C531C2"/>
    <w:rsid w:val="00C532BE"/>
    <w:rsid w:val="00C53445"/>
    <w:rsid w:val="00C534BF"/>
    <w:rsid w:val="00C53511"/>
    <w:rsid w:val="00C538B4"/>
    <w:rsid w:val="00C538C0"/>
    <w:rsid w:val="00C53A89"/>
    <w:rsid w:val="00C53C93"/>
    <w:rsid w:val="00C53E8E"/>
    <w:rsid w:val="00C53F69"/>
    <w:rsid w:val="00C54050"/>
    <w:rsid w:val="00C54365"/>
    <w:rsid w:val="00C54758"/>
    <w:rsid w:val="00C54972"/>
    <w:rsid w:val="00C54E37"/>
    <w:rsid w:val="00C55052"/>
    <w:rsid w:val="00C55291"/>
    <w:rsid w:val="00C55361"/>
    <w:rsid w:val="00C553CA"/>
    <w:rsid w:val="00C55782"/>
    <w:rsid w:val="00C55BEA"/>
    <w:rsid w:val="00C55D8B"/>
    <w:rsid w:val="00C55ED0"/>
    <w:rsid w:val="00C56056"/>
    <w:rsid w:val="00C56A1F"/>
    <w:rsid w:val="00C571C7"/>
    <w:rsid w:val="00C57986"/>
    <w:rsid w:val="00C57C79"/>
    <w:rsid w:val="00C57F4C"/>
    <w:rsid w:val="00C6004E"/>
    <w:rsid w:val="00C6016C"/>
    <w:rsid w:val="00C6031C"/>
    <w:rsid w:val="00C608B1"/>
    <w:rsid w:val="00C60AAC"/>
    <w:rsid w:val="00C614E6"/>
    <w:rsid w:val="00C614FA"/>
    <w:rsid w:val="00C615AE"/>
    <w:rsid w:val="00C616CE"/>
    <w:rsid w:val="00C61789"/>
    <w:rsid w:val="00C6180B"/>
    <w:rsid w:val="00C618CD"/>
    <w:rsid w:val="00C6192F"/>
    <w:rsid w:val="00C61BED"/>
    <w:rsid w:val="00C6213D"/>
    <w:rsid w:val="00C621CB"/>
    <w:rsid w:val="00C62404"/>
    <w:rsid w:val="00C624D4"/>
    <w:rsid w:val="00C6250E"/>
    <w:rsid w:val="00C62726"/>
    <w:rsid w:val="00C627F1"/>
    <w:rsid w:val="00C62BD9"/>
    <w:rsid w:val="00C62C9B"/>
    <w:rsid w:val="00C634BC"/>
    <w:rsid w:val="00C6358C"/>
    <w:rsid w:val="00C6369F"/>
    <w:rsid w:val="00C63936"/>
    <w:rsid w:val="00C63989"/>
    <w:rsid w:val="00C63D85"/>
    <w:rsid w:val="00C6405F"/>
    <w:rsid w:val="00C64507"/>
    <w:rsid w:val="00C64C28"/>
    <w:rsid w:val="00C65027"/>
    <w:rsid w:val="00C650DB"/>
    <w:rsid w:val="00C651A4"/>
    <w:rsid w:val="00C65230"/>
    <w:rsid w:val="00C6536E"/>
    <w:rsid w:val="00C660F9"/>
    <w:rsid w:val="00C66122"/>
    <w:rsid w:val="00C66817"/>
    <w:rsid w:val="00C66840"/>
    <w:rsid w:val="00C669AF"/>
    <w:rsid w:val="00C66B28"/>
    <w:rsid w:val="00C66B93"/>
    <w:rsid w:val="00C66C7F"/>
    <w:rsid w:val="00C67368"/>
    <w:rsid w:val="00C67673"/>
    <w:rsid w:val="00C6775B"/>
    <w:rsid w:val="00C678AE"/>
    <w:rsid w:val="00C67B40"/>
    <w:rsid w:val="00C6F788"/>
    <w:rsid w:val="00C70036"/>
    <w:rsid w:val="00C70084"/>
    <w:rsid w:val="00C705B2"/>
    <w:rsid w:val="00C70702"/>
    <w:rsid w:val="00C70798"/>
    <w:rsid w:val="00C70E44"/>
    <w:rsid w:val="00C70ED8"/>
    <w:rsid w:val="00C70FE5"/>
    <w:rsid w:val="00C71E7F"/>
    <w:rsid w:val="00C72329"/>
    <w:rsid w:val="00C7240C"/>
    <w:rsid w:val="00C72832"/>
    <w:rsid w:val="00C72852"/>
    <w:rsid w:val="00C7286C"/>
    <w:rsid w:val="00C72BED"/>
    <w:rsid w:val="00C72C95"/>
    <w:rsid w:val="00C72CBD"/>
    <w:rsid w:val="00C72D92"/>
    <w:rsid w:val="00C72EAC"/>
    <w:rsid w:val="00C73011"/>
    <w:rsid w:val="00C7303B"/>
    <w:rsid w:val="00C7351D"/>
    <w:rsid w:val="00C7366B"/>
    <w:rsid w:val="00C7388C"/>
    <w:rsid w:val="00C73982"/>
    <w:rsid w:val="00C73A4B"/>
    <w:rsid w:val="00C73CFC"/>
    <w:rsid w:val="00C73D6C"/>
    <w:rsid w:val="00C73D70"/>
    <w:rsid w:val="00C73F8B"/>
    <w:rsid w:val="00C740AA"/>
    <w:rsid w:val="00C740AC"/>
    <w:rsid w:val="00C74B01"/>
    <w:rsid w:val="00C74BA0"/>
    <w:rsid w:val="00C74C1A"/>
    <w:rsid w:val="00C74C48"/>
    <w:rsid w:val="00C74DC2"/>
    <w:rsid w:val="00C75038"/>
    <w:rsid w:val="00C751C4"/>
    <w:rsid w:val="00C75ABF"/>
    <w:rsid w:val="00C75E54"/>
    <w:rsid w:val="00C761D1"/>
    <w:rsid w:val="00C76645"/>
    <w:rsid w:val="00C771A6"/>
    <w:rsid w:val="00C77203"/>
    <w:rsid w:val="00C77282"/>
    <w:rsid w:val="00C7732C"/>
    <w:rsid w:val="00C801AD"/>
    <w:rsid w:val="00C8106E"/>
    <w:rsid w:val="00C8122C"/>
    <w:rsid w:val="00C812C2"/>
    <w:rsid w:val="00C81983"/>
    <w:rsid w:val="00C819BA"/>
    <w:rsid w:val="00C81D21"/>
    <w:rsid w:val="00C82663"/>
    <w:rsid w:val="00C82DEA"/>
    <w:rsid w:val="00C82E61"/>
    <w:rsid w:val="00C82F4B"/>
    <w:rsid w:val="00C83034"/>
    <w:rsid w:val="00C830A0"/>
    <w:rsid w:val="00C8332E"/>
    <w:rsid w:val="00C833A6"/>
    <w:rsid w:val="00C83450"/>
    <w:rsid w:val="00C835E6"/>
    <w:rsid w:val="00C838EB"/>
    <w:rsid w:val="00C83A5C"/>
    <w:rsid w:val="00C83B58"/>
    <w:rsid w:val="00C83C92"/>
    <w:rsid w:val="00C83D0F"/>
    <w:rsid w:val="00C83D53"/>
    <w:rsid w:val="00C83F42"/>
    <w:rsid w:val="00C84683"/>
    <w:rsid w:val="00C84919"/>
    <w:rsid w:val="00C8499D"/>
    <w:rsid w:val="00C84ACA"/>
    <w:rsid w:val="00C84CF5"/>
    <w:rsid w:val="00C855E1"/>
    <w:rsid w:val="00C8579C"/>
    <w:rsid w:val="00C859F2"/>
    <w:rsid w:val="00C8656D"/>
    <w:rsid w:val="00C868C3"/>
    <w:rsid w:val="00C86FCE"/>
    <w:rsid w:val="00C8752B"/>
    <w:rsid w:val="00C87C89"/>
    <w:rsid w:val="00C8FB8F"/>
    <w:rsid w:val="00C90001"/>
    <w:rsid w:val="00C90298"/>
    <w:rsid w:val="00C90D9E"/>
    <w:rsid w:val="00C91623"/>
    <w:rsid w:val="00C919E2"/>
    <w:rsid w:val="00C919E9"/>
    <w:rsid w:val="00C91AA6"/>
    <w:rsid w:val="00C91CC8"/>
    <w:rsid w:val="00C91E2D"/>
    <w:rsid w:val="00C924D3"/>
    <w:rsid w:val="00C92628"/>
    <w:rsid w:val="00C9347F"/>
    <w:rsid w:val="00C93B06"/>
    <w:rsid w:val="00C93F1A"/>
    <w:rsid w:val="00C9406C"/>
    <w:rsid w:val="00C949B6"/>
    <w:rsid w:val="00C94A35"/>
    <w:rsid w:val="00C94AD6"/>
    <w:rsid w:val="00C94E8C"/>
    <w:rsid w:val="00C9501C"/>
    <w:rsid w:val="00C954C7"/>
    <w:rsid w:val="00C954E4"/>
    <w:rsid w:val="00C957DC"/>
    <w:rsid w:val="00C95EB9"/>
    <w:rsid w:val="00C9607E"/>
    <w:rsid w:val="00C9624E"/>
    <w:rsid w:val="00C969B6"/>
    <w:rsid w:val="00C96E42"/>
    <w:rsid w:val="00C96FE6"/>
    <w:rsid w:val="00C9707E"/>
    <w:rsid w:val="00CA09C8"/>
    <w:rsid w:val="00CA1AC3"/>
    <w:rsid w:val="00CA1E37"/>
    <w:rsid w:val="00CA1F44"/>
    <w:rsid w:val="00CA2481"/>
    <w:rsid w:val="00CA24FA"/>
    <w:rsid w:val="00CA2651"/>
    <w:rsid w:val="00CA270F"/>
    <w:rsid w:val="00CA2AD6"/>
    <w:rsid w:val="00CA2B94"/>
    <w:rsid w:val="00CA2BB5"/>
    <w:rsid w:val="00CA2C40"/>
    <w:rsid w:val="00CA2E44"/>
    <w:rsid w:val="00CA3061"/>
    <w:rsid w:val="00CA34F6"/>
    <w:rsid w:val="00CA3D5E"/>
    <w:rsid w:val="00CA401C"/>
    <w:rsid w:val="00CA4151"/>
    <w:rsid w:val="00CA432E"/>
    <w:rsid w:val="00CA4728"/>
    <w:rsid w:val="00CA48AC"/>
    <w:rsid w:val="00CA4A6C"/>
    <w:rsid w:val="00CA4B40"/>
    <w:rsid w:val="00CA4BFC"/>
    <w:rsid w:val="00CA4C0C"/>
    <w:rsid w:val="00CA4F2D"/>
    <w:rsid w:val="00CA513E"/>
    <w:rsid w:val="00CA5596"/>
    <w:rsid w:val="00CA5741"/>
    <w:rsid w:val="00CA5814"/>
    <w:rsid w:val="00CA5B9D"/>
    <w:rsid w:val="00CA5C20"/>
    <w:rsid w:val="00CA63B1"/>
    <w:rsid w:val="00CA664E"/>
    <w:rsid w:val="00CA6A44"/>
    <w:rsid w:val="00CA6B67"/>
    <w:rsid w:val="00CA7365"/>
    <w:rsid w:val="00CA7480"/>
    <w:rsid w:val="00CA7706"/>
    <w:rsid w:val="00CA7CAF"/>
    <w:rsid w:val="00CA7DCD"/>
    <w:rsid w:val="00CB000B"/>
    <w:rsid w:val="00CB013D"/>
    <w:rsid w:val="00CB03A6"/>
    <w:rsid w:val="00CB0541"/>
    <w:rsid w:val="00CB0568"/>
    <w:rsid w:val="00CB0699"/>
    <w:rsid w:val="00CB076D"/>
    <w:rsid w:val="00CB0D0D"/>
    <w:rsid w:val="00CB0F51"/>
    <w:rsid w:val="00CB113A"/>
    <w:rsid w:val="00CB13F9"/>
    <w:rsid w:val="00CB1C9B"/>
    <w:rsid w:val="00CB20C3"/>
    <w:rsid w:val="00CB22CB"/>
    <w:rsid w:val="00CB23B5"/>
    <w:rsid w:val="00CB2F25"/>
    <w:rsid w:val="00CB32CD"/>
    <w:rsid w:val="00CB338F"/>
    <w:rsid w:val="00CB3477"/>
    <w:rsid w:val="00CB3575"/>
    <w:rsid w:val="00CB35AB"/>
    <w:rsid w:val="00CB3CB6"/>
    <w:rsid w:val="00CB41FA"/>
    <w:rsid w:val="00CB4325"/>
    <w:rsid w:val="00CB436E"/>
    <w:rsid w:val="00CB4A68"/>
    <w:rsid w:val="00CB4B24"/>
    <w:rsid w:val="00CB4BDE"/>
    <w:rsid w:val="00CB4E18"/>
    <w:rsid w:val="00CB4F03"/>
    <w:rsid w:val="00CB534E"/>
    <w:rsid w:val="00CB5463"/>
    <w:rsid w:val="00CB5A28"/>
    <w:rsid w:val="00CB5C85"/>
    <w:rsid w:val="00CB5F67"/>
    <w:rsid w:val="00CB62C0"/>
    <w:rsid w:val="00CB636A"/>
    <w:rsid w:val="00CB6F89"/>
    <w:rsid w:val="00CB75BD"/>
    <w:rsid w:val="00CB7642"/>
    <w:rsid w:val="00CB7710"/>
    <w:rsid w:val="00CB7786"/>
    <w:rsid w:val="00CB7AA5"/>
    <w:rsid w:val="00CB7C15"/>
    <w:rsid w:val="00CC09B2"/>
    <w:rsid w:val="00CC0A38"/>
    <w:rsid w:val="00CC0A9F"/>
    <w:rsid w:val="00CC0CD9"/>
    <w:rsid w:val="00CC0E7B"/>
    <w:rsid w:val="00CC0EDB"/>
    <w:rsid w:val="00CC0EFD"/>
    <w:rsid w:val="00CC1394"/>
    <w:rsid w:val="00CC149D"/>
    <w:rsid w:val="00CC1755"/>
    <w:rsid w:val="00CC1BF3"/>
    <w:rsid w:val="00CC1C49"/>
    <w:rsid w:val="00CC1C5C"/>
    <w:rsid w:val="00CC1E7E"/>
    <w:rsid w:val="00CC1F79"/>
    <w:rsid w:val="00CC2677"/>
    <w:rsid w:val="00CC2FDF"/>
    <w:rsid w:val="00CC3222"/>
    <w:rsid w:val="00CC3269"/>
    <w:rsid w:val="00CC341F"/>
    <w:rsid w:val="00CC3581"/>
    <w:rsid w:val="00CC38A8"/>
    <w:rsid w:val="00CC390B"/>
    <w:rsid w:val="00CC3BCB"/>
    <w:rsid w:val="00CC4534"/>
    <w:rsid w:val="00CC457F"/>
    <w:rsid w:val="00CC45C7"/>
    <w:rsid w:val="00CC4619"/>
    <w:rsid w:val="00CC5506"/>
    <w:rsid w:val="00CC55EB"/>
    <w:rsid w:val="00CC569D"/>
    <w:rsid w:val="00CC57EA"/>
    <w:rsid w:val="00CC585E"/>
    <w:rsid w:val="00CC5ED4"/>
    <w:rsid w:val="00CC6091"/>
    <w:rsid w:val="00CC63AB"/>
    <w:rsid w:val="00CC655E"/>
    <w:rsid w:val="00CC67DA"/>
    <w:rsid w:val="00CC68C5"/>
    <w:rsid w:val="00CC6B16"/>
    <w:rsid w:val="00CC6B4D"/>
    <w:rsid w:val="00CC73F2"/>
    <w:rsid w:val="00CC754A"/>
    <w:rsid w:val="00CC760A"/>
    <w:rsid w:val="00CC7925"/>
    <w:rsid w:val="00CD0047"/>
    <w:rsid w:val="00CD01D2"/>
    <w:rsid w:val="00CD0247"/>
    <w:rsid w:val="00CD02C9"/>
    <w:rsid w:val="00CD0712"/>
    <w:rsid w:val="00CD075D"/>
    <w:rsid w:val="00CD145B"/>
    <w:rsid w:val="00CD146A"/>
    <w:rsid w:val="00CD18C7"/>
    <w:rsid w:val="00CD1D8F"/>
    <w:rsid w:val="00CD224C"/>
    <w:rsid w:val="00CD2820"/>
    <w:rsid w:val="00CD29E2"/>
    <w:rsid w:val="00CD2A1E"/>
    <w:rsid w:val="00CD2B94"/>
    <w:rsid w:val="00CD2F64"/>
    <w:rsid w:val="00CD3002"/>
    <w:rsid w:val="00CD319D"/>
    <w:rsid w:val="00CD33B9"/>
    <w:rsid w:val="00CD3629"/>
    <w:rsid w:val="00CD3A97"/>
    <w:rsid w:val="00CD3FA3"/>
    <w:rsid w:val="00CD3FE7"/>
    <w:rsid w:val="00CD44C8"/>
    <w:rsid w:val="00CD45C9"/>
    <w:rsid w:val="00CD475D"/>
    <w:rsid w:val="00CD4902"/>
    <w:rsid w:val="00CD494F"/>
    <w:rsid w:val="00CD49C3"/>
    <w:rsid w:val="00CD49C8"/>
    <w:rsid w:val="00CD5285"/>
    <w:rsid w:val="00CD539F"/>
    <w:rsid w:val="00CD5418"/>
    <w:rsid w:val="00CD573D"/>
    <w:rsid w:val="00CD6568"/>
    <w:rsid w:val="00CD6869"/>
    <w:rsid w:val="00CD68EC"/>
    <w:rsid w:val="00CD6B2A"/>
    <w:rsid w:val="00CD7410"/>
    <w:rsid w:val="00CD7458"/>
    <w:rsid w:val="00CD7647"/>
    <w:rsid w:val="00CD7B1E"/>
    <w:rsid w:val="00CD7D09"/>
    <w:rsid w:val="00CD7D8C"/>
    <w:rsid w:val="00CD7DCA"/>
    <w:rsid w:val="00CE03E7"/>
    <w:rsid w:val="00CE09C7"/>
    <w:rsid w:val="00CE0BFC"/>
    <w:rsid w:val="00CE0CCC"/>
    <w:rsid w:val="00CE0E7E"/>
    <w:rsid w:val="00CE0F60"/>
    <w:rsid w:val="00CE12C3"/>
    <w:rsid w:val="00CE14FF"/>
    <w:rsid w:val="00CE178E"/>
    <w:rsid w:val="00CE224F"/>
    <w:rsid w:val="00CE2579"/>
    <w:rsid w:val="00CE25B9"/>
    <w:rsid w:val="00CE2C4B"/>
    <w:rsid w:val="00CE2C77"/>
    <w:rsid w:val="00CE2CF9"/>
    <w:rsid w:val="00CE314E"/>
    <w:rsid w:val="00CE3277"/>
    <w:rsid w:val="00CE352C"/>
    <w:rsid w:val="00CE3532"/>
    <w:rsid w:val="00CE379D"/>
    <w:rsid w:val="00CE3909"/>
    <w:rsid w:val="00CE390B"/>
    <w:rsid w:val="00CE3FD2"/>
    <w:rsid w:val="00CE40CB"/>
    <w:rsid w:val="00CE41F3"/>
    <w:rsid w:val="00CE4227"/>
    <w:rsid w:val="00CE431F"/>
    <w:rsid w:val="00CE445E"/>
    <w:rsid w:val="00CE44F8"/>
    <w:rsid w:val="00CE45D9"/>
    <w:rsid w:val="00CE483A"/>
    <w:rsid w:val="00CE5292"/>
    <w:rsid w:val="00CE57F2"/>
    <w:rsid w:val="00CE65F8"/>
    <w:rsid w:val="00CE6682"/>
    <w:rsid w:val="00CE6934"/>
    <w:rsid w:val="00CE69DF"/>
    <w:rsid w:val="00CE6AF8"/>
    <w:rsid w:val="00CE740A"/>
    <w:rsid w:val="00CE7971"/>
    <w:rsid w:val="00CE7C2B"/>
    <w:rsid w:val="00CE7D84"/>
    <w:rsid w:val="00CE7FFD"/>
    <w:rsid w:val="00CF0011"/>
    <w:rsid w:val="00CF040A"/>
    <w:rsid w:val="00CF07C9"/>
    <w:rsid w:val="00CF0AAD"/>
    <w:rsid w:val="00CF165F"/>
    <w:rsid w:val="00CF17E2"/>
    <w:rsid w:val="00CF1A88"/>
    <w:rsid w:val="00CF1CD1"/>
    <w:rsid w:val="00CF1EA0"/>
    <w:rsid w:val="00CF24FA"/>
    <w:rsid w:val="00CF272D"/>
    <w:rsid w:val="00CF2858"/>
    <w:rsid w:val="00CF28B6"/>
    <w:rsid w:val="00CF2A4D"/>
    <w:rsid w:val="00CF2AA1"/>
    <w:rsid w:val="00CF2D21"/>
    <w:rsid w:val="00CF3256"/>
    <w:rsid w:val="00CF3433"/>
    <w:rsid w:val="00CF35F2"/>
    <w:rsid w:val="00CF3632"/>
    <w:rsid w:val="00CF3C9B"/>
    <w:rsid w:val="00CF416D"/>
    <w:rsid w:val="00CF4697"/>
    <w:rsid w:val="00CF4A41"/>
    <w:rsid w:val="00CF4E12"/>
    <w:rsid w:val="00CF4FCD"/>
    <w:rsid w:val="00CF5426"/>
    <w:rsid w:val="00CF5465"/>
    <w:rsid w:val="00CF55B2"/>
    <w:rsid w:val="00CF5B9C"/>
    <w:rsid w:val="00CF5BF2"/>
    <w:rsid w:val="00CF609D"/>
    <w:rsid w:val="00CF6C37"/>
    <w:rsid w:val="00CF6DAC"/>
    <w:rsid w:val="00CF74F2"/>
    <w:rsid w:val="00D002C7"/>
    <w:rsid w:val="00D0030F"/>
    <w:rsid w:val="00D005E4"/>
    <w:rsid w:val="00D007D1"/>
    <w:rsid w:val="00D00EE5"/>
    <w:rsid w:val="00D01127"/>
    <w:rsid w:val="00D01C8E"/>
    <w:rsid w:val="00D01FBD"/>
    <w:rsid w:val="00D01FF8"/>
    <w:rsid w:val="00D02334"/>
    <w:rsid w:val="00D025FF"/>
    <w:rsid w:val="00D027D3"/>
    <w:rsid w:val="00D02E2D"/>
    <w:rsid w:val="00D03129"/>
    <w:rsid w:val="00D033BC"/>
    <w:rsid w:val="00D04184"/>
    <w:rsid w:val="00D043B6"/>
    <w:rsid w:val="00D043F7"/>
    <w:rsid w:val="00D0481A"/>
    <w:rsid w:val="00D0511F"/>
    <w:rsid w:val="00D05439"/>
    <w:rsid w:val="00D0559C"/>
    <w:rsid w:val="00D056A0"/>
    <w:rsid w:val="00D05783"/>
    <w:rsid w:val="00D057A6"/>
    <w:rsid w:val="00D0591A"/>
    <w:rsid w:val="00D05D79"/>
    <w:rsid w:val="00D05FE6"/>
    <w:rsid w:val="00D060D0"/>
    <w:rsid w:val="00D06187"/>
    <w:rsid w:val="00D06247"/>
    <w:rsid w:val="00D062C5"/>
    <w:rsid w:val="00D0639E"/>
    <w:rsid w:val="00D06822"/>
    <w:rsid w:val="00D069E6"/>
    <w:rsid w:val="00D07125"/>
    <w:rsid w:val="00D0721C"/>
    <w:rsid w:val="00D07652"/>
    <w:rsid w:val="00D0781E"/>
    <w:rsid w:val="00D07B13"/>
    <w:rsid w:val="00D07B97"/>
    <w:rsid w:val="00D07EBD"/>
    <w:rsid w:val="00D10258"/>
    <w:rsid w:val="00D107F8"/>
    <w:rsid w:val="00D10C34"/>
    <w:rsid w:val="00D10D57"/>
    <w:rsid w:val="00D10F34"/>
    <w:rsid w:val="00D10FC2"/>
    <w:rsid w:val="00D115F9"/>
    <w:rsid w:val="00D11660"/>
    <w:rsid w:val="00D119FB"/>
    <w:rsid w:val="00D11A6C"/>
    <w:rsid w:val="00D11B81"/>
    <w:rsid w:val="00D11C76"/>
    <w:rsid w:val="00D12788"/>
    <w:rsid w:val="00D1286E"/>
    <w:rsid w:val="00D12997"/>
    <w:rsid w:val="00D12A00"/>
    <w:rsid w:val="00D12F52"/>
    <w:rsid w:val="00D13041"/>
    <w:rsid w:val="00D133AE"/>
    <w:rsid w:val="00D13B4D"/>
    <w:rsid w:val="00D13B99"/>
    <w:rsid w:val="00D14105"/>
    <w:rsid w:val="00D141AC"/>
    <w:rsid w:val="00D149FC"/>
    <w:rsid w:val="00D156C5"/>
    <w:rsid w:val="00D15727"/>
    <w:rsid w:val="00D15920"/>
    <w:rsid w:val="00D15F5C"/>
    <w:rsid w:val="00D15F84"/>
    <w:rsid w:val="00D16133"/>
    <w:rsid w:val="00D1667E"/>
    <w:rsid w:val="00D16D50"/>
    <w:rsid w:val="00D16DDB"/>
    <w:rsid w:val="00D16EDE"/>
    <w:rsid w:val="00D17DE1"/>
    <w:rsid w:val="00D17F7D"/>
    <w:rsid w:val="00D20281"/>
    <w:rsid w:val="00D20623"/>
    <w:rsid w:val="00D20BF5"/>
    <w:rsid w:val="00D21150"/>
    <w:rsid w:val="00D21199"/>
    <w:rsid w:val="00D21429"/>
    <w:rsid w:val="00D21C90"/>
    <w:rsid w:val="00D22038"/>
    <w:rsid w:val="00D22243"/>
    <w:rsid w:val="00D224FC"/>
    <w:rsid w:val="00D229B2"/>
    <w:rsid w:val="00D22C30"/>
    <w:rsid w:val="00D22C9D"/>
    <w:rsid w:val="00D232DA"/>
    <w:rsid w:val="00D2377C"/>
    <w:rsid w:val="00D23AFF"/>
    <w:rsid w:val="00D23EBA"/>
    <w:rsid w:val="00D24201"/>
    <w:rsid w:val="00D24459"/>
    <w:rsid w:val="00D24968"/>
    <w:rsid w:val="00D24C9D"/>
    <w:rsid w:val="00D25156"/>
    <w:rsid w:val="00D25A6C"/>
    <w:rsid w:val="00D25CA3"/>
    <w:rsid w:val="00D25D8E"/>
    <w:rsid w:val="00D2614F"/>
    <w:rsid w:val="00D26467"/>
    <w:rsid w:val="00D265EC"/>
    <w:rsid w:val="00D26D2B"/>
    <w:rsid w:val="00D27091"/>
    <w:rsid w:val="00D272DF"/>
    <w:rsid w:val="00D275E5"/>
    <w:rsid w:val="00D27C26"/>
    <w:rsid w:val="00D27C98"/>
    <w:rsid w:val="00D300B0"/>
    <w:rsid w:val="00D30257"/>
    <w:rsid w:val="00D303C2"/>
    <w:rsid w:val="00D310A6"/>
    <w:rsid w:val="00D31112"/>
    <w:rsid w:val="00D312EE"/>
    <w:rsid w:val="00D3131B"/>
    <w:rsid w:val="00D3164E"/>
    <w:rsid w:val="00D3187C"/>
    <w:rsid w:val="00D31953"/>
    <w:rsid w:val="00D31A80"/>
    <w:rsid w:val="00D31B63"/>
    <w:rsid w:val="00D32EC3"/>
    <w:rsid w:val="00D330FA"/>
    <w:rsid w:val="00D3314F"/>
    <w:rsid w:val="00D33533"/>
    <w:rsid w:val="00D335A5"/>
    <w:rsid w:val="00D33720"/>
    <w:rsid w:val="00D33AA7"/>
    <w:rsid w:val="00D34ABB"/>
    <w:rsid w:val="00D351B7"/>
    <w:rsid w:val="00D351D7"/>
    <w:rsid w:val="00D35493"/>
    <w:rsid w:val="00D35C7D"/>
    <w:rsid w:val="00D35E43"/>
    <w:rsid w:val="00D36558"/>
    <w:rsid w:val="00D36595"/>
    <w:rsid w:val="00D3680E"/>
    <w:rsid w:val="00D3690F"/>
    <w:rsid w:val="00D36A14"/>
    <w:rsid w:val="00D36F01"/>
    <w:rsid w:val="00D374DC"/>
    <w:rsid w:val="00D37E70"/>
    <w:rsid w:val="00D37ECE"/>
    <w:rsid w:val="00D40087"/>
    <w:rsid w:val="00D40218"/>
    <w:rsid w:val="00D40343"/>
    <w:rsid w:val="00D40433"/>
    <w:rsid w:val="00D407BD"/>
    <w:rsid w:val="00D4112F"/>
    <w:rsid w:val="00D42065"/>
    <w:rsid w:val="00D42074"/>
    <w:rsid w:val="00D429D6"/>
    <w:rsid w:val="00D42EAC"/>
    <w:rsid w:val="00D42F52"/>
    <w:rsid w:val="00D42F5C"/>
    <w:rsid w:val="00D43E87"/>
    <w:rsid w:val="00D43F9A"/>
    <w:rsid w:val="00D44AD2"/>
    <w:rsid w:val="00D44BC7"/>
    <w:rsid w:val="00D44D3C"/>
    <w:rsid w:val="00D44F2D"/>
    <w:rsid w:val="00D455A1"/>
    <w:rsid w:val="00D464F4"/>
    <w:rsid w:val="00D46513"/>
    <w:rsid w:val="00D46631"/>
    <w:rsid w:val="00D46B6B"/>
    <w:rsid w:val="00D4733D"/>
    <w:rsid w:val="00D473EB"/>
    <w:rsid w:val="00D47426"/>
    <w:rsid w:val="00D47428"/>
    <w:rsid w:val="00D4743B"/>
    <w:rsid w:val="00D47606"/>
    <w:rsid w:val="00D478A8"/>
    <w:rsid w:val="00D4792B"/>
    <w:rsid w:val="00D47A2A"/>
    <w:rsid w:val="00D47E4D"/>
    <w:rsid w:val="00D501AD"/>
    <w:rsid w:val="00D504FB"/>
    <w:rsid w:val="00D50735"/>
    <w:rsid w:val="00D50F74"/>
    <w:rsid w:val="00D5125F"/>
    <w:rsid w:val="00D5129D"/>
    <w:rsid w:val="00D51359"/>
    <w:rsid w:val="00D513C8"/>
    <w:rsid w:val="00D513FC"/>
    <w:rsid w:val="00D51431"/>
    <w:rsid w:val="00D514E6"/>
    <w:rsid w:val="00D51510"/>
    <w:rsid w:val="00D51E53"/>
    <w:rsid w:val="00D5214B"/>
    <w:rsid w:val="00D52212"/>
    <w:rsid w:val="00D52241"/>
    <w:rsid w:val="00D522EF"/>
    <w:rsid w:val="00D5247F"/>
    <w:rsid w:val="00D529D7"/>
    <w:rsid w:val="00D52DA0"/>
    <w:rsid w:val="00D53351"/>
    <w:rsid w:val="00D53921"/>
    <w:rsid w:val="00D53A20"/>
    <w:rsid w:val="00D53C6D"/>
    <w:rsid w:val="00D53EF7"/>
    <w:rsid w:val="00D54850"/>
    <w:rsid w:val="00D54B53"/>
    <w:rsid w:val="00D55367"/>
    <w:rsid w:val="00D555E4"/>
    <w:rsid w:val="00D5638C"/>
    <w:rsid w:val="00D5660E"/>
    <w:rsid w:val="00D566C5"/>
    <w:rsid w:val="00D570AE"/>
    <w:rsid w:val="00D57518"/>
    <w:rsid w:val="00D57983"/>
    <w:rsid w:val="00D57A41"/>
    <w:rsid w:val="00D605BB"/>
    <w:rsid w:val="00D60856"/>
    <w:rsid w:val="00D60E0A"/>
    <w:rsid w:val="00D610E0"/>
    <w:rsid w:val="00D614C3"/>
    <w:rsid w:val="00D618E7"/>
    <w:rsid w:val="00D61A41"/>
    <w:rsid w:val="00D61B52"/>
    <w:rsid w:val="00D61F7A"/>
    <w:rsid w:val="00D622CD"/>
    <w:rsid w:val="00D62424"/>
    <w:rsid w:val="00D62741"/>
    <w:rsid w:val="00D62EF3"/>
    <w:rsid w:val="00D62F02"/>
    <w:rsid w:val="00D633E0"/>
    <w:rsid w:val="00D637DE"/>
    <w:rsid w:val="00D63C5B"/>
    <w:rsid w:val="00D63E7C"/>
    <w:rsid w:val="00D63FE4"/>
    <w:rsid w:val="00D6416D"/>
    <w:rsid w:val="00D643CD"/>
    <w:rsid w:val="00D64598"/>
    <w:rsid w:val="00D64E05"/>
    <w:rsid w:val="00D64FA7"/>
    <w:rsid w:val="00D65082"/>
    <w:rsid w:val="00D65313"/>
    <w:rsid w:val="00D6548A"/>
    <w:rsid w:val="00D65AE7"/>
    <w:rsid w:val="00D65BAE"/>
    <w:rsid w:val="00D65DE3"/>
    <w:rsid w:val="00D66569"/>
    <w:rsid w:val="00D6685C"/>
    <w:rsid w:val="00D669A6"/>
    <w:rsid w:val="00D66E2B"/>
    <w:rsid w:val="00D66E7B"/>
    <w:rsid w:val="00D6719D"/>
    <w:rsid w:val="00D677AF"/>
    <w:rsid w:val="00D677BA"/>
    <w:rsid w:val="00D67BF6"/>
    <w:rsid w:val="00D67C46"/>
    <w:rsid w:val="00D67DAD"/>
    <w:rsid w:val="00D70055"/>
    <w:rsid w:val="00D70D7C"/>
    <w:rsid w:val="00D70E3E"/>
    <w:rsid w:val="00D716E6"/>
    <w:rsid w:val="00D717D5"/>
    <w:rsid w:val="00D719A9"/>
    <w:rsid w:val="00D71C90"/>
    <w:rsid w:val="00D71D5E"/>
    <w:rsid w:val="00D71F38"/>
    <w:rsid w:val="00D721ED"/>
    <w:rsid w:val="00D7233E"/>
    <w:rsid w:val="00D7242D"/>
    <w:rsid w:val="00D7250F"/>
    <w:rsid w:val="00D72C78"/>
    <w:rsid w:val="00D72CF4"/>
    <w:rsid w:val="00D7339A"/>
    <w:rsid w:val="00D735BB"/>
    <w:rsid w:val="00D73611"/>
    <w:rsid w:val="00D73D2B"/>
    <w:rsid w:val="00D73FA8"/>
    <w:rsid w:val="00D74377"/>
    <w:rsid w:val="00D74640"/>
    <w:rsid w:val="00D74C72"/>
    <w:rsid w:val="00D756E7"/>
    <w:rsid w:val="00D75CAB"/>
    <w:rsid w:val="00D75CDA"/>
    <w:rsid w:val="00D76327"/>
    <w:rsid w:val="00D766CA"/>
    <w:rsid w:val="00D767D4"/>
    <w:rsid w:val="00D7681A"/>
    <w:rsid w:val="00D76A11"/>
    <w:rsid w:val="00D76C20"/>
    <w:rsid w:val="00D7702F"/>
    <w:rsid w:val="00D77672"/>
    <w:rsid w:val="00D7771F"/>
    <w:rsid w:val="00D77AD9"/>
    <w:rsid w:val="00D77B26"/>
    <w:rsid w:val="00D8032F"/>
    <w:rsid w:val="00D80371"/>
    <w:rsid w:val="00D80582"/>
    <w:rsid w:val="00D8064F"/>
    <w:rsid w:val="00D80E5E"/>
    <w:rsid w:val="00D8132F"/>
    <w:rsid w:val="00D81B4C"/>
    <w:rsid w:val="00D81F15"/>
    <w:rsid w:val="00D82AE3"/>
    <w:rsid w:val="00D8305D"/>
    <w:rsid w:val="00D830FA"/>
    <w:rsid w:val="00D832BD"/>
    <w:rsid w:val="00D83301"/>
    <w:rsid w:val="00D833BD"/>
    <w:rsid w:val="00D8354F"/>
    <w:rsid w:val="00D83673"/>
    <w:rsid w:val="00D83895"/>
    <w:rsid w:val="00D83E75"/>
    <w:rsid w:val="00D8411F"/>
    <w:rsid w:val="00D846DB"/>
    <w:rsid w:val="00D84712"/>
    <w:rsid w:val="00D84720"/>
    <w:rsid w:val="00D84B58"/>
    <w:rsid w:val="00D84BDE"/>
    <w:rsid w:val="00D85789"/>
    <w:rsid w:val="00D859E1"/>
    <w:rsid w:val="00D85CC7"/>
    <w:rsid w:val="00D85CDB"/>
    <w:rsid w:val="00D85DC8"/>
    <w:rsid w:val="00D85EE4"/>
    <w:rsid w:val="00D860B1"/>
    <w:rsid w:val="00D863C3"/>
    <w:rsid w:val="00D865DE"/>
    <w:rsid w:val="00D866BF"/>
    <w:rsid w:val="00D86ACC"/>
    <w:rsid w:val="00D86E3E"/>
    <w:rsid w:val="00D87216"/>
    <w:rsid w:val="00D8767C"/>
    <w:rsid w:val="00D877FC"/>
    <w:rsid w:val="00D87C5E"/>
    <w:rsid w:val="00D87CC6"/>
    <w:rsid w:val="00D87E13"/>
    <w:rsid w:val="00D90081"/>
    <w:rsid w:val="00D90140"/>
    <w:rsid w:val="00D901B2"/>
    <w:rsid w:val="00D9036C"/>
    <w:rsid w:val="00D90609"/>
    <w:rsid w:val="00D90686"/>
    <w:rsid w:val="00D9084F"/>
    <w:rsid w:val="00D90D08"/>
    <w:rsid w:val="00D90F28"/>
    <w:rsid w:val="00D9124F"/>
    <w:rsid w:val="00D91E78"/>
    <w:rsid w:val="00D920F9"/>
    <w:rsid w:val="00D92180"/>
    <w:rsid w:val="00D921F5"/>
    <w:rsid w:val="00D92294"/>
    <w:rsid w:val="00D92671"/>
    <w:rsid w:val="00D9281E"/>
    <w:rsid w:val="00D92A9A"/>
    <w:rsid w:val="00D92DD9"/>
    <w:rsid w:val="00D933AB"/>
    <w:rsid w:val="00D933B6"/>
    <w:rsid w:val="00D935D8"/>
    <w:rsid w:val="00D935DB"/>
    <w:rsid w:val="00D941DC"/>
    <w:rsid w:val="00D94739"/>
    <w:rsid w:val="00D94965"/>
    <w:rsid w:val="00D95A6E"/>
    <w:rsid w:val="00D95D8A"/>
    <w:rsid w:val="00D95E1A"/>
    <w:rsid w:val="00D960FD"/>
    <w:rsid w:val="00D9636B"/>
    <w:rsid w:val="00D964F3"/>
    <w:rsid w:val="00D96ABF"/>
    <w:rsid w:val="00D96AF5"/>
    <w:rsid w:val="00D96B2A"/>
    <w:rsid w:val="00D96B4F"/>
    <w:rsid w:val="00D96D19"/>
    <w:rsid w:val="00D9748D"/>
    <w:rsid w:val="00D97E89"/>
    <w:rsid w:val="00DA02F1"/>
    <w:rsid w:val="00DA0935"/>
    <w:rsid w:val="00DA0A0C"/>
    <w:rsid w:val="00DA0A0E"/>
    <w:rsid w:val="00DA0AA4"/>
    <w:rsid w:val="00DA0E70"/>
    <w:rsid w:val="00DA1328"/>
    <w:rsid w:val="00DA18BF"/>
    <w:rsid w:val="00DA19A3"/>
    <w:rsid w:val="00DA236F"/>
    <w:rsid w:val="00DA2863"/>
    <w:rsid w:val="00DA2EFE"/>
    <w:rsid w:val="00DA3267"/>
    <w:rsid w:val="00DA3855"/>
    <w:rsid w:val="00DA39B1"/>
    <w:rsid w:val="00DA3C61"/>
    <w:rsid w:val="00DA3EFA"/>
    <w:rsid w:val="00DA4326"/>
    <w:rsid w:val="00DA44D8"/>
    <w:rsid w:val="00DA455B"/>
    <w:rsid w:val="00DA4A7A"/>
    <w:rsid w:val="00DA5459"/>
    <w:rsid w:val="00DA5629"/>
    <w:rsid w:val="00DA58FC"/>
    <w:rsid w:val="00DA5B4B"/>
    <w:rsid w:val="00DA5C04"/>
    <w:rsid w:val="00DA5C42"/>
    <w:rsid w:val="00DA606D"/>
    <w:rsid w:val="00DA6617"/>
    <w:rsid w:val="00DA67B5"/>
    <w:rsid w:val="00DA687C"/>
    <w:rsid w:val="00DA68E9"/>
    <w:rsid w:val="00DA6BAE"/>
    <w:rsid w:val="00DA6FB9"/>
    <w:rsid w:val="00DA7429"/>
    <w:rsid w:val="00DA75D4"/>
    <w:rsid w:val="00DA7705"/>
    <w:rsid w:val="00DA7732"/>
    <w:rsid w:val="00DA7982"/>
    <w:rsid w:val="00DA7F15"/>
    <w:rsid w:val="00DB001D"/>
    <w:rsid w:val="00DB0624"/>
    <w:rsid w:val="00DB07B1"/>
    <w:rsid w:val="00DB0C21"/>
    <w:rsid w:val="00DB0F42"/>
    <w:rsid w:val="00DB1EEC"/>
    <w:rsid w:val="00DB2249"/>
    <w:rsid w:val="00DB22D6"/>
    <w:rsid w:val="00DB23DE"/>
    <w:rsid w:val="00DB262B"/>
    <w:rsid w:val="00DB2A82"/>
    <w:rsid w:val="00DB2C40"/>
    <w:rsid w:val="00DB30C8"/>
    <w:rsid w:val="00DB3ABF"/>
    <w:rsid w:val="00DB3BE2"/>
    <w:rsid w:val="00DB4CF2"/>
    <w:rsid w:val="00DB5272"/>
    <w:rsid w:val="00DB58BD"/>
    <w:rsid w:val="00DB5F4C"/>
    <w:rsid w:val="00DB5FCB"/>
    <w:rsid w:val="00DB6091"/>
    <w:rsid w:val="00DB653C"/>
    <w:rsid w:val="00DB6EC0"/>
    <w:rsid w:val="00DB71FF"/>
    <w:rsid w:val="00DB7259"/>
    <w:rsid w:val="00DB72E1"/>
    <w:rsid w:val="00DB74EE"/>
    <w:rsid w:val="00DB756C"/>
    <w:rsid w:val="00DC05A7"/>
    <w:rsid w:val="00DC07DC"/>
    <w:rsid w:val="00DC0960"/>
    <w:rsid w:val="00DC0B74"/>
    <w:rsid w:val="00DC0C14"/>
    <w:rsid w:val="00DC1257"/>
    <w:rsid w:val="00DC139B"/>
    <w:rsid w:val="00DC1496"/>
    <w:rsid w:val="00DC1A64"/>
    <w:rsid w:val="00DC1E95"/>
    <w:rsid w:val="00DC20F1"/>
    <w:rsid w:val="00DC294E"/>
    <w:rsid w:val="00DC2DE7"/>
    <w:rsid w:val="00DC3018"/>
    <w:rsid w:val="00DC3073"/>
    <w:rsid w:val="00DC34F5"/>
    <w:rsid w:val="00DC3850"/>
    <w:rsid w:val="00DC3A08"/>
    <w:rsid w:val="00DC3A7C"/>
    <w:rsid w:val="00DC438A"/>
    <w:rsid w:val="00DC446D"/>
    <w:rsid w:val="00DC463F"/>
    <w:rsid w:val="00DC46D7"/>
    <w:rsid w:val="00DC4703"/>
    <w:rsid w:val="00DC4D1C"/>
    <w:rsid w:val="00DC5577"/>
    <w:rsid w:val="00DC5595"/>
    <w:rsid w:val="00DC5864"/>
    <w:rsid w:val="00DC58D2"/>
    <w:rsid w:val="00DC5F85"/>
    <w:rsid w:val="00DC60A8"/>
    <w:rsid w:val="00DC60EA"/>
    <w:rsid w:val="00DC6DE7"/>
    <w:rsid w:val="00DC71CA"/>
    <w:rsid w:val="00DC7F0B"/>
    <w:rsid w:val="00DD0279"/>
    <w:rsid w:val="00DD1963"/>
    <w:rsid w:val="00DD1D8F"/>
    <w:rsid w:val="00DD1E38"/>
    <w:rsid w:val="00DD1EF2"/>
    <w:rsid w:val="00DD2224"/>
    <w:rsid w:val="00DD22AE"/>
    <w:rsid w:val="00DD23BF"/>
    <w:rsid w:val="00DD246B"/>
    <w:rsid w:val="00DD2B37"/>
    <w:rsid w:val="00DD3297"/>
    <w:rsid w:val="00DD32A0"/>
    <w:rsid w:val="00DD3450"/>
    <w:rsid w:val="00DD3688"/>
    <w:rsid w:val="00DD3CA3"/>
    <w:rsid w:val="00DD3EAA"/>
    <w:rsid w:val="00DD4203"/>
    <w:rsid w:val="00DD486F"/>
    <w:rsid w:val="00DD4F0F"/>
    <w:rsid w:val="00DD514E"/>
    <w:rsid w:val="00DD56A3"/>
    <w:rsid w:val="00DD5718"/>
    <w:rsid w:val="00DD579D"/>
    <w:rsid w:val="00DD5E84"/>
    <w:rsid w:val="00DD62D8"/>
    <w:rsid w:val="00DD6322"/>
    <w:rsid w:val="00DD645B"/>
    <w:rsid w:val="00DD6792"/>
    <w:rsid w:val="00DD693D"/>
    <w:rsid w:val="00DD6CB2"/>
    <w:rsid w:val="00DD78D7"/>
    <w:rsid w:val="00DD7C1D"/>
    <w:rsid w:val="00DD7D4D"/>
    <w:rsid w:val="00DD7F72"/>
    <w:rsid w:val="00DE00B6"/>
    <w:rsid w:val="00DE014F"/>
    <w:rsid w:val="00DE0367"/>
    <w:rsid w:val="00DE069E"/>
    <w:rsid w:val="00DE0DFD"/>
    <w:rsid w:val="00DE0F8A"/>
    <w:rsid w:val="00DE1365"/>
    <w:rsid w:val="00DE1409"/>
    <w:rsid w:val="00DE1813"/>
    <w:rsid w:val="00DE25AD"/>
    <w:rsid w:val="00DE25D7"/>
    <w:rsid w:val="00DE2638"/>
    <w:rsid w:val="00DE27DD"/>
    <w:rsid w:val="00DE2C2D"/>
    <w:rsid w:val="00DE2C3D"/>
    <w:rsid w:val="00DE2CB8"/>
    <w:rsid w:val="00DE2D65"/>
    <w:rsid w:val="00DE3345"/>
    <w:rsid w:val="00DE382F"/>
    <w:rsid w:val="00DE3BF9"/>
    <w:rsid w:val="00DE3DB6"/>
    <w:rsid w:val="00DE3E96"/>
    <w:rsid w:val="00DE44FE"/>
    <w:rsid w:val="00DE464A"/>
    <w:rsid w:val="00DE484A"/>
    <w:rsid w:val="00DE49BF"/>
    <w:rsid w:val="00DE4E91"/>
    <w:rsid w:val="00DE5126"/>
    <w:rsid w:val="00DE541F"/>
    <w:rsid w:val="00DE54E8"/>
    <w:rsid w:val="00DE5E04"/>
    <w:rsid w:val="00DE62F8"/>
    <w:rsid w:val="00DE68D6"/>
    <w:rsid w:val="00DE6FBC"/>
    <w:rsid w:val="00DE7117"/>
    <w:rsid w:val="00DE7698"/>
    <w:rsid w:val="00DE79FE"/>
    <w:rsid w:val="00DE7B78"/>
    <w:rsid w:val="00DE7DD5"/>
    <w:rsid w:val="00DF0566"/>
    <w:rsid w:val="00DF07E3"/>
    <w:rsid w:val="00DF09DA"/>
    <w:rsid w:val="00DF0C81"/>
    <w:rsid w:val="00DF0D15"/>
    <w:rsid w:val="00DF103B"/>
    <w:rsid w:val="00DF1598"/>
    <w:rsid w:val="00DF15DA"/>
    <w:rsid w:val="00DF18EB"/>
    <w:rsid w:val="00DF193E"/>
    <w:rsid w:val="00DF1A46"/>
    <w:rsid w:val="00DF1EDF"/>
    <w:rsid w:val="00DF2554"/>
    <w:rsid w:val="00DF32A9"/>
    <w:rsid w:val="00DF4272"/>
    <w:rsid w:val="00DF4723"/>
    <w:rsid w:val="00DF4774"/>
    <w:rsid w:val="00DF4AE0"/>
    <w:rsid w:val="00DF514E"/>
    <w:rsid w:val="00DF5378"/>
    <w:rsid w:val="00DF5669"/>
    <w:rsid w:val="00DF5B22"/>
    <w:rsid w:val="00DF62E0"/>
    <w:rsid w:val="00DF6312"/>
    <w:rsid w:val="00DF6524"/>
    <w:rsid w:val="00DF6623"/>
    <w:rsid w:val="00DF66C6"/>
    <w:rsid w:val="00DF67AA"/>
    <w:rsid w:val="00DF6A15"/>
    <w:rsid w:val="00DF6AC5"/>
    <w:rsid w:val="00DF70B4"/>
    <w:rsid w:val="00DF71BC"/>
    <w:rsid w:val="00DF7240"/>
    <w:rsid w:val="00DF779E"/>
    <w:rsid w:val="00DF780B"/>
    <w:rsid w:val="00DF78B2"/>
    <w:rsid w:val="00DF78FF"/>
    <w:rsid w:val="00DF7E94"/>
    <w:rsid w:val="00DF7EBA"/>
    <w:rsid w:val="00DF7FC9"/>
    <w:rsid w:val="00E001AA"/>
    <w:rsid w:val="00E001BD"/>
    <w:rsid w:val="00E006D7"/>
    <w:rsid w:val="00E00EB4"/>
    <w:rsid w:val="00E01526"/>
    <w:rsid w:val="00E0167E"/>
    <w:rsid w:val="00E0169B"/>
    <w:rsid w:val="00E016C2"/>
    <w:rsid w:val="00E018BE"/>
    <w:rsid w:val="00E01CB8"/>
    <w:rsid w:val="00E01D89"/>
    <w:rsid w:val="00E01F94"/>
    <w:rsid w:val="00E01FD8"/>
    <w:rsid w:val="00E020FA"/>
    <w:rsid w:val="00E02410"/>
    <w:rsid w:val="00E024AE"/>
    <w:rsid w:val="00E024CE"/>
    <w:rsid w:val="00E024F0"/>
    <w:rsid w:val="00E037A9"/>
    <w:rsid w:val="00E03B0C"/>
    <w:rsid w:val="00E03D33"/>
    <w:rsid w:val="00E03DB3"/>
    <w:rsid w:val="00E03DED"/>
    <w:rsid w:val="00E04276"/>
    <w:rsid w:val="00E0476F"/>
    <w:rsid w:val="00E055D2"/>
    <w:rsid w:val="00E058E3"/>
    <w:rsid w:val="00E05A04"/>
    <w:rsid w:val="00E05F7E"/>
    <w:rsid w:val="00E05F81"/>
    <w:rsid w:val="00E061FF"/>
    <w:rsid w:val="00E06503"/>
    <w:rsid w:val="00E06DE4"/>
    <w:rsid w:val="00E06DF7"/>
    <w:rsid w:val="00E06F3F"/>
    <w:rsid w:val="00E06F82"/>
    <w:rsid w:val="00E07B2D"/>
    <w:rsid w:val="00E07B40"/>
    <w:rsid w:val="00E07BDA"/>
    <w:rsid w:val="00E100BF"/>
    <w:rsid w:val="00E101D1"/>
    <w:rsid w:val="00E10207"/>
    <w:rsid w:val="00E10336"/>
    <w:rsid w:val="00E103F0"/>
    <w:rsid w:val="00E10404"/>
    <w:rsid w:val="00E10655"/>
    <w:rsid w:val="00E106A5"/>
    <w:rsid w:val="00E108EE"/>
    <w:rsid w:val="00E109B9"/>
    <w:rsid w:val="00E10FEB"/>
    <w:rsid w:val="00E111DD"/>
    <w:rsid w:val="00E1122B"/>
    <w:rsid w:val="00E1162C"/>
    <w:rsid w:val="00E11CA6"/>
    <w:rsid w:val="00E11EC3"/>
    <w:rsid w:val="00E12322"/>
    <w:rsid w:val="00E12664"/>
    <w:rsid w:val="00E1393F"/>
    <w:rsid w:val="00E13BB6"/>
    <w:rsid w:val="00E1403F"/>
    <w:rsid w:val="00E14427"/>
    <w:rsid w:val="00E14BED"/>
    <w:rsid w:val="00E162CD"/>
    <w:rsid w:val="00E1647E"/>
    <w:rsid w:val="00E1660C"/>
    <w:rsid w:val="00E1668B"/>
    <w:rsid w:val="00E167E5"/>
    <w:rsid w:val="00E16A28"/>
    <w:rsid w:val="00E16AED"/>
    <w:rsid w:val="00E16D78"/>
    <w:rsid w:val="00E16E47"/>
    <w:rsid w:val="00E1742C"/>
    <w:rsid w:val="00E17500"/>
    <w:rsid w:val="00E17732"/>
    <w:rsid w:val="00E179BC"/>
    <w:rsid w:val="00E17EAD"/>
    <w:rsid w:val="00E2004C"/>
    <w:rsid w:val="00E20060"/>
    <w:rsid w:val="00E2008F"/>
    <w:rsid w:val="00E202C9"/>
    <w:rsid w:val="00E20A64"/>
    <w:rsid w:val="00E20D6D"/>
    <w:rsid w:val="00E20E86"/>
    <w:rsid w:val="00E213E5"/>
    <w:rsid w:val="00E21806"/>
    <w:rsid w:val="00E21AD8"/>
    <w:rsid w:val="00E21F11"/>
    <w:rsid w:val="00E21F76"/>
    <w:rsid w:val="00E2209F"/>
    <w:rsid w:val="00E220FC"/>
    <w:rsid w:val="00E220FD"/>
    <w:rsid w:val="00E2227A"/>
    <w:rsid w:val="00E225CE"/>
    <w:rsid w:val="00E22B18"/>
    <w:rsid w:val="00E22FD3"/>
    <w:rsid w:val="00E23025"/>
    <w:rsid w:val="00E23093"/>
    <w:rsid w:val="00E230DD"/>
    <w:rsid w:val="00E23376"/>
    <w:rsid w:val="00E23505"/>
    <w:rsid w:val="00E23A02"/>
    <w:rsid w:val="00E23A11"/>
    <w:rsid w:val="00E23A5D"/>
    <w:rsid w:val="00E23EBC"/>
    <w:rsid w:val="00E23F26"/>
    <w:rsid w:val="00E24080"/>
    <w:rsid w:val="00E244AB"/>
    <w:rsid w:val="00E24682"/>
    <w:rsid w:val="00E246D4"/>
    <w:rsid w:val="00E2480B"/>
    <w:rsid w:val="00E24C49"/>
    <w:rsid w:val="00E24F6D"/>
    <w:rsid w:val="00E24FFC"/>
    <w:rsid w:val="00E251B0"/>
    <w:rsid w:val="00E254A8"/>
    <w:rsid w:val="00E255AD"/>
    <w:rsid w:val="00E25DA6"/>
    <w:rsid w:val="00E26323"/>
    <w:rsid w:val="00E2660A"/>
    <w:rsid w:val="00E26788"/>
    <w:rsid w:val="00E2697B"/>
    <w:rsid w:val="00E26C7C"/>
    <w:rsid w:val="00E26D99"/>
    <w:rsid w:val="00E26FA2"/>
    <w:rsid w:val="00E27081"/>
    <w:rsid w:val="00E27C1E"/>
    <w:rsid w:val="00E27D6F"/>
    <w:rsid w:val="00E303BA"/>
    <w:rsid w:val="00E30A86"/>
    <w:rsid w:val="00E30C06"/>
    <w:rsid w:val="00E31180"/>
    <w:rsid w:val="00E3188E"/>
    <w:rsid w:val="00E31892"/>
    <w:rsid w:val="00E318AD"/>
    <w:rsid w:val="00E31B28"/>
    <w:rsid w:val="00E31E1E"/>
    <w:rsid w:val="00E320D0"/>
    <w:rsid w:val="00E324DF"/>
    <w:rsid w:val="00E32A93"/>
    <w:rsid w:val="00E32C9D"/>
    <w:rsid w:val="00E3316B"/>
    <w:rsid w:val="00E3358B"/>
    <w:rsid w:val="00E335CE"/>
    <w:rsid w:val="00E33994"/>
    <w:rsid w:val="00E33C7C"/>
    <w:rsid w:val="00E34166"/>
    <w:rsid w:val="00E34E54"/>
    <w:rsid w:val="00E35405"/>
    <w:rsid w:val="00E358C7"/>
    <w:rsid w:val="00E359E0"/>
    <w:rsid w:val="00E35EB6"/>
    <w:rsid w:val="00E36057"/>
    <w:rsid w:val="00E3623C"/>
    <w:rsid w:val="00E36815"/>
    <w:rsid w:val="00E36CDB"/>
    <w:rsid w:val="00E36E5D"/>
    <w:rsid w:val="00E36EFF"/>
    <w:rsid w:val="00E36F8A"/>
    <w:rsid w:val="00E3734A"/>
    <w:rsid w:val="00E37A9B"/>
    <w:rsid w:val="00E37DD7"/>
    <w:rsid w:val="00E37EEE"/>
    <w:rsid w:val="00E4002A"/>
    <w:rsid w:val="00E40440"/>
    <w:rsid w:val="00E4054F"/>
    <w:rsid w:val="00E405AB"/>
    <w:rsid w:val="00E405EA"/>
    <w:rsid w:val="00E406A7"/>
    <w:rsid w:val="00E4087B"/>
    <w:rsid w:val="00E40A0E"/>
    <w:rsid w:val="00E41160"/>
    <w:rsid w:val="00E411CB"/>
    <w:rsid w:val="00E411D6"/>
    <w:rsid w:val="00E417A4"/>
    <w:rsid w:val="00E41C77"/>
    <w:rsid w:val="00E41C83"/>
    <w:rsid w:val="00E41CD1"/>
    <w:rsid w:val="00E41F77"/>
    <w:rsid w:val="00E423A6"/>
    <w:rsid w:val="00E42707"/>
    <w:rsid w:val="00E4277C"/>
    <w:rsid w:val="00E428FB"/>
    <w:rsid w:val="00E42BAD"/>
    <w:rsid w:val="00E42C84"/>
    <w:rsid w:val="00E43EBB"/>
    <w:rsid w:val="00E4433E"/>
    <w:rsid w:val="00E4465E"/>
    <w:rsid w:val="00E44A3C"/>
    <w:rsid w:val="00E44D10"/>
    <w:rsid w:val="00E44EE9"/>
    <w:rsid w:val="00E45227"/>
    <w:rsid w:val="00E4535C"/>
    <w:rsid w:val="00E4543B"/>
    <w:rsid w:val="00E45620"/>
    <w:rsid w:val="00E45766"/>
    <w:rsid w:val="00E45AF3"/>
    <w:rsid w:val="00E45DC5"/>
    <w:rsid w:val="00E4600E"/>
    <w:rsid w:val="00E46024"/>
    <w:rsid w:val="00E4635E"/>
    <w:rsid w:val="00E463E2"/>
    <w:rsid w:val="00E4669E"/>
    <w:rsid w:val="00E46868"/>
    <w:rsid w:val="00E46C0C"/>
    <w:rsid w:val="00E46D5D"/>
    <w:rsid w:val="00E46F26"/>
    <w:rsid w:val="00E47416"/>
    <w:rsid w:val="00E474B3"/>
    <w:rsid w:val="00E476EE"/>
    <w:rsid w:val="00E477DC"/>
    <w:rsid w:val="00E47866"/>
    <w:rsid w:val="00E47BF0"/>
    <w:rsid w:val="00E47DC3"/>
    <w:rsid w:val="00E47E60"/>
    <w:rsid w:val="00E4B53B"/>
    <w:rsid w:val="00E50555"/>
    <w:rsid w:val="00E5096D"/>
    <w:rsid w:val="00E50BBC"/>
    <w:rsid w:val="00E50BC8"/>
    <w:rsid w:val="00E50C04"/>
    <w:rsid w:val="00E50E47"/>
    <w:rsid w:val="00E5100B"/>
    <w:rsid w:val="00E51510"/>
    <w:rsid w:val="00E51632"/>
    <w:rsid w:val="00E5191D"/>
    <w:rsid w:val="00E51921"/>
    <w:rsid w:val="00E51AEE"/>
    <w:rsid w:val="00E51E1B"/>
    <w:rsid w:val="00E51FE3"/>
    <w:rsid w:val="00E5226C"/>
    <w:rsid w:val="00E524EB"/>
    <w:rsid w:val="00E530DE"/>
    <w:rsid w:val="00E53217"/>
    <w:rsid w:val="00E53447"/>
    <w:rsid w:val="00E53978"/>
    <w:rsid w:val="00E53A18"/>
    <w:rsid w:val="00E53C96"/>
    <w:rsid w:val="00E53E35"/>
    <w:rsid w:val="00E5402D"/>
    <w:rsid w:val="00E54259"/>
    <w:rsid w:val="00E5493D"/>
    <w:rsid w:val="00E54C4C"/>
    <w:rsid w:val="00E54C7E"/>
    <w:rsid w:val="00E54CC0"/>
    <w:rsid w:val="00E54FC1"/>
    <w:rsid w:val="00E557E7"/>
    <w:rsid w:val="00E558A2"/>
    <w:rsid w:val="00E559CF"/>
    <w:rsid w:val="00E55F1D"/>
    <w:rsid w:val="00E5613F"/>
    <w:rsid w:val="00E56339"/>
    <w:rsid w:val="00E56908"/>
    <w:rsid w:val="00E56985"/>
    <w:rsid w:val="00E569DF"/>
    <w:rsid w:val="00E56B74"/>
    <w:rsid w:val="00E56BD2"/>
    <w:rsid w:val="00E56EA8"/>
    <w:rsid w:val="00E57408"/>
    <w:rsid w:val="00E5747B"/>
    <w:rsid w:val="00E57567"/>
    <w:rsid w:val="00E57687"/>
    <w:rsid w:val="00E576F0"/>
    <w:rsid w:val="00E577AE"/>
    <w:rsid w:val="00E57A62"/>
    <w:rsid w:val="00E57FD3"/>
    <w:rsid w:val="00E6015F"/>
    <w:rsid w:val="00E603E1"/>
    <w:rsid w:val="00E60B6D"/>
    <w:rsid w:val="00E611EF"/>
    <w:rsid w:val="00E61274"/>
    <w:rsid w:val="00E612B2"/>
    <w:rsid w:val="00E61415"/>
    <w:rsid w:val="00E6187A"/>
    <w:rsid w:val="00E618A6"/>
    <w:rsid w:val="00E62191"/>
    <w:rsid w:val="00E624F0"/>
    <w:rsid w:val="00E6260E"/>
    <w:rsid w:val="00E62665"/>
    <w:rsid w:val="00E627D9"/>
    <w:rsid w:val="00E6293A"/>
    <w:rsid w:val="00E62B7A"/>
    <w:rsid w:val="00E62C34"/>
    <w:rsid w:val="00E62DA6"/>
    <w:rsid w:val="00E62E56"/>
    <w:rsid w:val="00E635D4"/>
    <w:rsid w:val="00E6380D"/>
    <w:rsid w:val="00E63ECE"/>
    <w:rsid w:val="00E64312"/>
    <w:rsid w:val="00E6438C"/>
    <w:rsid w:val="00E643D3"/>
    <w:rsid w:val="00E64649"/>
    <w:rsid w:val="00E64D40"/>
    <w:rsid w:val="00E650B8"/>
    <w:rsid w:val="00E650E3"/>
    <w:rsid w:val="00E65BF2"/>
    <w:rsid w:val="00E65DBA"/>
    <w:rsid w:val="00E65FC1"/>
    <w:rsid w:val="00E6601C"/>
    <w:rsid w:val="00E6610A"/>
    <w:rsid w:val="00E66211"/>
    <w:rsid w:val="00E66574"/>
    <w:rsid w:val="00E666C3"/>
    <w:rsid w:val="00E66BA2"/>
    <w:rsid w:val="00E677DC"/>
    <w:rsid w:val="00E67B06"/>
    <w:rsid w:val="00E6E76A"/>
    <w:rsid w:val="00E70308"/>
    <w:rsid w:val="00E70459"/>
    <w:rsid w:val="00E706A7"/>
    <w:rsid w:val="00E706CB"/>
    <w:rsid w:val="00E70B6B"/>
    <w:rsid w:val="00E70C56"/>
    <w:rsid w:val="00E70E24"/>
    <w:rsid w:val="00E71178"/>
    <w:rsid w:val="00E71A3F"/>
    <w:rsid w:val="00E71A6D"/>
    <w:rsid w:val="00E71BD6"/>
    <w:rsid w:val="00E71D88"/>
    <w:rsid w:val="00E71DBB"/>
    <w:rsid w:val="00E720B6"/>
    <w:rsid w:val="00E720F8"/>
    <w:rsid w:val="00E72308"/>
    <w:rsid w:val="00E725BF"/>
    <w:rsid w:val="00E72995"/>
    <w:rsid w:val="00E72EE8"/>
    <w:rsid w:val="00E738F8"/>
    <w:rsid w:val="00E73AAA"/>
    <w:rsid w:val="00E73C2F"/>
    <w:rsid w:val="00E73DB2"/>
    <w:rsid w:val="00E73FD2"/>
    <w:rsid w:val="00E74009"/>
    <w:rsid w:val="00E74478"/>
    <w:rsid w:val="00E7480A"/>
    <w:rsid w:val="00E74B21"/>
    <w:rsid w:val="00E74D54"/>
    <w:rsid w:val="00E74F55"/>
    <w:rsid w:val="00E74FF1"/>
    <w:rsid w:val="00E751CF"/>
    <w:rsid w:val="00E752C0"/>
    <w:rsid w:val="00E7536A"/>
    <w:rsid w:val="00E75976"/>
    <w:rsid w:val="00E75A1A"/>
    <w:rsid w:val="00E75CB0"/>
    <w:rsid w:val="00E762DC"/>
    <w:rsid w:val="00E7655B"/>
    <w:rsid w:val="00E76581"/>
    <w:rsid w:val="00E765D4"/>
    <w:rsid w:val="00E7693D"/>
    <w:rsid w:val="00E76A6D"/>
    <w:rsid w:val="00E770F3"/>
    <w:rsid w:val="00E77105"/>
    <w:rsid w:val="00E7723F"/>
    <w:rsid w:val="00E778E9"/>
    <w:rsid w:val="00E77993"/>
    <w:rsid w:val="00E77B25"/>
    <w:rsid w:val="00E803BF"/>
    <w:rsid w:val="00E80661"/>
    <w:rsid w:val="00E80797"/>
    <w:rsid w:val="00E80F3E"/>
    <w:rsid w:val="00E81213"/>
    <w:rsid w:val="00E813EA"/>
    <w:rsid w:val="00E81DD3"/>
    <w:rsid w:val="00E81F6B"/>
    <w:rsid w:val="00E82135"/>
    <w:rsid w:val="00E82308"/>
    <w:rsid w:val="00E824F9"/>
    <w:rsid w:val="00E82537"/>
    <w:rsid w:val="00E827CA"/>
    <w:rsid w:val="00E82869"/>
    <w:rsid w:val="00E82CA7"/>
    <w:rsid w:val="00E8302F"/>
    <w:rsid w:val="00E830E0"/>
    <w:rsid w:val="00E83481"/>
    <w:rsid w:val="00E83695"/>
    <w:rsid w:val="00E83C72"/>
    <w:rsid w:val="00E83E24"/>
    <w:rsid w:val="00E83F63"/>
    <w:rsid w:val="00E84118"/>
    <w:rsid w:val="00E843B9"/>
    <w:rsid w:val="00E84454"/>
    <w:rsid w:val="00E849DA"/>
    <w:rsid w:val="00E84B54"/>
    <w:rsid w:val="00E84B83"/>
    <w:rsid w:val="00E84DAD"/>
    <w:rsid w:val="00E84F0F"/>
    <w:rsid w:val="00E854A0"/>
    <w:rsid w:val="00E85A13"/>
    <w:rsid w:val="00E85B52"/>
    <w:rsid w:val="00E85FCA"/>
    <w:rsid w:val="00E862E4"/>
    <w:rsid w:val="00E86478"/>
    <w:rsid w:val="00E9022A"/>
    <w:rsid w:val="00E902F5"/>
    <w:rsid w:val="00E903CC"/>
    <w:rsid w:val="00E9085A"/>
    <w:rsid w:val="00E90B5C"/>
    <w:rsid w:val="00E90FDF"/>
    <w:rsid w:val="00E910D7"/>
    <w:rsid w:val="00E913E6"/>
    <w:rsid w:val="00E91898"/>
    <w:rsid w:val="00E9196C"/>
    <w:rsid w:val="00E92280"/>
    <w:rsid w:val="00E9236E"/>
    <w:rsid w:val="00E9289E"/>
    <w:rsid w:val="00E92B93"/>
    <w:rsid w:val="00E92D42"/>
    <w:rsid w:val="00E92F47"/>
    <w:rsid w:val="00E93185"/>
    <w:rsid w:val="00E93A2D"/>
    <w:rsid w:val="00E93A45"/>
    <w:rsid w:val="00E93D53"/>
    <w:rsid w:val="00E93E08"/>
    <w:rsid w:val="00E93FCF"/>
    <w:rsid w:val="00E94152"/>
    <w:rsid w:val="00E946F0"/>
    <w:rsid w:val="00E9592D"/>
    <w:rsid w:val="00E95B8D"/>
    <w:rsid w:val="00E95CA2"/>
    <w:rsid w:val="00E9645F"/>
    <w:rsid w:val="00E96509"/>
    <w:rsid w:val="00E96573"/>
    <w:rsid w:val="00E967DF"/>
    <w:rsid w:val="00E967E8"/>
    <w:rsid w:val="00E97185"/>
    <w:rsid w:val="00E976CA"/>
    <w:rsid w:val="00E977DB"/>
    <w:rsid w:val="00E9781C"/>
    <w:rsid w:val="00E97C49"/>
    <w:rsid w:val="00E97D71"/>
    <w:rsid w:val="00E99618"/>
    <w:rsid w:val="00E9FCF1"/>
    <w:rsid w:val="00EA0249"/>
    <w:rsid w:val="00EA051E"/>
    <w:rsid w:val="00EA0520"/>
    <w:rsid w:val="00EA056F"/>
    <w:rsid w:val="00EA0877"/>
    <w:rsid w:val="00EA0BD1"/>
    <w:rsid w:val="00EA0C8E"/>
    <w:rsid w:val="00EA10EA"/>
    <w:rsid w:val="00EA1397"/>
    <w:rsid w:val="00EA14F7"/>
    <w:rsid w:val="00EA1AEE"/>
    <w:rsid w:val="00EA1BDC"/>
    <w:rsid w:val="00EA2889"/>
    <w:rsid w:val="00EA2961"/>
    <w:rsid w:val="00EA35E6"/>
    <w:rsid w:val="00EA3837"/>
    <w:rsid w:val="00EA3BE6"/>
    <w:rsid w:val="00EA407A"/>
    <w:rsid w:val="00EA456C"/>
    <w:rsid w:val="00EA45C1"/>
    <w:rsid w:val="00EA45CE"/>
    <w:rsid w:val="00EA4646"/>
    <w:rsid w:val="00EA46DA"/>
    <w:rsid w:val="00EA4F90"/>
    <w:rsid w:val="00EA52C7"/>
    <w:rsid w:val="00EA549F"/>
    <w:rsid w:val="00EA5623"/>
    <w:rsid w:val="00EA57C1"/>
    <w:rsid w:val="00EA5ADE"/>
    <w:rsid w:val="00EA5CA9"/>
    <w:rsid w:val="00EA5EDE"/>
    <w:rsid w:val="00EA623A"/>
    <w:rsid w:val="00EA6250"/>
    <w:rsid w:val="00EA685C"/>
    <w:rsid w:val="00EA6A7E"/>
    <w:rsid w:val="00EA6B93"/>
    <w:rsid w:val="00EA6CA6"/>
    <w:rsid w:val="00EA6DE5"/>
    <w:rsid w:val="00EA6E6A"/>
    <w:rsid w:val="00EA73B8"/>
    <w:rsid w:val="00EA7420"/>
    <w:rsid w:val="00EA77DD"/>
    <w:rsid w:val="00EA7C28"/>
    <w:rsid w:val="00EB0660"/>
    <w:rsid w:val="00EB06FE"/>
    <w:rsid w:val="00EB0A2B"/>
    <w:rsid w:val="00EB0C2D"/>
    <w:rsid w:val="00EB0D01"/>
    <w:rsid w:val="00EB0E62"/>
    <w:rsid w:val="00EB0E99"/>
    <w:rsid w:val="00EB181B"/>
    <w:rsid w:val="00EB1C49"/>
    <w:rsid w:val="00EB1C6B"/>
    <w:rsid w:val="00EB1E03"/>
    <w:rsid w:val="00EB212B"/>
    <w:rsid w:val="00EB2681"/>
    <w:rsid w:val="00EB2CB7"/>
    <w:rsid w:val="00EB2DD8"/>
    <w:rsid w:val="00EB2FE9"/>
    <w:rsid w:val="00EB3058"/>
    <w:rsid w:val="00EB30A5"/>
    <w:rsid w:val="00EB378F"/>
    <w:rsid w:val="00EB3CF9"/>
    <w:rsid w:val="00EB3DF2"/>
    <w:rsid w:val="00EB3E74"/>
    <w:rsid w:val="00EB40AC"/>
    <w:rsid w:val="00EB44E6"/>
    <w:rsid w:val="00EB4758"/>
    <w:rsid w:val="00EB475C"/>
    <w:rsid w:val="00EB48C3"/>
    <w:rsid w:val="00EB48FA"/>
    <w:rsid w:val="00EB49F8"/>
    <w:rsid w:val="00EB4AD2"/>
    <w:rsid w:val="00EB4C24"/>
    <w:rsid w:val="00EB4C2F"/>
    <w:rsid w:val="00EB5709"/>
    <w:rsid w:val="00EB60E6"/>
    <w:rsid w:val="00EB61C4"/>
    <w:rsid w:val="00EB649F"/>
    <w:rsid w:val="00EB6A1B"/>
    <w:rsid w:val="00EB6C39"/>
    <w:rsid w:val="00EB6D45"/>
    <w:rsid w:val="00EB6F94"/>
    <w:rsid w:val="00EB72DA"/>
    <w:rsid w:val="00EB72E5"/>
    <w:rsid w:val="00EB7B76"/>
    <w:rsid w:val="00EB7E3D"/>
    <w:rsid w:val="00EC0B97"/>
    <w:rsid w:val="00EC0CF8"/>
    <w:rsid w:val="00EC101B"/>
    <w:rsid w:val="00EC19B6"/>
    <w:rsid w:val="00EC2092"/>
    <w:rsid w:val="00EC2254"/>
    <w:rsid w:val="00EC2446"/>
    <w:rsid w:val="00EC252D"/>
    <w:rsid w:val="00EC25B0"/>
    <w:rsid w:val="00EC27E0"/>
    <w:rsid w:val="00EC2C03"/>
    <w:rsid w:val="00EC2D8D"/>
    <w:rsid w:val="00EC2DDB"/>
    <w:rsid w:val="00EC2E3F"/>
    <w:rsid w:val="00EC2E49"/>
    <w:rsid w:val="00EC3830"/>
    <w:rsid w:val="00EC3931"/>
    <w:rsid w:val="00EC39CB"/>
    <w:rsid w:val="00EC3C10"/>
    <w:rsid w:val="00EC4252"/>
    <w:rsid w:val="00EC4DF8"/>
    <w:rsid w:val="00EC4FD2"/>
    <w:rsid w:val="00EC4FF4"/>
    <w:rsid w:val="00EC5004"/>
    <w:rsid w:val="00EC503C"/>
    <w:rsid w:val="00EC508C"/>
    <w:rsid w:val="00EC5310"/>
    <w:rsid w:val="00EC56EE"/>
    <w:rsid w:val="00EC5E9E"/>
    <w:rsid w:val="00EC6134"/>
    <w:rsid w:val="00EC6728"/>
    <w:rsid w:val="00EC6D1F"/>
    <w:rsid w:val="00EC70A0"/>
    <w:rsid w:val="00EC721A"/>
    <w:rsid w:val="00EC74C2"/>
    <w:rsid w:val="00EC7A6B"/>
    <w:rsid w:val="00EC7CC5"/>
    <w:rsid w:val="00EC7D61"/>
    <w:rsid w:val="00EC7E67"/>
    <w:rsid w:val="00ED0282"/>
    <w:rsid w:val="00ED0597"/>
    <w:rsid w:val="00ED0609"/>
    <w:rsid w:val="00ED0B33"/>
    <w:rsid w:val="00ED0B4A"/>
    <w:rsid w:val="00ED0E61"/>
    <w:rsid w:val="00ED19F4"/>
    <w:rsid w:val="00ED240C"/>
    <w:rsid w:val="00ED25A8"/>
    <w:rsid w:val="00ED261C"/>
    <w:rsid w:val="00ED2A07"/>
    <w:rsid w:val="00ED2E87"/>
    <w:rsid w:val="00ED3001"/>
    <w:rsid w:val="00ED328B"/>
    <w:rsid w:val="00ED3676"/>
    <w:rsid w:val="00ED389F"/>
    <w:rsid w:val="00ED3A59"/>
    <w:rsid w:val="00ED3EF9"/>
    <w:rsid w:val="00ED4198"/>
    <w:rsid w:val="00ED43B7"/>
    <w:rsid w:val="00ED4527"/>
    <w:rsid w:val="00ED464D"/>
    <w:rsid w:val="00ED47B8"/>
    <w:rsid w:val="00ED5013"/>
    <w:rsid w:val="00ED55DB"/>
    <w:rsid w:val="00ED5647"/>
    <w:rsid w:val="00ED5684"/>
    <w:rsid w:val="00ED5811"/>
    <w:rsid w:val="00ED5E74"/>
    <w:rsid w:val="00ED64FB"/>
    <w:rsid w:val="00ED6648"/>
    <w:rsid w:val="00ED6726"/>
    <w:rsid w:val="00ED692D"/>
    <w:rsid w:val="00ED6A5D"/>
    <w:rsid w:val="00ED6CD6"/>
    <w:rsid w:val="00ED7173"/>
    <w:rsid w:val="00ED750A"/>
    <w:rsid w:val="00ED76B9"/>
    <w:rsid w:val="00ED7A13"/>
    <w:rsid w:val="00ED7B66"/>
    <w:rsid w:val="00ED7C84"/>
    <w:rsid w:val="00ED7DE5"/>
    <w:rsid w:val="00EE015A"/>
    <w:rsid w:val="00EE03E7"/>
    <w:rsid w:val="00EE061A"/>
    <w:rsid w:val="00EE0E41"/>
    <w:rsid w:val="00EE158B"/>
    <w:rsid w:val="00EE17A5"/>
    <w:rsid w:val="00EE1A82"/>
    <w:rsid w:val="00EE1A93"/>
    <w:rsid w:val="00EE1AA6"/>
    <w:rsid w:val="00EE1BC4"/>
    <w:rsid w:val="00EE1C80"/>
    <w:rsid w:val="00EE1D89"/>
    <w:rsid w:val="00EE1DC3"/>
    <w:rsid w:val="00EE2302"/>
    <w:rsid w:val="00EE2697"/>
    <w:rsid w:val="00EE26BC"/>
    <w:rsid w:val="00EE2C11"/>
    <w:rsid w:val="00EE2DD7"/>
    <w:rsid w:val="00EE2DF4"/>
    <w:rsid w:val="00EE2F1F"/>
    <w:rsid w:val="00EE2F2F"/>
    <w:rsid w:val="00EE2F4B"/>
    <w:rsid w:val="00EE32BD"/>
    <w:rsid w:val="00EE352C"/>
    <w:rsid w:val="00EE369C"/>
    <w:rsid w:val="00EE381C"/>
    <w:rsid w:val="00EE3C51"/>
    <w:rsid w:val="00EE41A9"/>
    <w:rsid w:val="00EE4308"/>
    <w:rsid w:val="00EE4366"/>
    <w:rsid w:val="00EE45C8"/>
    <w:rsid w:val="00EE48FA"/>
    <w:rsid w:val="00EE4E9A"/>
    <w:rsid w:val="00EE4FB7"/>
    <w:rsid w:val="00EE4FD2"/>
    <w:rsid w:val="00EE50BB"/>
    <w:rsid w:val="00EE52A9"/>
    <w:rsid w:val="00EE5966"/>
    <w:rsid w:val="00EE5A89"/>
    <w:rsid w:val="00EE5B4F"/>
    <w:rsid w:val="00EE5E80"/>
    <w:rsid w:val="00EE62F4"/>
    <w:rsid w:val="00EE6618"/>
    <w:rsid w:val="00EE6799"/>
    <w:rsid w:val="00EE692D"/>
    <w:rsid w:val="00EE6DED"/>
    <w:rsid w:val="00EE71F3"/>
    <w:rsid w:val="00EE74F0"/>
    <w:rsid w:val="00EE775F"/>
    <w:rsid w:val="00EE7B66"/>
    <w:rsid w:val="00EE7BE3"/>
    <w:rsid w:val="00EE7DD8"/>
    <w:rsid w:val="00EF06A1"/>
    <w:rsid w:val="00EF0829"/>
    <w:rsid w:val="00EF0B18"/>
    <w:rsid w:val="00EF0F09"/>
    <w:rsid w:val="00EF1093"/>
    <w:rsid w:val="00EF1099"/>
    <w:rsid w:val="00EF11B4"/>
    <w:rsid w:val="00EF1353"/>
    <w:rsid w:val="00EF1377"/>
    <w:rsid w:val="00EF14D7"/>
    <w:rsid w:val="00EF16F9"/>
    <w:rsid w:val="00EF1851"/>
    <w:rsid w:val="00EF26FA"/>
    <w:rsid w:val="00EF2700"/>
    <w:rsid w:val="00EF2908"/>
    <w:rsid w:val="00EF2A8A"/>
    <w:rsid w:val="00EF2E08"/>
    <w:rsid w:val="00EF30F1"/>
    <w:rsid w:val="00EF30FD"/>
    <w:rsid w:val="00EF3224"/>
    <w:rsid w:val="00EF32DC"/>
    <w:rsid w:val="00EF33B5"/>
    <w:rsid w:val="00EF346A"/>
    <w:rsid w:val="00EF37F1"/>
    <w:rsid w:val="00EF3BF1"/>
    <w:rsid w:val="00EF3C19"/>
    <w:rsid w:val="00EF3D37"/>
    <w:rsid w:val="00EF4197"/>
    <w:rsid w:val="00EF4623"/>
    <w:rsid w:val="00EF4AAA"/>
    <w:rsid w:val="00EF4AE0"/>
    <w:rsid w:val="00EF4F74"/>
    <w:rsid w:val="00EF5123"/>
    <w:rsid w:val="00EF52F1"/>
    <w:rsid w:val="00EF60EF"/>
    <w:rsid w:val="00EF610F"/>
    <w:rsid w:val="00EF6A4E"/>
    <w:rsid w:val="00EF6B24"/>
    <w:rsid w:val="00EF6E39"/>
    <w:rsid w:val="00EF71CB"/>
    <w:rsid w:val="00EF73C9"/>
    <w:rsid w:val="00EF77AD"/>
    <w:rsid w:val="00EF7948"/>
    <w:rsid w:val="00EF7986"/>
    <w:rsid w:val="00EF7993"/>
    <w:rsid w:val="00EF7D61"/>
    <w:rsid w:val="00EF7FD4"/>
    <w:rsid w:val="00F00171"/>
    <w:rsid w:val="00F00455"/>
    <w:rsid w:val="00F00567"/>
    <w:rsid w:val="00F006C0"/>
    <w:rsid w:val="00F00855"/>
    <w:rsid w:val="00F010DC"/>
    <w:rsid w:val="00F0148A"/>
    <w:rsid w:val="00F01934"/>
    <w:rsid w:val="00F01EB1"/>
    <w:rsid w:val="00F020E5"/>
    <w:rsid w:val="00F02D41"/>
    <w:rsid w:val="00F02DBF"/>
    <w:rsid w:val="00F02E03"/>
    <w:rsid w:val="00F02E4D"/>
    <w:rsid w:val="00F02FDA"/>
    <w:rsid w:val="00F03460"/>
    <w:rsid w:val="00F03CCA"/>
    <w:rsid w:val="00F03EBB"/>
    <w:rsid w:val="00F041CB"/>
    <w:rsid w:val="00F043A1"/>
    <w:rsid w:val="00F04824"/>
    <w:rsid w:val="00F0484E"/>
    <w:rsid w:val="00F04988"/>
    <w:rsid w:val="00F0515D"/>
    <w:rsid w:val="00F0531C"/>
    <w:rsid w:val="00F05C6A"/>
    <w:rsid w:val="00F05DCC"/>
    <w:rsid w:val="00F065D3"/>
    <w:rsid w:val="00F06722"/>
    <w:rsid w:val="00F06A6A"/>
    <w:rsid w:val="00F06BA6"/>
    <w:rsid w:val="00F075DD"/>
    <w:rsid w:val="00F07DFF"/>
    <w:rsid w:val="00F07EE9"/>
    <w:rsid w:val="00F10C4F"/>
    <w:rsid w:val="00F10E7F"/>
    <w:rsid w:val="00F11335"/>
    <w:rsid w:val="00F11508"/>
    <w:rsid w:val="00F11699"/>
    <w:rsid w:val="00F11864"/>
    <w:rsid w:val="00F11972"/>
    <w:rsid w:val="00F11F7B"/>
    <w:rsid w:val="00F1213D"/>
    <w:rsid w:val="00F122DA"/>
    <w:rsid w:val="00F123B2"/>
    <w:rsid w:val="00F12524"/>
    <w:rsid w:val="00F12817"/>
    <w:rsid w:val="00F12888"/>
    <w:rsid w:val="00F128DB"/>
    <w:rsid w:val="00F129AB"/>
    <w:rsid w:val="00F13334"/>
    <w:rsid w:val="00F135BC"/>
    <w:rsid w:val="00F13906"/>
    <w:rsid w:val="00F13BD8"/>
    <w:rsid w:val="00F13F4A"/>
    <w:rsid w:val="00F147A2"/>
    <w:rsid w:val="00F149F0"/>
    <w:rsid w:val="00F149F3"/>
    <w:rsid w:val="00F150CB"/>
    <w:rsid w:val="00F157E7"/>
    <w:rsid w:val="00F15BC2"/>
    <w:rsid w:val="00F160A8"/>
    <w:rsid w:val="00F160E0"/>
    <w:rsid w:val="00F162B4"/>
    <w:rsid w:val="00F1662D"/>
    <w:rsid w:val="00F16AB2"/>
    <w:rsid w:val="00F16B38"/>
    <w:rsid w:val="00F16BBB"/>
    <w:rsid w:val="00F16C71"/>
    <w:rsid w:val="00F16E53"/>
    <w:rsid w:val="00F16EB7"/>
    <w:rsid w:val="00F17031"/>
    <w:rsid w:val="00F170B7"/>
    <w:rsid w:val="00F17825"/>
    <w:rsid w:val="00F200C3"/>
    <w:rsid w:val="00F201F6"/>
    <w:rsid w:val="00F207C5"/>
    <w:rsid w:val="00F20ABE"/>
    <w:rsid w:val="00F20B42"/>
    <w:rsid w:val="00F21216"/>
    <w:rsid w:val="00F218C0"/>
    <w:rsid w:val="00F21A64"/>
    <w:rsid w:val="00F21BEC"/>
    <w:rsid w:val="00F2212B"/>
    <w:rsid w:val="00F2216A"/>
    <w:rsid w:val="00F22337"/>
    <w:rsid w:val="00F2240A"/>
    <w:rsid w:val="00F2258B"/>
    <w:rsid w:val="00F22635"/>
    <w:rsid w:val="00F22C31"/>
    <w:rsid w:val="00F22D1C"/>
    <w:rsid w:val="00F22EB3"/>
    <w:rsid w:val="00F23623"/>
    <w:rsid w:val="00F23EB9"/>
    <w:rsid w:val="00F23FBD"/>
    <w:rsid w:val="00F2425E"/>
    <w:rsid w:val="00F24959"/>
    <w:rsid w:val="00F24DDC"/>
    <w:rsid w:val="00F24F66"/>
    <w:rsid w:val="00F252CA"/>
    <w:rsid w:val="00F2582E"/>
    <w:rsid w:val="00F25AF9"/>
    <w:rsid w:val="00F261F0"/>
    <w:rsid w:val="00F26913"/>
    <w:rsid w:val="00F26B68"/>
    <w:rsid w:val="00F26E12"/>
    <w:rsid w:val="00F2746C"/>
    <w:rsid w:val="00F274BE"/>
    <w:rsid w:val="00F27872"/>
    <w:rsid w:val="00F27AC7"/>
    <w:rsid w:val="00F27CFF"/>
    <w:rsid w:val="00F300D0"/>
    <w:rsid w:val="00F30452"/>
    <w:rsid w:val="00F306B0"/>
    <w:rsid w:val="00F30854"/>
    <w:rsid w:val="00F30C71"/>
    <w:rsid w:val="00F30ED5"/>
    <w:rsid w:val="00F30F4E"/>
    <w:rsid w:val="00F31029"/>
    <w:rsid w:val="00F311CC"/>
    <w:rsid w:val="00F31203"/>
    <w:rsid w:val="00F31591"/>
    <w:rsid w:val="00F31914"/>
    <w:rsid w:val="00F31B3C"/>
    <w:rsid w:val="00F321A6"/>
    <w:rsid w:val="00F32716"/>
    <w:rsid w:val="00F32763"/>
    <w:rsid w:val="00F3278A"/>
    <w:rsid w:val="00F3281F"/>
    <w:rsid w:val="00F3289D"/>
    <w:rsid w:val="00F32C85"/>
    <w:rsid w:val="00F32D81"/>
    <w:rsid w:val="00F330B9"/>
    <w:rsid w:val="00F3353F"/>
    <w:rsid w:val="00F335AB"/>
    <w:rsid w:val="00F337AA"/>
    <w:rsid w:val="00F33B0D"/>
    <w:rsid w:val="00F33D5A"/>
    <w:rsid w:val="00F33FED"/>
    <w:rsid w:val="00F340A3"/>
    <w:rsid w:val="00F3413A"/>
    <w:rsid w:val="00F344F3"/>
    <w:rsid w:val="00F3496C"/>
    <w:rsid w:val="00F34995"/>
    <w:rsid w:val="00F34B58"/>
    <w:rsid w:val="00F34D52"/>
    <w:rsid w:val="00F350DB"/>
    <w:rsid w:val="00F3529F"/>
    <w:rsid w:val="00F35485"/>
    <w:rsid w:val="00F35AD0"/>
    <w:rsid w:val="00F36260"/>
    <w:rsid w:val="00F362EA"/>
    <w:rsid w:val="00F3647F"/>
    <w:rsid w:val="00F36623"/>
    <w:rsid w:val="00F36A56"/>
    <w:rsid w:val="00F36B0A"/>
    <w:rsid w:val="00F372E3"/>
    <w:rsid w:val="00F3773E"/>
    <w:rsid w:val="00F40444"/>
    <w:rsid w:val="00F40848"/>
    <w:rsid w:val="00F40946"/>
    <w:rsid w:val="00F40E3D"/>
    <w:rsid w:val="00F41669"/>
    <w:rsid w:val="00F41C11"/>
    <w:rsid w:val="00F41E07"/>
    <w:rsid w:val="00F41E7F"/>
    <w:rsid w:val="00F42480"/>
    <w:rsid w:val="00F42562"/>
    <w:rsid w:val="00F42B0F"/>
    <w:rsid w:val="00F42EFB"/>
    <w:rsid w:val="00F42FF0"/>
    <w:rsid w:val="00F43199"/>
    <w:rsid w:val="00F43241"/>
    <w:rsid w:val="00F439F9"/>
    <w:rsid w:val="00F43F89"/>
    <w:rsid w:val="00F4427B"/>
    <w:rsid w:val="00F44798"/>
    <w:rsid w:val="00F44827"/>
    <w:rsid w:val="00F44DAA"/>
    <w:rsid w:val="00F4563B"/>
    <w:rsid w:val="00F45ACD"/>
    <w:rsid w:val="00F45D67"/>
    <w:rsid w:val="00F45DA3"/>
    <w:rsid w:val="00F45E81"/>
    <w:rsid w:val="00F45F0E"/>
    <w:rsid w:val="00F463B8"/>
    <w:rsid w:val="00F463DB"/>
    <w:rsid w:val="00F46991"/>
    <w:rsid w:val="00F46A8A"/>
    <w:rsid w:val="00F46E03"/>
    <w:rsid w:val="00F46E2F"/>
    <w:rsid w:val="00F46F5B"/>
    <w:rsid w:val="00F470B4"/>
    <w:rsid w:val="00F4715B"/>
    <w:rsid w:val="00F472A6"/>
    <w:rsid w:val="00F474E4"/>
    <w:rsid w:val="00F47506"/>
    <w:rsid w:val="00F4774E"/>
    <w:rsid w:val="00F47B8C"/>
    <w:rsid w:val="00F47C81"/>
    <w:rsid w:val="00F47CC6"/>
    <w:rsid w:val="00F47E61"/>
    <w:rsid w:val="00F50288"/>
    <w:rsid w:val="00F50320"/>
    <w:rsid w:val="00F503DC"/>
    <w:rsid w:val="00F506DB"/>
    <w:rsid w:val="00F508C0"/>
    <w:rsid w:val="00F50C3E"/>
    <w:rsid w:val="00F50E73"/>
    <w:rsid w:val="00F5157B"/>
    <w:rsid w:val="00F51C14"/>
    <w:rsid w:val="00F51D4A"/>
    <w:rsid w:val="00F52A1B"/>
    <w:rsid w:val="00F53522"/>
    <w:rsid w:val="00F536B2"/>
    <w:rsid w:val="00F536E7"/>
    <w:rsid w:val="00F53B91"/>
    <w:rsid w:val="00F53CA0"/>
    <w:rsid w:val="00F546AB"/>
    <w:rsid w:val="00F54A41"/>
    <w:rsid w:val="00F55464"/>
    <w:rsid w:val="00F55AD9"/>
    <w:rsid w:val="00F55EB7"/>
    <w:rsid w:val="00F56865"/>
    <w:rsid w:val="00F56904"/>
    <w:rsid w:val="00F5697D"/>
    <w:rsid w:val="00F56B16"/>
    <w:rsid w:val="00F56FD5"/>
    <w:rsid w:val="00F570DA"/>
    <w:rsid w:val="00F573BF"/>
    <w:rsid w:val="00F579B7"/>
    <w:rsid w:val="00F57DF5"/>
    <w:rsid w:val="00F60199"/>
    <w:rsid w:val="00F602D9"/>
    <w:rsid w:val="00F60362"/>
    <w:rsid w:val="00F603EF"/>
    <w:rsid w:val="00F604CD"/>
    <w:rsid w:val="00F60577"/>
    <w:rsid w:val="00F606E8"/>
    <w:rsid w:val="00F60BEF"/>
    <w:rsid w:val="00F60DA5"/>
    <w:rsid w:val="00F61055"/>
    <w:rsid w:val="00F6117B"/>
    <w:rsid w:val="00F611D6"/>
    <w:rsid w:val="00F611F5"/>
    <w:rsid w:val="00F616F7"/>
    <w:rsid w:val="00F6174F"/>
    <w:rsid w:val="00F618C1"/>
    <w:rsid w:val="00F61970"/>
    <w:rsid w:val="00F619D2"/>
    <w:rsid w:val="00F61F9F"/>
    <w:rsid w:val="00F6236C"/>
    <w:rsid w:val="00F62B50"/>
    <w:rsid w:val="00F62E5D"/>
    <w:rsid w:val="00F63016"/>
    <w:rsid w:val="00F631FD"/>
    <w:rsid w:val="00F6330E"/>
    <w:rsid w:val="00F6376D"/>
    <w:rsid w:val="00F63B1A"/>
    <w:rsid w:val="00F644C1"/>
    <w:rsid w:val="00F6451B"/>
    <w:rsid w:val="00F6469D"/>
    <w:rsid w:val="00F647D1"/>
    <w:rsid w:val="00F6481A"/>
    <w:rsid w:val="00F64E3E"/>
    <w:rsid w:val="00F651A1"/>
    <w:rsid w:val="00F651CA"/>
    <w:rsid w:val="00F65508"/>
    <w:rsid w:val="00F6567D"/>
    <w:rsid w:val="00F6598D"/>
    <w:rsid w:val="00F659A1"/>
    <w:rsid w:val="00F65A34"/>
    <w:rsid w:val="00F65A4F"/>
    <w:rsid w:val="00F65C10"/>
    <w:rsid w:val="00F65C2E"/>
    <w:rsid w:val="00F65DEA"/>
    <w:rsid w:val="00F65EC2"/>
    <w:rsid w:val="00F66093"/>
    <w:rsid w:val="00F66389"/>
    <w:rsid w:val="00F66898"/>
    <w:rsid w:val="00F66B81"/>
    <w:rsid w:val="00F66E37"/>
    <w:rsid w:val="00F670EC"/>
    <w:rsid w:val="00F674E6"/>
    <w:rsid w:val="00F67723"/>
    <w:rsid w:val="00F677D2"/>
    <w:rsid w:val="00F678F0"/>
    <w:rsid w:val="00F679D2"/>
    <w:rsid w:val="00F67A1E"/>
    <w:rsid w:val="00F67EB3"/>
    <w:rsid w:val="00F70549"/>
    <w:rsid w:val="00F70BED"/>
    <w:rsid w:val="00F70C75"/>
    <w:rsid w:val="00F70C79"/>
    <w:rsid w:val="00F711CC"/>
    <w:rsid w:val="00F7172B"/>
    <w:rsid w:val="00F717F8"/>
    <w:rsid w:val="00F71A36"/>
    <w:rsid w:val="00F71CD1"/>
    <w:rsid w:val="00F71F51"/>
    <w:rsid w:val="00F71F58"/>
    <w:rsid w:val="00F72199"/>
    <w:rsid w:val="00F723DB"/>
    <w:rsid w:val="00F724C4"/>
    <w:rsid w:val="00F725E1"/>
    <w:rsid w:val="00F72F45"/>
    <w:rsid w:val="00F735FA"/>
    <w:rsid w:val="00F7372C"/>
    <w:rsid w:val="00F73A97"/>
    <w:rsid w:val="00F74658"/>
    <w:rsid w:val="00F74933"/>
    <w:rsid w:val="00F74C35"/>
    <w:rsid w:val="00F74E6A"/>
    <w:rsid w:val="00F7541F"/>
    <w:rsid w:val="00F75651"/>
    <w:rsid w:val="00F7619F"/>
    <w:rsid w:val="00F761EF"/>
    <w:rsid w:val="00F7621C"/>
    <w:rsid w:val="00F76AD7"/>
    <w:rsid w:val="00F770FA"/>
    <w:rsid w:val="00F7722C"/>
    <w:rsid w:val="00F772A1"/>
    <w:rsid w:val="00F77312"/>
    <w:rsid w:val="00F778AA"/>
    <w:rsid w:val="00F77EEC"/>
    <w:rsid w:val="00F7E38E"/>
    <w:rsid w:val="00F8098A"/>
    <w:rsid w:val="00F80A50"/>
    <w:rsid w:val="00F80CD7"/>
    <w:rsid w:val="00F810BF"/>
    <w:rsid w:val="00F81695"/>
    <w:rsid w:val="00F818C8"/>
    <w:rsid w:val="00F81E02"/>
    <w:rsid w:val="00F81E6A"/>
    <w:rsid w:val="00F828A4"/>
    <w:rsid w:val="00F82A92"/>
    <w:rsid w:val="00F83084"/>
    <w:rsid w:val="00F8308C"/>
    <w:rsid w:val="00F830E5"/>
    <w:rsid w:val="00F833E7"/>
    <w:rsid w:val="00F836E4"/>
    <w:rsid w:val="00F8389C"/>
    <w:rsid w:val="00F838B9"/>
    <w:rsid w:val="00F83B84"/>
    <w:rsid w:val="00F83F87"/>
    <w:rsid w:val="00F83FFC"/>
    <w:rsid w:val="00F84084"/>
    <w:rsid w:val="00F84233"/>
    <w:rsid w:val="00F845C0"/>
    <w:rsid w:val="00F8461A"/>
    <w:rsid w:val="00F847B1"/>
    <w:rsid w:val="00F848C2"/>
    <w:rsid w:val="00F849D8"/>
    <w:rsid w:val="00F852D7"/>
    <w:rsid w:val="00F85527"/>
    <w:rsid w:val="00F86214"/>
    <w:rsid w:val="00F863F8"/>
    <w:rsid w:val="00F86471"/>
    <w:rsid w:val="00F86704"/>
    <w:rsid w:val="00F87246"/>
    <w:rsid w:val="00F87475"/>
    <w:rsid w:val="00F8766C"/>
    <w:rsid w:val="00F877A3"/>
    <w:rsid w:val="00F87C21"/>
    <w:rsid w:val="00F87E17"/>
    <w:rsid w:val="00F87F6F"/>
    <w:rsid w:val="00F9018F"/>
    <w:rsid w:val="00F90529"/>
    <w:rsid w:val="00F90898"/>
    <w:rsid w:val="00F9090D"/>
    <w:rsid w:val="00F909DD"/>
    <w:rsid w:val="00F90B61"/>
    <w:rsid w:val="00F90C89"/>
    <w:rsid w:val="00F90DC9"/>
    <w:rsid w:val="00F91013"/>
    <w:rsid w:val="00F91181"/>
    <w:rsid w:val="00F912A6"/>
    <w:rsid w:val="00F914B8"/>
    <w:rsid w:val="00F91614"/>
    <w:rsid w:val="00F91680"/>
    <w:rsid w:val="00F91732"/>
    <w:rsid w:val="00F91C83"/>
    <w:rsid w:val="00F920A6"/>
    <w:rsid w:val="00F92322"/>
    <w:rsid w:val="00F923A7"/>
    <w:rsid w:val="00F924CC"/>
    <w:rsid w:val="00F92A7E"/>
    <w:rsid w:val="00F93203"/>
    <w:rsid w:val="00F933BE"/>
    <w:rsid w:val="00F9362E"/>
    <w:rsid w:val="00F93853"/>
    <w:rsid w:val="00F93F35"/>
    <w:rsid w:val="00F94863"/>
    <w:rsid w:val="00F948DF"/>
    <w:rsid w:val="00F94B2A"/>
    <w:rsid w:val="00F94B98"/>
    <w:rsid w:val="00F9511A"/>
    <w:rsid w:val="00F951AC"/>
    <w:rsid w:val="00F954CB"/>
    <w:rsid w:val="00F95548"/>
    <w:rsid w:val="00F956C6"/>
    <w:rsid w:val="00F9598C"/>
    <w:rsid w:val="00F959C4"/>
    <w:rsid w:val="00F95C6D"/>
    <w:rsid w:val="00F961BA"/>
    <w:rsid w:val="00F9629F"/>
    <w:rsid w:val="00F9689B"/>
    <w:rsid w:val="00F96B6B"/>
    <w:rsid w:val="00F97441"/>
    <w:rsid w:val="00F97698"/>
    <w:rsid w:val="00F978B6"/>
    <w:rsid w:val="00F97B72"/>
    <w:rsid w:val="00F97C85"/>
    <w:rsid w:val="00FA02AF"/>
    <w:rsid w:val="00FA0690"/>
    <w:rsid w:val="00FA073F"/>
    <w:rsid w:val="00FA0AC2"/>
    <w:rsid w:val="00FA0BBD"/>
    <w:rsid w:val="00FA11D7"/>
    <w:rsid w:val="00FA1405"/>
    <w:rsid w:val="00FA183C"/>
    <w:rsid w:val="00FA1930"/>
    <w:rsid w:val="00FA1ABB"/>
    <w:rsid w:val="00FA1C19"/>
    <w:rsid w:val="00FA1FD7"/>
    <w:rsid w:val="00FA2121"/>
    <w:rsid w:val="00FA219B"/>
    <w:rsid w:val="00FA2DCE"/>
    <w:rsid w:val="00FA2F72"/>
    <w:rsid w:val="00FA2FC3"/>
    <w:rsid w:val="00FA3662"/>
    <w:rsid w:val="00FA3739"/>
    <w:rsid w:val="00FA378C"/>
    <w:rsid w:val="00FA37FD"/>
    <w:rsid w:val="00FA3A5B"/>
    <w:rsid w:val="00FA3B9E"/>
    <w:rsid w:val="00FA42ED"/>
    <w:rsid w:val="00FA4448"/>
    <w:rsid w:val="00FA5074"/>
    <w:rsid w:val="00FA5A48"/>
    <w:rsid w:val="00FA5A4C"/>
    <w:rsid w:val="00FA5B67"/>
    <w:rsid w:val="00FA5D9C"/>
    <w:rsid w:val="00FA5DF7"/>
    <w:rsid w:val="00FA649E"/>
    <w:rsid w:val="00FA6CF9"/>
    <w:rsid w:val="00FA6FA9"/>
    <w:rsid w:val="00FA75E7"/>
    <w:rsid w:val="00FA7BEA"/>
    <w:rsid w:val="00FA7F89"/>
    <w:rsid w:val="00FB0311"/>
    <w:rsid w:val="00FB0724"/>
    <w:rsid w:val="00FB07D1"/>
    <w:rsid w:val="00FB09E6"/>
    <w:rsid w:val="00FB0FAA"/>
    <w:rsid w:val="00FB1160"/>
    <w:rsid w:val="00FB127B"/>
    <w:rsid w:val="00FB156B"/>
    <w:rsid w:val="00FB267B"/>
    <w:rsid w:val="00FB276D"/>
    <w:rsid w:val="00FB28A0"/>
    <w:rsid w:val="00FB311E"/>
    <w:rsid w:val="00FB335A"/>
    <w:rsid w:val="00FB34F4"/>
    <w:rsid w:val="00FB3743"/>
    <w:rsid w:val="00FB3788"/>
    <w:rsid w:val="00FB384E"/>
    <w:rsid w:val="00FB3FB6"/>
    <w:rsid w:val="00FB411B"/>
    <w:rsid w:val="00FB42E6"/>
    <w:rsid w:val="00FB4666"/>
    <w:rsid w:val="00FB46C5"/>
    <w:rsid w:val="00FB46E9"/>
    <w:rsid w:val="00FB5187"/>
    <w:rsid w:val="00FB53A9"/>
    <w:rsid w:val="00FB587F"/>
    <w:rsid w:val="00FB58C4"/>
    <w:rsid w:val="00FB5AB0"/>
    <w:rsid w:val="00FB5DE4"/>
    <w:rsid w:val="00FB600C"/>
    <w:rsid w:val="00FB60C3"/>
    <w:rsid w:val="00FB61DE"/>
    <w:rsid w:val="00FB630B"/>
    <w:rsid w:val="00FB646D"/>
    <w:rsid w:val="00FB649A"/>
    <w:rsid w:val="00FB69F1"/>
    <w:rsid w:val="00FB7721"/>
    <w:rsid w:val="00FB7A03"/>
    <w:rsid w:val="00FB7B4B"/>
    <w:rsid w:val="00FB7CCE"/>
    <w:rsid w:val="00FB7DFC"/>
    <w:rsid w:val="00FB7EE2"/>
    <w:rsid w:val="00FC0175"/>
    <w:rsid w:val="00FC02E1"/>
    <w:rsid w:val="00FC05B5"/>
    <w:rsid w:val="00FC09FC"/>
    <w:rsid w:val="00FC0F17"/>
    <w:rsid w:val="00FC0F94"/>
    <w:rsid w:val="00FC1546"/>
    <w:rsid w:val="00FC1666"/>
    <w:rsid w:val="00FC262D"/>
    <w:rsid w:val="00FC27D2"/>
    <w:rsid w:val="00FC2B72"/>
    <w:rsid w:val="00FC2BF8"/>
    <w:rsid w:val="00FC2C5E"/>
    <w:rsid w:val="00FC3179"/>
    <w:rsid w:val="00FC36F9"/>
    <w:rsid w:val="00FC37F0"/>
    <w:rsid w:val="00FC3814"/>
    <w:rsid w:val="00FC387E"/>
    <w:rsid w:val="00FC497A"/>
    <w:rsid w:val="00FC4C04"/>
    <w:rsid w:val="00FC4F14"/>
    <w:rsid w:val="00FC4FC8"/>
    <w:rsid w:val="00FC4FDF"/>
    <w:rsid w:val="00FC53E3"/>
    <w:rsid w:val="00FC5811"/>
    <w:rsid w:val="00FC5A12"/>
    <w:rsid w:val="00FC60C5"/>
    <w:rsid w:val="00FC64D5"/>
    <w:rsid w:val="00FC681F"/>
    <w:rsid w:val="00FC6AE2"/>
    <w:rsid w:val="00FC6CF1"/>
    <w:rsid w:val="00FC6CF4"/>
    <w:rsid w:val="00FC7613"/>
    <w:rsid w:val="00FC78CB"/>
    <w:rsid w:val="00FC7940"/>
    <w:rsid w:val="00FC7E9C"/>
    <w:rsid w:val="00FC7FE7"/>
    <w:rsid w:val="00FD037D"/>
    <w:rsid w:val="00FD083C"/>
    <w:rsid w:val="00FD092C"/>
    <w:rsid w:val="00FD0B36"/>
    <w:rsid w:val="00FD0D54"/>
    <w:rsid w:val="00FD0F22"/>
    <w:rsid w:val="00FD15C5"/>
    <w:rsid w:val="00FD184F"/>
    <w:rsid w:val="00FD18A6"/>
    <w:rsid w:val="00FD1ADD"/>
    <w:rsid w:val="00FD1C42"/>
    <w:rsid w:val="00FD1ED2"/>
    <w:rsid w:val="00FD205F"/>
    <w:rsid w:val="00FD20C4"/>
    <w:rsid w:val="00FD2C42"/>
    <w:rsid w:val="00FD2E1A"/>
    <w:rsid w:val="00FD30B7"/>
    <w:rsid w:val="00FD3229"/>
    <w:rsid w:val="00FD334E"/>
    <w:rsid w:val="00FD33E1"/>
    <w:rsid w:val="00FD39BA"/>
    <w:rsid w:val="00FD4F99"/>
    <w:rsid w:val="00FD5533"/>
    <w:rsid w:val="00FD5591"/>
    <w:rsid w:val="00FD55AC"/>
    <w:rsid w:val="00FD5731"/>
    <w:rsid w:val="00FD575D"/>
    <w:rsid w:val="00FD5771"/>
    <w:rsid w:val="00FD5F72"/>
    <w:rsid w:val="00FD630A"/>
    <w:rsid w:val="00FD6773"/>
    <w:rsid w:val="00FD6C23"/>
    <w:rsid w:val="00FD6DC2"/>
    <w:rsid w:val="00FD71F0"/>
    <w:rsid w:val="00FD73BA"/>
    <w:rsid w:val="00FD76B4"/>
    <w:rsid w:val="00FD7823"/>
    <w:rsid w:val="00FD78FE"/>
    <w:rsid w:val="00FD7C5D"/>
    <w:rsid w:val="00FD7DAE"/>
    <w:rsid w:val="00FD7E1C"/>
    <w:rsid w:val="00FE01DF"/>
    <w:rsid w:val="00FE06B2"/>
    <w:rsid w:val="00FE08BE"/>
    <w:rsid w:val="00FE0AE5"/>
    <w:rsid w:val="00FE0C2B"/>
    <w:rsid w:val="00FE0D1E"/>
    <w:rsid w:val="00FE0E15"/>
    <w:rsid w:val="00FE0E31"/>
    <w:rsid w:val="00FE1372"/>
    <w:rsid w:val="00FE1515"/>
    <w:rsid w:val="00FE157E"/>
    <w:rsid w:val="00FE1604"/>
    <w:rsid w:val="00FE167A"/>
    <w:rsid w:val="00FE185E"/>
    <w:rsid w:val="00FE1FAD"/>
    <w:rsid w:val="00FE2148"/>
    <w:rsid w:val="00FE22EC"/>
    <w:rsid w:val="00FE2952"/>
    <w:rsid w:val="00FE2A5F"/>
    <w:rsid w:val="00FE2DCF"/>
    <w:rsid w:val="00FE3141"/>
    <w:rsid w:val="00FE3678"/>
    <w:rsid w:val="00FE381F"/>
    <w:rsid w:val="00FE3840"/>
    <w:rsid w:val="00FE3B66"/>
    <w:rsid w:val="00FE3CF5"/>
    <w:rsid w:val="00FE3DDD"/>
    <w:rsid w:val="00FE41D9"/>
    <w:rsid w:val="00FE425F"/>
    <w:rsid w:val="00FE42BA"/>
    <w:rsid w:val="00FE46A1"/>
    <w:rsid w:val="00FE4937"/>
    <w:rsid w:val="00FE4AFD"/>
    <w:rsid w:val="00FE4C1C"/>
    <w:rsid w:val="00FE5297"/>
    <w:rsid w:val="00FE5455"/>
    <w:rsid w:val="00FE5635"/>
    <w:rsid w:val="00FE5688"/>
    <w:rsid w:val="00FE5D53"/>
    <w:rsid w:val="00FE5FEB"/>
    <w:rsid w:val="00FE6044"/>
    <w:rsid w:val="00FE6141"/>
    <w:rsid w:val="00FE6699"/>
    <w:rsid w:val="00FE6927"/>
    <w:rsid w:val="00FE6C22"/>
    <w:rsid w:val="00FE6D2D"/>
    <w:rsid w:val="00FE6F51"/>
    <w:rsid w:val="00FE756E"/>
    <w:rsid w:val="00FE7A4F"/>
    <w:rsid w:val="00FF02E4"/>
    <w:rsid w:val="00FF0331"/>
    <w:rsid w:val="00FF06CE"/>
    <w:rsid w:val="00FF06E8"/>
    <w:rsid w:val="00FF08A6"/>
    <w:rsid w:val="00FF0B70"/>
    <w:rsid w:val="00FF100B"/>
    <w:rsid w:val="00FF1111"/>
    <w:rsid w:val="00FF135E"/>
    <w:rsid w:val="00FF25A2"/>
    <w:rsid w:val="00FF3394"/>
    <w:rsid w:val="00FF351B"/>
    <w:rsid w:val="00FF4573"/>
    <w:rsid w:val="00FF4B60"/>
    <w:rsid w:val="00FF4B61"/>
    <w:rsid w:val="00FF4DAA"/>
    <w:rsid w:val="00FF4EAB"/>
    <w:rsid w:val="00FF5181"/>
    <w:rsid w:val="00FF5624"/>
    <w:rsid w:val="00FF5BC5"/>
    <w:rsid w:val="00FF6102"/>
    <w:rsid w:val="00FF6237"/>
    <w:rsid w:val="00FF6353"/>
    <w:rsid w:val="00FF65FB"/>
    <w:rsid w:val="00FF68C8"/>
    <w:rsid w:val="00FF6A3C"/>
    <w:rsid w:val="00FF6BBC"/>
    <w:rsid w:val="00FF707B"/>
    <w:rsid w:val="00FF713B"/>
    <w:rsid w:val="00FF723A"/>
    <w:rsid w:val="00FF7316"/>
    <w:rsid w:val="00FF7FAE"/>
    <w:rsid w:val="01009AFF"/>
    <w:rsid w:val="0103A96B"/>
    <w:rsid w:val="0103F851"/>
    <w:rsid w:val="01061C18"/>
    <w:rsid w:val="010CDCC4"/>
    <w:rsid w:val="010CFA37"/>
    <w:rsid w:val="010D50E0"/>
    <w:rsid w:val="010DF0C8"/>
    <w:rsid w:val="01151379"/>
    <w:rsid w:val="01173A48"/>
    <w:rsid w:val="01175701"/>
    <w:rsid w:val="0118B220"/>
    <w:rsid w:val="0120C357"/>
    <w:rsid w:val="012227ED"/>
    <w:rsid w:val="012504D6"/>
    <w:rsid w:val="012A555F"/>
    <w:rsid w:val="012B7FA4"/>
    <w:rsid w:val="012D99EF"/>
    <w:rsid w:val="012F4670"/>
    <w:rsid w:val="0131F358"/>
    <w:rsid w:val="01355423"/>
    <w:rsid w:val="01370F92"/>
    <w:rsid w:val="01376D39"/>
    <w:rsid w:val="013E90BE"/>
    <w:rsid w:val="013FF422"/>
    <w:rsid w:val="01434D2E"/>
    <w:rsid w:val="014554A0"/>
    <w:rsid w:val="0149489D"/>
    <w:rsid w:val="014D334F"/>
    <w:rsid w:val="01569488"/>
    <w:rsid w:val="0159791A"/>
    <w:rsid w:val="015ECF6F"/>
    <w:rsid w:val="016603BF"/>
    <w:rsid w:val="0169C802"/>
    <w:rsid w:val="016AE3DC"/>
    <w:rsid w:val="016D5E66"/>
    <w:rsid w:val="016F0965"/>
    <w:rsid w:val="017B8005"/>
    <w:rsid w:val="017FAC6F"/>
    <w:rsid w:val="017FDBBA"/>
    <w:rsid w:val="018549F3"/>
    <w:rsid w:val="018AB99E"/>
    <w:rsid w:val="018D3D4D"/>
    <w:rsid w:val="01958D89"/>
    <w:rsid w:val="01A736A1"/>
    <w:rsid w:val="01ACBA3D"/>
    <w:rsid w:val="01ADE966"/>
    <w:rsid w:val="01BFA847"/>
    <w:rsid w:val="01C2C743"/>
    <w:rsid w:val="01C4D78F"/>
    <w:rsid w:val="01C59437"/>
    <w:rsid w:val="01CCC243"/>
    <w:rsid w:val="01CE9675"/>
    <w:rsid w:val="01D4324A"/>
    <w:rsid w:val="01D4F313"/>
    <w:rsid w:val="01D50390"/>
    <w:rsid w:val="01D5161C"/>
    <w:rsid w:val="01DAFCCF"/>
    <w:rsid w:val="01DF11C4"/>
    <w:rsid w:val="01E0C062"/>
    <w:rsid w:val="01E16B97"/>
    <w:rsid w:val="01E365D5"/>
    <w:rsid w:val="01E488B4"/>
    <w:rsid w:val="01E591F9"/>
    <w:rsid w:val="01F104FC"/>
    <w:rsid w:val="01F3FE61"/>
    <w:rsid w:val="01F60921"/>
    <w:rsid w:val="01FA5F76"/>
    <w:rsid w:val="01FD1A91"/>
    <w:rsid w:val="01FD71C2"/>
    <w:rsid w:val="02049346"/>
    <w:rsid w:val="02050DB9"/>
    <w:rsid w:val="0206B12B"/>
    <w:rsid w:val="021168E0"/>
    <w:rsid w:val="021445DF"/>
    <w:rsid w:val="02199400"/>
    <w:rsid w:val="021DEDF2"/>
    <w:rsid w:val="022763E8"/>
    <w:rsid w:val="022A5EA0"/>
    <w:rsid w:val="022BED07"/>
    <w:rsid w:val="022E7922"/>
    <w:rsid w:val="022F0A0E"/>
    <w:rsid w:val="023108BA"/>
    <w:rsid w:val="0233DBAF"/>
    <w:rsid w:val="0234C7B4"/>
    <w:rsid w:val="0236D30A"/>
    <w:rsid w:val="02378457"/>
    <w:rsid w:val="023A6E2A"/>
    <w:rsid w:val="023B04CA"/>
    <w:rsid w:val="023B1067"/>
    <w:rsid w:val="023DF853"/>
    <w:rsid w:val="023F14D5"/>
    <w:rsid w:val="024227C9"/>
    <w:rsid w:val="024543FB"/>
    <w:rsid w:val="02465D10"/>
    <w:rsid w:val="0247E1B1"/>
    <w:rsid w:val="02494A1E"/>
    <w:rsid w:val="024EB964"/>
    <w:rsid w:val="024ED5C6"/>
    <w:rsid w:val="02533445"/>
    <w:rsid w:val="02578B46"/>
    <w:rsid w:val="0258A46B"/>
    <w:rsid w:val="025E3C41"/>
    <w:rsid w:val="02609F70"/>
    <w:rsid w:val="02624A46"/>
    <w:rsid w:val="026A2C83"/>
    <w:rsid w:val="026B1AA3"/>
    <w:rsid w:val="0270FB75"/>
    <w:rsid w:val="02732C94"/>
    <w:rsid w:val="0276A0F1"/>
    <w:rsid w:val="0278D46E"/>
    <w:rsid w:val="027986AA"/>
    <w:rsid w:val="027A54D5"/>
    <w:rsid w:val="027FD9CD"/>
    <w:rsid w:val="0282C674"/>
    <w:rsid w:val="02882F29"/>
    <w:rsid w:val="028CE3DB"/>
    <w:rsid w:val="029535DF"/>
    <w:rsid w:val="02954CE8"/>
    <w:rsid w:val="02984470"/>
    <w:rsid w:val="029E0B54"/>
    <w:rsid w:val="02AC69B3"/>
    <w:rsid w:val="02B810C6"/>
    <w:rsid w:val="02BA9B43"/>
    <w:rsid w:val="02BFCC23"/>
    <w:rsid w:val="02C099C2"/>
    <w:rsid w:val="02C11C3D"/>
    <w:rsid w:val="02C93989"/>
    <w:rsid w:val="02D40BDE"/>
    <w:rsid w:val="02DD3DC2"/>
    <w:rsid w:val="02E76ABF"/>
    <w:rsid w:val="02E9AF62"/>
    <w:rsid w:val="02EF68EF"/>
    <w:rsid w:val="02F2CC4E"/>
    <w:rsid w:val="02FA7672"/>
    <w:rsid w:val="02FD3E4E"/>
    <w:rsid w:val="03016994"/>
    <w:rsid w:val="03051DF1"/>
    <w:rsid w:val="030C3B07"/>
    <w:rsid w:val="03117AAD"/>
    <w:rsid w:val="031EF792"/>
    <w:rsid w:val="031F0560"/>
    <w:rsid w:val="03221E07"/>
    <w:rsid w:val="0325265C"/>
    <w:rsid w:val="03262280"/>
    <w:rsid w:val="0328675A"/>
    <w:rsid w:val="032CFEAE"/>
    <w:rsid w:val="032DD82D"/>
    <w:rsid w:val="0331C99A"/>
    <w:rsid w:val="03502E4E"/>
    <w:rsid w:val="03539262"/>
    <w:rsid w:val="0356F977"/>
    <w:rsid w:val="0359B5CF"/>
    <w:rsid w:val="035F4EB8"/>
    <w:rsid w:val="03612D6A"/>
    <w:rsid w:val="0362E17A"/>
    <w:rsid w:val="03657AEB"/>
    <w:rsid w:val="036A0566"/>
    <w:rsid w:val="036BBE38"/>
    <w:rsid w:val="036EAA4B"/>
    <w:rsid w:val="036F9EC9"/>
    <w:rsid w:val="03719F8F"/>
    <w:rsid w:val="037512D0"/>
    <w:rsid w:val="0375D409"/>
    <w:rsid w:val="037E6079"/>
    <w:rsid w:val="0383F0D9"/>
    <w:rsid w:val="0386CA3C"/>
    <w:rsid w:val="03871813"/>
    <w:rsid w:val="038D6278"/>
    <w:rsid w:val="03911524"/>
    <w:rsid w:val="03976A39"/>
    <w:rsid w:val="039BD4B7"/>
    <w:rsid w:val="039CEEF5"/>
    <w:rsid w:val="03A0782F"/>
    <w:rsid w:val="03A11B1D"/>
    <w:rsid w:val="03ACA167"/>
    <w:rsid w:val="03BDAB94"/>
    <w:rsid w:val="03BF14C5"/>
    <w:rsid w:val="03C0C16A"/>
    <w:rsid w:val="03C0C5B1"/>
    <w:rsid w:val="03C38965"/>
    <w:rsid w:val="03C4D05F"/>
    <w:rsid w:val="03C85F4C"/>
    <w:rsid w:val="03D14AB9"/>
    <w:rsid w:val="03DF48FB"/>
    <w:rsid w:val="03E581D0"/>
    <w:rsid w:val="03EAF314"/>
    <w:rsid w:val="03F7DE5F"/>
    <w:rsid w:val="03FA3C66"/>
    <w:rsid w:val="04022DE3"/>
    <w:rsid w:val="04041665"/>
    <w:rsid w:val="0409B5CA"/>
    <w:rsid w:val="040A8D2F"/>
    <w:rsid w:val="040ED208"/>
    <w:rsid w:val="040F9EC9"/>
    <w:rsid w:val="04149542"/>
    <w:rsid w:val="0416717D"/>
    <w:rsid w:val="04173689"/>
    <w:rsid w:val="0418DC8B"/>
    <w:rsid w:val="04193591"/>
    <w:rsid w:val="041B7B74"/>
    <w:rsid w:val="04286F78"/>
    <w:rsid w:val="042CDBE9"/>
    <w:rsid w:val="042D26E5"/>
    <w:rsid w:val="042F87BF"/>
    <w:rsid w:val="04307885"/>
    <w:rsid w:val="0430D793"/>
    <w:rsid w:val="0437900B"/>
    <w:rsid w:val="04387625"/>
    <w:rsid w:val="043F5EBA"/>
    <w:rsid w:val="04417639"/>
    <w:rsid w:val="044433B3"/>
    <w:rsid w:val="044917AC"/>
    <w:rsid w:val="044A961C"/>
    <w:rsid w:val="044FB41E"/>
    <w:rsid w:val="045249EA"/>
    <w:rsid w:val="045277BC"/>
    <w:rsid w:val="04556B11"/>
    <w:rsid w:val="04572C8E"/>
    <w:rsid w:val="04598D5F"/>
    <w:rsid w:val="045A2AA8"/>
    <w:rsid w:val="045E26EB"/>
    <w:rsid w:val="0463B46A"/>
    <w:rsid w:val="0467DB42"/>
    <w:rsid w:val="0468D824"/>
    <w:rsid w:val="046C7D4F"/>
    <w:rsid w:val="04734184"/>
    <w:rsid w:val="047461BB"/>
    <w:rsid w:val="047E445C"/>
    <w:rsid w:val="0482FC81"/>
    <w:rsid w:val="0484EA7B"/>
    <w:rsid w:val="0486BB1D"/>
    <w:rsid w:val="04892585"/>
    <w:rsid w:val="048E4F4B"/>
    <w:rsid w:val="048ECDF6"/>
    <w:rsid w:val="04953FED"/>
    <w:rsid w:val="0496F044"/>
    <w:rsid w:val="04970EC0"/>
    <w:rsid w:val="0498E98C"/>
    <w:rsid w:val="049A3243"/>
    <w:rsid w:val="049A8933"/>
    <w:rsid w:val="049CE47C"/>
    <w:rsid w:val="04A51FB7"/>
    <w:rsid w:val="04A97B7D"/>
    <w:rsid w:val="04AB7913"/>
    <w:rsid w:val="04ABCD77"/>
    <w:rsid w:val="04B29F84"/>
    <w:rsid w:val="04B4465C"/>
    <w:rsid w:val="04B5C78C"/>
    <w:rsid w:val="04B72510"/>
    <w:rsid w:val="04BC1B9C"/>
    <w:rsid w:val="04BCACA0"/>
    <w:rsid w:val="04C3B0D9"/>
    <w:rsid w:val="04C68F39"/>
    <w:rsid w:val="04D14494"/>
    <w:rsid w:val="04D721D9"/>
    <w:rsid w:val="04D8EBD1"/>
    <w:rsid w:val="04DA531C"/>
    <w:rsid w:val="04DA9DCE"/>
    <w:rsid w:val="04DB0444"/>
    <w:rsid w:val="04DBBE9D"/>
    <w:rsid w:val="04DD582E"/>
    <w:rsid w:val="04E4D76B"/>
    <w:rsid w:val="04E60B8C"/>
    <w:rsid w:val="04E6D0F9"/>
    <w:rsid w:val="04F19472"/>
    <w:rsid w:val="04F5CD9A"/>
    <w:rsid w:val="04F9E040"/>
    <w:rsid w:val="04FEDACD"/>
    <w:rsid w:val="0500CA6E"/>
    <w:rsid w:val="050133CC"/>
    <w:rsid w:val="05062E8D"/>
    <w:rsid w:val="050BFDF0"/>
    <w:rsid w:val="0513FAA2"/>
    <w:rsid w:val="0517FDEB"/>
    <w:rsid w:val="05181592"/>
    <w:rsid w:val="051A3CF0"/>
    <w:rsid w:val="0527FEE5"/>
    <w:rsid w:val="05286C56"/>
    <w:rsid w:val="052C522A"/>
    <w:rsid w:val="052FBAAB"/>
    <w:rsid w:val="052FF069"/>
    <w:rsid w:val="05310729"/>
    <w:rsid w:val="05317DFD"/>
    <w:rsid w:val="05324135"/>
    <w:rsid w:val="05324BA7"/>
    <w:rsid w:val="0536125E"/>
    <w:rsid w:val="053C8627"/>
    <w:rsid w:val="053DAF02"/>
    <w:rsid w:val="05404A63"/>
    <w:rsid w:val="0543B297"/>
    <w:rsid w:val="05442596"/>
    <w:rsid w:val="05460EEF"/>
    <w:rsid w:val="0548B2D4"/>
    <w:rsid w:val="0548FD47"/>
    <w:rsid w:val="054D5579"/>
    <w:rsid w:val="0551B13A"/>
    <w:rsid w:val="0554F474"/>
    <w:rsid w:val="05554B2C"/>
    <w:rsid w:val="05595560"/>
    <w:rsid w:val="055BEC7C"/>
    <w:rsid w:val="05666607"/>
    <w:rsid w:val="056A3080"/>
    <w:rsid w:val="056A4288"/>
    <w:rsid w:val="0574B383"/>
    <w:rsid w:val="057EE08B"/>
    <w:rsid w:val="05824192"/>
    <w:rsid w:val="058511FB"/>
    <w:rsid w:val="058EDE54"/>
    <w:rsid w:val="05936233"/>
    <w:rsid w:val="0593B777"/>
    <w:rsid w:val="05976966"/>
    <w:rsid w:val="059BE33C"/>
    <w:rsid w:val="059CF2B3"/>
    <w:rsid w:val="059DC690"/>
    <w:rsid w:val="059F277D"/>
    <w:rsid w:val="05A48B30"/>
    <w:rsid w:val="05A4926C"/>
    <w:rsid w:val="05A496EA"/>
    <w:rsid w:val="05A6059F"/>
    <w:rsid w:val="05A9E45A"/>
    <w:rsid w:val="05ACFAA8"/>
    <w:rsid w:val="05B0634C"/>
    <w:rsid w:val="05B73171"/>
    <w:rsid w:val="05B931C4"/>
    <w:rsid w:val="05BB7070"/>
    <w:rsid w:val="05CBA19C"/>
    <w:rsid w:val="05CE10F2"/>
    <w:rsid w:val="05CE6FB5"/>
    <w:rsid w:val="05D31E00"/>
    <w:rsid w:val="05DB4AF2"/>
    <w:rsid w:val="05EB50D6"/>
    <w:rsid w:val="05EBAA06"/>
    <w:rsid w:val="05EDCD20"/>
    <w:rsid w:val="05EE36FB"/>
    <w:rsid w:val="05EE8382"/>
    <w:rsid w:val="05EF6E01"/>
    <w:rsid w:val="05F1F0FD"/>
    <w:rsid w:val="05F80BEA"/>
    <w:rsid w:val="05FFFB48"/>
    <w:rsid w:val="06029C45"/>
    <w:rsid w:val="0607874C"/>
    <w:rsid w:val="06086E57"/>
    <w:rsid w:val="06092CBF"/>
    <w:rsid w:val="06100527"/>
    <w:rsid w:val="06155645"/>
    <w:rsid w:val="06244F56"/>
    <w:rsid w:val="062A0587"/>
    <w:rsid w:val="062CA423"/>
    <w:rsid w:val="062ED400"/>
    <w:rsid w:val="062FCCBF"/>
    <w:rsid w:val="063136A0"/>
    <w:rsid w:val="0631E0B7"/>
    <w:rsid w:val="063DA547"/>
    <w:rsid w:val="063EBCE2"/>
    <w:rsid w:val="0643541A"/>
    <w:rsid w:val="06454215"/>
    <w:rsid w:val="064733EB"/>
    <w:rsid w:val="06499497"/>
    <w:rsid w:val="064FC16D"/>
    <w:rsid w:val="0651CBA7"/>
    <w:rsid w:val="0652893D"/>
    <w:rsid w:val="065331CF"/>
    <w:rsid w:val="065F6796"/>
    <w:rsid w:val="0663C693"/>
    <w:rsid w:val="066B02A9"/>
    <w:rsid w:val="066EF640"/>
    <w:rsid w:val="06706DE5"/>
    <w:rsid w:val="06731442"/>
    <w:rsid w:val="0675BCDD"/>
    <w:rsid w:val="067C869E"/>
    <w:rsid w:val="067D9F99"/>
    <w:rsid w:val="067ED23C"/>
    <w:rsid w:val="067EE292"/>
    <w:rsid w:val="067FEE85"/>
    <w:rsid w:val="068272C5"/>
    <w:rsid w:val="068C813D"/>
    <w:rsid w:val="0694CE46"/>
    <w:rsid w:val="06953715"/>
    <w:rsid w:val="069916EC"/>
    <w:rsid w:val="069C7E95"/>
    <w:rsid w:val="069DE0FA"/>
    <w:rsid w:val="069E392D"/>
    <w:rsid w:val="06A4C7B3"/>
    <w:rsid w:val="06A553A3"/>
    <w:rsid w:val="06A5D608"/>
    <w:rsid w:val="06A68631"/>
    <w:rsid w:val="06AAA7BD"/>
    <w:rsid w:val="06BB7142"/>
    <w:rsid w:val="06BB8FFE"/>
    <w:rsid w:val="06C130B2"/>
    <w:rsid w:val="06C1CBE7"/>
    <w:rsid w:val="06C6BFB2"/>
    <w:rsid w:val="06C7FA82"/>
    <w:rsid w:val="06CB13B7"/>
    <w:rsid w:val="06D42693"/>
    <w:rsid w:val="06D97B29"/>
    <w:rsid w:val="06DA219A"/>
    <w:rsid w:val="06E2E768"/>
    <w:rsid w:val="06E343D6"/>
    <w:rsid w:val="06E6594D"/>
    <w:rsid w:val="06ED9845"/>
    <w:rsid w:val="06F0D764"/>
    <w:rsid w:val="06F50634"/>
    <w:rsid w:val="06F54349"/>
    <w:rsid w:val="06F6D312"/>
    <w:rsid w:val="06F7CAD2"/>
    <w:rsid w:val="06F927FD"/>
    <w:rsid w:val="06FC71B1"/>
    <w:rsid w:val="06FD203E"/>
    <w:rsid w:val="07064E80"/>
    <w:rsid w:val="070A832D"/>
    <w:rsid w:val="070ADA2C"/>
    <w:rsid w:val="070B8DF9"/>
    <w:rsid w:val="070EBD63"/>
    <w:rsid w:val="0718AE70"/>
    <w:rsid w:val="071B914F"/>
    <w:rsid w:val="071B9588"/>
    <w:rsid w:val="071BE095"/>
    <w:rsid w:val="0721B77C"/>
    <w:rsid w:val="0725F75E"/>
    <w:rsid w:val="07316F23"/>
    <w:rsid w:val="0734E1C0"/>
    <w:rsid w:val="073710D0"/>
    <w:rsid w:val="073CE741"/>
    <w:rsid w:val="073CF391"/>
    <w:rsid w:val="0746B405"/>
    <w:rsid w:val="0749F3A1"/>
    <w:rsid w:val="07571F97"/>
    <w:rsid w:val="075DB1D7"/>
    <w:rsid w:val="0763B2A9"/>
    <w:rsid w:val="076A096B"/>
    <w:rsid w:val="076CB3E2"/>
    <w:rsid w:val="076F3AF0"/>
    <w:rsid w:val="0773F4AE"/>
    <w:rsid w:val="0774042A"/>
    <w:rsid w:val="07768F68"/>
    <w:rsid w:val="077AFFB9"/>
    <w:rsid w:val="077B86AF"/>
    <w:rsid w:val="077BBDE1"/>
    <w:rsid w:val="077DE1CE"/>
    <w:rsid w:val="0781031E"/>
    <w:rsid w:val="0785F459"/>
    <w:rsid w:val="0789CA4B"/>
    <w:rsid w:val="07931C83"/>
    <w:rsid w:val="0795145A"/>
    <w:rsid w:val="07982E39"/>
    <w:rsid w:val="079887FE"/>
    <w:rsid w:val="079C59F4"/>
    <w:rsid w:val="07A1C847"/>
    <w:rsid w:val="07A5A5E8"/>
    <w:rsid w:val="07A6CDE8"/>
    <w:rsid w:val="07A8A18C"/>
    <w:rsid w:val="07AB23D0"/>
    <w:rsid w:val="07AC07B4"/>
    <w:rsid w:val="07B2CAFD"/>
    <w:rsid w:val="07B533AE"/>
    <w:rsid w:val="07B67C99"/>
    <w:rsid w:val="07C01FB7"/>
    <w:rsid w:val="07C05F83"/>
    <w:rsid w:val="07C166BD"/>
    <w:rsid w:val="07CCFCB8"/>
    <w:rsid w:val="07CD83AD"/>
    <w:rsid w:val="07CFD295"/>
    <w:rsid w:val="07D0054C"/>
    <w:rsid w:val="07D26CF0"/>
    <w:rsid w:val="07D7C124"/>
    <w:rsid w:val="07D81408"/>
    <w:rsid w:val="07D8C13C"/>
    <w:rsid w:val="07DAB252"/>
    <w:rsid w:val="07E6B115"/>
    <w:rsid w:val="07E9F648"/>
    <w:rsid w:val="07EA21AC"/>
    <w:rsid w:val="07EF2F26"/>
    <w:rsid w:val="07EFD11B"/>
    <w:rsid w:val="07F46DE7"/>
    <w:rsid w:val="07F8DF5D"/>
    <w:rsid w:val="08019ACD"/>
    <w:rsid w:val="0801D64D"/>
    <w:rsid w:val="0802AF3A"/>
    <w:rsid w:val="0805D749"/>
    <w:rsid w:val="08075FB0"/>
    <w:rsid w:val="080767A3"/>
    <w:rsid w:val="0813DFD5"/>
    <w:rsid w:val="0817A4ED"/>
    <w:rsid w:val="081A6CC5"/>
    <w:rsid w:val="081BF99D"/>
    <w:rsid w:val="081D3BAA"/>
    <w:rsid w:val="082086D6"/>
    <w:rsid w:val="0822DC35"/>
    <w:rsid w:val="082B3F44"/>
    <w:rsid w:val="08305FCA"/>
    <w:rsid w:val="08335CC7"/>
    <w:rsid w:val="083A04C1"/>
    <w:rsid w:val="083B9443"/>
    <w:rsid w:val="083D97D7"/>
    <w:rsid w:val="083DE2AB"/>
    <w:rsid w:val="0840D0C6"/>
    <w:rsid w:val="08420FF2"/>
    <w:rsid w:val="08425554"/>
    <w:rsid w:val="08479097"/>
    <w:rsid w:val="0847ACB6"/>
    <w:rsid w:val="0849040F"/>
    <w:rsid w:val="08498863"/>
    <w:rsid w:val="084AEFEE"/>
    <w:rsid w:val="084D954C"/>
    <w:rsid w:val="084FC88E"/>
    <w:rsid w:val="0851C438"/>
    <w:rsid w:val="085A52EC"/>
    <w:rsid w:val="085F0FD4"/>
    <w:rsid w:val="086246D6"/>
    <w:rsid w:val="08630EDA"/>
    <w:rsid w:val="08695DFE"/>
    <w:rsid w:val="086CB628"/>
    <w:rsid w:val="086EE245"/>
    <w:rsid w:val="086F8110"/>
    <w:rsid w:val="087713D0"/>
    <w:rsid w:val="087AA2CF"/>
    <w:rsid w:val="087D16FC"/>
    <w:rsid w:val="0881C492"/>
    <w:rsid w:val="0883FE82"/>
    <w:rsid w:val="0884D2C3"/>
    <w:rsid w:val="088F9BAD"/>
    <w:rsid w:val="08909FD2"/>
    <w:rsid w:val="08912422"/>
    <w:rsid w:val="08912F51"/>
    <w:rsid w:val="08945666"/>
    <w:rsid w:val="089798DC"/>
    <w:rsid w:val="08A44B7F"/>
    <w:rsid w:val="08B13484"/>
    <w:rsid w:val="08BC7F9F"/>
    <w:rsid w:val="08C2ACD0"/>
    <w:rsid w:val="08C786F6"/>
    <w:rsid w:val="08CAAF5F"/>
    <w:rsid w:val="08D266CE"/>
    <w:rsid w:val="08D30204"/>
    <w:rsid w:val="08D64C51"/>
    <w:rsid w:val="08D89D25"/>
    <w:rsid w:val="08D9CD08"/>
    <w:rsid w:val="08DD1C7D"/>
    <w:rsid w:val="08E55736"/>
    <w:rsid w:val="08E5BF20"/>
    <w:rsid w:val="08E7C6FB"/>
    <w:rsid w:val="08E8BDBD"/>
    <w:rsid w:val="08E91C1E"/>
    <w:rsid w:val="08EBDD0B"/>
    <w:rsid w:val="08ECE6B7"/>
    <w:rsid w:val="08F05132"/>
    <w:rsid w:val="08F08305"/>
    <w:rsid w:val="08F32BDA"/>
    <w:rsid w:val="08F42061"/>
    <w:rsid w:val="08F54C92"/>
    <w:rsid w:val="08FAA259"/>
    <w:rsid w:val="08FE73F0"/>
    <w:rsid w:val="09078476"/>
    <w:rsid w:val="09174374"/>
    <w:rsid w:val="091C902C"/>
    <w:rsid w:val="091D65D5"/>
    <w:rsid w:val="09212018"/>
    <w:rsid w:val="0921A667"/>
    <w:rsid w:val="0922FF6B"/>
    <w:rsid w:val="092699E9"/>
    <w:rsid w:val="0927A67A"/>
    <w:rsid w:val="09293849"/>
    <w:rsid w:val="092A133C"/>
    <w:rsid w:val="092C1D93"/>
    <w:rsid w:val="09301F5B"/>
    <w:rsid w:val="0931DBDE"/>
    <w:rsid w:val="093536BB"/>
    <w:rsid w:val="093933B8"/>
    <w:rsid w:val="093ACBF7"/>
    <w:rsid w:val="093C8519"/>
    <w:rsid w:val="09429EC9"/>
    <w:rsid w:val="0947237E"/>
    <w:rsid w:val="0948C3DA"/>
    <w:rsid w:val="094C0554"/>
    <w:rsid w:val="094C16C5"/>
    <w:rsid w:val="094E46CF"/>
    <w:rsid w:val="094FD9AA"/>
    <w:rsid w:val="09539A56"/>
    <w:rsid w:val="0959C580"/>
    <w:rsid w:val="095B1BF9"/>
    <w:rsid w:val="096735AB"/>
    <w:rsid w:val="09691375"/>
    <w:rsid w:val="096DEA5E"/>
    <w:rsid w:val="0979CAB0"/>
    <w:rsid w:val="097CD4B7"/>
    <w:rsid w:val="097E5B9D"/>
    <w:rsid w:val="097E80F9"/>
    <w:rsid w:val="097EF589"/>
    <w:rsid w:val="09806EA8"/>
    <w:rsid w:val="09806F84"/>
    <w:rsid w:val="0980CCF2"/>
    <w:rsid w:val="0981215F"/>
    <w:rsid w:val="09816BCD"/>
    <w:rsid w:val="09880872"/>
    <w:rsid w:val="098C6396"/>
    <w:rsid w:val="098D129C"/>
    <w:rsid w:val="098FDCAC"/>
    <w:rsid w:val="098FF890"/>
    <w:rsid w:val="0996905A"/>
    <w:rsid w:val="099794D1"/>
    <w:rsid w:val="099AC77F"/>
    <w:rsid w:val="099BEB3E"/>
    <w:rsid w:val="09A3D35C"/>
    <w:rsid w:val="09A6FCF3"/>
    <w:rsid w:val="09A70791"/>
    <w:rsid w:val="09A9D2A7"/>
    <w:rsid w:val="09AD99A7"/>
    <w:rsid w:val="09B1400F"/>
    <w:rsid w:val="09B26B7E"/>
    <w:rsid w:val="09B35416"/>
    <w:rsid w:val="09B36A9D"/>
    <w:rsid w:val="09B4BCB3"/>
    <w:rsid w:val="09B889E8"/>
    <w:rsid w:val="09B8A8F9"/>
    <w:rsid w:val="09BDAF2B"/>
    <w:rsid w:val="09BEFDAC"/>
    <w:rsid w:val="09C9B1F1"/>
    <w:rsid w:val="09CEE762"/>
    <w:rsid w:val="09D012AE"/>
    <w:rsid w:val="09D10E33"/>
    <w:rsid w:val="09D856F5"/>
    <w:rsid w:val="09DD73ED"/>
    <w:rsid w:val="09DF2FB1"/>
    <w:rsid w:val="09E51D84"/>
    <w:rsid w:val="09F4AFB8"/>
    <w:rsid w:val="09F4E159"/>
    <w:rsid w:val="09F60262"/>
    <w:rsid w:val="09FD7CFC"/>
    <w:rsid w:val="09FD9F0C"/>
    <w:rsid w:val="09FF2F8F"/>
    <w:rsid w:val="0A03B73D"/>
    <w:rsid w:val="0A05492F"/>
    <w:rsid w:val="0A07E78B"/>
    <w:rsid w:val="0A11D44D"/>
    <w:rsid w:val="0A1DB5F4"/>
    <w:rsid w:val="0A1EF9A0"/>
    <w:rsid w:val="0A21A2BE"/>
    <w:rsid w:val="0A26195D"/>
    <w:rsid w:val="0A32D6B9"/>
    <w:rsid w:val="0A32E776"/>
    <w:rsid w:val="0A34C5B6"/>
    <w:rsid w:val="0A370DD4"/>
    <w:rsid w:val="0A3A93D0"/>
    <w:rsid w:val="0A3BD980"/>
    <w:rsid w:val="0A3C5179"/>
    <w:rsid w:val="0A43C8A0"/>
    <w:rsid w:val="0A4B3996"/>
    <w:rsid w:val="0A4B80A5"/>
    <w:rsid w:val="0A527663"/>
    <w:rsid w:val="0A59CE99"/>
    <w:rsid w:val="0A5A5F4B"/>
    <w:rsid w:val="0A5B6DE1"/>
    <w:rsid w:val="0A5BCC96"/>
    <w:rsid w:val="0A60A9A8"/>
    <w:rsid w:val="0A682ECE"/>
    <w:rsid w:val="0A6F7C64"/>
    <w:rsid w:val="0A72296D"/>
    <w:rsid w:val="0A7273F8"/>
    <w:rsid w:val="0A819E6A"/>
    <w:rsid w:val="0A87D120"/>
    <w:rsid w:val="0A8B16BA"/>
    <w:rsid w:val="0A8BB309"/>
    <w:rsid w:val="0A8E2CEC"/>
    <w:rsid w:val="0A9190BD"/>
    <w:rsid w:val="0A931774"/>
    <w:rsid w:val="0A93D37B"/>
    <w:rsid w:val="0A9EBAB8"/>
    <w:rsid w:val="0A9F45A8"/>
    <w:rsid w:val="0AA5EBC2"/>
    <w:rsid w:val="0AA6EA69"/>
    <w:rsid w:val="0AA819C0"/>
    <w:rsid w:val="0AA8500C"/>
    <w:rsid w:val="0AAB9D29"/>
    <w:rsid w:val="0AB1F723"/>
    <w:rsid w:val="0AB445F2"/>
    <w:rsid w:val="0AB4ED80"/>
    <w:rsid w:val="0AB6CE78"/>
    <w:rsid w:val="0AB840E5"/>
    <w:rsid w:val="0AC433A6"/>
    <w:rsid w:val="0ACA6290"/>
    <w:rsid w:val="0ACE1967"/>
    <w:rsid w:val="0ADD3A15"/>
    <w:rsid w:val="0ADDBA7E"/>
    <w:rsid w:val="0AE2F54B"/>
    <w:rsid w:val="0AE62F5F"/>
    <w:rsid w:val="0AF11965"/>
    <w:rsid w:val="0AF128CC"/>
    <w:rsid w:val="0AF1984E"/>
    <w:rsid w:val="0AF6D522"/>
    <w:rsid w:val="0AF9C4C5"/>
    <w:rsid w:val="0AFACE8C"/>
    <w:rsid w:val="0AFCE92F"/>
    <w:rsid w:val="0B02092D"/>
    <w:rsid w:val="0B044B33"/>
    <w:rsid w:val="0B09D0AF"/>
    <w:rsid w:val="0B0AB1B9"/>
    <w:rsid w:val="0B0E434C"/>
    <w:rsid w:val="0B0E6F66"/>
    <w:rsid w:val="0B12137B"/>
    <w:rsid w:val="0B121F96"/>
    <w:rsid w:val="0B17EFAC"/>
    <w:rsid w:val="0B2563CD"/>
    <w:rsid w:val="0B28AEA6"/>
    <w:rsid w:val="0B3063C9"/>
    <w:rsid w:val="0B38311D"/>
    <w:rsid w:val="0B3A6466"/>
    <w:rsid w:val="0B3AB547"/>
    <w:rsid w:val="0B3AE99D"/>
    <w:rsid w:val="0B3EB1C0"/>
    <w:rsid w:val="0B42F3DD"/>
    <w:rsid w:val="0B43D517"/>
    <w:rsid w:val="0B45D825"/>
    <w:rsid w:val="0B4B852A"/>
    <w:rsid w:val="0B4CCF71"/>
    <w:rsid w:val="0B4E2E25"/>
    <w:rsid w:val="0B4EFF9F"/>
    <w:rsid w:val="0B51A9E6"/>
    <w:rsid w:val="0B535D60"/>
    <w:rsid w:val="0B54F842"/>
    <w:rsid w:val="0B55953D"/>
    <w:rsid w:val="0B5B4216"/>
    <w:rsid w:val="0B5F1FF5"/>
    <w:rsid w:val="0B615E3B"/>
    <w:rsid w:val="0B65B997"/>
    <w:rsid w:val="0B6A9A43"/>
    <w:rsid w:val="0B72F442"/>
    <w:rsid w:val="0B773CD6"/>
    <w:rsid w:val="0B78C193"/>
    <w:rsid w:val="0B7D122E"/>
    <w:rsid w:val="0B86D6A8"/>
    <w:rsid w:val="0B87583E"/>
    <w:rsid w:val="0B8A364E"/>
    <w:rsid w:val="0B97AEFE"/>
    <w:rsid w:val="0B9D187F"/>
    <w:rsid w:val="0B9FD9CA"/>
    <w:rsid w:val="0BA29724"/>
    <w:rsid w:val="0BA37B1E"/>
    <w:rsid w:val="0BA39C8B"/>
    <w:rsid w:val="0BA55E9E"/>
    <w:rsid w:val="0BA76C99"/>
    <w:rsid w:val="0BA9A92B"/>
    <w:rsid w:val="0BAD30F1"/>
    <w:rsid w:val="0BAD482B"/>
    <w:rsid w:val="0BAEA181"/>
    <w:rsid w:val="0BB1CF7C"/>
    <w:rsid w:val="0BB4C2F7"/>
    <w:rsid w:val="0BC42DA5"/>
    <w:rsid w:val="0BCA6BD1"/>
    <w:rsid w:val="0BCF7509"/>
    <w:rsid w:val="0BCFE5B5"/>
    <w:rsid w:val="0BD21B09"/>
    <w:rsid w:val="0BD9BD3A"/>
    <w:rsid w:val="0BDF48F6"/>
    <w:rsid w:val="0BE0636B"/>
    <w:rsid w:val="0BE873CC"/>
    <w:rsid w:val="0BEC31CB"/>
    <w:rsid w:val="0BEE6CDD"/>
    <w:rsid w:val="0BF1EDA7"/>
    <w:rsid w:val="0BF2CB75"/>
    <w:rsid w:val="0BF5A2D6"/>
    <w:rsid w:val="0BF5E498"/>
    <w:rsid w:val="0BFB0CA5"/>
    <w:rsid w:val="0BFB3DFE"/>
    <w:rsid w:val="0BFD876E"/>
    <w:rsid w:val="0C03D031"/>
    <w:rsid w:val="0C03E056"/>
    <w:rsid w:val="0C0B5FDE"/>
    <w:rsid w:val="0C0E880B"/>
    <w:rsid w:val="0C1091CA"/>
    <w:rsid w:val="0C12E9D4"/>
    <w:rsid w:val="0C142BAC"/>
    <w:rsid w:val="0C188D0C"/>
    <w:rsid w:val="0C24C239"/>
    <w:rsid w:val="0C28D007"/>
    <w:rsid w:val="0C295067"/>
    <w:rsid w:val="0C2976A7"/>
    <w:rsid w:val="0C2A5962"/>
    <w:rsid w:val="0C2BE35E"/>
    <w:rsid w:val="0C2BE857"/>
    <w:rsid w:val="0C2D0FA8"/>
    <w:rsid w:val="0C301481"/>
    <w:rsid w:val="0C33590B"/>
    <w:rsid w:val="0C339B2A"/>
    <w:rsid w:val="0C33D311"/>
    <w:rsid w:val="0C36D453"/>
    <w:rsid w:val="0C36F659"/>
    <w:rsid w:val="0C3868BC"/>
    <w:rsid w:val="0C3C0512"/>
    <w:rsid w:val="0C419819"/>
    <w:rsid w:val="0C421369"/>
    <w:rsid w:val="0C43CCC6"/>
    <w:rsid w:val="0C499AD9"/>
    <w:rsid w:val="0C49B500"/>
    <w:rsid w:val="0C4DF6EB"/>
    <w:rsid w:val="0C518EC8"/>
    <w:rsid w:val="0C5DA655"/>
    <w:rsid w:val="0C5E6F2B"/>
    <w:rsid w:val="0C63DA9E"/>
    <w:rsid w:val="0C649FAE"/>
    <w:rsid w:val="0C6A7F04"/>
    <w:rsid w:val="0C6A9B64"/>
    <w:rsid w:val="0C6E0C48"/>
    <w:rsid w:val="0C6FC5E5"/>
    <w:rsid w:val="0C704624"/>
    <w:rsid w:val="0C756F7C"/>
    <w:rsid w:val="0C7A8574"/>
    <w:rsid w:val="0C7EE775"/>
    <w:rsid w:val="0C867AEE"/>
    <w:rsid w:val="0C89B0E8"/>
    <w:rsid w:val="0C8E70F7"/>
    <w:rsid w:val="0C8F9C7F"/>
    <w:rsid w:val="0C9025B2"/>
    <w:rsid w:val="0C9BCB09"/>
    <w:rsid w:val="0C9CD391"/>
    <w:rsid w:val="0CA1DC1E"/>
    <w:rsid w:val="0CA2F4E9"/>
    <w:rsid w:val="0CA7D3B7"/>
    <w:rsid w:val="0CA9AC85"/>
    <w:rsid w:val="0CAD76F7"/>
    <w:rsid w:val="0CB20DE1"/>
    <w:rsid w:val="0CB3B8C5"/>
    <w:rsid w:val="0CC2D1BD"/>
    <w:rsid w:val="0CC56812"/>
    <w:rsid w:val="0CC6990B"/>
    <w:rsid w:val="0CCA0EE0"/>
    <w:rsid w:val="0CD1C58A"/>
    <w:rsid w:val="0CDA36D4"/>
    <w:rsid w:val="0CDABEE2"/>
    <w:rsid w:val="0CDB7EAE"/>
    <w:rsid w:val="0CDC154C"/>
    <w:rsid w:val="0CDD01ED"/>
    <w:rsid w:val="0CDDD8F9"/>
    <w:rsid w:val="0CE1C0F7"/>
    <w:rsid w:val="0CECD04A"/>
    <w:rsid w:val="0CEDC5EC"/>
    <w:rsid w:val="0CEDDCFA"/>
    <w:rsid w:val="0CF4A531"/>
    <w:rsid w:val="0CF4B6D2"/>
    <w:rsid w:val="0CF7F6EA"/>
    <w:rsid w:val="0D000624"/>
    <w:rsid w:val="0D00DD98"/>
    <w:rsid w:val="0D0798D4"/>
    <w:rsid w:val="0D0ABCA1"/>
    <w:rsid w:val="0D0F005C"/>
    <w:rsid w:val="0D14A5AC"/>
    <w:rsid w:val="0D181CF4"/>
    <w:rsid w:val="0D188BB0"/>
    <w:rsid w:val="0D1B95A5"/>
    <w:rsid w:val="0D20ECC5"/>
    <w:rsid w:val="0D210834"/>
    <w:rsid w:val="0D21D013"/>
    <w:rsid w:val="0D24D54D"/>
    <w:rsid w:val="0D29F5F4"/>
    <w:rsid w:val="0D2C4F6B"/>
    <w:rsid w:val="0D332057"/>
    <w:rsid w:val="0D39636F"/>
    <w:rsid w:val="0D3AEA09"/>
    <w:rsid w:val="0D3B4DBA"/>
    <w:rsid w:val="0D3D29E6"/>
    <w:rsid w:val="0D43B5AA"/>
    <w:rsid w:val="0D4907D2"/>
    <w:rsid w:val="0D491C70"/>
    <w:rsid w:val="0D4AA19D"/>
    <w:rsid w:val="0D4BF1F5"/>
    <w:rsid w:val="0D4D406C"/>
    <w:rsid w:val="0D559B9A"/>
    <w:rsid w:val="0D59304B"/>
    <w:rsid w:val="0D5B0926"/>
    <w:rsid w:val="0D5C8CB4"/>
    <w:rsid w:val="0D60AAA0"/>
    <w:rsid w:val="0D62CE74"/>
    <w:rsid w:val="0D661A4C"/>
    <w:rsid w:val="0D66773D"/>
    <w:rsid w:val="0D674081"/>
    <w:rsid w:val="0D690091"/>
    <w:rsid w:val="0D6BFC6F"/>
    <w:rsid w:val="0D6CABBF"/>
    <w:rsid w:val="0D6E4FBA"/>
    <w:rsid w:val="0D704470"/>
    <w:rsid w:val="0D74E5BD"/>
    <w:rsid w:val="0D767EAC"/>
    <w:rsid w:val="0D792DF7"/>
    <w:rsid w:val="0D7B6AD4"/>
    <w:rsid w:val="0D80E9AA"/>
    <w:rsid w:val="0D833311"/>
    <w:rsid w:val="0D8F85D2"/>
    <w:rsid w:val="0D9334CE"/>
    <w:rsid w:val="0D9526EB"/>
    <w:rsid w:val="0D97613E"/>
    <w:rsid w:val="0D9F5005"/>
    <w:rsid w:val="0DA68BCE"/>
    <w:rsid w:val="0DA8A366"/>
    <w:rsid w:val="0DACE975"/>
    <w:rsid w:val="0DAD61B1"/>
    <w:rsid w:val="0DB5AAEF"/>
    <w:rsid w:val="0DBBDA8C"/>
    <w:rsid w:val="0DC3A049"/>
    <w:rsid w:val="0DC54DED"/>
    <w:rsid w:val="0DC70395"/>
    <w:rsid w:val="0DCC4D30"/>
    <w:rsid w:val="0DCE2EF6"/>
    <w:rsid w:val="0DD476E2"/>
    <w:rsid w:val="0DD60B21"/>
    <w:rsid w:val="0DDAB24F"/>
    <w:rsid w:val="0DDD784C"/>
    <w:rsid w:val="0DDE0279"/>
    <w:rsid w:val="0DE32FA3"/>
    <w:rsid w:val="0DE88FF1"/>
    <w:rsid w:val="0DE891FD"/>
    <w:rsid w:val="0DED9469"/>
    <w:rsid w:val="0DEF2731"/>
    <w:rsid w:val="0DF68269"/>
    <w:rsid w:val="0DF7DBFA"/>
    <w:rsid w:val="0DF96100"/>
    <w:rsid w:val="0DFA29EA"/>
    <w:rsid w:val="0DFBCD2F"/>
    <w:rsid w:val="0DFBF2A5"/>
    <w:rsid w:val="0DFD5068"/>
    <w:rsid w:val="0E000FA5"/>
    <w:rsid w:val="0E014161"/>
    <w:rsid w:val="0E050E35"/>
    <w:rsid w:val="0E0ACD5F"/>
    <w:rsid w:val="0E0B081A"/>
    <w:rsid w:val="0E0F0C4F"/>
    <w:rsid w:val="0E11673D"/>
    <w:rsid w:val="0E13C9A3"/>
    <w:rsid w:val="0E19982B"/>
    <w:rsid w:val="0E1E0455"/>
    <w:rsid w:val="0E1EC349"/>
    <w:rsid w:val="0E2096AB"/>
    <w:rsid w:val="0E248FDF"/>
    <w:rsid w:val="0E28E55D"/>
    <w:rsid w:val="0E2A02A7"/>
    <w:rsid w:val="0E2E7D49"/>
    <w:rsid w:val="0E2F3C82"/>
    <w:rsid w:val="0E3394B5"/>
    <w:rsid w:val="0E33E985"/>
    <w:rsid w:val="0E368233"/>
    <w:rsid w:val="0E37DCFB"/>
    <w:rsid w:val="0E3A77F1"/>
    <w:rsid w:val="0E3B9176"/>
    <w:rsid w:val="0E3BCBDC"/>
    <w:rsid w:val="0E3D939A"/>
    <w:rsid w:val="0E3FCB16"/>
    <w:rsid w:val="0E466276"/>
    <w:rsid w:val="0E4AE882"/>
    <w:rsid w:val="0E50B7AA"/>
    <w:rsid w:val="0E5114BE"/>
    <w:rsid w:val="0E51C402"/>
    <w:rsid w:val="0E51DB8A"/>
    <w:rsid w:val="0E553035"/>
    <w:rsid w:val="0E563601"/>
    <w:rsid w:val="0E56B0D4"/>
    <w:rsid w:val="0E5948AE"/>
    <w:rsid w:val="0E5D8B95"/>
    <w:rsid w:val="0E5F73CC"/>
    <w:rsid w:val="0E60D76F"/>
    <w:rsid w:val="0E6256CF"/>
    <w:rsid w:val="0E697609"/>
    <w:rsid w:val="0E6B25A3"/>
    <w:rsid w:val="0E72D0F1"/>
    <w:rsid w:val="0E7B7F08"/>
    <w:rsid w:val="0E809A49"/>
    <w:rsid w:val="0E83391A"/>
    <w:rsid w:val="0E83D2AA"/>
    <w:rsid w:val="0E85D142"/>
    <w:rsid w:val="0E87A343"/>
    <w:rsid w:val="0E89DF26"/>
    <w:rsid w:val="0E8E80C0"/>
    <w:rsid w:val="0E90F8F8"/>
    <w:rsid w:val="0E929B06"/>
    <w:rsid w:val="0E92CA72"/>
    <w:rsid w:val="0E975452"/>
    <w:rsid w:val="0E9BE765"/>
    <w:rsid w:val="0EA46BE3"/>
    <w:rsid w:val="0EAC102A"/>
    <w:rsid w:val="0EACB000"/>
    <w:rsid w:val="0EAD8D3E"/>
    <w:rsid w:val="0EAE6070"/>
    <w:rsid w:val="0EB122B6"/>
    <w:rsid w:val="0EB4DD5D"/>
    <w:rsid w:val="0EB94939"/>
    <w:rsid w:val="0EB96270"/>
    <w:rsid w:val="0EBF5BE6"/>
    <w:rsid w:val="0EC2CC33"/>
    <w:rsid w:val="0EC7B44C"/>
    <w:rsid w:val="0ECDAE1C"/>
    <w:rsid w:val="0ED11B73"/>
    <w:rsid w:val="0ED7991A"/>
    <w:rsid w:val="0ED83B39"/>
    <w:rsid w:val="0EDA1CC7"/>
    <w:rsid w:val="0EDFFD7D"/>
    <w:rsid w:val="0EE1CB93"/>
    <w:rsid w:val="0EE439A1"/>
    <w:rsid w:val="0EED91A6"/>
    <w:rsid w:val="0EF83263"/>
    <w:rsid w:val="0EFA1C88"/>
    <w:rsid w:val="0F05A95A"/>
    <w:rsid w:val="0F0D84F3"/>
    <w:rsid w:val="0F0FEB55"/>
    <w:rsid w:val="0F21996C"/>
    <w:rsid w:val="0F247CE0"/>
    <w:rsid w:val="0F2582DF"/>
    <w:rsid w:val="0F385AA3"/>
    <w:rsid w:val="0F419774"/>
    <w:rsid w:val="0F43A8CF"/>
    <w:rsid w:val="0F489F33"/>
    <w:rsid w:val="0F4B848A"/>
    <w:rsid w:val="0F4C8F1C"/>
    <w:rsid w:val="0F509FAF"/>
    <w:rsid w:val="0F51B07D"/>
    <w:rsid w:val="0F545801"/>
    <w:rsid w:val="0F557DF4"/>
    <w:rsid w:val="0F579E70"/>
    <w:rsid w:val="0F59057A"/>
    <w:rsid w:val="0F5BDDAB"/>
    <w:rsid w:val="0F5DB47B"/>
    <w:rsid w:val="0F5FF37B"/>
    <w:rsid w:val="0F60FFD1"/>
    <w:rsid w:val="0F6935FD"/>
    <w:rsid w:val="0F6B1506"/>
    <w:rsid w:val="0F6F3314"/>
    <w:rsid w:val="0F6FCB72"/>
    <w:rsid w:val="0F701F54"/>
    <w:rsid w:val="0F786DCF"/>
    <w:rsid w:val="0F791153"/>
    <w:rsid w:val="0F7CBF38"/>
    <w:rsid w:val="0F819F76"/>
    <w:rsid w:val="0F8665FF"/>
    <w:rsid w:val="0F89A2F3"/>
    <w:rsid w:val="0F89AEEC"/>
    <w:rsid w:val="0F89CEC6"/>
    <w:rsid w:val="0F8C2E17"/>
    <w:rsid w:val="0F8F8980"/>
    <w:rsid w:val="0F905B9E"/>
    <w:rsid w:val="0F944143"/>
    <w:rsid w:val="0F951BCA"/>
    <w:rsid w:val="0F9A952C"/>
    <w:rsid w:val="0FA0414B"/>
    <w:rsid w:val="0FA7724E"/>
    <w:rsid w:val="0FA9458F"/>
    <w:rsid w:val="0FAE69FF"/>
    <w:rsid w:val="0FB277DC"/>
    <w:rsid w:val="0FB66997"/>
    <w:rsid w:val="0FC0AA8F"/>
    <w:rsid w:val="0FC1C4FD"/>
    <w:rsid w:val="0FC44401"/>
    <w:rsid w:val="0FC54FA1"/>
    <w:rsid w:val="0FC62379"/>
    <w:rsid w:val="0FCBA67A"/>
    <w:rsid w:val="0FCE1881"/>
    <w:rsid w:val="0FD8FDBF"/>
    <w:rsid w:val="0FD97AC3"/>
    <w:rsid w:val="0FE70ADA"/>
    <w:rsid w:val="0FE8BAFB"/>
    <w:rsid w:val="0FED2AF8"/>
    <w:rsid w:val="0FEEE171"/>
    <w:rsid w:val="0FEFE085"/>
    <w:rsid w:val="0FF0097D"/>
    <w:rsid w:val="0FF3CC5C"/>
    <w:rsid w:val="0FF6DE76"/>
    <w:rsid w:val="0FFF0B64"/>
    <w:rsid w:val="0FFF17CB"/>
    <w:rsid w:val="0FFF4F25"/>
    <w:rsid w:val="10033A36"/>
    <w:rsid w:val="1003E1F4"/>
    <w:rsid w:val="10071FA8"/>
    <w:rsid w:val="10112AB8"/>
    <w:rsid w:val="10163773"/>
    <w:rsid w:val="101C06B2"/>
    <w:rsid w:val="101C8010"/>
    <w:rsid w:val="10247804"/>
    <w:rsid w:val="1034C367"/>
    <w:rsid w:val="10409879"/>
    <w:rsid w:val="1040B47A"/>
    <w:rsid w:val="1040C5AC"/>
    <w:rsid w:val="10413991"/>
    <w:rsid w:val="1042B68B"/>
    <w:rsid w:val="104574B4"/>
    <w:rsid w:val="1046E0ED"/>
    <w:rsid w:val="104A075A"/>
    <w:rsid w:val="104B3085"/>
    <w:rsid w:val="104C165D"/>
    <w:rsid w:val="104D8244"/>
    <w:rsid w:val="104E5486"/>
    <w:rsid w:val="1051C3CE"/>
    <w:rsid w:val="10544264"/>
    <w:rsid w:val="105490CB"/>
    <w:rsid w:val="10560AB5"/>
    <w:rsid w:val="105CFD6B"/>
    <w:rsid w:val="10613E48"/>
    <w:rsid w:val="1067AC5F"/>
    <w:rsid w:val="106C6885"/>
    <w:rsid w:val="106CE0E3"/>
    <w:rsid w:val="10712D96"/>
    <w:rsid w:val="1072B9CD"/>
    <w:rsid w:val="107B2EF4"/>
    <w:rsid w:val="107D44FD"/>
    <w:rsid w:val="10811A41"/>
    <w:rsid w:val="108810EF"/>
    <w:rsid w:val="10901A3A"/>
    <w:rsid w:val="10909A38"/>
    <w:rsid w:val="10944595"/>
    <w:rsid w:val="1098B85E"/>
    <w:rsid w:val="1098C61E"/>
    <w:rsid w:val="10A1EA4E"/>
    <w:rsid w:val="10A4FB85"/>
    <w:rsid w:val="10A7630C"/>
    <w:rsid w:val="10AD6426"/>
    <w:rsid w:val="10B135B2"/>
    <w:rsid w:val="10B23310"/>
    <w:rsid w:val="10B7EF2C"/>
    <w:rsid w:val="10B8F1D6"/>
    <w:rsid w:val="10BBAF6B"/>
    <w:rsid w:val="10BF0728"/>
    <w:rsid w:val="10C007C6"/>
    <w:rsid w:val="10C07F02"/>
    <w:rsid w:val="10C0F25D"/>
    <w:rsid w:val="10C7E81F"/>
    <w:rsid w:val="10CF3A8E"/>
    <w:rsid w:val="10D2F625"/>
    <w:rsid w:val="10D451B6"/>
    <w:rsid w:val="10D7B1EA"/>
    <w:rsid w:val="10DE93AB"/>
    <w:rsid w:val="10E5D22C"/>
    <w:rsid w:val="10EB8058"/>
    <w:rsid w:val="10EB80F3"/>
    <w:rsid w:val="10ED9E05"/>
    <w:rsid w:val="10EF3E94"/>
    <w:rsid w:val="10FAAE15"/>
    <w:rsid w:val="10FE7966"/>
    <w:rsid w:val="110744AC"/>
    <w:rsid w:val="1109248D"/>
    <w:rsid w:val="11099352"/>
    <w:rsid w:val="1109EDB2"/>
    <w:rsid w:val="110A8156"/>
    <w:rsid w:val="110E21D2"/>
    <w:rsid w:val="110E2BCF"/>
    <w:rsid w:val="111FD4DE"/>
    <w:rsid w:val="11258E94"/>
    <w:rsid w:val="11298140"/>
    <w:rsid w:val="112F731D"/>
    <w:rsid w:val="113209F2"/>
    <w:rsid w:val="1135F47E"/>
    <w:rsid w:val="11394067"/>
    <w:rsid w:val="11396056"/>
    <w:rsid w:val="113AE3DF"/>
    <w:rsid w:val="11404A09"/>
    <w:rsid w:val="1143D181"/>
    <w:rsid w:val="11449110"/>
    <w:rsid w:val="11459BFA"/>
    <w:rsid w:val="11465E86"/>
    <w:rsid w:val="1148DD27"/>
    <w:rsid w:val="114AB292"/>
    <w:rsid w:val="114FF966"/>
    <w:rsid w:val="1151397B"/>
    <w:rsid w:val="11579724"/>
    <w:rsid w:val="1157F72C"/>
    <w:rsid w:val="11639D00"/>
    <w:rsid w:val="116733E1"/>
    <w:rsid w:val="1167DAA6"/>
    <w:rsid w:val="117624E7"/>
    <w:rsid w:val="11785159"/>
    <w:rsid w:val="117B99C6"/>
    <w:rsid w:val="1189F4D4"/>
    <w:rsid w:val="118AB1D2"/>
    <w:rsid w:val="118F9A5A"/>
    <w:rsid w:val="11913F71"/>
    <w:rsid w:val="11920A87"/>
    <w:rsid w:val="11920F04"/>
    <w:rsid w:val="1193651E"/>
    <w:rsid w:val="119816EF"/>
    <w:rsid w:val="11988220"/>
    <w:rsid w:val="119AE4D9"/>
    <w:rsid w:val="11A75E7D"/>
    <w:rsid w:val="11A7D979"/>
    <w:rsid w:val="11AD182B"/>
    <w:rsid w:val="11B86D66"/>
    <w:rsid w:val="11B946E0"/>
    <w:rsid w:val="11BB081D"/>
    <w:rsid w:val="11BCC4FD"/>
    <w:rsid w:val="11C07848"/>
    <w:rsid w:val="11C1AC92"/>
    <w:rsid w:val="11C25F10"/>
    <w:rsid w:val="11C38A1A"/>
    <w:rsid w:val="11C5F524"/>
    <w:rsid w:val="11C9026D"/>
    <w:rsid w:val="11CE931C"/>
    <w:rsid w:val="11D039F0"/>
    <w:rsid w:val="11D25DBA"/>
    <w:rsid w:val="11D2F088"/>
    <w:rsid w:val="11D49282"/>
    <w:rsid w:val="11DA560A"/>
    <w:rsid w:val="11E203B0"/>
    <w:rsid w:val="11E30CF6"/>
    <w:rsid w:val="11E4A2BD"/>
    <w:rsid w:val="11E80815"/>
    <w:rsid w:val="11EA4890"/>
    <w:rsid w:val="11F1A4B3"/>
    <w:rsid w:val="11F78D34"/>
    <w:rsid w:val="11FA7E9E"/>
    <w:rsid w:val="120AAB49"/>
    <w:rsid w:val="120DA300"/>
    <w:rsid w:val="1216390E"/>
    <w:rsid w:val="12237B12"/>
    <w:rsid w:val="122AC351"/>
    <w:rsid w:val="122B3182"/>
    <w:rsid w:val="12322C4D"/>
    <w:rsid w:val="12353D9C"/>
    <w:rsid w:val="1235EF40"/>
    <w:rsid w:val="123E8926"/>
    <w:rsid w:val="12477881"/>
    <w:rsid w:val="124A0220"/>
    <w:rsid w:val="124AD438"/>
    <w:rsid w:val="124CBE0D"/>
    <w:rsid w:val="124E90C4"/>
    <w:rsid w:val="125BD1A0"/>
    <w:rsid w:val="125BD9FF"/>
    <w:rsid w:val="125BEA54"/>
    <w:rsid w:val="125C2289"/>
    <w:rsid w:val="12696560"/>
    <w:rsid w:val="1269AEA6"/>
    <w:rsid w:val="126A99CC"/>
    <w:rsid w:val="126AAA90"/>
    <w:rsid w:val="126E7BD9"/>
    <w:rsid w:val="1272BE7C"/>
    <w:rsid w:val="1279BE73"/>
    <w:rsid w:val="1281620A"/>
    <w:rsid w:val="12856654"/>
    <w:rsid w:val="12866ACC"/>
    <w:rsid w:val="1288384E"/>
    <w:rsid w:val="128C74C4"/>
    <w:rsid w:val="128CB185"/>
    <w:rsid w:val="1296EB2A"/>
    <w:rsid w:val="129ADB34"/>
    <w:rsid w:val="12A44DDE"/>
    <w:rsid w:val="12AB8D42"/>
    <w:rsid w:val="12AF3248"/>
    <w:rsid w:val="12B24019"/>
    <w:rsid w:val="12B76CEC"/>
    <w:rsid w:val="12BD5DA3"/>
    <w:rsid w:val="12BF09CF"/>
    <w:rsid w:val="12C00865"/>
    <w:rsid w:val="12C85F45"/>
    <w:rsid w:val="12CD294C"/>
    <w:rsid w:val="12CE10C2"/>
    <w:rsid w:val="12D4A854"/>
    <w:rsid w:val="12DB8BFD"/>
    <w:rsid w:val="12DE75B5"/>
    <w:rsid w:val="12E5315D"/>
    <w:rsid w:val="12E7AA9B"/>
    <w:rsid w:val="12ECF395"/>
    <w:rsid w:val="12F33909"/>
    <w:rsid w:val="12F8BBEE"/>
    <w:rsid w:val="12F8D05E"/>
    <w:rsid w:val="12FCC40A"/>
    <w:rsid w:val="12FEFA6F"/>
    <w:rsid w:val="13007C50"/>
    <w:rsid w:val="130293E4"/>
    <w:rsid w:val="13042F7D"/>
    <w:rsid w:val="1305C67E"/>
    <w:rsid w:val="130C6CA1"/>
    <w:rsid w:val="13109C62"/>
    <w:rsid w:val="13186432"/>
    <w:rsid w:val="131A9133"/>
    <w:rsid w:val="131D599A"/>
    <w:rsid w:val="131F1B10"/>
    <w:rsid w:val="132064A4"/>
    <w:rsid w:val="1327FF8F"/>
    <w:rsid w:val="132C6520"/>
    <w:rsid w:val="133164CB"/>
    <w:rsid w:val="1332E4EF"/>
    <w:rsid w:val="1334B80D"/>
    <w:rsid w:val="13384781"/>
    <w:rsid w:val="133F9D8B"/>
    <w:rsid w:val="13573FDB"/>
    <w:rsid w:val="1364A444"/>
    <w:rsid w:val="1365F0FE"/>
    <w:rsid w:val="13702B27"/>
    <w:rsid w:val="13711A44"/>
    <w:rsid w:val="1375A84C"/>
    <w:rsid w:val="1375FCE4"/>
    <w:rsid w:val="13774EAD"/>
    <w:rsid w:val="13787856"/>
    <w:rsid w:val="137FFF85"/>
    <w:rsid w:val="13806061"/>
    <w:rsid w:val="13879524"/>
    <w:rsid w:val="138A5870"/>
    <w:rsid w:val="138B31A2"/>
    <w:rsid w:val="138BF55E"/>
    <w:rsid w:val="138D48CE"/>
    <w:rsid w:val="1390DCBF"/>
    <w:rsid w:val="13910DC5"/>
    <w:rsid w:val="13928B45"/>
    <w:rsid w:val="1392BA81"/>
    <w:rsid w:val="1395E4AB"/>
    <w:rsid w:val="13961A3B"/>
    <w:rsid w:val="139E63FB"/>
    <w:rsid w:val="139F1D9D"/>
    <w:rsid w:val="13A11C47"/>
    <w:rsid w:val="13A1B8D8"/>
    <w:rsid w:val="13A49D41"/>
    <w:rsid w:val="13A7BFE0"/>
    <w:rsid w:val="13ACD330"/>
    <w:rsid w:val="13ADE6A0"/>
    <w:rsid w:val="13B1C9BE"/>
    <w:rsid w:val="13B7EE81"/>
    <w:rsid w:val="13B93EF6"/>
    <w:rsid w:val="13B97B85"/>
    <w:rsid w:val="13C3E811"/>
    <w:rsid w:val="13C4C011"/>
    <w:rsid w:val="13C52950"/>
    <w:rsid w:val="13CD4C73"/>
    <w:rsid w:val="13D33ADE"/>
    <w:rsid w:val="13DFBABB"/>
    <w:rsid w:val="13E798DE"/>
    <w:rsid w:val="13F09459"/>
    <w:rsid w:val="13FB0A5E"/>
    <w:rsid w:val="13FB64F8"/>
    <w:rsid w:val="1402EAC4"/>
    <w:rsid w:val="1403764C"/>
    <w:rsid w:val="14056B09"/>
    <w:rsid w:val="1409CE91"/>
    <w:rsid w:val="140D6E60"/>
    <w:rsid w:val="140EBCFA"/>
    <w:rsid w:val="14165624"/>
    <w:rsid w:val="1418EBCE"/>
    <w:rsid w:val="14281C7C"/>
    <w:rsid w:val="142A9B72"/>
    <w:rsid w:val="142BBC7D"/>
    <w:rsid w:val="142DB464"/>
    <w:rsid w:val="142E0A4B"/>
    <w:rsid w:val="1431CF68"/>
    <w:rsid w:val="14390D52"/>
    <w:rsid w:val="143BF643"/>
    <w:rsid w:val="143FFF7C"/>
    <w:rsid w:val="14423CF5"/>
    <w:rsid w:val="1445B0B3"/>
    <w:rsid w:val="1445BE4D"/>
    <w:rsid w:val="1447CD48"/>
    <w:rsid w:val="1447D273"/>
    <w:rsid w:val="14494597"/>
    <w:rsid w:val="144B72CB"/>
    <w:rsid w:val="144B9845"/>
    <w:rsid w:val="1451F6A8"/>
    <w:rsid w:val="14525777"/>
    <w:rsid w:val="1454D0F6"/>
    <w:rsid w:val="1459BE28"/>
    <w:rsid w:val="145DE947"/>
    <w:rsid w:val="14607EB5"/>
    <w:rsid w:val="14671935"/>
    <w:rsid w:val="14678C5C"/>
    <w:rsid w:val="146EDF1D"/>
    <w:rsid w:val="1473E020"/>
    <w:rsid w:val="147B54DB"/>
    <w:rsid w:val="148528E6"/>
    <w:rsid w:val="1489F050"/>
    <w:rsid w:val="1491E569"/>
    <w:rsid w:val="149ACD3B"/>
    <w:rsid w:val="149BD9A8"/>
    <w:rsid w:val="149ED61F"/>
    <w:rsid w:val="14A7E0E2"/>
    <w:rsid w:val="14AA1715"/>
    <w:rsid w:val="14AA804C"/>
    <w:rsid w:val="14AB7F0C"/>
    <w:rsid w:val="14B43665"/>
    <w:rsid w:val="14B9F981"/>
    <w:rsid w:val="14C85383"/>
    <w:rsid w:val="14CF8DB9"/>
    <w:rsid w:val="14DA784B"/>
    <w:rsid w:val="14E44B49"/>
    <w:rsid w:val="14E58427"/>
    <w:rsid w:val="14F17C71"/>
    <w:rsid w:val="14F766A8"/>
    <w:rsid w:val="14F7BBDB"/>
    <w:rsid w:val="1503C932"/>
    <w:rsid w:val="1504C8C1"/>
    <w:rsid w:val="15061DB7"/>
    <w:rsid w:val="1507D3AB"/>
    <w:rsid w:val="150C3CB1"/>
    <w:rsid w:val="150C80BE"/>
    <w:rsid w:val="151A07CF"/>
    <w:rsid w:val="151A733D"/>
    <w:rsid w:val="151B24BF"/>
    <w:rsid w:val="15226761"/>
    <w:rsid w:val="1523EE11"/>
    <w:rsid w:val="15275E27"/>
    <w:rsid w:val="15278FBC"/>
    <w:rsid w:val="152CD91B"/>
    <w:rsid w:val="152D4C83"/>
    <w:rsid w:val="15320DE4"/>
    <w:rsid w:val="1533F372"/>
    <w:rsid w:val="1537529F"/>
    <w:rsid w:val="15386EBF"/>
    <w:rsid w:val="153BA520"/>
    <w:rsid w:val="153D6798"/>
    <w:rsid w:val="1540953B"/>
    <w:rsid w:val="154ED028"/>
    <w:rsid w:val="15528FCC"/>
    <w:rsid w:val="1552C4CC"/>
    <w:rsid w:val="15537FEE"/>
    <w:rsid w:val="1555CBAC"/>
    <w:rsid w:val="1555E031"/>
    <w:rsid w:val="1555F862"/>
    <w:rsid w:val="15568343"/>
    <w:rsid w:val="155AA5F0"/>
    <w:rsid w:val="15626DC2"/>
    <w:rsid w:val="15638FC9"/>
    <w:rsid w:val="15644B22"/>
    <w:rsid w:val="1568C864"/>
    <w:rsid w:val="156CF707"/>
    <w:rsid w:val="156D1E16"/>
    <w:rsid w:val="156ECB41"/>
    <w:rsid w:val="15794EAF"/>
    <w:rsid w:val="1579C87F"/>
    <w:rsid w:val="157AB201"/>
    <w:rsid w:val="1588A141"/>
    <w:rsid w:val="159161BE"/>
    <w:rsid w:val="1592E517"/>
    <w:rsid w:val="159D05C7"/>
    <w:rsid w:val="159D7E20"/>
    <w:rsid w:val="15A45992"/>
    <w:rsid w:val="15A6109C"/>
    <w:rsid w:val="15AB883B"/>
    <w:rsid w:val="15B110C2"/>
    <w:rsid w:val="15BB86B4"/>
    <w:rsid w:val="15C2B368"/>
    <w:rsid w:val="15C87AF6"/>
    <w:rsid w:val="15CD107E"/>
    <w:rsid w:val="15D09969"/>
    <w:rsid w:val="15D89626"/>
    <w:rsid w:val="15DCE01D"/>
    <w:rsid w:val="15DF1C14"/>
    <w:rsid w:val="15DF3FA8"/>
    <w:rsid w:val="15DF7A92"/>
    <w:rsid w:val="15E77C4B"/>
    <w:rsid w:val="15E80FDF"/>
    <w:rsid w:val="15E85F44"/>
    <w:rsid w:val="15E8689E"/>
    <w:rsid w:val="15E8EBA2"/>
    <w:rsid w:val="15F7C4AF"/>
    <w:rsid w:val="15FFB64B"/>
    <w:rsid w:val="16001653"/>
    <w:rsid w:val="160492CC"/>
    <w:rsid w:val="160BA0B9"/>
    <w:rsid w:val="160BD89E"/>
    <w:rsid w:val="160D402F"/>
    <w:rsid w:val="160E28D4"/>
    <w:rsid w:val="16114EDD"/>
    <w:rsid w:val="161E10C4"/>
    <w:rsid w:val="16219B41"/>
    <w:rsid w:val="162683E8"/>
    <w:rsid w:val="16286673"/>
    <w:rsid w:val="1629E56C"/>
    <w:rsid w:val="162A05D0"/>
    <w:rsid w:val="162B1489"/>
    <w:rsid w:val="163404A1"/>
    <w:rsid w:val="163E5B00"/>
    <w:rsid w:val="1651EAD8"/>
    <w:rsid w:val="16521601"/>
    <w:rsid w:val="16541754"/>
    <w:rsid w:val="16572D87"/>
    <w:rsid w:val="16587393"/>
    <w:rsid w:val="165A54E9"/>
    <w:rsid w:val="165B9868"/>
    <w:rsid w:val="166298D9"/>
    <w:rsid w:val="16632D95"/>
    <w:rsid w:val="1670F982"/>
    <w:rsid w:val="1677134D"/>
    <w:rsid w:val="167AC791"/>
    <w:rsid w:val="1681AC9F"/>
    <w:rsid w:val="1681FF06"/>
    <w:rsid w:val="16820645"/>
    <w:rsid w:val="16869C60"/>
    <w:rsid w:val="16880550"/>
    <w:rsid w:val="168C25F3"/>
    <w:rsid w:val="168F579C"/>
    <w:rsid w:val="1698089F"/>
    <w:rsid w:val="16988CAF"/>
    <w:rsid w:val="169930B4"/>
    <w:rsid w:val="16A3F5F9"/>
    <w:rsid w:val="16A43862"/>
    <w:rsid w:val="16A46EFD"/>
    <w:rsid w:val="16A87D07"/>
    <w:rsid w:val="16AF939C"/>
    <w:rsid w:val="16AFDB97"/>
    <w:rsid w:val="16B75A3C"/>
    <w:rsid w:val="16B8859D"/>
    <w:rsid w:val="16BA6EA3"/>
    <w:rsid w:val="16BEAEB5"/>
    <w:rsid w:val="16BEB23B"/>
    <w:rsid w:val="16BFBF8F"/>
    <w:rsid w:val="16C01C5F"/>
    <w:rsid w:val="16C0CAB4"/>
    <w:rsid w:val="16C0F9FB"/>
    <w:rsid w:val="16C37D18"/>
    <w:rsid w:val="16C443B7"/>
    <w:rsid w:val="16C5EB0F"/>
    <w:rsid w:val="16C6B2C6"/>
    <w:rsid w:val="16C9748A"/>
    <w:rsid w:val="16C9B6C4"/>
    <w:rsid w:val="16CAD7B4"/>
    <w:rsid w:val="16CCF5BA"/>
    <w:rsid w:val="16CE94F7"/>
    <w:rsid w:val="16D0916E"/>
    <w:rsid w:val="16D129D6"/>
    <w:rsid w:val="16D2CC92"/>
    <w:rsid w:val="16D60D03"/>
    <w:rsid w:val="16D6930D"/>
    <w:rsid w:val="16DFD38E"/>
    <w:rsid w:val="16EE9B79"/>
    <w:rsid w:val="16F20EFA"/>
    <w:rsid w:val="16FB815F"/>
    <w:rsid w:val="16FD4135"/>
    <w:rsid w:val="17004522"/>
    <w:rsid w:val="1701BEB7"/>
    <w:rsid w:val="17091905"/>
    <w:rsid w:val="1709ECE4"/>
    <w:rsid w:val="170B241F"/>
    <w:rsid w:val="170DCBCF"/>
    <w:rsid w:val="170DE88B"/>
    <w:rsid w:val="17118269"/>
    <w:rsid w:val="17168262"/>
    <w:rsid w:val="1716B5E2"/>
    <w:rsid w:val="1716DC7E"/>
    <w:rsid w:val="1719CB38"/>
    <w:rsid w:val="171A91ED"/>
    <w:rsid w:val="171AB7E9"/>
    <w:rsid w:val="171CA292"/>
    <w:rsid w:val="172462CF"/>
    <w:rsid w:val="172578BA"/>
    <w:rsid w:val="172A032D"/>
    <w:rsid w:val="172B5CF6"/>
    <w:rsid w:val="172DD27A"/>
    <w:rsid w:val="172E3F37"/>
    <w:rsid w:val="17304EF8"/>
    <w:rsid w:val="1735AE58"/>
    <w:rsid w:val="173612A9"/>
    <w:rsid w:val="173A7638"/>
    <w:rsid w:val="174711EA"/>
    <w:rsid w:val="1749E079"/>
    <w:rsid w:val="174DBECD"/>
    <w:rsid w:val="174E1DA8"/>
    <w:rsid w:val="174FCB73"/>
    <w:rsid w:val="17534E20"/>
    <w:rsid w:val="17544096"/>
    <w:rsid w:val="17599AAA"/>
    <w:rsid w:val="175A34D1"/>
    <w:rsid w:val="175B5AFA"/>
    <w:rsid w:val="1760FD0E"/>
    <w:rsid w:val="1761BA8E"/>
    <w:rsid w:val="1762EEFD"/>
    <w:rsid w:val="17670002"/>
    <w:rsid w:val="176E52CA"/>
    <w:rsid w:val="176FAC80"/>
    <w:rsid w:val="1775C1D2"/>
    <w:rsid w:val="177B6E74"/>
    <w:rsid w:val="177B780F"/>
    <w:rsid w:val="177F9FE5"/>
    <w:rsid w:val="17815E63"/>
    <w:rsid w:val="1784F65B"/>
    <w:rsid w:val="1787414E"/>
    <w:rsid w:val="178AC19D"/>
    <w:rsid w:val="178B3404"/>
    <w:rsid w:val="179070DD"/>
    <w:rsid w:val="17949C52"/>
    <w:rsid w:val="1796DB6C"/>
    <w:rsid w:val="179D5CE3"/>
    <w:rsid w:val="17A864D3"/>
    <w:rsid w:val="17A9BD17"/>
    <w:rsid w:val="17A9DA8B"/>
    <w:rsid w:val="17AADA92"/>
    <w:rsid w:val="17B3A592"/>
    <w:rsid w:val="17B44965"/>
    <w:rsid w:val="17B8A5F8"/>
    <w:rsid w:val="17BD62E2"/>
    <w:rsid w:val="17BF2806"/>
    <w:rsid w:val="17C24709"/>
    <w:rsid w:val="17C46AB8"/>
    <w:rsid w:val="17C4A172"/>
    <w:rsid w:val="17C79927"/>
    <w:rsid w:val="17C98BAA"/>
    <w:rsid w:val="17CBE101"/>
    <w:rsid w:val="17D8EC4E"/>
    <w:rsid w:val="17DB5763"/>
    <w:rsid w:val="17DE3107"/>
    <w:rsid w:val="17DEBF05"/>
    <w:rsid w:val="17E06B6A"/>
    <w:rsid w:val="17E3CF89"/>
    <w:rsid w:val="17EACDE5"/>
    <w:rsid w:val="17EB8640"/>
    <w:rsid w:val="18013CA7"/>
    <w:rsid w:val="18017702"/>
    <w:rsid w:val="1802547C"/>
    <w:rsid w:val="18030059"/>
    <w:rsid w:val="18077EAA"/>
    <w:rsid w:val="1807A8CB"/>
    <w:rsid w:val="1812DA01"/>
    <w:rsid w:val="18158F1E"/>
    <w:rsid w:val="18171E50"/>
    <w:rsid w:val="181A7859"/>
    <w:rsid w:val="181F9379"/>
    <w:rsid w:val="1822CB71"/>
    <w:rsid w:val="18232A7F"/>
    <w:rsid w:val="182556F2"/>
    <w:rsid w:val="1829168E"/>
    <w:rsid w:val="18341036"/>
    <w:rsid w:val="1835079C"/>
    <w:rsid w:val="18390E7D"/>
    <w:rsid w:val="183CBEB5"/>
    <w:rsid w:val="183F20AC"/>
    <w:rsid w:val="183F9BB1"/>
    <w:rsid w:val="184CC72A"/>
    <w:rsid w:val="1854EAF7"/>
    <w:rsid w:val="18587274"/>
    <w:rsid w:val="1864CD90"/>
    <w:rsid w:val="1866A2D9"/>
    <w:rsid w:val="1869BBA8"/>
    <w:rsid w:val="1870D4D5"/>
    <w:rsid w:val="1871406B"/>
    <w:rsid w:val="18717D19"/>
    <w:rsid w:val="187D38B9"/>
    <w:rsid w:val="1881B81D"/>
    <w:rsid w:val="1888D54E"/>
    <w:rsid w:val="188A06C6"/>
    <w:rsid w:val="188D5285"/>
    <w:rsid w:val="188E4B4E"/>
    <w:rsid w:val="189539C0"/>
    <w:rsid w:val="1897B041"/>
    <w:rsid w:val="1897D1AA"/>
    <w:rsid w:val="189A6167"/>
    <w:rsid w:val="189BCAB8"/>
    <w:rsid w:val="18A0F4B5"/>
    <w:rsid w:val="18A48C19"/>
    <w:rsid w:val="18A53D29"/>
    <w:rsid w:val="18A5D030"/>
    <w:rsid w:val="18A89D21"/>
    <w:rsid w:val="18B4BABD"/>
    <w:rsid w:val="18B57AFE"/>
    <w:rsid w:val="18BB993E"/>
    <w:rsid w:val="18BF0E2B"/>
    <w:rsid w:val="18C03A57"/>
    <w:rsid w:val="18C19F7F"/>
    <w:rsid w:val="18C4553B"/>
    <w:rsid w:val="18C8BEEF"/>
    <w:rsid w:val="18CA4C81"/>
    <w:rsid w:val="18CB1E98"/>
    <w:rsid w:val="18CBA17C"/>
    <w:rsid w:val="18DE6DF3"/>
    <w:rsid w:val="18EB26B5"/>
    <w:rsid w:val="18EDB4B1"/>
    <w:rsid w:val="18F086DB"/>
    <w:rsid w:val="18F8618A"/>
    <w:rsid w:val="18FBA068"/>
    <w:rsid w:val="18FC577D"/>
    <w:rsid w:val="18FCDEA6"/>
    <w:rsid w:val="1902083A"/>
    <w:rsid w:val="1903D139"/>
    <w:rsid w:val="1904CD8B"/>
    <w:rsid w:val="19067D03"/>
    <w:rsid w:val="191010F6"/>
    <w:rsid w:val="19116571"/>
    <w:rsid w:val="1913103B"/>
    <w:rsid w:val="19141170"/>
    <w:rsid w:val="1915CFC8"/>
    <w:rsid w:val="191A7683"/>
    <w:rsid w:val="191E7271"/>
    <w:rsid w:val="191FCC50"/>
    <w:rsid w:val="1920CCBB"/>
    <w:rsid w:val="192271AD"/>
    <w:rsid w:val="1929EEF4"/>
    <w:rsid w:val="193607DD"/>
    <w:rsid w:val="193B63F7"/>
    <w:rsid w:val="193D3CA3"/>
    <w:rsid w:val="193F4718"/>
    <w:rsid w:val="1946EAAF"/>
    <w:rsid w:val="19486692"/>
    <w:rsid w:val="1949DAD5"/>
    <w:rsid w:val="1950EEA1"/>
    <w:rsid w:val="1954EDBC"/>
    <w:rsid w:val="19559C24"/>
    <w:rsid w:val="19564041"/>
    <w:rsid w:val="1956EE50"/>
    <w:rsid w:val="19572EDB"/>
    <w:rsid w:val="195AF6A4"/>
    <w:rsid w:val="195F9486"/>
    <w:rsid w:val="19607C61"/>
    <w:rsid w:val="1961B455"/>
    <w:rsid w:val="1967273E"/>
    <w:rsid w:val="196A0BC3"/>
    <w:rsid w:val="196D556C"/>
    <w:rsid w:val="196DC756"/>
    <w:rsid w:val="196E72F2"/>
    <w:rsid w:val="1971F7CD"/>
    <w:rsid w:val="19739122"/>
    <w:rsid w:val="19745E65"/>
    <w:rsid w:val="1979CC52"/>
    <w:rsid w:val="197A0168"/>
    <w:rsid w:val="197FC2B6"/>
    <w:rsid w:val="198A7817"/>
    <w:rsid w:val="198A95E2"/>
    <w:rsid w:val="198CA72A"/>
    <w:rsid w:val="198D5B20"/>
    <w:rsid w:val="1992AD58"/>
    <w:rsid w:val="1994D666"/>
    <w:rsid w:val="19971B53"/>
    <w:rsid w:val="19971EDA"/>
    <w:rsid w:val="19993E84"/>
    <w:rsid w:val="199D3839"/>
    <w:rsid w:val="199E144A"/>
    <w:rsid w:val="199E4190"/>
    <w:rsid w:val="199F91DC"/>
    <w:rsid w:val="19A4505C"/>
    <w:rsid w:val="19A4A01E"/>
    <w:rsid w:val="19A72809"/>
    <w:rsid w:val="19A8D777"/>
    <w:rsid w:val="19B0D22C"/>
    <w:rsid w:val="19BB4661"/>
    <w:rsid w:val="19C2538A"/>
    <w:rsid w:val="19C33057"/>
    <w:rsid w:val="19C6141E"/>
    <w:rsid w:val="19C6C1A7"/>
    <w:rsid w:val="19C8645B"/>
    <w:rsid w:val="19C9C352"/>
    <w:rsid w:val="19CA0AB0"/>
    <w:rsid w:val="19CD1F72"/>
    <w:rsid w:val="19CDA9BD"/>
    <w:rsid w:val="19CE1297"/>
    <w:rsid w:val="19D25CF2"/>
    <w:rsid w:val="19DCFA0F"/>
    <w:rsid w:val="19E22942"/>
    <w:rsid w:val="19E483D5"/>
    <w:rsid w:val="19E6E05A"/>
    <w:rsid w:val="19E7849E"/>
    <w:rsid w:val="19E92E31"/>
    <w:rsid w:val="19EAC387"/>
    <w:rsid w:val="19EC824F"/>
    <w:rsid w:val="19EF6312"/>
    <w:rsid w:val="19EF6ABE"/>
    <w:rsid w:val="19F69D20"/>
    <w:rsid w:val="19F8AEC5"/>
    <w:rsid w:val="19FB24C0"/>
    <w:rsid w:val="19FB55E3"/>
    <w:rsid w:val="19FCF844"/>
    <w:rsid w:val="1A008041"/>
    <w:rsid w:val="1A045ECA"/>
    <w:rsid w:val="1A057B58"/>
    <w:rsid w:val="1A088162"/>
    <w:rsid w:val="1A0AE6D9"/>
    <w:rsid w:val="1A0B4750"/>
    <w:rsid w:val="1A0F06D2"/>
    <w:rsid w:val="1A1B2F9B"/>
    <w:rsid w:val="1A26D4B1"/>
    <w:rsid w:val="1A2A21FA"/>
    <w:rsid w:val="1A2B3CC4"/>
    <w:rsid w:val="1A2BDDB6"/>
    <w:rsid w:val="1A2CABEF"/>
    <w:rsid w:val="1A2D9E50"/>
    <w:rsid w:val="1A2DD25F"/>
    <w:rsid w:val="1A2F707C"/>
    <w:rsid w:val="1A335A4B"/>
    <w:rsid w:val="1A34FF51"/>
    <w:rsid w:val="1A3F63C1"/>
    <w:rsid w:val="1A43CF74"/>
    <w:rsid w:val="1A46A200"/>
    <w:rsid w:val="1A475F6B"/>
    <w:rsid w:val="1A482F0D"/>
    <w:rsid w:val="1A4A1A2D"/>
    <w:rsid w:val="1A4AAEA8"/>
    <w:rsid w:val="1A5065F2"/>
    <w:rsid w:val="1A558786"/>
    <w:rsid w:val="1A55A603"/>
    <w:rsid w:val="1A5646DE"/>
    <w:rsid w:val="1A5B992B"/>
    <w:rsid w:val="1A5C558E"/>
    <w:rsid w:val="1A5D3202"/>
    <w:rsid w:val="1A65567A"/>
    <w:rsid w:val="1A683F4D"/>
    <w:rsid w:val="1A688EBF"/>
    <w:rsid w:val="1A69444B"/>
    <w:rsid w:val="1A6D271A"/>
    <w:rsid w:val="1A76CB0F"/>
    <w:rsid w:val="1A7ABC3C"/>
    <w:rsid w:val="1A8195EE"/>
    <w:rsid w:val="1A87905C"/>
    <w:rsid w:val="1A8F99FB"/>
    <w:rsid w:val="1A90DE3D"/>
    <w:rsid w:val="1A9A3031"/>
    <w:rsid w:val="1A9ACAE1"/>
    <w:rsid w:val="1A9B6792"/>
    <w:rsid w:val="1A9D4179"/>
    <w:rsid w:val="1A9FF15F"/>
    <w:rsid w:val="1AA49FD6"/>
    <w:rsid w:val="1AA60BA7"/>
    <w:rsid w:val="1AA619EE"/>
    <w:rsid w:val="1AA67503"/>
    <w:rsid w:val="1AA7A56A"/>
    <w:rsid w:val="1AA87E38"/>
    <w:rsid w:val="1AA9220A"/>
    <w:rsid w:val="1AABE936"/>
    <w:rsid w:val="1AADBE84"/>
    <w:rsid w:val="1AB6CAA5"/>
    <w:rsid w:val="1ABC2700"/>
    <w:rsid w:val="1AC74781"/>
    <w:rsid w:val="1AC8BBEC"/>
    <w:rsid w:val="1ACCCDEF"/>
    <w:rsid w:val="1ACDC17B"/>
    <w:rsid w:val="1AD17BBE"/>
    <w:rsid w:val="1AD593FF"/>
    <w:rsid w:val="1AD6904A"/>
    <w:rsid w:val="1AD824FD"/>
    <w:rsid w:val="1ADA77FD"/>
    <w:rsid w:val="1ADB59D2"/>
    <w:rsid w:val="1AE2D208"/>
    <w:rsid w:val="1AEE5265"/>
    <w:rsid w:val="1AF4DFDB"/>
    <w:rsid w:val="1AFD136B"/>
    <w:rsid w:val="1B055564"/>
    <w:rsid w:val="1B06416F"/>
    <w:rsid w:val="1B07CA30"/>
    <w:rsid w:val="1B07EA82"/>
    <w:rsid w:val="1B099731"/>
    <w:rsid w:val="1B0AFE4B"/>
    <w:rsid w:val="1B0C79E5"/>
    <w:rsid w:val="1B0C7A1F"/>
    <w:rsid w:val="1B0CB06F"/>
    <w:rsid w:val="1B0CE4B0"/>
    <w:rsid w:val="1B0E086F"/>
    <w:rsid w:val="1B137543"/>
    <w:rsid w:val="1B14CD25"/>
    <w:rsid w:val="1B19692D"/>
    <w:rsid w:val="1B19A15E"/>
    <w:rsid w:val="1B1C1909"/>
    <w:rsid w:val="1B1C826F"/>
    <w:rsid w:val="1B20881F"/>
    <w:rsid w:val="1B2DE16C"/>
    <w:rsid w:val="1B2F00C0"/>
    <w:rsid w:val="1B32D0EA"/>
    <w:rsid w:val="1B37F231"/>
    <w:rsid w:val="1B38F736"/>
    <w:rsid w:val="1B3CC705"/>
    <w:rsid w:val="1B45A48B"/>
    <w:rsid w:val="1B46BF38"/>
    <w:rsid w:val="1B46E0E3"/>
    <w:rsid w:val="1B487AB7"/>
    <w:rsid w:val="1B49CAC7"/>
    <w:rsid w:val="1B564489"/>
    <w:rsid w:val="1B57D189"/>
    <w:rsid w:val="1B589FE0"/>
    <w:rsid w:val="1B5F5231"/>
    <w:rsid w:val="1B600DDD"/>
    <w:rsid w:val="1B645415"/>
    <w:rsid w:val="1B64AC13"/>
    <w:rsid w:val="1B66B8F1"/>
    <w:rsid w:val="1B6DD85A"/>
    <w:rsid w:val="1B7236BE"/>
    <w:rsid w:val="1B773594"/>
    <w:rsid w:val="1B77651E"/>
    <w:rsid w:val="1B7D45CA"/>
    <w:rsid w:val="1B7D7C82"/>
    <w:rsid w:val="1B83FEDA"/>
    <w:rsid w:val="1B867493"/>
    <w:rsid w:val="1B8B599C"/>
    <w:rsid w:val="1B8DDC2E"/>
    <w:rsid w:val="1B8DFA1D"/>
    <w:rsid w:val="1B8EB2B1"/>
    <w:rsid w:val="1B8EC17A"/>
    <w:rsid w:val="1B8FDC70"/>
    <w:rsid w:val="1B90846B"/>
    <w:rsid w:val="1B91F8E4"/>
    <w:rsid w:val="1B93F52F"/>
    <w:rsid w:val="1B97549A"/>
    <w:rsid w:val="1B9E9656"/>
    <w:rsid w:val="1B9FABAF"/>
    <w:rsid w:val="1BA52A00"/>
    <w:rsid w:val="1BB01B39"/>
    <w:rsid w:val="1BB1D2C7"/>
    <w:rsid w:val="1BB23B18"/>
    <w:rsid w:val="1BB2D0B5"/>
    <w:rsid w:val="1BB3DFE5"/>
    <w:rsid w:val="1BB97959"/>
    <w:rsid w:val="1BBB666E"/>
    <w:rsid w:val="1BC07752"/>
    <w:rsid w:val="1BD2DD89"/>
    <w:rsid w:val="1BD3E866"/>
    <w:rsid w:val="1BDB2D4A"/>
    <w:rsid w:val="1BDB6305"/>
    <w:rsid w:val="1BE3C1F3"/>
    <w:rsid w:val="1BF2026A"/>
    <w:rsid w:val="1BF36298"/>
    <w:rsid w:val="1C04F938"/>
    <w:rsid w:val="1C0A3638"/>
    <w:rsid w:val="1C0AB5CC"/>
    <w:rsid w:val="1C1962FA"/>
    <w:rsid w:val="1C1AADA2"/>
    <w:rsid w:val="1C1C27AD"/>
    <w:rsid w:val="1C1C5BF5"/>
    <w:rsid w:val="1C22BBB8"/>
    <w:rsid w:val="1C24968C"/>
    <w:rsid w:val="1C382B45"/>
    <w:rsid w:val="1C395F15"/>
    <w:rsid w:val="1C3FF2A7"/>
    <w:rsid w:val="1C44A44C"/>
    <w:rsid w:val="1C46670D"/>
    <w:rsid w:val="1C46FB2B"/>
    <w:rsid w:val="1C474863"/>
    <w:rsid w:val="1C4ABC4E"/>
    <w:rsid w:val="1C4CF3DE"/>
    <w:rsid w:val="1C4FDB06"/>
    <w:rsid w:val="1C513DFC"/>
    <w:rsid w:val="1C52485F"/>
    <w:rsid w:val="1C5B7616"/>
    <w:rsid w:val="1C5C07D3"/>
    <w:rsid w:val="1C5CC356"/>
    <w:rsid w:val="1C5F448C"/>
    <w:rsid w:val="1C63EEA6"/>
    <w:rsid w:val="1C647C29"/>
    <w:rsid w:val="1C66D476"/>
    <w:rsid w:val="1C67D8BB"/>
    <w:rsid w:val="1C680C8A"/>
    <w:rsid w:val="1C78BBD8"/>
    <w:rsid w:val="1C7A441E"/>
    <w:rsid w:val="1C7ADAB0"/>
    <w:rsid w:val="1C7BB068"/>
    <w:rsid w:val="1C810847"/>
    <w:rsid w:val="1C83DAE3"/>
    <w:rsid w:val="1C8DAD23"/>
    <w:rsid w:val="1C91BA7A"/>
    <w:rsid w:val="1C945B47"/>
    <w:rsid w:val="1C96FC06"/>
    <w:rsid w:val="1C99AA33"/>
    <w:rsid w:val="1C9B36E1"/>
    <w:rsid w:val="1C9D5ECD"/>
    <w:rsid w:val="1C9D919E"/>
    <w:rsid w:val="1CA58E4C"/>
    <w:rsid w:val="1CA8CF99"/>
    <w:rsid w:val="1CA8D951"/>
    <w:rsid w:val="1CAC15B2"/>
    <w:rsid w:val="1CAD0693"/>
    <w:rsid w:val="1CAE9142"/>
    <w:rsid w:val="1CB3CEAF"/>
    <w:rsid w:val="1CB50026"/>
    <w:rsid w:val="1CB62360"/>
    <w:rsid w:val="1CB8D032"/>
    <w:rsid w:val="1CB9C63D"/>
    <w:rsid w:val="1CBC33AD"/>
    <w:rsid w:val="1CBE4EBF"/>
    <w:rsid w:val="1CC2B2D3"/>
    <w:rsid w:val="1CC64D24"/>
    <w:rsid w:val="1CC67E14"/>
    <w:rsid w:val="1CC7EB2C"/>
    <w:rsid w:val="1CC8884A"/>
    <w:rsid w:val="1CCC729B"/>
    <w:rsid w:val="1CCF0C55"/>
    <w:rsid w:val="1CCF799E"/>
    <w:rsid w:val="1CD7319C"/>
    <w:rsid w:val="1CDC372F"/>
    <w:rsid w:val="1CE1B2B4"/>
    <w:rsid w:val="1CE1B4D3"/>
    <w:rsid w:val="1CE2CCF8"/>
    <w:rsid w:val="1CE4FAFE"/>
    <w:rsid w:val="1CE5204A"/>
    <w:rsid w:val="1CE96332"/>
    <w:rsid w:val="1CEAA4DF"/>
    <w:rsid w:val="1CEB3E7D"/>
    <w:rsid w:val="1CEE40B9"/>
    <w:rsid w:val="1CF1F301"/>
    <w:rsid w:val="1CF3EC17"/>
    <w:rsid w:val="1CF54353"/>
    <w:rsid w:val="1CF83DA1"/>
    <w:rsid w:val="1CFD7F52"/>
    <w:rsid w:val="1D015FAB"/>
    <w:rsid w:val="1D01C03E"/>
    <w:rsid w:val="1D04A72D"/>
    <w:rsid w:val="1D0A033C"/>
    <w:rsid w:val="1D0A731A"/>
    <w:rsid w:val="1D0BDB24"/>
    <w:rsid w:val="1D168860"/>
    <w:rsid w:val="1D16C2F2"/>
    <w:rsid w:val="1D1777BC"/>
    <w:rsid w:val="1D18FBD8"/>
    <w:rsid w:val="1D1CB1AA"/>
    <w:rsid w:val="1D247357"/>
    <w:rsid w:val="1D286486"/>
    <w:rsid w:val="1D32CB2D"/>
    <w:rsid w:val="1D37831F"/>
    <w:rsid w:val="1D392843"/>
    <w:rsid w:val="1D3A1C4B"/>
    <w:rsid w:val="1D3AD506"/>
    <w:rsid w:val="1D3FE08C"/>
    <w:rsid w:val="1D45D62F"/>
    <w:rsid w:val="1D4FFEDE"/>
    <w:rsid w:val="1D534DCF"/>
    <w:rsid w:val="1D5516B8"/>
    <w:rsid w:val="1D5CBDE2"/>
    <w:rsid w:val="1D601D5B"/>
    <w:rsid w:val="1D6C5A49"/>
    <w:rsid w:val="1D6F615D"/>
    <w:rsid w:val="1D6FF3CA"/>
    <w:rsid w:val="1D71CD01"/>
    <w:rsid w:val="1D72D7FD"/>
    <w:rsid w:val="1D73F657"/>
    <w:rsid w:val="1D7A0090"/>
    <w:rsid w:val="1D7D363C"/>
    <w:rsid w:val="1D7D3D3D"/>
    <w:rsid w:val="1D81FB7E"/>
    <w:rsid w:val="1D829C03"/>
    <w:rsid w:val="1D82FA94"/>
    <w:rsid w:val="1D92C3C1"/>
    <w:rsid w:val="1D93B281"/>
    <w:rsid w:val="1D98001F"/>
    <w:rsid w:val="1D98F232"/>
    <w:rsid w:val="1D99036A"/>
    <w:rsid w:val="1D9A45D9"/>
    <w:rsid w:val="1D9DCFCB"/>
    <w:rsid w:val="1D9FF40E"/>
    <w:rsid w:val="1DA1AE85"/>
    <w:rsid w:val="1DA52019"/>
    <w:rsid w:val="1DA79EB6"/>
    <w:rsid w:val="1DA80AAE"/>
    <w:rsid w:val="1DAB3766"/>
    <w:rsid w:val="1DAF2ADD"/>
    <w:rsid w:val="1DB08938"/>
    <w:rsid w:val="1DB60128"/>
    <w:rsid w:val="1DB804E6"/>
    <w:rsid w:val="1DBC31C4"/>
    <w:rsid w:val="1DC3D7A8"/>
    <w:rsid w:val="1DC70705"/>
    <w:rsid w:val="1DC90140"/>
    <w:rsid w:val="1DCFD6F4"/>
    <w:rsid w:val="1DD49058"/>
    <w:rsid w:val="1DD736AF"/>
    <w:rsid w:val="1DDB1741"/>
    <w:rsid w:val="1DE062E0"/>
    <w:rsid w:val="1DE1BC7C"/>
    <w:rsid w:val="1DE3A85D"/>
    <w:rsid w:val="1DE4E8E2"/>
    <w:rsid w:val="1DE55A59"/>
    <w:rsid w:val="1DEBE97A"/>
    <w:rsid w:val="1DEC00DC"/>
    <w:rsid w:val="1DEC31CD"/>
    <w:rsid w:val="1DF12AD2"/>
    <w:rsid w:val="1DF54A4B"/>
    <w:rsid w:val="1DF8BFF2"/>
    <w:rsid w:val="1E016197"/>
    <w:rsid w:val="1E0F0AE3"/>
    <w:rsid w:val="1E10C633"/>
    <w:rsid w:val="1E17B569"/>
    <w:rsid w:val="1E1D4828"/>
    <w:rsid w:val="1E1FED4E"/>
    <w:rsid w:val="1E217BB9"/>
    <w:rsid w:val="1E2A7528"/>
    <w:rsid w:val="1E303488"/>
    <w:rsid w:val="1E331FEB"/>
    <w:rsid w:val="1E343198"/>
    <w:rsid w:val="1E3445C7"/>
    <w:rsid w:val="1E38B857"/>
    <w:rsid w:val="1E3983D7"/>
    <w:rsid w:val="1E3D59D8"/>
    <w:rsid w:val="1E3E1611"/>
    <w:rsid w:val="1E408CF3"/>
    <w:rsid w:val="1E413E13"/>
    <w:rsid w:val="1E4817D1"/>
    <w:rsid w:val="1E4E3E01"/>
    <w:rsid w:val="1E56D2F6"/>
    <w:rsid w:val="1E57E479"/>
    <w:rsid w:val="1E582DCB"/>
    <w:rsid w:val="1E6A623C"/>
    <w:rsid w:val="1E6BD9B0"/>
    <w:rsid w:val="1E6D4246"/>
    <w:rsid w:val="1E6DA511"/>
    <w:rsid w:val="1E73AAD3"/>
    <w:rsid w:val="1E73C114"/>
    <w:rsid w:val="1E77BF3E"/>
    <w:rsid w:val="1E7D62F1"/>
    <w:rsid w:val="1E84F1E2"/>
    <w:rsid w:val="1E8CA70C"/>
    <w:rsid w:val="1E8DBEC7"/>
    <w:rsid w:val="1E901881"/>
    <w:rsid w:val="1E9C02C7"/>
    <w:rsid w:val="1E9CC443"/>
    <w:rsid w:val="1E9E8599"/>
    <w:rsid w:val="1EAA68DC"/>
    <w:rsid w:val="1EB044CF"/>
    <w:rsid w:val="1EC53E5D"/>
    <w:rsid w:val="1EC56AA3"/>
    <w:rsid w:val="1EC910AA"/>
    <w:rsid w:val="1ECC8656"/>
    <w:rsid w:val="1ECEFA2F"/>
    <w:rsid w:val="1ED30D70"/>
    <w:rsid w:val="1ED5C5CB"/>
    <w:rsid w:val="1ED82E86"/>
    <w:rsid w:val="1ED8937B"/>
    <w:rsid w:val="1EDC2970"/>
    <w:rsid w:val="1EDF0258"/>
    <w:rsid w:val="1EDFA53F"/>
    <w:rsid w:val="1EE44F1B"/>
    <w:rsid w:val="1EE471E0"/>
    <w:rsid w:val="1EE63DFB"/>
    <w:rsid w:val="1EEBD62D"/>
    <w:rsid w:val="1EEDC1F7"/>
    <w:rsid w:val="1EF718AB"/>
    <w:rsid w:val="1EFB1670"/>
    <w:rsid w:val="1EFEAB31"/>
    <w:rsid w:val="1EFF48C3"/>
    <w:rsid w:val="1F0006F0"/>
    <w:rsid w:val="1F0B90BF"/>
    <w:rsid w:val="1F0C62CC"/>
    <w:rsid w:val="1F0DA1A0"/>
    <w:rsid w:val="1F0E6C8A"/>
    <w:rsid w:val="1F0F208A"/>
    <w:rsid w:val="1F1D50B2"/>
    <w:rsid w:val="1F21307E"/>
    <w:rsid w:val="1F222586"/>
    <w:rsid w:val="1F261DFD"/>
    <w:rsid w:val="1F29B52E"/>
    <w:rsid w:val="1F2BF3F5"/>
    <w:rsid w:val="1F2DC3EE"/>
    <w:rsid w:val="1F30E355"/>
    <w:rsid w:val="1F31F23E"/>
    <w:rsid w:val="1F32264B"/>
    <w:rsid w:val="1F325776"/>
    <w:rsid w:val="1F3A9A9B"/>
    <w:rsid w:val="1F3DE208"/>
    <w:rsid w:val="1F413079"/>
    <w:rsid w:val="1F45C900"/>
    <w:rsid w:val="1F4BE709"/>
    <w:rsid w:val="1F4C64E4"/>
    <w:rsid w:val="1F4D9532"/>
    <w:rsid w:val="1F510586"/>
    <w:rsid w:val="1F52DB38"/>
    <w:rsid w:val="1F585156"/>
    <w:rsid w:val="1F5B9FA2"/>
    <w:rsid w:val="1F5EF7AB"/>
    <w:rsid w:val="1F600979"/>
    <w:rsid w:val="1F636140"/>
    <w:rsid w:val="1F6AB3FD"/>
    <w:rsid w:val="1F6D04CF"/>
    <w:rsid w:val="1F6F58F6"/>
    <w:rsid w:val="1F705896"/>
    <w:rsid w:val="1F72C08C"/>
    <w:rsid w:val="1F73CE67"/>
    <w:rsid w:val="1F783E48"/>
    <w:rsid w:val="1F798EA2"/>
    <w:rsid w:val="1F7B2C5D"/>
    <w:rsid w:val="1F8372DA"/>
    <w:rsid w:val="1F85C3E2"/>
    <w:rsid w:val="1F8C19C8"/>
    <w:rsid w:val="1F94BB2B"/>
    <w:rsid w:val="1F957C26"/>
    <w:rsid w:val="1F96B748"/>
    <w:rsid w:val="1F988017"/>
    <w:rsid w:val="1F994381"/>
    <w:rsid w:val="1F9CD288"/>
    <w:rsid w:val="1F9E3323"/>
    <w:rsid w:val="1F9EE84E"/>
    <w:rsid w:val="1FA622B8"/>
    <w:rsid w:val="1FA7834B"/>
    <w:rsid w:val="1FB3F869"/>
    <w:rsid w:val="1FB57B19"/>
    <w:rsid w:val="1FB7EE02"/>
    <w:rsid w:val="1FB88704"/>
    <w:rsid w:val="1FB8FCBA"/>
    <w:rsid w:val="1FC27F3F"/>
    <w:rsid w:val="1FC2807F"/>
    <w:rsid w:val="1FC9751E"/>
    <w:rsid w:val="1FCC0FEF"/>
    <w:rsid w:val="1FCFA42E"/>
    <w:rsid w:val="1FD5C2BB"/>
    <w:rsid w:val="1FE1895A"/>
    <w:rsid w:val="1FE356AE"/>
    <w:rsid w:val="1FE677C0"/>
    <w:rsid w:val="1FF2938A"/>
    <w:rsid w:val="1FF39048"/>
    <w:rsid w:val="1FF7EB21"/>
    <w:rsid w:val="1FF81260"/>
    <w:rsid w:val="1FFB6342"/>
    <w:rsid w:val="1FFC6810"/>
    <w:rsid w:val="200599F7"/>
    <w:rsid w:val="200879B6"/>
    <w:rsid w:val="20137111"/>
    <w:rsid w:val="201E1E34"/>
    <w:rsid w:val="201FDC83"/>
    <w:rsid w:val="20201E38"/>
    <w:rsid w:val="202035CD"/>
    <w:rsid w:val="20244417"/>
    <w:rsid w:val="20299EE3"/>
    <w:rsid w:val="202ABC9C"/>
    <w:rsid w:val="202C712D"/>
    <w:rsid w:val="202EAE3E"/>
    <w:rsid w:val="2032D8F4"/>
    <w:rsid w:val="20335111"/>
    <w:rsid w:val="2035286D"/>
    <w:rsid w:val="20375226"/>
    <w:rsid w:val="20384936"/>
    <w:rsid w:val="2039A0AF"/>
    <w:rsid w:val="2051737C"/>
    <w:rsid w:val="2058EB99"/>
    <w:rsid w:val="20591484"/>
    <w:rsid w:val="205AF07D"/>
    <w:rsid w:val="205B92FC"/>
    <w:rsid w:val="206EBC4A"/>
    <w:rsid w:val="206EE238"/>
    <w:rsid w:val="207EC423"/>
    <w:rsid w:val="208254F2"/>
    <w:rsid w:val="2083707A"/>
    <w:rsid w:val="2085FCF8"/>
    <w:rsid w:val="2086B3DE"/>
    <w:rsid w:val="208A2D87"/>
    <w:rsid w:val="2091AD7F"/>
    <w:rsid w:val="209DCBFD"/>
    <w:rsid w:val="20A663C2"/>
    <w:rsid w:val="20B54254"/>
    <w:rsid w:val="20B7AC65"/>
    <w:rsid w:val="20B86611"/>
    <w:rsid w:val="20BA9D42"/>
    <w:rsid w:val="20BAFAAE"/>
    <w:rsid w:val="20BF6FFB"/>
    <w:rsid w:val="20C0240C"/>
    <w:rsid w:val="20C5705D"/>
    <w:rsid w:val="20C60170"/>
    <w:rsid w:val="20CE1293"/>
    <w:rsid w:val="20CE331A"/>
    <w:rsid w:val="20D5F5A1"/>
    <w:rsid w:val="20D77FEA"/>
    <w:rsid w:val="20DE2DCE"/>
    <w:rsid w:val="20E0EEE6"/>
    <w:rsid w:val="20E29B24"/>
    <w:rsid w:val="20E3A7D1"/>
    <w:rsid w:val="20E9F4BF"/>
    <w:rsid w:val="20EAC2FA"/>
    <w:rsid w:val="20EC3A70"/>
    <w:rsid w:val="20FCEE42"/>
    <w:rsid w:val="21073099"/>
    <w:rsid w:val="2107D2CD"/>
    <w:rsid w:val="21087438"/>
    <w:rsid w:val="210A6F43"/>
    <w:rsid w:val="210ABDF3"/>
    <w:rsid w:val="210C879D"/>
    <w:rsid w:val="210E99E9"/>
    <w:rsid w:val="210F59EC"/>
    <w:rsid w:val="2110D5D8"/>
    <w:rsid w:val="21142978"/>
    <w:rsid w:val="211AAF22"/>
    <w:rsid w:val="211BDD77"/>
    <w:rsid w:val="211F5D51"/>
    <w:rsid w:val="21247DC2"/>
    <w:rsid w:val="212F0210"/>
    <w:rsid w:val="2139B5DD"/>
    <w:rsid w:val="213C710F"/>
    <w:rsid w:val="213E92E1"/>
    <w:rsid w:val="2147399D"/>
    <w:rsid w:val="2147FF2D"/>
    <w:rsid w:val="215224A0"/>
    <w:rsid w:val="215A79DB"/>
    <w:rsid w:val="215A7B4C"/>
    <w:rsid w:val="215BE879"/>
    <w:rsid w:val="215DFF62"/>
    <w:rsid w:val="215EB4F5"/>
    <w:rsid w:val="21658768"/>
    <w:rsid w:val="216A4C8D"/>
    <w:rsid w:val="216AFD0D"/>
    <w:rsid w:val="216CD24B"/>
    <w:rsid w:val="216F9566"/>
    <w:rsid w:val="2171A891"/>
    <w:rsid w:val="21726EB7"/>
    <w:rsid w:val="2172D951"/>
    <w:rsid w:val="2173CFB4"/>
    <w:rsid w:val="2173D70A"/>
    <w:rsid w:val="217A5344"/>
    <w:rsid w:val="217B4D85"/>
    <w:rsid w:val="21857570"/>
    <w:rsid w:val="218A4A85"/>
    <w:rsid w:val="218C4156"/>
    <w:rsid w:val="218E7908"/>
    <w:rsid w:val="2193B86E"/>
    <w:rsid w:val="2193E397"/>
    <w:rsid w:val="2194D1F6"/>
    <w:rsid w:val="219B48D9"/>
    <w:rsid w:val="219CF42A"/>
    <w:rsid w:val="219E826D"/>
    <w:rsid w:val="219EA5B0"/>
    <w:rsid w:val="21A780FF"/>
    <w:rsid w:val="21A985BC"/>
    <w:rsid w:val="21B75E2D"/>
    <w:rsid w:val="21C0EB66"/>
    <w:rsid w:val="21CBEED7"/>
    <w:rsid w:val="21CCD38B"/>
    <w:rsid w:val="21D04A55"/>
    <w:rsid w:val="21D09ACE"/>
    <w:rsid w:val="21D2D22B"/>
    <w:rsid w:val="21D714F5"/>
    <w:rsid w:val="21E442F6"/>
    <w:rsid w:val="21E566D3"/>
    <w:rsid w:val="21E606D1"/>
    <w:rsid w:val="21E76D47"/>
    <w:rsid w:val="21EF4FDB"/>
    <w:rsid w:val="21F10C79"/>
    <w:rsid w:val="21F2C63B"/>
    <w:rsid w:val="21F63BFC"/>
    <w:rsid w:val="21F93058"/>
    <w:rsid w:val="21FA2716"/>
    <w:rsid w:val="21FE9129"/>
    <w:rsid w:val="21FEA4A2"/>
    <w:rsid w:val="2200E1D8"/>
    <w:rsid w:val="22032CB7"/>
    <w:rsid w:val="22054E2A"/>
    <w:rsid w:val="2206E4D5"/>
    <w:rsid w:val="220AB79C"/>
    <w:rsid w:val="22108043"/>
    <w:rsid w:val="22112616"/>
    <w:rsid w:val="22118756"/>
    <w:rsid w:val="221D3EC1"/>
    <w:rsid w:val="2225CE43"/>
    <w:rsid w:val="222C1172"/>
    <w:rsid w:val="2230D861"/>
    <w:rsid w:val="2231306B"/>
    <w:rsid w:val="223D3118"/>
    <w:rsid w:val="2240C171"/>
    <w:rsid w:val="224250E5"/>
    <w:rsid w:val="2242B621"/>
    <w:rsid w:val="2242C28D"/>
    <w:rsid w:val="2248ECB7"/>
    <w:rsid w:val="2254CD3E"/>
    <w:rsid w:val="22572E3A"/>
    <w:rsid w:val="22582746"/>
    <w:rsid w:val="225BB708"/>
    <w:rsid w:val="22603795"/>
    <w:rsid w:val="2266133B"/>
    <w:rsid w:val="226971C7"/>
    <w:rsid w:val="2269FD57"/>
    <w:rsid w:val="226D1381"/>
    <w:rsid w:val="226F21E3"/>
    <w:rsid w:val="2277EC1E"/>
    <w:rsid w:val="227DBC86"/>
    <w:rsid w:val="227F33E4"/>
    <w:rsid w:val="2282102A"/>
    <w:rsid w:val="2282288D"/>
    <w:rsid w:val="22822E12"/>
    <w:rsid w:val="228BD771"/>
    <w:rsid w:val="228D09BF"/>
    <w:rsid w:val="228DF580"/>
    <w:rsid w:val="22914E91"/>
    <w:rsid w:val="22920AAE"/>
    <w:rsid w:val="229333D6"/>
    <w:rsid w:val="22962FA2"/>
    <w:rsid w:val="22976497"/>
    <w:rsid w:val="229A4779"/>
    <w:rsid w:val="22A5B285"/>
    <w:rsid w:val="22A9F73F"/>
    <w:rsid w:val="22AB9FE9"/>
    <w:rsid w:val="22B57638"/>
    <w:rsid w:val="22BD682C"/>
    <w:rsid w:val="22BFB402"/>
    <w:rsid w:val="22C6103B"/>
    <w:rsid w:val="22C70069"/>
    <w:rsid w:val="22C747E5"/>
    <w:rsid w:val="22C82105"/>
    <w:rsid w:val="22D9EB0C"/>
    <w:rsid w:val="22DF45B2"/>
    <w:rsid w:val="22E1BB86"/>
    <w:rsid w:val="22E3FAA9"/>
    <w:rsid w:val="22E5BF15"/>
    <w:rsid w:val="22EA7F43"/>
    <w:rsid w:val="22EDF4FE"/>
    <w:rsid w:val="22EEDA5C"/>
    <w:rsid w:val="22F38F42"/>
    <w:rsid w:val="22F805BC"/>
    <w:rsid w:val="22FA7300"/>
    <w:rsid w:val="22FD30CE"/>
    <w:rsid w:val="23005EF9"/>
    <w:rsid w:val="23031C8E"/>
    <w:rsid w:val="230322D3"/>
    <w:rsid w:val="2306B3F4"/>
    <w:rsid w:val="230883BA"/>
    <w:rsid w:val="2309E865"/>
    <w:rsid w:val="230E8139"/>
    <w:rsid w:val="230F8309"/>
    <w:rsid w:val="230FA590"/>
    <w:rsid w:val="2318F1D3"/>
    <w:rsid w:val="231A2742"/>
    <w:rsid w:val="231BE9F0"/>
    <w:rsid w:val="23226A0C"/>
    <w:rsid w:val="2323E990"/>
    <w:rsid w:val="23294B54"/>
    <w:rsid w:val="232C2425"/>
    <w:rsid w:val="23301FE4"/>
    <w:rsid w:val="23313D48"/>
    <w:rsid w:val="23341E09"/>
    <w:rsid w:val="23368D2F"/>
    <w:rsid w:val="233BCB87"/>
    <w:rsid w:val="2340F4D7"/>
    <w:rsid w:val="23460D8D"/>
    <w:rsid w:val="234BCDEF"/>
    <w:rsid w:val="234CBFFD"/>
    <w:rsid w:val="2355444E"/>
    <w:rsid w:val="23575461"/>
    <w:rsid w:val="235F1DF7"/>
    <w:rsid w:val="2363BF56"/>
    <w:rsid w:val="23685104"/>
    <w:rsid w:val="236DBC0F"/>
    <w:rsid w:val="236F9EA1"/>
    <w:rsid w:val="2370982C"/>
    <w:rsid w:val="237193E2"/>
    <w:rsid w:val="23723C4A"/>
    <w:rsid w:val="2376A09F"/>
    <w:rsid w:val="23795348"/>
    <w:rsid w:val="237BEF15"/>
    <w:rsid w:val="237C83B7"/>
    <w:rsid w:val="2380D4C6"/>
    <w:rsid w:val="2381B2E3"/>
    <w:rsid w:val="2382A66A"/>
    <w:rsid w:val="238379B2"/>
    <w:rsid w:val="2389C2F0"/>
    <w:rsid w:val="2397191B"/>
    <w:rsid w:val="23996024"/>
    <w:rsid w:val="2399E000"/>
    <w:rsid w:val="239BF311"/>
    <w:rsid w:val="239D4ED3"/>
    <w:rsid w:val="23A427AE"/>
    <w:rsid w:val="23A47B43"/>
    <w:rsid w:val="23AA4C2A"/>
    <w:rsid w:val="23AA90F6"/>
    <w:rsid w:val="23ACE697"/>
    <w:rsid w:val="23B050AE"/>
    <w:rsid w:val="23B0F718"/>
    <w:rsid w:val="23B8B0F6"/>
    <w:rsid w:val="23BAEFFD"/>
    <w:rsid w:val="23BBBA02"/>
    <w:rsid w:val="23BE9A28"/>
    <w:rsid w:val="23C2ECD0"/>
    <w:rsid w:val="23C55DE0"/>
    <w:rsid w:val="23C56A42"/>
    <w:rsid w:val="23CA7EE8"/>
    <w:rsid w:val="23CD4FD0"/>
    <w:rsid w:val="23CDE4BC"/>
    <w:rsid w:val="23CE041E"/>
    <w:rsid w:val="23CE76DC"/>
    <w:rsid w:val="23D27341"/>
    <w:rsid w:val="23D2F525"/>
    <w:rsid w:val="23D56C7E"/>
    <w:rsid w:val="23D6065E"/>
    <w:rsid w:val="23D623E1"/>
    <w:rsid w:val="23E5837F"/>
    <w:rsid w:val="23E627BB"/>
    <w:rsid w:val="23E6895A"/>
    <w:rsid w:val="23E86BBC"/>
    <w:rsid w:val="23E99C09"/>
    <w:rsid w:val="23EABDE4"/>
    <w:rsid w:val="23EC76D0"/>
    <w:rsid w:val="23ECF042"/>
    <w:rsid w:val="23F1399F"/>
    <w:rsid w:val="23F1CF2B"/>
    <w:rsid w:val="23F5FFB9"/>
    <w:rsid w:val="23FD0F39"/>
    <w:rsid w:val="23FE2BCE"/>
    <w:rsid w:val="24036CE3"/>
    <w:rsid w:val="2410595E"/>
    <w:rsid w:val="24115581"/>
    <w:rsid w:val="24171F9C"/>
    <w:rsid w:val="2417FD01"/>
    <w:rsid w:val="24188BF7"/>
    <w:rsid w:val="242057C7"/>
    <w:rsid w:val="24210DD1"/>
    <w:rsid w:val="242123C9"/>
    <w:rsid w:val="2422633B"/>
    <w:rsid w:val="2422B205"/>
    <w:rsid w:val="242354F5"/>
    <w:rsid w:val="2423E9BF"/>
    <w:rsid w:val="24274118"/>
    <w:rsid w:val="2428B3E7"/>
    <w:rsid w:val="242B7FC7"/>
    <w:rsid w:val="243B6BF3"/>
    <w:rsid w:val="243EB651"/>
    <w:rsid w:val="243EF911"/>
    <w:rsid w:val="245032F0"/>
    <w:rsid w:val="24561A75"/>
    <w:rsid w:val="24569BE2"/>
    <w:rsid w:val="2459EF4F"/>
    <w:rsid w:val="245A4B41"/>
    <w:rsid w:val="245B78A5"/>
    <w:rsid w:val="245ED223"/>
    <w:rsid w:val="246A59B9"/>
    <w:rsid w:val="246BF9C5"/>
    <w:rsid w:val="246E7C41"/>
    <w:rsid w:val="2471C17F"/>
    <w:rsid w:val="24747ED2"/>
    <w:rsid w:val="247A746E"/>
    <w:rsid w:val="247D8FFC"/>
    <w:rsid w:val="24886B1A"/>
    <w:rsid w:val="248A5F44"/>
    <w:rsid w:val="248AA996"/>
    <w:rsid w:val="248FE78C"/>
    <w:rsid w:val="2492A49F"/>
    <w:rsid w:val="2497FF8E"/>
    <w:rsid w:val="249BD50C"/>
    <w:rsid w:val="249C8CD1"/>
    <w:rsid w:val="24A33DC5"/>
    <w:rsid w:val="24A5DC3A"/>
    <w:rsid w:val="24A7C7BD"/>
    <w:rsid w:val="24AC739D"/>
    <w:rsid w:val="24B0681E"/>
    <w:rsid w:val="24B121F9"/>
    <w:rsid w:val="24B801B6"/>
    <w:rsid w:val="24BA6FD7"/>
    <w:rsid w:val="24BB1C0B"/>
    <w:rsid w:val="24BF0024"/>
    <w:rsid w:val="24C12CC5"/>
    <w:rsid w:val="24CEDA43"/>
    <w:rsid w:val="24CF309D"/>
    <w:rsid w:val="24D1A080"/>
    <w:rsid w:val="24D24E03"/>
    <w:rsid w:val="24D9CBFE"/>
    <w:rsid w:val="24DCFF6A"/>
    <w:rsid w:val="24DE741C"/>
    <w:rsid w:val="24DE8CDD"/>
    <w:rsid w:val="24E17A45"/>
    <w:rsid w:val="24E1A120"/>
    <w:rsid w:val="24E3BA62"/>
    <w:rsid w:val="24E88A82"/>
    <w:rsid w:val="24ED1915"/>
    <w:rsid w:val="24EE7C95"/>
    <w:rsid w:val="24EF8736"/>
    <w:rsid w:val="24F1AE29"/>
    <w:rsid w:val="24F30037"/>
    <w:rsid w:val="24F3772E"/>
    <w:rsid w:val="24F6B79D"/>
    <w:rsid w:val="24F74C1E"/>
    <w:rsid w:val="24F7F32F"/>
    <w:rsid w:val="24FBAD35"/>
    <w:rsid w:val="24FC5256"/>
    <w:rsid w:val="24FD4E4D"/>
    <w:rsid w:val="24FE7F73"/>
    <w:rsid w:val="2508512F"/>
    <w:rsid w:val="250AA59F"/>
    <w:rsid w:val="250B1C0B"/>
    <w:rsid w:val="2513F3F4"/>
    <w:rsid w:val="2515A2F9"/>
    <w:rsid w:val="25194809"/>
    <w:rsid w:val="251BB6EC"/>
    <w:rsid w:val="251D13A8"/>
    <w:rsid w:val="251E45EC"/>
    <w:rsid w:val="2528359D"/>
    <w:rsid w:val="25285EBC"/>
    <w:rsid w:val="252EF3E2"/>
    <w:rsid w:val="25323933"/>
    <w:rsid w:val="25366B11"/>
    <w:rsid w:val="254133F4"/>
    <w:rsid w:val="25420EDB"/>
    <w:rsid w:val="2542FC1D"/>
    <w:rsid w:val="25461FE6"/>
    <w:rsid w:val="25477DE5"/>
    <w:rsid w:val="254E8349"/>
    <w:rsid w:val="254F6D4C"/>
    <w:rsid w:val="255F36E6"/>
    <w:rsid w:val="25625591"/>
    <w:rsid w:val="2563F630"/>
    <w:rsid w:val="25649A24"/>
    <w:rsid w:val="2572E9DD"/>
    <w:rsid w:val="25795EC6"/>
    <w:rsid w:val="257ADB2C"/>
    <w:rsid w:val="257EDF95"/>
    <w:rsid w:val="2580C75F"/>
    <w:rsid w:val="2580F920"/>
    <w:rsid w:val="2582BA61"/>
    <w:rsid w:val="2583151B"/>
    <w:rsid w:val="2584534E"/>
    <w:rsid w:val="2585622A"/>
    <w:rsid w:val="258C9925"/>
    <w:rsid w:val="25927570"/>
    <w:rsid w:val="25934E8A"/>
    <w:rsid w:val="25948E0E"/>
    <w:rsid w:val="2597222B"/>
    <w:rsid w:val="259F9CE8"/>
    <w:rsid w:val="25A23995"/>
    <w:rsid w:val="25A68E8B"/>
    <w:rsid w:val="25AEEF1B"/>
    <w:rsid w:val="25B0A05A"/>
    <w:rsid w:val="25B44658"/>
    <w:rsid w:val="25B7D073"/>
    <w:rsid w:val="25BCB39D"/>
    <w:rsid w:val="25C4134C"/>
    <w:rsid w:val="25C58AF4"/>
    <w:rsid w:val="25C94691"/>
    <w:rsid w:val="25CA3239"/>
    <w:rsid w:val="25CBB26B"/>
    <w:rsid w:val="25CC4BA1"/>
    <w:rsid w:val="25CD78D2"/>
    <w:rsid w:val="25CED956"/>
    <w:rsid w:val="25CF6E82"/>
    <w:rsid w:val="25CFCE0E"/>
    <w:rsid w:val="25D0DF40"/>
    <w:rsid w:val="25D74B10"/>
    <w:rsid w:val="25DDF2DA"/>
    <w:rsid w:val="25E2D0FD"/>
    <w:rsid w:val="25E4EFEF"/>
    <w:rsid w:val="25E87CAC"/>
    <w:rsid w:val="25E9D76F"/>
    <w:rsid w:val="25EBEBD5"/>
    <w:rsid w:val="25ECDFBB"/>
    <w:rsid w:val="25F7C774"/>
    <w:rsid w:val="25FE9B52"/>
    <w:rsid w:val="25FF0A14"/>
    <w:rsid w:val="2600535F"/>
    <w:rsid w:val="26036A8B"/>
    <w:rsid w:val="2604B7CF"/>
    <w:rsid w:val="2605999B"/>
    <w:rsid w:val="2605C854"/>
    <w:rsid w:val="2606BA0C"/>
    <w:rsid w:val="2607A475"/>
    <w:rsid w:val="260D833D"/>
    <w:rsid w:val="26106B88"/>
    <w:rsid w:val="2611C3A6"/>
    <w:rsid w:val="2611F674"/>
    <w:rsid w:val="2615BE9E"/>
    <w:rsid w:val="2617104D"/>
    <w:rsid w:val="261DAC5E"/>
    <w:rsid w:val="26294C6D"/>
    <w:rsid w:val="262B0875"/>
    <w:rsid w:val="262F0ABD"/>
    <w:rsid w:val="2634A006"/>
    <w:rsid w:val="2636FB93"/>
    <w:rsid w:val="263EF163"/>
    <w:rsid w:val="26405D42"/>
    <w:rsid w:val="26410D9B"/>
    <w:rsid w:val="2642A085"/>
    <w:rsid w:val="2642A498"/>
    <w:rsid w:val="264A061E"/>
    <w:rsid w:val="264A30D8"/>
    <w:rsid w:val="264A829D"/>
    <w:rsid w:val="264B84E9"/>
    <w:rsid w:val="26540748"/>
    <w:rsid w:val="2666E5C5"/>
    <w:rsid w:val="266B50CD"/>
    <w:rsid w:val="266D8E79"/>
    <w:rsid w:val="26746885"/>
    <w:rsid w:val="2674EADE"/>
    <w:rsid w:val="26755DDC"/>
    <w:rsid w:val="267B0106"/>
    <w:rsid w:val="267BFCC8"/>
    <w:rsid w:val="268170E5"/>
    <w:rsid w:val="2686DDAB"/>
    <w:rsid w:val="26988CE7"/>
    <w:rsid w:val="2698F476"/>
    <w:rsid w:val="2699C99C"/>
    <w:rsid w:val="269A77A2"/>
    <w:rsid w:val="26AD341D"/>
    <w:rsid w:val="26B0977B"/>
    <w:rsid w:val="26B0B316"/>
    <w:rsid w:val="26B139CA"/>
    <w:rsid w:val="26B43635"/>
    <w:rsid w:val="26B60D20"/>
    <w:rsid w:val="26B7821D"/>
    <w:rsid w:val="26B95A79"/>
    <w:rsid w:val="26BE0B6B"/>
    <w:rsid w:val="26C0314B"/>
    <w:rsid w:val="26C3138E"/>
    <w:rsid w:val="26C72646"/>
    <w:rsid w:val="26C956E5"/>
    <w:rsid w:val="26CB0426"/>
    <w:rsid w:val="26CE5797"/>
    <w:rsid w:val="26D05535"/>
    <w:rsid w:val="26D3BFC1"/>
    <w:rsid w:val="26D9E5EC"/>
    <w:rsid w:val="26DAD052"/>
    <w:rsid w:val="26DD3FD9"/>
    <w:rsid w:val="26E7E973"/>
    <w:rsid w:val="26EC274D"/>
    <w:rsid w:val="26EDB9AA"/>
    <w:rsid w:val="26F63422"/>
    <w:rsid w:val="26F9A2DC"/>
    <w:rsid w:val="26FFB854"/>
    <w:rsid w:val="26FFE4D6"/>
    <w:rsid w:val="270FE379"/>
    <w:rsid w:val="2710D73C"/>
    <w:rsid w:val="27114C2D"/>
    <w:rsid w:val="2715C8A7"/>
    <w:rsid w:val="271DA985"/>
    <w:rsid w:val="272654BD"/>
    <w:rsid w:val="2728B212"/>
    <w:rsid w:val="27294C75"/>
    <w:rsid w:val="272AD4A4"/>
    <w:rsid w:val="272CB464"/>
    <w:rsid w:val="2731390B"/>
    <w:rsid w:val="27327217"/>
    <w:rsid w:val="273355CA"/>
    <w:rsid w:val="2735A5FB"/>
    <w:rsid w:val="2735D81D"/>
    <w:rsid w:val="2739555A"/>
    <w:rsid w:val="27398DB9"/>
    <w:rsid w:val="273FFB65"/>
    <w:rsid w:val="2740D282"/>
    <w:rsid w:val="2744D774"/>
    <w:rsid w:val="27525520"/>
    <w:rsid w:val="2757418F"/>
    <w:rsid w:val="275AC15C"/>
    <w:rsid w:val="275B6F80"/>
    <w:rsid w:val="275C5CEC"/>
    <w:rsid w:val="276761E1"/>
    <w:rsid w:val="276F3E83"/>
    <w:rsid w:val="27722AF1"/>
    <w:rsid w:val="277359BD"/>
    <w:rsid w:val="27759B31"/>
    <w:rsid w:val="277D3768"/>
    <w:rsid w:val="277D8D2F"/>
    <w:rsid w:val="277E57B1"/>
    <w:rsid w:val="277EA15E"/>
    <w:rsid w:val="278430D2"/>
    <w:rsid w:val="27872864"/>
    <w:rsid w:val="2787D527"/>
    <w:rsid w:val="278A6A57"/>
    <w:rsid w:val="2791682E"/>
    <w:rsid w:val="27938189"/>
    <w:rsid w:val="27944ED7"/>
    <w:rsid w:val="279C2F94"/>
    <w:rsid w:val="27A3D9A4"/>
    <w:rsid w:val="27A8C791"/>
    <w:rsid w:val="27ABDF10"/>
    <w:rsid w:val="27AF7D65"/>
    <w:rsid w:val="27B03995"/>
    <w:rsid w:val="27B6D776"/>
    <w:rsid w:val="27B6DA84"/>
    <w:rsid w:val="27BD8797"/>
    <w:rsid w:val="27C1C6EC"/>
    <w:rsid w:val="27C4B705"/>
    <w:rsid w:val="27C59D9C"/>
    <w:rsid w:val="27CCEBDF"/>
    <w:rsid w:val="27CCF00E"/>
    <w:rsid w:val="27CF4B3B"/>
    <w:rsid w:val="27E125BA"/>
    <w:rsid w:val="27E4A081"/>
    <w:rsid w:val="27E568CF"/>
    <w:rsid w:val="27EBEA15"/>
    <w:rsid w:val="27ECB58C"/>
    <w:rsid w:val="27ECB85D"/>
    <w:rsid w:val="27ED592E"/>
    <w:rsid w:val="27EF061C"/>
    <w:rsid w:val="27EF878F"/>
    <w:rsid w:val="27EFB6DF"/>
    <w:rsid w:val="27F84B2D"/>
    <w:rsid w:val="28011640"/>
    <w:rsid w:val="280237DA"/>
    <w:rsid w:val="28061F3D"/>
    <w:rsid w:val="28064959"/>
    <w:rsid w:val="2807F7E1"/>
    <w:rsid w:val="28095EBB"/>
    <w:rsid w:val="280AF70C"/>
    <w:rsid w:val="2812BB5C"/>
    <w:rsid w:val="28148F49"/>
    <w:rsid w:val="28185FD8"/>
    <w:rsid w:val="281882DE"/>
    <w:rsid w:val="281C883E"/>
    <w:rsid w:val="281E8B7D"/>
    <w:rsid w:val="282234A4"/>
    <w:rsid w:val="2824BB90"/>
    <w:rsid w:val="282931BD"/>
    <w:rsid w:val="283633D4"/>
    <w:rsid w:val="283B9E2E"/>
    <w:rsid w:val="28415C4D"/>
    <w:rsid w:val="2841E314"/>
    <w:rsid w:val="2842308D"/>
    <w:rsid w:val="28433E0F"/>
    <w:rsid w:val="28448110"/>
    <w:rsid w:val="284B0789"/>
    <w:rsid w:val="284B360B"/>
    <w:rsid w:val="284E3E9D"/>
    <w:rsid w:val="2852280B"/>
    <w:rsid w:val="28574F81"/>
    <w:rsid w:val="2859F0C9"/>
    <w:rsid w:val="285A12DE"/>
    <w:rsid w:val="285C0C07"/>
    <w:rsid w:val="285D0350"/>
    <w:rsid w:val="286112D5"/>
    <w:rsid w:val="286432CC"/>
    <w:rsid w:val="2865DF57"/>
    <w:rsid w:val="286772A4"/>
    <w:rsid w:val="28685C1C"/>
    <w:rsid w:val="28694500"/>
    <w:rsid w:val="286B134F"/>
    <w:rsid w:val="286D83A4"/>
    <w:rsid w:val="286EB37C"/>
    <w:rsid w:val="2873FEDD"/>
    <w:rsid w:val="28796D82"/>
    <w:rsid w:val="287A7834"/>
    <w:rsid w:val="287F5D37"/>
    <w:rsid w:val="288084A7"/>
    <w:rsid w:val="28823643"/>
    <w:rsid w:val="288608C3"/>
    <w:rsid w:val="28870120"/>
    <w:rsid w:val="2887C687"/>
    <w:rsid w:val="288F5CC0"/>
    <w:rsid w:val="2895A8E5"/>
    <w:rsid w:val="289633D7"/>
    <w:rsid w:val="289747BE"/>
    <w:rsid w:val="289CD289"/>
    <w:rsid w:val="289F471D"/>
    <w:rsid w:val="28A7B4F6"/>
    <w:rsid w:val="28A7B961"/>
    <w:rsid w:val="28A8CE57"/>
    <w:rsid w:val="28ACAD9B"/>
    <w:rsid w:val="28AF5255"/>
    <w:rsid w:val="28B5164A"/>
    <w:rsid w:val="28BDEF9E"/>
    <w:rsid w:val="28BECE66"/>
    <w:rsid w:val="28BFF20E"/>
    <w:rsid w:val="28CCF174"/>
    <w:rsid w:val="28D0A3D4"/>
    <w:rsid w:val="28D3630F"/>
    <w:rsid w:val="28E417A8"/>
    <w:rsid w:val="28E45A44"/>
    <w:rsid w:val="28E7AC92"/>
    <w:rsid w:val="28F2439C"/>
    <w:rsid w:val="28FD73EE"/>
    <w:rsid w:val="29004EC3"/>
    <w:rsid w:val="2900B854"/>
    <w:rsid w:val="290253AF"/>
    <w:rsid w:val="2902E7E9"/>
    <w:rsid w:val="2902ECC2"/>
    <w:rsid w:val="2904E28B"/>
    <w:rsid w:val="290E34F5"/>
    <w:rsid w:val="2913A18A"/>
    <w:rsid w:val="2915E1CF"/>
    <w:rsid w:val="291917F6"/>
    <w:rsid w:val="291A17C8"/>
    <w:rsid w:val="291BCE26"/>
    <w:rsid w:val="2920B414"/>
    <w:rsid w:val="29269BF0"/>
    <w:rsid w:val="292EB8EA"/>
    <w:rsid w:val="293320A7"/>
    <w:rsid w:val="2933CA55"/>
    <w:rsid w:val="29368D4E"/>
    <w:rsid w:val="29388657"/>
    <w:rsid w:val="2941D763"/>
    <w:rsid w:val="29427CA2"/>
    <w:rsid w:val="29433738"/>
    <w:rsid w:val="2947551C"/>
    <w:rsid w:val="2955013F"/>
    <w:rsid w:val="295958AF"/>
    <w:rsid w:val="295BE240"/>
    <w:rsid w:val="295BFC38"/>
    <w:rsid w:val="295C0C63"/>
    <w:rsid w:val="295E9348"/>
    <w:rsid w:val="295F67B6"/>
    <w:rsid w:val="296185C8"/>
    <w:rsid w:val="29652FDD"/>
    <w:rsid w:val="29669744"/>
    <w:rsid w:val="2967A30F"/>
    <w:rsid w:val="2968CA2A"/>
    <w:rsid w:val="296D43E8"/>
    <w:rsid w:val="2970F741"/>
    <w:rsid w:val="29712F84"/>
    <w:rsid w:val="29741511"/>
    <w:rsid w:val="29750FB0"/>
    <w:rsid w:val="297D88AA"/>
    <w:rsid w:val="297DE095"/>
    <w:rsid w:val="297EF544"/>
    <w:rsid w:val="297FBB09"/>
    <w:rsid w:val="2980F408"/>
    <w:rsid w:val="29850CB1"/>
    <w:rsid w:val="29857948"/>
    <w:rsid w:val="2988C3ED"/>
    <w:rsid w:val="298DF757"/>
    <w:rsid w:val="2991068B"/>
    <w:rsid w:val="2991B3BB"/>
    <w:rsid w:val="29938A9F"/>
    <w:rsid w:val="2994183A"/>
    <w:rsid w:val="2994CDAC"/>
    <w:rsid w:val="29962CC3"/>
    <w:rsid w:val="299683F0"/>
    <w:rsid w:val="299C1B03"/>
    <w:rsid w:val="299F881D"/>
    <w:rsid w:val="29A0F2E7"/>
    <w:rsid w:val="29A5A970"/>
    <w:rsid w:val="29A8A440"/>
    <w:rsid w:val="29ABC4A5"/>
    <w:rsid w:val="29B01A06"/>
    <w:rsid w:val="29B234C8"/>
    <w:rsid w:val="29B375B5"/>
    <w:rsid w:val="29B380E8"/>
    <w:rsid w:val="29B65756"/>
    <w:rsid w:val="29B7995D"/>
    <w:rsid w:val="29B8793F"/>
    <w:rsid w:val="29BB370A"/>
    <w:rsid w:val="29BD2E75"/>
    <w:rsid w:val="29CFF4D1"/>
    <w:rsid w:val="29D180FB"/>
    <w:rsid w:val="29D47BE7"/>
    <w:rsid w:val="29D4AD8D"/>
    <w:rsid w:val="29DB462C"/>
    <w:rsid w:val="29DD80FD"/>
    <w:rsid w:val="29E06E51"/>
    <w:rsid w:val="29E45214"/>
    <w:rsid w:val="29E8A978"/>
    <w:rsid w:val="29EB31E2"/>
    <w:rsid w:val="29EB3F16"/>
    <w:rsid w:val="29EF794C"/>
    <w:rsid w:val="29EFF686"/>
    <w:rsid w:val="29FF143B"/>
    <w:rsid w:val="2A02E9CE"/>
    <w:rsid w:val="2A0550F4"/>
    <w:rsid w:val="2A05DAE8"/>
    <w:rsid w:val="2A092392"/>
    <w:rsid w:val="2A0B13EE"/>
    <w:rsid w:val="2A0C07B1"/>
    <w:rsid w:val="2A0DAC34"/>
    <w:rsid w:val="2A15C354"/>
    <w:rsid w:val="2A18FEA8"/>
    <w:rsid w:val="2A1FB1CE"/>
    <w:rsid w:val="2A2702AC"/>
    <w:rsid w:val="2A28D275"/>
    <w:rsid w:val="2A2C1777"/>
    <w:rsid w:val="2A30F2EC"/>
    <w:rsid w:val="2A33AC7B"/>
    <w:rsid w:val="2A34CDD1"/>
    <w:rsid w:val="2A36EF63"/>
    <w:rsid w:val="2A3AA41D"/>
    <w:rsid w:val="2A3B215A"/>
    <w:rsid w:val="2A3D2927"/>
    <w:rsid w:val="2A4070D5"/>
    <w:rsid w:val="2A457FA1"/>
    <w:rsid w:val="2A46CA4D"/>
    <w:rsid w:val="2A5247EA"/>
    <w:rsid w:val="2A54C886"/>
    <w:rsid w:val="2A55BE0F"/>
    <w:rsid w:val="2A5C5484"/>
    <w:rsid w:val="2A625779"/>
    <w:rsid w:val="2A62D29D"/>
    <w:rsid w:val="2A64B433"/>
    <w:rsid w:val="2A65C213"/>
    <w:rsid w:val="2A66264E"/>
    <w:rsid w:val="2A68F739"/>
    <w:rsid w:val="2A6DEA5D"/>
    <w:rsid w:val="2A715021"/>
    <w:rsid w:val="2A729212"/>
    <w:rsid w:val="2A7488C1"/>
    <w:rsid w:val="2A796A38"/>
    <w:rsid w:val="2A83C379"/>
    <w:rsid w:val="2A859767"/>
    <w:rsid w:val="2A8B7FE2"/>
    <w:rsid w:val="2A8D9D08"/>
    <w:rsid w:val="2A8ED99B"/>
    <w:rsid w:val="2A90AA7B"/>
    <w:rsid w:val="2A9EFA99"/>
    <w:rsid w:val="2AA2B175"/>
    <w:rsid w:val="2AA43AC1"/>
    <w:rsid w:val="2AA7AAF6"/>
    <w:rsid w:val="2AAFF638"/>
    <w:rsid w:val="2AB19219"/>
    <w:rsid w:val="2AB19BFE"/>
    <w:rsid w:val="2AB3E8F3"/>
    <w:rsid w:val="2AB4E136"/>
    <w:rsid w:val="2AB50CC2"/>
    <w:rsid w:val="2ABCDAB6"/>
    <w:rsid w:val="2ABD3C23"/>
    <w:rsid w:val="2AC02111"/>
    <w:rsid w:val="2ACC640E"/>
    <w:rsid w:val="2ACD2388"/>
    <w:rsid w:val="2AD0B96C"/>
    <w:rsid w:val="2AE57E42"/>
    <w:rsid w:val="2AEAA975"/>
    <w:rsid w:val="2AEB5444"/>
    <w:rsid w:val="2AF774B0"/>
    <w:rsid w:val="2AFCE307"/>
    <w:rsid w:val="2B0012C4"/>
    <w:rsid w:val="2B05D863"/>
    <w:rsid w:val="2B0C0841"/>
    <w:rsid w:val="2B0C8E7E"/>
    <w:rsid w:val="2B14F0F8"/>
    <w:rsid w:val="2B16EF5E"/>
    <w:rsid w:val="2B18D42A"/>
    <w:rsid w:val="2B1BDA24"/>
    <w:rsid w:val="2B1C07ED"/>
    <w:rsid w:val="2B1E1EE9"/>
    <w:rsid w:val="2B202876"/>
    <w:rsid w:val="2B20EAAA"/>
    <w:rsid w:val="2B20FB0F"/>
    <w:rsid w:val="2B2A6237"/>
    <w:rsid w:val="2B2B623F"/>
    <w:rsid w:val="2B2D991E"/>
    <w:rsid w:val="2B33101F"/>
    <w:rsid w:val="2B34C504"/>
    <w:rsid w:val="2B3661A3"/>
    <w:rsid w:val="2B370DAC"/>
    <w:rsid w:val="2B388EBE"/>
    <w:rsid w:val="2B3A556E"/>
    <w:rsid w:val="2B3E74C9"/>
    <w:rsid w:val="2B406B59"/>
    <w:rsid w:val="2B432F92"/>
    <w:rsid w:val="2B43B48C"/>
    <w:rsid w:val="2B483C9C"/>
    <w:rsid w:val="2B4BC557"/>
    <w:rsid w:val="2B4D303C"/>
    <w:rsid w:val="2B4D7835"/>
    <w:rsid w:val="2B5014B3"/>
    <w:rsid w:val="2B56C744"/>
    <w:rsid w:val="2B5986A4"/>
    <w:rsid w:val="2B5E38DA"/>
    <w:rsid w:val="2B64E0B0"/>
    <w:rsid w:val="2B670944"/>
    <w:rsid w:val="2B67FC4E"/>
    <w:rsid w:val="2B6DC659"/>
    <w:rsid w:val="2B73CFBE"/>
    <w:rsid w:val="2B753B44"/>
    <w:rsid w:val="2B77070A"/>
    <w:rsid w:val="2B7D525B"/>
    <w:rsid w:val="2B8084FB"/>
    <w:rsid w:val="2B811833"/>
    <w:rsid w:val="2B8693D1"/>
    <w:rsid w:val="2B8B6448"/>
    <w:rsid w:val="2B8D3D73"/>
    <w:rsid w:val="2B8F26D6"/>
    <w:rsid w:val="2B90A884"/>
    <w:rsid w:val="2B970FF2"/>
    <w:rsid w:val="2B999DB6"/>
    <w:rsid w:val="2B9EB13E"/>
    <w:rsid w:val="2B9F1008"/>
    <w:rsid w:val="2BA091DF"/>
    <w:rsid w:val="2BA187FC"/>
    <w:rsid w:val="2BA3028E"/>
    <w:rsid w:val="2BB31E1A"/>
    <w:rsid w:val="2BB69C66"/>
    <w:rsid w:val="2BBB0218"/>
    <w:rsid w:val="2BC65F4E"/>
    <w:rsid w:val="2BC8D0B1"/>
    <w:rsid w:val="2BC9CCCE"/>
    <w:rsid w:val="2BCA83C5"/>
    <w:rsid w:val="2BD42EFB"/>
    <w:rsid w:val="2BD7312E"/>
    <w:rsid w:val="2BD94F35"/>
    <w:rsid w:val="2BDB4963"/>
    <w:rsid w:val="2BDBCBD1"/>
    <w:rsid w:val="2BDC63EB"/>
    <w:rsid w:val="2BDE484C"/>
    <w:rsid w:val="2BE0BB04"/>
    <w:rsid w:val="2BE35199"/>
    <w:rsid w:val="2BE3CED8"/>
    <w:rsid w:val="2BE55897"/>
    <w:rsid w:val="2BE82CAE"/>
    <w:rsid w:val="2BE82D7D"/>
    <w:rsid w:val="2BE9F290"/>
    <w:rsid w:val="2BF19A87"/>
    <w:rsid w:val="2BF8AB92"/>
    <w:rsid w:val="2C049205"/>
    <w:rsid w:val="2C07F1E3"/>
    <w:rsid w:val="2C0897C3"/>
    <w:rsid w:val="2C0AB8AF"/>
    <w:rsid w:val="2C0ADEDF"/>
    <w:rsid w:val="2C117DA5"/>
    <w:rsid w:val="2C13230C"/>
    <w:rsid w:val="2C133C75"/>
    <w:rsid w:val="2C134D1E"/>
    <w:rsid w:val="2C140F23"/>
    <w:rsid w:val="2C1412DB"/>
    <w:rsid w:val="2C14A24E"/>
    <w:rsid w:val="2C1EE750"/>
    <w:rsid w:val="2C1FB886"/>
    <w:rsid w:val="2C21FB25"/>
    <w:rsid w:val="2C22D502"/>
    <w:rsid w:val="2C262A6F"/>
    <w:rsid w:val="2C266788"/>
    <w:rsid w:val="2C2BD811"/>
    <w:rsid w:val="2C2F18DA"/>
    <w:rsid w:val="2C303955"/>
    <w:rsid w:val="2C3904FB"/>
    <w:rsid w:val="2C3ACD49"/>
    <w:rsid w:val="2C3B9350"/>
    <w:rsid w:val="2C43C5E0"/>
    <w:rsid w:val="2C44D722"/>
    <w:rsid w:val="2C456C2F"/>
    <w:rsid w:val="2C4C3B7A"/>
    <w:rsid w:val="2C4D433B"/>
    <w:rsid w:val="2C50E7B6"/>
    <w:rsid w:val="2C55F418"/>
    <w:rsid w:val="2C5C1401"/>
    <w:rsid w:val="2C5DC587"/>
    <w:rsid w:val="2C5FE6C9"/>
    <w:rsid w:val="2C602B24"/>
    <w:rsid w:val="2C610FF4"/>
    <w:rsid w:val="2C675C70"/>
    <w:rsid w:val="2C6D2E60"/>
    <w:rsid w:val="2C6F1F2A"/>
    <w:rsid w:val="2C7416BA"/>
    <w:rsid w:val="2C790C40"/>
    <w:rsid w:val="2C7D19C3"/>
    <w:rsid w:val="2C840834"/>
    <w:rsid w:val="2C846C3F"/>
    <w:rsid w:val="2C89C2A4"/>
    <w:rsid w:val="2C8B0A8D"/>
    <w:rsid w:val="2C8BAA57"/>
    <w:rsid w:val="2C8CB2D4"/>
    <w:rsid w:val="2C936AC0"/>
    <w:rsid w:val="2C9430EE"/>
    <w:rsid w:val="2C9DF745"/>
    <w:rsid w:val="2CA72BED"/>
    <w:rsid w:val="2CA74161"/>
    <w:rsid w:val="2CAA3CA4"/>
    <w:rsid w:val="2CB34485"/>
    <w:rsid w:val="2CB8A5CD"/>
    <w:rsid w:val="2CBFC092"/>
    <w:rsid w:val="2CC20EBA"/>
    <w:rsid w:val="2CC2F20E"/>
    <w:rsid w:val="2CC341C2"/>
    <w:rsid w:val="2CC65391"/>
    <w:rsid w:val="2CC967A6"/>
    <w:rsid w:val="2CCED4DD"/>
    <w:rsid w:val="2CD1F04A"/>
    <w:rsid w:val="2CD39638"/>
    <w:rsid w:val="2CD77220"/>
    <w:rsid w:val="2CE47BBF"/>
    <w:rsid w:val="2CEA08C2"/>
    <w:rsid w:val="2CEC2FEA"/>
    <w:rsid w:val="2CF10CFE"/>
    <w:rsid w:val="2CFB4C1F"/>
    <w:rsid w:val="2D003FB9"/>
    <w:rsid w:val="2D017372"/>
    <w:rsid w:val="2D0245F0"/>
    <w:rsid w:val="2D0CAF5D"/>
    <w:rsid w:val="2D0D39A9"/>
    <w:rsid w:val="2D0E7E5A"/>
    <w:rsid w:val="2D0EB0DA"/>
    <w:rsid w:val="2D106C7E"/>
    <w:rsid w:val="2D10A9BA"/>
    <w:rsid w:val="2D11B4BC"/>
    <w:rsid w:val="2D120D40"/>
    <w:rsid w:val="2D149D75"/>
    <w:rsid w:val="2D1582D8"/>
    <w:rsid w:val="2D16189A"/>
    <w:rsid w:val="2D1D198D"/>
    <w:rsid w:val="2D24D65E"/>
    <w:rsid w:val="2D2C2F2C"/>
    <w:rsid w:val="2D2F0B89"/>
    <w:rsid w:val="2D30899D"/>
    <w:rsid w:val="2D318E74"/>
    <w:rsid w:val="2D328D3E"/>
    <w:rsid w:val="2D35F536"/>
    <w:rsid w:val="2D3618D7"/>
    <w:rsid w:val="2D3645A5"/>
    <w:rsid w:val="2D39CFE1"/>
    <w:rsid w:val="2D3AC3A3"/>
    <w:rsid w:val="2D3C39A9"/>
    <w:rsid w:val="2D41C627"/>
    <w:rsid w:val="2D43644C"/>
    <w:rsid w:val="2D51C11F"/>
    <w:rsid w:val="2D5459FF"/>
    <w:rsid w:val="2D54F457"/>
    <w:rsid w:val="2D5B676B"/>
    <w:rsid w:val="2D5DBBC4"/>
    <w:rsid w:val="2D5FA48A"/>
    <w:rsid w:val="2D62F941"/>
    <w:rsid w:val="2D698652"/>
    <w:rsid w:val="2D6C3E7B"/>
    <w:rsid w:val="2D6D553E"/>
    <w:rsid w:val="2D721119"/>
    <w:rsid w:val="2D746786"/>
    <w:rsid w:val="2D782D43"/>
    <w:rsid w:val="2D78FB95"/>
    <w:rsid w:val="2D7ACB4D"/>
    <w:rsid w:val="2D7D50E8"/>
    <w:rsid w:val="2D7EE351"/>
    <w:rsid w:val="2D807C42"/>
    <w:rsid w:val="2D95C8EE"/>
    <w:rsid w:val="2D9E0AB8"/>
    <w:rsid w:val="2DA07CF3"/>
    <w:rsid w:val="2DA0EA1D"/>
    <w:rsid w:val="2DA52C01"/>
    <w:rsid w:val="2DA631C7"/>
    <w:rsid w:val="2DB25D95"/>
    <w:rsid w:val="2DB3B94B"/>
    <w:rsid w:val="2DB5AA48"/>
    <w:rsid w:val="2DC194B4"/>
    <w:rsid w:val="2DC1DA54"/>
    <w:rsid w:val="2DC63465"/>
    <w:rsid w:val="2DC71124"/>
    <w:rsid w:val="2DC88CEA"/>
    <w:rsid w:val="2DC95320"/>
    <w:rsid w:val="2DC9A680"/>
    <w:rsid w:val="2DCA8595"/>
    <w:rsid w:val="2DCCA85D"/>
    <w:rsid w:val="2DD12184"/>
    <w:rsid w:val="2DD89554"/>
    <w:rsid w:val="2DD9C4A3"/>
    <w:rsid w:val="2DDB5C88"/>
    <w:rsid w:val="2DDFF04E"/>
    <w:rsid w:val="2DE36503"/>
    <w:rsid w:val="2DE76606"/>
    <w:rsid w:val="2DEBE666"/>
    <w:rsid w:val="2DECB571"/>
    <w:rsid w:val="2DEF3AEC"/>
    <w:rsid w:val="2DF073A7"/>
    <w:rsid w:val="2DF47066"/>
    <w:rsid w:val="2DF5C9D4"/>
    <w:rsid w:val="2E007318"/>
    <w:rsid w:val="2E05D989"/>
    <w:rsid w:val="2E06E424"/>
    <w:rsid w:val="2E0AC0A2"/>
    <w:rsid w:val="2E0D66B9"/>
    <w:rsid w:val="2E15A6BC"/>
    <w:rsid w:val="2E174A0F"/>
    <w:rsid w:val="2E19B444"/>
    <w:rsid w:val="2E1B9938"/>
    <w:rsid w:val="2E1CE189"/>
    <w:rsid w:val="2E1F01B0"/>
    <w:rsid w:val="2E2252FB"/>
    <w:rsid w:val="2E23D265"/>
    <w:rsid w:val="2E2F49EF"/>
    <w:rsid w:val="2E336767"/>
    <w:rsid w:val="2E36A768"/>
    <w:rsid w:val="2E3A0579"/>
    <w:rsid w:val="2E3B8A76"/>
    <w:rsid w:val="2E3F063D"/>
    <w:rsid w:val="2E40C8BD"/>
    <w:rsid w:val="2E411EAD"/>
    <w:rsid w:val="2E44C656"/>
    <w:rsid w:val="2E455010"/>
    <w:rsid w:val="2E4885B7"/>
    <w:rsid w:val="2E496508"/>
    <w:rsid w:val="2E51118B"/>
    <w:rsid w:val="2E54201F"/>
    <w:rsid w:val="2E5462E2"/>
    <w:rsid w:val="2E5DCAF0"/>
    <w:rsid w:val="2E6008F2"/>
    <w:rsid w:val="2E609980"/>
    <w:rsid w:val="2E6D3C96"/>
    <w:rsid w:val="2E6FB339"/>
    <w:rsid w:val="2E73CD2A"/>
    <w:rsid w:val="2E842A3C"/>
    <w:rsid w:val="2E852D01"/>
    <w:rsid w:val="2E8CDAB7"/>
    <w:rsid w:val="2E9D898E"/>
    <w:rsid w:val="2E9ED9F5"/>
    <w:rsid w:val="2E9F8685"/>
    <w:rsid w:val="2E9FD889"/>
    <w:rsid w:val="2EA3D756"/>
    <w:rsid w:val="2EA7D3C9"/>
    <w:rsid w:val="2EABF0F6"/>
    <w:rsid w:val="2EACAACB"/>
    <w:rsid w:val="2EAD981B"/>
    <w:rsid w:val="2EAE93B0"/>
    <w:rsid w:val="2EB0BC1C"/>
    <w:rsid w:val="2EB5D82C"/>
    <w:rsid w:val="2EB620B0"/>
    <w:rsid w:val="2EBC689C"/>
    <w:rsid w:val="2EBC7C9B"/>
    <w:rsid w:val="2EBDC582"/>
    <w:rsid w:val="2EBEF875"/>
    <w:rsid w:val="2ECC5056"/>
    <w:rsid w:val="2ED12C8F"/>
    <w:rsid w:val="2ED810DD"/>
    <w:rsid w:val="2EDA5912"/>
    <w:rsid w:val="2EDA8D18"/>
    <w:rsid w:val="2EDAFAF9"/>
    <w:rsid w:val="2EDDAAE3"/>
    <w:rsid w:val="2EE0F5FC"/>
    <w:rsid w:val="2EE14084"/>
    <w:rsid w:val="2EE2E147"/>
    <w:rsid w:val="2EE4E5A7"/>
    <w:rsid w:val="2EE7E89F"/>
    <w:rsid w:val="2EEC88B8"/>
    <w:rsid w:val="2EF2C936"/>
    <w:rsid w:val="2EFA3924"/>
    <w:rsid w:val="2EFE7310"/>
    <w:rsid w:val="2EFEC9A2"/>
    <w:rsid w:val="2F00AABC"/>
    <w:rsid w:val="2F025577"/>
    <w:rsid w:val="2F0331BB"/>
    <w:rsid w:val="2F064C03"/>
    <w:rsid w:val="2F07D90F"/>
    <w:rsid w:val="2F0811CF"/>
    <w:rsid w:val="2F0B2D38"/>
    <w:rsid w:val="2F0DB8D5"/>
    <w:rsid w:val="2F0F87A3"/>
    <w:rsid w:val="2F199600"/>
    <w:rsid w:val="2F21E439"/>
    <w:rsid w:val="2F24762E"/>
    <w:rsid w:val="2F255C0B"/>
    <w:rsid w:val="2F265004"/>
    <w:rsid w:val="2F28345F"/>
    <w:rsid w:val="2F313326"/>
    <w:rsid w:val="2F32A338"/>
    <w:rsid w:val="2F33CDAC"/>
    <w:rsid w:val="2F33DB74"/>
    <w:rsid w:val="2F3FDD0F"/>
    <w:rsid w:val="2F44F43B"/>
    <w:rsid w:val="2F480E92"/>
    <w:rsid w:val="2F4DDC47"/>
    <w:rsid w:val="2F508BA3"/>
    <w:rsid w:val="2F55B888"/>
    <w:rsid w:val="2F57F3DF"/>
    <w:rsid w:val="2F5A0087"/>
    <w:rsid w:val="2F650B77"/>
    <w:rsid w:val="2F65859D"/>
    <w:rsid w:val="2F71DBE5"/>
    <w:rsid w:val="2F7CD195"/>
    <w:rsid w:val="2F7EC53F"/>
    <w:rsid w:val="2F7F6B26"/>
    <w:rsid w:val="2F7F7B12"/>
    <w:rsid w:val="2F85695A"/>
    <w:rsid w:val="2F898B85"/>
    <w:rsid w:val="2F8DD63F"/>
    <w:rsid w:val="2F8F7B94"/>
    <w:rsid w:val="2F9942DF"/>
    <w:rsid w:val="2F99565C"/>
    <w:rsid w:val="2F9BBC1F"/>
    <w:rsid w:val="2F9CC2C3"/>
    <w:rsid w:val="2F9E1B52"/>
    <w:rsid w:val="2FA20181"/>
    <w:rsid w:val="2FA20A35"/>
    <w:rsid w:val="2FA37F68"/>
    <w:rsid w:val="2FA3F7EE"/>
    <w:rsid w:val="2FA75F42"/>
    <w:rsid w:val="2FADAB92"/>
    <w:rsid w:val="2FAE0F96"/>
    <w:rsid w:val="2FAF2399"/>
    <w:rsid w:val="2FB15731"/>
    <w:rsid w:val="2FB1AEBB"/>
    <w:rsid w:val="2FC079FB"/>
    <w:rsid w:val="2FC20471"/>
    <w:rsid w:val="2FC37C25"/>
    <w:rsid w:val="2FCF41C0"/>
    <w:rsid w:val="2FD31728"/>
    <w:rsid w:val="2FD4AEB1"/>
    <w:rsid w:val="2FD61124"/>
    <w:rsid w:val="2FDBEC93"/>
    <w:rsid w:val="2FDC581F"/>
    <w:rsid w:val="2FE1DCA4"/>
    <w:rsid w:val="2FE5EED0"/>
    <w:rsid w:val="2FE7C997"/>
    <w:rsid w:val="2FF1CED8"/>
    <w:rsid w:val="2FF36520"/>
    <w:rsid w:val="2FF5223A"/>
    <w:rsid w:val="30007824"/>
    <w:rsid w:val="300292CB"/>
    <w:rsid w:val="300D2C68"/>
    <w:rsid w:val="300D3199"/>
    <w:rsid w:val="3013FF98"/>
    <w:rsid w:val="30198B99"/>
    <w:rsid w:val="3022E63A"/>
    <w:rsid w:val="3023E952"/>
    <w:rsid w:val="30291E7D"/>
    <w:rsid w:val="302B9727"/>
    <w:rsid w:val="3030BA8E"/>
    <w:rsid w:val="3030F222"/>
    <w:rsid w:val="3032FB6C"/>
    <w:rsid w:val="30378DBC"/>
    <w:rsid w:val="304754CB"/>
    <w:rsid w:val="3049BBA7"/>
    <w:rsid w:val="304DEDF9"/>
    <w:rsid w:val="3054C9C9"/>
    <w:rsid w:val="305B541C"/>
    <w:rsid w:val="305D21DD"/>
    <w:rsid w:val="305FAB97"/>
    <w:rsid w:val="3062A510"/>
    <w:rsid w:val="30652049"/>
    <w:rsid w:val="30687156"/>
    <w:rsid w:val="306BF21C"/>
    <w:rsid w:val="3071D6A6"/>
    <w:rsid w:val="30775A7D"/>
    <w:rsid w:val="3081A9A3"/>
    <w:rsid w:val="3083A5F6"/>
    <w:rsid w:val="30855E7A"/>
    <w:rsid w:val="308846EE"/>
    <w:rsid w:val="3088C949"/>
    <w:rsid w:val="309162F4"/>
    <w:rsid w:val="3096E97F"/>
    <w:rsid w:val="309C71BD"/>
    <w:rsid w:val="309E5E6B"/>
    <w:rsid w:val="309F5C25"/>
    <w:rsid w:val="30A20CF1"/>
    <w:rsid w:val="30A538C5"/>
    <w:rsid w:val="30A981E0"/>
    <w:rsid w:val="30AED2BA"/>
    <w:rsid w:val="30B07D56"/>
    <w:rsid w:val="30B09D63"/>
    <w:rsid w:val="30B138AA"/>
    <w:rsid w:val="30B7BF88"/>
    <w:rsid w:val="30BCE21C"/>
    <w:rsid w:val="30BDD9D9"/>
    <w:rsid w:val="30C05D7B"/>
    <w:rsid w:val="30C24D9B"/>
    <w:rsid w:val="30C7EED9"/>
    <w:rsid w:val="30CAF7E3"/>
    <w:rsid w:val="30D4A9F6"/>
    <w:rsid w:val="30D55FFC"/>
    <w:rsid w:val="30D70E50"/>
    <w:rsid w:val="30E21445"/>
    <w:rsid w:val="30F1F638"/>
    <w:rsid w:val="30F4B55D"/>
    <w:rsid w:val="30F6F7CC"/>
    <w:rsid w:val="30F7DFEE"/>
    <w:rsid w:val="30F83355"/>
    <w:rsid w:val="30F8B5B8"/>
    <w:rsid w:val="31005C2F"/>
    <w:rsid w:val="3100F0ED"/>
    <w:rsid w:val="31039510"/>
    <w:rsid w:val="310AEB56"/>
    <w:rsid w:val="310D39C0"/>
    <w:rsid w:val="310FBE80"/>
    <w:rsid w:val="311C09CF"/>
    <w:rsid w:val="311D0F3F"/>
    <w:rsid w:val="31203F3E"/>
    <w:rsid w:val="3123B40F"/>
    <w:rsid w:val="31269626"/>
    <w:rsid w:val="31274902"/>
    <w:rsid w:val="3129B38E"/>
    <w:rsid w:val="312E05CF"/>
    <w:rsid w:val="312FC96A"/>
    <w:rsid w:val="31328BBB"/>
    <w:rsid w:val="313483C1"/>
    <w:rsid w:val="31376F70"/>
    <w:rsid w:val="3137F19B"/>
    <w:rsid w:val="313AD6FF"/>
    <w:rsid w:val="314C9131"/>
    <w:rsid w:val="314D6431"/>
    <w:rsid w:val="314FE50E"/>
    <w:rsid w:val="31574A9F"/>
    <w:rsid w:val="3157A502"/>
    <w:rsid w:val="315ABFE1"/>
    <w:rsid w:val="315AF2AF"/>
    <w:rsid w:val="315E571D"/>
    <w:rsid w:val="316218BD"/>
    <w:rsid w:val="316307BA"/>
    <w:rsid w:val="31673C4A"/>
    <w:rsid w:val="3167DF0D"/>
    <w:rsid w:val="31689534"/>
    <w:rsid w:val="3169CAA0"/>
    <w:rsid w:val="316FEABD"/>
    <w:rsid w:val="3173289A"/>
    <w:rsid w:val="317880E7"/>
    <w:rsid w:val="31792025"/>
    <w:rsid w:val="317C4AB7"/>
    <w:rsid w:val="3183AF7D"/>
    <w:rsid w:val="31844D37"/>
    <w:rsid w:val="31873183"/>
    <w:rsid w:val="31879304"/>
    <w:rsid w:val="318B8964"/>
    <w:rsid w:val="318C41D7"/>
    <w:rsid w:val="3190651F"/>
    <w:rsid w:val="3192C12A"/>
    <w:rsid w:val="3195DAF5"/>
    <w:rsid w:val="319C1338"/>
    <w:rsid w:val="319FA5C7"/>
    <w:rsid w:val="31A29A2A"/>
    <w:rsid w:val="31A355DC"/>
    <w:rsid w:val="31A53E82"/>
    <w:rsid w:val="31A7B487"/>
    <w:rsid w:val="31AA5778"/>
    <w:rsid w:val="31AB3FBF"/>
    <w:rsid w:val="31AD5308"/>
    <w:rsid w:val="31ADDFD0"/>
    <w:rsid w:val="31B369EF"/>
    <w:rsid w:val="31B3F759"/>
    <w:rsid w:val="31B68F8A"/>
    <w:rsid w:val="31C6C354"/>
    <w:rsid w:val="31C7BEB5"/>
    <w:rsid w:val="31D5AB24"/>
    <w:rsid w:val="31DB604B"/>
    <w:rsid w:val="31E43B6A"/>
    <w:rsid w:val="31E52004"/>
    <w:rsid w:val="31E62E1F"/>
    <w:rsid w:val="31E7471F"/>
    <w:rsid w:val="31EAA7B6"/>
    <w:rsid w:val="31EBF219"/>
    <w:rsid w:val="31EF7FEE"/>
    <w:rsid w:val="31F37A81"/>
    <w:rsid w:val="31F93C55"/>
    <w:rsid w:val="31F9BB5E"/>
    <w:rsid w:val="31FB2718"/>
    <w:rsid w:val="31FB825D"/>
    <w:rsid w:val="31FC1CB1"/>
    <w:rsid w:val="320284AB"/>
    <w:rsid w:val="3202E177"/>
    <w:rsid w:val="32037FAE"/>
    <w:rsid w:val="3206BFF0"/>
    <w:rsid w:val="320865B3"/>
    <w:rsid w:val="3209FB31"/>
    <w:rsid w:val="320AAB5C"/>
    <w:rsid w:val="3215486D"/>
    <w:rsid w:val="32172A25"/>
    <w:rsid w:val="3218398E"/>
    <w:rsid w:val="321FD79E"/>
    <w:rsid w:val="32215C6A"/>
    <w:rsid w:val="3224E0CA"/>
    <w:rsid w:val="3225B1A7"/>
    <w:rsid w:val="32284FD6"/>
    <w:rsid w:val="3229A1F3"/>
    <w:rsid w:val="322AD212"/>
    <w:rsid w:val="322BA824"/>
    <w:rsid w:val="322BECCD"/>
    <w:rsid w:val="32323234"/>
    <w:rsid w:val="32363891"/>
    <w:rsid w:val="323B16A1"/>
    <w:rsid w:val="323FF619"/>
    <w:rsid w:val="32403744"/>
    <w:rsid w:val="32416A05"/>
    <w:rsid w:val="32421D68"/>
    <w:rsid w:val="324265FF"/>
    <w:rsid w:val="32465D57"/>
    <w:rsid w:val="324E4215"/>
    <w:rsid w:val="32511EE1"/>
    <w:rsid w:val="32517DCA"/>
    <w:rsid w:val="325B1832"/>
    <w:rsid w:val="325E6B85"/>
    <w:rsid w:val="32644769"/>
    <w:rsid w:val="3265ECDD"/>
    <w:rsid w:val="326B5FFE"/>
    <w:rsid w:val="326C7237"/>
    <w:rsid w:val="326CD148"/>
    <w:rsid w:val="3274BCE9"/>
    <w:rsid w:val="3278A061"/>
    <w:rsid w:val="32791CF2"/>
    <w:rsid w:val="327A8957"/>
    <w:rsid w:val="328EAC7E"/>
    <w:rsid w:val="3291EC24"/>
    <w:rsid w:val="3292B81A"/>
    <w:rsid w:val="329610CF"/>
    <w:rsid w:val="329CCF9A"/>
    <w:rsid w:val="32A2C51C"/>
    <w:rsid w:val="32ABACD2"/>
    <w:rsid w:val="32B216CF"/>
    <w:rsid w:val="32B32911"/>
    <w:rsid w:val="32B43C7B"/>
    <w:rsid w:val="32B4765C"/>
    <w:rsid w:val="32B53A01"/>
    <w:rsid w:val="32BA5236"/>
    <w:rsid w:val="32BDE89C"/>
    <w:rsid w:val="32BE77C5"/>
    <w:rsid w:val="32C8CA53"/>
    <w:rsid w:val="32D0A2C6"/>
    <w:rsid w:val="32D3AD66"/>
    <w:rsid w:val="32DF37C5"/>
    <w:rsid w:val="32E0ADF5"/>
    <w:rsid w:val="32E15AF6"/>
    <w:rsid w:val="32E77F9F"/>
    <w:rsid w:val="32F87B13"/>
    <w:rsid w:val="32FC8C68"/>
    <w:rsid w:val="33086EF2"/>
    <w:rsid w:val="33123DA8"/>
    <w:rsid w:val="33171BAB"/>
    <w:rsid w:val="331805E8"/>
    <w:rsid w:val="3318B269"/>
    <w:rsid w:val="3319837C"/>
    <w:rsid w:val="331AC5D5"/>
    <w:rsid w:val="332273C7"/>
    <w:rsid w:val="3326EBF6"/>
    <w:rsid w:val="33276B6C"/>
    <w:rsid w:val="332E741D"/>
    <w:rsid w:val="3330CD69"/>
    <w:rsid w:val="3339E3CF"/>
    <w:rsid w:val="333A7642"/>
    <w:rsid w:val="333AF624"/>
    <w:rsid w:val="33419EA7"/>
    <w:rsid w:val="33457E77"/>
    <w:rsid w:val="33479645"/>
    <w:rsid w:val="33552BE3"/>
    <w:rsid w:val="33587F6C"/>
    <w:rsid w:val="33588436"/>
    <w:rsid w:val="335E1EFC"/>
    <w:rsid w:val="3360E45E"/>
    <w:rsid w:val="3361018A"/>
    <w:rsid w:val="33619F70"/>
    <w:rsid w:val="3361FC9D"/>
    <w:rsid w:val="3367B392"/>
    <w:rsid w:val="336A9F69"/>
    <w:rsid w:val="336C931A"/>
    <w:rsid w:val="336D17DF"/>
    <w:rsid w:val="33701203"/>
    <w:rsid w:val="3371D26F"/>
    <w:rsid w:val="3379297D"/>
    <w:rsid w:val="337D51DC"/>
    <w:rsid w:val="3385848E"/>
    <w:rsid w:val="33877C8D"/>
    <w:rsid w:val="3389971F"/>
    <w:rsid w:val="3389FA96"/>
    <w:rsid w:val="338A64DE"/>
    <w:rsid w:val="338E8510"/>
    <w:rsid w:val="3391036E"/>
    <w:rsid w:val="3393F9D6"/>
    <w:rsid w:val="33946DA2"/>
    <w:rsid w:val="3394A6EE"/>
    <w:rsid w:val="3394B9BC"/>
    <w:rsid w:val="33955903"/>
    <w:rsid w:val="339C4D82"/>
    <w:rsid w:val="339C9480"/>
    <w:rsid w:val="33A5DF2A"/>
    <w:rsid w:val="33A814D5"/>
    <w:rsid w:val="33A96921"/>
    <w:rsid w:val="33B09754"/>
    <w:rsid w:val="33B1E96C"/>
    <w:rsid w:val="33B4808F"/>
    <w:rsid w:val="33B5B535"/>
    <w:rsid w:val="33B65154"/>
    <w:rsid w:val="33BB9790"/>
    <w:rsid w:val="33BCE411"/>
    <w:rsid w:val="33BE0B52"/>
    <w:rsid w:val="33BFBEB9"/>
    <w:rsid w:val="33C01D88"/>
    <w:rsid w:val="33C17A2B"/>
    <w:rsid w:val="33C19BF4"/>
    <w:rsid w:val="33C4FFB6"/>
    <w:rsid w:val="33DB1B73"/>
    <w:rsid w:val="33DEA7A9"/>
    <w:rsid w:val="33DF4199"/>
    <w:rsid w:val="33EB397A"/>
    <w:rsid w:val="33F07C6D"/>
    <w:rsid w:val="33F0835D"/>
    <w:rsid w:val="33F9F818"/>
    <w:rsid w:val="33FDBB7B"/>
    <w:rsid w:val="34050E72"/>
    <w:rsid w:val="340B4AA5"/>
    <w:rsid w:val="3414C312"/>
    <w:rsid w:val="34164A5F"/>
    <w:rsid w:val="3417053F"/>
    <w:rsid w:val="3418208F"/>
    <w:rsid w:val="341B51F9"/>
    <w:rsid w:val="341CC98E"/>
    <w:rsid w:val="3423C2CC"/>
    <w:rsid w:val="342A484C"/>
    <w:rsid w:val="342F4D87"/>
    <w:rsid w:val="34305869"/>
    <w:rsid w:val="3430D308"/>
    <w:rsid w:val="3431D68B"/>
    <w:rsid w:val="3433A98D"/>
    <w:rsid w:val="3433B7A9"/>
    <w:rsid w:val="3434D6C8"/>
    <w:rsid w:val="343B0BCB"/>
    <w:rsid w:val="343B2A32"/>
    <w:rsid w:val="343B67F6"/>
    <w:rsid w:val="34420F9F"/>
    <w:rsid w:val="34438D08"/>
    <w:rsid w:val="34453CB6"/>
    <w:rsid w:val="344A4546"/>
    <w:rsid w:val="344ABB46"/>
    <w:rsid w:val="344B543A"/>
    <w:rsid w:val="344CFC87"/>
    <w:rsid w:val="344DB619"/>
    <w:rsid w:val="3450E977"/>
    <w:rsid w:val="34514B4E"/>
    <w:rsid w:val="345201EC"/>
    <w:rsid w:val="3452F84A"/>
    <w:rsid w:val="34542C62"/>
    <w:rsid w:val="345EF573"/>
    <w:rsid w:val="3466F2EC"/>
    <w:rsid w:val="346EE1A9"/>
    <w:rsid w:val="34707CD8"/>
    <w:rsid w:val="347384B7"/>
    <w:rsid w:val="3474D45D"/>
    <w:rsid w:val="3476C154"/>
    <w:rsid w:val="3478AE38"/>
    <w:rsid w:val="347AF8FA"/>
    <w:rsid w:val="347C769C"/>
    <w:rsid w:val="347CC8EF"/>
    <w:rsid w:val="347D8284"/>
    <w:rsid w:val="34805457"/>
    <w:rsid w:val="348338E6"/>
    <w:rsid w:val="34853B85"/>
    <w:rsid w:val="34875E20"/>
    <w:rsid w:val="34896DB1"/>
    <w:rsid w:val="3489E3E0"/>
    <w:rsid w:val="349009C8"/>
    <w:rsid w:val="3491E68D"/>
    <w:rsid w:val="3492C8DD"/>
    <w:rsid w:val="349763B0"/>
    <w:rsid w:val="34A005CD"/>
    <w:rsid w:val="34A48A9D"/>
    <w:rsid w:val="34A4DE7F"/>
    <w:rsid w:val="34A54492"/>
    <w:rsid w:val="34B0587C"/>
    <w:rsid w:val="34B09BBF"/>
    <w:rsid w:val="34BA9BA8"/>
    <w:rsid w:val="34C1750A"/>
    <w:rsid w:val="34C5303E"/>
    <w:rsid w:val="34C6BA1A"/>
    <w:rsid w:val="34CBD073"/>
    <w:rsid w:val="34CF9B16"/>
    <w:rsid w:val="34D4D7E1"/>
    <w:rsid w:val="34D5796F"/>
    <w:rsid w:val="34D8A11F"/>
    <w:rsid w:val="34DE052C"/>
    <w:rsid w:val="34E3E870"/>
    <w:rsid w:val="34E7F9BC"/>
    <w:rsid w:val="34E88D6C"/>
    <w:rsid w:val="34ECD2B1"/>
    <w:rsid w:val="34F140C8"/>
    <w:rsid w:val="34F1766A"/>
    <w:rsid w:val="34F8FD9F"/>
    <w:rsid w:val="34F9396A"/>
    <w:rsid w:val="34FBC987"/>
    <w:rsid w:val="34FC6A73"/>
    <w:rsid w:val="34FD8EC2"/>
    <w:rsid w:val="34FF3042"/>
    <w:rsid w:val="3505155E"/>
    <w:rsid w:val="3506D9AD"/>
    <w:rsid w:val="350F13E3"/>
    <w:rsid w:val="3512F8D4"/>
    <w:rsid w:val="35165DFA"/>
    <w:rsid w:val="3517D0A3"/>
    <w:rsid w:val="3519ED7E"/>
    <w:rsid w:val="351BDAF3"/>
    <w:rsid w:val="351F4497"/>
    <w:rsid w:val="351F90FD"/>
    <w:rsid w:val="35215716"/>
    <w:rsid w:val="352158F7"/>
    <w:rsid w:val="352255FC"/>
    <w:rsid w:val="352293BA"/>
    <w:rsid w:val="3527880A"/>
    <w:rsid w:val="3527AB04"/>
    <w:rsid w:val="352807E6"/>
    <w:rsid w:val="35298E2C"/>
    <w:rsid w:val="3529E07D"/>
    <w:rsid w:val="352D5400"/>
    <w:rsid w:val="3532F27B"/>
    <w:rsid w:val="35361E05"/>
    <w:rsid w:val="35369131"/>
    <w:rsid w:val="353B684E"/>
    <w:rsid w:val="353B7EDD"/>
    <w:rsid w:val="353CAEE5"/>
    <w:rsid w:val="353F1893"/>
    <w:rsid w:val="3548B473"/>
    <w:rsid w:val="3548D54E"/>
    <w:rsid w:val="3548E45A"/>
    <w:rsid w:val="354F1CC4"/>
    <w:rsid w:val="354F4A39"/>
    <w:rsid w:val="355042A7"/>
    <w:rsid w:val="35505925"/>
    <w:rsid w:val="355205EC"/>
    <w:rsid w:val="35575603"/>
    <w:rsid w:val="35598D85"/>
    <w:rsid w:val="355DC26B"/>
    <w:rsid w:val="35609496"/>
    <w:rsid w:val="3561565A"/>
    <w:rsid w:val="3561E377"/>
    <w:rsid w:val="3562D6B8"/>
    <w:rsid w:val="356B3038"/>
    <w:rsid w:val="357496EB"/>
    <w:rsid w:val="357796A4"/>
    <w:rsid w:val="357EE1C5"/>
    <w:rsid w:val="358265DA"/>
    <w:rsid w:val="35897243"/>
    <w:rsid w:val="358D3F4F"/>
    <w:rsid w:val="3592D07B"/>
    <w:rsid w:val="3593DCC7"/>
    <w:rsid w:val="3597604D"/>
    <w:rsid w:val="3599DDB3"/>
    <w:rsid w:val="359A80FC"/>
    <w:rsid w:val="359B32E9"/>
    <w:rsid w:val="359CECBF"/>
    <w:rsid w:val="35AD1310"/>
    <w:rsid w:val="35AFE444"/>
    <w:rsid w:val="35B08A92"/>
    <w:rsid w:val="35B38250"/>
    <w:rsid w:val="35B453A0"/>
    <w:rsid w:val="35B53A93"/>
    <w:rsid w:val="35B9B5A1"/>
    <w:rsid w:val="35BF364D"/>
    <w:rsid w:val="35C73203"/>
    <w:rsid w:val="35CA2766"/>
    <w:rsid w:val="35CF63DD"/>
    <w:rsid w:val="35DA7098"/>
    <w:rsid w:val="35DF4D5D"/>
    <w:rsid w:val="35EAA015"/>
    <w:rsid w:val="35ED963A"/>
    <w:rsid w:val="35EE7CF3"/>
    <w:rsid w:val="35EF120F"/>
    <w:rsid w:val="35F64668"/>
    <w:rsid w:val="35F6BE0D"/>
    <w:rsid w:val="35FB1AA3"/>
    <w:rsid w:val="35FCB6DF"/>
    <w:rsid w:val="35FE8F34"/>
    <w:rsid w:val="360060D0"/>
    <w:rsid w:val="3603330B"/>
    <w:rsid w:val="36097445"/>
    <w:rsid w:val="360BE0A0"/>
    <w:rsid w:val="360BE359"/>
    <w:rsid w:val="361349A1"/>
    <w:rsid w:val="361524C8"/>
    <w:rsid w:val="36165BE1"/>
    <w:rsid w:val="36171411"/>
    <w:rsid w:val="361EB818"/>
    <w:rsid w:val="362347CF"/>
    <w:rsid w:val="3625EA86"/>
    <w:rsid w:val="36268297"/>
    <w:rsid w:val="362B7808"/>
    <w:rsid w:val="362C2A9C"/>
    <w:rsid w:val="3630D245"/>
    <w:rsid w:val="363231F5"/>
    <w:rsid w:val="36336464"/>
    <w:rsid w:val="363D2553"/>
    <w:rsid w:val="363EAC10"/>
    <w:rsid w:val="364CAFED"/>
    <w:rsid w:val="364E0768"/>
    <w:rsid w:val="3652479B"/>
    <w:rsid w:val="365AE933"/>
    <w:rsid w:val="365C3393"/>
    <w:rsid w:val="365CFB45"/>
    <w:rsid w:val="365D3B5C"/>
    <w:rsid w:val="3661F044"/>
    <w:rsid w:val="3665DA47"/>
    <w:rsid w:val="3665F3EF"/>
    <w:rsid w:val="366D217D"/>
    <w:rsid w:val="3670D515"/>
    <w:rsid w:val="3674403C"/>
    <w:rsid w:val="367BC085"/>
    <w:rsid w:val="3682F61D"/>
    <w:rsid w:val="36892D8B"/>
    <w:rsid w:val="368981F5"/>
    <w:rsid w:val="368C4302"/>
    <w:rsid w:val="3691D110"/>
    <w:rsid w:val="3696132C"/>
    <w:rsid w:val="3696C370"/>
    <w:rsid w:val="369B8106"/>
    <w:rsid w:val="36A52C8D"/>
    <w:rsid w:val="36A6CC23"/>
    <w:rsid w:val="36A92952"/>
    <w:rsid w:val="36ADA95E"/>
    <w:rsid w:val="36B0A5B0"/>
    <w:rsid w:val="36B2CEBB"/>
    <w:rsid w:val="36B56ACB"/>
    <w:rsid w:val="36C6B2E8"/>
    <w:rsid w:val="36CD900C"/>
    <w:rsid w:val="36D2B4CA"/>
    <w:rsid w:val="36D4F9AF"/>
    <w:rsid w:val="36D73388"/>
    <w:rsid w:val="36DA3473"/>
    <w:rsid w:val="36E19C4E"/>
    <w:rsid w:val="36E33749"/>
    <w:rsid w:val="36E60E65"/>
    <w:rsid w:val="36E63614"/>
    <w:rsid w:val="36EA33B5"/>
    <w:rsid w:val="36EECCB0"/>
    <w:rsid w:val="36F3B933"/>
    <w:rsid w:val="36FA0FFB"/>
    <w:rsid w:val="36FCB4D1"/>
    <w:rsid w:val="36FD12F8"/>
    <w:rsid w:val="36FE251D"/>
    <w:rsid w:val="36FE817F"/>
    <w:rsid w:val="370EF168"/>
    <w:rsid w:val="37101802"/>
    <w:rsid w:val="37104E8D"/>
    <w:rsid w:val="37110B9C"/>
    <w:rsid w:val="3711B0EB"/>
    <w:rsid w:val="3711FE5B"/>
    <w:rsid w:val="37125AEC"/>
    <w:rsid w:val="37159DED"/>
    <w:rsid w:val="3715F6F2"/>
    <w:rsid w:val="371EF3CB"/>
    <w:rsid w:val="372030FA"/>
    <w:rsid w:val="37239F60"/>
    <w:rsid w:val="3724278A"/>
    <w:rsid w:val="3726E6DC"/>
    <w:rsid w:val="372BC30B"/>
    <w:rsid w:val="37307536"/>
    <w:rsid w:val="37312B86"/>
    <w:rsid w:val="373273E6"/>
    <w:rsid w:val="373333F2"/>
    <w:rsid w:val="37336900"/>
    <w:rsid w:val="3734394B"/>
    <w:rsid w:val="37368ED2"/>
    <w:rsid w:val="37373BAA"/>
    <w:rsid w:val="37383F75"/>
    <w:rsid w:val="37395F1F"/>
    <w:rsid w:val="373CA4F8"/>
    <w:rsid w:val="373D6257"/>
    <w:rsid w:val="3741B378"/>
    <w:rsid w:val="3744D04F"/>
    <w:rsid w:val="374F5FA0"/>
    <w:rsid w:val="375C15B2"/>
    <w:rsid w:val="3762BB12"/>
    <w:rsid w:val="37685891"/>
    <w:rsid w:val="376CDBD3"/>
    <w:rsid w:val="37705914"/>
    <w:rsid w:val="37712FF0"/>
    <w:rsid w:val="3771642E"/>
    <w:rsid w:val="3777920A"/>
    <w:rsid w:val="37788EB4"/>
    <w:rsid w:val="377B526A"/>
    <w:rsid w:val="377E47F7"/>
    <w:rsid w:val="377E80AE"/>
    <w:rsid w:val="37805688"/>
    <w:rsid w:val="37835FC5"/>
    <w:rsid w:val="378B405D"/>
    <w:rsid w:val="3793793E"/>
    <w:rsid w:val="379752AF"/>
    <w:rsid w:val="37A1579D"/>
    <w:rsid w:val="37A97919"/>
    <w:rsid w:val="37AA2DF6"/>
    <w:rsid w:val="37AB7347"/>
    <w:rsid w:val="37B2739D"/>
    <w:rsid w:val="37B470DF"/>
    <w:rsid w:val="37B477B6"/>
    <w:rsid w:val="37BA3B3F"/>
    <w:rsid w:val="37C24BE0"/>
    <w:rsid w:val="37C41D5E"/>
    <w:rsid w:val="37C6160C"/>
    <w:rsid w:val="37C653E0"/>
    <w:rsid w:val="37CE61CC"/>
    <w:rsid w:val="37CF112A"/>
    <w:rsid w:val="37D6F20E"/>
    <w:rsid w:val="37D87F3F"/>
    <w:rsid w:val="37E5AF2D"/>
    <w:rsid w:val="37E7B69C"/>
    <w:rsid w:val="37EFB36E"/>
    <w:rsid w:val="37F15150"/>
    <w:rsid w:val="37F4B10F"/>
    <w:rsid w:val="37F68834"/>
    <w:rsid w:val="37FE4F62"/>
    <w:rsid w:val="380171EC"/>
    <w:rsid w:val="38050156"/>
    <w:rsid w:val="3806898B"/>
    <w:rsid w:val="3807406D"/>
    <w:rsid w:val="381003C0"/>
    <w:rsid w:val="381EA36E"/>
    <w:rsid w:val="3825888A"/>
    <w:rsid w:val="3828678C"/>
    <w:rsid w:val="382A1594"/>
    <w:rsid w:val="382F4F8E"/>
    <w:rsid w:val="3830EBAA"/>
    <w:rsid w:val="38359636"/>
    <w:rsid w:val="3835E1A1"/>
    <w:rsid w:val="38384A92"/>
    <w:rsid w:val="383928F3"/>
    <w:rsid w:val="3839E05C"/>
    <w:rsid w:val="383A896F"/>
    <w:rsid w:val="38435814"/>
    <w:rsid w:val="38467A52"/>
    <w:rsid w:val="3847A235"/>
    <w:rsid w:val="3847D607"/>
    <w:rsid w:val="384D956F"/>
    <w:rsid w:val="384F68CC"/>
    <w:rsid w:val="3854DD94"/>
    <w:rsid w:val="385CCCE5"/>
    <w:rsid w:val="385D633E"/>
    <w:rsid w:val="385EB343"/>
    <w:rsid w:val="3862F1E6"/>
    <w:rsid w:val="38672AE7"/>
    <w:rsid w:val="386A1CAF"/>
    <w:rsid w:val="3870EA43"/>
    <w:rsid w:val="3876A1C1"/>
    <w:rsid w:val="387AA50A"/>
    <w:rsid w:val="3886018E"/>
    <w:rsid w:val="3887B0BD"/>
    <w:rsid w:val="388A6DCE"/>
    <w:rsid w:val="388BDCDD"/>
    <w:rsid w:val="388EA703"/>
    <w:rsid w:val="3890BC8B"/>
    <w:rsid w:val="3891C952"/>
    <w:rsid w:val="3895D04C"/>
    <w:rsid w:val="3898DA54"/>
    <w:rsid w:val="389DF188"/>
    <w:rsid w:val="389EFB99"/>
    <w:rsid w:val="389F7898"/>
    <w:rsid w:val="389F994E"/>
    <w:rsid w:val="38A097D0"/>
    <w:rsid w:val="38A4A5D0"/>
    <w:rsid w:val="38A66327"/>
    <w:rsid w:val="38A98F1C"/>
    <w:rsid w:val="38A9CDE9"/>
    <w:rsid w:val="38AA5DD2"/>
    <w:rsid w:val="38AEDB97"/>
    <w:rsid w:val="38B2B94E"/>
    <w:rsid w:val="38B35BB4"/>
    <w:rsid w:val="38B51475"/>
    <w:rsid w:val="38B5977F"/>
    <w:rsid w:val="38BDEBE0"/>
    <w:rsid w:val="38C06680"/>
    <w:rsid w:val="38C0A4CC"/>
    <w:rsid w:val="38CA9012"/>
    <w:rsid w:val="38CBA4DC"/>
    <w:rsid w:val="38CCAD73"/>
    <w:rsid w:val="38D02721"/>
    <w:rsid w:val="38D64773"/>
    <w:rsid w:val="38D9891A"/>
    <w:rsid w:val="38DB5645"/>
    <w:rsid w:val="38E7CFE5"/>
    <w:rsid w:val="38E8F4AC"/>
    <w:rsid w:val="38EA1423"/>
    <w:rsid w:val="38EDEF61"/>
    <w:rsid w:val="38F09EEF"/>
    <w:rsid w:val="38F0B968"/>
    <w:rsid w:val="38F3CE48"/>
    <w:rsid w:val="38FB4826"/>
    <w:rsid w:val="390625D6"/>
    <w:rsid w:val="390B7539"/>
    <w:rsid w:val="390CF80C"/>
    <w:rsid w:val="390E5F71"/>
    <w:rsid w:val="39109DE4"/>
    <w:rsid w:val="3912320A"/>
    <w:rsid w:val="39145515"/>
    <w:rsid w:val="391FF7F1"/>
    <w:rsid w:val="39210814"/>
    <w:rsid w:val="39252DFC"/>
    <w:rsid w:val="39258151"/>
    <w:rsid w:val="3925C7A0"/>
    <w:rsid w:val="392DB092"/>
    <w:rsid w:val="39332C21"/>
    <w:rsid w:val="3933A34F"/>
    <w:rsid w:val="39343030"/>
    <w:rsid w:val="3936D3E1"/>
    <w:rsid w:val="39379C22"/>
    <w:rsid w:val="39384251"/>
    <w:rsid w:val="393A22D5"/>
    <w:rsid w:val="393D03F3"/>
    <w:rsid w:val="393F974F"/>
    <w:rsid w:val="393FA028"/>
    <w:rsid w:val="3945D189"/>
    <w:rsid w:val="3948C8DE"/>
    <w:rsid w:val="3949CD2D"/>
    <w:rsid w:val="394A0FED"/>
    <w:rsid w:val="394D3700"/>
    <w:rsid w:val="394D5BDC"/>
    <w:rsid w:val="394FE195"/>
    <w:rsid w:val="3952718F"/>
    <w:rsid w:val="395A6BB0"/>
    <w:rsid w:val="395AC2D8"/>
    <w:rsid w:val="395F2ABC"/>
    <w:rsid w:val="39625555"/>
    <w:rsid w:val="39626941"/>
    <w:rsid w:val="3963FBBE"/>
    <w:rsid w:val="3971A8B1"/>
    <w:rsid w:val="39742759"/>
    <w:rsid w:val="3979B085"/>
    <w:rsid w:val="39806133"/>
    <w:rsid w:val="39828B57"/>
    <w:rsid w:val="3983C7D6"/>
    <w:rsid w:val="39856A3B"/>
    <w:rsid w:val="3987BA6F"/>
    <w:rsid w:val="398C519A"/>
    <w:rsid w:val="39918B8B"/>
    <w:rsid w:val="3995443A"/>
    <w:rsid w:val="3999003C"/>
    <w:rsid w:val="399C6F6E"/>
    <w:rsid w:val="39A547E7"/>
    <w:rsid w:val="39A89494"/>
    <w:rsid w:val="39B17B92"/>
    <w:rsid w:val="39B5F679"/>
    <w:rsid w:val="39BA29F4"/>
    <w:rsid w:val="39BE0959"/>
    <w:rsid w:val="39BF4464"/>
    <w:rsid w:val="39C602C5"/>
    <w:rsid w:val="39C6DE95"/>
    <w:rsid w:val="39C92BB9"/>
    <w:rsid w:val="39D6E5D9"/>
    <w:rsid w:val="39D7FE3F"/>
    <w:rsid w:val="39DA09D8"/>
    <w:rsid w:val="39DBF2FC"/>
    <w:rsid w:val="39DE5D2C"/>
    <w:rsid w:val="39E522CA"/>
    <w:rsid w:val="39E96091"/>
    <w:rsid w:val="39EE1402"/>
    <w:rsid w:val="39F27539"/>
    <w:rsid w:val="39FD41BE"/>
    <w:rsid w:val="3A01DFD0"/>
    <w:rsid w:val="3A14A17E"/>
    <w:rsid w:val="3A15083E"/>
    <w:rsid w:val="3A17392C"/>
    <w:rsid w:val="3A20FCD8"/>
    <w:rsid w:val="3A292575"/>
    <w:rsid w:val="3A37D91E"/>
    <w:rsid w:val="3A39E38B"/>
    <w:rsid w:val="3A3E6B60"/>
    <w:rsid w:val="3A41768E"/>
    <w:rsid w:val="3A4196D5"/>
    <w:rsid w:val="3A440990"/>
    <w:rsid w:val="3A48A0A0"/>
    <w:rsid w:val="3A49FB2D"/>
    <w:rsid w:val="3A4B139D"/>
    <w:rsid w:val="3A4F202E"/>
    <w:rsid w:val="3A513F0C"/>
    <w:rsid w:val="3A571EC3"/>
    <w:rsid w:val="3A572A79"/>
    <w:rsid w:val="3A58184A"/>
    <w:rsid w:val="3A598CD7"/>
    <w:rsid w:val="3A5DE03F"/>
    <w:rsid w:val="3A5E9623"/>
    <w:rsid w:val="3A62B8B9"/>
    <w:rsid w:val="3A63B3D2"/>
    <w:rsid w:val="3A65BBBA"/>
    <w:rsid w:val="3A67D9CE"/>
    <w:rsid w:val="3A6891A6"/>
    <w:rsid w:val="3A714378"/>
    <w:rsid w:val="3A72F4FC"/>
    <w:rsid w:val="3A7777F7"/>
    <w:rsid w:val="3A792603"/>
    <w:rsid w:val="3A797F1C"/>
    <w:rsid w:val="3A83443D"/>
    <w:rsid w:val="3A87F9F2"/>
    <w:rsid w:val="3A8B12CF"/>
    <w:rsid w:val="3A8EF26F"/>
    <w:rsid w:val="3A916339"/>
    <w:rsid w:val="3A9271E9"/>
    <w:rsid w:val="3A98F83B"/>
    <w:rsid w:val="3AA02970"/>
    <w:rsid w:val="3AA23349"/>
    <w:rsid w:val="3AA2F7F4"/>
    <w:rsid w:val="3AA31F76"/>
    <w:rsid w:val="3AA788FB"/>
    <w:rsid w:val="3AA914D9"/>
    <w:rsid w:val="3AA9FD35"/>
    <w:rsid w:val="3AAD88D2"/>
    <w:rsid w:val="3AAFB9DB"/>
    <w:rsid w:val="3AAFE93B"/>
    <w:rsid w:val="3AB072E0"/>
    <w:rsid w:val="3AB2F280"/>
    <w:rsid w:val="3AB62BB2"/>
    <w:rsid w:val="3ABA9C1E"/>
    <w:rsid w:val="3AC21EC2"/>
    <w:rsid w:val="3AC77D82"/>
    <w:rsid w:val="3AD0941C"/>
    <w:rsid w:val="3AD56209"/>
    <w:rsid w:val="3AD6288D"/>
    <w:rsid w:val="3AD62D86"/>
    <w:rsid w:val="3AD6EE8A"/>
    <w:rsid w:val="3AD72444"/>
    <w:rsid w:val="3AD8F361"/>
    <w:rsid w:val="3ADA65D5"/>
    <w:rsid w:val="3ADBC84E"/>
    <w:rsid w:val="3ADCBF3A"/>
    <w:rsid w:val="3ADF39BE"/>
    <w:rsid w:val="3AE2FAEB"/>
    <w:rsid w:val="3AE332E5"/>
    <w:rsid w:val="3AEC59E9"/>
    <w:rsid w:val="3AFC8863"/>
    <w:rsid w:val="3AFEAF81"/>
    <w:rsid w:val="3B00277E"/>
    <w:rsid w:val="3B04013C"/>
    <w:rsid w:val="3B07BA94"/>
    <w:rsid w:val="3B09ECDD"/>
    <w:rsid w:val="3B10FDBE"/>
    <w:rsid w:val="3B1AEB38"/>
    <w:rsid w:val="3B1D78A0"/>
    <w:rsid w:val="3B2327C7"/>
    <w:rsid w:val="3B26C518"/>
    <w:rsid w:val="3B274DFA"/>
    <w:rsid w:val="3B3063A3"/>
    <w:rsid w:val="3B30DE00"/>
    <w:rsid w:val="3B3923D6"/>
    <w:rsid w:val="3B40C805"/>
    <w:rsid w:val="3B4DA278"/>
    <w:rsid w:val="3B4DF538"/>
    <w:rsid w:val="3B4FA45C"/>
    <w:rsid w:val="3B50E26A"/>
    <w:rsid w:val="3B515FBF"/>
    <w:rsid w:val="3B5EAD15"/>
    <w:rsid w:val="3B5EF4A3"/>
    <w:rsid w:val="3B5FED13"/>
    <w:rsid w:val="3B664932"/>
    <w:rsid w:val="3B703466"/>
    <w:rsid w:val="3B710052"/>
    <w:rsid w:val="3B7463AD"/>
    <w:rsid w:val="3B7DFF88"/>
    <w:rsid w:val="3B91E251"/>
    <w:rsid w:val="3BA211A3"/>
    <w:rsid w:val="3BA66EB9"/>
    <w:rsid w:val="3BA77A8F"/>
    <w:rsid w:val="3BAD2CA0"/>
    <w:rsid w:val="3BAD9F06"/>
    <w:rsid w:val="3BAEDC47"/>
    <w:rsid w:val="3BB18555"/>
    <w:rsid w:val="3BB38DDB"/>
    <w:rsid w:val="3BB63E58"/>
    <w:rsid w:val="3BB84D9F"/>
    <w:rsid w:val="3BBAF181"/>
    <w:rsid w:val="3BBBD078"/>
    <w:rsid w:val="3BBC600A"/>
    <w:rsid w:val="3BBF3C19"/>
    <w:rsid w:val="3BC43627"/>
    <w:rsid w:val="3BD57FD6"/>
    <w:rsid w:val="3BD58269"/>
    <w:rsid w:val="3BDF7F67"/>
    <w:rsid w:val="3BE0B90B"/>
    <w:rsid w:val="3BE50FBA"/>
    <w:rsid w:val="3BE5F699"/>
    <w:rsid w:val="3BE9064C"/>
    <w:rsid w:val="3BECCD34"/>
    <w:rsid w:val="3BED93B8"/>
    <w:rsid w:val="3BEFDEC6"/>
    <w:rsid w:val="3BF3995F"/>
    <w:rsid w:val="3BF5A8D1"/>
    <w:rsid w:val="3BF79A96"/>
    <w:rsid w:val="3BFDA20B"/>
    <w:rsid w:val="3C01B532"/>
    <w:rsid w:val="3C032852"/>
    <w:rsid w:val="3C0373CC"/>
    <w:rsid w:val="3C05073A"/>
    <w:rsid w:val="3C0BF2A8"/>
    <w:rsid w:val="3C14D343"/>
    <w:rsid w:val="3C15DF49"/>
    <w:rsid w:val="3C1ABA9B"/>
    <w:rsid w:val="3C1EA7FD"/>
    <w:rsid w:val="3C246BD3"/>
    <w:rsid w:val="3C2D4D4C"/>
    <w:rsid w:val="3C2D9097"/>
    <w:rsid w:val="3C2FBFFA"/>
    <w:rsid w:val="3C315B9C"/>
    <w:rsid w:val="3C372E56"/>
    <w:rsid w:val="3C397A3A"/>
    <w:rsid w:val="3C3B2CBB"/>
    <w:rsid w:val="3C47EED9"/>
    <w:rsid w:val="3C4C8E02"/>
    <w:rsid w:val="3C558E1A"/>
    <w:rsid w:val="3C5C1923"/>
    <w:rsid w:val="3C5CB98F"/>
    <w:rsid w:val="3C639CFC"/>
    <w:rsid w:val="3C678D79"/>
    <w:rsid w:val="3C67CE81"/>
    <w:rsid w:val="3C699526"/>
    <w:rsid w:val="3C6E0DBF"/>
    <w:rsid w:val="3C7324F6"/>
    <w:rsid w:val="3C73BCDF"/>
    <w:rsid w:val="3C745D4C"/>
    <w:rsid w:val="3C76F319"/>
    <w:rsid w:val="3C7DC0F6"/>
    <w:rsid w:val="3C7FE838"/>
    <w:rsid w:val="3C84BE9C"/>
    <w:rsid w:val="3C85647B"/>
    <w:rsid w:val="3C85C5B9"/>
    <w:rsid w:val="3C896918"/>
    <w:rsid w:val="3C8B465D"/>
    <w:rsid w:val="3C8B4E8A"/>
    <w:rsid w:val="3C9465DE"/>
    <w:rsid w:val="3C968757"/>
    <w:rsid w:val="3C9755C1"/>
    <w:rsid w:val="3C9BDAFE"/>
    <w:rsid w:val="3C9E0C19"/>
    <w:rsid w:val="3CA242E5"/>
    <w:rsid w:val="3CA2EBF3"/>
    <w:rsid w:val="3CA42D4D"/>
    <w:rsid w:val="3CA435EA"/>
    <w:rsid w:val="3CA47C8B"/>
    <w:rsid w:val="3CA67EA7"/>
    <w:rsid w:val="3CA78540"/>
    <w:rsid w:val="3CB11B98"/>
    <w:rsid w:val="3CB3B093"/>
    <w:rsid w:val="3CBFE180"/>
    <w:rsid w:val="3CC0E9E1"/>
    <w:rsid w:val="3CC4A339"/>
    <w:rsid w:val="3CCB13ED"/>
    <w:rsid w:val="3CCD2C4A"/>
    <w:rsid w:val="3CD18377"/>
    <w:rsid w:val="3CD64C33"/>
    <w:rsid w:val="3CDAD203"/>
    <w:rsid w:val="3CDB1634"/>
    <w:rsid w:val="3CDCB441"/>
    <w:rsid w:val="3CE31199"/>
    <w:rsid w:val="3CE4405A"/>
    <w:rsid w:val="3CE4AB96"/>
    <w:rsid w:val="3CE5B3D9"/>
    <w:rsid w:val="3CE6AD96"/>
    <w:rsid w:val="3CEA2063"/>
    <w:rsid w:val="3CEA921C"/>
    <w:rsid w:val="3CF75C4E"/>
    <w:rsid w:val="3CF7A095"/>
    <w:rsid w:val="3CFDF0CD"/>
    <w:rsid w:val="3D00A7EF"/>
    <w:rsid w:val="3D00B9CD"/>
    <w:rsid w:val="3D010A8F"/>
    <w:rsid w:val="3D09999F"/>
    <w:rsid w:val="3D0B892A"/>
    <w:rsid w:val="3D0D867A"/>
    <w:rsid w:val="3D130B38"/>
    <w:rsid w:val="3D173124"/>
    <w:rsid w:val="3D17409E"/>
    <w:rsid w:val="3D1FFF17"/>
    <w:rsid w:val="3D209328"/>
    <w:rsid w:val="3D23C985"/>
    <w:rsid w:val="3D262C30"/>
    <w:rsid w:val="3D291A51"/>
    <w:rsid w:val="3D2E7604"/>
    <w:rsid w:val="3D31572B"/>
    <w:rsid w:val="3D32E995"/>
    <w:rsid w:val="3D32FFB5"/>
    <w:rsid w:val="3D33E8BA"/>
    <w:rsid w:val="3D36DFB2"/>
    <w:rsid w:val="3D37741B"/>
    <w:rsid w:val="3D38108C"/>
    <w:rsid w:val="3D3B104A"/>
    <w:rsid w:val="3D44E9EC"/>
    <w:rsid w:val="3D45D80B"/>
    <w:rsid w:val="3D463E17"/>
    <w:rsid w:val="3D4E4B1C"/>
    <w:rsid w:val="3D57435F"/>
    <w:rsid w:val="3D57487E"/>
    <w:rsid w:val="3D57FAF0"/>
    <w:rsid w:val="3D58B240"/>
    <w:rsid w:val="3D59327D"/>
    <w:rsid w:val="3D5BE9CB"/>
    <w:rsid w:val="3D63809F"/>
    <w:rsid w:val="3D63DD98"/>
    <w:rsid w:val="3D6C7051"/>
    <w:rsid w:val="3D6DF0F0"/>
    <w:rsid w:val="3D7171AD"/>
    <w:rsid w:val="3D7708E9"/>
    <w:rsid w:val="3D79DB2E"/>
    <w:rsid w:val="3D7CF40F"/>
    <w:rsid w:val="3D7FB1F6"/>
    <w:rsid w:val="3D818A06"/>
    <w:rsid w:val="3D825C88"/>
    <w:rsid w:val="3D857453"/>
    <w:rsid w:val="3D86431F"/>
    <w:rsid w:val="3D8AD1B6"/>
    <w:rsid w:val="3D8FCA9B"/>
    <w:rsid w:val="3D9A1118"/>
    <w:rsid w:val="3DA29CD0"/>
    <w:rsid w:val="3DA769DF"/>
    <w:rsid w:val="3DAD6C43"/>
    <w:rsid w:val="3DAE52FB"/>
    <w:rsid w:val="3DB7DCCC"/>
    <w:rsid w:val="3DBBF33A"/>
    <w:rsid w:val="3DC17AFD"/>
    <w:rsid w:val="3DC29CE8"/>
    <w:rsid w:val="3DC75FCB"/>
    <w:rsid w:val="3DD05C88"/>
    <w:rsid w:val="3DD16BD5"/>
    <w:rsid w:val="3DD7E53D"/>
    <w:rsid w:val="3DD80429"/>
    <w:rsid w:val="3DD866B4"/>
    <w:rsid w:val="3DE16B21"/>
    <w:rsid w:val="3DE43CDA"/>
    <w:rsid w:val="3DEBBC91"/>
    <w:rsid w:val="3DEEF1C8"/>
    <w:rsid w:val="3DEF323A"/>
    <w:rsid w:val="3DFE9485"/>
    <w:rsid w:val="3DFEF50D"/>
    <w:rsid w:val="3E0108C6"/>
    <w:rsid w:val="3E023ADF"/>
    <w:rsid w:val="3E06D27D"/>
    <w:rsid w:val="3E0DF6F8"/>
    <w:rsid w:val="3E15B9AC"/>
    <w:rsid w:val="3E16F6C3"/>
    <w:rsid w:val="3E1E4A5C"/>
    <w:rsid w:val="3E1ED460"/>
    <w:rsid w:val="3E1EEC0F"/>
    <w:rsid w:val="3E2089B1"/>
    <w:rsid w:val="3E209F88"/>
    <w:rsid w:val="3E23DB53"/>
    <w:rsid w:val="3E23FABE"/>
    <w:rsid w:val="3E259547"/>
    <w:rsid w:val="3E285360"/>
    <w:rsid w:val="3E295B4C"/>
    <w:rsid w:val="3E34ACF4"/>
    <w:rsid w:val="3E412C71"/>
    <w:rsid w:val="3E4757F5"/>
    <w:rsid w:val="3E481C1C"/>
    <w:rsid w:val="3E49A473"/>
    <w:rsid w:val="3E4C264C"/>
    <w:rsid w:val="3E4D5614"/>
    <w:rsid w:val="3E5578F9"/>
    <w:rsid w:val="3E587A0F"/>
    <w:rsid w:val="3E65305C"/>
    <w:rsid w:val="3E655670"/>
    <w:rsid w:val="3E659938"/>
    <w:rsid w:val="3E672C10"/>
    <w:rsid w:val="3E68B30D"/>
    <w:rsid w:val="3E6E8D2B"/>
    <w:rsid w:val="3E706BD3"/>
    <w:rsid w:val="3E74D360"/>
    <w:rsid w:val="3E76668A"/>
    <w:rsid w:val="3E79E122"/>
    <w:rsid w:val="3E7A8AB0"/>
    <w:rsid w:val="3E7B9926"/>
    <w:rsid w:val="3E7BE0FD"/>
    <w:rsid w:val="3E80AF4A"/>
    <w:rsid w:val="3E85B745"/>
    <w:rsid w:val="3E86CFA8"/>
    <w:rsid w:val="3E8A342D"/>
    <w:rsid w:val="3E8B281E"/>
    <w:rsid w:val="3E8BE134"/>
    <w:rsid w:val="3E8C6775"/>
    <w:rsid w:val="3E8D6C28"/>
    <w:rsid w:val="3E8E2B4A"/>
    <w:rsid w:val="3E971D32"/>
    <w:rsid w:val="3E9A6A73"/>
    <w:rsid w:val="3E9E1B5A"/>
    <w:rsid w:val="3EA4C6A2"/>
    <w:rsid w:val="3EA54B70"/>
    <w:rsid w:val="3EA826F6"/>
    <w:rsid w:val="3EAB24D5"/>
    <w:rsid w:val="3EAB7603"/>
    <w:rsid w:val="3EABC347"/>
    <w:rsid w:val="3EAC9F31"/>
    <w:rsid w:val="3EB19B7B"/>
    <w:rsid w:val="3EB2E0C9"/>
    <w:rsid w:val="3EB706D7"/>
    <w:rsid w:val="3EB85BF5"/>
    <w:rsid w:val="3EBD1F92"/>
    <w:rsid w:val="3EC4A14B"/>
    <w:rsid w:val="3EC54877"/>
    <w:rsid w:val="3ECC4C99"/>
    <w:rsid w:val="3ECF05DF"/>
    <w:rsid w:val="3EDAF8CE"/>
    <w:rsid w:val="3EECF85F"/>
    <w:rsid w:val="3EED2729"/>
    <w:rsid w:val="3EF33FFE"/>
    <w:rsid w:val="3EF88E31"/>
    <w:rsid w:val="3EF925D8"/>
    <w:rsid w:val="3EFE69BD"/>
    <w:rsid w:val="3F038851"/>
    <w:rsid w:val="3F053B94"/>
    <w:rsid w:val="3F08A8EB"/>
    <w:rsid w:val="3F0EEF78"/>
    <w:rsid w:val="3F19D2E2"/>
    <w:rsid w:val="3F210C9D"/>
    <w:rsid w:val="3F25D6E0"/>
    <w:rsid w:val="3F28456E"/>
    <w:rsid w:val="3F298B37"/>
    <w:rsid w:val="3F2C24AF"/>
    <w:rsid w:val="3F2C910B"/>
    <w:rsid w:val="3F30FF98"/>
    <w:rsid w:val="3F355605"/>
    <w:rsid w:val="3F38058D"/>
    <w:rsid w:val="3F396880"/>
    <w:rsid w:val="3F3D0AD7"/>
    <w:rsid w:val="3F40C0DE"/>
    <w:rsid w:val="3F45E073"/>
    <w:rsid w:val="3F479C2C"/>
    <w:rsid w:val="3F51AF45"/>
    <w:rsid w:val="3F58BA7B"/>
    <w:rsid w:val="3F5B5E05"/>
    <w:rsid w:val="3F6078CC"/>
    <w:rsid w:val="3F62F122"/>
    <w:rsid w:val="3F6628D7"/>
    <w:rsid w:val="3F66A9E3"/>
    <w:rsid w:val="3F690C9C"/>
    <w:rsid w:val="3F6C2B2C"/>
    <w:rsid w:val="3F73751D"/>
    <w:rsid w:val="3F78EA48"/>
    <w:rsid w:val="3F8224D8"/>
    <w:rsid w:val="3F846746"/>
    <w:rsid w:val="3F89C403"/>
    <w:rsid w:val="3F8B9BAE"/>
    <w:rsid w:val="3F8E3101"/>
    <w:rsid w:val="3F93FEE1"/>
    <w:rsid w:val="3F947713"/>
    <w:rsid w:val="3F9713F1"/>
    <w:rsid w:val="3F9CAAF5"/>
    <w:rsid w:val="3F9F879F"/>
    <w:rsid w:val="3FA336A5"/>
    <w:rsid w:val="3FAA3FD7"/>
    <w:rsid w:val="3FAB4534"/>
    <w:rsid w:val="3FB61F3E"/>
    <w:rsid w:val="3FB8F87D"/>
    <w:rsid w:val="3FB9A6AF"/>
    <w:rsid w:val="3FB9FC30"/>
    <w:rsid w:val="3FBF3B28"/>
    <w:rsid w:val="3FC31E15"/>
    <w:rsid w:val="3FC4D6AA"/>
    <w:rsid w:val="3FC7CEBE"/>
    <w:rsid w:val="3FC877B3"/>
    <w:rsid w:val="3FCBB03F"/>
    <w:rsid w:val="3FCF2A35"/>
    <w:rsid w:val="3FD1DB3E"/>
    <w:rsid w:val="3FD7731A"/>
    <w:rsid w:val="3FEEC991"/>
    <w:rsid w:val="3FFC1BD3"/>
    <w:rsid w:val="4002114D"/>
    <w:rsid w:val="400D0AC3"/>
    <w:rsid w:val="4010543C"/>
    <w:rsid w:val="40114519"/>
    <w:rsid w:val="40170982"/>
    <w:rsid w:val="401B5B36"/>
    <w:rsid w:val="401B5FE4"/>
    <w:rsid w:val="4022CFC4"/>
    <w:rsid w:val="40262581"/>
    <w:rsid w:val="40297A4B"/>
    <w:rsid w:val="4030B59A"/>
    <w:rsid w:val="4033CB92"/>
    <w:rsid w:val="403993EB"/>
    <w:rsid w:val="403ECBAF"/>
    <w:rsid w:val="403F8ADB"/>
    <w:rsid w:val="40431155"/>
    <w:rsid w:val="405AA42F"/>
    <w:rsid w:val="405AFB3C"/>
    <w:rsid w:val="405E929B"/>
    <w:rsid w:val="4061B431"/>
    <w:rsid w:val="4063B68A"/>
    <w:rsid w:val="40650CC6"/>
    <w:rsid w:val="406AD65E"/>
    <w:rsid w:val="406C0596"/>
    <w:rsid w:val="406D893C"/>
    <w:rsid w:val="40711ED2"/>
    <w:rsid w:val="4072A6C1"/>
    <w:rsid w:val="40751B06"/>
    <w:rsid w:val="40751C4E"/>
    <w:rsid w:val="40760477"/>
    <w:rsid w:val="40773901"/>
    <w:rsid w:val="407AEAAE"/>
    <w:rsid w:val="407DA7C8"/>
    <w:rsid w:val="4081BB08"/>
    <w:rsid w:val="40820C1C"/>
    <w:rsid w:val="4083ABEB"/>
    <w:rsid w:val="408AA15F"/>
    <w:rsid w:val="4090BE23"/>
    <w:rsid w:val="4094E537"/>
    <w:rsid w:val="4095E566"/>
    <w:rsid w:val="409855B1"/>
    <w:rsid w:val="40995118"/>
    <w:rsid w:val="409F258E"/>
    <w:rsid w:val="40AF4790"/>
    <w:rsid w:val="40B39930"/>
    <w:rsid w:val="40B451CB"/>
    <w:rsid w:val="40B9152F"/>
    <w:rsid w:val="40B9DC75"/>
    <w:rsid w:val="40C09716"/>
    <w:rsid w:val="40C311B2"/>
    <w:rsid w:val="40C4E702"/>
    <w:rsid w:val="40CCAC45"/>
    <w:rsid w:val="40DB2D50"/>
    <w:rsid w:val="40DB52DB"/>
    <w:rsid w:val="40DC78DD"/>
    <w:rsid w:val="40DC7E65"/>
    <w:rsid w:val="40DD7AE2"/>
    <w:rsid w:val="40E18BC4"/>
    <w:rsid w:val="40E1F720"/>
    <w:rsid w:val="40E52DEE"/>
    <w:rsid w:val="40EE060A"/>
    <w:rsid w:val="40F03271"/>
    <w:rsid w:val="40F163FA"/>
    <w:rsid w:val="40F555C0"/>
    <w:rsid w:val="40F7B920"/>
    <w:rsid w:val="40FFD075"/>
    <w:rsid w:val="410909F4"/>
    <w:rsid w:val="410DE692"/>
    <w:rsid w:val="4115C6E2"/>
    <w:rsid w:val="4116199E"/>
    <w:rsid w:val="411A5996"/>
    <w:rsid w:val="412377AD"/>
    <w:rsid w:val="4124E067"/>
    <w:rsid w:val="4126C4A1"/>
    <w:rsid w:val="4127DE14"/>
    <w:rsid w:val="412C86DF"/>
    <w:rsid w:val="412F280B"/>
    <w:rsid w:val="4130A7C2"/>
    <w:rsid w:val="413170BB"/>
    <w:rsid w:val="4132DC54"/>
    <w:rsid w:val="4133E0B8"/>
    <w:rsid w:val="413492C5"/>
    <w:rsid w:val="4136ACE9"/>
    <w:rsid w:val="41392F13"/>
    <w:rsid w:val="413D805D"/>
    <w:rsid w:val="4140D146"/>
    <w:rsid w:val="41420A25"/>
    <w:rsid w:val="41438D6C"/>
    <w:rsid w:val="4144701E"/>
    <w:rsid w:val="414625B9"/>
    <w:rsid w:val="414ADA86"/>
    <w:rsid w:val="414F87C0"/>
    <w:rsid w:val="4152746E"/>
    <w:rsid w:val="41547DF9"/>
    <w:rsid w:val="41588902"/>
    <w:rsid w:val="415F83AC"/>
    <w:rsid w:val="41603EFC"/>
    <w:rsid w:val="4160435A"/>
    <w:rsid w:val="41615923"/>
    <w:rsid w:val="41615E99"/>
    <w:rsid w:val="4165567E"/>
    <w:rsid w:val="416744FE"/>
    <w:rsid w:val="416BE7B0"/>
    <w:rsid w:val="417EA59C"/>
    <w:rsid w:val="418438A1"/>
    <w:rsid w:val="4189D377"/>
    <w:rsid w:val="418BFB27"/>
    <w:rsid w:val="418CB709"/>
    <w:rsid w:val="418D5968"/>
    <w:rsid w:val="418D691D"/>
    <w:rsid w:val="418DA330"/>
    <w:rsid w:val="4190A4B4"/>
    <w:rsid w:val="419BAB5F"/>
    <w:rsid w:val="41A0527F"/>
    <w:rsid w:val="41A15C56"/>
    <w:rsid w:val="41A28A4F"/>
    <w:rsid w:val="41A64D85"/>
    <w:rsid w:val="41AA28E2"/>
    <w:rsid w:val="41AB8C94"/>
    <w:rsid w:val="41B05F79"/>
    <w:rsid w:val="41BEA7B8"/>
    <w:rsid w:val="41BFDE29"/>
    <w:rsid w:val="41C2D7B1"/>
    <w:rsid w:val="41C38E38"/>
    <w:rsid w:val="41C646E9"/>
    <w:rsid w:val="41CAFE72"/>
    <w:rsid w:val="41CCAD81"/>
    <w:rsid w:val="41CF96CB"/>
    <w:rsid w:val="41D48C81"/>
    <w:rsid w:val="41D76E84"/>
    <w:rsid w:val="41D792AA"/>
    <w:rsid w:val="41E0D9BE"/>
    <w:rsid w:val="41EB6A10"/>
    <w:rsid w:val="41ED6359"/>
    <w:rsid w:val="41F23854"/>
    <w:rsid w:val="41F42A04"/>
    <w:rsid w:val="41F44FCD"/>
    <w:rsid w:val="41F8E988"/>
    <w:rsid w:val="420225D9"/>
    <w:rsid w:val="4205CCAB"/>
    <w:rsid w:val="4209644A"/>
    <w:rsid w:val="420DD9DE"/>
    <w:rsid w:val="420DE04D"/>
    <w:rsid w:val="4215EA6C"/>
    <w:rsid w:val="421ADC3F"/>
    <w:rsid w:val="421E4FEA"/>
    <w:rsid w:val="42264807"/>
    <w:rsid w:val="42283496"/>
    <w:rsid w:val="422A6E4F"/>
    <w:rsid w:val="422D5AE3"/>
    <w:rsid w:val="4232D253"/>
    <w:rsid w:val="4234E7E8"/>
    <w:rsid w:val="42378462"/>
    <w:rsid w:val="423991C1"/>
    <w:rsid w:val="42416D7C"/>
    <w:rsid w:val="42427496"/>
    <w:rsid w:val="4247C9A5"/>
    <w:rsid w:val="424DDF5B"/>
    <w:rsid w:val="424FD788"/>
    <w:rsid w:val="425AD69E"/>
    <w:rsid w:val="425C2503"/>
    <w:rsid w:val="425DB242"/>
    <w:rsid w:val="425F855B"/>
    <w:rsid w:val="425FA5CA"/>
    <w:rsid w:val="4263363D"/>
    <w:rsid w:val="426455B0"/>
    <w:rsid w:val="42647A22"/>
    <w:rsid w:val="42652246"/>
    <w:rsid w:val="4269C0A1"/>
    <w:rsid w:val="42700DE0"/>
    <w:rsid w:val="42711744"/>
    <w:rsid w:val="4276E8C1"/>
    <w:rsid w:val="4279A797"/>
    <w:rsid w:val="427A59DF"/>
    <w:rsid w:val="427B0630"/>
    <w:rsid w:val="427C0934"/>
    <w:rsid w:val="428022FD"/>
    <w:rsid w:val="4280B4F4"/>
    <w:rsid w:val="428A70F6"/>
    <w:rsid w:val="428FAAB5"/>
    <w:rsid w:val="4295E51F"/>
    <w:rsid w:val="429A3AE0"/>
    <w:rsid w:val="429DCC32"/>
    <w:rsid w:val="429E37E7"/>
    <w:rsid w:val="42A34A11"/>
    <w:rsid w:val="42A3C703"/>
    <w:rsid w:val="42A9FFEC"/>
    <w:rsid w:val="42AD0590"/>
    <w:rsid w:val="42AD1A8F"/>
    <w:rsid w:val="42B2964C"/>
    <w:rsid w:val="42B2E17C"/>
    <w:rsid w:val="42BB3E0A"/>
    <w:rsid w:val="42BE0E9B"/>
    <w:rsid w:val="42BFCC0D"/>
    <w:rsid w:val="42C1718E"/>
    <w:rsid w:val="42C35B77"/>
    <w:rsid w:val="42CAA593"/>
    <w:rsid w:val="42CE4989"/>
    <w:rsid w:val="42D239F2"/>
    <w:rsid w:val="42DC2202"/>
    <w:rsid w:val="42DCDD66"/>
    <w:rsid w:val="42DD9E17"/>
    <w:rsid w:val="42E36359"/>
    <w:rsid w:val="42E62F42"/>
    <w:rsid w:val="42EA0330"/>
    <w:rsid w:val="42F33FB8"/>
    <w:rsid w:val="43028CC1"/>
    <w:rsid w:val="43041C71"/>
    <w:rsid w:val="43048E82"/>
    <w:rsid w:val="430CD575"/>
    <w:rsid w:val="43126C47"/>
    <w:rsid w:val="4318BFEF"/>
    <w:rsid w:val="431E97E1"/>
    <w:rsid w:val="4321E9A8"/>
    <w:rsid w:val="432436B8"/>
    <w:rsid w:val="43250F2C"/>
    <w:rsid w:val="4325483B"/>
    <w:rsid w:val="4325FB46"/>
    <w:rsid w:val="432F3F3F"/>
    <w:rsid w:val="432FDCCB"/>
    <w:rsid w:val="432FE8F6"/>
    <w:rsid w:val="433A6E0E"/>
    <w:rsid w:val="433AA596"/>
    <w:rsid w:val="433DF8BF"/>
    <w:rsid w:val="433E0E14"/>
    <w:rsid w:val="434556EB"/>
    <w:rsid w:val="43456C5F"/>
    <w:rsid w:val="434B7B9C"/>
    <w:rsid w:val="43550428"/>
    <w:rsid w:val="43551F24"/>
    <w:rsid w:val="435A4DBB"/>
    <w:rsid w:val="4361E154"/>
    <w:rsid w:val="4362681F"/>
    <w:rsid w:val="43664DD4"/>
    <w:rsid w:val="4372B236"/>
    <w:rsid w:val="4378821E"/>
    <w:rsid w:val="43798637"/>
    <w:rsid w:val="437F5DA9"/>
    <w:rsid w:val="43819529"/>
    <w:rsid w:val="43822A2C"/>
    <w:rsid w:val="4384A11D"/>
    <w:rsid w:val="438AD446"/>
    <w:rsid w:val="438B7AA8"/>
    <w:rsid w:val="438BACC8"/>
    <w:rsid w:val="439109B1"/>
    <w:rsid w:val="4392DA06"/>
    <w:rsid w:val="4395607F"/>
    <w:rsid w:val="439F0C1C"/>
    <w:rsid w:val="43A0F194"/>
    <w:rsid w:val="43A3122F"/>
    <w:rsid w:val="43A4AA88"/>
    <w:rsid w:val="43A5D32E"/>
    <w:rsid w:val="43A67658"/>
    <w:rsid w:val="43A71010"/>
    <w:rsid w:val="43A79836"/>
    <w:rsid w:val="43AB252B"/>
    <w:rsid w:val="43AB6A9B"/>
    <w:rsid w:val="43ABE1B2"/>
    <w:rsid w:val="43ABF5A6"/>
    <w:rsid w:val="43AD34CB"/>
    <w:rsid w:val="43B0ACCE"/>
    <w:rsid w:val="43B2C400"/>
    <w:rsid w:val="43B76AFB"/>
    <w:rsid w:val="43B8207D"/>
    <w:rsid w:val="43BBA922"/>
    <w:rsid w:val="43C3FC37"/>
    <w:rsid w:val="43C6CD67"/>
    <w:rsid w:val="43C845D0"/>
    <w:rsid w:val="43CB216F"/>
    <w:rsid w:val="43CCD0CD"/>
    <w:rsid w:val="43D16ECB"/>
    <w:rsid w:val="43D3424E"/>
    <w:rsid w:val="43D39A20"/>
    <w:rsid w:val="43D4621B"/>
    <w:rsid w:val="43DE35B5"/>
    <w:rsid w:val="43DE9D5E"/>
    <w:rsid w:val="43E2DFE7"/>
    <w:rsid w:val="43E332F9"/>
    <w:rsid w:val="43E3C719"/>
    <w:rsid w:val="43E4B057"/>
    <w:rsid w:val="43E591BE"/>
    <w:rsid w:val="43EBF2C0"/>
    <w:rsid w:val="43EBFF42"/>
    <w:rsid w:val="43EC464B"/>
    <w:rsid w:val="43ED44EA"/>
    <w:rsid w:val="43F0617C"/>
    <w:rsid w:val="43F3A757"/>
    <w:rsid w:val="43F3A777"/>
    <w:rsid w:val="43F47DD4"/>
    <w:rsid w:val="43FA9863"/>
    <w:rsid w:val="43FB52E7"/>
    <w:rsid w:val="43FB7118"/>
    <w:rsid w:val="440409E4"/>
    <w:rsid w:val="440B3E16"/>
    <w:rsid w:val="440FD117"/>
    <w:rsid w:val="4416AF8E"/>
    <w:rsid w:val="4419E77E"/>
    <w:rsid w:val="441B1503"/>
    <w:rsid w:val="441D10E2"/>
    <w:rsid w:val="441ED2D2"/>
    <w:rsid w:val="441FB1F7"/>
    <w:rsid w:val="44214F0D"/>
    <w:rsid w:val="442768B1"/>
    <w:rsid w:val="44294123"/>
    <w:rsid w:val="442DEEC0"/>
    <w:rsid w:val="443201A3"/>
    <w:rsid w:val="443473BB"/>
    <w:rsid w:val="44351D38"/>
    <w:rsid w:val="4438D252"/>
    <w:rsid w:val="4439FA92"/>
    <w:rsid w:val="443AD423"/>
    <w:rsid w:val="44456F62"/>
    <w:rsid w:val="4445C93F"/>
    <w:rsid w:val="444C9B26"/>
    <w:rsid w:val="44550242"/>
    <w:rsid w:val="4456BA78"/>
    <w:rsid w:val="445B0BCF"/>
    <w:rsid w:val="445D4827"/>
    <w:rsid w:val="4461160D"/>
    <w:rsid w:val="4461AC45"/>
    <w:rsid w:val="44625592"/>
    <w:rsid w:val="446401E9"/>
    <w:rsid w:val="4464CF51"/>
    <w:rsid w:val="44669025"/>
    <w:rsid w:val="4467AEA1"/>
    <w:rsid w:val="446A8444"/>
    <w:rsid w:val="446AE17F"/>
    <w:rsid w:val="446CB33A"/>
    <w:rsid w:val="44719D1E"/>
    <w:rsid w:val="44758305"/>
    <w:rsid w:val="44760D15"/>
    <w:rsid w:val="4476D6D4"/>
    <w:rsid w:val="44791E23"/>
    <w:rsid w:val="44808D9A"/>
    <w:rsid w:val="448B2CB4"/>
    <w:rsid w:val="449E55B5"/>
    <w:rsid w:val="44A9BB65"/>
    <w:rsid w:val="44AA21F9"/>
    <w:rsid w:val="44AB08DC"/>
    <w:rsid w:val="44AE8544"/>
    <w:rsid w:val="44B8C6C5"/>
    <w:rsid w:val="44BC901C"/>
    <w:rsid w:val="44BE775A"/>
    <w:rsid w:val="44C0E432"/>
    <w:rsid w:val="44C6BAEF"/>
    <w:rsid w:val="44C80009"/>
    <w:rsid w:val="44CB89CA"/>
    <w:rsid w:val="44D47BC6"/>
    <w:rsid w:val="44D49FB2"/>
    <w:rsid w:val="44D52B72"/>
    <w:rsid w:val="44D5C612"/>
    <w:rsid w:val="44D71217"/>
    <w:rsid w:val="44D8533E"/>
    <w:rsid w:val="44E6580C"/>
    <w:rsid w:val="44EACB35"/>
    <w:rsid w:val="44EE1DFC"/>
    <w:rsid w:val="44FD7A4D"/>
    <w:rsid w:val="45052754"/>
    <w:rsid w:val="450E46DE"/>
    <w:rsid w:val="4510D55B"/>
    <w:rsid w:val="45165BC9"/>
    <w:rsid w:val="451675BC"/>
    <w:rsid w:val="45175172"/>
    <w:rsid w:val="451B4F7D"/>
    <w:rsid w:val="451EA86C"/>
    <w:rsid w:val="45231319"/>
    <w:rsid w:val="45250C95"/>
    <w:rsid w:val="45254B96"/>
    <w:rsid w:val="452D9BC1"/>
    <w:rsid w:val="45321510"/>
    <w:rsid w:val="4537209D"/>
    <w:rsid w:val="453A9A85"/>
    <w:rsid w:val="4540337B"/>
    <w:rsid w:val="45424301"/>
    <w:rsid w:val="45441C7C"/>
    <w:rsid w:val="45461E88"/>
    <w:rsid w:val="4546DBDE"/>
    <w:rsid w:val="45472E53"/>
    <w:rsid w:val="45490831"/>
    <w:rsid w:val="454C06C6"/>
    <w:rsid w:val="454C73B7"/>
    <w:rsid w:val="454CEB0C"/>
    <w:rsid w:val="4550F7DF"/>
    <w:rsid w:val="455273D9"/>
    <w:rsid w:val="4559804F"/>
    <w:rsid w:val="456221B1"/>
    <w:rsid w:val="45684C74"/>
    <w:rsid w:val="457103F5"/>
    <w:rsid w:val="45744725"/>
    <w:rsid w:val="45777945"/>
    <w:rsid w:val="457A8BAC"/>
    <w:rsid w:val="458209AE"/>
    <w:rsid w:val="45824106"/>
    <w:rsid w:val="4584FCD8"/>
    <w:rsid w:val="4587ED96"/>
    <w:rsid w:val="458F6CC2"/>
    <w:rsid w:val="458FF373"/>
    <w:rsid w:val="4594AA63"/>
    <w:rsid w:val="4595599F"/>
    <w:rsid w:val="459AED79"/>
    <w:rsid w:val="459C6395"/>
    <w:rsid w:val="45A17E46"/>
    <w:rsid w:val="45A3D568"/>
    <w:rsid w:val="45A56F39"/>
    <w:rsid w:val="45AE15C6"/>
    <w:rsid w:val="45AE2103"/>
    <w:rsid w:val="45AE2289"/>
    <w:rsid w:val="45B045AB"/>
    <w:rsid w:val="45B1598A"/>
    <w:rsid w:val="45B34130"/>
    <w:rsid w:val="45B59124"/>
    <w:rsid w:val="45BC8BD7"/>
    <w:rsid w:val="45BE8085"/>
    <w:rsid w:val="45C6C18F"/>
    <w:rsid w:val="45CC1D53"/>
    <w:rsid w:val="45D1E19D"/>
    <w:rsid w:val="45D35753"/>
    <w:rsid w:val="45D38F59"/>
    <w:rsid w:val="45D3C315"/>
    <w:rsid w:val="45DEF05C"/>
    <w:rsid w:val="45E0DFCA"/>
    <w:rsid w:val="45E5D04E"/>
    <w:rsid w:val="45EC83B4"/>
    <w:rsid w:val="45ECF429"/>
    <w:rsid w:val="45F485D7"/>
    <w:rsid w:val="45F67B9E"/>
    <w:rsid w:val="45FC7C7E"/>
    <w:rsid w:val="46008BC2"/>
    <w:rsid w:val="46019A2E"/>
    <w:rsid w:val="46050A8A"/>
    <w:rsid w:val="46099FE6"/>
    <w:rsid w:val="460B7BDC"/>
    <w:rsid w:val="46162E75"/>
    <w:rsid w:val="46239981"/>
    <w:rsid w:val="4623E549"/>
    <w:rsid w:val="46274528"/>
    <w:rsid w:val="462A21E8"/>
    <w:rsid w:val="462ECF19"/>
    <w:rsid w:val="46300BE8"/>
    <w:rsid w:val="463038F9"/>
    <w:rsid w:val="4630CA96"/>
    <w:rsid w:val="4633E930"/>
    <w:rsid w:val="46378282"/>
    <w:rsid w:val="4638F48B"/>
    <w:rsid w:val="4639E9CD"/>
    <w:rsid w:val="463EBA4A"/>
    <w:rsid w:val="46441FC6"/>
    <w:rsid w:val="4646B401"/>
    <w:rsid w:val="4648019E"/>
    <w:rsid w:val="465026B3"/>
    <w:rsid w:val="46502829"/>
    <w:rsid w:val="465FE25D"/>
    <w:rsid w:val="46655CFE"/>
    <w:rsid w:val="4669BB34"/>
    <w:rsid w:val="466B86D6"/>
    <w:rsid w:val="466E3831"/>
    <w:rsid w:val="466FC4D0"/>
    <w:rsid w:val="4676A74C"/>
    <w:rsid w:val="4680CBDE"/>
    <w:rsid w:val="468279E8"/>
    <w:rsid w:val="4683621F"/>
    <w:rsid w:val="468417FB"/>
    <w:rsid w:val="4689D5F6"/>
    <w:rsid w:val="468D077C"/>
    <w:rsid w:val="468D9219"/>
    <w:rsid w:val="4692B883"/>
    <w:rsid w:val="4695C409"/>
    <w:rsid w:val="46968F8A"/>
    <w:rsid w:val="469721A8"/>
    <w:rsid w:val="469D23B1"/>
    <w:rsid w:val="469ECFF2"/>
    <w:rsid w:val="46A6DFEA"/>
    <w:rsid w:val="46A8831E"/>
    <w:rsid w:val="46A92C67"/>
    <w:rsid w:val="46AE4F90"/>
    <w:rsid w:val="46AFE61A"/>
    <w:rsid w:val="46B329EA"/>
    <w:rsid w:val="46B354B2"/>
    <w:rsid w:val="46C07B55"/>
    <w:rsid w:val="46C118A7"/>
    <w:rsid w:val="46C2A7DC"/>
    <w:rsid w:val="46CA37DA"/>
    <w:rsid w:val="46CE4216"/>
    <w:rsid w:val="46CE495F"/>
    <w:rsid w:val="46CEB68E"/>
    <w:rsid w:val="46D64589"/>
    <w:rsid w:val="46D8D17C"/>
    <w:rsid w:val="46DF56F4"/>
    <w:rsid w:val="46DFFF26"/>
    <w:rsid w:val="46E1EEE9"/>
    <w:rsid w:val="46E24ED2"/>
    <w:rsid w:val="46EA6D38"/>
    <w:rsid w:val="46EBD757"/>
    <w:rsid w:val="46F6E801"/>
    <w:rsid w:val="46FAB76E"/>
    <w:rsid w:val="47066CF7"/>
    <w:rsid w:val="4707D5B7"/>
    <w:rsid w:val="47096B6A"/>
    <w:rsid w:val="470B31F8"/>
    <w:rsid w:val="470EC77F"/>
    <w:rsid w:val="4715C80E"/>
    <w:rsid w:val="47179656"/>
    <w:rsid w:val="4719A4D1"/>
    <w:rsid w:val="472399C5"/>
    <w:rsid w:val="4723EB78"/>
    <w:rsid w:val="472B0C95"/>
    <w:rsid w:val="472DFC11"/>
    <w:rsid w:val="472FB19D"/>
    <w:rsid w:val="4732422F"/>
    <w:rsid w:val="47330090"/>
    <w:rsid w:val="4737091B"/>
    <w:rsid w:val="473CD174"/>
    <w:rsid w:val="474A2B2F"/>
    <w:rsid w:val="474AFF7F"/>
    <w:rsid w:val="474B0A23"/>
    <w:rsid w:val="474EC14E"/>
    <w:rsid w:val="4751EDB8"/>
    <w:rsid w:val="4752627F"/>
    <w:rsid w:val="4752C5D7"/>
    <w:rsid w:val="47564166"/>
    <w:rsid w:val="47596FAB"/>
    <w:rsid w:val="4759BF52"/>
    <w:rsid w:val="4762FF7B"/>
    <w:rsid w:val="47638F7A"/>
    <w:rsid w:val="4766F41C"/>
    <w:rsid w:val="47707E90"/>
    <w:rsid w:val="477D5DB1"/>
    <w:rsid w:val="47817737"/>
    <w:rsid w:val="478198D4"/>
    <w:rsid w:val="478302E5"/>
    <w:rsid w:val="4787609A"/>
    <w:rsid w:val="478A52A5"/>
    <w:rsid w:val="478BA96A"/>
    <w:rsid w:val="4797E467"/>
    <w:rsid w:val="479938F8"/>
    <w:rsid w:val="4799A7F4"/>
    <w:rsid w:val="479E8A34"/>
    <w:rsid w:val="47A55397"/>
    <w:rsid w:val="47A8293E"/>
    <w:rsid w:val="47A9BE9A"/>
    <w:rsid w:val="47ACC67D"/>
    <w:rsid w:val="47B096DD"/>
    <w:rsid w:val="47B60274"/>
    <w:rsid w:val="47B908D3"/>
    <w:rsid w:val="47B9F93A"/>
    <w:rsid w:val="47C2E512"/>
    <w:rsid w:val="47C4FF03"/>
    <w:rsid w:val="47C7AFA1"/>
    <w:rsid w:val="47D00D0A"/>
    <w:rsid w:val="47D8A9C7"/>
    <w:rsid w:val="47D8D2A9"/>
    <w:rsid w:val="47DB78B7"/>
    <w:rsid w:val="47E69A29"/>
    <w:rsid w:val="47F0E29C"/>
    <w:rsid w:val="47F341F3"/>
    <w:rsid w:val="47F82D0C"/>
    <w:rsid w:val="4800999C"/>
    <w:rsid w:val="4804A193"/>
    <w:rsid w:val="48080D6B"/>
    <w:rsid w:val="4812345B"/>
    <w:rsid w:val="4815DF12"/>
    <w:rsid w:val="48169679"/>
    <w:rsid w:val="4819F5C1"/>
    <w:rsid w:val="481A6F7C"/>
    <w:rsid w:val="48266D7D"/>
    <w:rsid w:val="4827E97C"/>
    <w:rsid w:val="482F069E"/>
    <w:rsid w:val="4830AB9A"/>
    <w:rsid w:val="483225B1"/>
    <w:rsid w:val="48337982"/>
    <w:rsid w:val="48376F29"/>
    <w:rsid w:val="48390260"/>
    <w:rsid w:val="48392205"/>
    <w:rsid w:val="483A0130"/>
    <w:rsid w:val="483EE376"/>
    <w:rsid w:val="4847D614"/>
    <w:rsid w:val="484854DD"/>
    <w:rsid w:val="48598D61"/>
    <w:rsid w:val="485994C0"/>
    <w:rsid w:val="485BDC9C"/>
    <w:rsid w:val="485C9455"/>
    <w:rsid w:val="4865215C"/>
    <w:rsid w:val="48667CA4"/>
    <w:rsid w:val="486E213A"/>
    <w:rsid w:val="487A4E5B"/>
    <w:rsid w:val="487C45B6"/>
    <w:rsid w:val="487E931C"/>
    <w:rsid w:val="4882CBCE"/>
    <w:rsid w:val="4883237A"/>
    <w:rsid w:val="4895BF88"/>
    <w:rsid w:val="489687CC"/>
    <w:rsid w:val="489D4516"/>
    <w:rsid w:val="48A1C2D2"/>
    <w:rsid w:val="48A5533F"/>
    <w:rsid w:val="48AD420E"/>
    <w:rsid w:val="48B3FB79"/>
    <w:rsid w:val="48B682D9"/>
    <w:rsid w:val="48B80309"/>
    <w:rsid w:val="48BFCA5B"/>
    <w:rsid w:val="48C02294"/>
    <w:rsid w:val="48C64CC3"/>
    <w:rsid w:val="48D02BD8"/>
    <w:rsid w:val="48D5ABDD"/>
    <w:rsid w:val="48D8291A"/>
    <w:rsid w:val="48DC5C37"/>
    <w:rsid w:val="48DF4A2B"/>
    <w:rsid w:val="48E4B6B3"/>
    <w:rsid w:val="48E517D7"/>
    <w:rsid w:val="48E64BBD"/>
    <w:rsid w:val="48E95175"/>
    <w:rsid w:val="48E9BD6E"/>
    <w:rsid w:val="48EDE0EC"/>
    <w:rsid w:val="48EFB6AB"/>
    <w:rsid w:val="48FF1BE4"/>
    <w:rsid w:val="4900CC28"/>
    <w:rsid w:val="49089B54"/>
    <w:rsid w:val="490CA721"/>
    <w:rsid w:val="490ED446"/>
    <w:rsid w:val="4911B552"/>
    <w:rsid w:val="49140B16"/>
    <w:rsid w:val="491D3089"/>
    <w:rsid w:val="49232CE1"/>
    <w:rsid w:val="4924BD63"/>
    <w:rsid w:val="492DB3AC"/>
    <w:rsid w:val="492FE6A5"/>
    <w:rsid w:val="4932084D"/>
    <w:rsid w:val="4932C966"/>
    <w:rsid w:val="4932DA49"/>
    <w:rsid w:val="49384B73"/>
    <w:rsid w:val="493EA292"/>
    <w:rsid w:val="49438D0C"/>
    <w:rsid w:val="49438E2B"/>
    <w:rsid w:val="494BCC8D"/>
    <w:rsid w:val="494E27D0"/>
    <w:rsid w:val="494F28A7"/>
    <w:rsid w:val="494FCA5A"/>
    <w:rsid w:val="4953F916"/>
    <w:rsid w:val="4954D9A4"/>
    <w:rsid w:val="4954EB6E"/>
    <w:rsid w:val="4956BAB1"/>
    <w:rsid w:val="4957E326"/>
    <w:rsid w:val="495851D1"/>
    <w:rsid w:val="49591DFF"/>
    <w:rsid w:val="49600422"/>
    <w:rsid w:val="496174DE"/>
    <w:rsid w:val="49618676"/>
    <w:rsid w:val="4963F672"/>
    <w:rsid w:val="4964AAA2"/>
    <w:rsid w:val="496CDF00"/>
    <w:rsid w:val="4970F414"/>
    <w:rsid w:val="497263D8"/>
    <w:rsid w:val="49759C1E"/>
    <w:rsid w:val="4979D94E"/>
    <w:rsid w:val="497A3920"/>
    <w:rsid w:val="497BD4CF"/>
    <w:rsid w:val="497D7A04"/>
    <w:rsid w:val="4980407B"/>
    <w:rsid w:val="49850362"/>
    <w:rsid w:val="49867853"/>
    <w:rsid w:val="49867AB3"/>
    <w:rsid w:val="4988722E"/>
    <w:rsid w:val="498927EF"/>
    <w:rsid w:val="498A043D"/>
    <w:rsid w:val="49961314"/>
    <w:rsid w:val="49966A48"/>
    <w:rsid w:val="4999759B"/>
    <w:rsid w:val="499B0805"/>
    <w:rsid w:val="499B390E"/>
    <w:rsid w:val="49A0ADCB"/>
    <w:rsid w:val="49A0FDDB"/>
    <w:rsid w:val="49A35FA0"/>
    <w:rsid w:val="49A415AB"/>
    <w:rsid w:val="49A5F620"/>
    <w:rsid w:val="49AE0437"/>
    <w:rsid w:val="49AE8249"/>
    <w:rsid w:val="49B022E1"/>
    <w:rsid w:val="49B32741"/>
    <w:rsid w:val="49B8810C"/>
    <w:rsid w:val="49C47BF3"/>
    <w:rsid w:val="49C55264"/>
    <w:rsid w:val="49C81B93"/>
    <w:rsid w:val="49C912C9"/>
    <w:rsid w:val="49C998B0"/>
    <w:rsid w:val="49CDF49D"/>
    <w:rsid w:val="49CF3EA5"/>
    <w:rsid w:val="49D021B4"/>
    <w:rsid w:val="49D539B5"/>
    <w:rsid w:val="49DBCDE4"/>
    <w:rsid w:val="49DEA310"/>
    <w:rsid w:val="49E6A25F"/>
    <w:rsid w:val="49E8F573"/>
    <w:rsid w:val="49EA5317"/>
    <w:rsid w:val="49F98401"/>
    <w:rsid w:val="49FE8F81"/>
    <w:rsid w:val="4A0A14AE"/>
    <w:rsid w:val="4A143743"/>
    <w:rsid w:val="4A1C1311"/>
    <w:rsid w:val="4A29F55D"/>
    <w:rsid w:val="4A2DCE61"/>
    <w:rsid w:val="4A2E7219"/>
    <w:rsid w:val="4A2EF347"/>
    <w:rsid w:val="4A30989E"/>
    <w:rsid w:val="4A31125C"/>
    <w:rsid w:val="4A344FE6"/>
    <w:rsid w:val="4A359BB6"/>
    <w:rsid w:val="4A368E3F"/>
    <w:rsid w:val="4A374727"/>
    <w:rsid w:val="4A38D3C0"/>
    <w:rsid w:val="4A40D516"/>
    <w:rsid w:val="4A468D52"/>
    <w:rsid w:val="4A473A37"/>
    <w:rsid w:val="4A4A8107"/>
    <w:rsid w:val="4A4FD34C"/>
    <w:rsid w:val="4A51A6CD"/>
    <w:rsid w:val="4A5504C8"/>
    <w:rsid w:val="4A57BAB2"/>
    <w:rsid w:val="4A5B4C0B"/>
    <w:rsid w:val="4A62A409"/>
    <w:rsid w:val="4A65D0D5"/>
    <w:rsid w:val="4A688E89"/>
    <w:rsid w:val="4A68F800"/>
    <w:rsid w:val="4A69E03E"/>
    <w:rsid w:val="4A6DB4E9"/>
    <w:rsid w:val="4A6DB9DD"/>
    <w:rsid w:val="4A6DF473"/>
    <w:rsid w:val="4A715FE7"/>
    <w:rsid w:val="4A766A8B"/>
    <w:rsid w:val="4A77A9D0"/>
    <w:rsid w:val="4A7893A1"/>
    <w:rsid w:val="4A793957"/>
    <w:rsid w:val="4A79CE22"/>
    <w:rsid w:val="4A7A9FFB"/>
    <w:rsid w:val="4A7EA51F"/>
    <w:rsid w:val="4A7F656C"/>
    <w:rsid w:val="4A838CFE"/>
    <w:rsid w:val="4A840FCB"/>
    <w:rsid w:val="4A881ABC"/>
    <w:rsid w:val="4A8A22F6"/>
    <w:rsid w:val="4A8A4968"/>
    <w:rsid w:val="4A8E6487"/>
    <w:rsid w:val="4A90F2B5"/>
    <w:rsid w:val="4A949133"/>
    <w:rsid w:val="4A98F8A8"/>
    <w:rsid w:val="4A9BC0CC"/>
    <w:rsid w:val="4A9FB62F"/>
    <w:rsid w:val="4AA6DA77"/>
    <w:rsid w:val="4AA95908"/>
    <w:rsid w:val="4AACB21D"/>
    <w:rsid w:val="4AAF24AC"/>
    <w:rsid w:val="4AAFCBFD"/>
    <w:rsid w:val="4AB403F3"/>
    <w:rsid w:val="4AB60C06"/>
    <w:rsid w:val="4AB6B75C"/>
    <w:rsid w:val="4AB6E932"/>
    <w:rsid w:val="4AB74F91"/>
    <w:rsid w:val="4ACD714E"/>
    <w:rsid w:val="4ACF2A64"/>
    <w:rsid w:val="4AD5D1F8"/>
    <w:rsid w:val="4AD9780B"/>
    <w:rsid w:val="4AD9C831"/>
    <w:rsid w:val="4ADBD75D"/>
    <w:rsid w:val="4ADE9B29"/>
    <w:rsid w:val="4AE104C8"/>
    <w:rsid w:val="4AE4C44D"/>
    <w:rsid w:val="4AE8BC9C"/>
    <w:rsid w:val="4AEFF705"/>
    <w:rsid w:val="4AF7F066"/>
    <w:rsid w:val="4AFC03BC"/>
    <w:rsid w:val="4AFC45F5"/>
    <w:rsid w:val="4AFE871F"/>
    <w:rsid w:val="4B094797"/>
    <w:rsid w:val="4B0DF9DB"/>
    <w:rsid w:val="4B10E9D2"/>
    <w:rsid w:val="4B12498B"/>
    <w:rsid w:val="4B1AB29C"/>
    <w:rsid w:val="4B1C833A"/>
    <w:rsid w:val="4B1E7D8F"/>
    <w:rsid w:val="4B20F6EB"/>
    <w:rsid w:val="4B29012F"/>
    <w:rsid w:val="4B2B3F8E"/>
    <w:rsid w:val="4B2B610C"/>
    <w:rsid w:val="4B2E9E03"/>
    <w:rsid w:val="4B30DD97"/>
    <w:rsid w:val="4B35B53A"/>
    <w:rsid w:val="4B3D8134"/>
    <w:rsid w:val="4B43091B"/>
    <w:rsid w:val="4B448B70"/>
    <w:rsid w:val="4B45EBA7"/>
    <w:rsid w:val="4B4A415D"/>
    <w:rsid w:val="4B4B7257"/>
    <w:rsid w:val="4B4D6277"/>
    <w:rsid w:val="4B53ABA4"/>
    <w:rsid w:val="4B629F5B"/>
    <w:rsid w:val="4B636D45"/>
    <w:rsid w:val="4B68E9D8"/>
    <w:rsid w:val="4B6DF13C"/>
    <w:rsid w:val="4B7659C6"/>
    <w:rsid w:val="4B785A72"/>
    <w:rsid w:val="4B78D0C2"/>
    <w:rsid w:val="4B834A1A"/>
    <w:rsid w:val="4B850F1C"/>
    <w:rsid w:val="4B8E187B"/>
    <w:rsid w:val="4B90AF79"/>
    <w:rsid w:val="4B926C5A"/>
    <w:rsid w:val="4B940671"/>
    <w:rsid w:val="4B946BF8"/>
    <w:rsid w:val="4B9867E1"/>
    <w:rsid w:val="4B9A9DEE"/>
    <w:rsid w:val="4B9F98EB"/>
    <w:rsid w:val="4BA04951"/>
    <w:rsid w:val="4BA9B5D0"/>
    <w:rsid w:val="4BAAD785"/>
    <w:rsid w:val="4BB0CDE1"/>
    <w:rsid w:val="4BB209B5"/>
    <w:rsid w:val="4BB40914"/>
    <w:rsid w:val="4BB6112B"/>
    <w:rsid w:val="4BB6BFA0"/>
    <w:rsid w:val="4BB9EE60"/>
    <w:rsid w:val="4BBBA20A"/>
    <w:rsid w:val="4BBEE765"/>
    <w:rsid w:val="4BC7F144"/>
    <w:rsid w:val="4BCEBF84"/>
    <w:rsid w:val="4BCFCEE0"/>
    <w:rsid w:val="4BD0503A"/>
    <w:rsid w:val="4BD2D9CB"/>
    <w:rsid w:val="4BD2EADE"/>
    <w:rsid w:val="4BD87ABE"/>
    <w:rsid w:val="4BDD362E"/>
    <w:rsid w:val="4BDE18C2"/>
    <w:rsid w:val="4BDEA684"/>
    <w:rsid w:val="4BEAAB0F"/>
    <w:rsid w:val="4BF4FE1F"/>
    <w:rsid w:val="4BF5C23D"/>
    <w:rsid w:val="4BFF361D"/>
    <w:rsid w:val="4BFF9F94"/>
    <w:rsid w:val="4C00B151"/>
    <w:rsid w:val="4C018122"/>
    <w:rsid w:val="4C0972F5"/>
    <w:rsid w:val="4C0A4584"/>
    <w:rsid w:val="4C0BC79E"/>
    <w:rsid w:val="4C0D743B"/>
    <w:rsid w:val="4C169456"/>
    <w:rsid w:val="4C18D6BF"/>
    <w:rsid w:val="4C1A6C59"/>
    <w:rsid w:val="4C1DABFD"/>
    <w:rsid w:val="4C214461"/>
    <w:rsid w:val="4C2CD7AF"/>
    <w:rsid w:val="4C342C8C"/>
    <w:rsid w:val="4C3B2222"/>
    <w:rsid w:val="4C424A39"/>
    <w:rsid w:val="4C47D194"/>
    <w:rsid w:val="4C4EB2F6"/>
    <w:rsid w:val="4C51973A"/>
    <w:rsid w:val="4C51A20B"/>
    <w:rsid w:val="4C51BFFD"/>
    <w:rsid w:val="4C52F189"/>
    <w:rsid w:val="4C55926E"/>
    <w:rsid w:val="4C5A6CCB"/>
    <w:rsid w:val="4C5F4950"/>
    <w:rsid w:val="4C63952B"/>
    <w:rsid w:val="4C649F53"/>
    <w:rsid w:val="4C68D391"/>
    <w:rsid w:val="4C6B2B9D"/>
    <w:rsid w:val="4C6C7F89"/>
    <w:rsid w:val="4C701552"/>
    <w:rsid w:val="4C70157A"/>
    <w:rsid w:val="4C710542"/>
    <w:rsid w:val="4C76E163"/>
    <w:rsid w:val="4C796F12"/>
    <w:rsid w:val="4C79B1A4"/>
    <w:rsid w:val="4C852A89"/>
    <w:rsid w:val="4C88E0C3"/>
    <w:rsid w:val="4C8B0360"/>
    <w:rsid w:val="4C90B6A6"/>
    <w:rsid w:val="4C90C570"/>
    <w:rsid w:val="4C914193"/>
    <w:rsid w:val="4C981489"/>
    <w:rsid w:val="4C995539"/>
    <w:rsid w:val="4C99B32A"/>
    <w:rsid w:val="4C9CA092"/>
    <w:rsid w:val="4C9E8CF2"/>
    <w:rsid w:val="4CA4633B"/>
    <w:rsid w:val="4CA519C2"/>
    <w:rsid w:val="4CAA2B43"/>
    <w:rsid w:val="4CAB631A"/>
    <w:rsid w:val="4CACBE05"/>
    <w:rsid w:val="4CB05302"/>
    <w:rsid w:val="4CB7FDCC"/>
    <w:rsid w:val="4CB8074A"/>
    <w:rsid w:val="4CBB7A7D"/>
    <w:rsid w:val="4CBF02FD"/>
    <w:rsid w:val="4CBFEB10"/>
    <w:rsid w:val="4CC4F2B5"/>
    <w:rsid w:val="4CCBA470"/>
    <w:rsid w:val="4CD373AB"/>
    <w:rsid w:val="4CD447C0"/>
    <w:rsid w:val="4CD5362F"/>
    <w:rsid w:val="4CD692E9"/>
    <w:rsid w:val="4CD755D1"/>
    <w:rsid w:val="4CD82D58"/>
    <w:rsid w:val="4CDB5C6E"/>
    <w:rsid w:val="4CE0EB6D"/>
    <w:rsid w:val="4CEC616D"/>
    <w:rsid w:val="4CF696CB"/>
    <w:rsid w:val="4CF789E1"/>
    <w:rsid w:val="4CF97070"/>
    <w:rsid w:val="4CFCEE32"/>
    <w:rsid w:val="4CFD492C"/>
    <w:rsid w:val="4D028BE7"/>
    <w:rsid w:val="4D0A7D80"/>
    <w:rsid w:val="4D11F7C4"/>
    <w:rsid w:val="4D1353D0"/>
    <w:rsid w:val="4D13EE79"/>
    <w:rsid w:val="4D18BD57"/>
    <w:rsid w:val="4D2002FB"/>
    <w:rsid w:val="4D220741"/>
    <w:rsid w:val="4D24F714"/>
    <w:rsid w:val="4D28FFCE"/>
    <w:rsid w:val="4D3291E8"/>
    <w:rsid w:val="4D3374B0"/>
    <w:rsid w:val="4D33E7F6"/>
    <w:rsid w:val="4D3D6C24"/>
    <w:rsid w:val="4D3E70CE"/>
    <w:rsid w:val="4D3EBCBE"/>
    <w:rsid w:val="4D402701"/>
    <w:rsid w:val="4D413C87"/>
    <w:rsid w:val="4D49CB25"/>
    <w:rsid w:val="4D4AC6A6"/>
    <w:rsid w:val="4D4C1FF8"/>
    <w:rsid w:val="4D559704"/>
    <w:rsid w:val="4D57DB9D"/>
    <w:rsid w:val="4D57F2D9"/>
    <w:rsid w:val="4D5CEC19"/>
    <w:rsid w:val="4D60948C"/>
    <w:rsid w:val="4D6C13EE"/>
    <w:rsid w:val="4D7CF19E"/>
    <w:rsid w:val="4D7D1802"/>
    <w:rsid w:val="4D7F95A9"/>
    <w:rsid w:val="4D81141E"/>
    <w:rsid w:val="4D8258B1"/>
    <w:rsid w:val="4D84403B"/>
    <w:rsid w:val="4D8FCFFF"/>
    <w:rsid w:val="4D909905"/>
    <w:rsid w:val="4D9356D1"/>
    <w:rsid w:val="4D940C2F"/>
    <w:rsid w:val="4D95C1D7"/>
    <w:rsid w:val="4D9A78A0"/>
    <w:rsid w:val="4D9E6DCE"/>
    <w:rsid w:val="4DAA166A"/>
    <w:rsid w:val="4DACFB58"/>
    <w:rsid w:val="4DB11FEF"/>
    <w:rsid w:val="4DB1C42F"/>
    <w:rsid w:val="4DB8C152"/>
    <w:rsid w:val="4DC01B35"/>
    <w:rsid w:val="4DC506E0"/>
    <w:rsid w:val="4DC6AA35"/>
    <w:rsid w:val="4DC7D08E"/>
    <w:rsid w:val="4DC8E51C"/>
    <w:rsid w:val="4DCA2DC4"/>
    <w:rsid w:val="4DCBC1B6"/>
    <w:rsid w:val="4DCE009B"/>
    <w:rsid w:val="4DCF2ACA"/>
    <w:rsid w:val="4DD0F43F"/>
    <w:rsid w:val="4DD5EA23"/>
    <w:rsid w:val="4DD7ED7C"/>
    <w:rsid w:val="4DD822D7"/>
    <w:rsid w:val="4DDC1856"/>
    <w:rsid w:val="4DE266BF"/>
    <w:rsid w:val="4DE2DDED"/>
    <w:rsid w:val="4DEF3FA4"/>
    <w:rsid w:val="4DF327A4"/>
    <w:rsid w:val="4DF4600D"/>
    <w:rsid w:val="4DF70FC4"/>
    <w:rsid w:val="4DF85BF6"/>
    <w:rsid w:val="4DFA15A9"/>
    <w:rsid w:val="4E006F11"/>
    <w:rsid w:val="4E074F89"/>
    <w:rsid w:val="4E07EA25"/>
    <w:rsid w:val="4E0AA8FC"/>
    <w:rsid w:val="4E126FCB"/>
    <w:rsid w:val="4E19554D"/>
    <w:rsid w:val="4E1C8B98"/>
    <w:rsid w:val="4E1E4D53"/>
    <w:rsid w:val="4E20ADD6"/>
    <w:rsid w:val="4E20DCB8"/>
    <w:rsid w:val="4E29BEA5"/>
    <w:rsid w:val="4E2DE636"/>
    <w:rsid w:val="4E305A7F"/>
    <w:rsid w:val="4E387D0A"/>
    <w:rsid w:val="4E3BDAFA"/>
    <w:rsid w:val="4E40CD82"/>
    <w:rsid w:val="4E47BD28"/>
    <w:rsid w:val="4E4A7F2E"/>
    <w:rsid w:val="4E4E2414"/>
    <w:rsid w:val="4E5098DE"/>
    <w:rsid w:val="4E548468"/>
    <w:rsid w:val="4E5B2147"/>
    <w:rsid w:val="4E5D3554"/>
    <w:rsid w:val="4E5D8919"/>
    <w:rsid w:val="4E60E6ED"/>
    <w:rsid w:val="4E6494E0"/>
    <w:rsid w:val="4E65C6AF"/>
    <w:rsid w:val="4E67FE53"/>
    <w:rsid w:val="4E6B1EE6"/>
    <w:rsid w:val="4E70874B"/>
    <w:rsid w:val="4E71DBE6"/>
    <w:rsid w:val="4E7482BC"/>
    <w:rsid w:val="4E798EF2"/>
    <w:rsid w:val="4E79DE98"/>
    <w:rsid w:val="4E79EDBD"/>
    <w:rsid w:val="4E7EC5E4"/>
    <w:rsid w:val="4E8176F8"/>
    <w:rsid w:val="4E83F5BF"/>
    <w:rsid w:val="4E84B2C1"/>
    <w:rsid w:val="4E875C4E"/>
    <w:rsid w:val="4E87C54D"/>
    <w:rsid w:val="4E8A4DEE"/>
    <w:rsid w:val="4E963752"/>
    <w:rsid w:val="4E99AF80"/>
    <w:rsid w:val="4E9F51E9"/>
    <w:rsid w:val="4EA0F590"/>
    <w:rsid w:val="4EA436A2"/>
    <w:rsid w:val="4EAFAD7F"/>
    <w:rsid w:val="4EB18757"/>
    <w:rsid w:val="4EB496D1"/>
    <w:rsid w:val="4EBD161B"/>
    <w:rsid w:val="4EBD7CC7"/>
    <w:rsid w:val="4EBE41A6"/>
    <w:rsid w:val="4EBED059"/>
    <w:rsid w:val="4EC85272"/>
    <w:rsid w:val="4ECB6100"/>
    <w:rsid w:val="4ECD1252"/>
    <w:rsid w:val="4ED36977"/>
    <w:rsid w:val="4ED484B8"/>
    <w:rsid w:val="4EE099AF"/>
    <w:rsid w:val="4EE55099"/>
    <w:rsid w:val="4EE94AAD"/>
    <w:rsid w:val="4EEC0769"/>
    <w:rsid w:val="4EEC3037"/>
    <w:rsid w:val="4EF07412"/>
    <w:rsid w:val="4EF088E0"/>
    <w:rsid w:val="4EF35CE9"/>
    <w:rsid w:val="4EF3E7F8"/>
    <w:rsid w:val="4EFD839A"/>
    <w:rsid w:val="4EFEE546"/>
    <w:rsid w:val="4EFF4D97"/>
    <w:rsid w:val="4EFFF738"/>
    <w:rsid w:val="4F00ECD1"/>
    <w:rsid w:val="4F0315CE"/>
    <w:rsid w:val="4F0572AB"/>
    <w:rsid w:val="4F07F693"/>
    <w:rsid w:val="4F187D22"/>
    <w:rsid w:val="4F1B3B75"/>
    <w:rsid w:val="4F1CBDF4"/>
    <w:rsid w:val="4F1FB5F7"/>
    <w:rsid w:val="4F2043AF"/>
    <w:rsid w:val="4F25EDED"/>
    <w:rsid w:val="4F26A8D6"/>
    <w:rsid w:val="4F2C6966"/>
    <w:rsid w:val="4F34948B"/>
    <w:rsid w:val="4F38F01D"/>
    <w:rsid w:val="4F3FCC40"/>
    <w:rsid w:val="4F4431B9"/>
    <w:rsid w:val="4F4AA10D"/>
    <w:rsid w:val="4F4D1E7C"/>
    <w:rsid w:val="4F51EA68"/>
    <w:rsid w:val="4F526E4A"/>
    <w:rsid w:val="4F54BC63"/>
    <w:rsid w:val="4F54D8F7"/>
    <w:rsid w:val="4F6DEEF0"/>
    <w:rsid w:val="4F6FF463"/>
    <w:rsid w:val="4F71E6E2"/>
    <w:rsid w:val="4F74EDF9"/>
    <w:rsid w:val="4F80C17B"/>
    <w:rsid w:val="4F8BDF8D"/>
    <w:rsid w:val="4F8D643F"/>
    <w:rsid w:val="4F9605B8"/>
    <w:rsid w:val="4F9AAA9B"/>
    <w:rsid w:val="4F9D3A94"/>
    <w:rsid w:val="4F9E82FA"/>
    <w:rsid w:val="4F9EA61D"/>
    <w:rsid w:val="4FA39112"/>
    <w:rsid w:val="4FA73024"/>
    <w:rsid w:val="4FAB3C33"/>
    <w:rsid w:val="4FB2AF92"/>
    <w:rsid w:val="4FB4A0C8"/>
    <w:rsid w:val="4FB9621C"/>
    <w:rsid w:val="4FBF8D55"/>
    <w:rsid w:val="4FC225E9"/>
    <w:rsid w:val="4FC69B4F"/>
    <w:rsid w:val="4FD1A4A9"/>
    <w:rsid w:val="4FD22FD2"/>
    <w:rsid w:val="4FD4B58E"/>
    <w:rsid w:val="4FD7B7D6"/>
    <w:rsid w:val="4FD9191B"/>
    <w:rsid w:val="4FDB1C5F"/>
    <w:rsid w:val="4FDB7C78"/>
    <w:rsid w:val="4FDD75FF"/>
    <w:rsid w:val="4FEBF38C"/>
    <w:rsid w:val="4FF1529F"/>
    <w:rsid w:val="4FF241DB"/>
    <w:rsid w:val="4FF2438C"/>
    <w:rsid w:val="4FF31298"/>
    <w:rsid w:val="4FF3E6CE"/>
    <w:rsid w:val="4FF78382"/>
    <w:rsid w:val="4FF848FC"/>
    <w:rsid w:val="4FFF451C"/>
    <w:rsid w:val="500333DA"/>
    <w:rsid w:val="500542B2"/>
    <w:rsid w:val="50091455"/>
    <w:rsid w:val="500E61D5"/>
    <w:rsid w:val="50132C70"/>
    <w:rsid w:val="50148E46"/>
    <w:rsid w:val="50164449"/>
    <w:rsid w:val="5019B646"/>
    <w:rsid w:val="501D98E3"/>
    <w:rsid w:val="501E9487"/>
    <w:rsid w:val="50219D77"/>
    <w:rsid w:val="5023A386"/>
    <w:rsid w:val="5023FFAA"/>
    <w:rsid w:val="50254422"/>
    <w:rsid w:val="5027F86E"/>
    <w:rsid w:val="502934BA"/>
    <w:rsid w:val="502F551A"/>
    <w:rsid w:val="50306544"/>
    <w:rsid w:val="5031E852"/>
    <w:rsid w:val="5033276A"/>
    <w:rsid w:val="503B9BDE"/>
    <w:rsid w:val="504345A1"/>
    <w:rsid w:val="5047341F"/>
    <w:rsid w:val="505564F9"/>
    <w:rsid w:val="5059CAE7"/>
    <w:rsid w:val="505C3766"/>
    <w:rsid w:val="505D4AE8"/>
    <w:rsid w:val="5061B052"/>
    <w:rsid w:val="5064BC52"/>
    <w:rsid w:val="506CAB74"/>
    <w:rsid w:val="5071C18A"/>
    <w:rsid w:val="50766EC9"/>
    <w:rsid w:val="50782B5F"/>
    <w:rsid w:val="507DC850"/>
    <w:rsid w:val="507EC439"/>
    <w:rsid w:val="50801497"/>
    <w:rsid w:val="508679F0"/>
    <w:rsid w:val="508F017F"/>
    <w:rsid w:val="50937751"/>
    <w:rsid w:val="5094DA73"/>
    <w:rsid w:val="5095517F"/>
    <w:rsid w:val="50963957"/>
    <w:rsid w:val="5097ECF4"/>
    <w:rsid w:val="5099AAB5"/>
    <w:rsid w:val="50A2370F"/>
    <w:rsid w:val="50A94AED"/>
    <w:rsid w:val="50AB68EA"/>
    <w:rsid w:val="50ADB058"/>
    <w:rsid w:val="50B1B24D"/>
    <w:rsid w:val="50B2A15D"/>
    <w:rsid w:val="50B320F2"/>
    <w:rsid w:val="50B7043C"/>
    <w:rsid w:val="50BA6CCE"/>
    <w:rsid w:val="50BF020C"/>
    <w:rsid w:val="50C05089"/>
    <w:rsid w:val="50C23A6E"/>
    <w:rsid w:val="50C34E12"/>
    <w:rsid w:val="50CAC87E"/>
    <w:rsid w:val="50CBD234"/>
    <w:rsid w:val="50CEF813"/>
    <w:rsid w:val="50D001FB"/>
    <w:rsid w:val="50D97E33"/>
    <w:rsid w:val="50D9A20B"/>
    <w:rsid w:val="50E003AC"/>
    <w:rsid w:val="50E3EF99"/>
    <w:rsid w:val="50E511A5"/>
    <w:rsid w:val="50E76203"/>
    <w:rsid w:val="50E9F953"/>
    <w:rsid w:val="50F0F426"/>
    <w:rsid w:val="50F5B4D1"/>
    <w:rsid w:val="50FD27C0"/>
    <w:rsid w:val="50FE5C7D"/>
    <w:rsid w:val="50FFE70B"/>
    <w:rsid w:val="510EE92B"/>
    <w:rsid w:val="51130F17"/>
    <w:rsid w:val="51178747"/>
    <w:rsid w:val="51192DD4"/>
    <w:rsid w:val="511D5580"/>
    <w:rsid w:val="511EEAEC"/>
    <w:rsid w:val="512053CE"/>
    <w:rsid w:val="5121905E"/>
    <w:rsid w:val="5123054E"/>
    <w:rsid w:val="512A2E21"/>
    <w:rsid w:val="51307DD8"/>
    <w:rsid w:val="513CE9F2"/>
    <w:rsid w:val="51422A06"/>
    <w:rsid w:val="5144241A"/>
    <w:rsid w:val="51444DDE"/>
    <w:rsid w:val="5145B08F"/>
    <w:rsid w:val="51487C24"/>
    <w:rsid w:val="51564C3A"/>
    <w:rsid w:val="51593D6C"/>
    <w:rsid w:val="515BC3F2"/>
    <w:rsid w:val="51648118"/>
    <w:rsid w:val="516B114E"/>
    <w:rsid w:val="517046B1"/>
    <w:rsid w:val="517065DB"/>
    <w:rsid w:val="51749447"/>
    <w:rsid w:val="517600E9"/>
    <w:rsid w:val="517792BF"/>
    <w:rsid w:val="517CD293"/>
    <w:rsid w:val="51803B4A"/>
    <w:rsid w:val="51847A25"/>
    <w:rsid w:val="518C7F7F"/>
    <w:rsid w:val="51906EC0"/>
    <w:rsid w:val="519429C3"/>
    <w:rsid w:val="519D8B60"/>
    <w:rsid w:val="51A83670"/>
    <w:rsid w:val="51A890D8"/>
    <w:rsid w:val="51AA70BD"/>
    <w:rsid w:val="51B1971B"/>
    <w:rsid w:val="51B56CB3"/>
    <w:rsid w:val="51B65C5F"/>
    <w:rsid w:val="51CCAEF5"/>
    <w:rsid w:val="51CCD11D"/>
    <w:rsid w:val="51CE6FA8"/>
    <w:rsid w:val="51D2AF8C"/>
    <w:rsid w:val="51D39CF4"/>
    <w:rsid w:val="51D42A9F"/>
    <w:rsid w:val="51D7A09A"/>
    <w:rsid w:val="51DACBDD"/>
    <w:rsid w:val="51E389C6"/>
    <w:rsid w:val="51E41CCE"/>
    <w:rsid w:val="51E5CABD"/>
    <w:rsid w:val="51E829E2"/>
    <w:rsid w:val="51EFCFFC"/>
    <w:rsid w:val="51F8789B"/>
    <w:rsid w:val="51FA05B9"/>
    <w:rsid w:val="51FF1EE1"/>
    <w:rsid w:val="52002C5E"/>
    <w:rsid w:val="52016FDF"/>
    <w:rsid w:val="52086908"/>
    <w:rsid w:val="5208BA43"/>
    <w:rsid w:val="520A91B8"/>
    <w:rsid w:val="52116FA8"/>
    <w:rsid w:val="5211E2FF"/>
    <w:rsid w:val="52151370"/>
    <w:rsid w:val="5215396E"/>
    <w:rsid w:val="52164751"/>
    <w:rsid w:val="521C7A9D"/>
    <w:rsid w:val="521F8160"/>
    <w:rsid w:val="522A5683"/>
    <w:rsid w:val="522DFD5B"/>
    <w:rsid w:val="522EFBA3"/>
    <w:rsid w:val="5235C679"/>
    <w:rsid w:val="523A354B"/>
    <w:rsid w:val="523E3CB4"/>
    <w:rsid w:val="523F1873"/>
    <w:rsid w:val="523FD76C"/>
    <w:rsid w:val="52458E96"/>
    <w:rsid w:val="524FF421"/>
    <w:rsid w:val="52522364"/>
    <w:rsid w:val="525A3984"/>
    <w:rsid w:val="525A4FD2"/>
    <w:rsid w:val="5265F48E"/>
    <w:rsid w:val="526707C3"/>
    <w:rsid w:val="5271D46D"/>
    <w:rsid w:val="52775150"/>
    <w:rsid w:val="5279B001"/>
    <w:rsid w:val="527B1162"/>
    <w:rsid w:val="527C7F80"/>
    <w:rsid w:val="527EDDCC"/>
    <w:rsid w:val="5280CDEB"/>
    <w:rsid w:val="52838A03"/>
    <w:rsid w:val="52858A7C"/>
    <w:rsid w:val="528897F2"/>
    <w:rsid w:val="52919E55"/>
    <w:rsid w:val="52980631"/>
    <w:rsid w:val="529A69DE"/>
    <w:rsid w:val="529A9EEC"/>
    <w:rsid w:val="529D6E24"/>
    <w:rsid w:val="529E7285"/>
    <w:rsid w:val="529FE86E"/>
    <w:rsid w:val="52A0E423"/>
    <w:rsid w:val="52A1E927"/>
    <w:rsid w:val="52A3440D"/>
    <w:rsid w:val="52A4E3E9"/>
    <w:rsid w:val="52A639BD"/>
    <w:rsid w:val="52A63A00"/>
    <w:rsid w:val="52A6B4FA"/>
    <w:rsid w:val="52A9F57E"/>
    <w:rsid w:val="52AB9278"/>
    <w:rsid w:val="52ABA990"/>
    <w:rsid w:val="52B05BB8"/>
    <w:rsid w:val="52B1A0D5"/>
    <w:rsid w:val="52B59474"/>
    <w:rsid w:val="52B692BC"/>
    <w:rsid w:val="52BAAE4C"/>
    <w:rsid w:val="52BDE3A9"/>
    <w:rsid w:val="52C0A57B"/>
    <w:rsid w:val="52C109E5"/>
    <w:rsid w:val="52CAF646"/>
    <w:rsid w:val="52CC4CE6"/>
    <w:rsid w:val="52CCEF85"/>
    <w:rsid w:val="52CF01FA"/>
    <w:rsid w:val="52DF35A0"/>
    <w:rsid w:val="52DF7597"/>
    <w:rsid w:val="52E2CFB1"/>
    <w:rsid w:val="52E6FD0D"/>
    <w:rsid w:val="52E762A6"/>
    <w:rsid w:val="52E7D802"/>
    <w:rsid w:val="52F67727"/>
    <w:rsid w:val="52FAE537"/>
    <w:rsid w:val="52FE7709"/>
    <w:rsid w:val="52FFF933"/>
    <w:rsid w:val="53006638"/>
    <w:rsid w:val="5300C22F"/>
    <w:rsid w:val="530175E8"/>
    <w:rsid w:val="53025ABC"/>
    <w:rsid w:val="530347AC"/>
    <w:rsid w:val="53058A6E"/>
    <w:rsid w:val="53097147"/>
    <w:rsid w:val="53097B33"/>
    <w:rsid w:val="530F68C6"/>
    <w:rsid w:val="53138E15"/>
    <w:rsid w:val="53193855"/>
    <w:rsid w:val="531A0985"/>
    <w:rsid w:val="531DC0A3"/>
    <w:rsid w:val="5326C06D"/>
    <w:rsid w:val="53288FE6"/>
    <w:rsid w:val="53311DD4"/>
    <w:rsid w:val="5332750E"/>
    <w:rsid w:val="533A599C"/>
    <w:rsid w:val="53414334"/>
    <w:rsid w:val="53421544"/>
    <w:rsid w:val="53456DC4"/>
    <w:rsid w:val="534AB66A"/>
    <w:rsid w:val="534CA6B3"/>
    <w:rsid w:val="535278C2"/>
    <w:rsid w:val="535425FB"/>
    <w:rsid w:val="5354B995"/>
    <w:rsid w:val="535F1F73"/>
    <w:rsid w:val="535F9FF2"/>
    <w:rsid w:val="53613B61"/>
    <w:rsid w:val="53623962"/>
    <w:rsid w:val="5366E4FE"/>
    <w:rsid w:val="536AEDC7"/>
    <w:rsid w:val="5372FF10"/>
    <w:rsid w:val="53783A68"/>
    <w:rsid w:val="537B7D19"/>
    <w:rsid w:val="537B91E5"/>
    <w:rsid w:val="537C8A8B"/>
    <w:rsid w:val="5386D887"/>
    <w:rsid w:val="538C62B3"/>
    <w:rsid w:val="5390953E"/>
    <w:rsid w:val="539691E2"/>
    <w:rsid w:val="539C2297"/>
    <w:rsid w:val="539D9BB4"/>
    <w:rsid w:val="539DE874"/>
    <w:rsid w:val="539FBA5E"/>
    <w:rsid w:val="53A058DD"/>
    <w:rsid w:val="53AF69DD"/>
    <w:rsid w:val="53B2BE39"/>
    <w:rsid w:val="53B85233"/>
    <w:rsid w:val="53B90FAE"/>
    <w:rsid w:val="53B9E032"/>
    <w:rsid w:val="53C65EBC"/>
    <w:rsid w:val="53CB9895"/>
    <w:rsid w:val="53CCCD9F"/>
    <w:rsid w:val="53CD9906"/>
    <w:rsid w:val="53CDAE4D"/>
    <w:rsid w:val="53CF715B"/>
    <w:rsid w:val="53D546BC"/>
    <w:rsid w:val="53DC31FA"/>
    <w:rsid w:val="53DC51FA"/>
    <w:rsid w:val="53DC61BD"/>
    <w:rsid w:val="53E91E17"/>
    <w:rsid w:val="53EA4921"/>
    <w:rsid w:val="53EC9562"/>
    <w:rsid w:val="53FD6928"/>
    <w:rsid w:val="54009F0D"/>
    <w:rsid w:val="540152F4"/>
    <w:rsid w:val="5402CA87"/>
    <w:rsid w:val="540365BF"/>
    <w:rsid w:val="540692FE"/>
    <w:rsid w:val="5406AED4"/>
    <w:rsid w:val="54099959"/>
    <w:rsid w:val="540D027E"/>
    <w:rsid w:val="540E8968"/>
    <w:rsid w:val="54169E88"/>
    <w:rsid w:val="54180CC6"/>
    <w:rsid w:val="541EB4D8"/>
    <w:rsid w:val="5430E102"/>
    <w:rsid w:val="54317009"/>
    <w:rsid w:val="54341EDE"/>
    <w:rsid w:val="543D2AFE"/>
    <w:rsid w:val="543E3345"/>
    <w:rsid w:val="543F56FD"/>
    <w:rsid w:val="543F61C9"/>
    <w:rsid w:val="54426BBC"/>
    <w:rsid w:val="5446A6D5"/>
    <w:rsid w:val="5453C6AD"/>
    <w:rsid w:val="545E7B06"/>
    <w:rsid w:val="5463D196"/>
    <w:rsid w:val="54676424"/>
    <w:rsid w:val="5468C4CA"/>
    <w:rsid w:val="54736F04"/>
    <w:rsid w:val="5474D653"/>
    <w:rsid w:val="547C678A"/>
    <w:rsid w:val="547D945B"/>
    <w:rsid w:val="54884A2C"/>
    <w:rsid w:val="5489FFFD"/>
    <w:rsid w:val="548F8FF6"/>
    <w:rsid w:val="54909EF6"/>
    <w:rsid w:val="549302B3"/>
    <w:rsid w:val="54A0791A"/>
    <w:rsid w:val="54A73E1B"/>
    <w:rsid w:val="54A9DF2B"/>
    <w:rsid w:val="54AB5927"/>
    <w:rsid w:val="54BDE5BE"/>
    <w:rsid w:val="54BF60DB"/>
    <w:rsid w:val="54CC78D9"/>
    <w:rsid w:val="54CDDD49"/>
    <w:rsid w:val="54CDF654"/>
    <w:rsid w:val="54D3CF32"/>
    <w:rsid w:val="54DC970E"/>
    <w:rsid w:val="54E211DD"/>
    <w:rsid w:val="54E9B6B5"/>
    <w:rsid w:val="54ED9138"/>
    <w:rsid w:val="54F457FF"/>
    <w:rsid w:val="54FED520"/>
    <w:rsid w:val="54FEEBBC"/>
    <w:rsid w:val="5502CF7A"/>
    <w:rsid w:val="55033B79"/>
    <w:rsid w:val="5503AE0B"/>
    <w:rsid w:val="550D80BB"/>
    <w:rsid w:val="550E84FA"/>
    <w:rsid w:val="551266D7"/>
    <w:rsid w:val="5514D078"/>
    <w:rsid w:val="55179046"/>
    <w:rsid w:val="55186E4F"/>
    <w:rsid w:val="551DC379"/>
    <w:rsid w:val="5521FA3E"/>
    <w:rsid w:val="5525F8F5"/>
    <w:rsid w:val="55267546"/>
    <w:rsid w:val="552FE011"/>
    <w:rsid w:val="553344BE"/>
    <w:rsid w:val="55358258"/>
    <w:rsid w:val="5537B727"/>
    <w:rsid w:val="55399F14"/>
    <w:rsid w:val="553E0687"/>
    <w:rsid w:val="553E12E6"/>
    <w:rsid w:val="55495434"/>
    <w:rsid w:val="554FBEFF"/>
    <w:rsid w:val="55507251"/>
    <w:rsid w:val="55523183"/>
    <w:rsid w:val="55531A3F"/>
    <w:rsid w:val="5553D214"/>
    <w:rsid w:val="55588B2D"/>
    <w:rsid w:val="55598705"/>
    <w:rsid w:val="556100CC"/>
    <w:rsid w:val="55652021"/>
    <w:rsid w:val="5570A707"/>
    <w:rsid w:val="557A2786"/>
    <w:rsid w:val="557A3DCD"/>
    <w:rsid w:val="557A7A49"/>
    <w:rsid w:val="557DBA2B"/>
    <w:rsid w:val="5581122F"/>
    <w:rsid w:val="5581F7F1"/>
    <w:rsid w:val="5586EF5D"/>
    <w:rsid w:val="558B84CA"/>
    <w:rsid w:val="55929A81"/>
    <w:rsid w:val="5597AAE4"/>
    <w:rsid w:val="55A32504"/>
    <w:rsid w:val="55A91254"/>
    <w:rsid w:val="55AAE591"/>
    <w:rsid w:val="55AB9EEA"/>
    <w:rsid w:val="55ACD20E"/>
    <w:rsid w:val="55AE51FF"/>
    <w:rsid w:val="55B3CDDA"/>
    <w:rsid w:val="55B8E16E"/>
    <w:rsid w:val="55C53ECD"/>
    <w:rsid w:val="55CC70E3"/>
    <w:rsid w:val="55CD0F3A"/>
    <w:rsid w:val="55D28AF8"/>
    <w:rsid w:val="55D84D4A"/>
    <w:rsid w:val="55DAB408"/>
    <w:rsid w:val="55DCE4DE"/>
    <w:rsid w:val="55E16F00"/>
    <w:rsid w:val="55E40C86"/>
    <w:rsid w:val="55E48235"/>
    <w:rsid w:val="55EC0A06"/>
    <w:rsid w:val="55EECCF1"/>
    <w:rsid w:val="55F18398"/>
    <w:rsid w:val="56075315"/>
    <w:rsid w:val="560890D9"/>
    <w:rsid w:val="560AB2A0"/>
    <w:rsid w:val="560CF853"/>
    <w:rsid w:val="560DF034"/>
    <w:rsid w:val="560E4927"/>
    <w:rsid w:val="56112BF3"/>
    <w:rsid w:val="561254F7"/>
    <w:rsid w:val="5616295A"/>
    <w:rsid w:val="5616913A"/>
    <w:rsid w:val="5616BA27"/>
    <w:rsid w:val="56186330"/>
    <w:rsid w:val="5618A820"/>
    <w:rsid w:val="56193C7A"/>
    <w:rsid w:val="56194D76"/>
    <w:rsid w:val="561A9DA1"/>
    <w:rsid w:val="561B15A5"/>
    <w:rsid w:val="561BEC03"/>
    <w:rsid w:val="561F4762"/>
    <w:rsid w:val="56223085"/>
    <w:rsid w:val="5622866D"/>
    <w:rsid w:val="56269F02"/>
    <w:rsid w:val="5626FFBE"/>
    <w:rsid w:val="562B89A9"/>
    <w:rsid w:val="562C0232"/>
    <w:rsid w:val="5630C053"/>
    <w:rsid w:val="56335116"/>
    <w:rsid w:val="563537EB"/>
    <w:rsid w:val="563ACC5B"/>
    <w:rsid w:val="563DB22D"/>
    <w:rsid w:val="563DE0F2"/>
    <w:rsid w:val="564226A8"/>
    <w:rsid w:val="5643C164"/>
    <w:rsid w:val="565566E8"/>
    <w:rsid w:val="5656AE26"/>
    <w:rsid w:val="565866F3"/>
    <w:rsid w:val="56590049"/>
    <w:rsid w:val="565E19E6"/>
    <w:rsid w:val="565FDE9E"/>
    <w:rsid w:val="5660F5C2"/>
    <w:rsid w:val="56617799"/>
    <w:rsid w:val="56643758"/>
    <w:rsid w:val="5668A634"/>
    <w:rsid w:val="566E7597"/>
    <w:rsid w:val="567403BD"/>
    <w:rsid w:val="5675FA0B"/>
    <w:rsid w:val="567F11DC"/>
    <w:rsid w:val="5680AC4A"/>
    <w:rsid w:val="5681AB5D"/>
    <w:rsid w:val="56867CB2"/>
    <w:rsid w:val="568E38D0"/>
    <w:rsid w:val="569A1E9B"/>
    <w:rsid w:val="569AA44A"/>
    <w:rsid w:val="569F4806"/>
    <w:rsid w:val="569FBB34"/>
    <w:rsid w:val="56A2BE33"/>
    <w:rsid w:val="56A337CA"/>
    <w:rsid w:val="56A6AFA5"/>
    <w:rsid w:val="56A6C917"/>
    <w:rsid w:val="56AA7482"/>
    <w:rsid w:val="56AB436B"/>
    <w:rsid w:val="56AB6F06"/>
    <w:rsid w:val="56AD4F56"/>
    <w:rsid w:val="56AF680D"/>
    <w:rsid w:val="56AFC152"/>
    <w:rsid w:val="56B1968E"/>
    <w:rsid w:val="56B42C24"/>
    <w:rsid w:val="56B64454"/>
    <w:rsid w:val="56BAF3E8"/>
    <w:rsid w:val="56C4D461"/>
    <w:rsid w:val="56C625E8"/>
    <w:rsid w:val="56CB04F2"/>
    <w:rsid w:val="56CE1D39"/>
    <w:rsid w:val="56CFCC17"/>
    <w:rsid w:val="56D244F9"/>
    <w:rsid w:val="56D49021"/>
    <w:rsid w:val="56D6324C"/>
    <w:rsid w:val="56D830EC"/>
    <w:rsid w:val="56DB644E"/>
    <w:rsid w:val="56E0C402"/>
    <w:rsid w:val="56EB6EDB"/>
    <w:rsid w:val="56EDA867"/>
    <w:rsid w:val="56F7CCC0"/>
    <w:rsid w:val="56FCD1CA"/>
    <w:rsid w:val="57001FE1"/>
    <w:rsid w:val="57072610"/>
    <w:rsid w:val="570C0FA7"/>
    <w:rsid w:val="570CE630"/>
    <w:rsid w:val="5711FB02"/>
    <w:rsid w:val="57133124"/>
    <w:rsid w:val="5714241E"/>
    <w:rsid w:val="5718AA13"/>
    <w:rsid w:val="572072C8"/>
    <w:rsid w:val="5727C486"/>
    <w:rsid w:val="5733B06C"/>
    <w:rsid w:val="57349822"/>
    <w:rsid w:val="57381053"/>
    <w:rsid w:val="573AFB17"/>
    <w:rsid w:val="57422624"/>
    <w:rsid w:val="57473C2E"/>
    <w:rsid w:val="57491A46"/>
    <w:rsid w:val="574C7890"/>
    <w:rsid w:val="5752081C"/>
    <w:rsid w:val="575CD3D4"/>
    <w:rsid w:val="575E6C47"/>
    <w:rsid w:val="57621DAA"/>
    <w:rsid w:val="576B4ADC"/>
    <w:rsid w:val="57701410"/>
    <w:rsid w:val="57767F4F"/>
    <w:rsid w:val="5776C1B1"/>
    <w:rsid w:val="5779F38D"/>
    <w:rsid w:val="577F2E4F"/>
    <w:rsid w:val="5789BD5D"/>
    <w:rsid w:val="578D9FAD"/>
    <w:rsid w:val="579459E2"/>
    <w:rsid w:val="57979A86"/>
    <w:rsid w:val="579800F6"/>
    <w:rsid w:val="579939BB"/>
    <w:rsid w:val="579EF242"/>
    <w:rsid w:val="57A00573"/>
    <w:rsid w:val="57A6CF0F"/>
    <w:rsid w:val="57A92C21"/>
    <w:rsid w:val="57AADD41"/>
    <w:rsid w:val="57AD7D32"/>
    <w:rsid w:val="57AF54F8"/>
    <w:rsid w:val="57B49090"/>
    <w:rsid w:val="57B52D23"/>
    <w:rsid w:val="57B7008C"/>
    <w:rsid w:val="57B826F0"/>
    <w:rsid w:val="57C07AE3"/>
    <w:rsid w:val="57C27589"/>
    <w:rsid w:val="57C63D55"/>
    <w:rsid w:val="57D0DDDD"/>
    <w:rsid w:val="57D685E2"/>
    <w:rsid w:val="57D742DC"/>
    <w:rsid w:val="57D779B7"/>
    <w:rsid w:val="57D85C2A"/>
    <w:rsid w:val="57E0CD67"/>
    <w:rsid w:val="57E4742B"/>
    <w:rsid w:val="57E91C30"/>
    <w:rsid w:val="57E9BB03"/>
    <w:rsid w:val="57F28CE0"/>
    <w:rsid w:val="57F75271"/>
    <w:rsid w:val="57FB699B"/>
    <w:rsid w:val="57FBFD71"/>
    <w:rsid w:val="57FC49C5"/>
    <w:rsid w:val="58019214"/>
    <w:rsid w:val="5803824A"/>
    <w:rsid w:val="5804368B"/>
    <w:rsid w:val="580616DD"/>
    <w:rsid w:val="58061D41"/>
    <w:rsid w:val="580899E5"/>
    <w:rsid w:val="581DAF3A"/>
    <w:rsid w:val="581EF59E"/>
    <w:rsid w:val="5823FA0A"/>
    <w:rsid w:val="5824121F"/>
    <w:rsid w:val="5829CE9E"/>
    <w:rsid w:val="582A2415"/>
    <w:rsid w:val="582DF45C"/>
    <w:rsid w:val="5832F751"/>
    <w:rsid w:val="5838BACE"/>
    <w:rsid w:val="5838F35B"/>
    <w:rsid w:val="5839446C"/>
    <w:rsid w:val="583A4BAA"/>
    <w:rsid w:val="5842C0F5"/>
    <w:rsid w:val="58460360"/>
    <w:rsid w:val="58476E69"/>
    <w:rsid w:val="584B7135"/>
    <w:rsid w:val="584B89CA"/>
    <w:rsid w:val="584BC3D7"/>
    <w:rsid w:val="584D0064"/>
    <w:rsid w:val="584F7797"/>
    <w:rsid w:val="584F926F"/>
    <w:rsid w:val="5850E125"/>
    <w:rsid w:val="58584C04"/>
    <w:rsid w:val="5858AEB7"/>
    <w:rsid w:val="585A7484"/>
    <w:rsid w:val="585B8BDA"/>
    <w:rsid w:val="58621EBE"/>
    <w:rsid w:val="586472DC"/>
    <w:rsid w:val="5865FF3F"/>
    <w:rsid w:val="58668195"/>
    <w:rsid w:val="5876BFF1"/>
    <w:rsid w:val="5878A945"/>
    <w:rsid w:val="587A8015"/>
    <w:rsid w:val="58809B89"/>
    <w:rsid w:val="5882D225"/>
    <w:rsid w:val="58862A61"/>
    <w:rsid w:val="58868AB2"/>
    <w:rsid w:val="588B540B"/>
    <w:rsid w:val="588D94A4"/>
    <w:rsid w:val="588DD81A"/>
    <w:rsid w:val="58942CAA"/>
    <w:rsid w:val="589B4A2F"/>
    <w:rsid w:val="589D5A3E"/>
    <w:rsid w:val="58A34EB4"/>
    <w:rsid w:val="58A3E8EF"/>
    <w:rsid w:val="58A99820"/>
    <w:rsid w:val="58AA7C72"/>
    <w:rsid w:val="58B02127"/>
    <w:rsid w:val="58C53C77"/>
    <w:rsid w:val="58C8C675"/>
    <w:rsid w:val="58CE18BE"/>
    <w:rsid w:val="58D4798B"/>
    <w:rsid w:val="58D705C1"/>
    <w:rsid w:val="58D813A5"/>
    <w:rsid w:val="58E14F16"/>
    <w:rsid w:val="58E6E3A5"/>
    <w:rsid w:val="58E80F94"/>
    <w:rsid w:val="58E84E5B"/>
    <w:rsid w:val="58F5C7EE"/>
    <w:rsid w:val="58FE4798"/>
    <w:rsid w:val="58FE8097"/>
    <w:rsid w:val="59047548"/>
    <w:rsid w:val="59064233"/>
    <w:rsid w:val="590EA91B"/>
    <w:rsid w:val="5911B582"/>
    <w:rsid w:val="59169B5D"/>
    <w:rsid w:val="59171C5A"/>
    <w:rsid w:val="5918ED4E"/>
    <w:rsid w:val="591DC3BB"/>
    <w:rsid w:val="591DCAB9"/>
    <w:rsid w:val="591F8B37"/>
    <w:rsid w:val="5920C723"/>
    <w:rsid w:val="5921BCE2"/>
    <w:rsid w:val="59236D52"/>
    <w:rsid w:val="59278D24"/>
    <w:rsid w:val="59288763"/>
    <w:rsid w:val="592DC231"/>
    <w:rsid w:val="593264C1"/>
    <w:rsid w:val="5937A5B8"/>
    <w:rsid w:val="5937FEE2"/>
    <w:rsid w:val="593DADDC"/>
    <w:rsid w:val="593E95E4"/>
    <w:rsid w:val="59433441"/>
    <w:rsid w:val="5946E76A"/>
    <w:rsid w:val="59479BFB"/>
    <w:rsid w:val="59486FE7"/>
    <w:rsid w:val="595270A6"/>
    <w:rsid w:val="595C90A4"/>
    <w:rsid w:val="595D83D4"/>
    <w:rsid w:val="595DAEBA"/>
    <w:rsid w:val="596035D1"/>
    <w:rsid w:val="596A6FD9"/>
    <w:rsid w:val="596F1693"/>
    <w:rsid w:val="59712E78"/>
    <w:rsid w:val="59717844"/>
    <w:rsid w:val="5976F513"/>
    <w:rsid w:val="597A6D68"/>
    <w:rsid w:val="597F867D"/>
    <w:rsid w:val="5981E2B6"/>
    <w:rsid w:val="5984A22F"/>
    <w:rsid w:val="59855268"/>
    <w:rsid w:val="5988BAFD"/>
    <w:rsid w:val="598AD3F6"/>
    <w:rsid w:val="59927DB6"/>
    <w:rsid w:val="5998C080"/>
    <w:rsid w:val="599BB7D0"/>
    <w:rsid w:val="599F07ED"/>
    <w:rsid w:val="59ACCCC6"/>
    <w:rsid w:val="59B01E38"/>
    <w:rsid w:val="59B17966"/>
    <w:rsid w:val="59B305E2"/>
    <w:rsid w:val="59B7E4E8"/>
    <w:rsid w:val="59BAC54B"/>
    <w:rsid w:val="59BB7C5F"/>
    <w:rsid w:val="59C7BDBF"/>
    <w:rsid w:val="59C92476"/>
    <w:rsid w:val="59CB9BC0"/>
    <w:rsid w:val="59CCFA82"/>
    <w:rsid w:val="59D0183E"/>
    <w:rsid w:val="59D11965"/>
    <w:rsid w:val="59D4ADEC"/>
    <w:rsid w:val="59D60E5B"/>
    <w:rsid w:val="59D810FB"/>
    <w:rsid w:val="59D8FBC0"/>
    <w:rsid w:val="59DF8294"/>
    <w:rsid w:val="59E0D653"/>
    <w:rsid w:val="59E2881E"/>
    <w:rsid w:val="59E3F3AC"/>
    <w:rsid w:val="59E4CD00"/>
    <w:rsid w:val="59E4FD33"/>
    <w:rsid w:val="59E585BE"/>
    <w:rsid w:val="59E7D25E"/>
    <w:rsid w:val="59ED9F43"/>
    <w:rsid w:val="59F290ED"/>
    <w:rsid w:val="59F8C824"/>
    <w:rsid w:val="59F9A74A"/>
    <w:rsid w:val="59FA2CE0"/>
    <w:rsid w:val="59FAAA39"/>
    <w:rsid w:val="59FE98BB"/>
    <w:rsid w:val="59FF5903"/>
    <w:rsid w:val="5A008D47"/>
    <w:rsid w:val="5A0C50BF"/>
    <w:rsid w:val="5A130666"/>
    <w:rsid w:val="5A1E0CEF"/>
    <w:rsid w:val="5A23339A"/>
    <w:rsid w:val="5A25C528"/>
    <w:rsid w:val="5A2B224B"/>
    <w:rsid w:val="5A2EA053"/>
    <w:rsid w:val="5A358F04"/>
    <w:rsid w:val="5A3637D8"/>
    <w:rsid w:val="5A3653A6"/>
    <w:rsid w:val="5A3AF0A0"/>
    <w:rsid w:val="5A3FDBAB"/>
    <w:rsid w:val="5A4326BD"/>
    <w:rsid w:val="5A45EE11"/>
    <w:rsid w:val="5A4714C4"/>
    <w:rsid w:val="5A482989"/>
    <w:rsid w:val="5A50FF03"/>
    <w:rsid w:val="5A54047B"/>
    <w:rsid w:val="5A55A664"/>
    <w:rsid w:val="5A5649FB"/>
    <w:rsid w:val="5A56CD3D"/>
    <w:rsid w:val="5A58E68D"/>
    <w:rsid w:val="5A653435"/>
    <w:rsid w:val="5A69195E"/>
    <w:rsid w:val="5A6A63D6"/>
    <w:rsid w:val="5A6E4758"/>
    <w:rsid w:val="5A72D9BA"/>
    <w:rsid w:val="5A7B8235"/>
    <w:rsid w:val="5A7DAA0E"/>
    <w:rsid w:val="5A879163"/>
    <w:rsid w:val="5A891875"/>
    <w:rsid w:val="5A915F55"/>
    <w:rsid w:val="5A98875B"/>
    <w:rsid w:val="5AA1AD13"/>
    <w:rsid w:val="5AA2D09D"/>
    <w:rsid w:val="5AAA3DEC"/>
    <w:rsid w:val="5AADD752"/>
    <w:rsid w:val="5AB0B800"/>
    <w:rsid w:val="5AB152BB"/>
    <w:rsid w:val="5AB27357"/>
    <w:rsid w:val="5AB8FF94"/>
    <w:rsid w:val="5ABF6F83"/>
    <w:rsid w:val="5AC0ECD4"/>
    <w:rsid w:val="5AC2DB8C"/>
    <w:rsid w:val="5AC44565"/>
    <w:rsid w:val="5AC5C6AF"/>
    <w:rsid w:val="5AC642E2"/>
    <w:rsid w:val="5ACE8CA8"/>
    <w:rsid w:val="5AD38CFE"/>
    <w:rsid w:val="5AD404C8"/>
    <w:rsid w:val="5AD73F3F"/>
    <w:rsid w:val="5AE43A75"/>
    <w:rsid w:val="5AE44653"/>
    <w:rsid w:val="5AE516B7"/>
    <w:rsid w:val="5AEA27C7"/>
    <w:rsid w:val="5AEAAF54"/>
    <w:rsid w:val="5AF4660E"/>
    <w:rsid w:val="5AFE0797"/>
    <w:rsid w:val="5B0011DC"/>
    <w:rsid w:val="5B0464BA"/>
    <w:rsid w:val="5B051E68"/>
    <w:rsid w:val="5B073CC2"/>
    <w:rsid w:val="5B0B6DA6"/>
    <w:rsid w:val="5B0D0AF4"/>
    <w:rsid w:val="5B105D71"/>
    <w:rsid w:val="5B1734E6"/>
    <w:rsid w:val="5B1AC60A"/>
    <w:rsid w:val="5B1EDFB4"/>
    <w:rsid w:val="5B21103C"/>
    <w:rsid w:val="5B2784D7"/>
    <w:rsid w:val="5B2B10F0"/>
    <w:rsid w:val="5B2BE2BC"/>
    <w:rsid w:val="5B2CB674"/>
    <w:rsid w:val="5B31FA3A"/>
    <w:rsid w:val="5B337D2A"/>
    <w:rsid w:val="5B3734C2"/>
    <w:rsid w:val="5B47E5EE"/>
    <w:rsid w:val="5B48314F"/>
    <w:rsid w:val="5B48ACCC"/>
    <w:rsid w:val="5B50D3B6"/>
    <w:rsid w:val="5B54ACF2"/>
    <w:rsid w:val="5B552599"/>
    <w:rsid w:val="5B5F9F2C"/>
    <w:rsid w:val="5B6181D7"/>
    <w:rsid w:val="5B637358"/>
    <w:rsid w:val="5B660583"/>
    <w:rsid w:val="5B664E57"/>
    <w:rsid w:val="5B72FAA1"/>
    <w:rsid w:val="5B8442B1"/>
    <w:rsid w:val="5B8BEFEE"/>
    <w:rsid w:val="5B8E0589"/>
    <w:rsid w:val="5B8F7D57"/>
    <w:rsid w:val="5B9B3631"/>
    <w:rsid w:val="5BA75288"/>
    <w:rsid w:val="5BA77196"/>
    <w:rsid w:val="5BA9E937"/>
    <w:rsid w:val="5BAC1859"/>
    <w:rsid w:val="5BAC69D4"/>
    <w:rsid w:val="5BAF7C66"/>
    <w:rsid w:val="5BAFC4D5"/>
    <w:rsid w:val="5BB82BBC"/>
    <w:rsid w:val="5BB8E074"/>
    <w:rsid w:val="5BC93D29"/>
    <w:rsid w:val="5BCAD36E"/>
    <w:rsid w:val="5BD1DC46"/>
    <w:rsid w:val="5BDB022E"/>
    <w:rsid w:val="5BE5DD6D"/>
    <w:rsid w:val="5BE69B36"/>
    <w:rsid w:val="5BE71F27"/>
    <w:rsid w:val="5BEAC81F"/>
    <w:rsid w:val="5BEB2153"/>
    <w:rsid w:val="5BEC5300"/>
    <w:rsid w:val="5BF04EF4"/>
    <w:rsid w:val="5BF2DA3A"/>
    <w:rsid w:val="5BF321D4"/>
    <w:rsid w:val="5BF35F30"/>
    <w:rsid w:val="5BF710A9"/>
    <w:rsid w:val="5BFC7E64"/>
    <w:rsid w:val="5C01DCF2"/>
    <w:rsid w:val="5C152A54"/>
    <w:rsid w:val="5C196C89"/>
    <w:rsid w:val="5C198F71"/>
    <w:rsid w:val="5C1F792C"/>
    <w:rsid w:val="5C2A7F1D"/>
    <w:rsid w:val="5C30B132"/>
    <w:rsid w:val="5C3318F9"/>
    <w:rsid w:val="5C3346C0"/>
    <w:rsid w:val="5C39A94D"/>
    <w:rsid w:val="5C440D90"/>
    <w:rsid w:val="5C447136"/>
    <w:rsid w:val="5C44A266"/>
    <w:rsid w:val="5C4AE1C3"/>
    <w:rsid w:val="5C4E8A12"/>
    <w:rsid w:val="5C51D900"/>
    <w:rsid w:val="5C52D039"/>
    <w:rsid w:val="5C5A193B"/>
    <w:rsid w:val="5C5CF5AE"/>
    <w:rsid w:val="5C5FB91F"/>
    <w:rsid w:val="5C60DF56"/>
    <w:rsid w:val="5C635696"/>
    <w:rsid w:val="5C6766D9"/>
    <w:rsid w:val="5C693522"/>
    <w:rsid w:val="5C69952D"/>
    <w:rsid w:val="5C6A779C"/>
    <w:rsid w:val="5C6E9AB8"/>
    <w:rsid w:val="5C75F141"/>
    <w:rsid w:val="5C7A2756"/>
    <w:rsid w:val="5C7B4E0D"/>
    <w:rsid w:val="5C7B872A"/>
    <w:rsid w:val="5C841EEF"/>
    <w:rsid w:val="5C8811B1"/>
    <w:rsid w:val="5C90FF53"/>
    <w:rsid w:val="5C92D08B"/>
    <w:rsid w:val="5C93A745"/>
    <w:rsid w:val="5C9891D8"/>
    <w:rsid w:val="5C9EA985"/>
    <w:rsid w:val="5CA5BD41"/>
    <w:rsid w:val="5CAB6D06"/>
    <w:rsid w:val="5CAC5079"/>
    <w:rsid w:val="5CAE27E5"/>
    <w:rsid w:val="5CB06B8D"/>
    <w:rsid w:val="5CB27B23"/>
    <w:rsid w:val="5CB2FE23"/>
    <w:rsid w:val="5CB481BE"/>
    <w:rsid w:val="5CB7759B"/>
    <w:rsid w:val="5CB90419"/>
    <w:rsid w:val="5CCF9972"/>
    <w:rsid w:val="5CD002DC"/>
    <w:rsid w:val="5CDCE200"/>
    <w:rsid w:val="5CE04C3A"/>
    <w:rsid w:val="5CE58B1A"/>
    <w:rsid w:val="5CE5A650"/>
    <w:rsid w:val="5CE87FDA"/>
    <w:rsid w:val="5CEF371C"/>
    <w:rsid w:val="5CEF900D"/>
    <w:rsid w:val="5CF67464"/>
    <w:rsid w:val="5CF7F88A"/>
    <w:rsid w:val="5CFB24D5"/>
    <w:rsid w:val="5D00EA72"/>
    <w:rsid w:val="5D03543A"/>
    <w:rsid w:val="5D060D48"/>
    <w:rsid w:val="5D06CBB5"/>
    <w:rsid w:val="5D0843D8"/>
    <w:rsid w:val="5D0A1678"/>
    <w:rsid w:val="5D0F209B"/>
    <w:rsid w:val="5D17F200"/>
    <w:rsid w:val="5D18B73F"/>
    <w:rsid w:val="5D1F6658"/>
    <w:rsid w:val="5D221FD7"/>
    <w:rsid w:val="5D23FDA3"/>
    <w:rsid w:val="5D258AC1"/>
    <w:rsid w:val="5D271BF4"/>
    <w:rsid w:val="5D279573"/>
    <w:rsid w:val="5D28E28A"/>
    <w:rsid w:val="5D2AD1D8"/>
    <w:rsid w:val="5D2EFF07"/>
    <w:rsid w:val="5D327B9D"/>
    <w:rsid w:val="5D35C6A6"/>
    <w:rsid w:val="5D3E644D"/>
    <w:rsid w:val="5D3EA92B"/>
    <w:rsid w:val="5D462D75"/>
    <w:rsid w:val="5D4A805D"/>
    <w:rsid w:val="5D4B51D6"/>
    <w:rsid w:val="5D4D4CC7"/>
    <w:rsid w:val="5D4D8682"/>
    <w:rsid w:val="5D4E3FDA"/>
    <w:rsid w:val="5D528D53"/>
    <w:rsid w:val="5D54D8BB"/>
    <w:rsid w:val="5D57B10C"/>
    <w:rsid w:val="5D5B4370"/>
    <w:rsid w:val="5D6836F8"/>
    <w:rsid w:val="5D72C4FC"/>
    <w:rsid w:val="5D72E06D"/>
    <w:rsid w:val="5D736762"/>
    <w:rsid w:val="5D753C70"/>
    <w:rsid w:val="5D7998AF"/>
    <w:rsid w:val="5D7B48EE"/>
    <w:rsid w:val="5D7D8D7D"/>
    <w:rsid w:val="5D7DED01"/>
    <w:rsid w:val="5D85DED8"/>
    <w:rsid w:val="5D8ADEE4"/>
    <w:rsid w:val="5D94D5FB"/>
    <w:rsid w:val="5D9D21C9"/>
    <w:rsid w:val="5DA2E437"/>
    <w:rsid w:val="5DA59AF5"/>
    <w:rsid w:val="5DAC6F68"/>
    <w:rsid w:val="5DB21858"/>
    <w:rsid w:val="5DB40223"/>
    <w:rsid w:val="5DB46F9E"/>
    <w:rsid w:val="5DB49910"/>
    <w:rsid w:val="5DB69F8A"/>
    <w:rsid w:val="5DB77DF3"/>
    <w:rsid w:val="5DBA7E91"/>
    <w:rsid w:val="5DBDF906"/>
    <w:rsid w:val="5DBE56BE"/>
    <w:rsid w:val="5DC70179"/>
    <w:rsid w:val="5DCC6908"/>
    <w:rsid w:val="5DCD57EC"/>
    <w:rsid w:val="5DD20C1F"/>
    <w:rsid w:val="5DD36FBF"/>
    <w:rsid w:val="5DD57120"/>
    <w:rsid w:val="5DD6A421"/>
    <w:rsid w:val="5DD6AD66"/>
    <w:rsid w:val="5DDE0171"/>
    <w:rsid w:val="5DDED5A7"/>
    <w:rsid w:val="5DE06114"/>
    <w:rsid w:val="5DE0EDD5"/>
    <w:rsid w:val="5DE12219"/>
    <w:rsid w:val="5DE9085B"/>
    <w:rsid w:val="5DF02C38"/>
    <w:rsid w:val="5DF6B711"/>
    <w:rsid w:val="5DF9722D"/>
    <w:rsid w:val="5DFA7F51"/>
    <w:rsid w:val="5DFD4C35"/>
    <w:rsid w:val="5DFF3416"/>
    <w:rsid w:val="5E000117"/>
    <w:rsid w:val="5E011E0F"/>
    <w:rsid w:val="5E01AC6D"/>
    <w:rsid w:val="5E05C25E"/>
    <w:rsid w:val="5E074A06"/>
    <w:rsid w:val="5E0A30A3"/>
    <w:rsid w:val="5E0DE94D"/>
    <w:rsid w:val="5E0EEBA4"/>
    <w:rsid w:val="5E128A55"/>
    <w:rsid w:val="5E1CB107"/>
    <w:rsid w:val="5E266C32"/>
    <w:rsid w:val="5E26E14E"/>
    <w:rsid w:val="5E35B958"/>
    <w:rsid w:val="5E386908"/>
    <w:rsid w:val="5E3C528D"/>
    <w:rsid w:val="5E3F7FCA"/>
    <w:rsid w:val="5E3FCFC7"/>
    <w:rsid w:val="5E41601B"/>
    <w:rsid w:val="5E484E25"/>
    <w:rsid w:val="5E494649"/>
    <w:rsid w:val="5E4EFE1B"/>
    <w:rsid w:val="5E510CFF"/>
    <w:rsid w:val="5E51CE3E"/>
    <w:rsid w:val="5E5785B5"/>
    <w:rsid w:val="5E5EF4F8"/>
    <w:rsid w:val="5E5F1F26"/>
    <w:rsid w:val="5E628738"/>
    <w:rsid w:val="5E638B10"/>
    <w:rsid w:val="5E64891B"/>
    <w:rsid w:val="5E7BCBCD"/>
    <w:rsid w:val="5E846616"/>
    <w:rsid w:val="5E84E9F7"/>
    <w:rsid w:val="5E85BF19"/>
    <w:rsid w:val="5E910113"/>
    <w:rsid w:val="5E978E9E"/>
    <w:rsid w:val="5E984026"/>
    <w:rsid w:val="5E9B8B9F"/>
    <w:rsid w:val="5EA27EC0"/>
    <w:rsid w:val="5EA2E6D2"/>
    <w:rsid w:val="5EA8A000"/>
    <w:rsid w:val="5EAAB925"/>
    <w:rsid w:val="5EB30B3F"/>
    <w:rsid w:val="5EB420EB"/>
    <w:rsid w:val="5EB519BF"/>
    <w:rsid w:val="5EB90563"/>
    <w:rsid w:val="5EBB9B47"/>
    <w:rsid w:val="5EBC56A0"/>
    <w:rsid w:val="5EC4EFB5"/>
    <w:rsid w:val="5EC5A980"/>
    <w:rsid w:val="5EC80B07"/>
    <w:rsid w:val="5ED2CED8"/>
    <w:rsid w:val="5ED2E6EB"/>
    <w:rsid w:val="5ED506EA"/>
    <w:rsid w:val="5ED6D335"/>
    <w:rsid w:val="5EDEBB23"/>
    <w:rsid w:val="5EE15659"/>
    <w:rsid w:val="5EE17A5C"/>
    <w:rsid w:val="5EE1BD91"/>
    <w:rsid w:val="5EE246D6"/>
    <w:rsid w:val="5EE78411"/>
    <w:rsid w:val="5EEC2778"/>
    <w:rsid w:val="5EEFAAD2"/>
    <w:rsid w:val="5EF2DC79"/>
    <w:rsid w:val="5EFA21B0"/>
    <w:rsid w:val="5EFB1CC8"/>
    <w:rsid w:val="5EFC6D0D"/>
    <w:rsid w:val="5EFF9734"/>
    <w:rsid w:val="5F008997"/>
    <w:rsid w:val="5F043DDA"/>
    <w:rsid w:val="5F07AA8A"/>
    <w:rsid w:val="5F0AAEDF"/>
    <w:rsid w:val="5F0D06A8"/>
    <w:rsid w:val="5F0F2491"/>
    <w:rsid w:val="5F1154B7"/>
    <w:rsid w:val="5F1247CC"/>
    <w:rsid w:val="5F1535B0"/>
    <w:rsid w:val="5F1A7D01"/>
    <w:rsid w:val="5F1E23DA"/>
    <w:rsid w:val="5F21DA1D"/>
    <w:rsid w:val="5F222710"/>
    <w:rsid w:val="5F2A5E06"/>
    <w:rsid w:val="5F2BC43D"/>
    <w:rsid w:val="5F35DC70"/>
    <w:rsid w:val="5F377FFA"/>
    <w:rsid w:val="5F3C6DCB"/>
    <w:rsid w:val="5F3E6615"/>
    <w:rsid w:val="5F3F38F9"/>
    <w:rsid w:val="5F404E04"/>
    <w:rsid w:val="5F42292D"/>
    <w:rsid w:val="5F43EB9A"/>
    <w:rsid w:val="5F485222"/>
    <w:rsid w:val="5F4D7CE6"/>
    <w:rsid w:val="5F531FB8"/>
    <w:rsid w:val="5F5992A4"/>
    <w:rsid w:val="5F5A56EC"/>
    <w:rsid w:val="5F5F41E6"/>
    <w:rsid w:val="5F606280"/>
    <w:rsid w:val="5F62AA4A"/>
    <w:rsid w:val="5F6331DC"/>
    <w:rsid w:val="5F68D886"/>
    <w:rsid w:val="5F6B353F"/>
    <w:rsid w:val="5F7F33FF"/>
    <w:rsid w:val="5F909E74"/>
    <w:rsid w:val="5F9656FF"/>
    <w:rsid w:val="5F9AD589"/>
    <w:rsid w:val="5F9B8465"/>
    <w:rsid w:val="5F9CD827"/>
    <w:rsid w:val="5FAC766E"/>
    <w:rsid w:val="5FAEE003"/>
    <w:rsid w:val="5FB14E25"/>
    <w:rsid w:val="5FB679B3"/>
    <w:rsid w:val="5FB7B38B"/>
    <w:rsid w:val="5FBF040E"/>
    <w:rsid w:val="5FBF40BB"/>
    <w:rsid w:val="5FC0C5B1"/>
    <w:rsid w:val="5FC3C3E9"/>
    <w:rsid w:val="5FC95175"/>
    <w:rsid w:val="5FCB54B1"/>
    <w:rsid w:val="5FD02144"/>
    <w:rsid w:val="5FD1BC84"/>
    <w:rsid w:val="5FD20AAC"/>
    <w:rsid w:val="5FD6E67A"/>
    <w:rsid w:val="5FD77803"/>
    <w:rsid w:val="5FDC24CF"/>
    <w:rsid w:val="5FDCD119"/>
    <w:rsid w:val="5FE8C02F"/>
    <w:rsid w:val="5FF96F4A"/>
    <w:rsid w:val="60058E4B"/>
    <w:rsid w:val="6008432D"/>
    <w:rsid w:val="600A4E43"/>
    <w:rsid w:val="60103116"/>
    <w:rsid w:val="6011A9CA"/>
    <w:rsid w:val="6014EB03"/>
    <w:rsid w:val="601CA194"/>
    <w:rsid w:val="601DDE4D"/>
    <w:rsid w:val="601DE282"/>
    <w:rsid w:val="601E5C45"/>
    <w:rsid w:val="6020E933"/>
    <w:rsid w:val="60250FA1"/>
    <w:rsid w:val="6027AD0E"/>
    <w:rsid w:val="602E0BA2"/>
    <w:rsid w:val="602E69C5"/>
    <w:rsid w:val="60328FD9"/>
    <w:rsid w:val="60340B26"/>
    <w:rsid w:val="6034B8F2"/>
    <w:rsid w:val="6035F024"/>
    <w:rsid w:val="60411421"/>
    <w:rsid w:val="604134D0"/>
    <w:rsid w:val="6042B7BF"/>
    <w:rsid w:val="60435A44"/>
    <w:rsid w:val="60445D74"/>
    <w:rsid w:val="60473634"/>
    <w:rsid w:val="6047CFE7"/>
    <w:rsid w:val="604C6B24"/>
    <w:rsid w:val="6054A896"/>
    <w:rsid w:val="60581F3B"/>
    <w:rsid w:val="6058E9B1"/>
    <w:rsid w:val="6064E274"/>
    <w:rsid w:val="606D5D71"/>
    <w:rsid w:val="606F7DE1"/>
    <w:rsid w:val="606FC310"/>
    <w:rsid w:val="6071CF1D"/>
    <w:rsid w:val="6075EA35"/>
    <w:rsid w:val="6078BC0A"/>
    <w:rsid w:val="60826F81"/>
    <w:rsid w:val="6084573D"/>
    <w:rsid w:val="608937F0"/>
    <w:rsid w:val="608BD35C"/>
    <w:rsid w:val="608E2806"/>
    <w:rsid w:val="6095A143"/>
    <w:rsid w:val="60963920"/>
    <w:rsid w:val="609D4B88"/>
    <w:rsid w:val="609DDEEB"/>
    <w:rsid w:val="609E8AEF"/>
    <w:rsid w:val="609FE788"/>
    <w:rsid w:val="60A00575"/>
    <w:rsid w:val="60A8D87C"/>
    <w:rsid w:val="60AB3545"/>
    <w:rsid w:val="60AF272D"/>
    <w:rsid w:val="60B1F556"/>
    <w:rsid w:val="60B2BEDC"/>
    <w:rsid w:val="60B55E88"/>
    <w:rsid w:val="60B5990B"/>
    <w:rsid w:val="60B9D490"/>
    <w:rsid w:val="60BD1ED4"/>
    <w:rsid w:val="60BE87F5"/>
    <w:rsid w:val="60C0AC3B"/>
    <w:rsid w:val="60C91083"/>
    <w:rsid w:val="60CE0242"/>
    <w:rsid w:val="60D0D5BA"/>
    <w:rsid w:val="60D16261"/>
    <w:rsid w:val="60D18034"/>
    <w:rsid w:val="60D26A68"/>
    <w:rsid w:val="60D3A4BF"/>
    <w:rsid w:val="60DBD951"/>
    <w:rsid w:val="60E1C28E"/>
    <w:rsid w:val="60E28094"/>
    <w:rsid w:val="60E46780"/>
    <w:rsid w:val="60E70D93"/>
    <w:rsid w:val="60EC5E9E"/>
    <w:rsid w:val="60EEDAEE"/>
    <w:rsid w:val="60F3605F"/>
    <w:rsid w:val="60F536F8"/>
    <w:rsid w:val="60F840BD"/>
    <w:rsid w:val="60F87A7A"/>
    <w:rsid w:val="60F93728"/>
    <w:rsid w:val="6101229B"/>
    <w:rsid w:val="611075DB"/>
    <w:rsid w:val="61112886"/>
    <w:rsid w:val="6111DF8C"/>
    <w:rsid w:val="611B2D9F"/>
    <w:rsid w:val="611D0164"/>
    <w:rsid w:val="611E45AF"/>
    <w:rsid w:val="611FCF26"/>
    <w:rsid w:val="6129D31E"/>
    <w:rsid w:val="612AEC59"/>
    <w:rsid w:val="61332EED"/>
    <w:rsid w:val="613E2FF3"/>
    <w:rsid w:val="614CB191"/>
    <w:rsid w:val="614E18EB"/>
    <w:rsid w:val="6150DD7F"/>
    <w:rsid w:val="61524336"/>
    <w:rsid w:val="6153BF57"/>
    <w:rsid w:val="615749C7"/>
    <w:rsid w:val="615981F3"/>
    <w:rsid w:val="615A3A29"/>
    <w:rsid w:val="615D0390"/>
    <w:rsid w:val="615E0C0A"/>
    <w:rsid w:val="6165F10A"/>
    <w:rsid w:val="616944E0"/>
    <w:rsid w:val="616AAE40"/>
    <w:rsid w:val="617B98AB"/>
    <w:rsid w:val="6182A702"/>
    <w:rsid w:val="6188A7C7"/>
    <w:rsid w:val="618A7CBE"/>
    <w:rsid w:val="618DEAB2"/>
    <w:rsid w:val="61935839"/>
    <w:rsid w:val="6194F737"/>
    <w:rsid w:val="61997F46"/>
    <w:rsid w:val="6199DF9A"/>
    <w:rsid w:val="6199F8F1"/>
    <w:rsid w:val="619A3A88"/>
    <w:rsid w:val="619F63DE"/>
    <w:rsid w:val="61A2F680"/>
    <w:rsid w:val="61A7444E"/>
    <w:rsid w:val="61A8DF2A"/>
    <w:rsid w:val="61A97D3B"/>
    <w:rsid w:val="61AE235D"/>
    <w:rsid w:val="61B42CEB"/>
    <w:rsid w:val="61B47C1B"/>
    <w:rsid w:val="61B5ABF7"/>
    <w:rsid w:val="61B82F27"/>
    <w:rsid w:val="61B9F501"/>
    <w:rsid w:val="61BC526E"/>
    <w:rsid w:val="61C0565B"/>
    <w:rsid w:val="61C06BC5"/>
    <w:rsid w:val="61C233D2"/>
    <w:rsid w:val="61C512BA"/>
    <w:rsid w:val="61C6B2AB"/>
    <w:rsid w:val="61CE32B4"/>
    <w:rsid w:val="61CEA907"/>
    <w:rsid w:val="61CF667E"/>
    <w:rsid w:val="61D1673D"/>
    <w:rsid w:val="61D1B5F8"/>
    <w:rsid w:val="61D64702"/>
    <w:rsid w:val="61D6E6A3"/>
    <w:rsid w:val="61D86EA2"/>
    <w:rsid w:val="61D95121"/>
    <w:rsid w:val="61DD1D23"/>
    <w:rsid w:val="61DD4511"/>
    <w:rsid w:val="61E95192"/>
    <w:rsid w:val="61F25449"/>
    <w:rsid w:val="61F4FCEA"/>
    <w:rsid w:val="61F5C4D8"/>
    <w:rsid w:val="61FF7866"/>
    <w:rsid w:val="6202BB86"/>
    <w:rsid w:val="62051CC3"/>
    <w:rsid w:val="620C64F0"/>
    <w:rsid w:val="620DF174"/>
    <w:rsid w:val="6211316A"/>
    <w:rsid w:val="621AF321"/>
    <w:rsid w:val="621D3565"/>
    <w:rsid w:val="621FF1E9"/>
    <w:rsid w:val="622136F7"/>
    <w:rsid w:val="622B4A3C"/>
    <w:rsid w:val="622C3B88"/>
    <w:rsid w:val="622ED80D"/>
    <w:rsid w:val="62301E48"/>
    <w:rsid w:val="62330481"/>
    <w:rsid w:val="623793D4"/>
    <w:rsid w:val="623B61B1"/>
    <w:rsid w:val="62449E2B"/>
    <w:rsid w:val="6249C230"/>
    <w:rsid w:val="6249D5A6"/>
    <w:rsid w:val="624CB851"/>
    <w:rsid w:val="624D0625"/>
    <w:rsid w:val="6252622E"/>
    <w:rsid w:val="62585F8F"/>
    <w:rsid w:val="62590333"/>
    <w:rsid w:val="625B8C09"/>
    <w:rsid w:val="6264C40C"/>
    <w:rsid w:val="626A951C"/>
    <w:rsid w:val="626F0818"/>
    <w:rsid w:val="62700B43"/>
    <w:rsid w:val="6270A8FB"/>
    <w:rsid w:val="62741407"/>
    <w:rsid w:val="62748B16"/>
    <w:rsid w:val="6275541F"/>
    <w:rsid w:val="62757AAB"/>
    <w:rsid w:val="6288F345"/>
    <w:rsid w:val="6289DA77"/>
    <w:rsid w:val="628AFD5A"/>
    <w:rsid w:val="628D9CAC"/>
    <w:rsid w:val="6293B1ED"/>
    <w:rsid w:val="6296D4DF"/>
    <w:rsid w:val="629C486E"/>
    <w:rsid w:val="629E6EA2"/>
    <w:rsid w:val="629FC467"/>
    <w:rsid w:val="62A43F59"/>
    <w:rsid w:val="62A4DD85"/>
    <w:rsid w:val="62A92E74"/>
    <w:rsid w:val="62AAFB00"/>
    <w:rsid w:val="62ADC5FD"/>
    <w:rsid w:val="62B220EE"/>
    <w:rsid w:val="62B3E276"/>
    <w:rsid w:val="62B45860"/>
    <w:rsid w:val="62B498DE"/>
    <w:rsid w:val="62BA7407"/>
    <w:rsid w:val="62BBB26D"/>
    <w:rsid w:val="62BE4154"/>
    <w:rsid w:val="62BE8E15"/>
    <w:rsid w:val="62C831B5"/>
    <w:rsid w:val="62CE2CF1"/>
    <w:rsid w:val="62CFD67E"/>
    <w:rsid w:val="62D5F655"/>
    <w:rsid w:val="62D77B0C"/>
    <w:rsid w:val="62D79434"/>
    <w:rsid w:val="62E5956D"/>
    <w:rsid w:val="62E699B8"/>
    <w:rsid w:val="62E796A9"/>
    <w:rsid w:val="62EB82D0"/>
    <w:rsid w:val="62EF7F27"/>
    <w:rsid w:val="62F2306F"/>
    <w:rsid w:val="62F2FC57"/>
    <w:rsid w:val="62F8B034"/>
    <w:rsid w:val="6300413B"/>
    <w:rsid w:val="6302BA32"/>
    <w:rsid w:val="63056820"/>
    <w:rsid w:val="6308AA82"/>
    <w:rsid w:val="63099DAD"/>
    <w:rsid w:val="6315ABB1"/>
    <w:rsid w:val="631913DC"/>
    <w:rsid w:val="631BE0BD"/>
    <w:rsid w:val="631F77B8"/>
    <w:rsid w:val="63207474"/>
    <w:rsid w:val="6320AE4F"/>
    <w:rsid w:val="632469D9"/>
    <w:rsid w:val="6328257A"/>
    <w:rsid w:val="63402276"/>
    <w:rsid w:val="634349E3"/>
    <w:rsid w:val="6344A7C3"/>
    <w:rsid w:val="6345A1D9"/>
    <w:rsid w:val="634640F7"/>
    <w:rsid w:val="63470E9A"/>
    <w:rsid w:val="634D4F73"/>
    <w:rsid w:val="634F22A4"/>
    <w:rsid w:val="635A0C34"/>
    <w:rsid w:val="635AB159"/>
    <w:rsid w:val="635AEE12"/>
    <w:rsid w:val="635BDBFA"/>
    <w:rsid w:val="635EE940"/>
    <w:rsid w:val="636D4E24"/>
    <w:rsid w:val="636F4618"/>
    <w:rsid w:val="6377CB27"/>
    <w:rsid w:val="63781584"/>
    <w:rsid w:val="637D72A1"/>
    <w:rsid w:val="637EE38F"/>
    <w:rsid w:val="63822C73"/>
    <w:rsid w:val="6386560D"/>
    <w:rsid w:val="63894E72"/>
    <w:rsid w:val="63898112"/>
    <w:rsid w:val="639095E8"/>
    <w:rsid w:val="639347C5"/>
    <w:rsid w:val="6395AAB2"/>
    <w:rsid w:val="63A2CFA0"/>
    <w:rsid w:val="63A37FC9"/>
    <w:rsid w:val="63B1B660"/>
    <w:rsid w:val="63B2D9BC"/>
    <w:rsid w:val="63B5396B"/>
    <w:rsid w:val="63B5665F"/>
    <w:rsid w:val="63BA1AEB"/>
    <w:rsid w:val="63BD4CA7"/>
    <w:rsid w:val="63BE2758"/>
    <w:rsid w:val="63C179B3"/>
    <w:rsid w:val="63C23662"/>
    <w:rsid w:val="63C5D3E5"/>
    <w:rsid w:val="63CC0615"/>
    <w:rsid w:val="63CC15A8"/>
    <w:rsid w:val="63D2DF00"/>
    <w:rsid w:val="63D32C78"/>
    <w:rsid w:val="63DA1811"/>
    <w:rsid w:val="63DAB4A7"/>
    <w:rsid w:val="63DEB3B0"/>
    <w:rsid w:val="63DEBB26"/>
    <w:rsid w:val="63DF890A"/>
    <w:rsid w:val="63E2ABB5"/>
    <w:rsid w:val="63EB99BC"/>
    <w:rsid w:val="63EEF318"/>
    <w:rsid w:val="63F156BC"/>
    <w:rsid w:val="63F4AD27"/>
    <w:rsid w:val="63F63A26"/>
    <w:rsid w:val="63F991C0"/>
    <w:rsid w:val="63FEA1BD"/>
    <w:rsid w:val="63FEAEFB"/>
    <w:rsid w:val="64066CB5"/>
    <w:rsid w:val="6408A2F1"/>
    <w:rsid w:val="6408A8AD"/>
    <w:rsid w:val="6409EDCD"/>
    <w:rsid w:val="640A18D3"/>
    <w:rsid w:val="640F2FCF"/>
    <w:rsid w:val="6415300E"/>
    <w:rsid w:val="641CCDAF"/>
    <w:rsid w:val="642ABB58"/>
    <w:rsid w:val="642C95CE"/>
    <w:rsid w:val="6430F942"/>
    <w:rsid w:val="643302D9"/>
    <w:rsid w:val="6436609C"/>
    <w:rsid w:val="6437B14F"/>
    <w:rsid w:val="644367A4"/>
    <w:rsid w:val="6444C62D"/>
    <w:rsid w:val="64481902"/>
    <w:rsid w:val="6451EFC2"/>
    <w:rsid w:val="645DBE72"/>
    <w:rsid w:val="645DEF36"/>
    <w:rsid w:val="645F4DB1"/>
    <w:rsid w:val="646B6A4E"/>
    <w:rsid w:val="646F9818"/>
    <w:rsid w:val="64702236"/>
    <w:rsid w:val="647B58D1"/>
    <w:rsid w:val="647D836D"/>
    <w:rsid w:val="64817CB3"/>
    <w:rsid w:val="64847049"/>
    <w:rsid w:val="648D2813"/>
    <w:rsid w:val="648F6882"/>
    <w:rsid w:val="6490474B"/>
    <w:rsid w:val="64924389"/>
    <w:rsid w:val="6492BCB1"/>
    <w:rsid w:val="64957829"/>
    <w:rsid w:val="64994573"/>
    <w:rsid w:val="649AFDE7"/>
    <w:rsid w:val="649D30E1"/>
    <w:rsid w:val="64A19C2A"/>
    <w:rsid w:val="64A4220D"/>
    <w:rsid w:val="64ABD34A"/>
    <w:rsid w:val="64AD6CF7"/>
    <w:rsid w:val="64AEE54A"/>
    <w:rsid w:val="64AEF96F"/>
    <w:rsid w:val="64B22AFA"/>
    <w:rsid w:val="64B29679"/>
    <w:rsid w:val="64B51F2A"/>
    <w:rsid w:val="64BD8E9E"/>
    <w:rsid w:val="64C5788B"/>
    <w:rsid w:val="64CB0F2D"/>
    <w:rsid w:val="64D0519F"/>
    <w:rsid w:val="64D4C330"/>
    <w:rsid w:val="64DE9F0F"/>
    <w:rsid w:val="64E02B6A"/>
    <w:rsid w:val="64E46AE1"/>
    <w:rsid w:val="64E7FDF8"/>
    <w:rsid w:val="64E9546D"/>
    <w:rsid w:val="64EDCF35"/>
    <w:rsid w:val="64EE4B5D"/>
    <w:rsid w:val="64F0E7DE"/>
    <w:rsid w:val="64F32C1B"/>
    <w:rsid w:val="64F5CB18"/>
    <w:rsid w:val="6505DBC8"/>
    <w:rsid w:val="6508DD25"/>
    <w:rsid w:val="650F337E"/>
    <w:rsid w:val="650FF853"/>
    <w:rsid w:val="65113680"/>
    <w:rsid w:val="65118178"/>
    <w:rsid w:val="65152542"/>
    <w:rsid w:val="651A1EDC"/>
    <w:rsid w:val="651B53B1"/>
    <w:rsid w:val="651C08F0"/>
    <w:rsid w:val="65217381"/>
    <w:rsid w:val="652B5D52"/>
    <w:rsid w:val="652F840F"/>
    <w:rsid w:val="6532A6F3"/>
    <w:rsid w:val="65414707"/>
    <w:rsid w:val="654593A0"/>
    <w:rsid w:val="654874AC"/>
    <w:rsid w:val="654BCAE0"/>
    <w:rsid w:val="654C1FB6"/>
    <w:rsid w:val="654FC895"/>
    <w:rsid w:val="655345BB"/>
    <w:rsid w:val="655474F3"/>
    <w:rsid w:val="6561379E"/>
    <w:rsid w:val="6561E05B"/>
    <w:rsid w:val="65627A43"/>
    <w:rsid w:val="6563A150"/>
    <w:rsid w:val="6565E255"/>
    <w:rsid w:val="6566EE0D"/>
    <w:rsid w:val="656A6410"/>
    <w:rsid w:val="656AB024"/>
    <w:rsid w:val="656EC59A"/>
    <w:rsid w:val="65707612"/>
    <w:rsid w:val="6577888F"/>
    <w:rsid w:val="657A1589"/>
    <w:rsid w:val="657BD6D5"/>
    <w:rsid w:val="657CDF47"/>
    <w:rsid w:val="6584D15E"/>
    <w:rsid w:val="65876A1D"/>
    <w:rsid w:val="65877549"/>
    <w:rsid w:val="658A9E6E"/>
    <w:rsid w:val="658B4DF3"/>
    <w:rsid w:val="658E056E"/>
    <w:rsid w:val="658FAE8F"/>
    <w:rsid w:val="65940E99"/>
    <w:rsid w:val="6598906C"/>
    <w:rsid w:val="659E1D7B"/>
    <w:rsid w:val="65A0AE73"/>
    <w:rsid w:val="65A72E90"/>
    <w:rsid w:val="65AA108A"/>
    <w:rsid w:val="65AAD1AB"/>
    <w:rsid w:val="65AE20C4"/>
    <w:rsid w:val="65AF6434"/>
    <w:rsid w:val="65B11EB3"/>
    <w:rsid w:val="65B28F58"/>
    <w:rsid w:val="65B55F99"/>
    <w:rsid w:val="65B5D3C0"/>
    <w:rsid w:val="65B9F077"/>
    <w:rsid w:val="65BAC721"/>
    <w:rsid w:val="65C0F581"/>
    <w:rsid w:val="65C584B5"/>
    <w:rsid w:val="65C7A557"/>
    <w:rsid w:val="65C8E7E8"/>
    <w:rsid w:val="65CE89EF"/>
    <w:rsid w:val="65D0B7A2"/>
    <w:rsid w:val="65D2F52C"/>
    <w:rsid w:val="65D459E3"/>
    <w:rsid w:val="65D868B0"/>
    <w:rsid w:val="65D9AC3B"/>
    <w:rsid w:val="65DC7A87"/>
    <w:rsid w:val="65E38647"/>
    <w:rsid w:val="65E4B6FA"/>
    <w:rsid w:val="65E54896"/>
    <w:rsid w:val="65E67AB2"/>
    <w:rsid w:val="65EE3506"/>
    <w:rsid w:val="65F8CBF4"/>
    <w:rsid w:val="65FD500C"/>
    <w:rsid w:val="65FDDBB4"/>
    <w:rsid w:val="65FDDCB0"/>
    <w:rsid w:val="6607D6CD"/>
    <w:rsid w:val="660B4ADB"/>
    <w:rsid w:val="660CD7DF"/>
    <w:rsid w:val="66125DE5"/>
    <w:rsid w:val="66127AD5"/>
    <w:rsid w:val="6613D7BC"/>
    <w:rsid w:val="6614FA28"/>
    <w:rsid w:val="66169890"/>
    <w:rsid w:val="661EFFFE"/>
    <w:rsid w:val="66236E0E"/>
    <w:rsid w:val="66264737"/>
    <w:rsid w:val="66299D0B"/>
    <w:rsid w:val="662A9810"/>
    <w:rsid w:val="662D28CF"/>
    <w:rsid w:val="66332C98"/>
    <w:rsid w:val="663F88DE"/>
    <w:rsid w:val="66401474"/>
    <w:rsid w:val="66407FEE"/>
    <w:rsid w:val="664298EB"/>
    <w:rsid w:val="6643531F"/>
    <w:rsid w:val="6646AB53"/>
    <w:rsid w:val="664F78E7"/>
    <w:rsid w:val="664FF7B4"/>
    <w:rsid w:val="66558F6D"/>
    <w:rsid w:val="66577523"/>
    <w:rsid w:val="6658230D"/>
    <w:rsid w:val="6664E34F"/>
    <w:rsid w:val="666B37F5"/>
    <w:rsid w:val="666C728B"/>
    <w:rsid w:val="66754256"/>
    <w:rsid w:val="667E6DA3"/>
    <w:rsid w:val="667F8EA6"/>
    <w:rsid w:val="66804DA6"/>
    <w:rsid w:val="668DF9E1"/>
    <w:rsid w:val="669061DB"/>
    <w:rsid w:val="6692D97E"/>
    <w:rsid w:val="66940808"/>
    <w:rsid w:val="6696B799"/>
    <w:rsid w:val="6697B405"/>
    <w:rsid w:val="669FEDF4"/>
    <w:rsid w:val="66A07A4E"/>
    <w:rsid w:val="66A1F614"/>
    <w:rsid w:val="66A277B0"/>
    <w:rsid w:val="66A3DC13"/>
    <w:rsid w:val="66A5EF53"/>
    <w:rsid w:val="66ACC8CB"/>
    <w:rsid w:val="66AD87BB"/>
    <w:rsid w:val="66AEDA6F"/>
    <w:rsid w:val="66AFB337"/>
    <w:rsid w:val="66AFCAB0"/>
    <w:rsid w:val="66B33992"/>
    <w:rsid w:val="66B7E4E7"/>
    <w:rsid w:val="66B7E746"/>
    <w:rsid w:val="66BA2CB6"/>
    <w:rsid w:val="66BBE6C9"/>
    <w:rsid w:val="66C12898"/>
    <w:rsid w:val="66C2658D"/>
    <w:rsid w:val="66C36EF6"/>
    <w:rsid w:val="66C4DF91"/>
    <w:rsid w:val="66CCC6AA"/>
    <w:rsid w:val="66D11B15"/>
    <w:rsid w:val="66D2C186"/>
    <w:rsid w:val="66D6371F"/>
    <w:rsid w:val="66D83E81"/>
    <w:rsid w:val="66E080E0"/>
    <w:rsid w:val="66E33E93"/>
    <w:rsid w:val="66E5F7B1"/>
    <w:rsid w:val="66E7C442"/>
    <w:rsid w:val="66E81731"/>
    <w:rsid w:val="66F1062A"/>
    <w:rsid w:val="66F3140F"/>
    <w:rsid w:val="66F3DE8A"/>
    <w:rsid w:val="66F6A1A1"/>
    <w:rsid w:val="66F8957B"/>
    <w:rsid w:val="66FC889B"/>
    <w:rsid w:val="66FC89E6"/>
    <w:rsid w:val="66FD7DEF"/>
    <w:rsid w:val="67028D3A"/>
    <w:rsid w:val="670A26DA"/>
    <w:rsid w:val="670C73ED"/>
    <w:rsid w:val="67101466"/>
    <w:rsid w:val="671264D9"/>
    <w:rsid w:val="6714D3B7"/>
    <w:rsid w:val="6715264F"/>
    <w:rsid w:val="67157005"/>
    <w:rsid w:val="6715A3E2"/>
    <w:rsid w:val="6718B5C0"/>
    <w:rsid w:val="671B55D9"/>
    <w:rsid w:val="671B8ABD"/>
    <w:rsid w:val="671EC3BA"/>
    <w:rsid w:val="6721895B"/>
    <w:rsid w:val="672A7065"/>
    <w:rsid w:val="673BA6AB"/>
    <w:rsid w:val="673BDF44"/>
    <w:rsid w:val="673CE203"/>
    <w:rsid w:val="6741F085"/>
    <w:rsid w:val="6743B9AC"/>
    <w:rsid w:val="67440F13"/>
    <w:rsid w:val="6747FFDD"/>
    <w:rsid w:val="674DB909"/>
    <w:rsid w:val="67519E35"/>
    <w:rsid w:val="6754D09C"/>
    <w:rsid w:val="6755A8BE"/>
    <w:rsid w:val="6760B7E6"/>
    <w:rsid w:val="67641F5A"/>
    <w:rsid w:val="6768B1BF"/>
    <w:rsid w:val="676C7877"/>
    <w:rsid w:val="676ED77A"/>
    <w:rsid w:val="676F0D4D"/>
    <w:rsid w:val="676F6C35"/>
    <w:rsid w:val="676FAA67"/>
    <w:rsid w:val="6770A9D2"/>
    <w:rsid w:val="6770B932"/>
    <w:rsid w:val="67713C5B"/>
    <w:rsid w:val="677524DB"/>
    <w:rsid w:val="677CAF53"/>
    <w:rsid w:val="677CEC25"/>
    <w:rsid w:val="677E09ED"/>
    <w:rsid w:val="67854092"/>
    <w:rsid w:val="678844E8"/>
    <w:rsid w:val="678DFE36"/>
    <w:rsid w:val="678FDD09"/>
    <w:rsid w:val="6792DC23"/>
    <w:rsid w:val="679C1FFF"/>
    <w:rsid w:val="67A0E981"/>
    <w:rsid w:val="67A2CAA0"/>
    <w:rsid w:val="67A41EBA"/>
    <w:rsid w:val="67A7C073"/>
    <w:rsid w:val="67A7C55A"/>
    <w:rsid w:val="67A8C5D7"/>
    <w:rsid w:val="67AB46DE"/>
    <w:rsid w:val="67ADED45"/>
    <w:rsid w:val="67B13389"/>
    <w:rsid w:val="67B7589D"/>
    <w:rsid w:val="67B86CB6"/>
    <w:rsid w:val="67BB09FB"/>
    <w:rsid w:val="67BBFF7B"/>
    <w:rsid w:val="67BCAE84"/>
    <w:rsid w:val="67C37F31"/>
    <w:rsid w:val="67C38D7B"/>
    <w:rsid w:val="67C816FF"/>
    <w:rsid w:val="67CC7EAD"/>
    <w:rsid w:val="67CCAE3B"/>
    <w:rsid w:val="67CFDD43"/>
    <w:rsid w:val="67D53893"/>
    <w:rsid w:val="67D6E21A"/>
    <w:rsid w:val="67DA64FC"/>
    <w:rsid w:val="67E11580"/>
    <w:rsid w:val="67E2CDAC"/>
    <w:rsid w:val="67E813C8"/>
    <w:rsid w:val="67EBADD4"/>
    <w:rsid w:val="67EBEDEC"/>
    <w:rsid w:val="67EF6CE0"/>
    <w:rsid w:val="67F7AD0F"/>
    <w:rsid w:val="67FD5C96"/>
    <w:rsid w:val="681231DE"/>
    <w:rsid w:val="68157C75"/>
    <w:rsid w:val="681A7C79"/>
    <w:rsid w:val="681ACE68"/>
    <w:rsid w:val="681CAFDC"/>
    <w:rsid w:val="682E8442"/>
    <w:rsid w:val="682EFC75"/>
    <w:rsid w:val="68301418"/>
    <w:rsid w:val="68313F18"/>
    <w:rsid w:val="6831D328"/>
    <w:rsid w:val="6835334D"/>
    <w:rsid w:val="6837E3E1"/>
    <w:rsid w:val="683AD91C"/>
    <w:rsid w:val="683CE472"/>
    <w:rsid w:val="683EA190"/>
    <w:rsid w:val="683F6EC6"/>
    <w:rsid w:val="6843B9BD"/>
    <w:rsid w:val="6849A91C"/>
    <w:rsid w:val="684A9457"/>
    <w:rsid w:val="684B6D90"/>
    <w:rsid w:val="684D3823"/>
    <w:rsid w:val="684F07AE"/>
    <w:rsid w:val="684FBB57"/>
    <w:rsid w:val="68521A3D"/>
    <w:rsid w:val="68598F1F"/>
    <w:rsid w:val="685E32D9"/>
    <w:rsid w:val="68606408"/>
    <w:rsid w:val="686D155C"/>
    <w:rsid w:val="68742558"/>
    <w:rsid w:val="6874E082"/>
    <w:rsid w:val="687572D3"/>
    <w:rsid w:val="687D32F8"/>
    <w:rsid w:val="6882CEA9"/>
    <w:rsid w:val="688B84AD"/>
    <w:rsid w:val="68915DF5"/>
    <w:rsid w:val="689612AE"/>
    <w:rsid w:val="6899633C"/>
    <w:rsid w:val="68A9AC70"/>
    <w:rsid w:val="68AB6627"/>
    <w:rsid w:val="68AD203C"/>
    <w:rsid w:val="68AFDC01"/>
    <w:rsid w:val="68B4A1BE"/>
    <w:rsid w:val="68B7C7CF"/>
    <w:rsid w:val="68B85C61"/>
    <w:rsid w:val="68BA4775"/>
    <w:rsid w:val="68BACECD"/>
    <w:rsid w:val="68BD2744"/>
    <w:rsid w:val="68C42748"/>
    <w:rsid w:val="68C8533D"/>
    <w:rsid w:val="68CA398A"/>
    <w:rsid w:val="68CD123B"/>
    <w:rsid w:val="68CD164E"/>
    <w:rsid w:val="68CEEAB2"/>
    <w:rsid w:val="68D2363B"/>
    <w:rsid w:val="68D7715C"/>
    <w:rsid w:val="68D92E18"/>
    <w:rsid w:val="68DA6B7E"/>
    <w:rsid w:val="68DDFE9E"/>
    <w:rsid w:val="68DEE389"/>
    <w:rsid w:val="68E4AFFD"/>
    <w:rsid w:val="68E8021F"/>
    <w:rsid w:val="68E94553"/>
    <w:rsid w:val="68EA47A8"/>
    <w:rsid w:val="68EBCC41"/>
    <w:rsid w:val="68EFCA0B"/>
    <w:rsid w:val="68F0E39C"/>
    <w:rsid w:val="68F4D831"/>
    <w:rsid w:val="68F7584B"/>
    <w:rsid w:val="68F8AE30"/>
    <w:rsid w:val="68F8E511"/>
    <w:rsid w:val="68FBB2A5"/>
    <w:rsid w:val="68FEA863"/>
    <w:rsid w:val="6904EA27"/>
    <w:rsid w:val="69092667"/>
    <w:rsid w:val="69096A03"/>
    <w:rsid w:val="6909F3DD"/>
    <w:rsid w:val="690CDD8E"/>
    <w:rsid w:val="690F709E"/>
    <w:rsid w:val="691EC2DC"/>
    <w:rsid w:val="6922B8B5"/>
    <w:rsid w:val="6925DDC6"/>
    <w:rsid w:val="69298D77"/>
    <w:rsid w:val="692A9168"/>
    <w:rsid w:val="692B0D28"/>
    <w:rsid w:val="692B810A"/>
    <w:rsid w:val="692BA837"/>
    <w:rsid w:val="692F4A6A"/>
    <w:rsid w:val="692F4F15"/>
    <w:rsid w:val="693792F9"/>
    <w:rsid w:val="693A2A79"/>
    <w:rsid w:val="693BFB60"/>
    <w:rsid w:val="694275A4"/>
    <w:rsid w:val="6944B47D"/>
    <w:rsid w:val="6944BECC"/>
    <w:rsid w:val="6945229F"/>
    <w:rsid w:val="694B4903"/>
    <w:rsid w:val="694F57EE"/>
    <w:rsid w:val="695207CE"/>
    <w:rsid w:val="6955AD30"/>
    <w:rsid w:val="695F612C"/>
    <w:rsid w:val="695F8EEF"/>
    <w:rsid w:val="696160D9"/>
    <w:rsid w:val="696165A6"/>
    <w:rsid w:val="6962A35B"/>
    <w:rsid w:val="69661A8F"/>
    <w:rsid w:val="6967D530"/>
    <w:rsid w:val="697CB18D"/>
    <w:rsid w:val="69847C8C"/>
    <w:rsid w:val="69855278"/>
    <w:rsid w:val="6986B9A6"/>
    <w:rsid w:val="6986C1DB"/>
    <w:rsid w:val="69881C49"/>
    <w:rsid w:val="6997AE2B"/>
    <w:rsid w:val="69A2BDD5"/>
    <w:rsid w:val="69A39D1A"/>
    <w:rsid w:val="69A56622"/>
    <w:rsid w:val="69A68745"/>
    <w:rsid w:val="69ACD803"/>
    <w:rsid w:val="69B13ABA"/>
    <w:rsid w:val="69B5FB68"/>
    <w:rsid w:val="69B89A0E"/>
    <w:rsid w:val="69C187D1"/>
    <w:rsid w:val="69C2BF89"/>
    <w:rsid w:val="69C4D768"/>
    <w:rsid w:val="69C4F9BC"/>
    <w:rsid w:val="69CBC658"/>
    <w:rsid w:val="69CDB42C"/>
    <w:rsid w:val="69CE7AC8"/>
    <w:rsid w:val="69D043D4"/>
    <w:rsid w:val="69D6C3E0"/>
    <w:rsid w:val="69DAEF35"/>
    <w:rsid w:val="69E2F89F"/>
    <w:rsid w:val="69E98ACB"/>
    <w:rsid w:val="69EECF2A"/>
    <w:rsid w:val="69F02A82"/>
    <w:rsid w:val="69F0F709"/>
    <w:rsid w:val="69F72789"/>
    <w:rsid w:val="69FA0738"/>
    <w:rsid w:val="69FC7A65"/>
    <w:rsid w:val="69FF2F6C"/>
    <w:rsid w:val="6A0342EE"/>
    <w:rsid w:val="6A041989"/>
    <w:rsid w:val="6A042FFB"/>
    <w:rsid w:val="6A085C52"/>
    <w:rsid w:val="6A099549"/>
    <w:rsid w:val="6A0AB93D"/>
    <w:rsid w:val="6A0F6D74"/>
    <w:rsid w:val="6A1086E7"/>
    <w:rsid w:val="6A1485E9"/>
    <w:rsid w:val="6A172F89"/>
    <w:rsid w:val="6A1A4E1D"/>
    <w:rsid w:val="6A20793F"/>
    <w:rsid w:val="6A243547"/>
    <w:rsid w:val="6A24F988"/>
    <w:rsid w:val="6A267053"/>
    <w:rsid w:val="6A2FBF08"/>
    <w:rsid w:val="6A315F04"/>
    <w:rsid w:val="6A320BD6"/>
    <w:rsid w:val="6A3AD829"/>
    <w:rsid w:val="6A41AA88"/>
    <w:rsid w:val="6A42212D"/>
    <w:rsid w:val="6A447CA3"/>
    <w:rsid w:val="6A467652"/>
    <w:rsid w:val="6A4978D3"/>
    <w:rsid w:val="6A4DA9B7"/>
    <w:rsid w:val="6A55DCC5"/>
    <w:rsid w:val="6A5666C8"/>
    <w:rsid w:val="6A575405"/>
    <w:rsid w:val="6A589AE7"/>
    <w:rsid w:val="6A5B922C"/>
    <w:rsid w:val="6A5D458A"/>
    <w:rsid w:val="6A61C365"/>
    <w:rsid w:val="6A62916E"/>
    <w:rsid w:val="6A6D88CF"/>
    <w:rsid w:val="6A72AF66"/>
    <w:rsid w:val="6A73133F"/>
    <w:rsid w:val="6A753769"/>
    <w:rsid w:val="6A870EC8"/>
    <w:rsid w:val="6A8AA8F8"/>
    <w:rsid w:val="6A8E9E3F"/>
    <w:rsid w:val="6A925C2F"/>
    <w:rsid w:val="6A976933"/>
    <w:rsid w:val="6A992297"/>
    <w:rsid w:val="6A9C1D1E"/>
    <w:rsid w:val="6A9CC99D"/>
    <w:rsid w:val="6A9DD851"/>
    <w:rsid w:val="6A9FF891"/>
    <w:rsid w:val="6AA13021"/>
    <w:rsid w:val="6AA76633"/>
    <w:rsid w:val="6AB2A68D"/>
    <w:rsid w:val="6ABAC004"/>
    <w:rsid w:val="6AC241D5"/>
    <w:rsid w:val="6AC9ACF0"/>
    <w:rsid w:val="6AD056D6"/>
    <w:rsid w:val="6AD21FB3"/>
    <w:rsid w:val="6AD3DACC"/>
    <w:rsid w:val="6AD9D15F"/>
    <w:rsid w:val="6AE1B493"/>
    <w:rsid w:val="6AE645D0"/>
    <w:rsid w:val="6AE6D4D8"/>
    <w:rsid w:val="6AE718DC"/>
    <w:rsid w:val="6AEA252A"/>
    <w:rsid w:val="6AEA4F29"/>
    <w:rsid w:val="6AEBAB76"/>
    <w:rsid w:val="6AEBC21C"/>
    <w:rsid w:val="6AF0A54B"/>
    <w:rsid w:val="6AF63160"/>
    <w:rsid w:val="6AF69A11"/>
    <w:rsid w:val="6AFC3159"/>
    <w:rsid w:val="6B061856"/>
    <w:rsid w:val="6B0B2594"/>
    <w:rsid w:val="6B0B662D"/>
    <w:rsid w:val="6B0EFC35"/>
    <w:rsid w:val="6B1068E7"/>
    <w:rsid w:val="6B10F30E"/>
    <w:rsid w:val="6B11B130"/>
    <w:rsid w:val="6B137C20"/>
    <w:rsid w:val="6B145546"/>
    <w:rsid w:val="6B1A7C3D"/>
    <w:rsid w:val="6B210BC5"/>
    <w:rsid w:val="6B25382D"/>
    <w:rsid w:val="6B28C757"/>
    <w:rsid w:val="6B29FAC3"/>
    <w:rsid w:val="6B31E6D0"/>
    <w:rsid w:val="6B322F5D"/>
    <w:rsid w:val="6B37E6D2"/>
    <w:rsid w:val="6B3E4920"/>
    <w:rsid w:val="6B4062DE"/>
    <w:rsid w:val="6B4456C5"/>
    <w:rsid w:val="6B458B99"/>
    <w:rsid w:val="6B46D663"/>
    <w:rsid w:val="6B49E59A"/>
    <w:rsid w:val="6B4BC60A"/>
    <w:rsid w:val="6B4BE37B"/>
    <w:rsid w:val="6B52A891"/>
    <w:rsid w:val="6B581D55"/>
    <w:rsid w:val="6B583C80"/>
    <w:rsid w:val="6B640FDB"/>
    <w:rsid w:val="6B64150A"/>
    <w:rsid w:val="6B72192E"/>
    <w:rsid w:val="6B779128"/>
    <w:rsid w:val="6B78CD04"/>
    <w:rsid w:val="6B7BAC77"/>
    <w:rsid w:val="6B7D8835"/>
    <w:rsid w:val="6B815ECB"/>
    <w:rsid w:val="6B845B60"/>
    <w:rsid w:val="6B892DE3"/>
    <w:rsid w:val="6B8D565E"/>
    <w:rsid w:val="6B963753"/>
    <w:rsid w:val="6B96BECF"/>
    <w:rsid w:val="6B995106"/>
    <w:rsid w:val="6B9C1EBD"/>
    <w:rsid w:val="6B9F31ED"/>
    <w:rsid w:val="6BA7D894"/>
    <w:rsid w:val="6BAE13EC"/>
    <w:rsid w:val="6BB15A7F"/>
    <w:rsid w:val="6BB7431D"/>
    <w:rsid w:val="6BBB2DC3"/>
    <w:rsid w:val="6BC14891"/>
    <w:rsid w:val="6BC15B9B"/>
    <w:rsid w:val="6BC367D3"/>
    <w:rsid w:val="6BC9542E"/>
    <w:rsid w:val="6BCC75AD"/>
    <w:rsid w:val="6BD1AA80"/>
    <w:rsid w:val="6BD8AA3E"/>
    <w:rsid w:val="6BDB348E"/>
    <w:rsid w:val="6BE351EE"/>
    <w:rsid w:val="6BE44E23"/>
    <w:rsid w:val="6BE82217"/>
    <w:rsid w:val="6BED01E4"/>
    <w:rsid w:val="6BEE6E77"/>
    <w:rsid w:val="6BF20DD0"/>
    <w:rsid w:val="6BF4337E"/>
    <w:rsid w:val="6BF8718C"/>
    <w:rsid w:val="6C059188"/>
    <w:rsid w:val="6C059810"/>
    <w:rsid w:val="6C0A3E16"/>
    <w:rsid w:val="6C0C82E1"/>
    <w:rsid w:val="6C127F98"/>
    <w:rsid w:val="6C141FE6"/>
    <w:rsid w:val="6C1646C5"/>
    <w:rsid w:val="6C1CA6C6"/>
    <w:rsid w:val="6C1D9AD9"/>
    <w:rsid w:val="6C2231C2"/>
    <w:rsid w:val="6C259F00"/>
    <w:rsid w:val="6C26F061"/>
    <w:rsid w:val="6C2863AA"/>
    <w:rsid w:val="6C2F7B5E"/>
    <w:rsid w:val="6C3513DF"/>
    <w:rsid w:val="6C35B04E"/>
    <w:rsid w:val="6C372264"/>
    <w:rsid w:val="6C3A99FD"/>
    <w:rsid w:val="6C3BC3EF"/>
    <w:rsid w:val="6C42627C"/>
    <w:rsid w:val="6C42B64D"/>
    <w:rsid w:val="6C442467"/>
    <w:rsid w:val="6C4B2B36"/>
    <w:rsid w:val="6C4BE532"/>
    <w:rsid w:val="6C521773"/>
    <w:rsid w:val="6C523B27"/>
    <w:rsid w:val="6C5291E9"/>
    <w:rsid w:val="6C5BE82E"/>
    <w:rsid w:val="6C5E0282"/>
    <w:rsid w:val="6C64E57E"/>
    <w:rsid w:val="6C67861F"/>
    <w:rsid w:val="6C69BFC8"/>
    <w:rsid w:val="6C6ED245"/>
    <w:rsid w:val="6C7B1A4A"/>
    <w:rsid w:val="6C7C0D0F"/>
    <w:rsid w:val="6C7D97F3"/>
    <w:rsid w:val="6C813658"/>
    <w:rsid w:val="6C86E074"/>
    <w:rsid w:val="6C87059A"/>
    <w:rsid w:val="6C8AC6B5"/>
    <w:rsid w:val="6C8CEF38"/>
    <w:rsid w:val="6C8EF878"/>
    <w:rsid w:val="6C909E2F"/>
    <w:rsid w:val="6C9114D2"/>
    <w:rsid w:val="6C91C2B1"/>
    <w:rsid w:val="6C961C8C"/>
    <w:rsid w:val="6C96B9AA"/>
    <w:rsid w:val="6C9BA9C2"/>
    <w:rsid w:val="6CA3A251"/>
    <w:rsid w:val="6CA7C624"/>
    <w:rsid w:val="6CA981DF"/>
    <w:rsid w:val="6CAEE4A5"/>
    <w:rsid w:val="6CBFBE7D"/>
    <w:rsid w:val="6CC451D0"/>
    <w:rsid w:val="6CC55D15"/>
    <w:rsid w:val="6CCC7E41"/>
    <w:rsid w:val="6CCC8DAF"/>
    <w:rsid w:val="6CCD13BD"/>
    <w:rsid w:val="6CCE64C2"/>
    <w:rsid w:val="6CCF0CB5"/>
    <w:rsid w:val="6CCF6B30"/>
    <w:rsid w:val="6CD2A802"/>
    <w:rsid w:val="6CDDDDC4"/>
    <w:rsid w:val="6CE26789"/>
    <w:rsid w:val="6CE69D3B"/>
    <w:rsid w:val="6CF0E1DD"/>
    <w:rsid w:val="6CF33FF3"/>
    <w:rsid w:val="6CF3E090"/>
    <w:rsid w:val="6CF4334A"/>
    <w:rsid w:val="6CF8B2BE"/>
    <w:rsid w:val="6CF9B23C"/>
    <w:rsid w:val="6CFA23FE"/>
    <w:rsid w:val="6CFF51C8"/>
    <w:rsid w:val="6D012B72"/>
    <w:rsid w:val="6D0431CE"/>
    <w:rsid w:val="6D09030D"/>
    <w:rsid w:val="6D0A6596"/>
    <w:rsid w:val="6D0A7DB8"/>
    <w:rsid w:val="6D0C5C41"/>
    <w:rsid w:val="6D104651"/>
    <w:rsid w:val="6D11B2BF"/>
    <w:rsid w:val="6D13B71F"/>
    <w:rsid w:val="6D17A381"/>
    <w:rsid w:val="6D18F0D5"/>
    <w:rsid w:val="6D1ACEAE"/>
    <w:rsid w:val="6D223E27"/>
    <w:rsid w:val="6D2B4DC4"/>
    <w:rsid w:val="6D2B9CB8"/>
    <w:rsid w:val="6D379BF0"/>
    <w:rsid w:val="6D3D731C"/>
    <w:rsid w:val="6D3FCECE"/>
    <w:rsid w:val="6D429D5B"/>
    <w:rsid w:val="6D430BA4"/>
    <w:rsid w:val="6D462C0C"/>
    <w:rsid w:val="6D4B0E53"/>
    <w:rsid w:val="6D4B88BD"/>
    <w:rsid w:val="6D4D0085"/>
    <w:rsid w:val="6D529E7F"/>
    <w:rsid w:val="6D57235B"/>
    <w:rsid w:val="6D608F27"/>
    <w:rsid w:val="6D698958"/>
    <w:rsid w:val="6D69CE68"/>
    <w:rsid w:val="6D6FDB6A"/>
    <w:rsid w:val="6D7003B0"/>
    <w:rsid w:val="6D703C51"/>
    <w:rsid w:val="6D707672"/>
    <w:rsid w:val="6D7424AE"/>
    <w:rsid w:val="6D84CEEF"/>
    <w:rsid w:val="6D84EFBB"/>
    <w:rsid w:val="6D8684C3"/>
    <w:rsid w:val="6D8FE83B"/>
    <w:rsid w:val="6D91DA2E"/>
    <w:rsid w:val="6D926007"/>
    <w:rsid w:val="6D954CDE"/>
    <w:rsid w:val="6D9CB482"/>
    <w:rsid w:val="6DA23750"/>
    <w:rsid w:val="6DA3D1B5"/>
    <w:rsid w:val="6DA49936"/>
    <w:rsid w:val="6DA590C6"/>
    <w:rsid w:val="6DA9A6B6"/>
    <w:rsid w:val="6DADFF84"/>
    <w:rsid w:val="6DB93592"/>
    <w:rsid w:val="6DBAA55A"/>
    <w:rsid w:val="6DC1AC2D"/>
    <w:rsid w:val="6DC2B277"/>
    <w:rsid w:val="6DC5F2DA"/>
    <w:rsid w:val="6DC5FFE9"/>
    <w:rsid w:val="6DCE8A43"/>
    <w:rsid w:val="6DD05CC6"/>
    <w:rsid w:val="6DD10373"/>
    <w:rsid w:val="6DD59E66"/>
    <w:rsid w:val="6DD67347"/>
    <w:rsid w:val="6DD69549"/>
    <w:rsid w:val="6DDC9EF4"/>
    <w:rsid w:val="6DDFA940"/>
    <w:rsid w:val="6DE0BFE3"/>
    <w:rsid w:val="6DE8BCE6"/>
    <w:rsid w:val="6DEEDB4C"/>
    <w:rsid w:val="6DF3FA83"/>
    <w:rsid w:val="6DF616E2"/>
    <w:rsid w:val="6DF7D53D"/>
    <w:rsid w:val="6DF80B8D"/>
    <w:rsid w:val="6DFC1749"/>
    <w:rsid w:val="6DFED0CB"/>
    <w:rsid w:val="6E039A0A"/>
    <w:rsid w:val="6E062984"/>
    <w:rsid w:val="6E0A03DE"/>
    <w:rsid w:val="6E0AFA15"/>
    <w:rsid w:val="6E17D7A4"/>
    <w:rsid w:val="6E1ABE58"/>
    <w:rsid w:val="6E1E983A"/>
    <w:rsid w:val="6E21EE76"/>
    <w:rsid w:val="6E22F769"/>
    <w:rsid w:val="6E26A901"/>
    <w:rsid w:val="6E28A759"/>
    <w:rsid w:val="6E2A0E7B"/>
    <w:rsid w:val="6E2B109B"/>
    <w:rsid w:val="6E2CFCC6"/>
    <w:rsid w:val="6E33C96F"/>
    <w:rsid w:val="6E36A04F"/>
    <w:rsid w:val="6E382EC6"/>
    <w:rsid w:val="6E3B7481"/>
    <w:rsid w:val="6E3DAD6C"/>
    <w:rsid w:val="6E3F52EE"/>
    <w:rsid w:val="6E454601"/>
    <w:rsid w:val="6E499334"/>
    <w:rsid w:val="6E4AE250"/>
    <w:rsid w:val="6E58FA1C"/>
    <w:rsid w:val="6E5BF742"/>
    <w:rsid w:val="6E5EC068"/>
    <w:rsid w:val="6E5FD261"/>
    <w:rsid w:val="6E6229CA"/>
    <w:rsid w:val="6E688645"/>
    <w:rsid w:val="6E72E3B7"/>
    <w:rsid w:val="6E80B472"/>
    <w:rsid w:val="6E837ECB"/>
    <w:rsid w:val="6E85D6DF"/>
    <w:rsid w:val="6E915BDF"/>
    <w:rsid w:val="6E933513"/>
    <w:rsid w:val="6E962A19"/>
    <w:rsid w:val="6E986AAA"/>
    <w:rsid w:val="6E9B6178"/>
    <w:rsid w:val="6E9C058B"/>
    <w:rsid w:val="6EAD1E29"/>
    <w:rsid w:val="6EAE765F"/>
    <w:rsid w:val="6EC12054"/>
    <w:rsid w:val="6EC7E4DC"/>
    <w:rsid w:val="6EC9EA79"/>
    <w:rsid w:val="6ECAA1C0"/>
    <w:rsid w:val="6ECD5241"/>
    <w:rsid w:val="6ED0130C"/>
    <w:rsid w:val="6ED0D783"/>
    <w:rsid w:val="6ED21DD8"/>
    <w:rsid w:val="6EDB5EFF"/>
    <w:rsid w:val="6EDD0630"/>
    <w:rsid w:val="6EDF21BA"/>
    <w:rsid w:val="6EE18347"/>
    <w:rsid w:val="6EE51FAE"/>
    <w:rsid w:val="6EE8E245"/>
    <w:rsid w:val="6EEFB8EE"/>
    <w:rsid w:val="6EF4C8CA"/>
    <w:rsid w:val="6EFB12C2"/>
    <w:rsid w:val="6F0F5F01"/>
    <w:rsid w:val="6F10C512"/>
    <w:rsid w:val="6F16F1DD"/>
    <w:rsid w:val="6F1A265F"/>
    <w:rsid w:val="6F1CC1F7"/>
    <w:rsid w:val="6F2185CC"/>
    <w:rsid w:val="6F22DEA9"/>
    <w:rsid w:val="6F2BBB1B"/>
    <w:rsid w:val="6F2F197C"/>
    <w:rsid w:val="6F2FA4E0"/>
    <w:rsid w:val="6F391EDB"/>
    <w:rsid w:val="6F4109EB"/>
    <w:rsid w:val="6F410EEB"/>
    <w:rsid w:val="6F4570C1"/>
    <w:rsid w:val="6F4EB854"/>
    <w:rsid w:val="6F52CB81"/>
    <w:rsid w:val="6F575834"/>
    <w:rsid w:val="6F5E558B"/>
    <w:rsid w:val="6F63FC5B"/>
    <w:rsid w:val="6F65B7F1"/>
    <w:rsid w:val="6F6610A8"/>
    <w:rsid w:val="6F71E58E"/>
    <w:rsid w:val="6F7687F3"/>
    <w:rsid w:val="6F79429F"/>
    <w:rsid w:val="6F8E1490"/>
    <w:rsid w:val="6F8FA4AA"/>
    <w:rsid w:val="6F98845B"/>
    <w:rsid w:val="6F9E6D6F"/>
    <w:rsid w:val="6FA4289B"/>
    <w:rsid w:val="6FA80B4D"/>
    <w:rsid w:val="6FAD8098"/>
    <w:rsid w:val="6FAEE50D"/>
    <w:rsid w:val="6FAF16A3"/>
    <w:rsid w:val="6FB4B771"/>
    <w:rsid w:val="6FB73B17"/>
    <w:rsid w:val="6FBA5A3D"/>
    <w:rsid w:val="6FBB63F4"/>
    <w:rsid w:val="6FC1B3BA"/>
    <w:rsid w:val="6FC417BD"/>
    <w:rsid w:val="6FC48756"/>
    <w:rsid w:val="6FC8798D"/>
    <w:rsid w:val="6FC9560D"/>
    <w:rsid w:val="6FD13955"/>
    <w:rsid w:val="6FD15273"/>
    <w:rsid w:val="6FD159D0"/>
    <w:rsid w:val="6FD1CBB2"/>
    <w:rsid w:val="6FD37313"/>
    <w:rsid w:val="6FDA543C"/>
    <w:rsid w:val="6FE19BE8"/>
    <w:rsid w:val="6FE27068"/>
    <w:rsid w:val="6FE59CEF"/>
    <w:rsid w:val="6FEB4B03"/>
    <w:rsid w:val="6FEFD0D8"/>
    <w:rsid w:val="6FF261B7"/>
    <w:rsid w:val="6FF3C1AA"/>
    <w:rsid w:val="6FF76830"/>
    <w:rsid w:val="6FF8435A"/>
    <w:rsid w:val="6FF942D7"/>
    <w:rsid w:val="6FFB3946"/>
    <w:rsid w:val="7001DA6F"/>
    <w:rsid w:val="700A307E"/>
    <w:rsid w:val="70100132"/>
    <w:rsid w:val="7012296C"/>
    <w:rsid w:val="701373F2"/>
    <w:rsid w:val="7019BEE9"/>
    <w:rsid w:val="701A754E"/>
    <w:rsid w:val="701B2DF7"/>
    <w:rsid w:val="701B9F20"/>
    <w:rsid w:val="701E66CA"/>
    <w:rsid w:val="701F63AA"/>
    <w:rsid w:val="70203D65"/>
    <w:rsid w:val="7024BAA5"/>
    <w:rsid w:val="70274B3D"/>
    <w:rsid w:val="7032DAF2"/>
    <w:rsid w:val="70471B4F"/>
    <w:rsid w:val="7047BDEF"/>
    <w:rsid w:val="7048C356"/>
    <w:rsid w:val="7048E5F9"/>
    <w:rsid w:val="704AC0E1"/>
    <w:rsid w:val="704C8BDD"/>
    <w:rsid w:val="704FABA2"/>
    <w:rsid w:val="705008E0"/>
    <w:rsid w:val="7052BD3C"/>
    <w:rsid w:val="70531168"/>
    <w:rsid w:val="70573920"/>
    <w:rsid w:val="705D0D2D"/>
    <w:rsid w:val="705FF720"/>
    <w:rsid w:val="70636218"/>
    <w:rsid w:val="7066A3B7"/>
    <w:rsid w:val="706FDCFB"/>
    <w:rsid w:val="707A80AC"/>
    <w:rsid w:val="707E0E58"/>
    <w:rsid w:val="707E739C"/>
    <w:rsid w:val="70838ADE"/>
    <w:rsid w:val="708CF7A5"/>
    <w:rsid w:val="7090C494"/>
    <w:rsid w:val="7090E6AC"/>
    <w:rsid w:val="70982DFC"/>
    <w:rsid w:val="709AAFC5"/>
    <w:rsid w:val="709C3B9C"/>
    <w:rsid w:val="70A041E9"/>
    <w:rsid w:val="70A4251F"/>
    <w:rsid w:val="70A517A9"/>
    <w:rsid w:val="70A62A43"/>
    <w:rsid w:val="70A68E4D"/>
    <w:rsid w:val="70A8640B"/>
    <w:rsid w:val="70AC6010"/>
    <w:rsid w:val="70AE7DA2"/>
    <w:rsid w:val="70B50DFB"/>
    <w:rsid w:val="70B96CC4"/>
    <w:rsid w:val="70B980D5"/>
    <w:rsid w:val="70BAEB67"/>
    <w:rsid w:val="70BB8869"/>
    <w:rsid w:val="70C0D9D4"/>
    <w:rsid w:val="70C2942E"/>
    <w:rsid w:val="70C4ABD9"/>
    <w:rsid w:val="70C53510"/>
    <w:rsid w:val="70C70475"/>
    <w:rsid w:val="70D58F34"/>
    <w:rsid w:val="70D97179"/>
    <w:rsid w:val="70E57C4A"/>
    <w:rsid w:val="70EA6BFB"/>
    <w:rsid w:val="70EC6183"/>
    <w:rsid w:val="70F2489A"/>
    <w:rsid w:val="70F2EE83"/>
    <w:rsid w:val="70F32A9A"/>
    <w:rsid w:val="70F380BE"/>
    <w:rsid w:val="70F61D50"/>
    <w:rsid w:val="70FCC342"/>
    <w:rsid w:val="70FD6445"/>
    <w:rsid w:val="70FDD3B8"/>
    <w:rsid w:val="71026838"/>
    <w:rsid w:val="710B4A2F"/>
    <w:rsid w:val="711B70DF"/>
    <w:rsid w:val="71288068"/>
    <w:rsid w:val="712A28A6"/>
    <w:rsid w:val="712C544C"/>
    <w:rsid w:val="712C95DC"/>
    <w:rsid w:val="712FED4C"/>
    <w:rsid w:val="7133A968"/>
    <w:rsid w:val="713B770F"/>
    <w:rsid w:val="71464FAF"/>
    <w:rsid w:val="71495EE5"/>
    <w:rsid w:val="714ABC4C"/>
    <w:rsid w:val="714C5BBB"/>
    <w:rsid w:val="7150FE67"/>
    <w:rsid w:val="7157689F"/>
    <w:rsid w:val="715AB5A5"/>
    <w:rsid w:val="7160C979"/>
    <w:rsid w:val="71620501"/>
    <w:rsid w:val="716D9A0E"/>
    <w:rsid w:val="716DED2B"/>
    <w:rsid w:val="71700C3A"/>
    <w:rsid w:val="71754596"/>
    <w:rsid w:val="71767891"/>
    <w:rsid w:val="717B11B0"/>
    <w:rsid w:val="717C94A1"/>
    <w:rsid w:val="717D1D06"/>
    <w:rsid w:val="717D597A"/>
    <w:rsid w:val="717F5BA6"/>
    <w:rsid w:val="7186E5A1"/>
    <w:rsid w:val="718A5AEC"/>
    <w:rsid w:val="718D7877"/>
    <w:rsid w:val="71904289"/>
    <w:rsid w:val="719E17D4"/>
    <w:rsid w:val="71A0A5CE"/>
    <w:rsid w:val="71A0C10A"/>
    <w:rsid w:val="71A1B2F5"/>
    <w:rsid w:val="71A1C40C"/>
    <w:rsid w:val="71A239BB"/>
    <w:rsid w:val="71A4A539"/>
    <w:rsid w:val="71AC2F78"/>
    <w:rsid w:val="71AC607D"/>
    <w:rsid w:val="71B0D030"/>
    <w:rsid w:val="71B3216B"/>
    <w:rsid w:val="71B3EFDF"/>
    <w:rsid w:val="71B418DF"/>
    <w:rsid w:val="71B8657F"/>
    <w:rsid w:val="71B8CA19"/>
    <w:rsid w:val="71C62ADC"/>
    <w:rsid w:val="71C9B0FB"/>
    <w:rsid w:val="71CD0EC3"/>
    <w:rsid w:val="71D329E1"/>
    <w:rsid w:val="71D52AE0"/>
    <w:rsid w:val="71DA1454"/>
    <w:rsid w:val="71DB99C9"/>
    <w:rsid w:val="71DC19C5"/>
    <w:rsid w:val="71DCBB6A"/>
    <w:rsid w:val="71DCECB4"/>
    <w:rsid w:val="71DDE1D0"/>
    <w:rsid w:val="71E3F431"/>
    <w:rsid w:val="71E9BB64"/>
    <w:rsid w:val="71EE4924"/>
    <w:rsid w:val="71F43F5A"/>
    <w:rsid w:val="71FC8B2C"/>
    <w:rsid w:val="71FE10D5"/>
    <w:rsid w:val="7205DA45"/>
    <w:rsid w:val="7207C35B"/>
    <w:rsid w:val="72090530"/>
    <w:rsid w:val="7209129B"/>
    <w:rsid w:val="720933DB"/>
    <w:rsid w:val="7210DDA0"/>
    <w:rsid w:val="7215ABD6"/>
    <w:rsid w:val="721B198D"/>
    <w:rsid w:val="721C2947"/>
    <w:rsid w:val="7220E0C4"/>
    <w:rsid w:val="72346F26"/>
    <w:rsid w:val="7237FD0B"/>
    <w:rsid w:val="723CCE2D"/>
    <w:rsid w:val="72430C58"/>
    <w:rsid w:val="72442864"/>
    <w:rsid w:val="72461B67"/>
    <w:rsid w:val="724A7288"/>
    <w:rsid w:val="724AE9E0"/>
    <w:rsid w:val="724C1820"/>
    <w:rsid w:val="724F1C7C"/>
    <w:rsid w:val="7254FFA6"/>
    <w:rsid w:val="7257A1C1"/>
    <w:rsid w:val="725A9C0D"/>
    <w:rsid w:val="725C40ED"/>
    <w:rsid w:val="725D2B22"/>
    <w:rsid w:val="72606537"/>
    <w:rsid w:val="72607A27"/>
    <w:rsid w:val="726DFE16"/>
    <w:rsid w:val="726E40B5"/>
    <w:rsid w:val="72743904"/>
    <w:rsid w:val="7276A2BA"/>
    <w:rsid w:val="7277FE93"/>
    <w:rsid w:val="7278833C"/>
    <w:rsid w:val="727A6FA4"/>
    <w:rsid w:val="727B9822"/>
    <w:rsid w:val="728BBA33"/>
    <w:rsid w:val="728D48D6"/>
    <w:rsid w:val="72932862"/>
    <w:rsid w:val="729B947E"/>
    <w:rsid w:val="729DE78C"/>
    <w:rsid w:val="72A0D448"/>
    <w:rsid w:val="72A45444"/>
    <w:rsid w:val="72AC7784"/>
    <w:rsid w:val="72AF4A93"/>
    <w:rsid w:val="72B2548B"/>
    <w:rsid w:val="72B6F4DC"/>
    <w:rsid w:val="72BA86EE"/>
    <w:rsid w:val="72CB8338"/>
    <w:rsid w:val="72D01EB6"/>
    <w:rsid w:val="72D31580"/>
    <w:rsid w:val="72DAE156"/>
    <w:rsid w:val="72DD9415"/>
    <w:rsid w:val="72E0A7C0"/>
    <w:rsid w:val="72E97FD0"/>
    <w:rsid w:val="72EB42BD"/>
    <w:rsid w:val="72EED333"/>
    <w:rsid w:val="72F2FBA8"/>
    <w:rsid w:val="72F305A3"/>
    <w:rsid w:val="72F9D96E"/>
    <w:rsid w:val="72FB0419"/>
    <w:rsid w:val="72FD35CB"/>
    <w:rsid w:val="73005B97"/>
    <w:rsid w:val="7300E3F6"/>
    <w:rsid w:val="7301BBC6"/>
    <w:rsid w:val="7301DC93"/>
    <w:rsid w:val="7305460C"/>
    <w:rsid w:val="7307FE46"/>
    <w:rsid w:val="7309321A"/>
    <w:rsid w:val="730AB0BF"/>
    <w:rsid w:val="730AC86C"/>
    <w:rsid w:val="731190B4"/>
    <w:rsid w:val="73144449"/>
    <w:rsid w:val="731BB884"/>
    <w:rsid w:val="731E70C3"/>
    <w:rsid w:val="7322057B"/>
    <w:rsid w:val="7323B28C"/>
    <w:rsid w:val="73244D7A"/>
    <w:rsid w:val="7328CB0D"/>
    <w:rsid w:val="7334D4C7"/>
    <w:rsid w:val="73365EA4"/>
    <w:rsid w:val="733C28B6"/>
    <w:rsid w:val="733D3341"/>
    <w:rsid w:val="734A7D40"/>
    <w:rsid w:val="73523D2C"/>
    <w:rsid w:val="735660BE"/>
    <w:rsid w:val="735B37AC"/>
    <w:rsid w:val="735D76C8"/>
    <w:rsid w:val="735FFDA7"/>
    <w:rsid w:val="73601790"/>
    <w:rsid w:val="7360B3E6"/>
    <w:rsid w:val="7365CB0F"/>
    <w:rsid w:val="736D219F"/>
    <w:rsid w:val="736FB4AE"/>
    <w:rsid w:val="73754C06"/>
    <w:rsid w:val="7379D147"/>
    <w:rsid w:val="737E1920"/>
    <w:rsid w:val="73805B22"/>
    <w:rsid w:val="73858290"/>
    <w:rsid w:val="738E4C9D"/>
    <w:rsid w:val="738EF0D0"/>
    <w:rsid w:val="73989B40"/>
    <w:rsid w:val="7399E744"/>
    <w:rsid w:val="739B2E21"/>
    <w:rsid w:val="739B5F8A"/>
    <w:rsid w:val="739D783B"/>
    <w:rsid w:val="73A2E5A4"/>
    <w:rsid w:val="73A3D081"/>
    <w:rsid w:val="73A4026B"/>
    <w:rsid w:val="73A511DA"/>
    <w:rsid w:val="73A890E2"/>
    <w:rsid w:val="73A9A036"/>
    <w:rsid w:val="73B12ECD"/>
    <w:rsid w:val="73B23B91"/>
    <w:rsid w:val="73B61A00"/>
    <w:rsid w:val="73B75C7D"/>
    <w:rsid w:val="73B89D14"/>
    <w:rsid w:val="73BF0CC9"/>
    <w:rsid w:val="73C02655"/>
    <w:rsid w:val="73C03F68"/>
    <w:rsid w:val="73C1BEA4"/>
    <w:rsid w:val="73C72ED8"/>
    <w:rsid w:val="73C8F4A9"/>
    <w:rsid w:val="73CA8180"/>
    <w:rsid w:val="73CD5FE4"/>
    <w:rsid w:val="73CDC8CA"/>
    <w:rsid w:val="73CDDA7C"/>
    <w:rsid w:val="73D51488"/>
    <w:rsid w:val="73D95BF9"/>
    <w:rsid w:val="73DB3645"/>
    <w:rsid w:val="73DBD3D1"/>
    <w:rsid w:val="73DC288A"/>
    <w:rsid w:val="73DF3CBD"/>
    <w:rsid w:val="73E06A31"/>
    <w:rsid w:val="73E0C9DB"/>
    <w:rsid w:val="73E49515"/>
    <w:rsid w:val="73EA45B4"/>
    <w:rsid w:val="73ECC9AF"/>
    <w:rsid w:val="73F0C4BC"/>
    <w:rsid w:val="73F14D5E"/>
    <w:rsid w:val="73FAC718"/>
    <w:rsid w:val="74027FBD"/>
    <w:rsid w:val="740BEF6C"/>
    <w:rsid w:val="740F39BF"/>
    <w:rsid w:val="740FDEE2"/>
    <w:rsid w:val="741235EB"/>
    <w:rsid w:val="7414C519"/>
    <w:rsid w:val="7416492A"/>
    <w:rsid w:val="741C691A"/>
    <w:rsid w:val="7420A322"/>
    <w:rsid w:val="742D6012"/>
    <w:rsid w:val="7445CCB3"/>
    <w:rsid w:val="744736D5"/>
    <w:rsid w:val="7447E624"/>
    <w:rsid w:val="744915CF"/>
    <w:rsid w:val="744994E7"/>
    <w:rsid w:val="74514BA3"/>
    <w:rsid w:val="745E7E20"/>
    <w:rsid w:val="74601ECF"/>
    <w:rsid w:val="74651D2B"/>
    <w:rsid w:val="746C8D0C"/>
    <w:rsid w:val="746F06B1"/>
    <w:rsid w:val="74750B2D"/>
    <w:rsid w:val="747FF547"/>
    <w:rsid w:val="74899C8B"/>
    <w:rsid w:val="748A03AB"/>
    <w:rsid w:val="7490342C"/>
    <w:rsid w:val="74973A99"/>
    <w:rsid w:val="74985727"/>
    <w:rsid w:val="749FFE0F"/>
    <w:rsid w:val="74A01E9D"/>
    <w:rsid w:val="74A0DE78"/>
    <w:rsid w:val="74A4A05D"/>
    <w:rsid w:val="74A87141"/>
    <w:rsid w:val="74AA4D3A"/>
    <w:rsid w:val="74AB0C54"/>
    <w:rsid w:val="74AB7F23"/>
    <w:rsid w:val="74AC994F"/>
    <w:rsid w:val="74B2FC93"/>
    <w:rsid w:val="74C184A8"/>
    <w:rsid w:val="74C4D029"/>
    <w:rsid w:val="74C57690"/>
    <w:rsid w:val="74C7ABD0"/>
    <w:rsid w:val="74C7B39E"/>
    <w:rsid w:val="74C9B12D"/>
    <w:rsid w:val="74C9E0E8"/>
    <w:rsid w:val="74CA7A3E"/>
    <w:rsid w:val="74CCFE36"/>
    <w:rsid w:val="74CF0D86"/>
    <w:rsid w:val="74D02CF1"/>
    <w:rsid w:val="74DBA372"/>
    <w:rsid w:val="74DE531B"/>
    <w:rsid w:val="74DF036F"/>
    <w:rsid w:val="74E2D633"/>
    <w:rsid w:val="74EA1402"/>
    <w:rsid w:val="74EAE8E4"/>
    <w:rsid w:val="74F61437"/>
    <w:rsid w:val="74F7AECA"/>
    <w:rsid w:val="74FDD93F"/>
    <w:rsid w:val="74FF5D41"/>
    <w:rsid w:val="75031DC6"/>
    <w:rsid w:val="7518480A"/>
    <w:rsid w:val="75199FB2"/>
    <w:rsid w:val="751D9F1A"/>
    <w:rsid w:val="75232805"/>
    <w:rsid w:val="75249828"/>
    <w:rsid w:val="7528953F"/>
    <w:rsid w:val="75290D82"/>
    <w:rsid w:val="752BF5DD"/>
    <w:rsid w:val="7530B3E7"/>
    <w:rsid w:val="75318C2C"/>
    <w:rsid w:val="7532DE3B"/>
    <w:rsid w:val="753416C5"/>
    <w:rsid w:val="7534A6B5"/>
    <w:rsid w:val="7537EFB2"/>
    <w:rsid w:val="75380C81"/>
    <w:rsid w:val="7538423C"/>
    <w:rsid w:val="753D5403"/>
    <w:rsid w:val="753E3787"/>
    <w:rsid w:val="75483C72"/>
    <w:rsid w:val="75489F8C"/>
    <w:rsid w:val="7548C784"/>
    <w:rsid w:val="754AE47D"/>
    <w:rsid w:val="7553E1C5"/>
    <w:rsid w:val="7556481F"/>
    <w:rsid w:val="755C6717"/>
    <w:rsid w:val="755ECA1B"/>
    <w:rsid w:val="75603BD3"/>
    <w:rsid w:val="7560DE68"/>
    <w:rsid w:val="7560FD2B"/>
    <w:rsid w:val="7561CC79"/>
    <w:rsid w:val="75653F12"/>
    <w:rsid w:val="7568E157"/>
    <w:rsid w:val="756E7325"/>
    <w:rsid w:val="7575050A"/>
    <w:rsid w:val="7577C684"/>
    <w:rsid w:val="757854D1"/>
    <w:rsid w:val="7583D0C2"/>
    <w:rsid w:val="75868B92"/>
    <w:rsid w:val="75879C00"/>
    <w:rsid w:val="75892FED"/>
    <w:rsid w:val="758B89E7"/>
    <w:rsid w:val="759101EE"/>
    <w:rsid w:val="7591E953"/>
    <w:rsid w:val="759246A2"/>
    <w:rsid w:val="75926960"/>
    <w:rsid w:val="759E6CF4"/>
    <w:rsid w:val="75A087BA"/>
    <w:rsid w:val="75A5113B"/>
    <w:rsid w:val="75A7589B"/>
    <w:rsid w:val="75A86E80"/>
    <w:rsid w:val="75AC0D1A"/>
    <w:rsid w:val="75B00024"/>
    <w:rsid w:val="75B07DA1"/>
    <w:rsid w:val="75B10BCD"/>
    <w:rsid w:val="75B19C15"/>
    <w:rsid w:val="75B32450"/>
    <w:rsid w:val="75B34129"/>
    <w:rsid w:val="75BD1617"/>
    <w:rsid w:val="75BE3EDC"/>
    <w:rsid w:val="75C2A368"/>
    <w:rsid w:val="75D0D77B"/>
    <w:rsid w:val="75D653F3"/>
    <w:rsid w:val="75D6E172"/>
    <w:rsid w:val="75D797AF"/>
    <w:rsid w:val="75D7A310"/>
    <w:rsid w:val="75DF0501"/>
    <w:rsid w:val="75E62D93"/>
    <w:rsid w:val="75E75EAF"/>
    <w:rsid w:val="75EABCF7"/>
    <w:rsid w:val="75EAF26B"/>
    <w:rsid w:val="75FAFF78"/>
    <w:rsid w:val="7600EF00"/>
    <w:rsid w:val="76024EEF"/>
    <w:rsid w:val="76025D8D"/>
    <w:rsid w:val="7605260F"/>
    <w:rsid w:val="76073BBD"/>
    <w:rsid w:val="7607A2EB"/>
    <w:rsid w:val="760B808A"/>
    <w:rsid w:val="760C40E8"/>
    <w:rsid w:val="760FCC24"/>
    <w:rsid w:val="760FE30E"/>
    <w:rsid w:val="760FE686"/>
    <w:rsid w:val="7611043D"/>
    <w:rsid w:val="76119FDD"/>
    <w:rsid w:val="761458DA"/>
    <w:rsid w:val="76182D5B"/>
    <w:rsid w:val="7625E58A"/>
    <w:rsid w:val="762C6EBC"/>
    <w:rsid w:val="7633D153"/>
    <w:rsid w:val="763D6F2D"/>
    <w:rsid w:val="76440358"/>
    <w:rsid w:val="764867E2"/>
    <w:rsid w:val="764CAA1C"/>
    <w:rsid w:val="764D25FD"/>
    <w:rsid w:val="765096ED"/>
    <w:rsid w:val="765122DD"/>
    <w:rsid w:val="76526776"/>
    <w:rsid w:val="7652DA99"/>
    <w:rsid w:val="7652DEE9"/>
    <w:rsid w:val="7654EBC6"/>
    <w:rsid w:val="765E3476"/>
    <w:rsid w:val="76631991"/>
    <w:rsid w:val="766A3CC8"/>
    <w:rsid w:val="766C5878"/>
    <w:rsid w:val="767956CE"/>
    <w:rsid w:val="767AF65C"/>
    <w:rsid w:val="767E7BE6"/>
    <w:rsid w:val="76899C20"/>
    <w:rsid w:val="768DA219"/>
    <w:rsid w:val="7690D820"/>
    <w:rsid w:val="7695D2FC"/>
    <w:rsid w:val="769716F7"/>
    <w:rsid w:val="7699795A"/>
    <w:rsid w:val="7699DD45"/>
    <w:rsid w:val="76A06517"/>
    <w:rsid w:val="76A54A02"/>
    <w:rsid w:val="76A74928"/>
    <w:rsid w:val="76A7B8C6"/>
    <w:rsid w:val="76ACCB83"/>
    <w:rsid w:val="76B0A260"/>
    <w:rsid w:val="76B0A95F"/>
    <w:rsid w:val="76B30C18"/>
    <w:rsid w:val="76BC1013"/>
    <w:rsid w:val="76C23145"/>
    <w:rsid w:val="76C3B28A"/>
    <w:rsid w:val="76C40EC7"/>
    <w:rsid w:val="76DF1F2A"/>
    <w:rsid w:val="76E01A84"/>
    <w:rsid w:val="76E3B64C"/>
    <w:rsid w:val="76EDC03F"/>
    <w:rsid w:val="76F1307C"/>
    <w:rsid w:val="76FB0724"/>
    <w:rsid w:val="76FC6692"/>
    <w:rsid w:val="76FD565F"/>
    <w:rsid w:val="76FFDE8F"/>
    <w:rsid w:val="7701C947"/>
    <w:rsid w:val="770439CA"/>
    <w:rsid w:val="77061C4B"/>
    <w:rsid w:val="77083417"/>
    <w:rsid w:val="7710DE31"/>
    <w:rsid w:val="7711A4D8"/>
    <w:rsid w:val="771AA2CD"/>
    <w:rsid w:val="771E6D54"/>
    <w:rsid w:val="771FE9C2"/>
    <w:rsid w:val="7721C427"/>
    <w:rsid w:val="77298B5C"/>
    <w:rsid w:val="772B06B7"/>
    <w:rsid w:val="772E61EE"/>
    <w:rsid w:val="772F736C"/>
    <w:rsid w:val="7730596B"/>
    <w:rsid w:val="77339850"/>
    <w:rsid w:val="7735F91F"/>
    <w:rsid w:val="77384FA2"/>
    <w:rsid w:val="773C5614"/>
    <w:rsid w:val="7744297D"/>
    <w:rsid w:val="774A33C3"/>
    <w:rsid w:val="774A944E"/>
    <w:rsid w:val="774DEAE3"/>
    <w:rsid w:val="774EB9EB"/>
    <w:rsid w:val="7753618E"/>
    <w:rsid w:val="77561405"/>
    <w:rsid w:val="7757D84F"/>
    <w:rsid w:val="775AC7D9"/>
    <w:rsid w:val="775DAC37"/>
    <w:rsid w:val="77626A91"/>
    <w:rsid w:val="776493B1"/>
    <w:rsid w:val="7766642D"/>
    <w:rsid w:val="7766A8EF"/>
    <w:rsid w:val="776A282F"/>
    <w:rsid w:val="776C9AF1"/>
    <w:rsid w:val="776CAB11"/>
    <w:rsid w:val="776D641C"/>
    <w:rsid w:val="776D9350"/>
    <w:rsid w:val="776E6934"/>
    <w:rsid w:val="776F71FC"/>
    <w:rsid w:val="776FAAFB"/>
    <w:rsid w:val="77716DF5"/>
    <w:rsid w:val="77746FA8"/>
    <w:rsid w:val="7774F843"/>
    <w:rsid w:val="77770071"/>
    <w:rsid w:val="7785A5F6"/>
    <w:rsid w:val="7785F51C"/>
    <w:rsid w:val="77891C4E"/>
    <w:rsid w:val="779124D5"/>
    <w:rsid w:val="7793F095"/>
    <w:rsid w:val="77945E6E"/>
    <w:rsid w:val="77995E66"/>
    <w:rsid w:val="779C6026"/>
    <w:rsid w:val="77A2D73F"/>
    <w:rsid w:val="77A33DF8"/>
    <w:rsid w:val="77A91B93"/>
    <w:rsid w:val="77AE7DA9"/>
    <w:rsid w:val="77AF778B"/>
    <w:rsid w:val="77B12B3E"/>
    <w:rsid w:val="77B41584"/>
    <w:rsid w:val="77B4290E"/>
    <w:rsid w:val="77B4CBB0"/>
    <w:rsid w:val="77BB338A"/>
    <w:rsid w:val="77C4BDA5"/>
    <w:rsid w:val="77C86167"/>
    <w:rsid w:val="77C92AD8"/>
    <w:rsid w:val="77CE91FC"/>
    <w:rsid w:val="77D061A0"/>
    <w:rsid w:val="77D45974"/>
    <w:rsid w:val="77DFE206"/>
    <w:rsid w:val="77E38603"/>
    <w:rsid w:val="77E3EE5E"/>
    <w:rsid w:val="77E470FF"/>
    <w:rsid w:val="77EE086A"/>
    <w:rsid w:val="77F42C1C"/>
    <w:rsid w:val="77F5D3DF"/>
    <w:rsid w:val="77F82391"/>
    <w:rsid w:val="7803C59E"/>
    <w:rsid w:val="7805C4CA"/>
    <w:rsid w:val="7814983F"/>
    <w:rsid w:val="781864D3"/>
    <w:rsid w:val="781CA770"/>
    <w:rsid w:val="781CAAB7"/>
    <w:rsid w:val="78231468"/>
    <w:rsid w:val="7824BC1D"/>
    <w:rsid w:val="7825B899"/>
    <w:rsid w:val="7828590D"/>
    <w:rsid w:val="782C36E2"/>
    <w:rsid w:val="782CC7B4"/>
    <w:rsid w:val="7839451D"/>
    <w:rsid w:val="783ADFC9"/>
    <w:rsid w:val="783E2CFF"/>
    <w:rsid w:val="78478BCA"/>
    <w:rsid w:val="7848B9FD"/>
    <w:rsid w:val="784B3F86"/>
    <w:rsid w:val="784C87EA"/>
    <w:rsid w:val="785120EA"/>
    <w:rsid w:val="7851A609"/>
    <w:rsid w:val="78552BD5"/>
    <w:rsid w:val="785E5AE3"/>
    <w:rsid w:val="785EEF27"/>
    <w:rsid w:val="785FDE4C"/>
    <w:rsid w:val="78630139"/>
    <w:rsid w:val="7863555C"/>
    <w:rsid w:val="786A2894"/>
    <w:rsid w:val="786CB8B6"/>
    <w:rsid w:val="7876CC4F"/>
    <w:rsid w:val="7877C5E9"/>
    <w:rsid w:val="787AA9AE"/>
    <w:rsid w:val="787DB289"/>
    <w:rsid w:val="7881B32B"/>
    <w:rsid w:val="78834262"/>
    <w:rsid w:val="7885C66A"/>
    <w:rsid w:val="788AD272"/>
    <w:rsid w:val="789014DD"/>
    <w:rsid w:val="789200CC"/>
    <w:rsid w:val="78927D04"/>
    <w:rsid w:val="789AFFA9"/>
    <w:rsid w:val="78A20DF7"/>
    <w:rsid w:val="78A31F90"/>
    <w:rsid w:val="78A9A814"/>
    <w:rsid w:val="78AAD70E"/>
    <w:rsid w:val="78B814EA"/>
    <w:rsid w:val="78BD25A6"/>
    <w:rsid w:val="78BFE555"/>
    <w:rsid w:val="78CB694C"/>
    <w:rsid w:val="78CD963A"/>
    <w:rsid w:val="78D605F4"/>
    <w:rsid w:val="78DDC9CC"/>
    <w:rsid w:val="78DF2486"/>
    <w:rsid w:val="78E0F5D0"/>
    <w:rsid w:val="78EB531E"/>
    <w:rsid w:val="78F0A957"/>
    <w:rsid w:val="78F3D112"/>
    <w:rsid w:val="78F4C20A"/>
    <w:rsid w:val="78F4EADA"/>
    <w:rsid w:val="78F7726D"/>
    <w:rsid w:val="78FBC469"/>
    <w:rsid w:val="78FE0E78"/>
    <w:rsid w:val="79001752"/>
    <w:rsid w:val="790306F4"/>
    <w:rsid w:val="79058AF1"/>
    <w:rsid w:val="790B06BA"/>
    <w:rsid w:val="790B9B13"/>
    <w:rsid w:val="790C0330"/>
    <w:rsid w:val="79121C48"/>
    <w:rsid w:val="79196750"/>
    <w:rsid w:val="791C8C21"/>
    <w:rsid w:val="791D4FDD"/>
    <w:rsid w:val="79227A05"/>
    <w:rsid w:val="7923820A"/>
    <w:rsid w:val="79248D4E"/>
    <w:rsid w:val="79255CD5"/>
    <w:rsid w:val="79304333"/>
    <w:rsid w:val="7930D708"/>
    <w:rsid w:val="79346C3E"/>
    <w:rsid w:val="7935672F"/>
    <w:rsid w:val="7936C97C"/>
    <w:rsid w:val="793774D8"/>
    <w:rsid w:val="793D410C"/>
    <w:rsid w:val="79498CE8"/>
    <w:rsid w:val="794C4F2D"/>
    <w:rsid w:val="794E0BD3"/>
    <w:rsid w:val="79534B38"/>
    <w:rsid w:val="795CF1E2"/>
    <w:rsid w:val="796013B5"/>
    <w:rsid w:val="7965D402"/>
    <w:rsid w:val="796AE8F2"/>
    <w:rsid w:val="796AF865"/>
    <w:rsid w:val="797BA23B"/>
    <w:rsid w:val="797C486B"/>
    <w:rsid w:val="798059E6"/>
    <w:rsid w:val="79817D8E"/>
    <w:rsid w:val="79837992"/>
    <w:rsid w:val="798AA160"/>
    <w:rsid w:val="798AB368"/>
    <w:rsid w:val="798D635A"/>
    <w:rsid w:val="79924D7E"/>
    <w:rsid w:val="7993E140"/>
    <w:rsid w:val="7994E2D3"/>
    <w:rsid w:val="7994F435"/>
    <w:rsid w:val="799B1982"/>
    <w:rsid w:val="79A48516"/>
    <w:rsid w:val="79A62D36"/>
    <w:rsid w:val="79A6D844"/>
    <w:rsid w:val="79AD6EAE"/>
    <w:rsid w:val="79B0713D"/>
    <w:rsid w:val="79B10FDC"/>
    <w:rsid w:val="79B3E042"/>
    <w:rsid w:val="79B44816"/>
    <w:rsid w:val="79B52AB3"/>
    <w:rsid w:val="79B58F9B"/>
    <w:rsid w:val="79B665AE"/>
    <w:rsid w:val="79B9A3B8"/>
    <w:rsid w:val="79CC8B37"/>
    <w:rsid w:val="79CF8AC0"/>
    <w:rsid w:val="79D1316B"/>
    <w:rsid w:val="79D1833D"/>
    <w:rsid w:val="79D2F1F8"/>
    <w:rsid w:val="79D86A12"/>
    <w:rsid w:val="79DBBE97"/>
    <w:rsid w:val="79DC9154"/>
    <w:rsid w:val="79E09050"/>
    <w:rsid w:val="79E3B46E"/>
    <w:rsid w:val="79E43405"/>
    <w:rsid w:val="79F5CD75"/>
    <w:rsid w:val="79F649CF"/>
    <w:rsid w:val="7A017AF6"/>
    <w:rsid w:val="7A0809E6"/>
    <w:rsid w:val="7A0EFA3A"/>
    <w:rsid w:val="7A10DCC4"/>
    <w:rsid w:val="7A12DA07"/>
    <w:rsid w:val="7A15B580"/>
    <w:rsid w:val="7A261163"/>
    <w:rsid w:val="7A31AF5B"/>
    <w:rsid w:val="7A329EE1"/>
    <w:rsid w:val="7A3DEB23"/>
    <w:rsid w:val="7A41DA1C"/>
    <w:rsid w:val="7A41F04A"/>
    <w:rsid w:val="7A45B319"/>
    <w:rsid w:val="7A48FBBB"/>
    <w:rsid w:val="7A4BACC7"/>
    <w:rsid w:val="7A4D5CA3"/>
    <w:rsid w:val="7A628135"/>
    <w:rsid w:val="7A629223"/>
    <w:rsid w:val="7A64D831"/>
    <w:rsid w:val="7A664534"/>
    <w:rsid w:val="7A686804"/>
    <w:rsid w:val="7A6A84DF"/>
    <w:rsid w:val="7A6B7E87"/>
    <w:rsid w:val="7A7301F9"/>
    <w:rsid w:val="7A742F9E"/>
    <w:rsid w:val="7A74782A"/>
    <w:rsid w:val="7A75CBD6"/>
    <w:rsid w:val="7A889573"/>
    <w:rsid w:val="7A8B1442"/>
    <w:rsid w:val="7A8C34B5"/>
    <w:rsid w:val="7A905A29"/>
    <w:rsid w:val="7A94A906"/>
    <w:rsid w:val="7A9AEC26"/>
    <w:rsid w:val="7A9EF9FF"/>
    <w:rsid w:val="7AAD23DD"/>
    <w:rsid w:val="7AB0D8DB"/>
    <w:rsid w:val="7AB1EEA6"/>
    <w:rsid w:val="7AB47DF8"/>
    <w:rsid w:val="7AB9CCB4"/>
    <w:rsid w:val="7ABA16B5"/>
    <w:rsid w:val="7ABE3BBC"/>
    <w:rsid w:val="7AC0BB67"/>
    <w:rsid w:val="7AC4E759"/>
    <w:rsid w:val="7ACCFCE3"/>
    <w:rsid w:val="7ACE0465"/>
    <w:rsid w:val="7AD0C798"/>
    <w:rsid w:val="7AD7C30F"/>
    <w:rsid w:val="7ADA9E60"/>
    <w:rsid w:val="7ADF22C0"/>
    <w:rsid w:val="7ADFB98B"/>
    <w:rsid w:val="7AE0788B"/>
    <w:rsid w:val="7AE3115A"/>
    <w:rsid w:val="7AE4DEA8"/>
    <w:rsid w:val="7AE51895"/>
    <w:rsid w:val="7AE6EFC2"/>
    <w:rsid w:val="7AEA54C2"/>
    <w:rsid w:val="7AF056C6"/>
    <w:rsid w:val="7AF0F191"/>
    <w:rsid w:val="7AF115E7"/>
    <w:rsid w:val="7AFA12A6"/>
    <w:rsid w:val="7B034EA3"/>
    <w:rsid w:val="7B06A451"/>
    <w:rsid w:val="7B071161"/>
    <w:rsid w:val="7B1012F1"/>
    <w:rsid w:val="7B1445A0"/>
    <w:rsid w:val="7B1A2163"/>
    <w:rsid w:val="7B1B3BCE"/>
    <w:rsid w:val="7B22A47D"/>
    <w:rsid w:val="7B238D7F"/>
    <w:rsid w:val="7B2C62E3"/>
    <w:rsid w:val="7B2F7DF5"/>
    <w:rsid w:val="7B33FA9E"/>
    <w:rsid w:val="7B34590C"/>
    <w:rsid w:val="7B361B47"/>
    <w:rsid w:val="7B364D66"/>
    <w:rsid w:val="7B373D84"/>
    <w:rsid w:val="7B37A187"/>
    <w:rsid w:val="7B38284E"/>
    <w:rsid w:val="7B3C999F"/>
    <w:rsid w:val="7B3CDA57"/>
    <w:rsid w:val="7B3CF87B"/>
    <w:rsid w:val="7B411388"/>
    <w:rsid w:val="7B49F576"/>
    <w:rsid w:val="7B4EB6C0"/>
    <w:rsid w:val="7B4F786A"/>
    <w:rsid w:val="7B5B7835"/>
    <w:rsid w:val="7B62E416"/>
    <w:rsid w:val="7B63049B"/>
    <w:rsid w:val="7B6FC125"/>
    <w:rsid w:val="7B77A377"/>
    <w:rsid w:val="7B78AE46"/>
    <w:rsid w:val="7B797A55"/>
    <w:rsid w:val="7B7B0948"/>
    <w:rsid w:val="7B7B2C59"/>
    <w:rsid w:val="7B7B5353"/>
    <w:rsid w:val="7B7E404A"/>
    <w:rsid w:val="7B7EA6C1"/>
    <w:rsid w:val="7B80AC98"/>
    <w:rsid w:val="7B8E2EDF"/>
    <w:rsid w:val="7B92833B"/>
    <w:rsid w:val="7B945BE5"/>
    <w:rsid w:val="7B98BC46"/>
    <w:rsid w:val="7B9B54DA"/>
    <w:rsid w:val="7B9CAE61"/>
    <w:rsid w:val="7B9FE0DD"/>
    <w:rsid w:val="7BA144C9"/>
    <w:rsid w:val="7BA30190"/>
    <w:rsid w:val="7BA3E052"/>
    <w:rsid w:val="7BA5135D"/>
    <w:rsid w:val="7BA78501"/>
    <w:rsid w:val="7BABDCC6"/>
    <w:rsid w:val="7BAE20FA"/>
    <w:rsid w:val="7BAF05F4"/>
    <w:rsid w:val="7BB22AC3"/>
    <w:rsid w:val="7BB68C5F"/>
    <w:rsid w:val="7BB8087B"/>
    <w:rsid w:val="7BB9249A"/>
    <w:rsid w:val="7BB93606"/>
    <w:rsid w:val="7BC1378B"/>
    <w:rsid w:val="7BC1938D"/>
    <w:rsid w:val="7BC35642"/>
    <w:rsid w:val="7BC4F8EB"/>
    <w:rsid w:val="7BCF35BF"/>
    <w:rsid w:val="7BD0F193"/>
    <w:rsid w:val="7BD2C092"/>
    <w:rsid w:val="7BDDDB5A"/>
    <w:rsid w:val="7BDF2EA3"/>
    <w:rsid w:val="7BE5904D"/>
    <w:rsid w:val="7BE6AE79"/>
    <w:rsid w:val="7BE72785"/>
    <w:rsid w:val="7BEEB4BA"/>
    <w:rsid w:val="7BF3ED9B"/>
    <w:rsid w:val="7BF51473"/>
    <w:rsid w:val="7BF993FF"/>
    <w:rsid w:val="7BFC6BCB"/>
    <w:rsid w:val="7C05A2D2"/>
    <w:rsid w:val="7C07CD8A"/>
    <w:rsid w:val="7C0A77C4"/>
    <w:rsid w:val="7C0ED396"/>
    <w:rsid w:val="7C190AF3"/>
    <w:rsid w:val="7C1C8C94"/>
    <w:rsid w:val="7C20D44D"/>
    <w:rsid w:val="7C231326"/>
    <w:rsid w:val="7C25BDB5"/>
    <w:rsid w:val="7C263DFF"/>
    <w:rsid w:val="7C28BB4B"/>
    <w:rsid w:val="7C2C5C68"/>
    <w:rsid w:val="7C2F1EEA"/>
    <w:rsid w:val="7C2F3F80"/>
    <w:rsid w:val="7C3617B4"/>
    <w:rsid w:val="7C38E536"/>
    <w:rsid w:val="7C3A5144"/>
    <w:rsid w:val="7C3C6D52"/>
    <w:rsid w:val="7C3D0C0C"/>
    <w:rsid w:val="7C3F929D"/>
    <w:rsid w:val="7C422F21"/>
    <w:rsid w:val="7C4A29E5"/>
    <w:rsid w:val="7C517986"/>
    <w:rsid w:val="7C52E98F"/>
    <w:rsid w:val="7C5D5E9E"/>
    <w:rsid w:val="7C5EB17F"/>
    <w:rsid w:val="7C60A598"/>
    <w:rsid w:val="7C694336"/>
    <w:rsid w:val="7C69D031"/>
    <w:rsid w:val="7C6FCD73"/>
    <w:rsid w:val="7C717807"/>
    <w:rsid w:val="7C732403"/>
    <w:rsid w:val="7C73762A"/>
    <w:rsid w:val="7C7903D3"/>
    <w:rsid w:val="7C7F9236"/>
    <w:rsid w:val="7C8A1319"/>
    <w:rsid w:val="7C8B986E"/>
    <w:rsid w:val="7C8CAA55"/>
    <w:rsid w:val="7C8F5291"/>
    <w:rsid w:val="7C95A5B7"/>
    <w:rsid w:val="7C95B2D3"/>
    <w:rsid w:val="7C970B34"/>
    <w:rsid w:val="7C9BD332"/>
    <w:rsid w:val="7CA09F9D"/>
    <w:rsid w:val="7CA8D81E"/>
    <w:rsid w:val="7CACC58E"/>
    <w:rsid w:val="7CB07CE0"/>
    <w:rsid w:val="7CB0C18C"/>
    <w:rsid w:val="7CB1BB43"/>
    <w:rsid w:val="7CBA268A"/>
    <w:rsid w:val="7CBB1285"/>
    <w:rsid w:val="7CBF0A19"/>
    <w:rsid w:val="7CC0AF4D"/>
    <w:rsid w:val="7CC230A3"/>
    <w:rsid w:val="7CC3BAD1"/>
    <w:rsid w:val="7CC98D98"/>
    <w:rsid w:val="7CCA8ABB"/>
    <w:rsid w:val="7CCD8815"/>
    <w:rsid w:val="7CCE45C0"/>
    <w:rsid w:val="7CCE48C4"/>
    <w:rsid w:val="7CD88970"/>
    <w:rsid w:val="7CDA2AF6"/>
    <w:rsid w:val="7CE03043"/>
    <w:rsid w:val="7CE04F47"/>
    <w:rsid w:val="7CE3ED52"/>
    <w:rsid w:val="7CEA4F16"/>
    <w:rsid w:val="7CEAF7AD"/>
    <w:rsid w:val="7CEC760A"/>
    <w:rsid w:val="7CF228AD"/>
    <w:rsid w:val="7CF5210B"/>
    <w:rsid w:val="7CF817EE"/>
    <w:rsid w:val="7CFCEC51"/>
    <w:rsid w:val="7CFDC5A7"/>
    <w:rsid w:val="7D017443"/>
    <w:rsid w:val="7D0B5E83"/>
    <w:rsid w:val="7D10709B"/>
    <w:rsid w:val="7D14B1CA"/>
    <w:rsid w:val="7D16D3AA"/>
    <w:rsid w:val="7D18349D"/>
    <w:rsid w:val="7D196E10"/>
    <w:rsid w:val="7D1E5BA1"/>
    <w:rsid w:val="7D1F0731"/>
    <w:rsid w:val="7D20130C"/>
    <w:rsid w:val="7D213391"/>
    <w:rsid w:val="7D34E4D8"/>
    <w:rsid w:val="7D351A3F"/>
    <w:rsid w:val="7D363366"/>
    <w:rsid w:val="7D36C7BA"/>
    <w:rsid w:val="7D3F71E2"/>
    <w:rsid w:val="7D45452D"/>
    <w:rsid w:val="7D502FE2"/>
    <w:rsid w:val="7D51CCCC"/>
    <w:rsid w:val="7D563A42"/>
    <w:rsid w:val="7D58A05A"/>
    <w:rsid w:val="7D6C3BDE"/>
    <w:rsid w:val="7D6EEAA8"/>
    <w:rsid w:val="7D701FA3"/>
    <w:rsid w:val="7D7151D2"/>
    <w:rsid w:val="7D7345BE"/>
    <w:rsid w:val="7D756E58"/>
    <w:rsid w:val="7D7D363D"/>
    <w:rsid w:val="7D7DD9D0"/>
    <w:rsid w:val="7D7EB59B"/>
    <w:rsid w:val="7D809BD1"/>
    <w:rsid w:val="7D809E6C"/>
    <w:rsid w:val="7D880DC1"/>
    <w:rsid w:val="7D8BEB4B"/>
    <w:rsid w:val="7D8E4F68"/>
    <w:rsid w:val="7D96F0FF"/>
    <w:rsid w:val="7D9A9C49"/>
    <w:rsid w:val="7D9D735E"/>
    <w:rsid w:val="7DA0E1A9"/>
    <w:rsid w:val="7DB14124"/>
    <w:rsid w:val="7DB4C79B"/>
    <w:rsid w:val="7DBAB1EA"/>
    <w:rsid w:val="7DBBAE2C"/>
    <w:rsid w:val="7DC1A4AA"/>
    <w:rsid w:val="7DC1E889"/>
    <w:rsid w:val="7DC2F666"/>
    <w:rsid w:val="7DC6B136"/>
    <w:rsid w:val="7DD0E8E0"/>
    <w:rsid w:val="7DDA7E00"/>
    <w:rsid w:val="7DE0ACEE"/>
    <w:rsid w:val="7DE1858F"/>
    <w:rsid w:val="7DE3F65A"/>
    <w:rsid w:val="7DE8F611"/>
    <w:rsid w:val="7DEB2A7B"/>
    <w:rsid w:val="7DF730F3"/>
    <w:rsid w:val="7DFA923D"/>
    <w:rsid w:val="7DFE7F23"/>
    <w:rsid w:val="7E000E44"/>
    <w:rsid w:val="7E046AD6"/>
    <w:rsid w:val="7E047E66"/>
    <w:rsid w:val="7E0D17F9"/>
    <w:rsid w:val="7E1185C3"/>
    <w:rsid w:val="7E118A3E"/>
    <w:rsid w:val="7E1366DC"/>
    <w:rsid w:val="7E1719A9"/>
    <w:rsid w:val="7E17D329"/>
    <w:rsid w:val="7E17D671"/>
    <w:rsid w:val="7E188B17"/>
    <w:rsid w:val="7E1980D9"/>
    <w:rsid w:val="7E1B4D63"/>
    <w:rsid w:val="7E289668"/>
    <w:rsid w:val="7E2DAB7F"/>
    <w:rsid w:val="7E3418FF"/>
    <w:rsid w:val="7E347791"/>
    <w:rsid w:val="7E35B336"/>
    <w:rsid w:val="7E36A95E"/>
    <w:rsid w:val="7E36D3CE"/>
    <w:rsid w:val="7E396536"/>
    <w:rsid w:val="7E3DB9EE"/>
    <w:rsid w:val="7E4B135D"/>
    <w:rsid w:val="7E50ADF8"/>
    <w:rsid w:val="7E51B0B3"/>
    <w:rsid w:val="7E52944C"/>
    <w:rsid w:val="7E5745F1"/>
    <w:rsid w:val="7E5C17FA"/>
    <w:rsid w:val="7E678741"/>
    <w:rsid w:val="7E6D5162"/>
    <w:rsid w:val="7E79E83A"/>
    <w:rsid w:val="7E82BF1A"/>
    <w:rsid w:val="7E85F963"/>
    <w:rsid w:val="7E8A2FB9"/>
    <w:rsid w:val="7E8CCBEC"/>
    <w:rsid w:val="7E92B287"/>
    <w:rsid w:val="7E953FAD"/>
    <w:rsid w:val="7E9851ED"/>
    <w:rsid w:val="7E9F4CD1"/>
    <w:rsid w:val="7EA6D5BB"/>
    <w:rsid w:val="7EA91008"/>
    <w:rsid w:val="7EB15C44"/>
    <w:rsid w:val="7EB2DC96"/>
    <w:rsid w:val="7EB59235"/>
    <w:rsid w:val="7EB5AF52"/>
    <w:rsid w:val="7EB6349B"/>
    <w:rsid w:val="7EB67A16"/>
    <w:rsid w:val="7EC9570F"/>
    <w:rsid w:val="7ED1D5A3"/>
    <w:rsid w:val="7EE00219"/>
    <w:rsid w:val="7EE11361"/>
    <w:rsid w:val="7EE8872A"/>
    <w:rsid w:val="7EEC3809"/>
    <w:rsid w:val="7EED0DB8"/>
    <w:rsid w:val="7EFBD3F9"/>
    <w:rsid w:val="7F0059F5"/>
    <w:rsid w:val="7F00AD8F"/>
    <w:rsid w:val="7F028BC1"/>
    <w:rsid w:val="7F04357A"/>
    <w:rsid w:val="7F056D40"/>
    <w:rsid w:val="7F06438C"/>
    <w:rsid w:val="7F0B63A2"/>
    <w:rsid w:val="7F0E66DD"/>
    <w:rsid w:val="7F0ECB48"/>
    <w:rsid w:val="7F1FD8A5"/>
    <w:rsid w:val="7F228D2E"/>
    <w:rsid w:val="7F251FDE"/>
    <w:rsid w:val="7F27242E"/>
    <w:rsid w:val="7F30D607"/>
    <w:rsid w:val="7F39DB62"/>
    <w:rsid w:val="7F3A3C2C"/>
    <w:rsid w:val="7F3CF387"/>
    <w:rsid w:val="7F3D1B7A"/>
    <w:rsid w:val="7F4A6AB3"/>
    <w:rsid w:val="7F523EDB"/>
    <w:rsid w:val="7F53FBFD"/>
    <w:rsid w:val="7F543BE9"/>
    <w:rsid w:val="7F55C77D"/>
    <w:rsid w:val="7F58E20F"/>
    <w:rsid w:val="7F59B8A4"/>
    <w:rsid w:val="7F5B450A"/>
    <w:rsid w:val="7F5C4628"/>
    <w:rsid w:val="7F5FE315"/>
    <w:rsid w:val="7F60ED64"/>
    <w:rsid w:val="7F61CBC4"/>
    <w:rsid w:val="7F639112"/>
    <w:rsid w:val="7F64B72B"/>
    <w:rsid w:val="7F673EE7"/>
    <w:rsid w:val="7F6791D6"/>
    <w:rsid w:val="7F6A8C94"/>
    <w:rsid w:val="7F6B0599"/>
    <w:rsid w:val="7F6BDA30"/>
    <w:rsid w:val="7F75727C"/>
    <w:rsid w:val="7F7C2962"/>
    <w:rsid w:val="7F834B80"/>
    <w:rsid w:val="7F881D3B"/>
    <w:rsid w:val="7F895668"/>
    <w:rsid w:val="7F977399"/>
    <w:rsid w:val="7F99CA48"/>
    <w:rsid w:val="7FA1BA50"/>
    <w:rsid w:val="7FB0E6AF"/>
    <w:rsid w:val="7FB23566"/>
    <w:rsid w:val="7FB5540D"/>
    <w:rsid w:val="7FC0AC44"/>
    <w:rsid w:val="7FCD474C"/>
    <w:rsid w:val="7FCDF490"/>
    <w:rsid w:val="7FD38227"/>
    <w:rsid w:val="7FD5B189"/>
    <w:rsid w:val="7FD6D29E"/>
    <w:rsid w:val="7FDBD3BF"/>
    <w:rsid w:val="7FE68DCD"/>
    <w:rsid w:val="7FEC066C"/>
    <w:rsid w:val="7FF14D7E"/>
    <w:rsid w:val="7FF231D6"/>
    <w:rsid w:val="7FF6058F"/>
    <w:rsid w:val="7FF619D5"/>
    <w:rsid w:val="7FF99A51"/>
    <w:rsid w:val="DF3FCB63"/>
    <w:rsid w:val="EFEC219A"/>
    <w:rsid w:val="00000287"/>
    <w:rsid w:val="00000620"/>
    <w:rsid w:val="000006DA"/>
    <w:rsid w:val="00000A4E"/>
    <w:rsid w:val="00000E05"/>
    <w:rsid w:val="000012B6"/>
    <w:rsid w:val="0000142B"/>
    <w:rsid w:val="0000159B"/>
    <w:rsid w:val="000018A9"/>
    <w:rsid w:val="0000268C"/>
    <w:rsid w:val="00002E35"/>
    <w:rsid w:val="00003157"/>
    <w:rsid w:val="0000338E"/>
    <w:rsid w:val="00003540"/>
    <w:rsid w:val="00003F64"/>
    <w:rsid w:val="0000433A"/>
    <w:rsid w:val="000043CB"/>
    <w:rsid w:val="00004DA1"/>
    <w:rsid w:val="00005056"/>
    <w:rsid w:val="000052DA"/>
    <w:rsid w:val="000053BF"/>
    <w:rsid w:val="00005853"/>
    <w:rsid w:val="0000589D"/>
    <w:rsid w:val="000058BB"/>
    <w:rsid w:val="0000592A"/>
    <w:rsid w:val="00005D35"/>
    <w:rsid w:val="00005D44"/>
    <w:rsid w:val="00006218"/>
    <w:rsid w:val="000065FD"/>
    <w:rsid w:val="0000662B"/>
    <w:rsid w:val="0000683D"/>
    <w:rsid w:val="00006920"/>
    <w:rsid w:val="00006D4D"/>
    <w:rsid w:val="000072B9"/>
    <w:rsid w:val="000076D9"/>
    <w:rsid w:val="0000780D"/>
    <w:rsid w:val="00007964"/>
    <w:rsid w:val="00007995"/>
    <w:rsid w:val="00007F59"/>
    <w:rsid w:val="00010349"/>
    <w:rsid w:val="0001036A"/>
    <w:rsid w:val="000108BB"/>
    <w:rsid w:val="000108CB"/>
    <w:rsid w:val="00010AD2"/>
    <w:rsid w:val="00010C82"/>
    <w:rsid w:val="00010D66"/>
    <w:rsid w:val="00010D84"/>
    <w:rsid w:val="0001137A"/>
    <w:rsid w:val="0001163A"/>
    <w:rsid w:val="00011A2B"/>
    <w:rsid w:val="0001215C"/>
    <w:rsid w:val="000125CC"/>
    <w:rsid w:val="00012744"/>
    <w:rsid w:val="000128F8"/>
    <w:rsid w:val="00012A9E"/>
    <w:rsid w:val="00012BE5"/>
    <w:rsid w:val="0001301D"/>
    <w:rsid w:val="0001302C"/>
    <w:rsid w:val="000133ED"/>
    <w:rsid w:val="000136B2"/>
    <w:rsid w:val="00013708"/>
    <w:rsid w:val="000139BE"/>
    <w:rsid w:val="00013BD2"/>
    <w:rsid w:val="0001415D"/>
    <w:rsid w:val="00014540"/>
    <w:rsid w:val="00014A54"/>
    <w:rsid w:val="00014B60"/>
    <w:rsid w:val="00015075"/>
    <w:rsid w:val="0001528B"/>
    <w:rsid w:val="0001538B"/>
    <w:rsid w:val="0001547E"/>
    <w:rsid w:val="000156EC"/>
    <w:rsid w:val="00015871"/>
    <w:rsid w:val="00015C75"/>
    <w:rsid w:val="000161C4"/>
    <w:rsid w:val="0001643C"/>
    <w:rsid w:val="00016624"/>
    <w:rsid w:val="0001664B"/>
    <w:rsid w:val="0001666D"/>
    <w:rsid w:val="00016750"/>
    <w:rsid w:val="00016A42"/>
    <w:rsid w:val="00016C76"/>
    <w:rsid w:val="00016EDB"/>
    <w:rsid w:val="00016FDA"/>
    <w:rsid w:val="00017488"/>
    <w:rsid w:val="000178F2"/>
    <w:rsid w:val="00017EAE"/>
    <w:rsid w:val="000204C3"/>
    <w:rsid w:val="000204EB"/>
    <w:rsid w:val="00020888"/>
    <w:rsid w:val="000209B7"/>
    <w:rsid w:val="00020BBE"/>
    <w:rsid w:val="00020C71"/>
    <w:rsid w:val="00020EBB"/>
    <w:rsid w:val="00021536"/>
    <w:rsid w:val="0002244B"/>
    <w:rsid w:val="00022639"/>
    <w:rsid w:val="00022AA2"/>
    <w:rsid w:val="00022B92"/>
    <w:rsid w:val="00022C3F"/>
    <w:rsid w:val="0002338C"/>
    <w:rsid w:val="000234F5"/>
    <w:rsid w:val="00023BEF"/>
    <w:rsid w:val="0002440F"/>
    <w:rsid w:val="000244CC"/>
    <w:rsid w:val="00024D0F"/>
    <w:rsid w:val="00025107"/>
    <w:rsid w:val="000251FC"/>
    <w:rsid w:val="00025201"/>
    <w:rsid w:val="00025A8A"/>
    <w:rsid w:val="00026392"/>
    <w:rsid w:val="000266E6"/>
    <w:rsid w:val="000267C7"/>
    <w:rsid w:val="00026898"/>
    <w:rsid w:val="00026A5D"/>
    <w:rsid w:val="00026BC3"/>
    <w:rsid w:val="00026CCC"/>
    <w:rsid w:val="00026CEF"/>
    <w:rsid w:val="00026D3C"/>
    <w:rsid w:val="00026EA0"/>
    <w:rsid w:val="00026EA5"/>
    <w:rsid w:val="00027205"/>
    <w:rsid w:val="00027280"/>
    <w:rsid w:val="000272CB"/>
    <w:rsid w:val="000273E4"/>
    <w:rsid w:val="00027E3D"/>
    <w:rsid w:val="0002BB17"/>
    <w:rsid w:val="0003011E"/>
    <w:rsid w:val="000305A5"/>
    <w:rsid w:val="000305C8"/>
    <w:rsid w:val="000307C6"/>
    <w:rsid w:val="00030B56"/>
    <w:rsid w:val="00030C57"/>
    <w:rsid w:val="00030C7A"/>
    <w:rsid w:val="00030F3E"/>
    <w:rsid w:val="00030F5A"/>
    <w:rsid w:val="00030FFE"/>
    <w:rsid w:val="00031B70"/>
    <w:rsid w:val="00032101"/>
    <w:rsid w:val="00032236"/>
    <w:rsid w:val="00032AD4"/>
    <w:rsid w:val="00032B86"/>
    <w:rsid w:val="00032D3B"/>
    <w:rsid w:val="00032D3F"/>
    <w:rsid w:val="00033168"/>
    <w:rsid w:val="00033347"/>
    <w:rsid w:val="000333D6"/>
    <w:rsid w:val="0003399D"/>
    <w:rsid w:val="00033EB2"/>
    <w:rsid w:val="00034688"/>
    <w:rsid w:val="00034742"/>
    <w:rsid w:val="0003495A"/>
    <w:rsid w:val="0003497B"/>
    <w:rsid w:val="00034B54"/>
    <w:rsid w:val="00034DCE"/>
    <w:rsid w:val="00035243"/>
    <w:rsid w:val="00035890"/>
    <w:rsid w:val="00035BC2"/>
    <w:rsid w:val="000361CA"/>
    <w:rsid w:val="0003622B"/>
    <w:rsid w:val="00036444"/>
    <w:rsid w:val="00036A24"/>
    <w:rsid w:val="00036D0F"/>
    <w:rsid w:val="00036DD2"/>
    <w:rsid w:val="00036E16"/>
    <w:rsid w:val="00037280"/>
    <w:rsid w:val="000375F8"/>
    <w:rsid w:val="00037853"/>
    <w:rsid w:val="000379FC"/>
    <w:rsid w:val="00037E7A"/>
    <w:rsid w:val="00040342"/>
    <w:rsid w:val="0004058B"/>
    <w:rsid w:val="000406E1"/>
    <w:rsid w:val="000408B8"/>
    <w:rsid w:val="0004096A"/>
    <w:rsid w:val="000411C7"/>
    <w:rsid w:val="000413C8"/>
    <w:rsid w:val="0004158B"/>
    <w:rsid w:val="00041943"/>
    <w:rsid w:val="00042187"/>
    <w:rsid w:val="000423FD"/>
    <w:rsid w:val="000426D7"/>
    <w:rsid w:val="000427FD"/>
    <w:rsid w:val="000429E5"/>
    <w:rsid w:val="00042BFE"/>
    <w:rsid w:val="00042CA9"/>
    <w:rsid w:val="00042E6F"/>
    <w:rsid w:val="00042F56"/>
    <w:rsid w:val="00042F60"/>
    <w:rsid w:val="0004373B"/>
    <w:rsid w:val="00043963"/>
    <w:rsid w:val="00043990"/>
    <w:rsid w:val="00043B40"/>
    <w:rsid w:val="00043E85"/>
    <w:rsid w:val="00044013"/>
    <w:rsid w:val="0004443F"/>
    <w:rsid w:val="000444AD"/>
    <w:rsid w:val="000444E6"/>
    <w:rsid w:val="00044B24"/>
    <w:rsid w:val="00044B74"/>
    <w:rsid w:val="00045304"/>
    <w:rsid w:val="000453DF"/>
    <w:rsid w:val="00045707"/>
    <w:rsid w:val="0004573C"/>
    <w:rsid w:val="00045816"/>
    <w:rsid w:val="00045C92"/>
    <w:rsid w:val="00045F9A"/>
    <w:rsid w:val="000461B5"/>
    <w:rsid w:val="000461E0"/>
    <w:rsid w:val="00046B8D"/>
    <w:rsid w:val="00046CB0"/>
    <w:rsid w:val="00046DAB"/>
    <w:rsid w:val="00047301"/>
    <w:rsid w:val="00047751"/>
    <w:rsid w:val="00047CD0"/>
    <w:rsid w:val="00047FB9"/>
    <w:rsid w:val="00047FF4"/>
    <w:rsid w:val="000500AE"/>
    <w:rsid w:val="00050507"/>
    <w:rsid w:val="00050871"/>
    <w:rsid w:val="00050A86"/>
    <w:rsid w:val="000526D5"/>
    <w:rsid w:val="00052795"/>
    <w:rsid w:val="00052A07"/>
    <w:rsid w:val="00052CCF"/>
    <w:rsid w:val="00052CE0"/>
    <w:rsid w:val="000530EA"/>
    <w:rsid w:val="000533A6"/>
    <w:rsid w:val="000533A9"/>
    <w:rsid w:val="000538C3"/>
    <w:rsid w:val="00053D85"/>
    <w:rsid w:val="00053EBC"/>
    <w:rsid w:val="00054112"/>
    <w:rsid w:val="0005462A"/>
    <w:rsid w:val="00054B35"/>
    <w:rsid w:val="00054B36"/>
    <w:rsid w:val="00054C7B"/>
    <w:rsid w:val="00054FF3"/>
    <w:rsid w:val="000551BB"/>
    <w:rsid w:val="00055356"/>
    <w:rsid w:val="00055D3C"/>
    <w:rsid w:val="00055E54"/>
    <w:rsid w:val="00056584"/>
    <w:rsid w:val="00056A39"/>
    <w:rsid w:val="0005722D"/>
    <w:rsid w:val="000575AD"/>
    <w:rsid w:val="000576A9"/>
    <w:rsid w:val="00057D60"/>
    <w:rsid w:val="00057FA8"/>
    <w:rsid w:val="00060447"/>
    <w:rsid w:val="0006046B"/>
    <w:rsid w:val="00060470"/>
    <w:rsid w:val="00060FAE"/>
    <w:rsid w:val="000615FF"/>
    <w:rsid w:val="000619F2"/>
    <w:rsid w:val="00061A56"/>
    <w:rsid w:val="00061C77"/>
    <w:rsid w:val="00062189"/>
    <w:rsid w:val="000623B6"/>
    <w:rsid w:val="00062DAE"/>
    <w:rsid w:val="00063757"/>
    <w:rsid w:val="00063C86"/>
    <w:rsid w:val="00064169"/>
    <w:rsid w:val="000646C5"/>
    <w:rsid w:val="0006470A"/>
    <w:rsid w:val="00064B12"/>
    <w:rsid w:val="00064D2D"/>
    <w:rsid w:val="00064DED"/>
    <w:rsid w:val="0006512C"/>
    <w:rsid w:val="00065382"/>
    <w:rsid w:val="00065A8D"/>
    <w:rsid w:val="00065D51"/>
    <w:rsid w:val="00065E83"/>
    <w:rsid w:val="00066013"/>
    <w:rsid w:val="0006698B"/>
    <w:rsid w:val="00066BC3"/>
    <w:rsid w:val="00066BF3"/>
    <w:rsid w:val="00066E3A"/>
    <w:rsid w:val="00066ECC"/>
    <w:rsid w:val="00066FA5"/>
    <w:rsid w:val="00067119"/>
    <w:rsid w:val="0006739F"/>
    <w:rsid w:val="00067559"/>
    <w:rsid w:val="000676BD"/>
    <w:rsid w:val="00067706"/>
    <w:rsid w:val="000679CA"/>
    <w:rsid w:val="000705E4"/>
    <w:rsid w:val="00070F2C"/>
    <w:rsid w:val="00070FFC"/>
    <w:rsid w:val="000713BA"/>
    <w:rsid w:val="00071668"/>
    <w:rsid w:val="0007181E"/>
    <w:rsid w:val="0007184F"/>
    <w:rsid w:val="00071BEA"/>
    <w:rsid w:val="00071E57"/>
    <w:rsid w:val="00072006"/>
    <w:rsid w:val="00072021"/>
    <w:rsid w:val="000724FE"/>
    <w:rsid w:val="00072A06"/>
    <w:rsid w:val="00072D92"/>
    <w:rsid w:val="00072DDC"/>
    <w:rsid w:val="000738C5"/>
    <w:rsid w:val="000738F2"/>
    <w:rsid w:val="00073A44"/>
    <w:rsid w:val="00073B6B"/>
    <w:rsid w:val="00073CC0"/>
    <w:rsid w:val="00074251"/>
    <w:rsid w:val="0007454F"/>
    <w:rsid w:val="0007507B"/>
    <w:rsid w:val="000751C2"/>
    <w:rsid w:val="0007540A"/>
    <w:rsid w:val="00075734"/>
    <w:rsid w:val="00075B58"/>
    <w:rsid w:val="00075E06"/>
    <w:rsid w:val="000760EF"/>
    <w:rsid w:val="00076143"/>
    <w:rsid w:val="00076509"/>
    <w:rsid w:val="00076837"/>
    <w:rsid w:val="00076C48"/>
    <w:rsid w:val="00076EF4"/>
    <w:rsid w:val="0007739B"/>
    <w:rsid w:val="000774BC"/>
    <w:rsid w:val="000779D6"/>
    <w:rsid w:val="00077A19"/>
    <w:rsid w:val="00077F3E"/>
    <w:rsid w:val="000806DB"/>
    <w:rsid w:val="0008083D"/>
    <w:rsid w:val="00080C15"/>
    <w:rsid w:val="00080E23"/>
    <w:rsid w:val="00080EE2"/>
    <w:rsid w:val="000812AA"/>
    <w:rsid w:val="00081331"/>
    <w:rsid w:val="000813D5"/>
    <w:rsid w:val="0008140E"/>
    <w:rsid w:val="00081654"/>
    <w:rsid w:val="000817A9"/>
    <w:rsid w:val="00081A43"/>
    <w:rsid w:val="00081E56"/>
    <w:rsid w:val="00081E78"/>
    <w:rsid w:val="000820D6"/>
    <w:rsid w:val="000823D9"/>
    <w:rsid w:val="00082A11"/>
    <w:rsid w:val="00082AEC"/>
    <w:rsid w:val="00082BA5"/>
    <w:rsid w:val="00082D2B"/>
    <w:rsid w:val="00082F75"/>
    <w:rsid w:val="00083603"/>
    <w:rsid w:val="0008376A"/>
    <w:rsid w:val="000838F0"/>
    <w:rsid w:val="000839CF"/>
    <w:rsid w:val="00083B15"/>
    <w:rsid w:val="00083EF7"/>
    <w:rsid w:val="0008413A"/>
    <w:rsid w:val="000846EE"/>
    <w:rsid w:val="00084788"/>
    <w:rsid w:val="000847E8"/>
    <w:rsid w:val="00084A42"/>
    <w:rsid w:val="00084C51"/>
    <w:rsid w:val="00084F05"/>
    <w:rsid w:val="00084F0C"/>
    <w:rsid w:val="00085060"/>
    <w:rsid w:val="00085324"/>
    <w:rsid w:val="0008589B"/>
    <w:rsid w:val="0008591C"/>
    <w:rsid w:val="00085AE0"/>
    <w:rsid w:val="00085DCD"/>
    <w:rsid w:val="00085F10"/>
    <w:rsid w:val="0008604B"/>
    <w:rsid w:val="0008614F"/>
    <w:rsid w:val="000861D1"/>
    <w:rsid w:val="0008647F"/>
    <w:rsid w:val="00086490"/>
    <w:rsid w:val="00086605"/>
    <w:rsid w:val="00086681"/>
    <w:rsid w:val="000868ED"/>
    <w:rsid w:val="00086A17"/>
    <w:rsid w:val="00086B0F"/>
    <w:rsid w:val="00086C36"/>
    <w:rsid w:val="000870A0"/>
    <w:rsid w:val="000872D2"/>
    <w:rsid w:val="00087414"/>
    <w:rsid w:val="00087B28"/>
    <w:rsid w:val="00087D4A"/>
    <w:rsid w:val="0009015C"/>
    <w:rsid w:val="000901E4"/>
    <w:rsid w:val="00090AC3"/>
    <w:rsid w:val="00090C10"/>
    <w:rsid w:val="00090F73"/>
    <w:rsid w:val="00090FDA"/>
    <w:rsid w:val="0009157F"/>
    <w:rsid w:val="00091780"/>
    <w:rsid w:val="00091B8E"/>
    <w:rsid w:val="00091F39"/>
    <w:rsid w:val="00092A8A"/>
    <w:rsid w:val="00092D1F"/>
    <w:rsid w:val="0009317C"/>
    <w:rsid w:val="00093D86"/>
    <w:rsid w:val="00093DD4"/>
    <w:rsid w:val="00094125"/>
    <w:rsid w:val="000941B5"/>
    <w:rsid w:val="0009431E"/>
    <w:rsid w:val="000946B7"/>
    <w:rsid w:val="00094928"/>
    <w:rsid w:val="00094987"/>
    <w:rsid w:val="00094B1B"/>
    <w:rsid w:val="00094D4A"/>
    <w:rsid w:val="00094DCB"/>
    <w:rsid w:val="0009538E"/>
    <w:rsid w:val="000953AD"/>
    <w:rsid w:val="00095697"/>
    <w:rsid w:val="00095782"/>
    <w:rsid w:val="00095B0B"/>
    <w:rsid w:val="00095B4F"/>
    <w:rsid w:val="00095FD5"/>
    <w:rsid w:val="000962BF"/>
    <w:rsid w:val="00096521"/>
    <w:rsid w:val="00096BB2"/>
    <w:rsid w:val="00096EEA"/>
    <w:rsid w:val="00097633"/>
    <w:rsid w:val="0009785D"/>
    <w:rsid w:val="000978F8"/>
    <w:rsid w:val="000979EF"/>
    <w:rsid w:val="00097A00"/>
    <w:rsid w:val="000A0844"/>
    <w:rsid w:val="000A0C02"/>
    <w:rsid w:val="000A0E74"/>
    <w:rsid w:val="000A0FFC"/>
    <w:rsid w:val="000A10C8"/>
    <w:rsid w:val="000A16DC"/>
    <w:rsid w:val="000A1868"/>
    <w:rsid w:val="000A1E34"/>
    <w:rsid w:val="000A1EF0"/>
    <w:rsid w:val="000A2149"/>
    <w:rsid w:val="000A27D0"/>
    <w:rsid w:val="000A2869"/>
    <w:rsid w:val="000A2E5D"/>
    <w:rsid w:val="000A2EFD"/>
    <w:rsid w:val="000A311D"/>
    <w:rsid w:val="000A323C"/>
    <w:rsid w:val="000A38E1"/>
    <w:rsid w:val="000A3BD1"/>
    <w:rsid w:val="000A3C09"/>
    <w:rsid w:val="000A3C87"/>
    <w:rsid w:val="000A3E6D"/>
    <w:rsid w:val="000A405B"/>
    <w:rsid w:val="000A46A3"/>
    <w:rsid w:val="000A4CC3"/>
    <w:rsid w:val="000A4E35"/>
    <w:rsid w:val="000A5165"/>
    <w:rsid w:val="000A53EE"/>
    <w:rsid w:val="000A54B2"/>
    <w:rsid w:val="000A55C5"/>
    <w:rsid w:val="000A61EE"/>
    <w:rsid w:val="000A63C2"/>
    <w:rsid w:val="000A6725"/>
    <w:rsid w:val="000A6BAD"/>
    <w:rsid w:val="000A6C58"/>
    <w:rsid w:val="000A6F32"/>
    <w:rsid w:val="000A6F7F"/>
    <w:rsid w:val="000A6F9C"/>
    <w:rsid w:val="000A7678"/>
    <w:rsid w:val="000A794E"/>
    <w:rsid w:val="000A7A7D"/>
    <w:rsid w:val="000B004A"/>
    <w:rsid w:val="000B009C"/>
    <w:rsid w:val="000B01C5"/>
    <w:rsid w:val="000B03FC"/>
    <w:rsid w:val="000B04FB"/>
    <w:rsid w:val="000B0527"/>
    <w:rsid w:val="000B0B2B"/>
    <w:rsid w:val="000B0D59"/>
    <w:rsid w:val="000B14DB"/>
    <w:rsid w:val="000B1531"/>
    <w:rsid w:val="000B1564"/>
    <w:rsid w:val="000B1C1D"/>
    <w:rsid w:val="000B1E1C"/>
    <w:rsid w:val="000B21AD"/>
    <w:rsid w:val="000B28AA"/>
    <w:rsid w:val="000B298B"/>
    <w:rsid w:val="000B2E9D"/>
    <w:rsid w:val="000B3277"/>
    <w:rsid w:val="000B355B"/>
    <w:rsid w:val="000B389D"/>
    <w:rsid w:val="000B4029"/>
    <w:rsid w:val="000B4158"/>
    <w:rsid w:val="000B4220"/>
    <w:rsid w:val="000B4AA6"/>
    <w:rsid w:val="000B4B51"/>
    <w:rsid w:val="000B5252"/>
    <w:rsid w:val="000B5466"/>
    <w:rsid w:val="000B564C"/>
    <w:rsid w:val="000B56E0"/>
    <w:rsid w:val="000B61F4"/>
    <w:rsid w:val="000B6BD6"/>
    <w:rsid w:val="000B6CD0"/>
    <w:rsid w:val="000B6F0D"/>
    <w:rsid w:val="000B711A"/>
    <w:rsid w:val="000B727F"/>
    <w:rsid w:val="000B7422"/>
    <w:rsid w:val="000B761A"/>
    <w:rsid w:val="000B7907"/>
    <w:rsid w:val="000B7B81"/>
    <w:rsid w:val="000C018B"/>
    <w:rsid w:val="000C01C1"/>
    <w:rsid w:val="000C02DD"/>
    <w:rsid w:val="000C0BCA"/>
    <w:rsid w:val="000C1951"/>
    <w:rsid w:val="000C1CF4"/>
    <w:rsid w:val="000C1DE5"/>
    <w:rsid w:val="000C1DF7"/>
    <w:rsid w:val="000C2125"/>
    <w:rsid w:val="000C2349"/>
    <w:rsid w:val="000C24BE"/>
    <w:rsid w:val="000C27C3"/>
    <w:rsid w:val="000C2983"/>
    <w:rsid w:val="000C2D43"/>
    <w:rsid w:val="000C2DC2"/>
    <w:rsid w:val="000C3313"/>
    <w:rsid w:val="000C3478"/>
    <w:rsid w:val="000C3593"/>
    <w:rsid w:val="000C48F9"/>
    <w:rsid w:val="000C4900"/>
    <w:rsid w:val="000C4940"/>
    <w:rsid w:val="000C4B05"/>
    <w:rsid w:val="000C4C99"/>
    <w:rsid w:val="000C4E21"/>
    <w:rsid w:val="000C5109"/>
    <w:rsid w:val="000C51DE"/>
    <w:rsid w:val="000C522B"/>
    <w:rsid w:val="000C56A6"/>
    <w:rsid w:val="000C5A3E"/>
    <w:rsid w:val="000C61FC"/>
    <w:rsid w:val="000C6917"/>
    <w:rsid w:val="000C6980"/>
    <w:rsid w:val="000C6A0D"/>
    <w:rsid w:val="000C6A32"/>
    <w:rsid w:val="000C6A73"/>
    <w:rsid w:val="000C6BCC"/>
    <w:rsid w:val="000C6BD9"/>
    <w:rsid w:val="000C712E"/>
    <w:rsid w:val="000C7138"/>
    <w:rsid w:val="000C7183"/>
    <w:rsid w:val="000C73A8"/>
    <w:rsid w:val="000C765D"/>
    <w:rsid w:val="000C7C39"/>
    <w:rsid w:val="000C7D61"/>
    <w:rsid w:val="000C7E53"/>
    <w:rsid w:val="000C7E5D"/>
    <w:rsid w:val="000D05CE"/>
    <w:rsid w:val="000D08F6"/>
    <w:rsid w:val="000D0E94"/>
    <w:rsid w:val="000D100F"/>
    <w:rsid w:val="000D11BB"/>
    <w:rsid w:val="000D1362"/>
    <w:rsid w:val="000D16F4"/>
    <w:rsid w:val="000D1985"/>
    <w:rsid w:val="000D1F9E"/>
    <w:rsid w:val="000D2576"/>
    <w:rsid w:val="000D26F4"/>
    <w:rsid w:val="000D29BC"/>
    <w:rsid w:val="000D2C5E"/>
    <w:rsid w:val="000D2C8D"/>
    <w:rsid w:val="000D2CA7"/>
    <w:rsid w:val="000D3B43"/>
    <w:rsid w:val="000D3E70"/>
    <w:rsid w:val="000D40EB"/>
    <w:rsid w:val="000D4661"/>
    <w:rsid w:val="000D46C4"/>
    <w:rsid w:val="000D473A"/>
    <w:rsid w:val="000D4D76"/>
    <w:rsid w:val="000D4FDB"/>
    <w:rsid w:val="000D52DC"/>
    <w:rsid w:val="000D5723"/>
    <w:rsid w:val="000D585E"/>
    <w:rsid w:val="000D61F6"/>
    <w:rsid w:val="000D641A"/>
    <w:rsid w:val="000D6B5E"/>
    <w:rsid w:val="000D6E00"/>
    <w:rsid w:val="000D7056"/>
    <w:rsid w:val="000D718B"/>
    <w:rsid w:val="000D71DA"/>
    <w:rsid w:val="000D7383"/>
    <w:rsid w:val="000D76FF"/>
    <w:rsid w:val="000D7BFD"/>
    <w:rsid w:val="000D7D74"/>
    <w:rsid w:val="000E014E"/>
    <w:rsid w:val="000E05DA"/>
    <w:rsid w:val="000E089A"/>
    <w:rsid w:val="000E0CC0"/>
    <w:rsid w:val="000E0DFF"/>
    <w:rsid w:val="000E0F43"/>
    <w:rsid w:val="000E1148"/>
    <w:rsid w:val="000E14DA"/>
    <w:rsid w:val="000E1530"/>
    <w:rsid w:val="000E159A"/>
    <w:rsid w:val="000E1FC1"/>
    <w:rsid w:val="000E2360"/>
    <w:rsid w:val="000E2974"/>
    <w:rsid w:val="000E29AC"/>
    <w:rsid w:val="000E2D2D"/>
    <w:rsid w:val="000E32EF"/>
    <w:rsid w:val="000E3583"/>
    <w:rsid w:val="000E3A5E"/>
    <w:rsid w:val="000E3AC5"/>
    <w:rsid w:val="000E3BD6"/>
    <w:rsid w:val="000E3FB3"/>
    <w:rsid w:val="000E4368"/>
    <w:rsid w:val="000E4528"/>
    <w:rsid w:val="000E4ADD"/>
    <w:rsid w:val="000E595F"/>
    <w:rsid w:val="000E5D6E"/>
    <w:rsid w:val="000E5F60"/>
    <w:rsid w:val="000E5FCB"/>
    <w:rsid w:val="000E5FF0"/>
    <w:rsid w:val="000E6463"/>
    <w:rsid w:val="000E68E5"/>
    <w:rsid w:val="000E6A08"/>
    <w:rsid w:val="000E7665"/>
    <w:rsid w:val="000E76D4"/>
    <w:rsid w:val="000E78DD"/>
    <w:rsid w:val="000E7B39"/>
    <w:rsid w:val="000E7DAC"/>
    <w:rsid w:val="000E7E03"/>
    <w:rsid w:val="000F004C"/>
    <w:rsid w:val="000F0240"/>
    <w:rsid w:val="000F05EF"/>
    <w:rsid w:val="000F0AB9"/>
    <w:rsid w:val="000F0B45"/>
    <w:rsid w:val="000F0C9F"/>
    <w:rsid w:val="000F1484"/>
    <w:rsid w:val="000F1770"/>
    <w:rsid w:val="000F193F"/>
    <w:rsid w:val="000F1E8A"/>
    <w:rsid w:val="000F1FE3"/>
    <w:rsid w:val="000F2410"/>
    <w:rsid w:val="000F2A37"/>
    <w:rsid w:val="000F2AD3"/>
    <w:rsid w:val="000F31B1"/>
    <w:rsid w:val="000F3285"/>
    <w:rsid w:val="000F359C"/>
    <w:rsid w:val="000F38C5"/>
    <w:rsid w:val="000F394F"/>
    <w:rsid w:val="000F3AFF"/>
    <w:rsid w:val="000F3B6D"/>
    <w:rsid w:val="000F3E8E"/>
    <w:rsid w:val="000F3FF8"/>
    <w:rsid w:val="000F4279"/>
    <w:rsid w:val="000F438E"/>
    <w:rsid w:val="000F44B5"/>
    <w:rsid w:val="000F4A48"/>
    <w:rsid w:val="000F4AEE"/>
    <w:rsid w:val="000F4D19"/>
    <w:rsid w:val="000F50C7"/>
    <w:rsid w:val="000F572D"/>
    <w:rsid w:val="000F5ABC"/>
    <w:rsid w:val="000F60E4"/>
    <w:rsid w:val="000F63B9"/>
    <w:rsid w:val="000F65AF"/>
    <w:rsid w:val="000F683C"/>
    <w:rsid w:val="000F6880"/>
    <w:rsid w:val="000F69EF"/>
    <w:rsid w:val="000F6E0B"/>
    <w:rsid w:val="000F6EFF"/>
    <w:rsid w:val="000F7691"/>
    <w:rsid w:val="000F782A"/>
    <w:rsid w:val="0010040D"/>
    <w:rsid w:val="001006C4"/>
    <w:rsid w:val="00100781"/>
    <w:rsid w:val="00100892"/>
    <w:rsid w:val="001009AE"/>
    <w:rsid w:val="00100B8B"/>
    <w:rsid w:val="00100C1E"/>
    <w:rsid w:val="00100FD9"/>
    <w:rsid w:val="00101BCD"/>
    <w:rsid w:val="00101EC0"/>
    <w:rsid w:val="00101FDC"/>
    <w:rsid w:val="00102A0C"/>
    <w:rsid w:val="00102A5F"/>
    <w:rsid w:val="00102DAA"/>
    <w:rsid w:val="00102F77"/>
    <w:rsid w:val="00103077"/>
    <w:rsid w:val="001031EB"/>
    <w:rsid w:val="00103333"/>
    <w:rsid w:val="0010365C"/>
    <w:rsid w:val="00103667"/>
    <w:rsid w:val="00103FF1"/>
    <w:rsid w:val="00104004"/>
    <w:rsid w:val="00104106"/>
    <w:rsid w:val="001041E3"/>
    <w:rsid w:val="0010444E"/>
    <w:rsid w:val="00104609"/>
    <w:rsid w:val="00104DB4"/>
    <w:rsid w:val="00104E30"/>
    <w:rsid w:val="00104EF4"/>
    <w:rsid w:val="00105419"/>
    <w:rsid w:val="00105E05"/>
    <w:rsid w:val="00105E36"/>
    <w:rsid w:val="0010628E"/>
    <w:rsid w:val="00106606"/>
    <w:rsid w:val="00106936"/>
    <w:rsid w:val="00106A3C"/>
    <w:rsid w:val="00106AB0"/>
    <w:rsid w:val="00106AD2"/>
    <w:rsid w:val="00106CF5"/>
    <w:rsid w:val="00106EE6"/>
    <w:rsid w:val="00107034"/>
    <w:rsid w:val="0010719A"/>
    <w:rsid w:val="0010750D"/>
    <w:rsid w:val="001076BE"/>
    <w:rsid w:val="00107758"/>
    <w:rsid w:val="00107EFA"/>
    <w:rsid w:val="0011001E"/>
    <w:rsid w:val="001102E4"/>
    <w:rsid w:val="00110720"/>
    <w:rsid w:val="00110A69"/>
    <w:rsid w:val="00110C64"/>
    <w:rsid w:val="0011116B"/>
    <w:rsid w:val="00111483"/>
    <w:rsid w:val="001119A3"/>
    <w:rsid w:val="00111A5F"/>
    <w:rsid w:val="00111BF5"/>
    <w:rsid w:val="001120CD"/>
    <w:rsid w:val="00112340"/>
    <w:rsid w:val="00112BF3"/>
    <w:rsid w:val="00112CAA"/>
    <w:rsid w:val="00113560"/>
    <w:rsid w:val="00114368"/>
    <w:rsid w:val="00114B56"/>
    <w:rsid w:val="00114B8D"/>
    <w:rsid w:val="00114D76"/>
    <w:rsid w:val="001152BC"/>
    <w:rsid w:val="001153F8"/>
    <w:rsid w:val="00115E4C"/>
    <w:rsid w:val="00115FDD"/>
    <w:rsid w:val="001162C1"/>
    <w:rsid w:val="0011631A"/>
    <w:rsid w:val="00116637"/>
    <w:rsid w:val="00117023"/>
    <w:rsid w:val="00117333"/>
    <w:rsid w:val="00117585"/>
    <w:rsid w:val="001175BA"/>
    <w:rsid w:val="0011781E"/>
    <w:rsid w:val="001204D7"/>
    <w:rsid w:val="001205A9"/>
    <w:rsid w:val="00120936"/>
    <w:rsid w:val="00120B35"/>
    <w:rsid w:val="00120D75"/>
    <w:rsid w:val="00121941"/>
    <w:rsid w:val="00121A10"/>
    <w:rsid w:val="00121D2A"/>
    <w:rsid w:val="00121EE1"/>
    <w:rsid w:val="001220B2"/>
    <w:rsid w:val="001221FC"/>
    <w:rsid w:val="00123433"/>
    <w:rsid w:val="00123A18"/>
    <w:rsid w:val="00123A91"/>
    <w:rsid w:val="00123C09"/>
    <w:rsid w:val="0012488D"/>
    <w:rsid w:val="00124E7C"/>
    <w:rsid w:val="0012522E"/>
    <w:rsid w:val="001253AA"/>
    <w:rsid w:val="00125452"/>
    <w:rsid w:val="0012578D"/>
    <w:rsid w:val="00125890"/>
    <w:rsid w:val="00125B22"/>
    <w:rsid w:val="00125B5E"/>
    <w:rsid w:val="00125BBA"/>
    <w:rsid w:val="00125C02"/>
    <w:rsid w:val="00125E07"/>
    <w:rsid w:val="00126546"/>
    <w:rsid w:val="001265C7"/>
    <w:rsid w:val="00126F11"/>
    <w:rsid w:val="00126FC9"/>
    <w:rsid w:val="0012707E"/>
    <w:rsid w:val="00127335"/>
    <w:rsid w:val="00127496"/>
    <w:rsid w:val="00127556"/>
    <w:rsid w:val="0012781E"/>
    <w:rsid w:val="001278BD"/>
    <w:rsid w:val="00127A2C"/>
    <w:rsid w:val="00127AB6"/>
    <w:rsid w:val="00127B24"/>
    <w:rsid w:val="00130246"/>
    <w:rsid w:val="00130A14"/>
    <w:rsid w:val="00131164"/>
    <w:rsid w:val="001311EF"/>
    <w:rsid w:val="0013123B"/>
    <w:rsid w:val="001314EE"/>
    <w:rsid w:val="00131812"/>
    <w:rsid w:val="00132892"/>
    <w:rsid w:val="00132BD0"/>
    <w:rsid w:val="00132D1F"/>
    <w:rsid w:val="00132DD2"/>
    <w:rsid w:val="00133614"/>
    <w:rsid w:val="00133EDA"/>
    <w:rsid w:val="0013424A"/>
    <w:rsid w:val="001342A3"/>
    <w:rsid w:val="001344A3"/>
    <w:rsid w:val="001348E5"/>
    <w:rsid w:val="00134D1C"/>
    <w:rsid w:val="00135222"/>
    <w:rsid w:val="001354DE"/>
    <w:rsid w:val="00135642"/>
    <w:rsid w:val="00135672"/>
    <w:rsid w:val="00135A58"/>
    <w:rsid w:val="00135BEB"/>
    <w:rsid w:val="0013620B"/>
    <w:rsid w:val="00136678"/>
    <w:rsid w:val="001366A1"/>
    <w:rsid w:val="0013675D"/>
    <w:rsid w:val="001367A2"/>
    <w:rsid w:val="001368E7"/>
    <w:rsid w:val="00136E9D"/>
    <w:rsid w:val="00137426"/>
    <w:rsid w:val="0013753F"/>
    <w:rsid w:val="001375FD"/>
    <w:rsid w:val="001378FA"/>
    <w:rsid w:val="00140028"/>
    <w:rsid w:val="001401C8"/>
    <w:rsid w:val="001406B1"/>
    <w:rsid w:val="00140A94"/>
    <w:rsid w:val="00140AC9"/>
    <w:rsid w:val="00140EDB"/>
    <w:rsid w:val="00140FBB"/>
    <w:rsid w:val="0014113A"/>
    <w:rsid w:val="00141492"/>
    <w:rsid w:val="00141935"/>
    <w:rsid w:val="00141D86"/>
    <w:rsid w:val="001425D1"/>
    <w:rsid w:val="00142709"/>
    <w:rsid w:val="00142BC1"/>
    <w:rsid w:val="00142FCB"/>
    <w:rsid w:val="0014345A"/>
    <w:rsid w:val="001438EC"/>
    <w:rsid w:val="00143B6D"/>
    <w:rsid w:val="00143BF7"/>
    <w:rsid w:val="00143F34"/>
    <w:rsid w:val="0014430F"/>
    <w:rsid w:val="00144735"/>
    <w:rsid w:val="0014476D"/>
    <w:rsid w:val="0014487A"/>
    <w:rsid w:val="00144A09"/>
    <w:rsid w:val="00144CAE"/>
    <w:rsid w:val="00144E1C"/>
    <w:rsid w:val="001454CE"/>
    <w:rsid w:val="0014590B"/>
    <w:rsid w:val="00145937"/>
    <w:rsid w:val="00145941"/>
    <w:rsid w:val="001459D9"/>
    <w:rsid w:val="00145C3F"/>
    <w:rsid w:val="00145EAA"/>
    <w:rsid w:val="001468C0"/>
    <w:rsid w:val="00146C11"/>
    <w:rsid w:val="00146C3E"/>
    <w:rsid w:val="00147021"/>
    <w:rsid w:val="00147094"/>
    <w:rsid w:val="0014731B"/>
    <w:rsid w:val="001473F1"/>
    <w:rsid w:val="001475D8"/>
    <w:rsid w:val="00147655"/>
    <w:rsid w:val="00147733"/>
    <w:rsid w:val="001478AD"/>
    <w:rsid w:val="00150054"/>
    <w:rsid w:val="00150405"/>
    <w:rsid w:val="0015054B"/>
    <w:rsid w:val="001506B3"/>
    <w:rsid w:val="00150A96"/>
    <w:rsid w:val="00150BB7"/>
    <w:rsid w:val="00151041"/>
    <w:rsid w:val="001510D4"/>
    <w:rsid w:val="001512AB"/>
    <w:rsid w:val="0015143E"/>
    <w:rsid w:val="00151558"/>
    <w:rsid w:val="001518B3"/>
    <w:rsid w:val="001519A7"/>
    <w:rsid w:val="00151ADC"/>
    <w:rsid w:val="00151E0C"/>
    <w:rsid w:val="00151F1A"/>
    <w:rsid w:val="00152653"/>
    <w:rsid w:val="001529B6"/>
    <w:rsid w:val="00152D98"/>
    <w:rsid w:val="0015307D"/>
    <w:rsid w:val="001532C8"/>
    <w:rsid w:val="0015332E"/>
    <w:rsid w:val="001533A2"/>
    <w:rsid w:val="00153A36"/>
    <w:rsid w:val="00153D86"/>
    <w:rsid w:val="00154289"/>
    <w:rsid w:val="00154354"/>
    <w:rsid w:val="00154378"/>
    <w:rsid w:val="0015451C"/>
    <w:rsid w:val="00154673"/>
    <w:rsid w:val="001546E6"/>
    <w:rsid w:val="00154773"/>
    <w:rsid w:val="00154C56"/>
    <w:rsid w:val="00154C88"/>
    <w:rsid w:val="00154CE0"/>
    <w:rsid w:val="00155015"/>
    <w:rsid w:val="00155087"/>
    <w:rsid w:val="00155E77"/>
    <w:rsid w:val="00155F1E"/>
    <w:rsid w:val="001565F5"/>
    <w:rsid w:val="001566C6"/>
    <w:rsid w:val="00156DC4"/>
    <w:rsid w:val="00156F52"/>
    <w:rsid w:val="00156F69"/>
    <w:rsid w:val="0015762C"/>
    <w:rsid w:val="00157AEA"/>
    <w:rsid w:val="00157E97"/>
    <w:rsid w:val="00157FED"/>
    <w:rsid w:val="0016012C"/>
    <w:rsid w:val="00160275"/>
    <w:rsid w:val="001602B8"/>
    <w:rsid w:val="0016030E"/>
    <w:rsid w:val="001603B4"/>
    <w:rsid w:val="0016077F"/>
    <w:rsid w:val="00160854"/>
    <w:rsid w:val="001608CC"/>
    <w:rsid w:val="00160B4F"/>
    <w:rsid w:val="00160CB9"/>
    <w:rsid w:val="00160D73"/>
    <w:rsid w:val="0016118B"/>
    <w:rsid w:val="00161263"/>
    <w:rsid w:val="001614D7"/>
    <w:rsid w:val="001616FA"/>
    <w:rsid w:val="00161863"/>
    <w:rsid w:val="00162144"/>
    <w:rsid w:val="00162BB1"/>
    <w:rsid w:val="00162BD7"/>
    <w:rsid w:val="00162DE4"/>
    <w:rsid w:val="0016377B"/>
    <w:rsid w:val="001637C3"/>
    <w:rsid w:val="00163BF3"/>
    <w:rsid w:val="00163DC4"/>
    <w:rsid w:val="00163E1C"/>
    <w:rsid w:val="00163FD5"/>
    <w:rsid w:val="00164029"/>
    <w:rsid w:val="0016484B"/>
    <w:rsid w:val="00164CF4"/>
    <w:rsid w:val="00164FA5"/>
    <w:rsid w:val="001654DC"/>
    <w:rsid w:val="00165711"/>
    <w:rsid w:val="0016665B"/>
    <w:rsid w:val="001666F0"/>
    <w:rsid w:val="00166E5A"/>
    <w:rsid w:val="001670D4"/>
    <w:rsid w:val="0016752A"/>
    <w:rsid w:val="0016769E"/>
    <w:rsid w:val="00167B6A"/>
    <w:rsid w:val="00167F3D"/>
    <w:rsid w:val="00170321"/>
    <w:rsid w:val="001703D1"/>
    <w:rsid w:val="00170B80"/>
    <w:rsid w:val="001717B6"/>
    <w:rsid w:val="0017184A"/>
    <w:rsid w:val="001718B1"/>
    <w:rsid w:val="00171BA2"/>
    <w:rsid w:val="00172417"/>
    <w:rsid w:val="00173412"/>
    <w:rsid w:val="0017375C"/>
    <w:rsid w:val="00173C7E"/>
    <w:rsid w:val="00173CFE"/>
    <w:rsid w:val="00174325"/>
    <w:rsid w:val="001744C1"/>
    <w:rsid w:val="00174AA1"/>
    <w:rsid w:val="00174D2E"/>
    <w:rsid w:val="00174E4D"/>
    <w:rsid w:val="00174ED4"/>
    <w:rsid w:val="00175891"/>
    <w:rsid w:val="00175EA9"/>
    <w:rsid w:val="00175FDC"/>
    <w:rsid w:val="001764C3"/>
    <w:rsid w:val="001764DB"/>
    <w:rsid w:val="001765B6"/>
    <w:rsid w:val="00176660"/>
    <w:rsid w:val="001768AD"/>
    <w:rsid w:val="00176DDB"/>
    <w:rsid w:val="00177356"/>
    <w:rsid w:val="00177995"/>
    <w:rsid w:val="00177A42"/>
    <w:rsid w:val="00177A67"/>
    <w:rsid w:val="00177A96"/>
    <w:rsid w:val="00177B49"/>
    <w:rsid w:val="00177EB8"/>
    <w:rsid w:val="00180194"/>
    <w:rsid w:val="0018019E"/>
    <w:rsid w:val="001806B2"/>
    <w:rsid w:val="001809EE"/>
    <w:rsid w:val="00180C0F"/>
    <w:rsid w:val="00181379"/>
    <w:rsid w:val="0018140A"/>
    <w:rsid w:val="00181A11"/>
    <w:rsid w:val="00181AE7"/>
    <w:rsid w:val="00181D75"/>
    <w:rsid w:val="00182220"/>
    <w:rsid w:val="00182261"/>
    <w:rsid w:val="00182378"/>
    <w:rsid w:val="001825A9"/>
    <w:rsid w:val="001828EE"/>
    <w:rsid w:val="001829D6"/>
    <w:rsid w:val="00182EF9"/>
    <w:rsid w:val="0018303B"/>
    <w:rsid w:val="0018305F"/>
    <w:rsid w:val="00183E59"/>
    <w:rsid w:val="001840E6"/>
    <w:rsid w:val="0018428A"/>
    <w:rsid w:val="001842B4"/>
    <w:rsid w:val="001844D0"/>
    <w:rsid w:val="00184559"/>
    <w:rsid w:val="0018497B"/>
    <w:rsid w:val="00184A1E"/>
    <w:rsid w:val="00185032"/>
    <w:rsid w:val="001856D9"/>
    <w:rsid w:val="001856E7"/>
    <w:rsid w:val="00185997"/>
    <w:rsid w:val="00185D15"/>
    <w:rsid w:val="00186150"/>
    <w:rsid w:val="00186189"/>
    <w:rsid w:val="001863D7"/>
    <w:rsid w:val="0018640C"/>
    <w:rsid w:val="00186422"/>
    <w:rsid w:val="001864DA"/>
    <w:rsid w:val="001864F8"/>
    <w:rsid w:val="00186BEC"/>
    <w:rsid w:val="00186CE6"/>
    <w:rsid w:val="00186F60"/>
    <w:rsid w:val="00187051"/>
    <w:rsid w:val="001872E1"/>
    <w:rsid w:val="00187586"/>
    <w:rsid w:val="00187692"/>
    <w:rsid w:val="00187883"/>
    <w:rsid w:val="00187A91"/>
    <w:rsid w:val="00187D62"/>
    <w:rsid w:val="00187F06"/>
    <w:rsid w:val="00187F26"/>
    <w:rsid w:val="00190546"/>
    <w:rsid w:val="00190B4A"/>
    <w:rsid w:val="00190D11"/>
    <w:rsid w:val="00190FB8"/>
    <w:rsid w:val="00191014"/>
    <w:rsid w:val="00191405"/>
    <w:rsid w:val="0019157B"/>
    <w:rsid w:val="001916AA"/>
    <w:rsid w:val="0019174C"/>
    <w:rsid w:val="00191B75"/>
    <w:rsid w:val="00191CB7"/>
    <w:rsid w:val="00191D08"/>
    <w:rsid w:val="00191D67"/>
    <w:rsid w:val="00191ED8"/>
    <w:rsid w:val="001920B2"/>
    <w:rsid w:val="001922D8"/>
    <w:rsid w:val="001925AA"/>
    <w:rsid w:val="001926AD"/>
    <w:rsid w:val="00193094"/>
    <w:rsid w:val="00193191"/>
    <w:rsid w:val="001932C0"/>
    <w:rsid w:val="001933C8"/>
    <w:rsid w:val="001938D6"/>
    <w:rsid w:val="00194169"/>
    <w:rsid w:val="001942FD"/>
    <w:rsid w:val="00194522"/>
    <w:rsid w:val="001945CB"/>
    <w:rsid w:val="00194639"/>
    <w:rsid w:val="001949DC"/>
    <w:rsid w:val="00194BE6"/>
    <w:rsid w:val="0019517E"/>
    <w:rsid w:val="001951F1"/>
    <w:rsid w:val="001955AE"/>
    <w:rsid w:val="00195981"/>
    <w:rsid w:val="00195E24"/>
    <w:rsid w:val="00195EF9"/>
    <w:rsid w:val="00195EFB"/>
    <w:rsid w:val="00196DFC"/>
    <w:rsid w:val="00197216"/>
    <w:rsid w:val="00197403"/>
    <w:rsid w:val="001974AD"/>
    <w:rsid w:val="00197A0F"/>
    <w:rsid w:val="001A031D"/>
    <w:rsid w:val="001A05BC"/>
    <w:rsid w:val="001A06E1"/>
    <w:rsid w:val="001A0988"/>
    <w:rsid w:val="001A0AAD"/>
    <w:rsid w:val="001A0C54"/>
    <w:rsid w:val="001A1180"/>
    <w:rsid w:val="001A127F"/>
    <w:rsid w:val="001A1738"/>
    <w:rsid w:val="001A1788"/>
    <w:rsid w:val="001A1AD8"/>
    <w:rsid w:val="001A1DE8"/>
    <w:rsid w:val="001A1E1D"/>
    <w:rsid w:val="001A238D"/>
    <w:rsid w:val="001A249B"/>
    <w:rsid w:val="001A2633"/>
    <w:rsid w:val="001A2656"/>
    <w:rsid w:val="001A2863"/>
    <w:rsid w:val="001A2A4B"/>
    <w:rsid w:val="001A2F7C"/>
    <w:rsid w:val="001A3138"/>
    <w:rsid w:val="001A3621"/>
    <w:rsid w:val="001A3C7C"/>
    <w:rsid w:val="001A4121"/>
    <w:rsid w:val="001A462E"/>
    <w:rsid w:val="001A470B"/>
    <w:rsid w:val="001A49A0"/>
    <w:rsid w:val="001A4D86"/>
    <w:rsid w:val="001A4FC1"/>
    <w:rsid w:val="001A5111"/>
    <w:rsid w:val="001A517D"/>
    <w:rsid w:val="001A5357"/>
    <w:rsid w:val="001A551A"/>
    <w:rsid w:val="001A551F"/>
    <w:rsid w:val="001A5920"/>
    <w:rsid w:val="001A5CB8"/>
    <w:rsid w:val="001A5F9F"/>
    <w:rsid w:val="001A663C"/>
    <w:rsid w:val="001A693E"/>
    <w:rsid w:val="001A6F8F"/>
    <w:rsid w:val="001A721F"/>
    <w:rsid w:val="001A7440"/>
    <w:rsid w:val="001A76DF"/>
    <w:rsid w:val="001A7911"/>
    <w:rsid w:val="001A79E5"/>
    <w:rsid w:val="001A7DB8"/>
    <w:rsid w:val="001B0043"/>
    <w:rsid w:val="001B0C07"/>
    <w:rsid w:val="001B1399"/>
    <w:rsid w:val="001B14EA"/>
    <w:rsid w:val="001B2168"/>
    <w:rsid w:val="001B21E4"/>
    <w:rsid w:val="001B24CC"/>
    <w:rsid w:val="001B2BCD"/>
    <w:rsid w:val="001B2CEF"/>
    <w:rsid w:val="001B2F64"/>
    <w:rsid w:val="001B3074"/>
    <w:rsid w:val="001B328D"/>
    <w:rsid w:val="001B329F"/>
    <w:rsid w:val="001B355C"/>
    <w:rsid w:val="001B37C2"/>
    <w:rsid w:val="001B39B7"/>
    <w:rsid w:val="001B3A6D"/>
    <w:rsid w:val="001B3AE4"/>
    <w:rsid w:val="001B3C8A"/>
    <w:rsid w:val="001B429C"/>
    <w:rsid w:val="001B4469"/>
    <w:rsid w:val="001B4C88"/>
    <w:rsid w:val="001B5509"/>
    <w:rsid w:val="001B582A"/>
    <w:rsid w:val="001B59F0"/>
    <w:rsid w:val="001B5C5E"/>
    <w:rsid w:val="001B6002"/>
    <w:rsid w:val="001B6201"/>
    <w:rsid w:val="001B628E"/>
    <w:rsid w:val="001B65F6"/>
    <w:rsid w:val="001B685E"/>
    <w:rsid w:val="001B69E5"/>
    <w:rsid w:val="001B6EE0"/>
    <w:rsid w:val="001B7289"/>
    <w:rsid w:val="001B77CD"/>
    <w:rsid w:val="001B79A8"/>
    <w:rsid w:val="001B7B94"/>
    <w:rsid w:val="001B7C5F"/>
    <w:rsid w:val="001B7CB0"/>
    <w:rsid w:val="001B7FCB"/>
    <w:rsid w:val="001C004A"/>
    <w:rsid w:val="001C02E7"/>
    <w:rsid w:val="001C05DC"/>
    <w:rsid w:val="001C0D42"/>
    <w:rsid w:val="001C1028"/>
    <w:rsid w:val="001C11E6"/>
    <w:rsid w:val="001C130F"/>
    <w:rsid w:val="001C1571"/>
    <w:rsid w:val="001C1584"/>
    <w:rsid w:val="001C16F5"/>
    <w:rsid w:val="001C1707"/>
    <w:rsid w:val="001C1710"/>
    <w:rsid w:val="001C1C40"/>
    <w:rsid w:val="001C284A"/>
    <w:rsid w:val="001C2A83"/>
    <w:rsid w:val="001C2C82"/>
    <w:rsid w:val="001C3321"/>
    <w:rsid w:val="001C34C5"/>
    <w:rsid w:val="001C3A03"/>
    <w:rsid w:val="001C3A25"/>
    <w:rsid w:val="001C3D51"/>
    <w:rsid w:val="001C3DC4"/>
    <w:rsid w:val="001C3ED5"/>
    <w:rsid w:val="001C3FAA"/>
    <w:rsid w:val="001C40C0"/>
    <w:rsid w:val="001C41C8"/>
    <w:rsid w:val="001C4FB2"/>
    <w:rsid w:val="001C502E"/>
    <w:rsid w:val="001C503C"/>
    <w:rsid w:val="001C50F7"/>
    <w:rsid w:val="001C5362"/>
    <w:rsid w:val="001C5C38"/>
    <w:rsid w:val="001C614B"/>
    <w:rsid w:val="001C6159"/>
    <w:rsid w:val="001C68CF"/>
    <w:rsid w:val="001C6A85"/>
    <w:rsid w:val="001C6BBE"/>
    <w:rsid w:val="001C6F13"/>
    <w:rsid w:val="001C71A2"/>
    <w:rsid w:val="001C7221"/>
    <w:rsid w:val="001C7292"/>
    <w:rsid w:val="001C72B9"/>
    <w:rsid w:val="001C743C"/>
    <w:rsid w:val="001C746F"/>
    <w:rsid w:val="001C78AD"/>
    <w:rsid w:val="001D0089"/>
    <w:rsid w:val="001D022C"/>
    <w:rsid w:val="001D10B4"/>
    <w:rsid w:val="001D1580"/>
    <w:rsid w:val="001D1C06"/>
    <w:rsid w:val="001D1F29"/>
    <w:rsid w:val="001D21DE"/>
    <w:rsid w:val="001D2E1C"/>
    <w:rsid w:val="001D2E58"/>
    <w:rsid w:val="001D2ED6"/>
    <w:rsid w:val="001D31A1"/>
    <w:rsid w:val="001D3441"/>
    <w:rsid w:val="001D3A62"/>
    <w:rsid w:val="001D3E7C"/>
    <w:rsid w:val="001D41A6"/>
    <w:rsid w:val="001D4519"/>
    <w:rsid w:val="001D47D7"/>
    <w:rsid w:val="001D497B"/>
    <w:rsid w:val="001D4A7B"/>
    <w:rsid w:val="001D4C67"/>
    <w:rsid w:val="001D4E57"/>
    <w:rsid w:val="001D511E"/>
    <w:rsid w:val="001D52C6"/>
    <w:rsid w:val="001D545B"/>
    <w:rsid w:val="001D580B"/>
    <w:rsid w:val="001D5A07"/>
    <w:rsid w:val="001D5B56"/>
    <w:rsid w:val="001D5F20"/>
    <w:rsid w:val="001D5FFF"/>
    <w:rsid w:val="001D6B12"/>
    <w:rsid w:val="001D7337"/>
    <w:rsid w:val="001D73D6"/>
    <w:rsid w:val="001D77D0"/>
    <w:rsid w:val="001D7E59"/>
    <w:rsid w:val="001D7ECD"/>
    <w:rsid w:val="001D7F6B"/>
    <w:rsid w:val="001E0088"/>
    <w:rsid w:val="001E016D"/>
    <w:rsid w:val="001E07E0"/>
    <w:rsid w:val="001E08E9"/>
    <w:rsid w:val="001E0AD3"/>
    <w:rsid w:val="001E0BD3"/>
    <w:rsid w:val="001E0CD2"/>
    <w:rsid w:val="001E0EB1"/>
    <w:rsid w:val="001E0ED0"/>
    <w:rsid w:val="001E10C2"/>
    <w:rsid w:val="001E1184"/>
    <w:rsid w:val="001E15F8"/>
    <w:rsid w:val="001E1CA6"/>
    <w:rsid w:val="001E1E9E"/>
    <w:rsid w:val="001E2352"/>
    <w:rsid w:val="001E286E"/>
    <w:rsid w:val="001E2970"/>
    <w:rsid w:val="001E2D16"/>
    <w:rsid w:val="001E32E7"/>
    <w:rsid w:val="001E3335"/>
    <w:rsid w:val="001E380F"/>
    <w:rsid w:val="001E39CC"/>
    <w:rsid w:val="001E3A22"/>
    <w:rsid w:val="001E3C20"/>
    <w:rsid w:val="001E3DE4"/>
    <w:rsid w:val="001E4018"/>
    <w:rsid w:val="001E4296"/>
    <w:rsid w:val="001E443C"/>
    <w:rsid w:val="001E44C5"/>
    <w:rsid w:val="001E455A"/>
    <w:rsid w:val="001E4939"/>
    <w:rsid w:val="001E4E79"/>
    <w:rsid w:val="001E4EB4"/>
    <w:rsid w:val="001E522F"/>
    <w:rsid w:val="001E526E"/>
    <w:rsid w:val="001E53C5"/>
    <w:rsid w:val="001E5536"/>
    <w:rsid w:val="001E58E3"/>
    <w:rsid w:val="001E59C1"/>
    <w:rsid w:val="001E5A74"/>
    <w:rsid w:val="001E5BEF"/>
    <w:rsid w:val="001E6C85"/>
    <w:rsid w:val="001E6E4B"/>
    <w:rsid w:val="001E6EAF"/>
    <w:rsid w:val="001E715F"/>
    <w:rsid w:val="001E7378"/>
    <w:rsid w:val="001E73A7"/>
    <w:rsid w:val="001E7606"/>
    <w:rsid w:val="001E77F5"/>
    <w:rsid w:val="001E781F"/>
    <w:rsid w:val="001E7C4D"/>
    <w:rsid w:val="001E7DCA"/>
    <w:rsid w:val="001F01A3"/>
    <w:rsid w:val="001F03C6"/>
    <w:rsid w:val="001F0505"/>
    <w:rsid w:val="001F0B6D"/>
    <w:rsid w:val="001F0B9E"/>
    <w:rsid w:val="001F0BD4"/>
    <w:rsid w:val="001F0C0B"/>
    <w:rsid w:val="001F13ED"/>
    <w:rsid w:val="001F1CE3"/>
    <w:rsid w:val="001F1E81"/>
    <w:rsid w:val="001F1F41"/>
    <w:rsid w:val="001F20BE"/>
    <w:rsid w:val="001F2978"/>
    <w:rsid w:val="001F29A4"/>
    <w:rsid w:val="001F2AD9"/>
    <w:rsid w:val="001F2BB2"/>
    <w:rsid w:val="001F30B7"/>
    <w:rsid w:val="001F3FE5"/>
    <w:rsid w:val="001F42A5"/>
    <w:rsid w:val="001F4406"/>
    <w:rsid w:val="001F467F"/>
    <w:rsid w:val="001F4842"/>
    <w:rsid w:val="001F490E"/>
    <w:rsid w:val="001F4B6A"/>
    <w:rsid w:val="001F4DB9"/>
    <w:rsid w:val="001F4DF1"/>
    <w:rsid w:val="001F4FA0"/>
    <w:rsid w:val="001F51A2"/>
    <w:rsid w:val="001F543C"/>
    <w:rsid w:val="001F5477"/>
    <w:rsid w:val="001F5962"/>
    <w:rsid w:val="001F5AAD"/>
    <w:rsid w:val="001F5DE1"/>
    <w:rsid w:val="001F5F45"/>
    <w:rsid w:val="001F603C"/>
    <w:rsid w:val="001F6D31"/>
    <w:rsid w:val="001F6EE2"/>
    <w:rsid w:val="001F76EC"/>
    <w:rsid w:val="001F7A0C"/>
    <w:rsid w:val="001F7A5D"/>
    <w:rsid w:val="00200196"/>
    <w:rsid w:val="0020023F"/>
    <w:rsid w:val="002003E8"/>
    <w:rsid w:val="0020047F"/>
    <w:rsid w:val="002006FF"/>
    <w:rsid w:val="002009A1"/>
    <w:rsid w:val="00200C09"/>
    <w:rsid w:val="00200D98"/>
    <w:rsid w:val="00200E75"/>
    <w:rsid w:val="00200EF1"/>
    <w:rsid w:val="002012DE"/>
    <w:rsid w:val="0020166A"/>
    <w:rsid w:val="002016EF"/>
    <w:rsid w:val="002018C3"/>
    <w:rsid w:val="00201A18"/>
    <w:rsid w:val="00201CC4"/>
    <w:rsid w:val="00201E48"/>
    <w:rsid w:val="00202582"/>
    <w:rsid w:val="00202D13"/>
    <w:rsid w:val="002037F7"/>
    <w:rsid w:val="0020434E"/>
    <w:rsid w:val="0020476E"/>
    <w:rsid w:val="0020516F"/>
    <w:rsid w:val="00205964"/>
    <w:rsid w:val="00205DBA"/>
    <w:rsid w:val="0020684D"/>
    <w:rsid w:val="00206D96"/>
    <w:rsid w:val="002070DD"/>
    <w:rsid w:val="0020796E"/>
    <w:rsid w:val="00207F23"/>
    <w:rsid w:val="002103A6"/>
    <w:rsid w:val="00210449"/>
    <w:rsid w:val="00210720"/>
    <w:rsid w:val="00210908"/>
    <w:rsid w:val="00210957"/>
    <w:rsid w:val="00210B7D"/>
    <w:rsid w:val="002110CD"/>
    <w:rsid w:val="0021123F"/>
    <w:rsid w:val="0021147B"/>
    <w:rsid w:val="002120A8"/>
    <w:rsid w:val="002121CF"/>
    <w:rsid w:val="00212328"/>
    <w:rsid w:val="00212561"/>
    <w:rsid w:val="002125D5"/>
    <w:rsid w:val="00212650"/>
    <w:rsid w:val="00212895"/>
    <w:rsid w:val="00212EF8"/>
    <w:rsid w:val="002130ED"/>
    <w:rsid w:val="002138A8"/>
    <w:rsid w:val="00213A45"/>
    <w:rsid w:val="00213E9F"/>
    <w:rsid w:val="0021401F"/>
    <w:rsid w:val="0021419B"/>
    <w:rsid w:val="002143AA"/>
    <w:rsid w:val="002148DF"/>
    <w:rsid w:val="00214F72"/>
    <w:rsid w:val="0021501B"/>
    <w:rsid w:val="00215176"/>
    <w:rsid w:val="00215B5D"/>
    <w:rsid w:val="00215C39"/>
    <w:rsid w:val="002163B8"/>
    <w:rsid w:val="00216865"/>
    <w:rsid w:val="002169F8"/>
    <w:rsid w:val="00216CA6"/>
    <w:rsid w:val="00216D7C"/>
    <w:rsid w:val="002172AD"/>
    <w:rsid w:val="002172D7"/>
    <w:rsid w:val="002177D5"/>
    <w:rsid w:val="00217EE9"/>
    <w:rsid w:val="00220471"/>
    <w:rsid w:val="00220BDD"/>
    <w:rsid w:val="002213D2"/>
    <w:rsid w:val="002216F3"/>
    <w:rsid w:val="00221751"/>
    <w:rsid w:val="00221860"/>
    <w:rsid w:val="00221DD4"/>
    <w:rsid w:val="002221E0"/>
    <w:rsid w:val="002228D2"/>
    <w:rsid w:val="002229EA"/>
    <w:rsid w:val="00222A53"/>
    <w:rsid w:val="00222BCA"/>
    <w:rsid w:val="00223204"/>
    <w:rsid w:val="0022336E"/>
    <w:rsid w:val="0022399D"/>
    <w:rsid w:val="00223ABE"/>
    <w:rsid w:val="00223F63"/>
    <w:rsid w:val="00223FEC"/>
    <w:rsid w:val="00224115"/>
    <w:rsid w:val="00224AC4"/>
    <w:rsid w:val="0022535B"/>
    <w:rsid w:val="00225CDB"/>
    <w:rsid w:val="00225D6F"/>
    <w:rsid w:val="0022625E"/>
    <w:rsid w:val="00226399"/>
    <w:rsid w:val="0022665C"/>
    <w:rsid w:val="0022671B"/>
    <w:rsid w:val="00226861"/>
    <w:rsid w:val="00226A6E"/>
    <w:rsid w:val="00226B5E"/>
    <w:rsid w:val="002275B1"/>
    <w:rsid w:val="0022762A"/>
    <w:rsid w:val="002278D9"/>
    <w:rsid w:val="00227964"/>
    <w:rsid w:val="00227BA7"/>
    <w:rsid w:val="00227F03"/>
    <w:rsid w:val="002301F7"/>
    <w:rsid w:val="002302E3"/>
    <w:rsid w:val="0023030F"/>
    <w:rsid w:val="00230314"/>
    <w:rsid w:val="0023035E"/>
    <w:rsid w:val="00230572"/>
    <w:rsid w:val="0023076A"/>
    <w:rsid w:val="00230887"/>
    <w:rsid w:val="00230E01"/>
    <w:rsid w:val="00230E40"/>
    <w:rsid w:val="00230FFB"/>
    <w:rsid w:val="00231832"/>
    <w:rsid w:val="0023195C"/>
    <w:rsid w:val="00231AC1"/>
    <w:rsid w:val="00231C0E"/>
    <w:rsid w:val="00231FF3"/>
    <w:rsid w:val="002329D4"/>
    <w:rsid w:val="00232A06"/>
    <w:rsid w:val="00232B0A"/>
    <w:rsid w:val="00233211"/>
    <w:rsid w:val="002334C3"/>
    <w:rsid w:val="002335CD"/>
    <w:rsid w:val="00233750"/>
    <w:rsid w:val="00233776"/>
    <w:rsid w:val="002337E1"/>
    <w:rsid w:val="0023425E"/>
    <w:rsid w:val="0023451D"/>
    <w:rsid w:val="002349A2"/>
    <w:rsid w:val="002350A7"/>
    <w:rsid w:val="002353DE"/>
    <w:rsid w:val="00235418"/>
    <w:rsid w:val="00235439"/>
    <w:rsid w:val="00235802"/>
    <w:rsid w:val="00235A1C"/>
    <w:rsid w:val="00235BA5"/>
    <w:rsid w:val="00235C65"/>
    <w:rsid w:val="00235C86"/>
    <w:rsid w:val="00236199"/>
    <w:rsid w:val="002364D9"/>
    <w:rsid w:val="0023677B"/>
    <w:rsid w:val="00236837"/>
    <w:rsid w:val="00236AAF"/>
    <w:rsid w:val="00236E06"/>
    <w:rsid w:val="00236E21"/>
    <w:rsid w:val="002373A6"/>
    <w:rsid w:val="00237537"/>
    <w:rsid w:val="002375A7"/>
    <w:rsid w:val="00237606"/>
    <w:rsid w:val="0023794F"/>
    <w:rsid w:val="00237D1E"/>
    <w:rsid w:val="00240057"/>
    <w:rsid w:val="00240193"/>
    <w:rsid w:val="0024065B"/>
    <w:rsid w:val="002408D7"/>
    <w:rsid w:val="00241453"/>
    <w:rsid w:val="0024155E"/>
    <w:rsid w:val="0024168F"/>
    <w:rsid w:val="00241AEE"/>
    <w:rsid w:val="00242033"/>
    <w:rsid w:val="00242336"/>
    <w:rsid w:val="002424BB"/>
    <w:rsid w:val="0024266C"/>
    <w:rsid w:val="0024276B"/>
    <w:rsid w:val="002428DD"/>
    <w:rsid w:val="00242A8B"/>
    <w:rsid w:val="00242B77"/>
    <w:rsid w:val="00242B8E"/>
    <w:rsid w:val="00242C52"/>
    <w:rsid w:val="00242DB8"/>
    <w:rsid w:val="00243612"/>
    <w:rsid w:val="00243B30"/>
    <w:rsid w:val="00244554"/>
    <w:rsid w:val="002446C8"/>
    <w:rsid w:val="002448E7"/>
    <w:rsid w:val="00245143"/>
    <w:rsid w:val="00245394"/>
    <w:rsid w:val="002456DD"/>
    <w:rsid w:val="002457DD"/>
    <w:rsid w:val="00245964"/>
    <w:rsid w:val="00245D4F"/>
    <w:rsid w:val="002464AE"/>
    <w:rsid w:val="0024689E"/>
    <w:rsid w:val="00246A5D"/>
    <w:rsid w:val="00246CB7"/>
    <w:rsid w:val="00247230"/>
    <w:rsid w:val="002476BC"/>
    <w:rsid w:val="0024789E"/>
    <w:rsid w:val="00247C36"/>
    <w:rsid w:val="00247F6C"/>
    <w:rsid w:val="002502FD"/>
    <w:rsid w:val="0025078E"/>
    <w:rsid w:val="00250C4E"/>
    <w:rsid w:val="00250C96"/>
    <w:rsid w:val="00251050"/>
    <w:rsid w:val="002510EF"/>
    <w:rsid w:val="00251402"/>
    <w:rsid w:val="0025153D"/>
    <w:rsid w:val="002516F5"/>
    <w:rsid w:val="002517AE"/>
    <w:rsid w:val="00251ADB"/>
    <w:rsid w:val="00253361"/>
    <w:rsid w:val="002533F7"/>
    <w:rsid w:val="00253591"/>
    <w:rsid w:val="00253795"/>
    <w:rsid w:val="00253AC2"/>
    <w:rsid w:val="00253ADF"/>
    <w:rsid w:val="00253D45"/>
    <w:rsid w:val="00253E6D"/>
    <w:rsid w:val="00253F4E"/>
    <w:rsid w:val="00254468"/>
    <w:rsid w:val="00254CE4"/>
    <w:rsid w:val="00254CFD"/>
    <w:rsid w:val="00254F15"/>
    <w:rsid w:val="00254FB8"/>
    <w:rsid w:val="0025525D"/>
    <w:rsid w:val="0025537A"/>
    <w:rsid w:val="002562D1"/>
    <w:rsid w:val="002564D2"/>
    <w:rsid w:val="002569E2"/>
    <w:rsid w:val="00256A24"/>
    <w:rsid w:val="00256AB2"/>
    <w:rsid w:val="00256C85"/>
    <w:rsid w:val="0025767C"/>
    <w:rsid w:val="002578C2"/>
    <w:rsid w:val="00257A70"/>
    <w:rsid w:val="00257C61"/>
    <w:rsid w:val="00257D18"/>
    <w:rsid w:val="00257D80"/>
    <w:rsid w:val="00257F6B"/>
    <w:rsid w:val="0025B1FA"/>
    <w:rsid w:val="00260469"/>
    <w:rsid w:val="00260A51"/>
    <w:rsid w:val="00260AE0"/>
    <w:rsid w:val="00260CE1"/>
    <w:rsid w:val="00260D51"/>
    <w:rsid w:val="00260F50"/>
    <w:rsid w:val="0026105F"/>
    <w:rsid w:val="00261215"/>
    <w:rsid w:val="002613EF"/>
    <w:rsid w:val="00261731"/>
    <w:rsid w:val="00261793"/>
    <w:rsid w:val="00261AE4"/>
    <w:rsid w:val="00261C69"/>
    <w:rsid w:val="00261CF8"/>
    <w:rsid w:val="0026226A"/>
    <w:rsid w:val="00262DA2"/>
    <w:rsid w:val="0026331D"/>
    <w:rsid w:val="00263455"/>
    <w:rsid w:val="0026375C"/>
    <w:rsid w:val="0026386E"/>
    <w:rsid w:val="002638FF"/>
    <w:rsid w:val="00263959"/>
    <w:rsid w:val="002644F2"/>
    <w:rsid w:val="0026479C"/>
    <w:rsid w:val="0026495C"/>
    <w:rsid w:val="00264CBE"/>
    <w:rsid w:val="002651E6"/>
    <w:rsid w:val="00265296"/>
    <w:rsid w:val="00265569"/>
    <w:rsid w:val="002655CB"/>
    <w:rsid w:val="00265720"/>
    <w:rsid w:val="00265ED7"/>
    <w:rsid w:val="002666AB"/>
    <w:rsid w:val="00266B11"/>
    <w:rsid w:val="00266B20"/>
    <w:rsid w:val="00266F26"/>
    <w:rsid w:val="00267256"/>
    <w:rsid w:val="002673C6"/>
    <w:rsid w:val="00267571"/>
    <w:rsid w:val="00267762"/>
    <w:rsid w:val="00267B3E"/>
    <w:rsid w:val="00267DC6"/>
    <w:rsid w:val="002701FE"/>
    <w:rsid w:val="002703AC"/>
    <w:rsid w:val="002705DD"/>
    <w:rsid w:val="002708B5"/>
    <w:rsid w:val="00270A57"/>
    <w:rsid w:val="00270A8A"/>
    <w:rsid w:val="00270DFF"/>
    <w:rsid w:val="00270F5D"/>
    <w:rsid w:val="00271539"/>
    <w:rsid w:val="00271621"/>
    <w:rsid w:val="0027167F"/>
    <w:rsid w:val="002716AF"/>
    <w:rsid w:val="0027203E"/>
    <w:rsid w:val="002721B0"/>
    <w:rsid w:val="002722C0"/>
    <w:rsid w:val="00272D41"/>
    <w:rsid w:val="00272E42"/>
    <w:rsid w:val="00272F3F"/>
    <w:rsid w:val="00273621"/>
    <w:rsid w:val="0027398B"/>
    <w:rsid w:val="00273BAC"/>
    <w:rsid w:val="00273C0F"/>
    <w:rsid w:val="00273E29"/>
    <w:rsid w:val="0027447F"/>
    <w:rsid w:val="002746FC"/>
    <w:rsid w:val="00274A46"/>
    <w:rsid w:val="00274DEF"/>
    <w:rsid w:val="00275422"/>
    <w:rsid w:val="00275498"/>
    <w:rsid w:val="00275536"/>
    <w:rsid w:val="002759FA"/>
    <w:rsid w:val="00275A42"/>
    <w:rsid w:val="00275C41"/>
    <w:rsid w:val="00276392"/>
    <w:rsid w:val="002765CF"/>
    <w:rsid w:val="00276734"/>
    <w:rsid w:val="00276A84"/>
    <w:rsid w:val="002774C2"/>
    <w:rsid w:val="00277BE8"/>
    <w:rsid w:val="002802F8"/>
    <w:rsid w:val="0028030B"/>
    <w:rsid w:val="00280488"/>
    <w:rsid w:val="00280658"/>
    <w:rsid w:val="002806E7"/>
    <w:rsid w:val="00280835"/>
    <w:rsid w:val="00280874"/>
    <w:rsid w:val="002820C9"/>
    <w:rsid w:val="00282233"/>
    <w:rsid w:val="00282A1A"/>
    <w:rsid w:val="00283800"/>
    <w:rsid w:val="00283DFE"/>
    <w:rsid w:val="00283E44"/>
    <w:rsid w:val="002845A0"/>
    <w:rsid w:val="00284709"/>
    <w:rsid w:val="00284C12"/>
    <w:rsid w:val="00284EA9"/>
    <w:rsid w:val="00284F45"/>
    <w:rsid w:val="00285326"/>
    <w:rsid w:val="00285A8F"/>
    <w:rsid w:val="00285AF1"/>
    <w:rsid w:val="00285D81"/>
    <w:rsid w:val="00285F08"/>
    <w:rsid w:val="00286196"/>
    <w:rsid w:val="002861F3"/>
    <w:rsid w:val="002862BD"/>
    <w:rsid w:val="002867A9"/>
    <w:rsid w:val="00286B24"/>
    <w:rsid w:val="0028747A"/>
    <w:rsid w:val="00287547"/>
    <w:rsid w:val="002877C1"/>
    <w:rsid w:val="00287CC8"/>
    <w:rsid w:val="00290174"/>
    <w:rsid w:val="002907CD"/>
    <w:rsid w:val="0029089B"/>
    <w:rsid w:val="00291B2C"/>
    <w:rsid w:val="00291EE1"/>
    <w:rsid w:val="00292602"/>
    <w:rsid w:val="00292645"/>
    <w:rsid w:val="0029270B"/>
    <w:rsid w:val="00292A22"/>
    <w:rsid w:val="00292B2C"/>
    <w:rsid w:val="00292DA8"/>
    <w:rsid w:val="00292FBF"/>
    <w:rsid w:val="00293114"/>
    <w:rsid w:val="00293621"/>
    <w:rsid w:val="0029380A"/>
    <w:rsid w:val="0029396B"/>
    <w:rsid w:val="00293E44"/>
    <w:rsid w:val="00293EB3"/>
    <w:rsid w:val="0029406F"/>
    <w:rsid w:val="002940AA"/>
    <w:rsid w:val="00294A32"/>
    <w:rsid w:val="00294D22"/>
    <w:rsid w:val="00294FD7"/>
    <w:rsid w:val="00295593"/>
    <w:rsid w:val="002955AB"/>
    <w:rsid w:val="00295737"/>
    <w:rsid w:val="00295C53"/>
    <w:rsid w:val="0029634A"/>
    <w:rsid w:val="0029637F"/>
    <w:rsid w:val="00296876"/>
    <w:rsid w:val="00296EE7"/>
    <w:rsid w:val="00296F1F"/>
    <w:rsid w:val="00296FEB"/>
    <w:rsid w:val="002977F4"/>
    <w:rsid w:val="00297F4C"/>
    <w:rsid w:val="00297F65"/>
    <w:rsid w:val="002A01D8"/>
    <w:rsid w:val="002A0229"/>
    <w:rsid w:val="002A076B"/>
    <w:rsid w:val="002A0A7C"/>
    <w:rsid w:val="002A0AF6"/>
    <w:rsid w:val="002A0B4D"/>
    <w:rsid w:val="002A107F"/>
    <w:rsid w:val="002A12D6"/>
    <w:rsid w:val="002A15D2"/>
    <w:rsid w:val="002A1970"/>
    <w:rsid w:val="002A1E84"/>
    <w:rsid w:val="002A1F0D"/>
    <w:rsid w:val="002A2005"/>
    <w:rsid w:val="002A2190"/>
    <w:rsid w:val="002A24FB"/>
    <w:rsid w:val="002A26CB"/>
    <w:rsid w:val="002A27C5"/>
    <w:rsid w:val="002A2870"/>
    <w:rsid w:val="002A28CF"/>
    <w:rsid w:val="002A292E"/>
    <w:rsid w:val="002A2B1A"/>
    <w:rsid w:val="002A31F5"/>
    <w:rsid w:val="002A3266"/>
    <w:rsid w:val="002A3D56"/>
    <w:rsid w:val="002A3F94"/>
    <w:rsid w:val="002A4760"/>
    <w:rsid w:val="002A513A"/>
    <w:rsid w:val="002A5A8A"/>
    <w:rsid w:val="002A5B2B"/>
    <w:rsid w:val="002A5CC9"/>
    <w:rsid w:val="002A5D33"/>
    <w:rsid w:val="002A5F15"/>
    <w:rsid w:val="002A5F45"/>
    <w:rsid w:val="002A63F2"/>
    <w:rsid w:val="002A6E3E"/>
    <w:rsid w:val="002A726F"/>
    <w:rsid w:val="002A795D"/>
    <w:rsid w:val="002A7AAD"/>
    <w:rsid w:val="002A9B23"/>
    <w:rsid w:val="002B01FB"/>
    <w:rsid w:val="002B034B"/>
    <w:rsid w:val="002B04A1"/>
    <w:rsid w:val="002B090E"/>
    <w:rsid w:val="002B0C02"/>
    <w:rsid w:val="002B10D6"/>
    <w:rsid w:val="002B1290"/>
    <w:rsid w:val="002B12D2"/>
    <w:rsid w:val="002B166D"/>
    <w:rsid w:val="002B1B64"/>
    <w:rsid w:val="002B1D39"/>
    <w:rsid w:val="002B2659"/>
    <w:rsid w:val="002B287C"/>
    <w:rsid w:val="002B2B61"/>
    <w:rsid w:val="002B2BD8"/>
    <w:rsid w:val="002B2F61"/>
    <w:rsid w:val="002B3008"/>
    <w:rsid w:val="002B30E0"/>
    <w:rsid w:val="002B34ED"/>
    <w:rsid w:val="002B3629"/>
    <w:rsid w:val="002B3667"/>
    <w:rsid w:val="002B3A9F"/>
    <w:rsid w:val="002B3F79"/>
    <w:rsid w:val="002B3FF7"/>
    <w:rsid w:val="002B44D5"/>
    <w:rsid w:val="002B4723"/>
    <w:rsid w:val="002B529D"/>
    <w:rsid w:val="002B561F"/>
    <w:rsid w:val="002B5A17"/>
    <w:rsid w:val="002B6782"/>
    <w:rsid w:val="002B6983"/>
    <w:rsid w:val="002B6DC4"/>
    <w:rsid w:val="002B6EB0"/>
    <w:rsid w:val="002B72F1"/>
    <w:rsid w:val="002B73F3"/>
    <w:rsid w:val="002B7B53"/>
    <w:rsid w:val="002B7BB9"/>
    <w:rsid w:val="002BA8C0"/>
    <w:rsid w:val="002C018E"/>
    <w:rsid w:val="002C04B8"/>
    <w:rsid w:val="002C071C"/>
    <w:rsid w:val="002C075D"/>
    <w:rsid w:val="002C0B1E"/>
    <w:rsid w:val="002C0BEF"/>
    <w:rsid w:val="002C0F5B"/>
    <w:rsid w:val="002C123F"/>
    <w:rsid w:val="002C1876"/>
    <w:rsid w:val="002C1983"/>
    <w:rsid w:val="002C1D71"/>
    <w:rsid w:val="002C20D7"/>
    <w:rsid w:val="002C25A1"/>
    <w:rsid w:val="002C2E6B"/>
    <w:rsid w:val="002C3053"/>
    <w:rsid w:val="002C3393"/>
    <w:rsid w:val="002C3FB9"/>
    <w:rsid w:val="002C41B5"/>
    <w:rsid w:val="002C42AF"/>
    <w:rsid w:val="002C4DE5"/>
    <w:rsid w:val="002C4F42"/>
    <w:rsid w:val="002C501D"/>
    <w:rsid w:val="002C5B92"/>
    <w:rsid w:val="002C5CA4"/>
    <w:rsid w:val="002C5DFF"/>
    <w:rsid w:val="002C6C95"/>
    <w:rsid w:val="002C6CA9"/>
    <w:rsid w:val="002C6F59"/>
    <w:rsid w:val="002C71F7"/>
    <w:rsid w:val="002C7632"/>
    <w:rsid w:val="002C7705"/>
    <w:rsid w:val="002C774C"/>
    <w:rsid w:val="002C77EB"/>
    <w:rsid w:val="002D027F"/>
    <w:rsid w:val="002D0D8D"/>
    <w:rsid w:val="002D0EE1"/>
    <w:rsid w:val="002D21F0"/>
    <w:rsid w:val="002D2323"/>
    <w:rsid w:val="002D254C"/>
    <w:rsid w:val="002D2A96"/>
    <w:rsid w:val="002D2E46"/>
    <w:rsid w:val="002D30E6"/>
    <w:rsid w:val="002D42B8"/>
    <w:rsid w:val="002D4305"/>
    <w:rsid w:val="002D444F"/>
    <w:rsid w:val="002D4571"/>
    <w:rsid w:val="002D45ED"/>
    <w:rsid w:val="002D46EE"/>
    <w:rsid w:val="002D47C5"/>
    <w:rsid w:val="002D4C05"/>
    <w:rsid w:val="002D4F90"/>
    <w:rsid w:val="002D4FB9"/>
    <w:rsid w:val="002D51D8"/>
    <w:rsid w:val="002D57EE"/>
    <w:rsid w:val="002D5F7E"/>
    <w:rsid w:val="002D64A1"/>
    <w:rsid w:val="002D650C"/>
    <w:rsid w:val="002D681A"/>
    <w:rsid w:val="002D68A6"/>
    <w:rsid w:val="002D68E1"/>
    <w:rsid w:val="002D690B"/>
    <w:rsid w:val="002D6C11"/>
    <w:rsid w:val="002D6C58"/>
    <w:rsid w:val="002D6C8B"/>
    <w:rsid w:val="002D73F7"/>
    <w:rsid w:val="002D7947"/>
    <w:rsid w:val="002D7AC7"/>
    <w:rsid w:val="002E049E"/>
    <w:rsid w:val="002E0D49"/>
    <w:rsid w:val="002E0EFF"/>
    <w:rsid w:val="002E10BD"/>
    <w:rsid w:val="002E126B"/>
    <w:rsid w:val="002E152B"/>
    <w:rsid w:val="002E1BC1"/>
    <w:rsid w:val="002E1DCD"/>
    <w:rsid w:val="002E1F0F"/>
    <w:rsid w:val="002E33F5"/>
    <w:rsid w:val="002E3428"/>
    <w:rsid w:val="002E41CF"/>
    <w:rsid w:val="002E429B"/>
    <w:rsid w:val="002E4652"/>
    <w:rsid w:val="002E4684"/>
    <w:rsid w:val="002E4793"/>
    <w:rsid w:val="002E4B0A"/>
    <w:rsid w:val="002E52A5"/>
    <w:rsid w:val="002E54E8"/>
    <w:rsid w:val="002E564A"/>
    <w:rsid w:val="002E5BA4"/>
    <w:rsid w:val="002E5DA6"/>
    <w:rsid w:val="002E5F3B"/>
    <w:rsid w:val="002E5FAA"/>
    <w:rsid w:val="002E647C"/>
    <w:rsid w:val="002E69FB"/>
    <w:rsid w:val="002E6A5D"/>
    <w:rsid w:val="002E6C9B"/>
    <w:rsid w:val="002E6D8F"/>
    <w:rsid w:val="002E6EED"/>
    <w:rsid w:val="002E729E"/>
    <w:rsid w:val="002E73F1"/>
    <w:rsid w:val="002E7891"/>
    <w:rsid w:val="002E7954"/>
    <w:rsid w:val="002E79EA"/>
    <w:rsid w:val="002F0092"/>
    <w:rsid w:val="002F0334"/>
    <w:rsid w:val="002F0BE5"/>
    <w:rsid w:val="002F0C5F"/>
    <w:rsid w:val="002F18CA"/>
    <w:rsid w:val="002F1A92"/>
    <w:rsid w:val="002F1CAA"/>
    <w:rsid w:val="002F20BD"/>
    <w:rsid w:val="002F261A"/>
    <w:rsid w:val="002F2620"/>
    <w:rsid w:val="002F2827"/>
    <w:rsid w:val="002F293D"/>
    <w:rsid w:val="002F458B"/>
    <w:rsid w:val="002F4968"/>
    <w:rsid w:val="002F4C8E"/>
    <w:rsid w:val="002F4CF5"/>
    <w:rsid w:val="002F5210"/>
    <w:rsid w:val="002F52D1"/>
    <w:rsid w:val="002F5468"/>
    <w:rsid w:val="002F5953"/>
    <w:rsid w:val="002F5EF2"/>
    <w:rsid w:val="002F641F"/>
    <w:rsid w:val="002F65FA"/>
    <w:rsid w:val="002F6698"/>
    <w:rsid w:val="002F6A5A"/>
    <w:rsid w:val="002F6B6C"/>
    <w:rsid w:val="002F6EB6"/>
    <w:rsid w:val="002F7B39"/>
    <w:rsid w:val="002FED24"/>
    <w:rsid w:val="00300321"/>
    <w:rsid w:val="00300C04"/>
    <w:rsid w:val="00300CAB"/>
    <w:rsid w:val="003014EE"/>
    <w:rsid w:val="0030162D"/>
    <w:rsid w:val="00301FAD"/>
    <w:rsid w:val="003024DF"/>
    <w:rsid w:val="003025BF"/>
    <w:rsid w:val="0030265B"/>
    <w:rsid w:val="00302D4E"/>
    <w:rsid w:val="00302DC7"/>
    <w:rsid w:val="00302F10"/>
    <w:rsid w:val="0030309E"/>
    <w:rsid w:val="0030344A"/>
    <w:rsid w:val="003035E7"/>
    <w:rsid w:val="00303828"/>
    <w:rsid w:val="00303CB8"/>
    <w:rsid w:val="00304082"/>
    <w:rsid w:val="003042D7"/>
    <w:rsid w:val="00304309"/>
    <w:rsid w:val="0030433B"/>
    <w:rsid w:val="00304684"/>
    <w:rsid w:val="00304969"/>
    <w:rsid w:val="00304A64"/>
    <w:rsid w:val="00304FB6"/>
    <w:rsid w:val="003054EB"/>
    <w:rsid w:val="00305545"/>
    <w:rsid w:val="00305802"/>
    <w:rsid w:val="00305937"/>
    <w:rsid w:val="00305EA3"/>
    <w:rsid w:val="003060C2"/>
    <w:rsid w:val="003063FE"/>
    <w:rsid w:val="00306494"/>
    <w:rsid w:val="0030677A"/>
    <w:rsid w:val="00306A57"/>
    <w:rsid w:val="00306C01"/>
    <w:rsid w:val="00306DEF"/>
    <w:rsid w:val="00307486"/>
    <w:rsid w:val="0030752A"/>
    <w:rsid w:val="00307671"/>
    <w:rsid w:val="00307BED"/>
    <w:rsid w:val="00307CE8"/>
    <w:rsid w:val="00307E9D"/>
    <w:rsid w:val="00307F6E"/>
    <w:rsid w:val="00310584"/>
    <w:rsid w:val="003107FC"/>
    <w:rsid w:val="003109FD"/>
    <w:rsid w:val="00311535"/>
    <w:rsid w:val="003116AA"/>
    <w:rsid w:val="00312090"/>
    <w:rsid w:val="003124BD"/>
    <w:rsid w:val="00312C53"/>
    <w:rsid w:val="00313271"/>
    <w:rsid w:val="003134FB"/>
    <w:rsid w:val="00313577"/>
    <w:rsid w:val="00313588"/>
    <w:rsid w:val="00313640"/>
    <w:rsid w:val="00314457"/>
    <w:rsid w:val="00314626"/>
    <w:rsid w:val="003147AD"/>
    <w:rsid w:val="00314DD1"/>
    <w:rsid w:val="00315087"/>
    <w:rsid w:val="003151F8"/>
    <w:rsid w:val="00315337"/>
    <w:rsid w:val="00315364"/>
    <w:rsid w:val="00315616"/>
    <w:rsid w:val="00315672"/>
    <w:rsid w:val="0031585E"/>
    <w:rsid w:val="00315C49"/>
    <w:rsid w:val="00316026"/>
    <w:rsid w:val="0031607C"/>
    <w:rsid w:val="00316094"/>
    <w:rsid w:val="0031609B"/>
    <w:rsid w:val="003162FC"/>
    <w:rsid w:val="00316BB2"/>
    <w:rsid w:val="00316CBA"/>
    <w:rsid w:val="00316CDE"/>
    <w:rsid w:val="00316F29"/>
    <w:rsid w:val="003174E8"/>
    <w:rsid w:val="00317963"/>
    <w:rsid w:val="00320023"/>
    <w:rsid w:val="00320353"/>
    <w:rsid w:val="00320A83"/>
    <w:rsid w:val="00320B59"/>
    <w:rsid w:val="003211D8"/>
    <w:rsid w:val="00321540"/>
    <w:rsid w:val="0032157A"/>
    <w:rsid w:val="003218BE"/>
    <w:rsid w:val="00321BCB"/>
    <w:rsid w:val="00322045"/>
    <w:rsid w:val="003223A3"/>
    <w:rsid w:val="003223D4"/>
    <w:rsid w:val="003223E5"/>
    <w:rsid w:val="003223F5"/>
    <w:rsid w:val="0032241D"/>
    <w:rsid w:val="0032269D"/>
    <w:rsid w:val="00322E91"/>
    <w:rsid w:val="0032311F"/>
    <w:rsid w:val="003236F2"/>
    <w:rsid w:val="00323946"/>
    <w:rsid w:val="00323F8C"/>
    <w:rsid w:val="003240ED"/>
    <w:rsid w:val="003241AD"/>
    <w:rsid w:val="0032446F"/>
    <w:rsid w:val="00324C6D"/>
    <w:rsid w:val="0032580E"/>
    <w:rsid w:val="00325AB8"/>
    <w:rsid w:val="003260BD"/>
    <w:rsid w:val="0032646B"/>
    <w:rsid w:val="003264F2"/>
    <w:rsid w:val="003266A9"/>
    <w:rsid w:val="00326B7A"/>
    <w:rsid w:val="00326B84"/>
    <w:rsid w:val="00327151"/>
    <w:rsid w:val="0032787A"/>
    <w:rsid w:val="00327945"/>
    <w:rsid w:val="00327AE6"/>
    <w:rsid w:val="00327C5F"/>
    <w:rsid w:val="00330224"/>
    <w:rsid w:val="003302F6"/>
    <w:rsid w:val="003304FD"/>
    <w:rsid w:val="003308AC"/>
    <w:rsid w:val="003308E6"/>
    <w:rsid w:val="003309BD"/>
    <w:rsid w:val="00330ECC"/>
    <w:rsid w:val="00330EF0"/>
    <w:rsid w:val="00331426"/>
    <w:rsid w:val="00331462"/>
    <w:rsid w:val="003316AC"/>
    <w:rsid w:val="00331AF6"/>
    <w:rsid w:val="00331C9D"/>
    <w:rsid w:val="00331D61"/>
    <w:rsid w:val="003322E8"/>
    <w:rsid w:val="003327D0"/>
    <w:rsid w:val="00332AC2"/>
    <w:rsid w:val="00332B78"/>
    <w:rsid w:val="00332C49"/>
    <w:rsid w:val="00332DBB"/>
    <w:rsid w:val="00332EC6"/>
    <w:rsid w:val="0033311E"/>
    <w:rsid w:val="003331E0"/>
    <w:rsid w:val="00333212"/>
    <w:rsid w:val="00333225"/>
    <w:rsid w:val="003332CA"/>
    <w:rsid w:val="003336F4"/>
    <w:rsid w:val="003340CF"/>
    <w:rsid w:val="00334146"/>
    <w:rsid w:val="003346D3"/>
    <w:rsid w:val="00334AC5"/>
    <w:rsid w:val="00334BD9"/>
    <w:rsid w:val="00334CF9"/>
    <w:rsid w:val="00335033"/>
    <w:rsid w:val="0033563F"/>
    <w:rsid w:val="00335770"/>
    <w:rsid w:val="00335A6A"/>
    <w:rsid w:val="00335CF3"/>
    <w:rsid w:val="00335E2D"/>
    <w:rsid w:val="003360AD"/>
    <w:rsid w:val="0033666E"/>
    <w:rsid w:val="003366B4"/>
    <w:rsid w:val="003371D0"/>
    <w:rsid w:val="0033722F"/>
    <w:rsid w:val="003379AB"/>
    <w:rsid w:val="00337A61"/>
    <w:rsid w:val="00337AE9"/>
    <w:rsid w:val="00337EE9"/>
    <w:rsid w:val="00337EF0"/>
    <w:rsid w:val="00340B29"/>
    <w:rsid w:val="00340F34"/>
    <w:rsid w:val="00340F9B"/>
    <w:rsid w:val="00341010"/>
    <w:rsid w:val="003413AF"/>
    <w:rsid w:val="00341565"/>
    <w:rsid w:val="003417C0"/>
    <w:rsid w:val="003419F3"/>
    <w:rsid w:val="0034259C"/>
    <w:rsid w:val="003427D8"/>
    <w:rsid w:val="00342882"/>
    <w:rsid w:val="00342CB8"/>
    <w:rsid w:val="00342EFB"/>
    <w:rsid w:val="00343050"/>
    <w:rsid w:val="003430DD"/>
    <w:rsid w:val="003431D5"/>
    <w:rsid w:val="0034374F"/>
    <w:rsid w:val="00343AB2"/>
    <w:rsid w:val="00343BC0"/>
    <w:rsid w:val="00343EE6"/>
    <w:rsid w:val="003444B6"/>
    <w:rsid w:val="00344811"/>
    <w:rsid w:val="00344839"/>
    <w:rsid w:val="00344ACE"/>
    <w:rsid w:val="00344D7E"/>
    <w:rsid w:val="00344DEF"/>
    <w:rsid w:val="00344E10"/>
    <w:rsid w:val="00344ED9"/>
    <w:rsid w:val="00344FF7"/>
    <w:rsid w:val="003451BD"/>
    <w:rsid w:val="0034558E"/>
    <w:rsid w:val="00345880"/>
    <w:rsid w:val="00346059"/>
    <w:rsid w:val="00346148"/>
    <w:rsid w:val="0034625D"/>
    <w:rsid w:val="0034638F"/>
    <w:rsid w:val="003467DE"/>
    <w:rsid w:val="00346A72"/>
    <w:rsid w:val="00346B83"/>
    <w:rsid w:val="00346C1D"/>
    <w:rsid w:val="00347116"/>
    <w:rsid w:val="00347F74"/>
    <w:rsid w:val="00350304"/>
    <w:rsid w:val="003507E8"/>
    <w:rsid w:val="00350B9D"/>
    <w:rsid w:val="00350E7F"/>
    <w:rsid w:val="00351192"/>
    <w:rsid w:val="003517E2"/>
    <w:rsid w:val="00351805"/>
    <w:rsid w:val="00351B69"/>
    <w:rsid w:val="00351E7A"/>
    <w:rsid w:val="00351F37"/>
    <w:rsid w:val="00351F6B"/>
    <w:rsid w:val="00352356"/>
    <w:rsid w:val="00352451"/>
    <w:rsid w:val="003524C5"/>
    <w:rsid w:val="00352A16"/>
    <w:rsid w:val="00352B9C"/>
    <w:rsid w:val="00352CFF"/>
    <w:rsid w:val="00353014"/>
    <w:rsid w:val="003530EB"/>
    <w:rsid w:val="00353115"/>
    <w:rsid w:val="00353382"/>
    <w:rsid w:val="00353669"/>
    <w:rsid w:val="003536B5"/>
    <w:rsid w:val="00353DE4"/>
    <w:rsid w:val="003540EC"/>
    <w:rsid w:val="0035427D"/>
    <w:rsid w:val="0035478C"/>
    <w:rsid w:val="00354B16"/>
    <w:rsid w:val="00354C09"/>
    <w:rsid w:val="00354DEA"/>
    <w:rsid w:val="00354EB3"/>
    <w:rsid w:val="00355733"/>
    <w:rsid w:val="003559AC"/>
    <w:rsid w:val="00355D9F"/>
    <w:rsid w:val="00355FA7"/>
    <w:rsid w:val="0035665E"/>
    <w:rsid w:val="003566AA"/>
    <w:rsid w:val="003566DD"/>
    <w:rsid w:val="003567FC"/>
    <w:rsid w:val="0035680F"/>
    <w:rsid w:val="00356B87"/>
    <w:rsid w:val="00356FD5"/>
    <w:rsid w:val="003577A3"/>
    <w:rsid w:val="00357C14"/>
    <w:rsid w:val="00357C6E"/>
    <w:rsid w:val="00357D05"/>
    <w:rsid w:val="00357E0F"/>
    <w:rsid w:val="003601B8"/>
    <w:rsid w:val="00360369"/>
    <w:rsid w:val="0036072D"/>
    <w:rsid w:val="0036082A"/>
    <w:rsid w:val="00360923"/>
    <w:rsid w:val="003609CE"/>
    <w:rsid w:val="00360ED8"/>
    <w:rsid w:val="00361420"/>
    <w:rsid w:val="003617B1"/>
    <w:rsid w:val="00361CD5"/>
    <w:rsid w:val="0036272E"/>
    <w:rsid w:val="00362778"/>
    <w:rsid w:val="00362952"/>
    <w:rsid w:val="00362ADF"/>
    <w:rsid w:val="00363145"/>
    <w:rsid w:val="00363C1B"/>
    <w:rsid w:val="00364468"/>
    <w:rsid w:val="00364599"/>
    <w:rsid w:val="003649E0"/>
    <w:rsid w:val="003649FF"/>
    <w:rsid w:val="00364D07"/>
    <w:rsid w:val="00364F78"/>
    <w:rsid w:val="0036502B"/>
    <w:rsid w:val="00365109"/>
    <w:rsid w:val="00365121"/>
    <w:rsid w:val="003651B6"/>
    <w:rsid w:val="00365658"/>
    <w:rsid w:val="003659EB"/>
    <w:rsid w:val="003663FC"/>
    <w:rsid w:val="003664EC"/>
    <w:rsid w:val="003665F1"/>
    <w:rsid w:val="00366C30"/>
    <w:rsid w:val="00366D6D"/>
    <w:rsid w:val="00366DFC"/>
    <w:rsid w:val="00367281"/>
    <w:rsid w:val="00367AD0"/>
    <w:rsid w:val="00367D74"/>
    <w:rsid w:val="00370650"/>
    <w:rsid w:val="00370707"/>
    <w:rsid w:val="00370E28"/>
    <w:rsid w:val="0037108E"/>
    <w:rsid w:val="00371598"/>
    <w:rsid w:val="00371A3F"/>
    <w:rsid w:val="00371E92"/>
    <w:rsid w:val="00372201"/>
    <w:rsid w:val="0037222B"/>
    <w:rsid w:val="003724C5"/>
    <w:rsid w:val="00372A0B"/>
    <w:rsid w:val="003730CD"/>
    <w:rsid w:val="003731B9"/>
    <w:rsid w:val="00373587"/>
    <w:rsid w:val="0037371E"/>
    <w:rsid w:val="0037399C"/>
    <w:rsid w:val="00373BA3"/>
    <w:rsid w:val="00374068"/>
    <w:rsid w:val="003740BF"/>
    <w:rsid w:val="003741F0"/>
    <w:rsid w:val="00374318"/>
    <w:rsid w:val="00374468"/>
    <w:rsid w:val="003748BF"/>
    <w:rsid w:val="00374BC4"/>
    <w:rsid w:val="00374DDE"/>
    <w:rsid w:val="00375259"/>
    <w:rsid w:val="00375286"/>
    <w:rsid w:val="0037528B"/>
    <w:rsid w:val="003754C4"/>
    <w:rsid w:val="003754F8"/>
    <w:rsid w:val="00375DDB"/>
    <w:rsid w:val="003760B9"/>
    <w:rsid w:val="0037625A"/>
    <w:rsid w:val="00376C5B"/>
    <w:rsid w:val="00376D4D"/>
    <w:rsid w:val="00376E63"/>
    <w:rsid w:val="00376F05"/>
    <w:rsid w:val="0037753A"/>
    <w:rsid w:val="00377844"/>
    <w:rsid w:val="003800F1"/>
    <w:rsid w:val="00380130"/>
    <w:rsid w:val="00380286"/>
    <w:rsid w:val="0038030B"/>
    <w:rsid w:val="003803EB"/>
    <w:rsid w:val="003806AA"/>
    <w:rsid w:val="0038092E"/>
    <w:rsid w:val="00380C1B"/>
    <w:rsid w:val="00380C73"/>
    <w:rsid w:val="00380C7D"/>
    <w:rsid w:val="00380DC8"/>
    <w:rsid w:val="00380E1C"/>
    <w:rsid w:val="00381519"/>
    <w:rsid w:val="00381B3D"/>
    <w:rsid w:val="00381BDC"/>
    <w:rsid w:val="00381F3B"/>
    <w:rsid w:val="003820C1"/>
    <w:rsid w:val="003823C3"/>
    <w:rsid w:val="003823D9"/>
    <w:rsid w:val="003827A8"/>
    <w:rsid w:val="00382A10"/>
    <w:rsid w:val="00382AF8"/>
    <w:rsid w:val="00382B0C"/>
    <w:rsid w:val="00382B52"/>
    <w:rsid w:val="00382CFE"/>
    <w:rsid w:val="003835B8"/>
    <w:rsid w:val="003835C3"/>
    <w:rsid w:val="00383ADE"/>
    <w:rsid w:val="00383C11"/>
    <w:rsid w:val="00383E01"/>
    <w:rsid w:val="0038460C"/>
    <w:rsid w:val="00384776"/>
    <w:rsid w:val="00384786"/>
    <w:rsid w:val="00384896"/>
    <w:rsid w:val="0038493C"/>
    <w:rsid w:val="00384C25"/>
    <w:rsid w:val="00384C48"/>
    <w:rsid w:val="00384EA5"/>
    <w:rsid w:val="003850A0"/>
    <w:rsid w:val="00385211"/>
    <w:rsid w:val="00385271"/>
    <w:rsid w:val="003852B5"/>
    <w:rsid w:val="00385D99"/>
    <w:rsid w:val="00385E8F"/>
    <w:rsid w:val="0038654D"/>
    <w:rsid w:val="00386DF2"/>
    <w:rsid w:val="00387319"/>
    <w:rsid w:val="003874B6"/>
    <w:rsid w:val="00387525"/>
    <w:rsid w:val="003877B6"/>
    <w:rsid w:val="0038780A"/>
    <w:rsid w:val="00387D09"/>
    <w:rsid w:val="00387DAB"/>
    <w:rsid w:val="0039015C"/>
    <w:rsid w:val="00390D23"/>
    <w:rsid w:val="00390D35"/>
    <w:rsid w:val="003914DB"/>
    <w:rsid w:val="00391671"/>
    <w:rsid w:val="00391AAE"/>
    <w:rsid w:val="00391EDF"/>
    <w:rsid w:val="003920BE"/>
    <w:rsid w:val="00392259"/>
    <w:rsid w:val="0039246E"/>
    <w:rsid w:val="00392544"/>
    <w:rsid w:val="00392C08"/>
    <w:rsid w:val="00392E3D"/>
    <w:rsid w:val="003935F4"/>
    <w:rsid w:val="003936CA"/>
    <w:rsid w:val="00393A2A"/>
    <w:rsid w:val="00393B69"/>
    <w:rsid w:val="00393DDF"/>
    <w:rsid w:val="00394552"/>
    <w:rsid w:val="003946EE"/>
    <w:rsid w:val="00394720"/>
    <w:rsid w:val="0039473E"/>
    <w:rsid w:val="00394861"/>
    <w:rsid w:val="00394B96"/>
    <w:rsid w:val="00394CEA"/>
    <w:rsid w:val="003950AA"/>
    <w:rsid w:val="00395155"/>
    <w:rsid w:val="00395338"/>
    <w:rsid w:val="003958D2"/>
    <w:rsid w:val="00395A0B"/>
    <w:rsid w:val="00395B25"/>
    <w:rsid w:val="00395BF8"/>
    <w:rsid w:val="00395BFD"/>
    <w:rsid w:val="00395C88"/>
    <w:rsid w:val="00395E49"/>
    <w:rsid w:val="00395FE8"/>
    <w:rsid w:val="0039613B"/>
    <w:rsid w:val="0039648A"/>
    <w:rsid w:val="00396640"/>
    <w:rsid w:val="003966DB"/>
    <w:rsid w:val="00396772"/>
    <w:rsid w:val="00396DF7"/>
    <w:rsid w:val="003971E5"/>
    <w:rsid w:val="0039734C"/>
    <w:rsid w:val="003975CD"/>
    <w:rsid w:val="0039764B"/>
    <w:rsid w:val="0039784F"/>
    <w:rsid w:val="00397AC9"/>
    <w:rsid w:val="00397C45"/>
    <w:rsid w:val="00397C92"/>
    <w:rsid w:val="00397FF2"/>
    <w:rsid w:val="003A0173"/>
    <w:rsid w:val="003A09F0"/>
    <w:rsid w:val="003A0CA0"/>
    <w:rsid w:val="003A0F21"/>
    <w:rsid w:val="003A186B"/>
    <w:rsid w:val="003A1C84"/>
    <w:rsid w:val="003A1C9B"/>
    <w:rsid w:val="003A1F68"/>
    <w:rsid w:val="003A223B"/>
    <w:rsid w:val="003A2561"/>
    <w:rsid w:val="003A27D1"/>
    <w:rsid w:val="003A2CC9"/>
    <w:rsid w:val="003A2D80"/>
    <w:rsid w:val="003A2DA5"/>
    <w:rsid w:val="003A30DE"/>
    <w:rsid w:val="003A36E1"/>
    <w:rsid w:val="003A3827"/>
    <w:rsid w:val="003A38C3"/>
    <w:rsid w:val="003A3998"/>
    <w:rsid w:val="003A45F2"/>
    <w:rsid w:val="003A4D61"/>
    <w:rsid w:val="003A4DFB"/>
    <w:rsid w:val="003A5526"/>
    <w:rsid w:val="003A5CCB"/>
    <w:rsid w:val="003A5FBF"/>
    <w:rsid w:val="003A6376"/>
    <w:rsid w:val="003A6832"/>
    <w:rsid w:val="003A68AF"/>
    <w:rsid w:val="003A6BDC"/>
    <w:rsid w:val="003A7684"/>
    <w:rsid w:val="003AE82F"/>
    <w:rsid w:val="003B02CC"/>
    <w:rsid w:val="003B039D"/>
    <w:rsid w:val="003B0435"/>
    <w:rsid w:val="003B063B"/>
    <w:rsid w:val="003B0957"/>
    <w:rsid w:val="003B10E3"/>
    <w:rsid w:val="003B13A2"/>
    <w:rsid w:val="003B1403"/>
    <w:rsid w:val="003B158E"/>
    <w:rsid w:val="003B15EC"/>
    <w:rsid w:val="003B19B9"/>
    <w:rsid w:val="003B1AC4"/>
    <w:rsid w:val="003B1C62"/>
    <w:rsid w:val="003B1C93"/>
    <w:rsid w:val="003B1EA6"/>
    <w:rsid w:val="003B1F9F"/>
    <w:rsid w:val="003B2018"/>
    <w:rsid w:val="003B22CF"/>
    <w:rsid w:val="003B2781"/>
    <w:rsid w:val="003B2941"/>
    <w:rsid w:val="003B2BC7"/>
    <w:rsid w:val="003B2CFF"/>
    <w:rsid w:val="003B2FC5"/>
    <w:rsid w:val="003B3098"/>
    <w:rsid w:val="003B346A"/>
    <w:rsid w:val="003B360E"/>
    <w:rsid w:val="003B37B8"/>
    <w:rsid w:val="003B3934"/>
    <w:rsid w:val="003B3BE1"/>
    <w:rsid w:val="003B3E78"/>
    <w:rsid w:val="003B44EB"/>
    <w:rsid w:val="003B4562"/>
    <w:rsid w:val="003B4AB6"/>
    <w:rsid w:val="003B4DCC"/>
    <w:rsid w:val="003B4F1E"/>
    <w:rsid w:val="003B5564"/>
    <w:rsid w:val="003B559B"/>
    <w:rsid w:val="003B568F"/>
    <w:rsid w:val="003B576E"/>
    <w:rsid w:val="003B5C06"/>
    <w:rsid w:val="003B5D3B"/>
    <w:rsid w:val="003B5E35"/>
    <w:rsid w:val="003B665E"/>
    <w:rsid w:val="003B6A8D"/>
    <w:rsid w:val="003B6D6A"/>
    <w:rsid w:val="003B7201"/>
    <w:rsid w:val="003B726B"/>
    <w:rsid w:val="003B7996"/>
    <w:rsid w:val="003B7ED1"/>
    <w:rsid w:val="003B7EF1"/>
    <w:rsid w:val="003B7F3E"/>
    <w:rsid w:val="003B7FF8"/>
    <w:rsid w:val="003C02B8"/>
    <w:rsid w:val="003C02DD"/>
    <w:rsid w:val="003C054E"/>
    <w:rsid w:val="003C0716"/>
    <w:rsid w:val="003C0782"/>
    <w:rsid w:val="003C0918"/>
    <w:rsid w:val="003C0AC8"/>
    <w:rsid w:val="003C0DAA"/>
    <w:rsid w:val="003C0E10"/>
    <w:rsid w:val="003C120B"/>
    <w:rsid w:val="003C146E"/>
    <w:rsid w:val="003C166D"/>
    <w:rsid w:val="003C16C8"/>
    <w:rsid w:val="003C16F0"/>
    <w:rsid w:val="003C17D8"/>
    <w:rsid w:val="003C1882"/>
    <w:rsid w:val="003C19A4"/>
    <w:rsid w:val="003C1BB1"/>
    <w:rsid w:val="003C1C64"/>
    <w:rsid w:val="003C1EB7"/>
    <w:rsid w:val="003C1FAB"/>
    <w:rsid w:val="003C30BC"/>
    <w:rsid w:val="003C35D0"/>
    <w:rsid w:val="003C397B"/>
    <w:rsid w:val="003C3D6E"/>
    <w:rsid w:val="003C427A"/>
    <w:rsid w:val="003C4672"/>
    <w:rsid w:val="003C4BC9"/>
    <w:rsid w:val="003C4C1A"/>
    <w:rsid w:val="003C4DC8"/>
    <w:rsid w:val="003C4F0B"/>
    <w:rsid w:val="003C5015"/>
    <w:rsid w:val="003C5507"/>
    <w:rsid w:val="003C56F6"/>
    <w:rsid w:val="003C5EF5"/>
    <w:rsid w:val="003C654C"/>
    <w:rsid w:val="003C6621"/>
    <w:rsid w:val="003C6780"/>
    <w:rsid w:val="003C6BFD"/>
    <w:rsid w:val="003C6DC5"/>
    <w:rsid w:val="003C76E6"/>
    <w:rsid w:val="003D0C96"/>
    <w:rsid w:val="003D0FF5"/>
    <w:rsid w:val="003D1216"/>
    <w:rsid w:val="003D1827"/>
    <w:rsid w:val="003D187E"/>
    <w:rsid w:val="003D1B4B"/>
    <w:rsid w:val="003D1C52"/>
    <w:rsid w:val="003D1ED8"/>
    <w:rsid w:val="003D2145"/>
    <w:rsid w:val="003D27A2"/>
    <w:rsid w:val="003D28E8"/>
    <w:rsid w:val="003D2E60"/>
    <w:rsid w:val="003D30B4"/>
    <w:rsid w:val="003D31B9"/>
    <w:rsid w:val="003D31BB"/>
    <w:rsid w:val="003D3273"/>
    <w:rsid w:val="003D3322"/>
    <w:rsid w:val="003D36D8"/>
    <w:rsid w:val="003D3F9F"/>
    <w:rsid w:val="003D41FF"/>
    <w:rsid w:val="003D4270"/>
    <w:rsid w:val="003D45C7"/>
    <w:rsid w:val="003D4687"/>
    <w:rsid w:val="003D4761"/>
    <w:rsid w:val="003D4A29"/>
    <w:rsid w:val="003D5006"/>
    <w:rsid w:val="003D517C"/>
    <w:rsid w:val="003D5BF8"/>
    <w:rsid w:val="003D637E"/>
    <w:rsid w:val="003D6799"/>
    <w:rsid w:val="003D6929"/>
    <w:rsid w:val="003D6CB7"/>
    <w:rsid w:val="003D6CF7"/>
    <w:rsid w:val="003D6E31"/>
    <w:rsid w:val="003D6ED6"/>
    <w:rsid w:val="003D7028"/>
    <w:rsid w:val="003D70F6"/>
    <w:rsid w:val="003D7129"/>
    <w:rsid w:val="003D755A"/>
    <w:rsid w:val="003D7B30"/>
    <w:rsid w:val="003D7BBD"/>
    <w:rsid w:val="003E095C"/>
    <w:rsid w:val="003E0B3E"/>
    <w:rsid w:val="003E0C79"/>
    <w:rsid w:val="003E0D84"/>
    <w:rsid w:val="003E13F1"/>
    <w:rsid w:val="003E16DA"/>
    <w:rsid w:val="003E17E6"/>
    <w:rsid w:val="003E1A96"/>
    <w:rsid w:val="003E1CE7"/>
    <w:rsid w:val="003E2172"/>
    <w:rsid w:val="003E2543"/>
    <w:rsid w:val="003E27BF"/>
    <w:rsid w:val="003E2DF1"/>
    <w:rsid w:val="003E2F54"/>
    <w:rsid w:val="003E3649"/>
    <w:rsid w:val="003E382A"/>
    <w:rsid w:val="003E3B9F"/>
    <w:rsid w:val="003E4427"/>
    <w:rsid w:val="003E47C1"/>
    <w:rsid w:val="003E4D47"/>
    <w:rsid w:val="003E4F6A"/>
    <w:rsid w:val="003E513E"/>
    <w:rsid w:val="003E51A9"/>
    <w:rsid w:val="003E53FC"/>
    <w:rsid w:val="003E542C"/>
    <w:rsid w:val="003E57AC"/>
    <w:rsid w:val="003E591E"/>
    <w:rsid w:val="003E5DFC"/>
    <w:rsid w:val="003E6000"/>
    <w:rsid w:val="003E60EC"/>
    <w:rsid w:val="003E6BB2"/>
    <w:rsid w:val="003E726F"/>
    <w:rsid w:val="003E7283"/>
    <w:rsid w:val="003E75D5"/>
    <w:rsid w:val="003E7AB6"/>
    <w:rsid w:val="003F01E3"/>
    <w:rsid w:val="003F0209"/>
    <w:rsid w:val="003F03F6"/>
    <w:rsid w:val="003F07CF"/>
    <w:rsid w:val="003F0AAA"/>
    <w:rsid w:val="003F0B9F"/>
    <w:rsid w:val="003F111E"/>
    <w:rsid w:val="003F1379"/>
    <w:rsid w:val="003F1533"/>
    <w:rsid w:val="003F15AF"/>
    <w:rsid w:val="003F1D2D"/>
    <w:rsid w:val="003F219D"/>
    <w:rsid w:val="003F2607"/>
    <w:rsid w:val="003F2613"/>
    <w:rsid w:val="003F28B7"/>
    <w:rsid w:val="003F292C"/>
    <w:rsid w:val="003F35E6"/>
    <w:rsid w:val="003F36A8"/>
    <w:rsid w:val="003F38DC"/>
    <w:rsid w:val="003F3BC3"/>
    <w:rsid w:val="003F3F9B"/>
    <w:rsid w:val="003F3FC8"/>
    <w:rsid w:val="003F488C"/>
    <w:rsid w:val="003F4FE9"/>
    <w:rsid w:val="003F589D"/>
    <w:rsid w:val="003F5C02"/>
    <w:rsid w:val="003F5DA0"/>
    <w:rsid w:val="003F621F"/>
    <w:rsid w:val="003F6244"/>
    <w:rsid w:val="003F62BD"/>
    <w:rsid w:val="003F66BD"/>
    <w:rsid w:val="003F66C4"/>
    <w:rsid w:val="003F6713"/>
    <w:rsid w:val="003F68B1"/>
    <w:rsid w:val="003F6D5B"/>
    <w:rsid w:val="003F737C"/>
    <w:rsid w:val="003F75B2"/>
    <w:rsid w:val="003F7994"/>
    <w:rsid w:val="003F7A3D"/>
    <w:rsid w:val="003FE893"/>
    <w:rsid w:val="0040026C"/>
    <w:rsid w:val="004002ED"/>
    <w:rsid w:val="00400DF5"/>
    <w:rsid w:val="00400F39"/>
    <w:rsid w:val="004011CE"/>
    <w:rsid w:val="00401655"/>
    <w:rsid w:val="00401945"/>
    <w:rsid w:val="00401F33"/>
    <w:rsid w:val="004021E6"/>
    <w:rsid w:val="00402278"/>
    <w:rsid w:val="0040227F"/>
    <w:rsid w:val="004023B9"/>
    <w:rsid w:val="00402A21"/>
    <w:rsid w:val="00402A55"/>
    <w:rsid w:val="00402B42"/>
    <w:rsid w:val="00402B5D"/>
    <w:rsid w:val="00402CCF"/>
    <w:rsid w:val="00402D87"/>
    <w:rsid w:val="00402F43"/>
    <w:rsid w:val="00403848"/>
    <w:rsid w:val="00403A14"/>
    <w:rsid w:val="00404502"/>
    <w:rsid w:val="0040454D"/>
    <w:rsid w:val="004052AE"/>
    <w:rsid w:val="004055D5"/>
    <w:rsid w:val="00406053"/>
    <w:rsid w:val="0040649D"/>
    <w:rsid w:val="0040671E"/>
    <w:rsid w:val="00406726"/>
    <w:rsid w:val="004069D5"/>
    <w:rsid w:val="00406FFB"/>
    <w:rsid w:val="00407115"/>
    <w:rsid w:val="004077AF"/>
    <w:rsid w:val="00407C2A"/>
    <w:rsid w:val="00407C30"/>
    <w:rsid w:val="00407F3D"/>
    <w:rsid w:val="0041040B"/>
    <w:rsid w:val="00410631"/>
    <w:rsid w:val="00410873"/>
    <w:rsid w:val="00410C34"/>
    <w:rsid w:val="00410F11"/>
    <w:rsid w:val="004110FC"/>
    <w:rsid w:val="004114F3"/>
    <w:rsid w:val="0041169B"/>
    <w:rsid w:val="004119FC"/>
    <w:rsid w:val="0041221E"/>
    <w:rsid w:val="004124E4"/>
    <w:rsid w:val="004125B8"/>
    <w:rsid w:val="004127C1"/>
    <w:rsid w:val="00412A3C"/>
    <w:rsid w:val="00412D8F"/>
    <w:rsid w:val="00413485"/>
    <w:rsid w:val="004136A6"/>
    <w:rsid w:val="004137D7"/>
    <w:rsid w:val="004141FF"/>
    <w:rsid w:val="00414721"/>
    <w:rsid w:val="00414A05"/>
    <w:rsid w:val="00414D1E"/>
    <w:rsid w:val="00414D76"/>
    <w:rsid w:val="00414FD5"/>
    <w:rsid w:val="00415280"/>
    <w:rsid w:val="004152C9"/>
    <w:rsid w:val="004154A1"/>
    <w:rsid w:val="00415626"/>
    <w:rsid w:val="004156FB"/>
    <w:rsid w:val="0041584F"/>
    <w:rsid w:val="00415C44"/>
    <w:rsid w:val="0041644C"/>
    <w:rsid w:val="00416560"/>
    <w:rsid w:val="00416B7A"/>
    <w:rsid w:val="00416CBA"/>
    <w:rsid w:val="00416CE9"/>
    <w:rsid w:val="00417383"/>
    <w:rsid w:val="004175DF"/>
    <w:rsid w:val="00417670"/>
    <w:rsid w:val="00417EA8"/>
    <w:rsid w:val="004200DE"/>
    <w:rsid w:val="004200E2"/>
    <w:rsid w:val="004201C0"/>
    <w:rsid w:val="004202FA"/>
    <w:rsid w:val="0042069C"/>
    <w:rsid w:val="004207F9"/>
    <w:rsid w:val="00420DA7"/>
    <w:rsid w:val="00420E05"/>
    <w:rsid w:val="004210B3"/>
    <w:rsid w:val="004210BA"/>
    <w:rsid w:val="004211B9"/>
    <w:rsid w:val="004212DB"/>
    <w:rsid w:val="0042158A"/>
    <w:rsid w:val="0042186A"/>
    <w:rsid w:val="00421D60"/>
    <w:rsid w:val="00422092"/>
    <w:rsid w:val="004220EA"/>
    <w:rsid w:val="00422457"/>
    <w:rsid w:val="00422BC7"/>
    <w:rsid w:val="0042325F"/>
    <w:rsid w:val="0042335F"/>
    <w:rsid w:val="00423484"/>
    <w:rsid w:val="004234AF"/>
    <w:rsid w:val="00423C81"/>
    <w:rsid w:val="00423E7D"/>
    <w:rsid w:val="00423FBD"/>
    <w:rsid w:val="004244DD"/>
    <w:rsid w:val="00424A05"/>
    <w:rsid w:val="00425159"/>
    <w:rsid w:val="004251A2"/>
    <w:rsid w:val="0042536E"/>
    <w:rsid w:val="00425528"/>
    <w:rsid w:val="00425A2B"/>
    <w:rsid w:val="00425CB9"/>
    <w:rsid w:val="00425D2F"/>
    <w:rsid w:val="004263CF"/>
    <w:rsid w:val="00426D79"/>
    <w:rsid w:val="00426DCA"/>
    <w:rsid w:val="00427669"/>
    <w:rsid w:val="0042779F"/>
    <w:rsid w:val="00427A11"/>
    <w:rsid w:val="00427AB3"/>
    <w:rsid w:val="00427AD3"/>
    <w:rsid w:val="00427B6C"/>
    <w:rsid w:val="00427CC4"/>
    <w:rsid w:val="00427ED1"/>
    <w:rsid w:val="00430791"/>
    <w:rsid w:val="00430849"/>
    <w:rsid w:val="00430ACE"/>
    <w:rsid w:val="00430EC7"/>
    <w:rsid w:val="004312A5"/>
    <w:rsid w:val="0043134E"/>
    <w:rsid w:val="004313ED"/>
    <w:rsid w:val="0043151D"/>
    <w:rsid w:val="004316C0"/>
    <w:rsid w:val="00431823"/>
    <w:rsid w:val="00431B91"/>
    <w:rsid w:val="00431F68"/>
    <w:rsid w:val="00432111"/>
    <w:rsid w:val="0043244A"/>
    <w:rsid w:val="004329E1"/>
    <w:rsid w:val="00432BBB"/>
    <w:rsid w:val="004334C2"/>
    <w:rsid w:val="004338EB"/>
    <w:rsid w:val="00433C27"/>
    <w:rsid w:val="00433C9E"/>
    <w:rsid w:val="004342C4"/>
    <w:rsid w:val="00434A8C"/>
    <w:rsid w:val="00434E9B"/>
    <w:rsid w:val="00434FB0"/>
    <w:rsid w:val="0043564B"/>
    <w:rsid w:val="00435851"/>
    <w:rsid w:val="00435CFC"/>
    <w:rsid w:val="00435E8C"/>
    <w:rsid w:val="0043607E"/>
    <w:rsid w:val="0043638D"/>
    <w:rsid w:val="0043687A"/>
    <w:rsid w:val="00436C9E"/>
    <w:rsid w:val="00436D56"/>
    <w:rsid w:val="00436E78"/>
    <w:rsid w:val="004377FC"/>
    <w:rsid w:val="00437B27"/>
    <w:rsid w:val="00437CB0"/>
    <w:rsid w:val="00440208"/>
    <w:rsid w:val="004404D5"/>
    <w:rsid w:val="00440D4F"/>
    <w:rsid w:val="004412E8"/>
    <w:rsid w:val="004416AC"/>
    <w:rsid w:val="00441761"/>
    <w:rsid w:val="00441953"/>
    <w:rsid w:val="00441AE3"/>
    <w:rsid w:val="00441FDE"/>
    <w:rsid w:val="004429DD"/>
    <w:rsid w:val="00442F18"/>
    <w:rsid w:val="00442FB6"/>
    <w:rsid w:val="004435FB"/>
    <w:rsid w:val="004436F1"/>
    <w:rsid w:val="00443856"/>
    <w:rsid w:val="00443D80"/>
    <w:rsid w:val="00443E0B"/>
    <w:rsid w:val="00443EC8"/>
    <w:rsid w:val="00443F5A"/>
    <w:rsid w:val="00444301"/>
    <w:rsid w:val="00444462"/>
    <w:rsid w:val="004445DB"/>
    <w:rsid w:val="00444DBF"/>
    <w:rsid w:val="00444DCE"/>
    <w:rsid w:val="00444DEE"/>
    <w:rsid w:val="00445515"/>
    <w:rsid w:val="004458D1"/>
    <w:rsid w:val="00445B06"/>
    <w:rsid w:val="004462E2"/>
    <w:rsid w:val="0044638E"/>
    <w:rsid w:val="0044653E"/>
    <w:rsid w:val="004465AF"/>
    <w:rsid w:val="0044664A"/>
    <w:rsid w:val="00446AE9"/>
    <w:rsid w:val="00446D6B"/>
    <w:rsid w:val="00446FE2"/>
    <w:rsid w:val="00447103"/>
    <w:rsid w:val="00447221"/>
    <w:rsid w:val="00447234"/>
    <w:rsid w:val="00447BAE"/>
    <w:rsid w:val="00450309"/>
    <w:rsid w:val="00450665"/>
    <w:rsid w:val="00450BBD"/>
    <w:rsid w:val="00450FE4"/>
    <w:rsid w:val="00451612"/>
    <w:rsid w:val="004516F1"/>
    <w:rsid w:val="00451A6C"/>
    <w:rsid w:val="00451AA7"/>
    <w:rsid w:val="00451CB4"/>
    <w:rsid w:val="004520CA"/>
    <w:rsid w:val="00452257"/>
    <w:rsid w:val="0045225D"/>
    <w:rsid w:val="00452608"/>
    <w:rsid w:val="00452724"/>
    <w:rsid w:val="00452BD4"/>
    <w:rsid w:val="00452E23"/>
    <w:rsid w:val="004531BA"/>
    <w:rsid w:val="00453290"/>
    <w:rsid w:val="004539D5"/>
    <w:rsid w:val="00453D40"/>
    <w:rsid w:val="0045447D"/>
    <w:rsid w:val="004548D2"/>
    <w:rsid w:val="00454CFA"/>
    <w:rsid w:val="00454E5E"/>
    <w:rsid w:val="00455097"/>
    <w:rsid w:val="0045512D"/>
    <w:rsid w:val="00455417"/>
    <w:rsid w:val="004556CF"/>
    <w:rsid w:val="0045593F"/>
    <w:rsid w:val="00455945"/>
    <w:rsid w:val="00455A42"/>
    <w:rsid w:val="00455D74"/>
    <w:rsid w:val="00455DB4"/>
    <w:rsid w:val="00455DF8"/>
    <w:rsid w:val="004560BB"/>
    <w:rsid w:val="004563A6"/>
    <w:rsid w:val="00456405"/>
    <w:rsid w:val="00456680"/>
    <w:rsid w:val="00456A3B"/>
    <w:rsid w:val="00456BF3"/>
    <w:rsid w:val="00456C41"/>
    <w:rsid w:val="00456CAD"/>
    <w:rsid w:val="00456EBE"/>
    <w:rsid w:val="00457140"/>
    <w:rsid w:val="004573A0"/>
    <w:rsid w:val="004573F2"/>
    <w:rsid w:val="0045742D"/>
    <w:rsid w:val="004578F7"/>
    <w:rsid w:val="00457A0D"/>
    <w:rsid w:val="00457C60"/>
    <w:rsid w:val="00457D33"/>
    <w:rsid w:val="00457F56"/>
    <w:rsid w:val="0045A1EC"/>
    <w:rsid w:val="00460121"/>
    <w:rsid w:val="00460132"/>
    <w:rsid w:val="00460148"/>
    <w:rsid w:val="00460276"/>
    <w:rsid w:val="0046033D"/>
    <w:rsid w:val="0046095A"/>
    <w:rsid w:val="00461ABE"/>
    <w:rsid w:val="00461F7C"/>
    <w:rsid w:val="00461F81"/>
    <w:rsid w:val="004627A6"/>
    <w:rsid w:val="004629EB"/>
    <w:rsid w:val="00462AE5"/>
    <w:rsid w:val="00462FFC"/>
    <w:rsid w:val="00463D51"/>
    <w:rsid w:val="00464186"/>
    <w:rsid w:val="00464356"/>
    <w:rsid w:val="00464446"/>
    <w:rsid w:val="00464B4F"/>
    <w:rsid w:val="00464D69"/>
    <w:rsid w:val="0046517B"/>
    <w:rsid w:val="004651B9"/>
    <w:rsid w:val="00465669"/>
    <w:rsid w:val="00465C06"/>
    <w:rsid w:val="00466115"/>
    <w:rsid w:val="00466491"/>
    <w:rsid w:val="004668CD"/>
    <w:rsid w:val="00466A16"/>
    <w:rsid w:val="00466B17"/>
    <w:rsid w:val="00466CFB"/>
    <w:rsid w:val="00466D05"/>
    <w:rsid w:val="004671A8"/>
    <w:rsid w:val="00467709"/>
    <w:rsid w:val="00467AD4"/>
    <w:rsid w:val="00467B97"/>
    <w:rsid w:val="00467C14"/>
    <w:rsid w:val="004705F8"/>
    <w:rsid w:val="0047096E"/>
    <w:rsid w:val="0047105B"/>
    <w:rsid w:val="0047113B"/>
    <w:rsid w:val="0047129B"/>
    <w:rsid w:val="00471455"/>
    <w:rsid w:val="004716C7"/>
    <w:rsid w:val="004718F6"/>
    <w:rsid w:val="00471B4D"/>
    <w:rsid w:val="00471BF9"/>
    <w:rsid w:val="00471EB2"/>
    <w:rsid w:val="00471F1D"/>
    <w:rsid w:val="0047216E"/>
    <w:rsid w:val="00472311"/>
    <w:rsid w:val="004724B4"/>
    <w:rsid w:val="004724C4"/>
    <w:rsid w:val="004724D0"/>
    <w:rsid w:val="00472581"/>
    <w:rsid w:val="004727F4"/>
    <w:rsid w:val="00472A5A"/>
    <w:rsid w:val="00472DD5"/>
    <w:rsid w:val="00473251"/>
    <w:rsid w:val="00473454"/>
    <w:rsid w:val="004736B5"/>
    <w:rsid w:val="00473C31"/>
    <w:rsid w:val="00473D3E"/>
    <w:rsid w:val="00473F21"/>
    <w:rsid w:val="0047415A"/>
    <w:rsid w:val="004745C0"/>
    <w:rsid w:val="00474BCE"/>
    <w:rsid w:val="00474F36"/>
    <w:rsid w:val="00475780"/>
    <w:rsid w:val="00475C97"/>
    <w:rsid w:val="00475D5D"/>
    <w:rsid w:val="00475EFE"/>
    <w:rsid w:val="004761AA"/>
    <w:rsid w:val="00476336"/>
    <w:rsid w:val="004765AF"/>
    <w:rsid w:val="004767D1"/>
    <w:rsid w:val="00476956"/>
    <w:rsid w:val="0047695F"/>
    <w:rsid w:val="00476CD9"/>
    <w:rsid w:val="0047712A"/>
    <w:rsid w:val="004779ED"/>
    <w:rsid w:val="004801A7"/>
    <w:rsid w:val="00480C4B"/>
    <w:rsid w:val="00481021"/>
    <w:rsid w:val="004812AD"/>
    <w:rsid w:val="00481AD4"/>
    <w:rsid w:val="00481CAD"/>
    <w:rsid w:val="00481DC0"/>
    <w:rsid w:val="00481E3B"/>
    <w:rsid w:val="004828B1"/>
    <w:rsid w:val="00482B10"/>
    <w:rsid w:val="00482E98"/>
    <w:rsid w:val="004830D2"/>
    <w:rsid w:val="00483290"/>
    <w:rsid w:val="00483593"/>
    <w:rsid w:val="00483862"/>
    <w:rsid w:val="004838D7"/>
    <w:rsid w:val="004838EE"/>
    <w:rsid w:val="0048391A"/>
    <w:rsid w:val="0048395A"/>
    <w:rsid w:val="004843DC"/>
    <w:rsid w:val="00484408"/>
    <w:rsid w:val="00484422"/>
    <w:rsid w:val="00484948"/>
    <w:rsid w:val="00484F5B"/>
    <w:rsid w:val="00485183"/>
    <w:rsid w:val="004853A2"/>
    <w:rsid w:val="004856A4"/>
    <w:rsid w:val="004859EB"/>
    <w:rsid w:val="00485D78"/>
    <w:rsid w:val="00486478"/>
    <w:rsid w:val="0048653D"/>
    <w:rsid w:val="004865DC"/>
    <w:rsid w:val="004867DA"/>
    <w:rsid w:val="004875D9"/>
    <w:rsid w:val="0048780D"/>
    <w:rsid w:val="00487A45"/>
    <w:rsid w:val="00487B6F"/>
    <w:rsid w:val="00487C7F"/>
    <w:rsid w:val="00487EA5"/>
    <w:rsid w:val="004902F4"/>
    <w:rsid w:val="004903B2"/>
    <w:rsid w:val="004906D5"/>
    <w:rsid w:val="004908EC"/>
    <w:rsid w:val="00490C83"/>
    <w:rsid w:val="0049123C"/>
    <w:rsid w:val="0049129C"/>
    <w:rsid w:val="00491418"/>
    <w:rsid w:val="004914C9"/>
    <w:rsid w:val="0049170E"/>
    <w:rsid w:val="00491C80"/>
    <w:rsid w:val="00492019"/>
    <w:rsid w:val="00492181"/>
    <w:rsid w:val="00492478"/>
    <w:rsid w:val="004926B6"/>
    <w:rsid w:val="0049288D"/>
    <w:rsid w:val="00492FC3"/>
    <w:rsid w:val="004931B1"/>
    <w:rsid w:val="004931B5"/>
    <w:rsid w:val="0049338C"/>
    <w:rsid w:val="0049371D"/>
    <w:rsid w:val="004937D2"/>
    <w:rsid w:val="00493A1A"/>
    <w:rsid w:val="00493ACD"/>
    <w:rsid w:val="00493BD6"/>
    <w:rsid w:val="00494A04"/>
    <w:rsid w:val="00495771"/>
    <w:rsid w:val="004957C3"/>
    <w:rsid w:val="00495897"/>
    <w:rsid w:val="004958CA"/>
    <w:rsid w:val="00496908"/>
    <w:rsid w:val="00496A8E"/>
    <w:rsid w:val="00496ACD"/>
    <w:rsid w:val="00496F5A"/>
    <w:rsid w:val="00496F82"/>
    <w:rsid w:val="004972BE"/>
    <w:rsid w:val="00497A7A"/>
    <w:rsid w:val="004A001C"/>
    <w:rsid w:val="004A03AB"/>
    <w:rsid w:val="004A14C9"/>
    <w:rsid w:val="004A164B"/>
    <w:rsid w:val="004A1839"/>
    <w:rsid w:val="004A18D5"/>
    <w:rsid w:val="004A1CB7"/>
    <w:rsid w:val="004A1CFD"/>
    <w:rsid w:val="004A2006"/>
    <w:rsid w:val="004A2417"/>
    <w:rsid w:val="004A26A8"/>
    <w:rsid w:val="004A273A"/>
    <w:rsid w:val="004A2CBE"/>
    <w:rsid w:val="004A2E60"/>
    <w:rsid w:val="004A3005"/>
    <w:rsid w:val="004A32EB"/>
    <w:rsid w:val="004A3333"/>
    <w:rsid w:val="004A4584"/>
    <w:rsid w:val="004A466F"/>
    <w:rsid w:val="004A4A86"/>
    <w:rsid w:val="004A4F02"/>
    <w:rsid w:val="004A5323"/>
    <w:rsid w:val="004A56AA"/>
    <w:rsid w:val="004A56AB"/>
    <w:rsid w:val="004A573D"/>
    <w:rsid w:val="004A5E13"/>
    <w:rsid w:val="004A618F"/>
    <w:rsid w:val="004A623F"/>
    <w:rsid w:val="004A63F4"/>
    <w:rsid w:val="004A63FE"/>
    <w:rsid w:val="004A642E"/>
    <w:rsid w:val="004A6593"/>
    <w:rsid w:val="004A6BDB"/>
    <w:rsid w:val="004A6D86"/>
    <w:rsid w:val="004A77CF"/>
    <w:rsid w:val="004A7C06"/>
    <w:rsid w:val="004A7FB9"/>
    <w:rsid w:val="004B04CF"/>
    <w:rsid w:val="004B051F"/>
    <w:rsid w:val="004B0725"/>
    <w:rsid w:val="004B0A5E"/>
    <w:rsid w:val="004B0C2E"/>
    <w:rsid w:val="004B0FC6"/>
    <w:rsid w:val="004B166E"/>
    <w:rsid w:val="004B1991"/>
    <w:rsid w:val="004B1D50"/>
    <w:rsid w:val="004B1EC8"/>
    <w:rsid w:val="004B2018"/>
    <w:rsid w:val="004B240A"/>
    <w:rsid w:val="004B253D"/>
    <w:rsid w:val="004B26AD"/>
    <w:rsid w:val="004B273A"/>
    <w:rsid w:val="004B327E"/>
    <w:rsid w:val="004B3428"/>
    <w:rsid w:val="004B3778"/>
    <w:rsid w:val="004B3CA7"/>
    <w:rsid w:val="004B3F22"/>
    <w:rsid w:val="004B4036"/>
    <w:rsid w:val="004B4A32"/>
    <w:rsid w:val="004B5596"/>
    <w:rsid w:val="004B58B7"/>
    <w:rsid w:val="004B58CA"/>
    <w:rsid w:val="004B5F1F"/>
    <w:rsid w:val="004B6267"/>
    <w:rsid w:val="004B67BC"/>
    <w:rsid w:val="004B6CFF"/>
    <w:rsid w:val="004B6FB1"/>
    <w:rsid w:val="004B7389"/>
    <w:rsid w:val="004B75C4"/>
    <w:rsid w:val="004B75DA"/>
    <w:rsid w:val="004B75E8"/>
    <w:rsid w:val="004B76C7"/>
    <w:rsid w:val="004B78DB"/>
    <w:rsid w:val="004B7949"/>
    <w:rsid w:val="004B7B1B"/>
    <w:rsid w:val="004B7CC8"/>
    <w:rsid w:val="004B7CDD"/>
    <w:rsid w:val="004B7DA2"/>
    <w:rsid w:val="004C0319"/>
    <w:rsid w:val="004C04F0"/>
    <w:rsid w:val="004C0660"/>
    <w:rsid w:val="004C07B2"/>
    <w:rsid w:val="004C084D"/>
    <w:rsid w:val="004C08CA"/>
    <w:rsid w:val="004C0912"/>
    <w:rsid w:val="004C0966"/>
    <w:rsid w:val="004C0972"/>
    <w:rsid w:val="004C09C6"/>
    <w:rsid w:val="004C0D3B"/>
    <w:rsid w:val="004C10BB"/>
    <w:rsid w:val="004C1378"/>
    <w:rsid w:val="004C1496"/>
    <w:rsid w:val="004C1D49"/>
    <w:rsid w:val="004C1E87"/>
    <w:rsid w:val="004C2325"/>
    <w:rsid w:val="004C2392"/>
    <w:rsid w:val="004C2528"/>
    <w:rsid w:val="004C259F"/>
    <w:rsid w:val="004C25EC"/>
    <w:rsid w:val="004C27B4"/>
    <w:rsid w:val="004C29F4"/>
    <w:rsid w:val="004C2ACF"/>
    <w:rsid w:val="004C2B7A"/>
    <w:rsid w:val="004C2CF7"/>
    <w:rsid w:val="004C37DD"/>
    <w:rsid w:val="004C3865"/>
    <w:rsid w:val="004C387E"/>
    <w:rsid w:val="004C3948"/>
    <w:rsid w:val="004C42FA"/>
    <w:rsid w:val="004C46BE"/>
    <w:rsid w:val="004C4924"/>
    <w:rsid w:val="004C4A16"/>
    <w:rsid w:val="004C58AB"/>
    <w:rsid w:val="004C5E24"/>
    <w:rsid w:val="004C6413"/>
    <w:rsid w:val="004C64AF"/>
    <w:rsid w:val="004C67E1"/>
    <w:rsid w:val="004C70B4"/>
    <w:rsid w:val="004C77AC"/>
    <w:rsid w:val="004C79C3"/>
    <w:rsid w:val="004C7B85"/>
    <w:rsid w:val="004C7CE6"/>
    <w:rsid w:val="004C7D1B"/>
    <w:rsid w:val="004C7D65"/>
    <w:rsid w:val="004C7EBC"/>
    <w:rsid w:val="004D06F8"/>
    <w:rsid w:val="004D0F65"/>
    <w:rsid w:val="004D10D7"/>
    <w:rsid w:val="004D11D9"/>
    <w:rsid w:val="004D15AD"/>
    <w:rsid w:val="004D15D6"/>
    <w:rsid w:val="004D23C6"/>
    <w:rsid w:val="004D267E"/>
    <w:rsid w:val="004D26B0"/>
    <w:rsid w:val="004D2976"/>
    <w:rsid w:val="004D2FE2"/>
    <w:rsid w:val="004D3737"/>
    <w:rsid w:val="004D3932"/>
    <w:rsid w:val="004D39FE"/>
    <w:rsid w:val="004D3E9D"/>
    <w:rsid w:val="004D4443"/>
    <w:rsid w:val="004D45C4"/>
    <w:rsid w:val="004D4983"/>
    <w:rsid w:val="004D4D6B"/>
    <w:rsid w:val="004D513E"/>
    <w:rsid w:val="004D5707"/>
    <w:rsid w:val="004D5DD6"/>
    <w:rsid w:val="004D600E"/>
    <w:rsid w:val="004D63EE"/>
    <w:rsid w:val="004D6764"/>
    <w:rsid w:val="004D6776"/>
    <w:rsid w:val="004D685E"/>
    <w:rsid w:val="004D6ABB"/>
    <w:rsid w:val="004D6B83"/>
    <w:rsid w:val="004D709B"/>
    <w:rsid w:val="004D77DC"/>
    <w:rsid w:val="004E00AD"/>
    <w:rsid w:val="004E02C1"/>
    <w:rsid w:val="004E0506"/>
    <w:rsid w:val="004E0E13"/>
    <w:rsid w:val="004E1447"/>
    <w:rsid w:val="004E1A9D"/>
    <w:rsid w:val="004E1B1C"/>
    <w:rsid w:val="004E1C83"/>
    <w:rsid w:val="004E1E09"/>
    <w:rsid w:val="004E2205"/>
    <w:rsid w:val="004E2367"/>
    <w:rsid w:val="004E2710"/>
    <w:rsid w:val="004E2761"/>
    <w:rsid w:val="004E2A5A"/>
    <w:rsid w:val="004E2A62"/>
    <w:rsid w:val="004E2B06"/>
    <w:rsid w:val="004E2C8B"/>
    <w:rsid w:val="004E3260"/>
    <w:rsid w:val="004E3417"/>
    <w:rsid w:val="004E3B02"/>
    <w:rsid w:val="004E3B78"/>
    <w:rsid w:val="004E3EAA"/>
    <w:rsid w:val="004E413C"/>
    <w:rsid w:val="004E41A0"/>
    <w:rsid w:val="004E41C4"/>
    <w:rsid w:val="004E429A"/>
    <w:rsid w:val="004E43F0"/>
    <w:rsid w:val="004E44DB"/>
    <w:rsid w:val="004E48DE"/>
    <w:rsid w:val="004E576C"/>
    <w:rsid w:val="004E6142"/>
    <w:rsid w:val="004E6714"/>
    <w:rsid w:val="004E6CC4"/>
    <w:rsid w:val="004E6DF8"/>
    <w:rsid w:val="004E7224"/>
    <w:rsid w:val="004E7D4E"/>
    <w:rsid w:val="004E7EA6"/>
    <w:rsid w:val="004F023B"/>
    <w:rsid w:val="004F05DD"/>
    <w:rsid w:val="004F0E05"/>
    <w:rsid w:val="004F134F"/>
    <w:rsid w:val="004F169D"/>
    <w:rsid w:val="004F1DEF"/>
    <w:rsid w:val="004F1E89"/>
    <w:rsid w:val="004F24E4"/>
    <w:rsid w:val="004F256D"/>
    <w:rsid w:val="004F264F"/>
    <w:rsid w:val="004F28D4"/>
    <w:rsid w:val="004F28DE"/>
    <w:rsid w:val="004F29B3"/>
    <w:rsid w:val="004F2CA5"/>
    <w:rsid w:val="004F2CE8"/>
    <w:rsid w:val="004F2F79"/>
    <w:rsid w:val="004F3325"/>
    <w:rsid w:val="004F399A"/>
    <w:rsid w:val="004F3E1F"/>
    <w:rsid w:val="004F44C4"/>
    <w:rsid w:val="004F4618"/>
    <w:rsid w:val="004F4641"/>
    <w:rsid w:val="004F5316"/>
    <w:rsid w:val="004F531C"/>
    <w:rsid w:val="004F548D"/>
    <w:rsid w:val="004F5654"/>
    <w:rsid w:val="004F5B01"/>
    <w:rsid w:val="004F5BD0"/>
    <w:rsid w:val="004F5C90"/>
    <w:rsid w:val="004F5E33"/>
    <w:rsid w:val="004F5ED6"/>
    <w:rsid w:val="004F5EEA"/>
    <w:rsid w:val="004F5FDA"/>
    <w:rsid w:val="004F5FDE"/>
    <w:rsid w:val="004F6462"/>
    <w:rsid w:val="004F660E"/>
    <w:rsid w:val="004F6D33"/>
    <w:rsid w:val="004F70F3"/>
    <w:rsid w:val="004F7218"/>
    <w:rsid w:val="004F749F"/>
    <w:rsid w:val="004F7561"/>
    <w:rsid w:val="004F7A14"/>
    <w:rsid w:val="004F7D6F"/>
    <w:rsid w:val="004F7ECC"/>
    <w:rsid w:val="004F7EFA"/>
    <w:rsid w:val="005001EB"/>
    <w:rsid w:val="0050064B"/>
    <w:rsid w:val="00500887"/>
    <w:rsid w:val="00500B7E"/>
    <w:rsid w:val="00500D96"/>
    <w:rsid w:val="005011A4"/>
    <w:rsid w:val="005014BB"/>
    <w:rsid w:val="00501A16"/>
    <w:rsid w:val="00501ABA"/>
    <w:rsid w:val="00501B02"/>
    <w:rsid w:val="00501D4A"/>
    <w:rsid w:val="005022D3"/>
    <w:rsid w:val="005026D7"/>
    <w:rsid w:val="005028BE"/>
    <w:rsid w:val="00502A6A"/>
    <w:rsid w:val="00502F0F"/>
    <w:rsid w:val="00503A0B"/>
    <w:rsid w:val="00503F37"/>
    <w:rsid w:val="00504029"/>
    <w:rsid w:val="005042A8"/>
    <w:rsid w:val="00504431"/>
    <w:rsid w:val="005044C2"/>
    <w:rsid w:val="00505231"/>
    <w:rsid w:val="00505C76"/>
    <w:rsid w:val="00505E89"/>
    <w:rsid w:val="005060C8"/>
    <w:rsid w:val="00506254"/>
    <w:rsid w:val="005067DE"/>
    <w:rsid w:val="00506952"/>
    <w:rsid w:val="00506B34"/>
    <w:rsid w:val="005072CE"/>
    <w:rsid w:val="005072D0"/>
    <w:rsid w:val="005072F4"/>
    <w:rsid w:val="00507642"/>
    <w:rsid w:val="00507965"/>
    <w:rsid w:val="00507B13"/>
    <w:rsid w:val="00507DCA"/>
    <w:rsid w:val="00507F17"/>
    <w:rsid w:val="005100E1"/>
    <w:rsid w:val="005103DA"/>
    <w:rsid w:val="00510405"/>
    <w:rsid w:val="005108C6"/>
    <w:rsid w:val="00510C36"/>
    <w:rsid w:val="00510E4C"/>
    <w:rsid w:val="00510FBB"/>
    <w:rsid w:val="005111DB"/>
    <w:rsid w:val="00511A7F"/>
    <w:rsid w:val="00511B42"/>
    <w:rsid w:val="00511F2F"/>
    <w:rsid w:val="00512091"/>
    <w:rsid w:val="00512227"/>
    <w:rsid w:val="00512845"/>
    <w:rsid w:val="00512B99"/>
    <w:rsid w:val="00512E9C"/>
    <w:rsid w:val="00513206"/>
    <w:rsid w:val="005132BB"/>
    <w:rsid w:val="0051340B"/>
    <w:rsid w:val="005135B3"/>
    <w:rsid w:val="00513703"/>
    <w:rsid w:val="00514993"/>
    <w:rsid w:val="00514D2F"/>
    <w:rsid w:val="00514D87"/>
    <w:rsid w:val="005157A0"/>
    <w:rsid w:val="00515952"/>
    <w:rsid w:val="00515A43"/>
    <w:rsid w:val="00515B67"/>
    <w:rsid w:val="005163D7"/>
    <w:rsid w:val="0051650F"/>
    <w:rsid w:val="005166FE"/>
    <w:rsid w:val="005167E6"/>
    <w:rsid w:val="0051688D"/>
    <w:rsid w:val="00516E11"/>
    <w:rsid w:val="005172AC"/>
    <w:rsid w:val="005173FB"/>
    <w:rsid w:val="00517467"/>
    <w:rsid w:val="00517541"/>
    <w:rsid w:val="00517C16"/>
    <w:rsid w:val="00517F1E"/>
    <w:rsid w:val="005201DA"/>
    <w:rsid w:val="005203D1"/>
    <w:rsid w:val="005203D9"/>
    <w:rsid w:val="005203E3"/>
    <w:rsid w:val="00520B4D"/>
    <w:rsid w:val="00521692"/>
    <w:rsid w:val="005216A9"/>
    <w:rsid w:val="00521CA7"/>
    <w:rsid w:val="00522E3B"/>
    <w:rsid w:val="005232F3"/>
    <w:rsid w:val="005233F5"/>
    <w:rsid w:val="00523590"/>
    <w:rsid w:val="00523B4A"/>
    <w:rsid w:val="00523B77"/>
    <w:rsid w:val="00523EE6"/>
    <w:rsid w:val="0052416F"/>
    <w:rsid w:val="0052463D"/>
    <w:rsid w:val="0052467A"/>
    <w:rsid w:val="005246D8"/>
    <w:rsid w:val="00524B4F"/>
    <w:rsid w:val="0052515E"/>
    <w:rsid w:val="005253FA"/>
    <w:rsid w:val="00525673"/>
    <w:rsid w:val="00525804"/>
    <w:rsid w:val="00525CEB"/>
    <w:rsid w:val="0052668C"/>
    <w:rsid w:val="0052690C"/>
    <w:rsid w:val="00527012"/>
    <w:rsid w:val="00527A74"/>
    <w:rsid w:val="00527CB4"/>
    <w:rsid w:val="00527CBD"/>
    <w:rsid w:val="00530604"/>
    <w:rsid w:val="00530821"/>
    <w:rsid w:val="00530BE4"/>
    <w:rsid w:val="00530D13"/>
    <w:rsid w:val="00531220"/>
    <w:rsid w:val="005313FA"/>
    <w:rsid w:val="0053145F"/>
    <w:rsid w:val="00531A63"/>
    <w:rsid w:val="0053200C"/>
    <w:rsid w:val="0053214E"/>
    <w:rsid w:val="005326EF"/>
    <w:rsid w:val="00532745"/>
    <w:rsid w:val="005327FF"/>
    <w:rsid w:val="00532924"/>
    <w:rsid w:val="00532A49"/>
    <w:rsid w:val="00532C98"/>
    <w:rsid w:val="00532CFF"/>
    <w:rsid w:val="00532FC5"/>
    <w:rsid w:val="0053302D"/>
    <w:rsid w:val="0053306D"/>
    <w:rsid w:val="00533504"/>
    <w:rsid w:val="00533587"/>
    <w:rsid w:val="005335C5"/>
    <w:rsid w:val="00533635"/>
    <w:rsid w:val="005357F5"/>
    <w:rsid w:val="0053588E"/>
    <w:rsid w:val="00535E98"/>
    <w:rsid w:val="00536065"/>
    <w:rsid w:val="0053677A"/>
    <w:rsid w:val="0053690E"/>
    <w:rsid w:val="00536B2E"/>
    <w:rsid w:val="00536D5A"/>
    <w:rsid w:val="005370F7"/>
    <w:rsid w:val="00537527"/>
    <w:rsid w:val="00537605"/>
    <w:rsid w:val="005377CB"/>
    <w:rsid w:val="00537884"/>
    <w:rsid w:val="00537C54"/>
    <w:rsid w:val="005403D3"/>
    <w:rsid w:val="005408DC"/>
    <w:rsid w:val="00540981"/>
    <w:rsid w:val="00540F53"/>
    <w:rsid w:val="005411B8"/>
    <w:rsid w:val="005417D9"/>
    <w:rsid w:val="005419C7"/>
    <w:rsid w:val="00541B50"/>
    <w:rsid w:val="00541BBF"/>
    <w:rsid w:val="00541BE7"/>
    <w:rsid w:val="0054229E"/>
    <w:rsid w:val="005432E7"/>
    <w:rsid w:val="0054337B"/>
    <w:rsid w:val="005433A1"/>
    <w:rsid w:val="00543592"/>
    <w:rsid w:val="005439DE"/>
    <w:rsid w:val="00543A8C"/>
    <w:rsid w:val="00543C3D"/>
    <w:rsid w:val="00543E37"/>
    <w:rsid w:val="00544123"/>
    <w:rsid w:val="00544364"/>
    <w:rsid w:val="00544529"/>
    <w:rsid w:val="00544961"/>
    <w:rsid w:val="00544B33"/>
    <w:rsid w:val="00544BF1"/>
    <w:rsid w:val="00544E0C"/>
    <w:rsid w:val="00544FF9"/>
    <w:rsid w:val="0054556F"/>
    <w:rsid w:val="00545CAD"/>
    <w:rsid w:val="00545F8B"/>
    <w:rsid w:val="00546190"/>
    <w:rsid w:val="00546478"/>
    <w:rsid w:val="00546729"/>
    <w:rsid w:val="00546B5B"/>
    <w:rsid w:val="00546C46"/>
    <w:rsid w:val="00546D51"/>
    <w:rsid w:val="00546DB6"/>
    <w:rsid w:val="00547288"/>
    <w:rsid w:val="005474BA"/>
    <w:rsid w:val="0054774B"/>
    <w:rsid w:val="00547ADC"/>
    <w:rsid w:val="00547B43"/>
    <w:rsid w:val="00547B76"/>
    <w:rsid w:val="00547B7B"/>
    <w:rsid w:val="00547C62"/>
    <w:rsid w:val="00547E00"/>
    <w:rsid w:val="00550046"/>
    <w:rsid w:val="005502AD"/>
    <w:rsid w:val="005506B6"/>
    <w:rsid w:val="00550770"/>
    <w:rsid w:val="00550A41"/>
    <w:rsid w:val="00550BC4"/>
    <w:rsid w:val="00550BE8"/>
    <w:rsid w:val="005510AC"/>
    <w:rsid w:val="00551172"/>
    <w:rsid w:val="00551219"/>
    <w:rsid w:val="005513A1"/>
    <w:rsid w:val="005520C0"/>
    <w:rsid w:val="00552594"/>
    <w:rsid w:val="0055261C"/>
    <w:rsid w:val="005527D6"/>
    <w:rsid w:val="00552AF0"/>
    <w:rsid w:val="00552C29"/>
    <w:rsid w:val="00552E97"/>
    <w:rsid w:val="005534C8"/>
    <w:rsid w:val="005535C1"/>
    <w:rsid w:val="00553809"/>
    <w:rsid w:val="00553A0F"/>
    <w:rsid w:val="00553F34"/>
    <w:rsid w:val="00554A1B"/>
    <w:rsid w:val="00554EFE"/>
    <w:rsid w:val="00555051"/>
    <w:rsid w:val="005555FF"/>
    <w:rsid w:val="005557BB"/>
    <w:rsid w:val="00555EDB"/>
    <w:rsid w:val="0055678E"/>
    <w:rsid w:val="005569B4"/>
    <w:rsid w:val="00556DDE"/>
    <w:rsid w:val="005574A7"/>
    <w:rsid w:val="00557739"/>
    <w:rsid w:val="00557A6F"/>
    <w:rsid w:val="00557AB8"/>
    <w:rsid w:val="00557BC9"/>
    <w:rsid w:val="0056077F"/>
    <w:rsid w:val="005608C2"/>
    <w:rsid w:val="00560B94"/>
    <w:rsid w:val="00560F5B"/>
    <w:rsid w:val="00560FEC"/>
    <w:rsid w:val="005616F3"/>
    <w:rsid w:val="0056175A"/>
    <w:rsid w:val="00561807"/>
    <w:rsid w:val="005619A1"/>
    <w:rsid w:val="00561AA6"/>
    <w:rsid w:val="00561D27"/>
    <w:rsid w:val="00561E2C"/>
    <w:rsid w:val="00562198"/>
    <w:rsid w:val="005621B0"/>
    <w:rsid w:val="0056235C"/>
    <w:rsid w:val="0056271B"/>
    <w:rsid w:val="005628ED"/>
    <w:rsid w:val="005629AD"/>
    <w:rsid w:val="00562D1A"/>
    <w:rsid w:val="005631FF"/>
    <w:rsid w:val="0056340D"/>
    <w:rsid w:val="00563460"/>
    <w:rsid w:val="00563DC1"/>
    <w:rsid w:val="00564396"/>
    <w:rsid w:val="00564600"/>
    <w:rsid w:val="005646F1"/>
    <w:rsid w:val="0056483C"/>
    <w:rsid w:val="00564887"/>
    <w:rsid w:val="00564E46"/>
    <w:rsid w:val="00564EFA"/>
    <w:rsid w:val="00565725"/>
    <w:rsid w:val="00565B59"/>
    <w:rsid w:val="00565E1F"/>
    <w:rsid w:val="00566034"/>
    <w:rsid w:val="005660A6"/>
    <w:rsid w:val="005665AE"/>
    <w:rsid w:val="00566D0E"/>
    <w:rsid w:val="00566D31"/>
    <w:rsid w:val="00566EED"/>
    <w:rsid w:val="00567282"/>
    <w:rsid w:val="00567313"/>
    <w:rsid w:val="00567A76"/>
    <w:rsid w:val="00567E3C"/>
    <w:rsid w:val="00567ECD"/>
    <w:rsid w:val="00570BEB"/>
    <w:rsid w:val="00570CFF"/>
    <w:rsid w:val="00571361"/>
    <w:rsid w:val="005714C0"/>
    <w:rsid w:val="00571951"/>
    <w:rsid w:val="00571AC7"/>
    <w:rsid w:val="00571F05"/>
    <w:rsid w:val="00571F53"/>
    <w:rsid w:val="0057260B"/>
    <w:rsid w:val="00572BD1"/>
    <w:rsid w:val="005730C9"/>
    <w:rsid w:val="0057323E"/>
    <w:rsid w:val="00573286"/>
    <w:rsid w:val="005733FC"/>
    <w:rsid w:val="00573615"/>
    <w:rsid w:val="005739B3"/>
    <w:rsid w:val="00573F5A"/>
    <w:rsid w:val="005741BE"/>
    <w:rsid w:val="005743A3"/>
    <w:rsid w:val="0057468C"/>
    <w:rsid w:val="005748E1"/>
    <w:rsid w:val="00574924"/>
    <w:rsid w:val="00575449"/>
    <w:rsid w:val="00575AD0"/>
    <w:rsid w:val="00575C5B"/>
    <w:rsid w:val="00576106"/>
    <w:rsid w:val="0057758B"/>
    <w:rsid w:val="00577F02"/>
    <w:rsid w:val="0058020E"/>
    <w:rsid w:val="00580AD2"/>
    <w:rsid w:val="00581628"/>
    <w:rsid w:val="005816A6"/>
    <w:rsid w:val="005818B6"/>
    <w:rsid w:val="0058197B"/>
    <w:rsid w:val="005825BE"/>
    <w:rsid w:val="00582BD2"/>
    <w:rsid w:val="00582C17"/>
    <w:rsid w:val="005835BB"/>
    <w:rsid w:val="00583E1A"/>
    <w:rsid w:val="00583EFD"/>
    <w:rsid w:val="00583F55"/>
    <w:rsid w:val="005840C4"/>
    <w:rsid w:val="0058417E"/>
    <w:rsid w:val="00584708"/>
    <w:rsid w:val="005847A8"/>
    <w:rsid w:val="00585123"/>
    <w:rsid w:val="005851F8"/>
    <w:rsid w:val="0058588C"/>
    <w:rsid w:val="00585BB6"/>
    <w:rsid w:val="005862D7"/>
    <w:rsid w:val="00586640"/>
    <w:rsid w:val="005868E6"/>
    <w:rsid w:val="00586922"/>
    <w:rsid w:val="00586E8D"/>
    <w:rsid w:val="00586EC0"/>
    <w:rsid w:val="00587068"/>
    <w:rsid w:val="0058709F"/>
    <w:rsid w:val="005870B0"/>
    <w:rsid w:val="0058752B"/>
    <w:rsid w:val="005875E1"/>
    <w:rsid w:val="0058776B"/>
    <w:rsid w:val="00587BE7"/>
    <w:rsid w:val="00587CCD"/>
    <w:rsid w:val="00590400"/>
    <w:rsid w:val="0059044D"/>
    <w:rsid w:val="00591AA4"/>
    <w:rsid w:val="00591B84"/>
    <w:rsid w:val="00591C00"/>
    <w:rsid w:val="00591F86"/>
    <w:rsid w:val="0059218D"/>
    <w:rsid w:val="005921CA"/>
    <w:rsid w:val="00592613"/>
    <w:rsid w:val="005928CA"/>
    <w:rsid w:val="00592ED0"/>
    <w:rsid w:val="005939C1"/>
    <w:rsid w:val="00593C00"/>
    <w:rsid w:val="00593E51"/>
    <w:rsid w:val="00593EBE"/>
    <w:rsid w:val="005946CD"/>
    <w:rsid w:val="00594A5D"/>
    <w:rsid w:val="005957C6"/>
    <w:rsid w:val="00595C16"/>
    <w:rsid w:val="00595D79"/>
    <w:rsid w:val="00595E85"/>
    <w:rsid w:val="00595EEB"/>
    <w:rsid w:val="0059602E"/>
    <w:rsid w:val="00596473"/>
    <w:rsid w:val="00596870"/>
    <w:rsid w:val="0059721E"/>
    <w:rsid w:val="0059C26D"/>
    <w:rsid w:val="005A0085"/>
    <w:rsid w:val="005A0374"/>
    <w:rsid w:val="005A055B"/>
    <w:rsid w:val="005A0888"/>
    <w:rsid w:val="005A0B9A"/>
    <w:rsid w:val="005A0BE4"/>
    <w:rsid w:val="005A0CD1"/>
    <w:rsid w:val="005A11BF"/>
    <w:rsid w:val="005A1C96"/>
    <w:rsid w:val="005A23B3"/>
    <w:rsid w:val="005A2649"/>
    <w:rsid w:val="005A2852"/>
    <w:rsid w:val="005A2DA8"/>
    <w:rsid w:val="005A303E"/>
    <w:rsid w:val="005A31FF"/>
    <w:rsid w:val="005A33E0"/>
    <w:rsid w:val="005A3453"/>
    <w:rsid w:val="005A35DA"/>
    <w:rsid w:val="005A39BD"/>
    <w:rsid w:val="005A3A1E"/>
    <w:rsid w:val="005A3B60"/>
    <w:rsid w:val="005A3C49"/>
    <w:rsid w:val="005A3CEE"/>
    <w:rsid w:val="005A41A6"/>
    <w:rsid w:val="005A41C9"/>
    <w:rsid w:val="005A478F"/>
    <w:rsid w:val="005A4FE9"/>
    <w:rsid w:val="005A51A2"/>
    <w:rsid w:val="005A52F3"/>
    <w:rsid w:val="005A56F4"/>
    <w:rsid w:val="005A572E"/>
    <w:rsid w:val="005A65F7"/>
    <w:rsid w:val="005A6961"/>
    <w:rsid w:val="005A69B3"/>
    <w:rsid w:val="005A7398"/>
    <w:rsid w:val="005A73A8"/>
    <w:rsid w:val="005A7569"/>
    <w:rsid w:val="005A7615"/>
    <w:rsid w:val="005A7621"/>
    <w:rsid w:val="005A7717"/>
    <w:rsid w:val="005B0A26"/>
    <w:rsid w:val="005B1601"/>
    <w:rsid w:val="005B184A"/>
    <w:rsid w:val="005B1D1D"/>
    <w:rsid w:val="005B1E2E"/>
    <w:rsid w:val="005B1EE2"/>
    <w:rsid w:val="005B21B1"/>
    <w:rsid w:val="005B243B"/>
    <w:rsid w:val="005B297E"/>
    <w:rsid w:val="005B2A24"/>
    <w:rsid w:val="005B2D84"/>
    <w:rsid w:val="005B347E"/>
    <w:rsid w:val="005B3687"/>
    <w:rsid w:val="005B397F"/>
    <w:rsid w:val="005B3F2C"/>
    <w:rsid w:val="005B4318"/>
    <w:rsid w:val="005B4369"/>
    <w:rsid w:val="005B4909"/>
    <w:rsid w:val="005B5B31"/>
    <w:rsid w:val="005B5C71"/>
    <w:rsid w:val="005B5E84"/>
    <w:rsid w:val="005B5F09"/>
    <w:rsid w:val="005B6114"/>
    <w:rsid w:val="005B63F9"/>
    <w:rsid w:val="005B6655"/>
    <w:rsid w:val="005B6742"/>
    <w:rsid w:val="005B6A10"/>
    <w:rsid w:val="005B7115"/>
    <w:rsid w:val="005B71EF"/>
    <w:rsid w:val="005B7470"/>
    <w:rsid w:val="005B774C"/>
    <w:rsid w:val="005C065A"/>
    <w:rsid w:val="005C0A77"/>
    <w:rsid w:val="005C12AD"/>
    <w:rsid w:val="005C13C8"/>
    <w:rsid w:val="005C1536"/>
    <w:rsid w:val="005C1688"/>
    <w:rsid w:val="005C1888"/>
    <w:rsid w:val="005C18F5"/>
    <w:rsid w:val="005C1DD2"/>
    <w:rsid w:val="005C21C2"/>
    <w:rsid w:val="005C233E"/>
    <w:rsid w:val="005C2555"/>
    <w:rsid w:val="005C275E"/>
    <w:rsid w:val="005C2A40"/>
    <w:rsid w:val="005C2B23"/>
    <w:rsid w:val="005C2BC2"/>
    <w:rsid w:val="005C2C5F"/>
    <w:rsid w:val="005C33C3"/>
    <w:rsid w:val="005C3878"/>
    <w:rsid w:val="005C3ABF"/>
    <w:rsid w:val="005C3F1D"/>
    <w:rsid w:val="005C4430"/>
    <w:rsid w:val="005C4561"/>
    <w:rsid w:val="005C490B"/>
    <w:rsid w:val="005C49A4"/>
    <w:rsid w:val="005C49B0"/>
    <w:rsid w:val="005C4D5C"/>
    <w:rsid w:val="005C4FF4"/>
    <w:rsid w:val="005C51F4"/>
    <w:rsid w:val="005C5559"/>
    <w:rsid w:val="005C570F"/>
    <w:rsid w:val="005C5D63"/>
    <w:rsid w:val="005C5FE3"/>
    <w:rsid w:val="005C6039"/>
    <w:rsid w:val="005C6308"/>
    <w:rsid w:val="005C67F1"/>
    <w:rsid w:val="005C693F"/>
    <w:rsid w:val="005C6E67"/>
    <w:rsid w:val="005C765E"/>
    <w:rsid w:val="005C7865"/>
    <w:rsid w:val="005D0070"/>
    <w:rsid w:val="005D00FD"/>
    <w:rsid w:val="005D0172"/>
    <w:rsid w:val="005D0726"/>
    <w:rsid w:val="005D0A6A"/>
    <w:rsid w:val="005D0D74"/>
    <w:rsid w:val="005D0DA3"/>
    <w:rsid w:val="005D0EBF"/>
    <w:rsid w:val="005D11F6"/>
    <w:rsid w:val="005D1427"/>
    <w:rsid w:val="005D1513"/>
    <w:rsid w:val="005D15ED"/>
    <w:rsid w:val="005D16DB"/>
    <w:rsid w:val="005D189D"/>
    <w:rsid w:val="005D1F0A"/>
    <w:rsid w:val="005D2214"/>
    <w:rsid w:val="005D2377"/>
    <w:rsid w:val="005D2852"/>
    <w:rsid w:val="005D2A40"/>
    <w:rsid w:val="005D2C27"/>
    <w:rsid w:val="005D2C97"/>
    <w:rsid w:val="005D2F28"/>
    <w:rsid w:val="005D2F43"/>
    <w:rsid w:val="005D2F67"/>
    <w:rsid w:val="005D2F71"/>
    <w:rsid w:val="005D309D"/>
    <w:rsid w:val="005D3111"/>
    <w:rsid w:val="005D31C3"/>
    <w:rsid w:val="005D3800"/>
    <w:rsid w:val="005D38F2"/>
    <w:rsid w:val="005D3B20"/>
    <w:rsid w:val="005D3F08"/>
    <w:rsid w:val="005D4302"/>
    <w:rsid w:val="005D44A2"/>
    <w:rsid w:val="005D45C1"/>
    <w:rsid w:val="005D4798"/>
    <w:rsid w:val="005D493B"/>
    <w:rsid w:val="005D49F6"/>
    <w:rsid w:val="005D4B72"/>
    <w:rsid w:val="005D4BDE"/>
    <w:rsid w:val="005D5283"/>
    <w:rsid w:val="005D575A"/>
    <w:rsid w:val="005D5A80"/>
    <w:rsid w:val="005D5D21"/>
    <w:rsid w:val="005D5D62"/>
    <w:rsid w:val="005D60E8"/>
    <w:rsid w:val="005D6281"/>
    <w:rsid w:val="005D635B"/>
    <w:rsid w:val="005D6500"/>
    <w:rsid w:val="005D7860"/>
    <w:rsid w:val="005D79A5"/>
    <w:rsid w:val="005D7C30"/>
    <w:rsid w:val="005D7C9F"/>
    <w:rsid w:val="005D7D66"/>
    <w:rsid w:val="005DA28E"/>
    <w:rsid w:val="005E01FA"/>
    <w:rsid w:val="005E0A6E"/>
    <w:rsid w:val="005E0AD4"/>
    <w:rsid w:val="005E0CAB"/>
    <w:rsid w:val="005E0DDF"/>
    <w:rsid w:val="005E123F"/>
    <w:rsid w:val="005E1F38"/>
    <w:rsid w:val="005E20AC"/>
    <w:rsid w:val="005E2C68"/>
    <w:rsid w:val="005E2E85"/>
    <w:rsid w:val="005E2E96"/>
    <w:rsid w:val="005E2F8F"/>
    <w:rsid w:val="005E31BF"/>
    <w:rsid w:val="005E35DD"/>
    <w:rsid w:val="005E36C6"/>
    <w:rsid w:val="005E37AB"/>
    <w:rsid w:val="005E38D0"/>
    <w:rsid w:val="005E3F5D"/>
    <w:rsid w:val="005E44A1"/>
    <w:rsid w:val="005E4634"/>
    <w:rsid w:val="005E49D2"/>
    <w:rsid w:val="005E4C3B"/>
    <w:rsid w:val="005E4CFC"/>
    <w:rsid w:val="005E50D8"/>
    <w:rsid w:val="005E51EA"/>
    <w:rsid w:val="005E5297"/>
    <w:rsid w:val="005E5684"/>
    <w:rsid w:val="005E5B25"/>
    <w:rsid w:val="005E5CD6"/>
    <w:rsid w:val="005E5E33"/>
    <w:rsid w:val="005E5F2D"/>
    <w:rsid w:val="005E63A6"/>
    <w:rsid w:val="005E646A"/>
    <w:rsid w:val="005E65EC"/>
    <w:rsid w:val="005E732F"/>
    <w:rsid w:val="005E78E7"/>
    <w:rsid w:val="005F02DF"/>
    <w:rsid w:val="005F031A"/>
    <w:rsid w:val="005F04B3"/>
    <w:rsid w:val="005F0692"/>
    <w:rsid w:val="005F090B"/>
    <w:rsid w:val="005F0A79"/>
    <w:rsid w:val="005F166B"/>
    <w:rsid w:val="005F1995"/>
    <w:rsid w:val="005F1C69"/>
    <w:rsid w:val="005F1C88"/>
    <w:rsid w:val="005F1DE6"/>
    <w:rsid w:val="005F202E"/>
    <w:rsid w:val="005F217C"/>
    <w:rsid w:val="005F2A6E"/>
    <w:rsid w:val="005F2B3E"/>
    <w:rsid w:val="005F3263"/>
    <w:rsid w:val="005F3637"/>
    <w:rsid w:val="005F3916"/>
    <w:rsid w:val="005F3B49"/>
    <w:rsid w:val="005F40DE"/>
    <w:rsid w:val="005F4578"/>
    <w:rsid w:val="005F4B35"/>
    <w:rsid w:val="005F507A"/>
    <w:rsid w:val="005F51A7"/>
    <w:rsid w:val="005F57B3"/>
    <w:rsid w:val="005F57FE"/>
    <w:rsid w:val="005F599C"/>
    <w:rsid w:val="005F6406"/>
    <w:rsid w:val="005F672E"/>
    <w:rsid w:val="005F694D"/>
    <w:rsid w:val="005F6C42"/>
    <w:rsid w:val="005F725D"/>
    <w:rsid w:val="005F7826"/>
    <w:rsid w:val="005F7A72"/>
    <w:rsid w:val="005F7DB6"/>
    <w:rsid w:val="006003E3"/>
    <w:rsid w:val="006004EF"/>
    <w:rsid w:val="006005DD"/>
    <w:rsid w:val="006006BE"/>
    <w:rsid w:val="006008CF"/>
    <w:rsid w:val="00600F3C"/>
    <w:rsid w:val="0060186A"/>
    <w:rsid w:val="006019B7"/>
    <w:rsid w:val="00601BEA"/>
    <w:rsid w:val="00601C9E"/>
    <w:rsid w:val="00601E08"/>
    <w:rsid w:val="0060287C"/>
    <w:rsid w:val="00602A8C"/>
    <w:rsid w:val="006037E5"/>
    <w:rsid w:val="006038DF"/>
    <w:rsid w:val="00604076"/>
    <w:rsid w:val="006044BC"/>
    <w:rsid w:val="006046FF"/>
    <w:rsid w:val="006047C5"/>
    <w:rsid w:val="00604B22"/>
    <w:rsid w:val="00604DEB"/>
    <w:rsid w:val="00604E3E"/>
    <w:rsid w:val="00605248"/>
    <w:rsid w:val="00605306"/>
    <w:rsid w:val="006053F5"/>
    <w:rsid w:val="00605400"/>
    <w:rsid w:val="00605BF9"/>
    <w:rsid w:val="0060637C"/>
    <w:rsid w:val="006063B6"/>
    <w:rsid w:val="0060663D"/>
    <w:rsid w:val="006068AD"/>
    <w:rsid w:val="00606A85"/>
    <w:rsid w:val="00606B47"/>
    <w:rsid w:val="00606B87"/>
    <w:rsid w:val="00606C76"/>
    <w:rsid w:val="00606D5B"/>
    <w:rsid w:val="006071F0"/>
    <w:rsid w:val="0060747B"/>
    <w:rsid w:val="00607553"/>
    <w:rsid w:val="00607770"/>
    <w:rsid w:val="0060794A"/>
    <w:rsid w:val="0060798A"/>
    <w:rsid w:val="00607C6C"/>
    <w:rsid w:val="00607C85"/>
    <w:rsid w:val="00607C9F"/>
    <w:rsid w:val="00607E6D"/>
    <w:rsid w:val="00607E70"/>
    <w:rsid w:val="006102F6"/>
    <w:rsid w:val="00610BE0"/>
    <w:rsid w:val="00610CCB"/>
    <w:rsid w:val="00610E1A"/>
    <w:rsid w:val="00610EF2"/>
    <w:rsid w:val="00610F15"/>
    <w:rsid w:val="006110DA"/>
    <w:rsid w:val="006112F0"/>
    <w:rsid w:val="0061135C"/>
    <w:rsid w:val="006116D3"/>
    <w:rsid w:val="0061180E"/>
    <w:rsid w:val="006118FC"/>
    <w:rsid w:val="006119A6"/>
    <w:rsid w:val="00611BE4"/>
    <w:rsid w:val="00612487"/>
    <w:rsid w:val="006125C1"/>
    <w:rsid w:val="0061296F"/>
    <w:rsid w:val="00612BBB"/>
    <w:rsid w:val="00612C18"/>
    <w:rsid w:val="00612ED5"/>
    <w:rsid w:val="00612F31"/>
    <w:rsid w:val="00612FEA"/>
    <w:rsid w:val="00613297"/>
    <w:rsid w:val="00613674"/>
    <w:rsid w:val="00613736"/>
    <w:rsid w:val="006138FD"/>
    <w:rsid w:val="00613A03"/>
    <w:rsid w:val="00613A4D"/>
    <w:rsid w:val="00613E3B"/>
    <w:rsid w:val="00613F54"/>
    <w:rsid w:val="006142B6"/>
    <w:rsid w:val="006145B6"/>
    <w:rsid w:val="006146A0"/>
    <w:rsid w:val="00614AF6"/>
    <w:rsid w:val="00614CC3"/>
    <w:rsid w:val="00614D35"/>
    <w:rsid w:val="00614DE6"/>
    <w:rsid w:val="00614F6E"/>
    <w:rsid w:val="00615073"/>
    <w:rsid w:val="006153F5"/>
    <w:rsid w:val="006154E8"/>
    <w:rsid w:val="006157E8"/>
    <w:rsid w:val="00615BF9"/>
    <w:rsid w:val="00616293"/>
    <w:rsid w:val="006164F4"/>
    <w:rsid w:val="0061698C"/>
    <w:rsid w:val="00617677"/>
    <w:rsid w:val="006177D0"/>
    <w:rsid w:val="00617923"/>
    <w:rsid w:val="00617995"/>
    <w:rsid w:val="00617B17"/>
    <w:rsid w:val="00617B4F"/>
    <w:rsid w:val="00617BE6"/>
    <w:rsid w:val="00617E8A"/>
    <w:rsid w:val="00617E8F"/>
    <w:rsid w:val="00620123"/>
    <w:rsid w:val="00620769"/>
    <w:rsid w:val="00620894"/>
    <w:rsid w:val="00620D43"/>
    <w:rsid w:val="00621152"/>
    <w:rsid w:val="00621751"/>
    <w:rsid w:val="006217D2"/>
    <w:rsid w:val="006217DC"/>
    <w:rsid w:val="0062191A"/>
    <w:rsid w:val="0062197C"/>
    <w:rsid w:val="00621AD7"/>
    <w:rsid w:val="00621D6A"/>
    <w:rsid w:val="0062212D"/>
    <w:rsid w:val="006224DB"/>
    <w:rsid w:val="00622A2A"/>
    <w:rsid w:val="00622C36"/>
    <w:rsid w:val="00622D65"/>
    <w:rsid w:val="00622E5E"/>
    <w:rsid w:val="00623A5F"/>
    <w:rsid w:val="00624058"/>
    <w:rsid w:val="006245BE"/>
    <w:rsid w:val="00624CCC"/>
    <w:rsid w:val="00624DC7"/>
    <w:rsid w:val="006254C7"/>
    <w:rsid w:val="006254CA"/>
    <w:rsid w:val="006255C3"/>
    <w:rsid w:val="006256C1"/>
    <w:rsid w:val="00625937"/>
    <w:rsid w:val="0062641E"/>
    <w:rsid w:val="00626861"/>
    <w:rsid w:val="0062687B"/>
    <w:rsid w:val="00626A60"/>
    <w:rsid w:val="00626C94"/>
    <w:rsid w:val="00627510"/>
    <w:rsid w:val="00627A04"/>
    <w:rsid w:val="00627C6D"/>
    <w:rsid w:val="00627CDC"/>
    <w:rsid w:val="0062D2C7"/>
    <w:rsid w:val="0063044A"/>
    <w:rsid w:val="00630A77"/>
    <w:rsid w:val="00630B4B"/>
    <w:rsid w:val="00631089"/>
    <w:rsid w:val="00631108"/>
    <w:rsid w:val="0063123C"/>
    <w:rsid w:val="006312C3"/>
    <w:rsid w:val="006318B3"/>
    <w:rsid w:val="0063243F"/>
    <w:rsid w:val="00632BBA"/>
    <w:rsid w:val="00632C19"/>
    <w:rsid w:val="006336BA"/>
    <w:rsid w:val="00633880"/>
    <w:rsid w:val="00633A6F"/>
    <w:rsid w:val="00634278"/>
    <w:rsid w:val="006344B8"/>
    <w:rsid w:val="00634E90"/>
    <w:rsid w:val="00634FD0"/>
    <w:rsid w:val="00635218"/>
    <w:rsid w:val="00635DB9"/>
    <w:rsid w:val="0063602D"/>
    <w:rsid w:val="0063613B"/>
    <w:rsid w:val="0063623B"/>
    <w:rsid w:val="00636469"/>
    <w:rsid w:val="006364D7"/>
    <w:rsid w:val="00636512"/>
    <w:rsid w:val="006365D8"/>
    <w:rsid w:val="006368F3"/>
    <w:rsid w:val="00636C1D"/>
    <w:rsid w:val="00636D56"/>
    <w:rsid w:val="00636FDE"/>
    <w:rsid w:val="0063782D"/>
    <w:rsid w:val="00640DF2"/>
    <w:rsid w:val="00640FF6"/>
    <w:rsid w:val="00641096"/>
    <w:rsid w:val="006412D9"/>
    <w:rsid w:val="00641341"/>
    <w:rsid w:val="0064144E"/>
    <w:rsid w:val="00641554"/>
    <w:rsid w:val="00641A6A"/>
    <w:rsid w:val="006422B5"/>
    <w:rsid w:val="00642686"/>
    <w:rsid w:val="006426C7"/>
    <w:rsid w:val="00642791"/>
    <w:rsid w:val="00642D61"/>
    <w:rsid w:val="00642D85"/>
    <w:rsid w:val="0064399E"/>
    <w:rsid w:val="00643A92"/>
    <w:rsid w:val="00643B8C"/>
    <w:rsid w:val="0064404D"/>
    <w:rsid w:val="00644381"/>
    <w:rsid w:val="0064448D"/>
    <w:rsid w:val="00644B07"/>
    <w:rsid w:val="00644DE5"/>
    <w:rsid w:val="0064503E"/>
    <w:rsid w:val="006452A9"/>
    <w:rsid w:val="00645916"/>
    <w:rsid w:val="00645917"/>
    <w:rsid w:val="00646323"/>
    <w:rsid w:val="00646BEE"/>
    <w:rsid w:val="0064718F"/>
    <w:rsid w:val="00647227"/>
    <w:rsid w:val="006472BE"/>
    <w:rsid w:val="006474ED"/>
    <w:rsid w:val="00647BC2"/>
    <w:rsid w:val="00647DC4"/>
    <w:rsid w:val="00650137"/>
    <w:rsid w:val="00650149"/>
    <w:rsid w:val="00650478"/>
    <w:rsid w:val="00650999"/>
    <w:rsid w:val="00650CCA"/>
    <w:rsid w:val="00650D7D"/>
    <w:rsid w:val="00650EEE"/>
    <w:rsid w:val="00650F89"/>
    <w:rsid w:val="00650F95"/>
    <w:rsid w:val="00651007"/>
    <w:rsid w:val="00651112"/>
    <w:rsid w:val="0065178E"/>
    <w:rsid w:val="00651C5B"/>
    <w:rsid w:val="00651DD8"/>
    <w:rsid w:val="00651F78"/>
    <w:rsid w:val="00652467"/>
    <w:rsid w:val="006524C0"/>
    <w:rsid w:val="00652BAE"/>
    <w:rsid w:val="00652DD5"/>
    <w:rsid w:val="006534C3"/>
    <w:rsid w:val="00653602"/>
    <w:rsid w:val="006536D5"/>
    <w:rsid w:val="00653A49"/>
    <w:rsid w:val="00653B95"/>
    <w:rsid w:val="00653C0C"/>
    <w:rsid w:val="006543BA"/>
    <w:rsid w:val="0065464E"/>
    <w:rsid w:val="006549D4"/>
    <w:rsid w:val="0065538F"/>
    <w:rsid w:val="0065550D"/>
    <w:rsid w:val="00655605"/>
    <w:rsid w:val="00655801"/>
    <w:rsid w:val="00655813"/>
    <w:rsid w:val="00655FE0"/>
    <w:rsid w:val="006562BF"/>
    <w:rsid w:val="00656447"/>
    <w:rsid w:val="006564A1"/>
    <w:rsid w:val="00656570"/>
    <w:rsid w:val="006565B0"/>
    <w:rsid w:val="00656876"/>
    <w:rsid w:val="00656C90"/>
    <w:rsid w:val="00657880"/>
    <w:rsid w:val="00657957"/>
    <w:rsid w:val="006600DB"/>
    <w:rsid w:val="0066015F"/>
    <w:rsid w:val="00660CA0"/>
    <w:rsid w:val="00661230"/>
    <w:rsid w:val="006612B2"/>
    <w:rsid w:val="0066150A"/>
    <w:rsid w:val="006617EF"/>
    <w:rsid w:val="0066187C"/>
    <w:rsid w:val="00661A75"/>
    <w:rsid w:val="00661C4C"/>
    <w:rsid w:val="00661C9E"/>
    <w:rsid w:val="00662258"/>
    <w:rsid w:val="006628CE"/>
    <w:rsid w:val="006628E1"/>
    <w:rsid w:val="00662ED1"/>
    <w:rsid w:val="0066372E"/>
    <w:rsid w:val="00663E90"/>
    <w:rsid w:val="00664042"/>
    <w:rsid w:val="006642C4"/>
    <w:rsid w:val="0066459C"/>
    <w:rsid w:val="006645DB"/>
    <w:rsid w:val="00664877"/>
    <w:rsid w:val="0066489E"/>
    <w:rsid w:val="00664A18"/>
    <w:rsid w:val="00664E99"/>
    <w:rsid w:val="00664ECF"/>
    <w:rsid w:val="006650CA"/>
    <w:rsid w:val="00665897"/>
    <w:rsid w:val="00665A40"/>
    <w:rsid w:val="00665F34"/>
    <w:rsid w:val="00665F78"/>
    <w:rsid w:val="0066602C"/>
    <w:rsid w:val="00666270"/>
    <w:rsid w:val="0066631B"/>
    <w:rsid w:val="006668EE"/>
    <w:rsid w:val="00666994"/>
    <w:rsid w:val="006669BF"/>
    <w:rsid w:val="00666D3C"/>
    <w:rsid w:val="00666E3C"/>
    <w:rsid w:val="00666EDA"/>
    <w:rsid w:val="00666F25"/>
    <w:rsid w:val="0066755F"/>
    <w:rsid w:val="0066774C"/>
    <w:rsid w:val="006677A9"/>
    <w:rsid w:val="00667802"/>
    <w:rsid w:val="00667978"/>
    <w:rsid w:val="00667CC6"/>
    <w:rsid w:val="006701F6"/>
    <w:rsid w:val="006702A3"/>
    <w:rsid w:val="00670456"/>
    <w:rsid w:val="006708EC"/>
    <w:rsid w:val="00670A1F"/>
    <w:rsid w:val="006713B7"/>
    <w:rsid w:val="006715D9"/>
    <w:rsid w:val="00671608"/>
    <w:rsid w:val="006716F9"/>
    <w:rsid w:val="00671889"/>
    <w:rsid w:val="00671CE8"/>
    <w:rsid w:val="00671FF2"/>
    <w:rsid w:val="006726FA"/>
    <w:rsid w:val="006729DD"/>
    <w:rsid w:val="00672B46"/>
    <w:rsid w:val="00672BFE"/>
    <w:rsid w:val="00672F94"/>
    <w:rsid w:val="006731AB"/>
    <w:rsid w:val="006731D3"/>
    <w:rsid w:val="0067324B"/>
    <w:rsid w:val="0067331B"/>
    <w:rsid w:val="00673B6A"/>
    <w:rsid w:val="00673BE8"/>
    <w:rsid w:val="00673F7F"/>
    <w:rsid w:val="00674085"/>
    <w:rsid w:val="00674256"/>
    <w:rsid w:val="0067438A"/>
    <w:rsid w:val="00674475"/>
    <w:rsid w:val="006745D8"/>
    <w:rsid w:val="00674949"/>
    <w:rsid w:val="00675282"/>
    <w:rsid w:val="00675313"/>
    <w:rsid w:val="00675322"/>
    <w:rsid w:val="00675666"/>
    <w:rsid w:val="00675DE9"/>
    <w:rsid w:val="00676199"/>
    <w:rsid w:val="00676240"/>
    <w:rsid w:val="00676538"/>
    <w:rsid w:val="00676605"/>
    <w:rsid w:val="00676687"/>
    <w:rsid w:val="00676734"/>
    <w:rsid w:val="0067675F"/>
    <w:rsid w:val="0067733C"/>
    <w:rsid w:val="006773E4"/>
    <w:rsid w:val="0067757A"/>
    <w:rsid w:val="0067777D"/>
    <w:rsid w:val="00677BD9"/>
    <w:rsid w:val="00677D44"/>
    <w:rsid w:val="006804C3"/>
    <w:rsid w:val="00680611"/>
    <w:rsid w:val="00680680"/>
    <w:rsid w:val="00680683"/>
    <w:rsid w:val="00680E81"/>
    <w:rsid w:val="0068102B"/>
    <w:rsid w:val="00681F3E"/>
    <w:rsid w:val="00682028"/>
    <w:rsid w:val="00682583"/>
    <w:rsid w:val="00682C38"/>
    <w:rsid w:val="006838B0"/>
    <w:rsid w:val="00683CBA"/>
    <w:rsid w:val="00684327"/>
    <w:rsid w:val="006850E0"/>
    <w:rsid w:val="006854E2"/>
    <w:rsid w:val="00685731"/>
    <w:rsid w:val="006859F0"/>
    <w:rsid w:val="00685EC7"/>
    <w:rsid w:val="006874BC"/>
    <w:rsid w:val="00687A8E"/>
    <w:rsid w:val="00687B2D"/>
    <w:rsid w:val="00687F39"/>
    <w:rsid w:val="0068FBD4"/>
    <w:rsid w:val="0069002D"/>
    <w:rsid w:val="00690437"/>
    <w:rsid w:val="00690442"/>
    <w:rsid w:val="00690462"/>
    <w:rsid w:val="0069064E"/>
    <w:rsid w:val="0069081D"/>
    <w:rsid w:val="00690B89"/>
    <w:rsid w:val="00690D78"/>
    <w:rsid w:val="00691329"/>
    <w:rsid w:val="006917D1"/>
    <w:rsid w:val="00691A30"/>
    <w:rsid w:val="00691AB2"/>
    <w:rsid w:val="00691C9B"/>
    <w:rsid w:val="00691F00"/>
    <w:rsid w:val="00692436"/>
    <w:rsid w:val="006925D3"/>
    <w:rsid w:val="00692AC7"/>
    <w:rsid w:val="00692C7C"/>
    <w:rsid w:val="006930A4"/>
    <w:rsid w:val="00693266"/>
    <w:rsid w:val="006936F3"/>
    <w:rsid w:val="00693BB9"/>
    <w:rsid w:val="006943E9"/>
    <w:rsid w:val="006946E4"/>
    <w:rsid w:val="00694AC9"/>
    <w:rsid w:val="00694F36"/>
    <w:rsid w:val="006951D1"/>
    <w:rsid w:val="006958F0"/>
    <w:rsid w:val="00695A8A"/>
    <w:rsid w:val="00695C16"/>
    <w:rsid w:val="0069609A"/>
    <w:rsid w:val="00696372"/>
    <w:rsid w:val="0069644F"/>
    <w:rsid w:val="00696AEE"/>
    <w:rsid w:val="00696B01"/>
    <w:rsid w:val="00696E5F"/>
    <w:rsid w:val="00696FFA"/>
    <w:rsid w:val="006975B0"/>
    <w:rsid w:val="006977BA"/>
    <w:rsid w:val="00697888"/>
    <w:rsid w:val="00697A36"/>
    <w:rsid w:val="00697A61"/>
    <w:rsid w:val="00697CB6"/>
    <w:rsid w:val="00697CFE"/>
    <w:rsid w:val="00697FBD"/>
    <w:rsid w:val="00697FF1"/>
    <w:rsid w:val="006A0053"/>
    <w:rsid w:val="006A06DD"/>
    <w:rsid w:val="006A0ECB"/>
    <w:rsid w:val="006A12E0"/>
    <w:rsid w:val="006A16C1"/>
    <w:rsid w:val="006A190B"/>
    <w:rsid w:val="006A1A9E"/>
    <w:rsid w:val="006A1D51"/>
    <w:rsid w:val="006A1F43"/>
    <w:rsid w:val="006A20A0"/>
    <w:rsid w:val="006A20E3"/>
    <w:rsid w:val="006A2369"/>
    <w:rsid w:val="006A272B"/>
    <w:rsid w:val="006A2734"/>
    <w:rsid w:val="006A2C15"/>
    <w:rsid w:val="006A3A4B"/>
    <w:rsid w:val="006A453E"/>
    <w:rsid w:val="006A470D"/>
    <w:rsid w:val="006A478D"/>
    <w:rsid w:val="006A54BF"/>
    <w:rsid w:val="006A5501"/>
    <w:rsid w:val="006A55E5"/>
    <w:rsid w:val="006A5EEB"/>
    <w:rsid w:val="006A6262"/>
    <w:rsid w:val="006A63F8"/>
    <w:rsid w:val="006A64D5"/>
    <w:rsid w:val="006A6771"/>
    <w:rsid w:val="006A68FB"/>
    <w:rsid w:val="006A6EE1"/>
    <w:rsid w:val="006A776D"/>
    <w:rsid w:val="006B01C5"/>
    <w:rsid w:val="006B0F15"/>
    <w:rsid w:val="006B0F23"/>
    <w:rsid w:val="006B103C"/>
    <w:rsid w:val="006B13DB"/>
    <w:rsid w:val="006B15B6"/>
    <w:rsid w:val="006B15B7"/>
    <w:rsid w:val="006B1B6F"/>
    <w:rsid w:val="006B1BED"/>
    <w:rsid w:val="006B1D10"/>
    <w:rsid w:val="006B262C"/>
    <w:rsid w:val="006B2C10"/>
    <w:rsid w:val="006B2DB2"/>
    <w:rsid w:val="006B3CD4"/>
    <w:rsid w:val="006B4548"/>
    <w:rsid w:val="006B455E"/>
    <w:rsid w:val="006B45B1"/>
    <w:rsid w:val="006B479F"/>
    <w:rsid w:val="006B4821"/>
    <w:rsid w:val="006B4935"/>
    <w:rsid w:val="006B4CAF"/>
    <w:rsid w:val="006B4D85"/>
    <w:rsid w:val="006B5047"/>
    <w:rsid w:val="006B5980"/>
    <w:rsid w:val="006B59FC"/>
    <w:rsid w:val="006B5FE9"/>
    <w:rsid w:val="006B68C5"/>
    <w:rsid w:val="006B68E2"/>
    <w:rsid w:val="006B6CB6"/>
    <w:rsid w:val="006B7143"/>
    <w:rsid w:val="006B7149"/>
    <w:rsid w:val="006B727C"/>
    <w:rsid w:val="006B745C"/>
    <w:rsid w:val="006B7864"/>
    <w:rsid w:val="006B9DF0"/>
    <w:rsid w:val="006C0069"/>
    <w:rsid w:val="006C02C1"/>
    <w:rsid w:val="006C0347"/>
    <w:rsid w:val="006C06DD"/>
    <w:rsid w:val="006C09C3"/>
    <w:rsid w:val="006C0BA2"/>
    <w:rsid w:val="006C0CB3"/>
    <w:rsid w:val="006C0E30"/>
    <w:rsid w:val="006C1072"/>
    <w:rsid w:val="006C1101"/>
    <w:rsid w:val="006C1391"/>
    <w:rsid w:val="006C1EC8"/>
    <w:rsid w:val="006C1EF4"/>
    <w:rsid w:val="006C1F28"/>
    <w:rsid w:val="006C248A"/>
    <w:rsid w:val="006C2A09"/>
    <w:rsid w:val="006C2C4E"/>
    <w:rsid w:val="006C2EB9"/>
    <w:rsid w:val="006C345D"/>
    <w:rsid w:val="006C37BD"/>
    <w:rsid w:val="006C3AB5"/>
    <w:rsid w:val="006C4109"/>
    <w:rsid w:val="006C4115"/>
    <w:rsid w:val="006C4B47"/>
    <w:rsid w:val="006C4BBC"/>
    <w:rsid w:val="006C4BED"/>
    <w:rsid w:val="006C5211"/>
    <w:rsid w:val="006C566D"/>
    <w:rsid w:val="006C5841"/>
    <w:rsid w:val="006C5D68"/>
    <w:rsid w:val="006C5F41"/>
    <w:rsid w:val="006C5FB4"/>
    <w:rsid w:val="006C6084"/>
    <w:rsid w:val="006C60BC"/>
    <w:rsid w:val="006C6161"/>
    <w:rsid w:val="006C61E9"/>
    <w:rsid w:val="006C6B38"/>
    <w:rsid w:val="006C6C5E"/>
    <w:rsid w:val="006C6CAE"/>
    <w:rsid w:val="006C707D"/>
    <w:rsid w:val="006C758D"/>
    <w:rsid w:val="006C7BFD"/>
    <w:rsid w:val="006D00FE"/>
    <w:rsid w:val="006D0256"/>
    <w:rsid w:val="006D0A91"/>
    <w:rsid w:val="006D0DC3"/>
    <w:rsid w:val="006D13CC"/>
    <w:rsid w:val="006D18E0"/>
    <w:rsid w:val="006D1BE2"/>
    <w:rsid w:val="006D1C4E"/>
    <w:rsid w:val="006D20E9"/>
    <w:rsid w:val="006D22B6"/>
    <w:rsid w:val="006D2679"/>
    <w:rsid w:val="006D2A78"/>
    <w:rsid w:val="006D2E32"/>
    <w:rsid w:val="006D2E95"/>
    <w:rsid w:val="006D2EA6"/>
    <w:rsid w:val="006D37B7"/>
    <w:rsid w:val="006D3992"/>
    <w:rsid w:val="006D3C64"/>
    <w:rsid w:val="006D423C"/>
    <w:rsid w:val="006D42E1"/>
    <w:rsid w:val="006D51A1"/>
    <w:rsid w:val="006D54D5"/>
    <w:rsid w:val="006D54DF"/>
    <w:rsid w:val="006D5FAC"/>
    <w:rsid w:val="006D6056"/>
    <w:rsid w:val="006D7D8E"/>
    <w:rsid w:val="006E01CC"/>
    <w:rsid w:val="006E10BE"/>
    <w:rsid w:val="006E13B4"/>
    <w:rsid w:val="006E18C6"/>
    <w:rsid w:val="006E1B13"/>
    <w:rsid w:val="006E1F64"/>
    <w:rsid w:val="006E2249"/>
    <w:rsid w:val="006E23FC"/>
    <w:rsid w:val="006E24EB"/>
    <w:rsid w:val="006E258E"/>
    <w:rsid w:val="006E26D7"/>
    <w:rsid w:val="006E2B9A"/>
    <w:rsid w:val="006E313A"/>
    <w:rsid w:val="006E335D"/>
    <w:rsid w:val="006E3526"/>
    <w:rsid w:val="006E35DC"/>
    <w:rsid w:val="006E35EC"/>
    <w:rsid w:val="006E3A77"/>
    <w:rsid w:val="006E40CD"/>
    <w:rsid w:val="006E41FC"/>
    <w:rsid w:val="006E423D"/>
    <w:rsid w:val="006E487C"/>
    <w:rsid w:val="006E48DB"/>
    <w:rsid w:val="006E49EF"/>
    <w:rsid w:val="006E4A31"/>
    <w:rsid w:val="006E4AD0"/>
    <w:rsid w:val="006E5066"/>
    <w:rsid w:val="006E53EA"/>
    <w:rsid w:val="006E5825"/>
    <w:rsid w:val="006E5A19"/>
    <w:rsid w:val="006E629B"/>
    <w:rsid w:val="006E63CA"/>
    <w:rsid w:val="006E6450"/>
    <w:rsid w:val="006E6633"/>
    <w:rsid w:val="006E69C6"/>
    <w:rsid w:val="006E6F6B"/>
    <w:rsid w:val="006E7095"/>
    <w:rsid w:val="006E70B1"/>
    <w:rsid w:val="006E721C"/>
    <w:rsid w:val="006E7514"/>
    <w:rsid w:val="006E75FF"/>
    <w:rsid w:val="006E7C6C"/>
    <w:rsid w:val="006E7EA9"/>
    <w:rsid w:val="006E7FED"/>
    <w:rsid w:val="006F089B"/>
    <w:rsid w:val="006F095A"/>
    <w:rsid w:val="006F09B0"/>
    <w:rsid w:val="006F0F86"/>
    <w:rsid w:val="006F1915"/>
    <w:rsid w:val="006F1C1F"/>
    <w:rsid w:val="006F1FF4"/>
    <w:rsid w:val="006F205D"/>
    <w:rsid w:val="006F21D2"/>
    <w:rsid w:val="006F2910"/>
    <w:rsid w:val="006F2948"/>
    <w:rsid w:val="006F2D93"/>
    <w:rsid w:val="006F306E"/>
    <w:rsid w:val="006F31FE"/>
    <w:rsid w:val="006F331E"/>
    <w:rsid w:val="006F34A6"/>
    <w:rsid w:val="006F3C90"/>
    <w:rsid w:val="006F4947"/>
    <w:rsid w:val="006F4C1E"/>
    <w:rsid w:val="006F4D0F"/>
    <w:rsid w:val="006F5228"/>
    <w:rsid w:val="006F5416"/>
    <w:rsid w:val="006F5574"/>
    <w:rsid w:val="006F595D"/>
    <w:rsid w:val="006F5980"/>
    <w:rsid w:val="006F59E0"/>
    <w:rsid w:val="006F5B7E"/>
    <w:rsid w:val="006F6098"/>
    <w:rsid w:val="006F6157"/>
    <w:rsid w:val="006F6230"/>
    <w:rsid w:val="006F6296"/>
    <w:rsid w:val="006F6561"/>
    <w:rsid w:val="006F6C28"/>
    <w:rsid w:val="006F6D0A"/>
    <w:rsid w:val="006F6F23"/>
    <w:rsid w:val="006F7004"/>
    <w:rsid w:val="006F73A4"/>
    <w:rsid w:val="006F7653"/>
    <w:rsid w:val="006F7920"/>
    <w:rsid w:val="006F7B1C"/>
    <w:rsid w:val="006F7F31"/>
    <w:rsid w:val="0070008A"/>
    <w:rsid w:val="007002C0"/>
    <w:rsid w:val="00700848"/>
    <w:rsid w:val="00700AF0"/>
    <w:rsid w:val="00700E4A"/>
    <w:rsid w:val="007011A4"/>
    <w:rsid w:val="007012C5"/>
    <w:rsid w:val="00701B23"/>
    <w:rsid w:val="007025D6"/>
    <w:rsid w:val="00702C9C"/>
    <w:rsid w:val="00702D96"/>
    <w:rsid w:val="00702F68"/>
    <w:rsid w:val="007032F6"/>
    <w:rsid w:val="00703445"/>
    <w:rsid w:val="00703540"/>
    <w:rsid w:val="00703656"/>
    <w:rsid w:val="00703715"/>
    <w:rsid w:val="0070383D"/>
    <w:rsid w:val="00703867"/>
    <w:rsid w:val="00703927"/>
    <w:rsid w:val="00703C60"/>
    <w:rsid w:val="00704280"/>
    <w:rsid w:val="00704788"/>
    <w:rsid w:val="00704A6C"/>
    <w:rsid w:val="00704D84"/>
    <w:rsid w:val="00704EB1"/>
    <w:rsid w:val="00705573"/>
    <w:rsid w:val="00705840"/>
    <w:rsid w:val="007061C6"/>
    <w:rsid w:val="007061E6"/>
    <w:rsid w:val="007067A5"/>
    <w:rsid w:val="00706C0D"/>
    <w:rsid w:val="007070E4"/>
    <w:rsid w:val="00707470"/>
    <w:rsid w:val="00707983"/>
    <w:rsid w:val="00707E7C"/>
    <w:rsid w:val="007103C3"/>
    <w:rsid w:val="00711260"/>
    <w:rsid w:val="007113DA"/>
    <w:rsid w:val="0071175D"/>
    <w:rsid w:val="0071200B"/>
    <w:rsid w:val="007120B9"/>
    <w:rsid w:val="007121C3"/>
    <w:rsid w:val="0071265A"/>
    <w:rsid w:val="00712665"/>
    <w:rsid w:val="007126D0"/>
    <w:rsid w:val="00712988"/>
    <w:rsid w:val="00712AA6"/>
    <w:rsid w:val="00713183"/>
    <w:rsid w:val="0071356B"/>
    <w:rsid w:val="007137BF"/>
    <w:rsid w:val="00713D61"/>
    <w:rsid w:val="007142C4"/>
    <w:rsid w:val="007142DE"/>
    <w:rsid w:val="00714F90"/>
    <w:rsid w:val="007151FB"/>
    <w:rsid w:val="007154C0"/>
    <w:rsid w:val="00715698"/>
    <w:rsid w:val="007156D5"/>
    <w:rsid w:val="007157D2"/>
    <w:rsid w:val="00715E50"/>
    <w:rsid w:val="00716006"/>
    <w:rsid w:val="007160A4"/>
    <w:rsid w:val="007163DD"/>
    <w:rsid w:val="00716798"/>
    <w:rsid w:val="00716C57"/>
    <w:rsid w:val="00716CB3"/>
    <w:rsid w:val="00716F58"/>
    <w:rsid w:val="00716FAD"/>
    <w:rsid w:val="0071717A"/>
    <w:rsid w:val="007176FD"/>
    <w:rsid w:val="00717720"/>
    <w:rsid w:val="00717D78"/>
    <w:rsid w:val="00717EDF"/>
    <w:rsid w:val="00717EE5"/>
    <w:rsid w:val="007200C1"/>
    <w:rsid w:val="007203B9"/>
    <w:rsid w:val="007203EE"/>
    <w:rsid w:val="007205EE"/>
    <w:rsid w:val="007208AE"/>
    <w:rsid w:val="00720B28"/>
    <w:rsid w:val="00720CE6"/>
    <w:rsid w:val="00720F81"/>
    <w:rsid w:val="00721690"/>
    <w:rsid w:val="00721852"/>
    <w:rsid w:val="0072247B"/>
    <w:rsid w:val="0072277B"/>
    <w:rsid w:val="00722EC0"/>
    <w:rsid w:val="00722EEA"/>
    <w:rsid w:val="0072331D"/>
    <w:rsid w:val="007233F4"/>
    <w:rsid w:val="00723628"/>
    <w:rsid w:val="00723A14"/>
    <w:rsid w:val="00723BE7"/>
    <w:rsid w:val="00723D68"/>
    <w:rsid w:val="00724006"/>
    <w:rsid w:val="00724012"/>
    <w:rsid w:val="00724188"/>
    <w:rsid w:val="0072428A"/>
    <w:rsid w:val="00724414"/>
    <w:rsid w:val="007244A3"/>
    <w:rsid w:val="00724570"/>
    <w:rsid w:val="007245D7"/>
    <w:rsid w:val="007249FE"/>
    <w:rsid w:val="00724FE9"/>
    <w:rsid w:val="007250B6"/>
    <w:rsid w:val="00725323"/>
    <w:rsid w:val="00725491"/>
    <w:rsid w:val="0072564E"/>
    <w:rsid w:val="0072574E"/>
    <w:rsid w:val="00725826"/>
    <w:rsid w:val="00725B86"/>
    <w:rsid w:val="00725E98"/>
    <w:rsid w:val="007261BE"/>
    <w:rsid w:val="00726254"/>
    <w:rsid w:val="0072693E"/>
    <w:rsid w:val="00726E3B"/>
    <w:rsid w:val="00727241"/>
    <w:rsid w:val="007273B2"/>
    <w:rsid w:val="00727624"/>
    <w:rsid w:val="00727879"/>
    <w:rsid w:val="007278E1"/>
    <w:rsid w:val="00727A05"/>
    <w:rsid w:val="00727AFD"/>
    <w:rsid w:val="00727F76"/>
    <w:rsid w:val="00727F84"/>
    <w:rsid w:val="007300E0"/>
    <w:rsid w:val="00730571"/>
    <w:rsid w:val="00730673"/>
    <w:rsid w:val="007309E6"/>
    <w:rsid w:val="00730BDF"/>
    <w:rsid w:val="00730C87"/>
    <w:rsid w:val="00730D7A"/>
    <w:rsid w:val="007312BA"/>
    <w:rsid w:val="00732181"/>
    <w:rsid w:val="007321DD"/>
    <w:rsid w:val="0073224C"/>
    <w:rsid w:val="00733516"/>
    <w:rsid w:val="007337CC"/>
    <w:rsid w:val="00733899"/>
    <w:rsid w:val="007339F4"/>
    <w:rsid w:val="00733AAA"/>
    <w:rsid w:val="00733CC7"/>
    <w:rsid w:val="00733E86"/>
    <w:rsid w:val="0073409A"/>
    <w:rsid w:val="007342DF"/>
    <w:rsid w:val="00734CCB"/>
    <w:rsid w:val="00734D5D"/>
    <w:rsid w:val="0073507A"/>
    <w:rsid w:val="00735807"/>
    <w:rsid w:val="007358F2"/>
    <w:rsid w:val="00735CF0"/>
    <w:rsid w:val="007366D4"/>
    <w:rsid w:val="00736BA5"/>
    <w:rsid w:val="00736E2C"/>
    <w:rsid w:val="00737998"/>
    <w:rsid w:val="00737D6E"/>
    <w:rsid w:val="00740275"/>
    <w:rsid w:val="00740466"/>
    <w:rsid w:val="007404D2"/>
    <w:rsid w:val="00740869"/>
    <w:rsid w:val="00740B5D"/>
    <w:rsid w:val="00741213"/>
    <w:rsid w:val="00741299"/>
    <w:rsid w:val="00741456"/>
    <w:rsid w:val="0074154E"/>
    <w:rsid w:val="00741609"/>
    <w:rsid w:val="00741804"/>
    <w:rsid w:val="007420E6"/>
    <w:rsid w:val="00742389"/>
    <w:rsid w:val="007424B3"/>
    <w:rsid w:val="00742B02"/>
    <w:rsid w:val="00742EF4"/>
    <w:rsid w:val="00742F5C"/>
    <w:rsid w:val="007432E7"/>
    <w:rsid w:val="007433A4"/>
    <w:rsid w:val="00743D3D"/>
    <w:rsid w:val="00743F52"/>
    <w:rsid w:val="0074475F"/>
    <w:rsid w:val="007448E6"/>
    <w:rsid w:val="00744C2B"/>
    <w:rsid w:val="00744EB1"/>
    <w:rsid w:val="007451B2"/>
    <w:rsid w:val="0074534D"/>
    <w:rsid w:val="007455FB"/>
    <w:rsid w:val="0074568B"/>
    <w:rsid w:val="00745AB6"/>
    <w:rsid w:val="007461A1"/>
    <w:rsid w:val="007462B9"/>
    <w:rsid w:val="00746466"/>
    <w:rsid w:val="007464F6"/>
    <w:rsid w:val="007465D1"/>
    <w:rsid w:val="00746708"/>
    <w:rsid w:val="0074674A"/>
    <w:rsid w:val="0074690B"/>
    <w:rsid w:val="00746A3E"/>
    <w:rsid w:val="00746B3A"/>
    <w:rsid w:val="007470F5"/>
    <w:rsid w:val="00747347"/>
    <w:rsid w:val="00747CBA"/>
    <w:rsid w:val="00747DD6"/>
    <w:rsid w:val="007506AC"/>
    <w:rsid w:val="0075077A"/>
    <w:rsid w:val="00750926"/>
    <w:rsid w:val="0075094E"/>
    <w:rsid w:val="0075096C"/>
    <w:rsid w:val="0075097C"/>
    <w:rsid w:val="00750A02"/>
    <w:rsid w:val="00750B93"/>
    <w:rsid w:val="00750BA2"/>
    <w:rsid w:val="00750DC2"/>
    <w:rsid w:val="00751729"/>
    <w:rsid w:val="00751F05"/>
    <w:rsid w:val="00751F8E"/>
    <w:rsid w:val="0075276E"/>
    <w:rsid w:val="007528AC"/>
    <w:rsid w:val="00752A78"/>
    <w:rsid w:val="00752B9F"/>
    <w:rsid w:val="0075304D"/>
    <w:rsid w:val="0075384F"/>
    <w:rsid w:val="0075390F"/>
    <w:rsid w:val="00753BB2"/>
    <w:rsid w:val="00753C60"/>
    <w:rsid w:val="00753C73"/>
    <w:rsid w:val="00753CD6"/>
    <w:rsid w:val="00753DDF"/>
    <w:rsid w:val="007540DD"/>
    <w:rsid w:val="0075464B"/>
    <w:rsid w:val="00754C15"/>
    <w:rsid w:val="00754D93"/>
    <w:rsid w:val="00754DE8"/>
    <w:rsid w:val="0075505F"/>
    <w:rsid w:val="007550E4"/>
    <w:rsid w:val="007556A6"/>
    <w:rsid w:val="0075570B"/>
    <w:rsid w:val="007559D7"/>
    <w:rsid w:val="0075621B"/>
    <w:rsid w:val="007562AA"/>
    <w:rsid w:val="00756670"/>
    <w:rsid w:val="00756E96"/>
    <w:rsid w:val="007576D2"/>
    <w:rsid w:val="00757F6A"/>
    <w:rsid w:val="007602CF"/>
    <w:rsid w:val="00760337"/>
    <w:rsid w:val="00760400"/>
    <w:rsid w:val="007606D5"/>
    <w:rsid w:val="00760A68"/>
    <w:rsid w:val="00761093"/>
    <w:rsid w:val="0076154E"/>
    <w:rsid w:val="00761AD6"/>
    <w:rsid w:val="00761BBC"/>
    <w:rsid w:val="007621E0"/>
    <w:rsid w:val="0076228D"/>
    <w:rsid w:val="007628F5"/>
    <w:rsid w:val="007629BA"/>
    <w:rsid w:val="00762D08"/>
    <w:rsid w:val="007630A7"/>
    <w:rsid w:val="00763157"/>
    <w:rsid w:val="00763211"/>
    <w:rsid w:val="007634A3"/>
    <w:rsid w:val="007638B6"/>
    <w:rsid w:val="00763920"/>
    <w:rsid w:val="00763949"/>
    <w:rsid w:val="007644A2"/>
    <w:rsid w:val="00764CAF"/>
    <w:rsid w:val="0076525C"/>
    <w:rsid w:val="00765AEF"/>
    <w:rsid w:val="0076679D"/>
    <w:rsid w:val="00766AE8"/>
    <w:rsid w:val="00766FFE"/>
    <w:rsid w:val="0076706A"/>
    <w:rsid w:val="00767365"/>
    <w:rsid w:val="007675BF"/>
    <w:rsid w:val="00767EBE"/>
    <w:rsid w:val="0077005C"/>
    <w:rsid w:val="007707AF"/>
    <w:rsid w:val="007707CD"/>
    <w:rsid w:val="00770882"/>
    <w:rsid w:val="00770888"/>
    <w:rsid w:val="00770A03"/>
    <w:rsid w:val="00770B95"/>
    <w:rsid w:val="00771049"/>
    <w:rsid w:val="00771100"/>
    <w:rsid w:val="0077119A"/>
    <w:rsid w:val="007713B0"/>
    <w:rsid w:val="0077148B"/>
    <w:rsid w:val="007715AD"/>
    <w:rsid w:val="0077177F"/>
    <w:rsid w:val="00771929"/>
    <w:rsid w:val="00772312"/>
    <w:rsid w:val="00772D13"/>
    <w:rsid w:val="007737CC"/>
    <w:rsid w:val="0077423F"/>
    <w:rsid w:val="0077434C"/>
    <w:rsid w:val="0077449A"/>
    <w:rsid w:val="007748C0"/>
    <w:rsid w:val="00774988"/>
    <w:rsid w:val="00774C97"/>
    <w:rsid w:val="007751D8"/>
    <w:rsid w:val="007753F7"/>
    <w:rsid w:val="007756A7"/>
    <w:rsid w:val="00775B0F"/>
    <w:rsid w:val="00775B5E"/>
    <w:rsid w:val="00775EF8"/>
    <w:rsid w:val="00775FE5"/>
    <w:rsid w:val="007760DA"/>
    <w:rsid w:val="007762FF"/>
    <w:rsid w:val="00776643"/>
    <w:rsid w:val="007768AF"/>
    <w:rsid w:val="00776931"/>
    <w:rsid w:val="00776A44"/>
    <w:rsid w:val="00776A8A"/>
    <w:rsid w:val="00776ADA"/>
    <w:rsid w:val="00776DD7"/>
    <w:rsid w:val="00776EA3"/>
    <w:rsid w:val="00777495"/>
    <w:rsid w:val="00777689"/>
    <w:rsid w:val="007776D7"/>
    <w:rsid w:val="0077790F"/>
    <w:rsid w:val="00780163"/>
    <w:rsid w:val="00780369"/>
    <w:rsid w:val="0078089D"/>
    <w:rsid w:val="00780FC8"/>
    <w:rsid w:val="00781054"/>
    <w:rsid w:val="0078105E"/>
    <w:rsid w:val="00781818"/>
    <w:rsid w:val="00781968"/>
    <w:rsid w:val="0078197C"/>
    <w:rsid w:val="00781DBA"/>
    <w:rsid w:val="007822F5"/>
    <w:rsid w:val="00782311"/>
    <w:rsid w:val="0078242C"/>
    <w:rsid w:val="00782480"/>
    <w:rsid w:val="0078248E"/>
    <w:rsid w:val="0078266C"/>
    <w:rsid w:val="007828AB"/>
    <w:rsid w:val="00782B21"/>
    <w:rsid w:val="00782B8C"/>
    <w:rsid w:val="00782D7C"/>
    <w:rsid w:val="007832A2"/>
    <w:rsid w:val="00783759"/>
    <w:rsid w:val="00783F7E"/>
    <w:rsid w:val="007848E2"/>
    <w:rsid w:val="00784948"/>
    <w:rsid w:val="00784ED6"/>
    <w:rsid w:val="00784FF2"/>
    <w:rsid w:val="0078537E"/>
    <w:rsid w:val="007855B0"/>
    <w:rsid w:val="00785759"/>
    <w:rsid w:val="00785807"/>
    <w:rsid w:val="0078587C"/>
    <w:rsid w:val="00785A14"/>
    <w:rsid w:val="00785FDE"/>
    <w:rsid w:val="007862E9"/>
    <w:rsid w:val="0078685B"/>
    <w:rsid w:val="00786951"/>
    <w:rsid w:val="00786EDB"/>
    <w:rsid w:val="00786EE5"/>
    <w:rsid w:val="007871FD"/>
    <w:rsid w:val="0078790D"/>
    <w:rsid w:val="007902B9"/>
    <w:rsid w:val="0079066E"/>
    <w:rsid w:val="0079069F"/>
    <w:rsid w:val="00790777"/>
    <w:rsid w:val="007908BC"/>
    <w:rsid w:val="0079119A"/>
    <w:rsid w:val="007915EE"/>
    <w:rsid w:val="00791933"/>
    <w:rsid w:val="007919A4"/>
    <w:rsid w:val="00791D6D"/>
    <w:rsid w:val="00792180"/>
    <w:rsid w:val="00792226"/>
    <w:rsid w:val="00792992"/>
    <w:rsid w:val="00792B12"/>
    <w:rsid w:val="00792D37"/>
    <w:rsid w:val="0079322A"/>
    <w:rsid w:val="00793540"/>
    <w:rsid w:val="0079373A"/>
    <w:rsid w:val="00793748"/>
    <w:rsid w:val="00793A73"/>
    <w:rsid w:val="00793E20"/>
    <w:rsid w:val="00793E7B"/>
    <w:rsid w:val="00793E84"/>
    <w:rsid w:val="0079427A"/>
    <w:rsid w:val="0079439C"/>
    <w:rsid w:val="007943EC"/>
    <w:rsid w:val="007944B5"/>
    <w:rsid w:val="00794BF6"/>
    <w:rsid w:val="00794CF6"/>
    <w:rsid w:val="00794F01"/>
    <w:rsid w:val="007952DB"/>
    <w:rsid w:val="007957E1"/>
    <w:rsid w:val="00795950"/>
    <w:rsid w:val="007960C4"/>
    <w:rsid w:val="007962BA"/>
    <w:rsid w:val="007963D0"/>
    <w:rsid w:val="0079759C"/>
    <w:rsid w:val="00797993"/>
    <w:rsid w:val="00797B39"/>
    <w:rsid w:val="00797CEB"/>
    <w:rsid w:val="00797FA7"/>
    <w:rsid w:val="007A0146"/>
    <w:rsid w:val="007A0693"/>
    <w:rsid w:val="007A0924"/>
    <w:rsid w:val="007A0A6E"/>
    <w:rsid w:val="007A0B3C"/>
    <w:rsid w:val="007A10F0"/>
    <w:rsid w:val="007A1173"/>
    <w:rsid w:val="007A12A0"/>
    <w:rsid w:val="007A15A9"/>
    <w:rsid w:val="007A17BB"/>
    <w:rsid w:val="007A2017"/>
    <w:rsid w:val="007A214A"/>
    <w:rsid w:val="007A24BC"/>
    <w:rsid w:val="007A251F"/>
    <w:rsid w:val="007A25BD"/>
    <w:rsid w:val="007A2718"/>
    <w:rsid w:val="007A2785"/>
    <w:rsid w:val="007A2994"/>
    <w:rsid w:val="007A2C1E"/>
    <w:rsid w:val="007A30C9"/>
    <w:rsid w:val="007A3117"/>
    <w:rsid w:val="007A3832"/>
    <w:rsid w:val="007A3919"/>
    <w:rsid w:val="007A3BD7"/>
    <w:rsid w:val="007A3CDD"/>
    <w:rsid w:val="007A3E83"/>
    <w:rsid w:val="007A42CE"/>
    <w:rsid w:val="007A45F1"/>
    <w:rsid w:val="007A4675"/>
    <w:rsid w:val="007A49B4"/>
    <w:rsid w:val="007A4B42"/>
    <w:rsid w:val="007A4B67"/>
    <w:rsid w:val="007A4E29"/>
    <w:rsid w:val="007A5114"/>
    <w:rsid w:val="007A535B"/>
    <w:rsid w:val="007A5718"/>
    <w:rsid w:val="007A5A34"/>
    <w:rsid w:val="007A5BA9"/>
    <w:rsid w:val="007A5DB5"/>
    <w:rsid w:val="007A605A"/>
    <w:rsid w:val="007A6250"/>
    <w:rsid w:val="007A66BB"/>
    <w:rsid w:val="007A6768"/>
    <w:rsid w:val="007A67D8"/>
    <w:rsid w:val="007A68E1"/>
    <w:rsid w:val="007A6ACD"/>
    <w:rsid w:val="007A6BC7"/>
    <w:rsid w:val="007A6CB2"/>
    <w:rsid w:val="007A714C"/>
    <w:rsid w:val="007A7280"/>
    <w:rsid w:val="007A72AC"/>
    <w:rsid w:val="007A7C08"/>
    <w:rsid w:val="007B0061"/>
    <w:rsid w:val="007B0067"/>
    <w:rsid w:val="007B07F1"/>
    <w:rsid w:val="007B0901"/>
    <w:rsid w:val="007B1A10"/>
    <w:rsid w:val="007B1E06"/>
    <w:rsid w:val="007B225D"/>
    <w:rsid w:val="007B2279"/>
    <w:rsid w:val="007B2903"/>
    <w:rsid w:val="007B2EAC"/>
    <w:rsid w:val="007B306A"/>
    <w:rsid w:val="007B33A4"/>
    <w:rsid w:val="007B3728"/>
    <w:rsid w:val="007B3A2F"/>
    <w:rsid w:val="007B3B93"/>
    <w:rsid w:val="007B419D"/>
    <w:rsid w:val="007B45EF"/>
    <w:rsid w:val="007B4831"/>
    <w:rsid w:val="007B48BB"/>
    <w:rsid w:val="007B4CDC"/>
    <w:rsid w:val="007B5046"/>
    <w:rsid w:val="007B57CB"/>
    <w:rsid w:val="007B5B2D"/>
    <w:rsid w:val="007B5D28"/>
    <w:rsid w:val="007B5DD7"/>
    <w:rsid w:val="007B618E"/>
    <w:rsid w:val="007B61A4"/>
    <w:rsid w:val="007B6482"/>
    <w:rsid w:val="007B6AC0"/>
    <w:rsid w:val="007B6BFB"/>
    <w:rsid w:val="007B6C78"/>
    <w:rsid w:val="007B6EB6"/>
    <w:rsid w:val="007B7067"/>
    <w:rsid w:val="007B7199"/>
    <w:rsid w:val="007B76ED"/>
    <w:rsid w:val="007B7AE0"/>
    <w:rsid w:val="007B7CDF"/>
    <w:rsid w:val="007C0D76"/>
    <w:rsid w:val="007C104F"/>
    <w:rsid w:val="007C1180"/>
    <w:rsid w:val="007C13A1"/>
    <w:rsid w:val="007C14F9"/>
    <w:rsid w:val="007C1545"/>
    <w:rsid w:val="007C162A"/>
    <w:rsid w:val="007C1681"/>
    <w:rsid w:val="007C1C6B"/>
    <w:rsid w:val="007C1E2E"/>
    <w:rsid w:val="007C1FC6"/>
    <w:rsid w:val="007C2052"/>
    <w:rsid w:val="007C212B"/>
    <w:rsid w:val="007C2824"/>
    <w:rsid w:val="007C29A0"/>
    <w:rsid w:val="007C384F"/>
    <w:rsid w:val="007C3E37"/>
    <w:rsid w:val="007C3EDF"/>
    <w:rsid w:val="007C410B"/>
    <w:rsid w:val="007C41D6"/>
    <w:rsid w:val="007C44E6"/>
    <w:rsid w:val="007C4984"/>
    <w:rsid w:val="007C4B4F"/>
    <w:rsid w:val="007C4F2F"/>
    <w:rsid w:val="007C5444"/>
    <w:rsid w:val="007C5F0C"/>
    <w:rsid w:val="007C5FDA"/>
    <w:rsid w:val="007C6178"/>
    <w:rsid w:val="007C6600"/>
    <w:rsid w:val="007C6C9C"/>
    <w:rsid w:val="007C6D8B"/>
    <w:rsid w:val="007C7A09"/>
    <w:rsid w:val="007C7A58"/>
    <w:rsid w:val="007C7D1C"/>
    <w:rsid w:val="007D01B0"/>
    <w:rsid w:val="007D05A8"/>
    <w:rsid w:val="007D0A30"/>
    <w:rsid w:val="007D118E"/>
    <w:rsid w:val="007D171A"/>
    <w:rsid w:val="007D1813"/>
    <w:rsid w:val="007D19C0"/>
    <w:rsid w:val="007D1AAF"/>
    <w:rsid w:val="007D1C6F"/>
    <w:rsid w:val="007D1ED3"/>
    <w:rsid w:val="007D1FBF"/>
    <w:rsid w:val="007D1FED"/>
    <w:rsid w:val="007D20FC"/>
    <w:rsid w:val="007D20FE"/>
    <w:rsid w:val="007D24EF"/>
    <w:rsid w:val="007D25FA"/>
    <w:rsid w:val="007D2A99"/>
    <w:rsid w:val="007D31E0"/>
    <w:rsid w:val="007D3708"/>
    <w:rsid w:val="007D3B0C"/>
    <w:rsid w:val="007D4018"/>
    <w:rsid w:val="007D4128"/>
    <w:rsid w:val="007D4188"/>
    <w:rsid w:val="007D4190"/>
    <w:rsid w:val="007D4B87"/>
    <w:rsid w:val="007D53C4"/>
    <w:rsid w:val="007D5AB0"/>
    <w:rsid w:val="007D5B83"/>
    <w:rsid w:val="007D5F50"/>
    <w:rsid w:val="007D60C2"/>
    <w:rsid w:val="007D61E4"/>
    <w:rsid w:val="007D6665"/>
    <w:rsid w:val="007D69DA"/>
    <w:rsid w:val="007D6D22"/>
    <w:rsid w:val="007D6EF2"/>
    <w:rsid w:val="007D6F04"/>
    <w:rsid w:val="007D7166"/>
    <w:rsid w:val="007D7248"/>
    <w:rsid w:val="007D7444"/>
    <w:rsid w:val="007D7780"/>
    <w:rsid w:val="007D7AD1"/>
    <w:rsid w:val="007D7D0C"/>
    <w:rsid w:val="007D7D0E"/>
    <w:rsid w:val="007E0B80"/>
    <w:rsid w:val="007E0C7E"/>
    <w:rsid w:val="007E0F2E"/>
    <w:rsid w:val="007E1036"/>
    <w:rsid w:val="007E1110"/>
    <w:rsid w:val="007E1315"/>
    <w:rsid w:val="007E172A"/>
    <w:rsid w:val="007E1753"/>
    <w:rsid w:val="007E182A"/>
    <w:rsid w:val="007E1E73"/>
    <w:rsid w:val="007E2175"/>
    <w:rsid w:val="007E227D"/>
    <w:rsid w:val="007E2B84"/>
    <w:rsid w:val="007E2DA7"/>
    <w:rsid w:val="007E3008"/>
    <w:rsid w:val="007E33F6"/>
    <w:rsid w:val="007E343C"/>
    <w:rsid w:val="007E443C"/>
    <w:rsid w:val="007E4648"/>
    <w:rsid w:val="007E47CC"/>
    <w:rsid w:val="007E49F4"/>
    <w:rsid w:val="007E4B98"/>
    <w:rsid w:val="007E4FC5"/>
    <w:rsid w:val="007E5239"/>
    <w:rsid w:val="007E5E53"/>
    <w:rsid w:val="007E6025"/>
    <w:rsid w:val="007E619F"/>
    <w:rsid w:val="007E62EF"/>
    <w:rsid w:val="007E67BA"/>
    <w:rsid w:val="007E6B01"/>
    <w:rsid w:val="007E6FAB"/>
    <w:rsid w:val="007E7426"/>
    <w:rsid w:val="007E75C0"/>
    <w:rsid w:val="007E761E"/>
    <w:rsid w:val="007E7AE6"/>
    <w:rsid w:val="007E7B06"/>
    <w:rsid w:val="007E7F2A"/>
    <w:rsid w:val="007F011A"/>
    <w:rsid w:val="007F014D"/>
    <w:rsid w:val="007F0191"/>
    <w:rsid w:val="007F087B"/>
    <w:rsid w:val="007F0886"/>
    <w:rsid w:val="007F1028"/>
    <w:rsid w:val="007F1060"/>
    <w:rsid w:val="007F1227"/>
    <w:rsid w:val="007F1478"/>
    <w:rsid w:val="007F1916"/>
    <w:rsid w:val="007F1959"/>
    <w:rsid w:val="007F19C4"/>
    <w:rsid w:val="007F1C8D"/>
    <w:rsid w:val="007F1D4F"/>
    <w:rsid w:val="007F2881"/>
    <w:rsid w:val="007F2D4A"/>
    <w:rsid w:val="007F3442"/>
    <w:rsid w:val="007F3AA2"/>
    <w:rsid w:val="007F3C56"/>
    <w:rsid w:val="007F3F3D"/>
    <w:rsid w:val="007F40AD"/>
    <w:rsid w:val="007F41AB"/>
    <w:rsid w:val="007F489A"/>
    <w:rsid w:val="007F49EC"/>
    <w:rsid w:val="007F4A8C"/>
    <w:rsid w:val="007F5254"/>
    <w:rsid w:val="007F59F2"/>
    <w:rsid w:val="007F616F"/>
    <w:rsid w:val="007F655A"/>
    <w:rsid w:val="007F66AB"/>
    <w:rsid w:val="007F66C7"/>
    <w:rsid w:val="007F6DF2"/>
    <w:rsid w:val="007F7327"/>
    <w:rsid w:val="007F76FB"/>
    <w:rsid w:val="007F78B4"/>
    <w:rsid w:val="007F7A2C"/>
    <w:rsid w:val="007F7CA6"/>
    <w:rsid w:val="007F7FB0"/>
    <w:rsid w:val="007FF0F5"/>
    <w:rsid w:val="008000F4"/>
    <w:rsid w:val="00800327"/>
    <w:rsid w:val="008005A2"/>
    <w:rsid w:val="00800668"/>
    <w:rsid w:val="00800731"/>
    <w:rsid w:val="00800902"/>
    <w:rsid w:val="008011EA"/>
    <w:rsid w:val="008015E8"/>
    <w:rsid w:val="00801709"/>
    <w:rsid w:val="00801730"/>
    <w:rsid w:val="00801BF8"/>
    <w:rsid w:val="00801D1D"/>
    <w:rsid w:val="00801D9C"/>
    <w:rsid w:val="00802310"/>
    <w:rsid w:val="00802E64"/>
    <w:rsid w:val="00802ECC"/>
    <w:rsid w:val="0080305F"/>
    <w:rsid w:val="0080371B"/>
    <w:rsid w:val="0080378E"/>
    <w:rsid w:val="00803F68"/>
    <w:rsid w:val="0080421E"/>
    <w:rsid w:val="00804319"/>
    <w:rsid w:val="0080441D"/>
    <w:rsid w:val="008046DD"/>
    <w:rsid w:val="008047AE"/>
    <w:rsid w:val="008047B0"/>
    <w:rsid w:val="00804B15"/>
    <w:rsid w:val="00804B7F"/>
    <w:rsid w:val="00804BCC"/>
    <w:rsid w:val="00804D8A"/>
    <w:rsid w:val="00804FE1"/>
    <w:rsid w:val="00805174"/>
    <w:rsid w:val="00805686"/>
    <w:rsid w:val="00805AEE"/>
    <w:rsid w:val="00805C64"/>
    <w:rsid w:val="00805C6F"/>
    <w:rsid w:val="00805D76"/>
    <w:rsid w:val="00805E26"/>
    <w:rsid w:val="008062EA"/>
    <w:rsid w:val="008063B0"/>
    <w:rsid w:val="00806560"/>
    <w:rsid w:val="00806789"/>
    <w:rsid w:val="00806850"/>
    <w:rsid w:val="00806BFB"/>
    <w:rsid w:val="00806E80"/>
    <w:rsid w:val="008072A4"/>
    <w:rsid w:val="0080767C"/>
    <w:rsid w:val="00807C63"/>
    <w:rsid w:val="00807C93"/>
    <w:rsid w:val="0081030A"/>
    <w:rsid w:val="00810337"/>
    <w:rsid w:val="008103AA"/>
    <w:rsid w:val="008105EF"/>
    <w:rsid w:val="0081061C"/>
    <w:rsid w:val="00810671"/>
    <w:rsid w:val="008107E5"/>
    <w:rsid w:val="00810AC4"/>
    <w:rsid w:val="00810B0C"/>
    <w:rsid w:val="00810D0C"/>
    <w:rsid w:val="0081120E"/>
    <w:rsid w:val="00811659"/>
    <w:rsid w:val="00811810"/>
    <w:rsid w:val="00811B45"/>
    <w:rsid w:val="00811DE5"/>
    <w:rsid w:val="00812430"/>
    <w:rsid w:val="008125A9"/>
    <w:rsid w:val="00812688"/>
    <w:rsid w:val="0081284D"/>
    <w:rsid w:val="00812ACB"/>
    <w:rsid w:val="00812ACD"/>
    <w:rsid w:val="00812BB2"/>
    <w:rsid w:val="00812EC3"/>
    <w:rsid w:val="00813166"/>
    <w:rsid w:val="008132AB"/>
    <w:rsid w:val="00813325"/>
    <w:rsid w:val="008135CF"/>
    <w:rsid w:val="0081377D"/>
    <w:rsid w:val="00813ACD"/>
    <w:rsid w:val="00813BBD"/>
    <w:rsid w:val="00813C52"/>
    <w:rsid w:val="00813CB7"/>
    <w:rsid w:val="00813E6D"/>
    <w:rsid w:val="00813F77"/>
    <w:rsid w:val="00814179"/>
    <w:rsid w:val="008146A6"/>
    <w:rsid w:val="008147EB"/>
    <w:rsid w:val="00814A52"/>
    <w:rsid w:val="00814C85"/>
    <w:rsid w:val="00814DA1"/>
    <w:rsid w:val="008151C7"/>
    <w:rsid w:val="008152E4"/>
    <w:rsid w:val="008156B4"/>
    <w:rsid w:val="0081589F"/>
    <w:rsid w:val="008164C2"/>
    <w:rsid w:val="00816AA0"/>
    <w:rsid w:val="00816C0A"/>
    <w:rsid w:val="00816ED0"/>
    <w:rsid w:val="008201C4"/>
    <w:rsid w:val="008201C8"/>
    <w:rsid w:val="00820414"/>
    <w:rsid w:val="008206AC"/>
    <w:rsid w:val="008208B7"/>
    <w:rsid w:val="00820B03"/>
    <w:rsid w:val="00820F89"/>
    <w:rsid w:val="00820FC4"/>
    <w:rsid w:val="0082105C"/>
    <w:rsid w:val="00821489"/>
    <w:rsid w:val="0082168F"/>
    <w:rsid w:val="00821778"/>
    <w:rsid w:val="008225AF"/>
    <w:rsid w:val="00823117"/>
    <w:rsid w:val="008232C3"/>
    <w:rsid w:val="008233CE"/>
    <w:rsid w:val="00824DBF"/>
    <w:rsid w:val="008251FB"/>
    <w:rsid w:val="008253DC"/>
    <w:rsid w:val="0082566B"/>
    <w:rsid w:val="00825950"/>
    <w:rsid w:val="00825D75"/>
    <w:rsid w:val="00825DEC"/>
    <w:rsid w:val="00826138"/>
    <w:rsid w:val="00826A43"/>
    <w:rsid w:val="00826C31"/>
    <w:rsid w:val="008274DB"/>
    <w:rsid w:val="00827576"/>
    <w:rsid w:val="00827797"/>
    <w:rsid w:val="00827ABA"/>
    <w:rsid w:val="00827D33"/>
    <w:rsid w:val="0082A483"/>
    <w:rsid w:val="00830020"/>
    <w:rsid w:val="00830230"/>
    <w:rsid w:val="0083038E"/>
    <w:rsid w:val="00830AC1"/>
    <w:rsid w:val="00830BCF"/>
    <w:rsid w:val="00832689"/>
    <w:rsid w:val="00832A42"/>
    <w:rsid w:val="00832A56"/>
    <w:rsid w:val="00832AF5"/>
    <w:rsid w:val="00832EC2"/>
    <w:rsid w:val="008335B3"/>
    <w:rsid w:val="008337B5"/>
    <w:rsid w:val="0083384C"/>
    <w:rsid w:val="00833EAF"/>
    <w:rsid w:val="00833FF0"/>
    <w:rsid w:val="00834295"/>
    <w:rsid w:val="00834473"/>
    <w:rsid w:val="00834B4A"/>
    <w:rsid w:val="00834BF2"/>
    <w:rsid w:val="00834C35"/>
    <w:rsid w:val="0083522D"/>
    <w:rsid w:val="008356CB"/>
    <w:rsid w:val="008356E6"/>
    <w:rsid w:val="00835A87"/>
    <w:rsid w:val="00835F80"/>
    <w:rsid w:val="0083605C"/>
    <w:rsid w:val="00836BC9"/>
    <w:rsid w:val="00837046"/>
    <w:rsid w:val="008372E7"/>
    <w:rsid w:val="0083742B"/>
    <w:rsid w:val="008375F1"/>
    <w:rsid w:val="00837878"/>
    <w:rsid w:val="00837D1F"/>
    <w:rsid w:val="00837E85"/>
    <w:rsid w:val="00840054"/>
    <w:rsid w:val="00840AEC"/>
    <w:rsid w:val="00840C48"/>
    <w:rsid w:val="00841401"/>
    <w:rsid w:val="008416CF"/>
    <w:rsid w:val="008418D2"/>
    <w:rsid w:val="00841BA6"/>
    <w:rsid w:val="00841C19"/>
    <w:rsid w:val="0084291A"/>
    <w:rsid w:val="00842AB8"/>
    <w:rsid w:val="00842AF6"/>
    <w:rsid w:val="00842C3F"/>
    <w:rsid w:val="00843142"/>
    <w:rsid w:val="00843374"/>
    <w:rsid w:val="008439F4"/>
    <w:rsid w:val="00843DC7"/>
    <w:rsid w:val="00843F07"/>
    <w:rsid w:val="00845A99"/>
    <w:rsid w:val="00845E33"/>
    <w:rsid w:val="00845FDB"/>
    <w:rsid w:val="008462FE"/>
    <w:rsid w:val="00846BCA"/>
    <w:rsid w:val="00846C8B"/>
    <w:rsid w:val="00846DDC"/>
    <w:rsid w:val="00846EF6"/>
    <w:rsid w:val="00847166"/>
    <w:rsid w:val="0084749E"/>
    <w:rsid w:val="008477B0"/>
    <w:rsid w:val="00847CDE"/>
    <w:rsid w:val="00847F86"/>
    <w:rsid w:val="00850019"/>
    <w:rsid w:val="00850127"/>
    <w:rsid w:val="00850767"/>
    <w:rsid w:val="0085088B"/>
    <w:rsid w:val="008509FE"/>
    <w:rsid w:val="00850BEA"/>
    <w:rsid w:val="00850CE3"/>
    <w:rsid w:val="00850D3F"/>
    <w:rsid w:val="00850DC9"/>
    <w:rsid w:val="00851192"/>
    <w:rsid w:val="0085127D"/>
    <w:rsid w:val="0085154D"/>
    <w:rsid w:val="0085159F"/>
    <w:rsid w:val="008517CA"/>
    <w:rsid w:val="008523F3"/>
    <w:rsid w:val="008526BA"/>
    <w:rsid w:val="0085288C"/>
    <w:rsid w:val="008528E9"/>
    <w:rsid w:val="00852904"/>
    <w:rsid w:val="00852EB9"/>
    <w:rsid w:val="008531E1"/>
    <w:rsid w:val="00853718"/>
    <w:rsid w:val="00853D0F"/>
    <w:rsid w:val="0085409A"/>
    <w:rsid w:val="0085412E"/>
    <w:rsid w:val="008542C9"/>
    <w:rsid w:val="0085465A"/>
    <w:rsid w:val="008547AD"/>
    <w:rsid w:val="008548EF"/>
    <w:rsid w:val="00854FAF"/>
    <w:rsid w:val="0085527B"/>
    <w:rsid w:val="008559F7"/>
    <w:rsid w:val="00855CF5"/>
    <w:rsid w:val="0085630A"/>
    <w:rsid w:val="0085638F"/>
    <w:rsid w:val="00856568"/>
    <w:rsid w:val="00856958"/>
    <w:rsid w:val="00856EF3"/>
    <w:rsid w:val="008570F5"/>
    <w:rsid w:val="008575D1"/>
    <w:rsid w:val="00857632"/>
    <w:rsid w:val="00857716"/>
    <w:rsid w:val="008579E9"/>
    <w:rsid w:val="00857B63"/>
    <w:rsid w:val="0085C291"/>
    <w:rsid w:val="0085EDDF"/>
    <w:rsid w:val="00860380"/>
    <w:rsid w:val="008603D6"/>
    <w:rsid w:val="0086053E"/>
    <w:rsid w:val="00860796"/>
    <w:rsid w:val="008607E3"/>
    <w:rsid w:val="00860A3A"/>
    <w:rsid w:val="00860C1C"/>
    <w:rsid w:val="00861113"/>
    <w:rsid w:val="00861179"/>
    <w:rsid w:val="008615F1"/>
    <w:rsid w:val="00862122"/>
    <w:rsid w:val="00862497"/>
    <w:rsid w:val="00862664"/>
    <w:rsid w:val="0086282F"/>
    <w:rsid w:val="0086298D"/>
    <w:rsid w:val="00862C8D"/>
    <w:rsid w:val="00863460"/>
    <w:rsid w:val="0086363E"/>
    <w:rsid w:val="008638C7"/>
    <w:rsid w:val="00863931"/>
    <w:rsid w:val="00863E9D"/>
    <w:rsid w:val="00863F5B"/>
    <w:rsid w:val="008640BA"/>
    <w:rsid w:val="008642C2"/>
    <w:rsid w:val="00864350"/>
    <w:rsid w:val="00864670"/>
    <w:rsid w:val="00864902"/>
    <w:rsid w:val="00864A0C"/>
    <w:rsid w:val="00864EEA"/>
    <w:rsid w:val="00865393"/>
    <w:rsid w:val="008655DA"/>
    <w:rsid w:val="0086563F"/>
    <w:rsid w:val="00865C5D"/>
    <w:rsid w:val="00865D14"/>
    <w:rsid w:val="008662D6"/>
    <w:rsid w:val="008669D2"/>
    <w:rsid w:val="00866A80"/>
    <w:rsid w:val="00866ACA"/>
    <w:rsid w:val="0086710D"/>
    <w:rsid w:val="00867171"/>
    <w:rsid w:val="00867262"/>
    <w:rsid w:val="008672BC"/>
    <w:rsid w:val="008676C1"/>
    <w:rsid w:val="008678CD"/>
    <w:rsid w:val="00867AAD"/>
    <w:rsid w:val="00867CB1"/>
    <w:rsid w:val="00867F62"/>
    <w:rsid w:val="00867FD3"/>
    <w:rsid w:val="0087001E"/>
    <w:rsid w:val="0087004C"/>
    <w:rsid w:val="00870477"/>
    <w:rsid w:val="00870575"/>
    <w:rsid w:val="0087066C"/>
    <w:rsid w:val="008708E5"/>
    <w:rsid w:val="00870BDA"/>
    <w:rsid w:val="00870F97"/>
    <w:rsid w:val="00871051"/>
    <w:rsid w:val="00871151"/>
    <w:rsid w:val="008712ED"/>
    <w:rsid w:val="0087194A"/>
    <w:rsid w:val="00871B03"/>
    <w:rsid w:val="00871F44"/>
    <w:rsid w:val="0087212B"/>
    <w:rsid w:val="00872317"/>
    <w:rsid w:val="0087252D"/>
    <w:rsid w:val="0087279D"/>
    <w:rsid w:val="008727E6"/>
    <w:rsid w:val="00872CE9"/>
    <w:rsid w:val="00872DD4"/>
    <w:rsid w:val="008731FC"/>
    <w:rsid w:val="008732D8"/>
    <w:rsid w:val="00873A4F"/>
    <w:rsid w:val="00873B31"/>
    <w:rsid w:val="00873C1E"/>
    <w:rsid w:val="00873D1A"/>
    <w:rsid w:val="00873FFF"/>
    <w:rsid w:val="00874D12"/>
    <w:rsid w:val="00874DF2"/>
    <w:rsid w:val="00874EC4"/>
    <w:rsid w:val="00875130"/>
    <w:rsid w:val="008755DC"/>
    <w:rsid w:val="008759DA"/>
    <w:rsid w:val="00875A20"/>
    <w:rsid w:val="00875BF0"/>
    <w:rsid w:val="00875D7F"/>
    <w:rsid w:val="00875DEF"/>
    <w:rsid w:val="00875E4B"/>
    <w:rsid w:val="00875F90"/>
    <w:rsid w:val="0087630C"/>
    <w:rsid w:val="0087631F"/>
    <w:rsid w:val="008769CF"/>
    <w:rsid w:val="00876D87"/>
    <w:rsid w:val="00876E10"/>
    <w:rsid w:val="00876EA4"/>
    <w:rsid w:val="00876F4E"/>
    <w:rsid w:val="00876FB0"/>
    <w:rsid w:val="008772FF"/>
    <w:rsid w:val="0087742A"/>
    <w:rsid w:val="008779A0"/>
    <w:rsid w:val="00877AA7"/>
    <w:rsid w:val="00877D29"/>
    <w:rsid w:val="00877D63"/>
    <w:rsid w:val="00877E96"/>
    <w:rsid w:val="00880148"/>
    <w:rsid w:val="008802B1"/>
    <w:rsid w:val="00880312"/>
    <w:rsid w:val="00880548"/>
    <w:rsid w:val="00880AAE"/>
    <w:rsid w:val="00880CE9"/>
    <w:rsid w:val="00880F8A"/>
    <w:rsid w:val="00881117"/>
    <w:rsid w:val="00881466"/>
    <w:rsid w:val="008817C8"/>
    <w:rsid w:val="00881810"/>
    <w:rsid w:val="0088188E"/>
    <w:rsid w:val="008818A9"/>
    <w:rsid w:val="00881DE0"/>
    <w:rsid w:val="00881E93"/>
    <w:rsid w:val="00882161"/>
    <w:rsid w:val="008822A4"/>
    <w:rsid w:val="008822D2"/>
    <w:rsid w:val="00882427"/>
    <w:rsid w:val="008828B2"/>
    <w:rsid w:val="00882B71"/>
    <w:rsid w:val="00883393"/>
    <w:rsid w:val="00883556"/>
    <w:rsid w:val="00883FD9"/>
    <w:rsid w:val="008841D2"/>
    <w:rsid w:val="00884555"/>
    <w:rsid w:val="008849DB"/>
    <w:rsid w:val="00884BFB"/>
    <w:rsid w:val="00884F20"/>
    <w:rsid w:val="00884F4E"/>
    <w:rsid w:val="008851E1"/>
    <w:rsid w:val="0088548D"/>
    <w:rsid w:val="008859CC"/>
    <w:rsid w:val="00885CDB"/>
    <w:rsid w:val="008860F8"/>
    <w:rsid w:val="008861D4"/>
    <w:rsid w:val="00886733"/>
    <w:rsid w:val="00886826"/>
    <w:rsid w:val="008868BC"/>
    <w:rsid w:val="00886F76"/>
    <w:rsid w:val="008873AF"/>
    <w:rsid w:val="00887448"/>
    <w:rsid w:val="0088784B"/>
    <w:rsid w:val="0089078B"/>
    <w:rsid w:val="00890AB7"/>
    <w:rsid w:val="00890DD3"/>
    <w:rsid w:val="0089118F"/>
    <w:rsid w:val="008912B6"/>
    <w:rsid w:val="00891C58"/>
    <w:rsid w:val="00891CD8"/>
    <w:rsid w:val="00891D8B"/>
    <w:rsid w:val="00891F8C"/>
    <w:rsid w:val="00892A88"/>
    <w:rsid w:val="00893146"/>
    <w:rsid w:val="00893C9F"/>
    <w:rsid w:val="00893EB9"/>
    <w:rsid w:val="008940A1"/>
    <w:rsid w:val="0089471A"/>
    <w:rsid w:val="008948C0"/>
    <w:rsid w:val="00894951"/>
    <w:rsid w:val="00894BB0"/>
    <w:rsid w:val="00894BF4"/>
    <w:rsid w:val="008952D3"/>
    <w:rsid w:val="008954C5"/>
    <w:rsid w:val="00895ADD"/>
    <w:rsid w:val="00896058"/>
    <w:rsid w:val="008961D8"/>
    <w:rsid w:val="0089623C"/>
    <w:rsid w:val="00896825"/>
    <w:rsid w:val="00896BB7"/>
    <w:rsid w:val="00896C25"/>
    <w:rsid w:val="00897CAD"/>
    <w:rsid w:val="00897D9E"/>
    <w:rsid w:val="008A0706"/>
    <w:rsid w:val="008A0788"/>
    <w:rsid w:val="008A0976"/>
    <w:rsid w:val="008A0C73"/>
    <w:rsid w:val="008A0E0F"/>
    <w:rsid w:val="008A0EC5"/>
    <w:rsid w:val="008A0EEF"/>
    <w:rsid w:val="008A0EFD"/>
    <w:rsid w:val="008A1265"/>
    <w:rsid w:val="008A172F"/>
    <w:rsid w:val="008A2075"/>
    <w:rsid w:val="008A230C"/>
    <w:rsid w:val="008A2A2E"/>
    <w:rsid w:val="008A2F85"/>
    <w:rsid w:val="008A3108"/>
    <w:rsid w:val="008A3210"/>
    <w:rsid w:val="008A35FE"/>
    <w:rsid w:val="008A36C7"/>
    <w:rsid w:val="008A3949"/>
    <w:rsid w:val="008A3A09"/>
    <w:rsid w:val="008A4188"/>
    <w:rsid w:val="008A4C36"/>
    <w:rsid w:val="008A4D48"/>
    <w:rsid w:val="008A4FF4"/>
    <w:rsid w:val="008A5462"/>
    <w:rsid w:val="008A55AC"/>
    <w:rsid w:val="008A5AA8"/>
    <w:rsid w:val="008A5ADC"/>
    <w:rsid w:val="008A5B49"/>
    <w:rsid w:val="008A5D74"/>
    <w:rsid w:val="008A60B0"/>
    <w:rsid w:val="008A657E"/>
    <w:rsid w:val="008A6A55"/>
    <w:rsid w:val="008A6C86"/>
    <w:rsid w:val="008A6CAD"/>
    <w:rsid w:val="008A6DD9"/>
    <w:rsid w:val="008A6FF3"/>
    <w:rsid w:val="008A75F9"/>
    <w:rsid w:val="008A76E2"/>
    <w:rsid w:val="008A7BE4"/>
    <w:rsid w:val="008A7C0D"/>
    <w:rsid w:val="008A7C9A"/>
    <w:rsid w:val="008B05A5"/>
    <w:rsid w:val="008B098D"/>
    <w:rsid w:val="008B0D5F"/>
    <w:rsid w:val="008B0F75"/>
    <w:rsid w:val="008B13BF"/>
    <w:rsid w:val="008B14DE"/>
    <w:rsid w:val="008B1533"/>
    <w:rsid w:val="008B2216"/>
    <w:rsid w:val="008B22D8"/>
    <w:rsid w:val="008B25CC"/>
    <w:rsid w:val="008B261F"/>
    <w:rsid w:val="008B2A85"/>
    <w:rsid w:val="008B2D92"/>
    <w:rsid w:val="008B2E45"/>
    <w:rsid w:val="008B3097"/>
    <w:rsid w:val="008B3264"/>
    <w:rsid w:val="008B33B7"/>
    <w:rsid w:val="008B38F8"/>
    <w:rsid w:val="008B3A8B"/>
    <w:rsid w:val="008B3EE2"/>
    <w:rsid w:val="008B400D"/>
    <w:rsid w:val="008B432E"/>
    <w:rsid w:val="008B43EA"/>
    <w:rsid w:val="008B43F7"/>
    <w:rsid w:val="008B5312"/>
    <w:rsid w:val="008B5657"/>
    <w:rsid w:val="008B58B5"/>
    <w:rsid w:val="008B5C39"/>
    <w:rsid w:val="008B5D36"/>
    <w:rsid w:val="008B5EDE"/>
    <w:rsid w:val="008B609C"/>
    <w:rsid w:val="008B64B4"/>
    <w:rsid w:val="008B6BBB"/>
    <w:rsid w:val="008B6F24"/>
    <w:rsid w:val="008B76B0"/>
    <w:rsid w:val="008B780F"/>
    <w:rsid w:val="008B7C17"/>
    <w:rsid w:val="008B7C2C"/>
    <w:rsid w:val="008B7DAE"/>
    <w:rsid w:val="008B7F2E"/>
    <w:rsid w:val="008C0391"/>
    <w:rsid w:val="008C05E9"/>
    <w:rsid w:val="008C05F0"/>
    <w:rsid w:val="008C0850"/>
    <w:rsid w:val="008C0A24"/>
    <w:rsid w:val="008C0DFC"/>
    <w:rsid w:val="008C0E4D"/>
    <w:rsid w:val="008C0E80"/>
    <w:rsid w:val="008C112A"/>
    <w:rsid w:val="008C195E"/>
    <w:rsid w:val="008C1B29"/>
    <w:rsid w:val="008C1FE1"/>
    <w:rsid w:val="008C21D8"/>
    <w:rsid w:val="008C226D"/>
    <w:rsid w:val="008C2441"/>
    <w:rsid w:val="008C2B24"/>
    <w:rsid w:val="008C2E86"/>
    <w:rsid w:val="008C3027"/>
    <w:rsid w:val="008C32AB"/>
    <w:rsid w:val="008C3AE8"/>
    <w:rsid w:val="008C3C57"/>
    <w:rsid w:val="008C41B6"/>
    <w:rsid w:val="008C4768"/>
    <w:rsid w:val="008C48D3"/>
    <w:rsid w:val="008C4A55"/>
    <w:rsid w:val="008C4BF9"/>
    <w:rsid w:val="008C4EED"/>
    <w:rsid w:val="008C508F"/>
    <w:rsid w:val="008C54FF"/>
    <w:rsid w:val="008C58B0"/>
    <w:rsid w:val="008C5DCD"/>
    <w:rsid w:val="008C5E10"/>
    <w:rsid w:val="008C695E"/>
    <w:rsid w:val="008C6D42"/>
    <w:rsid w:val="008C6D56"/>
    <w:rsid w:val="008C7208"/>
    <w:rsid w:val="008C7477"/>
    <w:rsid w:val="008C7608"/>
    <w:rsid w:val="008C7D9E"/>
    <w:rsid w:val="008CA9C9"/>
    <w:rsid w:val="008D0157"/>
    <w:rsid w:val="008D0238"/>
    <w:rsid w:val="008D0414"/>
    <w:rsid w:val="008D04E4"/>
    <w:rsid w:val="008D0543"/>
    <w:rsid w:val="008D094C"/>
    <w:rsid w:val="008D0A75"/>
    <w:rsid w:val="008D0AC0"/>
    <w:rsid w:val="008D0BB6"/>
    <w:rsid w:val="008D108C"/>
    <w:rsid w:val="008D1267"/>
    <w:rsid w:val="008D1B63"/>
    <w:rsid w:val="008D1B98"/>
    <w:rsid w:val="008D1E6E"/>
    <w:rsid w:val="008D2132"/>
    <w:rsid w:val="008D220D"/>
    <w:rsid w:val="008D264F"/>
    <w:rsid w:val="008D2683"/>
    <w:rsid w:val="008D27DE"/>
    <w:rsid w:val="008D2DFA"/>
    <w:rsid w:val="008D2FAE"/>
    <w:rsid w:val="008D3AF9"/>
    <w:rsid w:val="008D3FC4"/>
    <w:rsid w:val="008D4295"/>
    <w:rsid w:val="008D4416"/>
    <w:rsid w:val="008D4519"/>
    <w:rsid w:val="008D46C8"/>
    <w:rsid w:val="008D4ABD"/>
    <w:rsid w:val="008D4DAB"/>
    <w:rsid w:val="008D56EA"/>
    <w:rsid w:val="008D5BAE"/>
    <w:rsid w:val="008D5BB8"/>
    <w:rsid w:val="008D5D52"/>
    <w:rsid w:val="008D5DF4"/>
    <w:rsid w:val="008D5ED7"/>
    <w:rsid w:val="008D6792"/>
    <w:rsid w:val="008D6BB6"/>
    <w:rsid w:val="008D6FD4"/>
    <w:rsid w:val="008D74AC"/>
    <w:rsid w:val="008D7A47"/>
    <w:rsid w:val="008E0E8F"/>
    <w:rsid w:val="008E123E"/>
    <w:rsid w:val="008E1412"/>
    <w:rsid w:val="008E1426"/>
    <w:rsid w:val="008E1604"/>
    <w:rsid w:val="008E19C6"/>
    <w:rsid w:val="008E1A2F"/>
    <w:rsid w:val="008E1AF6"/>
    <w:rsid w:val="008E1B1F"/>
    <w:rsid w:val="008E1C80"/>
    <w:rsid w:val="008E1E27"/>
    <w:rsid w:val="008E1EBF"/>
    <w:rsid w:val="008E1F14"/>
    <w:rsid w:val="008E1FDC"/>
    <w:rsid w:val="008E2148"/>
    <w:rsid w:val="008E224D"/>
    <w:rsid w:val="008E2751"/>
    <w:rsid w:val="008E278B"/>
    <w:rsid w:val="008E2E4F"/>
    <w:rsid w:val="008E345E"/>
    <w:rsid w:val="008E34BC"/>
    <w:rsid w:val="008E3731"/>
    <w:rsid w:val="008E3898"/>
    <w:rsid w:val="008E3C43"/>
    <w:rsid w:val="008E408E"/>
    <w:rsid w:val="008E421A"/>
    <w:rsid w:val="008E4762"/>
    <w:rsid w:val="008E4A73"/>
    <w:rsid w:val="008E4D12"/>
    <w:rsid w:val="008E52C5"/>
    <w:rsid w:val="008E5740"/>
    <w:rsid w:val="008E5774"/>
    <w:rsid w:val="008E59B2"/>
    <w:rsid w:val="008E5C80"/>
    <w:rsid w:val="008E5C86"/>
    <w:rsid w:val="008E5D88"/>
    <w:rsid w:val="008E6151"/>
    <w:rsid w:val="008E64E0"/>
    <w:rsid w:val="008E6759"/>
    <w:rsid w:val="008E6B68"/>
    <w:rsid w:val="008E6BD5"/>
    <w:rsid w:val="008E6C82"/>
    <w:rsid w:val="008E6D86"/>
    <w:rsid w:val="008E6EE8"/>
    <w:rsid w:val="008E707F"/>
    <w:rsid w:val="008E716C"/>
    <w:rsid w:val="008E7942"/>
    <w:rsid w:val="008E7D25"/>
    <w:rsid w:val="008E7E24"/>
    <w:rsid w:val="008F003F"/>
    <w:rsid w:val="008F0728"/>
    <w:rsid w:val="008F0F1D"/>
    <w:rsid w:val="008F109B"/>
    <w:rsid w:val="008F1165"/>
    <w:rsid w:val="008F19C7"/>
    <w:rsid w:val="008F1AF5"/>
    <w:rsid w:val="008F1C09"/>
    <w:rsid w:val="008F22E8"/>
    <w:rsid w:val="008F2376"/>
    <w:rsid w:val="008F247A"/>
    <w:rsid w:val="008F24C8"/>
    <w:rsid w:val="008F2566"/>
    <w:rsid w:val="008F2683"/>
    <w:rsid w:val="008F26A3"/>
    <w:rsid w:val="008F28BC"/>
    <w:rsid w:val="008F2A0C"/>
    <w:rsid w:val="008F35F2"/>
    <w:rsid w:val="008F37E0"/>
    <w:rsid w:val="008F398E"/>
    <w:rsid w:val="008F3D38"/>
    <w:rsid w:val="008F4266"/>
    <w:rsid w:val="008F4779"/>
    <w:rsid w:val="008F4797"/>
    <w:rsid w:val="008F47C0"/>
    <w:rsid w:val="008F49E1"/>
    <w:rsid w:val="008F4CA1"/>
    <w:rsid w:val="008F513B"/>
    <w:rsid w:val="008F5AC4"/>
    <w:rsid w:val="008F62F1"/>
    <w:rsid w:val="008F6AB2"/>
    <w:rsid w:val="008F6BC5"/>
    <w:rsid w:val="008F6CD5"/>
    <w:rsid w:val="008F6D1E"/>
    <w:rsid w:val="008F6F17"/>
    <w:rsid w:val="008F737E"/>
    <w:rsid w:val="008F7CAB"/>
    <w:rsid w:val="008F7E04"/>
    <w:rsid w:val="008F7E15"/>
    <w:rsid w:val="008F7E52"/>
    <w:rsid w:val="008F7EA8"/>
    <w:rsid w:val="00900051"/>
    <w:rsid w:val="009001B0"/>
    <w:rsid w:val="009005E4"/>
    <w:rsid w:val="0090087E"/>
    <w:rsid w:val="00900909"/>
    <w:rsid w:val="009012E6"/>
    <w:rsid w:val="009013CB"/>
    <w:rsid w:val="0090150F"/>
    <w:rsid w:val="009017A3"/>
    <w:rsid w:val="009018BA"/>
    <w:rsid w:val="009018C8"/>
    <w:rsid w:val="009018F5"/>
    <w:rsid w:val="009019E9"/>
    <w:rsid w:val="00901CA9"/>
    <w:rsid w:val="00901CE2"/>
    <w:rsid w:val="00902603"/>
    <w:rsid w:val="0090291D"/>
    <w:rsid w:val="00902E16"/>
    <w:rsid w:val="00902F6B"/>
    <w:rsid w:val="00902FC9"/>
    <w:rsid w:val="00903051"/>
    <w:rsid w:val="00903157"/>
    <w:rsid w:val="00903199"/>
    <w:rsid w:val="009034B1"/>
    <w:rsid w:val="009034E6"/>
    <w:rsid w:val="0090353A"/>
    <w:rsid w:val="00903A03"/>
    <w:rsid w:val="00903C24"/>
    <w:rsid w:val="00903C4D"/>
    <w:rsid w:val="00903C96"/>
    <w:rsid w:val="00903CC4"/>
    <w:rsid w:val="00904DFF"/>
    <w:rsid w:val="009050CA"/>
    <w:rsid w:val="00905516"/>
    <w:rsid w:val="009059EF"/>
    <w:rsid w:val="00905AFC"/>
    <w:rsid w:val="00905C71"/>
    <w:rsid w:val="009060DB"/>
    <w:rsid w:val="00906258"/>
    <w:rsid w:val="009066B9"/>
    <w:rsid w:val="0090688F"/>
    <w:rsid w:val="00906924"/>
    <w:rsid w:val="00906B6A"/>
    <w:rsid w:val="00906D52"/>
    <w:rsid w:val="0090700C"/>
    <w:rsid w:val="00907096"/>
    <w:rsid w:val="00907143"/>
    <w:rsid w:val="009075FD"/>
    <w:rsid w:val="009100DC"/>
    <w:rsid w:val="009101AA"/>
    <w:rsid w:val="009106A1"/>
    <w:rsid w:val="00910A41"/>
    <w:rsid w:val="0091101A"/>
    <w:rsid w:val="0091109F"/>
    <w:rsid w:val="0091116F"/>
    <w:rsid w:val="00911318"/>
    <w:rsid w:val="00911582"/>
    <w:rsid w:val="00911759"/>
    <w:rsid w:val="00911819"/>
    <w:rsid w:val="00911844"/>
    <w:rsid w:val="00911E1D"/>
    <w:rsid w:val="00912847"/>
    <w:rsid w:val="00912910"/>
    <w:rsid w:val="00912BDE"/>
    <w:rsid w:val="0091330E"/>
    <w:rsid w:val="00913407"/>
    <w:rsid w:val="0091367E"/>
    <w:rsid w:val="0091398C"/>
    <w:rsid w:val="00913C91"/>
    <w:rsid w:val="00913D6D"/>
    <w:rsid w:val="009144D4"/>
    <w:rsid w:val="00914C40"/>
    <w:rsid w:val="00914EF7"/>
    <w:rsid w:val="009150A8"/>
    <w:rsid w:val="0091515B"/>
    <w:rsid w:val="009152FC"/>
    <w:rsid w:val="0091578D"/>
    <w:rsid w:val="00915D6E"/>
    <w:rsid w:val="009163A7"/>
    <w:rsid w:val="009166C1"/>
    <w:rsid w:val="0091687A"/>
    <w:rsid w:val="00916B12"/>
    <w:rsid w:val="00916C77"/>
    <w:rsid w:val="00917392"/>
    <w:rsid w:val="009174D1"/>
    <w:rsid w:val="00917739"/>
    <w:rsid w:val="00917966"/>
    <w:rsid w:val="0091797F"/>
    <w:rsid w:val="009202E1"/>
    <w:rsid w:val="00920495"/>
    <w:rsid w:val="0092049F"/>
    <w:rsid w:val="00920D6B"/>
    <w:rsid w:val="00920D7B"/>
    <w:rsid w:val="009215BB"/>
    <w:rsid w:val="009218CC"/>
    <w:rsid w:val="00921930"/>
    <w:rsid w:val="009219DF"/>
    <w:rsid w:val="00921C63"/>
    <w:rsid w:val="00921C7C"/>
    <w:rsid w:val="00921F64"/>
    <w:rsid w:val="00921FBD"/>
    <w:rsid w:val="00922070"/>
    <w:rsid w:val="00922563"/>
    <w:rsid w:val="009227E8"/>
    <w:rsid w:val="00922A4E"/>
    <w:rsid w:val="00923012"/>
    <w:rsid w:val="009231CE"/>
    <w:rsid w:val="009237AC"/>
    <w:rsid w:val="0092454C"/>
    <w:rsid w:val="0092467F"/>
    <w:rsid w:val="009246D5"/>
    <w:rsid w:val="00924D72"/>
    <w:rsid w:val="009254EE"/>
    <w:rsid w:val="00925A25"/>
    <w:rsid w:val="00925A61"/>
    <w:rsid w:val="00925F14"/>
    <w:rsid w:val="00925FF6"/>
    <w:rsid w:val="00926048"/>
    <w:rsid w:val="009261B0"/>
    <w:rsid w:val="009261B5"/>
    <w:rsid w:val="009261F0"/>
    <w:rsid w:val="00926204"/>
    <w:rsid w:val="00926224"/>
    <w:rsid w:val="009263C9"/>
    <w:rsid w:val="00926701"/>
    <w:rsid w:val="009267E0"/>
    <w:rsid w:val="00926A1E"/>
    <w:rsid w:val="00926BEF"/>
    <w:rsid w:val="00926D82"/>
    <w:rsid w:val="0092710E"/>
    <w:rsid w:val="00927558"/>
    <w:rsid w:val="0092786E"/>
    <w:rsid w:val="00927930"/>
    <w:rsid w:val="0093017A"/>
    <w:rsid w:val="009301CD"/>
    <w:rsid w:val="00930494"/>
    <w:rsid w:val="009306CD"/>
    <w:rsid w:val="00930DEE"/>
    <w:rsid w:val="00930EBC"/>
    <w:rsid w:val="009314A6"/>
    <w:rsid w:val="00931795"/>
    <w:rsid w:val="00931934"/>
    <w:rsid w:val="00931B7D"/>
    <w:rsid w:val="00931DBB"/>
    <w:rsid w:val="009320DD"/>
    <w:rsid w:val="00932157"/>
    <w:rsid w:val="00932492"/>
    <w:rsid w:val="00932B2D"/>
    <w:rsid w:val="0093377C"/>
    <w:rsid w:val="00933F24"/>
    <w:rsid w:val="00934002"/>
    <w:rsid w:val="00934B54"/>
    <w:rsid w:val="00935103"/>
    <w:rsid w:val="00935C33"/>
    <w:rsid w:val="00935F4B"/>
    <w:rsid w:val="00936417"/>
    <w:rsid w:val="00936668"/>
    <w:rsid w:val="00936761"/>
    <w:rsid w:val="0093767B"/>
    <w:rsid w:val="0093789F"/>
    <w:rsid w:val="0093796D"/>
    <w:rsid w:val="009379D1"/>
    <w:rsid w:val="00937D37"/>
    <w:rsid w:val="00937E14"/>
    <w:rsid w:val="00937F04"/>
    <w:rsid w:val="00939579"/>
    <w:rsid w:val="00940423"/>
    <w:rsid w:val="00940710"/>
    <w:rsid w:val="00940AFD"/>
    <w:rsid w:val="00940C2D"/>
    <w:rsid w:val="00940DA0"/>
    <w:rsid w:val="0094103D"/>
    <w:rsid w:val="009410E2"/>
    <w:rsid w:val="009413B9"/>
    <w:rsid w:val="00941A71"/>
    <w:rsid w:val="00941C18"/>
    <w:rsid w:val="00941EA1"/>
    <w:rsid w:val="0094218B"/>
    <w:rsid w:val="009421C4"/>
    <w:rsid w:val="009422A6"/>
    <w:rsid w:val="009422D1"/>
    <w:rsid w:val="00942EC8"/>
    <w:rsid w:val="009434AA"/>
    <w:rsid w:val="0094391E"/>
    <w:rsid w:val="00943963"/>
    <w:rsid w:val="00943C05"/>
    <w:rsid w:val="00943C2C"/>
    <w:rsid w:val="00943ED0"/>
    <w:rsid w:val="009442F8"/>
    <w:rsid w:val="009445AB"/>
    <w:rsid w:val="00944A47"/>
    <w:rsid w:val="00944BA1"/>
    <w:rsid w:val="00944D26"/>
    <w:rsid w:val="00944DED"/>
    <w:rsid w:val="00944E6B"/>
    <w:rsid w:val="0094516E"/>
    <w:rsid w:val="009451A0"/>
    <w:rsid w:val="009452BA"/>
    <w:rsid w:val="009457CE"/>
    <w:rsid w:val="00945822"/>
    <w:rsid w:val="00945E4E"/>
    <w:rsid w:val="00945F15"/>
    <w:rsid w:val="009463A1"/>
    <w:rsid w:val="00946593"/>
    <w:rsid w:val="009472FC"/>
    <w:rsid w:val="0094747B"/>
    <w:rsid w:val="00947788"/>
    <w:rsid w:val="009479C9"/>
    <w:rsid w:val="00947AB2"/>
    <w:rsid w:val="00947DCD"/>
    <w:rsid w:val="00950CD7"/>
    <w:rsid w:val="00950D37"/>
    <w:rsid w:val="00950D64"/>
    <w:rsid w:val="00950FE2"/>
    <w:rsid w:val="00951131"/>
    <w:rsid w:val="00951193"/>
    <w:rsid w:val="009511BD"/>
    <w:rsid w:val="0095144B"/>
    <w:rsid w:val="00951493"/>
    <w:rsid w:val="00951A99"/>
    <w:rsid w:val="00951C05"/>
    <w:rsid w:val="00951C33"/>
    <w:rsid w:val="009520A0"/>
    <w:rsid w:val="00952526"/>
    <w:rsid w:val="00952569"/>
    <w:rsid w:val="0095282D"/>
    <w:rsid w:val="009528F4"/>
    <w:rsid w:val="00952CCA"/>
    <w:rsid w:val="00953770"/>
    <w:rsid w:val="009539A5"/>
    <w:rsid w:val="00953A43"/>
    <w:rsid w:val="00953C40"/>
    <w:rsid w:val="00954081"/>
    <w:rsid w:val="00954C5F"/>
    <w:rsid w:val="00954D26"/>
    <w:rsid w:val="00954E7C"/>
    <w:rsid w:val="00954FC9"/>
    <w:rsid w:val="0095515C"/>
    <w:rsid w:val="00955278"/>
    <w:rsid w:val="00955384"/>
    <w:rsid w:val="00955797"/>
    <w:rsid w:val="00955ACF"/>
    <w:rsid w:val="00955E3F"/>
    <w:rsid w:val="00955FAE"/>
    <w:rsid w:val="00956034"/>
    <w:rsid w:val="0095645E"/>
    <w:rsid w:val="00956635"/>
    <w:rsid w:val="00956759"/>
    <w:rsid w:val="009568BA"/>
    <w:rsid w:val="00956A7F"/>
    <w:rsid w:val="00956B71"/>
    <w:rsid w:val="00956D8B"/>
    <w:rsid w:val="009570BB"/>
    <w:rsid w:val="00957976"/>
    <w:rsid w:val="00957AC4"/>
    <w:rsid w:val="00957BD4"/>
    <w:rsid w:val="00957CDD"/>
    <w:rsid w:val="00957EAA"/>
    <w:rsid w:val="00957F28"/>
    <w:rsid w:val="00957F54"/>
    <w:rsid w:val="009602A2"/>
    <w:rsid w:val="009603C4"/>
    <w:rsid w:val="009605EE"/>
    <w:rsid w:val="00960EE4"/>
    <w:rsid w:val="009611AE"/>
    <w:rsid w:val="009612C7"/>
    <w:rsid w:val="00961A6A"/>
    <w:rsid w:val="00961AFD"/>
    <w:rsid w:val="00962037"/>
    <w:rsid w:val="0096296A"/>
    <w:rsid w:val="00962C1A"/>
    <w:rsid w:val="009631ED"/>
    <w:rsid w:val="00963481"/>
    <w:rsid w:val="0096437A"/>
    <w:rsid w:val="009643D2"/>
    <w:rsid w:val="0096447A"/>
    <w:rsid w:val="00964752"/>
    <w:rsid w:val="00965B8F"/>
    <w:rsid w:val="00965BAB"/>
    <w:rsid w:val="00965E2B"/>
    <w:rsid w:val="00966685"/>
    <w:rsid w:val="00966698"/>
    <w:rsid w:val="009666C6"/>
    <w:rsid w:val="00966BBC"/>
    <w:rsid w:val="009674B9"/>
    <w:rsid w:val="0096750E"/>
    <w:rsid w:val="0096760D"/>
    <w:rsid w:val="009678A7"/>
    <w:rsid w:val="00967A62"/>
    <w:rsid w:val="00967A9A"/>
    <w:rsid w:val="00967B58"/>
    <w:rsid w:val="00967B85"/>
    <w:rsid w:val="00967CE8"/>
    <w:rsid w:val="009702D9"/>
    <w:rsid w:val="00970705"/>
    <w:rsid w:val="009708AA"/>
    <w:rsid w:val="0097096F"/>
    <w:rsid w:val="00971B7B"/>
    <w:rsid w:val="00971CC5"/>
    <w:rsid w:val="00971D5D"/>
    <w:rsid w:val="00971E6A"/>
    <w:rsid w:val="00972438"/>
    <w:rsid w:val="009728A6"/>
    <w:rsid w:val="00972C22"/>
    <w:rsid w:val="00972C6B"/>
    <w:rsid w:val="00972EA8"/>
    <w:rsid w:val="00973411"/>
    <w:rsid w:val="00973765"/>
    <w:rsid w:val="00974234"/>
    <w:rsid w:val="009743D8"/>
    <w:rsid w:val="00974437"/>
    <w:rsid w:val="009748F3"/>
    <w:rsid w:val="00975617"/>
    <w:rsid w:val="00975CE4"/>
    <w:rsid w:val="00975D4E"/>
    <w:rsid w:val="00975E24"/>
    <w:rsid w:val="00976598"/>
    <w:rsid w:val="0097682A"/>
    <w:rsid w:val="00976917"/>
    <w:rsid w:val="00976E5A"/>
    <w:rsid w:val="009774BC"/>
    <w:rsid w:val="0098004C"/>
    <w:rsid w:val="00980099"/>
    <w:rsid w:val="009800C2"/>
    <w:rsid w:val="00980270"/>
    <w:rsid w:val="00980987"/>
    <w:rsid w:val="009809CD"/>
    <w:rsid w:val="00980CEB"/>
    <w:rsid w:val="00980FF6"/>
    <w:rsid w:val="00981BEB"/>
    <w:rsid w:val="00981EC7"/>
    <w:rsid w:val="00981FAD"/>
    <w:rsid w:val="009822AD"/>
    <w:rsid w:val="00982694"/>
    <w:rsid w:val="0098293A"/>
    <w:rsid w:val="00982A51"/>
    <w:rsid w:val="00982E93"/>
    <w:rsid w:val="0098354E"/>
    <w:rsid w:val="009835D0"/>
    <w:rsid w:val="00983A4F"/>
    <w:rsid w:val="00983D95"/>
    <w:rsid w:val="00983F90"/>
    <w:rsid w:val="00984159"/>
    <w:rsid w:val="00984A78"/>
    <w:rsid w:val="00984D74"/>
    <w:rsid w:val="00984E83"/>
    <w:rsid w:val="009855A8"/>
    <w:rsid w:val="00986BDE"/>
    <w:rsid w:val="00987BCD"/>
    <w:rsid w:val="00987CE0"/>
    <w:rsid w:val="009903CD"/>
    <w:rsid w:val="00990C3C"/>
    <w:rsid w:val="0099117E"/>
    <w:rsid w:val="00991762"/>
    <w:rsid w:val="00991CC7"/>
    <w:rsid w:val="00991E6F"/>
    <w:rsid w:val="0099217E"/>
    <w:rsid w:val="009921A6"/>
    <w:rsid w:val="00992720"/>
    <w:rsid w:val="00992F12"/>
    <w:rsid w:val="00992F4D"/>
    <w:rsid w:val="009932FF"/>
    <w:rsid w:val="009936DC"/>
    <w:rsid w:val="00993A1C"/>
    <w:rsid w:val="00993F1C"/>
    <w:rsid w:val="00993F21"/>
    <w:rsid w:val="00994323"/>
    <w:rsid w:val="00994753"/>
    <w:rsid w:val="00994B78"/>
    <w:rsid w:val="00994C3C"/>
    <w:rsid w:val="00994C79"/>
    <w:rsid w:val="0099518D"/>
    <w:rsid w:val="0099528A"/>
    <w:rsid w:val="009958F1"/>
    <w:rsid w:val="00995AA6"/>
    <w:rsid w:val="00995B66"/>
    <w:rsid w:val="00995F2E"/>
    <w:rsid w:val="00995FB4"/>
    <w:rsid w:val="009960FF"/>
    <w:rsid w:val="00996290"/>
    <w:rsid w:val="00996481"/>
    <w:rsid w:val="00996CE7"/>
    <w:rsid w:val="00997B50"/>
    <w:rsid w:val="009A021B"/>
    <w:rsid w:val="009A070A"/>
    <w:rsid w:val="009A0E0C"/>
    <w:rsid w:val="009A0ED4"/>
    <w:rsid w:val="009A0EE1"/>
    <w:rsid w:val="009A1169"/>
    <w:rsid w:val="009A163F"/>
    <w:rsid w:val="009A188A"/>
    <w:rsid w:val="009A1C44"/>
    <w:rsid w:val="009A1EA0"/>
    <w:rsid w:val="009A21D7"/>
    <w:rsid w:val="009A2221"/>
    <w:rsid w:val="009A23D5"/>
    <w:rsid w:val="009A2453"/>
    <w:rsid w:val="009A2BF1"/>
    <w:rsid w:val="009A322A"/>
    <w:rsid w:val="009A3852"/>
    <w:rsid w:val="009A3A2A"/>
    <w:rsid w:val="009A3D5C"/>
    <w:rsid w:val="009A40A8"/>
    <w:rsid w:val="009A43A1"/>
    <w:rsid w:val="009A475B"/>
    <w:rsid w:val="009A4CC5"/>
    <w:rsid w:val="009A4DC3"/>
    <w:rsid w:val="009A4E01"/>
    <w:rsid w:val="009A5103"/>
    <w:rsid w:val="009A51DC"/>
    <w:rsid w:val="009A576C"/>
    <w:rsid w:val="009A5884"/>
    <w:rsid w:val="009A5B46"/>
    <w:rsid w:val="009A5B4B"/>
    <w:rsid w:val="009A61B0"/>
    <w:rsid w:val="009A61FD"/>
    <w:rsid w:val="009A6383"/>
    <w:rsid w:val="009A650E"/>
    <w:rsid w:val="009A675E"/>
    <w:rsid w:val="009A682B"/>
    <w:rsid w:val="009A6BCD"/>
    <w:rsid w:val="009A6C69"/>
    <w:rsid w:val="009A6CE3"/>
    <w:rsid w:val="009A6E19"/>
    <w:rsid w:val="009A6F13"/>
    <w:rsid w:val="009A70FE"/>
    <w:rsid w:val="009A7B91"/>
    <w:rsid w:val="009B02C3"/>
    <w:rsid w:val="009B06F3"/>
    <w:rsid w:val="009B0826"/>
    <w:rsid w:val="009B097E"/>
    <w:rsid w:val="009B0E8B"/>
    <w:rsid w:val="009B0F51"/>
    <w:rsid w:val="009B10D0"/>
    <w:rsid w:val="009B1708"/>
    <w:rsid w:val="009B1773"/>
    <w:rsid w:val="009B2C42"/>
    <w:rsid w:val="009B36BA"/>
    <w:rsid w:val="009B3836"/>
    <w:rsid w:val="009B38D7"/>
    <w:rsid w:val="009B3A5D"/>
    <w:rsid w:val="009B3B08"/>
    <w:rsid w:val="009B3BEB"/>
    <w:rsid w:val="009B3D27"/>
    <w:rsid w:val="009B3F67"/>
    <w:rsid w:val="009B4099"/>
    <w:rsid w:val="009B453C"/>
    <w:rsid w:val="009B4A63"/>
    <w:rsid w:val="009B4C31"/>
    <w:rsid w:val="009B4F0B"/>
    <w:rsid w:val="009B5569"/>
    <w:rsid w:val="009B565D"/>
    <w:rsid w:val="009B56C5"/>
    <w:rsid w:val="009B5705"/>
    <w:rsid w:val="009B5E52"/>
    <w:rsid w:val="009B6777"/>
    <w:rsid w:val="009B6804"/>
    <w:rsid w:val="009B6DF6"/>
    <w:rsid w:val="009B6E55"/>
    <w:rsid w:val="009B7050"/>
    <w:rsid w:val="009B75C8"/>
    <w:rsid w:val="009B7848"/>
    <w:rsid w:val="009B787F"/>
    <w:rsid w:val="009B7AC4"/>
    <w:rsid w:val="009B7EAE"/>
    <w:rsid w:val="009C0663"/>
    <w:rsid w:val="009C07EB"/>
    <w:rsid w:val="009C1795"/>
    <w:rsid w:val="009C1A71"/>
    <w:rsid w:val="009C1E9F"/>
    <w:rsid w:val="009C255B"/>
    <w:rsid w:val="009C2592"/>
    <w:rsid w:val="009C2708"/>
    <w:rsid w:val="009C2C57"/>
    <w:rsid w:val="009C3E2D"/>
    <w:rsid w:val="009C4435"/>
    <w:rsid w:val="009C4AF2"/>
    <w:rsid w:val="009C4D63"/>
    <w:rsid w:val="009C505D"/>
    <w:rsid w:val="009C53FE"/>
    <w:rsid w:val="009C54B2"/>
    <w:rsid w:val="009C67E4"/>
    <w:rsid w:val="009C6CFE"/>
    <w:rsid w:val="009C72C0"/>
    <w:rsid w:val="009C72F9"/>
    <w:rsid w:val="009C7772"/>
    <w:rsid w:val="009C7B95"/>
    <w:rsid w:val="009C7C9A"/>
    <w:rsid w:val="009C7CAA"/>
    <w:rsid w:val="009C7D9D"/>
    <w:rsid w:val="009D0068"/>
    <w:rsid w:val="009D021A"/>
    <w:rsid w:val="009D0485"/>
    <w:rsid w:val="009D0863"/>
    <w:rsid w:val="009D0B29"/>
    <w:rsid w:val="009D0B6F"/>
    <w:rsid w:val="009D1227"/>
    <w:rsid w:val="009D1470"/>
    <w:rsid w:val="009D1648"/>
    <w:rsid w:val="009D180E"/>
    <w:rsid w:val="009D1908"/>
    <w:rsid w:val="009D199A"/>
    <w:rsid w:val="009D2069"/>
    <w:rsid w:val="009D21C0"/>
    <w:rsid w:val="009D2656"/>
    <w:rsid w:val="009D2A4C"/>
    <w:rsid w:val="009D2D9E"/>
    <w:rsid w:val="009D30A2"/>
    <w:rsid w:val="009D31EB"/>
    <w:rsid w:val="009D3287"/>
    <w:rsid w:val="009D349D"/>
    <w:rsid w:val="009D3577"/>
    <w:rsid w:val="009D3689"/>
    <w:rsid w:val="009D384A"/>
    <w:rsid w:val="009D4226"/>
    <w:rsid w:val="009D425E"/>
    <w:rsid w:val="009D4319"/>
    <w:rsid w:val="009D438D"/>
    <w:rsid w:val="009D47C7"/>
    <w:rsid w:val="009D49E0"/>
    <w:rsid w:val="009D510F"/>
    <w:rsid w:val="009D5AC9"/>
    <w:rsid w:val="009D6227"/>
    <w:rsid w:val="009D676B"/>
    <w:rsid w:val="009D67F2"/>
    <w:rsid w:val="009D6A63"/>
    <w:rsid w:val="009D6B21"/>
    <w:rsid w:val="009D6E9F"/>
    <w:rsid w:val="009D7700"/>
    <w:rsid w:val="009D7E80"/>
    <w:rsid w:val="009E0141"/>
    <w:rsid w:val="009E0627"/>
    <w:rsid w:val="009E0B65"/>
    <w:rsid w:val="009E18ED"/>
    <w:rsid w:val="009E18F6"/>
    <w:rsid w:val="009E192D"/>
    <w:rsid w:val="009E198F"/>
    <w:rsid w:val="009E1D62"/>
    <w:rsid w:val="009E1DD4"/>
    <w:rsid w:val="009E1EF6"/>
    <w:rsid w:val="009E2126"/>
    <w:rsid w:val="009E2343"/>
    <w:rsid w:val="009E23DE"/>
    <w:rsid w:val="009E2571"/>
    <w:rsid w:val="009E2C4B"/>
    <w:rsid w:val="009E33CF"/>
    <w:rsid w:val="009E3C47"/>
    <w:rsid w:val="009E3E5E"/>
    <w:rsid w:val="009E3EE5"/>
    <w:rsid w:val="009E3FB5"/>
    <w:rsid w:val="009E40B6"/>
    <w:rsid w:val="009E44BA"/>
    <w:rsid w:val="009E4993"/>
    <w:rsid w:val="009E4C24"/>
    <w:rsid w:val="009E4D13"/>
    <w:rsid w:val="009E50E5"/>
    <w:rsid w:val="009E5227"/>
    <w:rsid w:val="009E5317"/>
    <w:rsid w:val="009E53B5"/>
    <w:rsid w:val="009E53F8"/>
    <w:rsid w:val="009E544F"/>
    <w:rsid w:val="009E5897"/>
    <w:rsid w:val="009E5926"/>
    <w:rsid w:val="009E5BB9"/>
    <w:rsid w:val="009E6671"/>
    <w:rsid w:val="009E66B8"/>
    <w:rsid w:val="009E6828"/>
    <w:rsid w:val="009E6968"/>
    <w:rsid w:val="009E6BD2"/>
    <w:rsid w:val="009E6DAF"/>
    <w:rsid w:val="009E6DC7"/>
    <w:rsid w:val="009E6FA4"/>
    <w:rsid w:val="009E7681"/>
    <w:rsid w:val="009E7C52"/>
    <w:rsid w:val="009E7EB7"/>
    <w:rsid w:val="009F077B"/>
    <w:rsid w:val="009F08B7"/>
    <w:rsid w:val="009F0D1B"/>
    <w:rsid w:val="009F0DE9"/>
    <w:rsid w:val="009F0EF2"/>
    <w:rsid w:val="009F141F"/>
    <w:rsid w:val="009F19A7"/>
    <w:rsid w:val="009F1F41"/>
    <w:rsid w:val="009F1F83"/>
    <w:rsid w:val="009F256C"/>
    <w:rsid w:val="009F260A"/>
    <w:rsid w:val="009F26E3"/>
    <w:rsid w:val="009F27EB"/>
    <w:rsid w:val="009F280F"/>
    <w:rsid w:val="009F2A14"/>
    <w:rsid w:val="009F2B91"/>
    <w:rsid w:val="009F2BEC"/>
    <w:rsid w:val="009F2D97"/>
    <w:rsid w:val="009F2EAB"/>
    <w:rsid w:val="009F354C"/>
    <w:rsid w:val="009F36F4"/>
    <w:rsid w:val="009F3773"/>
    <w:rsid w:val="009F3B25"/>
    <w:rsid w:val="009F3FF9"/>
    <w:rsid w:val="009F45E7"/>
    <w:rsid w:val="009F50C4"/>
    <w:rsid w:val="009F5170"/>
    <w:rsid w:val="009F578A"/>
    <w:rsid w:val="009F5833"/>
    <w:rsid w:val="009F594F"/>
    <w:rsid w:val="009F5AA3"/>
    <w:rsid w:val="009F5BD5"/>
    <w:rsid w:val="009F5DA6"/>
    <w:rsid w:val="009F5EE0"/>
    <w:rsid w:val="009F61AE"/>
    <w:rsid w:val="009F61B7"/>
    <w:rsid w:val="009F69BD"/>
    <w:rsid w:val="009F6B56"/>
    <w:rsid w:val="009F6C75"/>
    <w:rsid w:val="009F7179"/>
    <w:rsid w:val="009F729A"/>
    <w:rsid w:val="009F74EE"/>
    <w:rsid w:val="009F7732"/>
    <w:rsid w:val="009F7A1D"/>
    <w:rsid w:val="009F7C04"/>
    <w:rsid w:val="00A001A2"/>
    <w:rsid w:val="00A0077C"/>
    <w:rsid w:val="00A009E2"/>
    <w:rsid w:val="00A010CB"/>
    <w:rsid w:val="00A01328"/>
    <w:rsid w:val="00A014AC"/>
    <w:rsid w:val="00A01728"/>
    <w:rsid w:val="00A01DEB"/>
    <w:rsid w:val="00A01F34"/>
    <w:rsid w:val="00A02227"/>
    <w:rsid w:val="00A0251D"/>
    <w:rsid w:val="00A02586"/>
    <w:rsid w:val="00A026CF"/>
    <w:rsid w:val="00A02799"/>
    <w:rsid w:val="00A028A8"/>
    <w:rsid w:val="00A03324"/>
    <w:rsid w:val="00A03326"/>
    <w:rsid w:val="00A0371C"/>
    <w:rsid w:val="00A03773"/>
    <w:rsid w:val="00A038D1"/>
    <w:rsid w:val="00A03B33"/>
    <w:rsid w:val="00A03BC4"/>
    <w:rsid w:val="00A04134"/>
    <w:rsid w:val="00A04398"/>
    <w:rsid w:val="00A045FC"/>
    <w:rsid w:val="00A0501B"/>
    <w:rsid w:val="00A05163"/>
    <w:rsid w:val="00A055E8"/>
    <w:rsid w:val="00A05654"/>
    <w:rsid w:val="00A056D4"/>
    <w:rsid w:val="00A058C8"/>
    <w:rsid w:val="00A05C4F"/>
    <w:rsid w:val="00A05F32"/>
    <w:rsid w:val="00A065CD"/>
    <w:rsid w:val="00A06BDF"/>
    <w:rsid w:val="00A06C32"/>
    <w:rsid w:val="00A06E3B"/>
    <w:rsid w:val="00A07153"/>
    <w:rsid w:val="00A07216"/>
    <w:rsid w:val="00A0754B"/>
    <w:rsid w:val="00A07567"/>
    <w:rsid w:val="00A076B9"/>
    <w:rsid w:val="00A07A1E"/>
    <w:rsid w:val="00A07B97"/>
    <w:rsid w:val="00A07DAC"/>
    <w:rsid w:val="00A10277"/>
    <w:rsid w:val="00A104CC"/>
    <w:rsid w:val="00A10851"/>
    <w:rsid w:val="00A10B8E"/>
    <w:rsid w:val="00A10BC1"/>
    <w:rsid w:val="00A10BEE"/>
    <w:rsid w:val="00A10DA9"/>
    <w:rsid w:val="00A10EE6"/>
    <w:rsid w:val="00A1106D"/>
    <w:rsid w:val="00A117A6"/>
    <w:rsid w:val="00A11823"/>
    <w:rsid w:val="00A11A7E"/>
    <w:rsid w:val="00A11B14"/>
    <w:rsid w:val="00A11D80"/>
    <w:rsid w:val="00A126BB"/>
    <w:rsid w:val="00A12805"/>
    <w:rsid w:val="00A1284C"/>
    <w:rsid w:val="00A12A29"/>
    <w:rsid w:val="00A12C35"/>
    <w:rsid w:val="00A12D07"/>
    <w:rsid w:val="00A12E27"/>
    <w:rsid w:val="00A12FFC"/>
    <w:rsid w:val="00A134D3"/>
    <w:rsid w:val="00A13870"/>
    <w:rsid w:val="00A13923"/>
    <w:rsid w:val="00A1392C"/>
    <w:rsid w:val="00A13B35"/>
    <w:rsid w:val="00A13CB4"/>
    <w:rsid w:val="00A13EB7"/>
    <w:rsid w:val="00A13EC3"/>
    <w:rsid w:val="00A14AAD"/>
    <w:rsid w:val="00A14F79"/>
    <w:rsid w:val="00A153A4"/>
    <w:rsid w:val="00A15401"/>
    <w:rsid w:val="00A15501"/>
    <w:rsid w:val="00A15690"/>
    <w:rsid w:val="00A15703"/>
    <w:rsid w:val="00A159AD"/>
    <w:rsid w:val="00A15EC7"/>
    <w:rsid w:val="00A1612D"/>
    <w:rsid w:val="00A165FD"/>
    <w:rsid w:val="00A1689A"/>
    <w:rsid w:val="00A16B4F"/>
    <w:rsid w:val="00A16B6E"/>
    <w:rsid w:val="00A16F47"/>
    <w:rsid w:val="00A16F75"/>
    <w:rsid w:val="00A17063"/>
    <w:rsid w:val="00A175D4"/>
    <w:rsid w:val="00A176F3"/>
    <w:rsid w:val="00A1797E"/>
    <w:rsid w:val="00A179E0"/>
    <w:rsid w:val="00A17B4C"/>
    <w:rsid w:val="00A17D30"/>
    <w:rsid w:val="00A17EAF"/>
    <w:rsid w:val="00A20024"/>
    <w:rsid w:val="00A2007D"/>
    <w:rsid w:val="00A20692"/>
    <w:rsid w:val="00A208A6"/>
    <w:rsid w:val="00A2097D"/>
    <w:rsid w:val="00A20EC6"/>
    <w:rsid w:val="00A20F3E"/>
    <w:rsid w:val="00A21057"/>
    <w:rsid w:val="00A210DB"/>
    <w:rsid w:val="00A21124"/>
    <w:rsid w:val="00A220C1"/>
    <w:rsid w:val="00A2249A"/>
    <w:rsid w:val="00A22858"/>
    <w:rsid w:val="00A22BD4"/>
    <w:rsid w:val="00A23295"/>
    <w:rsid w:val="00A23394"/>
    <w:rsid w:val="00A23ADB"/>
    <w:rsid w:val="00A23B79"/>
    <w:rsid w:val="00A23E3F"/>
    <w:rsid w:val="00A23FB9"/>
    <w:rsid w:val="00A240D5"/>
    <w:rsid w:val="00A2414E"/>
    <w:rsid w:val="00A2418A"/>
    <w:rsid w:val="00A247C6"/>
    <w:rsid w:val="00A24ADC"/>
    <w:rsid w:val="00A24B88"/>
    <w:rsid w:val="00A24D06"/>
    <w:rsid w:val="00A24DC4"/>
    <w:rsid w:val="00A2534B"/>
    <w:rsid w:val="00A2540A"/>
    <w:rsid w:val="00A25C77"/>
    <w:rsid w:val="00A26299"/>
    <w:rsid w:val="00A26419"/>
    <w:rsid w:val="00A2694C"/>
    <w:rsid w:val="00A2703B"/>
    <w:rsid w:val="00A273B2"/>
    <w:rsid w:val="00A2745A"/>
    <w:rsid w:val="00A30012"/>
    <w:rsid w:val="00A30089"/>
    <w:rsid w:val="00A3039C"/>
    <w:rsid w:val="00A303CE"/>
    <w:rsid w:val="00A3066D"/>
    <w:rsid w:val="00A30671"/>
    <w:rsid w:val="00A30E67"/>
    <w:rsid w:val="00A30E6F"/>
    <w:rsid w:val="00A31257"/>
    <w:rsid w:val="00A313BC"/>
    <w:rsid w:val="00A3161D"/>
    <w:rsid w:val="00A3232A"/>
    <w:rsid w:val="00A32648"/>
    <w:rsid w:val="00A327EA"/>
    <w:rsid w:val="00A32AA8"/>
    <w:rsid w:val="00A32B20"/>
    <w:rsid w:val="00A32F88"/>
    <w:rsid w:val="00A33119"/>
    <w:rsid w:val="00A334A8"/>
    <w:rsid w:val="00A33897"/>
    <w:rsid w:val="00A33F6C"/>
    <w:rsid w:val="00A34100"/>
    <w:rsid w:val="00A34246"/>
    <w:rsid w:val="00A342A6"/>
    <w:rsid w:val="00A342B5"/>
    <w:rsid w:val="00A34697"/>
    <w:rsid w:val="00A3479F"/>
    <w:rsid w:val="00A34E0B"/>
    <w:rsid w:val="00A3522B"/>
    <w:rsid w:val="00A35326"/>
    <w:rsid w:val="00A35656"/>
    <w:rsid w:val="00A358BE"/>
    <w:rsid w:val="00A35BCB"/>
    <w:rsid w:val="00A35DA8"/>
    <w:rsid w:val="00A35FA6"/>
    <w:rsid w:val="00A36002"/>
    <w:rsid w:val="00A365DE"/>
    <w:rsid w:val="00A3693C"/>
    <w:rsid w:val="00A36D3F"/>
    <w:rsid w:val="00A37257"/>
    <w:rsid w:val="00A37D38"/>
    <w:rsid w:val="00A37F1A"/>
    <w:rsid w:val="00A403A0"/>
    <w:rsid w:val="00A40522"/>
    <w:rsid w:val="00A405FC"/>
    <w:rsid w:val="00A406E2"/>
    <w:rsid w:val="00A407D6"/>
    <w:rsid w:val="00A4093D"/>
    <w:rsid w:val="00A40A7E"/>
    <w:rsid w:val="00A41008"/>
    <w:rsid w:val="00A41CF6"/>
    <w:rsid w:val="00A41E20"/>
    <w:rsid w:val="00A42249"/>
    <w:rsid w:val="00A4292E"/>
    <w:rsid w:val="00A42B3A"/>
    <w:rsid w:val="00A42E3B"/>
    <w:rsid w:val="00A431B9"/>
    <w:rsid w:val="00A4352A"/>
    <w:rsid w:val="00A435B5"/>
    <w:rsid w:val="00A43767"/>
    <w:rsid w:val="00A43A30"/>
    <w:rsid w:val="00A44D6C"/>
    <w:rsid w:val="00A44F83"/>
    <w:rsid w:val="00A450E4"/>
    <w:rsid w:val="00A453E6"/>
    <w:rsid w:val="00A4550A"/>
    <w:rsid w:val="00A4554C"/>
    <w:rsid w:val="00A455B5"/>
    <w:rsid w:val="00A45997"/>
    <w:rsid w:val="00A4601F"/>
    <w:rsid w:val="00A4612E"/>
    <w:rsid w:val="00A46235"/>
    <w:rsid w:val="00A465A8"/>
    <w:rsid w:val="00A46E98"/>
    <w:rsid w:val="00A47893"/>
    <w:rsid w:val="00A47894"/>
    <w:rsid w:val="00A4F1F0"/>
    <w:rsid w:val="00A50162"/>
    <w:rsid w:val="00A513FB"/>
    <w:rsid w:val="00A51F67"/>
    <w:rsid w:val="00A52250"/>
    <w:rsid w:val="00A522C4"/>
    <w:rsid w:val="00A523DD"/>
    <w:rsid w:val="00A52440"/>
    <w:rsid w:val="00A52485"/>
    <w:rsid w:val="00A52611"/>
    <w:rsid w:val="00A52A28"/>
    <w:rsid w:val="00A52AA3"/>
    <w:rsid w:val="00A52B47"/>
    <w:rsid w:val="00A52B95"/>
    <w:rsid w:val="00A52C20"/>
    <w:rsid w:val="00A52EC3"/>
    <w:rsid w:val="00A53020"/>
    <w:rsid w:val="00A5392E"/>
    <w:rsid w:val="00A53A32"/>
    <w:rsid w:val="00A53BE8"/>
    <w:rsid w:val="00A53E45"/>
    <w:rsid w:val="00A540BC"/>
    <w:rsid w:val="00A54217"/>
    <w:rsid w:val="00A543A4"/>
    <w:rsid w:val="00A54480"/>
    <w:rsid w:val="00A54AD1"/>
    <w:rsid w:val="00A54BB1"/>
    <w:rsid w:val="00A54BBA"/>
    <w:rsid w:val="00A54E41"/>
    <w:rsid w:val="00A5512E"/>
    <w:rsid w:val="00A55198"/>
    <w:rsid w:val="00A55B6F"/>
    <w:rsid w:val="00A55D7C"/>
    <w:rsid w:val="00A55EA7"/>
    <w:rsid w:val="00A56784"/>
    <w:rsid w:val="00A5685B"/>
    <w:rsid w:val="00A5701C"/>
    <w:rsid w:val="00A57265"/>
    <w:rsid w:val="00A5726E"/>
    <w:rsid w:val="00A5736A"/>
    <w:rsid w:val="00A57A33"/>
    <w:rsid w:val="00A57DEE"/>
    <w:rsid w:val="00A57EAB"/>
    <w:rsid w:val="00A5B81C"/>
    <w:rsid w:val="00A6011D"/>
    <w:rsid w:val="00A60EAD"/>
    <w:rsid w:val="00A611AC"/>
    <w:rsid w:val="00A6140D"/>
    <w:rsid w:val="00A61B07"/>
    <w:rsid w:val="00A61EB2"/>
    <w:rsid w:val="00A625A4"/>
    <w:rsid w:val="00A627A9"/>
    <w:rsid w:val="00A628B3"/>
    <w:rsid w:val="00A62CFE"/>
    <w:rsid w:val="00A62DCA"/>
    <w:rsid w:val="00A62F4A"/>
    <w:rsid w:val="00A62FA3"/>
    <w:rsid w:val="00A636C4"/>
    <w:rsid w:val="00A6394D"/>
    <w:rsid w:val="00A63B27"/>
    <w:rsid w:val="00A64976"/>
    <w:rsid w:val="00A64AA2"/>
    <w:rsid w:val="00A64E35"/>
    <w:rsid w:val="00A6505E"/>
    <w:rsid w:val="00A65400"/>
    <w:rsid w:val="00A65F60"/>
    <w:rsid w:val="00A666F8"/>
    <w:rsid w:val="00A66987"/>
    <w:rsid w:val="00A66A19"/>
    <w:rsid w:val="00A66AF5"/>
    <w:rsid w:val="00A6704E"/>
    <w:rsid w:val="00A675DC"/>
    <w:rsid w:val="00A67728"/>
    <w:rsid w:val="00A67E03"/>
    <w:rsid w:val="00A67FF2"/>
    <w:rsid w:val="00A7008C"/>
    <w:rsid w:val="00A706B0"/>
    <w:rsid w:val="00A709CB"/>
    <w:rsid w:val="00A70BAF"/>
    <w:rsid w:val="00A70CE3"/>
    <w:rsid w:val="00A70E9C"/>
    <w:rsid w:val="00A7129B"/>
    <w:rsid w:val="00A7146C"/>
    <w:rsid w:val="00A7171E"/>
    <w:rsid w:val="00A71836"/>
    <w:rsid w:val="00A7196A"/>
    <w:rsid w:val="00A719EC"/>
    <w:rsid w:val="00A71FA7"/>
    <w:rsid w:val="00A72768"/>
    <w:rsid w:val="00A72B45"/>
    <w:rsid w:val="00A72B86"/>
    <w:rsid w:val="00A72C08"/>
    <w:rsid w:val="00A73743"/>
    <w:rsid w:val="00A7375F"/>
    <w:rsid w:val="00A739C7"/>
    <w:rsid w:val="00A73A0D"/>
    <w:rsid w:val="00A73AF2"/>
    <w:rsid w:val="00A73DA2"/>
    <w:rsid w:val="00A74075"/>
    <w:rsid w:val="00A74191"/>
    <w:rsid w:val="00A741FE"/>
    <w:rsid w:val="00A743DE"/>
    <w:rsid w:val="00A74666"/>
    <w:rsid w:val="00A747C8"/>
    <w:rsid w:val="00A748F9"/>
    <w:rsid w:val="00A75434"/>
    <w:rsid w:val="00A756C9"/>
    <w:rsid w:val="00A75821"/>
    <w:rsid w:val="00A75859"/>
    <w:rsid w:val="00A75A45"/>
    <w:rsid w:val="00A75A7F"/>
    <w:rsid w:val="00A75C9A"/>
    <w:rsid w:val="00A75CFD"/>
    <w:rsid w:val="00A767AF"/>
    <w:rsid w:val="00A76B05"/>
    <w:rsid w:val="00A76C61"/>
    <w:rsid w:val="00A76DB4"/>
    <w:rsid w:val="00A76EE3"/>
    <w:rsid w:val="00A770C8"/>
    <w:rsid w:val="00A77965"/>
    <w:rsid w:val="00A77BD9"/>
    <w:rsid w:val="00A800FE"/>
    <w:rsid w:val="00A80495"/>
    <w:rsid w:val="00A8053B"/>
    <w:rsid w:val="00A8057F"/>
    <w:rsid w:val="00A80C71"/>
    <w:rsid w:val="00A80C9F"/>
    <w:rsid w:val="00A80DF0"/>
    <w:rsid w:val="00A81AAF"/>
    <w:rsid w:val="00A81E7B"/>
    <w:rsid w:val="00A82287"/>
    <w:rsid w:val="00A82364"/>
    <w:rsid w:val="00A82510"/>
    <w:rsid w:val="00A826FC"/>
    <w:rsid w:val="00A82AE9"/>
    <w:rsid w:val="00A82E33"/>
    <w:rsid w:val="00A83623"/>
    <w:rsid w:val="00A83852"/>
    <w:rsid w:val="00A83893"/>
    <w:rsid w:val="00A843B8"/>
    <w:rsid w:val="00A8458E"/>
    <w:rsid w:val="00A847E1"/>
    <w:rsid w:val="00A84837"/>
    <w:rsid w:val="00A849C1"/>
    <w:rsid w:val="00A84B16"/>
    <w:rsid w:val="00A85272"/>
    <w:rsid w:val="00A85A9F"/>
    <w:rsid w:val="00A85AF4"/>
    <w:rsid w:val="00A85F55"/>
    <w:rsid w:val="00A85F74"/>
    <w:rsid w:val="00A86265"/>
    <w:rsid w:val="00A8664B"/>
    <w:rsid w:val="00A86887"/>
    <w:rsid w:val="00A8698F"/>
    <w:rsid w:val="00A86A6E"/>
    <w:rsid w:val="00A86B61"/>
    <w:rsid w:val="00A8702F"/>
    <w:rsid w:val="00A8705E"/>
    <w:rsid w:val="00A87317"/>
    <w:rsid w:val="00A87364"/>
    <w:rsid w:val="00A874AA"/>
    <w:rsid w:val="00A900BC"/>
    <w:rsid w:val="00A9023E"/>
    <w:rsid w:val="00A902CE"/>
    <w:rsid w:val="00A90A28"/>
    <w:rsid w:val="00A90FD8"/>
    <w:rsid w:val="00A91075"/>
    <w:rsid w:val="00A91340"/>
    <w:rsid w:val="00A9167D"/>
    <w:rsid w:val="00A9174F"/>
    <w:rsid w:val="00A91AC8"/>
    <w:rsid w:val="00A91B4C"/>
    <w:rsid w:val="00A920F0"/>
    <w:rsid w:val="00A922C9"/>
    <w:rsid w:val="00A9258B"/>
    <w:rsid w:val="00A926B9"/>
    <w:rsid w:val="00A93039"/>
    <w:rsid w:val="00A93126"/>
    <w:rsid w:val="00A935CC"/>
    <w:rsid w:val="00A93FD7"/>
    <w:rsid w:val="00A9425A"/>
    <w:rsid w:val="00A94267"/>
    <w:rsid w:val="00A9426D"/>
    <w:rsid w:val="00A94270"/>
    <w:rsid w:val="00A942DC"/>
    <w:rsid w:val="00A949A8"/>
    <w:rsid w:val="00A94A31"/>
    <w:rsid w:val="00A94CB0"/>
    <w:rsid w:val="00A95145"/>
    <w:rsid w:val="00A95C6E"/>
    <w:rsid w:val="00A960C6"/>
    <w:rsid w:val="00A960E3"/>
    <w:rsid w:val="00A966D7"/>
    <w:rsid w:val="00A969F6"/>
    <w:rsid w:val="00A96C62"/>
    <w:rsid w:val="00A9743A"/>
    <w:rsid w:val="00A9754F"/>
    <w:rsid w:val="00A976BC"/>
    <w:rsid w:val="00A97895"/>
    <w:rsid w:val="00A97A08"/>
    <w:rsid w:val="00A97B49"/>
    <w:rsid w:val="00A97E86"/>
    <w:rsid w:val="00AA0229"/>
    <w:rsid w:val="00AA0605"/>
    <w:rsid w:val="00AA0822"/>
    <w:rsid w:val="00AA1041"/>
    <w:rsid w:val="00AA1087"/>
    <w:rsid w:val="00AA1159"/>
    <w:rsid w:val="00AA1307"/>
    <w:rsid w:val="00AA164C"/>
    <w:rsid w:val="00AA17E7"/>
    <w:rsid w:val="00AA1850"/>
    <w:rsid w:val="00AA1BB5"/>
    <w:rsid w:val="00AA2172"/>
    <w:rsid w:val="00AA229F"/>
    <w:rsid w:val="00AA23A0"/>
    <w:rsid w:val="00AA2565"/>
    <w:rsid w:val="00AA2DA6"/>
    <w:rsid w:val="00AA31D7"/>
    <w:rsid w:val="00AA321C"/>
    <w:rsid w:val="00AA3848"/>
    <w:rsid w:val="00AA4695"/>
    <w:rsid w:val="00AA4922"/>
    <w:rsid w:val="00AA4BB6"/>
    <w:rsid w:val="00AA5DF8"/>
    <w:rsid w:val="00AA5EBC"/>
    <w:rsid w:val="00AA654C"/>
    <w:rsid w:val="00AA6A1A"/>
    <w:rsid w:val="00AA6AB7"/>
    <w:rsid w:val="00AA6F41"/>
    <w:rsid w:val="00AA70C6"/>
    <w:rsid w:val="00AA7427"/>
    <w:rsid w:val="00AA7677"/>
    <w:rsid w:val="00AA781D"/>
    <w:rsid w:val="00AB0031"/>
    <w:rsid w:val="00AB010F"/>
    <w:rsid w:val="00AB01CC"/>
    <w:rsid w:val="00AB020C"/>
    <w:rsid w:val="00AB08C5"/>
    <w:rsid w:val="00AB0925"/>
    <w:rsid w:val="00AB0930"/>
    <w:rsid w:val="00AB0A8B"/>
    <w:rsid w:val="00AB0D62"/>
    <w:rsid w:val="00AB10BC"/>
    <w:rsid w:val="00AB1391"/>
    <w:rsid w:val="00AB17AA"/>
    <w:rsid w:val="00AB197A"/>
    <w:rsid w:val="00AB1B66"/>
    <w:rsid w:val="00AB1D6D"/>
    <w:rsid w:val="00AB1FD0"/>
    <w:rsid w:val="00AB223C"/>
    <w:rsid w:val="00AB2C03"/>
    <w:rsid w:val="00AB2DC7"/>
    <w:rsid w:val="00AB2E1D"/>
    <w:rsid w:val="00AB305B"/>
    <w:rsid w:val="00AB327D"/>
    <w:rsid w:val="00AB3635"/>
    <w:rsid w:val="00AB38BD"/>
    <w:rsid w:val="00AB3B6A"/>
    <w:rsid w:val="00AB4700"/>
    <w:rsid w:val="00AB4AB2"/>
    <w:rsid w:val="00AB4D6D"/>
    <w:rsid w:val="00AB547E"/>
    <w:rsid w:val="00AB5AF2"/>
    <w:rsid w:val="00AB5D12"/>
    <w:rsid w:val="00AB652C"/>
    <w:rsid w:val="00AB6C76"/>
    <w:rsid w:val="00AB6D1B"/>
    <w:rsid w:val="00AB6DD6"/>
    <w:rsid w:val="00AB6F42"/>
    <w:rsid w:val="00AB6F4C"/>
    <w:rsid w:val="00AB6FD4"/>
    <w:rsid w:val="00AB71A2"/>
    <w:rsid w:val="00AB761D"/>
    <w:rsid w:val="00AB7712"/>
    <w:rsid w:val="00AB784F"/>
    <w:rsid w:val="00AB7AD1"/>
    <w:rsid w:val="00AB7C86"/>
    <w:rsid w:val="00AB7F13"/>
    <w:rsid w:val="00AC03B9"/>
    <w:rsid w:val="00AC03DD"/>
    <w:rsid w:val="00AC0608"/>
    <w:rsid w:val="00AC0664"/>
    <w:rsid w:val="00AC07F3"/>
    <w:rsid w:val="00AC0884"/>
    <w:rsid w:val="00AC0DD2"/>
    <w:rsid w:val="00AC0DD9"/>
    <w:rsid w:val="00AC0FD0"/>
    <w:rsid w:val="00AC16BC"/>
    <w:rsid w:val="00AC16F0"/>
    <w:rsid w:val="00AC1783"/>
    <w:rsid w:val="00AC1AE4"/>
    <w:rsid w:val="00AC2365"/>
    <w:rsid w:val="00AC244F"/>
    <w:rsid w:val="00AC2631"/>
    <w:rsid w:val="00AC2BC7"/>
    <w:rsid w:val="00AC2C26"/>
    <w:rsid w:val="00AC2FF1"/>
    <w:rsid w:val="00AC3137"/>
    <w:rsid w:val="00AC331C"/>
    <w:rsid w:val="00AC3500"/>
    <w:rsid w:val="00AC37FA"/>
    <w:rsid w:val="00AC3838"/>
    <w:rsid w:val="00AC3962"/>
    <w:rsid w:val="00AC4248"/>
    <w:rsid w:val="00AC4E95"/>
    <w:rsid w:val="00AC51AA"/>
    <w:rsid w:val="00AC520C"/>
    <w:rsid w:val="00AC5531"/>
    <w:rsid w:val="00AC564A"/>
    <w:rsid w:val="00AC56B5"/>
    <w:rsid w:val="00AC5C2A"/>
    <w:rsid w:val="00AC5F73"/>
    <w:rsid w:val="00AC5FEC"/>
    <w:rsid w:val="00AC62A3"/>
    <w:rsid w:val="00AC63E7"/>
    <w:rsid w:val="00AC6717"/>
    <w:rsid w:val="00AC6A71"/>
    <w:rsid w:val="00AC6BBE"/>
    <w:rsid w:val="00AC708D"/>
    <w:rsid w:val="00AC70A5"/>
    <w:rsid w:val="00AC71FA"/>
    <w:rsid w:val="00AC750F"/>
    <w:rsid w:val="00AC798E"/>
    <w:rsid w:val="00AC7A17"/>
    <w:rsid w:val="00AC7A2B"/>
    <w:rsid w:val="00AC7A32"/>
    <w:rsid w:val="00AC7A7F"/>
    <w:rsid w:val="00AC7B7F"/>
    <w:rsid w:val="00AC7D5E"/>
    <w:rsid w:val="00AD0974"/>
    <w:rsid w:val="00AD09DA"/>
    <w:rsid w:val="00AD0A52"/>
    <w:rsid w:val="00AD1199"/>
    <w:rsid w:val="00AD11D7"/>
    <w:rsid w:val="00AD11FF"/>
    <w:rsid w:val="00AD123D"/>
    <w:rsid w:val="00AD15BF"/>
    <w:rsid w:val="00AD1651"/>
    <w:rsid w:val="00AD1B73"/>
    <w:rsid w:val="00AD1C8B"/>
    <w:rsid w:val="00AD1DDD"/>
    <w:rsid w:val="00AD1F9E"/>
    <w:rsid w:val="00AD206F"/>
    <w:rsid w:val="00AD2165"/>
    <w:rsid w:val="00AD2733"/>
    <w:rsid w:val="00AD2746"/>
    <w:rsid w:val="00AD27CE"/>
    <w:rsid w:val="00AD2959"/>
    <w:rsid w:val="00AD374A"/>
    <w:rsid w:val="00AD3770"/>
    <w:rsid w:val="00AD3FEC"/>
    <w:rsid w:val="00AD4008"/>
    <w:rsid w:val="00AD4048"/>
    <w:rsid w:val="00AD48D4"/>
    <w:rsid w:val="00AD505C"/>
    <w:rsid w:val="00AD585F"/>
    <w:rsid w:val="00AD5D9B"/>
    <w:rsid w:val="00AD62A0"/>
    <w:rsid w:val="00AD64B1"/>
    <w:rsid w:val="00AD67AE"/>
    <w:rsid w:val="00AD68E1"/>
    <w:rsid w:val="00AD6BEF"/>
    <w:rsid w:val="00AD6CD9"/>
    <w:rsid w:val="00AD6F2C"/>
    <w:rsid w:val="00AD7198"/>
    <w:rsid w:val="00AD7236"/>
    <w:rsid w:val="00AD7488"/>
    <w:rsid w:val="00AD7728"/>
    <w:rsid w:val="00AD774E"/>
    <w:rsid w:val="00AD78D7"/>
    <w:rsid w:val="00AD7947"/>
    <w:rsid w:val="00AD79BF"/>
    <w:rsid w:val="00AD7AA0"/>
    <w:rsid w:val="00AD7AB4"/>
    <w:rsid w:val="00AE08A5"/>
    <w:rsid w:val="00AE0DCD"/>
    <w:rsid w:val="00AE10E7"/>
    <w:rsid w:val="00AE130A"/>
    <w:rsid w:val="00AE18EB"/>
    <w:rsid w:val="00AE19D9"/>
    <w:rsid w:val="00AE1C2A"/>
    <w:rsid w:val="00AE1D24"/>
    <w:rsid w:val="00AE21CE"/>
    <w:rsid w:val="00AE22F3"/>
    <w:rsid w:val="00AE2C8E"/>
    <w:rsid w:val="00AE2F57"/>
    <w:rsid w:val="00AE2FC2"/>
    <w:rsid w:val="00AE3291"/>
    <w:rsid w:val="00AE3495"/>
    <w:rsid w:val="00AE3648"/>
    <w:rsid w:val="00AE36E6"/>
    <w:rsid w:val="00AE380A"/>
    <w:rsid w:val="00AE3A42"/>
    <w:rsid w:val="00AE4538"/>
    <w:rsid w:val="00AE474C"/>
    <w:rsid w:val="00AE47DE"/>
    <w:rsid w:val="00AE48BB"/>
    <w:rsid w:val="00AE4C69"/>
    <w:rsid w:val="00AE4D34"/>
    <w:rsid w:val="00AE53A2"/>
    <w:rsid w:val="00AE55D8"/>
    <w:rsid w:val="00AE573E"/>
    <w:rsid w:val="00AE5ED0"/>
    <w:rsid w:val="00AE5EE2"/>
    <w:rsid w:val="00AE62FA"/>
    <w:rsid w:val="00AE6799"/>
    <w:rsid w:val="00AE6B96"/>
    <w:rsid w:val="00AE6BDB"/>
    <w:rsid w:val="00AE734E"/>
    <w:rsid w:val="00AE74F3"/>
    <w:rsid w:val="00AE75DB"/>
    <w:rsid w:val="00AE78D2"/>
    <w:rsid w:val="00AE7907"/>
    <w:rsid w:val="00AE7BA9"/>
    <w:rsid w:val="00AE7C5F"/>
    <w:rsid w:val="00AE7CDE"/>
    <w:rsid w:val="00AE7DEE"/>
    <w:rsid w:val="00AF001F"/>
    <w:rsid w:val="00AF0101"/>
    <w:rsid w:val="00AF01DA"/>
    <w:rsid w:val="00AF05C9"/>
    <w:rsid w:val="00AF0AA4"/>
    <w:rsid w:val="00AF0B0D"/>
    <w:rsid w:val="00AF0DFF"/>
    <w:rsid w:val="00AF1A5B"/>
    <w:rsid w:val="00AF1D6A"/>
    <w:rsid w:val="00AF22A5"/>
    <w:rsid w:val="00AF2713"/>
    <w:rsid w:val="00AF2BE2"/>
    <w:rsid w:val="00AF36EB"/>
    <w:rsid w:val="00AF3800"/>
    <w:rsid w:val="00AF3813"/>
    <w:rsid w:val="00AF3FFA"/>
    <w:rsid w:val="00AF402A"/>
    <w:rsid w:val="00AF4250"/>
    <w:rsid w:val="00AF4547"/>
    <w:rsid w:val="00AF4994"/>
    <w:rsid w:val="00AF49AF"/>
    <w:rsid w:val="00AF547E"/>
    <w:rsid w:val="00AF5843"/>
    <w:rsid w:val="00AF59A4"/>
    <w:rsid w:val="00AF5C6A"/>
    <w:rsid w:val="00AF6182"/>
    <w:rsid w:val="00AF66C9"/>
    <w:rsid w:val="00AF6A6C"/>
    <w:rsid w:val="00AF6B27"/>
    <w:rsid w:val="00AF6B7B"/>
    <w:rsid w:val="00AF768C"/>
    <w:rsid w:val="00B006DD"/>
    <w:rsid w:val="00B00733"/>
    <w:rsid w:val="00B00D40"/>
    <w:rsid w:val="00B0121B"/>
    <w:rsid w:val="00B018CA"/>
    <w:rsid w:val="00B02369"/>
    <w:rsid w:val="00B0241F"/>
    <w:rsid w:val="00B02802"/>
    <w:rsid w:val="00B0287D"/>
    <w:rsid w:val="00B02AE1"/>
    <w:rsid w:val="00B03167"/>
    <w:rsid w:val="00B03899"/>
    <w:rsid w:val="00B03AAB"/>
    <w:rsid w:val="00B03C54"/>
    <w:rsid w:val="00B03D7C"/>
    <w:rsid w:val="00B03F0D"/>
    <w:rsid w:val="00B03FD5"/>
    <w:rsid w:val="00B04088"/>
    <w:rsid w:val="00B041C4"/>
    <w:rsid w:val="00B04B72"/>
    <w:rsid w:val="00B050DC"/>
    <w:rsid w:val="00B051E1"/>
    <w:rsid w:val="00B057C1"/>
    <w:rsid w:val="00B05AB8"/>
    <w:rsid w:val="00B05F0D"/>
    <w:rsid w:val="00B06842"/>
    <w:rsid w:val="00B06B6F"/>
    <w:rsid w:val="00B06C6C"/>
    <w:rsid w:val="00B06FA1"/>
    <w:rsid w:val="00B0716E"/>
    <w:rsid w:val="00B07349"/>
    <w:rsid w:val="00B07751"/>
    <w:rsid w:val="00B0783E"/>
    <w:rsid w:val="00B0793C"/>
    <w:rsid w:val="00B10355"/>
    <w:rsid w:val="00B10B4F"/>
    <w:rsid w:val="00B10C6F"/>
    <w:rsid w:val="00B114F8"/>
    <w:rsid w:val="00B1157A"/>
    <w:rsid w:val="00B11923"/>
    <w:rsid w:val="00B1203E"/>
    <w:rsid w:val="00B12C43"/>
    <w:rsid w:val="00B13892"/>
    <w:rsid w:val="00B13EFB"/>
    <w:rsid w:val="00B141A0"/>
    <w:rsid w:val="00B1457E"/>
    <w:rsid w:val="00B147F6"/>
    <w:rsid w:val="00B1511B"/>
    <w:rsid w:val="00B154BD"/>
    <w:rsid w:val="00B155C5"/>
    <w:rsid w:val="00B15F39"/>
    <w:rsid w:val="00B15F59"/>
    <w:rsid w:val="00B1605A"/>
    <w:rsid w:val="00B17232"/>
    <w:rsid w:val="00B17754"/>
    <w:rsid w:val="00B17FAD"/>
    <w:rsid w:val="00B200CC"/>
    <w:rsid w:val="00B2044F"/>
    <w:rsid w:val="00B2051F"/>
    <w:rsid w:val="00B21240"/>
    <w:rsid w:val="00B21361"/>
    <w:rsid w:val="00B217FC"/>
    <w:rsid w:val="00B21ACF"/>
    <w:rsid w:val="00B21BC1"/>
    <w:rsid w:val="00B21F4B"/>
    <w:rsid w:val="00B22712"/>
    <w:rsid w:val="00B22853"/>
    <w:rsid w:val="00B22BEA"/>
    <w:rsid w:val="00B22E44"/>
    <w:rsid w:val="00B233BC"/>
    <w:rsid w:val="00B2354A"/>
    <w:rsid w:val="00B23AB9"/>
    <w:rsid w:val="00B246A4"/>
    <w:rsid w:val="00B24A49"/>
    <w:rsid w:val="00B25106"/>
    <w:rsid w:val="00B2574F"/>
    <w:rsid w:val="00B258F7"/>
    <w:rsid w:val="00B25EF7"/>
    <w:rsid w:val="00B26067"/>
    <w:rsid w:val="00B2624D"/>
    <w:rsid w:val="00B2644E"/>
    <w:rsid w:val="00B26C29"/>
    <w:rsid w:val="00B2782B"/>
    <w:rsid w:val="00B27A53"/>
    <w:rsid w:val="00B30067"/>
    <w:rsid w:val="00B304E3"/>
    <w:rsid w:val="00B308CB"/>
    <w:rsid w:val="00B30944"/>
    <w:rsid w:val="00B3095D"/>
    <w:rsid w:val="00B3157D"/>
    <w:rsid w:val="00B317F0"/>
    <w:rsid w:val="00B318BB"/>
    <w:rsid w:val="00B31D62"/>
    <w:rsid w:val="00B31DE0"/>
    <w:rsid w:val="00B31EDF"/>
    <w:rsid w:val="00B31FBB"/>
    <w:rsid w:val="00B32724"/>
    <w:rsid w:val="00B3287F"/>
    <w:rsid w:val="00B32958"/>
    <w:rsid w:val="00B32F4D"/>
    <w:rsid w:val="00B338D1"/>
    <w:rsid w:val="00B33E59"/>
    <w:rsid w:val="00B34243"/>
    <w:rsid w:val="00B343F7"/>
    <w:rsid w:val="00B346F8"/>
    <w:rsid w:val="00B34735"/>
    <w:rsid w:val="00B34CC7"/>
    <w:rsid w:val="00B34F6C"/>
    <w:rsid w:val="00B351F5"/>
    <w:rsid w:val="00B35277"/>
    <w:rsid w:val="00B35294"/>
    <w:rsid w:val="00B3578B"/>
    <w:rsid w:val="00B35B0B"/>
    <w:rsid w:val="00B35DE9"/>
    <w:rsid w:val="00B360C7"/>
    <w:rsid w:val="00B36210"/>
    <w:rsid w:val="00B378C1"/>
    <w:rsid w:val="00B37C5E"/>
    <w:rsid w:val="00B37EEB"/>
    <w:rsid w:val="00B37F9B"/>
    <w:rsid w:val="00B403EF"/>
    <w:rsid w:val="00B405B9"/>
    <w:rsid w:val="00B407B2"/>
    <w:rsid w:val="00B40B6F"/>
    <w:rsid w:val="00B40E1A"/>
    <w:rsid w:val="00B4167D"/>
    <w:rsid w:val="00B4177D"/>
    <w:rsid w:val="00B41818"/>
    <w:rsid w:val="00B41A23"/>
    <w:rsid w:val="00B41B14"/>
    <w:rsid w:val="00B41F2C"/>
    <w:rsid w:val="00B420CE"/>
    <w:rsid w:val="00B42765"/>
    <w:rsid w:val="00B42D5E"/>
    <w:rsid w:val="00B4357F"/>
    <w:rsid w:val="00B435BC"/>
    <w:rsid w:val="00B43668"/>
    <w:rsid w:val="00B4373D"/>
    <w:rsid w:val="00B43B41"/>
    <w:rsid w:val="00B43FD2"/>
    <w:rsid w:val="00B44072"/>
    <w:rsid w:val="00B44103"/>
    <w:rsid w:val="00B44418"/>
    <w:rsid w:val="00B44AEC"/>
    <w:rsid w:val="00B44B78"/>
    <w:rsid w:val="00B44CD8"/>
    <w:rsid w:val="00B45104"/>
    <w:rsid w:val="00B45158"/>
    <w:rsid w:val="00B45166"/>
    <w:rsid w:val="00B4530D"/>
    <w:rsid w:val="00B4542C"/>
    <w:rsid w:val="00B459DF"/>
    <w:rsid w:val="00B45A1D"/>
    <w:rsid w:val="00B4637E"/>
    <w:rsid w:val="00B4668F"/>
    <w:rsid w:val="00B46747"/>
    <w:rsid w:val="00B46772"/>
    <w:rsid w:val="00B46844"/>
    <w:rsid w:val="00B4694B"/>
    <w:rsid w:val="00B46C70"/>
    <w:rsid w:val="00B47201"/>
    <w:rsid w:val="00B476E9"/>
    <w:rsid w:val="00B47AC8"/>
    <w:rsid w:val="00B47AD5"/>
    <w:rsid w:val="00B47DB2"/>
    <w:rsid w:val="00B47F9B"/>
    <w:rsid w:val="00B4C34E"/>
    <w:rsid w:val="00B502C4"/>
    <w:rsid w:val="00B514DC"/>
    <w:rsid w:val="00B514FB"/>
    <w:rsid w:val="00B5171C"/>
    <w:rsid w:val="00B518B1"/>
    <w:rsid w:val="00B51E3B"/>
    <w:rsid w:val="00B51EEC"/>
    <w:rsid w:val="00B52298"/>
    <w:rsid w:val="00B522C0"/>
    <w:rsid w:val="00B52B73"/>
    <w:rsid w:val="00B52C51"/>
    <w:rsid w:val="00B52FA0"/>
    <w:rsid w:val="00B5305A"/>
    <w:rsid w:val="00B530B1"/>
    <w:rsid w:val="00B53810"/>
    <w:rsid w:val="00B539E5"/>
    <w:rsid w:val="00B546B6"/>
    <w:rsid w:val="00B5496F"/>
    <w:rsid w:val="00B54982"/>
    <w:rsid w:val="00B54DC1"/>
    <w:rsid w:val="00B54F9C"/>
    <w:rsid w:val="00B551BC"/>
    <w:rsid w:val="00B552BA"/>
    <w:rsid w:val="00B555BD"/>
    <w:rsid w:val="00B555DC"/>
    <w:rsid w:val="00B55F73"/>
    <w:rsid w:val="00B565B5"/>
    <w:rsid w:val="00B56737"/>
    <w:rsid w:val="00B56B57"/>
    <w:rsid w:val="00B56DB7"/>
    <w:rsid w:val="00B572EE"/>
    <w:rsid w:val="00B57350"/>
    <w:rsid w:val="00B57758"/>
    <w:rsid w:val="00B577C6"/>
    <w:rsid w:val="00B57822"/>
    <w:rsid w:val="00B57ACF"/>
    <w:rsid w:val="00B57C44"/>
    <w:rsid w:val="00B57C52"/>
    <w:rsid w:val="00B5EAA5"/>
    <w:rsid w:val="00B6049D"/>
    <w:rsid w:val="00B60925"/>
    <w:rsid w:val="00B60CED"/>
    <w:rsid w:val="00B60D0E"/>
    <w:rsid w:val="00B60FDA"/>
    <w:rsid w:val="00B60FDC"/>
    <w:rsid w:val="00B61103"/>
    <w:rsid w:val="00B61403"/>
    <w:rsid w:val="00B61710"/>
    <w:rsid w:val="00B61BFF"/>
    <w:rsid w:val="00B61C5E"/>
    <w:rsid w:val="00B62694"/>
    <w:rsid w:val="00B62E88"/>
    <w:rsid w:val="00B63169"/>
    <w:rsid w:val="00B631EF"/>
    <w:rsid w:val="00B63336"/>
    <w:rsid w:val="00B635C7"/>
    <w:rsid w:val="00B6381A"/>
    <w:rsid w:val="00B639B3"/>
    <w:rsid w:val="00B63BFF"/>
    <w:rsid w:val="00B63C87"/>
    <w:rsid w:val="00B64144"/>
    <w:rsid w:val="00B644E9"/>
    <w:rsid w:val="00B6480B"/>
    <w:rsid w:val="00B64C7D"/>
    <w:rsid w:val="00B64ED1"/>
    <w:rsid w:val="00B64F0A"/>
    <w:rsid w:val="00B6502A"/>
    <w:rsid w:val="00B65387"/>
    <w:rsid w:val="00B657A0"/>
    <w:rsid w:val="00B65951"/>
    <w:rsid w:val="00B66286"/>
    <w:rsid w:val="00B663AC"/>
    <w:rsid w:val="00B664AE"/>
    <w:rsid w:val="00B6650A"/>
    <w:rsid w:val="00B66C4A"/>
    <w:rsid w:val="00B67022"/>
    <w:rsid w:val="00B6706E"/>
    <w:rsid w:val="00B6734B"/>
    <w:rsid w:val="00B675D1"/>
    <w:rsid w:val="00B676A5"/>
    <w:rsid w:val="00B67B9C"/>
    <w:rsid w:val="00B67F01"/>
    <w:rsid w:val="00B67F8F"/>
    <w:rsid w:val="00B6F7C5"/>
    <w:rsid w:val="00B708B2"/>
    <w:rsid w:val="00B70F60"/>
    <w:rsid w:val="00B713E9"/>
    <w:rsid w:val="00B7159D"/>
    <w:rsid w:val="00B7195A"/>
    <w:rsid w:val="00B71A78"/>
    <w:rsid w:val="00B71D15"/>
    <w:rsid w:val="00B71D2B"/>
    <w:rsid w:val="00B7211E"/>
    <w:rsid w:val="00B72403"/>
    <w:rsid w:val="00B72927"/>
    <w:rsid w:val="00B732E3"/>
    <w:rsid w:val="00B733D9"/>
    <w:rsid w:val="00B73BB2"/>
    <w:rsid w:val="00B74534"/>
    <w:rsid w:val="00B75113"/>
    <w:rsid w:val="00B757F8"/>
    <w:rsid w:val="00B75C7F"/>
    <w:rsid w:val="00B761D0"/>
    <w:rsid w:val="00B7621E"/>
    <w:rsid w:val="00B7661E"/>
    <w:rsid w:val="00B76767"/>
    <w:rsid w:val="00B76B45"/>
    <w:rsid w:val="00B76FD1"/>
    <w:rsid w:val="00B77202"/>
    <w:rsid w:val="00B77233"/>
    <w:rsid w:val="00B77268"/>
    <w:rsid w:val="00B7734D"/>
    <w:rsid w:val="00B773DA"/>
    <w:rsid w:val="00B7765F"/>
    <w:rsid w:val="00B7792F"/>
    <w:rsid w:val="00B805F4"/>
    <w:rsid w:val="00B80825"/>
    <w:rsid w:val="00B80879"/>
    <w:rsid w:val="00B80C9C"/>
    <w:rsid w:val="00B80EB9"/>
    <w:rsid w:val="00B80FF7"/>
    <w:rsid w:val="00B811A9"/>
    <w:rsid w:val="00B81395"/>
    <w:rsid w:val="00B81652"/>
    <w:rsid w:val="00B81B86"/>
    <w:rsid w:val="00B81B9D"/>
    <w:rsid w:val="00B81EFB"/>
    <w:rsid w:val="00B81F94"/>
    <w:rsid w:val="00B82711"/>
    <w:rsid w:val="00B829C3"/>
    <w:rsid w:val="00B82CE5"/>
    <w:rsid w:val="00B82E9C"/>
    <w:rsid w:val="00B82FB5"/>
    <w:rsid w:val="00B83275"/>
    <w:rsid w:val="00B835C7"/>
    <w:rsid w:val="00B8373F"/>
    <w:rsid w:val="00B83A39"/>
    <w:rsid w:val="00B83AF1"/>
    <w:rsid w:val="00B83C41"/>
    <w:rsid w:val="00B83F5B"/>
    <w:rsid w:val="00B84039"/>
    <w:rsid w:val="00B84424"/>
    <w:rsid w:val="00B84495"/>
    <w:rsid w:val="00B84531"/>
    <w:rsid w:val="00B84736"/>
    <w:rsid w:val="00B848C6"/>
    <w:rsid w:val="00B8490A"/>
    <w:rsid w:val="00B850C6"/>
    <w:rsid w:val="00B851BC"/>
    <w:rsid w:val="00B857E7"/>
    <w:rsid w:val="00B86121"/>
    <w:rsid w:val="00B86267"/>
    <w:rsid w:val="00B86449"/>
    <w:rsid w:val="00B86644"/>
    <w:rsid w:val="00B86CEC"/>
    <w:rsid w:val="00B86F44"/>
    <w:rsid w:val="00B8749F"/>
    <w:rsid w:val="00B87D65"/>
    <w:rsid w:val="00B87F69"/>
    <w:rsid w:val="00B9006F"/>
    <w:rsid w:val="00B9115F"/>
    <w:rsid w:val="00B91288"/>
    <w:rsid w:val="00B9148A"/>
    <w:rsid w:val="00B915BA"/>
    <w:rsid w:val="00B91921"/>
    <w:rsid w:val="00B919BE"/>
    <w:rsid w:val="00B91AEA"/>
    <w:rsid w:val="00B91FE2"/>
    <w:rsid w:val="00B9205E"/>
    <w:rsid w:val="00B92C29"/>
    <w:rsid w:val="00B92F81"/>
    <w:rsid w:val="00B93041"/>
    <w:rsid w:val="00B9320B"/>
    <w:rsid w:val="00B93310"/>
    <w:rsid w:val="00B93615"/>
    <w:rsid w:val="00B936DF"/>
    <w:rsid w:val="00B9396E"/>
    <w:rsid w:val="00B93971"/>
    <w:rsid w:val="00B93ACE"/>
    <w:rsid w:val="00B93B67"/>
    <w:rsid w:val="00B93B7D"/>
    <w:rsid w:val="00B93B9C"/>
    <w:rsid w:val="00B93F38"/>
    <w:rsid w:val="00B945AC"/>
    <w:rsid w:val="00B945B2"/>
    <w:rsid w:val="00B945DF"/>
    <w:rsid w:val="00B94A82"/>
    <w:rsid w:val="00B94C2D"/>
    <w:rsid w:val="00B94D93"/>
    <w:rsid w:val="00B950AB"/>
    <w:rsid w:val="00B953C0"/>
    <w:rsid w:val="00B954BB"/>
    <w:rsid w:val="00B9560F"/>
    <w:rsid w:val="00B961EB"/>
    <w:rsid w:val="00B965E1"/>
    <w:rsid w:val="00B969AB"/>
    <w:rsid w:val="00B96F77"/>
    <w:rsid w:val="00B970D4"/>
    <w:rsid w:val="00B97708"/>
    <w:rsid w:val="00B97862"/>
    <w:rsid w:val="00B9794C"/>
    <w:rsid w:val="00B97AA2"/>
    <w:rsid w:val="00B97CEE"/>
    <w:rsid w:val="00BA009B"/>
    <w:rsid w:val="00BA02C2"/>
    <w:rsid w:val="00BA0C40"/>
    <w:rsid w:val="00BA0C43"/>
    <w:rsid w:val="00BA0E2D"/>
    <w:rsid w:val="00BA0F5B"/>
    <w:rsid w:val="00BA0F6A"/>
    <w:rsid w:val="00BA14FC"/>
    <w:rsid w:val="00BA1676"/>
    <w:rsid w:val="00BA1BF0"/>
    <w:rsid w:val="00BA2182"/>
    <w:rsid w:val="00BA2593"/>
    <w:rsid w:val="00BA283B"/>
    <w:rsid w:val="00BA29C7"/>
    <w:rsid w:val="00BA2F55"/>
    <w:rsid w:val="00BA3009"/>
    <w:rsid w:val="00BA30C0"/>
    <w:rsid w:val="00BA3265"/>
    <w:rsid w:val="00BA32E4"/>
    <w:rsid w:val="00BA32F9"/>
    <w:rsid w:val="00BA343A"/>
    <w:rsid w:val="00BA35A3"/>
    <w:rsid w:val="00BA372F"/>
    <w:rsid w:val="00BA3995"/>
    <w:rsid w:val="00BA3CAE"/>
    <w:rsid w:val="00BA3F58"/>
    <w:rsid w:val="00BA4092"/>
    <w:rsid w:val="00BA459C"/>
    <w:rsid w:val="00BA4793"/>
    <w:rsid w:val="00BA48E7"/>
    <w:rsid w:val="00BA4C0E"/>
    <w:rsid w:val="00BA5157"/>
    <w:rsid w:val="00BA5A46"/>
    <w:rsid w:val="00BA5B83"/>
    <w:rsid w:val="00BA5DFD"/>
    <w:rsid w:val="00BA5ED2"/>
    <w:rsid w:val="00BA651C"/>
    <w:rsid w:val="00BA680E"/>
    <w:rsid w:val="00BA6A06"/>
    <w:rsid w:val="00BA6CBE"/>
    <w:rsid w:val="00BA7031"/>
    <w:rsid w:val="00BA703E"/>
    <w:rsid w:val="00BA73F2"/>
    <w:rsid w:val="00BA74E8"/>
    <w:rsid w:val="00BA76C0"/>
    <w:rsid w:val="00BA7976"/>
    <w:rsid w:val="00BA7AD0"/>
    <w:rsid w:val="00BA7CED"/>
    <w:rsid w:val="00BA7F28"/>
    <w:rsid w:val="00BB0023"/>
    <w:rsid w:val="00BB0406"/>
    <w:rsid w:val="00BB0468"/>
    <w:rsid w:val="00BB04C1"/>
    <w:rsid w:val="00BB04C2"/>
    <w:rsid w:val="00BB065A"/>
    <w:rsid w:val="00BB0CB9"/>
    <w:rsid w:val="00BB1B40"/>
    <w:rsid w:val="00BB1DE1"/>
    <w:rsid w:val="00BB28DE"/>
    <w:rsid w:val="00BB2AD5"/>
    <w:rsid w:val="00BB2B53"/>
    <w:rsid w:val="00BB2C96"/>
    <w:rsid w:val="00BB2EC8"/>
    <w:rsid w:val="00BB330B"/>
    <w:rsid w:val="00BB337A"/>
    <w:rsid w:val="00BB359F"/>
    <w:rsid w:val="00BB3C1E"/>
    <w:rsid w:val="00BB3F3A"/>
    <w:rsid w:val="00BB3FEF"/>
    <w:rsid w:val="00BB444C"/>
    <w:rsid w:val="00BB4B42"/>
    <w:rsid w:val="00BB4BF5"/>
    <w:rsid w:val="00BB4D38"/>
    <w:rsid w:val="00BB4FB9"/>
    <w:rsid w:val="00BB504C"/>
    <w:rsid w:val="00BB5A2D"/>
    <w:rsid w:val="00BB5E6B"/>
    <w:rsid w:val="00BB6477"/>
    <w:rsid w:val="00BB6C35"/>
    <w:rsid w:val="00BB725D"/>
    <w:rsid w:val="00BB72BA"/>
    <w:rsid w:val="00BB738D"/>
    <w:rsid w:val="00BB7466"/>
    <w:rsid w:val="00BB753A"/>
    <w:rsid w:val="00BB7683"/>
    <w:rsid w:val="00BB7D7D"/>
    <w:rsid w:val="00BC00F9"/>
    <w:rsid w:val="00BC0183"/>
    <w:rsid w:val="00BC01E8"/>
    <w:rsid w:val="00BC0747"/>
    <w:rsid w:val="00BC08BD"/>
    <w:rsid w:val="00BC08E2"/>
    <w:rsid w:val="00BC09DD"/>
    <w:rsid w:val="00BC0A2A"/>
    <w:rsid w:val="00BC0C9D"/>
    <w:rsid w:val="00BC0CE8"/>
    <w:rsid w:val="00BC101C"/>
    <w:rsid w:val="00BC109C"/>
    <w:rsid w:val="00BC1C60"/>
    <w:rsid w:val="00BC2503"/>
    <w:rsid w:val="00BC263A"/>
    <w:rsid w:val="00BC270D"/>
    <w:rsid w:val="00BC2863"/>
    <w:rsid w:val="00BC29DA"/>
    <w:rsid w:val="00BC2B73"/>
    <w:rsid w:val="00BC32EF"/>
    <w:rsid w:val="00BC3505"/>
    <w:rsid w:val="00BC3837"/>
    <w:rsid w:val="00BC38F4"/>
    <w:rsid w:val="00BC3A77"/>
    <w:rsid w:val="00BC3E3F"/>
    <w:rsid w:val="00BC420E"/>
    <w:rsid w:val="00BC4243"/>
    <w:rsid w:val="00BC4294"/>
    <w:rsid w:val="00BC46D3"/>
    <w:rsid w:val="00BC5133"/>
    <w:rsid w:val="00BC56E6"/>
    <w:rsid w:val="00BC5701"/>
    <w:rsid w:val="00BC5E1C"/>
    <w:rsid w:val="00BC6066"/>
    <w:rsid w:val="00BC6149"/>
    <w:rsid w:val="00BC61DA"/>
    <w:rsid w:val="00BC6502"/>
    <w:rsid w:val="00BC6865"/>
    <w:rsid w:val="00BC6A11"/>
    <w:rsid w:val="00BC713F"/>
    <w:rsid w:val="00BC7468"/>
    <w:rsid w:val="00BC7833"/>
    <w:rsid w:val="00BC7839"/>
    <w:rsid w:val="00BC7B6F"/>
    <w:rsid w:val="00BC7DD9"/>
    <w:rsid w:val="00BC7FD0"/>
    <w:rsid w:val="00BD0002"/>
    <w:rsid w:val="00BD020C"/>
    <w:rsid w:val="00BD0725"/>
    <w:rsid w:val="00BD072C"/>
    <w:rsid w:val="00BD0777"/>
    <w:rsid w:val="00BD0AC3"/>
    <w:rsid w:val="00BD1076"/>
    <w:rsid w:val="00BD130F"/>
    <w:rsid w:val="00BD143A"/>
    <w:rsid w:val="00BD1B13"/>
    <w:rsid w:val="00BD2203"/>
    <w:rsid w:val="00BD256A"/>
    <w:rsid w:val="00BD2FBF"/>
    <w:rsid w:val="00BD325C"/>
    <w:rsid w:val="00BD32CA"/>
    <w:rsid w:val="00BD332E"/>
    <w:rsid w:val="00BD3369"/>
    <w:rsid w:val="00BD35EA"/>
    <w:rsid w:val="00BD38D2"/>
    <w:rsid w:val="00BD3A27"/>
    <w:rsid w:val="00BD4146"/>
    <w:rsid w:val="00BD4716"/>
    <w:rsid w:val="00BD4C5B"/>
    <w:rsid w:val="00BD4F63"/>
    <w:rsid w:val="00BD5030"/>
    <w:rsid w:val="00BD5E6F"/>
    <w:rsid w:val="00BD6141"/>
    <w:rsid w:val="00BD62BC"/>
    <w:rsid w:val="00BD63F9"/>
    <w:rsid w:val="00BD648C"/>
    <w:rsid w:val="00BD6E09"/>
    <w:rsid w:val="00BD6F34"/>
    <w:rsid w:val="00BD73D7"/>
    <w:rsid w:val="00BD77FC"/>
    <w:rsid w:val="00BD7A32"/>
    <w:rsid w:val="00BD7A92"/>
    <w:rsid w:val="00BD7D2A"/>
    <w:rsid w:val="00BE001B"/>
    <w:rsid w:val="00BE00A6"/>
    <w:rsid w:val="00BE05D5"/>
    <w:rsid w:val="00BE0D28"/>
    <w:rsid w:val="00BE0FE1"/>
    <w:rsid w:val="00BE1087"/>
    <w:rsid w:val="00BE1175"/>
    <w:rsid w:val="00BE1A18"/>
    <w:rsid w:val="00BE1C66"/>
    <w:rsid w:val="00BE1D62"/>
    <w:rsid w:val="00BE1DA1"/>
    <w:rsid w:val="00BE2039"/>
    <w:rsid w:val="00BE226C"/>
    <w:rsid w:val="00BE2440"/>
    <w:rsid w:val="00BE2746"/>
    <w:rsid w:val="00BE27DA"/>
    <w:rsid w:val="00BE2B60"/>
    <w:rsid w:val="00BE2BD6"/>
    <w:rsid w:val="00BE2C3F"/>
    <w:rsid w:val="00BE2DF7"/>
    <w:rsid w:val="00BE31CC"/>
    <w:rsid w:val="00BE33F7"/>
    <w:rsid w:val="00BE34E0"/>
    <w:rsid w:val="00BE36BE"/>
    <w:rsid w:val="00BE3C02"/>
    <w:rsid w:val="00BE3ED7"/>
    <w:rsid w:val="00BE3EEA"/>
    <w:rsid w:val="00BE4247"/>
    <w:rsid w:val="00BE427C"/>
    <w:rsid w:val="00BE4444"/>
    <w:rsid w:val="00BE4A2B"/>
    <w:rsid w:val="00BE4A8F"/>
    <w:rsid w:val="00BE4ED7"/>
    <w:rsid w:val="00BE4EDA"/>
    <w:rsid w:val="00BE569E"/>
    <w:rsid w:val="00BE584E"/>
    <w:rsid w:val="00BE5885"/>
    <w:rsid w:val="00BE5E1A"/>
    <w:rsid w:val="00BE5E64"/>
    <w:rsid w:val="00BE5F02"/>
    <w:rsid w:val="00BE689B"/>
    <w:rsid w:val="00BE698A"/>
    <w:rsid w:val="00BE7617"/>
    <w:rsid w:val="00BE788D"/>
    <w:rsid w:val="00BE79FA"/>
    <w:rsid w:val="00BF02F6"/>
    <w:rsid w:val="00BF034A"/>
    <w:rsid w:val="00BF05AE"/>
    <w:rsid w:val="00BF080F"/>
    <w:rsid w:val="00BF08D8"/>
    <w:rsid w:val="00BF091D"/>
    <w:rsid w:val="00BF0EF4"/>
    <w:rsid w:val="00BF1243"/>
    <w:rsid w:val="00BF12D6"/>
    <w:rsid w:val="00BF1625"/>
    <w:rsid w:val="00BF17BC"/>
    <w:rsid w:val="00BF193C"/>
    <w:rsid w:val="00BF1A42"/>
    <w:rsid w:val="00BF1A5E"/>
    <w:rsid w:val="00BF1C3F"/>
    <w:rsid w:val="00BF1FF3"/>
    <w:rsid w:val="00BF226B"/>
    <w:rsid w:val="00BF2ABF"/>
    <w:rsid w:val="00BF2C59"/>
    <w:rsid w:val="00BF366A"/>
    <w:rsid w:val="00BF3680"/>
    <w:rsid w:val="00BF3888"/>
    <w:rsid w:val="00BF38A8"/>
    <w:rsid w:val="00BF3C9B"/>
    <w:rsid w:val="00BF3F70"/>
    <w:rsid w:val="00BF41BF"/>
    <w:rsid w:val="00BF433A"/>
    <w:rsid w:val="00BF4B4A"/>
    <w:rsid w:val="00BF4C95"/>
    <w:rsid w:val="00BF512D"/>
    <w:rsid w:val="00BF51D1"/>
    <w:rsid w:val="00BF5F54"/>
    <w:rsid w:val="00BF6233"/>
    <w:rsid w:val="00BF6530"/>
    <w:rsid w:val="00BF661A"/>
    <w:rsid w:val="00BF682E"/>
    <w:rsid w:val="00BF6955"/>
    <w:rsid w:val="00BF697F"/>
    <w:rsid w:val="00BF6E3F"/>
    <w:rsid w:val="00BF6FFA"/>
    <w:rsid w:val="00BF7191"/>
    <w:rsid w:val="00BF794B"/>
    <w:rsid w:val="00BF7957"/>
    <w:rsid w:val="00BF7BCC"/>
    <w:rsid w:val="00BF7C6D"/>
    <w:rsid w:val="00BF7DC4"/>
    <w:rsid w:val="00BF7E30"/>
    <w:rsid w:val="00BFDF9E"/>
    <w:rsid w:val="00C000EB"/>
    <w:rsid w:val="00C0039D"/>
    <w:rsid w:val="00C005C8"/>
    <w:rsid w:val="00C00860"/>
    <w:rsid w:val="00C00924"/>
    <w:rsid w:val="00C00943"/>
    <w:rsid w:val="00C00AD0"/>
    <w:rsid w:val="00C00C77"/>
    <w:rsid w:val="00C00DD5"/>
    <w:rsid w:val="00C00F28"/>
    <w:rsid w:val="00C01478"/>
    <w:rsid w:val="00C01A61"/>
    <w:rsid w:val="00C02115"/>
    <w:rsid w:val="00C0227C"/>
    <w:rsid w:val="00C0289C"/>
    <w:rsid w:val="00C02D76"/>
    <w:rsid w:val="00C032DF"/>
    <w:rsid w:val="00C03989"/>
    <w:rsid w:val="00C03AD8"/>
    <w:rsid w:val="00C03CAA"/>
    <w:rsid w:val="00C045DB"/>
    <w:rsid w:val="00C0466E"/>
    <w:rsid w:val="00C048D6"/>
    <w:rsid w:val="00C04D6A"/>
    <w:rsid w:val="00C04FAD"/>
    <w:rsid w:val="00C05084"/>
    <w:rsid w:val="00C051F8"/>
    <w:rsid w:val="00C0545C"/>
    <w:rsid w:val="00C056D3"/>
    <w:rsid w:val="00C05AB6"/>
    <w:rsid w:val="00C05B95"/>
    <w:rsid w:val="00C05BBF"/>
    <w:rsid w:val="00C05F3F"/>
    <w:rsid w:val="00C062AC"/>
    <w:rsid w:val="00C064DB"/>
    <w:rsid w:val="00C069F3"/>
    <w:rsid w:val="00C06A8D"/>
    <w:rsid w:val="00C06C03"/>
    <w:rsid w:val="00C06D37"/>
    <w:rsid w:val="00C06ECF"/>
    <w:rsid w:val="00C075B9"/>
    <w:rsid w:val="00C07AFE"/>
    <w:rsid w:val="00C07B26"/>
    <w:rsid w:val="00C07FCC"/>
    <w:rsid w:val="00C100EA"/>
    <w:rsid w:val="00C102EA"/>
    <w:rsid w:val="00C106D9"/>
    <w:rsid w:val="00C10A36"/>
    <w:rsid w:val="00C10DB2"/>
    <w:rsid w:val="00C11128"/>
    <w:rsid w:val="00C11353"/>
    <w:rsid w:val="00C11BFB"/>
    <w:rsid w:val="00C11D68"/>
    <w:rsid w:val="00C12229"/>
    <w:rsid w:val="00C1228C"/>
    <w:rsid w:val="00C1308C"/>
    <w:rsid w:val="00C1323C"/>
    <w:rsid w:val="00C1331F"/>
    <w:rsid w:val="00C1399D"/>
    <w:rsid w:val="00C139AF"/>
    <w:rsid w:val="00C13A8C"/>
    <w:rsid w:val="00C140B4"/>
    <w:rsid w:val="00C1434A"/>
    <w:rsid w:val="00C143A3"/>
    <w:rsid w:val="00C143D2"/>
    <w:rsid w:val="00C147FF"/>
    <w:rsid w:val="00C155BC"/>
    <w:rsid w:val="00C15649"/>
    <w:rsid w:val="00C15965"/>
    <w:rsid w:val="00C15AB7"/>
    <w:rsid w:val="00C15AFB"/>
    <w:rsid w:val="00C15C46"/>
    <w:rsid w:val="00C15D46"/>
    <w:rsid w:val="00C15D6F"/>
    <w:rsid w:val="00C15F57"/>
    <w:rsid w:val="00C16398"/>
    <w:rsid w:val="00C167B6"/>
    <w:rsid w:val="00C1738D"/>
    <w:rsid w:val="00C1747A"/>
    <w:rsid w:val="00C204B6"/>
    <w:rsid w:val="00C2072B"/>
    <w:rsid w:val="00C2076C"/>
    <w:rsid w:val="00C2081A"/>
    <w:rsid w:val="00C2088D"/>
    <w:rsid w:val="00C20A8D"/>
    <w:rsid w:val="00C20ACD"/>
    <w:rsid w:val="00C20F79"/>
    <w:rsid w:val="00C21319"/>
    <w:rsid w:val="00C21600"/>
    <w:rsid w:val="00C219B9"/>
    <w:rsid w:val="00C21A82"/>
    <w:rsid w:val="00C21D4F"/>
    <w:rsid w:val="00C21DE8"/>
    <w:rsid w:val="00C21EA9"/>
    <w:rsid w:val="00C22232"/>
    <w:rsid w:val="00C22581"/>
    <w:rsid w:val="00C22902"/>
    <w:rsid w:val="00C22B4E"/>
    <w:rsid w:val="00C23003"/>
    <w:rsid w:val="00C2353A"/>
    <w:rsid w:val="00C236AB"/>
    <w:rsid w:val="00C238AD"/>
    <w:rsid w:val="00C23B29"/>
    <w:rsid w:val="00C244FC"/>
    <w:rsid w:val="00C24500"/>
    <w:rsid w:val="00C2510B"/>
    <w:rsid w:val="00C251B2"/>
    <w:rsid w:val="00C251EE"/>
    <w:rsid w:val="00C2541A"/>
    <w:rsid w:val="00C256EE"/>
    <w:rsid w:val="00C25742"/>
    <w:rsid w:val="00C258DE"/>
    <w:rsid w:val="00C259CC"/>
    <w:rsid w:val="00C25C46"/>
    <w:rsid w:val="00C25D8F"/>
    <w:rsid w:val="00C25E68"/>
    <w:rsid w:val="00C25FE6"/>
    <w:rsid w:val="00C26120"/>
    <w:rsid w:val="00C2614D"/>
    <w:rsid w:val="00C26251"/>
    <w:rsid w:val="00C266DF"/>
    <w:rsid w:val="00C26B4A"/>
    <w:rsid w:val="00C26BA2"/>
    <w:rsid w:val="00C27359"/>
    <w:rsid w:val="00C27770"/>
    <w:rsid w:val="00C27A52"/>
    <w:rsid w:val="00C27B8E"/>
    <w:rsid w:val="00C27C7C"/>
    <w:rsid w:val="00C27D20"/>
    <w:rsid w:val="00C27D31"/>
    <w:rsid w:val="00C27FDC"/>
    <w:rsid w:val="00C3021D"/>
    <w:rsid w:val="00C3056A"/>
    <w:rsid w:val="00C30609"/>
    <w:rsid w:val="00C30C0D"/>
    <w:rsid w:val="00C30E44"/>
    <w:rsid w:val="00C311B5"/>
    <w:rsid w:val="00C31A96"/>
    <w:rsid w:val="00C31B49"/>
    <w:rsid w:val="00C31C69"/>
    <w:rsid w:val="00C31D6D"/>
    <w:rsid w:val="00C31DEC"/>
    <w:rsid w:val="00C3222D"/>
    <w:rsid w:val="00C328B3"/>
    <w:rsid w:val="00C32C47"/>
    <w:rsid w:val="00C32CA5"/>
    <w:rsid w:val="00C32DE2"/>
    <w:rsid w:val="00C32E80"/>
    <w:rsid w:val="00C32F26"/>
    <w:rsid w:val="00C32F7A"/>
    <w:rsid w:val="00C33172"/>
    <w:rsid w:val="00C33BA3"/>
    <w:rsid w:val="00C33C5F"/>
    <w:rsid w:val="00C33C6E"/>
    <w:rsid w:val="00C34B4A"/>
    <w:rsid w:val="00C34CC5"/>
    <w:rsid w:val="00C34DAA"/>
    <w:rsid w:val="00C3506A"/>
    <w:rsid w:val="00C35AF0"/>
    <w:rsid w:val="00C35D49"/>
    <w:rsid w:val="00C35E06"/>
    <w:rsid w:val="00C36282"/>
    <w:rsid w:val="00C3695D"/>
    <w:rsid w:val="00C36B27"/>
    <w:rsid w:val="00C36CEB"/>
    <w:rsid w:val="00C36EE1"/>
    <w:rsid w:val="00C3715E"/>
    <w:rsid w:val="00C371A7"/>
    <w:rsid w:val="00C37225"/>
    <w:rsid w:val="00C375D9"/>
    <w:rsid w:val="00C37854"/>
    <w:rsid w:val="00C37B85"/>
    <w:rsid w:val="00C401CD"/>
    <w:rsid w:val="00C40AB0"/>
    <w:rsid w:val="00C40BE5"/>
    <w:rsid w:val="00C40DB6"/>
    <w:rsid w:val="00C414CD"/>
    <w:rsid w:val="00C419A0"/>
    <w:rsid w:val="00C41C67"/>
    <w:rsid w:val="00C4211C"/>
    <w:rsid w:val="00C42162"/>
    <w:rsid w:val="00C421C0"/>
    <w:rsid w:val="00C42321"/>
    <w:rsid w:val="00C42CB5"/>
    <w:rsid w:val="00C4323C"/>
    <w:rsid w:val="00C43652"/>
    <w:rsid w:val="00C43662"/>
    <w:rsid w:val="00C43798"/>
    <w:rsid w:val="00C43CE9"/>
    <w:rsid w:val="00C43DF2"/>
    <w:rsid w:val="00C443EB"/>
    <w:rsid w:val="00C44BFB"/>
    <w:rsid w:val="00C4571D"/>
    <w:rsid w:val="00C457B0"/>
    <w:rsid w:val="00C45AF1"/>
    <w:rsid w:val="00C45FEA"/>
    <w:rsid w:val="00C46ABC"/>
    <w:rsid w:val="00C46CE1"/>
    <w:rsid w:val="00C46E40"/>
    <w:rsid w:val="00C46E72"/>
    <w:rsid w:val="00C475ED"/>
    <w:rsid w:val="00C47659"/>
    <w:rsid w:val="00C479CF"/>
    <w:rsid w:val="00C47AE5"/>
    <w:rsid w:val="00C47D47"/>
    <w:rsid w:val="00C47DB1"/>
    <w:rsid w:val="00C47DC1"/>
    <w:rsid w:val="00C50565"/>
    <w:rsid w:val="00C5058E"/>
    <w:rsid w:val="00C506F2"/>
    <w:rsid w:val="00C50803"/>
    <w:rsid w:val="00C5083E"/>
    <w:rsid w:val="00C50AC6"/>
    <w:rsid w:val="00C50ADF"/>
    <w:rsid w:val="00C50F47"/>
    <w:rsid w:val="00C51167"/>
    <w:rsid w:val="00C512EC"/>
    <w:rsid w:val="00C51334"/>
    <w:rsid w:val="00C5148D"/>
    <w:rsid w:val="00C51916"/>
    <w:rsid w:val="00C51992"/>
    <w:rsid w:val="00C51EC9"/>
    <w:rsid w:val="00C520F6"/>
    <w:rsid w:val="00C52631"/>
    <w:rsid w:val="00C5267D"/>
    <w:rsid w:val="00C52781"/>
    <w:rsid w:val="00C5292E"/>
    <w:rsid w:val="00C52D67"/>
    <w:rsid w:val="00C531C2"/>
    <w:rsid w:val="00C532BE"/>
    <w:rsid w:val="00C53445"/>
    <w:rsid w:val="00C534BF"/>
    <w:rsid w:val="00C53511"/>
    <w:rsid w:val="00C538B4"/>
    <w:rsid w:val="00C538C0"/>
    <w:rsid w:val="00C53A89"/>
    <w:rsid w:val="00C53C93"/>
    <w:rsid w:val="00C53E8E"/>
    <w:rsid w:val="00C53F69"/>
    <w:rsid w:val="00C54050"/>
    <w:rsid w:val="00C54365"/>
    <w:rsid w:val="00C54758"/>
    <w:rsid w:val="00C54972"/>
    <w:rsid w:val="00C54E37"/>
    <w:rsid w:val="00C55052"/>
    <w:rsid w:val="00C55291"/>
    <w:rsid w:val="00C55361"/>
    <w:rsid w:val="00C553CA"/>
    <w:rsid w:val="00C55782"/>
    <w:rsid w:val="00C55BEA"/>
    <w:rsid w:val="00C55D8B"/>
    <w:rsid w:val="00C55ED0"/>
    <w:rsid w:val="00C56056"/>
    <w:rsid w:val="00C56A1F"/>
    <w:rsid w:val="00C571C7"/>
    <w:rsid w:val="00C57986"/>
    <w:rsid w:val="00C57C79"/>
    <w:rsid w:val="00C57F4C"/>
    <w:rsid w:val="00C6004E"/>
    <w:rsid w:val="00C6016C"/>
    <w:rsid w:val="00C6031C"/>
    <w:rsid w:val="00C608B1"/>
    <w:rsid w:val="00C60AAC"/>
    <w:rsid w:val="00C614E6"/>
    <w:rsid w:val="00C614FA"/>
    <w:rsid w:val="00C615AE"/>
    <w:rsid w:val="00C616CE"/>
    <w:rsid w:val="00C61789"/>
    <w:rsid w:val="00C6180B"/>
    <w:rsid w:val="00C618CD"/>
    <w:rsid w:val="00C6192F"/>
    <w:rsid w:val="00C61BED"/>
    <w:rsid w:val="00C6213D"/>
    <w:rsid w:val="00C621CB"/>
    <w:rsid w:val="00C62404"/>
    <w:rsid w:val="00C624D4"/>
    <w:rsid w:val="00C6250E"/>
    <w:rsid w:val="00C62726"/>
    <w:rsid w:val="00C627F1"/>
    <w:rsid w:val="00C62BD9"/>
    <w:rsid w:val="00C62C9B"/>
    <w:rsid w:val="00C634BC"/>
    <w:rsid w:val="00C6358C"/>
    <w:rsid w:val="00C6369F"/>
    <w:rsid w:val="00C63936"/>
    <w:rsid w:val="00C63989"/>
    <w:rsid w:val="00C63D85"/>
    <w:rsid w:val="00C6405F"/>
    <w:rsid w:val="00C64507"/>
    <w:rsid w:val="00C64C28"/>
    <w:rsid w:val="00C65027"/>
    <w:rsid w:val="00C650DB"/>
    <w:rsid w:val="00C651A4"/>
    <w:rsid w:val="00C65230"/>
    <w:rsid w:val="00C6536E"/>
    <w:rsid w:val="00C660F9"/>
    <w:rsid w:val="00C66122"/>
    <w:rsid w:val="00C66817"/>
    <w:rsid w:val="00C66840"/>
    <w:rsid w:val="00C669AF"/>
    <w:rsid w:val="00C66B28"/>
    <w:rsid w:val="00C66B93"/>
    <w:rsid w:val="00C66C7F"/>
    <w:rsid w:val="00C67368"/>
    <w:rsid w:val="00C67673"/>
    <w:rsid w:val="00C6775B"/>
    <w:rsid w:val="00C678AE"/>
    <w:rsid w:val="00C67B40"/>
    <w:rsid w:val="00C6F788"/>
    <w:rsid w:val="00C70036"/>
    <w:rsid w:val="00C70084"/>
    <w:rsid w:val="00C705B2"/>
    <w:rsid w:val="00C70702"/>
    <w:rsid w:val="00C70798"/>
    <w:rsid w:val="00C70E44"/>
    <w:rsid w:val="00C70ED8"/>
    <w:rsid w:val="00C70FE5"/>
    <w:rsid w:val="00C71E7F"/>
    <w:rsid w:val="00C72329"/>
    <w:rsid w:val="00C7240C"/>
    <w:rsid w:val="00C72832"/>
    <w:rsid w:val="00C72852"/>
    <w:rsid w:val="00C7286C"/>
    <w:rsid w:val="00C72BED"/>
    <w:rsid w:val="00C72C95"/>
    <w:rsid w:val="00C72CBD"/>
    <w:rsid w:val="00C72D92"/>
    <w:rsid w:val="00C72EAC"/>
    <w:rsid w:val="00C73011"/>
    <w:rsid w:val="00C7303B"/>
    <w:rsid w:val="00C7351D"/>
    <w:rsid w:val="00C7366B"/>
    <w:rsid w:val="00C7388C"/>
    <w:rsid w:val="00C73982"/>
    <w:rsid w:val="00C73A4B"/>
    <w:rsid w:val="00C73CFC"/>
    <w:rsid w:val="00C73D6C"/>
    <w:rsid w:val="00C73D70"/>
    <w:rsid w:val="00C73F8B"/>
    <w:rsid w:val="00C740AA"/>
    <w:rsid w:val="00C740AC"/>
    <w:rsid w:val="00C74B01"/>
    <w:rsid w:val="00C74BA0"/>
    <w:rsid w:val="00C74C1A"/>
    <w:rsid w:val="00C74C48"/>
    <w:rsid w:val="00C74DC2"/>
    <w:rsid w:val="00C75038"/>
    <w:rsid w:val="00C751C4"/>
    <w:rsid w:val="00C75ABF"/>
    <w:rsid w:val="00C75E54"/>
    <w:rsid w:val="00C761D1"/>
    <w:rsid w:val="00C76645"/>
    <w:rsid w:val="00C771A6"/>
    <w:rsid w:val="00C77203"/>
    <w:rsid w:val="00C77282"/>
    <w:rsid w:val="00C7732C"/>
    <w:rsid w:val="00C801AD"/>
    <w:rsid w:val="00C8106E"/>
    <w:rsid w:val="00C8122C"/>
    <w:rsid w:val="00C812C2"/>
    <w:rsid w:val="00C81983"/>
    <w:rsid w:val="00C819BA"/>
    <w:rsid w:val="00C81D21"/>
    <w:rsid w:val="00C82663"/>
    <w:rsid w:val="00C82DEA"/>
    <w:rsid w:val="00C82E61"/>
    <w:rsid w:val="00C82F4B"/>
    <w:rsid w:val="00C83034"/>
    <w:rsid w:val="00C830A0"/>
    <w:rsid w:val="00C8332E"/>
    <w:rsid w:val="00C833A6"/>
    <w:rsid w:val="00C83450"/>
    <w:rsid w:val="00C835E6"/>
    <w:rsid w:val="00C838EB"/>
    <w:rsid w:val="00C83A5C"/>
    <w:rsid w:val="00C83B58"/>
    <w:rsid w:val="00C83C92"/>
    <w:rsid w:val="00C83D0F"/>
    <w:rsid w:val="00C83D53"/>
    <w:rsid w:val="00C83F42"/>
    <w:rsid w:val="00C84683"/>
    <w:rsid w:val="00C84919"/>
    <w:rsid w:val="00C8499D"/>
    <w:rsid w:val="00C84ACA"/>
    <w:rsid w:val="00C84CF5"/>
    <w:rsid w:val="00C855E1"/>
    <w:rsid w:val="00C8579C"/>
    <w:rsid w:val="00C859F2"/>
    <w:rsid w:val="00C8656D"/>
    <w:rsid w:val="00C868C3"/>
    <w:rsid w:val="00C86FCE"/>
    <w:rsid w:val="00C8752B"/>
    <w:rsid w:val="00C87C89"/>
    <w:rsid w:val="00C8FB8F"/>
    <w:rsid w:val="00C90001"/>
    <w:rsid w:val="00C90298"/>
    <w:rsid w:val="00C90D9E"/>
    <w:rsid w:val="00C91623"/>
    <w:rsid w:val="00C919E2"/>
    <w:rsid w:val="00C919E9"/>
    <w:rsid w:val="00C91AA6"/>
    <w:rsid w:val="00C91CC8"/>
    <w:rsid w:val="00C91E2D"/>
    <w:rsid w:val="00C924D3"/>
    <w:rsid w:val="00C92628"/>
    <w:rsid w:val="00C9347F"/>
    <w:rsid w:val="00C93B06"/>
    <w:rsid w:val="00C93F1A"/>
    <w:rsid w:val="00C9406C"/>
    <w:rsid w:val="00C949B6"/>
    <w:rsid w:val="00C94A35"/>
    <w:rsid w:val="00C94AD6"/>
    <w:rsid w:val="00C94E8C"/>
    <w:rsid w:val="00C9501C"/>
    <w:rsid w:val="00C954C7"/>
    <w:rsid w:val="00C954E4"/>
    <w:rsid w:val="00C957DC"/>
    <w:rsid w:val="00C95EB9"/>
    <w:rsid w:val="00C9607E"/>
    <w:rsid w:val="00C9624E"/>
    <w:rsid w:val="00C969B6"/>
    <w:rsid w:val="00C96E42"/>
    <w:rsid w:val="00C96FE6"/>
    <w:rsid w:val="00C9707E"/>
    <w:rsid w:val="00CA09C8"/>
    <w:rsid w:val="00CA1AC3"/>
    <w:rsid w:val="00CA1E37"/>
    <w:rsid w:val="00CA1F44"/>
    <w:rsid w:val="00CA2481"/>
    <w:rsid w:val="00CA24FA"/>
    <w:rsid w:val="00CA2651"/>
    <w:rsid w:val="00CA270F"/>
    <w:rsid w:val="00CA2AD6"/>
    <w:rsid w:val="00CA2B94"/>
    <w:rsid w:val="00CA2BB5"/>
    <w:rsid w:val="00CA2C40"/>
    <w:rsid w:val="00CA2E44"/>
    <w:rsid w:val="00CA3061"/>
    <w:rsid w:val="00CA34F6"/>
    <w:rsid w:val="00CA3D5E"/>
    <w:rsid w:val="00CA401C"/>
    <w:rsid w:val="00CA4151"/>
    <w:rsid w:val="00CA432E"/>
    <w:rsid w:val="00CA4728"/>
    <w:rsid w:val="00CA48AC"/>
    <w:rsid w:val="00CA4A6C"/>
    <w:rsid w:val="00CA4B40"/>
    <w:rsid w:val="00CA4BFC"/>
    <w:rsid w:val="00CA4C0C"/>
    <w:rsid w:val="00CA4F2D"/>
    <w:rsid w:val="00CA513E"/>
    <w:rsid w:val="00CA5596"/>
    <w:rsid w:val="00CA5741"/>
    <w:rsid w:val="00CA5814"/>
    <w:rsid w:val="00CA5B9D"/>
    <w:rsid w:val="00CA5C20"/>
    <w:rsid w:val="00CA63B1"/>
    <w:rsid w:val="00CA664E"/>
    <w:rsid w:val="00CA6A44"/>
    <w:rsid w:val="00CA6B67"/>
    <w:rsid w:val="00CA7365"/>
    <w:rsid w:val="00CA7480"/>
    <w:rsid w:val="00CA7706"/>
    <w:rsid w:val="00CA7CAF"/>
    <w:rsid w:val="00CA7DCD"/>
    <w:rsid w:val="00CB000B"/>
    <w:rsid w:val="00CB013D"/>
    <w:rsid w:val="00CB03A6"/>
    <w:rsid w:val="00CB0541"/>
    <w:rsid w:val="00CB0568"/>
    <w:rsid w:val="00CB0699"/>
    <w:rsid w:val="00CB076D"/>
    <w:rsid w:val="00CB0D0D"/>
    <w:rsid w:val="00CB0F51"/>
    <w:rsid w:val="00CB113A"/>
    <w:rsid w:val="00CB13F9"/>
    <w:rsid w:val="00CB1C9B"/>
    <w:rsid w:val="00CB20C3"/>
    <w:rsid w:val="00CB22CB"/>
    <w:rsid w:val="00CB23B5"/>
    <w:rsid w:val="00CB2F25"/>
    <w:rsid w:val="00CB32CD"/>
    <w:rsid w:val="00CB338F"/>
    <w:rsid w:val="00CB3477"/>
    <w:rsid w:val="00CB3575"/>
    <w:rsid w:val="00CB35AB"/>
    <w:rsid w:val="00CB3CB6"/>
    <w:rsid w:val="00CB41FA"/>
    <w:rsid w:val="00CB4325"/>
    <w:rsid w:val="00CB436E"/>
    <w:rsid w:val="00CB4A68"/>
    <w:rsid w:val="00CB4B24"/>
    <w:rsid w:val="00CB4BDE"/>
    <w:rsid w:val="00CB4E18"/>
    <w:rsid w:val="00CB4F03"/>
    <w:rsid w:val="00CB534E"/>
    <w:rsid w:val="00CB5463"/>
    <w:rsid w:val="00CB5A28"/>
    <w:rsid w:val="00CB5C85"/>
    <w:rsid w:val="00CB5F67"/>
    <w:rsid w:val="00CB62C0"/>
    <w:rsid w:val="00CB636A"/>
    <w:rsid w:val="00CB6F89"/>
    <w:rsid w:val="00CB75BD"/>
    <w:rsid w:val="00CB7642"/>
    <w:rsid w:val="00CB7710"/>
    <w:rsid w:val="00CB7786"/>
    <w:rsid w:val="00CB7AA5"/>
    <w:rsid w:val="00CB7C15"/>
    <w:rsid w:val="00CC09B2"/>
    <w:rsid w:val="00CC0A38"/>
    <w:rsid w:val="00CC0A9F"/>
    <w:rsid w:val="00CC0CD9"/>
    <w:rsid w:val="00CC0E7B"/>
    <w:rsid w:val="00CC0EDB"/>
    <w:rsid w:val="00CC0EFD"/>
    <w:rsid w:val="00CC1394"/>
    <w:rsid w:val="00CC149D"/>
    <w:rsid w:val="00CC1755"/>
    <w:rsid w:val="00CC1BF3"/>
    <w:rsid w:val="00CC1C49"/>
    <w:rsid w:val="00CC1C5C"/>
    <w:rsid w:val="00CC1E7E"/>
    <w:rsid w:val="00CC1F79"/>
    <w:rsid w:val="00CC2677"/>
    <w:rsid w:val="00CC2FDF"/>
    <w:rsid w:val="00CC3222"/>
    <w:rsid w:val="00CC3269"/>
    <w:rsid w:val="00CC341F"/>
    <w:rsid w:val="00CC3581"/>
    <w:rsid w:val="00CC38A8"/>
    <w:rsid w:val="00CC390B"/>
    <w:rsid w:val="00CC3BCB"/>
    <w:rsid w:val="00CC4534"/>
    <w:rsid w:val="00CC457F"/>
    <w:rsid w:val="00CC45C7"/>
    <w:rsid w:val="00CC4619"/>
    <w:rsid w:val="00CC5506"/>
    <w:rsid w:val="00CC55EB"/>
    <w:rsid w:val="00CC569D"/>
    <w:rsid w:val="00CC57EA"/>
    <w:rsid w:val="00CC585E"/>
    <w:rsid w:val="00CC5ED4"/>
    <w:rsid w:val="00CC6091"/>
    <w:rsid w:val="00CC63AB"/>
    <w:rsid w:val="00CC655E"/>
    <w:rsid w:val="00CC67DA"/>
    <w:rsid w:val="00CC68C5"/>
    <w:rsid w:val="00CC6B16"/>
    <w:rsid w:val="00CC6B4D"/>
    <w:rsid w:val="00CC73F2"/>
    <w:rsid w:val="00CC754A"/>
    <w:rsid w:val="00CC760A"/>
    <w:rsid w:val="00CC7925"/>
    <w:rsid w:val="00CD0047"/>
    <w:rsid w:val="00CD01D2"/>
    <w:rsid w:val="00CD0247"/>
    <w:rsid w:val="00CD02C9"/>
    <w:rsid w:val="00CD0712"/>
    <w:rsid w:val="00CD075D"/>
    <w:rsid w:val="00CD145B"/>
    <w:rsid w:val="00CD146A"/>
    <w:rsid w:val="00CD18C7"/>
    <w:rsid w:val="00CD1D8F"/>
    <w:rsid w:val="00CD224C"/>
    <w:rsid w:val="00CD2820"/>
    <w:rsid w:val="00CD29E2"/>
    <w:rsid w:val="00CD2A1E"/>
    <w:rsid w:val="00CD2B94"/>
    <w:rsid w:val="00CD2F64"/>
    <w:rsid w:val="00CD3002"/>
    <w:rsid w:val="00CD319D"/>
    <w:rsid w:val="00CD33B9"/>
    <w:rsid w:val="00CD3629"/>
    <w:rsid w:val="00CD3A97"/>
    <w:rsid w:val="00CD3FA3"/>
    <w:rsid w:val="00CD3FE7"/>
    <w:rsid w:val="00CD44C8"/>
    <w:rsid w:val="00CD45C9"/>
    <w:rsid w:val="00CD475D"/>
    <w:rsid w:val="00CD4902"/>
    <w:rsid w:val="00CD494F"/>
    <w:rsid w:val="00CD49C3"/>
    <w:rsid w:val="00CD49C8"/>
    <w:rsid w:val="00CD5285"/>
    <w:rsid w:val="00CD539F"/>
    <w:rsid w:val="00CD5418"/>
    <w:rsid w:val="00CD573D"/>
    <w:rsid w:val="00CD6568"/>
    <w:rsid w:val="00CD6869"/>
    <w:rsid w:val="00CD68EC"/>
    <w:rsid w:val="00CD6B2A"/>
    <w:rsid w:val="00CD7410"/>
    <w:rsid w:val="00CD7458"/>
    <w:rsid w:val="00CD7647"/>
    <w:rsid w:val="00CD7B1E"/>
    <w:rsid w:val="00CD7D09"/>
    <w:rsid w:val="00CD7D8C"/>
    <w:rsid w:val="00CD7DCA"/>
    <w:rsid w:val="00CE03E7"/>
    <w:rsid w:val="00CE09C7"/>
    <w:rsid w:val="00CE0BFC"/>
    <w:rsid w:val="00CE0CCC"/>
    <w:rsid w:val="00CE0E7E"/>
    <w:rsid w:val="00CE0F60"/>
    <w:rsid w:val="00CE12C3"/>
    <w:rsid w:val="00CE14FF"/>
    <w:rsid w:val="00CE178E"/>
    <w:rsid w:val="00CE224F"/>
    <w:rsid w:val="00CE2579"/>
    <w:rsid w:val="00CE25B9"/>
    <w:rsid w:val="00CE2C4B"/>
    <w:rsid w:val="00CE2C77"/>
    <w:rsid w:val="00CE2CF9"/>
    <w:rsid w:val="00CE314E"/>
    <w:rsid w:val="00CE3277"/>
    <w:rsid w:val="00CE352C"/>
    <w:rsid w:val="00CE3532"/>
    <w:rsid w:val="00CE379D"/>
    <w:rsid w:val="00CE3909"/>
    <w:rsid w:val="00CE390B"/>
    <w:rsid w:val="00CE3FD2"/>
    <w:rsid w:val="00CE40CB"/>
    <w:rsid w:val="00CE41F3"/>
    <w:rsid w:val="00CE4227"/>
    <w:rsid w:val="00CE431F"/>
    <w:rsid w:val="00CE445E"/>
    <w:rsid w:val="00CE44F8"/>
    <w:rsid w:val="00CE45D9"/>
    <w:rsid w:val="00CE483A"/>
    <w:rsid w:val="00CE5292"/>
    <w:rsid w:val="00CE57F2"/>
    <w:rsid w:val="00CE65F8"/>
    <w:rsid w:val="00CE6682"/>
    <w:rsid w:val="00CE6934"/>
    <w:rsid w:val="00CE69DF"/>
    <w:rsid w:val="00CE6AF8"/>
    <w:rsid w:val="00CE740A"/>
    <w:rsid w:val="00CE7971"/>
    <w:rsid w:val="00CE7C2B"/>
    <w:rsid w:val="00CE7D84"/>
    <w:rsid w:val="00CE7FFD"/>
    <w:rsid w:val="00CF0011"/>
    <w:rsid w:val="00CF040A"/>
    <w:rsid w:val="00CF07C9"/>
    <w:rsid w:val="00CF0AAD"/>
    <w:rsid w:val="00CF165F"/>
    <w:rsid w:val="00CF17E2"/>
    <w:rsid w:val="00CF1A88"/>
    <w:rsid w:val="00CF1CD1"/>
    <w:rsid w:val="00CF1EA0"/>
    <w:rsid w:val="00CF24FA"/>
    <w:rsid w:val="00CF272D"/>
    <w:rsid w:val="00CF2858"/>
    <w:rsid w:val="00CF28B6"/>
    <w:rsid w:val="00CF2A4D"/>
    <w:rsid w:val="00CF2AA1"/>
    <w:rsid w:val="00CF2D21"/>
    <w:rsid w:val="00CF3256"/>
    <w:rsid w:val="00CF3433"/>
    <w:rsid w:val="00CF35F2"/>
    <w:rsid w:val="00CF3632"/>
    <w:rsid w:val="00CF3C9B"/>
    <w:rsid w:val="00CF416D"/>
    <w:rsid w:val="00CF4697"/>
    <w:rsid w:val="00CF4A41"/>
    <w:rsid w:val="00CF4E12"/>
    <w:rsid w:val="00CF4FCD"/>
    <w:rsid w:val="00CF5426"/>
    <w:rsid w:val="00CF5465"/>
    <w:rsid w:val="00CF55B2"/>
    <w:rsid w:val="00CF5B9C"/>
    <w:rsid w:val="00CF5BF2"/>
    <w:rsid w:val="00CF609D"/>
    <w:rsid w:val="00CF6C37"/>
    <w:rsid w:val="00CF6DAC"/>
    <w:rsid w:val="00CF74F2"/>
    <w:rsid w:val="00D002C7"/>
    <w:rsid w:val="00D0030F"/>
    <w:rsid w:val="00D005E4"/>
    <w:rsid w:val="00D007D1"/>
    <w:rsid w:val="00D00EE5"/>
    <w:rsid w:val="00D01127"/>
    <w:rsid w:val="00D01C8E"/>
    <w:rsid w:val="00D01FBD"/>
    <w:rsid w:val="00D01FF8"/>
    <w:rsid w:val="00D02334"/>
    <w:rsid w:val="00D025FF"/>
    <w:rsid w:val="00D027D3"/>
    <w:rsid w:val="00D02E2D"/>
    <w:rsid w:val="00D03129"/>
    <w:rsid w:val="00D033BC"/>
    <w:rsid w:val="00D04184"/>
    <w:rsid w:val="00D043B6"/>
    <w:rsid w:val="00D043F7"/>
    <w:rsid w:val="00D0481A"/>
    <w:rsid w:val="00D0511F"/>
    <w:rsid w:val="00D05439"/>
    <w:rsid w:val="00D0559C"/>
    <w:rsid w:val="00D056A0"/>
    <w:rsid w:val="00D05783"/>
    <w:rsid w:val="00D057A6"/>
    <w:rsid w:val="00D0591A"/>
    <w:rsid w:val="00D05D79"/>
    <w:rsid w:val="00D05FE6"/>
    <w:rsid w:val="00D060D0"/>
    <w:rsid w:val="00D06187"/>
    <w:rsid w:val="00D06247"/>
    <w:rsid w:val="00D062C5"/>
    <w:rsid w:val="00D0639E"/>
    <w:rsid w:val="00D06822"/>
    <w:rsid w:val="00D069E6"/>
    <w:rsid w:val="00D07125"/>
    <w:rsid w:val="00D0721C"/>
    <w:rsid w:val="00D07652"/>
    <w:rsid w:val="00D0781E"/>
    <w:rsid w:val="00D07B13"/>
    <w:rsid w:val="00D07B97"/>
    <w:rsid w:val="00D07EBD"/>
    <w:rsid w:val="00D10258"/>
    <w:rsid w:val="00D107F8"/>
    <w:rsid w:val="00D10C34"/>
    <w:rsid w:val="00D10D57"/>
    <w:rsid w:val="00D10F34"/>
    <w:rsid w:val="00D10FC2"/>
    <w:rsid w:val="00D115F9"/>
    <w:rsid w:val="00D11660"/>
    <w:rsid w:val="00D119FB"/>
    <w:rsid w:val="00D11A6C"/>
    <w:rsid w:val="00D11B81"/>
    <w:rsid w:val="00D11C76"/>
    <w:rsid w:val="00D12788"/>
    <w:rsid w:val="00D1286E"/>
    <w:rsid w:val="00D12997"/>
    <w:rsid w:val="00D12A00"/>
    <w:rsid w:val="00D12F52"/>
    <w:rsid w:val="00D13041"/>
    <w:rsid w:val="00D133AE"/>
    <w:rsid w:val="00D13B4D"/>
    <w:rsid w:val="00D13B99"/>
    <w:rsid w:val="00D14105"/>
    <w:rsid w:val="00D141AC"/>
    <w:rsid w:val="00D149FC"/>
    <w:rsid w:val="00D156C5"/>
    <w:rsid w:val="00D15727"/>
    <w:rsid w:val="00D15920"/>
    <w:rsid w:val="00D15F5C"/>
    <w:rsid w:val="00D15F84"/>
    <w:rsid w:val="00D16133"/>
    <w:rsid w:val="00D1667E"/>
    <w:rsid w:val="00D16D50"/>
    <w:rsid w:val="00D16DDB"/>
    <w:rsid w:val="00D16EDE"/>
    <w:rsid w:val="00D17DE1"/>
    <w:rsid w:val="00D17F7D"/>
    <w:rsid w:val="00D20281"/>
    <w:rsid w:val="00D20623"/>
    <w:rsid w:val="00D20BF5"/>
    <w:rsid w:val="00D21150"/>
    <w:rsid w:val="00D21199"/>
    <w:rsid w:val="00D21429"/>
    <w:rsid w:val="00D21C90"/>
    <w:rsid w:val="00D22038"/>
    <w:rsid w:val="00D22243"/>
    <w:rsid w:val="00D224FC"/>
    <w:rsid w:val="00D229B2"/>
    <w:rsid w:val="00D22C30"/>
    <w:rsid w:val="00D22C9D"/>
    <w:rsid w:val="00D232DA"/>
    <w:rsid w:val="00D2377C"/>
    <w:rsid w:val="00D23AFF"/>
    <w:rsid w:val="00D23EBA"/>
    <w:rsid w:val="00D24201"/>
    <w:rsid w:val="00D24459"/>
    <w:rsid w:val="00D24968"/>
    <w:rsid w:val="00D24C9D"/>
    <w:rsid w:val="00D25156"/>
    <w:rsid w:val="00D25A6C"/>
    <w:rsid w:val="00D25CA3"/>
    <w:rsid w:val="00D25D8E"/>
    <w:rsid w:val="00D2614F"/>
    <w:rsid w:val="00D26467"/>
    <w:rsid w:val="00D265EC"/>
    <w:rsid w:val="00D26D2B"/>
    <w:rsid w:val="00D27091"/>
    <w:rsid w:val="00D272DF"/>
    <w:rsid w:val="00D275E5"/>
    <w:rsid w:val="00D27C26"/>
    <w:rsid w:val="00D27C98"/>
    <w:rsid w:val="00D300B0"/>
    <w:rsid w:val="00D30257"/>
    <w:rsid w:val="00D303C2"/>
    <w:rsid w:val="00D310A6"/>
    <w:rsid w:val="00D31112"/>
    <w:rsid w:val="00D312EE"/>
    <w:rsid w:val="00D3131B"/>
    <w:rsid w:val="00D3164E"/>
    <w:rsid w:val="00D3187C"/>
    <w:rsid w:val="00D31953"/>
    <w:rsid w:val="00D31A80"/>
    <w:rsid w:val="00D31B63"/>
    <w:rsid w:val="00D32EC3"/>
    <w:rsid w:val="00D330FA"/>
    <w:rsid w:val="00D3314F"/>
    <w:rsid w:val="00D33533"/>
    <w:rsid w:val="00D335A5"/>
    <w:rsid w:val="00D33720"/>
    <w:rsid w:val="00D33AA7"/>
    <w:rsid w:val="00D34ABB"/>
    <w:rsid w:val="00D351B7"/>
    <w:rsid w:val="00D351D7"/>
    <w:rsid w:val="00D35493"/>
    <w:rsid w:val="00D35C7D"/>
    <w:rsid w:val="00D35E43"/>
    <w:rsid w:val="00D36558"/>
    <w:rsid w:val="00D36595"/>
    <w:rsid w:val="00D3680E"/>
    <w:rsid w:val="00D3690F"/>
    <w:rsid w:val="00D36A14"/>
    <w:rsid w:val="00D36F01"/>
    <w:rsid w:val="00D374DC"/>
    <w:rsid w:val="00D37E70"/>
    <w:rsid w:val="00D37ECE"/>
    <w:rsid w:val="00D40087"/>
    <w:rsid w:val="00D40218"/>
    <w:rsid w:val="00D40343"/>
    <w:rsid w:val="00D40433"/>
    <w:rsid w:val="00D407BD"/>
    <w:rsid w:val="00D4112F"/>
    <w:rsid w:val="00D42065"/>
    <w:rsid w:val="00D42074"/>
    <w:rsid w:val="00D429D6"/>
    <w:rsid w:val="00D42EAC"/>
    <w:rsid w:val="00D42F52"/>
    <w:rsid w:val="00D42F5C"/>
    <w:rsid w:val="00D43E87"/>
    <w:rsid w:val="00D43F9A"/>
    <w:rsid w:val="00D44AD2"/>
    <w:rsid w:val="00D44BC7"/>
    <w:rsid w:val="00D44D3C"/>
    <w:rsid w:val="00D44F2D"/>
    <w:rsid w:val="00D455A1"/>
    <w:rsid w:val="00D464F4"/>
    <w:rsid w:val="00D46513"/>
    <w:rsid w:val="00D46631"/>
    <w:rsid w:val="00D46B6B"/>
    <w:rsid w:val="00D4733D"/>
    <w:rsid w:val="00D473EB"/>
    <w:rsid w:val="00D47426"/>
    <w:rsid w:val="00D47428"/>
    <w:rsid w:val="00D4743B"/>
    <w:rsid w:val="00D47606"/>
    <w:rsid w:val="00D478A8"/>
    <w:rsid w:val="00D4792B"/>
    <w:rsid w:val="00D47A2A"/>
    <w:rsid w:val="00D47E4D"/>
    <w:rsid w:val="00D501AD"/>
    <w:rsid w:val="00D504FB"/>
    <w:rsid w:val="00D50735"/>
    <w:rsid w:val="00D50F74"/>
    <w:rsid w:val="00D5125F"/>
    <w:rsid w:val="00D5129D"/>
    <w:rsid w:val="00D51359"/>
    <w:rsid w:val="00D513C8"/>
    <w:rsid w:val="00D513FC"/>
    <w:rsid w:val="00D51431"/>
    <w:rsid w:val="00D514E6"/>
    <w:rsid w:val="00D51510"/>
    <w:rsid w:val="00D51E53"/>
    <w:rsid w:val="00D5214B"/>
    <w:rsid w:val="00D52212"/>
    <w:rsid w:val="00D52241"/>
    <w:rsid w:val="00D522EF"/>
    <w:rsid w:val="00D5247F"/>
    <w:rsid w:val="00D529D7"/>
    <w:rsid w:val="00D52DA0"/>
    <w:rsid w:val="00D53351"/>
    <w:rsid w:val="00D53921"/>
    <w:rsid w:val="00D53A20"/>
    <w:rsid w:val="00D53C6D"/>
    <w:rsid w:val="00D53EF7"/>
    <w:rsid w:val="00D54850"/>
    <w:rsid w:val="00D54B53"/>
    <w:rsid w:val="00D55367"/>
    <w:rsid w:val="00D555E4"/>
    <w:rsid w:val="00D5638C"/>
    <w:rsid w:val="00D5660E"/>
    <w:rsid w:val="00D566C5"/>
    <w:rsid w:val="00D570AE"/>
    <w:rsid w:val="00D57518"/>
    <w:rsid w:val="00D57983"/>
    <w:rsid w:val="00D57A41"/>
    <w:rsid w:val="00D605BB"/>
    <w:rsid w:val="00D60856"/>
    <w:rsid w:val="00D60E0A"/>
    <w:rsid w:val="00D610E0"/>
    <w:rsid w:val="00D614C3"/>
    <w:rsid w:val="00D618E7"/>
    <w:rsid w:val="00D61A41"/>
    <w:rsid w:val="00D61B52"/>
    <w:rsid w:val="00D61F7A"/>
    <w:rsid w:val="00D622CD"/>
    <w:rsid w:val="00D62424"/>
    <w:rsid w:val="00D62741"/>
    <w:rsid w:val="00D62EF3"/>
    <w:rsid w:val="00D62F02"/>
    <w:rsid w:val="00D633E0"/>
    <w:rsid w:val="00D637DE"/>
    <w:rsid w:val="00D63C5B"/>
    <w:rsid w:val="00D63E7C"/>
    <w:rsid w:val="00D63FE4"/>
    <w:rsid w:val="00D6416D"/>
    <w:rsid w:val="00D643CD"/>
    <w:rsid w:val="00D64598"/>
    <w:rsid w:val="00D64E05"/>
    <w:rsid w:val="00D64FA7"/>
    <w:rsid w:val="00D65082"/>
    <w:rsid w:val="00D65313"/>
    <w:rsid w:val="00D6548A"/>
    <w:rsid w:val="00D65AE7"/>
    <w:rsid w:val="00D65BAE"/>
    <w:rsid w:val="00D65DE3"/>
    <w:rsid w:val="00D66569"/>
    <w:rsid w:val="00D6685C"/>
    <w:rsid w:val="00D669A6"/>
    <w:rsid w:val="00D66E2B"/>
    <w:rsid w:val="00D66E7B"/>
    <w:rsid w:val="00D6719D"/>
    <w:rsid w:val="00D677AF"/>
    <w:rsid w:val="00D677BA"/>
    <w:rsid w:val="00D67BF6"/>
    <w:rsid w:val="00D67C46"/>
    <w:rsid w:val="00D67DAD"/>
    <w:rsid w:val="00D70055"/>
    <w:rsid w:val="00D70D7C"/>
    <w:rsid w:val="00D70E3E"/>
    <w:rsid w:val="00D716E6"/>
    <w:rsid w:val="00D717D5"/>
    <w:rsid w:val="00D719A9"/>
    <w:rsid w:val="00D71C90"/>
    <w:rsid w:val="00D71D5E"/>
    <w:rsid w:val="00D71F38"/>
    <w:rsid w:val="00D721ED"/>
    <w:rsid w:val="00D7233E"/>
    <w:rsid w:val="00D7242D"/>
    <w:rsid w:val="00D7250F"/>
    <w:rsid w:val="00D72C78"/>
    <w:rsid w:val="00D72CF4"/>
    <w:rsid w:val="00D7339A"/>
    <w:rsid w:val="00D735BB"/>
    <w:rsid w:val="00D73611"/>
    <w:rsid w:val="00D73D2B"/>
    <w:rsid w:val="00D73FA8"/>
    <w:rsid w:val="00D74377"/>
    <w:rsid w:val="00D74640"/>
    <w:rsid w:val="00D74C72"/>
    <w:rsid w:val="00D756E7"/>
    <w:rsid w:val="00D75CAB"/>
    <w:rsid w:val="00D75CDA"/>
    <w:rsid w:val="00D76327"/>
    <w:rsid w:val="00D766CA"/>
    <w:rsid w:val="00D767D4"/>
    <w:rsid w:val="00D7681A"/>
    <w:rsid w:val="00D76A11"/>
    <w:rsid w:val="00D76C20"/>
    <w:rsid w:val="00D7702F"/>
    <w:rsid w:val="00D77672"/>
    <w:rsid w:val="00D7771F"/>
    <w:rsid w:val="00D77AD9"/>
    <w:rsid w:val="00D77B26"/>
    <w:rsid w:val="00D8032F"/>
    <w:rsid w:val="00D80371"/>
    <w:rsid w:val="00D80582"/>
    <w:rsid w:val="00D8064F"/>
    <w:rsid w:val="00D80E5E"/>
    <w:rsid w:val="00D8132F"/>
    <w:rsid w:val="00D81B4C"/>
    <w:rsid w:val="00D81F15"/>
    <w:rsid w:val="00D82AE3"/>
    <w:rsid w:val="00D8305D"/>
    <w:rsid w:val="00D830FA"/>
    <w:rsid w:val="00D832BD"/>
    <w:rsid w:val="00D83301"/>
    <w:rsid w:val="00D833BD"/>
    <w:rsid w:val="00D8354F"/>
    <w:rsid w:val="00D83673"/>
    <w:rsid w:val="00D83895"/>
    <w:rsid w:val="00D83E75"/>
    <w:rsid w:val="00D8411F"/>
    <w:rsid w:val="00D846DB"/>
    <w:rsid w:val="00D84712"/>
    <w:rsid w:val="00D84720"/>
    <w:rsid w:val="00D84B58"/>
    <w:rsid w:val="00D84BDE"/>
    <w:rsid w:val="00D85789"/>
    <w:rsid w:val="00D859E1"/>
    <w:rsid w:val="00D85CC7"/>
    <w:rsid w:val="00D85CDB"/>
    <w:rsid w:val="00D85DC8"/>
    <w:rsid w:val="00D85EE4"/>
    <w:rsid w:val="00D860B1"/>
    <w:rsid w:val="00D863C3"/>
    <w:rsid w:val="00D865DE"/>
    <w:rsid w:val="00D866BF"/>
    <w:rsid w:val="00D86ACC"/>
    <w:rsid w:val="00D86E3E"/>
    <w:rsid w:val="00D87216"/>
    <w:rsid w:val="00D8767C"/>
    <w:rsid w:val="00D877FC"/>
    <w:rsid w:val="00D87C5E"/>
    <w:rsid w:val="00D87CC6"/>
    <w:rsid w:val="00D87E13"/>
    <w:rsid w:val="00D90081"/>
    <w:rsid w:val="00D90140"/>
    <w:rsid w:val="00D901B2"/>
    <w:rsid w:val="00D9036C"/>
    <w:rsid w:val="00D90609"/>
    <w:rsid w:val="00D90686"/>
    <w:rsid w:val="00D9084F"/>
    <w:rsid w:val="00D90D08"/>
    <w:rsid w:val="00D90F28"/>
    <w:rsid w:val="00D9124F"/>
    <w:rsid w:val="00D91E78"/>
    <w:rsid w:val="00D920F9"/>
    <w:rsid w:val="00D92180"/>
    <w:rsid w:val="00D921F5"/>
    <w:rsid w:val="00D92294"/>
    <w:rsid w:val="00D92671"/>
    <w:rsid w:val="00D9281E"/>
    <w:rsid w:val="00D92A9A"/>
    <w:rsid w:val="00D92DD9"/>
    <w:rsid w:val="00D933AB"/>
    <w:rsid w:val="00D933B6"/>
    <w:rsid w:val="00D935D8"/>
    <w:rsid w:val="00D935DB"/>
    <w:rsid w:val="00D941DC"/>
    <w:rsid w:val="00D94739"/>
    <w:rsid w:val="00D94965"/>
    <w:rsid w:val="00D95A6E"/>
    <w:rsid w:val="00D95D8A"/>
    <w:rsid w:val="00D95E1A"/>
    <w:rsid w:val="00D960FD"/>
    <w:rsid w:val="00D9636B"/>
    <w:rsid w:val="00D964F3"/>
    <w:rsid w:val="00D96ABF"/>
    <w:rsid w:val="00D96AF5"/>
    <w:rsid w:val="00D96B2A"/>
    <w:rsid w:val="00D96B4F"/>
    <w:rsid w:val="00D96D19"/>
    <w:rsid w:val="00D9748D"/>
    <w:rsid w:val="00D97E89"/>
    <w:rsid w:val="00DA02F1"/>
    <w:rsid w:val="00DA0935"/>
    <w:rsid w:val="00DA0A0C"/>
    <w:rsid w:val="00DA0A0E"/>
    <w:rsid w:val="00DA0AA4"/>
    <w:rsid w:val="00DA0E70"/>
    <w:rsid w:val="00DA1328"/>
    <w:rsid w:val="00DA18BF"/>
    <w:rsid w:val="00DA19A3"/>
    <w:rsid w:val="00DA236F"/>
    <w:rsid w:val="00DA2863"/>
    <w:rsid w:val="00DA2EFE"/>
    <w:rsid w:val="00DA3267"/>
    <w:rsid w:val="00DA3855"/>
    <w:rsid w:val="00DA39B1"/>
    <w:rsid w:val="00DA3C61"/>
    <w:rsid w:val="00DA3EFA"/>
    <w:rsid w:val="00DA4326"/>
    <w:rsid w:val="00DA44D8"/>
    <w:rsid w:val="00DA455B"/>
    <w:rsid w:val="00DA4A7A"/>
    <w:rsid w:val="00DA5459"/>
    <w:rsid w:val="00DA5629"/>
    <w:rsid w:val="00DA58FC"/>
    <w:rsid w:val="00DA5B4B"/>
    <w:rsid w:val="00DA5C04"/>
    <w:rsid w:val="00DA5C42"/>
    <w:rsid w:val="00DA606D"/>
    <w:rsid w:val="00DA6617"/>
    <w:rsid w:val="00DA67B5"/>
    <w:rsid w:val="00DA687C"/>
    <w:rsid w:val="00DA68E9"/>
    <w:rsid w:val="00DA6BAE"/>
    <w:rsid w:val="00DA6FB9"/>
    <w:rsid w:val="00DA7429"/>
    <w:rsid w:val="00DA75D4"/>
    <w:rsid w:val="00DA7705"/>
    <w:rsid w:val="00DA7732"/>
    <w:rsid w:val="00DA7982"/>
    <w:rsid w:val="00DA7F15"/>
    <w:rsid w:val="00DB001D"/>
    <w:rsid w:val="00DB0624"/>
    <w:rsid w:val="00DB07B1"/>
    <w:rsid w:val="00DB0C21"/>
    <w:rsid w:val="00DB0F42"/>
    <w:rsid w:val="00DB1EEC"/>
    <w:rsid w:val="00DB2249"/>
    <w:rsid w:val="00DB22D6"/>
    <w:rsid w:val="00DB23DE"/>
    <w:rsid w:val="00DB262B"/>
    <w:rsid w:val="00DB2A82"/>
    <w:rsid w:val="00DB2C40"/>
    <w:rsid w:val="00DB30C8"/>
    <w:rsid w:val="00DB3ABF"/>
    <w:rsid w:val="00DB3BE2"/>
    <w:rsid w:val="00DB4CF2"/>
    <w:rsid w:val="00DB5272"/>
    <w:rsid w:val="00DB58BD"/>
    <w:rsid w:val="00DB5F4C"/>
    <w:rsid w:val="00DB5FCB"/>
    <w:rsid w:val="00DB6091"/>
    <w:rsid w:val="00DB653C"/>
    <w:rsid w:val="00DB6EC0"/>
    <w:rsid w:val="00DB71FF"/>
    <w:rsid w:val="00DB7259"/>
    <w:rsid w:val="00DB72E1"/>
    <w:rsid w:val="00DB74EE"/>
    <w:rsid w:val="00DB756C"/>
    <w:rsid w:val="00DC05A7"/>
    <w:rsid w:val="00DC07DC"/>
    <w:rsid w:val="00DC0960"/>
    <w:rsid w:val="00DC0B74"/>
    <w:rsid w:val="00DC0C14"/>
    <w:rsid w:val="00DC1257"/>
    <w:rsid w:val="00DC139B"/>
    <w:rsid w:val="00DC1496"/>
    <w:rsid w:val="00DC1A64"/>
    <w:rsid w:val="00DC1E95"/>
    <w:rsid w:val="00DC20F1"/>
    <w:rsid w:val="00DC294E"/>
    <w:rsid w:val="00DC2DE7"/>
    <w:rsid w:val="00DC3018"/>
    <w:rsid w:val="00DC3073"/>
    <w:rsid w:val="00DC34F5"/>
    <w:rsid w:val="00DC3850"/>
    <w:rsid w:val="00DC3A08"/>
    <w:rsid w:val="00DC3A7C"/>
    <w:rsid w:val="00DC438A"/>
    <w:rsid w:val="00DC446D"/>
    <w:rsid w:val="00DC463F"/>
    <w:rsid w:val="00DC46D7"/>
    <w:rsid w:val="00DC4703"/>
    <w:rsid w:val="00DC4D1C"/>
    <w:rsid w:val="00DC5577"/>
    <w:rsid w:val="00DC5595"/>
    <w:rsid w:val="00DC5864"/>
    <w:rsid w:val="00DC58D2"/>
    <w:rsid w:val="00DC5F85"/>
    <w:rsid w:val="00DC60A8"/>
    <w:rsid w:val="00DC60EA"/>
    <w:rsid w:val="00DC6DE7"/>
    <w:rsid w:val="00DC71CA"/>
    <w:rsid w:val="00DC7F0B"/>
    <w:rsid w:val="00DD0279"/>
    <w:rsid w:val="00DD1963"/>
    <w:rsid w:val="00DD1D8F"/>
    <w:rsid w:val="00DD1E38"/>
    <w:rsid w:val="00DD1EF2"/>
    <w:rsid w:val="00DD2224"/>
    <w:rsid w:val="00DD22AE"/>
    <w:rsid w:val="00DD23BF"/>
    <w:rsid w:val="00DD246B"/>
    <w:rsid w:val="00DD2B37"/>
    <w:rsid w:val="00DD3297"/>
    <w:rsid w:val="00DD32A0"/>
    <w:rsid w:val="00DD3450"/>
    <w:rsid w:val="00DD3688"/>
    <w:rsid w:val="00DD3CA3"/>
    <w:rsid w:val="00DD3EAA"/>
    <w:rsid w:val="00DD4203"/>
    <w:rsid w:val="00DD486F"/>
    <w:rsid w:val="00DD4F0F"/>
    <w:rsid w:val="00DD514E"/>
    <w:rsid w:val="00DD56A3"/>
    <w:rsid w:val="00DD5718"/>
    <w:rsid w:val="00DD579D"/>
    <w:rsid w:val="00DD5E84"/>
    <w:rsid w:val="00DD62D8"/>
    <w:rsid w:val="00DD6322"/>
    <w:rsid w:val="00DD645B"/>
    <w:rsid w:val="00DD6792"/>
    <w:rsid w:val="00DD693D"/>
    <w:rsid w:val="00DD6CB2"/>
    <w:rsid w:val="00DD78D7"/>
    <w:rsid w:val="00DD7C1D"/>
    <w:rsid w:val="00DD7D4D"/>
    <w:rsid w:val="00DD7F72"/>
    <w:rsid w:val="00DE00B6"/>
    <w:rsid w:val="00DE014F"/>
    <w:rsid w:val="00DE0367"/>
    <w:rsid w:val="00DE069E"/>
    <w:rsid w:val="00DE0DFD"/>
    <w:rsid w:val="00DE0F8A"/>
    <w:rsid w:val="00DE1365"/>
    <w:rsid w:val="00DE1409"/>
    <w:rsid w:val="00DE1813"/>
    <w:rsid w:val="00DE25AD"/>
    <w:rsid w:val="00DE25D7"/>
    <w:rsid w:val="00DE2638"/>
    <w:rsid w:val="00DE27DD"/>
    <w:rsid w:val="00DE2C2D"/>
    <w:rsid w:val="00DE2C3D"/>
    <w:rsid w:val="00DE2CB8"/>
    <w:rsid w:val="00DE2D65"/>
    <w:rsid w:val="00DE3345"/>
    <w:rsid w:val="00DE382F"/>
    <w:rsid w:val="00DE3BF9"/>
    <w:rsid w:val="00DE3DB6"/>
    <w:rsid w:val="00DE3E96"/>
    <w:rsid w:val="00DE44FE"/>
    <w:rsid w:val="00DE464A"/>
    <w:rsid w:val="00DE484A"/>
    <w:rsid w:val="00DE49BF"/>
    <w:rsid w:val="00DE4E91"/>
    <w:rsid w:val="00DE5126"/>
    <w:rsid w:val="00DE541F"/>
    <w:rsid w:val="00DE54E8"/>
    <w:rsid w:val="00DE5E04"/>
    <w:rsid w:val="00DE62F8"/>
    <w:rsid w:val="00DE68D6"/>
    <w:rsid w:val="00DE6FBC"/>
    <w:rsid w:val="00DE7117"/>
    <w:rsid w:val="00DE7698"/>
    <w:rsid w:val="00DE79FE"/>
    <w:rsid w:val="00DE7B78"/>
    <w:rsid w:val="00DE7DD5"/>
    <w:rsid w:val="00DF0566"/>
    <w:rsid w:val="00DF07E3"/>
    <w:rsid w:val="00DF09DA"/>
    <w:rsid w:val="00DF0C81"/>
    <w:rsid w:val="00DF0D15"/>
    <w:rsid w:val="00DF103B"/>
    <w:rsid w:val="00DF1598"/>
    <w:rsid w:val="00DF15DA"/>
    <w:rsid w:val="00DF18EB"/>
    <w:rsid w:val="00DF193E"/>
    <w:rsid w:val="00DF1A46"/>
    <w:rsid w:val="00DF1EDF"/>
    <w:rsid w:val="00DF2554"/>
    <w:rsid w:val="00DF32A9"/>
    <w:rsid w:val="00DF4272"/>
    <w:rsid w:val="00DF4723"/>
    <w:rsid w:val="00DF4774"/>
    <w:rsid w:val="00DF4AE0"/>
    <w:rsid w:val="00DF514E"/>
    <w:rsid w:val="00DF5378"/>
    <w:rsid w:val="00DF5669"/>
    <w:rsid w:val="00DF5B22"/>
    <w:rsid w:val="00DF62E0"/>
    <w:rsid w:val="00DF6312"/>
    <w:rsid w:val="00DF6524"/>
    <w:rsid w:val="00DF6623"/>
    <w:rsid w:val="00DF66C6"/>
    <w:rsid w:val="00DF67AA"/>
    <w:rsid w:val="00DF6A15"/>
    <w:rsid w:val="00DF6AC5"/>
    <w:rsid w:val="00DF70B4"/>
    <w:rsid w:val="00DF71BC"/>
    <w:rsid w:val="00DF7240"/>
    <w:rsid w:val="00DF779E"/>
    <w:rsid w:val="00DF780B"/>
    <w:rsid w:val="00DF78B2"/>
    <w:rsid w:val="00DF78FF"/>
    <w:rsid w:val="00DF7E94"/>
    <w:rsid w:val="00DF7EBA"/>
    <w:rsid w:val="00DF7FC9"/>
    <w:rsid w:val="00E001AA"/>
    <w:rsid w:val="00E001BD"/>
    <w:rsid w:val="00E006D7"/>
    <w:rsid w:val="00E00EB4"/>
    <w:rsid w:val="00E01526"/>
    <w:rsid w:val="00E0167E"/>
    <w:rsid w:val="00E0169B"/>
    <w:rsid w:val="00E016C2"/>
    <w:rsid w:val="00E018BE"/>
    <w:rsid w:val="00E01CB8"/>
    <w:rsid w:val="00E01D89"/>
    <w:rsid w:val="00E01F94"/>
    <w:rsid w:val="00E01FD8"/>
    <w:rsid w:val="00E020FA"/>
    <w:rsid w:val="00E02410"/>
    <w:rsid w:val="00E024AE"/>
    <w:rsid w:val="00E024CE"/>
    <w:rsid w:val="00E024F0"/>
    <w:rsid w:val="00E037A9"/>
    <w:rsid w:val="00E03B0C"/>
    <w:rsid w:val="00E03D33"/>
    <w:rsid w:val="00E03DB3"/>
    <w:rsid w:val="00E03DED"/>
    <w:rsid w:val="00E04276"/>
    <w:rsid w:val="00E0476F"/>
    <w:rsid w:val="00E055D2"/>
    <w:rsid w:val="00E058E3"/>
    <w:rsid w:val="00E05A04"/>
    <w:rsid w:val="00E05F7E"/>
    <w:rsid w:val="00E05F81"/>
    <w:rsid w:val="00E061FF"/>
    <w:rsid w:val="00E06503"/>
    <w:rsid w:val="00E06DE4"/>
    <w:rsid w:val="00E06DF7"/>
    <w:rsid w:val="00E06F3F"/>
    <w:rsid w:val="00E06F82"/>
    <w:rsid w:val="00E07B2D"/>
    <w:rsid w:val="00E07B40"/>
    <w:rsid w:val="00E07BDA"/>
    <w:rsid w:val="00E100BF"/>
    <w:rsid w:val="00E101D1"/>
    <w:rsid w:val="00E10207"/>
    <w:rsid w:val="00E10336"/>
    <w:rsid w:val="00E103F0"/>
    <w:rsid w:val="00E10404"/>
    <w:rsid w:val="00E10655"/>
    <w:rsid w:val="00E106A5"/>
    <w:rsid w:val="00E108EE"/>
    <w:rsid w:val="00E109B9"/>
    <w:rsid w:val="00E10FEB"/>
    <w:rsid w:val="00E111DD"/>
    <w:rsid w:val="00E1122B"/>
    <w:rsid w:val="00E1162C"/>
    <w:rsid w:val="00E11CA6"/>
    <w:rsid w:val="00E11EC3"/>
    <w:rsid w:val="00E12322"/>
    <w:rsid w:val="00E12664"/>
    <w:rsid w:val="00E1393F"/>
    <w:rsid w:val="00E13BB6"/>
    <w:rsid w:val="00E1403F"/>
    <w:rsid w:val="00E14427"/>
    <w:rsid w:val="00E14BED"/>
    <w:rsid w:val="00E162CD"/>
    <w:rsid w:val="00E1647E"/>
    <w:rsid w:val="00E1660C"/>
    <w:rsid w:val="00E1668B"/>
    <w:rsid w:val="00E167E5"/>
    <w:rsid w:val="00E16A28"/>
    <w:rsid w:val="00E16AED"/>
    <w:rsid w:val="00E16D78"/>
    <w:rsid w:val="00E16E47"/>
    <w:rsid w:val="00E1742C"/>
    <w:rsid w:val="00E17500"/>
    <w:rsid w:val="00E17732"/>
    <w:rsid w:val="00E179BC"/>
    <w:rsid w:val="00E17EAD"/>
    <w:rsid w:val="00E2004C"/>
    <w:rsid w:val="00E20060"/>
    <w:rsid w:val="00E2008F"/>
    <w:rsid w:val="00E202C9"/>
    <w:rsid w:val="00E20A64"/>
    <w:rsid w:val="00E20D6D"/>
    <w:rsid w:val="00E20E86"/>
    <w:rsid w:val="00E213E5"/>
    <w:rsid w:val="00E21806"/>
    <w:rsid w:val="00E21AD8"/>
    <w:rsid w:val="00E21F11"/>
    <w:rsid w:val="00E21F76"/>
    <w:rsid w:val="00E2209F"/>
    <w:rsid w:val="00E220FC"/>
    <w:rsid w:val="00E220FD"/>
    <w:rsid w:val="00E2227A"/>
    <w:rsid w:val="00E225CE"/>
    <w:rsid w:val="00E22B18"/>
    <w:rsid w:val="00E22FD3"/>
    <w:rsid w:val="00E23025"/>
    <w:rsid w:val="00E23093"/>
    <w:rsid w:val="00E230DD"/>
    <w:rsid w:val="00E23376"/>
    <w:rsid w:val="00E23505"/>
    <w:rsid w:val="00E23A02"/>
    <w:rsid w:val="00E23A11"/>
    <w:rsid w:val="00E23A5D"/>
    <w:rsid w:val="00E23EBC"/>
    <w:rsid w:val="00E23F26"/>
    <w:rsid w:val="00E24080"/>
    <w:rsid w:val="00E244AB"/>
    <w:rsid w:val="00E24682"/>
    <w:rsid w:val="00E246D4"/>
    <w:rsid w:val="00E2480B"/>
    <w:rsid w:val="00E24C49"/>
    <w:rsid w:val="00E24F6D"/>
    <w:rsid w:val="00E24FFC"/>
    <w:rsid w:val="00E251B0"/>
    <w:rsid w:val="00E254A8"/>
    <w:rsid w:val="00E255AD"/>
    <w:rsid w:val="00E25DA6"/>
    <w:rsid w:val="00E26323"/>
    <w:rsid w:val="00E2660A"/>
    <w:rsid w:val="00E26788"/>
    <w:rsid w:val="00E2697B"/>
    <w:rsid w:val="00E26C7C"/>
    <w:rsid w:val="00E26D99"/>
    <w:rsid w:val="00E26FA2"/>
    <w:rsid w:val="00E27081"/>
    <w:rsid w:val="00E27C1E"/>
    <w:rsid w:val="00E27D6F"/>
    <w:rsid w:val="00E303BA"/>
    <w:rsid w:val="00E30A86"/>
    <w:rsid w:val="00E30C06"/>
    <w:rsid w:val="00E31180"/>
    <w:rsid w:val="00E3188E"/>
    <w:rsid w:val="00E31892"/>
    <w:rsid w:val="00E318AD"/>
    <w:rsid w:val="00E31B28"/>
    <w:rsid w:val="00E31E1E"/>
    <w:rsid w:val="00E320D0"/>
    <w:rsid w:val="00E324DF"/>
    <w:rsid w:val="00E32A93"/>
    <w:rsid w:val="00E32C9D"/>
    <w:rsid w:val="00E3316B"/>
    <w:rsid w:val="00E3358B"/>
    <w:rsid w:val="00E335CE"/>
    <w:rsid w:val="00E33994"/>
    <w:rsid w:val="00E33C7C"/>
    <w:rsid w:val="00E34166"/>
    <w:rsid w:val="00E34E54"/>
    <w:rsid w:val="00E35405"/>
    <w:rsid w:val="00E358C7"/>
    <w:rsid w:val="00E359E0"/>
    <w:rsid w:val="00E35EB6"/>
    <w:rsid w:val="00E36057"/>
    <w:rsid w:val="00E3623C"/>
    <w:rsid w:val="00E36815"/>
    <w:rsid w:val="00E36CDB"/>
    <w:rsid w:val="00E36E5D"/>
    <w:rsid w:val="00E36EFF"/>
    <w:rsid w:val="00E36F8A"/>
    <w:rsid w:val="00E3734A"/>
    <w:rsid w:val="00E37A9B"/>
    <w:rsid w:val="00E37DD7"/>
    <w:rsid w:val="00E37EEE"/>
    <w:rsid w:val="00E4002A"/>
    <w:rsid w:val="00E40440"/>
    <w:rsid w:val="00E4054F"/>
    <w:rsid w:val="00E405AB"/>
    <w:rsid w:val="00E405EA"/>
    <w:rsid w:val="00E406A7"/>
    <w:rsid w:val="00E4087B"/>
    <w:rsid w:val="00E40A0E"/>
    <w:rsid w:val="00E41160"/>
    <w:rsid w:val="00E411CB"/>
    <w:rsid w:val="00E411D6"/>
    <w:rsid w:val="00E417A4"/>
    <w:rsid w:val="00E41C77"/>
    <w:rsid w:val="00E41C83"/>
    <w:rsid w:val="00E41CD1"/>
    <w:rsid w:val="00E41F77"/>
    <w:rsid w:val="00E423A6"/>
    <w:rsid w:val="00E42707"/>
    <w:rsid w:val="00E4277C"/>
    <w:rsid w:val="00E428FB"/>
    <w:rsid w:val="00E42BAD"/>
    <w:rsid w:val="00E42C84"/>
    <w:rsid w:val="00E43EBB"/>
    <w:rsid w:val="00E4433E"/>
    <w:rsid w:val="00E4465E"/>
    <w:rsid w:val="00E44A3C"/>
    <w:rsid w:val="00E44D10"/>
    <w:rsid w:val="00E44EE9"/>
    <w:rsid w:val="00E45227"/>
    <w:rsid w:val="00E4535C"/>
    <w:rsid w:val="00E4543B"/>
    <w:rsid w:val="00E45620"/>
    <w:rsid w:val="00E45766"/>
    <w:rsid w:val="00E45AF3"/>
    <w:rsid w:val="00E45DC5"/>
    <w:rsid w:val="00E4600E"/>
    <w:rsid w:val="00E46024"/>
    <w:rsid w:val="00E4635E"/>
    <w:rsid w:val="00E463E2"/>
    <w:rsid w:val="00E4669E"/>
    <w:rsid w:val="00E46868"/>
    <w:rsid w:val="00E46C0C"/>
    <w:rsid w:val="00E46D5D"/>
    <w:rsid w:val="00E46F26"/>
    <w:rsid w:val="00E47416"/>
    <w:rsid w:val="00E474B3"/>
    <w:rsid w:val="00E476EE"/>
    <w:rsid w:val="00E477DC"/>
    <w:rsid w:val="00E47866"/>
    <w:rsid w:val="00E47BF0"/>
    <w:rsid w:val="00E47DC3"/>
    <w:rsid w:val="00E47E60"/>
    <w:rsid w:val="00E4B53B"/>
    <w:rsid w:val="00E50555"/>
    <w:rsid w:val="00E5096D"/>
    <w:rsid w:val="00E50BBC"/>
    <w:rsid w:val="00E50BC8"/>
    <w:rsid w:val="00E50C04"/>
    <w:rsid w:val="00E50E47"/>
    <w:rsid w:val="00E5100B"/>
    <w:rsid w:val="00E51510"/>
    <w:rsid w:val="00E51632"/>
    <w:rsid w:val="00E5191D"/>
    <w:rsid w:val="00E51921"/>
    <w:rsid w:val="00E51AEE"/>
    <w:rsid w:val="00E51E1B"/>
    <w:rsid w:val="00E51FE3"/>
    <w:rsid w:val="00E5226C"/>
    <w:rsid w:val="00E524EB"/>
    <w:rsid w:val="00E530DE"/>
    <w:rsid w:val="00E53217"/>
    <w:rsid w:val="00E53447"/>
    <w:rsid w:val="00E53978"/>
    <w:rsid w:val="00E53A18"/>
    <w:rsid w:val="00E53C96"/>
    <w:rsid w:val="00E53E35"/>
    <w:rsid w:val="00E5402D"/>
    <w:rsid w:val="00E54259"/>
    <w:rsid w:val="00E5493D"/>
    <w:rsid w:val="00E54C4C"/>
    <w:rsid w:val="00E54C7E"/>
    <w:rsid w:val="00E54CC0"/>
    <w:rsid w:val="00E54FC1"/>
    <w:rsid w:val="00E557E7"/>
    <w:rsid w:val="00E558A2"/>
    <w:rsid w:val="00E559CF"/>
    <w:rsid w:val="00E55F1D"/>
    <w:rsid w:val="00E5613F"/>
    <w:rsid w:val="00E56339"/>
    <w:rsid w:val="00E56908"/>
    <w:rsid w:val="00E56985"/>
    <w:rsid w:val="00E569DF"/>
    <w:rsid w:val="00E56B74"/>
    <w:rsid w:val="00E56BD2"/>
    <w:rsid w:val="00E56EA8"/>
    <w:rsid w:val="00E57408"/>
    <w:rsid w:val="00E5747B"/>
    <w:rsid w:val="00E57567"/>
    <w:rsid w:val="00E57687"/>
    <w:rsid w:val="00E576F0"/>
    <w:rsid w:val="00E577AE"/>
    <w:rsid w:val="00E57A62"/>
    <w:rsid w:val="00E57FD3"/>
    <w:rsid w:val="00E6015F"/>
    <w:rsid w:val="00E603E1"/>
    <w:rsid w:val="00E60B6D"/>
    <w:rsid w:val="00E611EF"/>
    <w:rsid w:val="00E61274"/>
    <w:rsid w:val="00E612B2"/>
    <w:rsid w:val="00E61415"/>
    <w:rsid w:val="00E6187A"/>
    <w:rsid w:val="00E618A6"/>
    <w:rsid w:val="00E62191"/>
    <w:rsid w:val="00E624F0"/>
    <w:rsid w:val="00E6260E"/>
    <w:rsid w:val="00E62665"/>
    <w:rsid w:val="00E627D9"/>
    <w:rsid w:val="00E6293A"/>
    <w:rsid w:val="00E62B7A"/>
    <w:rsid w:val="00E62C34"/>
    <w:rsid w:val="00E62DA6"/>
    <w:rsid w:val="00E62E56"/>
    <w:rsid w:val="00E635D4"/>
    <w:rsid w:val="00E6380D"/>
    <w:rsid w:val="00E63ECE"/>
    <w:rsid w:val="00E64312"/>
    <w:rsid w:val="00E6438C"/>
    <w:rsid w:val="00E643D3"/>
    <w:rsid w:val="00E64649"/>
    <w:rsid w:val="00E64D40"/>
    <w:rsid w:val="00E650B8"/>
    <w:rsid w:val="00E650E3"/>
    <w:rsid w:val="00E65BF2"/>
    <w:rsid w:val="00E65DBA"/>
    <w:rsid w:val="00E65FC1"/>
    <w:rsid w:val="00E6601C"/>
    <w:rsid w:val="00E6610A"/>
    <w:rsid w:val="00E66211"/>
    <w:rsid w:val="00E66574"/>
    <w:rsid w:val="00E666C3"/>
    <w:rsid w:val="00E66BA2"/>
    <w:rsid w:val="00E677DC"/>
    <w:rsid w:val="00E67B06"/>
    <w:rsid w:val="00E6E76A"/>
    <w:rsid w:val="00E70308"/>
    <w:rsid w:val="00E70459"/>
    <w:rsid w:val="00E706A7"/>
    <w:rsid w:val="00E706CB"/>
    <w:rsid w:val="00E70B6B"/>
    <w:rsid w:val="00E70C56"/>
    <w:rsid w:val="00E70E24"/>
    <w:rsid w:val="00E71178"/>
    <w:rsid w:val="00E71A3F"/>
    <w:rsid w:val="00E71A6D"/>
    <w:rsid w:val="00E71BD6"/>
    <w:rsid w:val="00E71D88"/>
    <w:rsid w:val="00E71DBB"/>
    <w:rsid w:val="00E720B6"/>
    <w:rsid w:val="00E720F8"/>
    <w:rsid w:val="00E72308"/>
    <w:rsid w:val="00E725BF"/>
    <w:rsid w:val="00E72995"/>
    <w:rsid w:val="00E72EE8"/>
    <w:rsid w:val="00E738F8"/>
    <w:rsid w:val="00E73AAA"/>
    <w:rsid w:val="00E73C2F"/>
    <w:rsid w:val="00E73DB2"/>
    <w:rsid w:val="00E73FD2"/>
    <w:rsid w:val="00E74009"/>
    <w:rsid w:val="00E74478"/>
    <w:rsid w:val="00E7480A"/>
    <w:rsid w:val="00E74B21"/>
    <w:rsid w:val="00E74D54"/>
    <w:rsid w:val="00E74F55"/>
    <w:rsid w:val="00E74FF1"/>
    <w:rsid w:val="00E751CF"/>
    <w:rsid w:val="00E752C0"/>
    <w:rsid w:val="00E7536A"/>
    <w:rsid w:val="00E75976"/>
    <w:rsid w:val="00E75A1A"/>
    <w:rsid w:val="00E75CB0"/>
    <w:rsid w:val="00E762DC"/>
    <w:rsid w:val="00E7655B"/>
    <w:rsid w:val="00E76581"/>
    <w:rsid w:val="00E765D4"/>
    <w:rsid w:val="00E7693D"/>
    <w:rsid w:val="00E76A6D"/>
    <w:rsid w:val="00E770F3"/>
    <w:rsid w:val="00E77105"/>
    <w:rsid w:val="00E7723F"/>
    <w:rsid w:val="00E778E9"/>
    <w:rsid w:val="00E77993"/>
    <w:rsid w:val="00E77B25"/>
    <w:rsid w:val="00E803BF"/>
    <w:rsid w:val="00E80661"/>
    <w:rsid w:val="00E80797"/>
    <w:rsid w:val="00E80F3E"/>
    <w:rsid w:val="00E81213"/>
    <w:rsid w:val="00E813EA"/>
    <w:rsid w:val="00E81DD3"/>
    <w:rsid w:val="00E81F6B"/>
    <w:rsid w:val="00E82135"/>
    <w:rsid w:val="00E82308"/>
    <w:rsid w:val="00E824F9"/>
    <w:rsid w:val="00E82537"/>
    <w:rsid w:val="00E827CA"/>
    <w:rsid w:val="00E82869"/>
    <w:rsid w:val="00E82CA7"/>
    <w:rsid w:val="00E8302F"/>
    <w:rsid w:val="00E830E0"/>
    <w:rsid w:val="00E83481"/>
    <w:rsid w:val="00E83695"/>
    <w:rsid w:val="00E83C72"/>
    <w:rsid w:val="00E83E24"/>
    <w:rsid w:val="00E83F63"/>
    <w:rsid w:val="00E84118"/>
    <w:rsid w:val="00E843B9"/>
    <w:rsid w:val="00E84454"/>
    <w:rsid w:val="00E849DA"/>
    <w:rsid w:val="00E84B54"/>
    <w:rsid w:val="00E84B83"/>
    <w:rsid w:val="00E84DAD"/>
    <w:rsid w:val="00E84F0F"/>
    <w:rsid w:val="00E854A0"/>
    <w:rsid w:val="00E85A13"/>
    <w:rsid w:val="00E85B52"/>
    <w:rsid w:val="00E85FCA"/>
    <w:rsid w:val="00E862E4"/>
    <w:rsid w:val="00E86478"/>
    <w:rsid w:val="00E9022A"/>
    <w:rsid w:val="00E902F5"/>
    <w:rsid w:val="00E903CC"/>
    <w:rsid w:val="00E9085A"/>
    <w:rsid w:val="00E90B5C"/>
    <w:rsid w:val="00E90FDF"/>
    <w:rsid w:val="00E910D7"/>
    <w:rsid w:val="00E913E6"/>
    <w:rsid w:val="00E91898"/>
    <w:rsid w:val="00E9196C"/>
    <w:rsid w:val="00E92280"/>
    <w:rsid w:val="00E9236E"/>
    <w:rsid w:val="00E9289E"/>
    <w:rsid w:val="00E92B93"/>
    <w:rsid w:val="00E92D42"/>
    <w:rsid w:val="00E92F47"/>
    <w:rsid w:val="00E93185"/>
    <w:rsid w:val="00E93A2D"/>
    <w:rsid w:val="00E93A45"/>
    <w:rsid w:val="00E93D53"/>
    <w:rsid w:val="00E93E08"/>
    <w:rsid w:val="00E93FCF"/>
    <w:rsid w:val="00E94152"/>
    <w:rsid w:val="00E946F0"/>
    <w:rsid w:val="00E9592D"/>
    <w:rsid w:val="00E95B8D"/>
    <w:rsid w:val="00E95CA2"/>
    <w:rsid w:val="00E9645F"/>
    <w:rsid w:val="00E96509"/>
    <w:rsid w:val="00E96573"/>
    <w:rsid w:val="00E967DF"/>
    <w:rsid w:val="00E967E8"/>
    <w:rsid w:val="00E97185"/>
    <w:rsid w:val="00E976CA"/>
    <w:rsid w:val="00E977DB"/>
    <w:rsid w:val="00E9781C"/>
    <w:rsid w:val="00E97C49"/>
    <w:rsid w:val="00E97D71"/>
    <w:rsid w:val="00E99618"/>
    <w:rsid w:val="00E9FCF1"/>
    <w:rsid w:val="00EA0249"/>
    <w:rsid w:val="00EA051E"/>
    <w:rsid w:val="00EA0520"/>
    <w:rsid w:val="00EA056F"/>
    <w:rsid w:val="00EA0877"/>
    <w:rsid w:val="00EA0BD1"/>
    <w:rsid w:val="00EA0C8E"/>
    <w:rsid w:val="00EA10EA"/>
    <w:rsid w:val="00EA1397"/>
    <w:rsid w:val="00EA14F7"/>
    <w:rsid w:val="00EA1AEE"/>
    <w:rsid w:val="00EA1BDC"/>
    <w:rsid w:val="00EA2889"/>
    <w:rsid w:val="00EA2961"/>
    <w:rsid w:val="00EA35E6"/>
    <w:rsid w:val="00EA3837"/>
    <w:rsid w:val="00EA3BE6"/>
    <w:rsid w:val="00EA407A"/>
    <w:rsid w:val="00EA456C"/>
    <w:rsid w:val="00EA45C1"/>
    <w:rsid w:val="00EA45CE"/>
    <w:rsid w:val="00EA4646"/>
    <w:rsid w:val="00EA46DA"/>
    <w:rsid w:val="00EA4F90"/>
    <w:rsid w:val="00EA52C7"/>
    <w:rsid w:val="00EA549F"/>
    <w:rsid w:val="00EA5623"/>
    <w:rsid w:val="00EA57C1"/>
    <w:rsid w:val="00EA5ADE"/>
    <w:rsid w:val="00EA5CA9"/>
    <w:rsid w:val="00EA5EDE"/>
    <w:rsid w:val="00EA623A"/>
    <w:rsid w:val="00EA6250"/>
    <w:rsid w:val="00EA685C"/>
    <w:rsid w:val="00EA6A7E"/>
    <w:rsid w:val="00EA6B93"/>
    <w:rsid w:val="00EA6CA6"/>
    <w:rsid w:val="00EA6DE5"/>
    <w:rsid w:val="00EA6E6A"/>
    <w:rsid w:val="00EA73B8"/>
    <w:rsid w:val="00EA7420"/>
    <w:rsid w:val="00EA77DD"/>
    <w:rsid w:val="00EA7C28"/>
    <w:rsid w:val="00EB0660"/>
    <w:rsid w:val="00EB06FE"/>
    <w:rsid w:val="00EB0A2B"/>
    <w:rsid w:val="00EB0C2D"/>
    <w:rsid w:val="00EB0D01"/>
    <w:rsid w:val="00EB0E62"/>
    <w:rsid w:val="00EB0E99"/>
    <w:rsid w:val="00EB181B"/>
    <w:rsid w:val="00EB1C49"/>
    <w:rsid w:val="00EB1C6B"/>
    <w:rsid w:val="00EB1E03"/>
    <w:rsid w:val="00EB212B"/>
    <w:rsid w:val="00EB2681"/>
    <w:rsid w:val="00EB2CB7"/>
    <w:rsid w:val="00EB2DD8"/>
    <w:rsid w:val="00EB2FE9"/>
    <w:rsid w:val="00EB3058"/>
    <w:rsid w:val="00EB30A5"/>
    <w:rsid w:val="00EB378F"/>
    <w:rsid w:val="00EB3CF9"/>
    <w:rsid w:val="00EB3DF2"/>
    <w:rsid w:val="00EB3E74"/>
    <w:rsid w:val="00EB40AC"/>
    <w:rsid w:val="00EB44E6"/>
    <w:rsid w:val="00EB4758"/>
    <w:rsid w:val="00EB475C"/>
    <w:rsid w:val="00EB48C3"/>
    <w:rsid w:val="00EB48FA"/>
    <w:rsid w:val="00EB49F8"/>
    <w:rsid w:val="00EB4AD2"/>
    <w:rsid w:val="00EB4C24"/>
    <w:rsid w:val="00EB4C2F"/>
    <w:rsid w:val="00EB5709"/>
    <w:rsid w:val="00EB60E6"/>
    <w:rsid w:val="00EB61C4"/>
    <w:rsid w:val="00EB649F"/>
    <w:rsid w:val="00EB6A1B"/>
    <w:rsid w:val="00EB6C39"/>
    <w:rsid w:val="00EB6D45"/>
    <w:rsid w:val="00EB6F94"/>
    <w:rsid w:val="00EB72DA"/>
    <w:rsid w:val="00EB72E5"/>
    <w:rsid w:val="00EB7B76"/>
    <w:rsid w:val="00EB7E3D"/>
    <w:rsid w:val="00EC0B97"/>
    <w:rsid w:val="00EC0CF8"/>
    <w:rsid w:val="00EC101B"/>
    <w:rsid w:val="00EC19B6"/>
    <w:rsid w:val="00EC2092"/>
    <w:rsid w:val="00EC2254"/>
    <w:rsid w:val="00EC2446"/>
    <w:rsid w:val="00EC252D"/>
    <w:rsid w:val="00EC25B0"/>
    <w:rsid w:val="00EC27E0"/>
    <w:rsid w:val="00EC2C03"/>
    <w:rsid w:val="00EC2D8D"/>
    <w:rsid w:val="00EC2DDB"/>
    <w:rsid w:val="00EC2E3F"/>
    <w:rsid w:val="00EC2E49"/>
    <w:rsid w:val="00EC3830"/>
    <w:rsid w:val="00EC3931"/>
    <w:rsid w:val="00EC39CB"/>
    <w:rsid w:val="00EC3C10"/>
    <w:rsid w:val="00EC4252"/>
    <w:rsid w:val="00EC4DF8"/>
    <w:rsid w:val="00EC4FD2"/>
    <w:rsid w:val="00EC4FF4"/>
    <w:rsid w:val="00EC5004"/>
    <w:rsid w:val="00EC503C"/>
    <w:rsid w:val="00EC508C"/>
    <w:rsid w:val="00EC5310"/>
    <w:rsid w:val="00EC56EE"/>
    <w:rsid w:val="00EC5E9E"/>
    <w:rsid w:val="00EC6134"/>
    <w:rsid w:val="00EC6728"/>
    <w:rsid w:val="00EC6D1F"/>
    <w:rsid w:val="00EC70A0"/>
    <w:rsid w:val="00EC721A"/>
    <w:rsid w:val="00EC74C2"/>
    <w:rsid w:val="00EC7A6B"/>
    <w:rsid w:val="00EC7CC5"/>
    <w:rsid w:val="00EC7D61"/>
    <w:rsid w:val="00EC7E67"/>
    <w:rsid w:val="00ED0282"/>
    <w:rsid w:val="00ED0597"/>
    <w:rsid w:val="00ED0609"/>
    <w:rsid w:val="00ED0B33"/>
    <w:rsid w:val="00ED0B4A"/>
    <w:rsid w:val="00ED0E61"/>
    <w:rsid w:val="00ED19F4"/>
    <w:rsid w:val="00ED240C"/>
    <w:rsid w:val="00ED25A8"/>
    <w:rsid w:val="00ED261C"/>
    <w:rsid w:val="00ED2A07"/>
    <w:rsid w:val="00ED2E87"/>
    <w:rsid w:val="00ED3001"/>
    <w:rsid w:val="00ED328B"/>
    <w:rsid w:val="00ED3676"/>
    <w:rsid w:val="00ED389F"/>
    <w:rsid w:val="00ED3A59"/>
    <w:rsid w:val="00ED3EF9"/>
    <w:rsid w:val="00ED4198"/>
    <w:rsid w:val="00ED43B7"/>
    <w:rsid w:val="00ED4527"/>
    <w:rsid w:val="00ED464D"/>
    <w:rsid w:val="00ED47B8"/>
    <w:rsid w:val="00ED5013"/>
    <w:rsid w:val="00ED55DB"/>
    <w:rsid w:val="00ED5647"/>
    <w:rsid w:val="00ED5684"/>
    <w:rsid w:val="00ED5811"/>
    <w:rsid w:val="00ED5E74"/>
    <w:rsid w:val="00ED64FB"/>
    <w:rsid w:val="00ED6648"/>
    <w:rsid w:val="00ED6726"/>
    <w:rsid w:val="00ED692D"/>
    <w:rsid w:val="00ED6A5D"/>
    <w:rsid w:val="00ED6CD6"/>
    <w:rsid w:val="00ED7173"/>
    <w:rsid w:val="00ED750A"/>
    <w:rsid w:val="00ED76B9"/>
    <w:rsid w:val="00ED7A13"/>
    <w:rsid w:val="00ED7B66"/>
    <w:rsid w:val="00ED7C84"/>
    <w:rsid w:val="00ED7DE5"/>
    <w:rsid w:val="00EE015A"/>
    <w:rsid w:val="00EE03E7"/>
    <w:rsid w:val="00EE061A"/>
    <w:rsid w:val="00EE0E41"/>
    <w:rsid w:val="00EE158B"/>
    <w:rsid w:val="00EE17A5"/>
    <w:rsid w:val="00EE1A82"/>
    <w:rsid w:val="00EE1A93"/>
    <w:rsid w:val="00EE1AA6"/>
    <w:rsid w:val="00EE1BC4"/>
    <w:rsid w:val="00EE1C80"/>
    <w:rsid w:val="00EE1D89"/>
    <w:rsid w:val="00EE1DC3"/>
    <w:rsid w:val="00EE2302"/>
    <w:rsid w:val="00EE2697"/>
    <w:rsid w:val="00EE26BC"/>
    <w:rsid w:val="00EE2C11"/>
    <w:rsid w:val="00EE2DD7"/>
    <w:rsid w:val="00EE2DF4"/>
    <w:rsid w:val="00EE2F1F"/>
    <w:rsid w:val="00EE2F2F"/>
    <w:rsid w:val="00EE2F4B"/>
    <w:rsid w:val="00EE32BD"/>
    <w:rsid w:val="00EE352C"/>
    <w:rsid w:val="00EE369C"/>
    <w:rsid w:val="00EE381C"/>
    <w:rsid w:val="00EE3C51"/>
    <w:rsid w:val="00EE41A9"/>
    <w:rsid w:val="00EE4308"/>
    <w:rsid w:val="00EE4366"/>
    <w:rsid w:val="00EE45C8"/>
    <w:rsid w:val="00EE48FA"/>
    <w:rsid w:val="00EE4E9A"/>
    <w:rsid w:val="00EE4FB7"/>
    <w:rsid w:val="00EE4FD2"/>
    <w:rsid w:val="00EE50BB"/>
    <w:rsid w:val="00EE52A9"/>
    <w:rsid w:val="00EE5966"/>
    <w:rsid w:val="00EE5A89"/>
    <w:rsid w:val="00EE5B4F"/>
    <w:rsid w:val="00EE5E80"/>
    <w:rsid w:val="00EE62F4"/>
    <w:rsid w:val="00EE6618"/>
    <w:rsid w:val="00EE6799"/>
    <w:rsid w:val="00EE692D"/>
    <w:rsid w:val="00EE6DED"/>
    <w:rsid w:val="00EE71F3"/>
    <w:rsid w:val="00EE74F0"/>
    <w:rsid w:val="00EE775F"/>
    <w:rsid w:val="00EE7B66"/>
    <w:rsid w:val="00EE7BE3"/>
    <w:rsid w:val="00EE7DD8"/>
    <w:rsid w:val="00EF06A1"/>
    <w:rsid w:val="00EF0829"/>
    <w:rsid w:val="00EF0B18"/>
    <w:rsid w:val="00EF0F09"/>
    <w:rsid w:val="00EF1093"/>
    <w:rsid w:val="00EF1099"/>
    <w:rsid w:val="00EF11B4"/>
    <w:rsid w:val="00EF1353"/>
    <w:rsid w:val="00EF1377"/>
    <w:rsid w:val="00EF14D7"/>
    <w:rsid w:val="00EF16F9"/>
    <w:rsid w:val="00EF1851"/>
    <w:rsid w:val="00EF26FA"/>
    <w:rsid w:val="00EF2700"/>
    <w:rsid w:val="00EF2908"/>
    <w:rsid w:val="00EF2A8A"/>
    <w:rsid w:val="00EF2E08"/>
    <w:rsid w:val="00EF30F1"/>
    <w:rsid w:val="00EF30FD"/>
    <w:rsid w:val="00EF3224"/>
    <w:rsid w:val="00EF32DC"/>
    <w:rsid w:val="00EF33B5"/>
    <w:rsid w:val="00EF346A"/>
    <w:rsid w:val="00EF37F1"/>
    <w:rsid w:val="00EF3BF1"/>
    <w:rsid w:val="00EF3C19"/>
    <w:rsid w:val="00EF3D37"/>
    <w:rsid w:val="00EF4197"/>
    <w:rsid w:val="00EF4623"/>
    <w:rsid w:val="00EF4AAA"/>
    <w:rsid w:val="00EF4AE0"/>
    <w:rsid w:val="00EF4F74"/>
    <w:rsid w:val="00EF5123"/>
    <w:rsid w:val="00EF52F1"/>
    <w:rsid w:val="00EF60EF"/>
    <w:rsid w:val="00EF610F"/>
    <w:rsid w:val="00EF6A4E"/>
    <w:rsid w:val="00EF6B24"/>
    <w:rsid w:val="00EF6E39"/>
    <w:rsid w:val="00EF71CB"/>
    <w:rsid w:val="00EF73C9"/>
    <w:rsid w:val="00EF77AD"/>
    <w:rsid w:val="00EF7948"/>
    <w:rsid w:val="00EF7986"/>
    <w:rsid w:val="00EF7993"/>
    <w:rsid w:val="00EF7D61"/>
    <w:rsid w:val="00EF7FD4"/>
    <w:rsid w:val="00F00171"/>
    <w:rsid w:val="00F00455"/>
    <w:rsid w:val="00F00567"/>
    <w:rsid w:val="00F006C0"/>
    <w:rsid w:val="00F00855"/>
    <w:rsid w:val="00F010DC"/>
    <w:rsid w:val="00F0148A"/>
    <w:rsid w:val="00F01934"/>
    <w:rsid w:val="00F01EB1"/>
    <w:rsid w:val="00F020E5"/>
    <w:rsid w:val="00F02D41"/>
    <w:rsid w:val="00F02DBF"/>
    <w:rsid w:val="00F02E03"/>
    <w:rsid w:val="00F02E4D"/>
    <w:rsid w:val="00F02FDA"/>
    <w:rsid w:val="00F03460"/>
    <w:rsid w:val="00F03CCA"/>
    <w:rsid w:val="00F03EBB"/>
    <w:rsid w:val="00F041CB"/>
    <w:rsid w:val="00F043A1"/>
    <w:rsid w:val="00F04824"/>
    <w:rsid w:val="00F0484E"/>
    <w:rsid w:val="00F04988"/>
    <w:rsid w:val="00F0515D"/>
    <w:rsid w:val="00F0531C"/>
    <w:rsid w:val="00F05C6A"/>
    <w:rsid w:val="00F05DCC"/>
    <w:rsid w:val="00F065D3"/>
    <w:rsid w:val="00F06722"/>
    <w:rsid w:val="00F06A6A"/>
    <w:rsid w:val="00F06BA6"/>
    <w:rsid w:val="00F075DD"/>
    <w:rsid w:val="00F07DFF"/>
    <w:rsid w:val="00F07EE9"/>
    <w:rsid w:val="00F10C4F"/>
    <w:rsid w:val="00F10E7F"/>
    <w:rsid w:val="00F11335"/>
    <w:rsid w:val="00F11508"/>
    <w:rsid w:val="00F11699"/>
    <w:rsid w:val="00F11864"/>
    <w:rsid w:val="00F11972"/>
    <w:rsid w:val="00F11F7B"/>
    <w:rsid w:val="00F1213D"/>
    <w:rsid w:val="00F122DA"/>
    <w:rsid w:val="00F123B2"/>
    <w:rsid w:val="00F12524"/>
    <w:rsid w:val="00F12817"/>
    <w:rsid w:val="00F12888"/>
    <w:rsid w:val="00F128DB"/>
    <w:rsid w:val="00F129AB"/>
    <w:rsid w:val="00F13334"/>
    <w:rsid w:val="00F135BC"/>
    <w:rsid w:val="00F13906"/>
    <w:rsid w:val="00F13BD8"/>
    <w:rsid w:val="00F13F4A"/>
    <w:rsid w:val="00F147A2"/>
    <w:rsid w:val="00F149F0"/>
    <w:rsid w:val="00F149F3"/>
    <w:rsid w:val="00F150CB"/>
    <w:rsid w:val="00F157E7"/>
    <w:rsid w:val="00F15BC2"/>
    <w:rsid w:val="00F160A8"/>
    <w:rsid w:val="00F160E0"/>
    <w:rsid w:val="00F162B4"/>
    <w:rsid w:val="00F1662D"/>
    <w:rsid w:val="00F16AB2"/>
    <w:rsid w:val="00F16B38"/>
    <w:rsid w:val="00F16BBB"/>
    <w:rsid w:val="00F16C71"/>
    <w:rsid w:val="00F16E53"/>
    <w:rsid w:val="00F16EB7"/>
    <w:rsid w:val="00F17031"/>
    <w:rsid w:val="00F170B7"/>
    <w:rsid w:val="00F17825"/>
    <w:rsid w:val="00F200C3"/>
    <w:rsid w:val="00F201F6"/>
    <w:rsid w:val="00F207C5"/>
    <w:rsid w:val="00F20ABE"/>
    <w:rsid w:val="00F20B42"/>
    <w:rsid w:val="00F21216"/>
    <w:rsid w:val="00F218C0"/>
    <w:rsid w:val="00F21A64"/>
    <w:rsid w:val="00F21BEC"/>
    <w:rsid w:val="00F2212B"/>
    <w:rsid w:val="00F2216A"/>
    <w:rsid w:val="00F22337"/>
    <w:rsid w:val="00F2240A"/>
    <w:rsid w:val="00F2258B"/>
    <w:rsid w:val="00F22635"/>
    <w:rsid w:val="00F22C31"/>
    <w:rsid w:val="00F22D1C"/>
    <w:rsid w:val="00F22EB3"/>
    <w:rsid w:val="00F23623"/>
    <w:rsid w:val="00F23EB9"/>
    <w:rsid w:val="00F23FBD"/>
    <w:rsid w:val="00F2425E"/>
    <w:rsid w:val="00F24959"/>
    <w:rsid w:val="00F24DDC"/>
    <w:rsid w:val="00F24F66"/>
    <w:rsid w:val="00F252CA"/>
    <w:rsid w:val="00F2582E"/>
    <w:rsid w:val="00F25AF9"/>
    <w:rsid w:val="00F261F0"/>
    <w:rsid w:val="00F26913"/>
    <w:rsid w:val="00F26B68"/>
    <w:rsid w:val="00F26E12"/>
    <w:rsid w:val="00F2746C"/>
    <w:rsid w:val="00F274BE"/>
    <w:rsid w:val="00F27872"/>
    <w:rsid w:val="00F27AC7"/>
    <w:rsid w:val="00F27CFF"/>
    <w:rsid w:val="00F300D0"/>
    <w:rsid w:val="00F30452"/>
    <w:rsid w:val="00F306B0"/>
    <w:rsid w:val="00F30854"/>
    <w:rsid w:val="00F30C71"/>
    <w:rsid w:val="00F30ED5"/>
    <w:rsid w:val="00F30F4E"/>
    <w:rsid w:val="00F31029"/>
    <w:rsid w:val="00F311CC"/>
    <w:rsid w:val="00F31203"/>
    <w:rsid w:val="00F31591"/>
    <w:rsid w:val="00F31914"/>
    <w:rsid w:val="00F31B3C"/>
    <w:rsid w:val="00F321A6"/>
    <w:rsid w:val="00F32716"/>
    <w:rsid w:val="00F32763"/>
    <w:rsid w:val="00F3278A"/>
    <w:rsid w:val="00F3281F"/>
    <w:rsid w:val="00F3289D"/>
    <w:rsid w:val="00F32C85"/>
    <w:rsid w:val="00F32D81"/>
    <w:rsid w:val="00F330B9"/>
    <w:rsid w:val="00F3353F"/>
    <w:rsid w:val="00F335AB"/>
    <w:rsid w:val="00F337AA"/>
    <w:rsid w:val="00F33B0D"/>
    <w:rsid w:val="00F33D5A"/>
    <w:rsid w:val="00F33FED"/>
    <w:rsid w:val="00F340A3"/>
    <w:rsid w:val="00F3413A"/>
    <w:rsid w:val="00F344F3"/>
    <w:rsid w:val="00F3496C"/>
    <w:rsid w:val="00F34995"/>
    <w:rsid w:val="00F34B58"/>
    <w:rsid w:val="00F34D52"/>
    <w:rsid w:val="00F350DB"/>
    <w:rsid w:val="00F3529F"/>
    <w:rsid w:val="00F35485"/>
    <w:rsid w:val="00F35AD0"/>
    <w:rsid w:val="00F36260"/>
    <w:rsid w:val="00F362EA"/>
    <w:rsid w:val="00F3647F"/>
    <w:rsid w:val="00F36623"/>
    <w:rsid w:val="00F36A56"/>
    <w:rsid w:val="00F36B0A"/>
    <w:rsid w:val="00F372E3"/>
    <w:rsid w:val="00F3773E"/>
    <w:rsid w:val="00F40444"/>
    <w:rsid w:val="00F40848"/>
    <w:rsid w:val="00F40946"/>
    <w:rsid w:val="00F40E3D"/>
    <w:rsid w:val="00F41669"/>
    <w:rsid w:val="00F41C11"/>
    <w:rsid w:val="00F41E07"/>
    <w:rsid w:val="00F41E7F"/>
    <w:rsid w:val="00F42480"/>
    <w:rsid w:val="00F42562"/>
    <w:rsid w:val="00F42B0F"/>
    <w:rsid w:val="00F42EFB"/>
    <w:rsid w:val="00F42FF0"/>
    <w:rsid w:val="00F43199"/>
    <w:rsid w:val="00F43241"/>
    <w:rsid w:val="00F439F9"/>
    <w:rsid w:val="00F43F89"/>
    <w:rsid w:val="00F4427B"/>
    <w:rsid w:val="00F44798"/>
    <w:rsid w:val="00F44827"/>
    <w:rsid w:val="00F44DAA"/>
    <w:rsid w:val="00F4563B"/>
    <w:rsid w:val="00F45ACD"/>
    <w:rsid w:val="00F45D67"/>
    <w:rsid w:val="00F45DA3"/>
    <w:rsid w:val="00F45E81"/>
    <w:rsid w:val="00F45F0E"/>
    <w:rsid w:val="00F463B8"/>
    <w:rsid w:val="00F463DB"/>
    <w:rsid w:val="00F46991"/>
    <w:rsid w:val="00F46A8A"/>
    <w:rsid w:val="00F46E03"/>
    <w:rsid w:val="00F46E2F"/>
    <w:rsid w:val="00F46F5B"/>
    <w:rsid w:val="00F470B4"/>
    <w:rsid w:val="00F4715B"/>
    <w:rsid w:val="00F472A6"/>
    <w:rsid w:val="00F474E4"/>
    <w:rsid w:val="00F47506"/>
    <w:rsid w:val="00F4774E"/>
    <w:rsid w:val="00F47B8C"/>
    <w:rsid w:val="00F47C81"/>
    <w:rsid w:val="00F47CC6"/>
    <w:rsid w:val="00F47E61"/>
    <w:rsid w:val="00F50288"/>
    <w:rsid w:val="00F50320"/>
    <w:rsid w:val="00F503DC"/>
    <w:rsid w:val="00F506DB"/>
    <w:rsid w:val="00F508C0"/>
    <w:rsid w:val="00F50C3E"/>
    <w:rsid w:val="00F50E73"/>
    <w:rsid w:val="00F5157B"/>
    <w:rsid w:val="00F51C14"/>
    <w:rsid w:val="00F51D4A"/>
    <w:rsid w:val="00F52A1B"/>
    <w:rsid w:val="00F53522"/>
    <w:rsid w:val="00F536B2"/>
    <w:rsid w:val="00F536E7"/>
    <w:rsid w:val="00F53B91"/>
    <w:rsid w:val="00F53CA0"/>
    <w:rsid w:val="00F546AB"/>
    <w:rsid w:val="00F54A41"/>
    <w:rsid w:val="00F55464"/>
    <w:rsid w:val="00F55AD9"/>
    <w:rsid w:val="00F55EB7"/>
    <w:rsid w:val="00F56865"/>
    <w:rsid w:val="00F56904"/>
    <w:rsid w:val="00F5697D"/>
    <w:rsid w:val="00F56B16"/>
    <w:rsid w:val="00F56FD5"/>
    <w:rsid w:val="00F570DA"/>
    <w:rsid w:val="00F573BF"/>
    <w:rsid w:val="00F579B7"/>
    <w:rsid w:val="00F57DF5"/>
    <w:rsid w:val="00F60199"/>
    <w:rsid w:val="00F602D9"/>
    <w:rsid w:val="00F60362"/>
    <w:rsid w:val="00F603EF"/>
    <w:rsid w:val="00F604CD"/>
    <w:rsid w:val="00F60577"/>
    <w:rsid w:val="00F606E8"/>
    <w:rsid w:val="00F60BEF"/>
    <w:rsid w:val="00F60DA5"/>
    <w:rsid w:val="00F61055"/>
    <w:rsid w:val="00F6117B"/>
    <w:rsid w:val="00F611D6"/>
    <w:rsid w:val="00F611F5"/>
    <w:rsid w:val="00F616F7"/>
    <w:rsid w:val="00F6174F"/>
    <w:rsid w:val="00F618C1"/>
    <w:rsid w:val="00F61970"/>
    <w:rsid w:val="00F619D2"/>
    <w:rsid w:val="00F61F9F"/>
    <w:rsid w:val="00F6236C"/>
    <w:rsid w:val="00F62B50"/>
    <w:rsid w:val="00F62E5D"/>
    <w:rsid w:val="00F63016"/>
    <w:rsid w:val="00F631FD"/>
    <w:rsid w:val="00F6330E"/>
    <w:rsid w:val="00F6376D"/>
    <w:rsid w:val="00F63B1A"/>
    <w:rsid w:val="00F644C1"/>
    <w:rsid w:val="00F6451B"/>
    <w:rsid w:val="00F6469D"/>
    <w:rsid w:val="00F647D1"/>
    <w:rsid w:val="00F6481A"/>
    <w:rsid w:val="00F64E3E"/>
    <w:rsid w:val="00F651A1"/>
    <w:rsid w:val="00F651CA"/>
    <w:rsid w:val="00F65508"/>
    <w:rsid w:val="00F6567D"/>
    <w:rsid w:val="00F6598D"/>
    <w:rsid w:val="00F659A1"/>
    <w:rsid w:val="00F65A34"/>
    <w:rsid w:val="00F65A4F"/>
    <w:rsid w:val="00F65C10"/>
    <w:rsid w:val="00F65C2E"/>
    <w:rsid w:val="00F65DEA"/>
    <w:rsid w:val="00F65EC2"/>
    <w:rsid w:val="00F66093"/>
    <w:rsid w:val="00F66389"/>
    <w:rsid w:val="00F66898"/>
    <w:rsid w:val="00F66B81"/>
    <w:rsid w:val="00F66E37"/>
    <w:rsid w:val="00F670EC"/>
    <w:rsid w:val="00F674E6"/>
    <w:rsid w:val="00F67723"/>
    <w:rsid w:val="00F677D2"/>
    <w:rsid w:val="00F678F0"/>
    <w:rsid w:val="00F679D2"/>
    <w:rsid w:val="00F67A1E"/>
    <w:rsid w:val="00F67EB3"/>
    <w:rsid w:val="00F70549"/>
    <w:rsid w:val="00F70BED"/>
    <w:rsid w:val="00F70C75"/>
    <w:rsid w:val="00F70C79"/>
    <w:rsid w:val="00F711CC"/>
    <w:rsid w:val="00F7172B"/>
    <w:rsid w:val="00F717F8"/>
    <w:rsid w:val="00F71A36"/>
    <w:rsid w:val="00F71CD1"/>
    <w:rsid w:val="00F71F51"/>
    <w:rsid w:val="00F71F58"/>
    <w:rsid w:val="00F72199"/>
    <w:rsid w:val="00F723DB"/>
    <w:rsid w:val="00F724C4"/>
    <w:rsid w:val="00F725E1"/>
    <w:rsid w:val="00F72F45"/>
    <w:rsid w:val="00F735FA"/>
    <w:rsid w:val="00F7372C"/>
    <w:rsid w:val="00F73A97"/>
    <w:rsid w:val="00F74658"/>
    <w:rsid w:val="00F74933"/>
    <w:rsid w:val="00F74C35"/>
    <w:rsid w:val="00F74E6A"/>
    <w:rsid w:val="00F7541F"/>
    <w:rsid w:val="00F75651"/>
    <w:rsid w:val="00F7619F"/>
    <w:rsid w:val="00F761EF"/>
    <w:rsid w:val="00F7621C"/>
    <w:rsid w:val="00F76AD7"/>
    <w:rsid w:val="00F770FA"/>
    <w:rsid w:val="00F7722C"/>
    <w:rsid w:val="00F772A1"/>
    <w:rsid w:val="00F77312"/>
    <w:rsid w:val="00F778AA"/>
    <w:rsid w:val="00F77EEC"/>
    <w:rsid w:val="00F7E38E"/>
    <w:rsid w:val="00F8098A"/>
    <w:rsid w:val="00F80A50"/>
    <w:rsid w:val="00F80CD7"/>
    <w:rsid w:val="00F810BF"/>
    <w:rsid w:val="00F81695"/>
    <w:rsid w:val="00F818C8"/>
    <w:rsid w:val="00F81E02"/>
    <w:rsid w:val="00F81E6A"/>
    <w:rsid w:val="00F828A4"/>
    <w:rsid w:val="00F82A92"/>
    <w:rsid w:val="00F83084"/>
    <w:rsid w:val="00F8308C"/>
    <w:rsid w:val="00F830E5"/>
    <w:rsid w:val="00F833E7"/>
    <w:rsid w:val="00F836E4"/>
    <w:rsid w:val="00F8389C"/>
    <w:rsid w:val="00F838B9"/>
    <w:rsid w:val="00F83B84"/>
    <w:rsid w:val="00F83F87"/>
    <w:rsid w:val="00F83FFC"/>
    <w:rsid w:val="00F84084"/>
    <w:rsid w:val="00F84233"/>
    <w:rsid w:val="00F845C0"/>
    <w:rsid w:val="00F8461A"/>
    <w:rsid w:val="00F847B1"/>
    <w:rsid w:val="00F848C2"/>
    <w:rsid w:val="00F849D8"/>
    <w:rsid w:val="00F852D7"/>
    <w:rsid w:val="00F85527"/>
    <w:rsid w:val="00F86214"/>
    <w:rsid w:val="00F863F8"/>
    <w:rsid w:val="00F86471"/>
    <w:rsid w:val="00F86704"/>
    <w:rsid w:val="00F87246"/>
    <w:rsid w:val="00F87475"/>
    <w:rsid w:val="00F8766C"/>
    <w:rsid w:val="00F877A3"/>
    <w:rsid w:val="00F87C21"/>
    <w:rsid w:val="00F87E17"/>
    <w:rsid w:val="00F87F6F"/>
    <w:rsid w:val="00F9018F"/>
    <w:rsid w:val="00F90529"/>
    <w:rsid w:val="00F90898"/>
    <w:rsid w:val="00F9090D"/>
    <w:rsid w:val="00F909DD"/>
    <w:rsid w:val="00F90B61"/>
    <w:rsid w:val="00F90C89"/>
    <w:rsid w:val="00F90DC9"/>
    <w:rsid w:val="00F91013"/>
    <w:rsid w:val="00F91181"/>
    <w:rsid w:val="00F912A6"/>
    <w:rsid w:val="00F914B8"/>
    <w:rsid w:val="00F91614"/>
    <w:rsid w:val="00F91680"/>
    <w:rsid w:val="00F91732"/>
    <w:rsid w:val="00F91C83"/>
    <w:rsid w:val="00F920A6"/>
    <w:rsid w:val="00F92322"/>
    <w:rsid w:val="00F923A7"/>
    <w:rsid w:val="00F924CC"/>
    <w:rsid w:val="00F92A7E"/>
    <w:rsid w:val="00F93203"/>
    <w:rsid w:val="00F933BE"/>
    <w:rsid w:val="00F9362E"/>
    <w:rsid w:val="00F93853"/>
    <w:rsid w:val="00F93F35"/>
    <w:rsid w:val="00F94863"/>
    <w:rsid w:val="00F948DF"/>
    <w:rsid w:val="00F94B2A"/>
    <w:rsid w:val="00F94B98"/>
    <w:rsid w:val="00F9511A"/>
    <w:rsid w:val="00F951AC"/>
    <w:rsid w:val="00F954CB"/>
    <w:rsid w:val="00F95548"/>
    <w:rsid w:val="00F956C6"/>
    <w:rsid w:val="00F9598C"/>
    <w:rsid w:val="00F959C4"/>
    <w:rsid w:val="00F95C6D"/>
    <w:rsid w:val="00F961BA"/>
    <w:rsid w:val="00F9629F"/>
    <w:rsid w:val="00F9689B"/>
    <w:rsid w:val="00F96B6B"/>
    <w:rsid w:val="00F97441"/>
    <w:rsid w:val="00F97698"/>
    <w:rsid w:val="00F978B6"/>
    <w:rsid w:val="00F97B72"/>
    <w:rsid w:val="00F97C85"/>
    <w:rsid w:val="00FA02AF"/>
    <w:rsid w:val="00FA0690"/>
    <w:rsid w:val="00FA073F"/>
    <w:rsid w:val="00FA0AC2"/>
    <w:rsid w:val="00FA0BBD"/>
    <w:rsid w:val="00FA11D7"/>
    <w:rsid w:val="00FA1405"/>
    <w:rsid w:val="00FA183C"/>
    <w:rsid w:val="00FA1930"/>
    <w:rsid w:val="00FA1ABB"/>
    <w:rsid w:val="00FA1C19"/>
    <w:rsid w:val="00FA1FD7"/>
    <w:rsid w:val="00FA2121"/>
    <w:rsid w:val="00FA219B"/>
    <w:rsid w:val="00FA2DCE"/>
    <w:rsid w:val="00FA2F72"/>
    <w:rsid w:val="00FA2FC3"/>
    <w:rsid w:val="00FA3662"/>
    <w:rsid w:val="00FA3739"/>
    <w:rsid w:val="00FA378C"/>
    <w:rsid w:val="00FA37FD"/>
    <w:rsid w:val="00FA3A5B"/>
    <w:rsid w:val="00FA3B9E"/>
    <w:rsid w:val="00FA42ED"/>
    <w:rsid w:val="00FA4448"/>
    <w:rsid w:val="00FA5074"/>
    <w:rsid w:val="00FA5A48"/>
    <w:rsid w:val="00FA5A4C"/>
    <w:rsid w:val="00FA5B67"/>
    <w:rsid w:val="00FA5D9C"/>
    <w:rsid w:val="00FA5DF7"/>
    <w:rsid w:val="00FA649E"/>
    <w:rsid w:val="00FA6CF9"/>
    <w:rsid w:val="00FA6FA9"/>
    <w:rsid w:val="00FA75E7"/>
    <w:rsid w:val="00FA7BEA"/>
    <w:rsid w:val="00FA7F89"/>
    <w:rsid w:val="00FB0311"/>
    <w:rsid w:val="00FB0724"/>
    <w:rsid w:val="00FB07D1"/>
    <w:rsid w:val="00FB09E6"/>
    <w:rsid w:val="00FB0FAA"/>
    <w:rsid w:val="00FB1160"/>
    <w:rsid w:val="00FB127B"/>
    <w:rsid w:val="00FB156B"/>
    <w:rsid w:val="00FB267B"/>
    <w:rsid w:val="00FB276D"/>
    <w:rsid w:val="00FB28A0"/>
    <w:rsid w:val="00FB311E"/>
    <w:rsid w:val="00FB335A"/>
    <w:rsid w:val="00FB34F4"/>
    <w:rsid w:val="00FB3743"/>
    <w:rsid w:val="00FB3788"/>
    <w:rsid w:val="00FB384E"/>
    <w:rsid w:val="00FB3FB6"/>
    <w:rsid w:val="00FB411B"/>
    <w:rsid w:val="00FB42E6"/>
    <w:rsid w:val="00FB4666"/>
    <w:rsid w:val="00FB46C5"/>
    <w:rsid w:val="00FB46E9"/>
    <w:rsid w:val="00FB5187"/>
    <w:rsid w:val="00FB53A9"/>
    <w:rsid w:val="00FB587F"/>
    <w:rsid w:val="00FB58C4"/>
    <w:rsid w:val="00FB5AB0"/>
    <w:rsid w:val="00FB5DE4"/>
    <w:rsid w:val="00FB600C"/>
    <w:rsid w:val="00FB60C3"/>
    <w:rsid w:val="00FB61DE"/>
    <w:rsid w:val="00FB630B"/>
    <w:rsid w:val="00FB646D"/>
    <w:rsid w:val="00FB649A"/>
    <w:rsid w:val="00FB69F1"/>
    <w:rsid w:val="00FB7721"/>
    <w:rsid w:val="00FB7A03"/>
    <w:rsid w:val="00FB7B4B"/>
    <w:rsid w:val="00FB7CCE"/>
    <w:rsid w:val="00FB7DFC"/>
    <w:rsid w:val="00FB7EE2"/>
    <w:rsid w:val="00FC0175"/>
    <w:rsid w:val="00FC02E1"/>
    <w:rsid w:val="00FC05B5"/>
    <w:rsid w:val="00FC09FC"/>
    <w:rsid w:val="00FC0F17"/>
    <w:rsid w:val="00FC0F94"/>
    <w:rsid w:val="00FC1546"/>
    <w:rsid w:val="00FC1666"/>
    <w:rsid w:val="00FC262D"/>
    <w:rsid w:val="00FC27D2"/>
    <w:rsid w:val="00FC2B72"/>
    <w:rsid w:val="00FC2BF8"/>
    <w:rsid w:val="00FC2C5E"/>
    <w:rsid w:val="00FC3179"/>
    <w:rsid w:val="00FC36F9"/>
    <w:rsid w:val="00FC37F0"/>
    <w:rsid w:val="00FC3814"/>
    <w:rsid w:val="00FC387E"/>
    <w:rsid w:val="00FC497A"/>
    <w:rsid w:val="00FC4C04"/>
    <w:rsid w:val="00FC4F14"/>
    <w:rsid w:val="00FC4FC8"/>
    <w:rsid w:val="00FC4FDF"/>
    <w:rsid w:val="00FC53E3"/>
    <w:rsid w:val="00FC5811"/>
    <w:rsid w:val="00FC5A12"/>
    <w:rsid w:val="00FC60C5"/>
    <w:rsid w:val="00FC64D5"/>
    <w:rsid w:val="00FC681F"/>
    <w:rsid w:val="00FC6AE2"/>
    <w:rsid w:val="00FC6CF1"/>
    <w:rsid w:val="00FC6CF4"/>
    <w:rsid w:val="00FC7613"/>
    <w:rsid w:val="00FC78CB"/>
    <w:rsid w:val="00FC7940"/>
    <w:rsid w:val="00FC7E9C"/>
    <w:rsid w:val="00FC7FE7"/>
    <w:rsid w:val="00FD037D"/>
    <w:rsid w:val="00FD083C"/>
    <w:rsid w:val="00FD092C"/>
    <w:rsid w:val="00FD0B36"/>
    <w:rsid w:val="00FD0D54"/>
    <w:rsid w:val="00FD0F22"/>
    <w:rsid w:val="00FD15C5"/>
    <w:rsid w:val="00FD184F"/>
    <w:rsid w:val="00FD18A6"/>
    <w:rsid w:val="00FD1ADD"/>
    <w:rsid w:val="00FD1C42"/>
    <w:rsid w:val="00FD1ED2"/>
    <w:rsid w:val="00FD205F"/>
    <w:rsid w:val="00FD20C4"/>
    <w:rsid w:val="00FD2C42"/>
    <w:rsid w:val="00FD2E1A"/>
    <w:rsid w:val="00FD30B7"/>
    <w:rsid w:val="00FD3229"/>
    <w:rsid w:val="00FD334E"/>
    <w:rsid w:val="00FD33E1"/>
    <w:rsid w:val="00FD39BA"/>
    <w:rsid w:val="00FD4F99"/>
    <w:rsid w:val="00FD5533"/>
    <w:rsid w:val="00FD5591"/>
    <w:rsid w:val="00FD55AC"/>
    <w:rsid w:val="00FD5731"/>
    <w:rsid w:val="00FD575D"/>
    <w:rsid w:val="00FD5771"/>
    <w:rsid w:val="00FD5F72"/>
    <w:rsid w:val="00FD630A"/>
    <w:rsid w:val="00FD6773"/>
    <w:rsid w:val="00FD6C23"/>
    <w:rsid w:val="00FD6DC2"/>
    <w:rsid w:val="00FD71F0"/>
    <w:rsid w:val="00FD73BA"/>
    <w:rsid w:val="00FD76B4"/>
    <w:rsid w:val="00FD7823"/>
    <w:rsid w:val="00FD78FE"/>
    <w:rsid w:val="00FD7C5D"/>
    <w:rsid w:val="00FD7DAE"/>
    <w:rsid w:val="00FD7E1C"/>
    <w:rsid w:val="00FE01DF"/>
    <w:rsid w:val="00FE06B2"/>
    <w:rsid w:val="00FE08BE"/>
    <w:rsid w:val="00FE0AE5"/>
    <w:rsid w:val="00FE0C2B"/>
    <w:rsid w:val="00FE0D1E"/>
    <w:rsid w:val="00FE0E15"/>
    <w:rsid w:val="00FE0E31"/>
    <w:rsid w:val="00FE1372"/>
    <w:rsid w:val="00FE1515"/>
    <w:rsid w:val="00FE157E"/>
    <w:rsid w:val="00FE1604"/>
    <w:rsid w:val="00FE167A"/>
    <w:rsid w:val="00FE185E"/>
    <w:rsid w:val="00FE1FAD"/>
    <w:rsid w:val="00FE2148"/>
    <w:rsid w:val="00FE22EC"/>
    <w:rsid w:val="00FE2952"/>
    <w:rsid w:val="00FE2A5F"/>
    <w:rsid w:val="00FE2DCF"/>
    <w:rsid w:val="00FE3141"/>
    <w:rsid w:val="00FE3678"/>
    <w:rsid w:val="00FE381F"/>
    <w:rsid w:val="00FE3840"/>
    <w:rsid w:val="00FE3B66"/>
    <w:rsid w:val="00FE3CF5"/>
    <w:rsid w:val="00FE3DDD"/>
    <w:rsid w:val="00FE41D9"/>
    <w:rsid w:val="00FE425F"/>
    <w:rsid w:val="00FE42BA"/>
    <w:rsid w:val="00FE46A1"/>
    <w:rsid w:val="00FE4937"/>
    <w:rsid w:val="00FE4AFD"/>
    <w:rsid w:val="00FE4C1C"/>
    <w:rsid w:val="00FE5297"/>
    <w:rsid w:val="00FE5455"/>
    <w:rsid w:val="00FE5635"/>
    <w:rsid w:val="00FE5688"/>
    <w:rsid w:val="00FE5D53"/>
    <w:rsid w:val="00FE5FEB"/>
    <w:rsid w:val="00FE6044"/>
    <w:rsid w:val="00FE6141"/>
    <w:rsid w:val="00FE6699"/>
    <w:rsid w:val="00FE6927"/>
    <w:rsid w:val="00FE6C22"/>
    <w:rsid w:val="00FE6D2D"/>
    <w:rsid w:val="00FE6F51"/>
    <w:rsid w:val="00FE756E"/>
    <w:rsid w:val="00FE7A4F"/>
    <w:rsid w:val="00FF02E4"/>
    <w:rsid w:val="00FF0331"/>
    <w:rsid w:val="00FF06CE"/>
    <w:rsid w:val="00FF06E8"/>
    <w:rsid w:val="00FF08A6"/>
    <w:rsid w:val="00FF0B70"/>
    <w:rsid w:val="00FF100B"/>
    <w:rsid w:val="00FF1111"/>
    <w:rsid w:val="00FF135E"/>
    <w:rsid w:val="00FF25A2"/>
    <w:rsid w:val="00FF3394"/>
    <w:rsid w:val="00FF351B"/>
    <w:rsid w:val="00FF4573"/>
    <w:rsid w:val="00FF4B60"/>
    <w:rsid w:val="00FF4B61"/>
    <w:rsid w:val="00FF4DAA"/>
    <w:rsid w:val="00FF4EAB"/>
    <w:rsid w:val="00FF5181"/>
    <w:rsid w:val="00FF5624"/>
    <w:rsid w:val="00FF5BC5"/>
    <w:rsid w:val="00FF6102"/>
    <w:rsid w:val="00FF6237"/>
    <w:rsid w:val="00FF6353"/>
    <w:rsid w:val="00FF65FB"/>
    <w:rsid w:val="00FF68C8"/>
    <w:rsid w:val="00FF6A3C"/>
    <w:rsid w:val="00FF6BBC"/>
    <w:rsid w:val="00FF707B"/>
    <w:rsid w:val="00FF713B"/>
    <w:rsid w:val="00FF723A"/>
    <w:rsid w:val="00FF7316"/>
    <w:rsid w:val="00FF7FAE"/>
    <w:rsid w:val="01009AFF"/>
    <w:rsid w:val="0103A96B"/>
    <w:rsid w:val="0103F851"/>
    <w:rsid w:val="01061C18"/>
    <w:rsid w:val="010CDCC4"/>
    <w:rsid w:val="010CFA37"/>
    <w:rsid w:val="010D50E0"/>
    <w:rsid w:val="010DF0C8"/>
    <w:rsid w:val="01151379"/>
    <w:rsid w:val="01173A48"/>
    <w:rsid w:val="01175701"/>
    <w:rsid w:val="0118B220"/>
    <w:rsid w:val="0120C357"/>
    <w:rsid w:val="012227ED"/>
    <w:rsid w:val="012504D6"/>
    <w:rsid w:val="012A555F"/>
    <w:rsid w:val="012B7FA4"/>
    <w:rsid w:val="012D99EF"/>
    <w:rsid w:val="012F4670"/>
    <w:rsid w:val="0131F358"/>
    <w:rsid w:val="01355423"/>
    <w:rsid w:val="01370F92"/>
    <w:rsid w:val="01376D39"/>
    <w:rsid w:val="013E90BE"/>
    <w:rsid w:val="013FF422"/>
    <w:rsid w:val="01434D2E"/>
    <w:rsid w:val="014554A0"/>
    <w:rsid w:val="0149489D"/>
    <w:rsid w:val="014D334F"/>
    <w:rsid w:val="01569488"/>
    <w:rsid w:val="0159791A"/>
    <w:rsid w:val="015ECF6F"/>
    <w:rsid w:val="016603BF"/>
    <w:rsid w:val="0169C802"/>
    <w:rsid w:val="016AE3DC"/>
    <w:rsid w:val="016D5E66"/>
    <w:rsid w:val="016F0965"/>
    <w:rsid w:val="017B8005"/>
    <w:rsid w:val="017FAC6F"/>
    <w:rsid w:val="017FDBBA"/>
    <w:rsid w:val="018549F3"/>
    <w:rsid w:val="018AB99E"/>
    <w:rsid w:val="018D3D4D"/>
    <w:rsid w:val="01958D89"/>
    <w:rsid w:val="01A736A1"/>
    <w:rsid w:val="01ACBA3D"/>
    <w:rsid w:val="01ADE966"/>
    <w:rsid w:val="01BFA847"/>
    <w:rsid w:val="01C2C743"/>
    <w:rsid w:val="01C4D78F"/>
    <w:rsid w:val="01C59437"/>
    <w:rsid w:val="01CCC243"/>
    <w:rsid w:val="01CE9675"/>
    <w:rsid w:val="01D4324A"/>
    <w:rsid w:val="01D4F313"/>
    <w:rsid w:val="01D50390"/>
    <w:rsid w:val="01D5161C"/>
    <w:rsid w:val="01DAFCCF"/>
    <w:rsid w:val="01DF11C4"/>
    <w:rsid w:val="01E0C062"/>
    <w:rsid w:val="01E16B97"/>
    <w:rsid w:val="01E365D5"/>
    <w:rsid w:val="01E488B4"/>
    <w:rsid w:val="01E591F9"/>
    <w:rsid w:val="01F104FC"/>
    <w:rsid w:val="01F3FE61"/>
    <w:rsid w:val="01F60921"/>
    <w:rsid w:val="01FA5F76"/>
    <w:rsid w:val="01FD1A91"/>
    <w:rsid w:val="01FD71C2"/>
    <w:rsid w:val="02049346"/>
    <w:rsid w:val="02050DB9"/>
    <w:rsid w:val="0206B12B"/>
    <w:rsid w:val="021168E0"/>
    <w:rsid w:val="021445DF"/>
    <w:rsid w:val="02199400"/>
    <w:rsid w:val="021DEDF2"/>
    <w:rsid w:val="022763E8"/>
    <w:rsid w:val="022A5EA0"/>
    <w:rsid w:val="022BED07"/>
    <w:rsid w:val="022E7922"/>
    <w:rsid w:val="022F0A0E"/>
    <w:rsid w:val="023108BA"/>
    <w:rsid w:val="0233DBAF"/>
    <w:rsid w:val="0234C7B4"/>
    <w:rsid w:val="0236D30A"/>
    <w:rsid w:val="02378457"/>
    <w:rsid w:val="023A6E2A"/>
    <w:rsid w:val="023B04CA"/>
    <w:rsid w:val="023B1067"/>
    <w:rsid w:val="023DF853"/>
    <w:rsid w:val="023F14D5"/>
    <w:rsid w:val="024227C9"/>
    <w:rsid w:val="024543FB"/>
    <w:rsid w:val="02465D10"/>
    <w:rsid w:val="0247E1B1"/>
    <w:rsid w:val="02494A1E"/>
    <w:rsid w:val="024EB964"/>
    <w:rsid w:val="024ED5C6"/>
    <w:rsid w:val="02533445"/>
    <w:rsid w:val="02578B46"/>
    <w:rsid w:val="0258A46B"/>
    <w:rsid w:val="025E3C41"/>
    <w:rsid w:val="02609F70"/>
    <w:rsid w:val="02624A46"/>
    <w:rsid w:val="026A2C83"/>
    <w:rsid w:val="026B1AA3"/>
    <w:rsid w:val="0270FB75"/>
    <w:rsid w:val="02732C94"/>
    <w:rsid w:val="0276A0F1"/>
    <w:rsid w:val="0278D46E"/>
    <w:rsid w:val="027986AA"/>
    <w:rsid w:val="027A54D5"/>
    <w:rsid w:val="027FD9CD"/>
    <w:rsid w:val="0282C674"/>
    <w:rsid w:val="02882F29"/>
    <w:rsid w:val="028CE3DB"/>
    <w:rsid w:val="029535DF"/>
    <w:rsid w:val="02954CE8"/>
    <w:rsid w:val="02984470"/>
    <w:rsid w:val="029E0B54"/>
    <w:rsid w:val="02AC69B3"/>
    <w:rsid w:val="02B810C6"/>
    <w:rsid w:val="02BA9B43"/>
    <w:rsid w:val="02BFCC23"/>
    <w:rsid w:val="02C099C2"/>
    <w:rsid w:val="02C11C3D"/>
    <w:rsid w:val="02C93989"/>
    <w:rsid w:val="02D40BDE"/>
    <w:rsid w:val="02DD3DC2"/>
    <w:rsid w:val="02E76ABF"/>
    <w:rsid w:val="02E9AF62"/>
    <w:rsid w:val="02EF68EF"/>
    <w:rsid w:val="02F2CC4E"/>
    <w:rsid w:val="02FA7672"/>
    <w:rsid w:val="02FD3E4E"/>
    <w:rsid w:val="03016994"/>
    <w:rsid w:val="03051DF1"/>
    <w:rsid w:val="030C3B07"/>
    <w:rsid w:val="03117AAD"/>
    <w:rsid w:val="031EF792"/>
    <w:rsid w:val="031F0560"/>
    <w:rsid w:val="03221E07"/>
    <w:rsid w:val="0325265C"/>
    <w:rsid w:val="03262280"/>
    <w:rsid w:val="0328675A"/>
    <w:rsid w:val="032CFEAE"/>
    <w:rsid w:val="032DD82D"/>
    <w:rsid w:val="0331C99A"/>
    <w:rsid w:val="03502E4E"/>
    <w:rsid w:val="03539262"/>
    <w:rsid w:val="0356F977"/>
    <w:rsid w:val="0359B5CF"/>
    <w:rsid w:val="035F4EB8"/>
    <w:rsid w:val="03612D6A"/>
    <w:rsid w:val="0362E17A"/>
    <w:rsid w:val="03657AEB"/>
    <w:rsid w:val="036A0566"/>
    <w:rsid w:val="036BBE38"/>
    <w:rsid w:val="036EAA4B"/>
    <w:rsid w:val="036F9EC9"/>
    <w:rsid w:val="03719F8F"/>
    <w:rsid w:val="037512D0"/>
    <w:rsid w:val="0375D409"/>
    <w:rsid w:val="037E6079"/>
    <w:rsid w:val="0383F0D9"/>
    <w:rsid w:val="0386CA3C"/>
    <w:rsid w:val="03871813"/>
    <w:rsid w:val="038D6278"/>
    <w:rsid w:val="03911524"/>
    <w:rsid w:val="03976A39"/>
    <w:rsid w:val="039BD4B7"/>
    <w:rsid w:val="039CEEF5"/>
    <w:rsid w:val="03A0782F"/>
    <w:rsid w:val="03A11B1D"/>
    <w:rsid w:val="03ACA167"/>
    <w:rsid w:val="03BDAB94"/>
    <w:rsid w:val="03BF14C5"/>
    <w:rsid w:val="03C0C16A"/>
    <w:rsid w:val="03C0C5B1"/>
    <w:rsid w:val="03C38965"/>
    <w:rsid w:val="03C4D05F"/>
    <w:rsid w:val="03C85F4C"/>
    <w:rsid w:val="03D14AB9"/>
    <w:rsid w:val="03DF48FB"/>
    <w:rsid w:val="03E581D0"/>
    <w:rsid w:val="03EAF314"/>
    <w:rsid w:val="03F7DE5F"/>
    <w:rsid w:val="03FA3C66"/>
    <w:rsid w:val="04022DE3"/>
    <w:rsid w:val="04041665"/>
    <w:rsid w:val="0409B5CA"/>
    <w:rsid w:val="040A8D2F"/>
    <w:rsid w:val="040ED208"/>
    <w:rsid w:val="040F9EC9"/>
    <w:rsid w:val="04149542"/>
    <w:rsid w:val="0416717D"/>
    <w:rsid w:val="04173689"/>
    <w:rsid w:val="0418DC8B"/>
    <w:rsid w:val="04193591"/>
    <w:rsid w:val="041B7B74"/>
    <w:rsid w:val="04286F78"/>
    <w:rsid w:val="042CDBE9"/>
    <w:rsid w:val="042D26E5"/>
    <w:rsid w:val="042F87BF"/>
    <w:rsid w:val="04307885"/>
    <w:rsid w:val="0430D793"/>
    <w:rsid w:val="0437900B"/>
    <w:rsid w:val="04387625"/>
    <w:rsid w:val="043F5EBA"/>
    <w:rsid w:val="04417639"/>
    <w:rsid w:val="044433B3"/>
    <w:rsid w:val="044917AC"/>
    <w:rsid w:val="044A961C"/>
    <w:rsid w:val="044FB41E"/>
    <w:rsid w:val="045249EA"/>
    <w:rsid w:val="045277BC"/>
    <w:rsid w:val="04556B11"/>
    <w:rsid w:val="04572C8E"/>
    <w:rsid w:val="04598D5F"/>
    <w:rsid w:val="045A2AA8"/>
    <w:rsid w:val="045E26EB"/>
    <w:rsid w:val="0463B46A"/>
    <w:rsid w:val="0467DB42"/>
    <w:rsid w:val="0468D824"/>
    <w:rsid w:val="046C7D4F"/>
    <w:rsid w:val="04734184"/>
    <w:rsid w:val="047461BB"/>
    <w:rsid w:val="047E445C"/>
    <w:rsid w:val="0482FC81"/>
    <w:rsid w:val="0484EA7B"/>
    <w:rsid w:val="0486BB1D"/>
    <w:rsid w:val="04892585"/>
    <w:rsid w:val="048E4F4B"/>
    <w:rsid w:val="048ECDF6"/>
    <w:rsid w:val="04953FED"/>
    <w:rsid w:val="0496F044"/>
    <w:rsid w:val="04970EC0"/>
    <w:rsid w:val="0498E98C"/>
    <w:rsid w:val="049A3243"/>
    <w:rsid w:val="049A8933"/>
    <w:rsid w:val="049CE47C"/>
    <w:rsid w:val="04A51FB7"/>
    <w:rsid w:val="04A97B7D"/>
    <w:rsid w:val="04AB7913"/>
    <w:rsid w:val="04ABCD77"/>
    <w:rsid w:val="04B29F84"/>
    <w:rsid w:val="04B4465C"/>
    <w:rsid w:val="04B5C78C"/>
    <w:rsid w:val="04B72510"/>
    <w:rsid w:val="04BC1B9C"/>
    <w:rsid w:val="04BCACA0"/>
    <w:rsid w:val="04C3B0D9"/>
    <w:rsid w:val="04C68F39"/>
    <w:rsid w:val="04D14494"/>
    <w:rsid w:val="04D721D9"/>
    <w:rsid w:val="04D8EBD1"/>
    <w:rsid w:val="04DA531C"/>
    <w:rsid w:val="04DA9DCE"/>
    <w:rsid w:val="04DB0444"/>
    <w:rsid w:val="04DBBE9D"/>
    <w:rsid w:val="04DD582E"/>
    <w:rsid w:val="04E4D76B"/>
    <w:rsid w:val="04E60B8C"/>
    <w:rsid w:val="04E6D0F9"/>
    <w:rsid w:val="04F19472"/>
    <w:rsid w:val="04F5CD9A"/>
    <w:rsid w:val="04F9E040"/>
    <w:rsid w:val="04FEDACD"/>
    <w:rsid w:val="0500CA6E"/>
    <w:rsid w:val="050133CC"/>
    <w:rsid w:val="05062E8D"/>
    <w:rsid w:val="050BFDF0"/>
    <w:rsid w:val="0513FAA2"/>
    <w:rsid w:val="0517FDEB"/>
    <w:rsid w:val="05181592"/>
    <w:rsid w:val="051A3CF0"/>
    <w:rsid w:val="0527FEE5"/>
    <w:rsid w:val="05286C56"/>
    <w:rsid w:val="052C522A"/>
    <w:rsid w:val="052FBAAB"/>
    <w:rsid w:val="052FF069"/>
    <w:rsid w:val="05310729"/>
    <w:rsid w:val="05317DFD"/>
    <w:rsid w:val="05324135"/>
    <w:rsid w:val="05324BA7"/>
    <w:rsid w:val="0536125E"/>
    <w:rsid w:val="053C8627"/>
    <w:rsid w:val="053DAF02"/>
    <w:rsid w:val="05404A63"/>
    <w:rsid w:val="0543B297"/>
    <w:rsid w:val="05442596"/>
    <w:rsid w:val="05460EEF"/>
    <w:rsid w:val="0548B2D4"/>
    <w:rsid w:val="0548FD47"/>
    <w:rsid w:val="054D5579"/>
    <w:rsid w:val="0551B13A"/>
    <w:rsid w:val="0554F474"/>
    <w:rsid w:val="05554B2C"/>
    <w:rsid w:val="05595560"/>
    <w:rsid w:val="055BEC7C"/>
    <w:rsid w:val="05666607"/>
    <w:rsid w:val="056A3080"/>
    <w:rsid w:val="056A4288"/>
    <w:rsid w:val="0574B383"/>
    <w:rsid w:val="057EE08B"/>
    <w:rsid w:val="05824192"/>
    <w:rsid w:val="058511FB"/>
    <w:rsid w:val="058EDE54"/>
    <w:rsid w:val="05936233"/>
    <w:rsid w:val="0593B777"/>
    <w:rsid w:val="05976966"/>
    <w:rsid w:val="059BE33C"/>
    <w:rsid w:val="059CF2B3"/>
    <w:rsid w:val="059DC690"/>
    <w:rsid w:val="059F277D"/>
    <w:rsid w:val="05A48B30"/>
    <w:rsid w:val="05A4926C"/>
    <w:rsid w:val="05A496EA"/>
    <w:rsid w:val="05A6059F"/>
    <w:rsid w:val="05A9E45A"/>
    <w:rsid w:val="05ACFAA8"/>
    <w:rsid w:val="05B0634C"/>
    <w:rsid w:val="05B73171"/>
    <w:rsid w:val="05B931C4"/>
    <w:rsid w:val="05BB7070"/>
    <w:rsid w:val="05CBA19C"/>
    <w:rsid w:val="05CE10F2"/>
    <w:rsid w:val="05CE6FB5"/>
    <w:rsid w:val="05D31E00"/>
    <w:rsid w:val="05DB4AF2"/>
    <w:rsid w:val="05EB50D6"/>
    <w:rsid w:val="05EBAA06"/>
    <w:rsid w:val="05EDCD20"/>
    <w:rsid w:val="05EE36FB"/>
    <w:rsid w:val="05EE8382"/>
    <w:rsid w:val="05EF6E01"/>
    <w:rsid w:val="05F1F0FD"/>
    <w:rsid w:val="05F80BEA"/>
    <w:rsid w:val="05FFFB48"/>
    <w:rsid w:val="06029C45"/>
    <w:rsid w:val="0607874C"/>
    <w:rsid w:val="06086E57"/>
    <w:rsid w:val="06092CBF"/>
    <w:rsid w:val="06100527"/>
    <w:rsid w:val="06155645"/>
    <w:rsid w:val="06244F56"/>
    <w:rsid w:val="062A0587"/>
    <w:rsid w:val="062CA423"/>
    <w:rsid w:val="062ED400"/>
    <w:rsid w:val="062FCCBF"/>
    <w:rsid w:val="063136A0"/>
    <w:rsid w:val="0631E0B7"/>
    <w:rsid w:val="063DA547"/>
    <w:rsid w:val="063EBCE2"/>
    <w:rsid w:val="0643541A"/>
    <w:rsid w:val="06454215"/>
    <w:rsid w:val="064733EB"/>
    <w:rsid w:val="06499497"/>
    <w:rsid w:val="064FC16D"/>
    <w:rsid w:val="0651CBA7"/>
    <w:rsid w:val="0652893D"/>
    <w:rsid w:val="065331CF"/>
    <w:rsid w:val="065F6796"/>
    <w:rsid w:val="0663C693"/>
    <w:rsid w:val="066B02A9"/>
    <w:rsid w:val="066EF640"/>
    <w:rsid w:val="06706DE5"/>
    <w:rsid w:val="06731442"/>
    <w:rsid w:val="0675BCDD"/>
    <w:rsid w:val="067C869E"/>
    <w:rsid w:val="067D9F99"/>
    <w:rsid w:val="067ED23C"/>
    <w:rsid w:val="067EE292"/>
    <w:rsid w:val="067FEE85"/>
    <w:rsid w:val="068272C5"/>
    <w:rsid w:val="068C813D"/>
    <w:rsid w:val="0694CE46"/>
    <w:rsid w:val="06953715"/>
    <w:rsid w:val="069916EC"/>
    <w:rsid w:val="069C7E95"/>
    <w:rsid w:val="069DE0FA"/>
    <w:rsid w:val="069E392D"/>
    <w:rsid w:val="06A4C7B3"/>
    <w:rsid w:val="06A553A3"/>
    <w:rsid w:val="06A5D608"/>
    <w:rsid w:val="06A68631"/>
    <w:rsid w:val="06AAA7BD"/>
    <w:rsid w:val="06BB7142"/>
    <w:rsid w:val="06BB8FFE"/>
    <w:rsid w:val="06C130B2"/>
    <w:rsid w:val="06C1CBE7"/>
    <w:rsid w:val="06C6BFB2"/>
    <w:rsid w:val="06C7FA82"/>
    <w:rsid w:val="06CB13B7"/>
    <w:rsid w:val="06D42693"/>
    <w:rsid w:val="06D97B29"/>
    <w:rsid w:val="06DA219A"/>
    <w:rsid w:val="06E2E768"/>
    <w:rsid w:val="06E343D6"/>
    <w:rsid w:val="06E6594D"/>
    <w:rsid w:val="06ED9845"/>
    <w:rsid w:val="06F0D764"/>
    <w:rsid w:val="06F50634"/>
    <w:rsid w:val="06F54349"/>
    <w:rsid w:val="06F6D312"/>
    <w:rsid w:val="06F7CAD2"/>
    <w:rsid w:val="06F927FD"/>
    <w:rsid w:val="06FC71B1"/>
    <w:rsid w:val="06FD203E"/>
    <w:rsid w:val="07064E80"/>
    <w:rsid w:val="070A832D"/>
    <w:rsid w:val="070ADA2C"/>
    <w:rsid w:val="070B8DF9"/>
    <w:rsid w:val="070EBD63"/>
    <w:rsid w:val="0718AE70"/>
    <w:rsid w:val="071B914F"/>
    <w:rsid w:val="071B9588"/>
    <w:rsid w:val="071BE095"/>
    <w:rsid w:val="0721B77C"/>
    <w:rsid w:val="0725F75E"/>
    <w:rsid w:val="07316F23"/>
    <w:rsid w:val="0734E1C0"/>
    <w:rsid w:val="073710D0"/>
    <w:rsid w:val="073CE741"/>
    <w:rsid w:val="073CF391"/>
    <w:rsid w:val="0746B405"/>
    <w:rsid w:val="0749F3A1"/>
    <w:rsid w:val="07571F97"/>
    <w:rsid w:val="075DB1D7"/>
    <w:rsid w:val="0763B2A9"/>
    <w:rsid w:val="076A096B"/>
    <w:rsid w:val="076CB3E2"/>
    <w:rsid w:val="076F3AF0"/>
    <w:rsid w:val="0773F4AE"/>
    <w:rsid w:val="0774042A"/>
    <w:rsid w:val="07768F68"/>
    <w:rsid w:val="077AFFB9"/>
    <w:rsid w:val="077B86AF"/>
    <w:rsid w:val="077BBDE1"/>
    <w:rsid w:val="077DE1CE"/>
    <w:rsid w:val="0781031E"/>
    <w:rsid w:val="0785F459"/>
    <w:rsid w:val="0789CA4B"/>
    <w:rsid w:val="07931C83"/>
    <w:rsid w:val="0795145A"/>
    <w:rsid w:val="07982E39"/>
    <w:rsid w:val="079887FE"/>
    <w:rsid w:val="079C59F4"/>
    <w:rsid w:val="07A1C847"/>
    <w:rsid w:val="07A5A5E8"/>
    <w:rsid w:val="07A6CDE8"/>
    <w:rsid w:val="07A8A18C"/>
    <w:rsid w:val="07AB23D0"/>
    <w:rsid w:val="07AC07B4"/>
    <w:rsid w:val="07B2CAFD"/>
    <w:rsid w:val="07B533AE"/>
    <w:rsid w:val="07B67C99"/>
    <w:rsid w:val="07C01FB7"/>
    <w:rsid w:val="07C05F83"/>
    <w:rsid w:val="07C166BD"/>
    <w:rsid w:val="07CCFCB8"/>
    <w:rsid w:val="07CD83AD"/>
    <w:rsid w:val="07CFD295"/>
    <w:rsid w:val="07D0054C"/>
    <w:rsid w:val="07D26CF0"/>
    <w:rsid w:val="07D7C124"/>
    <w:rsid w:val="07D81408"/>
    <w:rsid w:val="07D8C13C"/>
    <w:rsid w:val="07DAB252"/>
    <w:rsid w:val="07E6B115"/>
    <w:rsid w:val="07E9F648"/>
    <w:rsid w:val="07EA21AC"/>
    <w:rsid w:val="07EF2F26"/>
    <w:rsid w:val="07EFD11B"/>
    <w:rsid w:val="07F46DE7"/>
    <w:rsid w:val="07F8DF5D"/>
    <w:rsid w:val="08019ACD"/>
    <w:rsid w:val="0801D64D"/>
    <w:rsid w:val="0802AF3A"/>
    <w:rsid w:val="0805D749"/>
    <w:rsid w:val="08075FB0"/>
    <w:rsid w:val="080767A3"/>
    <w:rsid w:val="0813DFD5"/>
    <w:rsid w:val="0817A4ED"/>
    <w:rsid w:val="081A6CC5"/>
    <w:rsid w:val="081BF99D"/>
    <w:rsid w:val="081D3BAA"/>
    <w:rsid w:val="082086D6"/>
    <w:rsid w:val="0822DC35"/>
    <w:rsid w:val="082B3F44"/>
    <w:rsid w:val="08305FCA"/>
    <w:rsid w:val="08335CC7"/>
    <w:rsid w:val="083A04C1"/>
    <w:rsid w:val="083B9443"/>
    <w:rsid w:val="083D97D7"/>
    <w:rsid w:val="083DE2AB"/>
    <w:rsid w:val="0840D0C6"/>
    <w:rsid w:val="08420FF2"/>
    <w:rsid w:val="08425554"/>
    <w:rsid w:val="08479097"/>
    <w:rsid w:val="0847ACB6"/>
    <w:rsid w:val="0849040F"/>
    <w:rsid w:val="08498863"/>
    <w:rsid w:val="084AEFEE"/>
    <w:rsid w:val="084D954C"/>
    <w:rsid w:val="084FC88E"/>
    <w:rsid w:val="0851C438"/>
    <w:rsid w:val="085A52EC"/>
    <w:rsid w:val="085F0FD4"/>
    <w:rsid w:val="086246D6"/>
    <w:rsid w:val="08630EDA"/>
    <w:rsid w:val="08695DFE"/>
    <w:rsid w:val="086CB628"/>
    <w:rsid w:val="086EE245"/>
    <w:rsid w:val="086F8110"/>
    <w:rsid w:val="087713D0"/>
    <w:rsid w:val="087AA2CF"/>
    <w:rsid w:val="087D16FC"/>
    <w:rsid w:val="0881C492"/>
    <w:rsid w:val="0883FE82"/>
    <w:rsid w:val="0884D2C3"/>
    <w:rsid w:val="088F9BAD"/>
    <w:rsid w:val="08909FD2"/>
    <w:rsid w:val="08912422"/>
    <w:rsid w:val="08912F51"/>
    <w:rsid w:val="08945666"/>
    <w:rsid w:val="089798DC"/>
    <w:rsid w:val="08A44B7F"/>
    <w:rsid w:val="08B13484"/>
    <w:rsid w:val="08BC7F9F"/>
    <w:rsid w:val="08C2ACD0"/>
    <w:rsid w:val="08C786F6"/>
    <w:rsid w:val="08CAAF5F"/>
    <w:rsid w:val="08D266CE"/>
    <w:rsid w:val="08D30204"/>
    <w:rsid w:val="08D64C51"/>
    <w:rsid w:val="08D89D25"/>
    <w:rsid w:val="08D9CD08"/>
    <w:rsid w:val="08DD1C7D"/>
    <w:rsid w:val="08E55736"/>
    <w:rsid w:val="08E5BF20"/>
    <w:rsid w:val="08E7C6FB"/>
    <w:rsid w:val="08E8BDBD"/>
    <w:rsid w:val="08E91C1E"/>
    <w:rsid w:val="08EBDD0B"/>
    <w:rsid w:val="08ECE6B7"/>
    <w:rsid w:val="08F05132"/>
    <w:rsid w:val="08F08305"/>
    <w:rsid w:val="08F32BDA"/>
    <w:rsid w:val="08F42061"/>
    <w:rsid w:val="08F54C92"/>
    <w:rsid w:val="08FAA259"/>
    <w:rsid w:val="08FE73F0"/>
    <w:rsid w:val="09078476"/>
    <w:rsid w:val="09174374"/>
    <w:rsid w:val="091C902C"/>
    <w:rsid w:val="091D65D5"/>
    <w:rsid w:val="09212018"/>
    <w:rsid w:val="0921A667"/>
    <w:rsid w:val="0922FF6B"/>
    <w:rsid w:val="092699E9"/>
    <w:rsid w:val="0927A67A"/>
    <w:rsid w:val="09293849"/>
    <w:rsid w:val="092A133C"/>
    <w:rsid w:val="092C1D93"/>
    <w:rsid w:val="09301F5B"/>
    <w:rsid w:val="0931DBDE"/>
    <w:rsid w:val="093536BB"/>
    <w:rsid w:val="093933B8"/>
    <w:rsid w:val="093ACBF7"/>
    <w:rsid w:val="093C8519"/>
    <w:rsid w:val="09429EC9"/>
    <w:rsid w:val="0947237E"/>
    <w:rsid w:val="0948C3DA"/>
    <w:rsid w:val="094C0554"/>
    <w:rsid w:val="094C16C5"/>
    <w:rsid w:val="094E46CF"/>
    <w:rsid w:val="094FD9AA"/>
    <w:rsid w:val="09539A56"/>
    <w:rsid w:val="0959C580"/>
    <w:rsid w:val="095B1BF9"/>
    <w:rsid w:val="096735AB"/>
    <w:rsid w:val="09691375"/>
    <w:rsid w:val="096DEA5E"/>
    <w:rsid w:val="0979CAB0"/>
    <w:rsid w:val="097CD4B7"/>
    <w:rsid w:val="097E5B9D"/>
    <w:rsid w:val="097E80F9"/>
    <w:rsid w:val="097EF589"/>
    <w:rsid w:val="09806EA8"/>
    <w:rsid w:val="09806F84"/>
    <w:rsid w:val="0980CCF2"/>
    <w:rsid w:val="0981215F"/>
    <w:rsid w:val="09816BCD"/>
    <w:rsid w:val="09880872"/>
    <w:rsid w:val="098C6396"/>
    <w:rsid w:val="098D129C"/>
    <w:rsid w:val="098FDCAC"/>
    <w:rsid w:val="098FF890"/>
    <w:rsid w:val="0996905A"/>
    <w:rsid w:val="099794D1"/>
    <w:rsid w:val="099AC77F"/>
    <w:rsid w:val="099BEB3E"/>
    <w:rsid w:val="09A3D35C"/>
    <w:rsid w:val="09A6FCF3"/>
    <w:rsid w:val="09A70791"/>
    <w:rsid w:val="09A9D2A7"/>
    <w:rsid w:val="09AD99A7"/>
    <w:rsid w:val="09B1400F"/>
    <w:rsid w:val="09B26B7E"/>
    <w:rsid w:val="09B35416"/>
    <w:rsid w:val="09B36A9D"/>
    <w:rsid w:val="09B4BCB3"/>
    <w:rsid w:val="09B889E8"/>
    <w:rsid w:val="09B8A8F9"/>
    <w:rsid w:val="09BDAF2B"/>
    <w:rsid w:val="09BEFDAC"/>
    <w:rsid w:val="09C9B1F1"/>
    <w:rsid w:val="09CEE762"/>
    <w:rsid w:val="09D012AE"/>
    <w:rsid w:val="09D10E33"/>
    <w:rsid w:val="09D856F5"/>
    <w:rsid w:val="09DD73ED"/>
    <w:rsid w:val="09DF2FB1"/>
    <w:rsid w:val="09E51D84"/>
    <w:rsid w:val="09F4AFB8"/>
    <w:rsid w:val="09F4E159"/>
    <w:rsid w:val="09F60262"/>
    <w:rsid w:val="09FD7CFC"/>
    <w:rsid w:val="09FD9F0C"/>
    <w:rsid w:val="09FF2F8F"/>
    <w:rsid w:val="0A03B73D"/>
    <w:rsid w:val="0A05492F"/>
    <w:rsid w:val="0A07E78B"/>
    <w:rsid w:val="0A11D44D"/>
    <w:rsid w:val="0A1DB5F4"/>
    <w:rsid w:val="0A1EF9A0"/>
    <w:rsid w:val="0A21A2BE"/>
    <w:rsid w:val="0A26195D"/>
    <w:rsid w:val="0A32D6B9"/>
    <w:rsid w:val="0A32E776"/>
    <w:rsid w:val="0A34C5B6"/>
    <w:rsid w:val="0A370DD4"/>
    <w:rsid w:val="0A3A93D0"/>
    <w:rsid w:val="0A3BD980"/>
    <w:rsid w:val="0A3C5179"/>
    <w:rsid w:val="0A43C8A0"/>
    <w:rsid w:val="0A4B3996"/>
    <w:rsid w:val="0A4B80A5"/>
    <w:rsid w:val="0A527663"/>
    <w:rsid w:val="0A59CE99"/>
    <w:rsid w:val="0A5A5F4B"/>
    <w:rsid w:val="0A5B6DE1"/>
    <w:rsid w:val="0A5BCC96"/>
    <w:rsid w:val="0A60A9A8"/>
    <w:rsid w:val="0A682ECE"/>
    <w:rsid w:val="0A6F7C64"/>
    <w:rsid w:val="0A72296D"/>
    <w:rsid w:val="0A7273F8"/>
    <w:rsid w:val="0A819E6A"/>
    <w:rsid w:val="0A87D120"/>
    <w:rsid w:val="0A8B16BA"/>
    <w:rsid w:val="0A8BB309"/>
    <w:rsid w:val="0A8E2CEC"/>
    <w:rsid w:val="0A9190BD"/>
    <w:rsid w:val="0A931774"/>
    <w:rsid w:val="0A93D37B"/>
    <w:rsid w:val="0A9EBAB8"/>
    <w:rsid w:val="0A9F45A8"/>
    <w:rsid w:val="0AA5EBC2"/>
    <w:rsid w:val="0AA6EA69"/>
    <w:rsid w:val="0AA819C0"/>
    <w:rsid w:val="0AA8500C"/>
    <w:rsid w:val="0AAB9D29"/>
    <w:rsid w:val="0AB1F723"/>
    <w:rsid w:val="0AB445F2"/>
    <w:rsid w:val="0AB4ED80"/>
    <w:rsid w:val="0AB6CE78"/>
    <w:rsid w:val="0AB840E5"/>
    <w:rsid w:val="0AC433A6"/>
    <w:rsid w:val="0ACA6290"/>
    <w:rsid w:val="0ACE1967"/>
    <w:rsid w:val="0ADD3A15"/>
    <w:rsid w:val="0ADDBA7E"/>
    <w:rsid w:val="0AE2F54B"/>
    <w:rsid w:val="0AE62F5F"/>
    <w:rsid w:val="0AF11965"/>
    <w:rsid w:val="0AF128CC"/>
    <w:rsid w:val="0AF1984E"/>
    <w:rsid w:val="0AF6D522"/>
    <w:rsid w:val="0AF9C4C5"/>
    <w:rsid w:val="0AFACE8C"/>
    <w:rsid w:val="0AFCE92F"/>
    <w:rsid w:val="0B02092D"/>
    <w:rsid w:val="0B044B33"/>
    <w:rsid w:val="0B09D0AF"/>
    <w:rsid w:val="0B0AB1B9"/>
    <w:rsid w:val="0B0E434C"/>
    <w:rsid w:val="0B0E6F66"/>
    <w:rsid w:val="0B12137B"/>
    <w:rsid w:val="0B121F96"/>
    <w:rsid w:val="0B17EFAC"/>
    <w:rsid w:val="0B2563CD"/>
    <w:rsid w:val="0B28AEA6"/>
    <w:rsid w:val="0B3063C9"/>
    <w:rsid w:val="0B38311D"/>
    <w:rsid w:val="0B3A6466"/>
    <w:rsid w:val="0B3AB547"/>
    <w:rsid w:val="0B3AE99D"/>
    <w:rsid w:val="0B3EB1C0"/>
    <w:rsid w:val="0B42F3DD"/>
    <w:rsid w:val="0B43D517"/>
    <w:rsid w:val="0B45D825"/>
    <w:rsid w:val="0B4B852A"/>
    <w:rsid w:val="0B4CCF71"/>
    <w:rsid w:val="0B4E2E25"/>
    <w:rsid w:val="0B4EFF9F"/>
    <w:rsid w:val="0B51A9E6"/>
    <w:rsid w:val="0B535D60"/>
    <w:rsid w:val="0B54F842"/>
    <w:rsid w:val="0B55953D"/>
    <w:rsid w:val="0B5B4216"/>
    <w:rsid w:val="0B5F1FF5"/>
    <w:rsid w:val="0B615E3B"/>
    <w:rsid w:val="0B65B997"/>
    <w:rsid w:val="0B6A9A43"/>
    <w:rsid w:val="0B72F442"/>
    <w:rsid w:val="0B773CD6"/>
    <w:rsid w:val="0B78C193"/>
    <w:rsid w:val="0B7D122E"/>
    <w:rsid w:val="0B86D6A8"/>
    <w:rsid w:val="0B87583E"/>
    <w:rsid w:val="0B8A364E"/>
    <w:rsid w:val="0B97AEFE"/>
    <w:rsid w:val="0B9D187F"/>
    <w:rsid w:val="0B9FD9CA"/>
    <w:rsid w:val="0BA29724"/>
    <w:rsid w:val="0BA37B1E"/>
    <w:rsid w:val="0BA39C8B"/>
    <w:rsid w:val="0BA55E9E"/>
    <w:rsid w:val="0BA76C99"/>
    <w:rsid w:val="0BA9A92B"/>
    <w:rsid w:val="0BAD30F1"/>
    <w:rsid w:val="0BAD482B"/>
    <w:rsid w:val="0BAEA181"/>
    <w:rsid w:val="0BB1CF7C"/>
    <w:rsid w:val="0BB4C2F7"/>
    <w:rsid w:val="0BC42DA5"/>
    <w:rsid w:val="0BCA6BD1"/>
    <w:rsid w:val="0BCF7509"/>
    <w:rsid w:val="0BCFE5B5"/>
    <w:rsid w:val="0BD21B09"/>
    <w:rsid w:val="0BD9BD3A"/>
    <w:rsid w:val="0BDF48F6"/>
    <w:rsid w:val="0BE0636B"/>
    <w:rsid w:val="0BE873CC"/>
    <w:rsid w:val="0BEC31CB"/>
    <w:rsid w:val="0BEE6CDD"/>
    <w:rsid w:val="0BF1EDA7"/>
    <w:rsid w:val="0BF2CB75"/>
    <w:rsid w:val="0BF5A2D6"/>
    <w:rsid w:val="0BF5E498"/>
    <w:rsid w:val="0BFB0CA5"/>
    <w:rsid w:val="0BFB3DFE"/>
    <w:rsid w:val="0BFD876E"/>
    <w:rsid w:val="0C03D031"/>
    <w:rsid w:val="0C03E056"/>
    <w:rsid w:val="0C0B5FDE"/>
    <w:rsid w:val="0C0E880B"/>
    <w:rsid w:val="0C1091CA"/>
    <w:rsid w:val="0C12E9D4"/>
    <w:rsid w:val="0C142BAC"/>
    <w:rsid w:val="0C188D0C"/>
    <w:rsid w:val="0C24C239"/>
    <w:rsid w:val="0C28D007"/>
    <w:rsid w:val="0C295067"/>
    <w:rsid w:val="0C2976A7"/>
    <w:rsid w:val="0C2A5962"/>
    <w:rsid w:val="0C2BE35E"/>
    <w:rsid w:val="0C2BE857"/>
    <w:rsid w:val="0C2D0FA8"/>
    <w:rsid w:val="0C301481"/>
    <w:rsid w:val="0C33590B"/>
    <w:rsid w:val="0C339B2A"/>
    <w:rsid w:val="0C33D311"/>
    <w:rsid w:val="0C36D453"/>
    <w:rsid w:val="0C36F659"/>
    <w:rsid w:val="0C3868BC"/>
    <w:rsid w:val="0C3C0512"/>
    <w:rsid w:val="0C419819"/>
    <w:rsid w:val="0C421369"/>
    <w:rsid w:val="0C43CCC6"/>
    <w:rsid w:val="0C499AD9"/>
    <w:rsid w:val="0C49B500"/>
    <w:rsid w:val="0C4DF6EB"/>
    <w:rsid w:val="0C518EC8"/>
    <w:rsid w:val="0C5DA655"/>
    <w:rsid w:val="0C5E6F2B"/>
    <w:rsid w:val="0C63DA9E"/>
    <w:rsid w:val="0C649FAE"/>
    <w:rsid w:val="0C6A7F04"/>
    <w:rsid w:val="0C6A9B64"/>
    <w:rsid w:val="0C6E0C48"/>
    <w:rsid w:val="0C6FC5E5"/>
    <w:rsid w:val="0C704624"/>
    <w:rsid w:val="0C756F7C"/>
    <w:rsid w:val="0C7A8574"/>
    <w:rsid w:val="0C7EE775"/>
    <w:rsid w:val="0C867AEE"/>
    <w:rsid w:val="0C89B0E8"/>
    <w:rsid w:val="0C8E70F7"/>
    <w:rsid w:val="0C8F9C7F"/>
    <w:rsid w:val="0C9025B2"/>
    <w:rsid w:val="0C9BCB09"/>
    <w:rsid w:val="0C9CD391"/>
    <w:rsid w:val="0CA1DC1E"/>
    <w:rsid w:val="0CA2F4E9"/>
    <w:rsid w:val="0CA7D3B7"/>
    <w:rsid w:val="0CA9AC85"/>
    <w:rsid w:val="0CAD76F7"/>
    <w:rsid w:val="0CB20DE1"/>
    <w:rsid w:val="0CB3B8C5"/>
    <w:rsid w:val="0CC2D1BD"/>
    <w:rsid w:val="0CC56812"/>
    <w:rsid w:val="0CC6990B"/>
    <w:rsid w:val="0CCA0EE0"/>
    <w:rsid w:val="0CD1C58A"/>
    <w:rsid w:val="0CDA36D4"/>
    <w:rsid w:val="0CDABEE2"/>
    <w:rsid w:val="0CDB7EAE"/>
    <w:rsid w:val="0CDC154C"/>
    <w:rsid w:val="0CDD01ED"/>
    <w:rsid w:val="0CDDD8F9"/>
    <w:rsid w:val="0CE1C0F7"/>
    <w:rsid w:val="0CECD04A"/>
    <w:rsid w:val="0CEDC5EC"/>
    <w:rsid w:val="0CEDDCFA"/>
    <w:rsid w:val="0CF4A531"/>
    <w:rsid w:val="0CF4B6D2"/>
    <w:rsid w:val="0CF7F6EA"/>
    <w:rsid w:val="0D000624"/>
    <w:rsid w:val="0D00DD98"/>
    <w:rsid w:val="0D0798D4"/>
    <w:rsid w:val="0D0ABCA1"/>
    <w:rsid w:val="0D0F005C"/>
    <w:rsid w:val="0D14A5AC"/>
    <w:rsid w:val="0D181CF4"/>
    <w:rsid w:val="0D188BB0"/>
    <w:rsid w:val="0D1B95A5"/>
    <w:rsid w:val="0D20ECC5"/>
    <w:rsid w:val="0D210834"/>
    <w:rsid w:val="0D21D013"/>
    <w:rsid w:val="0D24D54D"/>
    <w:rsid w:val="0D29F5F4"/>
    <w:rsid w:val="0D2C4F6B"/>
    <w:rsid w:val="0D332057"/>
    <w:rsid w:val="0D39636F"/>
    <w:rsid w:val="0D3AEA09"/>
    <w:rsid w:val="0D3B4DBA"/>
    <w:rsid w:val="0D3D29E6"/>
    <w:rsid w:val="0D43B5AA"/>
    <w:rsid w:val="0D4907D2"/>
    <w:rsid w:val="0D491C70"/>
    <w:rsid w:val="0D4AA19D"/>
    <w:rsid w:val="0D4BF1F5"/>
    <w:rsid w:val="0D4D406C"/>
    <w:rsid w:val="0D559B9A"/>
    <w:rsid w:val="0D59304B"/>
    <w:rsid w:val="0D5B0926"/>
    <w:rsid w:val="0D5C8CB4"/>
    <w:rsid w:val="0D60AAA0"/>
    <w:rsid w:val="0D62CE74"/>
    <w:rsid w:val="0D661A4C"/>
    <w:rsid w:val="0D66773D"/>
    <w:rsid w:val="0D674081"/>
    <w:rsid w:val="0D690091"/>
    <w:rsid w:val="0D6BFC6F"/>
    <w:rsid w:val="0D6CABBF"/>
    <w:rsid w:val="0D6E4FBA"/>
    <w:rsid w:val="0D704470"/>
    <w:rsid w:val="0D74E5BD"/>
    <w:rsid w:val="0D767EAC"/>
    <w:rsid w:val="0D792DF7"/>
    <w:rsid w:val="0D7B6AD4"/>
    <w:rsid w:val="0D80E9AA"/>
    <w:rsid w:val="0D833311"/>
    <w:rsid w:val="0D8F85D2"/>
    <w:rsid w:val="0D9334CE"/>
    <w:rsid w:val="0D9526EB"/>
    <w:rsid w:val="0D97613E"/>
    <w:rsid w:val="0D9F5005"/>
    <w:rsid w:val="0DA68BCE"/>
    <w:rsid w:val="0DA8A366"/>
    <w:rsid w:val="0DACE975"/>
    <w:rsid w:val="0DAD61B1"/>
    <w:rsid w:val="0DB5AAEF"/>
    <w:rsid w:val="0DBBDA8C"/>
    <w:rsid w:val="0DC3A049"/>
    <w:rsid w:val="0DC54DED"/>
    <w:rsid w:val="0DC70395"/>
    <w:rsid w:val="0DCC4D30"/>
    <w:rsid w:val="0DCE2EF6"/>
    <w:rsid w:val="0DD476E2"/>
    <w:rsid w:val="0DD60B21"/>
    <w:rsid w:val="0DDAB24F"/>
    <w:rsid w:val="0DDD784C"/>
    <w:rsid w:val="0DDE0279"/>
    <w:rsid w:val="0DE32FA3"/>
    <w:rsid w:val="0DE88FF1"/>
    <w:rsid w:val="0DE891FD"/>
    <w:rsid w:val="0DED9469"/>
    <w:rsid w:val="0DEF2731"/>
    <w:rsid w:val="0DF68269"/>
    <w:rsid w:val="0DF7DBFA"/>
    <w:rsid w:val="0DF96100"/>
    <w:rsid w:val="0DFA29EA"/>
    <w:rsid w:val="0DFBCD2F"/>
    <w:rsid w:val="0DFBF2A5"/>
    <w:rsid w:val="0DFD5068"/>
    <w:rsid w:val="0E000FA5"/>
    <w:rsid w:val="0E014161"/>
    <w:rsid w:val="0E050E35"/>
    <w:rsid w:val="0E0ACD5F"/>
    <w:rsid w:val="0E0B081A"/>
    <w:rsid w:val="0E0F0C4F"/>
    <w:rsid w:val="0E11673D"/>
    <w:rsid w:val="0E13C9A3"/>
    <w:rsid w:val="0E19982B"/>
    <w:rsid w:val="0E1E0455"/>
    <w:rsid w:val="0E1EC349"/>
    <w:rsid w:val="0E2096AB"/>
    <w:rsid w:val="0E248FDF"/>
    <w:rsid w:val="0E28E55D"/>
    <w:rsid w:val="0E2A02A7"/>
    <w:rsid w:val="0E2E7D49"/>
    <w:rsid w:val="0E2F3C82"/>
    <w:rsid w:val="0E3394B5"/>
    <w:rsid w:val="0E33E985"/>
    <w:rsid w:val="0E368233"/>
    <w:rsid w:val="0E37DCFB"/>
    <w:rsid w:val="0E3A77F1"/>
    <w:rsid w:val="0E3B9176"/>
    <w:rsid w:val="0E3BCBDC"/>
    <w:rsid w:val="0E3D939A"/>
    <w:rsid w:val="0E3FCB16"/>
    <w:rsid w:val="0E466276"/>
    <w:rsid w:val="0E4AE882"/>
    <w:rsid w:val="0E50B7AA"/>
    <w:rsid w:val="0E5114BE"/>
    <w:rsid w:val="0E51C402"/>
    <w:rsid w:val="0E51DB8A"/>
    <w:rsid w:val="0E553035"/>
    <w:rsid w:val="0E563601"/>
    <w:rsid w:val="0E56B0D4"/>
    <w:rsid w:val="0E5948AE"/>
    <w:rsid w:val="0E5D8B95"/>
    <w:rsid w:val="0E5F73CC"/>
    <w:rsid w:val="0E60D76F"/>
    <w:rsid w:val="0E6256CF"/>
    <w:rsid w:val="0E697609"/>
    <w:rsid w:val="0E6B25A3"/>
    <w:rsid w:val="0E72D0F1"/>
    <w:rsid w:val="0E7B7F08"/>
    <w:rsid w:val="0E809A49"/>
    <w:rsid w:val="0E83391A"/>
    <w:rsid w:val="0E83D2AA"/>
    <w:rsid w:val="0E85D142"/>
    <w:rsid w:val="0E87A343"/>
    <w:rsid w:val="0E89DF26"/>
    <w:rsid w:val="0E8E80C0"/>
    <w:rsid w:val="0E90F8F8"/>
    <w:rsid w:val="0E929B06"/>
    <w:rsid w:val="0E92CA72"/>
    <w:rsid w:val="0E975452"/>
    <w:rsid w:val="0E9BE765"/>
    <w:rsid w:val="0EA46BE3"/>
    <w:rsid w:val="0EAC102A"/>
    <w:rsid w:val="0EACB000"/>
    <w:rsid w:val="0EAD8D3E"/>
    <w:rsid w:val="0EAE6070"/>
    <w:rsid w:val="0EB122B6"/>
    <w:rsid w:val="0EB4DD5D"/>
    <w:rsid w:val="0EB94939"/>
    <w:rsid w:val="0EB96270"/>
    <w:rsid w:val="0EBF5BE6"/>
    <w:rsid w:val="0EC2CC33"/>
    <w:rsid w:val="0EC7B44C"/>
    <w:rsid w:val="0ECDAE1C"/>
    <w:rsid w:val="0ED11B73"/>
    <w:rsid w:val="0ED7991A"/>
    <w:rsid w:val="0ED83B39"/>
    <w:rsid w:val="0EDA1CC7"/>
    <w:rsid w:val="0EDFFD7D"/>
    <w:rsid w:val="0EE1CB93"/>
    <w:rsid w:val="0EE439A1"/>
    <w:rsid w:val="0EED91A6"/>
    <w:rsid w:val="0EF83263"/>
    <w:rsid w:val="0EFA1C88"/>
    <w:rsid w:val="0F05A95A"/>
    <w:rsid w:val="0F0D84F3"/>
    <w:rsid w:val="0F0FEB55"/>
    <w:rsid w:val="0F21996C"/>
    <w:rsid w:val="0F247CE0"/>
    <w:rsid w:val="0F2582DF"/>
    <w:rsid w:val="0F385AA3"/>
    <w:rsid w:val="0F419774"/>
    <w:rsid w:val="0F43A8CF"/>
    <w:rsid w:val="0F489F33"/>
    <w:rsid w:val="0F4B848A"/>
    <w:rsid w:val="0F4C8F1C"/>
    <w:rsid w:val="0F509FAF"/>
    <w:rsid w:val="0F51B07D"/>
    <w:rsid w:val="0F545801"/>
    <w:rsid w:val="0F557DF4"/>
    <w:rsid w:val="0F579E70"/>
    <w:rsid w:val="0F59057A"/>
    <w:rsid w:val="0F5BDDAB"/>
    <w:rsid w:val="0F5DB47B"/>
    <w:rsid w:val="0F5FF37B"/>
    <w:rsid w:val="0F60FFD1"/>
    <w:rsid w:val="0F6935FD"/>
    <w:rsid w:val="0F6B1506"/>
    <w:rsid w:val="0F6F3314"/>
    <w:rsid w:val="0F6FCB72"/>
    <w:rsid w:val="0F701F54"/>
    <w:rsid w:val="0F786DCF"/>
    <w:rsid w:val="0F791153"/>
    <w:rsid w:val="0F7CBF38"/>
    <w:rsid w:val="0F819F76"/>
    <w:rsid w:val="0F8665FF"/>
    <w:rsid w:val="0F89A2F3"/>
    <w:rsid w:val="0F89AEEC"/>
    <w:rsid w:val="0F89CEC6"/>
    <w:rsid w:val="0F8C2E17"/>
    <w:rsid w:val="0F8F8980"/>
    <w:rsid w:val="0F905B9E"/>
    <w:rsid w:val="0F944143"/>
    <w:rsid w:val="0F951BCA"/>
    <w:rsid w:val="0F9A952C"/>
    <w:rsid w:val="0FA0414B"/>
    <w:rsid w:val="0FA7724E"/>
    <w:rsid w:val="0FA9458F"/>
    <w:rsid w:val="0FAE69FF"/>
    <w:rsid w:val="0FB277DC"/>
    <w:rsid w:val="0FB66997"/>
    <w:rsid w:val="0FC0AA8F"/>
    <w:rsid w:val="0FC1C4FD"/>
    <w:rsid w:val="0FC44401"/>
    <w:rsid w:val="0FC54FA1"/>
    <w:rsid w:val="0FC62379"/>
    <w:rsid w:val="0FCBA67A"/>
    <w:rsid w:val="0FCE1881"/>
    <w:rsid w:val="0FD8FDBF"/>
    <w:rsid w:val="0FD97AC3"/>
    <w:rsid w:val="0FE70ADA"/>
    <w:rsid w:val="0FE8BAFB"/>
    <w:rsid w:val="0FED2AF8"/>
    <w:rsid w:val="0FEEE171"/>
    <w:rsid w:val="0FEFE085"/>
    <w:rsid w:val="0FF0097D"/>
    <w:rsid w:val="0FF3CC5C"/>
    <w:rsid w:val="0FF6DE76"/>
    <w:rsid w:val="0FFF0B64"/>
    <w:rsid w:val="0FFF17CB"/>
    <w:rsid w:val="0FFF4F25"/>
    <w:rsid w:val="10033A36"/>
    <w:rsid w:val="1003E1F4"/>
    <w:rsid w:val="10071FA8"/>
    <w:rsid w:val="10112AB8"/>
    <w:rsid w:val="10163773"/>
    <w:rsid w:val="101C06B2"/>
    <w:rsid w:val="101C8010"/>
    <w:rsid w:val="10247804"/>
    <w:rsid w:val="1034C367"/>
    <w:rsid w:val="10409879"/>
    <w:rsid w:val="1040B47A"/>
    <w:rsid w:val="1040C5AC"/>
    <w:rsid w:val="10413991"/>
    <w:rsid w:val="1042B68B"/>
    <w:rsid w:val="104574B4"/>
    <w:rsid w:val="1046E0ED"/>
    <w:rsid w:val="104A075A"/>
    <w:rsid w:val="104B3085"/>
    <w:rsid w:val="104C165D"/>
    <w:rsid w:val="104D8244"/>
    <w:rsid w:val="104E5486"/>
    <w:rsid w:val="1051C3CE"/>
    <w:rsid w:val="10544264"/>
    <w:rsid w:val="105490CB"/>
    <w:rsid w:val="10560AB5"/>
    <w:rsid w:val="105CFD6B"/>
    <w:rsid w:val="10613E48"/>
    <w:rsid w:val="1067AC5F"/>
    <w:rsid w:val="106C6885"/>
    <w:rsid w:val="106CE0E3"/>
    <w:rsid w:val="10712D96"/>
    <w:rsid w:val="1072B9CD"/>
    <w:rsid w:val="107B2EF4"/>
    <w:rsid w:val="107D44FD"/>
    <w:rsid w:val="10811A41"/>
    <w:rsid w:val="108810EF"/>
    <w:rsid w:val="10901A3A"/>
    <w:rsid w:val="10909A38"/>
    <w:rsid w:val="10944595"/>
    <w:rsid w:val="1098B85E"/>
    <w:rsid w:val="1098C61E"/>
    <w:rsid w:val="10A1EA4E"/>
    <w:rsid w:val="10A4FB85"/>
    <w:rsid w:val="10A7630C"/>
    <w:rsid w:val="10AD6426"/>
    <w:rsid w:val="10B135B2"/>
    <w:rsid w:val="10B23310"/>
    <w:rsid w:val="10B7EF2C"/>
    <w:rsid w:val="10B8F1D6"/>
    <w:rsid w:val="10BBAF6B"/>
    <w:rsid w:val="10BF0728"/>
    <w:rsid w:val="10C007C6"/>
    <w:rsid w:val="10C07F02"/>
    <w:rsid w:val="10C0F25D"/>
    <w:rsid w:val="10C7E81F"/>
    <w:rsid w:val="10CF3A8E"/>
    <w:rsid w:val="10D2F625"/>
    <w:rsid w:val="10D451B6"/>
    <w:rsid w:val="10D7B1EA"/>
    <w:rsid w:val="10DE93AB"/>
    <w:rsid w:val="10E5D22C"/>
    <w:rsid w:val="10EB8058"/>
    <w:rsid w:val="10EB80F3"/>
    <w:rsid w:val="10ED9E05"/>
    <w:rsid w:val="10EF3E94"/>
    <w:rsid w:val="10FAAE15"/>
    <w:rsid w:val="10FE7966"/>
    <w:rsid w:val="110744AC"/>
    <w:rsid w:val="1109248D"/>
    <w:rsid w:val="11099352"/>
    <w:rsid w:val="1109EDB2"/>
    <w:rsid w:val="110A8156"/>
    <w:rsid w:val="110E21D2"/>
    <w:rsid w:val="110E2BCF"/>
    <w:rsid w:val="111FD4DE"/>
    <w:rsid w:val="11258E94"/>
    <w:rsid w:val="11298140"/>
    <w:rsid w:val="112F731D"/>
    <w:rsid w:val="113209F2"/>
    <w:rsid w:val="1135F47E"/>
    <w:rsid w:val="11394067"/>
    <w:rsid w:val="11396056"/>
    <w:rsid w:val="113AE3DF"/>
    <w:rsid w:val="11404A09"/>
    <w:rsid w:val="1143D181"/>
    <w:rsid w:val="11449110"/>
    <w:rsid w:val="11459BFA"/>
    <w:rsid w:val="11465E86"/>
    <w:rsid w:val="1148DD27"/>
    <w:rsid w:val="114AB292"/>
    <w:rsid w:val="114FF966"/>
    <w:rsid w:val="1151397B"/>
    <w:rsid w:val="11579724"/>
    <w:rsid w:val="1157F72C"/>
    <w:rsid w:val="11639D00"/>
    <w:rsid w:val="116733E1"/>
    <w:rsid w:val="1167DAA6"/>
    <w:rsid w:val="117624E7"/>
    <w:rsid w:val="11785159"/>
    <w:rsid w:val="117B99C6"/>
    <w:rsid w:val="1189F4D4"/>
    <w:rsid w:val="118AB1D2"/>
    <w:rsid w:val="118F9A5A"/>
    <w:rsid w:val="11913F71"/>
    <w:rsid w:val="11920A87"/>
    <w:rsid w:val="11920F04"/>
    <w:rsid w:val="1193651E"/>
    <w:rsid w:val="119816EF"/>
    <w:rsid w:val="11988220"/>
    <w:rsid w:val="119AE4D9"/>
    <w:rsid w:val="11A75E7D"/>
    <w:rsid w:val="11A7D979"/>
    <w:rsid w:val="11AD182B"/>
    <w:rsid w:val="11B86D66"/>
    <w:rsid w:val="11B946E0"/>
    <w:rsid w:val="11BB081D"/>
    <w:rsid w:val="11BCC4FD"/>
    <w:rsid w:val="11C07848"/>
    <w:rsid w:val="11C1AC92"/>
    <w:rsid w:val="11C25F10"/>
    <w:rsid w:val="11C38A1A"/>
    <w:rsid w:val="11C5F524"/>
    <w:rsid w:val="11C9026D"/>
    <w:rsid w:val="11CE931C"/>
    <w:rsid w:val="11D039F0"/>
    <w:rsid w:val="11D25DBA"/>
    <w:rsid w:val="11D2F088"/>
    <w:rsid w:val="11D49282"/>
    <w:rsid w:val="11DA560A"/>
    <w:rsid w:val="11E203B0"/>
    <w:rsid w:val="11E30CF6"/>
    <w:rsid w:val="11E4A2BD"/>
    <w:rsid w:val="11E80815"/>
    <w:rsid w:val="11EA4890"/>
    <w:rsid w:val="11F1A4B3"/>
    <w:rsid w:val="11F78D34"/>
    <w:rsid w:val="11FA7E9E"/>
    <w:rsid w:val="120AAB49"/>
    <w:rsid w:val="120DA300"/>
    <w:rsid w:val="1216390E"/>
    <w:rsid w:val="12237B12"/>
    <w:rsid w:val="122AC351"/>
    <w:rsid w:val="122B3182"/>
    <w:rsid w:val="12322C4D"/>
    <w:rsid w:val="12353D9C"/>
    <w:rsid w:val="1235EF40"/>
    <w:rsid w:val="123E8926"/>
    <w:rsid w:val="12477881"/>
    <w:rsid w:val="124A0220"/>
    <w:rsid w:val="124AD438"/>
    <w:rsid w:val="124CBE0D"/>
    <w:rsid w:val="124E90C4"/>
    <w:rsid w:val="125BD1A0"/>
    <w:rsid w:val="125BD9FF"/>
    <w:rsid w:val="125BEA54"/>
    <w:rsid w:val="125C2289"/>
    <w:rsid w:val="12696560"/>
    <w:rsid w:val="1269AEA6"/>
    <w:rsid w:val="126A99CC"/>
    <w:rsid w:val="126AAA90"/>
    <w:rsid w:val="126E7BD9"/>
    <w:rsid w:val="1272BE7C"/>
    <w:rsid w:val="1279BE73"/>
    <w:rsid w:val="1281620A"/>
    <w:rsid w:val="12856654"/>
    <w:rsid w:val="12866ACC"/>
    <w:rsid w:val="1288384E"/>
    <w:rsid w:val="128C74C4"/>
    <w:rsid w:val="128CB185"/>
    <w:rsid w:val="1296EB2A"/>
    <w:rsid w:val="129ADB34"/>
    <w:rsid w:val="12A44DDE"/>
    <w:rsid w:val="12AB8D42"/>
    <w:rsid w:val="12AF3248"/>
    <w:rsid w:val="12B24019"/>
    <w:rsid w:val="12B76CEC"/>
    <w:rsid w:val="12BD5DA3"/>
    <w:rsid w:val="12BF09CF"/>
    <w:rsid w:val="12C00865"/>
    <w:rsid w:val="12C85F45"/>
    <w:rsid w:val="12CD294C"/>
    <w:rsid w:val="12CE10C2"/>
    <w:rsid w:val="12D4A854"/>
    <w:rsid w:val="12DB8BFD"/>
    <w:rsid w:val="12DE75B5"/>
    <w:rsid w:val="12E5315D"/>
    <w:rsid w:val="12E7AA9B"/>
    <w:rsid w:val="12ECF395"/>
    <w:rsid w:val="12F33909"/>
    <w:rsid w:val="12F8BBEE"/>
    <w:rsid w:val="12F8D05E"/>
    <w:rsid w:val="12FCC40A"/>
    <w:rsid w:val="12FEFA6F"/>
    <w:rsid w:val="13007C50"/>
    <w:rsid w:val="130293E4"/>
    <w:rsid w:val="13042F7D"/>
    <w:rsid w:val="1305C67E"/>
    <w:rsid w:val="130C6CA1"/>
    <w:rsid w:val="13109C62"/>
    <w:rsid w:val="13186432"/>
    <w:rsid w:val="131A9133"/>
    <w:rsid w:val="131D599A"/>
    <w:rsid w:val="131F1B10"/>
    <w:rsid w:val="132064A4"/>
    <w:rsid w:val="1327FF8F"/>
    <w:rsid w:val="132C6520"/>
    <w:rsid w:val="133164CB"/>
    <w:rsid w:val="1332E4EF"/>
    <w:rsid w:val="1334B80D"/>
    <w:rsid w:val="13384781"/>
    <w:rsid w:val="133F9D8B"/>
    <w:rsid w:val="13573FDB"/>
    <w:rsid w:val="1364A444"/>
    <w:rsid w:val="1365F0FE"/>
    <w:rsid w:val="13702B27"/>
    <w:rsid w:val="13711A44"/>
    <w:rsid w:val="1375A84C"/>
    <w:rsid w:val="1375FCE4"/>
    <w:rsid w:val="13774EAD"/>
    <w:rsid w:val="13787856"/>
    <w:rsid w:val="137FFF85"/>
    <w:rsid w:val="13806061"/>
    <w:rsid w:val="13879524"/>
    <w:rsid w:val="138A5870"/>
    <w:rsid w:val="138B31A2"/>
    <w:rsid w:val="138BF55E"/>
    <w:rsid w:val="138D48CE"/>
    <w:rsid w:val="1390DCBF"/>
    <w:rsid w:val="13910DC5"/>
    <w:rsid w:val="13928B45"/>
    <w:rsid w:val="1392BA81"/>
    <w:rsid w:val="1395E4AB"/>
    <w:rsid w:val="13961A3B"/>
    <w:rsid w:val="139E63FB"/>
    <w:rsid w:val="139F1D9D"/>
    <w:rsid w:val="13A11C47"/>
    <w:rsid w:val="13A1B8D8"/>
    <w:rsid w:val="13A49D41"/>
    <w:rsid w:val="13A7BFE0"/>
    <w:rsid w:val="13ACD330"/>
    <w:rsid w:val="13ADE6A0"/>
    <w:rsid w:val="13B1C9BE"/>
    <w:rsid w:val="13B7EE81"/>
    <w:rsid w:val="13B93EF6"/>
    <w:rsid w:val="13B97B85"/>
    <w:rsid w:val="13C3E811"/>
    <w:rsid w:val="13C4C011"/>
    <w:rsid w:val="13C52950"/>
    <w:rsid w:val="13CD4C73"/>
    <w:rsid w:val="13D33ADE"/>
    <w:rsid w:val="13DFBABB"/>
    <w:rsid w:val="13E798DE"/>
    <w:rsid w:val="13F09459"/>
    <w:rsid w:val="13FB0A5E"/>
    <w:rsid w:val="13FB64F8"/>
    <w:rsid w:val="1402EAC4"/>
    <w:rsid w:val="1403764C"/>
    <w:rsid w:val="14056B09"/>
    <w:rsid w:val="1409CE91"/>
    <w:rsid w:val="140D6E60"/>
    <w:rsid w:val="140EBCFA"/>
    <w:rsid w:val="14165624"/>
    <w:rsid w:val="1418EBCE"/>
    <w:rsid w:val="14281C7C"/>
    <w:rsid w:val="142A9B72"/>
    <w:rsid w:val="142BBC7D"/>
    <w:rsid w:val="142DB464"/>
    <w:rsid w:val="142E0A4B"/>
    <w:rsid w:val="1431CF68"/>
    <w:rsid w:val="14390D52"/>
    <w:rsid w:val="143BF643"/>
    <w:rsid w:val="143FFF7C"/>
    <w:rsid w:val="14423CF5"/>
    <w:rsid w:val="1445B0B3"/>
    <w:rsid w:val="1445BE4D"/>
    <w:rsid w:val="1447CD48"/>
    <w:rsid w:val="1447D273"/>
    <w:rsid w:val="14494597"/>
    <w:rsid w:val="144B72CB"/>
    <w:rsid w:val="144B9845"/>
    <w:rsid w:val="1451F6A8"/>
    <w:rsid w:val="14525777"/>
    <w:rsid w:val="1454D0F6"/>
    <w:rsid w:val="1459BE28"/>
    <w:rsid w:val="145DE947"/>
    <w:rsid w:val="14607EB5"/>
    <w:rsid w:val="14671935"/>
    <w:rsid w:val="14678C5C"/>
    <w:rsid w:val="146EDF1D"/>
    <w:rsid w:val="1473E020"/>
    <w:rsid w:val="147B54DB"/>
    <w:rsid w:val="148528E6"/>
    <w:rsid w:val="1489F050"/>
    <w:rsid w:val="1491E569"/>
    <w:rsid w:val="149ACD3B"/>
    <w:rsid w:val="149BD9A8"/>
    <w:rsid w:val="149ED61F"/>
    <w:rsid w:val="14A7E0E2"/>
    <w:rsid w:val="14AA1715"/>
    <w:rsid w:val="14AA804C"/>
    <w:rsid w:val="14AB7F0C"/>
    <w:rsid w:val="14B43665"/>
    <w:rsid w:val="14B9F981"/>
    <w:rsid w:val="14C85383"/>
    <w:rsid w:val="14CF8DB9"/>
    <w:rsid w:val="14DA784B"/>
    <w:rsid w:val="14E44B49"/>
    <w:rsid w:val="14E58427"/>
    <w:rsid w:val="14F17C71"/>
    <w:rsid w:val="14F766A8"/>
    <w:rsid w:val="14F7BBDB"/>
    <w:rsid w:val="1503C932"/>
    <w:rsid w:val="1504C8C1"/>
    <w:rsid w:val="15061DB7"/>
    <w:rsid w:val="1507D3AB"/>
    <w:rsid w:val="150C3CB1"/>
    <w:rsid w:val="150C80BE"/>
    <w:rsid w:val="151A07CF"/>
    <w:rsid w:val="151A733D"/>
    <w:rsid w:val="151B24BF"/>
    <w:rsid w:val="15226761"/>
    <w:rsid w:val="1523EE11"/>
    <w:rsid w:val="15275E27"/>
    <w:rsid w:val="15278FBC"/>
    <w:rsid w:val="152CD91B"/>
    <w:rsid w:val="152D4C83"/>
    <w:rsid w:val="15320DE4"/>
    <w:rsid w:val="1533F372"/>
    <w:rsid w:val="1537529F"/>
    <w:rsid w:val="15386EBF"/>
    <w:rsid w:val="153BA520"/>
    <w:rsid w:val="153D6798"/>
    <w:rsid w:val="1540953B"/>
    <w:rsid w:val="154ED028"/>
    <w:rsid w:val="15528FCC"/>
    <w:rsid w:val="1552C4CC"/>
    <w:rsid w:val="15537FEE"/>
    <w:rsid w:val="1555CBAC"/>
    <w:rsid w:val="1555E031"/>
    <w:rsid w:val="1555F862"/>
    <w:rsid w:val="15568343"/>
    <w:rsid w:val="155AA5F0"/>
    <w:rsid w:val="15626DC2"/>
    <w:rsid w:val="15638FC9"/>
    <w:rsid w:val="15644B22"/>
    <w:rsid w:val="1568C864"/>
    <w:rsid w:val="156CF707"/>
    <w:rsid w:val="156D1E16"/>
    <w:rsid w:val="156ECB41"/>
    <w:rsid w:val="15794EAF"/>
    <w:rsid w:val="1579C87F"/>
    <w:rsid w:val="157AB201"/>
    <w:rsid w:val="1588A141"/>
    <w:rsid w:val="159161BE"/>
    <w:rsid w:val="1592E517"/>
    <w:rsid w:val="159D05C7"/>
    <w:rsid w:val="159D7E20"/>
    <w:rsid w:val="15A45992"/>
    <w:rsid w:val="15A6109C"/>
    <w:rsid w:val="15AB883B"/>
    <w:rsid w:val="15B110C2"/>
    <w:rsid w:val="15BB86B4"/>
    <w:rsid w:val="15C2B368"/>
    <w:rsid w:val="15C87AF6"/>
    <w:rsid w:val="15CD107E"/>
    <w:rsid w:val="15D09969"/>
    <w:rsid w:val="15D89626"/>
    <w:rsid w:val="15DCE01D"/>
    <w:rsid w:val="15DF1C14"/>
    <w:rsid w:val="15DF3FA8"/>
    <w:rsid w:val="15DF7A92"/>
    <w:rsid w:val="15E77C4B"/>
    <w:rsid w:val="15E80FDF"/>
    <w:rsid w:val="15E85F44"/>
    <w:rsid w:val="15E8689E"/>
    <w:rsid w:val="15E8EBA2"/>
    <w:rsid w:val="15F7C4AF"/>
    <w:rsid w:val="15FFB64B"/>
    <w:rsid w:val="16001653"/>
    <w:rsid w:val="160492CC"/>
    <w:rsid w:val="160BA0B9"/>
    <w:rsid w:val="160BD89E"/>
    <w:rsid w:val="160D402F"/>
    <w:rsid w:val="160E28D4"/>
    <w:rsid w:val="16114EDD"/>
    <w:rsid w:val="161E10C4"/>
    <w:rsid w:val="16219B41"/>
    <w:rsid w:val="162683E8"/>
    <w:rsid w:val="16286673"/>
    <w:rsid w:val="1629E56C"/>
    <w:rsid w:val="162A05D0"/>
    <w:rsid w:val="162B1489"/>
    <w:rsid w:val="163404A1"/>
    <w:rsid w:val="163E5B00"/>
    <w:rsid w:val="1651EAD8"/>
    <w:rsid w:val="16521601"/>
    <w:rsid w:val="16541754"/>
    <w:rsid w:val="16572D87"/>
    <w:rsid w:val="16587393"/>
    <w:rsid w:val="165A54E9"/>
    <w:rsid w:val="165B9868"/>
    <w:rsid w:val="166298D9"/>
    <w:rsid w:val="16632D95"/>
    <w:rsid w:val="1670F982"/>
    <w:rsid w:val="1677134D"/>
    <w:rsid w:val="167AC791"/>
    <w:rsid w:val="1681AC9F"/>
    <w:rsid w:val="1681FF06"/>
    <w:rsid w:val="16820645"/>
    <w:rsid w:val="16869C60"/>
    <w:rsid w:val="16880550"/>
    <w:rsid w:val="168C25F3"/>
    <w:rsid w:val="168F579C"/>
    <w:rsid w:val="1698089F"/>
    <w:rsid w:val="16988CAF"/>
    <w:rsid w:val="169930B4"/>
    <w:rsid w:val="16A3F5F9"/>
    <w:rsid w:val="16A43862"/>
    <w:rsid w:val="16A46EFD"/>
    <w:rsid w:val="16A87D07"/>
    <w:rsid w:val="16AF939C"/>
    <w:rsid w:val="16AFDB97"/>
    <w:rsid w:val="16B75A3C"/>
    <w:rsid w:val="16B8859D"/>
    <w:rsid w:val="16BA6EA3"/>
    <w:rsid w:val="16BEAEB5"/>
    <w:rsid w:val="16BEB23B"/>
    <w:rsid w:val="16BFBF8F"/>
    <w:rsid w:val="16C01C5F"/>
    <w:rsid w:val="16C0CAB4"/>
    <w:rsid w:val="16C0F9FB"/>
    <w:rsid w:val="16C37D18"/>
    <w:rsid w:val="16C443B7"/>
    <w:rsid w:val="16C5EB0F"/>
    <w:rsid w:val="16C6B2C6"/>
    <w:rsid w:val="16C9748A"/>
    <w:rsid w:val="16C9B6C4"/>
    <w:rsid w:val="16CAD7B4"/>
    <w:rsid w:val="16CCF5BA"/>
    <w:rsid w:val="16CE94F7"/>
    <w:rsid w:val="16D0916E"/>
    <w:rsid w:val="16D129D6"/>
    <w:rsid w:val="16D2CC92"/>
    <w:rsid w:val="16D60D03"/>
    <w:rsid w:val="16D6930D"/>
    <w:rsid w:val="16DFD38E"/>
    <w:rsid w:val="16EE9B79"/>
    <w:rsid w:val="16F20EFA"/>
    <w:rsid w:val="16FB815F"/>
    <w:rsid w:val="16FD4135"/>
    <w:rsid w:val="17004522"/>
    <w:rsid w:val="1701BEB7"/>
    <w:rsid w:val="17091905"/>
    <w:rsid w:val="1709ECE4"/>
    <w:rsid w:val="170B241F"/>
    <w:rsid w:val="170DCBCF"/>
    <w:rsid w:val="170DE88B"/>
    <w:rsid w:val="17118269"/>
    <w:rsid w:val="17168262"/>
    <w:rsid w:val="1716B5E2"/>
    <w:rsid w:val="1716DC7E"/>
    <w:rsid w:val="1719CB38"/>
    <w:rsid w:val="171A91ED"/>
    <w:rsid w:val="171AB7E9"/>
    <w:rsid w:val="171CA292"/>
    <w:rsid w:val="172462CF"/>
    <w:rsid w:val="172578BA"/>
    <w:rsid w:val="172A032D"/>
    <w:rsid w:val="172B5CF6"/>
    <w:rsid w:val="172DD27A"/>
    <w:rsid w:val="172E3F37"/>
    <w:rsid w:val="17304EF8"/>
    <w:rsid w:val="1735AE58"/>
    <w:rsid w:val="173612A9"/>
    <w:rsid w:val="173A7638"/>
    <w:rsid w:val="174711EA"/>
    <w:rsid w:val="1749E079"/>
    <w:rsid w:val="174DBECD"/>
    <w:rsid w:val="174E1DA8"/>
    <w:rsid w:val="174FCB73"/>
    <w:rsid w:val="17534E20"/>
    <w:rsid w:val="17544096"/>
    <w:rsid w:val="17599AAA"/>
    <w:rsid w:val="175A34D1"/>
    <w:rsid w:val="175B5AFA"/>
    <w:rsid w:val="1760FD0E"/>
    <w:rsid w:val="1761BA8E"/>
    <w:rsid w:val="1762EEFD"/>
    <w:rsid w:val="17670002"/>
    <w:rsid w:val="176E52CA"/>
    <w:rsid w:val="176FAC80"/>
    <w:rsid w:val="1775C1D2"/>
    <w:rsid w:val="177B6E74"/>
    <w:rsid w:val="177B780F"/>
    <w:rsid w:val="177F9FE5"/>
    <w:rsid w:val="17815E63"/>
    <w:rsid w:val="1784F65B"/>
    <w:rsid w:val="1787414E"/>
    <w:rsid w:val="178AC19D"/>
    <w:rsid w:val="178B3404"/>
    <w:rsid w:val="179070DD"/>
    <w:rsid w:val="17949C52"/>
    <w:rsid w:val="1796DB6C"/>
    <w:rsid w:val="179D5CE3"/>
    <w:rsid w:val="17A864D3"/>
    <w:rsid w:val="17A9BD17"/>
    <w:rsid w:val="17A9DA8B"/>
    <w:rsid w:val="17AADA92"/>
    <w:rsid w:val="17B3A592"/>
    <w:rsid w:val="17B44965"/>
    <w:rsid w:val="17B8A5F8"/>
    <w:rsid w:val="17BD62E2"/>
    <w:rsid w:val="17BF2806"/>
    <w:rsid w:val="17C24709"/>
    <w:rsid w:val="17C46AB8"/>
    <w:rsid w:val="17C4A172"/>
    <w:rsid w:val="17C79927"/>
    <w:rsid w:val="17C98BAA"/>
    <w:rsid w:val="17CBE101"/>
    <w:rsid w:val="17D8EC4E"/>
    <w:rsid w:val="17DB5763"/>
    <w:rsid w:val="17DE3107"/>
    <w:rsid w:val="17DEBF05"/>
    <w:rsid w:val="17E06B6A"/>
    <w:rsid w:val="17E3CF89"/>
    <w:rsid w:val="17EACDE5"/>
    <w:rsid w:val="17EB8640"/>
    <w:rsid w:val="18013CA7"/>
    <w:rsid w:val="18017702"/>
    <w:rsid w:val="1802547C"/>
    <w:rsid w:val="18030059"/>
    <w:rsid w:val="18077EAA"/>
    <w:rsid w:val="1807A8CB"/>
    <w:rsid w:val="1812DA01"/>
    <w:rsid w:val="18158F1E"/>
    <w:rsid w:val="18171E50"/>
    <w:rsid w:val="181A7859"/>
    <w:rsid w:val="181F9379"/>
    <w:rsid w:val="1822CB71"/>
    <w:rsid w:val="18232A7F"/>
    <w:rsid w:val="182556F2"/>
    <w:rsid w:val="1829168E"/>
    <w:rsid w:val="18341036"/>
    <w:rsid w:val="1835079C"/>
    <w:rsid w:val="18390E7D"/>
    <w:rsid w:val="183CBEB5"/>
    <w:rsid w:val="183F20AC"/>
    <w:rsid w:val="183F9BB1"/>
    <w:rsid w:val="184CC72A"/>
    <w:rsid w:val="1854EAF7"/>
    <w:rsid w:val="18587274"/>
    <w:rsid w:val="1864CD90"/>
    <w:rsid w:val="1866A2D9"/>
    <w:rsid w:val="1869BBA8"/>
    <w:rsid w:val="1870D4D5"/>
    <w:rsid w:val="1871406B"/>
    <w:rsid w:val="18717D19"/>
    <w:rsid w:val="187D38B9"/>
    <w:rsid w:val="1881B81D"/>
    <w:rsid w:val="1888D54E"/>
    <w:rsid w:val="188A06C6"/>
    <w:rsid w:val="188D5285"/>
    <w:rsid w:val="188E4B4E"/>
    <w:rsid w:val="189539C0"/>
    <w:rsid w:val="1897B041"/>
    <w:rsid w:val="1897D1AA"/>
    <w:rsid w:val="189A6167"/>
    <w:rsid w:val="189BCAB8"/>
    <w:rsid w:val="18A0F4B5"/>
    <w:rsid w:val="18A48C19"/>
    <w:rsid w:val="18A53D29"/>
    <w:rsid w:val="18A5D030"/>
    <w:rsid w:val="18A89D21"/>
    <w:rsid w:val="18B4BABD"/>
    <w:rsid w:val="18B57AFE"/>
    <w:rsid w:val="18BB993E"/>
    <w:rsid w:val="18BF0E2B"/>
    <w:rsid w:val="18C03A57"/>
    <w:rsid w:val="18C19F7F"/>
    <w:rsid w:val="18C4553B"/>
    <w:rsid w:val="18C8BEEF"/>
    <w:rsid w:val="18CA4C81"/>
    <w:rsid w:val="18CB1E98"/>
    <w:rsid w:val="18CBA17C"/>
    <w:rsid w:val="18DE6DF3"/>
    <w:rsid w:val="18EB26B5"/>
    <w:rsid w:val="18EDB4B1"/>
    <w:rsid w:val="18F086DB"/>
    <w:rsid w:val="18F8618A"/>
    <w:rsid w:val="18FBA068"/>
    <w:rsid w:val="18FC577D"/>
    <w:rsid w:val="18FCDEA6"/>
    <w:rsid w:val="1902083A"/>
    <w:rsid w:val="1903D139"/>
    <w:rsid w:val="1904CD8B"/>
    <w:rsid w:val="19067D03"/>
    <w:rsid w:val="191010F6"/>
    <w:rsid w:val="19116571"/>
    <w:rsid w:val="1913103B"/>
    <w:rsid w:val="19141170"/>
    <w:rsid w:val="1915CFC8"/>
    <w:rsid w:val="191A7683"/>
    <w:rsid w:val="191E7271"/>
    <w:rsid w:val="191FCC50"/>
    <w:rsid w:val="1920CCBB"/>
    <w:rsid w:val="192271AD"/>
    <w:rsid w:val="1929EEF4"/>
    <w:rsid w:val="193607DD"/>
    <w:rsid w:val="193B63F7"/>
    <w:rsid w:val="193D3CA3"/>
    <w:rsid w:val="193F4718"/>
    <w:rsid w:val="1946EAAF"/>
    <w:rsid w:val="19486692"/>
    <w:rsid w:val="1949DAD5"/>
    <w:rsid w:val="1950EEA1"/>
    <w:rsid w:val="1954EDBC"/>
    <w:rsid w:val="19559C24"/>
    <w:rsid w:val="19564041"/>
    <w:rsid w:val="1956EE50"/>
    <w:rsid w:val="19572EDB"/>
    <w:rsid w:val="195AF6A4"/>
    <w:rsid w:val="195F9486"/>
    <w:rsid w:val="19607C61"/>
    <w:rsid w:val="1961B455"/>
    <w:rsid w:val="1967273E"/>
    <w:rsid w:val="196A0BC3"/>
    <w:rsid w:val="196D556C"/>
    <w:rsid w:val="196DC756"/>
    <w:rsid w:val="196E72F2"/>
    <w:rsid w:val="1971F7CD"/>
    <w:rsid w:val="19739122"/>
    <w:rsid w:val="19745E65"/>
    <w:rsid w:val="1979CC52"/>
    <w:rsid w:val="197A0168"/>
    <w:rsid w:val="197FC2B6"/>
    <w:rsid w:val="198A7817"/>
    <w:rsid w:val="198A95E2"/>
    <w:rsid w:val="198CA72A"/>
    <w:rsid w:val="198D5B20"/>
    <w:rsid w:val="1992AD58"/>
    <w:rsid w:val="1994D666"/>
    <w:rsid w:val="19971B53"/>
    <w:rsid w:val="19971EDA"/>
    <w:rsid w:val="19993E84"/>
    <w:rsid w:val="199D3839"/>
    <w:rsid w:val="199E144A"/>
    <w:rsid w:val="199E4190"/>
    <w:rsid w:val="199F91DC"/>
    <w:rsid w:val="19A4505C"/>
    <w:rsid w:val="19A4A01E"/>
    <w:rsid w:val="19A72809"/>
    <w:rsid w:val="19A8D777"/>
    <w:rsid w:val="19B0D22C"/>
    <w:rsid w:val="19BB4661"/>
    <w:rsid w:val="19C2538A"/>
    <w:rsid w:val="19C33057"/>
    <w:rsid w:val="19C6141E"/>
    <w:rsid w:val="19C6C1A7"/>
    <w:rsid w:val="19C8645B"/>
    <w:rsid w:val="19C9C352"/>
    <w:rsid w:val="19CA0AB0"/>
    <w:rsid w:val="19CD1F72"/>
    <w:rsid w:val="19CDA9BD"/>
    <w:rsid w:val="19CE1297"/>
    <w:rsid w:val="19D25CF2"/>
    <w:rsid w:val="19DCFA0F"/>
    <w:rsid w:val="19E22942"/>
    <w:rsid w:val="19E483D5"/>
    <w:rsid w:val="19E6E05A"/>
    <w:rsid w:val="19E7849E"/>
    <w:rsid w:val="19E92E31"/>
    <w:rsid w:val="19EAC387"/>
    <w:rsid w:val="19EC824F"/>
    <w:rsid w:val="19EF6312"/>
    <w:rsid w:val="19EF6ABE"/>
    <w:rsid w:val="19F69D20"/>
    <w:rsid w:val="19F8AEC5"/>
    <w:rsid w:val="19FB24C0"/>
    <w:rsid w:val="19FB55E3"/>
    <w:rsid w:val="19FCF844"/>
    <w:rsid w:val="1A008041"/>
    <w:rsid w:val="1A045ECA"/>
    <w:rsid w:val="1A057B58"/>
    <w:rsid w:val="1A088162"/>
    <w:rsid w:val="1A0AE6D9"/>
    <w:rsid w:val="1A0B4750"/>
    <w:rsid w:val="1A0F06D2"/>
    <w:rsid w:val="1A1B2F9B"/>
    <w:rsid w:val="1A26D4B1"/>
    <w:rsid w:val="1A2A21FA"/>
    <w:rsid w:val="1A2B3CC4"/>
    <w:rsid w:val="1A2BDDB6"/>
    <w:rsid w:val="1A2CABEF"/>
    <w:rsid w:val="1A2D9E50"/>
    <w:rsid w:val="1A2DD25F"/>
    <w:rsid w:val="1A2F707C"/>
    <w:rsid w:val="1A335A4B"/>
    <w:rsid w:val="1A34FF51"/>
    <w:rsid w:val="1A3F63C1"/>
    <w:rsid w:val="1A43CF74"/>
    <w:rsid w:val="1A46A200"/>
    <w:rsid w:val="1A475F6B"/>
    <w:rsid w:val="1A482F0D"/>
    <w:rsid w:val="1A4A1A2D"/>
    <w:rsid w:val="1A4AAEA8"/>
    <w:rsid w:val="1A5065F2"/>
    <w:rsid w:val="1A558786"/>
    <w:rsid w:val="1A55A603"/>
    <w:rsid w:val="1A5646DE"/>
    <w:rsid w:val="1A5B992B"/>
    <w:rsid w:val="1A5C558E"/>
    <w:rsid w:val="1A5D3202"/>
    <w:rsid w:val="1A65567A"/>
    <w:rsid w:val="1A683F4D"/>
    <w:rsid w:val="1A688EBF"/>
    <w:rsid w:val="1A69444B"/>
    <w:rsid w:val="1A6D271A"/>
    <w:rsid w:val="1A76CB0F"/>
    <w:rsid w:val="1A7ABC3C"/>
    <w:rsid w:val="1A8195EE"/>
    <w:rsid w:val="1A87905C"/>
    <w:rsid w:val="1A8F99FB"/>
    <w:rsid w:val="1A90DE3D"/>
    <w:rsid w:val="1A9A3031"/>
    <w:rsid w:val="1A9ACAE1"/>
    <w:rsid w:val="1A9B6792"/>
    <w:rsid w:val="1A9D4179"/>
    <w:rsid w:val="1A9FF15F"/>
    <w:rsid w:val="1AA49FD6"/>
    <w:rsid w:val="1AA60BA7"/>
    <w:rsid w:val="1AA619EE"/>
    <w:rsid w:val="1AA67503"/>
    <w:rsid w:val="1AA7A56A"/>
    <w:rsid w:val="1AA87E38"/>
    <w:rsid w:val="1AA9220A"/>
    <w:rsid w:val="1AABE936"/>
    <w:rsid w:val="1AADBE84"/>
    <w:rsid w:val="1AB6CAA5"/>
    <w:rsid w:val="1ABC2700"/>
    <w:rsid w:val="1AC74781"/>
    <w:rsid w:val="1AC8BBEC"/>
    <w:rsid w:val="1ACCCDEF"/>
    <w:rsid w:val="1ACDC17B"/>
    <w:rsid w:val="1AD17BBE"/>
    <w:rsid w:val="1AD593FF"/>
    <w:rsid w:val="1AD6904A"/>
    <w:rsid w:val="1AD824FD"/>
    <w:rsid w:val="1ADA77FD"/>
    <w:rsid w:val="1ADB59D2"/>
    <w:rsid w:val="1AE2D208"/>
    <w:rsid w:val="1AEE5265"/>
    <w:rsid w:val="1AF4DFDB"/>
    <w:rsid w:val="1AFD136B"/>
    <w:rsid w:val="1B055564"/>
    <w:rsid w:val="1B06416F"/>
    <w:rsid w:val="1B07CA30"/>
    <w:rsid w:val="1B07EA82"/>
    <w:rsid w:val="1B099731"/>
    <w:rsid w:val="1B0AFE4B"/>
    <w:rsid w:val="1B0C79E5"/>
    <w:rsid w:val="1B0C7A1F"/>
    <w:rsid w:val="1B0CB06F"/>
    <w:rsid w:val="1B0CE4B0"/>
    <w:rsid w:val="1B0E086F"/>
    <w:rsid w:val="1B137543"/>
    <w:rsid w:val="1B14CD25"/>
    <w:rsid w:val="1B19692D"/>
    <w:rsid w:val="1B19A15E"/>
    <w:rsid w:val="1B1C1909"/>
    <w:rsid w:val="1B1C826F"/>
    <w:rsid w:val="1B20881F"/>
    <w:rsid w:val="1B2DE16C"/>
    <w:rsid w:val="1B2F00C0"/>
    <w:rsid w:val="1B32D0EA"/>
    <w:rsid w:val="1B37F231"/>
    <w:rsid w:val="1B38F736"/>
    <w:rsid w:val="1B3CC705"/>
    <w:rsid w:val="1B45A48B"/>
    <w:rsid w:val="1B46BF38"/>
    <w:rsid w:val="1B46E0E3"/>
    <w:rsid w:val="1B487AB7"/>
    <w:rsid w:val="1B49CAC7"/>
    <w:rsid w:val="1B564489"/>
    <w:rsid w:val="1B57D189"/>
    <w:rsid w:val="1B589FE0"/>
    <w:rsid w:val="1B5F5231"/>
    <w:rsid w:val="1B600DDD"/>
    <w:rsid w:val="1B645415"/>
    <w:rsid w:val="1B64AC13"/>
    <w:rsid w:val="1B66B8F1"/>
    <w:rsid w:val="1B6DD85A"/>
    <w:rsid w:val="1B7236BE"/>
    <w:rsid w:val="1B773594"/>
    <w:rsid w:val="1B77651E"/>
    <w:rsid w:val="1B7D45CA"/>
    <w:rsid w:val="1B7D7C82"/>
    <w:rsid w:val="1B83FEDA"/>
    <w:rsid w:val="1B867493"/>
    <w:rsid w:val="1B8B599C"/>
    <w:rsid w:val="1B8DDC2E"/>
    <w:rsid w:val="1B8DFA1D"/>
    <w:rsid w:val="1B8EB2B1"/>
    <w:rsid w:val="1B8EC17A"/>
    <w:rsid w:val="1B8FDC70"/>
    <w:rsid w:val="1B90846B"/>
    <w:rsid w:val="1B91F8E4"/>
    <w:rsid w:val="1B93F52F"/>
    <w:rsid w:val="1B97549A"/>
    <w:rsid w:val="1B9E9656"/>
    <w:rsid w:val="1B9FABAF"/>
    <w:rsid w:val="1BA52A00"/>
    <w:rsid w:val="1BB01B39"/>
    <w:rsid w:val="1BB1D2C7"/>
    <w:rsid w:val="1BB23B18"/>
    <w:rsid w:val="1BB2D0B5"/>
    <w:rsid w:val="1BB3DFE5"/>
    <w:rsid w:val="1BB97959"/>
    <w:rsid w:val="1BBB666E"/>
    <w:rsid w:val="1BC07752"/>
    <w:rsid w:val="1BD2DD89"/>
    <w:rsid w:val="1BD3E866"/>
    <w:rsid w:val="1BDB2D4A"/>
    <w:rsid w:val="1BDB6305"/>
    <w:rsid w:val="1BE3C1F3"/>
    <w:rsid w:val="1BF2026A"/>
    <w:rsid w:val="1BF36298"/>
    <w:rsid w:val="1C04F938"/>
    <w:rsid w:val="1C0A3638"/>
    <w:rsid w:val="1C0AB5CC"/>
    <w:rsid w:val="1C1962FA"/>
    <w:rsid w:val="1C1AADA2"/>
    <w:rsid w:val="1C1C27AD"/>
    <w:rsid w:val="1C1C5BF5"/>
    <w:rsid w:val="1C22BBB8"/>
    <w:rsid w:val="1C24968C"/>
    <w:rsid w:val="1C382B45"/>
    <w:rsid w:val="1C395F15"/>
    <w:rsid w:val="1C3FF2A7"/>
    <w:rsid w:val="1C44A44C"/>
    <w:rsid w:val="1C46670D"/>
    <w:rsid w:val="1C46FB2B"/>
    <w:rsid w:val="1C474863"/>
    <w:rsid w:val="1C4ABC4E"/>
    <w:rsid w:val="1C4CF3DE"/>
    <w:rsid w:val="1C4FDB06"/>
    <w:rsid w:val="1C513DFC"/>
    <w:rsid w:val="1C52485F"/>
    <w:rsid w:val="1C5B7616"/>
    <w:rsid w:val="1C5C07D3"/>
    <w:rsid w:val="1C5CC356"/>
    <w:rsid w:val="1C5F448C"/>
    <w:rsid w:val="1C63EEA6"/>
    <w:rsid w:val="1C647C29"/>
    <w:rsid w:val="1C66D476"/>
    <w:rsid w:val="1C67D8BB"/>
    <w:rsid w:val="1C680C8A"/>
    <w:rsid w:val="1C78BBD8"/>
    <w:rsid w:val="1C7A441E"/>
    <w:rsid w:val="1C7ADAB0"/>
    <w:rsid w:val="1C7BB068"/>
    <w:rsid w:val="1C810847"/>
    <w:rsid w:val="1C83DAE3"/>
    <w:rsid w:val="1C8DAD23"/>
    <w:rsid w:val="1C91BA7A"/>
    <w:rsid w:val="1C945B47"/>
    <w:rsid w:val="1C96FC06"/>
    <w:rsid w:val="1C99AA33"/>
    <w:rsid w:val="1C9B36E1"/>
    <w:rsid w:val="1C9D5ECD"/>
    <w:rsid w:val="1C9D919E"/>
    <w:rsid w:val="1CA58E4C"/>
    <w:rsid w:val="1CA8CF99"/>
    <w:rsid w:val="1CA8D951"/>
    <w:rsid w:val="1CAC15B2"/>
    <w:rsid w:val="1CAD0693"/>
    <w:rsid w:val="1CAE9142"/>
    <w:rsid w:val="1CB3CEAF"/>
    <w:rsid w:val="1CB50026"/>
    <w:rsid w:val="1CB62360"/>
    <w:rsid w:val="1CB8D032"/>
    <w:rsid w:val="1CB9C63D"/>
    <w:rsid w:val="1CBC33AD"/>
    <w:rsid w:val="1CBE4EBF"/>
    <w:rsid w:val="1CC2B2D3"/>
    <w:rsid w:val="1CC64D24"/>
    <w:rsid w:val="1CC67E14"/>
    <w:rsid w:val="1CC7EB2C"/>
    <w:rsid w:val="1CC8884A"/>
    <w:rsid w:val="1CCC729B"/>
    <w:rsid w:val="1CCF0C55"/>
    <w:rsid w:val="1CCF799E"/>
    <w:rsid w:val="1CD7319C"/>
    <w:rsid w:val="1CDC372F"/>
    <w:rsid w:val="1CE1B2B4"/>
    <w:rsid w:val="1CE1B4D3"/>
    <w:rsid w:val="1CE2CCF8"/>
    <w:rsid w:val="1CE4FAFE"/>
    <w:rsid w:val="1CE5204A"/>
    <w:rsid w:val="1CE96332"/>
    <w:rsid w:val="1CEAA4DF"/>
    <w:rsid w:val="1CEB3E7D"/>
    <w:rsid w:val="1CEE40B9"/>
    <w:rsid w:val="1CF1F301"/>
    <w:rsid w:val="1CF3EC17"/>
    <w:rsid w:val="1CF54353"/>
    <w:rsid w:val="1CF83DA1"/>
    <w:rsid w:val="1CFD7F52"/>
    <w:rsid w:val="1D015FAB"/>
    <w:rsid w:val="1D01C03E"/>
    <w:rsid w:val="1D04A72D"/>
    <w:rsid w:val="1D0A033C"/>
    <w:rsid w:val="1D0A731A"/>
    <w:rsid w:val="1D0BDB24"/>
    <w:rsid w:val="1D168860"/>
    <w:rsid w:val="1D16C2F2"/>
    <w:rsid w:val="1D1777BC"/>
    <w:rsid w:val="1D18FBD8"/>
    <w:rsid w:val="1D1CB1AA"/>
    <w:rsid w:val="1D247357"/>
    <w:rsid w:val="1D286486"/>
    <w:rsid w:val="1D32CB2D"/>
    <w:rsid w:val="1D37831F"/>
    <w:rsid w:val="1D392843"/>
    <w:rsid w:val="1D3A1C4B"/>
    <w:rsid w:val="1D3AD506"/>
    <w:rsid w:val="1D3FE08C"/>
    <w:rsid w:val="1D45D62F"/>
    <w:rsid w:val="1D4FFEDE"/>
    <w:rsid w:val="1D534DCF"/>
    <w:rsid w:val="1D5516B8"/>
    <w:rsid w:val="1D5CBDE2"/>
    <w:rsid w:val="1D601D5B"/>
    <w:rsid w:val="1D6C5A49"/>
    <w:rsid w:val="1D6F615D"/>
    <w:rsid w:val="1D6FF3CA"/>
    <w:rsid w:val="1D71CD01"/>
    <w:rsid w:val="1D72D7FD"/>
    <w:rsid w:val="1D73F657"/>
    <w:rsid w:val="1D7A0090"/>
    <w:rsid w:val="1D7D363C"/>
    <w:rsid w:val="1D7D3D3D"/>
    <w:rsid w:val="1D81FB7E"/>
    <w:rsid w:val="1D829C03"/>
    <w:rsid w:val="1D82FA94"/>
    <w:rsid w:val="1D92C3C1"/>
    <w:rsid w:val="1D93B281"/>
    <w:rsid w:val="1D98001F"/>
    <w:rsid w:val="1D98F232"/>
    <w:rsid w:val="1D99036A"/>
    <w:rsid w:val="1D9A45D9"/>
    <w:rsid w:val="1D9DCFCB"/>
    <w:rsid w:val="1D9FF40E"/>
    <w:rsid w:val="1DA1AE85"/>
    <w:rsid w:val="1DA52019"/>
    <w:rsid w:val="1DA79EB6"/>
    <w:rsid w:val="1DA80AAE"/>
    <w:rsid w:val="1DAB3766"/>
    <w:rsid w:val="1DAF2ADD"/>
    <w:rsid w:val="1DB08938"/>
    <w:rsid w:val="1DB60128"/>
    <w:rsid w:val="1DB804E6"/>
    <w:rsid w:val="1DBC31C4"/>
    <w:rsid w:val="1DC3D7A8"/>
    <w:rsid w:val="1DC70705"/>
    <w:rsid w:val="1DC90140"/>
    <w:rsid w:val="1DCFD6F4"/>
    <w:rsid w:val="1DD49058"/>
    <w:rsid w:val="1DD736AF"/>
    <w:rsid w:val="1DDB1741"/>
    <w:rsid w:val="1DE062E0"/>
    <w:rsid w:val="1DE1BC7C"/>
    <w:rsid w:val="1DE3A85D"/>
    <w:rsid w:val="1DE4E8E2"/>
    <w:rsid w:val="1DE55A59"/>
    <w:rsid w:val="1DEBE97A"/>
    <w:rsid w:val="1DEC00DC"/>
    <w:rsid w:val="1DEC31CD"/>
    <w:rsid w:val="1DF12AD2"/>
    <w:rsid w:val="1DF54A4B"/>
    <w:rsid w:val="1DF8BFF2"/>
    <w:rsid w:val="1E016197"/>
    <w:rsid w:val="1E0F0AE3"/>
    <w:rsid w:val="1E10C633"/>
    <w:rsid w:val="1E17B569"/>
    <w:rsid w:val="1E1D4828"/>
    <w:rsid w:val="1E1FED4E"/>
    <w:rsid w:val="1E217BB9"/>
    <w:rsid w:val="1E2A7528"/>
    <w:rsid w:val="1E303488"/>
    <w:rsid w:val="1E331FEB"/>
    <w:rsid w:val="1E343198"/>
    <w:rsid w:val="1E3445C7"/>
    <w:rsid w:val="1E38B857"/>
    <w:rsid w:val="1E3983D7"/>
    <w:rsid w:val="1E3D59D8"/>
    <w:rsid w:val="1E3E1611"/>
    <w:rsid w:val="1E408CF3"/>
    <w:rsid w:val="1E413E13"/>
    <w:rsid w:val="1E4817D1"/>
    <w:rsid w:val="1E4E3E01"/>
    <w:rsid w:val="1E56D2F6"/>
    <w:rsid w:val="1E57E479"/>
    <w:rsid w:val="1E582DCB"/>
    <w:rsid w:val="1E6A623C"/>
    <w:rsid w:val="1E6BD9B0"/>
    <w:rsid w:val="1E6D4246"/>
    <w:rsid w:val="1E6DA511"/>
    <w:rsid w:val="1E73AAD3"/>
    <w:rsid w:val="1E73C114"/>
    <w:rsid w:val="1E77BF3E"/>
    <w:rsid w:val="1E7D62F1"/>
    <w:rsid w:val="1E84F1E2"/>
    <w:rsid w:val="1E8CA70C"/>
    <w:rsid w:val="1E8DBEC7"/>
    <w:rsid w:val="1E901881"/>
    <w:rsid w:val="1E9C02C7"/>
    <w:rsid w:val="1E9CC443"/>
    <w:rsid w:val="1E9E8599"/>
    <w:rsid w:val="1EAA68DC"/>
    <w:rsid w:val="1EB044CF"/>
    <w:rsid w:val="1EC53E5D"/>
    <w:rsid w:val="1EC56AA3"/>
    <w:rsid w:val="1EC910AA"/>
    <w:rsid w:val="1ECC8656"/>
    <w:rsid w:val="1ECEFA2F"/>
    <w:rsid w:val="1ED30D70"/>
    <w:rsid w:val="1ED5C5CB"/>
    <w:rsid w:val="1ED82E86"/>
    <w:rsid w:val="1ED8937B"/>
    <w:rsid w:val="1EDC2970"/>
    <w:rsid w:val="1EDF0258"/>
    <w:rsid w:val="1EDFA53F"/>
    <w:rsid w:val="1EE44F1B"/>
    <w:rsid w:val="1EE471E0"/>
    <w:rsid w:val="1EE63DFB"/>
    <w:rsid w:val="1EEBD62D"/>
    <w:rsid w:val="1EEDC1F7"/>
    <w:rsid w:val="1EF718AB"/>
    <w:rsid w:val="1EFB1670"/>
    <w:rsid w:val="1EFEAB31"/>
    <w:rsid w:val="1EFF48C3"/>
    <w:rsid w:val="1F0006F0"/>
    <w:rsid w:val="1F0B90BF"/>
    <w:rsid w:val="1F0C62CC"/>
    <w:rsid w:val="1F0DA1A0"/>
    <w:rsid w:val="1F0E6C8A"/>
    <w:rsid w:val="1F0F208A"/>
    <w:rsid w:val="1F1D50B2"/>
    <w:rsid w:val="1F21307E"/>
    <w:rsid w:val="1F222586"/>
    <w:rsid w:val="1F261DFD"/>
    <w:rsid w:val="1F29B52E"/>
    <w:rsid w:val="1F2BF3F5"/>
    <w:rsid w:val="1F2DC3EE"/>
    <w:rsid w:val="1F30E355"/>
    <w:rsid w:val="1F31F23E"/>
    <w:rsid w:val="1F32264B"/>
    <w:rsid w:val="1F325776"/>
    <w:rsid w:val="1F3A9A9B"/>
    <w:rsid w:val="1F3DE208"/>
    <w:rsid w:val="1F413079"/>
    <w:rsid w:val="1F45C900"/>
    <w:rsid w:val="1F4BE709"/>
    <w:rsid w:val="1F4C64E4"/>
    <w:rsid w:val="1F4D9532"/>
    <w:rsid w:val="1F510586"/>
    <w:rsid w:val="1F52DB38"/>
    <w:rsid w:val="1F585156"/>
    <w:rsid w:val="1F5B9FA2"/>
    <w:rsid w:val="1F5EF7AB"/>
    <w:rsid w:val="1F600979"/>
    <w:rsid w:val="1F636140"/>
    <w:rsid w:val="1F6AB3FD"/>
    <w:rsid w:val="1F6D04CF"/>
    <w:rsid w:val="1F6F58F6"/>
    <w:rsid w:val="1F705896"/>
    <w:rsid w:val="1F72C08C"/>
    <w:rsid w:val="1F73CE67"/>
    <w:rsid w:val="1F783E48"/>
    <w:rsid w:val="1F798EA2"/>
    <w:rsid w:val="1F7B2C5D"/>
    <w:rsid w:val="1F8372DA"/>
    <w:rsid w:val="1F85C3E2"/>
    <w:rsid w:val="1F8C19C8"/>
    <w:rsid w:val="1F94BB2B"/>
    <w:rsid w:val="1F957C26"/>
    <w:rsid w:val="1F96B748"/>
    <w:rsid w:val="1F988017"/>
    <w:rsid w:val="1F994381"/>
    <w:rsid w:val="1F9CD288"/>
    <w:rsid w:val="1F9E3323"/>
    <w:rsid w:val="1F9EE84E"/>
    <w:rsid w:val="1FA622B8"/>
    <w:rsid w:val="1FA7834B"/>
    <w:rsid w:val="1FB3F869"/>
    <w:rsid w:val="1FB57B19"/>
    <w:rsid w:val="1FB7EE02"/>
    <w:rsid w:val="1FB88704"/>
    <w:rsid w:val="1FB8FCBA"/>
    <w:rsid w:val="1FC27F3F"/>
    <w:rsid w:val="1FC2807F"/>
    <w:rsid w:val="1FC9751E"/>
    <w:rsid w:val="1FCC0FEF"/>
    <w:rsid w:val="1FCFA42E"/>
    <w:rsid w:val="1FD5C2BB"/>
    <w:rsid w:val="1FE1895A"/>
    <w:rsid w:val="1FE356AE"/>
    <w:rsid w:val="1FE677C0"/>
    <w:rsid w:val="1FF2938A"/>
    <w:rsid w:val="1FF39048"/>
    <w:rsid w:val="1FF7EB21"/>
    <w:rsid w:val="1FF81260"/>
    <w:rsid w:val="1FFB6342"/>
    <w:rsid w:val="1FFC6810"/>
    <w:rsid w:val="200599F7"/>
    <w:rsid w:val="200879B6"/>
    <w:rsid w:val="20137111"/>
    <w:rsid w:val="201E1E34"/>
    <w:rsid w:val="201FDC83"/>
    <w:rsid w:val="20201E38"/>
    <w:rsid w:val="202035CD"/>
    <w:rsid w:val="20244417"/>
    <w:rsid w:val="20299EE3"/>
    <w:rsid w:val="202ABC9C"/>
    <w:rsid w:val="202C712D"/>
    <w:rsid w:val="202EAE3E"/>
    <w:rsid w:val="2032D8F4"/>
    <w:rsid w:val="20335111"/>
    <w:rsid w:val="2035286D"/>
    <w:rsid w:val="20375226"/>
    <w:rsid w:val="20384936"/>
    <w:rsid w:val="2039A0AF"/>
    <w:rsid w:val="2051737C"/>
    <w:rsid w:val="2058EB99"/>
    <w:rsid w:val="20591484"/>
    <w:rsid w:val="205AF07D"/>
    <w:rsid w:val="205B92FC"/>
    <w:rsid w:val="206EBC4A"/>
    <w:rsid w:val="206EE238"/>
    <w:rsid w:val="207EC423"/>
    <w:rsid w:val="208254F2"/>
    <w:rsid w:val="2083707A"/>
    <w:rsid w:val="2085FCF8"/>
    <w:rsid w:val="2086B3DE"/>
    <w:rsid w:val="208A2D87"/>
    <w:rsid w:val="2091AD7F"/>
    <w:rsid w:val="209DCBFD"/>
    <w:rsid w:val="20A663C2"/>
    <w:rsid w:val="20B54254"/>
    <w:rsid w:val="20B7AC65"/>
    <w:rsid w:val="20B86611"/>
    <w:rsid w:val="20BA9D42"/>
    <w:rsid w:val="20BAFAAE"/>
    <w:rsid w:val="20BF6FFB"/>
    <w:rsid w:val="20C0240C"/>
    <w:rsid w:val="20C5705D"/>
    <w:rsid w:val="20C60170"/>
    <w:rsid w:val="20CE1293"/>
    <w:rsid w:val="20CE331A"/>
    <w:rsid w:val="20D5F5A1"/>
    <w:rsid w:val="20D77FEA"/>
    <w:rsid w:val="20DE2DCE"/>
    <w:rsid w:val="20E0EEE6"/>
    <w:rsid w:val="20E29B24"/>
    <w:rsid w:val="20E3A7D1"/>
    <w:rsid w:val="20E9F4BF"/>
    <w:rsid w:val="20EAC2FA"/>
    <w:rsid w:val="20EC3A70"/>
    <w:rsid w:val="20FCEE42"/>
    <w:rsid w:val="21073099"/>
    <w:rsid w:val="2107D2CD"/>
    <w:rsid w:val="21087438"/>
    <w:rsid w:val="210A6F43"/>
    <w:rsid w:val="210ABDF3"/>
    <w:rsid w:val="210C879D"/>
    <w:rsid w:val="210E99E9"/>
    <w:rsid w:val="210F59EC"/>
    <w:rsid w:val="2110D5D8"/>
    <w:rsid w:val="21142978"/>
    <w:rsid w:val="211AAF22"/>
    <w:rsid w:val="211BDD77"/>
    <w:rsid w:val="211F5D51"/>
    <w:rsid w:val="21247DC2"/>
    <w:rsid w:val="212F0210"/>
    <w:rsid w:val="2139B5DD"/>
    <w:rsid w:val="213C710F"/>
    <w:rsid w:val="213E92E1"/>
    <w:rsid w:val="2147399D"/>
    <w:rsid w:val="2147FF2D"/>
    <w:rsid w:val="215224A0"/>
    <w:rsid w:val="215A79DB"/>
    <w:rsid w:val="215A7B4C"/>
    <w:rsid w:val="215BE879"/>
    <w:rsid w:val="215DFF62"/>
    <w:rsid w:val="215EB4F5"/>
    <w:rsid w:val="21658768"/>
    <w:rsid w:val="216A4C8D"/>
    <w:rsid w:val="216AFD0D"/>
    <w:rsid w:val="216CD24B"/>
    <w:rsid w:val="216F9566"/>
    <w:rsid w:val="2171A891"/>
    <w:rsid w:val="21726EB7"/>
    <w:rsid w:val="2172D951"/>
    <w:rsid w:val="2173CFB4"/>
    <w:rsid w:val="2173D70A"/>
    <w:rsid w:val="217A5344"/>
    <w:rsid w:val="217B4D85"/>
    <w:rsid w:val="21857570"/>
    <w:rsid w:val="218A4A85"/>
    <w:rsid w:val="218C4156"/>
    <w:rsid w:val="218E7908"/>
    <w:rsid w:val="2193B86E"/>
    <w:rsid w:val="2193E397"/>
    <w:rsid w:val="2194D1F6"/>
    <w:rsid w:val="219B48D9"/>
    <w:rsid w:val="219CF42A"/>
    <w:rsid w:val="219E826D"/>
    <w:rsid w:val="219EA5B0"/>
    <w:rsid w:val="21A780FF"/>
    <w:rsid w:val="21A985BC"/>
    <w:rsid w:val="21B75E2D"/>
    <w:rsid w:val="21C0EB66"/>
    <w:rsid w:val="21CBEED7"/>
    <w:rsid w:val="21CCD38B"/>
    <w:rsid w:val="21D04A55"/>
    <w:rsid w:val="21D09ACE"/>
    <w:rsid w:val="21D2D22B"/>
    <w:rsid w:val="21D714F5"/>
    <w:rsid w:val="21E442F6"/>
    <w:rsid w:val="21E566D3"/>
    <w:rsid w:val="21E606D1"/>
    <w:rsid w:val="21E76D47"/>
    <w:rsid w:val="21EF4FDB"/>
    <w:rsid w:val="21F10C79"/>
    <w:rsid w:val="21F2C63B"/>
    <w:rsid w:val="21F63BFC"/>
    <w:rsid w:val="21F93058"/>
    <w:rsid w:val="21FA2716"/>
    <w:rsid w:val="21FE9129"/>
    <w:rsid w:val="21FEA4A2"/>
    <w:rsid w:val="2200E1D8"/>
    <w:rsid w:val="22032CB7"/>
    <w:rsid w:val="22054E2A"/>
    <w:rsid w:val="2206E4D5"/>
    <w:rsid w:val="220AB79C"/>
    <w:rsid w:val="22108043"/>
    <w:rsid w:val="22112616"/>
    <w:rsid w:val="22118756"/>
    <w:rsid w:val="221D3EC1"/>
    <w:rsid w:val="2225CE43"/>
    <w:rsid w:val="222C1172"/>
    <w:rsid w:val="2230D861"/>
    <w:rsid w:val="2231306B"/>
    <w:rsid w:val="223D3118"/>
    <w:rsid w:val="2240C171"/>
    <w:rsid w:val="224250E5"/>
    <w:rsid w:val="2242B621"/>
    <w:rsid w:val="2242C28D"/>
    <w:rsid w:val="2248ECB7"/>
    <w:rsid w:val="2254CD3E"/>
    <w:rsid w:val="22572E3A"/>
    <w:rsid w:val="22582746"/>
    <w:rsid w:val="225BB708"/>
    <w:rsid w:val="22603795"/>
    <w:rsid w:val="2266133B"/>
    <w:rsid w:val="226971C7"/>
    <w:rsid w:val="2269FD57"/>
    <w:rsid w:val="226D1381"/>
    <w:rsid w:val="226F21E3"/>
    <w:rsid w:val="2277EC1E"/>
    <w:rsid w:val="227DBC86"/>
    <w:rsid w:val="227F33E4"/>
    <w:rsid w:val="2282102A"/>
    <w:rsid w:val="2282288D"/>
    <w:rsid w:val="22822E12"/>
    <w:rsid w:val="228BD771"/>
    <w:rsid w:val="228D09BF"/>
    <w:rsid w:val="228DF580"/>
    <w:rsid w:val="22914E91"/>
    <w:rsid w:val="22920AAE"/>
    <w:rsid w:val="229333D6"/>
    <w:rsid w:val="22962FA2"/>
    <w:rsid w:val="22976497"/>
    <w:rsid w:val="229A4779"/>
    <w:rsid w:val="22A5B285"/>
    <w:rsid w:val="22A9F73F"/>
    <w:rsid w:val="22AB9FE9"/>
    <w:rsid w:val="22B57638"/>
    <w:rsid w:val="22BD682C"/>
    <w:rsid w:val="22BFB402"/>
    <w:rsid w:val="22C6103B"/>
    <w:rsid w:val="22C70069"/>
    <w:rsid w:val="22C747E5"/>
    <w:rsid w:val="22C82105"/>
    <w:rsid w:val="22D9EB0C"/>
    <w:rsid w:val="22DF45B2"/>
    <w:rsid w:val="22E1BB86"/>
    <w:rsid w:val="22E3FAA9"/>
    <w:rsid w:val="22E5BF15"/>
    <w:rsid w:val="22EA7F43"/>
    <w:rsid w:val="22EDF4FE"/>
    <w:rsid w:val="22EEDA5C"/>
    <w:rsid w:val="22F38F42"/>
    <w:rsid w:val="22F805BC"/>
    <w:rsid w:val="22FA7300"/>
    <w:rsid w:val="22FD30CE"/>
    <w:rsid w:val="23005EF9"/>
    <w:rsid w:val="23031C8E"/>
    <w:rsid w:val="230322D3"/>
    <w:rsid w:val="2306B3F4"/>
    <w:rsid w:val="230883BA"/>
    <w:rsid w:val="2309E865"/>
    <w:rsid w:val="230E8139"/>
    <w:rsid w:val="230F8309"/>
    <w:rsid w:val="230FA590"/>
    <w:rsid w:val="2318F1D3"/>
    <w:rsid w:val="231A2742"/>
    <w:rsid w:val="231BE9F0"/>
    <w:rsid w:val="23226A0C"/>
    <w:rsid w:val="2323E990"/>
    <w:rsid w:val="23294B54"/>
    <w:rsid w:val="232C2425"/>
    <w:rsid w:val="23301FE4"/>
    <w:rsid w:val="23313D48"/>
    <w:rsid w:val="23341E09"/>
    <w:rsid w:val="23368D2F"/>
    <w:rsid w:val="233BCB87"/>
    <w:rsid w:val="2340F4D7"/>
    <w:rsid w:val="23460D8D"/>
    <w:rsid w:val="234BCDEF"/>
    <w:rsid w:val="234CBFFD"/>
    <w:rsid w:val="2355444E"/>
    <w:rsid w:val="23575461"/>
    <w:rsid w:val="235F1DF7"/>
    <w:rsid w:val="2363BF56"/>
    <w:rsid w:val="23685104"/>
    <w:rsid w:val="236DBC0F"/>
    <w:rsid w:val="236F9EA1"/>
    <w:rsid w:val="2370982C"/>
    <w:rsid w:val="237193E2"/>
    <w:rsid w:val="23723C4A"/>
    <w:rsid w:val="2376A09F"/>
    <w:rsid w:val="23795348"/>
    <w:rsid w:val="237BEF15"/>
    <w:rsid w:val="237C83B7"/>
    <w:rsid w:val="2380D4C6"/>
    <w:rsid w:val="2381B2E3"/>
    <w:rsid w:val="2382A66A"/>
    <w:rsid w:val="238379B2"/>
    <w:rsid w:val="2389C2F0"/>
    <w:rsid w:val="2397191B"/>
    <w:rsid w:val="23996024"/>
    <w:rsid w:val="2399E000"/>
    <w:rsid w:val="239BF311"/>
    <w:rsid w:val="239D4ED3"/>
    <w:rsid w:val="23A427AE"/>
    <w:rsid w:val="23A47B43"/>
    <w:rsid w:val="23AA4C2A"/>
    <w:rsid w:val="23AA90F6"/>
    <w:rsid w:val="23ACE697"/>
    <w:rsid w:val="23B050AE"/>
    <w:rsid w:val="23B0F718"/>
    <w:rsid w:val="23B8B0F6"/>
    <w:rsid w:val="23BAEFFD"/>
    <w:rsid w:val="23BBBA02"/>
    <w:rsid w:val="23BE9A28"/>
    <w:rsid w:val="23C2ECD0"/>
    <w:rsid w:val="23C55DE0"/>
    <w:rsid w:val="23C56A42"/>
    <w:rsid w:val="23CA7EE8"/>
    <w:rsid w:val="23CD4FD0"/>
    <w:rsid w:val="23CDE4BC"/>
    <w:rsid w:val="23CE041E"/>
    <w:rsid w:val="23CE76DC"/>
    <w:rsid w:val="23D27341"/>
    <w:rsid w:val="23D2F525"/>
    <w:rsid w:val="23D56C7E"/>
    <w:rsid w:val="23D6065E"/>
    <w:rsid w:val="23D623E1"/>
    <w:rsid w:val="23E5837F"/>
    <w:rsid w:val="23E627BB"/>
    <w:rsid w:val="23E6895A"/>
    <w:rsid w:val="23E86BBC"/>
    <w:rsid w:val="23E99C09"/>
    <w:rsid w:val="23EABDE4"/>
    <w:rsid w:val="23EC76D0"/>
    <w:rsid w:val="23ECF042"/>
    <w:rsid w:val="23F1399F"/>
    <w:rsid w:val="23F1CF2B"/>
    <w:rsid w:val="23F5FFB9"/>
    <w:rsid w:val="23FD0F39"/>
    <w:rsid w:val="23FE2BCE"/>
    <w:rsid w:val="24036CE3"/>
    <w:rsid w:val="2410595E"/>
    <w:rsid w:val="24115581"/>
    <w:rsid w:val="24171F9C"/>
    <w:rsid w:val="2417FD01"/>
    <w:rsid w:val="24188BF7"/>
    <w:rsid w:val="242057C7"/>
    <w:rsid w:val="24210DD1"/>
    <w:rsid w:val="242123C9"/>
    <w:rsid w:val="2422633B"/>
    <w:rsid w:val="2422B205"/>
    <w:rsid w:val="242354F5"/>
    <w:rsid w:val="2423E9BF"/>
    <w:rsid w:val="24274118"/>
    <w:rsid w:val="2428B3E7"/>
    <w:rsid w:val="242B7FC7"/>
    <w:rsid w:val="243B6BF3"/>
    <w:rsid w:val="243EB651"/>
    <w:rsid w:val="243EF911"/>
    <w:rsid w:val="245032F0"/>
    <w:rsid w:val="24561A75"/>
    <w:rsid w:val="24569BE2"/>
    <w:rsid w:val="2459EF4F"/>
    <w:rsid w:val="245A4B41"/>
    <w:rsid w:val="245B78A5"/>
    <w:rsid w:val="245ED223"/>
    <w:rsid w:val="246A59B9"/>
    <w:rsid w:val="246BF9C5"/>
    <w:rsid w:val="246E7C41"/>
    <w:rsid w:val="2471C17F"/>
    <w:rsid w:val="24747ED2"/>
    <w:rsid w:val="247A746E"/>
    <w:rsid w:val="247D8FFC"/>
    <w:rsid w:val="24886B1A"/>
    <w:rsid w:val="248A5F44"/>
    <w:rsid w:val="248AA996"/>
    <w:rsid w:val="248FE78C"/>
    <w:rsid w:val="2492A49F"/>
    <w:rsid w:val="2497FF8E"/>
    <w:rsid w:val="249BD50C"/>
    <w:rsid w:val="249C8CD1"/>
    <w:rsid w:val="24A33DC5"/>
    <w:rsid w:val="24A5DC3A"/>
    <w:rsid w:val="24A7C7BD"/>
    <w:rsid w:val="24AC739D"/>
    <w:rsid w:val="24B0681E"/>
    <w:rsid w:val="24B121F9"/>
    <w:rsid w:val="24B801B6"/>
    <w:rsid w:val="24BA6FD7"/>
    <w:rsid w:val="24BB1C0B"/>
    <w:rsid w:val="24BF0024"/>
    <w:rsid w:val="24C12CC5"/>
    <w:rsid w:val="24CEDA43"/>
    <w:rsid w:val="24CF309D"/>
    <w:rsid w:val="24D1A080"/>
    <w:rsid w:val="24D24E03"/>
    <w:rsid w:val="24D9CBFE"/>
    <w:rsid w:val="24DCFF6A"/>
    <w:rsid w:val="24DE741C"/>
    <w:rsid w:val="24DE8CDD"/>
    <w:rsid w:val="24E17A45"/>
    <w:rsid w:val="24E1A120"/>
    <w:rsid w:val="24E3BA62"/>
    <w:rsid w:val="24E88A82"/>
    <w:rsid w:val="24ED1915"/>
    <w:rsid w:val="24EE7C95"/>
    <w:rsid w:val="24EF8736"/>
    <w:rsid w:val="24F1AE29"/>
    <w:rsid w:val="24F30037"/>
    <w:rsid w:val="24F3772E"/>
    <w:rsid w:val="24F6B79D"/>
    <w:rsid w:val="24F74C1E"/>
    <w:rsid w:val="24F7F32F"/>
    <w:rsid w:val="24FBAD35"/>
    <w:rsid w:val="24FC5256"/>
    <w:rsid w:val="24FD4E4D"/>
    <w:rsid w:val="24FE7F73"/>
    <w:rsid w:val="2508512F"/>
    <w:rsid w:val="250AA59F"/>
    <w:rsid w:val="250B1C0B"/>
    <w:rsid w:val="2513F3F4"/>
    <w:rsid w:val="2515A2F9"/>
    <w:rsid w:val="25194809"/>
    <w:rsid w:val="251BB6EC"/>
    <w:rsid w:val="251D13A8"/>
    <w:rsid w:val="251E45EC"/>
    <w:rsid w:val="2528359D"/>
    <w:rsid w:val="25285EBC"/>
    <w:rsid w:val="252EF3E2"/>
    <w:rsid w:val="25323933"/>
    <w:rsid w:val="25366B11"/>
    <w:rsid w:val="254133F4"/>
    <w:rsid w:val="25420EDB"/>
    <w:rsid w:val="2542FC1D"/>
    <w:rsid w:val="25461FE6"/>
    <w:rsid w:val="25477DE5"/>
    <w:rsid w:val="254E8349"/>
    <w:rsid w:val="254F6D4C"/>
    <w:rsid w:val="255F36E6"/>
    <w:rsid w:val="25625591"/>
    <w:rsid w:val="2563F630"/>
    <w:rsid w:val="25649A24"/>
    <w:rsid w:val="2572E9DD"/>
    <w:rsid w:val="25795EC6"/>
    <w:rsid w:val="257ADB2C"/>
    <w:rsid w:val="257EDF95"/>
    <w:rsid w:val="2580C75F"/>
    <w:rsid w:val="2580F920"/>
    <w:rsid w:val="2582BA61"/>
    <w:rsid w:val="2583151B"/>
    <w:rsid w:val="2584534E"/>
    <w:rsid w:val="2585622A"/>
    <w:rsid w:val="258C9925"/>
    <w:rsid w:val="25927570"/>
    <w:rsid w:val="25934E8A"/>
    <w:rsid w:val="25948E0E"/>
    <w:rsid w:val="2597222B"/>
    <w:rsid w:val="259F9CE8"/>
    <w:rsid w:val="25A23995"/>
    <w:rsid w:val="25A68E8B"/>
    <w:rsid w:val="25AEEF1B"/>
    <w:rsid w:val="25B0A05A"/>
    <w:rsid w:val="25B44658"/>
    <w:rsid w:val="25B7D073"/>
    <w:rsid w:val="25BCB39D"/>
    <w:rsid w:val="25C4134C"/>
    <w:rsid w:val="25C58AF4"/>
    <w:rsid w:val="25C94691"/>
    <w:rsid w:val="25CA3239"/>
    <w:rsid w:val="25CBB26B"/>
    <w:rsid w:val="25CC4BA1"/>
    <w:rsid w:val="25CD78D2"/>
    <w:rsid w:val="25CED956"/>
    <w:rsid w:val="25CF6E82"/>
    <w:rsid w:val="25CFCE0E"/>
    <w:rsid w:val="25D0DF40"/>
    <w:rsid w:val="25D74B10"/>
    <w:rsid w:val="25DDF2DA"/>
    <w:rsid w:val="25E2D0FD"/>
    <w:rsid w:val="25E4EFEF"/>
    <w:rsid w:val="25E87CAC"/>
    <w:rsid w:val="25E9D76F"/>
    <w:rsid w:val="25EBEBD5"/>
    <w:rsid w:val="25ECDFBB"/>
    <w:rsid w:val="25F7C774"/>
    <w:rsid w:val="25FE9B52"/>
    <w:rsid w:val="25FF0A14"/>
    <w:rsid w:val="2600535F"/>
    <w:rsid w:val="26036A8B"/>
    <w:rsid w:val="2604B7CF"/>
    <w:rsid w:val="2605999B"/>
    <w:rsid w:val="2605C854"/>
    <w:rsid w:val="2606BA0C"/>
    <w:rsid w:val="2607A475"/>
    <w:rsid w:val="260D833D"/>
    <w:rsid w:val="26106B88"/>
    <w:rsid w:val="2611C3A6"/>
    <w:rsid w:val="2611F674"/>
    <w:rsid w:val="2615BE9E"/>
    <w:rsid w:val="2617104D"/>
    <w:rsid w:val="261DAC5E"/>
    <w:rsid w:val="26294C6D"/>
    <w:rsid w:val="262B0875"/>
    <w:rsid w:val="262F0ABD"/>
    <w:rsid w:val="2634A006"/>
    <w:rsid w:val="2636FB93"/>
    <w:rsid w:val="263EF163"/>
    <w:rsid w:val="26405D42"/>
    <w:rsid w:val="26410D9B"/>
    <w:rsid w:val="2642A085"/>
    <w:rsid w:val="2642A498"/>
    <w:rsid w:val="264A061E"/>
    <w:rsid w:val="264A30D8"/>
    <w:rsid w:val="264A829D"/>
    <w:rsid w:val="264B84E9"/>
    <w:rsid w:val="26540748"/>
    <w:rsid w:val="2666E5C5"/>
    <w:rsid w:val="266B50CD"/>
    <w:rsid w:val="266D8E79"/>
    <w:rsid w:val="26746885"/>
    <w:rsid w:val="2674EADE"/>
    <w:rsid w:val="26755DDC"/>
    <w:rsid w:val="267B0106"/>
    <w:rsid w:val="267BFCC8"/>
    <w:rsid w:val="268170E5"/>
    <w:rsid w:val="2686DDAB"/>
    <w:rsid w:val="26988CE7"/>
    <w:rsid w:val="2698F476"/>
    <w:rsid w:val="2699C99C"/>
    <w:rsid w:val="269A77A2"/>
    <w:rsid w:val="26AD341D"/>
    <w:rsid w:val="26B0977B"/>
    <w:rsid w:val="26B0B316"/>
    <w:rsid w:val="26B139CA"/>
    <w:rsid w:val="26B43635"/>
    <w:rsid w:val="26B60D20"/>
    <w:rsid w:val="26B7821D"/>
    <w:rsid w:val="26B95A79"/>
    <w:rsid w:val="26BE0B6B"/>
    <w:rsid w:val="26C0314B"/>
    <w:rsid w:val="26C3138E"/>
    <w:rsid w:val="26C72646"/>
    <w:rsid w:val="26C956E5"/>
    <w:rsid w:val="26CB0426"/>
    <w:rsid w:val="26CE5797"/>
    <w:rsid w:val="26D05535"/>
    <w:rsid w:val="26D3BFC1"/>
    <w:rsid w:val="26D9E5EC"/>
    <w:rsid w:val="26DAD052"/>
    <w:rsid w:val="26DD3FD9"/>
    <w:rsid w:val="26E7E973"/>
    <w:rsid w:val="26EC274D"/>
    <w:rsid w:val="26EDB9AA"/>
    <w:rsid w:val="26F63422"/>
    <w:rsid w:val="26F9A2DC"/>
    <w:rsid w:val="26FFB854"/>
    <w:rsid w:val="26FFE4D6"/>
    <w:rsid w:val="270FE379"/>
    <w:rsid w:val="2710D73C"/>
    <w:rsid w:val="27114C2D"/>
    <w:rsid w:val="2715C8A7"/>
    <w:rsid w:val="271DA985"/>
    <w:rsid w:val="272654BD"/>
    <w:rsid w:val="2728B212"/>
    <w:rsid w:val="27294C75"/>
    <w:rsid w:val="272AD4A4"/>
    <w:rsid w:val="272CB464"/>
    <w:rsid w:val="2731390B"/>
    <w:rsid w:val="27327217"/>
    <w:rsid w:val="273355CA"/>
    <w:rsid w:val="2735A5FB"/>
    <w:rsid w:val="2735D81D"/>
    <w:rsid w:val="2739555A"/>
    <w:rsid w:val="27398DB9"/>
    <w:rsid w:val="273FFB65"/>
    <w:rsid w:val="2740D282"/>
    <w:rsid w:val="2744D774"/>
    <w:rsid w:val="27525520"/>
    <w:rsid w:val="2757418F"/>
    <w:rsid w:val="275AC15C"/>
    <w:rsid w:val="275B6F80"/>
    <w:rsid w:val="275C5CEC"/>
    <w:rsid w:val="276761E1"/>
    <w:rsid w:val="276F3E83"/>
    <w:rsid w:val="27722AF1"/>
    <w:rsid w:val="277359BD"/>
    <w:rsid w:val="27759B31"/>
    <w:rsid w:val="277D3768"/>
    <w:rsid w:val="277D8D2F"/>
    <w:rsid w:val="277E57B1"/>
    <w:rsid w:val="277EA15E"/>
    <w:rsid w:val="278430D2"/>
    <w:rsid w:val="27872864"/>
    <w:rsid w:val="2787D527"/>
    <w:rsid w:val="278A6A57"/>
    <w:rsid w:val="2791682E"/>
    <w:rsid w:val="27938189"/>
    <w:rsid w:val="27944ED7"/>
    <w:rsid w:val="279C2F94"/>
    <w:rsid w:val="27A3D9A4"/>
    <w:rsid w:val="27A8C791"/>
    <w:rsid w:val="27ABDF10"/>
    <w:rsid w:val="27AF7D65"/>
    <w:rsid w:val="27B03995"/>
    <w:rsid w:val="27B6D776"/>
    <w:rsid w:val="27B6DA84"/>
    <w:rsid w:val="27BD8797"/>
    <w:rsid w:val="27C1C6EC"/>
    <w:rsid w:val="27C4B705"/>
    <w:rsid w:val="27C59D9C"/>
    <w:rsid w:val="27CCEBDF"/>
    <w:rsid w:val="27CCF00E"/>
    <w:rsid w:val="27CF4B3B"/>
    <w:rsid w:val="27E125BA"/>
    <w:rsid w:val="27E4A081"/>
    <w:rsid w:val="27E568CF"/>
    <w:rsid w:val="27EBEA15"/>
    <w:rsid w:val="27ECB58C"/>
    <w:rsid w:val="27ECB85D"/>
    <w:rsid w:val="27ED592E"/>
    <w:rsid w:val="27EF061C"/>
    <w:rsid w:val="27EF878F"/>
    <w:rsid w:val="27EFB6DF"/>
    <w:rsid w:val="27F84B2D"/>
    <w:rsid w:val="28011640"/>
    <w:rsid w:val="280237DA"/>
    <w:rsid w:val="28061F3D"/>
    <w:rsid w:val="28064959"/>
    <w:rsid w:val="2807F7E1"/>
    <w:rsid w:val="28095EBB"/>
    <w:rsid w:val="280AF70C"/>
    <w:rsid w:val="2812BB5C"/>
    <w:rsid w:val="28148F49"/>
    <w:rsid w:val="28185FD8"/>
    <w:rsid w:val="281882DE"/>
    <w:rsid w:val="281C883E"/>
    <w:rsid w:val="281E8B7D"/>
    <w:rsid w:val="282234A4"/>
    <w:rsid w:val="2824BB90"/>
    <w:rsid w:val="282931BD"/>
    <w:rsid w:val="283633D4"/>
    <w:rsid w:val="283B9E2E"/>
    <w:rsid w:val="28415C4D"/>
    <w:rsid w:val="2841E314"/>
    <w:rsid w:val="2842308D"/>
    <w:rsid w:val="28433E0F"/>
    <w:rsid w:val="28448110"/>
    <w:rsid w:val="284B0789"/>
    <w:rsid w:val="284B360B"/>
    <w:rsid w:val="284E3E9D"/>
    <w:rsid w:val="2852280B"/>
    <w:rsid w:val="28574F81"/>
    <w:rsid w:val="2859F0C9"/>
    <w:rsid w:val="285A12DE"/>
    <w:rsid w:val="285C0C07"/>
    <w:rsid w:val="285D0350"/>
    <w:rsid w:val="286112D5"/>
    <w:rsid w:val="286432CC"/>
    <w:rsid w:val="2865DF57"/>
    <w:rsid w:val="286772A4"/>
    <w:rsid w:val="28685C1C"/>
    <w:rsid w:val="28694500"/>
    <w:rsid w:val="286B134F"/>
    <w:rsid w:val="286D83A4"/>
    <w:rsid w:val="286EB37C"/>
    <w:rsid w:val="2873FEDD"/>
    <w:rsid w:val="28796D82"/>
    <w:rsid w:val="287A7834"/>
    <w:rsid w:val="287F5D37"/>
    <w:rsid w:val="288084A7"/>
    <w:rsid w:val="28823643"/>
    <w:rsid w:val="288608C3"/>
    <w:rsid w:val="28870120"/>
    <w:rsid w:val="2887C687"/>
    <w:rsid w:val="288F5CC0"/>
    <w:rsid w:val="2895A8E5"/>
    <w:rsid w:val="289633D7"/>
    <w:rsid w:val="289747BE"/>
    <w:rsid w:val="289CD289"/>
    <w:rsid w:val="289F471D"/>
    <w:rsid w:val="28A7B4F6"/>
    <w:rsid w:val="28A7B961"/>
    <w:rsid w:val="28A8CE57"/>
    <w:rsid w:val="28ACAD9B"/>
    <w:rsid w:val="28AF5255"/>
    <w:rsid w:val="28B5164A"/>
    <w:rsid w:val="28BDEF9E"/>
    <w:rsid w:val="28BECE66"/>
    <w:rsid w:val="28BFF20E"/>
    <w:rsid w:val="28CCF174"/>
    <w:rsid w:val="28D0A3D4"/>
    <w:rsid w:val="28D3630F"/>
    <w:rsid w:val="28E417A8"/>
    <w:rsid w:val="28E45A44"/>
    <w:rsid w:val="28E7AC92"/>
    <w:rsid w:val="28F2439C"/>
    <w:rsid w:val="28FD73EE"/>
    <w:rsid w:val="29004EC3"/>
    <w:rsid w:val="2900B854"/>
    <w:rsid w:val="290253AF"/>
    <w:rsid w:val="2902E7E9"/>
    <w:rsid w:val="2902ECC2"/>
    <w:rsid w:val="2904E28B"/>
    <w:rsid w:val="290E34F5"/>
    <w:rsid w:val="2913A18A"/>
    <w:rsid w:val="2915E1CF"/>
    <w:rsid w:val="291917F6"/>
    <w:rsid w:val="291A17C8"/>
    <w:rsid w:val="291BCE26"/>
    <w:rsid w:val="2920B414"/>
    <w:rsid w:val="29269BF0"/>
    <w:rsid w:val="292EB8EA"/>
    <w:rsid w:val="293320A7"/>
    <w:rsid w:val="2933CA55"/>
    <w:rsid w:val="29368D4E"/>
    <w:rsid w:val="29388657"/>
    <w:rsid w:val="2941D763"/>
    <w:rsid w:val="29427CA2"/>
    <w:rsid w:val="29433738"/>
    <w:rsid w:val="2947551C"/>
    <w:rsid w:val="2955013F"/>
    <w:rsid w:val="295958AF"/>
    <w:rsid w:val="295BE240"/>
    <w:rsid w:val="295BFC38"/>
    <w:rsid w:val="295C0C63"/>
    <w:rsid w:val="295E9348"/>
    <w:rsid w:val="295F67B6"/>
    <w:rsid w:val="296185C8"/>
    <w:rsid w:val="29652FDD"/>
    <w:rsid w:val="29669744"/>
    <w:rsid w:val="2967A30F"/>
    <w:rsid w:val="2968CA2A"/>
    <w:rsid w:val="296D43E8"/>
    <w:rsid w:val="2970F741"/>
    <w:rsid w:val="29712F84"/>
    <w:rsid w:val="29741511"/>
    <w:rsid w:val="29750FB0"/>
    <w:rsid w:val="297D88AA"/>
    <w:rsid w:val="297DE095"/>
    <w:rsid w:val="297EF544"/>
    <w:rsid w:val="297FBB09"/>
    <w:rsid w:val="2980F408"/>
    <w:rsid w:val="29850CB1"/>
    <w:rsid w:val="29857948"/>
    <w:rsid w:val="2988C3ED"/>
    <w:rsid w:val="298DF757"/>
    <w:rsid w:val="2991068B"/>
    <w:rsid w:val="2991B3BB"/>
    <w:rsid w:val="29938A9F"/>
    <w:rsid w:val="2994183A"/>
    <w:rsid w:val="2994CDAC"/>
    <w:rsid w:val="29962CC3"/>
    <w:rsid w:val="299683F0"/>
    <w:rsid w:val="299C1B03"/>
    <w:rsid w:val="299F881D"/>
    <w:rsid w:val="29A0F2E7"/>
    <w:rsid w:val="29A5A970"/>
    <w:rsid w:val="29A8A440"/>
    <w:rsid w:val="29ABC4A5"/>
    <w:rsid w:val="29B01A06"/>
    <w:rsid w:val="29B234C8"/>
    <w:rsid w:val="29B375B5"/>
    <w:rsid w:val="29B380E8"/>
    <w:rsid w:val="29B65756"/>
    <w:rsid w:val="29B7995D"/>
    <w:rsid w:val="29B8793F"/>
    <w:rsid w:val="29BB370A"/>
    <w:rsid w:val="29BD2E75"/>
    <w:rsid w:val="29CFF4D1"/>
    <w:rsid w:val="29D180FB"/>
    <w:rsid w:val="29D47BE7"/>
    <w:rsid w:val="29D4AD8D"/>
    <w:rsid w:val="29DB462C"/>
    <w:rsid w:val="29DD80FD"/>
    <w:rsid w:val="29E06E51"/>
    <w:rsid w:val="29E45214"/>
    <w:rsid w:val="29E8A978"/>
    <w:rsid w:val="29EB31E2"/>
    <w:rsid w:val="29EB3F16"/>
    <w:rsid w:val="29EF794C"/>
    <w:rsid w:val="29EFF686"/>
    <w:rsid w:val="29FF143B"/>
    <w:rsid w:val="2A02E9CE"/>
    <w:rsid w:val="2A0550F4"/>
    <w:rsid w:val="2A05DAE8"/>
    <w:rsid w:val="2A092392"/>
    <w:rsid w:val="2A0B13EE"/>
    <w:rsid w:val="2A0C07B1"/>
    <w:rsid w:val="2A0DAC34"/>
    <w:rsid w:val="2A15C354"/>
    <w:rsid w:val="2A18FEA8"/>
    <w:rsid w:val="2A1FB1CE"/>
    <w:rsid w:val="2A2702AC"/>
    <w:rsid w:val="2A28D275"/>
    <w:rsid w:val="2A2C1777"/>
    <w:rsid w:val="2A30F2EC"/>
    <w:rsid w:val="2A33AC7B"/>
    <w:rsid w:val="2A34CDD1"/>
    <w:rsid w:val="2A36EF63"/>
    <w:rsid w:val="2A3AA41D"/>
    <w:rsid w:val="2A3B215A"/>
    <w:rsid w:val="2A3D2927"/>
    <w:rsid w:val="2A4070D5"/>
    <w:rsid w:val="2A457FA1"/>
    <w:rsid w:val="2A46CA4D"/>
    <w:rsid w:val="2A5247EA"/>
    <w:rsid w:val="2A54C886"/>
    <w:rsid w:val="2A55BE0F"/>
    <w:rsid w:val="2A5C5484"/>
    <w:rsid w:val="2A625779"/>
    <w:rsid w:val="2A62D29D"/>
    <w:rsid w:val="2A64B433"/>
    <w:rsid w:val="2A65C213"/>
    <w:rsid w:val="2A66264E"/>
    <w:rsid w:val="2A68F739"/>
    <w:rsid w:val="2A6DEA5D"/>
    <w:rsid w:val="2A715021"/>
    <w:rsid w:val="2A729212"/>
    <w:rsid w:val="2A7488C1"/>
    <w:rsid w:val="2A796A38"/>
    <w:rsid w:val="2A83C379"/>
    <w:rsid w:val="2A859767"/>
    <w:rsid w:val="2A8B7FE2"/>
    <w:rsid w:val="2A8D9D08"/>
    <w:rsid w:val="2A8ED99B"/>
    <w:rsid w:val="2A90AA7B"/>
    <w:rsid w:val="2A9EFA99"/>
    <w:rsid w:val="2AA2B175"/>
    <w:rsid w:val="2AA43AC1"/>
    <w:rsid w:val="2AA7AAF6"/>
    <w:rsid w:val="2AAFF638"/>
    <w:rsid w:val="2AB19219"/>
    <w:rsid w:val="2AB19BFE"/>
    <w:rsid w:val="2AB3E8F3"/>
    <w:rsid w:val="2AB4E136"/>
    <w:rsid w:val="2AB50CC2"/>
    <w:rsid w:val="2ABCDAB6"/>
    <w:rsid w:val="2ABD3C23"/>
    <w:rsid w:val="2AC02111"/>
    <w:rsid w:val="2ACC640E"/>
    <w:rsid w:val="2ACD2388"/>
    <w:rsid w:val="2AD0B96C"/>
    <w:rsid w:val="2AE57E42"/>
    <w:rsid w:val="2AEAA975"/>
    <w:rsid w:val="2AEB5444"/>
    <w:rsid w:val="2AF774B0"/>
    <w:rsid w:val="2AFCE307"/>
    <w:rsid w:val="2B0012C4"/>
    <w:rsid w:val="2B05D863"/>
    <w:rsid w:val="2B0C0841"/>
    <w:rsid w:val="2B0C8E7E"/>
    <w:rsid w:val="2B14F0F8"/>
    <w:rsid w:val="2B16EF5E"/>
    <w:rsid w:val="2B18D42A"/>
    <w:rsid w:val="2B1BDA24"/>
    <w:rsid w:val="2B1C07ED"/>
    <w:rsid w:val="2B1E1EE9"/>
    <w:rsid w:val="2B202876"/>
    <w:rsid w:val="2B20EAAA"/>
    <w:rsid w:val="2B20FB0F"/>
    <w:rsid w:val="2B2A6237"/>
    <w:rsid w:val="2B2B623F"/>
    <w:rsid w:val="2B2D991E"/>
    <w:rsid w:val="2B33101F"/>
    <w:rsid w:val="2B34C504"/>
    <w:rsid w:val="2B3661A3"/>
    <w:rsid w:val="2B370DAC"/>
    <w:rsid w:val="2B388EBE"/>
    <w:rsid w:val="2B3A556E"/>
    <w:rsid w:val="2B3E74C9"/>
    <w:rsid w:val="2B406B59"/>
    <w:rsid w:val="2B432F92"/>
    <w:rsid w:val="2B43B48C"/>
    <w:rsid w:val="2B483C9C"/>
    <w:rsid w:val="2B4BC557"/>
    <w:rsid w:val="2B4D303C"/>
    <w:rsid w:val="2B4D7835"/>
    <w:rsid w:val="2B5014B3"/>
    <w:rsid w:val="2B56C744"/>
    <w:rsid w:val="2B5986A4"/>
    <w:rsid w:val="2B5E38DA"/>
    <w:rsid w:val="2B64E0B0"/>
    <w:rsid w:val="2B670944"/>
    <w:rsid w:val="2B67FC4E"/>
    <w:rsid w:val="2B6DC659"/>
    <w:rsid w:val="2B73CFBE"/>
    <w:rsid w:val="2B753B44"/>
    <w:rsid w:val="2B77070A"/>
    <w:rsid w:val="2B7D525B"/>
    <w:rsid w:val="2B8084FB"/>
    <w:rsid w:val="2B811833"/>
    <w:rsid w:val="2B8693D1"/>
    <w:rsid w:val="2B8B6448"/>
    <w:rsid w:val="2B8D3D73"/>
    <w:rsid w:val="2B8F26D6"/>
    <w:rsid w:val="2B90A884"/>
    <w:rsid w:val="2B970FF2"/>
    <w:rsid w:val="2B999DB6"/>
    <w:rsid w:val="2B9EB13E"/>
    <w:rsid w:val="2B9F1008"/>
    <w:rsid w:val="2BA091DF"/>
    <w:rsid w:val="2BA187FC"/>
    <w:rsid w:val="2BA3028E"/>
    <w:rsid w:val="2BB31E1A"/>
    <w:rsid w:val="2BB69C66"/>
    <w:rsid w:val="2BBB0218"/>
    <w:rsid w:val="2BC65F4E"/>
    <w:rsid w:val="2BC8D0B1"/>
    <w:rsid w:val="2BC9CCCE"/>
    <w:rsid w:val="2BCA83C5"/>
    <w:rsid w:val="2BD42EFB"/>
    <w:rsid w:val="2BD7312E"/>
    <w:rsid w:val="2BD94F35"/>
    <w:rsid w:val="2BDB4963"/>
    <w:rsid w:val="2BDBCBD1"/>
    <w:rsid w:val="2BDC63EB"/>
    <w:rsid w:val="2BDE484C"/>
    <w:rsid w:val="2BE0BB04"/>
    <w:rsid w:val="2BE35199"/>
    <w:rsid w:val="2BE3CED8"/>
    <w:rsid w:val="2BE55897"/>
    <w:rsid w:val="2BE82CAE"/>
    <w:rsid w:val="2BE82D7D"/>
    <w:rsid w:val="2BE9F290"/>
    <w:rsid w:val="2BF19A87"/>
    <w:rsid w:val="2BF8AB92"/>
    <w:rsid w:val="2C049205"/>
    <w:rsid w:val="2C07F1E3"/>
    <w:rsid w:val="2C0897C3"/>
    <w:rsid w:val="2C0AB8AF"/>
    <w:rsid w:val="2C0ADEDF"/>
    <w:rsid w:val="2C117DA5"/>
    <w:rsid w:val="2C13230C"/>
    <w:rsid w:val="2C133C75"/>
    <w:rsid w:val="2C134D1E"/>
    <w:rsid w:val="2C140F23"/>
    <w:rsid w:val="2C1412DB"/>
    <w:rsid w:val="2C14A24E"/>
    <w:rsid w:val="2C1EE750"/>
    <w:rsid w:val="2C1FB886"/>
    <w:rsid w:val="2C21FB25"/>
    <w:rsid w:val="2C22D502"/>
    <w:rsid w:val="2C262A6F"/>
    <w:rsid w:val="2C266788"/>
    <w:rsid w:val="2C2BD811"/>
    <w:rsid w:val="2C2F18DA"/>
    <w:rsid w:val="2C303955"/>
    <w:rsid w:val="2C3904FB"/>
    <w:rsid w:val="2C3ACD49"/>
    <w:rsid w:val="2C3B9350"/>
    <w:rsid w:val="2C43C5E0"/>
    <w:rsid w:val="2C44D722"/>
    <w:rsid w:val="2C456C2F"/>
    <w:rsid w:val="2C4C3B7A"/>
    <w:rsid w:val="2C4D433B"/>
    <w:rsid w:val="2C50E7B6"/>
    <w:rsid w:val="2C55F418"/>
    <w:rsid w:val="2C5C1401"/>
    <w:rsid w:val="2C5DC587"/>
    <w:rsid w:val="2C5FE6C9"/>
    <w:rsid w:val="2C602B24"/>
    <w:rsid w:val="2C610FF4"/>
    <w:rsid w:val="2C675C70"/>
    <w:rsid w:val="2C6D2E60"/>
    <w:rsid w:val="2C6F1F2A"/>
    <w:rsid w:val="2C7416BA"/>
    <w:rsid w:val="2C790C40"/>
    <w:rsid w:val="2C7D19C3"/>
    <w:rsid w:val="2C840834"/>
    <w:rsid w:val="2C846C3F"/>
    <w:rsid w:val="2C89C2A4"/>
    <w:rsid w:val="2C8B0A8D"/>
    <w:rsid w:val="2C8BAA57"/>
    <w:rsid w:val="2C8CB2D4"/>
    <w:rsid w:val="2C936AC0"/>
    <w:rsid w:val="2C9430EE"/>
    <w:rsid w:val="2C9DF745"/>
    <w:rsid w:val="2CA72BED"/>
    <w:rsid w:val="2CA74161"/>
    <w:rsid w:val="2CAA3CA4"/>
    <w:rsid w:val="2CB34485"/>
    <w:rsid w:val="2CB8A5CD"/>
    <w:rsid w:val="2CBFC092"/>
    <w:rsid w:val="2CC20EBA"/>
    <w:rsid w:val="2CC2F20E"/>
    <w:rsid w:val="2CC341C2"/>
    <w:rsid w:val="2CC65391"/>
    <w:rsid w:val="2CC967A6"/>
    <w:rsid w:val="2CCED4DD"/>
    <w:rsid w:val="2CD1F04A"/>
    <w:rsid w:val="2CD39638"/>
    <w:rsid w:val="2CD77220"/>
    <w:rsid w:val="2CE47BBF"/>
    <w:rsid w:val="2CEA08C2"/>
    <w:rsid w:val="2CEC2FEA"/>
    <w:rsid w:val="2CF10CFE"/>
    <w:rsid w:val="2CFB4C1F"/>
    <w:rsid w:val="2D003FB9"/>
    <w:rsid w:val="2D017372"/>
    <w:rsid w:val="2D0245F0"/>
    <w:rsid w:val="2D0CAF5D"/>
    <w:rsid w:val="2D0D39A9"/>
    <w:rsid w:val="2D0E7E5A"/>
    <w:rsid w:val="2D0EB0DA"/>
    <w:rsid w:val="2D106C7E"/>
    <w:rsid w:val="2D10A9BA"/>
    <w:rsid w:val="2D11B4BC"/>
    <w:rsid w:val="2D120D40"/>
    <w:rsid w:val="2D149D75"/>
    <w:rsid w:val="2D1582D8"/>
    <w:rsid w:val="2D16189A"/>
    <w:rsid w:val="2D1D198D"/>
    <w:rsid w:val="2D24D65E"/>
    <w:rsid w:val="2D2C2F2C"/>
    <w:rsid w:val="2D2F0B89"/>
    <w:rsid w:val="2D30899D"/>
    <w:rsid w:val="2D318E74"/>
    <w:rsid w:val="2D328D3E"/>
    <w:rsid w:val="2D35F536"/>
    <w:rsid w:val="2D3618D7"/>
    <w:rsid w:val="2D3645A5"/>
    <w:rsid w:val="2D39CFE1"/>
    <w:rsid w:val="2D3AC3A3"/>
    <w:rsid w:val="2D3C39A9"/>
    <w:rsid w:val="2D41C627"/>
    <w:rsid w:val="2D43644C"/>
    <w:rsid w:val="2D51C11F"/>
    <w:rsid w:val="2D5459FF"/>
    <w:rsid w:val="2D54F457"/>
    <w:rsid w:val="2D5B676B"/>
    <w:rsid w:val="2D5DBBC4"/>
    <w:rsid w:val="2D5FA48A"/>
    <w:rsid w:val="2D62F941"/>
    <w:rsid w:val="2D698652"/>
    <w:rsid w:val="2D6C3E7B"/>
    <w:rsid w:val="2D6D553E"/>
    <w:rsid w:val="2D721119"/>
    <w:rsid w:val="2D746786"/>
    <w:rsid w:val="2D782D43"/>
    <w:rsid w:val="2D78FB95"/>
    <w:rsid w:val="2D7ACB4D"/>
    <w:rsid w:val="2D7D50E8"/>
    <w:rsid w:val="2D7EE351"/>
    <w:rsid w:val="2D807C42"/>
    <w:rsid w:val="2D95C8EE"/>
    <w:rsid w:val="2D9E0AB8"/>
    <w:rsid w:val="2DA07CF3"/>
    <w:rsid w:val="2DA0EA1D"/>
    <w:rsid w:val="2DA52C01"/>
    <w:rsid w:val="2DA631C7"/>
    <w:rsid w:val="2DB25D95"/>
    <w:rsid w:val="2DB3B94B"/>
    <w:rsid w:val="2DB5AA48"/>
    <w:rsid w:val="2DC194B4"/>
    <w:rsid w:val="2DC1DA54"/>
    <w:rsid w:val="2DC63465"/>
    <w:rsid w:val="2DC71124"/>
    <w:rsid w:val="2DC88CEA"/>
    <w:rsid w:val="2DC95320"/>
    <w:rsid w:val="2DC9A680"/>
    <w:rsid w:val="2DCA8595"/>
    <w:rsid w:val="2DCCA85D"/>
    <w:rsid w:val="2DD12184"/>
    <w:rsid w:val="2DD89554"/>
    <w:rsid w:val="2DD9C4A3"/>
    <w:rsid w:val="2DDB5C88"/>
    <w:rsid w:val="2DDFF04E"/>
    <w:rsid w:val="2DE36503"/>
    <w:rsid w:val="2DE76606"/>
    <w:rsid w:val="2DEBE666"/>
    <w:rsid w:val="2DECB571"/>
    <w:rsid w:val="2DEF3AEC"/>
    <w:rsid w:val="2DF073A7"/>
    <w:rsid w:val="2DF47066"/>
    <w:rsid w:val="2DF5C9D4"/>
    <w:rsid w:val="2E007318"/>
    <w:rsid w:val="2E05D989"/>
    <w:rsid w:val="2E06E424"/>
    <w:rsid w:val="2E0AC0A2"/>
    <w:rsid w:val="2E0D66B9"/>
    <w:rsid w:val="2E15A6BC"/>
    <w:rsid w:val="2E174A0F"/>
    <w:rsid w:val="2E19B444"/>
    <w:rsid w:val="2E1B9938"/>
    <w:rsid w:val="2E1CE189"/>
    <w:rsid w:val="2E1F01B0"/>
    <w:rsid w:val="2E2252FB"/>
    <w:rsid w:val="2E23D265"/>
    <w:rsid w:val="2E2F49EF"/>
    <w:rsid w:val="2E336767"/>
    <w:rsid w:val="2E36A768"/>
    <w:rsid w:val="2E3A0579"/>
    <w:rsid w:val="2E3B8A76"/>
    <w:rsid w:val="2E3F063D"/>
    <w:rsid w:val="2E40C8BD"/>
    <w:rsid w:val="2E411EAD"/>
    <w:rsid w:val="2E44C656"/>
    <w:rsid w:val="2E455010"/>
    <w:rsid w:val="2E4885B7"/>
    <w:rsid w:val="2E496508"/>
    <w:rsid w:val="2E51118B"/>
    <w:rsid w:val="2E54201F"/>
    <w:rsid w:val="2E5462E2"/>
    <w:rsid w:val="2E5DCAF0"/>
    <w:rsid w:val="2E6008F2"/>
    <w:rsid w:val="2E609980"/>
    <w:rsid w:val="2E6D3C96"/>
    <w:rsid w:val="2E6FB339"/>
    <w:rsid w:val="2E73CD2A"/>
    <w:rsid w:val="2E842A3C"/>
    <w:rsid w:val="2E852D01"/>
    <w:rsid w:val="2E8CDAB7"/>
    <w:rsid w:val="2E9D898E"/>
    <w:rsid w:val="2E9ED9F5"/>
    <w:rsid w:val="2E9F8685"/>
    <w:rsid w:val="2E9FD889"/>
    <w:rsid w:val="2EA3D756"/>
    <w:rsid w:val="2EA7D3C9"/>
    <w:rsid w:val="2EABF0F6"/>
    <w:rsid w:val="2EACAACB"/>
    <w:rsid w:val="2EAD981B"/>
    <w:rsid w:val="2EAE93B0"/>
    <w:rsid w:val="2EB0BC1C"/>
    <w:rsid w:val="2EB5D82C"/>
    <w:rsid w:val="2EB620B0"/>
    <w:rsid w:val="2EBC689C"/>
    <w:rsid w:val="2EBC7C9B"/>
    <w:rsid w:val="2EBDC582"/>
    <w:rsid w:val="2EBEF875"/>
    <w:rsid w:val="2ECC5056"/>
    <w:rsid w:val="2ED12C8F"/>
    <w:rsid w:val="2ED810DD"/>
    <w:rsid w:val="2EDA5912"/>
    <w:rsid w:val="2EDA8D18"/>
    <w:rsid w:val="2EDAFAF9"/>
    <w:rsid w:val="2EDDAAE3"/>
    <w:rsid w:val="2EE0F5FC"/>
    <w:rsid w:val="2EE14084"/>
    <w:rsid w:val="2EE2E147"/>
    <w:rsid w:val="2EE4E5A7"/>
    <w:rsid w:val="2EE7E89F"/>
    <w:rsid w:val="2EEC88B8"/>
    <w:rsid w:val="2EF2C936"/>
    <w:rsid w:val="2EFA3924"/>
    <w:rsid w:val="2EFE7310"/>
    <w:rsid w:val="2EFEC9A2"/>
    <w:rsid w:val="2F00AABC"/>
    <w:rsid w:val="2F025577"/>
    <w:rsid w:val="2F0331BB"/>
    <w:rsid w:val="2F064C03"/>
    <w:rsid w:val="2F07D90F"/>
    <w:rsid w:val="2F0811CF"/>
    <w:rsid w:val="2F0B2D38"/>
    <w:rsid w:val="2F0DB8D5"/>
    <w:rsid w:val="2F0F87A3"/>
    <w:rsid w:val="2F199600"/>
    <w:rsid w:val="2F21E439"/>
    <w:rsid w:val="2F24762E"/>
    <w:rsid w:val="2F255C0B"/>
    <w:rsid w:val="2F265004"/>
    <w:rsid w:val="2F28345F"/>
    <w:rsid w:val="2F313326"/>
    <w:rsid w:val="2F32A338"/>
    <w:rsid w:val="2F33CDAC"/>
    <w:rsid w:val="2F33DB74"/>
    <w:rsid w:val="2F3FDD0F"/>
    <w:rsid w:val="2F44F43B"/>
    <w:rsid w:val="2F480E92"/>
    <w:rsid w:val="2F4DDC47"/>
    <w:rsid w:val="2F508BA3"/>
    <w:rsid w:val="2F55B888"/>
    <w:rsid w:val="2F57F3DF"/>
    <w:rsid w:val="2F5A0087"/>
    <w:rsid w:val="2F650B77"/>
    <w:rsid w:val="2F65859D"/>
    <w:rsid w:val="2F71DBE5"/>
    <w:rsid w:val="2F7CD195"/>
    <w:rsid w:val="2F7EC53F"/>
    <w:rsid w:val="2F7F6B26"/>
    <w:rsid w:val="2F7F7B12"/>
    <w:rsid w:val="2F85695A"/>
    <w:rsid w:val="2F898B85"/>
    <w:rsid w:val="2F8DD63F"/>
    <w:rsid w:val="2F8F7B94"/>
    <w:rsid w:val="2F9942DF"/>
    <w:rsid w:val="2F99565C"/>
    <w:rsid w:val="2F9BBC1F"/>
    <w:rsid w:val="2F9CC2C3"/>
    <w:rsid w:val="2F9E1B52"/>
    <w:rsid w:val="2FA20181"/>
    <w:rsid w:val="2FA20A35"/>
    <w:rsid w:val="2FA37F68"/>
    <w:rsid w:val="2FA3F7EE"/>
    <w:rsid w:val="2FA75F42"/>
    <w:rsid w:val="2FADAB92"/>
    <w:rsid w:val="2FAE0F96"/>
    <w:rsid w:val="2FAF2399"/>
    <w:rsid w:val="2FB15731"/>
    <w:rsid w:val="2FB1AEBB"/>
    <w:rsid w:val="2FC079FB"/>
    <w:rsid w:val="2FC20471"/>
    <w:rsid w:val="2FC37C25"/>
    <w:rsid w:val="2FCF41C0"/>
    <w:rsid w:val="2FD31728"/>
    <w:rsid w:val="2FD4AEB1"/>
    <w:rsid w:val="2FD61124"/>
    <w:rsid w:val="2FDBEC93"/>
    <w:rsid w:val="2FDC581F"/>
    <w:rsid w:val="2FE1DCA4"/>
    <w:rsid w:val="2FE5EED0"/>
    <w:rsid w:val="2FE7C997"/>
    <w:rsid w:val="2FF1CED8"/>
    <w:rsid w:val="2FF36520"/>
    <w:rsid w:val="2FF5223A"/>
    <w:rsid w:val="30007824"/>
    <w:rsid w:val="300292CB"/>
    <w:rsid w:val="300D2C68"/>
    <w:rsid w:val="300D3199"/>
    <w:rsid w:val="3013FF98"/>
    <w:rsid w:val="30198B99"/>
    <w:rsid w:val="3022E63A"/>
    <w:rsid w:val="3023E952"/>
    <w:rsid w:val="30291E7D"/>
    <w:rsid w:val="302B9727"/>
    <w:rsid w:val="3030BA8E"/>
    <w:rsid w:val="3030F222"/>
    <w:rsid w:val="3032FB6C"/>
    <w:rsid w:val="30378DBC"/>
    <w:rsid w:val="304754CB"/>
    <w:rsid w:val="3049BBA7"/>
    <w:rsid w:val="304DEDF9"/>
    <w:rsid w:val="3054C9C9"/>
    <w:rsid w:val="305B541C"/>
    <w:rsid w:val="305D21DD"/>
    <w:rsid w:val="305FAB97"/>
    <w:rsid w:val="3062A510"/>
    <w:rsid w:val="30652049"/>
    <w:rsid w:val="30687156"/>
    <w:rsid w:val="306BF21C"/>
    <w:rsid w:val="3071D6A6"/>
    <w:rsid w:val="30775A7D"/>
    <w:rsid w:val="3081A9A3"/>
    <w:rsid w:val="3083A5F6"/>
    <w:rsid w:val="30855E7A"/>
    <w:rsid w:val="308846EE"/>
    <w:rsid w:val="3088C949"/>
    <w:rsid w:val="309162F4"/>
    <w:rsid w:val="3096E97F"/>
    <w:rsid w:val="309C71BD"/>
    <w:rsid w:val="309E5E6B"/>
    <w:rsid w:val="309F5C25"/>
    <w:rsid w:val="30A20CF1"/>
    <w:rsid w:val="30A538C5"/>
    <w:rsid w:val="30A981E0"/>
    <w:rsid w:val="30AED2BA"/>
    <w:rsid w:val="30B07D56"/>
    <w:rsid w:val="30B09D63"/>
    <w:rsid w:val="30B138AA"/>
    <w:rsid w:val="30B7BF88"/>
    <w:rsid w:val="30BCE21C"/>
    <w:rsid w:val="30BDD9D9"/>
    <w:rsid w:val="30C05D7B"/>
    <w:rsid w:val="30C24D9B"/>
    <w:rsid w:val="30C7EED9"/>
    <w:rsid w:val="30CAF7E3"/>
    <w:rsid w:val="30D4A9F6"/>
    <w:rsid w:val="30D55FFC"/>
    <w:rsid w:val="30D70E50"/>
    <w:rsid w:val="30E21445"/>
    <w:rsid w:val="30F1F638"/>
    <w:rsid w:val="30F4B55D"/>
    <w:rsid w:val="30F6F7CC"/>
    <w:rsid w:val="30F7DFEE"/>
    <w:rsid w:val="30F83355"/>
    <w:rsid w:val="30F8B5B8"/>
    <w:rsid w:val="31005C2F"/>
    <w:rsid w:val="3100F0ED"/>
    <w:rsid w:val="31039510"/>
    <w:rsid w:val="310AEB56"/>
    <w:rsid w:val="310D39C0"/>
    <w:rsid w:val="310FBE80"/>
    <w:rsid w:val="311C09CF"/>
    <w:rsid w:val="311D0F3F"/>
    <w:rsid w:val="31203F3E"/>
    <w:rsid w:val="3123B40F"/>
    <w:rsid w:val="31269626"/>
    <w:rsid w:val="31274902"/>
    <w:rsid w:val="3129B38E"/>
    <w:rsid w:val="312E05CF"/>
    <w:rsid w:val="312FC96A"/>
    <w:rsid w:val="31328BBB"/>
    <w:rsid w:val="313483C1"/>
    <w:rsid w:val="31376F70"/>
    <w:rsid w:val="3137F19B"/>
    <w:rsid w:val="313AD6FF"/>
    <w:rsid w:val="314C9131"/>
    <w:rsid w:val="314D6431"/>
    <w:rsid w:val="314FE50E"/>
    <w:rsid w:val="31574A9F"/>
    <w:rsid w:val="3157A502"/>
    <w:rsid w:val="315ABFE1"/>
    <w:rsid w:val="315AF2AF"/>
    <w:rsid w:val="315E571D"/>
    <w:rsid w:val="316218BD"/>
    <w:rsid w:val="316307BA"/>
    <w:rsid w:val="31673C4A"/>
    <w:rsid w:val="3167DF0D"/>
    <w:rsid w:val="31689534"/>
    <w:rsid w:val="3169CAA0"/>
    <w:rsid w:val="316FEABD"/>
    <w:rsid w:val="3173289A"/>
    <w:rsid w:val="317880E7"/>
    <w:rsid w:val="31792025"/>
    <w:rsid w:val="317C4AB7"/>
    <w:rsid w:val="3183AF7D"/>
    <w:rsid w:val="31844D37"/>
    <w:rsid w:val="31873183"/>
    <w:rsid w:val="31879304"/>
    <w:rsid w:val="318B8964"/>
    <w:rsid w:val="318C41D7"/>
    <w:rsid w:val="3190651F"/>
    <w:rsid w:val="3192C12A"/>
    <w:rsid w:val="3195DAF5"/>
    <w:rsid w:val="319C1338"/>
    <w:rsid w:val="319FA5C7"/>
    <w:rsid w:val="31A29A2A"/>
    <w:rsid w:val="31A355DC"/>
    <w:rsid w:val="31A53E82"/>
    <w:rsid w:val="31A7B487"/>
    <w:rsid w:val="31AA5778"/>
    <w:rsid w:val="31AB3FBF"/>
    <w:rsid w:val="31AD5308"/>
    <w:rsid w:val="31ADDFD0"/>
    <w:rsid w:val="31B369EF"/>
    <w:rsid w:val="31B3F759"/>
    <w:rsid w:val="31B68F8A"/>
    <w:rsid w:val="31C6C354"/>
    <w:rsid w:val="31C7BEB5"/>
    <w:rsid w:val="31D5AB24"/>
    <w:rsid w:val="31DB604B"/>
    <w:rsid w:val="31E43B6A"/>
    <w:rsid w:val="31E52004"/>
    <w:rsid w:val="31E62E1F"/>
    <w:rsid w:val="31E7471F"/>
    <w:rsid w:val="31EAA7B6"/>
    <w:rsid w:val="31EBF219"/>
    <w:rsid w:val="31EF7FEE"/>
    <w:rsid w:val="31F37A81"/>
    <w:rsid w:val="31F93C55"/>
    <w:rsid w:val="31F9BB5E"/>
    <w:rsid w:val="31FB2718"/>
    <w:rsid w:val="31FB825D"/>
    <w:rsid w:val="31FC1CB1"/>
    <w:rsid w:val="320284AB"/>
    <w:rsid w:val="3202E177"/>
    <w:rsid w:val="32037FAE"/>
    <w:rsid w:val="3206BFF0"/>
    <w:rsid w:val="320865B3"/>
    <w:rsid w:val="3209FB31"/>
    <w:rsid w:val="320AAB5C"/>
    <w:rsid w:val="3215486D"/>
    <w:rsid w:val="32172A25"/>
    <w:rsid w:val="3218398E"/>
    <w:rsid w:val="321FD79E"/>
    <w:rsid w:val="32215C6A"/>
    <w:rsid w:val="3224E0CA"/>
    <w:rsid w:val="3225B1A7"/>
    <w:rsid w:val="32284FD6"/>
    <w:rsid w:val="3229A1F3"/>
    <w:rsid w:val="322AD212"/>
    <w:rsid w:val="322BA824"/>
    <w:rsid w:val="322BECCD"/>
    <w:rsid w:val="32323234"/>
    <w:rsid w:val="32363891"/>
    <w:rsid w:val="323B16A1"/>
    <w:rsid w:val="323FF619"/>
    <w:rsid w:val="32403744"/>
    <w:rsid w:val="32416A05"/>
    <w:rsid w:val="32421D68"/>
    <w:rsid w:val="324265FF"/>
    <w:rsid w:val="32465D57"/>
    <w:rsid w:val="324E4215"/>
    <w:rsid w:val="32511EE1"/>
    <w:rsid w:val="32517DCA"/>
    <w:rsid w:val="325B1832"/>
    <w:rsid w:val="325E6B85"/>
    <w:rsid w:val="32644769"/>
    <w:rsid w:val="3265ECDD"/>
    <w:rsid w:val="326B5FFE"/>
    <w:rsid w:val="326C7237"/>
    <w:rsid w:val="326CD148"/>
    <w:rsid w:val="3274BCE9"/>
    <w:rsid w:val="3278A061"/>
    <w:rsid w:val="32791CF2"/>
    <w:rsid w:val="327A8957"/>
    <w:rsid w:val="328EAC7E"/>
    <w:rsid w:val="3291EC24"/>
    <w:rsid w:val="3292B81A"/>
    <w:rsid w:val="329610CF"/>
    <w:rsid w:val="329CCF9A"/>
    <w:rsid w:val="32A2C51C"/>
    <w:rsid w:val="32ABACD2"/>
    <w:rsid w:val="32B216CF"/>
    <w:rsid w:val="32B32911"/>
    <w:rsid w:val="32B43C7B"/>
    <w:rsid w:val="32B4765C"/>
    <w:rsid w:val="32B53A01"/>
    <w:rsid w:val="32BA5236"/>
    <w:rsid w:val="32BDE89C"/>
    <w:rsid w:val="32BE77C5"/>
    <w:rsid w:val="32C8CA53"/>
    <w:rsid w:val="32D0A2C6"/>
    <w:rsid w:val="32D3AD66"/>
    <w:rsid w:val="32DF37C5"/>
    <w:rsid w:val="32E0ADF5"/>
    <w:rsid w:val="32E15AF6"/>
    <w:rsid w:val="32E77F9F"/>
    <w:rsid w:val="32F87B13"/>
    <w:rsid w:val="32FC8C68"/>
    <w:rsid w:val="33086EF2"/>
    <w:rsid w:val="33123DA8"/>
    <w:rsid w:val="33171BAB"/>
    <w:rsid w:val="331805E8"/>
    <w:rsid w:val="3318B269"/>
    <w:rsid w:val="3319837C"/>
    <w:rsid w:val="331AC5D5"/>
    <w:rsid w:val="332273C7"/>
    <w:rsid w:val="3326EBF6"/>
    <w:rsid w:val="33276B6C"/>
    <w:rsid w:val="332E741D"/>
    <w:rsid w:val="3330CD69"/>
    <w:rsid w:val="3339E3CF"/>
    <w:rsid w:val="333A7642"/>
    <w:rsid w:val="333AF624"/>
    <w:rsid w:val="33419EA7"/>
    <w:rsid w:val="33457E77"/>
    <w:rsid w:val="33479645"/>
    <w:rsid w:val="33552BE3"/>
    <w:rsid w:val="33587F6C"/>
    <w:rsid w:val="33588436"/>
    <w:rsid w:val="335E1EFC"/>
    <w:rsid w:val="3360E45E"/>
    <w:rsid w:val="3361018A"/>
    <w:rsid w:val="33619F70"/>
    <w:rsid w:val="3361FC9D"/>
    <w:rsid w:val="3367B392"/>
    <w:rsid w:val="336A9F69"/>
    <w:rsid w:val="336C931A"/>
    <w:rsid w:val="336D17DF"/>
    <w:rsid w:val="33701203"/>
    <w:rsid w:val="3371D26F"/>
    <w:rsid w:val="3379297D"/>
    <w:rsid w:val="337D51DC"/>
    <w:rsid w:val="3385848E"/>
    <w:rsid w:val="33877C8D"/>
    <w:rsid w:val="3389971F"/>
    <w:rsid w:val="3389FA96"/>
    <w:rsid w:val="338A64DE"/>
    <w:rsid w:val="338E8510"/>
    <w:rsid w:val="3391036E"/>
    <w:rsid w:val="3393F9D6"/>
    <w:rsid w:val="33946DA2"/>
    <w:rsid w:val="3394A6EE"/>
    <w:rsid w:val="3394B9BC"/>
    <w:rsid w:val="33955903"/>
    <w:rsid w:val="339C4D82"/>
    <w:rsid w:val="339C9480"/>
    <w:rsid w:val="33A5DF2A"/>
    <w:rsid w:val="33A814D5"/>
    <w:rsid w:val="33A96921"/>
    <w:rsid w:val="33B09754"/>
    <w:rsid w:val="33B1E96C"/>
    <w:rsid w:val="33B4808F"/>
    <w:rsid w:val="33B5B535"/>
    <w:rsid w:val="33B65154"/>
    <w:rsid w:val="33BB9790"/>
    <w:rsid w:val="33BCE411"/>
    <w:rsid w:val="33BE0B52"/>
    <w:rsid w:val="33BFBEB9"/>
    <w:rsid w:val="33C01D88"/>
    <w:rsid w:val="33C17A2B"/>
    <w:rsid w:val="33C19BF4"/>
    <w:rsid w:val="33C4FFB6"/>
    <w:rsid w:val="33DB1B73"/>
    <w:rsid w:val="33DEA7A9"/>
    <w:rsid w:val="33DF4199"/>
    <w:rsid w:val="33EB397A"/>
    <w:rsid w:val="33F07C6D"/>
    <w:rsid w:val="33F0835D"/>
    <w:rsid w:val="33F9F818"/>
    <w:rsid w:val="33FDBB7B"/>
    <w:rsid w:val="34050E72"/>
    <w:rsid w:val="340B4AA5"/>
    <w:rsid w:val="3414C312"/>
    <w:rsid w:val="34164A5F"/>
    <w:rsid w:val="3417053F"/>
    <w:rsid w:val="3418208F"/>
    <w:rsid w:val="341B51F9"/>
    <w:rsid w:val="341CC98E"/>
    <w:rsid w:val="3423C2CC"/>
    <w:rsid w:val="342A484C"/>
    <w:rsid w:val="342F4D87"/>
    <w:rsid w:val="34305869"/>
    <w:rsid w:val="3430D308"/>
    <w:rsid w:val="3431D68B"/>
    <w:rsid w:val="3433A98D"/>
    <w:rsid w:val="3433B7A9"/>
    <w:rsid w:val="3434D6C8"/>
    <w:rsid w:val="343B0BCB"/>
    <w:rsid w:val="343B2A32"/>
    <w:rsid w:val="343B67F6"/>
    <w:rsid w:val="34420F9F"/>
    <w:rsid w:val="34438D08"/>
    <w:rsid w:val="34453CB6"/>
    <w:rsid w:val="344A4546"/>
    <w:rsid w:val="344ABB46"/>
    <w:rsid w:val="344B543A"/>
    <w:rsid w:val="344CFC87"/>
    <w:rsid w:val="344DB619"/>
    <w:rsid w:val="3450E977"/>
    <w:rsid w:val="34514B4E"/>
    <w:rsid w:val="345201EC"/>
    <w:rsid w:val="3452F84A"/>
    <w:rsid w:val="34542C62"/>
    <w:rsid w:val="345EF573"/>
    <w:rsid w:val="3466F2EC"/>
    <w:rsid w:val="346EE1A9"/>
    <w:rsid w:val="34707CD8"/>
    <w:rsid w:val="347384B7"/>
    <w:rsid w:val="3474D45D"/>
    <w:rsid w:val="3476C154"/>
    <w:rsid w:val="3478AE38"/>
    <w:rsid w:val="347AF8FA"/>
    <w:rsid w:val="347C769C"/>
    <w:rsid w:val="347CC8EF"/>
    <w:rsid w:val="347D8284"/>
    <w:rsid w:val="34805457"/>
    <w:rsid w:val="348338E6"/>
    <w:rsid w:val="34853B85"/>
    <w:rsid w:val="34875E20"/>
    <w:rsid w:val="34896DB1"/>
    <w:rsid w:val="3489E3E0"/>
    <w:rsid w:val="349009C8"/>
    <w:rsid w:val="3491E68D"/>
    <w:rsid w:val="3492C8DD"/>
    <w:rsid w:val="349763B0"/>
    <w:rsid w:val="34A005CD"/>
    <w:rsid w:val="34A48A9D"/>
    <w:rsid w:val="34A4DE7F"/>
    <w:rsid w:val="34A54492"/>
    <w:rsid w:val="34B0587C"/>
    <w:rsid w:val="34B09BBF"/>
    <w:rsid w:val="34BA9BA8"/>
    <w:rsid w:val="34C1750A"/>
    <w:rsid w:val="34C5303E"/>
    <w:rsid w:val="34C6BA1A"/>
    <w:rsid w:val="34CBD073"/>
    <w:rsid w:val="34CF9B16"/>
    <w:rsid w:val="34D4D7E1"/>
    <w:rsid w:val="34D5796F"/>
    <w:rsid w:val="34D8A11F"/>
    <w:rsid w:val="34DE052C"/>
    <w:rsid w:val="34E3E870"/>
    <w:rsid w:val="34E7F9BC"/>
    <w:rsid w:val="34E88D6C"/>
    <w:rsid w:val="34ECD2B1"/>
    <w:rsid w:val="34F140C8"/>
    <w:rsid w:val="34F1766A"/>
    <w:rsid w:val="34F8FD9F"/>
    <w:rsid w:val="34F9396A"/>
    <w:rsid w:val="34FBC987"/>
    <w:rsid w:val="34FC6A73"/>
    <w:rsid w:val="34FD8EC2"/>
    <w:rsid w:val="34FF3042"/>
    <w:rsid w:val="3505155E"/>
    <w:rsid w:val="3506D9AD"/>
    <w:rsid w:val="350F13E3"/>
    <w:rsid w:val="3512F8D4"/>
    <w:rsid w:val="35165DFA"/>
    <w:rsid w:val="3517D0A3"/>
    <w:rsid w:val="3519ED7E"/>
    <w:rsid w:val="351BDAF3"/>
    <w:rsid w:val="351F4497"/>
    <w:rsid w:val="351F90FD"/>
    <w:rsid w:val="35215716"/>
    <w:rsid w:val="352158F7"/>
    <w:rsid w:val="352255FC"/>
    <w:rsid w:val="352293BA"/>
    <w:rsid w:val="3527880A"/>
    <w:rsid w:val="3527AB04"/>
    <w:rsid w:val="352807E6"/>
    <w:rsid w:val="35298E2C"/>
    <w:rsid w:val="3529E07D"/>
    <w:rsid w:val="352D5400"/>
    <w:rsid w:val="3532F27B"/>
    <w:rsid w:val="35361E05"/>
    <w:rsid w:val="35369131"/>
    <w:rsid w:val="353B684E"/>
    <w:rsid w:val="353B7EDD"/>
    <w:rsid w:val="353CAEE5"/>
    <w:rsid w:val="353F1893"/>
    <w:rsid w:val="3548B473"/>
    <w:rsid w:val="3548D54E"/>
    <w:rsid w:val="3548E45A"/>
    <w:rsid w:val="354F1CC4"/>
    <w:rsid w:val="354F4A39"/>
    <w:rsid w:val="355042A7"/>
    <w:rsid w:val="35505925"/>
    <w:rsid w:val="355205EC"/>
    <w:rsid w:val="35575603"/>
    <w:rsid w:val="35598D85"/>
    <w:rsid w:val="355DC26B"/>
    <w:rsid w:val="35609496"/>
    <w:rsid w:val="3561565A"/>
    <w:rsid w:val="3561E377"/>
    <w:rsid w:val="3562D6B8"/>
    <w:rsid w:val="356B3038"/>
    <w:rsid w:val="357496EB"/>
    <w:rsid w:val="357796A4"/>
    <w:rsid w:val="357EE1C5"/>
    <w:rsid w:val="358265DA"/>
    <w:rsid w:val="35897243"/>
    <w:rsid w:val="358D3F4F"/>
    <w:rsid w:val="3592D07B"/>
    <w:rsid w:val="3593DCC7"/>
    <w:rsid w:val="3597604D"/>
    <w:rsid w:val="3599DDB3"/>
    <w:rsid w:val="359A80FC"/>
    <w:rsid w:val="359B32E9"/>
    <w:rsid w:val="359CECBF"/>
    <w:rsid w:val="35AD1310"/>
    <w:rsid w:val="35AFE444"/>
    <w:rsid w:val="35B08A92"/>
    <w:rsid w:val="35B38250"/>
    <w:rsid w:val="35B453A0"/>
    <w:rsid w:val="35B53A93"/>
    <w:rsid w:val="35B9B5A1"/>
    <w:rsid w:val="35BF364D"/>
    <w:rsid w:val="35C73203"/>
    <w:rsid w:val="35CA2766"/>
    <w:rsid w:val="35CF63DD"/>
    <w:rsid w:val="35DA7098"/>
    <w:rsid w:val="35DF4D5D"/>
    <w:rsid w:val="35EAA015"/>
    <w:rsid w:val="35ED963A"/>
    <w:rsid w:val="35EE7CF3"/>
    <w:rsid w:val="35EF120F"/>
    <w:rsid w:val="35F64668"/>
    <w:rsid w:val="35F6BE0D"/>
    <w:rsid w:val="35FB1AA3"/>
    <w:rsid w:val="35FCB6DF"/>
    <w:rsid w:val="35FE8F34"/>
    <w:rsid w:val="360060D0"/>
    <w:rsid w:val="3603330B"/>
    <w:rsid w:val="36097445"/>
    <w:rsid w:val="360BE0A0"/>
    <w:rsid w:val="360BE359"/>
    <w:rsid w:val="361349A1"/>
    <w:rsid w:val="361524C8"/>
    <w:rsid w:val="36165BE1"/>
    <w:rsid w:val="36171411"/>
    <w:rsid w:val="361EB818"/>
    <w:rsid w:val="362347CF"/>
    <w:rsid w:val="3625EA86"/>
    <w:rsid w:val="36268297"/>
    <w:rsid w:val="362B7808"/>
    <w:rsid w:val="362C2A9C"/>
    <w:rsid w:val="3630D245"/>
    <w:rsid w:val="363231F5"/>
    <w:rsid w:val="36336464"/>
    <w:rsid w:val="363D2553"/>
    <w:rsid w:val="363EAC10"/>
    <w:rsid w:val="364CAFED"/>
    <w:rsid w:val="364E0768"/>
    <w:rsid w:val="3652479B"/>
    <w:rsid w:val="365AE933"/>
    <w:rsid w:val="365C3393"/>
    <w:rsid w:val="365CFB45"/>
    <w:rsid w:val="365D3B5C"/>
    <w:rsid w:val="3661F044"/>
    <w:rsid w:val="3665DA47"/>
    <w:rsid w:val="3665F3EF"/>
    <w:rsid w:val="366D217D"/>
    <w:rsid w:val="3670D515"/>
    <w:rsid w:val="3674403C"/>
    <w:rsid w:val="367BC085"/>
    <w:rsid w:val="3682F61D"/>
    <w:rsid w:val="36892D8B"/>
    <w:rsid w:val="368981F5"/>
    <w:rsid w:val="368C4302"/>
    <w:rsid w:val="3691D110"/>
    <w:rsid w:val="3696132C"/>
    <w:rsid w:val="3696C370"/>
    <w:rsid w:val="369B8106"/>
    <w:rsid w:val="36A52C8D"/>
    <w:rsid w:val="36A6CC23"/>
    <w:rsid w:val="36A92952"/>
    <w:rsid w:val="36ADA95E"/>
    <w:rsid w:val="36B0A5B0"/>
    <w:rsid w:val="36B2CEBB"/>
    <w:rsid w:val="36B56ACB"/>
    <w:rsid w:val="36C6B2E8"/>
    <w:rsid w:val="36CD900C"/>
    <w:rsid w:val="36D2B4CA"/>
    <w:rsid w:val="36D4F9AF"/>
    <w:rsid w:val="36D73388"/>
    <w:rsid w:val="36DA3473"/>
    <w:rsid w:val="36E19C4E"/>
    <w:rsid w:val="36E33749"/>
    <w:rsid w:val="36E60E65"/>
    <w:rsid w:val="36E63614"/>
    <w:rsid w:val="36EA33B5"/>
    <w:rsid w:val="36EECCB0"/>
    <w:rsid w:val="36F3B933"/>
    <w:rsid w:val="36FA0FFB"/>
    <w:rsid w:val="36FCB4D1"/>
    <w:rsid w:val="36FD12F8"/>
    <w:rsid w:val="36FE251D"/>
    <w:rsid w:val="36FE817F"/>
    <w:rsid w:val="370EF168"/>
    <w:rsid w:val="37101802"/>
    <w:rsid w:val="37104E8D"/>
    <w:rsid w:val="37110B9C"/>
    <w:rsid w:val="3711B0EB"/>
    <w:rsid w:val="3711FE5B"/>
    <w:rsid w:val="37125AEC"/>
    <w:rsid w:val="37159DED"/>
    <w:rsid w:val="3715F6F2"/>
    <w:rsid w:val="371EF3CB"/>
    <w:rsid w:val="372030FA"/>
    <w:rsid w:val="37239F60"/>
    <w:rsid w:val="3724278A"/>
    <w:rsid w:val="3726E6DC"/>
    <w:rsid w:val="372BC30B"/>
    <w:rsid w:val="37307536"/>
    <w:rsid w:val="37312B86"/>
    <w:rsid w:val="373273E6"/>
    <w:rsid w:val="373333F2"/>
    <w:rsid w:val="37336900"/>
    <w:rsid w:val="3734394B"/>
    <w:rsid w:val="37368ED2"/>
    <w:rsid w:val="37373BAA"/>
    <w:rsid w:val="37383F75"/>
    <w:rsid w:val="37395F1F"/>
    <w:rsid w:val="373CA4F8"/>
    <w:rsid w:val="373D6257"/>
    <w:rsid w:val="3741B378"/>
    <w:rsid w:val="3744D04F"/>
    <w:rsid w:val="374F5FA0"/>
    <w:rsid w:val="375C15B2"/>
    <w:rsid w:val="3762BB12"/>
    <w:rsid w:val="37685891"/>
    <w:rsid w:val="376CDBD3"/>
    <w:rsid w:val="37705914"/>
    <w:rsid w:val="37712FF0"/>
    <w:rsid w:val="3771642E"/>
    <w:rsid w:val="3777920A"/>
    <w:rsid w:val="37788EB4"/>
    <w:rsid w:val="377B526A"/>
    <w:rsid w:val="377E47F7"/>
    <w:rsid w:val="377E80AE"/>
    <w:rsid w:val="37805688"/>
    <w:rsid w:val="37835FC5"/>
    <w:rsid w:val="378B405D"/>
    <w:rsid w:val="3793793E"/>
    <w:rsid w:val="379752AF"/>
    <w:rsid w:val="37A1579D"/>
    <w:rsid w:val="37A97919"/>
    <w:rsid w:val="37AA2DF6"/>
    <w:rsid w:val="37AB7347"/>
    <w:rsid w:val="37B2739D"/>
    <w:rsid w:val="37B470DF"/>
    <w:rsid w:val="37B477B6"/>
    <w:rsid w:val="37BA3B3F"/>
    <w:rsid w:val="37C24BE0"/>
    <w:rsid w:val="37C41D5E"/>
    <w:rsid w:val="37C6160C"/>
    <w:rsid w:val="37C653E0"/>
    <w:rsid w:val="37CE61CC"/>
    <w:rsid w:val="37CF112A"/>
    <w:rsid w:val="37D6F20E"/>
    <w:rsid w:val="37D87F3F"/>
    <w:rsid w:val="37E5AF2D"/>
    <w:rsid w:val="37E7B69C"/>
    <w:rsid w:val="37EFB36E"/>
    <w:rsid w:val="37F15150"/>
    <w:rsid w:val="37F4B10F"/>
    <w:rsid w:val="37F68834"/>
    <w:rsid w:val="37FE4F62"/>
    <w:rsid w:val="380171EC"/>
    <w:rsid w:val="38050156"/>
    <w:rsid w:val="3806898B"/>
    <w:rsid w:val="3807406D"/>
    <w:rsid w:val="381003C0"/>
    <w:rsid w:val="381EA36E"/>
    <w:rsid w:val="3825888A"/>
    <w:rsid w:val="3828678C"/>
    <w:rsid w:val="382A1594"/>
    <w:rsid w:val="382F4F8E"/>
    <w:rsid w:val="3830EBAA"/>
    <w:rsid w:val="38359636"/>
    <w:rsid w:val="3835E1A1"/>
    <w:rsid w:val="38384A92"/>
    <w:rsid w:val="383928F3"/>
    <w:rsid w:val="3839E05C"/>
    <w:rsid w:val="383A896F"/>
    <w:rsid w:val="38435814"/>
    <w:rsid w:val="38467A52"/>
    <w:rsid w:val="3847A235"/>
    <w:rsid w:val="3847D607"/>
    <w:rsid w:val="384D956F"/>
    <w:rsid w:val="384F68CC"/>
    <w:rsid w:val="3854DD94"/>
    <w:rsid w:val="385CCCE5"/>
    <w:rsid w:val="385D633E"/>
    <w:rsid w:val="385EB343"/>
    <w:rsid w:val="3862F1E6"/>
    <w:rsid w:val="38672AE7"/>
    <w:rsid w:val="386A1CAF"/>
    <w:rsid w:val="3870EA43"/>
    <w:rsid w:val="3876A1C1"/>
    <w:rsid w:val="387AA50A"/>
    <w:rsid w:val="3886018E"/>
    <w:rsid w:val="3887B0BD"/>
    <w:rsid w:val="388A6DCE"/>
    <w:rsid w:val="388BDCDD"/>
    <w:rsid w:val="388EA703"/>
    <w:rsid w:val="3890BC8B"/>
    <w:rsid w:val="3891C952"/>
    <w:rsid w:val="3895D04C"/>
    <w:rsid w:val="3898DA54"/>
    <w:rsid w:val="389DF188"/>
    <w:rsid w:val="389EFB99"/>
    <w:rsid w:val="389F7898"/>
    <w:rsid w:val="389F994E"/>
    <w:rsid w:val="38A097D0"/>
    <w:rsid w:val="38A4A5D0"/>
    <w:rsid w:val="38A66327"/>
    <w:rsid w:val="38A98F1C"/>
    <w:rsid w:val="38A9CDE9"/>
    <w:rsid w:val="38AA5DD2"/>
    <w:rsid w:val="38AEDB97"/>
    <w:rsid w:val="38B2B94E"/>
    <w:rsid w:val="38B35BB4"/>
    <w:rsid w:val="38B51475"/>
    <w:rsid w:val="38B5977F"/>
    <w:rsid w:val="38BDEBE0"/>
    <w:rsid w:val="38C06680"/>
    <w:rsid w:val="38C0A4CC"/>
    <w:rsid w:val="38CA9012"/>
    <w:rsid w:val="38CBA4DC"/>
    <w:rsid w:val="38CCAD73"/>
    <w:rsid w:val="38D02721"/>
    <w:rsid w:val="38D64773"/>
    <w:rsid w:val="38D9891A"/>
    <w:rsid w:val="38DB5645"/>
    <w:rsid w:val="38E7CFE5"/>
    <w:rsid w:val="38E8F4AC"/>
    <w:rsid w:val="38EA1423"/>
    <w:rsid w:val="38EDEF61"/>
    <w:rsid w:val="38F09EEF"/>
    <w:rsid w:val="38F0B968"/>
    <w:rsid w:val="38F3CE48"/>
    <w:rsid w:val="38FB4826"/>
    <w:rsid w:val="390625D6"/>
    <w:rsid w:val="390B7539"/>
    <w:rsid w:val="390CF80C"/>
    <w:rsid w:val="390E5F71"/>
    <w:rsid w:val="39109DE4"/>
    <w:rsid w:val="3912320A"/>
    <w:rsid w:val="39145515"/>
    <w:rsid w:val="391FF7F1"/>
    <w:rsid w:val="39210814"/>
    <w:rsid w:val="39252DFC"/>
    <w:rsid w:val="39258151"/>
    <w:rsid w:val="3925C7A0"/>
    <w:rsid w:val="392DB092"/>
    <w:rsid w:val="39332C21"/>
    <w:rsid w:val="3933A34F"/>
    <w:rsid w:val="39343030"/>
    <w:rsid w:val="3936D3E1"/>
    <w:rsid w:val="39379C22"/>
    <w:rsid w:val="39384251"/>
    <w:rsid w:val="393A22D5"/>
    <w:rsid w:val="393D03F3"/>
    <w:rsid w:val="393F974F"/>
    <w:rsid w:val="393FA028"/>
    <w:rsid w:val="3945D189"/>
    <w:rsid w:val="3948C8DE"/>
    <w:rsid w:val="3949CD2D"/>
    <w:rsid w:val="394A0FED"/>
    <w:rsid w:val="394D3700"/>
    <w:rsid w:val="394D5BDC"/>
    <w:rsid w:val="394FE195"/>
    <w:rsid w:val="3952718F"/>
    <w:rsid w:val="395A6BB0"/>
    <w:rsid w:val="395AC2D8"/>
    <w:rsid w:val="395F2ABC"/>
    <w:rsid w:val="39625555"/>
    <w:rsid w:val="39626941"/>
    <w:rsid w:val="3963FBBE"/>
    <w:rsid w:val="3971A8B1"/>
    <w:rsid w:val="39742759"/>
    <w:rsid w:val="3979B085"/>
    <w:rsid w:val="39806133"/>
    <w:rsid w:val="39828B57"/>
    <w:rsid w:val="3983C7D6"/>
    <w:rsid w:val="39856A3B"/>
    <w:rsid w:val="3987BA6F"/>
    <w:rsid w:val="398C519A"/>
    <w:rsid w:val="39918B8B"/>
    <w:rsid w:val="3995443A"/>
    <w:rsid w:val="3999003C"/>
    <w:rsid w:val="399C6F6E"/>
    <w:rsid w:val="39A547E7"/>
    <w:rsid w:val="39A89494"/>
    <w:rsid w:val="39B17B92"/>
    <w:rsid w:val="39B5F679"/>
    <w:rsid w:val="39BA29F4"/>
    <w:rsid w:val="39BE0959"/>
    <w:rsid w:val="39BF4464"/>
    <w:rsid w:val="39C602C5"/>
    <w:rsid w:val="39C6DE95"/>
    <w:rsid w:val="39C92BB9"/>
    <w:rsid w:val="39D6E5D9"/>
    <w:rsid w:val="39D7FE3F"/>
    <w:rsid w:val="39DA09D8"/>
    <w:rsid w:val="39DBF2FC"/>
    <w:rsid w:val="39DE5D2C"/>
    <w:rsid w:val="39E522CA"/>
    <w:rsid w:val="39E96091"/>
    <w:rsid w:val="39EE1402"/>
    <w:rsid w:val="39F27539"/>
    <w:rsid w:val="39FD41BE"/>
    <w:rsid w:val="3A01DFD0"/>
    <w:rsid w:val="3A14A17E"/>
    <w:rsid w:val="3A15083E"/>
    <w:rsid w:val="3A17392C"/>
    <w:rsid w:val="3A20FCD8"/>
    <w:rsid w:val="3A292575"/>
    <w:rsid w:val="3A37D91E"/>
    <w:rsid w:val="3A39E38B"/>
    <w:rsid w:val="3A3E6B60"/>
    <w:rsid w:val="3A41768E"/>
    <w:rsid w:val="3A4196D5"/>
    <w:rsid w:val="3A440990"/>
    <w:rsid w:val="3A48A0A0"/>
    <w:rsid w:val="3A49FB2D"/>
    <w:rsid w:val="3A4B139D"/>
    <w:rsid w:val="3A4F202E"/>
    <w:rsid w:val="3A513F0C"/>
    <w:rsid w:val="3A571EC3"/>
    <w:rsid w:val="3A572A79"/>
    <w:rsid w:val="3A58184A"/>
    <w:rsid w:val="3A598CD7"/>
    <w:rsid w:val="3A5DE03F"/>
    <w:rsid w:val="3A5E9623"/>
    <w:rsid w:val="3A62B8B9"/>
    <w:rsid w:val="3A63B3D2"/>
    <w:rsid w:val="3A65BBBA"/>
    <w:rsid w:val="3A67D9CE"/>
    <w:rsid w:val="3A6891A6"/>
    <w:rsid w:val="3A714378"/>
    <w:rsid w:val="3A72F4FC"/>
    <w:rsid w:val="3A7777F7"/>
    <w:rsid w:val="3A792603"/>
    <w:rsid w:val="3A797F1C"/>
    <w:rsid w:val="3A83443D"/>
    <w:rsid w:val="3A87F9F2"/>
    <w:rsid w:val="3A8B12CF"/>
    <w:rsid w:val="3A8EF26F"/>
    <w:rsid w:val="3A916339"/>
    <w:rsid w:val="3A9271E9"/>
    <w:rsid w:val="3A98F83B"/>
    <w:rsid w:val="3AA02970"/>
    <w:rsid w:val="3AA23349"/>
    <w:rsid w:val="3AA2F7F4"/>
    <w:rsid w:val="3AA31F76"/>
    <w:rsid w:val="3AA788FB"/>
    <w:rsid w:val="3AA914D9"/>
    <w:rsid w:val="3AA9FD35"/>
    <w:rsid w:val="3AAD88D2"/>
    <w:rsid w:val="3AAFB9DB"/>
    <w:rsid w:val="3AAFE93B"/>
    <w:rsid w:val="3AB072E0"/>
    <w:rsid w:val="3AB2F280"/>
    <w:rsid w:val="3AB62BB2"/>
    <w:rsid w:val="3ABA9C1E"/>
    <w:rsid w:val="3AC21EC2"/>
    <w:rsid w:val="3AC77D82"/>
    <w:rsid w:val="3AD0941C"/>
    <w:rsid w:val="3AD56209"/>
    <w:rsid w:val="3AD6288D"/>
    <w:rsid w:val="3AD62D86"/>
    <w:rsid w:val="3AD6EE8A"/>
    <w:rsid w:val="3AD72444"/>
    <w:rsid w:val="3AD8F361"/>
    <w:rsid w:val="3ADA65D5"/>
    <w:rsid w:val="3ADBC84E"/>
    <w:rsid w:val="3ADCBF3A"/>
    <w:rsid w:val="3ADF39BE"/>
    <w:rsid w:val="3AE2FAEB"/>
    <w:rsid w:val="3AE332E5"/>
    <w:rsid w:val="3AEC59E9"/>
    <w:rsid w:val="3AFC8863"/>
    <w:rsid w:val="3AFEAF81"/>
    <w:rsid w:val="3B00277E"/>
    <w:rsid w:val="3B04013C"/>
    <w:rsid w:val="3B07BA94"/>
    <w:rsid w:val="3B09ECDD"/>
    <w:rsid w:val="3B10FDBE"/>
    <w:rsid w:val="3B1AEB38"/>
    <w:rsid w:val="3B1D78A0"/>
    <w:rsid w:val="3B2327C7"/>
    <w:rsid w:val="3B26C518"/>
    <w:rsid w:val="3B274DFA"/>
    <w:rsid w:val="3B3063A3"/>
    <w:rsid w:val="3B30DE00"/>
    <w:rsid w:val="3B3923D6"/>
    <w:rsid w:val="3B40C805"/>
    <w:rsid w:val="3B4DA278"/>
    <w:rsid w:val="3B4DF538"/>
    <w:rsid w:val="3B4FA45C"/>
    <w:rsid w:val="3B50E26A"/>
    <w:rsid w:val="3B515FBF"/>
    <w:rsid w:val="3B5EAD15"/>
    <w:rsid w:val="3B5EF4A3"/>
    <w:rsid w:val="3B5FED13"/>
    <w:rsid w:val="3B664932"/>
    <w:rsid w:val="3B703466"/>
    <w:rsid w:val="3B710052"/>
    <w:rsid w:val="3B7463AD"/>
    <w:rsid w:val="3B7DFF88"/>
    <w:rsid w:val="3B91E251"/>
    <w:rsid w:val="3BA211A3"/>
    <w:rsid w:val="3BA66EB9"/>
    <w:rsid w:val="3BA77A8F"/>
    <w:rsid w:val="3BAD2CA0"/>
    <w:rsid w:val="3BAD9F06"/>
    <w:rsid w:val="3BAEDC47"/>
    <w:rsid w:val="3BB18555"/>
    <w:rsid w:val="3BB38DDB"/>
    <w:rsid w:val="3BB63E58"/>
    <w:rsid w:val="3BB84D9F"/>
    <w:rsid w:val="3BBAF181"/>
    <w:rsid w:val="3BBBD078"/>
    <w:rsid w:val="3BBC600A"/>
    <w:rsid w:val="3BBF3C19"/>
    <w:rsid w:val="3BC43627"/>
    <w:rsid w:val="3BD57FD6"/>
    <w:rsid w:val="3BD58269"/>
    <w:rsid w:val="3BDF7F67"/>
    <w:rsid w:val="3BE0B90B"/>
    <w:rsid w:val="3BE50FBA"/>
    <w:rsid w:val="3BE5F699"/>
    <w:rsid w:val="3BE9064C"/>
    <w:rsid w:val="3BECCD34"/>
    <w:rsid w:val="3BED93B8"/>
    <w:rsid w:val="3BEFDEC6"/>
    <w:rsid w:val="3BF3995F"/>
    <w:rsid w:val="3BF5A8D1"/>
    <w:rsid w:val="3BF79A96"/>
    <w:rsid w:val="3BFDA20B"/>
    <w:rsid w:val="3C01B532"/>
    <w:rsid w:val="3C032852"/>
    <w:rsid w:val="3C0373CC"/>
    <w:rsid w:val="3C05073A"/>
    <w:rsid w:val="3C0BF2A8"/>
    <w:rsid w:val="3C14D343"/>
    <w:rsid w:val="3C15DF49"/>
    <w:rsid w:val="3C1ABA9B"/>
    <w:rsid w:val="3C1EA7FD"/>
    <w:rsid w:val="3C246BD3"/>
    <w:rsid w:val="3C2D4D4C"/>
    <w:rsid w:val="3C2D9097"/>
    <w:rsid w:val="3C2FBFFA"/>
    <w:rsid w:val="3C315B9C"/>
    <w:rsid w:val="3C372E56"/>
    <w:rsid w:val="3C397A3A"/>
    <w:rsid w:val="3C3B2CBB"/>
    <w:rsid w:val="3C47EED9"/>
    <w:rsid w:val="3C4C8E02"/>
    <w:rsid w:val="3C558E1A"/>
    <w:rsid w:val="3C5C1923"/>
    <w:rsid w:val="3C5CB98F"/>
    <w:rsid w:val="3C639CFC"/>
    <w:rsid w:val="3C678D79"/>
    <w:rsid w:val="3C67CE81"/>
    <w:rsid w:val="3C699526"/>
    <w:rsid w:val="3C6E0DBF"/>
    <w:rsid w:val="3C7324F6"/>
    <w:rsid w:val="3C73BCDF"/>
    <w:rsid w:val="3C745D4C"/>
    <w:rsid w:val="3C76F319"/>
    <w:rsid w:val="3C7DC0F6"/>
    <w:rsid w:val="3C7FE838"/>
    <w:rsid w:val="3C84BE9C"/>
    <w:rsid w:val="3C85647B"/>
    <w:rsid w:val="3C85C5B9"/>
    <w:rsid w:val="3C896918"/>
    <w:rsid w:val="3C8B465D"/>
    <w:rsid w:val="3C8B4E8A"/>
    <w:rsid w:val="3C9465DE"/>
    <w:rsid w:val="3C968757"/>
    <w:rsid w:val="3C9755C1"/>
    <w:rsid w:val="3C9BDAFE"/>
    <w:rsid w:val="3C9E0C19"/>
    <w:rsid w:val="3CA242E5"/>
    <w:rsid w:val="3CA2EBF3"/>
    <w:rsid w:val="3CA42D4D"/>
    <w:rsid w:val="3CA435EA"/>
    <w:rsid w:val="3CA47C8B"/>
    <w:rsid w:val="3CA67EA7"/>
    <w:rsid w:val="3CA78540"/>
    <w:rsid w:val="3CB11B98"/>
    <w:rsid w:val="3CB3B093"/>
    <w:rsid w:val="3CBFE180"/>
    <w:rsid w:val="3CC0E9E1"/>
    <w:rsid w:val="3CC4A339"/>
    <w:rsid w:val="3CCB13ED"/>
    <w:rsid w:val="3CCD2C4A"/>
    <w:rsid w:val="3CD18377"/>
    <w:rsid w:val="3CD64C33"/>
    <w:rsid w:val="3CDAD203"/>
    <w:rsid w:val="3CDB1634"/>
    <w:rsid w:val="3CDCB441"/>
    <w:rsid w:val="3CE31199"/>
    <w:rsid w:val="3CE4405A"/>
    <w:rsid w:val="3CE4AB96"/>
    <w:rsid w:val="3CE5B3D9"/>
    <w:rsid w:val="3CE6AD96"/>
    <w:rsid w:val="3CEA2063"/>
    <w:rsid w:val="3CEA921C"/>
    <w:rsid w:val="3CF75C4E"/>
    <w:rsid w:val="3CF7A095"/>
    <w:rsid w:val="3CFDF0CD"/>
    <w:rsid w:val="3D00A7EF"/>
    <w:rsid w:val="3D00B9CD"/>
    <w:rsid w:val="3D010A8F"/>
    <w:rsid w:val="3D09999F"/>
    <w:rsid w:val="3D0B892A"/>
    <w:rsid w:val="3D0D867A"/>
    <w:rsid w:val="3D130B38"/>
    <w:rsid w:val="3D173124"/>
    <w:rsid w:val="3D17409E"/>
    <w:rsid w:val="3D1FFF17"/>
    <w:rsid w:val="3D209328"/>
    <w:rsid w:val="3D23C985"/>
    <w:rsid w:val="3D262C30"/>
    <w:rsid w:val="3D291A51"/>
    <w:rsid w:val="3D2E7604"/>
    <w:rsid w:val="3D31572B"/>
    <w:rsid w:val="3D32E995"/>
    <w:rsid w:val="3D32FFB5"/>
    <w:rsid w:val="3D33E8BA"/>
    <w:rsid w:val="3D36DFB2"/>
    <w:rsid w:val="3D37741B"/>
    <w:rsid w:val="3D38108C"/>
    <w:rsid w:val="3D3B104A"/>
    <w:rsid w:val="3D44E9EC"/>
    <w:rsid w:val="3D45D80B"/>
    <w:rsid w:val="3D463E17"/>
    <w:rsid w:val="3D4E4B1C"/>
    <w:rsid w:val="3D57435F"/>
    <w:rsid w:val="3D57487E"/>
    <w:rsid w:val="3D57FAF0"/>
    <w:rsid w:val="3D58B240"/>
    <w:rsid w:val="3D59327D"/>
    <w:rsid w:val="3D5BE9CB"/>
    <w:rsid w:val="3D63809F"/>
    <w:rsid w:val="3D63DD98"/>
    <w:rsid w:val="3D6C7051"/>
    <w:rsid w:val="3D6DF0F0"/>
    <w:rsid w:val="3D7171AD"/>
    <w:rsid w:val="3D7708E9"/>
    <w:rsid w:val="3D79DB2E"/>
    <w:rsid w:val="3D7CF40F"/>
    <w:rsid w:val="3D7FB1F6"/>
    <w:rsid w:val="3D818A06"/>
    <w:rsid w:val="3D825C88"/>
    <w:rsid w:val="3D857453"/>
    <w:rsid w:val="3D86431F"/>
    <w:rsid w:val="3D8AD1B6"/>
    <w:rsid w:val="3D8FCA9B"/>
    <w:rsid w:val="3D9A1118"/>
    <w:rsid w:val="3DA29CD0"/>
    <w:rsid w:val="3DA769DF"/>
    <w:rsid w:val="3DAD6C43"/>
    <w:rsid w:val="3DAE52FB"/>
    <w:rsid w:val="3DB7DCCC"/>
    <w:rsid w:val="3DBBF33A"/>
    <w:rsid w:val="3DC17AFD"/>
    <w:rsid w:val="3DC29CE8"/>
    <w:rsid w:val="3DC75FCB"/>
    <w:rsid w:val="3DD05C88"/>
    <w:rsid w:val="3DD16BD5"/>
    <w:rsid w:val="3DD7E53D"/>
    <w:rsid w:val="3DD80429"/>
    <w:rsid w:val="3DD866B4"/>
    <w:rsid w:val="3DE16B21"/>
    <w:rsid w:val="3DE43CDA"/>
    <w:rsid w:val="3DEBBC91"/>
    <w:rsid w:val="3DEEF1C8"/>
    <w:rsid w:val="3DEF323A"/>
    <w:rsid w:val="3DFE9485"/>
    <w:rsid w:val="3DFEF50D"/>
    <w:rsid w:val="3E0108C6"/>
    <w:rsid w:val="3E023ADF"/>
    <w:rsid w:val="3E06D27D"/>
    <w:rsid w:val="3E0DF6F8"/>
    <w:rsid w:val="3E15B9AC"/>
    <w:rsid w:val="3E16F6C3"/>
    <w:rsid w:val="3E1E4A5C"/>
    <w:rsid w:val="3E1ED460"/>
    <w:rsid w:val="3E1EEC0F"/>
    <w:rsid w:val="3E2089B1"/>
    <w:rsid w:val="3E209F88"/>
    <w:rsid w:val="3E23DB53"/>
    <w:rsid w:val="3E23FABE"/>
    <w:rsid w:val="3E259547"/>
    <w:rsid w:val="3E285360"/>
    <w:rsid w:val="3E295B4C"/>
    <w:rsid w:val="3E34ACF4"/>
    <w:rsid w:val="3E412C71"/>
    <w:rsid w:val="3E4757F5"/>
    <w:rsid w:val="3E481C1C"/>
    <w:rsid w:val="3E49A473"/>
    <w:rsid w:val="3E4C264C"/>
    <w:rsid w:val="3E4D5614"/>
    <w:rsid w:val="3E5578F9"/>
    <w:rsid w:val="3E587A0F"/>
    <w:rsid w:val="3E65305C"/>
    <w:rsid w:val="3E655670"/>
    <w:rsid w:val="3E659938"/>
    <w:rsid w:val="3E672C10"/>
    <w:rsid w:val="3E68B30D"/>
    <w:rsid w:val="3E6E8D2B"/>
    <w:rsid w:val="3E706BD3"/>
    <w:rsid w:val="3E74D360"/>
    <w:rsid w:val="3E76668A"/>
    <w:rsid w:val="3E79E122"/>
    <w:rsid w:val="3E7A8AB0"/>
    <w:rsid w:val="3E7B9926"/>
    <w:rsid w:val="3E7BE0FD"/>
    <w:rsid w:val="3E80AF4A"/>
    <w:rsid w:val="3E85B745"/>
    <w:rsid w:val="3E86CFA8"/>
    <w:rsid w:val="3E8A342D"/>
    <w:rsid w:val="3E8B281E"/>
    <w:rsid w:val="3E8BE134"/>
    <w:rsid w:val="3E8C6775"/>
    <w:rsid w:val="3E8D6C28"/>
    <w:rsid w:val="3E8E2B4A"/>
    <w:rsid w:val="3E971D32"/>
    <w:rsid w:val="3E9A6A73"/>
    <w:rsid w:val="3E9E1B5A"/>
    <w:rsid w:val="3EA4C6A2"/>
    <w:rsid w:val="3EA54B70"/>
    <w:rsid w:val="3EA826F6"/>
    <w:rsid w:val="3EAB24D5"/>
    <w:rsid w:val="3EAB7603"/>
    <w:rsid w:val="3EABC347"/>
    <w:rsid w:val="3EAC9F31"/>
    <w:rsid w:val="3EB19B7B"/>
    <w:rsid w:val="3EB2E0C9"/>
    <w:rsid w:val="3EB706D7"/>
    <w:rsid w:val="3EB85BF5"/>
    <w:rsid w:val="3EBD1F92"/>
    <w:rsid w:val="3EC4A14B"/>
    <w:rsid w:val="3EC54877"/>
    <w:rsid w:val="3ECC4C99"/>
    <w:rsid w:val="3ECF05DF"/>
    <w:rsid w:val="3EDAF8CE"/>
    <w:rsid w:val="3EECF85F"/>
    <w:rsid w:val="3EED2729"/>
    <w:rsid w:val="3EF33FFE"/>
    <w:rsid w:val="3EF88E31"/>
    <w:rsid w:val="3EF925D8"/>
    <w:rsid w:val="3EFE69BD"/>
    <w:rsid w:val="3F038851"/>
    <w:rsid w:val="3F053B94"/>
    <w:rsid w:val="3F08A8EB"/>
    <w:rsid w:val="3F0EEF78"/>
    <w:rsid w:val="3F19D2E2"/>
    <w:rsid w:val="3F210C9D"/>
    <w:rsid w:val="3F25D6E0"/>
    <w:rsid w:val="3F28456E"/>
    <w:rsid w:val="3F298B37"/>
    <w:rsid w:val="3F2C24AF"/>
    <w:rsid w:val="3F2C910B"/>
    <w:rsid w:val="3F30FF98"/>
    <w:rsid w:val="3F355605"/>
    <w:rsid w:val="3F38058D"/>
    <w:rsid w:val="3F396880"/>
    <w:rsid w:val="3F3D0AD7"/>
    <w:rsid w:val="3F40C0DE"/>
    <w:rsid w:val="3F45E073"/>
    <w:rsid w:val="3F479C2C"/>
    <w:rsid w:val="3F51AF45"/>
    <w:rsid w:val="3F58BA7B"/>
    <w:rsid w:val="3F5B5E05"/>
    <w:rsid w:val="3F6078CC"/>
    <w:rsid w:val="3F62F122"/>
    <w:rsid w:val="3F6628D7"/>
    <w:rsid w:val="3F66A9E3"/>
    <w:rsid w:val="3F690C9C"/>
    <w:rsid w:val="3F6C2B2C"/>
    <w:rsid w:val="3F73751D"/>
    <w:rsid w:val="3F78EA48"/>
    <w:rsid w:val="3F8224D8"/>
    <w:rsid w:val="3F846746"/>
    <w:rsid w:val="3F89C403"/>
    <w:rsid w:val="3F8B9BAE"/>
    <w:rsid w:val="3F8E3101"/>
    <w:rsid w:val="3F93FEE1"/>
    <w:rsid w:val="3F947713"/>
    <w:rsid w:val="3F9713F1"/>
    <w:rsid w:val="3F9CAAF5"/>
    <w:rsid w:val="3F9F879F"/>
    <w:rsid w:val="3FA336A5"/>
    <w:rsid w:val="3FAA3FD7"/>
    <w:rsid w:val="3FAB4534"/>
    <w:rsid w:val="3FB61F3E"/>
    <w:rsid w:val="3FB8F87D"/>
    <w:rsid w:val="3FB9A6AF"/>
    <w:rsid w:val="3FB9FC30"/>
    <w:rsid w:val="3FBF3B28"/>
    <w:rsid w:val="3FC31E15"/>
    <w:rsid w:val="3FC4D6AA"/>
    <w:rsid w:val="3FC7CEBE"/>
    <w:rsid w:val="3FC877B3"/>
    <w:rsid w:val="3FCBB03F"/>
    <w:rsid w:val="3FCF2A35"/>
    <w:rsid w:val="3FD1DB3E"/>
    <w:rsid w:val="3FD7731A"/>
    <w:rsid w:val="3FEEC991"/>
    <w:rsid w:val="3FFC1BD3"/>
    <w:rsid w:val="4002114D"/>
    <w:rsid w:val="400D0AC3"/>
    <w:rsid w:val="4010543C"/>
    <w:rsid w:val="40114519"/>
    <w:rsid w:val="40170982"/>
    <w:rsid w:val="401B5B36"/>
    <w:rsid w:val="401B5FE4"/>
    <w:rsid w:val="4022CFC4"/>
    <w:rsid w:val="40262581"/>
    <w:rsid w:val="40297A4B"/>
    <w:rsid w:val="4030B59A"/>
    <w:rsid w:val="4033CB92"/>
    <w:rsid w:val="403993EB"/>
    <w:rsid w:val="403ECBAF"/>
    <w:rsid w:val="403F8ADB"/>
    <w:rsid w:val="40431155"/>
    <w:rsid w:val="405AA42F"/>
    <w:rsid w:val="405AFB3C"/>
    <w:rsid w:val="405E929B"/>
    <w:rsid w:val="4061B431"/>
    <w:rsid w:val="4063B68A"/>
    <w:rsid w:val="40650CC6"/>
    <w:rsid w:val="406AD65E"/>
    <w:rsid w:val="406C0596"/>
    <w:rsid w:val="406D893C"/>
    <w:rsid w:val="40711ED2"/>
    <w:rsid w:val="4072A6C1"/>
    <w:rsid w:val="40751B06"/>
    <w:rsid w:val="40751C4E"/>
    <w:rsid w:val="40760477"/>
    <w:rsid w:val="40773901"/>
    <w:rsid w:val="407AEAAE"/>
    <w:rsid w:val="407DA7C8"/>
    <w:rsid w:val="4081BB08"/>
    <w:rsid w:val="40820C1C"/>
    <w:rsid w:val="4083ABEB"/>
    <w:rsid w:val="408AA15F"/>
    <w:rsid w:val="4090BE23"/>
    <w:rsid w:val="4094E537"/>
    <w:rsid w:val="4095E566"/>
    <w:rsid w:val="409855B1"/>
    <w:rsid w:val="40995118"/>
    <w:rsid w:val="409F258E"/>
    <w:rsid w:val="40AF4790"/>
    <w:rsid w:val="40B39930"/>
    <w:rsid w:val="40B451CB"/>
    <w:rsid w:val="40B9152F"/>
    <w:rsid w:val="40B9DC75"/>
    <w:rsid w:val="40C09716"/>
    <w:rsid w:val="40C311B2"/>
    <w:rsid w:val="40C4E702"/>
    <w:rsid w:val="40CCAC45"/>
    <w:rsid w:val="40DB2D50"/>
    <w:rsid w:val="40DB52DB"/>
    <w:rsid w:val="40DC78DD"/>
    <w:rsid w:val="40DC7E65"/>
    <w:rsid w:val="40DD7AE2"/>
    <w:rsid w:val="40E18BC4"/>
    <w:rsid w:val="40E1F720"/>
    <w:rsid w:val="40E52DEE"/>
    <w:rsid w:val="40EE060A"/>
    <w:rsid w:val="40F03271"/>
    <w:rsid w:val="40F163FA"/>
    <w:rsid w:val="40F555C0"/>
    <w:rsid w:val="40F7B920"/>
    <w:rsid w:val="40FFD075"/>
    <w:rsid w:val="410909F4"/>
    <w:rsid w:val="410DE692"/>
    <w:rsid w:val="4115C6E2"/>
    <w:rsid w:val="4116199E"/>
    <w:rsid w:val="411A5996"/>
    <w:rsid w:val="412377AD"/>
    <w:rsid w:val="4124E067"/>
    <w:rsid w:val="4126C4A1"/>
    <w:rsid w:val="4127DE14"/>
    <w:rsid w:val="412C86DF"/>
    <w:rsid w:val="412F280B"/>
    <w:rsid w:val="4130A7C2"/>
    <w:rsid w:val="413170BB"/>
    <w:rsid w:val="4132DC54"/>
    <w:rsid w:val="4133E0B8"/>
    <w:rsid w:val="413492C5"/>
    <w:rsid w:val="4136ACE9"/>
    <w:rsid w:val="41392F13"/>
    <w:rsid w:val="413D805D"/>
    <w:rsid w:val="4140D146"/>
    <w:rsid w:val="41420A25"/>
    <w:rsid w:val="41438D6C"/>
    <w:rsid w:val="4144701E"/>
    <w:rsid w:val="414625B9"/>
    <w:rsid w:val="414ADA86"/>
    <w:rsid w:val="414F87C0"/>
    <w:rsid w:val="4152746E"/>
    <w:rsid w:val="41547DF9"/>
    <w:rsid w:val="41588902"/>
    <w:rsid w:val="415F83AC"/>
    <w:rsid w:val="41603EFC"/>
    <w:rsid w:val="4160435A"/>
    <w:rsid w:val="41615923"/>
    <w:rsid w:val="41615E99"/>
    <w:rsid w:val="4165567E"/>
    <w:rsid w:val="416744FE"/>
    <w:rsid w:val="416BE7B0"/>
    <w:rsid w:val="417EA59C"/>
    <w:rsid w:val="418438A1"/>
    <w:rsid w:val="4189D377"/>
    <w:rsid w:val="418BFB27"/>
    <w:rsid w:val="418CB709"/>
    <w:rsid w:val="418D5968"/>
    <w:rsid w:val="418D691D"/>
    <w:rsid w:val="418DA330"/>
    <w:rsid w:val="4190A4B4"/>
    <w:rsid w:val="419BAB5F"/>
    <w:rsid w:val="41A0527F"/>
    <w:rsid w:val="41A15C56"/>
    <w:rsid w:val="41A28A4F"/>
    <w:rsid w:val="41A64D85"/>
    <w:rsid w:val="41AA28E2"/>
    <w:rsid w:val="41AB8C94"/>
    <w:rsid w:val="41B05F79"/>
    <w:rsid w:val="41BEA7B8"/>
    <w:rsid w:val="41BFDE29"/>
    <w:rsid w:val="41C2D7B1"/>
    <w:rsid w:val="41C38E38"/>
    <w:rsid w:val="41C646E9"/>
    <w:rsid w:val="41CAFE72"/>
    <w:rsid w:val="41CCAD81"/>
    <w:rsid w:val="41CF96CB"/>
    <w:rsid w:val="41D48C81"/>
    <w:rsid w:val="41D76E84"/>
    <w:rsid w:val="41D792AA"/>
    <w:rsid w:val="41E0D9BE"/>
    <w:rsid w:val="41EB6A10"/>
    <w:rsid w:val="41ED6359"/>
    <w:rsid w:val="41F23854"/>
    <w:rsid w:val="41F42A04"/>
    <w:rsid w:val="41F44FCD"/>
    <w:rsid w:val="41F8E988"/>
    <w:rsid w:val="420225D9"/>
    <w:rsid w:val="4205CCAB"/>
    <w:rsid w:val="4209644A"/>
    <w:rsid w:val="420DD9DE"/>
    <w:rsid w:val="420DE04D"/>
    <w:rsid w:val="4215EA6C"/>
    <w:rsid w:val="421ADC3F"/>
    <w:rsid w:val="421E4FEA"/>
    <w:rsid w:val="42264807"/>
    <w:rsid w:val="42283496"/>
    <w:rsid w:val="422A6E4F"/>
    <w:rsid w:val="422D5AE3"/>
    <w:rsid w:val="4232D253"/>
    <w:rsid w:val="4234E7E8"/>
    <w:rsid w:val="42378462"/>
    <w:rsid w:val="423991C1"/>
    <w:rsid w:val="42416D7C"/>
    <w:rsid w:val="42427496"/>
    <w:rsid w:val="4247C9A5"/>
    <w:rsid w:val="424DDF5B"/>
    <w:rsid w:val="424FD788"/>
    <w:rsid w:val="425AD69E"/>
    <w:rsid w:val="425C2503"/>
    <w:rsid w:val="425DB242"/>
    <w:rsid w:val="425F855B"/>
    <w:rsid w:val="425FA5CA"/>
    <w:rsid w:val="4263363D"/>
    <w:rsid w:val="426455B0"/>
    <w:rsid w:val="42647A22"/>
    <w:rsid w:val="42652246"/>
    <w:rsid w:val="4269C0A1"/>
    <w:rsid w:val="42700DE0"/>
    <w:rsid w:val="42711744"/>
    <w:rsid w:val="4276E8C1"/>
    <w:rsid w:val="4279A797"/>
    <w:rsid w:val="427A59DF"/>
    <w:rsid w:val="427B0630"/>
    <w:rsid w:val="427C0934"/>
    <w:rsid w:val="428022FD"/>
    <w:rsid w:val="4280B4F4"/>
    <w:rsid w:val="428A70F6"/>
    <w:rsid w:val="428FAAB5"/>
    <w:rsid w:val="4295E51F"/>
    <w:rsid w:val="429A3AE0"/>
    <w:rsid w:val="429DCC32"/>
    <w:rsid w:val="429E37E7"/>
    <w:rsid w:val="42A34A11"/>
    <w:rsid w:val="42A3C703"/>
    <w:rsid w:val="42A9FFEC"/>
    <w:rsid w:val="42AD0590"/>
    <w:rsid w:val="42AD1A8F"/>
    <w:rsid w:val="42B2964C"/>
    <w:rsid w:val="42B2E17C"/>
    <w:rsid w:val="42BB3E0A"/>
    <w:rsid w:val="42BE0E9B"/>
    <w:rsid w:val="42BFCC0D"/>
    <w:rsid w:val="42C1718E"/>
    <w:rsid w:val="42C35B77"/>
    <w:rsid w:val="42CAA593"/>
    <w:rsid w:val="42CE4989"/>
    <w:rsid w:val="42D239F2"/>
    <w:rsid w:val="42DC2202"/>
    <w:rsid w:val="42DCDD66"/>
    <w:rsid w:val="42DD9E17"/>
    <w:rsid w:val="42E36359"/>
    <w:rsid w:val="42E62F42"/>
    <w:rsid w:val="42EA0330"/>
    <w:rsid w:val="42F33FB8"/>
    <w:rsid w:val="43028CC1"/>
    <w:rsid w:val="43041C71"/>
    <w:rsid w:val="43048E82"/>
    <w:rsid w:val="430CD575"/>
    <w:rsid w:val="43126C47"/>
    <w:rsid w:val="4318BFEF"/>
    <w:rsid w:val="431E97E1"/>
    <w:rsid w:val="4321E9A8"/>
    <w:rsid w:val="432436B8"/>
    <w:rsid w:val="43250F2C"/>
    <w:rsid w:val="4325483B"/>
    <w:rsid w:val="4325FB46"/>
    <w:rsid w:val="432F3F3F"/>
    <w:rsid w:val="432FDCCB"/>
    <w:rsid w:val="432FE8F6"/>
    <w:rsid w:val="433A6E0E"/>
    <w:rsid w:val="433AA596"/>
    <w:rsid w:val="433DF8BF"/>
    <w:rsid w:val="433E0E14"/>
    <w:rsid w:val="434556EB"/>
    <w:rsid w:val="43456C5F"/>
    <w:rsid w:val="434B7B9C"/>
    <w:rsid w:val="43550428"/>
    <w:rsid w:val="43551F24"/>
    <w:rsid w:val="435A4DBB"/>
    <w:rsid w:val="4361E154"/>
    <w:rsid w:val="4362681F"/>
    <w:rsid w:val="43664DD4"/>
    <w:rsid w:val="4372B236"/>
    <w:rsid w:val="4378821E"/>
    <w:rsid w:val="43798637"/>
    <w:rsid w:val="437F5DA9"/>
    <w:rsid w:val="43819529"/>
    <w:rsid w:val="43822A2C"/>
    <w:rsid w:val="4384A11D"/>
    <w:rsid w:val="438AD446"/>
    <w:rsid w:val="438B7AA8"/>
    <w:rsid w:val="438BACC8"/>
    <w:rsid w:val="439109B1"/>
    <w:rsid w:val="4392DA06"/>
    <w:rsid w:val="4395607F"/>
    <w:rsid w:val="439F0C1C"/>
    <w:rsid w:val="43A0F194"/>
    <w:rsid w:val="43A3122F"/>
    <w:rsid w:val="43A4AA88"/>
    <w:rsid w:val="43A5D32E"/>
    <w:rsid w:val="43A67658"/>
    <w:rsid w:val="43A71010"/>
    <w:rsid w:val="43A79836"/>
    <w:rsid w:val="43AB252B"/>
    <w:rsid w:val="43AB6A9B"/>
    <w:rsid w:val="43ABE1B2"/>
    <w:rsid w:val="43ABF5A6"/>
    <w:rsid w:val="43AD34CB"/>
    <w:rsid w:val="43B0ACCE"/>
    <w:rsid w:val="43B2C400"/>
    <w:rsid w:val="43B76AFB"/>
    <w:rsid w:val="43B8207D"/>
    <w:rsid w:val="43BBA922"/>
    <w:rsid w:val="43C3FC37"/>
    <w:rsid w:val="43C6CD67"/>
    <w:rsid w:val="43C845D0"/>
    <w:rsid w:val="43CB216F"/>
    <w:rsid w:val="43CCD0CD"/>
    <w:rsid w:val="43D16ECB"/>
    <w:rsid w:val="43D3424E"/>
    <w:rsid w:val="43D39A20"/>
    <w:rsid w:val="43D4621B"/>
    <w:rsid w:val="43DE35B5"/>
    <w:rsid w:val="43DE9D5E"/>
    <w:rsid w:val="43E2DFE7"/>
    <w:rsid w:val="43E332F9"/>
    <w:rsid w:val="43E3C719"/>
    <w:rsid w:val="43E4B057"/>
    <w:rsid w:val="43E591BE"/>
    <w:rsid w:val="43EBF2C0"/>
    <w:rsid w:val="43EBFF42"/>
    <w:rsid w:val="43EC464B"/>
    <w:rsid w:val="43ED44EA"/>
    <w:rsid w:val="43F0617C"/>
    <w:rsid w:val="43F3A757"/>
    <w:rsid w:val="43F3A777"/>
    <w:rsid w:val="43F47DD4"/>
    <w:rsid w:val="43FA9863"/>
    <w:rsid w:val="43FB52E7"/>
    <w:rsid w:val="43FB7118"/>
    <w:rsid w:val="440409E4"/>
    <w:rsid w:val="440B3E16"/>
    <w:rsid w:val="440FD117"/>
    <w:rsid w:val="4416AF8E"/>
    <w:rsid w:val="4419E77E"/>
    <w:rsid w:val="441B1503"/>
    <w:rsid w:val="441D10E2"/>
    <w:rsid w:val="441ED2D2"/>
    <w:rsid w:val="441FB1F7"/>
    <w:rsid w:val="44214F0D"/>
    <w:rsid w:val="442768B1"/>
    <w:rsid w:val="44294123"/>
    <w:rsid w:val="442DEEC0"/>
    <w:rsid w:val="443201A3"/>
    <w:rsid w:val="443473BB"/>
    <w:rsid w:val="44351D38"/>
    <w:rsid w:val="4438D252"/>
    <w:rsid w:val="4439FA92"/>
    <w:rsid w:val="443AD423"/>
    <w:rsid w:val="44456F62"/>
    <w:rsid w:val="4445C93F"/>
    <w:rsid w:val="444C9B26"/>
    <w:rsid w:val="44550242"/>
    <w:rsid w:val="4456BA78"/>
    <w:rsid w:val="445B0BCF"/>
    <w:rsid w:val="445D4827"/>
    <w:rsid w:val="4461160D"/>
    <w:rsid w:val="4461AC45"/>
    <w:rsid w:val="44625592"/>
    <w:rsid w:val="446401E9"/>
    <w:rsid w:val="4464CF51"/>
    <w:rsid w:val="44669025"/>
    <w:rsid w:val="4467AEA1"/>
    <w:rsid w:val="446A8444"/>
    <w:rsid w:val="446AE17F"/>
    <w:rsid w:val="446CB33A"/>
    <w:rsid w:val="44719D1E"/>
    <w:rsid w:val="44758305"/>
    <w:rsid w:val="44760D15"/>
    <w:rsid w:val="4476D6D4"/>
    <w:rsid w:val="44791E23"/>
    <w:rsid w:val="44808D9A"/>
    <w:rsid w:val="448B2CB4"/>
    <w:rsid w:val="449E55B5"/>
    <w:rsid w:val="44A9BB65"/>
    <w:rsid w:val="44AA21F9"/>
    <w:rsid w:val="44AB08DC"/>
    <w:rsid w:val="44AE8544"/>
    <w:rsid w:val="44B8C6C5"/>
    <w:rsid w:val="44BC901C"/>
    <w:rsid w:val="44BE775A"/>
    <w:rsid w:val="44C0E432"/>
    <w:rsid w:val="44C6BAEF"/>
    <w:rsid w:val="44C80009"/>
    <w:rsid w:val="44CB89CA"/>
    <w:rsid w:val="44D47BC6"/>
    <w:rsid w:val="44D49FB2"/>
    <w:rsid w:val="44D52B72"/>
    <w:rsid w:val="44D5C612"/>
    <w:rsid w:val="44D71217"/>
    <w:rsid w:val="44D8533E"/>
    <w:rsid w:val="44E6580C"/>
    <w:rsid w:val="44EACB35"/>
    <w:rsid w:val="44EE1DFC"/>
    <w:rsid w:val="44FD7A4D"/>
    <w:rsid w:val="45052754"/>
    <w:rsid w:val="450E46DE"/>
    <w:rsid w:val="4510D55B"/>
    <w:rsid w:val="45165BC9"/>
    <w:rsid w:val="451675BC"/>
    <w:rsid w:val="45175172"/>
    <w:rsid w:val="451B4F7D"/>
    <w:rsid w:val="451EA86C"/>
    <w:rsid w:val="45231319"/>
    <w:rsid w:val="45250C95"/>
    <w:rsid w:val="45254B96"/>
    <w:rsid w:val="452D9BC1"/>
    <w:rsid w:val="45321510"/>
    <w:rsid w:val="4537209D"/>
    <w:rsid w:val="453A9A85"/>
    <w:rsid w:val="4540337B"/>
    <w:rsid w:val="45424301"/>
    <w:rsid w:val="45441C7C"/>
    <w:rsid w:val="45461E88"/>
    <w:rsid w:val="4546DBDE"/>
    <w:rsid w:val="45472E53"/>
    <w:rsid w:val="45490831"/>
    <w:rsid w:val="454C06C6"/>
    <w:rsid w:val="454C73B7"/>
    <w:rsid w:val="454CEB0C"/>
    <w:rsid w:val="4550F7DF"/>
    <w:rsid w:val="455273D9"/>
    <w:rsid w:val="4559804F"/>
    <w:rsid w:val="456221B1"/>
    <w:rsid w:val="45684C74"/>
    <w:rsid w:val="457103F5"/>
    <w:rsid w:val="45744725"/>
    <w:rsid w:val="45777945"/>
    <w:rsid w:val="457A8BAC"/>
    <w:rsid w:val="458209AE"/>
    <w:rsid w:val="45824106"/>
    <w:rsid w:val="4584FCD8"/>
    <w:rsid w:val="4587ED96"/>
    <w:rsid w:val="458F6CC2"/>
    <w:rsid w:val="458FF373"/>
    <w:rsid w:val="4594AA63"/>
    <w:rsid w:val="4595599F"/>
    <w:rsid w:val="459AED79"/>
    <w:rsid w:val="459C6395"/>
    <w:rsid w:val="45A17E46"/>
    <w:rsid w:val="45A3D568"/>
    <w:rsid w:val="45A56F39"/>
    <w:rsid w:val="45AE15C6"/>
    <w:rsid w:val="45AE2103"/>
    <w:rsid w:val="45AE2289"/>
    <w:rsid w:val="45B045AB"/>
    <w:rsid w:val="45B1598A"/>
    <w:rsid w:val="45B34130"/>
    <w:rsid w:val="45B59124"/>
    <w:rsid w:val="45BC8BD7"/>
    <w:rsid w:val="45BE8085"/>
    <w:rsid w:val="45C6C18F"/>
    <w:rsid w:val="45CC1D53"/>
    <w:rsid w:val="45D1E19D"/>
    <w:rsid w:val="45D35753"/>
    <w:rsid w:val="45D38F59"/>
    <w:rsid w:val="45D3C315"/>
    <w:rsid w:val="45DEF05C"/>
    <w:rsid w:val="45E0DFCA"/>
    <w:rsid w:val="45E5D04E"/>
    <w:rsid w:val="45EC83B4"/>
    <w:rsid w:val="45ECF429"/>
    <w:rsid w:val="45F485D7"/>
    <w:rsid w:val="45F67B9E"/>
    <w:rsid w:val="45FC7C7E"/>
    <w:rsid w:val="46008BC2"/>
    <w:rsid w:val="46019A2E"/>
    <w:rsid w:val="46050A8A"/>
    <w:rsid w:val="46099FE6"/>
    <w:rsid w:val="460B7BDC"/>
    <w:rsid w:val="46162E75"/>
    <w:rsid w:val="46239981"/>
    <w:rsid w:val="4623E549"/>
    <w:rsid w:val="46274528"/>
    <w:rsid w:val="462A21E8"/>
    <w:rsid w:val="462ECF19"/>
    <w:rsid w:val="46300BE8"/>
    <w:rsid w:val="463038F9"/>
    <w:rsid w:val="4630CA96"/>
    <w:rsid w:val="4633E930"/>
    <w:rsid w:val="46378282"/>
    <w:rsid w:val="4638F48B"/>
    <w:rsid w:val="4639E9CD"/>
    <w:rsid w:val="463EBA4A"/>
    <w:rsid w:val="46441FC6"/>
    <w:rsid w:val="4646B401"/>
    <w:rsid w:val="4648019E"/>
    <w:rsid w:val="465026B3"/>
    <w:rsid w:val="46502829"/>
    <w:rsid w:val="465FE25D"/>
    <w:rsid w:val="46655CFE"/>
    <w:rsid w:val="4669BB34"/>
    <w:rsid w:val="466B86D6"/>
    <w:rsid w:val="466E3831"/>
    <w:rsid w:val="466FC4D0"/>
    <w:rsid w:val="4676A74C"/>
    <w:rsid w:val="4680CBDE"/>
    <w:rsid w:val="468279E8"/>
    <w:rsid w:val="4683621F"/>
    <w:rsid w:val="468417FB"/>
    <w:rsid w:val="4689D5F6"/>
    <w:rsid w:val="468D077C"/>
    <w:rsid w:val="468D9219"/>
    <w:rsid w:val="4692B883"/>
    <w:rsid w:val="4695C409"/>
    <w:rsid w:val="46968F8A"/>
    <w:rsid w:val="469721A8"/>
    <w:rsid w:val="469D23B1"/>
    <w:rsid w:val="469ECFF2"/>
    <w:rsid w:val="46A6DFEA"/>
    <w:rsid w:val="46A8831E"/>
    <w:rsid w:val="46A92C67"/>
    <w:rsid w:val="46AE4F90"/>
    <w:rsid w:val="46AFE61A"/>
    <w:rsid w:val="46B329EA"/>
    <w:rsid w:val="46B354B2"/>
    <w:rsid w:val="46C07B55"/>
    <w:rsid w:val="46C118A7"/>
    <w:rsid w:val="46C2A7DC"/>
    <w:rsid w:val="46CA37DA"/>
    <w:rsid w:val="46CE4216"/>
    <w:rsid w:val="46CE495F"/>
    <w:rsid w:val="46CEB68E"/>
    <w:rsid w:val="46D64589"/>
    <w:rsid w:val="46D8D17C"/>
    <w:rsid w:val="46DF56F4"/>
    <w:rsid w:val="46DFFF26"/>
    <w:rsid w:val="46E1EEE9"/>
    <w:rsid w:val="46E24ED2"/>
    <w:rsid w:val="46EA6D38"/>
    <w:rsid w:val="46EBD757"/>
    <w:rsid w:val="46F6E801"/>
    <w:rsid w:val="46FAB76E"/>
    <w:rsid w:val="47066CF7"/>
    <w:rsid w:val="4707D5B7"/>
    <w:rsid w:val="47096B6A"/>
    <w:rsid w:val="470B31F8"/>
    <w:rsid w:val="470EC77F"/>
    <w:rsid w:val="4715C80E"/>
    <w:rsid w:val="47179656"/>
    <w:rsid w:val="4719A4D1"/>
    <w:rsid w:val="472399C5"/>
    <w:rsid w:val="4723EB78"/>
    <w:rsid w:val="472B0C95"/>
    <w:rsid w:val="472DFC11"/>
    <w:rsid w:val="472FB19D"/>
    <w:rsid w:val="4732422F"/>
    <w:rsid w:val="47330090"/>
    <w:rsid w:val="4737091B"/>
    <w:rsid w:val="473CD174"/>
    <w:rsid w:val="474A2B2F"/>
    <w:rsid w:val="474AFF7F"/>
    <w:rsid w:val="474B0A23"/>
    <w:rsid w:val="474EC14E"/>
    <w:rsid w:val="4751EDB8"/>
    <w:rsid w:val="4752627F"/>
    <w:rsid w:val="4752C5D7"/>
    <w:rsid w:val="47564166"/>
    <w:rsid w:val="47596FAB"/>
    <w:rsid w:val="4759BF52"/>
    <w:rsid w:val="4762FF7B"/>
    <w:rsid w:val="47638F7A"/>
    <w:rsid w:val="4766F41C"/>
    <w:rsid w:val="47707E90"/>
    <w:rsid w:val="477D5DB1"/>
    <w:rsid w:val="47817737"/>
    <w:rsid w:val="478198D4"/>
    <w:rsid w:val="478302E5"/>
    <w:rsid w:val="4787609A"/>
    <w:rsid w:val="478A52A5"/>
    <w:rsid w:val="478BA96A"/>
    <w:rsid w:val="4797E467"/>
    <w:rsid w:val="479938F8"/>
    <w:rsid w:val="4799A7F4"/>
    <w:rsid w:val="479E8A34"/>
    <w:rsid w:val="47A55397"/>
    <w:rsid w:val="47A8293E"/>
    <w:rsid w:val="47A9BE9A"/>
    <w:rsid w:val="47ACC67D"/>
    <w:rsid w:val="47B096DD"/>
    <w:rsid w:val="47B60274"/>
    <w:rsid w:val="47B908D3"/>
    <w:rsid w:val="47B9F93A"/>
    <w:rsid w:val="47C2E512"/>
    <w:rsid w:val="47C4FF03"/>
    <w:rsid w:val="47C7AFA1"/>
    <w:rsid w:val="47D00D0A"/>
    <w:rsid w:val="47D8A9C7"/>
    <w:rsid w:val="47D8D2A9"/>
    <w:rsid w:val="47DB78B7"/>
    <w:rsid w:val="47E69A29"/>
    <w:rsid w:val="47F0E29C"/>
    <w:rsid w:val="47F341F3"/>
    <w:rsid w:val="47F82D0C"/>
    <w:rsid w:val="4800999C"/>
    <w:rsid w:val="4804A193"/>
    <w:rsid w:val="48080D6B"/>
    <w:rsid w:val="4812345B"/>
    <w:rsid w:val="4815DF12"/>
    <w:rsid w:val="48169679"/>
    <w:rsid w:val="4819F5C1"/>
    <w:rsid w:val="481A6F7C"/>
    <w:rsid w:val="48266D7D"/>
    <w:rsid w:val="4827E97C"/>
    <w:rsid w:val="482F069E"/>
    <w:rsid w:val="4830AB9A"/>
    <w:rsid w:val="483225B1"/>
    <w:rsid w:val="48337982"/>
    <w:rsid w:val="48376F29"/>
    <w:rsid w:val="48390260"/>
    <w:rsid w:val="48392205"/>
    <w:rsid w:val="483A0130"/>
    <w:rsid w:val="483EE376"/>
    <w:rsid w:val="4847D614"/>
    <w:rsid w:val="484854DD"/>
    <w:rsid w:val="48598D61"/>
    <w:rsid w:val="485994C0"/>
    <w:rsid w:val="485BDC9C"/>
    <w:rsid w:val="485C9455"/>
    <w:rsid w:val="4865215C"/>
    <w:rsid w:val="48667CA4"/>
    <w:rsid w:val="486E213A"/>
    <w:rsid w:val="487A4E5B"/>
    <w:rsid w:val="487C45B6"/>
    <w:rsid w:val="487E931C"/>
    <w:rsid w:val="4882CBCE"/>
    <w:rsid w:val="4883237A"/>
    <w:rsid w:val="4895BF88"/>
    <w:rsid w:val="489687CC"/>
    <w:rsid w:val="489D4516"/>
    <w:rsid w:val="48A1C2D2"/>
    <w:rsid w:val="48A5533F"/>
    <w:rsid w:val="48AD420E"/>
    <w:rsid w:val="48B3FB79"/>
    <w:rsid w:val="48B682D9"/>
    <w:rsid w:val="48B80309"/>
    <w:rsid w:val="48BFCA5B"/>
    <w:rsid w:val="48C02294"/>
    <w:rsid w:val="48C64CC3"/>
    <w:rsid w:val="48D02BD8"/>
    <w:rsid w:val="48D5ABDD"/>
    <w:rsid w:val="48D8291A"/>
    <w:rsid w:val="48DC5C37"/>
    <w:rsid w:val="48DF4A2B"/>
    <w:rsid w:val="48E4B6B3"/>
    <w:rsid w:val="48E517D7"/>
    <w:rsid w:val="48E64BBD"/>
    <w:rsid w:val="48E95175"/>
    <w:rsid w:val="48E9BD6E"/>
    <w:rsid w:val="48EDE0EC"/>
    <w:rsid w:val="48EFB6AB"/>
    <w:rsid w:val="48FF1BE4"/>
    <w:rsid w:val="4900CC28"/>
    <w:rsid w:val="49089B54"/>
    <w:rsid w:val="490CA721"/>
    <w:rsid w:val="490ED446"/>
    <w:rsid w:val="4911B552"/>
    <w:rsid w:val="49140B16"/>
    <w:rsid w:val="491D3089"/>
    <w:rsid w:val="49232CE1"/>
    <w:rsid w:val="4924BD63"/>
    <w:rsid w:val="492DB3AC"/>
    <w:rsid w:val="492FE6A5"/>
    <w:rsid w:val="4932084D"/>
    <w:rsid w:val="4932C966"/>
    <w:rsid w:val="4932DA49"/>
    <w:rsid w:val="49384B73"/>
    <w:rsid w:val="493EA292"/>
    <w:rsid w:val="49438D0C"/>
    <w:rsid w:val="49438E2B"/>
    <w:rsid w:val="494BCC8D"/>
    <w:rsid w:val="494E27D0"/>
    <w:rsid w:val="494F28A7"/>
    <w:rsid w:val="494FCA5A"/>
    <w:rsid w:val="4953F916"/>
    <w:rsid w:val="4954D9A4"/>
    <w:rsid w:val="4954EB6E"/>
    <w:rsid w:val="4956BAB1"/>
    <w:rsid w:val="4957E326"/>
    <w:rsid w:val="495851D1"/>
    <w:rsid w:val="49591DFF"/>
    <w:rsid w:val="49600422"/>
    <w:rsid w:val="496174DE"/>
    <w:rsid w:val="49618676"/>
    <w:rsid w:val="4963F672"/>
    <w:rsid w:val="4964AAA2"/>
    <w:rsid w:val="496CDF00"/>
    <w:rsid w:val="4970F414"/>
    <w:rsid w:val="497263D8"/>
    <w:rsid w:val="49759C1E"/>
    <w:rsid w:val="4979D94E"/>
    <w:rsid w:val="497A3920"/>
    <w:rsid w:val="497BD4CF"/>
    <w:rsid w:val="497D7A04"/>
    <w:rsid w:val="4980407B"/>
    <w:rsid w:val="49850362"/>
    <w:rsid w:val="49867853"/>
    <w:rsid w:val="49867AB3"/>
    <w:rsid w:val="4988722E"/>
    <w:rsid w:val="498927EF"/>
    <w:rsid w:val="498A043D"/>
    <w:rsid w:val="49961314"/>
    <w:rsid w:val="49966A48"/>
    <w:rsid w:val="4999759B"/>
    <w:rsid w:val="499B0805"/>
    <w:rsid w:val="499B390E"/>
    <w:rsid w:val="49A0ADCB"/>
    <w:rsid w:val="49A0FDDB"/>
    <w:rsid w:val="49A35FA0"/>
    <w:rsid w:val="49A415AB"/>
    <w:rsid w:val="49A5F620"/>
    <w:rsid w:val="49AE0437"/>
    <w:rsid w:val="49AE8249"/>
    <w:rsid w:val="49B022E1"/>
    <w:rsid w:val="49B32741"/>
    <w:rsid w:val="49B8810C"/>
    <w:rsid w:val="49C47BF3"/>
    <w:rsid w:val="49C55264"/>
    <w:rsid w:val="49C81B93"/>
    <w:rsid w:val="49C912C9"/>
    <w:rsid w:val="49C998B0"/>
    <w:rsid w:val="49CDF49D"/>
    <w:rsid w:val="49CF3EA5"/>
    <w:rsid w:val="49D021B4"/>
    <w:rsid w:val="49D539B5"/>
    <w:rsid w:val="49DBCDE4"/>
    <w:rsid w:val="49DEA310"/>
    <w:rsid w:val="49E6A25F"/>
    <w:rsid w:val="49E8F573"/>
    <w:rsid w:val="49EA5317"/>
    <w:rsid w:val="49F98401"/>
    <w:rsid w:val="49FE8F81"/>
    <w:rsid w:val="4A0A14AE"/>
    <w:rsid w:val="4A143743"/>
    <w:rsid w:val="4A1C1311"/>
    <w:rsid w:val="4A29F55D"/>
    <w:rsid w:val="4A2DCE61"/>
    <w:rsid w:val="4A2E7219"/>
    <w:rsid w:val="4A2EF347"/>
    <w:rsid w:val="4A30989E"/>
    <w:rsid w:val="4A31125C"/>
    <w:rsid w:val="4A344FE6"/>
    <w:rsid w:val="4A359BB6"/>
    <w:rsid w:val="4A368E3F"/>
    <w:rsid w:val="4A374727"/>
    <w:rsid w:val="4A38D3C0"/>
    <w:rsid w:val="4A40D516"/>
    <w:rsid w:val="4A468D52"/>
    <w:rsid w:val="4A473A37"/>
    <w:rsid w:val="4A4A8107"/>
    <w:rsid w:val="4A4FD34C"/>
    <w:rsid w:val="4A51A6CD"/>
    <w:rsid w:val="4A5504C8"/>
    <w:rsid w:val="4A57BAB2"/>
    <w:rsid w:val="4A5B4C0B"/>
    <w:rsid w:val="4A62A409"/>
    <w:rsid w:val="4A65D0D5"/>
    <w:rsid w:val="4A688E89"/>
    <w:rsid w:val="4A68F800"/>
    <w:rsid w:val="4A69E03E"/>
    <w:rsid w:val="4A6DB4E9"/>
    <w:rsid w:val="4A6DB9DD"/>
    <w:rsid w:val="4A6DF473"/>
    <w:rsid w:val="4A715FE7"/>
    <w:rsid w:val="4A766A8B"/>
    <w:rsid w:val="4A77A9D0"/>
    <w:rsid w:val="4A7893A1"/>
    <w:rsid w:val="4A793957"/>
    <w:rsid w:val="4A79CE22"/>
    <w:rsid w:val="4A7A9FFB"/>
    <w:rsid w:val="4A7EA51F"/>
    <w:rsid w:val="4A7F656C"/>
    <w:rsid w:val="4A838CFE"/>
    <w:rsid w:val="4A840FCB"/>
    <w:rsid w:val="4A881ABC"/>
    <w:rsid w:val="4A8A22F6"/>
    <w:rsid w:val="4A8A4968"/>
    <w:rsid w:val="4A8E6487"/>
    <w:rsid w:val="4A90F2B5"/>
    <w:rsid w:val="4A949133"/>
    <w:rsid w:val="4A98F8A8"/>
    <w:rsid w:val="4A9BC0CC"/>
    <w:rsid w:val="4A9FB62F"/>
    <w:rsid w:val="4AA6DA77"/>
    <w:rsid w:val="4AA95908"/>
    <w:rsid w:val="4AACB21D"/>
    <w:rsid w:val="4AAF24AC"/>
    <w:rsid w:val="4AAFCBFD"/>
    <w:rsid w:val="4AB403F3"/>
    <w:rsid w:val="4AB60C06"/>
    <w:rsid w:val="4AB6B75C"/>
    <w:rsid w:val="4AB6E932"/>
    <w:rsid w:val="4AB74F91"/>
    <w:rsid w:val="4ACD714E"/>
    <w:rsid w:val="4ACF2A64"/>
    <w:rsid w:val="4AD5D1F8"/>
    <w:rsid w:val="4AD9780B"/>
    <w:rsid w:val="4AD9C831"/>
    <w:rsid w:val="4ADBD75D"/>
    <w:rsid w:val="4ADE9B29"/>
    <w:rsid w:val="4AE104C8"/>
    <w:rsid w:val="4AE4C44D"/>
    <w:rsid w:val="4AE8BC9C"/>
    <w:rsid w:val="4AEFF705"/>
    <w:rsid w:val="4AF7F066"/>
    <w:rsid w:val="4AFC03BC"/>
    <w:rsid w:val="4AFC45F5"/>
    <w:rsid w:val="4AFE871F"/>
    <w:rsid w:val="4B094797"/>
    <w:rsid w:val="4B0DF9DB"/>
    <w:rsid w:val="4B10E9D2"/>
    <w:rsid w:val="4B12498B"/>
    <w:rsid w:val="4B1AB29C"/>
    <w:rsid w:val="4B1C833A"/>
    <w:rsid w:val="4B1E7D8F"/>
    <w:rsid w:val="4B20F6EB"/>
    <w:rsid w:val="4B29012F"/>
    <w:rsid w:val="4B2B3F8E"/>
    <w:rsid w:val="4B2B610C"/>
    <w:rsid w:val="4B2E9E03"/>
    <w:rsid w:val="4B30DD97"/>
    <w:rsid w:val="4B35B53A"/>
    <w:rsid w:val="4B3D8134"/>
    <w:rsid w:val="4B43091B"/>
    <w:rsid w:val="4B448B70"/>
    <w:rsid w:val="4B45EBA7"/>
    <w:rsid w:val="4B4A415D"/>
    <w:rsid w:val="4B4B7257"/>
    <w:rsid w:val="4B4D6277"/>
    <w:rsid w:val="4B53ABA4"/>
    <w:rsid w:val="4B629F5B"/>
    <w:rsid w:val="4B636D45"/>
    <w:rsid w:val="4B68E9D8"/>
    <w:rsid w:val="4B6DF13C"/>
    <w:rsid w:val="4B7659C6"/>
    <w:rsid w:val="4B785A72"/>
    <w:rsid w:val="4B78D0C2"/>
    <w:rsid w:val="4B834A1A"/>
    <w:rsid w:val="4B850F1C"/>
    <w:rsid w:val="4B8E187B"/>
    <w:rsid w:val="4B90AF79"/>
    <w:rsid w:val="4B926C5A"/>
    <w:rsid w:val="4B940671"/>
    <w:rsid w:val="4B946BF8"/>
    <w:rsid w:val="4B9867E1"/>
    <w:rsid w:val="4B9A9DEE"/>
    <w:rsid w:val="4B9F98EB"/>
    <w:rsid w:val="4BA04951"/>
    <w:rsid w:val="4BA9B5D0"/>
    <w:rsid w:val="4BAAD785"/>
    <w:rsid w:val="4BB0CDE1"/>
    <w:rsid w:val="4BB209B5"/>
    <w:rsid w:val="4BB40914"/>
    <w:rsid w:val="4BB6112B"/>
    <w:rsid w:val="4BB6BFA0"/>
    <w:rsid w:val="4BB9EE60"/>
    <w:rsid w:val="4BBBA20A"/>
    <w:rsid w:val="4BBEE765"/>
    <w:rsid w:val="4BC7F144"/>
    <w:rsid w:val="4BCEBF84"/>
    <w:rsid w:val="4BCFCEE0"/>
    <w:rsid w:val="4BD0503A"/>
    <w:rsid w:val="4BD2D9CB"/>
    <w:rsid w:val="4BD2EADE"/>
    <w:rsid w:val="4BD87ABE"/>
    <w:rsid w:val="4BDD362E"/>
    <w:rsid w:val="4BDE18C2"/>
    <w:rsid w:val="4BDEA684"/>
    <w:rsid w:val="4BEAAB0F"/>
    <w:rsid w:val="4BF4FE1F"/>
    <w:rsid w:val="4BF5C23D"/>
    <w:rsid w:val="4BFF361D"/>
    <w:rsid w:val="4BFF9F94"/>
    <w:rsid w:val="4C00B151"/>
    <w:rsid w:val="4C018122"/>
    <w:rsid w:val="4C0972F5"/>
    <w:rsid w:val="4C0A4584"/>
    <w:rsid w:val="4C0BC79E"/>
    <w:rsid w:val="4C0D743B"/>
    <w:rsid w:val="4C169456"/>
    <w:rsid w:val="4C18D6BF"/>
    <w:rsid w:val="4C1A6C59"/>
    <w:rsid w:val="4C1DABFD"/>
    <w:rsid w:val="4C214461"/>
    <w:rsid w:val="4C2CD7AF"/>
    <w:rsid w:val="4C342C8C"/>
    <w:rsid w:val="4C3B2222"/>
    <w:rsid w:val="4C424A39"/>
    <w:rsid w:val="4C47D194"/>
    <w:rsid w:val="4C4EB2F6"/>
    <w:rsid w:val="4C51973A"/>
    <w:rsid w:val="4C51A20B"/>
    <w:rsid w:val="4C51BFFD"/>
    <w:rsid w:val="4C52F189"/>
    <w:rsid w:val="4C55926E"/>
    <w:rsid w:val="4C5A6CCB"/>
    <w:rsid w:val="4C5F4950"/>
    <w:rsid w:val="4C63952B"/>
    <w:rsid w:val="4C649F53"/>
    <w:rsid w:val="4C68D391"/>
    <w:rsid w:val="4C6B2B9D"/>
    <w:rsid w:val="4C6C7F89"/>
    <w:rsid w:val="4C701552"/>
    <w:rsid w:val="4C70157A"/>
    <w:rsid w:val="4C710542"/>
    <w:rsid w:val="4C76E163"/>
    <w:rsid w:val="4C796F12"/>
    <w:rsid w:val="4C79B1A4"/>
    <w:rsid w:val="4C852A89"/>
    <w:rsid w:val="4C88E0C3"/>
    <w:rsid w:val="4C8B0360"/>
    <w:rsid w:val="4C90B6A6"/>
    <w:rsid w:val="4C90C570"/>
    <w:rsid w:val="4C914193"/>
    <w:rsid w:val="4C981489"/>
    <w:rsid w:val="4C995539"/>
    <w:rsid w:val="4C99B32A"/>
    <w:rsid w:val="4C9CA092"/>
    <w:rsid w:val="4C9E8CF2"/>
    <w:rsid w:val="4CA4633B"/>
    <w:rsid w:val="4CA519C2"/>
    <w:rsid w:val="4CAA2B43"/>
    <w:rsid w:val="4CAB631A"/>
    <w:rsid w:val="4CACBE05"/>
    <w:rsid w:val="4CB05302"/>
    <w:rsid w:val="4CB7FDCC"/>
    <w:rsid w:val="4CB8074A"/>
    <w:rsid w:val="4CBB7A7D"/>
    <w:rsid w:val="4CBF02FD"/>
    <w:rsid w:val="4CBFEB10"/>
    <w:rsid w:val="4CC4F2B5"/>
    <w:rsid w:val="4CCBA470"/>
    <w:rsid w:val="4CD373AB"/>
    <w:rsid w:val="4CD447C0"/>
    <w:rsid w:val="4CD5362F"/>
    <w:rsid w:val="4CD692E9"/>
    <w:rsid w:val="4CD755D1"/>
    <w:rsid w:val="4CD82D58"/>
    <w:rsid w:val="4CDB5C6E"/>
    <w:rsid w:val="4CE0EB6D"/>
    <w:rsid w:val="4CEC616D"/>
    <w:rsid w:val="4CF696CB"/>
    <w:rsid w:val="4CF789E1"/>
    <w:rsid w:val="4CF97070"/>
    <w:rsid w:val="4CFCEE32"/>
    <w:rsid w:val="4CFD492C"/>
    <w:rsid w:val="4D028BE7"/>
    <w:rsid w:val="4D0A7D80"/>
    <w:rsid w:val="4D11F7C4"/>
    <w:rsid w:val="4D1353D0"/>
    <w:rsid w:val="4D13EE79"/>
    <w:rsid w:val="4D18BD57"/>
    <w:rsid w:val="4D2002FB"/>
    <w:rsid w:val="4D220741"/>
    <w:rsid w:val="4D24F714"/>
    <w:rsid w:val="4D28FFCE"/>
    <w:rsid w:val="4D3291E8"/>
    <w:rsid w:val="4D3374B0"/>
    <w:rsid w:val="4D33E7F6"/>
    <w:rsid w:val="4D3D6C24"/>
    <w:rsid w:val="4D3E70CE"/>
    <w:rsid w:val="4D3EBCBE"/>
    <w:rsid w:val="4D402701"/>
    <w:rsid w:val="4D413C87"/>
    <w:rsid w:val="4D49CB25"/>
    <w:rsid w:val="4D4AC6A6"/>
    <w:rsid w:val="4D4C1FF8"/>
    <w:rsid w:val="4D559704"/>
    <w:rsid w:val="4D57DB9D"/>
    <w:rsid w:val="4D57F2D9"/>
    <w:rsid w:val="4D5CEC19"/>
    <w:rsid w:val="4D60948C"/>
    <w:rsid w:val="4D6C13EE"/>
    <w:rsid w:val="4D7CF19E"/>
    <w:rsid w:val="4D7D1802"/>
    <w:rsid w:val="4D7F95A9"/>
    <w:rsid w:val="4D81141E"/>
    <w:rsid w:val="4D8258B1"/>
    <w:rsid w:val="4D84403B"/>
    <w:rsid w:val="4D8FCFFF"/>
    <w:rsid w:val="4D909905"/>
    <w:rsid w:val="4D9356D1"/>
    <w:rsid w:val="4D940C2F"/>
    <w:rsid w:val="4D95C1D7"/>
    <w:rsid w:val="4D9A78A0"/>
    <w:rsid w:val="4D9E6DCE"/>
    <w:rsid w:val="4DAA166A"/>
    <w:rsid w:val="4DACFB58"/>
    <w:rsid w:val="4DB11FEF"/>
    <w:rsid w:val="4DB1C42F"/>
    <w:rsid w:val="4DB8C152"/>
    <w:rsid w:val="4DC01B35"/>
    <w:rsid w:val="4DC506E0"/>
    <w:rsid w:val="4DC6AA35"/>
    <w:rsid w:val="4DC7D08E"/>
    <w:rsid w:val="4DC8E51C"/>
    <w:rsid w:val="4DCA2DC4"/>
    <w:rsid w:val="4DCBC1B6"/>
    <w:rsid w:val="4DCE009B"/>
    <w:rsid w:val="4DCF2ACA"/>
    <w:rsid w:val="4DD0F43F"/>
    <w:rsid w:val="4DD5EA23"/>
    <w:rsid w:val="4DD7ED7C"/>
    <w:rsid w:val="4DD822D7"/>
    <w:rsid w:val="4DDC1856"/>
    <w:rsid w:val="4DE266BF"/>
    <w:rsid w:val="4DE2DDED"/>
    <w:rsid w:val="4DEF3FA4"/>
    <w:rsid w:val="4DF327A4"/>
    <w:rsid w:val="4DF4600D"/>
    <w:rsid w:val="4DF70FC4"/>
    <w:rsid w:val="4DF85BF6"/>
    <w:rsid w:val="4DFA15A9"/>
    <w:rsid w:val="4E006F11"/>
    <w:rsid w:val="4E074F89"/>
    <w:rsid w:val="4E07EA25"/>
    <w:rsid w:val="4E0AA8FC"/>
    <w:rsid w:val="4E126FCB"/>
    <w:rsid w:val="4E19554D"/>
    <w:rsid w:val="4E1C8B98"/>
    <w:rsid w:val="4E1E4D53"/>
    <w:rsid w:val="4E20ADD6"/>
    <w:rsid w:val="4E20DCB8"/>
    <w:rsid w:val="4E29BEA5"/>
    <w:rsid w:val="4E2DE636"/>
    <w:rsid w:val="4E305A7F"/>
    <w:rsid w:val="4E387D0A"/>
    <w:rsid w:val="4E3BDAFA"/>
    <w:rsid w:val="4E40CD82"/>
    <w:rsid w:val="4E47BD28"/>
    <w:rsid w:val="4E4A7F2E"/>
    <w:rsid w:val="4E4E2414"/>
    <w:rsid w:val="4E5098DE"/>
    <w:rsid w:val="4E548468"/>
    <w:rsid w:val="4E5B2147"/>
    <w:rsid w:val="4E5D3554"/>
    <w:rsid w:val="4E5D8919"/>
    <w:rsid w:val="4E60E6ED"/>
    <w:rsid w:val="4E6494E0"/>
    <w:rsid w:val="4E65C6AF"/>
    <w:rsid w:val="4E67FE53"/>
    <w:rsid w:val="4E6B1EE6"/>
    <w:rsid w:val="4E70874B"/>
    <w:rsid w:val="4E71DBE6"/>
    <w:rsid w:val="4E7482BC"/>
    <w:rsid w:val="4E798EF2"/>
    <w:rsid w:val="4E79DE98"/>
    <w:rsid w:val="4E79EDBD"/>
    <w:rsid w:val="4E7EC5E4"/>
    <w:rsid w:val="4E8176F8"/>
    <w:rsid w:val="4E83F5BF"/>
    <w:rsid w:val="4E84B2C1"/>
    <w:rsid w:val="4E875C4E"/>
    <w:rsid w:val="4E87C54D"/>
    <w:rsid w:val="4E8A4DEE"/>
    <w:rsid w:val="4E963752"/>
    <w:rsid w:val="4E99AF80"/>
    <w:rsid w:val="4E9F51E9"/>
    <w:rsid w:val="4EA0F590"/>
    <w:rsid w:val="4EA436A2"/>
    <w:rsid w:val="4EAFAD7F"/>
    <w:rsid w:val="4EB18757"/>
    <w:rsid w:val="4EB496D1"/>
    <w:rsid w:val="4EBD161B"/>
    <w:rsid w:val="4EBD7CC7"/>
    <w:rsid w:val="4EBE41A6"/>
    <w:rsid w:val="4EBED059"/>
    <w:rsid w:val="4EC85272"/>
    <w:rsid w:val="4ECB6100"/>
    <w:rsid w:val="4ECD1252"/>
    <w:rsid w:val="4ED36977"/>
    <w:rsid w:val="4ED484B8"/>
    <w:rsid w:val="4EE099AF"/>
    <w:rsid w:val="4EE55099"/>
    <w:rsid w:val="4EE94AAD"/>
    <w:rsid w:val="4EEC0769"/>
    <w:rsid w:val="4EEC3037"/>
    <w:rsid w:val="4EF07412"/>
    <w:rsid w:val="4EF088E0"/>
    <w:rsid w:val="4EF35CE9"/>
    <w:rsid w:val="4EF3E7F8"/>
    <w:rsid w:val="4EFD839A"/>
    <w:rsid w:val="4EFEE546"/>
    <w:rsid w:val="4EFF4D97"/>
    <w:rsid w:val="4EFFF738"/>
    <w:rsid w:val="4F00ECD1"/>
    <w:rsid w:val="4F0315CE"/>
    <w:rsid w:val="4F0572AB"/>
    <w:rsid w:val="4F07F693"/>
    <w:rsid w:val="4F187D22"/>
    <w:rsid w:val="4F1B3B75"/>
    <w:rsid w:val="4F1CBDF4"/>
    <w:rsid w:val="4F1FB5F7"/>
    <w:rsid w:val="4F2043AF"/>
    <w:rsid w:val="4F25EDED"/>
    <w:rsid w:val="4F26A8D6"/>
    <w:rsid w:val="4F2C6966"/>
    <w:rsid w:val="4F34948B"/>
    <w:rsid w:val="4F38F01D"/>
    <w:rsid w:val="4F3FCC40"/>
    <w:rsid w:val="4F4431B9"/>
    <w:rsid w:val="4F4AA10D"/>
    <w:rsid w:val="4F4D1E7C"/>
    <w:rsid w:val="4F51EA68"/>
    <w:rsid w:val="4F526E4A"/>
    <w:rsid w:val="4F54BC63"/>
    <w:rsid w:val="4F54D8F7"/>
    <w:rsid w:val="4F6DEEF0"/>
    <w:rsid w:val="4F6FF463"/>
    <w:rsid w:val="4F71E6E2"/>
    <w:rsid w:val="4F74EDF9"/>
    <w:rsid w:val="4F80C17B"/>
    <w:rsid w:val="4F8BDF8D"/>
    <w:rsid w:val="4F8D643F"/>
    <w:rsid w:val="4F9605B8"/>
    <w:rsid w:val="4F9AAA9B"/>
    <w:rsid w:val="4F9D3A94"/>
    <w:rsid w:val="4F9E82FA"/>
    <w:rsid w:val="4F9EA61D"/>
    <w:rsid w:val="4FA39112"/>
    <w:rsid w:val="4FA73024"/>
    <w:rsid w:val="4FAB3C33"/>
    <w:rsid w:val="4FB2AF92"/>
    <w:rsid w:val="4FB4A0C8"/>
    <w:rsid w:val="4FB9621C"/>
    <w:rsid w:val="4FBF8D55"/>
    <w:rsid w:val="4FC225E9"/>
    <w:rsid w:val="4FC69B4F"/>
    <w:rsid w:val="4FD1A4A9"/>
    <w:rsid w:val="4FD22FD2"/>
    <w:rsid w:val="4FD4B58E"/>
    <w:rsid w:val="4FD7B7D6"/>
    <w:rsid w:val="4FD9191B"/>
    <w:rsid w:val="4FDB1C5F"/>
    <w:rsid w:val="4FDB7C78"/>
    <w:rsid w:val="4FDD75FF"/>
    <w:rsid w:val="4FEBF38C"/>
    <w:rsid w:val="4FF1529F"/>
    <w:rsid w:val="4FF241DB"/>
    <w:rsid w:val="4FF2438C"/>
    <w:rsid w:val="4FF31298"/>
    <w:rsid w:val="4FF3E6CE"/>
    <w:rsid w:val="4FF78382"/>
    <w:rsid w:val="4FF848FC"/>
    <w:rsid w:val="4FFF451C"/>
    <w:rsid w:val="500333DA"/>
    <w:rsid w:val="500542B2"/>
    <w:rsid w:val="50091455"/>
    <w:rsid w:val="500E61D5"/>
    <w:rsid w:val="50132C70"/>
    <w:rsid w:val="50148E46"/>
    <w:rsid w:val="50164449"/>
    <w:rsid w:val="5019B646"/>
    <w:rsid w:val="501D98E3"/>
    <w:rsid w:val="501E9487"/>
    <w:rsid w:val="50219D77"/>
    <w:rsid w:val="5023A386"/>
    <w:rsid w:val="5023FFAA"/>
    <w:rsid w:val="50254422"/>
    <w:rsid w:val="5027F86E"/>
    <w:rsid w:val="502934BA"/>
    <w:rsid w:val="502F551A"/>
    <w:rsid w:val="50306544"/>
    <w:rsid w:val="5031E852"/>
    <w:rsid w:val="5033276A"/>
    <w:rsid w:val="503B9BDE"/>
    <w:rsid w:val="504345A1"/>
    <w:rsid w:val="5047341F"/>
    <w:rsid w:val="505564F9"/>
    <w:rsid w:val="5059CAE7"/>
    <w:rsid w:val="505C3766"/>
    <w:rsid w:val="505D4AE8"/>
    <w:rsid w:val="5061B052"/>
    <w:rsid w:val="5064BC52"/>
    <w:rsid w:val="506CAB74"/>
    <w:rsid w:val="5071C18A"/>
    <w:rsid w:val="50766EC9"/>
    <w:rsid w:val="50782B5F"/>
    <w:rsid w:val="507DC850"/>
    <w:rsid w:val="507EC439"/>
    <w:rsid w:val="50801497"/>
    <w:rsid w:val="508679F0"/>
    <w:rsid w:val="508F017F"/>
    <w:rsid w:val="50937751"/>
    <w:rsid w:val="5094DA73"/>
    <w:rsid w:val="5095517F"/>
    <w:rsid w:val="50963957"/>
    <w:rsid w:val="5097ECF4"/>
    <w:rsid w:val="5099AAB5"/>
    <w:rsid w:val="50A2370F"/>
    <w:rsid w:val="50A94AED"/>
    <w:rsid w:val="50AB68EA"/>
    <w:rsid w:val="50ADB058"/>
    <w:rsid w:val="50B1B24D"/>
    <w:rsid w:val="50B2A15D"/>
    <w:rsid w:val="50B320F2"/>
    <w:rsid w:val="50B7043C"/>
    <w:rsid w:val="50BA6CCE"/>
    <w:rsid w:val="50BF020C"/>
    <w:rsid w:val="50C05089"/>
    <w:rsid w:val="50C23A6E"/>
    <w:rsid w:val="50C34E12"/>
    <w:rsid w:val="50CAC87E"/>
    <w:rsid w:val="50CBD234"/>
    <w:rsid w:val="50CEF813"/>
    <w:rsid w:val="50D001FB"/>
    <w:rsid w:val="50D97E33"/>
    <w:rsid w:val="50D9A20B"/>
    <w:rsid w:val="50E003AC"/>
    <w:rsid w:val="50E3EF99"/>
    <w:rsid w:val="50E511A5"/>
    <w:rsid w:val="50E76203"/>
    <w:rsid w:val="50E9F953"/>
    <w:rsid w:val="50F0F426"/>
    <w:rsid w:val="50F5B4D1"/>
    <w:rsid w:val="50FD27C0"/>
    <w:rsid w:val="50FE5C7D"/>
    <w:rsid w:val="50FFE70B"/>
    <w:rsid w:val="510EE92B"/>
    <w:rsid w:val="51130F17"/>
    <w:rsid w:val="51178747"/>
    <w:rsid w:val="51192DD4"/>
    <w:rsid w:val="511D5580"/>
    <w:rsid w:val="511EEAEC"/>
    <w:rsid w:val="512053CE"/>
    <w:rsid w:val="5121905E"/>
    <w:rsid w:val="5123054E"/>
    <w:rsid w:val="512A2E21"/>
    <w:rsid w:val="51307DD8"/>
    <w:rsid w:val="513CE9F2"/>
    <w:rsid w:val="51422A06"/>
    <w:rsid w:val="5144241A"/>
    <w:rsid w:val="51444DDE"/>
    <w:rsid w:val="5145B08F"/>
    <w:rsid w:val="51487C24"/>
    <w:rsid w:val="51564C3A"/>
    <w:rsid w:val="51593D6C"/>
    <w:rsid w:val="515BC3F2"/>
    <w:rsid w:val="51648118"/>
    <w:rsid w:val="516B114E"/>
    <w:rsid w:val="517046B1"/>
    <w:rsid w:val="517065DB"/>
    <w:rsid w:val="51749447"/>
    <w:rsid w:val="517600E9"/>
    <w:rsid w:val="517792BF"/>
    <w:rsid w:val="517CD293"/>
    <w:rsid w:val="51803B4A"/>
    <w:rsid w:val="51847A25"/>
    <w:rsid w:val="518C7F7F"/>
    <w:rsid w:val="51906EC0"/>
    <w:rsid w:val="519429C3"/>
    <w:rsid w:val="519D8B60"/>
    <w:rsid w:val="51A83670"/>
    <w:rsid w:val="51A890D8"/>
    <w:rsid w:val="51AA70BD"/>
    <w:rsid w:val="51B1971B"/>
    <w:rsid w:val="51B56CB3"/>
    <w:rsid w:val="51B65C5F"/>
    <w:rsid w:val="51CCAEF5"/>
    <w:rsid w:val="51CCD11D"/>
    <w:rsid w:val="51CE6FA8"/>
    <w:rsid w:val="51D2AF8C"/>
    <w:rsid w:val="51D39CF4"/>
    <w:rsid w:val="51D42A9F"/>
    <w:rsid w:val="51D7A09A"/>
    <w:rsid w:val="51DACBDD"/>
    <w:rsid w:val="51E389C6"/>
    <w:rsid w:val="51E41CCE"/>
    <w:rsid w:val="51E5CABD"/>
    <w:rsid w:val="51E829E2"/>
    <w:rsid w:val="51EFCFFC"/>
    <w:rsid w:val="51F8789B"/>
    <w:rsid w:val="51FA05B9"/>
    <w:rsid w:val="51FF1EE1"/>
    <w:rsid w:val="52002C5E"/>
    <w:rsid w:val="52016FDF"/>
    <w:rsid w:val="52086908"/>
    <w:rsid w:val="5208BA43"/>
    <w:rsid w:val="520A91B8"/>
    <w:rsid w:val="52116FA8"/>
    <w:rsid w:val="5211E2FF"/>
    <w:rsid w:val="52151370"/>
    <w:rsid w:val="5215396E"/>
    <w:rsid w:val="52164751"/>
    <w:rsid w:val="521C7A9D"/>
    <w:rsid w:val="521F8160"/>
    <w:rsid w:val="522A5683"/>
    <w:rsid w:val="522DFD5B"/>
    <w:rsid w:val="522EFBA3"/>
    <w:rsid w:val="5235C679"/>
    <w:rsid w:val="523A354B"/>
    <w:rsid w:val="523E3CB4"/>
    <w:rsid w:val="523F1873"/>
    <w:rsid w:val="523FD76C"/>
    <w:rsid w:val="52458E96"/>
    <w:rsid w:val="524FF421"/>
    <w:rsid w:val="52522364"/>
    <w:rsid w:val="525A3984"/>
    <w:rsid w:val="525A4FD2"/>
    <w:rsid w:val="5265F48E"/>
    <w:rsid w:val="526707C3"/>
    <w:rsid w:val="5271D46D"/>
    <w:rsid w:val="52775150"/>
    <w:rsid w:val="5279B001"/>
    <w:rsid w:val="527B1162"/>
    <w:rsid w:val="527C7F80"/>
    <w:rsid w:val="527EDDCC"/>
    <w:rsid w:val="5280CDEB"/>
    <w:rsid w:val="52838A03"/>
    <w:rsid w:val="52858A7C"/>
    <w:rsid w:val="528897F2"/>
    <w:rsid w:val="52919E55"/>
    <w:rsid w:val="52980631"/>
    <w:rsid w:val="529A69DE"/>
    <w:rsid w:val="529A9EEC"/>
    <w:rsid w:val="529D6E24"/>
    <w:rsid w:val="529E7285"/>
    <w:rsid w:val="529FE86E"/>
    <w:rsid w:val="52A0E423"/>
    <w:rsid w:val="52A1E927"/>
    <w:rsid w:val="52A3440D"/>
    <w:rsid w:val="52A4E3E9"/>
    <w:rsid w:val="52A639BD"/>
    <w:rsid w:val="52A63A00"/>
    <w:rsid w:val="52A6B4FA"/>
    <w:rsid w:val="52A9F57E"/>
    <w:rsid w:val="52AB9278"/>
    <w:rsid w:val="52ABA990"/>
    <w:rsid w:val="52B05BB8"/>
    <w:rsid w:val="52B1A0D5"/>
    <w:rsid w:val="52B59474"/>
    <w:rsid w:val="52B692BC"/>
    <w:rsid w:val="52BAAE4C"/>
    <w:rsid w:val="52BDE3A9"/>
    <w:rsid w:val="52C0A57B"/>
    <w:rsid w:val="52C109E5"/>
    <w:rsid w:val="52CAF646"/>
    <w:rsid w:val="52CC4CE6"/>
    <w:rsid w:val="52CCEF85"/>
    <w:rsid w:val="52CF01FA"/>
    <w:rsid w:val="52DF35A0"/>
    <w:rsid w:val="52DF7597"/>
    <w:rsid w:val="52E2CFB1"/>
    <w:rsid w:val="52E6FD0D"/>
    <w:rsid w:val="52E762A6"/>
    <w:rsid w:val="52E7D802"/>
    <w:rsid w:val="52F67727"/>
    <w:rsid w:val="52FAE537"/>
    <w:rsid w:val="52FE7709"/>
    <w:rsid w:val="52FFF933"/>
    <w:rsid w:val="53006638"/>
    <w:rsid w:val="5300C22F"/>
    <w:rsid w:val="530175E8"/>
    <w:rsid w:val="53025ABC"/>
    <w:rsid w:val="530347AC"/>
    <w:rsid w:val="53058A6E"/>
    <w:rsid w:val="53097147"/>
    <w:rsid w:val="53097B33"/>
    <w:rsid w:val="530F68C6"/>
    <w:rsid w:val="53138E15"/>
    <w:rsid w:val="53193855"/>
    <w:rsid w:val="531A0985"/>
    <w:rsid w:val="531DC0A3"/>
    <w:rsid w:val="5326C06D"/>
    <w:rsid w:val="53288FE6"/>
    <w:rsid w:val="53311DD4"/>
    <w:rsid w:val="5332750E"/>
    <w:rsid w:val="533A599C"/>
    <w:rsid w:val="53414334"/>
    <w:rsid w:val="53421544"/>
    <w:rsid w:val="53456DC4"/>
    <w:rsid w:val="534AB66A"/>
    <w:rsid w:val="534CA6B3"/>
    <w:rsid w:val="535278C2"/>
    <w:rsid w:val="535425FB"/>
    <w:rsid w:val="5354B995"/>
    <w:rsid w:val="535F1F73"/>
    <w:rsid w:val="535F9FF2"/>
    <w:rsid w:val="53613B61"/>
    <w:rsid w:val="53623962"/>
    <w:rsid w:val="5366E4FE"/>
    <w:rsid w:val="536AEDC7"/>
    <w:rsid w:val="5372FF10"/>
    <w:rsid w:val="53783A68"/>
    <w:rsid w:val="537B7D19"/>
    <w:rsid w:val="537B91E5"/>
    <w:rsid w:val="537C8A8B"/>
    <w:rsid w:val="5386D887"/>
    <w:rsid w:val="538C62B3"/>
    <w:rsid w:val="5390953E"/>
    <w:rsid w:val="539691E2"/>
    <w:rsid w:val="539C2297"/>
    <w:rsid w:val="539D9BB4"/>
    <w:rsid w:val="539DE874"/>
    <w:rsid w:val="539FBA5E"/>
    <w:rsid w:val="53A058DD"/>
    <w:rsid w:val="53AF69DD"/>
    <w:rsid w:val="53B2BE39"/>
    <w:rsid w:val="53B85233"/>
    <w:rsid w:val="53B90FAE"/>
    <w:rsid w:val="53B9E032"/>
    <w:rsid w:val="53C65EBC"/>
    <w:rsid w:val="53CB9895"/>
    <w:rsid w:val="53CCCD9F"/>
    <w:rsid w:val="53CD9906"/>
    <w:rsid w:val="53CDAE4D"/>
    <w:rsid w:val="53CF715B"/>
    <w:rsid w:val="53D546BC"/>
    <w:rsid w:val="53DC31FA"/>
    <w:rsid w:val="53DC51FA"/>
    <w:rsid w:val="53DC61BD"/>
    <w:rsid w:val="53E91E17"/>
    <w:rsid w:val="53EA4921"/>
    <w:rsid w:val="53EC9562"/>
    <w:rsid w:val="53FD6928"/>
    <w:rsid w:val="54009F0D"/>
    <w:rsid w:val="540152F4"/>
    <w:rsid w:val="5402CA87"/>
    <w:rsid w:val="540365BF"/>
    <w:rsid w:val="540692FE"/>
    <w:rsid w:val="5406AED4"/>
    <w:rsid w:val="54099959"/>
    <w:rsid w:val="540D027E"/>
    <w:rsid w:val="540E8968"/>
    <w:rsid w:val="54169E88"/>
    <w:rsid w:val="54180CC6"/>
    <w:rsid w:val="541EB4D8"/>
    <w:rsid w:val="5430E102"/>
    <w:rsid w:val="54317009"/>
    <w:rsid w:val="54341EDE"/>
    <w:rsid w:val="543D2AFE"/>
    <w:rsid w:val="543E3345"/>
    <w:rsid w:val="543F56FD"/>
    <w:rsid w:val="543F61C9"/>
    <w:rsid w:val="54426BBC"/>
    <w:rsid w:val="5446A6D5"/>
    <w:rsid w:val="5453C6AD"/>
    <w:rsid w:val="545E7B06"/>
    <w:rsid w:val="5463D196"/>
    <w:rsid w:val="54676424"/>
    <w:rsid w:val="5468C4CA"/>
    <w:rsid w:val="54736F04"/>
    <w:rsid w:val="5474D653"/>
    <w:rsid w:val="547C678A"/>
    <w:rsid w:val="547D945B"/>
    <w:rsid w:val="54884A2C"/>
    <w:rsid w:val="5489FFFD"/>
    <w:rsid w:val="548F8FF6"/>
    <w:rsid w:val="54909EF6"/>
    <w:rsid w:val="549302B3"/>
    <w:rsid w:val="54A0791A"/>
    <w:rsid w:val="54A73E1B"/>
    <w:rsid w:val="54A9DF2B"/>
    <w:rsid w:val="54AB5927"/>
    <w:rsid w:val="54BDE5BE"/>
    <w:rsid w:val="54BF60DB"/>
    <w:rsid w:val="54CC78D9"/>
    <w:rsid w:val="54CDDD49"/>
    <w:rsid w:val="54CDF654"/>
    <w:rsid w:val="54D3CF32"/>
    <w:rsid w:val="54DC970E"/>
    <w:rsid w:val="54E211DD"/>
    <w:rsid w:val="54E9B6B5"/>
    <w:rsid w:val="54ED9138"/>
    <w:rsid w:val="54F457FF"/>
    <w:rsid w:val="54FED520"/>
    <w:rsid w:val="54FEEBBC"/>
    <w:rsid w:val="5502CF7A"/>
    <w:rsid w:val="55033B79"/>
    <w:rsid w:val="5503AE0B"/>
    <w:rsid w:val="550D80BB"/>
    <w:rsid w:val="550E84FA"/>
    <w:rsid w:val="551266D7"/>
    <w:rsid w:val="5514D078"/>
    <w:rsid w:val="55179046"/>
    <w:rsid w:val="55186E4F"/>
    <w:rsid w:val="551DC379"/>
    <w:rsid w:val="5521FA3E"/>
    <w:rsid w:val="5525F8F5"/>
    <w:rsid w:val="55267546"/>
    <w:rsid w:val="552FE011"/>
    <w:rsid w:val="553344BE"/>
    <w:rsid w:val="55358258"/>
    <w:rsid w:val="5537B727"/>
    <w:rsid w:val="55399F14"/>
    <w:rsid w:val="553E0687"/>
    <w:rsid w:val="553E12E6"/>
    <w:rsid w:val="55495434"/>
    <w:rsid w:val="554FBEFF"/>
    <w:rsid w:val="55507251"/>
    <w:rsid w:val="55523183"/>
    <w:rsid w:val="55531A3F"/>
    <w:rsid w:val="5553D214"/>
    <w:rsid w:val="55588B2D"/>
    <w:rsid w:val="55598705"/>
    <w:rsid w:val="556100CC"/>
    <w:rsid w:val="55652021"/>
    <w:rsid w:val="5570A707"/>
    <w:rsid w:val="557A2786"/>
    <w:rsid w:val="557A3DCD"/>
    <w:rsid w:val="557A7A49"/>
    <w:rsid w:val="557DBA2B"/>
    <w:rsid w:val="5581122F"/>
    <w:rsid w:val="5581F7F1"/>
    <w:rsid w:val="5586EF5D"/>
    <w:rsid w:val="558B84CA"/>
    <w:rsid w:val="55929A81"/>
    <w:rsid w:val="5597AAE4"/>
    <w:rsid w:val="55A32504"/>
    <w:rsid w:val="55A91254"/>
    <w:rsid w:val="55AAE591"/>
    <w:rsid w:val="55AB9EEA"/>
    <w:rsid w:val="55ACD20E"/>
    <w:rsid w:val="55AE51FF"/>
    <w:rsid w:val="55B3CDDA"/>
    <w:rsid w:val="55B8E16E"/>
    <w:rsid w:val="55C53ECD"/>
    <w:rsid w:val="55CC70E3"/>
    <w:rsid w:val="55CD0F3A"/>
    <w:rsid w:val="55D28AF8"/>
    <w:rsid w:val="55D84D4A"/>
    <w:rsid w:val="55DAB408"/>
    <w:rsid w:val="55DCE4DE"/>
    <w:rsid w:val="55E16F00"/>
    <w:rsid w:val="55E40C86"/>
    <w:rsid w:val="55E48235"/>
    <w:rsid w:val="55EC0A06"/>
    <w:rsid w:val="55EECCF1"/>
    <w:rsid w:val="55F18398"/>
    <w:rsid w:val="56075315"/>
    <w:rsid w:val="560890D9"/>
    <w:rsid w:val="560AB2A0"/>
    <w:rsid w:val="560CF853"/>
    <w:rsid w:val="560DF034"/>
    <w:rsid w:val="560E4927"/>
    <w:rsid w:val="56112BF3"/>
    <w:rsid w:val="561254F7"/>
    <w:rsid w:val="5616295A"/>
    <w:rsid w:val="5616913A"/>
    <w:rsid w:val="5616BA27"/>
    <w:rsid w:val="56186330"/>
    <w:rsid w:val="5618A820"/>
    <w:rsid w:val="56193C7A"/>
    <w:rsid w:val="56194D76"/>
    <w:rsid w:val="561A9DA1"/>
    <w:rsid w:val="561B15A5"/>
    <w:rsid w:val="561BEC03"/>
    <w:rsid w:val="561F4762"/>
    <w:rsid w:val="56223085"/>
    <w:rsid w:val="5622866D"/>
    <w:rsid w:val="56269F02"/>
    <w:rsid w:val="5626FFBE"/>
    <w:rsid w:val="562B89A9"/>
    <w:rsid w:val="562C0232"/>
    <w:rsid w:val="5630C053"/>
    <w:rsid w:val="56335116"/>
    <w:rsid w:val="563537EB"/>
    <w:rsid w:val="563ACC5B"/>
    <w:rsid w:val="563DB22D"/>
    <w:rsid w:val="563DE0F2"/>
    <w:rsid w:val="564226A8"/>
    <w:rsid w:val="5643C164"/>
    <w:rsid w:val="565566E8"/>
    <w:rsid w:val="5656AE26"/>
    <w:rsid w:val="565866F3"/>
    <w:rsid w:val="56590049"/>
    <w:rsid w:val="565E19E6"/>
    <w:rsid w:val="565FDE9E"/>
    <w:rsid w:val="5660F5C2"/>
    <w:rsid w:val="56617799"/>
    <w:rsid w:val="56643758"/>
    <w:rsid w:val="5668A634"/>
    <w:rsid w:val="566E7597"/>
    <w:rsid w:val="567403BD"/>
    <w:rsid w:val="5675FA0B"/>
    <w:rsid w:val="567F11DC"/>
    <w:rsid w:val="5680AC4A"/>
    <w:rsid w:val="5681AB5D"/>
    <w:rsid w:val="56867CB2"/>
    <w:rsid w:val="568E38D0"/>
    <w:rsid w:val="569A1E9B"/>
    <w:rsid w:val="569AA44A"/>
    <w:rsid w:val="569F4806"/>
    <w:rsid w:val="569FBB34"/>
    <w:rsid w:val="56A2BE33"/>
    <w:rsid w:val="56A337CA"/>
    <w:rsid w:val="56A6AFA5"/>
    <w:rsid w:val="56A6C917"/>
    <w:rsid w:val="56AA7482"/>
    <w:rsid w:val="56AB436B"/>
    <w:rsid w:val="56AB6F06"/>
    <w:rsid w:val="56AD4F56"/>
    <w:rsid w:val="56AF680D"/>
    <w:rsid w:val="56AFC152"/>
    <w:rsid w:val="56B1968E"/>
    <w:rsid w:val="56B42C24"/>
    <w:rsid w:val="56B64454"/>
    <w:rsid w:val="56BAF3E8"/>
    <w:rsid w:val="56C4D461"/>
    <w:rsid w:val="56C625E8"/>
    <w:rsid w:val="56CB04F2"/>
    <w:rsid w:val="56CE1D39"/>
    <w:rsid w:val="56CFCC17"/>
    <w:rsid w:val="56D244F9"/>
    <w:rsid w:val="56D49021"/>
    <w:rsid w:val="56D6324C"/>
    <w:rsid w:val="56D830EC"/>
    <w:rsid w:val="56DB644E"/>
    <w:rsid w:val="56E0C402"/>
    <w:rsid w:val="56EB6EDB"/>
    <w:rsid w:val="56EDA867"/>
    <w:rsid w:val="56F7CCC0"/>
    <w:rsid w:val="56FCD1CA"/>
    <w:rsid w:val="57001FE1"/>
    <w:rsid w:val="57072610"/>
    <w:rsid w:val="570C0FA7"/>
    <w:rsid w:val="570CE630"/>
    <w:rsid w:val="5711FB02"/>
    <w:rsid w:val="57133124"/>
    <w:rsid w:val="5714241E"/>
    <w:rsid w:val="5718AA13"/>
    <w:rsid w:val="572072C8"/>
    <w:rsid w:val="5727C486"/>
    <w:rsid w:val="5733B06C"/>
    <w:rsid w:val="57349822"/>
    <w:rsid w:val="57381053"/>
    <w:rsid w:val="573AFB17"/>
    <w:rsid w:val="57422624"/>
    <w:rsid w:val="57473C2E"/>
    <w:rsid w:val="57491A46"/>
    <w:rsid w:val="574C7890"/>
    <w:rsid w:val="5752081C"/>
    <w:rsid w:val="575CD3D4"/>
    <w:rsid w:val="575E6C47"/>
    <w:rsid w:val="57621DAA"/>
    <w:rsid w:val="576B4ADC"/>
    <w:rsid w:val="57701410"/>
    <w:rsid w:val="57767F4F"/>
    <w:rsid w:val="5776C1B1"/>
    <w:rsid w:val="5779F38D"/>
    <w:rsid w:val="577F2E4F"/>
    <w:rsid w:val="5789BD5D"/>
    <w:rsid w:val="578D9FAD"/>
    <w:rsid w:val="579459E2"/>
    <w:rsid w:val="57979A86"/>
    <w:rsid w:val="579800F6"/>
    <w:rsid w:val="579939BB"/>
    <w:rsid w:val="579EF242"/>
    <w:rsid w:val="57A00573"/>
    <w:rsid w:val="57A6CF0F"/>
    <w:rsid w:val="57A92C21"/>
    <w:rsid w:val="57AADD41"/>
    <w:rsid w:val="57AD7D32"/>
    <w:rsid w:val="57AF54F8"/>
    <w:rsid w:val="57B49090"/>
    <w:rsid w:val="57B52D23"/>
    <w:rsid w:val="57B7008C"/>
    <w:rsid w:val="57B826F0"/>
    <w:rsid w:val="57C07AE3"/>
    <w:rsid w:val="57C27589"/>
    <w:rsid w:val="57C63D55"/>
    <w:rsid w:val="57D0DDDD"/>
    <w:rsid w:val="57D685E2"/>
    <w:rsid w:val="57D742DC"/>
    <w:rsid w:val="57D779B7"/>
    <w:rsid w:val="57D85C2A"/>
    <w:rsid w:val="57E0CD67"/>
    <w:rsid w:val="57E4742B"/>
    <w:rsid w:val="57E91C30"/>
    <w:rsid w:val="57E9BB03"/>
    <w:rsid w:val="57F28CE0"/>
    <w:rsid w:val="57F75271"/>
    <w:rsid w:val="57FB699B"/>
    <w:rsid w:val="57FBFD71"/>
    <w:rsid w:val="57FC49C5"/>
    <w:rsid w:val="58019214"/>
    <w:rsid w:val="5803824A"/>
    <w:rsid w:val="5804368B"/>
    <w:rsid w:val="580616DD"/>
    <w:rsid w:val="58061D41"/>
    <w:rsid w:val="580899E5"/>
    <w:rsid w:val="581DAF3A"/>
    <w:rsid w:val="581EF59E"/>
    <w:rsid w:val="5823FA0A"/>
    <w:rsid w:val="5824121F"/>
    <w:rsid w:val="5829CE9E"/>
    <w:rsid w:val="582A2415"/>
    <w:rsid w:val="582DF45C"/>
    <w:rsid w:val="5832F751"/>
    <w:rsid w:val="5838BACE"/>
    <w:rsid w:val="5838F35B"/>
    <w:rsid w:val="5839446C"/>
    <w:rsid w:val="583A4BAA"/>
    <w:rsid w:val="5842C0F5"/>
    <w:rsid w:val="58460360"/>
    <w:rsid w:val="58476E69"/>
    <w:rsid w:val="584B7135"/>
    <w:rsid w:val="584B89CA"/>
    <w:rsid w:val="584BC3D7"/>
    <w:rsid w:val="584D0064"/>
    <w:rsid w:val="584F7797"/>
    <w:rsid w:val="584F926F"/>
    <w:rsid w:val="5850E125"/>
    <w:rsid w:val="58584C04"/>
    <w:rsid w:val="5858AEB7"/>
    <w:rsid w:val="585A7484"/>
    <w:rsid w:val="585B8BDA"/>
    <w:rsid w:val="58621EBE"/>
    <w:rsid w:val="586472DC"/>
    <w:rsid w:val="5865FF3F"/>
    <w:rsid w:val="58668195"/>
    <w:rsid w:val="5876BFF1"/>
    <w:rsid w:val="5878A945"/>
    <w:rsid w:val="587A8015"/>
    <w:rsid w:val="58809B89"/>
    <w:rsid w:val="5882D225"/>
    <w:rsid w:val="58862A61"/>
    <w:rsid w:val="58868AB2"/>
    <w:rsid w:val="588B540B"/>
    <w:rsid w:val="588D94A4"/>
    <w:rsid w:val="588DD81A"/>
    <w:rsid w:val="58942CAA"/>
    <w:rsid w:val="589B4A2F"/>
    <w:rsid w:val="589D5A3E"/>
    <w:rsid w:val="58A34EB4"/>
    <w:rsid w:val="58A3E8EF"/>
    <w:rsid w:val="58A99820"/>
    <w:rsid w:val="58AA7C72"/>
    <w:rsid w:val="58B02127"/>
    <w:rsid w:val="58C53C77"/>
    <w:rsid w:val="58C8C675"/>
    <w:rsid w:val="58CE18BE"/>
    <w:rsid w:val="58D4798B"/>
    <w:rsid w:val="58D705C1"/>
    <w:rsid w:val="58D813A5"/>
    <w:rsid w:val="58E14F16"/>
    <w:rsid w:val="58E6E3A5"/>
    <w:rsid w:val="58E80F94"/>
    <w:rsid w:val="58E84E5B"/>
    <w:rsid w:val="58F5C7EE"/>
    <w:rsid w:val="58FE4798"/>
    <w:rsid w:val="58FE8097"/>
    <w:rsid w:val="59047548"/>
    <w:rsid w:val="59064233"/>
    <w:rsid w:val="590EA91B"/>
    <w:rsid w:val="5911B582"/>
    <w:rsid w:val="59169B5D"/>
    <w:rsid w:val="59171C5A"/>
    <w:rsid w:val="5918ED4E"/>
    <w:rsid w:val="591DC3BB"/>
    <w:rsid w:val="591DCAB9"/>
    <w:rsid w:val="591F8B37"/>
    <w:rsid w:val="5920C723"/>
    <w:rsid w:val="5921BCE2"/>
    <w:rsid w:val="59236D52"/>
    <w:rsid w:val="59278D24"/>
    <w:rsid w:val="59288763"/>
    <w:rsid w:val="592DC231"/>
    <w:rsid w:val="593264C1"/>
    <w:rsid w:val="5937A5B8"/>
    <w:rsid w:val="5937FEE2"/>
    <w:rsid w:val="593DADDC"/>
    <w:rsid w:val="593E95E4"/>
    <w:rsid w:val="59433441"/>
    <w:rsid w:val="5946E76A"/>
    <w:rsid w:val="59479BFB"/>
    <w:rsid w:val="59486FE7"/>
    <w:rsid w:val="595270A6"/>
    <w:rsid w:val="595C90A4"/>
    <w:rsid w:val="595D83D4"/>
    <w:rsid w:val="595DAEBA"/>
    <w:rsid w:val="596035D1"/>
    <w:rsid w:val="596A6FD9"/>
    <w:rsid w:val="596F1693"/>
    <w:rsid w:val="59712E78"/>
    <w:rsid w:val="59717844"/>
    <w:rsid w:val="5976F513"/>
    <w:rsid w:val="597A6D68"/>
    <w:rsid w:val="597F867D"/>
    <w:rsid w:val="5981E2B6"/>
    <w:rsid w:val="5984A22F"/>
    <w:rsid w:val="59855268"/>
    <w:rsid w:val="5988BAFD"/>
    <w:rsid w:val="598AD3F6"/>
    <w:rsid w:val="59927DB6"/>
    <w:rsid w:val="5998C080"/>
    <w:rsid w:val="599BB7D0"/>
    <w:rsid w:val="599F07ED"/>
    <w:rsid w:val="59ACCCC6"/>
    <w:rsid w:val="59B01E38"/>
    <w:rsid w:val="59B17966"/>
    <w:rsid w:val="59B305E2"/>
    <w:rsid w:val="59B7E4E8"/>
    <w:rsid w:val="59BAC54B"/>
    <w:rsid w:val="59BB7C5F"/>
    <w:rsid w:val="59C7BDBF"/>
    <w:rsid w:val="59C92476"/>
    <w:rsid w:val="59CB9BC0"/>
    <w:rsid w:val="59CCFA82"/>
    <w:rsid w:val="59D0183E"/>
    <w:rsid w:val="59D11965"/>
    <w:rsid w:val="59D4ADEC"/>
    <w:rsid w:val="59D60E5B"/>
    <w:rsid w:val="59D810FB"/>
    <w:rsid w:val="59D8FBC0"/>
    <w:rsid w:val="59DF8294"/>
    <w:rsid w:val="59E0D653"/>
    <w:rsid w:val="59E2881E"/>
    <w:rsid w:val="59E3F3AC"/>
    <w:rsid w:val="59E4CD00"/>
    <w:rsid w:val="59E4FD33"/>
    <w:rsid w:val="59E585BE"/>
    <w:rsid w:val="59E7D25E"/>
    <w:rsid w:val="59ED9F43"/>
    <w:rsid w:val="59F290ED"/>
    <w:rsid w:val="59F8C824"/>
    <w:rsid w:val="59F9A74A"/>
    <w:rsid w:val="59FA2CE0"/>
    <w:rsid w:val="59FAAA39"/>
    <w:rsid w:val="59FE98BB"/>
    <w:rsid w:val="59FF5903"/>
    <w:rsid w:val="5A008D47"/>
    <w:rsid w:val="5A0C50BF"/>
    <w:rsid w:val="5A130666"/>
    <w:rsid w:val="5A1E0CEF"/>
    <w:rsid w:val="5A23339A"/>
    <w:rsid w:val="5A25C528"/>
    <w:rsid w:val="5A2B224B"/>
    <w:rsid w:val="5A2EA053"/>
    <w:rsid w:val="5A358F04"/>
    <w:rsid w:val="5A3637D8"/>
    <w:rsid w:val="5A3653A6"/>
    <w:rsid w:val="5A3AF0A0"/>
    <w:rsid w:val="5A3FDBAB"/>
    <w:rsid w:val="5A4326BD"/>
    <w:rsid w:val="5A45EE11"/>
    <w:rsid w:val="5A4714C4"/>
    <w:rsid w:val="5A482989"/>
    <w:rsid w:val="5A50FF03"/>
    <w:rsid w:val="5A54047B"/>
    <w:rsid w:val="5A55A664"/>
    <w:rsid w:val="5A5649FB"/>
    <w:rsid w:val="5A56CD3D"/>
    <w:rsid w:val="5A58E68D"/>
    <w:rsid w:val="5A653435"/>
    <w:rsid w:val="5A69195E"/>
    <w:rsid w:val="5A6A63D6"/>
    <w:rsid w:val="5A6E4758"/>
    <w:rsid w:val="5A72D9BA"/>
    <w:rsid w:val="5A7B8235"/>
    <w:rsid w:val="5A7DAA0E"/>
    <w:rsid w:val="5A879163"/>
    <w:rsid w:val="5A891875"/>
    <w:rsid w:val="5A915F55"/>
    <w:rsid w:val="5A98875B"/>
    <w:rsid w:val="5AA1AD13"/>
    <w:rsid w:val="5AA2D09D"/>
    <w:rsid w:val="5AAA3DEC"/>
    <w:rsid w:val="5AADD752"/>
    <w:rsid w:val="5AB0B800"/>
    <w:rsid w:val="5AB152BB"/>
    <w:rsid w:val="5AB27357"/>
    <w:rsid w:val="5AB8FF94"/>
    <w:rsid w:val="5ABF6F83"/>
    <w:rsid w:val="5AC0ECD4"/>
    <w:rsid w:val="5AC2DB8C"/>
    <w:rsid w:val="5AC44565"/>
    <w:rsid w:val="5AC5C6AF"/>
    <w:rsid w:val="5AC642E2"/>
    <w:rsid w:val="5ACE8CA8"/>
    <w:rsid w:val="5AD38CFE"/>
    <w:rsid w:val="5AD404C8"/>
    <w:rsid w:val="5AD73F3F"/>
    <w:rsid w:val="5AE43A75"/>
    <w:rsid w:val="5AE44653"/>
    <w:rsid w:val="5AE516B7"/>
    <w:rsid w:val="5AEA27C7"/>
    <w:rsid w:val="5AEAAF54"/>
    <w:rsid w:val="5AF4660E"/>
    <w:rsid w:val="5AFE0797"/>
    <w:rsid w:val="5B0011DC"/>
    <w:rsid w:val="5B0464BA"/>
    <w:rsid w:val="5B051E68"/>
    <w:rsid w:val="5B073CC2"/>
    <w:rsid w:val="5B0B6DA6"/>
    <w:rsid w:val="5B0D0AF4"/>
    <w:rsid w:val="5B105D71"/>
    <w:rsid w:val="5B1734E6"/>
    <w:rsid w:val="5B1AC60A"/>
    <w:rsid w:val="5B1EDFB4"/>
    <w:rsid w:val="5B21103C"/>
    <w:rsid w:val="5B2784D7"/>
    <w:rsid w:val="5B2B10F0"/>
    <w:rsid w:val="5B2BE2BC"/>
    <w:rsid w:val="5B2CB674"/>
    <w:rsid w:val="5B31FA3A"/>
    <w:rsid w:val="5B337D2A"/>
    <w:rsid w:val="5B3734C2"/>
    <w:rsid w:val="5B47E5EE"/>
    <w:rsid w:val="5B48314F"/>
    <w:rsid w:val="5B48ACCC"/>
    <w:rsid w:val="5B50D3B6"/>
    <w:rsid w:val="5B54ACF2"/>
    <w:rsid w:val="5B552599"/>
    <w:rsid w:val="5B5F9F2C"/>
    <w:rsid w:val="5B6181D7"/>
    <w:rsid w:val="5B637358"/>
    <w:rsid w:val="5B660583"/>
    <w:rsid w:val="5B664E57"/>
    <w:rsid w:val="5B72FAA1"/>
    <w:rsid w:val="5B8442B1"/>
    <w:rsid w:val="5B8BEFEE"/>
    <w:rsid w:val="5B8E0589"/>
    <w:rsid w:val="5B8F7D57"/>
    <w:rsid w:val="5B9B3631"/>
    <w:rsid w:val="5BA75288"/>
    <w:rsid w:val="5BA77196"/>
    <w:rsid w:val="5BA9E937"/>
    <w:rsid w:val="5BAC1859"/>
    <w:rsid w:val="5BAC69D4"/>
    <w:rsid w:val="5BAF7C66"/>
    <w:rsid w:val="5BAFC4D5"/>
    <w:rsid w:val="5BB82BBC"/>
    <w:rsid w:val="5BB8E074"/>
    <w:rsid w:val="5BC93D29"/>
    <w:rsid w:val="5BCAD36E"/>
    <w:rsid w:val="5BD1DC46"/>
    <w:rsid w:val="5BDB022E"/>
    <w:rsid w:val="5BE5DD6D"/>
    <w:rsid w:val="5BE69B36"/>
    <w:rsid w:val="5BE71F27"/>
    <w:rsid w:val="5BEAC81F"/>
    <w:rsid w:val="5BEB2153"/>
    <w:rsid w:val="5BEC5300"/>
    <w:rsid w:val="5BF04EF4"/>
    <w:rsid w:val="5BF2DA3A"/>
    <w:rsid w:val="5BF321D4"/>
    <w:rsid w:val="5BF35F30"/>
    <w:rsid w:val="5BF710A9"/>
    <w:rsid w:val="5BFC7E64"/>
    <w:rsid w:val="5C01DCF2"/>
    <w:rsid w:val="5C152A54"/>
    <w:rsid w:val="5C196C89"/>
    <w:rsid w:val="5C198F71"/>
    <w:rsid w:val="5C1F792C"/>
    <w:rsid w:val="5C2A7F1D"/>
    <w:rsid w:val="5C30B132"/>
    <w:rsid w:val="5C3318F9"/>
    <w:rsid w:val="5C3346C0"/>
    <w:rsid w:val="5C39A94D"/>
    <w:rsid w:val="5C440D90"/>
    <w:rsid w:val="5C447136"/>
    <w:rsid w:val="5C44A266"/>
    <w:rsid w:val="5C4AE1C3"/>
    <w:rsid w:val="5C4E8A12"/>
    <w:rsid w:val="5C51D900"/>
    <w:rsid w:val="5C52D039"/>
    <w:rsid w:val="5C5A193B"/>
    <w:rsid w:val="5C5CF5AE"/>
    <w:rsid w:val="5C5FB91F"/>
    <w:rsid w:val="5C60DF56"/>
    <w:rsid w:val="5C635696"/>
    <w:rsid w:val="5C6766D9"/>
    <w:rsid w:val="5C693522"/>
    <w:rsid w:val="5C69952D"/>
    <w:rsid w:val="5C6A779C"/>
    <w:rsid w:val="5C6E9AB8"/>
    <w:rsid w:val="5C75F141"/>
    <w:rsid w:val="5C7A2756"/>
    <w:rsid w:val="5C7B4E0D"/>
    <w:rsid w:val="5C7B872A"/>
    <w:rsid w:val="5C841EEF"/>
    <w:rsid w:val="5C8811B1"/>
    <w:rsid w:val="5C90FF53"/>
    <w:rsid w:val="5C92D08B"/>
    <w:rsid w:val="5C93A745"/>
    <w:rsid w:val="5C9891D8"/>
    <w:rsid w:val="5C9EA985"/>
    <w:rsid w:val="5CA5BD41"/>
    <w:rsid w:val="5CAB6D06"/>
    <w:rsid w:val="5CAC5079"/>
    <w:rsid w:val="5CAE27E5"/>
    <w:rsid w:val="5CB06B8D"/>
    <w:rsid w:val="5CB27B23"/>
    <w:rsid w:val="5CB2FE23"/>
    <w:rsid w:val="5CB481BE"/>
    <w:rsid w:val="5CB7759B"/>
    <w:rsid w:val="5CB90419"/>
    <w:rsid w:val="5CCF9972"/>
    <w:rsid w:val="5CD002DC"/>
    <w:rsid w:val="5CDCE200"/>
    <w:rsid w:val="5CE04C3A"/>
    <w:rsid w:val="5CE58B1A"/>
    <w:rsid w:val="5CE5A650"/>
    <w:rsid w:val="5CE87FDA"/>
    <w:rsid w:val="5CEF371C"/>
    <w:rsid w:val="5CEF900D"/>
    <w:rsid w:val="5CF67464"/>
    <w:rsid w:val="5CF7F88A"/>
    <w:rsid w:val="5CFB24D5"/>
    <w:rsid w:val="5D00EA72"/>
    <w:rsid w:val="5D03543A"/>
    <w:rsid w:val="5D060D48"/>
    <w:rsid w:val="5D06CBB5"/>
    <w:rsid w:val="5D0843D8"/>
    <w:rsid w:val="5D0A1678"/>
    <w:rsid w:val="5D0F209B"/>
    <w:rsid w:val="5D17F200"/>
    <w:rsid w:val="5D18B73F"/>
    <w:rsid w:val="5D1F6658"/>
    <w:rsid w:val="5D221FD7"/>
    <w:rsid w:val="5D23FDA3"/>
    <w:rsid w:val="5D258AC1"/>
    <w:rsid w:val="5D271BF4"/>
    <w:rsid w:val="5D279573"/>
    <w:rsid w:val="5D28E28A"/>
    <w:rsid w:val="5D2AD1D8"/>
    <w:rsid w:val="5D2EFF07"/>
    <w:rsid w:val="5D327B9D"/>
    <w:rsid w:val="5D35C6A6"/>
    <w:rsid w:val="5D3E644D"/>
    <w:rsid w:val="5D3EA92B"/>
    <w:rsid w:val="5D462D75"/>
    <w:rsid w:val="5D4A805D"/>
    <w:rsid w:val="5D4B51D6"/>
    <w:rsid w:val="5D4D4CC7"/>
    <w:rsid w:val="5D4D8682"/>
    <w:rsid w:val="5D4E3FDA"/>
    <w:rsid w:val="5D528D53"/>
    <w:rsid w:val="5D54D8BB"/>
    <w:rsid w:val="5D57B10C"/>
    <w:rsid w:val="5D5B4370"/>
    <w:rsid w:val="5D6836F8"/>
    <w:rsid w:val="5D72C4FC"/>
    <w:rsid w:val="5D72E06D"/>
    <w:rsid w:val="5D736762"/>
    <w:rsid w:val="5D753C70"/>
    <w:rsid w:val="5D7998AF"/>
    <w:rsid w:val="5D7B48EE"/>
    <w:rsid w:val="5D7D8D7D"/>
    <w:rsid w:val="5D7DED01"/>
    <w:rsid w:val="5D85DED8"/>
    <w:rsid w:val="5D8ADEE4"/>
    <w:rsid w:val="5D94D5FB"/>
    <w:rsid w:val="5D9D21C9"/>
    <w:rsid w:val="5DA2E437"/>
    <w:rsid w:val="5DA59AF5"/>
    <w:rsid w:val="5DAC6F68"/>
    <w:rsid w:val="5DB21858"/>
    <w:rsid w:val="5DB40223"/>
    <w:rsid w:val="5DB46F9E"/>
    <w:rsid w:val="5DB49910"/>
    <w:rsid w:val="5DB69F8A"/>
    <w:rsid w:val="5DB77DF3"/>
    <w:rsid w:val="5DBA7E91"/>
    <w:rsid w:val="5DBDF906"/>
    <w:rsid w:val="5DBE56BE"/>
    <w:rsid w:val="5DC70179"/>
    <w:rsid w:val="5DCC6908"/>
    <w:rsid w:val="5DCD57EC"/>
    <w:rsid w:val="5DD20C1F"/>
    <w:rsid w:val="5DD36FBF"/>
    <w:rsid w:val="5DD57120"/>
    <w:rsid w:val="5DD6A421"/>
    <w:rsid w:val="5DD6AD66"/>
    <w:rsid w:val="5DDE0171"/>
    <w:rsid w:val="5DDED5A7"/>
    <w:rsid w:val="5DE06114"/>
    <w:rsid w:val="5DE0EDD5"/>
    <w:rsid w:val="5DE12219"/>
    <w:rsid w:val="5DE9085B"/>
    <w:rsid w:val="5DF02C38"/>
    <w:rsid w:val="5DF6B711"/>
    <w:rsid w:val="5DF9722D"/>
    <w:rsid w:val="5DFA7F51"/>
    <w:rsid w:val="5DFD4C35"/>
    <w:rsid w:val="5DFF3416"/>
    <w:rsid w:val="5E000117"/>
    <w:rsid w:val="5E011E0F"/>
    <w:rsid w:val="5E01AC6D"/>
    <w:rsid w:val="5E05C25E"/>
    <w:rsid w:val="5E074A06"/>
    <w:rsid w:val="5E0A30A3"/>
    <w:rsid w:val="5E0DE94D"/>
    <w:rsid w:val="5E0EEBA4"/>
    <w:rsid w:val="5E128A55"/>
    <w:rsid w:val="5E1CB107"/>
    <w:rsid w:val="5E266C32"/>
    <w:rsid w:val="5E26E14E"/>
    <w:rsid w:val="5E35B958"/>
    <w:rsid w:val="5E386908"/>
    <w:rsid w:val="5E3C528D"/>
    <w:rsid w:val="5E3F7FCA"/>
    <w:rsid w:val="5E3FCFC7"/>
    <w:rsid w:val="5E41601B"/>
    <w:rsid w:val="5E484E25"/>
    <w:rsid w:val="5E494649"/>
    <w:rsid w:val="5E4EFE1B"/>
    <w:rsid w:val="5E510CFF"/>
    <w:rsid w:val="5E51CE3E"/>
    <w:rsid w:val="5E5785B5"/>
    <w:rsid w:val="5E5EF4F8"/>
    <w:rsid w:val="5E5F1F26"/>
    <w:rsid w:val="5E628738"/>
    <w:rsid w:val="5E638B10"/>
    <w:rsid w:val="5E64891B"/>
    <w:rsid w:val="5E7BCBCD"/>
    <w:rsid w:val="5E846616"/>
    <w:rsid w:val="5E84E9F7"/>
    <w:rsid w:val="5E85BF19"/>
    <w:rsid w:val="5E910113"/>
    <w:rsid w:val="5E978E9E"/>
    <w:rsid w:val="5E984026"/>
    <w:rsid w:val="5E9B8B9F"/>
    <w:rsid w:val="5EA27EC0"/>
    <w:rsid w:val="5EA2E6D2"/>
    <w:rsid w:val="5EA8A000"/>
    <w:rsid w:val="5EAAB925"/>
    <w:rsid w:val="5EB30B3F"/>
    <w:rsid w:val="5EB420EB"/>
    <w:rsid w:val="5EB519BF"/>
    <w:rsid w:val="5EB90563"/>
    <w:rsid w:val="5EBB9B47"/>
    <w:rsid w:val="5EBC56A0"/>
    <w:rsid w:val="5EC4EFB5"/>
    <w:rsid w:val="5EC5A980"/>
    <w:rsid w:val="5EC80B07"/>
    <w:rsid w:val="5ED2CED8"/>
    <w:rsid w:val="5ED2E6EB"/>
    <w:rsid w:val="5ED506EA"/>
    <w:rsid w:val="5ED6D335"/>
    <w:rsid w:val="5EDEBB23"/>
    <w:rsid w:val="5EE15659"/>
    <w:rsid w:val="5EE17A5C"/>
    <w:rsid w:val="5EE1BD91"/>
    <w:rsid w:val="5EE246D6"/>
    <w:rsid w:val="5EE78411"/>
    <w:rsid w:val="5EEC2778"/>
    <w:rsid w:val="5EEFAAD2"/>
    <w:rsid w:val="5EF2DC79"/>
    <w:rsid w:val="5EFA21B0"/>
    <w:rsid w:val="5EFB1CC8"/>
    <w:rsid w:val="5EFC6D0D"/>
    <w:rsid w:val="5EFF9734"/>
    <w:rsid w:val="5F008997"/>
    <w:rsid w:val="5F043DDA"/>
    <w:rsid w:val="5F07AA8A"/>
    <w:rsid w:val="5F0AAEDF"/>
    <w:rsid w:val="5F0D06A8"/>
    <w:rsid w:val="5F0F2491"/>
    <w:rsid w:val="5F1154B7"/>
    <w:rsid w:val="5F1247CC"/>
    <w:rsid w:val="5F1535B0"/>
    <w:rsid w:val="5F1A7D01"/>
    <w:rsid w:val="5F1E23DA"/>
    <w:rsid w:val="5F21DA1D"/>
    <w:rsid w:val="5F222710"/>
    <w:rsid w:val="5F2A5E06"/>
    <w:rsid w:val="5F2BC43D"/>
    <w:rsid w:val="5F35DC70"/>
    <w:rsid w:val="5F377FFA"/>
    <w:rsid w:val="5F3C6DCB"/>
    <w:rsid w:val="5F3E6615"/>
    <w:rsid w:val="5F3F38F9"/>
    <w:rsid w:val="5F404E04"/>
    <w:rsid w:val="5F42292D"/>
    <w:rsid w:val="5F43EB9A"/>
    <w:rsid w:val="5F485222"/>
    <w:rsid w:val="5F4D7CE6"/>
    <w:rsid w:val="5F531FB8"/>
    <w:rsid w:val="5F5992A4"/>
    <w:rsid w:val="5F5A56EC"/>
    <w:rsid w:val="5F5F41E6"/>
    <w:rsid w:val="5F606280"/>
    <w:rsid w:val="5F62AA4A"/>
    <w:rsid w:val="5F6331DC"/>
    <w:rsid w:val="5F68D886"/>
    <w:rsid w:val="5F6B353F"/>
    <w:rsid w:val="5F7F33FF"/>
    <w:rsid w:val="5F909E74"/>
    <w:rsid w:val="5F9656FF"/>
    <w:rsid w:val="5F9AD589"/>
    <w:rsid w:val="5F9B8465"/>
    <w:rsid w:val="5F9CD827"/>
    <w:rsid w:val="5FAC766E"/>
    <w:rsid w:val="5FAEE003"/>
    <w:rsid w:val="5FB14E25"/>
    <w:rsid w:val="5FB679B3"/>
    <w:rsid w:val="5FB7B38B"/>
    <w:rsid w:val="5FBF040E"/>
    <w:rsid w:val="5FBF40BB"/>
    <w:rsid w:val="5FC0C5B1"/>
    <w:rsid w:val="5FC3C3E9"/>
    <w:rsid w:val="5FC95175"/>
    <w:rsid w:val="5FCB54B1"/>
    <w:rsid w:val="5FD02144"/>
    <w:rsid w:val="5FD1BC84"/>
    <w:rsid w:val="5FD20AAC"/>
    <w:rsid w:val="5FD6E67A"/>
    <w:rsid w:val="5FD77803"/>
    <w:rsid w:val="5FDC24CF"/>
    <w:rsid w:val="5FDCD119"/>
    <w:rsid w:val="5FE8C02F"/>
    <w:rsid w:val="5FF96F4A"/>
    <w:rsid w:val="60058E4B"/>
    <w:rsid w:val="6008432D"/>
    <w:rsid w:val="600A4E43"/>
    <w:rsid w:val="60103116"/>
    <w:rsid w:val="6011A9CA"/>
    <w:rsid w:val="6014EB03"/>
    <w:rsid w:val="601CA194"/>
    <w:rsid w:val="601DDE4D"/>
    <w:rsid w:val="601DE282"/>
    <w:rsid w:val="601E5C45"/>
    <w:rsid w:val="6020E933"/>
    <w:rsid w:val="60250FA1"/>
    <w:rsid w:val="6027AD0E"/>
    <w:rsid w:val="602E0BA2"/>
    <w:rsid w:val="602E69C5"/>
    <w:rsid w:val="60328FD9"/>
    <w:rsid w:val="60340B26"/>
    <w:rsid w:val="6034B8F2"/>
    <w:rsid w:val="6035F024"/>
    <w:rsid w:val="60411421"/>
    <w:rsid w:val="604134D0"/>
    <w:rsid w:val="6042B7BF"/>
    <w:rsid w:val="60435A44"/>
    <w:rsid w:val="60445D74"/>
    <w:rsid w:val="60473634"/>
    <w:rsid w:val="6047CFE7"/>
    <w:rsid w:val="604C6B24"/>
    <w:rsid w:val="6054A896"/>
    <w:rsid w:val="60581F3B"/>
    <w:rsid w:val="6058E9B1"/>
    <w:rsid w:val="6064E274"/>
    <w:rsid w:val="606D5D71"/>
    <w:rsid w:val="606F7DE1"/>
    <w:rsid w:val="606FC310"/>
    <w:rsid w:val="6071CF1D"/>
    <w:rsid w:val="6075EA35"/>
    <w:rsid w:val="6078BC0A"/>
    <w:rsid w:val="60826F81"/>
    <w:rsid w:val="6084573D"/>
    <w:rsid w:val="608937F0"/>
    <w:rsid w:val="608BD35C"/>
    <w:rsid w:val="608E2806"/>
    <w:rsid w:val="6095A143"/>
    <w:rsid w:val="60963920"/>
    <w:rsid w:val="609D4B88"/>
    <w:rsid w:val="609DDEEB"/>
    <w:rsid w:val="609E8AEF"/>
    <w:rsid w:val="609FE788"/>
    <w:rsid w:val="60A00575"/>
    <w:rsid w:val="60A8D87C"/>
    <w:rsid w:val="60AB3545"/>
    <w:rsid w:val="60AF272D"/>
    <w:rsid w:val="60B1F556"/>
    <w:rsid w:val="60B2BEDC"/>
    <w:rsid w:val="60B55E88"/>
    <w:rsid w:val="60B5990B"/>
    <w:rsid w:val="60B9D490"/>
    <w:rsid w:val="60BD1ED4"/>
    <w:rsid w:val="60BE87F5"/>
    <w:rsid w:val="60C0AC3B"/>
    <w:rsid w:val="60C91083"/>
    <w:rsid w:val="60CE0242"/>
    <w:rsid w:val="60D0D5BA"/>
    <w:rsid w:val="60D16261"/>
    <w:rsid w:val="60D18034"/>
    <w:rsid w:val="60D26A68"/>
    <w:rsid w:val="60D3A4BF"/>
    <w:rsid w:val="60DBD951"/>
    <w:rsid w:val="60E1C28E"/>
    <w:rsid w:val="60E28094"/>
    <w:rsid w:val="60E46780"/>
    <w:rsid w:val="60E70D93"/>
    <w:rsid w:val="60EC5E9E"/>
    <w:rsid w:val="60EEDAEE"/>
    <w:rsid w:val="60F3605F"/>
    <w:rsid w:val="60F536F8"/>
    <w:rsid w:val="60F840BD"/>
    <w:rsid w:val="60F87A7A"/>
    <w:rsid w:val="60F93728"/>
    <w:rsid w:val="6101229B"/>
    <w:rsid w:val="611075DB"/>
    <w:rsid w:val="61112886"/>
    <w:rsid w:val="6111DF8C"/>
    <w:rsid w:val="611B2D9F"/>
    <w:rsid w:val="611D0164"/>
    <w:rsid w:val="611E45AF"/>
    <w:rsid w:val="611FCF26"/>
    <w:rsid w:val="6129D31E"/>
    <w:rsid w:val="612AEC59"/>
    <w:rsid w:val="61332EED"/>
    <w:rsid w:val="613E2FF3"/>
    <w:rsid w:val="614CB191"/>
    <w:rsid w:val="614E18EB"/>
    <w:rsid w:val="6150DD7F"/>
    <w:rsid w:val="61524336"/>
    <w:rsid w:val="6153BF57"/>
    <w:rsid w:val="615749C7"/>
    <w:rsid w:val="615981F3"/>
    <w:rsid w:val="615A3A29"/>
    <w:rsid w:val="615D0390"/>
    <w:rsid w:val="615E0C0A"/>
    <w:rsid w:val="6165F10A"/>
    <w:rsid w:val="616944E0"/>
    <w:rsid w:val="616AAE40"/>
    <w:rsid w:val="617B98AB"/>
    <w:rsid w:val="6182A702"/>
    <w:rsid w:val="6188A7C7"/>
    <w:rsid w:val="618A7CBE"/>
    <w:rsid w:val="618DEAB2"/>
    <w:rsid w:val="61935839"/>
    <w:rsid w:val="6194F737"/>
    <w:rsid w:val="61997F46"/>
    <w:rsid w:val="6199DF9A"/>
    <w:rsid w:val="6199F8F1"/>
    <w:rsid w:val="619A3A88"/>
    <w:rsid w:val="619F63DE"/>
    <w:rsid w:val="61A2F680"/>
    <w:rsid w:val="61A7444E"/>
    <w:rsid w:val="61A8DF2A"/>
    <w:rsid w:val="61A97D3B"/>
    <w:rsid w:val="61AE235D"/>
    <w:rsid w:val="61B42CEB"/>
    <w:rsid w:val="61B47C1B"/>
    <w:rsid w:val="61B5ABF7"/>
    <w:rsid w:val="61B82F27"/>
    <w:rsid w:val="61B9F501"/>
    <w:rsid w:val="61BC526E"/>
    <w:rsid w:val="61C0565B"/>
    <w:rsid w:val="61C06BC5"/>
    <w:rsid w:val="61C233D2"/>
    <w:rsid w:val="61C512BA"/>
    <w:rsid w:val="61C6B2AB"/>
    <w:rsid w:val="61CE32B4"/>
    <w:rsid w:val="61CEA907"/>
    <w:rsid w:val="61CF667E"/>
    <w:rsid w:val="61D1673D"/>
    <w:rsid w:val="61D1B5F8"/>
    <w:rsid w:val="61D64702"/>
    <w:rsid w:val="61D6E6A3"/>
    <w:rsid w:val="61D86EA2"/>
    <w:rsid w:val="61D95121"/>
    <w:rsid w:val="61DD1D23"/>
    <w:rsid w:val="61DD4511"/>
    <w:rsid w:val="61E95192"/>
    <w:rsid w:val="61F25449"/>
    <w:rsid w:val="61F4FCEA"/>
    <w:rsid w:val="61F5C4D8"/>
    <w:rsid w:val="61FF7866"/>
    <w:rsid w:val="6202BB86"/>
    <w:rsid w:val="62051CC3"/>
    <w:rsid w:val="620C64F0"/>
    <w:rsid w:val="620DF174"/>
    <w:rsid w:val="6211316A"/>
    <w:rsid w:val="621AF321"/>
    <w:rsid w:val="621D3565"/>
    <w:rsid w:val="621FF1E9"/>
    <w:rsid w:val="622136F7"/>
    <w:rsid w:val="622B4A3C"/>
    <w:rsid w:val="622C3B88"/>
    <w:rsid w:val="622ED80D"/>
    <w:rsid w:val="62301E48"/>
    <w:rsid w:val="62330481"/>
    <w:rsid w:val="623793D4"/>
    <w:rsid w:val="623B61B1"/>
    <w:rsid w:val="62449E2B"/>
    <w:rsid w:val="6249C230"/>
    <w:rsid w:val="6249D5A6"/>
    <w:rsid w:val="624CB851"/>
    <w:rsid w:val="624D0625"/>
    <w:rsid w:val="6252622E"/>
    <w:rsid w:val="62585F8F"/>
    <w:rsid w:val="62590333"/>
    <w:rsid w:val="625B8C09"/>
    <w:rsid w:val="6264C40C"/>
    <w:rsid w:val="626A951C"/>
    <w:rsid w:val="626F0818"/>
    <w:rsid w:val="62700B43"/>
    <w:rsid w:val="6270A8FB"/>
    <w:rsid w:val="62741407"/>
    <w:rsid w:val="62748B16"/>
    <w:rsid w:val="6275541F"/>
    <w:rsid w:val="62757AAB"/>
    <w:rsid w:val="6288F345"/>
    <w:rsid w:val="6289DA77"/>
    <w:rsid w:val="628AFD5A"/>
    <w:rsid w:val="628D9CAC"/>
    <w:rsid w:val="6293B1ED"/>
    <w:rsid w:val="6296D4DF"/>
    <w:rsid w:val="629C486E"/>
    <w:rsid w:val="629E6EA2"/>
    <w:rsid w:val="629FC467"/>
    <w:rsid w:val="62A43F59"/>
    <w:rsid w:val="62A4DD85"/>
    <w:rsid w:val="62A92E74"/>
    <w:rsid w:val="62AAFB00"/>
    <w:rsid w:val="62ADC5FD"/>
    <w:rsid w:val="62B220EE"/>
    <w:rsid w:val="62B3E276"/>
    <w:rsid w:val="62B45860"/>
    <w:rsid w:val="62B498DE"/>
    <w:rsid w:val="62BA7407"/>
    <w:rsid w:val="62BBB26D"/>
    <w:rsid w:val="62BE4154"/>
    <w:rsid w:val="62BE8E15"/>
    <w:rsid w:val="62C831B5"/>
    <w:rsid w:val="62CE2CF1"/>
    <w:rsid w:val="62CFD67E"/>
    <w:rsid w:val="62D5F655"/>
    <w:rsid w:val="62D77B0C"/>
    <w:rsid w:val="62D79434"/>
    <w:rsid w:val="62E5956D"/>
    <w:rsid w:val="62E699B8"/>
    <w:rsid w:val="62E796A9"/>
    <w:rsid w:val="62EB82D0"/>
    <w:rsid w:val="62EF7F27"/>
    <w:rsid w:val="62F2306F"/>
    <w:rsid w:val="62F2FC57"/>
    <w:rsid w:val="62F8B034"/>
    <w:rsid w:val="6300413B"/>
    <w:rsid w:val="6302BA32"/>
    <w:rsid w:val="63056820"/>
    <w:rsid w:val="6308AA82"/>
    <w:rsid w:val="63099DAD"/>
    <w:rsid w:val="6315ABB1"/>
    <w:rsid w:val="631913DC"/>
    <w:rsid w:val="631BE0BD"/>
    <w:rsid w:val="631F77B8"/>
    <w:rsid w:val="63207474"/>
    <w:rsid w:val="6320AE4F"/>
    <w:rsid w:val="632469D9"/>
    <w:rsid w:val="6328257A"/>
    <w:rsid w:val="63402276"/>
    <w:rsid w:val="634349E3"/>
    <w:rsid w:val="6344A7C3"/>
    <w:rsid w:val="6345A1D9"/>
    <w:rsid w:val="634640F7"/>
    <w:rsid w:val="63470E9A"/>
    <w:rsid w:val="634D4F73"/>
    <w:rsid w:val="634F22A4"/>
    <w:rsid w:val="635A0C34"/>
    <w:rsid w:val="635AB159"/>
    <w:rsid w:val="635AEE12"/>
    <w:rsid w:val="635BDBFA"/>
    <w:rsid w:val="635EE940"/>
    <w:rsid w:val="636D4E24"/>
    <w:rsid w:val="636F4618"/>
    <w:rsid w:val="6377CB27"/>
    <w:rsid w:val="63781584"/>
    <w:rsid w:val="637D72A1"/>
    <w:rsid w:val="637EE38F"/>
    <w:rsid w:val="63822C73"/>
    <w:rsid w:val="6386560D"/>
    <w:rsid w:val="63894E72"/>
    <w:rsid w:val="63898112"/>
    <w:rsid w:val="639095E8"/>
    <w:rsid w:val="639347C5"/>
    <w:rsid w:val="6395AAB2"/>
    <w:rsid w:val="63A2CFA0"/>
    <w:rsid w:val="63A37FC9"/>
    <w:rsid w:val="63B1B660"/>
    <w:rsid w:val="63B2D9BC"/>
    <w:rsid w:val="63B5396B"/>
    <w:rsid w:val="63B5665F"/>
    <w:rsid w:val="63BA1AEB"/>
    <w:rsid w:val="63BD4CA7"/>
    <w:rsid w:val="63BE2758"/>
    <w:rsid w:val="63C179B3"/>
    <w:rsid w:val="63C23662"/>
    <w:rsid w:val="63C5D3E5"/>
    <w:rsid w:val="63CC0615"/>
    <w:rsid w:val="63CC15A8"/>
    <w:rsid w:val="63D2DF00"/>
    <w:rsid w:val="63D32C78"/>
    <w:rsid w:val="63DA1811"/>
    <w:rsid w:val="63DAB4A7"/>
    <w:rsid w:val="63DEB3B0"/>
    <w:rsid w:val="63DEBB26"/>
    <w:rsid w:val="63DF890A"/>
    <w:rsid w:val="63E2ABB5"/>
    <w:rsid w:val="63EB99BC"/>
    <w:rsid w:val="63EEF318"/>
    <w:rsid w:val="63F156BC"/>
    <w:rsid w:val="63F4AD27"/>
    <w:rsid w:val="63F63A26"/>
    <w:rsid w:val="63F991C0"/>
    <w:rsid w:val="63FEA1BD"/>
    <w:rsid w:val="63FEAEFB"/>
    <w:rsid w:val="64066CB5"/>
    <w:rsid w:val="6408A2F1"/>
    <w:rsid w:val="6408A8AD"/>
    <w:rsid w:val="6409EDCD"/>
    <w:rsid w:val="640A18D3"/>
    <w:rsid w:val="640F2FCF"/>
    <w:rsid w:val="6415300E"/>
    <w:rsid w:val="641CCDAF"/>
    <w:rsid w:val="642ABB58"/>
    <w:rsid w:val="642C95CE"/>
    <w:rsid w:val="6430F942"/>
    <w:rsid w:val="643302D9"/>
    <w:rsid w:val="6436609C"/>
    <w:rsid w:val="6437B14F"/>
    <w:rsid w:val="644367A4"/>
    <w:rsid w:val="6444C62D"/>
    <w:rsid w:val="64481902"/>
    <w:rsid w:val="6451EFC2"/>
    <w:rsid w:val="645DBE72"/>
    <w:rsid w:val="645DEF36"/>
    <w:rsid w:val="645F4DB1"/>
    <w:rsid w:val="646B6A4E"/>
    <w:rsid w:val="646F9818"/>
    <w:rsid w:val="64702236"/>
    <w:rsid w:val="647B58D1"/>
    <w:rsid w:val="647D836D"/>
    <w:rsid w:val="64817CB3"/>
    <w:rsid w:val="64847049"/>
    <w:rsid w:val="648D2813"/>
    <w:rsid w:val="648F6882"/>
    <w:rsid w:val="6490474B"/>
    <w:rsid w:val="64924389"/>
    <w:rsid w:val="6492BCB1"/>
    <w:rsid w:val="64957829"/>
    <w:rsid w:val="64994573"/>
    <w:rsid w:val="649AFDE7"/>
    <w:rsid w:val="649D30E1"/>
    <w:rsid w:val="64A19C2A"/>
    <w:rsid w:val="64A4220D"/>
    <w:rsid w:val="64ABD34A"/>
    <w:rsid w:val="64AD6CF7"/>
    <w:rsid w:val="64AEE54A"/>
    <w:rsid w:val="64AEF96F"/>
    <w:rsid w:val="64B22AFA"/>
    <w:rsid w:val="64B29679"/>
    <w:rsid w:val="64B51F2A"/>
    <w:rsid w:val="64BD8E9E"/>
    <w:rsid w:val="64C5788B"/>
    <w:rsid w:val="64CB0F2D"/>
    <w:rsid w:val="64D0519F"/>
    <w:rsid w:val="64D4C330"/>
    <w:rsid w:val="64DE9F0F"/>
    <w:rsid w:val="64E02B6A"/>
    <w:rsid w:val="64E46AE1"/>
    <w:rsid w:val="64E7FDF8"/>
    <w:rsid w:val="64E9546D"/>
    <w:rsid w:val="64EDCF35"/>
    <w:rsid w:val="64EE4B5D"/>
    <w:rsid w:val="64F0E7DE"/>
    <w:rsid w:val="64F32C1B"/>
    <w:rsid w:val="64F5CB18"/>
    <w:rsid w:val="6505DBC8"/>
    <w:rsid w:val="6508DD25"/>
    <w:rsid w:val="650F337E"/>
    <w:rsid w:val="650FF853"/>
    <w:rsid w:val="65113680"/>
    <w:rsid w:val="65118178"/>
    <w:rsid w:val="65152542"/>
    <w:rsid w:val="651A1EDC"/>
    <w:rsid w:val="651B53B1"/>
    <w:rsid w:val="651C08F0"/>
    <w:rsid w:val="65217381"/>
    <w:rsid w:val="652B5D52"/>
    <w:rsid w:val="652F840F"/>
    <w:rsid w:val="6532A6F3"/>
    <w:rsid w:val="65414707"/>
    <w:rsid w:val="654593A0"/>
    <w:rsid w:val="654874AC"/>
    <w:rsid w:val="654BCAE0"/>
    <w:rsid w:val="654C1FB6"/>
    <w:rsid w:val="654FC895"/>
    <w:rsid w:val="655345BB"/>
    <w:rsid w:val="655474F3"/>
    <w:rsid w:val="6561379E"/>
    <w:rsid w:val="6561E05B"/>
    <w:rsid w:val="65627A43"/>
    <w:rsid w:val="6563A150"/>
    <w:rsid w:val="6565E255"/>
    <w:rsid w:val="6566EE0D"/>
    <w:rsid w:val="656A6410"/>
    <w:rsid w:val="656AB024"/>
    <w:rsid w:val="656EC59A"/>
    <w:rsid w:val="65707612"/>
    <w:rsid w:val="6577888F"/>
    <w:rsid w:val="657A1589"/>
    <w:rsid w:val="657BD6D5"/>
    <w:rsid w:val="657CDF47"/>
    <w:rsid w:val="6584D15E"/>
    <w:rsid w:val="65876A1D"/>
    <w:rsid w:val="65877549"/>
    <w:rsid w:val="658A9E6E"/>
    <w:rsid w:val="658B4DF3"/>
    <w:rsid w:val="658E056E"/>
    <w:rsid w:val="658FAE8F"/>
    <w:rsid w:val="65940E99"/>
    <w:rsid w:val="6598906C"/>
    <w:rsid w:val="659E1D7B"/>
    <w:rsid w:val="65A0AE73"/>
    <w:rsid w:val="65A72E90"/>
    <w:rsid w:val="65AA108A"/>
    <w:rsid w:val="65AAD1AB"/>
    <w:rsid w:val="65AE20C4"/>
    <w:rsid w:val="65AF6434"/>
    <w:rsid w:val="65B11EB3"/>
    <w:rsid w:val="65B28F58"/>
    <w:rsid w:val="65B55F99"/>
    <w:rsid w:val="65B5D3C0"/>
    <w:rsid w:val="65B9F077"/>
    <w:rsid w:val="65BAC721"/>
    <w:rsid w:val="65C0F581"/>
    <w:rsid w:val="65C584B5"/>
    <w:rsid w:val="65C7A557"/>
    <w:rsid w:val="65C8E7E8"/>
    <w:rsid w:val="65CE89EF"/>
    <w:rsid w:val="65D0B7A2"/>
    <w:rsid w:val="65D2F52C"/>
    <w:rsid w:val="65D459E3"/>
    <w:rsid w:val="65D868B0"/>
    <w:rsid w:val="65D9AC3B"/>
    <w:rsid w:val="65DC7A87"/>
    <w:rsid w:val="65E38647"/>
    <w:rsid w:val="65E4B6FA"/>
    <w:rsid w:val="65E54896"/>
    <w:rsid w:val="65E67AB2"/>
    <w:rsid w:val="65EE3506"/>
    <w:rsid w:val="65F8CBF4"/>
    <w:rsid w:val="65FD500C"/>
    <w:rsid w:val="65FDDBB4"/>
    <w:rsid w:val="65FDDCB0"/>
    <w:rsid w:val="6607D6CD"/>
    <w:rsid w:val="660B4ADB"/>
    <w:rsid w:val="660CD7DF"/>
    <w:rsid w:val="66125DE5"/>
    <w:rsid w:val="66127AD5"/>
    <w:rsid w:val="6613D7BC"/>
    <w:rsid w:val="6614FA28"/>
    <w:rsid w:val="66169890"/>
    <w:rsid w:val="661EFFFE"/>
    <w:rsid w:val="66236E0E"/>
    <w:rsid w:val="66264737"/>
    <w:rsid w:val="66299D0B"/>
    <w:rsid w:val="662A9810"/>
    <w:rsid w:val="662D28CF"/>
    <w:rsid w:val="66332C98"/>
    <w:rsid w:val="663F88DE"/>
    <w:rsid w:val="66401474"/>
    <w:rsid w:val="66407FEE"/>
    <w:rsid w:val="664298EB"/>
    <w:rsid w:val="6643531F"/>
    <w:rsid w:val="6646AB53"/>
    <w:rsid w:val="664F78E7"/>
    <w:rsid w:val="664FF7B4"/>
    <w:rsid w:val="66558F6D"/>
    <w:rsid w:val="66577523"/>
    <w:rsid w:val="6658230D"/>
    <w:rsid w:val="6664E34F"/>
    <w:rsid w:val="666B37F5"/>
    <w:rsid w:val="666C728B"/>
    <w:rsid w:val="66754256"/>
    <w:rsid w:val="667E6DA3"/>
    <w:rsid w:val="667F8EA6"/>
    <w:rsid w:val="66804DA6"/>
    <w:rsid w:val="668DF9E1"/>
    <w:rsid w:val="669061DB"/>
    <w:rsid w:val="6692D97E"/>
    <w:rsid w:val="66940808"/>
    <w:rsid w:val="6696B799"/>
    <w:rsid w:val="6697B405"/>
    <w:rsid w:val="669FEDF4"/>
    <w:rsid w:val="66A07A4E"/>
    <w:rsid w:val="66A1F614"/>
    <w:rsid w:val="66A277B0"/>
    <w:rsid w:val="66A3DC13"/>
    <w:rsid w:val="66A5EF53"/>
    <w:rsid w:val="66ACC8CB"/>
    <w:rsid w:val="66AD87BB"/>
    <w:rsid w:val="66AEDA6F"/>
    <w:rsid w:val="66AFB337"/>
    <w:rsid w:val="66AFCAB0"/>
    <w:rsid w:val="66B33992"/>
    <w:rsid w:val="66B7E4E7"/>
    <w:rsid w:val="66B7E746"/>
    <w:rsid w:val="66BA2CB6"/>
    <w:rsid w:val="66BBE6C9"/>
    <w:rsid w:val="66C12898"/>
    <w:rsid w:val="66C2658D"/>
    <w:rsid w:val="66C36EF6"/>
    <w:rsid w:val="66C4DF91"/>
    <w:rsid w:val="66CCC6AA"/>
    <w:rsid w:val="66D11B15"/>
    <w:rsid w:val="66D2C186"/>
    <w:rsid w:val="66D6371F"/>
    <w:rsid w:val="66D83E81"/>
    <w:rsid w:val="66E080E0"/>
    <w:rsid w:val="66E33E93"/>
    <w:rsid w:val="66E5F7B1"/>
    <w:rsid w:val="66E7C442"/>
    <w:rsid w:val="66E81731"/>
    <w:rsid w:val="66F1062A"/>
    <w:rsid w:val="66F3140F"/>
    <w:rsid w:val="66F3DE8A"/>
    <w:rsid w:val="66F6A1A1"/>
    <w:rsid w:val="66F8957B"/>
    <w:rsid w:val="66FC889B"/>
    <w:rsid w:val="66FC89E6"/>
    <w:rsid w:val="66FD7DEF"/>
    <w:rsid w:val="67028D3A"/>
    <w:rsid w:val="670A26DA"/>
    <w:rsid w:val="670C73ED"/>
    <w:rsid w:val="67101466"/>
    <w:rsid w:val="671264D9"/>
    <w:rsid w:val="6714D3B7"/>
    <w:rsid w:val="6715264F"/>
    <w:rsid w:val="67157005"/>
    <w:rsid w:val="6715A3E2"/>
    <w:rsid w:val="6718B5C0"/>
    <w:rsid w:val="671B55D9"/>
    <w:rsid w:val="671B8ABD"/>
    <w:rsid w:val="671EC3BA"/>
    <w:rsid w:val="6721895B"/>
    <w:rsid w:val="672A7065"/>
    <w:rsid w:val="673BA6AB"/>
    <w:rsid w:val="673BDF44"/>
    <w:rsid w:val="673CE203"/>
    <w:rsid w:val="6741F085"/>
    <w:rsid w:val="6743B9AC"/>
    <w:rsid w:val="67440F13"/>
    <w:rsid w:val="6747FFDD"/>
    <w:rsid w:val="674DB909"/>
    <w:rsid w:val="67519E35"/>
    <w:rsid w:val="6754D09C"/>
    <w:rsid w:val="6755A8BE"/>
    <w:rsid w:val="6760B7E6"/>
    <w:rsid w:val="67641F5A"/>
    <w:rsid w:val="6768B1BF"/>
    <w:rsid w:val="676C7877"/>
    <w:rsid w:val="676ED77A"/>
    <w:rsid w:val="676F0D4D"/>
    <w:rsid w:val="676F6C35"/>
    <w:rsid w:val="676FAA67"/>
    <w:rsid w:val="6770A9D2"/>
    <w:rsid w:val="6770B932"/>
    <w:rsid w:val="67713C5B"/>
    <w:rsid w:val="677524DB"/>
    <w:rsid w:val="677CAF53"/>
    <w:rsid w:val="677CEC25"/>
    <w:rsid w:val="677E09ED"/>
    <w:rsid w:val="67854092"/>
    <w:rsid w:val="678844E8"/>
    <w:rsid w:val="678DFE36"/>
    <w:rsid w:val="678FDD09"/>
    <w:rsid w:val="6792DC23"/>
    <w:rsid w:val="679C1FFF"/>
    <w:rsid w:val="67A0E981"/>
    <w:rsid w:val="67A2CAA0"/>
    <w:rsid w:val="67A41EBA"/>
    <w:rsid w:val="67A7C073"/>
    <w:rsid w:val="67A7C55A"/>
    <w:rsid w:val="67A8C5D7"/>
    <w:rsid w:val="67AB46DE"/>
    <w:rsid w:val="67ADED45"/>
    <w:rsid w:val="67B13389"/>
    <w:rsid w:val="67B7589D"/>
    <w:rsid w:val="67B86CB6"/>
    <w:rsid w:val="67BB09FB"/>
    <w:rsid w:val="67BBFF7B"/>
    <w:rsid w:val="67BCAE84"/>
    <w:rsid w:val="67C37F31"/>
    <w:rsid w:val="67C38D7B"/>
    <w:rsid w:val="67C816FF"/>
    <w:rsid w:val="67CC7EAD"/>
    <w:rsid w:val="67CCAE3B"/>
    <w:rsid w:val="67CFDD43"/>
    <w:rsid w:val="67D53893"/>
    <w:rsid w:val="67D6E21A"/>
    <w:rsid w:val="67DA64FC"/>
    <w:rsid w:val="67E11580"/>
    <w:rsid w:val="67E2CDAC"/>
    <w:rsid w:val="67E813C8"/>
    <w:rsid w:val="67EBADD4"/>
    <w:rsid w:val="67EBEDEC"/>
    <w:rsid w:val="67EF6CE0"/>
    <w:rsid w:val="67F7AD0F"/>
    <w:rsid w:val="67FD5C96"/>
    <w:rsid w:val="681231DE"/>
    <w:rsid w:val="68157C75"/>
    <w:rsid w:val="681A7C79"/>
    <w:rsid w:val="681ACE68"/>
    <w:rsid w:val="681CAFDC"/>
    <w:rsid w:val="682E8442"/>
    <w:rsid w:val="682EFC75"/>
    <w:rsid w:val="68301418"/>
    <w:rsid w:val="68313F18"/>
    <w:rsid w:val="6831D328"/>
    <w:rsid w:val="6835334D"/>
    <w:rsid w:val="6837E3E1"/>
    <w:rsid w:val="683AD91C"/>
    <w:rsid w:val="683CE472"/>
    <w:rsid w:val="683EA190"/>
    <w:rsid w:val="683F6EC6"/>
    <w:rsid w:val="6843B9BD"/>
    <w:rsid w:val="6849A91C"/>
    <w:rsid w:val="684A9457"/>
    <w:rsid w:val="684B6D90"/>
    <w:rsid w:val="684D3823"/>
    <w:rsid w:val="684F07AE"/>
    <w:rsid w:val="684FBB57"/>
    <w:rsid w:val="68521A3D"/>
    <w:rsid w:val="68598F1F"/>
    <w:rsid w:val="685E32D9"/>
    <w:rsid w:val="68606408"/>
    <w:rsid w:val="686D155C"/>
    <w:rsid w:val="68742558"/>
    <w:rsid w:val="6874E082"/>
    <w:rsid w:val="687572D3"/>
    <w:rsid w:val="687D32F8"/>
    <w:rsid w:val="6882CEA9"/>
    <w:rsid w:val="688B84AD"/>
    <w:rsid w:val="68915DF5"/>
    <w:rsid w:val="689612AE"/>
    <w:rsid w:val="6899633C"/>
    <w:rsid w:val="68A9AC70"/>
    <w:rsid w:val="68AB6627"/>
    <w:rsid w:val="68AD203C"/>
    <w:rsid w:val="68AFDC01"/>
    <w:rsid w:val="68B4A1BE"/>
    <w:rsid w:val="68B7C7CF"/>
    <w:rsid w:val="68B85C61"/>
    <w:rsid w:val="68BA4775"/>
    <w:rsid w:val="68BACECD"/>
    <w:rsid w:val="68BD2744"/>
    <w:rsid w:val="68C42748"/>
    <w:rsid w:val="68C8533D"/>
    <w:rsid w:val="68CA398A"/>
    <w:rsid w:val="68CD123B"/>
    <w:rsid w:val="68CD164E"/>
    <w:rsid w:val="68CEEAB2"/>
    <w:rsid w:val="68D2363B"/>
    <w:rsid w:val="68D7715C"/>
    <w:rsid w:val="68D92E18"/>
    <w:rsid w:val="68DA6B7E"/>
    <w:rsid w:val="68DDFE9E"/>
    <w:rsid w:val="68DEE389"/>
    <w:rsid w:val="68E4AFFD"/>
    <w:rsid w:val="68E8021F"/>
    <w:rsid w:val="68E94553"/>
    <w:rsid w:val="68EA47A8"/>
    <w:rsid w:val="68EBCC41"/>
    <w:rsid w:val="68EFCA0B"/>
    <w:rsid w:val="68F0E39C"/>
    <w:rsid w:val="68F4D831"/>
    <w:rsid w:val="68F7584B"/>
    <w:rsid w:val="68F8AE30"/>
    <w:rsid w:val="68F8E511"/>
    <w:rsid w:val="68FBB2A5"/>
    <w:rsid w:val="68FEA863"/>
    <w:rsid w:val="6904EA27"/>
    <w:rsid w:val="69092667"/>
    <w:rsid w:val="69096A03"/>
    <w:rsid w:val="6909F3DD"/>
    <w:rsid w:val="690CDD8E"/>
    <w:rsid w:val="690F709E"/>
    <w:rsid w:val="691EC2DC"/>
    <w:rsid w:val="6922B8B5"/>
    <w:rsid w:val="6925DDC6"/>
    <w:rsid w:val="69298D77"/>
    <w:rsid w:val="692A9168"/>
    <w:rsid w:val="692B0D28"/>
    <w:rsid w:val="692B810A"/>
    <w:rsid w:val="692BA837"/>
    <w:rsid w:val="692F4A6A"/>
    <w:rsid w:val="692F4F15"/>
    <w:rsid w:val="693792F9"/>
    <w:rsid w:val="693A2A79"/>
    <w:rsid w:val="693BFB60"/>
    <w:rsid w:val="694275A4"/>
    <w:rsid w:val="6944B47D"/>
    <w:rsid w:val="6944BECC"/>
    <w:rsid w:val="6945229F"/>
    <w:rsid w:val="694B4903"/>
    <w:rsid w:val="694F57EE"/>
    <w:rsid w:val="695207CE"/>
    <w:rsid w:val="6955AD30"/>
    <w:rsid w:val="695F612C"/>
    <w:rsid w:val="695F8EEF"/>
    <w:rsid w:val="696160D9"/>
    <w:rsid w:val="696165A6"/>
    <w:rsid w:val="6962A35B"/>
    <w:rsid w:val="69661A8F"/>
    <w:rsid w:val="6967D530"/>
    <w:rsid w:val="697CB18D"/>
    <w:rsid w:val="69847C8C"/>
    <w:rsid w:val="69855278"/>
    <w:rsid w:val="6986B9A6"/>
    <w:rsid w:val="6986C1DB"/>
    <w:rsid w:val="69881C49"/>
    <w:rsid w:val="6997AE2B"/>
    <w:rsid w:val="69A2BDD5"/>
    <w:rsid w:val="69A39D1A"/>
    <w:rsid w:val="69A56622"/>
    <w:rsid w:val="69A68745"/>
    <w:rsid w:val="69ACD803"/>
    <w:rsid w:val="69B13ABA"/>
    <w:rsid w:val="69B5FB68"/>
    <w:rsid w:val="69B89A0E"/>
    <w:rsid w:val="69C187D1"/>
    <w:rsid w:val="69C2BF89"/>
    <w:rsid w:val="69C4D768"/>
    <w:rsid w:val="69C4F9BC"/>
    <w:rsid w:val="69CBC658"/>
    <w:rsid w:val="69CDB42C"/>
    <w:rsid w:val="69CE7AC8"/>
    <w:rsid w:val="69D043D4"/>
    <w:rsid w:val="69D6C3E0"/>
    <w:rsid w:val="69DAEF35"/>
    <w:rsid w:val="69E2F89F"/>
    <w:rsid w:val="69E98ACB"/>
    <w:rsid w:val="69EECF2A"/>
    <w:rsid w:val="69F02A82"/>
    <w:rsid w:val="69F0F709"/>
    <w:rsid w:val="69F72789"/>
    <w:rsid w:val="69FA0738"/>
    <w:rsid w:val="69FC7A65"/>
    <w:rsid w:val="69FF2F6C"/>
    <w:rsid w:val="6A0342EE"/>
    <w:rsid w:val="6A041989"/>
    <w:rsid w:val="6A042FFB"/>
    <w:rsid w:val="6A085C52"/>
    <w:rsid w:val="6A099549"/>
    <w:rsid w:val="6A0AB93D"/>
    <w:rsid w:val="6A0F6D74"/>
    <w:rsid w:val="6A1086E7"/>
    <w:rsid w:val="6A1485E9"/>
    <w:rsid w:val="6A172F89"/>
    <w:rsid w:val="6A1A4E1D"/>
    <w:rsid w:val="6A20793F"/>
    <w:rsid w:val="6A243547"/>
    <w:rsid w:val="6A24F988"/>
    <w:rsid w:val="6A267053"/>
    <w:rsid w:val="6A2FBF08"/>
    <w:rsid w:val="6A315F04"/>
    <w:rsid w:val="6A320BD6"/>
    <w:rsid w:val="6A3AD829"/>
    <w:rsid w:val="6A41AA88"/>
    <w:rsid w:val="6A42212D"/>
    <w:rsid w:val="6A447CA3"/>
    <w:rsid w:val="6A467652"/>
    <w:rsid w:val="6A4978D3"/>
    <w:rsid w:val="6A4DA9B7"/>
    <w:rsid w:val="6A55DCC5"/>
    <w:rsid w:val="6A5666C8"/>
    <w:rsid w:val="6A575405"/>
    <w:rsid w:val="6A589AE7"/>
    <w:rsid w:val="6A5B922C"/>
    <w:rsid w:val="6A5D458A"/>
    <w:rsid w:val="6A61C365"/>
    <w:rsid w:val="6A62916E"/>
    <w:rsid w:val="6A6D88CF"/>
    <w:rsid w:val="6A72AF66"/>
    <w:rsid w:val="6A73133F"/>
    <w:rsid w:val="6A753769"/>
    <w:rsid w:val="6A870EC8"/>
    <w:rsid w:val="6A8AA8F8"/>
    <w:rsid w:val="6A8E9E3F"/>
    <w:rsid w:val="6A925C2F"/>
    <w:rsid w:val="6A976933"/>
    <w:rsid w:val="6A992297"/>
    <w:rsid w:val="6A9C1D1E"/>
    <w:rsid w:val="6A9CC99D"/>
    <w:rsid w:val="6A9DD851"/>
    <w:rsid w:val="6A9FF891"/>
    <w:rsid w:val="6AA13021"/>
    <w:rsid w:val="6AA76633"/>
    <w:rsid w:val="6AB2A68D"/>
    <w:rsid w:val="6ABAC004"/>
    <w:rsid w:val="6AC241D5"/>
    <w:rsid w:val="6AC9ACF0"/>
    <w:rsid w:val="6AD056D6"/>
    <w:rsid w:val="6AD21FB3"/>
    <w:rsid w:val="6AD3DACC"/>
    <w:rsid w:val="6AD9D15F"/>
    <w:rsid w:val="6AE1B493"/>
    <w:rsid w:val="6AE645D0"/>
    <w:rsid w:val="6AE6D4D8"/>
    <w:rsid w:val="6AE718DC"/>
    <w:rsid w:val="6AEA252A"/>
    <w:rsid w:val="6AEA4F29"/>
    <w:rsid w:val="6AEBAB76"/>
    <w:rsid w:val="6AEBC21C"/>
    <w:rsid w:val="6AF0A54B"/>
    <w:rsid w:val="6AF63160"/>
    <w:rsid w:val="6AF69A11"/>
    <w:rsid w:val="6AFC3159"/>
    <w:rsid w:val="6B061856"/>
    <w:rsid w:val="6B0B2594"/>
    <w:rsid w:val="6B0B662D"/>
    <w:rsid w:val="6B0EFC35"/>
    <w:rsid w:val="6B1068E7"/>
    <w:rsid w:val="6B10F30E"/>
    <w:rsid w:val="6B11B130"/>
    <w:rsid w:val="6B137C20"/>
    <w:rsid w:val="6B145546"/>
    <w:rsid w:val="6B1A7C3D"/>
    <w:rsid w:val="6B210BC5"/>
    <w:rsid w:val="6B25382D"/>
    <w:rsid w:val="6B28C757"/>
    <w:rsid w:val="6B29FAC3"/>
    <w:rsid w:val="6B31E6D0"/>
    <w:rsid w:val="6B322F5D"/>
    <w:rsid w:val="6B37E6D2"/>
    <w:rsid w:val="6B3E4920"/>
    <w:rsid w:val="6B4062DE"/>
    <w:rsid w:val="6B4456C5"/>
    <w:rsid w:val="6B458B99"/>
    <w:rsid w:val="6B46D663"/>
    <w:rsid w:val="6B49E59A"/>
    <w:rsid w:val="6B4BC60A"/>
    <w:rsid w:val="6B4BE37B"/>
    <w:rsid w:val="6B52A891"/>
    <w:rsid w:val="6B581D55"/>
    <w:rsid w:val="6B583C80"/>
    <w:rsid w:val="6B640FDB"/>
    <w:rsid w:val="6B64150A"/>
    <w:rsid w:val="6B72192E"/>
    <w:rsid w:val="6B779128"/>
    <w:rsid w:val="6B78CD04"/>
    <w:rsid w:val="6B7BAC77"/>
    <w:rsid w:val="6B7D8835"/>
    <w:rsid w:val="6B815ECB"/>
    <w:rsid w:val="6B845B60"/>
    <w:rsid w:val="6B892DE3"/>
    <w:rsid w:val="6B8D565E"/>
    <w:rsid w:val="6B963753"/>
    <w:rsid w:val="6B96BECF"/>
    <w:rsid w:val="6B995106"/>
    <w:rsid w:val="6B9C1EBD"/>
    <w:rsid w:val="6B9F31ED"/>
    <w:rsid w:val="6BA7D894"/>
    <w:rsid w:val="6BAE13EC"/>
    <w:rsid w:val="6BB15A7F"/>
    <w:rsid w:val="6BB7431D"/>
    <w:rsid w:val="6BBB2DC3"/>
    <w:rsid w:val="6BC14891"/>
    <w:rsid w:val="6BC15B9B"/>
    <w:rsid w:val="6BC367D3"/>
    <w:rsid w:val="6BC9542E"/>
    <w:rsid w:val="6BCC75AD"/>
    <w:rsid w:val="6BD1AA80"/>
    <w:rsid w:val="6BD8AA3E"/>
    <w:rsid w:val="6BDB348E"/>
    <w:rsid w:val="6BE351EE"/>
    <w:rsid w:val="6BE44E23"/>
    <w:rsid w:val="6BE82217"/>
    <w:rsid w:val="6BED01E4"/>
    <w:rsid w:val="6BEE6E77"/>
    <w:rsid w:val="6BF20DD0"/>
    <w:rsid w:val="6BF4337E"/>
    <w:rsid w:val="6BF8718C"/>
    <w:rsid w:val="6C059188"/>
    <w:rsid w:val="6C059810"/>
    <w:rsid w:val="6C0A3E16"/>
    <w:rsid w:val="6C0C82E1"/>
    <w:rsid w:val="6C127F98"/>
    <w:rsid w:val="6C141FE6"/>
    <w:rsid w:val="6C1646C5"/>
    <w:rsid w:val="6C1CA6C6"/>
    <w:rsid w:val="6C1D9AD9"/>
    <w:rsid w:val="6C2231C2"/>
    <w:rsid w:val="6C259F00"/>
    <w:rsid w:val="6C26F061"/>
    <w:rsid w:val="6C2863AA"/>
    <w:rsid w:val="6C2F7B5E"/>
    <w:rsid w:val="6C3513DF"/>
    <w:rsid w:val="6C35B04E"/>
    <w:rsid w:val="6C372264"/>
    <w:rsid w:val="6C3A99FD"/>
    <w:rsid w:val="6C3BC3EF"/>
    <w:rsid w:val="6C42627C"/>
    <w:rsid w:val="6C42B64D"/>
    <w:rsid w:val="6C442467"/>
    <w:rsid w:val="6C4B2B36"/>
    <w:rsid w:val="6C4BE532"/>
    <w:rsid w:val="6C521773"/>
    <w:rsid w:val="6C523B27"/>
    <w:rsid w:val="6C5291E9"/>
    <w:rsid w:val="6C5BE82E"/>
    <w:rsid w:val="6C5E0282"/>
    <w:rsid w:val="6C64E57E"/>
    <w:rsid w:val="6C67861F"/>
    <w:rsid w:val="6C69BFC8"/>
    <w:rsid w:val="6C6ED245"/>
    <w:rsid w:val="6C7B1A4A"/>
    <w:rsid w:val="6C7C0D0F"/>
    <w:rsid w:val="6C7D97F3"/>
    <w:rsid w:val="6C813658"/>
    <w:rsid w:val="6C86E074"/>
    <w:rsid w:val="6C87059A"/>
    <w:rsid w:val="6C8AC6B5"/>
    <w:rsid w:val="6C8CEF38"/>
    <w:rsid w:val="6C8EF878"/>
    <w:rsid w:val="6C909E2F"/>
    <w:rsid w:val="6C9114D2"/>
    <w:rsid w:val="6C91C2B1"/>
    <w:rsid w:val="6C961C8C"/>
    <w:rsid w:val="6C96B9AA"/>
    <w:rsid w:val="6C9BA9C2"/>
    <w:rsid w:val="6CA3A251"/>
    <w:rsid w:val="6CA7C624"/>
    <w:rsid w:val="6CA981DF"/>
    <w:rsid w:val="6CAEE4A5"/>
    <w:rsid w:val="6CBFBE7D"/>
    <w:rsid w:val="6CC451D0"/>
    <w:rsid w:val="6CC55D15"/>
    <w:rsid w:val="6CCC7E41"/>
    <w:rsid w:val="6CCC8DAF"/>
    <w:rsid w:val="6CCD13BD"/>
    <w:rsid w:val="6CCE64C2"/>
    <w:rsid w:val="6CCF0CB5"/>
    <w:rsid w:val="6CCF6B30"/>
    <w:rsid w:val="6CD2A802"/>
    <w:rsid w:val="6CDDDDC4"/>
    <w:rsid w:val="6CE26789"/>
    <w:rsid w:val="6CE69D3B"/>
    <w:rsid w:val="6CF0E1DD"/>
    <w:rsid w:val="6CF33FF3"/>
    <w:rsid w:val="6CF3E090"/>
    <w:rsid w:val="6CF4334A"/>
    <w:rsid w:val="6CF8B2BE"/>
    <w:rsid w:val="6CF9B23C"/>
    <w:rsid w:val="6CFA23FE"/>
    <w:rsid w:val="6CFF51C8"/>
    <w:rsid w:val="6D012B72"/>
    <w:rsid w:val="6D0431CE"/>
    <w:rsid w:val="6D09030D"/>
    <w:rsid w:val="6D0A6596"/>
    <w:rsid w:val="6D0A7DB8"/>
    <w:rsid w:val="6D0C5C41"/>
    <w:rsid w:val="6D104651"/>
    <w:rsid w:val="6D11B2BF"/>
    <w:rsid w:val="6D13B71F"/>
    <w:rsid w:val="6D17A381"/>
    <w:rsid w:val="6D18F0D5"/>
    <w:rsid w:val="6D1ACEAE"/>
    <w:rsid w:val="6D223E27"/>
    <w:rsid w:val="6D2B4DC4"/>
    <w:rsid w:val="6D2B9CB8"/>
    <w:rsid w:val="6D379BF0"/>
    <w:rsid w:val="6D3D731C"/>
    <w:rsid w:val="6D3FCECE"/>
    <w:rsid w:val="6D429D5B"/>
    <w:rsid w:val="6D430BA4"/>
    <w:rsid w:val="6D462C0C"/>
    <w:rsid w:val="6D4B0E53"/>
    <w:rsid w:val="6D4B88BD"/>
    <w:rsid w:val="6D4D0085"/>
    <w:rsid w:val="6D529E7F"/>
    <w:rsid w:val="6D57235B"/>
    <w:rsid w:val="6D608F27"/>
    <w:rsid w:val="6D698958"/>
    <w:rsid w:val="6D69CE68"/>
    <w:rsid w:val="6D6FDB6A"/>
    <w:rsid w:val="6D7003B0"/>
    <w:rsid w:val="6D703C51"/>
    <w:rsid w:val="6D707672"/>
    <w:rsid w:val="6D7424AE"/>
    <w:rsid w:val="6D84CEEF"/>
    <w:rsid w:val="6D84EFBB"/>
    <w:rsid w:val="6D8684C3"/>
    <w:rsid w:val="6D8FE83B"/>
    <w:rsid w:val="6D91DA2E"/>
    <w:rsid w:val="6D926007"/>
    <w:rsid w:val="6D954CDE"/>
    <w:rsid w:val="6D9CB482"/>
    <w:rsid w:val="6DA23750"/>
    <w:rsid w:val="6DA3D1B5"/>
    <w:rsid w:val="6DA49936"/>
    <w:rsid w:val="6DA590C6"/>
    <w:rsid w:val="6DA9A6B6"/>
    <w:rsid w:val="6DADFF84"/>
    <w:rsid w:val="6DB93592"/>
    <w:rsid w:val="6DBAA55A"/>
    <w:rsid w:val="6DC1AC2D"/>
    <w:rsid w:val="6DC2B277"/>
    <w:rsid w:val="6DC5F2DA"/>
    <w:rsid w:val="6DC5FFE9"/>
    <w:rsid w:val="6DCE8A43"/>
    <w:rsid w:val="6DD05CC6"/>
    <w:rsid w:val="6DD10373"/>
    <w:rsid w:val="6DD59E66"/>
    <w:rsid w:val="6DD67347"/>
    <w:rsid w:val="6DD69549"/>
    <w:rsid w:val="6DDC9EF4"/>
    <w:rsid w:val="6DDFA940"/>
    <w:rsid w:val="6DE0BFE3"/>
    <w:rsid w:val="6DE8BCE6"/>
    <w:rsid w:val="6DEEDB4C"/>
    <w:rsid w:val="6DF3FA83"/>
    <w:rsid w:val="6DF616E2"/>
    <w:rsid w:val="6DF7D53D"/>
    <w:rsid w:val="6DF80B8D"/>
    <w:rsid w:val="6DFC1749"/>
    <w:rsid w:val="6DFED0CB"/>
    <w:rsid w:val="6E039A0A"/>
    <w:rsid w:val="6E062984"/>
    <w:rsid w:val="6E0A03DE"/>
    <w:rsid w:val="6E0AFA15"/>
    <w:rsid w:val="6E17D7A4"/>
    <w:rsid w:val="6E1ABE58"/>
    <w:rsid w:val="6E1E983A"/>
    <w:rsid w:val="6E21EE76"/>
    <w:rsid w:val="6E22F769"/>
    <w:rsid w:val="6E26A901"/>
    <w:rsid w:val="6E28A759"/>
    <w:rsid w:val="6E2A0E7B"/>
    <w:rsid w:val="6E2B109B"/>
    <w:rsid w:val="6E2CFCC6"/>
    <w:rsid w:val="6E33C96F"/>
    <w:rsid w:val="6E36A04F"/>
    <w:rsid w:val="6E382EC6"/>
    <w:rsid w:val="6E3B7481"/>
    <w:rsid w:val="6E3DAD6C"/>
    <w:rsid w:val="6E3F52EE"/>
    <w:rsid w:val="6E454601"/>
    <w:rsid w:val="6E499334"/>
    <w:rsid w:val="6E4AE250"/>
    <w:rsid w:val="6E58FA1C"/>
    <w:rsid w:val="6E5BF742"/>
    <w:rsid w:val="6E5EC068"/>
    <w:rsid w:val="6E5FD261"/>
    <w:rsid w:val="6E6229CA"/>
    <w:rsid w:val="6E688645"/>
    <w:rsid w:val="6E72E3B7"/>
    <w:rsid w:val="6E80B472"/>
    <w:rsid w:val="6E837ECB"/>
    <w:rsid w:val="6E85D6DF"/>
    <w:rsid w:val="6E915BDF"/>
    <w:rsid w:val="6E933513"/>
    <w:rsid w:val="6E962A19"/>
    <w:rsid w:val="6E986AAA"/>
    <w:rsid w:val="6E9B6178"/>
    <w:rsid w:val="6E9C058B"/>
    <w:rsid w:val="6EAD1E29"/>
    <w:rsid w:val="6EAE765F"/>
    <w:rsid w:val="6EC12054"/>
    <w:rsid w:val="6EC7E4DC"/>
    <w:rsid w:val="6EC9EA79"/>
    <w:rsid w:val="6ECAA1C0"/>
    <w:rsid w:val="6ECD5241"/>
    <w:rsid w:val="6ED0130C"/>
    <w:rsid w:val="6ED0D783"/>
    <w:rsid w:val="6ED21DD8"/>
    <w:rsid w:val="6EDB5EFF"/>
    <w:rsid w:val="6EDD0630"/>
    <w:rsid w:val="6EDF21BA"/>
    <w:rsid w:val="6EE18347"/>
    <w:rsid w:val="6EE51FAE"/>
    <w:rsid w:val="6EE8E245"/>
    <w:rsid w:val="6EEFB8EE"/>
    <w:rsid w:val="6EF4C8CA"/>
    <w:rsid w:val="6EFB12C2"/>
    <w:rsid w:val="6F0F5F01"/>
    <w:rsid w:val="6F10C512"/>
    <w:rsid w:val="6F16F1DD"/>
    <w:rsid w:val="6F1A265F"/>
    <w:rsid w:val="6F1CC1F7"/>
    <w:rsid w:val="6F2185CC"/>
    <w:rsid w:val="6F22DEA9"/>
    <w:rsid w:val="6F2BBB1B"/>
    <w:rsid w:val="6F2F197C"/>
    <w:rsid w:val="6F2FA4E0"/>
    <w:rsid w:val="6F391EDB"/>
    <w:rsid w:val="6F4109EB"/>
    <w:rsid w:val="6F410EEB"/>
    <w:rsid w:val="6F4570C1"/>
    <w:rsid w:val="6F4EB854"/>
    <w:rsid w:val="6F52CB81"/>
    <w:rsid w:val="6F575834"/>
    <w:rsid w:val="6F5E558B"/>
    <w:rsid w:val="6F63FC5B"/>
    <w:rsid w:val="6F65B7F1"/>
    <w:rsid w:val="6F6610A8"/>
    <w:rsid w:val="6F71E58E"/>
    <w:rsid w:val="6F7687F3"/>
    <w:rsid w:val="6F79429F"/>
    <w:rsid w:val="6F8E1490"/>
    <w:rsid w:val="6F8FA4AA"/>
    <w:rsid w:val="6F98845B"/>
    <w:rsid w:val="6F9E6D6F"/>
    <w:rsid w:val="6FA4289B"/>
    <w:rsid w:val="6FA80B4D"/>
    <w:rsid w:val="6FAD8098"/>
    <w:rsid w:val="6FAEE50D"/>
    <w:rsid w:val="6FAF16A3"/>
    <w:rsid w:val="6FB4B771"/>
    <w:rsid w:val="6FB73B17"/>
    <w:rsid w:val="6FBA5A3D"/>
    <w:rsid w:val="6FBB63F4"/>
    <w:rsid w:val="6FC1B3BA"/>
    <w:rsid w:val="6FC417BD"/>
    <w:rsid w:val="6FC48756"/>
    <w:rsid w:val="6FC8798D"/>
    <w:rsid w:val="6FC9560D"/>
    <w:rsid w:val="6FD13955"/>
    <w:rsid w:val="6FD15273"/>
    <w:rsid w:val="6FD159D0"/>
    <w:rsid w:val="6FD1CBB2"/>
    <w:rsid w:val="6FD37313"/>
    <w:rsid w:val="6FDA543C"/>
    <w:rsid w:val="6FE19BE8"/>
    <w:rsid w:val="6FE27068"/>
    <w:rsid w:val="6FE59CEF"/>
    <w:rsid w:val="6FEB4B03"/>
    <w:rsid w:val="6FEFD0D8"/>
    <w:rsid w:val="6FF261B7"/>
    <w:rsid w:val="6FF3C1AA"/>
    <w:rsid w:val="6FF76830"/>
    <w:rsid w:val="6FF8435A"/>
    <w:rsid w:val="6FF942D7"/>
    <w:rsid w:val="6FFB3946"/>
    <w:rsid w:val="7001DA6F"/>
    <w:rsid w:val="700A307E"/>
    <w:rsid w:val="70100132"/>
    <w:rsid w:val="7012296C"/>
    <w:rsid w:val="701373F2"/>
    <w:rsid w:val="7019BEE9"/>
    <w:rsid w:val="701A754E"/>
    <w:rsid w:val="701B2DF7"/>
    <w:rsid w:val="701B9F20"/>
    <w:rsid w:val="701E66CA"/>
    <w:rsid w:val="701F63AA"/>
    <w:rsid w:val="70203D65"/>
    <w:rsid w:val="7024BAA5"/>
    <w:rsid w:val="70274B3D"/>
    <w:rsid w:val="7032DAF2"/>
    <w:rsid w:val="70471B4F"/>
    <w:rsid w:val="7047BDEF"/>
    <w:rsid w:val="7048C356"/>
    <w:rsid w:val="7048E5F9"/>
    <w:rsid w:val="704AC0E1"/>
    <w:rsid w:val="704C8BDD"/>
    <w:rsid w:val="704FABA2"/>
    <w:rsid w:val="705008E0"/>
    <w:rsid w:val="7052BD3C"/>
    <w:rsid w:val="70531168"/>
    <w:rsid w:val="70573920"/>
    <w:rsid w:val="705D0D2D"/>
    <w:rsid w:val="705FF720"/>
    <w:rsid w:val="70636218"/>
    <w:rsid w:val="7066A3B7"/>
    <w:rsid w:val="706FDCFB"/>
    <w:rsid w:val="707A80AC"/>
    <w:rsid w:val="707E0E58"/>
    <w:rsid w:val="707E739C"/>
    <w:rsid w:val="70838ADE"/>
    <w:rsid w:val="708CF7A5"/>
    <w:rsid w:val="7090C494"/>
    <w:rsid w:val="7090E6AC"/>
    <w:rsid w:val="70982DFC"/>
    <w:rsid w:val="709AAFC5"/>
    <w:rsid w:val="709C3B9C"/>
    <w:rsid w:val="70A041E9"/>
    <w:rsid w:val="70A4251F"/>
    <w:rsid w:val="70A517A9"/>
    <w:rsid w:val="70A62A43"/>
    <w:rsid w:val="70A68E4D"/>
    <w:rsid w:val="70A8640B"/>
    <w:rsid w:val="70AC6010"/>
    <w:rsid w:val="70AE7DA2"/>
    <w:rsid w:val="70B50DFB"/>
    <w:rsid w:val="70B96CC4"/>
    <w:rsid w:val="70B980D5"/>
    <w:rsid w:val="70BAEB67"/>
    <w:rsid w:val="70BB8869"/>
    <w:rsid w:val="70C0D9D4"/>
    <w:rsid w:val="70C2942E"/>
    <w:rsid w:val="70C4ABD9"/>
    <w:rsid w:val="70C53510"/>
    <w:rsid w:val="70C70475"/>
    <w:rsid w:val="70D58F34"/>
    <w:rsid w:val="70D97179"/>
    <w:rsid w:val="70E57C4A"/>
    <w:rsid w:val="70EA6BFB"/>
    <w:rsid w:val="70EC6183"/>
    <w:rsid w:val="70F2489A"/>
    <w:rsid w:val="70F2EE83"/>
    <w:rsid w:val="70F32A9A"/>
    <w:rsid w:val="70F380BE"/>
    <w:rsid w:val="70F61D50"/>
    <w:rsid w:val="70FCC342"/>
    <w:rsid w:val="70FD6445"/>
    <w:rsid w:val="70FDD3B8"/>
    <w:rsid w:val="71026838"/>
    <w:rsid w:val="710B4A2F"/>
    <w:rsid w:val="711B70DF"/>
    <w:rsid w:val="71288068"/>
    <w:rsid w:val="712A28A6"/>
    <w:rsid w:val="712C544C"/>
    <w:rsid w:val="712C95DC"/>
    <w:rsid w:val="712FED4C"/>
    <w:rsid w:val="7133A968"/>
    <w:rsid w:val="713B770F"/>
    <w:rsid w:val="71464FAF"/>
    <w:rsid w:val="71495EE5"/>
    <w:rsid w:val="714ABC4C"/>
    <w:rsid w:val="714C5BBB"/>
    <w:rsid w:val="7150FE67"/>
    <w:rsid w:val="7157689F"/>
    <w:rsid w:val="715AB5A5"/>
    <w:rsid w:val="7160C979"/>
    <w:rsid w:val="71620501"/>
    <w:rsid w:val="716D9A0E"/>
    <w:rsid w:val="716DED2B"/>
    <w:rsid w:val="71700C3A"/>
    <w:rsid w:val="71754596"/>
    <w:rsid w:val="71767891"/>
    <w:rsid w:val="717B11B0"/>
    <w:rsid w:val="717C94A1"/>
    <w:rsid w:val="717D1D06"/>
    <w:rsid w:val="717D597A"/>
    <w:rsid w:val="717F5BA6"/>
    <w:rsid w:val="7186E5A1"/>
    <w:rsid w:val="718A5AEC"/>
    <w:rsid w:val="718D7877"/>
    <w:rsid w:val="71904289"/>
    <w:rsid w:val="719E17D4"/>
    <w:rsid w:val="71A0A5CE"/>
    <w:rsid w:val="71A0C10A"/>
    <w:rsid w:val="71A1B2F5"/>
    <w:rsid w:val="71A1C40C"/>
    <w:rsid w:val="71A239BB"/>
    <w:rsid w:val="71A4A539"/>
    <w:rsid w:val="71AC2F78"/>
    <w:rsid w:val="71AC607D"/>
    <w:rsid w:val="71B0D030"/>
    <w:rsid w:val="71B3216B"/>
    <w:rsid w:val="71B3EFDF"/>
    <w:rsid w:val="71B418DF"/>
    <w:rsid w:val="71B8657F"/>
    <w:rsid w:val="71B8CA19"/>
    <w:rsid w:val="71C62ADC"/>
    <w:rsid w:val="71C9B0FB"/>
    <w:rsid w:val="71CD0EC3"/>
    <w:rsid w:val="71D329E1"/>
    <w:rsid w:val="71D52AE0"/>
    <w:rsid w:val="71DA1454"/>
    <w:rsid w:val="71DB99C9"/>
    <w:rsid w:val="71DC19C5"/>
    <w:rsid w:val="71DCBB6A"/>
    <w:rsid w:val="71DCECB4"/>
    <w:rsid w:val="71DDE1D0"/>
    <w:rsid w:val="71E3F431"/>
    <w:rsid w:val="71E9BB64"/>
    <w:rsid w:val="71EE4924"/>
    <w:rsid w:val="71F43F5A"/>
    <w:rsid w:val="71FC8B2C"/>
    <w:rsid w:val="71FE10D5"/>
    <w:rsid w:val="7205DA45"/>
    <w:rsid w:val="7207C35B"/>
    <w:rsid w:val="72090530"/>
    <w:rsid w:val="7209129B"/>
    <w:rsid w:val="720933DB"/>
    <w:rsid w:val="7210DDA0"/>
    <w:rsid w:val="7215ABD6"/>
    <w:rsid w:val="721B198D"/>
    <w:rsid w:val="721C2947"/>
    <w:rsid w:val="7220E0C4"/>
    <w:rsid w:val="72346F26"/>
    <w:rsid w:val="7237FD0B"/>
    <w:rsid w:val="723CCE2D"/>
    <w:rsid w:val="72430C58"/>
    <w:rsid w:val="72442864"/>
    <w:rsid w:val="72461B67"/>
    <w:rsid w:val="724A7288"/>
    <w:rsid w:val="724AE9E0"/>
    <w:rsid w:val="724C1820"/>
    <w:rsid w:val="724F1C7C"/>
    <w:rsid w:val="7254FFA6"/>
    <w:rsid w:val="7257A1C1"/>
    <w:rsid w:val="725A9C0D"/>
    <w:rsid w:val="725C40ED"/>
    <w:rsid w:val="725D2B22"/>
    <w:rsid w:val="72606537"/>
    <w:rsid w:val="72607A27"/>
    <w:rsid w:val="726DFE16"/>
    <w:rsid w:val="726E40B5"/>
    <w:rsid w:val="72743904"/>
    <w:rsid w:val="7276A2BA"/>
    <w:rsid w:val="7277FE93"/>
    <w:rsid w:val="7278833C"/>
    <w:rsid w:val="727A6FA4"/>
    <w:rsid w:val="727B9822"/>
    <w:rsid w:val="728BBA33"/>
    <w:rsid w:val="728D48D6"/>
    <w:rsid w:val="72932862"/>
    <w:rsid w:val="729B947E"/>
    <w:rsid w:val="729DE78C"/>
    <w:rsid w:val="72A0D448"/>
    <w:rsid w:val="72A45444"/>
    <w:rsid w:val="72AC7784"/>
    <w:rsid w:val="72AF4A93"/>
    <w:rsid w:val="72B2548B"/>
    <w:rsid w:val="72B6F4DC"/>
    <w:rsid w:val="72BA86EE"/>
    <w:rsid w:val="72CB8338"/>
    <w:rsid w:val="72D01EB6"/>
    <w:rsid w:val="72D31580"/>
    <w:rsid w:val="72DAE156"/>
    <w:rsid w:val="72DD9415"/>
    <w:rsid w:val="72E0A7C0"/>
    <w:rsid w:val="72E97FD0"/>
    <w:rsid w:val="72EB42BD"/>
    <w:rsid w:val="72EED333"/>
    <w:rsid w:val="72F2FBA8"/>
    <w:rsid w:val="72F305A3"/>
    <w:rsid w:val="72F9D96E"/>
    <w:rsid w:val="72FB0419"/>
    <w:rsid w:val="72FD35CB"/>
    <w:rsid w:val="73005B97"/>
    <w:rsid w:val="7300E3F6"/>
    <w:rsid w:val="7301BBC6"/>
    <w:rsid w:val="7301DC93"/>
    <w:rsid w:val="7305460C"/>
    <w:rsid w:val="7307FE46"/>
    <w:rsid w:val="7309321A"/>
    <w:rsid w:val="730AB0BF"/>
    <w:rsid w:val="730AC86C"/>
    <w:rsid w:val="731190B4"/>
    <w:rsid w:val="73144449"/>
    <w:rsid w:val="731BB884"/>
    <w:rsid w:val="731E70C3"/>
    <w:rsid w:val="7322057B"/>
    <w:rsid w:val="7323B28C"/>
    <w:rsid w:val="73244D7A"/>
    <w:rsid w:val="7328CB0D"/>
    <w:rsid w:val="7334D4C7"/>
    <w:rsid w:val="73365EA4"/>
    <w:rsid w:val="733C28B6"/>
    <w:rsid w:val="733D3341"/>
    <w:rsid w:val="734A7D40"/>
    <w:rsid w:val="73523D2C"/>
    <w:rsid w:val="735660BE"/>
    <w:rsid w:val="735B37AC"/>
    <w:rsid w:val="735D76C8"/>
    <w:rsid w:val="735FFDA7"/>
    <w:rsid w:val="73601790"/>
    <w:rsid w:val="7360B3E6"/>
    <w:rsid w:val="7365CB0F"/>
    <w:rsid w:val="736D219F"/>
    <w:rsid w:val="736FB4AE"/>
    <w:rsid w:val="73754C06"/>
    <w:rsid w:val="7379D147"/>
    <w:rsid w:val="737E1920"/>
    <w:rsid w:val="73805B22"/>
    <w:rsid w:val="73858290"/>
    <w:rsid w:val="738E4C9D"/>
    <w:rsid w:val="738EF0D0"/>
    <w:rsid w:val="73989B40"/>
    <w:rsid w:val="7399E744"/>
    <w:rsid w:val="739B2E21"/>
    <w:rsid w:val="739B5F8A"/>
    <w:rsid w:val="739D783B"/>
    <w:rsid w:val="73A2E5A4"/>
    <w:rsid w:val="73A3D081"/>
    <w:rsid w:val="73A4026B"/>
    <w:rsid w:val="73A511DA"/>
    <w:rsid w:val="73A890E2"/>
    <w:rsid w:val="73A9A036"/>
    <w:rsid w:val="73B12ECD"/>
    <w:rsid w:val="73B23B91"/>
    <w:rsid w:val="73B61A00"/>
    <w:rsid w:val="73B75C7D"/>
    <w:rsid w:val="73B89D14"/>
    <w:rsid w:val="73BF0CC9"/>
    <w:rsid w:val="73C02655"/>
    <w:rsid w:val="73C03F68"/>
    <w:rsid w:val="73C1BEA4"/>
    <w:rsid w:val="73C72ED8"/>
    <w:rsid w:val="73C8F4A9"/>
    <w:rsid w:val="73CA8180"/>
    <w:rsid w:val="73CD5FE4"/>
    <w:rsid w:val="73CDC8CA"/>
    <w:rsid w:val="73CDDA7C"/>
    <w:rsid w:val="73D51488"/>
    <w:rsid w:val="73D95BF9"/>
    <w:rsid w:val="73DB3645"/>
    <w:rsid w:val="73DBD3D1"/>
    <w:rsid w:val="73DC288A"/>
    <w:rsid w:val="73DF3CBD"/>
    <w:rsid w:val="73E06A31"/>
    <w:rsid w:val="73E0C9DB"/>
    <w:rsid w:val="73E49515"/>
    <w:rsid w:val="73EA45B4"/>
    <w:rsid w:val="73ECC9AF"/>
    <w:rsid w:val="73F0C4BC"/>
    <w:rsid w:val="73F14D5E"/>
    <w:rsid w:val="73FAC718"/>
    <w:rsid w:val="74027FBD"/>
    <w:rsid w:val="740BEF6C"/>
    <w:rsid w:val="740F39BF"/>
    <w:rsid w:val="740FDEE2"/>
    <w:rsid w:val="741235EB"/>
    <w:rsid w:val="7414C519"/>
    <w:rsid w:val="7416492A"/>
    <w:rsid w:val="741C691A"/>
    <w:rsid w:val="7420A322"/>
    <w:rsid w:val="742D6012"/>
    <w:rsid w:val="7445CCB3"/>
    <w:rsid w:val="744736D5"/>
    <w:rsid w:val="7447E624"/>
    <w:rsid w:val="744915CF"/>
    <w:rsid w:val="744994E7"/>
    <w:rsid w:val="74514BA3"/>
    <w:rsid w:val="745E7E20"/>
    <w:rsid w:val="74601ECF"/>
    <w:rsid w:val="74651D2B"/>
    <w:rsid w:val="746C8D0C"/>
    <w:rsid w:val="746F06B1"/>
    <w:rsid w:val="74750B2D"/>
    <w:rsid w:val="747FF547"/>
    <w:rsid w:val="74899C8B"/>
    <w:rsid w:val="748A03AB"/>
    <w:rsid w:val="7490342C"/>
    <w:rsid w:val="74973A99"/>
    <w:rsid w:val="74985727"/>
    <w:rsid w:val="749FFE0F"/>
    <w:rsid w:val="74A01E9D"/>
    <w:rsid w:val="74A0DE78"/>
    <w:rsid w:val="74A4A05D"/>
    <w:rsid w:val="74A87141"/>
    <w:rsid w:val="74AA4D3A"/>
    <w:rsid w:val="74AB0C54"/>
    <w:rsid w:val="74AB7F23"/>
    <w:rsid w:val="74AC994F"/>
    <w:rsid w:val="74B2FC93"/>
    <w:rsid w:val="74C184A8"/>
    <w:rsid w:val="74C4D029"/>
    <w:rsid w:val="74C57690"/>
    <w:rsid w:val="74C7ABD0"/>
    <w:rsid w:val="74C7B39E"/>
    <w:rsid w:val="74C9B12D"/>
    <w:rsid w:val="74C9E0E8"/>
    <w:rsid w:val="74CA7A3E"/>
    <w:rsid w:val="74CCFE36"/>
    <w:rsid w:val="74CF0D86"/>
    <w:rsid w:val="74D02CF1"/>
    <w:rsid w:val="74DBA372"/>
    <w:rsid w:val="74DE531B"/>
    <w:rsid w:val="74DF036F"/>
    <w:rsid w:val="74E2D633"/>
    <w:rsid w:val="74EA1402"/>
    <w:rsid w:val="74EAE8E4"/>
    <w:rsid w:val="74F61437"/>
    <w:rsid w:val="74F7AECA"/>
    <w:rsid w:val="74FDD93F"/>
    <w:rsid w:val="74FF5D41"/>
    <w:rsid w:val="75031DC6"/>
    <w:rsid w:val="7518480A"/>
    <w:rsid w:val="75199FB2"/>
    <w:rsid w:val="751D9F1A"/>
    <w:rsid w:val="75232805"/>
    <w:rsid w:val="75249828"/>
    <w:rsid w:val="7528953F"/>
    <w:rsid w:val="75290D82"/>
    <w:rsid w:val="752BF5DD"/>
    <w:rsid w:val="7530B3E7"/>
    <w:rsid w:val="75318C2C"/>
    <w:rsid w:val="7532DE3B"/>
    <w:rsid w:val="753416C5"/>
    <w:rsid w:val="7534A6B5"/>
    <w:rsid w:val="7537EFB2"/>
    <w:rsid w:val="75380C81"/>
    <w:rsid w:val="7538423C"/>
    <w:rsid w:val="753D5403"/>
    <w:rsid w:val="753E3787"/>
    <w:rsid w:val="75483C72"/>
    <w:rsid w:val="75489F8C"/>
    <w:rsid w:val="7548C784"/>
    <w:rsid w:val="754AE47D"/>
    <w:rsid w:val="7553E1C5"/>
    <w:rsid w:val="7556481F"/>
    <w:rsid w:val="755C6717"/>
    <w:rsid w:val="755ECA1B"/>
    <w:rsid w:val="75603BD3"/>
    <w:rsid w:val="7560DE68"/>
    <w:rsid w:val="7560FD2B"/>
    <w:rsid w:val="7561CC79"/>
    <w:rsid w:val="75653F12"/>
    <w:rsid w:val="7568E157"/>
    <w:rsid w:val="756E7325"/>
    <w:rsid w:val="7575050A"/>
    <w:rsid w:val="7577C684"/>
    <w:rsid w:val="757854D1"/>
    <w:rsid w:val="7583D0C2"/>
    <w:rsid w:val="75868B92"/>
    <w:rsid w:val="75879C00"/>
    <w:rsid w:val="75892FED"/>
    <w:rsid w:val="758B89E7"/>
    <w:rsid w:val="759101EE"/>
    <w:rsid w:val="7591E953"/>
    <w:rsid w:val="759246A2"/>
    <w:rsid w:val="75926960"/>
    <w:rsid w:val="759E6CF4"/>
    <w:rsid w:val="75A087BA"/>
    <w:rsid w:val="75A5113B"/>
    <w:rsid w:val="75A7589B"/>
    <w:rsid w:val="75A86E80"/>
    <w:rsid w:val="75AC0D1A"/>
    <w:rsid w:val="75B00024"/>
    <w:rsid w:val="75B07DA1"/>
    <w:rsid w:val="75B10BCD"/>
    <w:rsid w:val="75B19C15"/>
    <w:rsid w:val="75B32450"/>
    <w:rsid w:val="75B34129"/>
    <w:rsid w:val="75BD1617"/>
    <w:rsid w:val="75BE3EDC"/>
    <w:rsid w:val="75C2A368"/>
    <w:rsid w:val="75D0D77B"/>
    <w:rsid w:val="75D653F3"/>
    <w:rsid w:val="75D6E172"/>
    <w:rsid w:val="75D797AF"/>
    <w:rsid w:val="75D7A310"/>
    <w:rsid w:val="75DF0501"/>
    <w:rsid w:val="75E62D93"/>
    <w:rsid w:val="75E75EAF"/>
    <w:rsid w:val="75EABCF7"/>
    <w:rsid w:val="75EAF26B"/>
    <w:rsid w:val="75FAFF78"/>
    <w:rsid w:val="7600EF00"/>
    <w:rsid w:val="76024EEF"/>
    <w:rsid w:val="76025D8D"/>
    <w:rsid w:val="7605260F"/>
    <w:rsid w:val="76073BBD"/>
    <w:rsid w:val="7607A2EB"/>
    <w:rsid w:val="760B808A"/>
    <w:rsid w:val="760C40E8"/>
    <w:rsid w:val="760FCC24"/>
    <w:rsid w:val="760FE30E"/>
    <w:rsid w:val="760FE686"/>
    <w:rsid w:val="7611043D"/>
    <w:rsid w:val="76119FDD"/>
    <w:rsid w:val="761458DA"/>
    <w:rsid w:val="76182D5B"/>
    <w:rsid w:val="7625E58A"/>
    <w:rsid w:val="762C6EBC"/>
    <w:rsid w:val="7633D153"/>
    <w:rsid w:val="763D6F2D"/>
    <w:rsid w:val="76440358"/>
    <w:rsid w:val="764867E2"/>
    <w:rsid w:val="764CAA1C"/>
    <w:rsid w:val="764D25FD"/>
    <w:rsid w:val="765096ED"/>
    <w:rsid w:val="765122DD"/>
    <w:rsid w:val="76526776"/>
    <w:rsid w:val="7652DA99"/>
    <w:rsid w:val="7652DEE9"/>
    <w:rsid w:val="7654EBC6"/>
    <w:rsid w:val="765E3476"/>
    <w:rsid w:val="76631991"/>
    <w:rsid w:val="766A3CC8"/>
    <w:rsid w:val="766C5878"/>
    <w:rsid w:val="767956CE"/>
    <w:rsid w:val="767AF65C"/>
    <w:rsid w:val="767E7BE6"/>
    <w:rsid w:val="76899C20"/>
    <w:rsid w:val="768DA219"/>
    <w:rsid w:val="7690D820"/>
    <w:rsid w:val="7695D2FC"/>
    <w:rsid w:val="769716F7"/>
    <w:rsid w:val="7699795A"/>
    <w:rsid w:val="7699DD45"/>
    <w:rsid w:val="76A06517"/>
    <w:rsid w:val="76A54A02"/>
    <w:rsid w:val="76A74928"/>
    <w:rsid w:val="76A7B8C6"/>
    <w:rsid w:val="76ACCB83"/>
    <w:rsid w:val="76B0A260"/>
    <w:rsid w:val="76B0A95F"/>
    <w:rsid w:val="76B30C18"/>
    <w:rsid w:val="76BC1013"/>
    <w:rsid w:val="76C23145"/>
    <w:rsid w:val="76C3B28A"/>
    <w:rsid w:val="76C40EC7"/>
    <w:rsid w:val="76DF1F2A"/>
    <w:rsid w:val="76E01A84"/>
    <w:rsid w:val="76E3B64C"/>
    <w:rsid w:val="76EDC03F"/>
    <w:rsid w:val="76F1307C"/>
    <w:rsid w:val="76FB0724"/>
    <w:rsid w:val="76FC6692"/>
    <w:rsid w:val="76FD565F"/>
    <w:rsid w:val="76FFDE8F"/>
    <w:rsid w:val="7701C947"/>
    <w:rsid w:val="770439CA"/>
    <w:rsid w:val="77061C4B"/>
    <w:rsid w:val="77083417"/>
    <w:rsid w:val="7710DE31"/>
    <w:rsid w:val="7711A4D8"/>
    <w:rsid w:val="771AA2CD"/>
    <w:rsid w:val="771E6D54"/>
    <w:rsid w:val="771FE9C2"/>
    <w:rsid w:val="7721C427"/>
    <w:rsid w:val="77298B5C"/>
    <w:rsid w:val="772B06B7"/>
    <w:rsid w:val="772E61EE"/>
    <w:rsid w:val="772F736C"/>
    <w:rsid w:val="7730596B"/>
    <w:rsid w:val="77339850"/>
    <w:rsid w:val="7735F91F"/>
    <w:rsid w:val="77384FA2"/>
    <w:rsid w:val="773C5614"/>
    <w:rsid w:val="7744297D"/>
    <w:rsid w:val="774A33C3"/>
    <w:rsid w:val="774A944E"/>
    <w:rsid w:val="774DEAE3"/>
    <w:rsid w:val="774EB9EB"/>
    <w:rsid w:val="7753618E"/>
    <w:rsid w:val="77561405"/>
    <w:rsid w:val="7757D84F"/>
    <w:rsid w:val="775AC7D9"/>
    <w:rsid w:val="775DAC37"/>
    <w:rsid w:val="77626A91"/>
    <w:rsid w:val="776493B1"/>
    <w:rsid w:val="7766642D"/>
    <w:rsid w:val="7766A8EF"/>
    <w:rsid w:val="776A282F"/>
    <w:rsid w:val="776C9AF1"/>
    <w:rsid w:val="776CAB11"/>
    <w:rsid w:val="776D641C"/>
    <w:rsid w:val="776D9350"/>
    <w:rsid w:val="776E6934"/>
    <w:rsid w:val="776F71FC"/>
    <w:rsid w:val="776FAAFB"/>
    <w:rsid w:val="77716DF5"/>
    <w:rsid w:val="77746FA8"/>
    <w:rsid w:val="7774F843"/>
    <w:rsid w:val="77770071"/>
    <w:rsid w:val="7785A5F6"/>
    <w:rsid w:val="7785F51C"/>
    <w:rsid w:val="77891C4E"/>
    <w:rsid w:val="779124D5"/>
    <w:rsid w:val="7793F095"/>
    <w:rsid w:val="77945E6E"/>
    <w:rsid w:val="77995E66"/>
    <w:rsid w:val="779C6026"/>
    <w:rsid w:val="77A2D73F"/>
    <w:rsid w:val="77A33DF8"/>
    <w:rsid w:val="77A91B93"/>
    <w:rsid w:val="77AE7DA9"/>
    <w:rsid w:val="77AF778B"/>
    <w:rsid w:val="77B12B3E"/>
    <w:rsid w:val="77B41584"/>
    <w:rsid w:val="77B4290E"/>
    <w:rsid w:val="77B4CBB0"/>
    <w:rsid w:val="77BB338A"/>
    <w:rsid w:val="77C4BDA5"/>
    <w:rsid w:val="77C86167"/>
    <w:rsid w:val="77C92AD8"/>
    <w:rsid w:val="77CE91FC"/>
    <w:rsid w:val="77D061A0"/>
    <w:rsid w:val="77D45974"/>
    <w:rsid w:val="77DFE206"/>
    <w:rsid w:val="77E38603"/>
    <w:rsid w:val="77E3EE5E"/>
    <w:rsid w:val="77E470FF"/>
    <w:rsid w:val="77EE086A"/>
    <w:rsid w:val="77F42C1C"/>
    <w:rsid w:val="77F5D3DF"/>
    <w:rsid w:val="77F82391"/>
    <w:rsid w:val="7803C59E"/>
    <w:rsid w:val="7805C4CA"/>
    <w:rsid w:val="7814983F"/>
    <w:rsid w:val="781864D3"/>
    <w:rsid w:val="781CA770"/>
    <w:rsid w:val="781CAAB7"/>
    <w:rsid w:val="78231468"/>
    <w:rsid w:val="7824BC1D"/>
    <w:rsid w:val="7825B899"/>
    <w:rsid w:val="7828590D"/>
    <w:rsid w:val="782C36E2"/>
    <w:rsid w:val="782CC7B4"/>
    <w:rsid w:val="7839451D"/>
    <w:rsid w:val="783ADFC9"/>
    <w:rsid w:val="783E2CFF"/>
    <w:rsid w:val="78478BCA"/>
    <w:rsid w:val="7848B9FD"/>
    <w:rsid w:val="784B3F86"/>
    <w:rsid w:val="784C87EA"/>
    <w:rsid w:val="785120EA"/>
    <w:rsid w:val="7851A609"/>
    <w:rsid w:val="78552BD5"/>
    <w:rsid w:val="785E5AE3"/>
    <w:rsid w:val="785EEF27"/>
    <w:rsid w:val="785FDE4C"/>
    <w:rsid w:val="78630139"/>
    <w:rsid w:val="7863555C"/>
    <w:rsid w:val="786A2894"/>
    <w:rsid w:val="786CB8B6"/>
    <w:rsid w:val="7876CC4F"/>
    <w:rsid w:val="7877C5E9"/>
    <w:rsid w:val="787AA9AE"/>
    <w:rsid w:val="787DB289"/>
    <w:rsid w:val="7881B32B"/>
    <w:rsid w:val="78834262"/>
    <w:rsid w:val="7885C66A"/>
    <w:rsid w:val="788AD272"/>
    <w:rsid w:val="789014DD"/>
    <w:rsid w:val="789200CC"/>
    <w:rsid w:val="78927D04"/>
    <w:rsid w:val="789AFFA9"/>
    <w:rsid w:val="78A20DF7"/>
    <w:rsid w:val="78A31F90"/>
    <w:rsid w:val="78A9A814"/>
    <w:rsid w:val="78AAD70E"/>
    <w:rsid w:val="78B814EA"/>
    <w:rsid w:val="78BD25A6"/>
    <w:rsid w:val="78BFE555"/>
    <w:rsid w:val="78CB694C"/>
    <w:rsid w:val="78CD963A"/>
    <w:rsid w:val="78D605F4"/>
    <w:rsid w:val="78DDC9CC"/>
    <w:rsid w:val="78DF2486"/>
    <w:rsid w:val="78E0F5D0"/>
    <w:rsid w:val="78EB531E"/>
    <w:rsid w:val="78F0A957"/>
    <w:rsid w:val="78F3D112"/>
    <w:rsid w:val="78F4C20A"/>
    <w:rsid w:val="78F4EADA"/>
    <w:rsid w:val="78F7726D"/>
    <w:rsid w:val="78FBC469"/>
    <w:rsid w:val="78FE0E78"/>
    <w:rsid w:val="79001752"/>
    <w:rsid w:val="790306F4"/>
    <w:rsid w:val="79058AF1"/>
    <w:rsid w:val="790B06BA"/>
    <w:rsid w:val="790B9B13"/>
    <w:rsid w:val="790C0330"/>
    <w:rsid w:val="79121C48"/>
    <w:rsid w:val="79196750"/>
    <w:rsid w:val="791C8C21"/>
    <w:rsid w:val="791D4FDD"/>
    <w:rsid w:val="79227A05"/>
    <w:rsid w:val="7923820A"/>
    <w:rsid w:val="79248D4E"/>
    <w:rsid w:val="79255CD5"/>
    <w:rsid w:val="79304333"/>
    <w:rsid w:val="7930D708"/>
    <w:rsid w:val="79346C3E"/>
    <w:rsid w:val="7935672F"/>
    <w:rsid w:val="7936C97C"/>
    <w:rsid w:val="793774D8"/>
    <w:rsid w:val="793D410C"/>
    <w:rsid w:val="79498CE8"/>
    <w:rsid w:val="794C4F2D"/>
    <w:rsid w:val="794E0BD3"/>
    <w:rsid w:val="79534B38"/>
    <w:rsid w:val="795CF1E2"/>
    <w:rsid w:val="796013B5"/>
    <w:rsid w:val="7965D402"/>
    <w:rsid w:val="796AE8F2"/>
    <w:rsid w:val="796AF865"/>
    <w:rsid w:val="797BA23B"/>
    <w:rsid w:val="797C486B"/>
    <w:rsid w:val="798059E6"/>
    <w:rsid w:val="79817D8E"/>
    <w:rsid w:val="79837992"/>
    <w:rsid w:val="798AA160"/>
    <w:rsid w:val="798AB368"/>
    <w:rsid w:val="798D635A"/>
    <w:rsid w:val="79924D7E"/>
    <w:rsid w:val="7993E140"/>
    <w:rsid w:val="7994E2D3"/>
    <w:rsid w:val="7994F435"/>
    <w:rsid w:val="799B1982"/>
    <w:rsid w:val="79A48516"/>
    <w:rsid w:val="79A62D36"/>
    <w:rsid w:val="79A6D844"/>
    <w:rsid w:val="79AD6EAE"/>
    <w:rsid w:val="79B0713D"/>
    <w:rsid w:val="79B10FDC"/>
    <w:rsid w:val="79B3E042"/>
    <w:rsid w:val="79B44816"/>
    <w:rsid w:val="79B52AB3"/>
    <w:rsid w:val="79B58F9B"/>
    <w:rsid w:val="79B665AE"/>
    <w:rsid w:val="79B9A3B8"/>
    <w:rsid w:val="79CC8B37"/>
    <w:rsid w:val="79CF8AC0"/>
    <w:rsid w:val="79D1316B"/>
    <w:rsid w:val="79D1833D"/>
    <w:rsid w:val="79D2F1F8"/>
    <w:rsid w:val="79D86A12"/>
    <w:rsid w:val="79DBBE97"/>
    <w:rsid w:val="79DC9154"/>
    <w:rsid w:val="79E09050"/>
    <w:rsid w:val="79E3B46E"/>
    <w:rsid w:val="79E43405"/>
    <w:rsid w:val="79F5CD75"/>
    <w:rsid w:val="79F649CF"/>
    <w:rsid w:val="7A017AF6"/>
    <w:rsid w:val="7A0809E6"/>
    <w:rsid w:val="7A0EFA3A"/>
    <w:rsid w:val="7A10DCC4"/>
    <w:rsid w:val="7A12DA07"/>
    <w:rsid w:val="7A15B580"/>
    <w:rsid w:val="7A261163"/>
    <w:rsid w:val="7A31AF5B"/>
    <w:rsid w:val="7A329EE1"/>
    <w:rsid w:val="7A3DEB23"/>
    <w:rsid w:val="7A41DA1C"/>
    <w:rsid w:val="7A41F04A"/>
    <w:rsid w:val="7A45B319"/>
    <w:rsid w:val="7A48FBBB"/>
    <w:rsid w:val="7A4BACC7"/>
    <w:rsid w:val="7A4D5CA3"/>
    <w:rsid w:val="7A628135"/>
    <w:rsid w:val="7A629223"/>
    <w:rsid w:val="7A64D831"/>
    <w:rsid w:val="7A664534"/>
    <w:rsid w:val="7A686804"/>
    <w:rsid w:val="7A6A84DF"/>
    <w:rsid w:val="7A6B7E87"/>
    <w:rsid w:val="7A7301F9"/>
    <w:rsid w:val="7A742F9E"/>
    <w:rsid w:val="7A74782A"/>
    <w:rsid w:val="7A75CBD6"/>
    <w:rsid w:val="7A889573"/>
    <w:rsid w:val="7A8B1442"/>
    <w:rsid w:val="7A8C34B5"/>
    <w:rsid w:val="7A905A29"/>
    <w:rsid w:val="7A94A906"/>
    <w:rsid w:val="7A9AEC26"/>
    <w:rsid w:val="7A9EF9FF"/>
    <w:rsid w:val="7AAD23DD"/>
    <w:rsid w:val="7AB0D8DB"/>
    <w:rsid w:val="7AB1EEA6"/>
    <w:rsid w:val="7AB47DF8"/>
    <w:rsid w:val="7AB9CCB4"/>
    <w:rsid w:val="7ABA16B5"/>
    <w:rsid w:val="7ABE3BBC"/>
    <w:rsid w:val="7AC0BB67"/>
    <w:rsid w:val="7AC4E759"/>
    <w:rsid w:val="7ACCFCE3"/>
    <w:rsid w:val="7ACE0465"/>
    <w:rsid w:val="7AD0C798"/>
    <w:rsid w:val="7AD7C30F"/>
    <w:rsid w:val="7ADA9E60"/>
    <w:rsid w:val="7ADF22C0"/>
    <w:rsid w:val="7ADFB98B"/>
    <w:rsid w:val="7AE0788B"/>
    <w:rsid w:val="7AE3115A"/>
    <w:rsid w:val="7AE4DEA8"/>
    <w:rsid w:val="7AE51895"/>
    <w:rsid w:val="7AE6EFC2"/>
    <w:rsid w:val="7AEA54C2"/>
    <w:rsid w:val="7AF056C6"/>
    <w:rsid w:val="7AF0F191"/>
    <w:rsid w:val="7AF115E7"/>
    <w:rsid w:val="7AFA12A6"/>
    <w:rsid w:val="7B034EA3"/>
    <w:rsid w:val="7B06A451"/>
    <w:rsid w:val="7B071161"/>
    <w:rsid w:val="7B1012F1"/>
    <w:rsid w:val="7B1445A0"/>
    <w:rsid w:val="7B1A2163"/>
    <w:rsid w:val="7B1B3BCE"/>
    <w:rsid w:val="7B22A47D"/>
    <w:rsid w:val="7B238D7F"/>
    <w:rsid w:val="7B2C62E3"/>
    <w:rsid w:val="7B2F7DF5"/>
    <w:rsid w:val="7B33FA9E"/>
    <w:rsid w:val="7B34590C"/>
    <w:rsid w:val="7B361B47"/>
    <w:rsid w:val="7B364D66"/>
    <w:rsid w:val="7B373D84"/>
    <w:rsid w:val="7B37A187"/>
    <w:rsid w:val="7B38284E"/>
    <w:rsid w:val="7B3C999F"/>
    <w:rsid w:val="7B3CDA57"/>
    <w:rsid w:val="7B3CF87B"/>
    <w:rsid w:val="7B411388"/>
    <w:rsid w:val="7B49F576"/>
    <w:rsid w:val="7B4EB6C0"/>
    <w:rsid w:val="7B4F786A"/>
    <w:rsid w:val="7B5B7835"/>
    <w:rsid w:val="7B62E416"/>
    <w:rsid w:val="7B63049B"/>
    <w:rsid w:val="7B6FC125"/>
    <w:rsid w:val="7B77A377"/>
    <w:rsid w:val="7B78AE46"/>
    <w:rsid w:val="7B797A55"/>
    <w:rsid w:val="7B7B0948"/>
    <w:rsid w:val="7B7B2C59"/>
    <w:rsid w:val="7B7B5353"/>
    <w:rsid w:val="7B7E404A"/>
    <w:rsid w:val="7B7EA6C1"/>
    <w:rsid w:val="7B80AC98"/>
    <w:rsid w:val="7B8E2EDF"/>
    <w:rsid w:val="7B92833B"/>
    <w:rsid w:val="7B945BE5"/>
    <w:rsid w:val="7B98BC46"/>
    <w:rsid w:val="7B9B54DA"/>
    <w:rsid w:val="7B9CAE61"/>
    <w:rsid w:val="7B9FE0DD"/>
    <w:rsid w:val="7BA144C9"/>
    <w:rsid w:val="7BA30190"/>
    <w:rsid w:val="7BA3E052"/>
    <w:rsid w:val="7BA5135D"/>
    <w:rsid w:val="7BA78501"/>
    <w:rsid w:val="7BABDCC6"/>
    <w:rsid w:val="7BAE20FA"/>
    <w:rsid w:val="7BAF05F4"/>
    <w:rsid w:val="7BB22AC3"/>
    <w:rsid w:val="7BB68C5F"/>
    <w:rsid w:val="7BB8087B"/>
    <w:rsid w:val="7BB9249A"/>
    <w:rsid w:val="7BB93606"/>
    <w:rsid w:val="7BC1378B"/>
    <w:rsid w:val="7BC1938D"/>
    <w:rsid w:val="7BC35642"/>
    <w:rsid w:val="7BC4F8EB"/>
    <w:rsid w:val="7BCF35BF"/>
    <w:rsid w:val="7BD0F193"/>
    <w:rsid w:val="7BD2C092"/>
    <w:rsid w:val="7BDDDB5A"/>
    <w:rsid w:val="7BDF2EA3"/>
    <w:rsid w:val="7BE5904D"/>
    <w:rsid w:val="7BE6AE79"/>
    <w:rsid w:val="7BE72785"/>
    <w:rsid w:val="7BEEB4BA"/>
    <w:rsid w:val="7BF3ED9B"/>
    <w:rsid w:val="7BF51473"/>
    <w:rsid w:val="7BF993FF"/>
    <w:rsid w:val="7BFC6BCB"/>
    <w:rsid w:val="7C05A2D2"/>
    <w:rsid w:val="7C07CD8A"/>
    <w:rsid w:val="7C0A77C4"/>
    <w:rsid w:val="7C0ED396"/>
    <w:rsid w:val="7C190AF3"/>
    <w:rsid w:val="7C1C8C94"/>
    <w:rsid w:val="7C20D44D"/>
    <w:rsid w:val="7C231326"/>
    <w:rsid w:val="7C25BDB5"/>
    <w:rsid w:val="7C263DFF"/>
    <w:rsid w:val="7C28BB4B"/>
    <w:rsid w:val="7C2C5C68"/>
    <w:rsid w:val="7C2F1EEA"/>
    <w:rsid w:val="7C2F3F80"/>
    <w:rsid w:val="7C3617B4"/>
    <w:rsid w:val="7C38E536"/>
    <w:rsid w:val="7C3A5144"/>
    <w:rsid w:val="7C3C6D52"/>
    <w:rsid w:val="7C3D0C0C"/>
    <w:rsid w:val="7C3F929D"/>
    <w:rsid w:val="7C422F21"/>
    <w:rsid w:val="7C4A29E5"/>
    <w:rsid w:val="7C517986"/>
    <w:rsid w:val="7C52E98F"/>
    <w:rsid w:val="7C5D5E9E"/>
    <w:rsid w:val="7C5EB17F"/>
    <w:rsid w:val="7C60A598"/>
    <w:rsid w:val="7C694336"/>
    <w:rsid w:val="7C69D031"/>
    <w:rsid w:val="7C6FCD73"/>
    <w:rsid w:val="7C717807"/>
    <w:rsid w:val="7C732403"/>
    <w:rsid w:val="7C73762A"/>
    <w:rsid w:val="7C7903D3"/>
    <w:rsid w:val="7C7F9236"/>
    <w:rsid w:val="7C8A1319"/>
    <w:rsid w:val="7C8B986E"/>
    <w:rsid w:val="7C8CAA55"/>
    <w:rsid w:val="7C8F5291"/>
    <w:rsid w:val="7C95A5B7"/>
    <w:rsid w:val="7C95B2D3"/>
    <w:rsid w:val="7C970B34"/>
    <w:rsid w:val="7C9BD332"/>
    <w:rsid w:val="7CA09F9D"/>
    <w:rsid w:val="7CA8D81E"/>
    <w:rsid w:val="7CACC58E"/>
    <w:rsid w:val="7CB07CE0"/>
    <w:rsid w:val="7CB0C18C"/>
    <w:rsid w:val="7CB1BB43"/>
    <w:rsid w:val="7CBA268A"/>
    <w:rsid w:val="7CBB1285"/>
    <w:rsid w:val="7CBF0A19"/>
    <w:rsid w:val="7CC0AF4D"/>
    <w:rsid w:val="7CC230A3"/>
    <w:rsid w:val="7CC3BAD1"/>
    <w:rsid w:val="7CC98D98"/>
    <w:rsid w:val="7CCA8ABB"/>
    <w:rsid w:val="7CCD8815"/>
    <w:rsid w:val="7CCE45C0"/>
    <w:rsid w:val="7CCE48C4"/>
    <w:rsid w:val="7CD88970"/>
    <w:rsid w:val="7CDA2AF6"/>
    <w:rsid w:val="7CE03043"/>
    <w:rsid w:val="7CE04F47"/>
    <w:rsid w:val="7CE3ED52"/>
    <w:rsid w:val="7CEA4F16"/>
    <w:rsid w:val="7CEAF7AD"/>
    <w:rsid w:val="7CEC760A"/>
    <w:rsid w:val="7CF228AD"/>
    <w:rsid w:val="7CF5210B"/>
    <w:rsid w:val="7CF817EE"/>
    <w:rsid w:val="7CFCEC51"/>
    <w:rsid w:val="7CFDC5A7"/>
    <w:rsid w:val="7D017443"/>
    <w:rsid w:val="7D0B5E83"/>
    <w:rsid w:val="7D10709B"/>
    <w:rsid w:val="7D14B1CA"/>
    <w:rsid w:val="7D16D3AA"/>
    <w:rsid w:val="7D18349D"/>
    <w:rsid w:val="7D196E10"/>
    <w:rsid w:val="7D1E5BA1"/>
    <w:rsid w:val="7D1F0731"/>
    <w:rsid w:val="7D20130C"/>
    <w:rsid w:val="7D213391"/>
    <w:rsid w:val="7D34E4D8"/>
    <w:rsid w:val="7D351A3F"/>
    <w:rsid w:val="7D363366"/>
    <w:rsid w:val="7D36C7BA"/>
    <w:rsid w:val="7D3F71E2"/>
    <w:rsid w:val="7D45452D"/>
    <w:rsid w:val="7D502FE2"/>
    <w:rsid w:val="7D51CCCC"/>
    <w:rsid w:val="7D563A42"/>
    <w:rsid w:val="7D58A05A"/>
    <w:rsid w:val="7D6C3BDE"/>
    <w:rsid w:val="7D6EEAA8"/>
    <w:rsid w:val="7D701FA3"/>
    <w:rsid w:val="7D7151D2"/>
    <w:rsid w:val="7D7345BE"/>
    <w:rsid w:val="7D756E58"/>
    <w:rsid w:val="7D7D363D"/>
    <w:rsid w:val="7D7DD9D0"/>
    <w:rsid w:val="7D7EB59B"/>
    <w:rsid w:val="7D809BD1"/>
    <w:rsid w:val="7D809E6C"/>
    <w:rsid w:val="7D880DC1"/>
    <w:rsid w:val="7D8BEB4B"/>
    <w:rsid w:val="7D8E4F68"/>
    <w:rsid w:val="7D96F0FF"/>
    <w:rsid w:val="7D9A9C49"/>
    <w:rsid w:val="7D9D735E"/>
    <w:rsid w:val="7DA0E1A9"/>
    <w:rsid w:val="7DB14124"/>
    <w:rsid w:val="7DB4C79B"/>
    <w:rsid w:val="7DBAB1EA"/>
    <w:rsid w:val="7DBBAE2C"/>
    <w:rsid w:val="7DC1A4AA"/>
    <w:rsid w:val="7DC1E889"/>
    <w:rsid w:val="7DC2F666"/>
    <w:rsid w:val="7DC6B136"/>
    <w:rsid w:val="7DD0E8E0"/>
    <w:rsid w:val="7DDA7E00"/>
    <w:rsid w:val="7DE0ACEE"/>
    <w:rsid w:val="7DE1858F"/>
    <w:rsid w:val="7DE3F65A"/>
    <w:rsid w:val="7DE8F611"/>
    <w:rsid w:val="7DEB2A7B"/>
    <w:rsid w:val="7DF730F3"/>
    <w:rsid w:val="7DFA923D"/>
    <w:rsid w:val="7DFE7F23"/>
    <w:rsid w:val="7E000E44"/>
    <w:rsid w:val="7E046AD6"/>
    <w:rsid w:val="7E047E66"/>
    <w:rsid w:val="7E0D17F9"/>
    <w:rsid w:val="7E1185C3"/>
    <w:rsid w:val="7E118A3E"/>
    <w:rsid w:val="7E1366DC"/>
    <w:rsid w:val="7E1719A9"/>
    <w:rsid w:val="7E17D329"/>
    <w:rsid w:val="7E17D671"/>
    <w:rsid w:val="7E188B17"/>
    <w:rsid w:val="7E1980D9"/>
    <w:rsid w:val="7E1B4D63"/>
    <w:rsid w:val="7E289668"/>
    <w:rsid w:val="7E2DAB7F"/>
    <w:rsid w:val="7E3418FF"/>
    <w:rsid w:val="7E347791"/>
    <w:rsid w:val="7E35B336"/>
    <w:rsid w:val="7E36A95E"/>
    <w:rsid w:val="7E36D3CE"/>
    <w:rsid w:val="7E396536"/>
    <w:rsid w:val="7E3DB9EE"/>
    <w:rsid w:val="7E4B135D"/>
    <w:rsid w:val="7E50ADF8"/>
    <w:rsid w:val="7E51B0B3"/>
    <w:rsid w:val="7E52944C"/>
    <w:rsid w:val="7E5745F1"/>
    <w:rsid w:val="7E5C17FA"/>
    <w:rsid w:val="7E678741"/>
    <w:rsid w:val="7E6D5162"/>
    <w:rsid w:val="7E79E83A"/>
    <w:rsid w:val="7E82BF1A"/>
    <w:rsid w:val="7E85F963"/>
    <w:rsid w:val="7E8A2FB9"/>
    <w:rsid w:val="7E8CCBEC"/>
    <w:rsid w:val="7E92B287"/>
    <w:rsid w:val="7E953FAD"/>
    <w:rsid w:val="7E9851ED"/>
    <w:rsid w:val="7E9F4CD1"/>
    <w:rsid w:val="7EA6D5BB"/>
    <w:rsid w:val="7EA91008"/>
    <w:rsid w:val="7EB15C44"/>
    <w:rsid w:val="7EB2DC96"/>
    <w:rsid w:val="7EB59235"/>
    <w:rsid w:val="7EB5AF52"/>
    <w:rsid w:val="7EB6349B"/>
    <w:rsid w:val="7EB67A16"/>
    <w:rsid w:val="7EC9570F"/>
    <w:rsid w:val="7ED1D5A3"/>
    <w:rsid w:val="7EE00219"/>
    <w:rsid w:val="7EE11361"/>
    <w:rsid w:val="7EE8872A"/>
    <w:rsid w:val="7EEC3809"/>
    <w:rsid w:val="7EED0DB8"/>
    <w:rsid w:val="7EFBD3F9"/>
    <w:rsid w:val="7F0059F5"/>
    <w:rsid w:val="7F00AD8F"/>
    <w:rsid w:val="7F028BC1"/>
    <w:rsid w:val="7F04357A"/>
    <w:rsid w:val="7F056D40"/>
    <w:rsid w:val="7F06438C"/>
    <w:rsid w:val="7F0B63A2"/>
    <w:rsid w:val="7F0E66DD"/>
    <w:rsid w:val="7F0ECB48"/>
    <w:rsid w:val="7F1FD8A5"/>
    <w:rsid w:val="7F228D2E"/>
    <w:rsid w:val="7F251FDE"/>
    <w:rsid w:val="7F27242E"/>
    <w:rsid w:val="7F30D607"/>
    <w:rsid w:val="7F39DB62"/>
    <w:rsid w:val="7F3A3C2C"/>
    <w:rsid w:val="7F3CF387"/>
    <w:rsid w:val="7F3D1B7A"/>
    <w:rsid w:val="7F4A6AB3"/>
    <w:rsid w:val="7F523EDB"/>
    <w:rsid w:val="7F53FBFD"/>
    <w:rsid w:val="7F543BE9"/>
    <w:rsid w:val="7F55C77D"/>
    <w:rsid w:val="7F58E20F"/>
    <w:rsid w:val="7F59B8A4"/>
    <w:rsid w:val="7F5B450A"/>
    <w:rsid w:val="7F5C4628"/>
    <w:rsid w:val="7F5FE315"/>
    <w:rsid w:val="7F60ED64"/>
    <w:rsid w:val="7F61CBC4"/>
    <w:rsid w:val="7F639112"/>
    <w:rsid w:val="7F64B72B"/>
    <w:rsid w:val="7F673EE7"/>
    <w:rsid w:val="7F6791D6"/>
    <w:rsid w:val="7F6A8C94"/>
    <w:rsid w:val="7F6B0599"/>
    <w:rsid w:val="7F6BDA30"/>
    <w:rsid w:val="7F75727C"/>
    <w:rsid w:val="7F7C2962"/>
    <w:rsid w:val="7F834B80"/>
    <w:rsid w:val="7F881D3B"/>
    <w:rsid w:val="7F895668"/>
    <w:rsid w:val="7F977399"/>
    <w:rsid w:val="7F99CA48"/>
    <w:rsid w:val="7FA1BA50"/>
    <w:rsid w:val="7FB0E6AF"/>
    <w:rsid w:val="7FB23566"/>
    <w:rsid w:val="7FB5540D"/>
    <w:rsid w:val="7FC0AC44"/>
    <w:rsid w:val="7FCD474C"/>
    <w:rsid w:val="7FCDF490"/>
    <w:rsid w:val="7FD38227"/>
    <w:rsid w:val="7FD5B189"/>
    <w:rsid w:val="7FD6D29E"/>
    <w:rsid w:val="7FDBD3BF"/>
    <w:rsid w:val="7FE68DCD"/>
    <w:rsid w:val="7FEC066C"/>
    <w:rsid w:val="7FF14D7E"/>
    <w:rsid w:val="7FF231D6"/>
    <w:rsid w:val="7FF6058F"/>
    <w:rsid w:val="7FF619D5"/>
    <w:rsid w:val="7FF99A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C7A547"/>
  <w15:docId w15:val="{1202A687-467B-40E7-8583-3B06D22AB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97E"/>
    <w:pPr>
      <w:spacing w:after="160" w:line="259" w:lineRule="auto"/>
    </w:pPr>
    <w:rPr>
      <w:rFonts w:eastAsiaTheme="minorHAnsi"/>
      <w:sz w:val="22"/>
      <w:szCs w:val="22"/>
      <w:lang w:val="en-GB" w:eastAsia="en-US"/>
    </w:rPr>
  </w:style>
  <w:style w:type="paragraph" w:styleId="Heading1">
    <w:name w:val="heading 1"/>
    <w:basedOn w:val="Normal"/>
    <w:link w:val="Heading1Char"/>
    <w:uiPriority w:val="9"/>
    <w:qFormat/>
    <w:rsid w:val="00A76EE3"/>
    <w:pPr>
      <w:widowControl w:val="0"/>
      <w:autoSpaceDE w:val="0"/>
      <w:autoSpaceDN w:val="0"/>
      <w:spacing w:after="0" w:line="240" w:lineRule="auto"/>
      <w:ind w:left="966"/>
      <w:jc w:val="center"/>
      <w:outlineLvl w:val="0"/>
    </w:pPr>
    <w:rPr>
      <w:rFonts w:eastAsia="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uppressAutoHyphens/>
      <w:spacing w:line="240" w:lineRule="auto"/>
    </w:pPr>
    <w:rPr>
      <w:sz w:val="20"/>
      <w:szCs w:val="20"/>
      <w:lang w:val="en-IE"/>
    </w:rPr>
  </w:style>
  <w:style w:type="paragraph" w:styleId="CommentSubject">
    <w:name w:val="annotation subject"/>
    <w:basedOn w:val="CommentText"/>
    <w:next w:val="CommentText"/>
    <w:link w:val="CommentSubjectChar"/>
    <w:uiPriority w:val="99"/>
    <w:semiHidden/>
    <w:unhideWhenUsed/>
    <w:qFormat/>
    <w:pPr>
      <w:suppressAutoHyphens w:val="0"/>
    </w:pPr>
    <w:rPr>
      <w:b/>
      <w:bCs/>
      <w:lang w:val="de-D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39"/>
    <w:qFormat/>
    <w:pPr>
      <w:suppressAutoHyphens/>
    </w:pPr>
    <w:rPr>
      <w:lang w:val="nl-NL" w:eastAsia="zh-CN" w:bidi="hi-IN"/>
    </w:rPr>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paragraph" w:styleId="ListParagraph">
    <w:name w:val="List Paragraph"/>
    <w:basedOn w:val="Normal"/>
    <w:link w:val="ListParagraphChar"/>
    <w:uiPriority w:val="34"/>
    <w:qFormat/>
    <w:pPr>
      <w:ind w:left="720"/>
      <w:contextualSpacing/>
    </w:pPr>
  </w:style>
  <w:style w:type="character" w:customStyle="1" w:styleId="CommentTextChar">
    <w:name w:val="Comment Text Char"/>
    <w:basedOn w:val="DefaultParagraphFont"/>
    <w:link w:val="CommentText"/>
    <w:uiPriority w:val="99"/>
    <w:rPr>
      <w:sz w:val="20"/>
      <w:szCs w:val="20"/>
      <w:lang w:val="en-IE"/>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CommentSubjectChar">
    <w:name w:val="Comment Subject Char"/>
    <w:basedOn w:val="CommentTextChar"/>
    <w:link w:val="CommentSubject"/>
    <w:uiPriority w:val="99"/>
    <w:semiHidden/>
    <w:rPr>
      <w:b/>
      <w:bCs/>
      <w:sz w:val="20"/>
      <w:szCs w:val="20"/>
      <w:lang w:val="en-IE"/>
    </w:rPr>
  </w:style>
  <w:style w:type="paragraph" w:customStyle="1" w:styleId="Default">
    <w:name w:val="Default"/>
    <w:basedOn w:val="Normal"/>
    <w:pPr>
      <w:autoSpaceDE w:val="0"/>
      <w:autoSpaceDN w:val="0"/>
      <w:spacing w:after="0" w:line="240" w:lineRule="auto"/>
    </w:pPr>
    <w:rPr>
      <w:rFonts w:ascii="Calibri" w:hAnsi="Calibri" w:cs="Calibri"/>
      <w:color w:val="000000"/>
      <w:sz w:val="24"/>
      <w:szCs w:val="24"/>
      <w:lang w:val="nl-NL" w:eastAsia="nl-NL"/>
    </w:rPr>
  </w:style>
  <w:style w:type="paragraph" w:customStyle="1" w:styleId="berarbeitung1">
    <w:name w:val="Überarbeitung1"/>
    <w:hidden/>
    <w:uiPriority w:val="99"/>
    <w:semiHidden/>
    <w:qFormat/>
    <w:rPr>
      <w:rFonts w:asciiTheme="minorHAnsi" w:eastAsiaTheme="minorHAnsi" w:hAnsiTheme="minorHAnsi" w:cstheme="minorBidi"/>
      <w:sz w:val="22"/>
      <w:szCs w:val="22"/>
      <w:lang w:eastAsia="en-US"/>
    </w:rPr>
  </w:style>
  <w:style w:type="paragraph" w:styleId="Revision">
    <w:name w:val="Revision"/>
    <w:hidden/>
    <w:uiPriority w:val="99"/>
    <w:semiHidden/>
    <w:rsid w:val="001C3A03"/>
    <w:rPr>
      <w:rFonts w:asciiTheme="minorHAnsi" w:eastAsiaTheme="minorHAnsi" w:hAnsiTheme="minorHAnsi" w:cstheme="minorBidi"/>
      <w:sz w:val="22"/>
      <w:szCs w:val="22"/>
      <w:lang w:eastAsia="en-US"/>
    </w:rPr>
  </w:style>
  <w:style w:type="paragraph" w:styleId="Subtitle">
    <w:name w:val="Subtitle"/>
    <w:basedOn w:val="Normal"/>
    <w:next w:val="Normal"/>
    <w:link w:val="SubtitleChar"/>
    <w:uiPriority w:val="11"/>
    <w:qFormat/>
    <w:rsid w:val="007D69D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D69DA"/>
    <w:rPr>
      <w:rFonts w:asciiTheme="minorHAnsi" w:eastAsiaTheme="minorEastAsia" w:hAnsiTheme="minorHAnsi" w:cstheme="minorBidi"/>
      <w:color w:val="5A5A5A" w:themeColor="text1" w:themeTint="A5"/>
      <w:spacing w:val="15"/>
      <w:sz w:val="22"/>
      <w:szCs w:val="22"/>
      <w:lang w:eastAsia="en-US"/>
    </w:rPr>
  </w:style>
  <w:style w:type="paragraph" w:styleId="FootnoteText">
    <w:name w:val="footnote text"/>
    <w:basedOn w:val="Normal"/>
    <w:link w:val="FootnoteTextChar"/>
    <w:uiPriority w:val="99"/>
    <w:unhideWhenUsed/>
    <w:qFormat/>
    <w:rsid w:val="00081A43"/>
    <w:pPr>
      <w:spacing w:after="0" w:line="240" w:lineRule="auto"/>
    </w:pPr>
    <w:rPr>
      <w:sz w:val="20"/>
      <w:szCs w:val="20"/>
    </w:rPr>
  </w:style>
  <w:style w:type="character" w:customStyle="1" w:styleId="FootnoteTextChar">
    <w:name w:val="Footnote Text Char"/>
    <w:basedOn w:val="DefaultParagraphFont"/>
    <w:link w:val="FootnoteText"/>
    <w:uiPriority w:val="99"/>
    <w:rsid w:val="00081A43"/>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081A43"/>
    <w:rPr>
      <w:vertAlign w:val="superscript"/>
    </w:rPr>
  </w:style>
  <w:style w:type="character" w:styleId="UnresolvedMention">
    <w:name w:val="Unresolved Mention"/>
    <w:basedOn w:val="DefaultParagraphFont"/>
    <w:uiPriority w:val="99"/>
    <w:semiHidden/>
    <w:unhideWhenUsed/>
    <w:rsid w:val="004C09C6"/>
    <w:rPr>
      <w:color w:val="605E5C"/>
      <w:shd w:val="clear" w:color="auto" w:fill="E1DFDD"/>
    </w:rPr>
  </w:style>
  <w:style w:type="paragraph" w:styleId="NormalWeb">
    <w:name w:val="Normal (Web)"/>
    <w:basedOn w:val="Normal"/>
    <w:uiPriority w:val="99"/>
    <w:unhideWhenUsed/>
    <w:rsid w:val="003024DF"/>
    <w:pPr>
      <w:spacing w:before="100" w:beforeAutospacing="1" w:after="100" w:afterAutospacing="1" w:line="240" w:lineRule="auto"/>
    </w:pPr>
    <w:rPr>
      <w:rFonts w:eastAsia="Times New Roman"/>
      <w:sz w:val="24"/>
      <w:szCs w:val="24"/>
      <w:lang w:eastAsia="de-DE"/>
    </w:rPr>
  </w:style>
  <w:style w:type="character" w:customStyle="1" w:styleId="cf01">
    <w:name w:val="cf01"/>
    <w:basedOn w:val="DefaultParagraphFont"/>
    <w:rsid w:val="00B21F4B"/>
    <w:rPr>
      <w:rFonts w:ascii="Segoe UI" w:hAnsi="Segoe UI" w:cs="Segoe UI" w:hint="default"/>
      <w:sz w:val="18"/>
      <w:szCs w:val="18"/>
    </w:rPr>
  </w:style>
  <w:style w:type="paragraph" w:styleId="BodyText">
    <w:name w:val="Body Text"/>
    <w:basedOn w:val="Normal"/>
    <w:link w:val="BodyTextChar"/>
    <w:uiPriority w:val="1"/>
    <w:qFormat/>
    <w:rsid w:val="00185D15"/>
    <w:pPr>
      <w:widowControl w:val="0"/>
      <w:autoSpaceDE w:val="0"/>
      <w:autoSpaceDN w:val="0"/>
      <w:spacing w:before="120" w:after="0" w:line="240" w:lineRule="auto"/>
      <w:jc w:val="both"/>
    </w:pPr>
    <w:rPr>
      <w:rFonts w:eastAsia="Times New Roman"/>
      <w:sz w:val="24"/>
      <w:szCs w:val="24"/>
      <w:lang w:val="en-US"/>
    </w:rPr>
  </w:style>
  <w:style w:type="character" w:customStyle="1" w:styleId="BodyTextChar">
    <w:name w:val="Body Text Char"/>
    <w:basedOn w:val="DefaultParagraphFont"/>
    <w:link w:val="BodyText"/>
    <w:uiPriority w:val="1"/>
    <w:rsid w:val="00185D15"/>
    <w:rPr>
      <w:rFonts w:eastAsia="Times New Roman"/>
      <w:sz w:val="24"/>
      <w:szCs w:val="24"/>
      <w:lang w:val="en-US" w:eastAsia="en-US"/>
    </w:rPr>
  </w:style>
  <w:style w:type="character" w:customStyle="1" w:styleId="Heading1Char">
    <w:name w:val="Heading 1 Char"/>
    <w:basedOn w:val="DefaultParagraphFont"/>
    <w:link w:val="Heading1"/>
    <w:uiPriority w:val="9"/>
    <w:rsid w:val="00A76EE3"/>
    <w:rPr>
      <w:rFonts w:eastAsia="Times New Roman"/>
      <w:b/>
      <w:bCs/>
      <w:sz w:val="24"/>
      <w:szCs w:val="24"/>
      <w:lang w:val="en-US" w:eastAsia="en-US"/>
    </w:rPr>
  </w:style>
  <w:style w:type="character" w:customStyle="1" w:styleId="ListParagraphChar">
    <w:name w:val="List Paragraph Char"/>
    <w:link w:val="ListParagraph"/>
    <w:uiPriority w:val="34"/>
    <w:locked/>
    <w:rsid w:val="008E1EBF"/>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6047">
      <w:bodyDiv w:val="1"/>
      <w:marLeft w:val="0"/>
      <w:marRight w:val="0"/>
      <w:marTop w:val="0"/>
      <w:marBottom w:val="0"/>
      <w:divBdr>
        <w:top w:val="none" w:sz="0" w:space="0" w:color="auto"/>
        <w:left w:val="none" w:sz="0" w:space="0" w:color="auto"/>
        <w:bottom w:val="none" w:sz="0" w:space="0" w:color="auto"/>
        <w:right w:val="none" w:sz="0" w:space="0" w:color="auto"/>
      </w:divBdr>
    </w:div>
    <w:div w:id="73743729">
      <w:bodyDiv w:val="1"/>
      <w:marLeft w:val="0"/>
      <w:marRight w:val="0"/>
      <w:marTop w:val="0"/>
      <w:marBottom w:val="0"/>
      <w:divBdr>
        <w:top w:val="none" w:sz="0" w:space="0" w:color="auto"/>
        <w:left w:val="none" w:sz="0" w:space="0" w:color="auto"/>
        <w:bottom w:val="none" w:sz="0" w:space="0" w:color="auto"/>
        <w:right w:val="none" w:sz="0" w:space="0" w:color="auto"/>
      </w:divBdr>
    </w:div>
    <w:div w:id="262688416">
      <w:bodyDiv w:val="1"/>
      <w:marLeft w:val="0"/>
      <w:marRight w:val="0"/>
      <w:marTop w:val="0"/>
      <w:marBottom w:val="0"/>
      <w:divBdr>
        <w:top w:val="none" w:sz="0" w:space="0" w:color="auto"/>
        <w:left w:val="none" w:sz="0" w:space="0" w:color="auto"/>
        <w:bottom w:val="none" w:sz="0" w:space="0" w:color="auto"/>
        <w:right w:val="none" w:sz="0" w:space="0" w:color="auto"/>
      </w:divBdr>
    </w:div>
    <w:div w:id="636185981">
      <w:bodyDiv w:val="1"/>
      <w:marLeft w:val="0"/>
      <w:marRight w:val="0"/>
      <w:marTop w:val="0"/>
      <w:marBottom w:val="0"/>
      <w:divBdr>
        <w:top w:val="none" w:sz="0" w:space="0" w:color="auto"/>
        <w:left w:val="none" w:sz="0" w:space="0" w:color="auto"/>
        <w:bottom w:val="none" w:sz="0" w:space="0" w:color="auto"/>
        <w:right w:val="none" w:sz="0" w:space="0" w:color="auto"/>
      </w:divBdr>
    </w:div>
    <w:div w:id="813133689">
      <w:bodyDiv w:val="1"/>
      <w:marLeft w:val="0"/>
      <w:marRight w:val="0"/>
      <w:marTop w:val="0"/>
      <w:marBottom w:val="0"/>
      <w:divBdr>
        <w:top w:val="none" w:sz="0" w:space="0" w:color="auto"/>
        <w:left w:val="none" w:sz="0" w:space="0" w:color="auto"/>
        <w:bottom w:val="none" w:sz="0" w:space="0" w:color="auto"/>
        <w:right w:val="none" w:sz="0" w:space="0" w:color="auto"/>
      </w:divBdr>
      <w:divsChild>
        <w:div w:id="78059444">
          <w:marLeft w:val="0"/>
          <w:marRight w:val="0"/>
          <w:marTop w:val="0"/>
          <w:marBottom w:val="0"/>
          <w:divBdr>
            <w:top w:val="none" w:sz="0" w:space="0" w:color="auto"/>
            <w:left w:val="none" w:sz="0" w:space="0" w:color="auto"/>
            <w:bottom w:val="none" w:sz="0" w:space="0" w:color="auto"/>
            <w:right w:val="none" w:sz="0" w:space="0" w:color="auto"/>
          </w:divBdr>
          <w:divsChild>
            <w:div w:id="487554157">
              <w:marLeft w:val="0"/>
              <w:marRight w:val="0"/>
              <w:marTop w:val="0"/>
              <w:marBottom w:val="0"/>
              <w:divBdr>
                <w:top w:val="none" w:sz="0" w:space="0" w:color="auto"/>
                <w:left w:val="none" w:sz="0" w:space="0" w:color="auto"/>
                <w:bottom w:val="none" w:sz="0" w:space="0" w:color="auto"/>
                <w:right w:val="none" w:sz="0" w:space="0" w:color="auto"/>
              </w:divBdr>
            </w:div>
          </w:divsChild>
        </w:div>
        <w:div w:id="128019715">
          <w:marLeft w:val="0"/>
          <w:marRight w:val="0"/>
          <w:marTop w:val="0"/>
          <w:marBottom w:val="0"/>
          <w:divBdr>
            <w:top w:val="none" w:sz="0" w:space="0" w:color="auto"/>
            <w:left w:val="none" w:sz="0" w:space="0" w:color="auto"/>
            <w:bottom w:val="none" w:sz="0" w:space="0" w:color="auto"/>
            <w:right w:val="none" w:sz="0" w:space="0" w:color="auto"/>
          </w:divBdr>
          <w:divsChild>
            <w:div w:id="976884267">
              <w:marLeft w:val="0"/>
              <w:marRight w:val="0"/>
              <w:marTop w:val="0"/>
              <w:marBottom w:val="0"/>
              <w:divBdr>
                <w:top w:val="none" w:sz="0" w:space="0" w:color="auto"/>
                <w:left w:val="none" w:sz="0" w:space="0" w:color="auto"/>
                <w:bottom w:val="none" w:sz="0" w:space="0" w:color="auto"/>
                <w:right w:val="none" w:sz="0" w:space="0" w:color="auto"/>
              </w:divBdr>
            </w:div>
          </w:divsChild>
        </w:div>
        <w:div w:id="330256187">
          <w:marLeft w:val="0"/>
          <w:marRight w:val="0"/>
          <w:marTop w:val="0"/>
          <w:marBottom w:val="0"/>
          <w:divBdr>
            <w:top w:val="none" w:sz="0" w:space="0" w:color="auto"/>
            <w:left w:val="none" w:sz="0" w:space="0" w:color="auto"/>
            <w:bottom w:val="none" w:sz="0" w:space="0" w:color="auto"/>
            <w:right w:val="none" w:sz="0" w:space="0" w:color="auto"/>
          </w:divBdr>
          <w:divsChild>
            <w:div w:id="1826555908">
              <w:marLeft w:val="0"/>
              <w:marRight w:val="0"/>
              <w:marTop w:val="0"/>
              <w:marBottom w:val="0"/>
              <w:divBdr>
                <w:top w:val="none" w:sz="0" w:space="0" w:color="auto"/>
                <w:left w:val="none" w:sz="0" w:space="0" w:color="auto"/>
                <w:bottom w:val="none" w:sz="0" w:space="0" w:color="auto"/>
                <w:right w:val="none" w:sz="0" w:space="0" w:color="auto"/>
              </w:divBdr>
            </w:div>
          </w:divsChild>
        </w:div>
        <w:div w:id="331488010">
          <w:marLeft w:val="0"/>
          <w:marRight w:val="0"/>
          <w:marTop w:val="0"/>
          <w:marBottom w:val="0"/>
          <w:divBdr>
            <w:top w:val="none" w:sz="0" w:space="0" w:color="auto"/>
            <w:left w:val="none" w:sz="0" w:space="0" w:color="auto"/>
            <w:bottom w:val="none" w:sz="0" w:space="0" w:color="auto"/>
            <w:right w:val="none" w:sz="0" w:space="0" w:color="auto"/>
          </w:divBdr>
          <w:divsChild>
            <w:div w:id="248272225">
              <w:marLeft w:val="0"/>
              <w:marRight w:val="0"/>
              <w:marTop w:val="0"/>
              <w:marBottom w:val="0"/>
              <w:divBdr>
                <w:top w:val="none" w:sz="0" w:space="0" w:color="auto"/>
                <w:left w:val="none" w:sz="0" w:space="0" w:color="auto"/>
                <w:bottom w:val="none" w:sz="0" w:space="0" w:color="auto"/>
                <w:right w:val="none" w:sz="0" w:space="0" w:color="auto"/>
              </w:divBdr>
            </w:div>
          </w:divsChild>
        </w:div>
        <w:div w:id="343289938">
          <w:marLeft w:val="0"/>
          <w:marRight w:val="0"/>
          <w:marTop w:val="0"/>
          <w:marBottom w:val="0"/>
          <w:divBdr>
            <w:top w:val="none" w:sz="0" w:space="0" w:color="auto"/>
            <w:left w:val="none" w:sz="0" w:space="0" w:color="auto"/>
            <w:bottom w:val="none" w:sz="0" w:space="0" w:color="auto"/>
            <w:right w:val="none" w:sz="0" w:space="0" w:color="auto"/>
          </w:divBdr>
          <w:divsChild>
            <w:div w:id="259224258">
              <w:marLeft w:val="0"/>
              <w:marRight w:val="0"/>
              <w:marTop w:val="0"/>
              <w:marBottom w:val="0"/>
              <w:divBdr>
                <w:top w:val="none" w:sz="0" w:space="0" w:color="auto"/>
                <w:left w:val="none" w:sz="0" w:space="0" w:color="auto"/>
                <w:bottom w:val="none" w:sz="0" w:space="0" w:color="auto"/>
                <w:right w:val="none" w:sz="0" w:space="0" w:color="auto"/>
              </w:divBdr>
            </w:div>
          </w:divsChild>
        </w:div>
        <w:div w:id="426075278">
          <w:marLeft w:val="0"/>
          <w:marRight w:val="0"/>
          <w:marTop w:val="0"/>
          <w:marBottom w:val="0"/>
          <w:divBdr>
            <w:top w:val="none" w:sz="0" w:space="0" w:color="auto"/>
            <w:left w:val="none" w:sz="0" w:space="0" w:color="auto"/>
            <w:bottom w:val="none" w:sz="0" w:space="0" w:color="auto"/>
            <w:right w:val="none" w:sz="0" w:space="0" w:color="auto"/>
          </w:divBdr>
          <w:divsChild>
            <w:div w:id="508760800">
              <w:marLeft w:val="0"/>
              <w:marRight w:val="0"/>
              <w:marTop w:val="0"/>
              <w:marBottom w:val="0"/>
              <w:divBdr>
                <w:top w:val="none" w:sz="0" w:space="0" w:color="auto"/>
                <w:left w:val="none" w:sz="0" w:space="0" w:color="auto"/>
                <w:bottom w:val="none" w:sz="0" w:space="0" w:color="auto"/>
                <w:right w:val="none" w:sz="0" w:space="0" w:color="auto"/>
              </w:divBdr>
            </w:div>
          </w:divsChild>
        </w:div>
        <w:div w:id="446387477">
          <w:marLeft w:val="0"/>
          <w:marRight w:val="0"/>
          <w:marTop w:val="0"/>
          <w:marBottom w:val="0"/>
          <w:divBdr>
            <w:top w:val="none" w:sz="0" w:space="0" w:color="auto"/>
            <w:left w:val="none" w:sz="0" w:space="0" w:color="auto"/>
            <w:bottom w:val="none" w:sz="0" w:space="0" w:color="auto"/>
            <w:right w:val="none" w:sz="0" w:space="0" w:color="auto"/>
          </w:divBdr>
          <w:divsChild>
            <w:div w:id="1661617211">
              <w:marLeft w:val="0"/>
              <w:marRight w:val="0"/>
              <w:marTop w:val="0"/>
              <w:marBottom w:val="0"/>
              <w:divBdr>
                <w:top w:val="none" w:sz="0" w:space="0" w:color="auto"/>
                <w:left w:val="none" w:sz="0" w:space="0" w:color="auto"/>
                <w:bottom w:val="none" w:sz="0" w:space="0" w:color="auto"/>
                <w:right w:val="none" w:sz="0" w:space="0" w:color="auto"/>
              </w:divBdr>
            </w:div>
          </w:divsChild>
        </w:div>
        <w:div w:id="450126769">
          <w:marLeft w:val="0"/>
          <w:marRight w:val="0"/>
          <w:marTop w:val="0"/>
          <w:marBottom w:val="0"/>
          <w:divBdr>
            <w:top w:val="none" w:sz="0" w:space="0" w:color="auto"/>
            <w:left w:val="none" w:sz="0" w:space="0" w:color="auto"/>
            <w:bottom w:val="none" w:sz="0" w:space="0" w:color="auto"/>
            <w:right w:val="none" w:sz="0" w:space="0" w:color="auto"/>
          </w:divBdr>
          <w:divsChild>
            <w:div w:id="1682704051">
              <w:marLeft w:val="0"/>
              <w:marRight w:val="0"/>
              <w:marTop w:val="0"/>
              <w:marBottom w:val="0"/>
              <w:divBdr>
                <w:top w:val="none" w:sz="0" w:space="0" w:color="auto"/>
                <w:left w:val="none" w:sz="0" w:space="0" w:color="auto"/>
                <w:bottom w:val="none" w:sz="0" w:space="0" w:color="auto"/>
                <w:right w:val="none" w:sz="0" w:space="0" w:color="auto"/>
              </w:divBdr>
            </w:div>
          </w:divsChild>
        </w:div>
        <w:div w:id="450898623">
          <w:marLeft w:val="0"/>
          <w:marRight w:val="0"/>
          <w:marTop w:val="0"/>
          <w:marBottom w:val="0"/>
          <w:divBdr>
            <w:top w:val="none" w:sz="0" w:space="0" w:color="auto"/>
            <w:left w:val="none" w:sz="0" w:space="0" w:color="auto"/>
            <w:bottom w:val="none" w:sz="0" w:space="0" w:color="auto"/>
            <w:right w:val="none" w:sz="0" w:space="0" w:color="auto"/>
          </w:divBdr>
          <w:divsChild>
            <w:div w:id="1117410681">
              <w:marLeft w:val="0"/>
              <w:marRight w:val="0"/>
              <w:marTop w:val="0"/>
              <w:marBottom w:val="0"/>
              <w:divBdr>
                <w:top w:val="none" w:sz="0" w:space="0" w:color="auto"/>
                <w:left w:val="none" w:sz="0" w:space="0" w:color="auto"/>
                <w:bottom w:val="none" w:sz="0" w:space="0" w:color="auto"/>
                <w:right w:val="none" w:sz="0" w:space="0" w:color="auto"/>
              </w:divBdr>
            </w:div>
          </w:divsChild>
        </w:div>
        <w:div w:id="470172946">
          <w:marLeft w:val="0"/>
          <w:marRight w:val="0"/>
          <w:marTop w:val="0"/>
          <w:marBottom w:val="0"/>
          <w:divBdr>
            <w:top w:val="none" w:sz="0" w:space="0" w:color="auto"/>
            <w:left w:val="none" w:sz="0" w:space="0" w:color="auto"/>
            <w:bottom w:val="none" w:sz="0" w:space="0" w:color="auto"/>
            <w:right w:val="none" w:sz="0" w:space="0" w:color="auto"/>
          </w:divBdr>
          <w:divsChild>
            <w:div w:id="1548758160">
              <w:marLeft w:val="0"/>
              <w:marRight w:val="0"/>
              <w:marTop w:val="0"/>
              <w:marBottom w:val="0"/>
              <w:divBdr>
                <w:top w:val="none" w:sz="0" w:space="0" w:color="auto"/>
                <w:left w:val="none" w:sz="0" w:space="0" w:color="auto"/>
                <w:bottom w:val="none" w:sz="0" w:space="0" w:color="auto"/>
                <w:right w:val="none" w:sz="0" w:space="0" w:color="auto"/>
              </w:divBdr>
            </w:div>
          </w:divsChild>
        </w:div>
        <w:div w:id="489446688">
          <w:marLeft w:val="0"/>
          <w:marRight w:val="0"/>
          <w:marTop w:val="0"/>
          <w:marBottom w:val="0"/>
          <w:divBdr>
            <w:top w:val="none" w:sz="0" w:space="0" w:color="auto"/>
            <w:left w:val="none" w:sz="0" w:space="0" w:color="auto"/>
            <w:bottom w:val="none" w:sz="0" w:space="0" w:color="auto"/>
            <w:right w:val="none" w:sz="0" w:space="0" w:color="auto"/>
          </w:divBdr>
          <w:divsChild>
            <w:div w:id="913662683">
              <w:marLeft w:val="0"/>
              <w:marRight w:val="0"/>
              <w:marTop w:val="0"/>
              <w:marBottom w:val="0"/>
              <w:divBdr>
                <w:top w:val="none" w:sz="0" w:space="0" w:color="auto"/>
                <w:left w:val="none" w:sz="0" w:space="0" w:color="auto"/>
                <w:bottom w:val="none" w:sz="0" w:space="0" w:color="auto"/>
                <w:right w:val="none" w:sz="0" w:space="0" w:color="auto"/>
              </w:divBdr>
            </w:div>
          </w:divsChild>
        </w:div>
        <w:div w:id="531309657">
          <w:marLeft w:val="0"/>
          <w:marRight w:val="0"/>
          <w:marTop w:val="0"/>
          <w:marBottom w:val="0"/>
          <w:divBdr>
            <w:top w:val="none" w:sz="0" w:space="0" w:color="auto"/>
            <w:left w:val="none" w:sz="0" w:space="0" w:color="auto"/>
            <w:bottom w:val="none" w:sz="0" w:space="0" w:color="auto"/>
            <w:right w:val="none" w:sz="0" w:space="0" w:color="auto"/>
          </w:divBdr>
          <w:divsChild>
            <w:div w:id="28191664">
              <w:marLeft w:val="0"/>
              <w:marRight w:val="0"/>
              <w:marTop w:val="0"/>
              <w:marBottom w:val="0"/>
              <w:divBdr>
                <w:top w:val="none" w:sz="0" w:space="0" w:color="auto"/>
                <w:left w:val="none" w:sz="0" w:space="0" w:color="auto"/>
                <w:bottom w:val="none" w:sz="0" w:space="0" w:color="auto"/>
                <w:right w:val="none" w:sz="0" w:space="0" w:color="auto"/>
              </w:divBdr>
            </w:div>
          </w:divsChild>
        </w:div>
        <w:div w:id="677197435">
          <w:marLeft w:val="0"/>
          <w:marRight w:val="0"/>
          <w:marTop w:val="0"/>
          <w:marBottom w:val="0"/>
          <w:divBdr>
            <w:top w:val="none" w:sz="0" w:space="0" w:color="auto"/>
            <w:left w:val="none" w:sz="0" w:space="0" w:color="auto"/>
            <w:bottom w:val="none" w:sz="0" w:space="0" w:color="auto"/>
            <w:right w:val="none" w:sz="0" w:space="0" w:color="auto"/>
          </w:divBdr>
          <w:divsChild>
            <w:div w:id="2068644722">
              <w:marLeft w:val="0"/>
              <w:marRight w:val="0"/>
              <w:marTop w:val="0"/>
              <w:marBottom w:val="0"/>
              <w:divBdr>
                <w:top w:val="none" w:sz="0" w:space="0" w:color="auto"/>
                <w:left w:val="none" w:sz="0" w:space="0" w:color="auto"/>
                <w:bottom w:val="none" w:sz="0" w:space="0" w:color="auto"/>
                <w:right w:val="none" w:sz="0" w:space="0" w:color="auto"/>
              </w:divBdr>
            </w:div>
          </w:divsChild>
        </w:div>
        <w:div w:id="718364460">
          <w:marLeft w:val="0"/>
          <w:marRight w:val="0"/>
          <w:marTop w:val="0"/>
          <w:marBottom w:val="0"/>
          <w:divBdr>
            <w:top w:val="none" w:sz="0" w:space="0" w:color="auto"/>
            <w:left w:val="none" w:sz="0" w:space="0" w:color="auto"/>
            <w:bottom w:val="none" w:sz="0" w:space="0" w:color="auto"/>
            <w:right w:val="none" w:sz="0" w:space="0" w:color="auto"/>
          </w:divBdr>
          <w:divsChild>
            <w:div w:id="2069836985">
              <w:marLeft w:val="0"/>
              <w:marRight w:val="0"/>
              <w:marTop w:val="0"/>
              <w:marBottom w:val="0"/>
              <w:divBdr>
                <w:top w:val="none" w:sz="0" w:space="0" w:color="auto"/>
                <w:left w:val="none" w:sz="0" w:space="0" w:color="auto"/>
                <w:bottom w:val="none" w:sz="0" w:space="0" w:color="auto"/>
                <w:right w:val="none" w:sz="0" w:space="0" w:color="auto"/>
              </w:divBdr>
            </w:div>
          </w:divsChild>
        </w:div>
        <w:div w:id="742261463">
          <w:marLeft w:val="0"/>
          <w:marRight w:val="0"/>
          <w:marTop w:val="0"/>
          <w:marBottom w:val="0"/>
          <w:divBdr>
            <w:top w:val="none" w:sz="0" w:space="0" w:color="auto"/>
            <w:left w:val="none" w:sz="0" w:space="0" w:color="auto"/>
            <w:bottom w:val="none" w:sz="0" w:space="0" w:color="auto"/>
            <w:right w:val="none" w:sz="0" w:space="0" w:color="auto"/>
          </w:divBdr>
          <w:divsChild>
            <w:div w:id="357125734">
              <w:marLeft w:val="0"/>
              <w:marRight w:val="0"/>
              <w:marTop w:val="0"/>
              <w:marBottom w:val="0"/>
              <w:divBdr>
                <w:top w:val="none" w:sz="0" w:space="0" w:color="auto"/>
                <w:left w:val="none" w:sz="0" w:space="0" w:color="auto"/>
                <w:bottom w:val="none" w:sz="0" w:space="0" w:color="auto"/>
                <w:right w:val="none" w:sz="0" w:space="0" w:color="auto"/>
              </w:divBdr>
            </w:div>
          </w:divsChild>
        </w:div>
        <w:div w:id="759912096">
          <w:marLeft w:val="0"/>
          <w:marRight w:val="0"/>
          <w:marTop w:val="0"/>
          <w:marBottom w:val="0"/>
          <w:divBdr>
            <w:top w:val="none" w:sz="0" w:space="0" w:color="auto"/>
            <w:left w:val="none" w:sz="0" w:space="0" w:color="auto"/>
            <w:bottom w:val="none" w:sz="0" w:space="0" w:color="auto"/>
            <w:right w:val="none" w:sz="0" w:space="0" w:color="auto"/>
          </w:divBdr>
          <w:divsChild>
            <w:div w:id="1736272868">
              <w:marLeft w:val="0"/>
              <w:marRight w:val="0"/>
              <w:marTop w:val="0"/>
              <w:marBottom w:val="0"/>
              <w:divBdr>
                <w:top w:val="none" w:sz="0" w:space="0" w:color="auto"/>
                <w:left w:val="none" w:sz="0" w:space="0" w:color="auto"/>
                <w:bottom w:val="none" w:sz="0" w:space="0" w:color="auto"/>
                <w:right w:val="none" w:sz="0" w:space="0" w:color="auto"/>
              </w:divBdr>
            </w:div>
          </w:divsChild>
        </w:div>
        <w:div w:id="840660496">
          <w:marLeft w:val="0"/>
          <w:marRight w:val="0"/>
          <w:marTop w:val="0"/>
          <w:marBottom w:val="0"/>
          <w:divBdr>
            <w:top w:val="none" w:sz="0" w:space="0" w:color="auto"/>
            <w:left w:val="none" w:sz="0" w:space="0" w:color="auto"/>
            <w:bottom w:val="none" w:sz="0" w:space="0" w:color="auto"/>
            <w:right w:val="none" w:sz="0" w:space="0" w:color="auto"/>
          </w:divBdr>
          <w:divsChild>
            <w:div w:id="603339621">
              <w:marLeft w:val="0"/>
              <w:marRight w:val="0"/>
              <w:marTop w:val="0"/>
              <w:marBottom w:val="0"/>
              <w:divBdr>
                <w:top w:val="none" w:sz="0" w:space="0" w:color="auto"/>
                <w:left w:val="none" w:sz="0" w:space="0" w:color="auto"/>
                <w:bottom w:val="none" w:sz="0" w:space="0" w:color="auto"/>
                <w:right w:val="none" w:sz="0" w:space="0" w:color="auto"/>
              </w:divBdr>
            </w:div>
          </w:divsChild>
        </w:div>
        <w:div w:id="930309317">
          <w:marLeft w:val="0"/>
          <w:marRight w:val="0"/>
          <w:marTop w:val="0"/>
          <w:marBottom w:val="0"/>
          <w:divBdr>
            <w:top w:val="none" w:sz="0" w:space="0" w:color="auto"/>
            <w:left w:val="none" w:sz="0" w:space="0" w:color="auto"/>
            <w:bottom w:val="none" w:sz="0" w:space="0" w:color="auto"/>
            <w:right w:val="none" w:sz="0" w:space="0" w:color="auto"/>
          </w:divBdr>
          <w:divsChild>
            <w:div w:id="465969853">
              <w:marLeft w:val="0"/>
              <w:marRight w:val="0"/>
              <w:marTop w:val="0"/>
              <w:marBottom w:val="0"/>
              <w:divBdr>
                <w:top w:val="none" w:sz="0" w:space="0" w:color="auto"/>
                <w:left w:val="none" w:sz="0" w:space="0" w:color="auto"/>
                <w:bottom w:val="none" w:sz="0" w:space="0" w:color="auto"/>
                <w:right w:val="none" w:sz="0" w:space="0" w:color="auto"/>
              </w:divBdr>
            </w:div>
          </w:divsChild>
        </w:div>
        <w:div w:id="950627541">
          <w:marLeft w:val="0"/>
          <w:marRight w:val="0"/>
          <w:marTop w:val="0"/>
          <w:marBottom w:val="0"/>
          <w:divBdr>
            <w:top w:val="none" w:sz="0" w:space="0" w:color="auto"/>
            <w:left w:val="none" w:sz="0" w:space="0" w:color="auto"/>
            <w:bottom w:val="none" w:sz="0" w:space="0" w:color="auto"/>
            <w:right w:val="none" w:sz="0" w:space="0" w:color="auto"/>
          </w:divBdr>
          <w:divsChild>
            <w:div w:id="573659110">
              <w:marLeft w:val="0"/>
              <w:marRight w:val="0"/>
              <w:marTop w:val="0"/>
              <w:marBottom w:val="0"/>
              <w:divBdr>
                <w:top w:val="none" w:sz="0" w:space="0" w:color="auto"/>
                <w:left w:val="none" w:sz="0" w:space="0" w:color="auto"/>
                <w:bottom w:val="none" w:sz="0" w:space="0" w:color="auto"/>
                <w:right w:val="none" w:sz="0" w:space="0" w:color="auto"/>
              </w:divBdr>
            </w:div>
          </w:divsChild>
        </w:div>
        <w:div w:id="994534896">
          <w:marLeft w:val="0"/>
          <w:marRight w:val="0"/>
          <w:marTop w:val="0"/>
          <w:marBottom w:val="0"/>
          <w:divBdr>
            <w:top w:val="none" w:sz="0" w:space="0" w:color="auto"/>
            <w:left w:val="none" w:sz="0" w:space="0" w:color="auto"/>
            <w:bottom w:val="none" w:sz="0" w:space="0" w:color="auto"/>
            <w:right w:val="none" w:sz="0" w:space="0" w:color="auto"/>
          </w:divBdr>
          <w:divsChild>
            <w:div w:id="2021927507">
              <w:marLeft w:val="0"/>
              <w:marRight w:val="0"/>
              <w:marTop w:val="0"/>
              <w:marBottom w:val="0"/>
              <w:divBdr>
                <w:top w:val="none" w:sz="0" w:space="0" w:color="auto"/>
                <w:left w:val="none" w:sz="0" w:space="0" w:color="auto"/>
                <w:bottom w:val="none" w:sz="0" w:space="0" w:color="auto"/>
                <w:right w:val="none" w:sz="0" w:space="0" w:color="auto"/>
              </w:divBdr>
            </w:div>
          </w:divsChild>
        </w:div>
        <w:div w:id="1010789813">
          <w:marLeft w:val="0"/>
          <w:marRight w:val="0"/>
          <w:marTop w:val="0"/>
          <w:marBottom w:val="0"/>
          <w:divBdr>
            <w:top w:val="none" w:sz="0" w:space="0" w:color="auto"/>
            <w:left w:val="none" w:sz="0" w:space="0" w:color="auto"/>
            <w:bottom w:val="none" w:sz="0" w:space="0" w:color="auto"/>
            <w:right w:val="none" w:sz="0" w:space="0" w:color="auto"/>
          </w:divBdr>
          <w:divsChild>
            <w:div w:id="947394733">
              <w:marLeft w:val="0"/>
              <w:marRight w:val="0"/>
              <w:marTop w:val="0"/>
              <w:marBottom w:val="0"/>
              <w:divBdr>
                <w:top w:val="none" w:sz="0" w:space="0" w:color="auto"/>
                <w:left w:val="none" w:sz="0" w:space="0" w:color="auto"/>
                <w:bottom w:val="none" w:sz="0" w:space="0" w:color="auto"/>
                <w:right w:val="none" w:sz="0" w:space="0" w:color="auto"/>
              </w:divBdr>
            </w:div>
          </w:divsChild>
        </w:div>
        <w:div w:id="1046221786">
          <w:marLeft w:val="0"/>
          <w:marRight w:val="0"/>
          <w:marTop w:val="0"/>
          <w:marBottom w:val="0"/>
          <w:divBdr>
            <w:top w:val="none" w:sz="0" w:space="0" w:color="auto"/>
            <w:left w:val="none" w:sz="0" w:space="0" w:color="auto"/>
            <w:bottom w:val="none" w:sz="0" w:space="0" w:color="auto"/>
            <w:right w:val="none" w:sz="0" w:space="0" w:color="auto"/>
          </w:divBdr>
          <w:divsChild>
            <w:div w:id="1768958960">
              <w:marLeft w:val="0"/>
              <w:marRight w:val="0"/>
              <w:marTop w:val="0"/>
              <w:marBottom w:val="0"/>
              <w:divBdr>
                <w:top w:val="none" w:sz="0" w:space="0" w:color="auto"/>
                <w:left w:val="none" w:sz="0" w:space="0" w:color="auto"/>
                <w:bottom w:val="none" w:sz="0" w:space="0" w:color="auto"/>
                <w:right w:val="none" w:sz="0" w:space="0" w:color="auto"/>
              </w:divBdr>
            </w:div>
          </w:divsChild>
        </w:div>
        <w:div w:id="1073427040">
          <w:marLeft w:val="0"/>
          <w:marRight w:val="0"/>
          <w:marTop w:val="0"/>
          <w:marBottom w:val="0"/>
          <w:divBdr>
            <w:top w:val="none" w:sz="0" w:space="0" w:color="auto"/>
            <w:left w:val="none" w:sz="0" w:space="0" w:color="auto"/>
            <w:bottom w:val="none" w:sz="0" w:space="0" w:color="auto"/>
            <w:right w:val="none" w:sz="0" w:space="0" w:color="auto"/>
          </w:divBdr>
          <w:divsChild>
            <w:div w:id="1587181628">
              <w:marLeft w:val="0"/>
              <w:marRight w:val="0"/>
              <w:marTop w:val="0"/>
              <w:marBottom w:val="0"/>
              <w:divBdr>
                <w:top w:val="none" w:sz="0" w:space="0" w:color="auto"/>
                <w:left w:val="none" w:sz="0" w:space="0" w:color="auto"/>
                <w:bottom w:val="none" w:sz="0" w:space="0" w:color="auto"/>
                <w:right w:val="none" w:sz="0" w:space="0" w:color="auto"/>
              </w:divBdr>
            </w:div>
          </w:divsChild>
        </w:div>
        <w:div w:id="1123500137">
          <w:marLeft w:val="0"/>
          <w:marRight w:val="0"/>
          <w:marTop w:val="0"/>
          <w:marBottom w:val="0"/>
          <w:divBdr>
            <w:top w:val="none" w:sz="0" w:space="0" w:color="auto"/>
            <w:left w:val="none" w:sz="0" w:space="0" w:color="auto"/>
            <w:bottom w:val="none" w:sz="0" w:space="0" w:color="auto"/>
            <w:right w:val="none" w:sz="0" w:space="0" w:color="auto"/>
          </w:divBdr>
          <w:divsChild>
            <w:div w:id="71436971">
              <w:marLeft w:val="0"/>
              <w:marRight w:val="0"/>
              <w:marTop w:val="0"/>
              <w:marBottom w:val="0"/>
              <w:divBdr>
                <w:top w:val="none" w:sz="0" w:space="0" w:color="auto"/>
                <w:left w:val="none" w:sz="0" w:space="0" w:color="auto"/>
                <w:bottom w:val="none" w:sz="0" w:space="0" w:color="auto"/>
                <w:right w:val="none" w:sz="0" w:space="0" w:color="auto"/>
              </w:divBdr>
            </w:div>
          </w:divsChild>
        </w:div>
        <w:div w:id="1151093485">
          <w:marLeft w:val="0"/>
          <w:marRight w:val="0"/>
          <w:marTop w:val="0"/>
          <w:marBottom w:val="0"/>
          <w:divBdr>
            <w:top w:val="none" w:sz="0" w:space="0" w:color="auto"/>
            <w:left w:val="none" w:sz="0" w:space="0" w:color="auto"/>
            <w:bottom w:val="none" w:sz="0" w:space="0" w:color="auto"/>
            <w:right w:val="none" w:sz="0" w:space="0" w:color="auto"/>
          </w:divBdr>
          <w:divsChild>
            <w:div w:id="1277180397">
              <w:marLeft w:val="0"/>
              <w:marRight w:val="0"/>
              <w:marTop w:val="0"/>
              <w:marBottom w:val="0"/>
              <w:divBdr>
                <w:top w:val="none" w:sz="0" w:space="0" w:color="auto"/>
                <w:left w:val="none" w:sz="0" w:space="0" w:color="auto"/>
                <w:bottom w:val="none" w:sz="0" w:space="0" w:color="auto"/>
                <w:right w:val="none" w:sz="0" w:space="0" w:color="auto"/>
              </w:divBdr>
            </w:div>
          </w:divsChild>
        </w:div>
        <w:div w:id="1174762590">
          <w:marLeft w:val="0"/>
          <w:marRight w:val="0"/>
          <w:marTop w:val="0"/>
          <w:marBottom w:val="0"/>
          <w:divBdr>
            <w:top w:val="none" w:sz="0" w:space="0" w:color="auto"/>
            <w:left w:val="none" w:sz="0" w:space="0" w:color="auto"/>
            <w:bottom w:val="none" w:sz="0" w:space="0" w:color="auto"/>
            <w:right w:val="none" w:sz="0" w:space="0" w:color="auto"/>
          </w:divBdr>
          <w:divsChild>
            <w:div w:id="832139117">
              <w:marLeft w:val="0"/>
              <w:marRight w:val="0"/>
              <w:marTop w:val="0"/>
              <w:marBottom w:val="0"/>
              <w:divBdr>
                <w:top w:val="none" w:sz="0" w:space="0" w:color="auto"/>
                <w:left w:val="none" w:sz="0" w:space="0" w:color="auto"/>
                <w:bottom w:val="none" w:sz="0" w:space="0" w:color="auto"/>
                <w:right w:val="none" w:sz="0" w:space="0" w:color="auto"/>
              </w:divBdr>
            </w:div>
          </w:divsChild>
        </w:div>
        <w:div w:id="1191800088">
          <w:marLeft w:val="0"/>
          <w:marRight w:val="0"/>
          <w:marTop w:val="0"/>
          <w:marBottom w:val="0"/>
          <w:divBdr>
            <w:top w:val="none" w:sz="0" w:space="0" w:color="auto"/>
            <w:left w:val="none" w:sz="0" w:space="0" w:color="auto"/>
            <w:bottom w:val="none" w:sz="0" w:space="0" w:color="auto"/>
            <w:right w:val="none" w:sz="0" w:space="0" w:color="auto"/>
          </w:divBdr>
          <w:divsChild>
            <w:div w:id="1773158887">
              <w:marLeft w:val="0"/>
              <w:marRight w:val="0"/>
              <w:marTop w:val="0"/>
              <w:marBottom w:val="0"/>
              <w:divBdr>
                <w:top w:val="none" w:sz="0" w:space="0" w:color="auto"/>
                <w:left w:val="none" w:sz="0" w:space="0" w:color="auto"/>
                <w:bottom w:val="none" w:sz="0" w:space="0" w:color="auto"/>
                <w:right w:val="none" w:sz="0" w:space="0" w:color="auto"/>
              </w:divBdr>
            </w:div>
          </w:divsChild>
        </w:div>
        <w:div w:id="1204756230">
          <w:marLeft w:val="0"/>
          <w:marRight w:val="0"/>
          <w:marTop w:val="0"/>
          <w:marBottom w:val="0"/>
          <w:divBdr>
            <w:top w:val="none" w:sz="0" w:space="0" w:color="auto"/>
            <w:left w:val="none" w:sz="0" w:space="0" w:color="auto"/>
            <w:bottom w:val="none" w:sz="0" w:space="0" w:color="auto"/>
            <w:right w:val="none" w:sz="0" w:space="0" w:color="auto"/>
          </w:divBdr>
          <w:divsChild>
            <w:div w:id="1018701565">
              <w:marLeft w:val="0"/>
              <w:marRight w:val="0"/>
              <w:marTop w:val="0"/>
              <w:marBottom w:val="0"/>
              <w:divBdr>
                <w:top w:val="none" w:sz="0" w:space="0" w:color="auto"/>
                <w:left w:val="none" w:sz="0" w:space="0" w:color="auto"/>
                <w:bottom w:val="none" w:sz="0" w:space="0" w:color="auto"/>
                <w:right w:val="none" w:sz="0" w:space="0" w:color="auto"/>
              </w:divBdr>
            </w:div>
          </w:divsChild>
        </w:div>
        <w:div w:id="1241912686">
          <w:marLeft w:val="0"/>
          <w:marRight w:val="0"/>
          <w:marTop w:val="0"/>
          <w:marBottom w:val="0"/>
          <w:divBdr>
            <w:top w:val="none" w:sz="0" w:space="0" w:color="auto"/>
            <w:left w:val="none" w:sz="0" w:space="0" w:color="auto"/>
            <w:bottom w:val="none" w:sz="0" w:space="0" w:color="auto"/>
            <w:right w:val="none" w:sz="0" w:space="0" w:color="auto"/>
          </w:divBdr>
          <w:divsChild>
            <w:div w:id="1926957579">
              <w:marLeft w:val="0"/>
              <w:marRight w:val="0"/>
              <w:marTop w:val="0"/>
              <w:marBottom w:val="0"/>
              <w:divBdr>
                <w:top w:val="none" w:sz="0" w:space="0" w:color="auto"/>
                <w:left w:val="none" w:sz="0" w:space="0" w:color="auto"/>
                <w:bottom w:val="none" w:sz="0" w:space="0" w:color="auto"/>
                <w:right w:val="none" w:sz="0" w:space="0" w:color="auto"/>
              </w:divBdr>
            </w:div>
          </w:divsChild>
        </w:div>
        <w:div w:id="1244023698">
          <w:marLeft w:val="0"/>
          <w:marRight w:val="0"/>
          <w:marTop w:val="0"/>
          <w:marBottom w:val="0"/>
          <w:divBdr>
            <w:top w:val="none" w:sz="0" w:space="0" w:color="auto"/>
            <w:left w:val="none" w:sz="0" w:space="0" w:color="auto"/>
            <w:bottom w:val="none" w:sz="0" w:space="0" w:color="auto"/>
            <w:right w:val="none" w:sz="0" w:space="0" w:color="auto"/>
          </w:divBdr>
          <w:divsChild>
            <w:div w:id="1766876155">
              <w:marLeft w:val="0"/>
              <w:marRight w:val="0"/>
              <w:marTop w:val="0"/>
              <w:marBottom w:val="0"/>
              <w:divBdr>
                <w:top w:val="none" w:sz="0" w:space="0" w:color="auto"/>
                <w:left w:val="none" w:sz="0" w:space="0" w:color="auto"/>
                <w:bottom w:val="none" w:sz="0" w:space="0" w:color="auto"/>
                <w:right w:val="none" w:sz="0" w:space="0" w:color="auto"/>
              </w:divBdr>
            </w:div>
          </w:divsChild>
        </w:div>
        <w:div w:id="1286306000">
          <w:marLeft w:val="0"/>
          <w:marRight w:val="0"/>
          <w:marTop w:val="0"/>
          <w:marBottom w:val="0"/>
          <w:divBdr>
            <w:top w:val="none" w:sz="0" w:space="0" w:color="auto"/>
            <w:left w:val="none" w:sz="0" w:space="0" w:color="auto"/>
            <w:bottom w:val="none" w:sz="0" w:space="0" w:color="auto"/>
            <w:right w:val="none" w:sz="0" w:space="0" w:color="auto"/>
          </w:divBdr>
          <w:divsChild>
            <w:div w:id="187108285">
              <w:marLeft w:val="0"/>
              <w:marRight w:val="0"/>
              <w:marTop w:val="0"/>
              <w:marBottom w:val="0"/>
              <w:divBdr>
                <w:top w:val="none" w:sz="0" w:space="0" w:color="auto"/>
                <w:left w:val="none" w:sz="0" w:space="0" w:color="auto"/>
                <w:bottom w:val="none" w:sz="0" w:space="0" w:color="auto"/>
                <w:right w:val="none" w:sz="0" w:space="0" w:color="auto"/>
              </w:divBdr>
            </w:div>
          </w:divsChild>
        </w:div>
        <w:div w:id="1287001296">
          <w:marLeft w:val="0"/>
          <w:marRight w:val="0"/>
          <w:marTop w:val="0"/>
          <w:marBottom w:val="0"/>
          <w:divBdr>
            <w:top w:val="none" w:sz="0" w:space="0" w:color="auto"/>
            <w:left w:val="none" w:sz="0" w:space="0" w:color="auto"/>
            <w:bottom w:val="none" w:sz="0" w:space="0" w:color="auto"/>
            <w:right w:val="none" w:sz="0" w:space="0" w:color="auto"/>
          </w:divBdr>
          <w:divsChild>
            <w:div w:id="1521813810">
              <w:marLeft w:val="0"/>
              <w:marRight w:val="0"/>
              <w:marTop w:val="0"/>
              <w:marBottom w:val="0"/>
              <w:divBdr>
                <w:top w:val="none" w:sz="0" w:space="0" w:color="auto"/>
                <w:left w:val="none" w:sz="0" w:space="0" w:color="auto"/>
                <w:bottom w:val="none" w:sz="0" w:space="0" w:color="auto"/>
                <w:right w:val="none" w:sz="0" w:space="0" w:color="auto"/>
              </w:divBdr>
            </w:div>
          </w:divsChild>
        </w:div>
        <w:div w:id="1375227190">
          <w:marLeft w:val="0"/>
          <w:marRight w:val="0"/>
          <w:marTop w:val="0"/>
          <w:marBottom w:val="0"/>
          <w:divBdr>
            <w:top w:val="none" w:sz="0" w:space="0" w:color="auto"/>
            <w:left w:val="none" w:sz="0" w:space="0" w:color="auto"/>
            <w:bottom w:val="none" w:sz="0" w:space="0" w:color="auto"/>
            <w:right w:val="none" w:sz="0" w:space="0" w:color="auto"/>
          </w:divBdr>
          <w:divsChild>
            <w:div w:id="125705840">
              <w:marLeft w:val="0"/>
              <w:marRight w:val="0"/>
              <w:marTop w:val="0"/>
              <w:marBottom w:val="0"/>
              <w:divBdr>
                <w:top w:val="none" w:sz="0" w:space="0" w:color="auto"/>
                <w:left w:val="none" w:sz="0" w:space="0" w:color="auto"/>
                <w:bottom w:val="none" w:sz="0" w:space="0" w:color="auto"/>
                <w:right w:val="none" w:sz="0" w:space="0" w:color="auto"/>
              </w:divBdr>
            </w:div>
          </w:divsChild>
        </w:div>
        <w:div w:id="1426806892">
          <w:marLeft w:val="0"/>
          <w:marRight w:val="0"/>
          <w:marTop w:val="0"/>
          <w:marBottom w:val="0"/>
          <w:divBdr>
            <w:top w:val="none" w:sz="0" w:space="0" w:color="auto"/>
            <w:left w:val="none" w:sz="0" w:space="0" w:color="auto"/>
            <w:bottom w:val="none" w:sz="0" w:space="0" w:color="auto"/>
            <w:right w:val="none" w:sz="0" w:space="0" w:color="auto"/>
          </w:divBdr>
          <w:divsChild>
            <w:div w:id="1613829260">
              <w:marLeft w:val="0"/>
              <w:marRight w:val="0"/>
              <w:marTop w:val="0"/>
              <w:marBottom w:val="0"/>
              <w:divBdr>
                <w:top w:val="none" w:sz="0" w:space="0" w:color="auto"/>
                <w:left w:val="none" w:sz="0" w:space="0" w:color="auto"/>
                <w:bottom w:val="none" w:sz="0" w:space="0" w:color="auto"/>
                <w:right w:val="none" w:sz="0" w:space="0" w:color="auto"/>
              </w:divBdr>
            </w:div>
          </w:divsChild>
        </w:div>
        <w:div w:id="1443842757">
          <w:marLeft w:val="0"/>
          <w:marRight w:val="0"/>
          <w:marTop w:val="0"/>
          <w:marBottom w:val="0"/>
          <w:divBdr>
            <w:top w:val="none" w:sz="0" w:space="0" w:color="auto"/>
            <w:left w:val="none" w:sz="0" w:space="0" w:color="auto"/>
            <w:bottom w:val="none" w:sz="0" w:space="0" w:color="auto"/>
            <w:right w:val="none" w:sz="0" w:space="0" w:color="auto"/>
          </w:divBdr>
          <w:divsChild>
            <w:div w:id="1100638104">
              <w:marLeft w:val="0"/>
              <w:marRight w:val="0"/>
              <w:marTop w:val="0"/>
              <w:marBottom w:val="0"/>
              <w:divBdr>
                <w:top w:val="none" w:sz="0" w:space="0" w:color="auto"/>
                <w:left w:val="none" w:sz="0" w:space="0" w:color="auto"/>
                <w:bottom w:val="none" w:sz="0" w:space="0" w:color="auto"/>
                <w:right w:val="none" w:sz="0" w:space="0" w:color="auto"/>
              </w:divBdr>
            </w:div>
          </w:divsChild>
        </w:div>
        <w:div w:id="1455948296">
          <w:marLeft w:val="0"/>
          <w:marRight w:val="0"/>
          <w:marTop w:val="0"/>
          <w:marBottom w:val="0"/>
          <w:divBdr>
            <w:top w:val="none" w:sz="0" w:space="0" w:color="auto"/>
            <w:left w:val="none" w:sz="0" w:space="0" w:color="auto"/>
            <w:bottom w:val="none" w:sz="0" w:space="0" w:color="auto"/>
            <w:right w:val="none" w:sz="0" w:space="0" w:color="auto"/>
          </w:divBdr>
          <w:divsChild>
            <w:div w:id="1289045059">
              <w:marLeft w:val="0"/>
              <w:marRight w:val="0"/>
              <w:marTop w:val="0"/>
              <w:marBottom w:val="0"/>
              <w:divBdr>
                <w:top w:val="none" w:sz="0" w:space="0" w:color="auto"/>
                <w:left w:val="none" w:sz="0" w:space="0" w:color="auto"/>
                <w:bottom w:val="none" w:sz="0" w:space="0" w:color="auto"/>
                <w:right w:val="none" w:sz="0" w:space="0" w:color="auto"/>
              </w:divBdr>
            </w:div>
          </w:divsChild>
        </w:div>
        <w:div w:id="1458261381">
          <w:marLeft w:val="0"/>
          <w:marRight w:val="0"/>
          <w:marTop w:val="0"/>
          <w:marBottom w:val="0"/>
          <w:divBdr>
            <w:top w:val="none" w:sz="0" w:space="0" w:color="auto"/>
            <w:left w:val="none" w:sz="0" w:space="0" w:color="auto"/>
            <w:bottom w:val="none" w:sz="0" w:space="0" w:color="auto"/>
            <w:right w:val="none" w:sz="0" w:space="0" w:color="auto"/>
          </w:divBdr>
          <w:divsChild>
            <w:div w:id="968782228">
              <w:marLeft w:val="0"/>
              <w:marRight w:val="0"/>
              <w:marTop w:val="0"/>
              <w:marBottom w:val="0"/>
              <w:divBdr>
                <w:top w:val="none" w:sz="0" w:space="0" w:color="auto"/>
                <w:left w:val="none" w:sz="0" w:space="0" w:color="auto"/>
                <w:bottom w:val="none" w:sz="0" w:space="0" w:color="auto"/>
                <w:right w:val="none" w:sz="0" w:space="0" w:color="auto"/>
              </w:divBdr>
            </w:div>
          </w:divsChild>
        </w:div>
        <w:div w:id="1494640316">
          <w:marLeft w:val="0"/>
          <w:marRight w:val="0"/>
          <w:marTop w:val="0"/>
          <w:marBottom w:val="0"/>
          <w:divBdr>
            <w:top w:val="none" w:sz="0" w:space="0" w:color="auto"/>
            <w:left w:val="none" w:sz="0" w:space="0" w:color="auto"/>
            <w:bottom w:val="none" w:sz="0" w:space="0" w:color="auto"/>
            <w:right w:val="none" w:sz="0" w:space="0" w:color="auto"/>
          </w:divBdr>
          <w:divsChild>
            <w:div w:id="1755931560">
              <w:marLeft w:val="0"/>
              <w:marRight w:val="0"/>
              <w:marTop w:val="0"/>
              <w:marBottom w:val="0"/>
              <w:divBdr>
                <w:top w:val="none" w:sz="0" w:space="0" w:color="auto"/>
                <w:left w:val="none" w:sz="0" w:space="0" w:color="auto"/>
                <w:bottom w:val="none" w:sz="0" w:space="0" w:color="auto"/>
                <w:right w:val="none" w:sz="0" w:space="0" w:color="auto"/>
              </w:divBdr>
            </w:div>
          </w:divsChild>
        </w:div>
        <w:div w:id="1495874934">
          <w:marLeft w:val="0"/>
          <w:marRight w:val="0"/>
          <w:marTop w:val="0"/>
          <w:marBottom w:val="0"/>
          <w:divBdr>
            <w:top w:val="none" w:sz="0" w:space="0" w:color="auto"/>
            <w:left w:val="none" w:sz="0" w:space="0" w:color="auto"/>
            <w:bottom w:val="none" w:sz="0" w:space="0" w:color="auto"/>
            <w:right w:val="none" w:sz="0" w:space="0" w:color="auto"/>
          </w:divBdr>
          <w:divsChild>
            <w:div w:id="1682124709">
              <w:marLeft w:val="0"/>
              <w:marRight w:val="0"/>
              <w:marTop w:val="0"/>
              <w:marBottom w:val="0"/>
              <w:divBdr>
                <w:top w:val="none" w:sz="0" w:space="0" w:color="auto"/>
                <w:left w:val="none" w:sz="0" w:space="0" w:color="auto"/>
                <w:bottom w:val="none" w:sz="0" w:space="0" w:color="auto"/>
                <w:right w:val="none" w:sz="0" w:space="0" w:color="auto"/>
              </w:divBdr>
            </w:div>
          </w:divsChild>
        </w:div>
        <w:div w:id="1518151601">
          <w:marLeft w:val="0"/>
          <w:marRight w:val="0"/>
          <w:marTop w:val="0"/>
          <w:marBottom w:val="0"/>
          <w:divBdr>
            <w:top w:val="none" w:sz="0" w:space="0" w:color="auto"/>
            <w:left w:val="none" w:sz="0" w:space="0" w:color="auto"/>
            <w:bottom w:val="none" w:sz="0" w:space="0" w:color="auto"/>
            <w:right w:val="none" w:sz="0" w:space="0" w:color="auto"/>
          </w:divBdr>
          <w:divsChild>
            <w:div w:id="1711758455">
              <w:marLeft w:val="0"/>
              <w:marRight w:val="0"/>
              <w:marTop w:val="0"/>
              <w:marBottom w:val="0"/>
              <w:divBdr>
                <w:top w:val="none" w:sz="0" w:space="0" w:color="auto"/>
                <w:left w:val="none" w:sz="0" w:space="0" w:color="auto"/>
                <w:bottom w:val="none" w:sz="0" w:space="0" w:color="auto"/>
                <w:right w:val="none" w:sz="0" w:space="0" w:color="auto"/>
              </w:divBdr>
            </w:div>
          </w:divsChild>
        </w:div>
        <w:div w:id="1520777367">
          <w:marLeft w:val="0"/>
          <w:marRight w:val="0"/>
          <w:marTop w:val="0"/>
          <w:marBottom w:val="0"/>
          <w:divBdr>
            <w:top w:val="none" w:sz="0" w:space="0" w:color="auto"/>
            <w:left w:val="none" w:sz="0" w:space="0" w:color="auto"/>
            <w:bottom w:val="none" w:sz="0" w:space="0" w:color="auto"/>
            <w:right w:val="none" w:sz="0" w:space="0" w:color="auto"/>
          </w:divBdr>
          <w:divsChild>
            <w:div w:id="1699040380">
              <w:marLeft w:val="0"/>
              <w:marRight w:val="0"/>
              <w:marTop w:val="0"/>
              <w:marBottom w:val="0"/>
              <w:divBdr>
                <w:top w:val="none" w:sz="0" w:space="0" w:color="auto"/>
                <w:left w:val="none" w:sz="0" w:space="0" w:color="auto"/>
                <w:bottom w:val="none" w:sz="0" w:space="0" w:color="auto"/>
                <w:right w:val="none" w:sz="0" w:space="0" w:color="auto"/>
              </w:divBdr>
            </w:div>
          </w:divsChild>
        </w:div>
        <w:div w:id="1530027318">
          <w:marLeft w:val="0"/>
          <w:marRight w:val="0"/>
          <w:marTop w:val="0"/>
          <w:marBottom w:val="0"/>
          <w:divBdr>
            <w:top w:val="none" w:sz="0" w:space="0" w:color="auto"/>
            <w:left w:val="none" w:sz="0" w:space="0" w:color="auto"/>
            <w:bottom w:val="none" w:sz="0" w:space="0" w:color="auto"/>
            <w:right w:val="none" w:sz="0" w:space="0" w:color="auto"/>
          </w:divBdr>
          <w:divsChild>
            <w:div w:id="887258567">
              <w:marLeft w:val="0"/>
              <w:marRight w:val="0"/>
              <w:marTop w:val="0"/>
              <w:marBottom w:val="0"/>
              <w:divBdr>
                <w:top w:val="none" w:sz="0" w:space="0" w:color="auto"/>
                <w:left w:val="none" w:sz="0" w:space="0" w:color="auto"/>
                <w:bottom w:val="none" w:sz="0" w:space="0" w:color="auto"/>
                <w:right w:val="none" w:sz="0" w:space="0" w:color="auto"/>
              </w:divBdr>
            </w:div>
          </w:divsChild>
        </w:div>
        <w:div w:id="1584490299">
          <w:marLeft w:val="0"/>
          <w:marRight w:val="0"/>
          <w:marTop w:val="0"/>
          <w:marBottom w:val="0"/>
          <w:divBdr>
            <w:top w:val="none" w:sz="0" w:space="0" w:color="auto"/>
            <w:left w:val="none" w:sz="0" w:space="0" w:color="auto"/>
            <w:bottom w:val="none" w:sz="0" w:space="0" w:color="auto"/>
            <w:right w:val="none" w:sz="0" w:space="0" w:color="auto"/>
          </w:divBdr>
          <w:divsChild>
            <w:div w:id="885022712">
              <w:marLeft w:val="0"/>
              <w:marRight w:val="0"/>
              <w:marTop w:val="0"/>
              <w:marBottom w:val="0"/>
              <w:divBdr>
                <w:top w:val="none" w:sz="0" w:space="0" w:color="auto"/>
                <w:left w:val="none" w:sz="0" w:space="0" w:color="auto"/>
                <w:bottom w:val="none" w:sz="0" w:space="0" w:color="auto"/>
                <w:right w:val="none" w:sz="0" w:space="0" w:color="auto"/>
              </w:divBdr>
            </w:div>
          </w:divsChild>
        </w:div>
        <w:div w:id="1628467345">
          <w:marLeft w:val="0"/>
          <w:marRight w:val="0"/>
          <w:marTop w:val="0"/>
          <w:marBottom w:val="0"/>
          <w:divBdr>
            <w:top w:val="none" w:sz="0" w:space="0" w:color="auto"/>
            <w:left w:val="none" w:sz="0" w:space="0" w:color="auto"/>
            <w:bottom w:val="none" w:sz="0" w:space="0" w:color="auto"/>
            <w:right w:val="none" w:sz="0" w:space="0" w:color="auto"/>
          </w:divBdr>
          <w:divsChild>
            <w:div w:id="662196869">
              <w:marLeft w:val="0"/>
              <w:marRight w:val="0"/>
              <w:marTop w:val="0"/>
              <w:marBottom w:val="0"/>
              <w:divBdr>
                <w:top w:val="none" w:sz="0" w:space="0" w:color="auto"/>
                <w:left w:val="none" w:sz="0" w:space="0" w:color="auto"/>
                <w:bottom w:val="none" w:sz="0" w:space="0" w:color="auto"/>
                <w:right w:val="none" w:sz="0" w:space="0" w:color="auto"/>
              </w:divBdr>
            </w:div>
          </w:divsChild>
        </w:div>
        <w:div w:id="1649555063">
          <w:marLeft w:val="0"/>
          <w:marRight w:val="0"/>
          <w:marTop w:val="0"/>
          <w:marBottom w:val="0"/>
          <w:divBdr>
            <w:top w:val="none" w:sz="0" w:space="0" w:color="auto"/>
            <w:left w:val="none" w:sz="0" w:space="0" w:color="auto"/>
            <w:bottom w:val="none" w:sz="0" w:space="0" w:color="auto"/>
            <w:right w:val="none" w:sz="0" w:space="0" w:color="auto"/>
          </w:divBdr>
          <w:divsChild>
            <w:div w:id="1565993189">
              <w:marLeft w:val="0"/>
              <w:marRight w:val="0"/>
              <w:marTop w:val="0"/>
              <w:marBottom w:val="0"/>
              <w:divBdr>
                <w:top w:val="none" w:sz="0" w:space="0" w:color="auto"/>
                <w:left w:val="none" w:sz="0" w:space="0" w:color="auto"/>
                <w:bottom w:val="none" w:sz="0" w:space="0" w:color="auto"/>
                <w:right w:val="none" w:sz="0" w:space="0" w:color="auto"/>
              </w:divBdr>
            </w:div>
          </w:divsChild>
        </w:div>
        <w:div w:id="1684865252">
          <w:marLeft w:val="0"/>
          <w:marRight w:val="0"/>
          <w:marTop w:val="0"/>
          <w:marBottom w:val="0"/>
          <w:divBdr>
            <w:top w:val="none" w:sz="0" w:space="0" w:color="auto"/>
            <w:left w:val="none" w:sz="0" w:space="0" w:color="auto"/>
            <w:bottom w:val="none" w:sz="0" w:space="0" w:color="auto"/>
            <w:right w:val="none" w:sz="0" w:space="0" w:color="auto"/>
          </w:divBdr>
          <w:divsChild>
            <w:div w:id="1078480777">
              <w:marLeft w:val="0"/>
              <w:marRight w:val="0"/>
              <w:marTop w:val="0"/>
              <w:marBottom w:val="0"/>
              <w:divBdr>
                <w:top w:val="none" w:sz="0" w:space="0" w:color="auto"/>
                <w:left w:val="none" w:sz="0" w:space="0" w:color="auto"/>
                <w:bottom w:val="none" w:sz="0" w:space="0" w:color="auto"/>
                <w:right w:val="none" w:sz="0" w:space="0" w:color="auto"/>
              </w:divBdr>
            </w:div>
          </w:divsChild>
        </w:div>
        <w:div w:id="1709646347">
          <w:marLeft w:val="0"/>
          <w:marRight w:val="0"/>
          <w:marTop w:val="0"/>
          <w:marBottom w:val="0"/>
          <w:divBdr>
            <w:top w:val="none" w:sz="0" w:space="0" w:color="auto"/>
            <w:left w:val="none" w:sz="0" w:space="0" w:color="auto"/>
            <w:bottom w:val="none" w:sz="0" w:space="0" w:color="auto"/>
            <w:right w:val="none" w:sz="0" w:space="0" w:color="auto"/>
          </w:divBdr>
          <w:divsChild>
            <w:div w:id="712391180">
              <w:marLeft w:val="0"/>
              <w:marRight w:val="0"/>
              <w:marTop w:val="0"/>
              <w:marBottom w:val="0"/>
              <w:divBdr>
                <w:top w:val="none" w:sz="0" w:space="0" w:color="auto"/>
                <w:left w:val="none" w:sz="0" w:space="0" w:color="auto"/>
                <w:bottom w:val="none" w:sz="0" w:space="0" w:color="auto"/>
                <w:right w:val="none" w:sz="0" w:space="0" w:color="auto"/>
              </w:divBdr>
            </w:div>
          </w:divsChild>
        </w:div>
        <w:div w:id="1717392595">
          <w:marLeft w:val="0"/>
          <w:marRight w:val="0"/>
          <w:marTop w:val="0"/>
          <w:marBottom w:val="0"/>
          <w:divBdr>
            <w:top w:val="none" w:sz="0" w:space="0" w:color="auto"/>
            <w:left w:val="none" w:sz="0" w:space="0" w:color="auto"/>
            <w:bottom w:val="none" w:sz="0" w:space="0" w:color="auto"/>
            <w:right w:val="none" w:sz="0" w:space="0" w:color="auto"/>
          </w:divBdr>
          <w:divsChild>
            <w:div w:id="352540490">
              <w:marLeft w:val="0"/>
              <w:marRight w:val="0"/>
              <w:marTop w:val="0"/>
              <w:marBottom w:val="0"/>
              <w:divBdr>
                <w:top w:val="none" w:sz="0" w:space="0" w:color="auto"/>
                <w:left w:val="none" w:sz="0" w:space="0" w:color="auto"/>
                <w:bottom w:val="none" w:sz="0" w:space="0" w:color="auto"/>
                <w:right w:val="none" w:sz="0" w:space="0" w:color="auto"/>
              </w:divBdr>
            </w:div>
          </w:divsChild>
        </w:div>
        <w:div w:id="1742603036">
          <w:marLeft w:val="0"/>
          <w:marRight w:val="0"/>
          <w:marTop w:val="0"/>
          <w:marBottom w:val="0"/>
          <w:divBdr>
            <w:top w:val="none" w:sz="0" w:space="0" w:color="auto"/>
            <w:left w:val="none" w:sz="0" w:space="0" w:color="auto"/>
            <w:bottom w:val="none" w:sz="0" w:space="0" w:color="auto"/>
            <w:right w:val="none" w:sz="0" w:space="0" w:color="auto"/>
          </w:divBdr>
          <w:divsChild>
            <w:div w:id="944339582">
              <w:marLeft w:val="0"/>
              <w:marRight w:val="0"/>
              <w:marTop w:val="0"/>
              <w:marBottom w:val="0"/>
              <w:divBdr>
                <w:top w:val="none" w:sz="0" w:space="0" w:color="auto"/>
                <w:left w:val="none" w:sz="0" w:space="0" w:color="auto"/>
                <w:bottom w:val="none" w:sz="0" w:space="0" w:color="auto"/>
                <w:right w:val="none" w:sz="0" w:space="0" w:color="auto"/>
              </w:divBdr>
            </w:div>
          </w:divsChild>
        </w:div>
        <w:div w:id="1798722627">
          <w:marLeft w:val="0"/>
          <w:marRight w:val="0"/>
          <w:marTop w:val="0"/>
          <w:marBottom w:val="0"/>
          <w:divBdr>
            <w:top w:val="none" w:sz="0" w:space="0" w:color="auto"/>
            <w:left w:val="none" w:sz="0" w:space="0" w:color="auto"/>
            <w:bottom w:val="none" w:sz="0" w:space="0" w:color="auto"/>
            <w:right w:val="none" w:sz="0" w:space="0" w:color="auto"/>
          </w:divBdr>
          <w:divsChild>
            <w:div w:id="2004776100">
              <w:marLeft w:val="0"/>
              <w:marRight w:val="0"/>
              <w:marTop w:val="0"/>
              <w:marBottom w:val="0"/>
              <w:divBdr>
                <w:top w:val="none" w:sz="0" w:space="0" w:color="auto"/>
                <w:left w:val="none" w:sz="0" w:space="0" w:color="auto"/>
                <w:bottom w:val="none" w:sz="0" w:space="0" w:color="auto"/>
                <w:right w:val="none" w:sz="0" w:space="0" w:color="auto"/>
              </w:divBdr>
            </w:div>
          </w:divsChild>
        </w:div>
        <w:div w:id="1806312305">
          <w:marLeft w:val="0"/>
          <w:marRight w:val="0"/>
          <w:marTop w:val="0"/>
          <w:marBottom w:val="0"/>
          <w:divBdr>
            <w:top w:val="none" w:sz="0" w:space="0" w:color="auto"/>
            <w:left w:val="none" w:sz="0" w:space="0" w:color="auto"/>
            <w:bottom w:val="none" w:sz="0" w:space="0" w:color="auto"/>
            <w:right w:val="none" w:sz="0" w:space="0" w:color="auto"/>
          </w:divBdr>
          <w:divsChild>
            <w:div w:id="1098133003">
              <w:marLeft w:val="0"/>
              <w:marRight w:val="0"/>
              <w:marTop w:val="0"/>
              <w:marBottom w:val="0"/>
              <w:divBdr>
                <w:top w:val="none" w:sz="0" w:space="0" w:color="auto"/>
                <w:left w:val="none" w:sz="0" w:space="0" w:color="auto"/>
                <w:bottom w:val="none" w:sz="0" w:space="0" w:color="auto"/>
                <w:right w:val="none" w:sz="0" w:space="0" w:color="auto"/>
              </w:divBdr>
            </w:div>
          </w:divsChild>
        </w:div>
        <w:div w:id="1875995735">
          <w:marLeft w:val="0"/>
          <w:marRight w:val="0"/>
          <w:marTop w:val="0"/>
          <w:marBottom w:val="0"/>
          <w:divBdr>
            <w:top w:val="none" w:sz="0" w:space="0" w:color="auto"/>
            <w:left w:val="none" w:sz="0" w:space="0" w:color="auto"/>
            <w:bottom w:val="none" w:sz="0" w:space="0" w:color="auto"/>
            <w:right w:val="none" w:sz="0" w:space="0" w:color="auto"/>
          </w:divBdr>
          <w:divsChild>
            <w:div w:id="1084036214">
              <w:marLeft w:val="0"/>
              <w:marRight w:val="0"/>
              <w:marTop w:val="0"/>
              <w:marBottom w:val="0"/>
              <w:divBdr>
                <w:top w:val="none" w:sz="0" w:space="0" w:color="auto"/>
                <w:left w:val="none" w:sz="0" w:space="0" w:color="auto"/>
                <w:bottom w:val="none" w:sz="0" w:space="0" w:color="auto"/>
                <w:right w:val="none" w:sz="0" w:space="0" w:color="auto"/>
              </w:divBdr>
            </w:div>
          </w:divsChild>
        </w:div>
        <w:div w:id="1889143536">
          <w:marLeft w:val="0"/>
          <w:marRight w:val="0"/>
          <w:marTop w:val="0"/>
          <w:marBottom w:val="0"/>
          <w:divBdr>
            <w:top w:val="none" w:sz="0" w:space="0" w:color="auto"/>
            <w:left w:val="none" w:sz="0" w:space="0" w:color="auto"/>
            <w:bottom w:val="none" w:sz="0" w:space="0" w:color="auto"/>
            <w:right w:val="none" w:sz="0" w:space="0" w:color="auto"/>
          </w:divBdr>
          <w:divsChild>
            <w:div w:id="1000741766">
              <w:marLeft w:val="0"/>
              <w:marRight w:val="0"/>
              <w:marTop w:val="0"/>
              <w:marBottom w:val="0"/>
              <w:divBdr>
                <w:top w:val="none" w:sz="0" w:space="0" w:color="auto"/>
                <w:left w:val="none" w:sz="0" w:space="0" w:color="auto"/>
                <w:bottom w:val="none" w:sz="0" w:space="0" w:color="auto"/>
                <w:right w:val="none" w:sz="0" w:space="0" w:color="auto"/>
              </w:divBdr>
            </w:div>
          </w:divsChild>
        </w:div>
        <w:div w:id="1927376436">
          <w:marLeft w:val="0"/>
          <w:marRight w:val="0"/>
          <w:marTop w:val="0"/>
          <w:marBottom w:val="0"/>
          <w:divBdr>
            <w:top w:val="none" w:sz="0" w:space="0" w:color="auto"/>
            <w:left w:val="none" w:sz="0" w:space="0" w:color="auto"/>
            <w:bottom w:val="none" w:sz="0" w:space="0" w:color="auto"/>
            <w:right w:val="none" w:sz="0" w:space="0" w:color="auto"/>
          </w:divBdr>
          <w:divsChild>
            <w:div w:id="1842695463">
              <w:marLeft w:val="0"/>
              <w:marRight w:val="0"/>
              <w:marTop w:val="0"/>
              <w:marBottom w:val="0"/>
              <w:divBdr>
                <w:top w:val="none" w:sz="0" w:space="0" w:color="auto"/>
                <w:left w:val="none" w:sz="0" w:space="0" w:color="auto"/>
                <w:bottom w:val="none" w:sz="0" w:space="0" w:color="auto"/>
                <w:right w:val="none" w:sz="0" w:space="0" w:color="auto"/>
              </w:divBdr>
            </w:div>
          </w:divsChild>
        </w:div>
        <w:div w:id="1928683486">
          <w:marLeft w:val="0"/>
          <w:marRight w:val="0"/>
          <w:marTop w:val="0"/>
          <w:marBottom w:val="0"/>
          <w:divBdr>
            <w:top w:val="none" w:sz="0" w:space="0" w:color="auto"/>
            <w:left w:val="none" w:sz="0" w:space="0" w:color="auto"/>
            <w:bottom w:val="none" w:sz="0" w:space="0" w:color="auto"/>
            <w:right w:val="none" w:sz="0" w:space="0" w:color="auto"/>
          </w:divBdr>
          <w:divsChild>
            <w:div w:id="1147092319">
              <w:marLeft w:val="0"/>
              <w:marRight w:val="0"/>
              <w:marTop w:val="0"/>
              <w:marBottom w:val="0"/>
              <w:divBdr>
                <w:top w:val="none" w:sz="0" w:space="0" w:color="auto"/>
                <w:left w:val="none" w:sz="0" w:space="0" w:color="auto"/>
                <w:bottom w:val="none" w:sz="0" w:space="0" w:color="auto"/>
                <w:right w:val="none" w:sz="0" w:space="0" w:color="auto"/>
              </w:divBdr>
            </w:div>
          </w:divsChild>
        </w:div>
        <w:div w:id="1954705545">
          <w:marLeft w:val="0"/>
          <w:marRight w:val="0"/>
          <w:marTop w:val="0"/>
          <w:marBottom w:val="0"/>
          <w:divBdr>
            <w:top w:val="none" w:sz="0" w:space="0" w:color="auto"/>
            <w:left w:val="none" w:sz="0" w:space="0" w:color="auto"/>
            <w:bottom w:val="none" w:sz="0" w:space="0" w:color="auto"/>
            <w:right w:val="none" w:sz="0" w:space="0" w:color="auto"/>
          </w:divBdr>
          <w:divsChild>
            <w:div w:id="1882866679">
              <w:marLeft w:val="0"/>
              <w:marRight w:val="0"/>
              <w:marTop w:val="0"/>
              <w:marBottom w:val="0"/>
              <w:divBdr>
                <w:top w:val="none" w:sz="0" w:space="0" w:color="auto"/>
                <w:left w:val="none" w:sz="0" w:space="0" w:color="auto"/>
                <w:bottom w:val="none" w:sz="0" w:space="0" w:color="auto"/>
                <w:right w:val="none" w:sz="0" w:space="0" w:color="auto"/>
              </w:divBdr>
            </w:div>
          </w:divsChild>
        </w:div>
        <w:div w:id="1985617501">
          <w:marLeft w:val="0"/>
          <w:marRight w:val="0"/>
          <w:marTop w:val="0"/>
          <w:marBottom w:val="0"/>
          <w:divBdr>
            <w:top w:val="none" w:sz="0" w:space="0" w:color="auto"/>
            <w:left w:val="none" w:sz="0" w:space="0" w:color="auto"/>
            <w:bottom w:val="none" w:sz="0" w:space="0" w:color="auto"/>
            <w:right w:val="none" w:sz="0" w:space="0" w:color="auto"/>
          </w:divBdr>
          <w:divsChild>
            <w:div w:id="1565989216">
              <w:marLeft w:val="0"/>
              <w:marRight w:val="0"/>
              <w:marTop w:val="0"/>
              <w:marBottom w:val="0"/>
              <w:divBdr>
                <w:top w:val="none" w:sz="0" w:space="0" w:color="auto"/>
                <w:left w:val="none" w:sz="0" w:space="0" w:color="auto"/>
                <w:bottom w:val="none" w:sz="0" w:space="0" w:color="auto"/>
                <w:right w:val="none" w:sz="0" w:space="0" w:color="auto"/>
              </w:divBdr>
            </w:div>
          </w:divsChild>
        </w:div>
        <w:div w:id="2002541790">
          <w:marLeft w:val="0"/>
          <w:marRight w:val="0"/>
          <w:marTop w:val="0"/>
          <w:marBottom w:val="0"/>
          <w:divBdr>
            <w:top w:val="none" w:sz="0" w:space="0" w:color="auto"/>
            <w:left w:val="none" w:sz="0" w:space="0" w:color="auto"/>
            <w:bottom w:val="none" w:sz="0" w:space="0" w:color="auto"/>
            <w:right w:val="none" w:sz="0" w:space="0" w:color="auto"/>
          </w:divBdr>
          <w:divsChild>
            <w:div w:id="870538026">
              <w:marLeft w:val="0"/>
              <w:marRight w:val="0"/>
              <w:marTop w:val="0"/>
              <w:marBottom w:val="0"/>
              <w:divBdr>
                <w:top w:val="none" w:sz="0" w:space="0" w:color="auto"/>
                <w:left w:val="none" w:sz="0" w:space="0" w:color="auto"/>
                <w:bottom w:val="none" w:sz="0" w:space="0" w:color="auto"/>
                <w:right w:val="none" w:sz="0" w:space="0" w:color="auto"/>
              </w:divBdr>
            </w:div>
          </w:divsChild>
        </w:div>
        <w:div w:id="2034190196">
          <w:marLeft w:val="0"/>
          <w:marRight w:val="0"/>
          <w:marTop w:val="0"/>
          <w:marBottom w:val="0"/>
          <w:divBdr>
            <w:top w:val="none" w:sz="0" w:space="0" w:color="auto"/>
            <w:left w:val="none" w:sz="0" w:space="0" w:color="auto"/>
            <w:bottom w:val="none" w:sz="0" w:space="0" w:color="auto"/>
            <w:right w:val="none" w:sz="0" w:space="0" w:color="auto"/>
          </w:divBdr>
          <w:divsChild>
            <w:div w:id="2111045678">
              <w:marLeft w:val="0"/>
              <w:marRight w:val="0"/>
              <w:marTop w:val="0"/>
              <w:marBottom w:val="0"/>
              <w:divBdr>
                <w:top w:val="none" w:sz="0" w:space="0" w:color="auto"/>
                <w:left w:val="none" w:sz="0" w:space="0" w:color="auto"/>
                <w:bottom w:val="none" w:sz="0" w:space="0" w:color="auto"/>
                <w:right w:val="none" w:sz="0" w:space="0" w:color="auto"/>
              </w:divBdr>
            </w:div>
          </w:divsChild>
        </w:div>
        <w:div w:id="2070494511">
          <w:marLeft w:val="0"/>
          <w:marRight w:val="0"/>
          <w:marTop w:val="0"/>
          <w:marBottom w:val="0"/>
          <w:divBdr>
            <w:top w:val="none" w:sz="0" w:space="0" w:color="auto"/>
            <w:left w:val="none" w:sz="0" w:space="0" w:color="auto"/>
            <w:bottom w:val="none" w:sz="0" w:space="0" w:color="auto"/>
            <w:right w:val="none" w:sz="0" w:space="0" w:color="auto"/>
          </w:divBdr>
          <w:divsChild>
            <w:div w:id="2756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5839">
      <w:bodyDiv w:val="1"/>
      <w:marLeft w:val="0"/>
      <w:marRight w:val="0"/>
      <w:marTop w:val="0"/>
      <w:marBottom w:val="0"/>
      <w:divBdr>
        <w:top w:val="none" w:sz="0" w:space="0" w:color="auto"/>
        <w:left w:val="none" w:sz="0" w:space="0" w:color="auto"/>
        <w:bottom w:val="none" w:sz="0" w:space="0" w:color="auto"/>
        <w:right w:val="none" w:sz="0" w:space="0" w:color="auto"/>
      </w:divBdr>
    </w:div>
    <w:div w:id="1124496843">
      <w:bodyDiv w:val="1"/>
      <w:marLeft w:val="0"/>
      <w:marRight w:val="0"/>
      <w:marTop w:val="0"/>
      <w:marBottom w:val="0"/>
      <w:divBdr>
        <w:top w:val="none" w:sz="0" w:space="0" w:color="auto"/>
        <w:left w:val="none" w:sz="0" w:space="0" w:color="auto"/>
        <w:bottom w:val="none" w:sz="0" w:space="0" w:color="auto"/>
        <w:right w:val="none" w:sz="0" w:space="0" w:color="auto"/>
      </w:divBdr>
    </w:div>
    <w:div w:id="1456871183">
      <w:bodyDiv w:val="1"/>
      <w:marLeft w:val="0"/>
      <w:marRight w:val="0"/>
      <w:marTop w:val="0"/>
      <w:marBottom w:val="0"/>
      <w:divBdr>
        <w:top w:val="none" w:sz="0" w:space="0" w:color="auto"/>
        <w:left w:val="none" w:sz="0" w:space="0" w:color="auto"/>
        <w:bottom w:val="none" w:sz="0" w:space="0" w:color="auto"/>
        <w:right w:val="none" w:sz="0" w:space="0" w:color="auto"/>
      </w:divBdr>
    </w:div>
    <w:div w:id="1466043605">
      <w:bodyDiv w:val="1"/>
      <w:marLeft w:val="0"/>
      <w:marRight w:val="0"/>
      <w:marTop w:val="0"/>
      <w:marBottom w:val="0"/>
      <w:divBdr>
        <w:top w:val="none" w:sz="0" w:space="0" w:color="auto"/>
        <w:left w:val="none" w:sz="0" w:space="0" w:color="auto"/>
        <w:bottom w:val="none" w:sz="0" w:space="0" w:color="auto"/>
        <w:right w:val="none" w:sz="0" w:space="0" w:color="auto"/>
      </w:divBdr>
      <w:divsChild>
        <w:div w:id="4796855">
          <w:marLeft w:val="0"/>
          <w:marRight w:val="0"/>
          <w:marTop w:val="0"/>
          <w:marBottom w:val="0"/>
          <w:divBdr>
            <w:top w:val="none" w:sz="0" w:space="0" w:color="auto"/>
            <w:left w:val="none" w:sz="0" w:space="0" w:color="auto"/>
            <w:bottom w:val="none" w:sz="0" w:space="0" w:color="auto"/>
            <w:right w:val="none" w:sz="0" w:space="0" w:color="auto"/>
          </w:divBdr>
          <w:divsChild>
            <w:div w:id="790054460">
              <w:marLeft w:val="0"/>
              <w:marRight w:val="0"/>
              <w:marTop w:val="0"/>
              <w:marBottom w:val="0"/>
              <w:divBdr>
                <w:top w:val="none" w:sz="0" w:space="0" w:color="auto"/>
                <w:left w:val="none" w:sz="0" w:space="0" w:color="auto"/>
                <w:bottom w:val="none" w:sz="0" w:space="0" w:color="auto"/>
                <w:right w:val="none" w:sz="0" w:space="0" w:color="auto"/>
              </w:divBdr>
            </w:div>
          </w:divsChild>
        </w:div>
        <w:div w:id="33191787">
          <w:marLeft w:val="0"/>
          <w:marRight w:val="0"/>
          <w:marTop w:val="0"/>
          <w:marBottom w:val="0"/>
          <w:divBdr>
            <w:top w:val="none" w:sz="0" w:space="0" w:color="auto"/>
            <w:left w:val="none" w:sz="0" w:space="0" w:color="auto"/>
            <w:bottom w:val="none" w:sz="0" w:space="0" w:color="auto"/>
            <w:right w:val="none" w:sz="0" w:space="0" w:color="auto"/>
          </w:divBdr>
          <w:divsChild>
            <w:div w:id="728457743">
              <w:marLeft w:val="0"/>
              <w:marRight w:val="0"/>
              <w:marTop w:val="0"/>
              <w:marBottom w:val="0"/>
              <w:divBdr>
                <w:top w:val="none" w:sz="0" w:space="0" w:color="auto"/>
                <w:left w:val="none" w:sz="0" w:space="0" w:color="auto"/>
                <w:bottom w:val="none" w:sz="0" w:space="0" w:color="auto"/>
                <w:right w:val="none" w:sz="0" w:space="0" w:color="auto"/>
              </w:divBdr>
            </w:div>
          </w:divsChild>
        </w:div>
        <w:div w:id="86076401">
          <w:marLeft w:val="0"/>
          <w:marRight w:val="0"/>
          <w:marTop w:val="0"/>
          <w:marBottom w:val="0"/>
          <w:divBdr>
            <w:top w:val="none" w:sz="0" w:space="0" w:color="auto"/>
            <w:left w:val="none" w:sz="0" w:space="0" w:color="auto"/>
            <w:bottom w:val="none" w:sz="0" w:space="0" w:color="auto"/>
            <w:right w:val="none" w:sz="0" w:space="0" w:color="auto"/>
          </w:divBdr>
          <w:divsChild>
            <w:div w:id="148832479">
              <w:marLeft w:val="0"/>
              <w:marRight w:val="0"/>
              <w:marTop w:val="0"/>
              <w:marBottom w:val="0"/>
              <w:divBdr>
                <w:top w:val="none" w:sz="0" w:space="0" w:color="auto"/>
                <w:left w:val="none" w:sz="0" w:space="0" w:color="auto"/>
                <w:bottom w:val="none" w:sz="0" w:space="0" w:color="auto"/>
                <w:right w:val="none" w:sz="0" w:space="0" w:color="auto"/>
              </w:divBdr>
            </w:div>
          </w:divsChild>
        </w:div>
        <w:div w:id="87585230">
          <w:marLeft w:val="0"/>
          <w:marRight w:val="0"/>
          <w:marTop w:val="0"/>
          <w:marBottom w:val="0"/>
          <w:divBdr>
            <w:top w:val="none" w:sz="0" w:space="0" w:color="auto"/>
            <w:left w:val="none" w:sz="0" w:space="0" w:color="auto"/>
            <w:bottom w:val="none" w:sz="0" w:space="0" w:color="auto"/>
            <w:right w:val="none" w:sz="0" w:space="0" w:color="auto"/>
          </w:divBdr>
          <w:divsChild>
            <w:div w:id="677731461">
              <w:marLeft w:val="0"/>
              <w:marRight w:val="0"/>
              <w:marTop w:val="0"/>
              <w:marBottom w:val="0"/>
              <w:divBdr>
                <w:top w:val="none" w:sz="0" w:space="0" w:color="auto"/>
                <w:left w:val="none" w:sz="0" w:space="0" w:color="auto"/>
                <w:bottom w:val="none" w:sz="0" w:space="0" w:color="auto"/>
                <w:right w:val="none" w:sz="0" w:space="0" w:color="auto"/>
              </w:divBdr>
            </w:div>
          </w:divsChild>
        </w:div>
        <w:div w:id="140077615">
          <w:marLeft w:val="0"/>
          <w:marRight w:val="0"/>
          <w:marTop w:val="0"/>
          <w:marBottom w:val="0"/>
          <w:divBdr>
            <w:top w:val="none" w:sz="0" w:space="0" w:color="auto"/>
            <w:left w:val="none" w:sz="0" w:space="0" w:color="auto"/>
            <w:bottom w:val="none" w:sz="0" w:space="0" w:color="auto"/>
            <w:right w:val="none" w:sz="0" w:space="0" w:color="auto"/>
          </w:divBdr>
          <w:divsChild>
            <w:div w:id="1878544470">
              <w:marLeft w:val="0"/>
              <w:marRight w:val="0"/>
              <w:marTop w:val="0"/>
              <w:marBottom w:val="0"/>
              <w:divBdr>
                <w:top w:val="none" w:sz="0" w:space="0" w:color="auto"/>
                <w:left w:val="none" w:sz="0" w:space="0" w:color="auto"/>
                <w:bottom w:val="none" w:sz="0" w:space="0" w:color="auto"/>
                <w:right w:val="none" w:sz="0" w:space="0" w:color="auto"/>
              </w:divBdr>
            </w:div>
          </w:divsChild>
        </w:div>
        <w:div w:id="164051495">
          <w:marLeft w:val="0"/>
          <w:marRight w:val="0"/>
          <w:marTop w:val="0"/>
          <w:marBottom w:val="0"/>
          <w:divBdr>
            <w:top w:val="none" w:sz="0" w:space="0" w:color="auto"/>
            <w:left w:val="none" w:sz="0" w:space="0" w:color="auto"/>
            <w:bottom w:val="none" w:sz="0" w:space="0" w:color="auto"/>
            <w:right w:val="none" w:sz="0" w:space="0" w:color="auto"/>
          </w:divBdr>
          <w:divsChild>
            <w:div w:id="825558307">
              <w:marLeft w:val="0"/>
              <w:marRight w:val="0"/>
              <w:marTop w:val="0"/>
              <w:marBottom w:val="0"/>
              <w:divBdr>
                <w:top w:val="none" w:sz="0" w:space="0" w:color="auto"/>
                <w:left w:val="none" w:sz="0" w:space="0" w:color="auto"/>
                <w:bottom w:val="none" w:sz="0" w:space="0" w:color="auto"/>
                <w:right w:val="none" w:sz="0" w:space="0" w:color="auto"/>
              </w:divBdr>
            </w:div>
          </w:divsChild>
        </w:div>
        <w:div w:id="266082284">
          <w:marLeft w:val="0"/>
          <w:marRight w:val="0"/>
          <w:marTop w:val="0"/>
          <w:marBottom w:val="0"/>
          <w:divBdr>
            <w:top w:val="none" w:sz="0" w:space="0" w:color="auto"/>
            <w:left w:val="none" w:sz="0" w:space="0" w:color="auto"/>
            <w:bottom w:val="none" w:sz="0" w:space="0" w:color="auto"/>
            <w:right w:val="none" w:sz="0" w:space="0" w:color="auto"/>
          </w:divBdr>
          <w:divsChild>
            <w:div w:id="1196578232">
              <w:marLeft w:val="0"/>
              <w:marRight w:val="0"/>
              <w:marTop w:val="0"/>
              <w:marBottom w:val="0"/>
              <w:divBdr>
                <w:top w:val="none" w:sz="0" w:space="0" w:color="auto"/>
                <w:left w:val="none" w:sz="0" w:space="0" w:color="auto"/>
                <w:bottom w:val="none" w:sz="0" w:space="0" w:color="auto"/>
                <w:right w:val="none" w:sz="0" w:space="0" w:color="auto"/>
              </w:divBdr>
            </w:div>
          </w:divsChild>
        </w:div>
        <w:div w:id="273027542">
          <w:marLeft w:val="0"/>
          <w:marRight w:val="0"/>
          <w:marTop w:val="0"/>
          <w:marBottom w:val="0"/>
          <w:divBdr>
            <w:top w:val="none" w:sz="0" w:space="0" w:color="auto"/>
            <w:left w:val="none" w:sz="0" w:space="0" w:color="auto"/>
            <w:bottom w:val="none" w:sz="0" w:space="0" w:color="auto"/>
            <w:right w:val="none" w:sz="0" w:space="0" w:color="auto"/>
          </w:divBdr>
          <w:divsChild>
            <w:div w:id="752553295">
              <w:marLeft w:val="0"/>
              <w:marRight w:val="0"/>
              <w:marTop w:val="0"/>
              <w:marBottom w:val="0"/>
              <w:divBdr>
                <w:top w:val="none" w:sz="0" w:space="0" w:color="auto"/>
                <w:left w:val="none" w:sz="0" w:space="0" w:color="auto"/>
                <w:bottom w:val="none" w:sz="0" w:space="0" w:color="auto"/>
                <w:right w:val="none" w:sz="0" w:space="0" w:color="auto"/>
              </w:divBdr>
            </w:div>
          </w:divsChild>
        </w:div>
        <w:div w:id="417756474">
          <w:marLeft w:val="0"/>
          <w:marRight w:val="0"/>
          <w:marTop w:val="0"/>
          <w:marBottom w:val="0"/>
          <w:divBdr>
            <w:top w:val="none" w:sz="0" w:space="0" w:color="auto"/>
            <w:left w:val="none" w:sz="0" w:space="0" w:color="auto"/>
            <w:bottom w:val="none" w:sz="0" w:space="0" w:color="auto"/>
            <w:right w:val="none" w:sz="0" w:space="0" w:color="auto"/>
          </w:divBdr>
          <w:divsChild>
            <w:div w:id="1597472204">
              <w:marLeft w:val="0"/>
              <w:marRight w:val="0"/>
              <w:marTop w:val="0"/>
              <w:marBottom w:val="0"/>
              <w:divBdr>
                <w:top w:val="none" w:sz="0" w:space="0" w:color="auto"/>
                <w:left w:val="none" w:sz="0" w:space="0" w:color="auto"/>
                <w:bottom w:val="none" w:sz="0" w:space="0" w:color="auto"/>
                <w:right w:val="none" w:sz="0" w:space="0" w:color="auto"/>
              </w:divBdr>
            </w:div>
          </w:divsChild>
        </w:div>
        <w:div w:id="421755844">
          <w:marLeft w:val="0"/>
          <w:marRight w:val="0"/>
          <w:marTop w:val="0"/>
          <w:marBottom w:val="0"/>
          <w:divBdr>
            <w:top w:val="none" w:sz="0" w:space="0" w:color="auto"/>
            <w:left w:val="none" w:sz="0" w:space="0" w:color="auto"/>
            <w:bottom w:val="none" w:sz="0" w:space="0" w:color="auto"/>
            <w:right w:val="none" w:sz="0" w:space="0" w:color="auto"/>
          </w:divBdr>
          <w:divsChild>
            <w:div w:id="496193882">
              <w:marLeft w:val="0"/>
              <w:marRight w:val="0"/>
              <w:marTop w:val="0"/>
              <w:marBottom w:val="0"/>
              <w:divBdr>
                <w:top w:val="none" w:sz="0" w:space="0" w:color="auto"/>
                <w:left w:val="none" w:sz="0" w:space="0" w:color="auto"/>
                <w:bottom w:val="none" w:sz="0" w:space="0" w:color="auto"/>
                <w:right w:val="none" w:sz="0" w:space="0" w:color="auto"/>
              </w:divBdr>
            </w:div>
          </w:divsChild>
        </w:div>
        <w:div w:id="442500707">
          <w:marLeft w:val="0"/>
          <w:marRight w:val="0"/>
          <w:marTop w:val="0"/>
          <w:marBottom w:val="0"/>
          <w:divBdr>
            <w:top w:val="none" w:sz="0" w:space="0" w:color="auto"/>
            <w:left w:val="none" w:sz="0" w:space="0" w:color="auto"/>
            <w:bottom w:val="none" w:sz="0" w:space="0" w:color="auto"/>
            <w:right w:val="none" w:sz="0" w:space="0" w:color="auto"/>
          </w:divBdr>
          <w:divsChild>
            <w:div w:id="1871335594">
              <w:marLeft w:val="0"/>
              <w:marRight w:val="0"/>
              <w:marTop w:val="0"/>
              <w:marBottom w:val="0"/>
              <w:divBdr>
                <w:top w:val="none" w:sz="0" w:space="0" w:color="auto"/>
                <w:left w:val="none" w:sz="0" w:space="0" w:color="auto"/>
                <w:bottom w:val="none" w:sz="0" w:space="0" w:color="auto"/>
                <w:right w:val="none" w:sz="0" w:space="0" w:color="auto"/>
              </w:divBdr>
            </w:div>
          </w:divsChild>
        </w:div>
        <w:div w:id="481393499">
          <w:marLeft w:val="0"/>
          <w:marRight w:val="0"/>
          <w:marTop w:val="0"/>
          <w:marBottom w:val="0"/>
          <w:divBdr>
            <w:top w:val="none" w:sz="0" w:space="0" w:color="auto"/>
            <w:left w:val="none" w:sz="0" w:space="0" w:color="auto"/>
            <w:bottom w:val="none" w:sz="0" w:space="0" w:color="auto"/>
            <w:right w:val="none" w:sz="0" w:space="0" w:color="auto"/>
          </w:divBdr>
          <w:divsChild>
            <w:div w:id="727804015">
              <w:marLeft w:val="0"/>
              <w:marRight w:val="0"/>
              <w:marTop w:val="0"/>
              <w:marBottom w:val="0"/>
              <w:divBdr>
                <w:top w:val="none" w:sz="0" w:space="0" w:color="auto"/>
                <w:left w:val="none" w:sz="0" w:space="0" w:color="auto"/>
                <w:bottom w:val="none" w:sz="0" w:space="0" w:color="auto"/>
                <w:right w:val="none" w:sz="0" w:space="0" w:color="auto"/>
              </w:divBdr>
            </w:div>
          </w:divsChild>
        </w:div>
        <w:div w:id="487331887">
          <w:marLeft w:val="0"/>
          <w:marRight w:val="0"/>
          <w:marTop w:val="0"/>
          <w:marBottom w:val="0"/>
          <w:divBdr>
            <w:top w:val="none" w:sz="0" w:space="0" w:color="auto"/>
            <w:left w:val="none" w:sz="0" w:space="0" w:color="auto"/>
            <w:bottom w:val="none" w:sz="0" w:space="0" w:color="auto"/>
            <w:right w:val="none" w:sz="0" w:space="0" w:color="auto"/>
          </w:divBdr>
          <w:divsChild>
            <w:div w:id="1714691075">
              <w:marLeft w:val="0"/>
              <w:marRight w:val="0"/>
              <w:marTop w:val="0"/>
              <w:marBottom w:val="0"/>
              <w:divBdr>
                <w:top w:val="none" w:sz="0" w:space="0" w:color="auto"/>
                <w:left w:val="none" w:sz="0" w:space="0" w:color="auto"/>
                <w:bottom w:val="none" w:sz="0" w:space="0" w:color="auto"/>
                <w:right w:val="none" w:sz="0" w:space="0" w:color="auto"/>
              </w:divBdr>
            </w:div>
          </w:divsChild>
        </w:div>
        <w:div w:id="513958978">
          <w:marLeft w:val="0"/>
          <w:marRight w:val="0"/>
          <w:marTop w:val="0"/>
          <w:marBottom w:val="0"/>
          <w:divBdr>
            <w:top w:val="none" w:sz="0" w:space="0" w:color="auto"/>
            <w:left w:val="none" w:sz="0" w:space="0" w:color="auto"/>
            <w:bottom w:val="none" w:sz="0" w:space="0" w:color="auto"/>
            <w:right w:val="none" w:sz="0" w:space="0" w:color="auto"/>
          </w:divBdr>
          <w:divsChild>
            <w:div w:id="1308586139">
              <w:marLeft w:val="0"/>
              <w:marRight w:val="0"/>
              <w:marTop w:val="0"/>
              <w:marBottom w:val="0"/>
              <w:divBdr>
                <w:top w:val="none" w:sz="0" w:space="0" w:color="auto"/>
                <w:left w:val="none" w:sz="0" w:space="0" w:color="auto"/>
                <w:bottom w:val="none" w:sz="0" w:space="0" w:color="auto"/>
                <w:right w:val="none" w:sz="0" w:space="0" w:color="auto"/>
              </w:divBdr>
            </w:div>
          </w:divsChild>
        </w:div>
        <w:div w:id="525292070">
          <w:marLeft w:val="0"/>
          <w:marRight w:val="0"/>
          <w:marTop w:val="0"/>
          <w:marBottom w:val="0"/>
          <w:divBdr>
            <w:top w:val="none" w:sz="0" w:space="0" w:color="auto"/>
            <w:left w:val="none" w:sz="0" w:space="0" w:color="auto"/>
            <w:bottom w:val="none" w:sz="0" w:space="0" w:color="auto"/>
            <w:right w:val="none" w:sz="0" w:space="0" w:color="auto"/>
          </w:divBdr>
          <w:divsChild>
            <w:div w:id="1760178710">
              <w:marLeft w:val="0"/>
              <w:marRight w:val="0"/>
              <w:marTop w:val="0"/>
              <w:marBottom w:val="0"/>
              <w:divBdr>
                <w:top w:val="none" w:sz="0" w:space="0" w:color="auto"/>
                <w:left w:val="none" w:sz="0" w:space="0" w:color="auto"/>
                <w:bottom w:val="none" w:sz="0" w:space="0" w:color="auto"/>
                <w:right w:val="none" w:sz="0" w:space="0" w:color="auto"/>
              </w:divBdr>
            </w:div>
          </w:divsChild>
        </w:div>
        <w:div w:id="537276990">
          <w:marLeft w:val="0"/>
          <w:marRight w:val="0"/>
          <w:marTop w:val="0"/>
          <w:marBottom w:val="0"/>
          <w:divBdr>
            <w:top w:val="none" w:sz="0" w:space="0" w:color="auto"/>
            <w:left w:val="none" w:sz="0" w:space="0" w:color="auto"/>
            <w:bottom w:val="none" w:sz="0" w:space="0" w:color="auto"/>
            <w:right w:val="none" w:sz="0" w:space="0" w:color="auto"/>
          </w:divBdr>
          <w:divsChild>
            <w:div w:id="172648539">
              <w:marLeft w:val="0"/>
              <w:marRight w:val="0"/>
              <w:marTop w:val="0"/>
              <w:marBottom w:val="0"/>
              <w:divBdr>
                <w:top w:val="none" w:sz="0" w:space="0" w:color="auto"/>
                <w:left w:val="none" w:sz="0" w:space="0" w:color="auto"/>
                <w:bottom w:val="none" w:sz="0" w:space="0" w:color="auto"/>
                <w:right w:val="none" w:sz="0" w:space="0" w:color="auto"/>
              </w:divBdr>
            </w:div>
          </w:divsChild>
        </w:div>
        <w:div w:id="545719999">
          <w:marLeft w:val="0"/>
          <w:marRight w:val="0"/>
          <w:marTop w:val="0"/>
          <w:marBottom w:val="0"/>
          <w:divBdr>
            <w:top w:val="none" w:sz="0" w:space="0" w:color="auto"/>
            <w:left w:val="none" w:sz="0" w:space="0" w:color="auto"/>
            <w:bottom w:val="none" w:sz="0" w:space="0" w:color="auto"/>
            <w:right w:val="none" w:sz="0" w:space="0" w:color="auto"/>
          </w:divBdr>
          <w:divsChild>
            <w:div w:id="2042365339">
              <w:marLeft w:val="0"/>
              <w:marRight w:val="0"/>
              <w:marTop w:val="0"/>
              <w:marBottom w:val="0"/>
              <w:divBdr>
                <w:top w:val="none" w:sz="0" w:space="0" w:color="auto"/>
                <w:left w:val="none" w:sz="0" w:space="0" w:color="auto"/>
                <w:bottom w:val="none" w:sz="0" w:space="0" w:color="auto"/>
                <w:right w:val="none" w:sz="0" w:space="0" w:color="auto"/>
              </w:divBdr>
            </w:div>
          </w:divsChild>
        </w:div>
        <w:div w:id="555581103">
          <w:marLeft w:val="0"/>
          <w:marRight w:val="0"/>
          <w:marTop w:val="0"/>
          <w:marBottom w:val="0"/>
          <w:divBdr>
            <w:top w:val="none" w:sz="0" w:space="0" w:color="auto"/>
            <w:left w:val="none" w:sz="0" w:space="0" w:color="auto"/>
            <w:bottom w:val="none" w:sz="0" w:space="0" w:color="auto"/>
            <w:right w:val="none" w:sz="0" w:space="0" w:color="auto"/>
          </w:divBdr>
          <w:divsChild>
            <w:div w:id="1489325949">
              <w:marLeft w:val="0"/>
              <w:marRight w:val="0"/>
              <w:marTop w:val="0"/>
              <w:marBottom w:val="0"/>
              <w:divBdr>
                <w:top w:val="none" w:sz="0" w:space="0" w:color="auto"/>
                <w:left w:val="none" w:sz="0" w:space="0" w:color="auto"/>
                <w:bottom w:val="none" w:sz="0" w:space="0" w:color="auto"/>
                <w:right w:val="none" w:sz="0" w:space="0" w:color="auto"/>
              </w:divBdr>
            </w:div>
          </w:divsChild>
        </w:div>
        <w:div w:id="630550930">
          <w:marLeft w:val="0"/>
          <w:marRight w:val="0"/>
          <w:marTop w:val="0"/>
          <w:marBottom w:val="0"/>
          <w:divBdr>
            <w:top w:val="none" w:sz="0" w:space="0" w:color="auto"/>
            <w:left w:val="none" w:sz="0" w:space="0" w:color="auto"/>
            <w:bottom w:val="none" w:sz="0" w:space="0" w:color="auto"/>
            <w:right w:val="none" w:sz="0" w:space="0" w:color="auto"/>
          </w:divBdr>
          <w:divsChild>
            <w:div w:id="503400440">
              <w:marLeft w:val="0"/>
              <w:marRight w:val="0"/>
              <w:marTop w:val="0"/>
              <w:marBottom w:val="0"/>
              <w:divBdr>
                <w:top w:val="none" w:sz="0" w:space="0" w:color="auto"/>
                <w:left w:val="none" w:sz="0" w:space="0" w:color="auto"/>
                <w:bottom w:val="none" w:sz="0" w:space="0" w:color="auto"/>
                <w:right w:val="none" w:sz="0" w:space="0" w:color="auto"/>
              </w:divBdr>
            </w:div>
          </w:divsChild>
        </w:div>
        <w:div w:id="728067952">
          <w:marLeft w:val="0"/>
          <w:marRight w:val="0"/>
          <w:marTop w:val="0"/>
          <w:marBottom w:val="0"/>
          <w:divBdr>
            <w:top w:val="none" w:sz="0" w:space="0" w:color="auto"/>
            <w:left w:val="none" w:sz="0" w:space="0" w:color="auto"/>
            <w:bottom w:val="none" w:sz="0" w:space="0" w:color="auto"/>
            <w:right w:val="none" w:sz="0" w:space="0" w:color="auto"/>
          </w:divBdr>
          <w:divsChild>
            <w:div w:id="1458261802">
              <w:marLeft w:val="0"/>
              <w:marRight w:val="0"/>
              <w:marTop w:val="0"/>
              <w:marBottom w:val="0"/>
              <w:divBdr>
                <w:top w:val="none" w:sz="0" w:space="0" w:color="auto"/>
                <w:left w:val="none" w:sz="0" w:space="0" w:color="auto"/>
                <w:bottom w:val="none" w:sz="0" w:space="0" w:color="auto"/>
                <w:right w:val="none" w:sz="0" w:space="0" w:color="auto"/>
              </w:divBdr>
            </w:div>
          </w:divsChild>
        </w:div>
        <w:div w:id="742799235">
          <w:marLeft w:val="0"/>
          <w:marRight w:val="0"/>
          <w:marTop w:val="0"/>
          <w:marBottom w:val="0"/>
          <w:divBdr>
            <w:top w:val="none" w:sz="0" w:space="0" w:color="auto"/>
            <w:left w:val="none" w:sz="0" w:space="0" w:color="auto"/>
            <w:bottom w:val="none" w:sz="0" w:space="0" w:color="auto"/>
            <w:right w:val="none" w:sz="0" w:space="0" w:color="auto"/>
          </w:divBdr>
          <w:divsChild>
            <w:div w:id="976106097">
              <w:marLeft w:val="0"/>
              <w:marRight w:val="0"/>
              <w:marTop w:val="0"/>
              <w:marBottom w:val="0"/>
              <w:divBdr>
                <w:top w:val="none" w:sz="0" w:space="0" w:color="auto"/>
                <w:left w:val="none" w:sz="0" w:space="0" w:color="auto"/>
                <w:bottom w:val="none" w:sz="0" w:space="0" w:color="auto"/>
                <w:right w:val="none" w:sz="0" w:space="0" w:color="auto"/>
              </w:divBdr>
            </w:div>
          </w:divsChild>
        </w:div>
        <w:div w:id="754398186">
          <w:marLeft w:val="0"/>
          <w:marRight w:val="0"/>
          <w:marTop w:val="0"/>
          <w:marBottom w:val="0"/>
          <w:divBdr>
            <w:top w:val="none" w:sz="0" w:space="0" w:color="auto"/>
            <w:left w:val="none" w:sz="0" w:space="0" w:color="auto"/>
            <w:bottom w:val="none" w:sz="0" w:space="0" w:color="auto"/>
            <w:right w:val="none" w:sz="0" w:space="0" w:color="auto"/>
          </w:divBdr>
          <w:divsChild>
            <w:div w:id="1212379368">
              <w:marLeft w:val="0"/>
              <w:marRight w:val="0"/>
              <w:marTop w:val="0"/>
              <w:marBottom w:val="0"/>
              <w:divBdr>
                <w:top w:val="none" w:sz="0" w:space="0" w:color="auto"/>
                <w:left w:val="none" w:sz="0" w:space="0" w:color="auto"/>
                <w:bottom w:val="none" w:sz="0" w:space="0" w:color="auto"/>
                <w:right w:val="none" w:sz="0" w:space="0" w:color="auto"/>
              </w:divBdr>
            </w:div>
          </w:divsChild>
        </w:div>
        <w:div w:id="809370621">
          <w:marLeft w:val="0"/>
          <w:marRight w:val="0"/>
          <w:marTop w:val="0"/>
          <w:marBottom w:val="0"/>
          <w:divBdr>
            <w:top w:val="none" w:sz="0" w:space="0" w:color="auto"/>
            <w:left w:val="none" w:sz="0" w:space="0" w:color="auto"/>
            <w:bottom w:val="none" w:sz="0" w:space="0" w:color="auto"/>
            <w:right w:val="none" w:sz="0" w:space="0" w:color="auto"/>
          </w:divBdr>
          <w:divsChild>
            <w:div w:id="1280843462">
              <w:marLeft w:val="0"/>
              <w:marRight w:val="0"/>
              <w:marTop w:val="0"/>
              <w:marBottom w:val="0"/>
              <w:divBdr>
                <w:top w:val="none" w:sz="0" w:space="0" w:color="auto"/>
                <w:left w:val="none" w:sz="0" w:space="0" w:color="auto"/>
                <w:bottom w:val="none" w:sz="0" w:space="0" w:color="auto"/>
                <w:right w:val="none" w:sz="0" w:space="0" w:color="auto"/>
              </w:divBdr>
            </w:div>
          </w:divsChild>
        </w:div>
        <w:div w:id="862549160">
          <w:marLeft w:val="0"/>
          <w:marRight w:val="0"/>
          <w:marTop w:val="0"/>
          <w:marBottom w:val="0"/>
          <w:divBdr>
            <w:top w:val="none" w:sz="0" w:space="0" w:color="auto"/>
            <w:left w:val="none" w:sz="0" w:space="0" w:color="auto"/>
            <w:bottom w:val="none" w:sz="0" w:space="0" w:color="auto"/>
            <w:right w:val="none" w:sz="0" w:space="0" w:color="auto"/>
          </w:divBdr>
          <w:divsChild>
            <w:div w:id="231041233">
              <w:marLeft w:val="0"/>
              <w:marRight w:val="0"/>
              <w:marTop w:val="0"/>
              <w:marBottom w:val="0"/>
              <w:divBdr>
                <w:top w:val="none" w:sz="0" w:space="0" w:color="auto"/>
                <w:left w:val="none" w:sz="0" w:space="0" w:color="auto"/>
                <w:bottom w:val="none" w:sz="0" w:space="0" w:color="auto"/>
                <w:right w:val="none" w:sz="0" w:space="0" w:color="auto"/>
              </w:divBdr>
            </w:div>
          </w:divsChild>
        </w:div>
        <w:div w:id="885918152">
          <w:marLeft w:val="0"/>
          <w:marRight w:val="0"/>
          <w:marTop w:val="0"/>
          <w:marBottom w:val="0"/>
          <w:divBdr>
            <w:top w:val="none" w:sz="0" w:space="0" w:color="auto"/>
            <w:left w:val="none" w:sz="0" w:space="0" w:color="auto"/>
            <w:bottom w:val="none" w:sz="0" w:space="0" w:color="auto"/>
            <w:right w:val="none" w:sz="0" w:space="0" w:color="auto"/>
          </w:divBdr>
          <w:divsChild>
            <w:div w:id="1623340921">
              <w:marLeft w:val="0"/>
              <w:marRight w:val="0"/>
              <w:marTop w:val="0"/>
              <w:marBottom w:val="0"/>
              <w:divBdr>
                <w:top w:val="none" w:sz="0" w:space="0" w:color="auto"/>
                <w:left w:val="none" w:sz="0" w:space="0" w:color="auto"/>
                <w:bottom w:val="none" w:sz="0" w:space="0" w:color="auto"/>
                <w:right w:val="none" w:sz="0" w:space="0" w:color="auto"/>
              </w:divBdr>
            </w:div>
          </w:divsChild>
        </w:div>
        <w:div w:id="919601166">
          <w:marLeft w:val="0"/>
          <w:marRight w:val="0"/>
          <w:marTop w:val="0"/>
          <w:marBottom w:val="0"/>
          <w:divBdr>
            <w:top w:val="none" w:sz="0" w:space="0" w:color="auto"/>
            <w:left w:val="none" w:sz="0" w:space="0" w:color="auto"/>
            <w:bottom w:val="none" w:sz="0" w:space="0" w:color="auto"/>
            <w:right w:val="none" w:sz="0" w:space="0" w:color="auto"/>
          </w:divBdr>
          <w:divsChild>
            <w:div w:id="80836971">
              <w:marLeft w:val="0"/>
              <w:marRight w:val="0"/>
              <w:marTop w:val="0"/>
              <w:marBottom w:val="0"/>
              <w:divBdr>
                <w:top w:val="none" w:sz="0" w:space="0" w:color="auto"/>
                <w:left w:val="none" w:sz="0" w:space="0" w:color="auto"/>
                <w:bottom w:val="none" w:sz="0" w:space="0" w:color="auto"/>
                <w:right w:val="none" w:sz="0" w:space="0" w:color="auto"/>
              </w:divBdr>
            </w:div>
          </w:divsChild>
        </w:div>
        <w:div w:id="975184866">
          <w:marLeft w:val="0"/>
          <w:marRight w:val="0"/>
          <w:marTop w:val="0"/>
          <w:marBottom w:val="0"/>
          <w:divBdr>
            <w:top w:val="none" w:sz="0" w:space="0" w:color="auto"/>
            <w:left w:val="none" w:sz="0" w:space="0" w:color="auto"/>
            <w:bottom w:val="none" w:sz="0" w:space="0" w:color="auto"/>
            <w:right w:val="none" w:sz="0" w:space="0" w:color="auto"/>
          </w:divBdr>
          <w:divsChild>
            <w:div w:id="673341602">
              <w:marLeft w:val="0"/>
              <w:marRight w:val="0"/>
              <w:marTop w:val="0"/>
              <w:marBottom w:val="0"/>
              <w:divBdr>
                <w:top w:val="none" w:sz="0" w:space="0" w:color="auto"/>
                <w:left w:val="none" w:sz="0" w:space="0" w:color="auto"/>
                <w:bottom w:val="none" w:sz="0" w:space="0" w:color="auto"/>
                <w:right w:val="none" w:sz="0" w:space="0" w:color="auto"/>
              </w:divBdr>
            </w:div>
          </w:divsChild>
        </w:div>
        <w:div w:id="1020548981">
          <w:marLeft w:val="0"/>
          <w:marRight w:val="0"/>
          <w:marTop w:val="0"/>
          <w:marBottom w:val="0"/>
          <w:divBdr>
            <w:top w:val="none" w:sz="0" w:space="0" w:color="auto"/>
            <w:left w:val="none" w:sz="0" w:space="0" w:color="auto"/>
            <w:bottom w:val="none" w:sz="0" w:space="0" w:color="auto"/>
            <w:right w:val="none" w:sz="0" w:space="0" w:color="auto"/>
          </w:divBdr>
          <w:divsChild>
            <w:div w:id="1861358264">
              <w:marLeft w:val="0"/>
              <w:marRight w:val="0"/>
              <w:marTop w:val="0"/>
              <w:marBottom w:val="0"/>
              <w:divBdr>
                <w:top w:val="none" w:sz="0" w:space="0" w:color="auto"/>
                <w:left w:val="none" w:sz="0" w:space="0" w:color="auto"/>
                <w:bottom w:val="none" w:sz="0" w:space="0" w:color="auto"/>
                <w:right w:val="none" w:sz="0" w:space="0" w:color="auto"/>
              </w:divBdr>
            </w:div>
          </w:divsChild>
        </w:div>
        <w:div w:id="1047140667">
          <w:marLeft w:val="0"/>
          <w:marRight w:val="0"/>
          <w:marTop w:val="0"/>
          <w:marBottom w:val="0"/>
          <w:divBdr>
            <w:top w:val="none" w:sz="0" w:space="0" w:color="auto"/>
            <w:left w:val="none" w:sz="0" w:space="0" w:color="auto"/>
            <w:bottom w:val="none" w:sz="0" w:space="0" w:color="auto"/>
            <w:right w:val="none" w:sz="0" w:space="0" w:color="auto"/>
          </w:divBdr>
          <w:divsChild>
            <w:div w:id="396131261">
              <w:marLeft w:val="0"/>
              <w:marRight w:val="0"/>
              <w:marTop w:val="0"/>
              <w:marBottom w:val="0"/>
              <w:divBdr>
                <w:top w:val="none" w:sz="0" w:space="0" w:color="auto"/>
                <w:left w:val="none" w:sz="0" w:space="0" w:color="auto"/>
                <w:bottom w:val="none" w:sz="0" w:space="0" w:color="auto"/>
                <w:right w:val="none" w:sz="0" w:space="0" w:color="auto"/>
              </w:divBdr>
            </w:div>
          </w:divsChild>
        </w:div>
        <w:div w:id="1097289591">
          <w:marLeft w:val="0"/>
          <w:marRight w:val="0"/>
          <w:marTop w:val="0"/>
          <w:marBottom w:val="0"/>
          <w:divBdr>
            <w:top w:val="none" w:sz="0" w:space="0" w:color="auto"/>
            <w:left w:val="none" w:sz="0" w:space="0" w:color="auto"/>
            <w:bottom w:val="none" w:sz="0" w:space="0" w:color="auto"/>
            <w:right w:val="none" w:sz="0" w:space="0" w:color="auto"/>
          </w:divBdr>
          <w:divsChild>
            <w:div w:id="437679244">
              <w:marLeft w:val="0"/>
              <w:marRight w:val="0"/>
              <w:marTop w:val="0"/>
              <w:marBottom w:val="0"/>
              <w:divBdr>
                <w:top w:val="none" w:sz="0" w:space="0" w:color="auto"/>
                <w:left w:val="none" w:sz="0" w:space="0" w:color="auto"/>
                <w:bottom w:val="none" w:sz="0" w:space="0" w:color="auto"/>
                <w:right w:val="none" w:sz="0" w:space="0" w:color="auto"/>
              </w:divBdr>
            </w:div>
          </w:divsChild>
        </w:div>
        <w:div w:id="1185558171">
          <w:marLeft w:val="0"/>
          <w:marRight w:val="0"/>
          <w:marTop w:val="0"/>
          <w:marBottom w:val="0"/>
          <w:divBdr>
            <w:top w:val="none" w:sz="0" w:space="0" w:color="auto"/>
            <w:left w:val="none" w:sz="0" w:space="0" w:color="auto"/>
            <w:bottom w:val="none" w:sz="0" w:space="0" w:color="auto"/>
            <w:right w:val="none" w:sz="0" w:space="0" w:color="auto"/>
          </w:divBdr>
          <w:divsChild>
            <w:div w:id="2040936537">
              <w:marLeft w:val="0"/>
              <w:marRight w:val="0"/>
              <w:marTop w:val="0"/>
              <w:marBottom w:val="0"/>
              <w:divBdr>
                <w:top w:val="none" w:sz="0" w:space="0" w:color="auto"/>
                <w:left w:val="none" w:sz="0" w:space="0" w:color="auto"/>
                <w:bottom w:val="none" w:sz="0" w:space="0" w:color="auto"/>
                <w:right w:val="none" w:sz="0" w:space="0" w:color="auto"/>
              </w:divBdr>
            </w:div>
          </w:divsChild>
        </w:div>
        <w:div w:id="1248147289">
          <w:marLeft w:val="0"/>
          <w:marRight w:val="0"/>
          <w:marTop w:val="0"/>
          <w:marBottom w:val="0"/>
          <w:divBdr>
            <w:top w:val="none" w:sz="0" w:space="0" w:color="auto"/>
            <w:left w:val="none" w:sz="0" w:space="0" w:color="auto"/>
            <w:bottom w:val="none" w:sz="0" w:space="0" w:color="auto"/>
            <w:right w:val="none" w:sz="0" w:space="0" w:color="auto"/>
          </w:divBdr>
          <w:divsChild>
            <w:div w:id="1073894658">
              <w:marLeft w:val="0"/>
              <w:marRight w:val="0"/>
              <w:marTop w:val="0"/>
              <w:marBottom w:val="0"/>
              <w:divBdr>
                <w:top w:val="none" w:sz="0" w:space="0" w:color="auto"/>
                <w:left w:val="none" w:sz="0" w:space="0" w:color="auto"/>
                <w:bottom w:val="none" w:sz="0" w:space="0" w:color="auto"/>
                <w:right w:val="none" w:sz="0" w:space="0" w:color="auto"/>
              </w:divBdr>
            </w:div>
          </w:divsChild>
        </w:div>
        <w:div w:id="1352342958">
          <w:marLeft w:val="0"/>
          <w:marRight w:val="0"/>
          <w:marTop w:val="0"/>
          <w:marBottom w:val="0"/>
          <w:divBdr>
            <w:top w:val="none" w:sz="0" w:space="0" w:color="auto"/>
            <w:left w:val="none" w:sz="0" w:space="0" w:color="auto"/>
            <w:bottom w:val="none" w:sz="0" w:space="0" w:color="auto"/>
            <w:right w:val="none" w:sz="0" w:space="0" w:color="auto"/>
          </w:divBdr>
          <w:divsChild>
            <w:div w:id="1568610301">
              <w:marLeft w:val="0"/>
              <w:marRight w:val="0"/>
              <w:marTop w:val="0"/>
              <w:marBottom w:val="0"/>
              <w:divBdr>
                <w:top w:val="none" w:sz="0" w:space="0" w:color="auto"/>
                <w:left w:val="none" w:sz="0" w:space="0" w:color="auto"/>
                <w:bottom w:val="none" w:sz="0" w:space="0" w:color="auto"/>
                <w:right w:val="none" w:sz="0" w:space="0" w:color="auto"/>
              </w:divBdr>
            </w:div>
          </w:divsChild>
        </w:div>
        <w:div w:id="1397774535">
          <w:marLeft w:val="0"/>
          <w:marRight w:val="0"/>
          <w:marTop w:val="0"/>
          <w:marBottom w:val="0"/>
          <w:divBdr>
            <w:top w:val="none" w:sz="0" w:space="0" w:color="auto"/>
            <w:left w:val="none" w:sz="0" w:space="0" w:color="auto"/>
            <w:bottom w:val="none" w:sz="0" w:space="0" w:color="auto"/>
            <w:right w:val="none" w:sz="0" w:space="0" w:color="auto"/>
          </w:divBdr>
          <w:divsChild>
            <w:div w:id="1932085102">
              <w:marLeft w:val="0"/>
              <w:marRight w:val="0"/>
              <w:marTop w:val="0"/>
              <w:marBottom w:val="0"/>
              <w:divBdr>
                <w:top w:val="none" w:sz="0" w:space="0" w:color="auto"/>
                <w:left w:val="none" w:sz="0" w:space="0" w:color="auto"/>
                <w:bottom w:val="none" w:sz="0" w:space="0" w:color="auto"/>
                <w:right w:val="none" w:sz="0" w:space="0" w:color="auto"/>
              </w:divBdr>
            </w:div>
          </w:divsChild>
        </w:div>
        <w:div w:id="1440639969">
          <w:marLeft w:val="0"/>
          <w:marRight w:val="0"/>
          <w:marTop w:val="0"/>
          <w:marBottom w:val="0"/>
          <w:divBdr>
            <w:top w:val="none" w:sz="0" w:space="0" w:color="auto"/>
            <w:left w:val="none" w:sz="0" w:space="0" w:color="auto"/>
            <w:bottom w:val="none" w:sz="0" w:space="0" w:color="auto"/>
            <w:right w:val="none" w:sz="0" w:space="0" w:color="auto"/>
          </w:divBdr>
          <w:divsChild>
            <w:div w:id="1034426328">
              <w:marLeft w:val="0"/>
              <w:marRight w:val="0"/>
              <w:marTop w:val="0"/>
              <w:marBottom w:val="0"/>
              <w:divBdr>
                <w:top w:val="none" w:sz="0" w:space="0" w:color="auto"/>
                <w:left w:val="none" w:sz="0" w:space="0" w:color="auto"/>
                <w:bottom w:val="none" w:sz="0" w:space="0" w:color="auto"/>
                <w:right w:val="none" w:sz="0" w:space="0" w:color="auto"/>
              </w:divBdr>
            </w:div>
          </w:divsChild>
        </w:div>
        <w:div w:id="1470901942">
          <w:marLeft w:val="0"/>
          <w:marRight w:val="0"/>
          <w:marTop w:val="0"/>
          <w:marBottom w:val="0"/>
          <w:divBdr>
            <w:top w:val="none" w:sz="0" w:space="0" w:color="auto"/>
            <w:left w:val="none" w:sz="0" w:space="0" w:color="auto"/>
            <w:bottom w:val="none" w:sz="0" w:space="0" w:color="auto"/>
            <w:right w:val="none" w:sz="0" w:space="0" w:color="auto"/>
          </w:divBdr>
          <w:divsChild>
            <w:div w:id="30612474">
              <w:marLeft w:val="0"/>
              <w:marRight w:val="0"/>
              <w:marTop w:val="0"/>
              <w:marBottom w:val="0"/>
              <w:divBdr>
                <w:top w:val="none" w:sz="0" w:space="0" w:color="auto"/>
                <w:left w:val="none" w:sz="0" w:space="0" w:color="auto"/>
                <w:bottom w:val="none" w:sz="0" w:space="0" w:color="auto"/>
                <w:right w:val="none" w:sz="0" w:space="0" w:color="auto"/>
              </w:divBdr>
            </w:div>
          </w:divsChild>
        </w:div>
        <w:div w:id="1483766537">
          <w:marLeft w:val="0"/>
          <w:marRight w:val="0"/>
          <w:marTop w:val="0"/>
          <w:marBottom w:val="0"/>
          <w:divBdr>
            <w:top w:val="none" w:sz="0" w:space="0" w:color="auto"/>
            <w:left w:val="none" w:sz="0" w:space="0" w:color="auto"/>
            <w:bottom w:val="none" w:sz="0" w:space="0" w:color="auto"/>
            <w:right w:val="none" w:sz="0" w:space="0" w:color="auto"/>
          </w:divBdr>
          <w:divsChild>
            <w:div w:id="981815087">
              <w:marLeft w:val="0"/>
              <w:marRight w:val="0"/>
              <w:marTop w:val="0"/>
              <w:marBottom w:val="0"/>
              <w:divBdr>
                <w:top w:val="none" w:sz="0" w:space="0" w:color="auto"/>
                <w:left w:val="none" w:sz="0" w:space="0" w:color="auto"/>
                <w:bottom w:val="none" w:sz="0" w:space="0" w:color="auto"/>
                <w:right w:val="none" w:sz="0" w:space="0" w:color="auto"/>
              </w:divBdr>
            </w:div>
          </w:divsChild>
        </w:div>
        <w:div w:id="1501042261">
          <w:marLeft w:val="0"/>
          <w:marRight w:val="0"/>
          <w:marTop w:val="0"/>
          <w:marBottom w:val="0"/>
          <w:divBdr>
            <w:top w:val="none" w:sz="0" w:space="0" w:color="auto"/>
            <w:left w:val="none" w:sz="0" w:space="0" w:color="auto"/>
            <w:bottom w:val="none" w:sz="0" w:space="0" w:color="auto"/>
            <w:right w:val="none" w:sz="0" w:space="0" w:color="auto"/>
          </w:divBdr>
          <w:divsChild>
            <w:div w:id="533276480">
              <w:marLeft w:val="0"/>
              <w:marRight w:val="0"/>
              <w:marTop w:val="0"/>
              <w:marBottom w:val="0"/>
              <w:divBdr>
                <w:top w:val="none" w:sz="0" w:space="0" w:color="auto"/>
                <w:left w:val="none" w:sz="0" w:space="0" w:color="auto"/>
                <w:bottom w:val="none" w:sz="0" w:space="0" w:color="auto"/>
                <w:right w:val="none" w:sz="0" w:space="0" w:color="auto"/>
              </w:divBdr>
            </w:div>
          </w:divsChild>
        </w:div>
        <w:div w:id="1508212551">
          <w:marLeft w:val="0"/>
          <w:marRight w:val="0"/>
          <w:marTop w:val="0"/>
          <w:marBottom w:val="0"/>
          <w:divBdr>
            <w:top w:val="none" w:sz="0" w:space="0" w:color="auto"/>
            <w:left w:val="none" w:sz="0" w:space="0" w:color="auto"/>
            <w:bottom w:val="none" w:sz="0" w:space="0" w:color="auto"/>
            <w:right w:val="none" w:sz="0" w:space="0" w:color="auto"/>
          </w:divBdr>
          <w:divsChild>
            <w:div w:id="1652178233">
              <w:marLeft w:val="0"/>
              <w:marRight w:val="0"/>
              <w:marTop w:val="0"/>
              <w:marBottom w:val="0"/>
              <w:divBdr>
                <w:top w:val="none" w:sz="0" w:space="0" w:color="auto"/>
                <w:left w:val="none" w:sz="0" w:space="0" w:color="auto"/>
                <w:bottom w:val="none" w:sz="0" w:space="0" w:color="auto"/>
                <w:right w:val="none" w:sz="0" w:space="0" w:color="auto"/>
              </w:divBdr>
            </w:div>
          </w:divsChild>
        </w:div>
        <w:div w:id="1524632147">
          <w:marLeft w:val="0"/>
          <w:marRight w:val="0"/>
          <w:marTop w:val="0"/>
          <w:marBottom w:val="0"/>
          <w:divBdr>
            <w:top w:val="none" w:sz="0" w:space="0" w:color="auto"/>
            <w:left w:val="none" w:sz="0" w:space="0" w:color="auto"/>
            <w:bottom w:val="none" w:sz="0" w:space="0" w:color="auto"/>
            <w:right w:val="none" w:sz="0" w:space="0" w:color="auto"/>
          </w:divBdr>
          <w:divsChild>
            <w:div w:id="1862890887">
              <w:marLeft w:val="0"/>
              <w:marRight w:val="0"/>
              <w:marTop w:val="0"/>
              <w:marBottom w:val="0"/>
              <w:divBdr>
                <w:top w:val="none" w:sz="0" w:space="0" w:color="auto"/>
                <w:left w:val="none" w:sz="0" w:space="0" w:color="auto"/>
                <w:bottom w:val="none" w:sz="0" w:space="0" w:color="auto"/>
                <w:right w:val="none" w:sz="0" w:space="0" w:color="auto"/>
              </w:divBdr>
            </w:div>
          </w:divsChild>
        </w:div>
        <w:div w:id="1628655873">
          <w:marLeft w:val="0"/>
          <w:marRight w:val="0"/>
          <w:marTop w:val="0"/>
          <w:marBottom w:val="0"/>
          <w:divBdr>
            <w:top w:val="none" w:sz="0" w:space="0" w:color="auto"/>
            <w:left w:val="none" w:sz="0" w:space="0" w:color="auto"/>
            <w:bottom w:val="none" w:sz="0" w:space="0" w:color="auto"/>
            <w:right w:val="none" w:sz="0" w:space="0" w:color="auto"/>
          </w:divBdr>
          <w:divsChild>
            <w:div w:id="189490873">
              <w:marLeft w:val="0"/>
              <w:marRight w:val="0"/>
              <w:marTop w:val="0"/>
              <w:marBottom w:val="0"/>
              <w:divBdr>
                <w:top w:val="none" w:sz="0" w:space="0" w:color="auto"/>
                <w:left w:val="none" w:sz="0" w:space="0" w:color="auto"/>
                <w:bottom w:val="none" w:sz="0" w:space="0" w:color="auto"/>
                <w:right w:val="none" w:sz="0" w:space="0" w:color="auto"/>
              </w:divBdr>
            </w:div>
          </w:divsChild>
        </w:div>
        <w:div w:id="1639603961">
          <w:marLeft w:val="0"/>
          <w:marRight w:val="0"/>
          <w:marTop w:val="0"/>
          <w:marBottom w:val="0"/>
          <w:divBdr>
            <w:top w:val="none" w:sz="0" w:space="0" w:color="auto"/>
            <w:left w:val="none" w:sz="0" w:space="0" w:color="auto"/>
            <w:bottom w:val="none" w:sz="0" w:space="0" w:color="auto"/>
            <w:right w:val="none" w:sz="0" w:space="0" w:color="auto"/>
          </w:divBdr>
          <w:divsChild>
            <w:div w:id="880284826">
              <w:marLeft w:val="0"/>
              <w:marRight w:val="0"/>
              <w:marTop w:val="0"/>
              <w:marBottom w:val="0"/>
              <w:divBdr>
                <w:top w:val="none" w:sz="0" w:space="0" w:color="auto"/>
                <w:left w:val="none" w:sz="0" w:space="0" w:color="auto"/>
                <w:bottom w:val="none" w:sz="0" w:space="0" w:color="auto"/>
                <w:right w:val="none" w:sz="0" w:space="0" w:color="auto"/>
              </w:divBdr>
            </w:div>
          </w:divsChild>
        </w:div>
        <w:div w:id="1650211400">
          <w:marLeft w:val="0"/>
          <w:marRight w:val="0"/>
          <w:marTop w:val="0"/>
          <w:marBottom w:val="0"/>
          <w:divBdr>
            <w:top w:val="none" w:sz="0" w:space="0" w:color="auto"/>
            <w:left w:val="none" w:sz="0" w:space="0" w:color="auto"/>
            <w:bottom w:val="none" w:sz="0" w:space="0" w:color="auto"/>
            <w:right w:val="none" w:sz="0" w:space="0" w:color="auto"/>
          </w:divBdr>
          <w:divsChild>
            <w:div w:id="2130078306">
              <w:marLeft w:val="0"/>
              <w:marRight w:val="0"/>
              <w:marTop w:val="0"/>
              <w:marBottom w:val="0"/>
              <w:divBdr>
                <w:top w:val="none" w:sz="0" w:space="0" w:color="auto"/>
                <w:left w:val="none" w:sz="0" w:space="0" w:color="auto"/>
                <w:bottom w:val="none" w:sz="0" w:space="0" w:color="auto"/>
                <w:right w:val="none" w:sz="0" w:space="0" w:color="auto"/>
              </w:divBdr>
            </w:div>
          </w:divsChild>
        </w:div>
        <w:div w:id="1656715497">
          <w:marLeft w:val="0"/>
          <w:marRight w:val="0"/>
          <w:marTop w:val="0"/>
          <w:marBottom w:val="0"/>
          <w:divBdr>
            <w:top w:val="none" w:sz="0" w:space="0" w:color="auto"/>
            <w:left w:val="none" w:sz="0" w:space="0" w:color="auto"/>
            <w:bottom w:val="none" w:sz="0" w:space="0" w:color="auto"/>
            <w:right w:val="none" w:sz="0" w:space="0" w:color="auto"/>
          </w:divBdr>
          <w:divsChild>
            <w:div w:id="673723929">
              <w:marLeft w:val="0"/>
              <w:marRight w:val="0"/>
              <w:marTop w:val="0"/>
              <w:marBottom w:val="0"/>
              <w:divBdr>
                <w:top w:val="none" w:sz="0" w:space="0" w:color="auto"/>
                <w:left w:val="none" w:sz="0" w:space="0" w:color="auto"/>
                <w:bottom w:val="none" w:sz="0" w:space="0" w:color="auto"/>
                <w:right w:val="none" w:sz="0" w:space="0" w:color="auto"/>
              </w:divBdr>
            </w:div>
          </w:divsChild>
        </w:div>
        <w:div w:id="1713188293">
          <w:marLeft w:val="0"/>
          <w:marRight w:val="0"/>
          <w:marTop w:val="0"/>
          <w:marBottom w:val="0"/>
          <w:divBdr>
            <w:top w:val="none" w:sz="0" w:space="0" w:color="auto"/>
            <w:left w:val="none" w:sz="0" w:space="0" w:color="auto"/>
            <w:bottom w:val="none" w:sz="0" w:space="0" w:color="auto"/>
            <w:right w:val="none" w:sz="0" w:space="0" w:color="auto"/>
          </w:divBdr>
          <w:divsChild>
            <w:div w:id="974600542">
              <w:marLeft w:val="0"/>
              <w:marRight w:val="0"/>
              <w:marTop w:val="0"/>
              <w:marBottom w:val="0"/>
              <w:divBdr>
                <w:top w:val="none" w:sz="0" w:space="0" w:color="auto"/>
                <w:left w:val="none" w:sz="0" w:space="0" w:color="auto"/>
                <w:bottom w:val="none" w:sz="0" w:space="0" w:color="auto"/>
                <w:right w:val="none" w:sz="0" w:space="0" w:color="auto"/>
              </w:divBdr>
            </w:div>
          </w:divsChild>
        </w:div>
        <w:div w:id="1715542411">
          <w:marLeft w:val="0"/>
          <w:marRight w:val="0"/>
          <w:marTop w:val="0"/>
          <w:marBottom w:val="0"/>
          <w:divBdr>
            <w:top w:val="none" w:sz="0" w:space="0" w:color="auto"/>
            <w:left w:val="none" w:sz="0" w:space="0" w:color="auto"/>
            <w:bottom w:val="none" w:sz="0" w:space="0" w:color="auto"/>
            <w:right w:val="none" w:sz="0" w:space="0" w:color="auto"/>
          </w:divBdr>
          <w:divsChild>
            <w:div w:id="2103721794">
              <w:marLeft w:val="0"/>
              <w:marRight w:val="0"/>
              <w:marTop w:val="0"/>
              <w:marBottom w:val="0"/>
              <w:divBdr>
                <w:top w:val="none" w:sz="0" w:space="0" w:color="auto"/>
                <w:left w:val="none" w:sz="0" w:space="0" w:color="auto"/>
                <w:bottom w:val="none" w:sz="0" w:space="0" w:color="auto"/>
                <w:right w:val="none" w:sz="0" w:space="0" w:color="auto"/>
              </w:divBdr>
            </w:div>
          </w:divsChild>
        </w:div>
        <w:div w:id="1746685202">
          <w:marLeft w:val="0"/>
          <w:marRight w:val="0"/>
          <w:marTop w:val="0"/>
          <w:marBottom w:val="0"/>
          <w:divBdr>
            <w:top w:val="none" w:sz="0" w:space="0" w:color="auto"/>
            <w:left w:val="none" w:sz="0" w:space="0" w:color="auto"/>
            <w:bottom w:val="none" w:sz="0" w:space="0" w:color="auto"/>
            <w:right w:val="none" w:sz="0" w:space="0" w:color="auto"/>
          </w:divBdr>
          <w:divsChild>
            <w:div w:id="1091044371">
              <w:marLeft w:val="0"/>
              <w:marRight w:val="0"/>
              <w:marTop w:val="0"/>
              <w:marBottom w:val="0"/>
              <w:divBdr>
                <w:top w:val="none" w:sz="0" w:space="0" w:color="auto"/>
                <w:left w:val="none" w:sz="0" w:space="0" w:color="auto"/>
                <w:bottom w:val="none" w:sz="0" w:space="0" w:color="auto"/>
                <w:right w:val="none" w:sz="0" w:space="0" w:color="auto"/>
              </w:divBdr>
            </w:div>
          </w:divsChild>
        </w:div>
        <w:div w:id="1772820547">
          <w:marLeft w:val="0"/>
          <w:marRight w:val="0"/>
          <w:marTop w:val="0"/>
          <w:marBottom w:val="0"/>
          <w:divBdr>
            <w:top w:val="none" w:sz="0" w:space="0" w:color="auto"/>
            <w:left w:val="none" w:sz="0" w:space="0" w:color="auto"/>
            <w:bottom w:val="none" w:sz="0" w:space="0" w:color="auto"/>
            <w:right w:val="none" w:sz="0" w:space="0" w:color="auto"/>
          </w:divBdr>
          <w:divsChild>
            <w:div w:id="1607083260">
              <w:marLeft w:val="0"/>
              <w:marRight w:val="0"/>
              <w:marTop w:val="0"/>
              <w:marBottom w:val="0"/>
              <w:divBdr>
                <w:top w:val="none" w:sz="0" w:space="0" w:color="auto"/>
                <w:left w:val="none" w:sz="0" w:space="0" w:color="auto"/>
                <w:bottom w:val="none" w:sz="0" w:space="0" w:color="auto"/>
                <w:right w:val="none" w:sz="0" w:space="0" w:color="auto"/>
              </w:divBdr>
            </w:div>
          </w:divsChild>
        </w:div>
        <w:div w:id="1872496960">
          <w:marLeft w:val="0"/>
          <w:marRight w:val="0"/>
          <w:marTop w:val="0"/>
          <w:marBottom w:val="0"/>
          <w:divBdr>
            <w:top w:val="none" w:sz="0" w:space="0" w:color="auto"/>
            <w:left w:val="none" w:sz="0" w:space="0" w:color="auto"/>
            <w:bottom w:val="none" w:sz="0" w:space="0" w:color="auto"/>
            <w:right w:val="none" w:sz="0" w:space="0" w:color="auto"/>
          </w:divBdr>
          <w:divsChild>
            <w:div w:id="339435793">
              <w:marLeft w:val="0"/>
              <w:marRight w:val="0"/>
              <w:marTop w:val="0"/>
              <w:marBottom w:val="0"/>
              <w:divBdr>
                <w:top w:val="none" w:sz="0" w:space="0" w:color="auto"/>
                <w:left w:val="none" w:sz="0" w:space="0" w:color="auto"/>
                <w:bottom w:val="none" w:sz="0" w:space="0" w:color="auto"/>
                <w:right w:val="none" w:sz="0" w:space="0" w:color="auto"/>
              </w:divBdr>
            </w:div>
          </w:divsChild>
        </w:div>
        <w:div w:id="1882087018">
          <w:marLeft w:val="0"/>
          <w:marRight w:val="0"/>
          <w:marTop w:val="0"/>
          <w:marBottom w:val="0"/>
          <w:divBdr>
            <w:top w:val="none" w:sz="0" w:space="0" w:color="auto"/>
            <w:left w:val="none" w:sz="0" w:space="0" w:color="auto"/>
            <w:bottom w:val="none" w:sz="0" w:space="0" w:color="auto"/>
            <w:right w:val="none" w:sz="0" w:space="0" w:color="auto"/>
          </w:divBdr>
          <w:divsChild>
            <w:div w:id="594674788">
              <w:marLeft w:val="0"/>
              <w:marRight w:val="0"/>
              <w:marTop w:val="0"/>
              <w:marBottom w:val="0"/>
              <w:divBdr>
                <w:top w:val="none" w:sz="0" w:space="0" w:color="auto"/>
                <w:left w:val="none" w:sz="0" w:space="0" w:color="auto"/>
                <w:bottom w:val="none" w:sz="0" w:space="0" w:color="auto"/>
                <w:right w:val="none" w:sz="0" w:space="0" w:color="auto"/>
              </w:divBdr>
            </w:div>
          </w:divsChild>
        </w:div>
        <w:div w:id="1895702987">
          <w:marLeft w:val="0"/>
          <w:marRight w:val="0"/>
          <w:marTop w:val="0"/>
          <w:marBottom w:val="0"/>
          <w:divBdr>
            <w:top w:val="none" w:sz="0" w:space="0" w:color="auto"/>
            <w:left w:val="none" w:sz="0" w:space="0" w:color="auto"/>
            <w:bottom w:val="none" w:sz="0" w:space="0" w:color="auto"/>
            <w:right w:val="none" w:sz="0" w:space="0" w:color="auto"/>
          </w:divBdr>
          <w:divsChild>
            <w:div w:id="804276349">
              <w:marLeft w:val="0"/>
              <w:marRight w:val="0"/>
              <w:marTop w:val="0"/>
              <w:marBottom w:val="0"/>
              <w:divBdr>
                <w:top w:val="none" w:sz="0" w:space="0" w:color="auto"/>
                <w:left w:val="none" w:sz="0" w:space="0" w:color="auto"/>
                <w:bottom w:val="none" w:sz="0" w:space="0" w:color="auto"/>
                <w:right w:val="none" w:sz="0" w:space="0" w:color="auto"/>
              </w:divBdr>
            </w:div>
          </w:divsChild>
        </w:div>
        <w:div w:id="1902206418">
          <w:marLeft w:val="0"/>
          <w:marRight w:val="0"/>
          <w:marTop w:val="0"/>
          <w:marBottom w:val="0"/>
          <w:divBdr>
            <w:top w:val="none" w:sz="0" w:space="0" w:color="auto"/>
            <w:left w:val="none" w:sz="0" w:space="0" w:color="auto"/>
            <w:bottom w:val="none" w:sz="0" w:space="0" w:color="auto"/>
            <w:right w:val="none" w:sz="0" w:space="0" w:color="auto"/>
          </w:divBdr>
          <w:divsChild>
            <w:div w:id="1943805657">
              <w:marLeft w:val="0"/>
              <w:marRight w:val="0"/>
              <w:marTop w:val="0"/>
              <w:marBottom w:val="0"/>
              <w:divBdr>
                <w:top w:val="none" w:sz="0" w:space="0" w:color="auto"/>
                <w:left w:val="none" w:sz="0" w:space="0" w:color="auto"/>
                <w:bottom w:val="none" w:sz="0" w:space="0" w:color="auto"/>
                <w:right w:val="none" w:sz="0" w:space="0" w:color="auto"/>
              </w:divBdr>
            </w:div>
          </w:divsChild>
        </w:div>
        <w:div w:id="1960526704">
          <w:marLeft w:val="0"/>
          <w:marRight w:val="0"/>
          <w:marTop w:val="0"/>
          <w:marBottom w:val="0"/>
          <w:divBdr>
            <w:top w:val="none" w:sz="0" w:space="0" w:color="auto"/>
            <w:left w:val="none" w:sz="0" w:space="0" w:color="auto"/>
            <w:bottom w:val="none" w:sz="0" w:space="0" w:color="auto"/>
            <w:right w:val="none" w:sz="0" w:space="0" w:color="auto"/>
          </w:divBdr>
          <w:divsChild>
            <w:div w:id="900755090">
              <w:marLeft w:val="0"/>
              <w:marRight w:val="0"/>
              <w:marTop w:val="0"/>
              <w:marBottom w:val="0"/>
              <w:divBdr>
                <w:top w:val="none" w:sz="0" w:space="0" w:color="auto"/>
                <w:left w:val="none" w:sz="0" w:space="0" w:color="auto"/>
                <w:bottom w:val="none" w:sz="0" w:space="0" w:color="auto"/>
                <w:right w:val="none" w:sz="0" w:space="0" w:color="auto"/>
              </w:divBdr>
            </w:div>
          </w:divsChild>
        </w:div>
        <w:div w:id="1966307249">
          <w:marLeft w:val="0"/>
          <w:marRight w:val="0"/>
          <w:marTop w:val="0"/>
          <w:marBottom w:val="0"/>
          <w:divBdr>
            <w:top w:val="none" w:sz="0" w:space="0" w:color="auto"/>
            <w:left w:val="none" w:sz="0" w:space="0" w:color="auto"/>
            <w:bottom w:val="none" w:sz="0" w:space="0" w:color="auto"/>
            <w:right w:val="none" w:sz="0" w:space="0" w:color="auto"/>
          </w:divBdr>
          <w:divsChild>
            <w:div w:id="355890527">
              <w:marLeft w:val="0"/>
              <w:marRight w:val="0"/>
              <w:marTop w:val="0"/>
              <w:marBottom w:val="0"/>
              <w:divBdr>
                <w:top w:val="none" w:sz="0" w:space="0" w:color="auto"/>
                <w:left w:val="none" w:sz="0" w:space="0" w:color="auto"/>
                <w:bottom w:val="none" w:sz="0" w:space="0" w:color="auto"/>
                <w:right w:val="none" w:sz="0" w:space="0" w:color="auto"/>
              </w:divBdr>
            </w:div>
          </w:divsChild>
        </w:div>
        <w:div w:id="1974171900">
          <w:marLeft w:val="0"/>
          <w:marRight w:val="0"/>
          <w:marTop w:val="0"/>
          <w:marBottom w:val="0"/>
          <w:divBdr>
            <w:top w:val="none" w:sz="0" w:space="0" w:color="auto"/>
            <w:left w:val="none" w:sz="0" w:space="0" w:color="auto"/>
            <w:bottom w:val="none" w:sz="0" w:space="0" w:color="auto"/>
            <w:right w:val="none" w:sz="0" w:space="0" w:color="auto"/>
          </w:divBdr>
          <w:divsChild>
            <w:div w:id="354693970">
              <w:marLeft w:val="0"/>
              <w:marRight w:val="0"/>
              <w:marTop w:val="0"/>
              <w:marBottom w:val="0"/>
              <w:divBdr>
                <w:top w:val="none" w:sz="0" w:space="0" w:color="auto"/>
                <w:left w:val="none" w:sz="0" w:space="0" w:color="auto"/>
                <w:bottom w:val="none" w:sz="0" w:space="0" w:color="auto"/>
                <w:right w:val="none" w:sz="0" w:space="0" w:color="auto"/>
              </w:divBdr>
            </w:div>
          </w:divsChild>
        </w:div>
        <w:div w:id="2016181721">
          <w:marLeft w:val="0"/>
          <w:marRight w:val="0"/>
          <w:marTop w:val="0"/>
          <w:marBottom w:val="0"/>
          <w:divBdr>
            <w:top w:val="none" w:sz="0" w:space="0" w:color="auto"/>
            <w:left w:val="none" w:sz="0" w:space="0" w:color="auto"/>
            <w:bottom w:val="none" w:sz="0" w:space="0" w:color="auto"/>
            <w:right w:val="none" w:sz="0" w:space="0" w:color="auto"/>
          </w:divBdr>
          <w:divsChild>
            <w:div w:id="1023480913">
              <w:marLeft w:val="0"/>
              <w:marRight w:val="0"/>
              <w:marTop w:val="0"/>
              <w:marBottom w:val="0"/>
              <w:divBdr>
                <w:top w:val="none" w:sz="0" w:space="0" w:color="auto"/>
                <w:left w:val="none" w:sz="0" w:space="0" w:color="auto"/>
                <w:bottom w:val="none" w:sz="0" w:space="0" w:color="auto"/>
                <w:right w:val="none" w:sz="0" w:space="0" w:color="auto"/>
              </w:divBdr>
            </w:div>
          </w:divsChild>
        </w:div>
        <w:div w:id="2026859876">
          <w:marLeft w:val="0"/>
          <w:marRight w:val="0"/>
          <w:marTop w:val="0"/>
          <w:marBottom w:val="0"/>
          <w:divBdr>
            <w:top w:val="none" w:sz="0" w:space="0" w:color="auto"/>
            <w:left w:val="none" w:sz="0" w:space="0" w:color="auto"/>
            <w:bottom w:val="none" w:sz="0" w:space="0" w:color="auto"/>
            <w:right w:val="none" w:sz="0" w:space="0" w:color="auto"/>
          </w:divBdr>
          <w:divsChild>
            <w:div w:id="1061438195">
              <w:marLeft w:val="0"/>
              <w:marRight w:val="0"/>
              <w:marTop w:val="0"/>
              <w:marBottom w:val="0"/>
              <w:divBdr>
                <w:top w:val="none" w:sz="0" w:space="0" w:color="auto"/>
                <w:left w:val="none" w:sz="0" w:space="0" w:color="auto"/>
                <w:bottom w:val="none" w:sz="0" w:space="0" w:color="auto"/>
                <w:right w:val="none" w:sz="0" w:space="0" w:color="auto"/>
              </w:divBdr>
            </w:div>
          </w:divsChild>
        </w:div>
        <w:div w:id="2042902970">
          <w:marLeft w:val="0"/>
          <w:marRight w:val="0"/>
          <w:marTop w:val="0"/>
          <w:marBottom w:val="0"/>
          <w:divBdr>
            <w:top w:val="none" w:sz="0" w:space="0" w:color="auto"/>
            <w:left w:val="none" w:sz="0" w:space="0" w:color="auto"/>
            <w:bottom w:val="none" w:sz="0" w:space="0" w:color="auto"/>
            <w:right w:val="none" w:sz="0" w:space="0" w:color="auto"/>
          </w:divBdr>
          <w:divsChild>
            <w:div w:id="48457505">
              <w:marLeft w:val="0"/>
              <w:marRight w:val="0"/>
              <w:marTop w:val="0"/>
              <w:marBottom w:val="0"/>
              <w:divBdr>
                <w:top w:val="none" w:sz="0" w:space="0" w:color="auto"/>
                <w:left w:val="none" w:sz="0" w:space="0" w:color="auto"/>
                <w:bottom w:val="none" w:sz="0" w:space="0" w:color="auto"/>
                <w:right w:val="none" w:sz="0" w:space="0" w:color="auto"/>
              </w:divBdr>
            </w:div>
          </w:divsChild>
        </w:div>
        <w:div w:id="2119131449">
          <w:marLeft w:val="0"/>
          <w:marRight w:val="0"/>
          <w:marTop w:val="0"/>
          <w:marBottom w:val="0"/>
          <w:divBdr>
            <w:top w:val="none" w:sz="0" w:space="0" w:color="auto"/>
            <w:left w:val="none" w:sz="0" w:space="0" w:color="auto"/>
            <w:bottom w:val="none" w:sz="0" w:space="0" w:color="auto"/>
            <w:right w:val="none" w:sz="0" w:space="0" w:color="auto"/>
          </w:divBdr>
          <w:divsChild>
            <w:div w:id="892042025">
              <w:marLeft w:val="0"/>
              <w:marRight w:val="0"/>
              <w:marTop w:val="0"/>
              <w:marBottom w:val="0"/>
              <w:divBdr>
                <w:top w:val="none" w:sz="0" w:space="0" w:color="auto"/>
                <w:left w:val="none" w:sz="0" w:space="0" w:color="auto"/>
                <w:bottom w:val="none" w:sz="0" w:space="0" w:color="auto"/>
                <w:right w:val="none" w:sz="0" w:space="0" w:color="auto"/>
              </w:divBdr>
            </w:div>
          </w:divsChild>
        </w:div>
        <w:div w:id="2136216906">
          <w:marLeft w:val="0"/>
          <w:marRight w:val="0"/>
          <w:marTop w:val="0"/>
          <w:marBottom w:val="0"/>
          <w:divBdr>
            <w:top w:val="none" w:sz="0" w:space="0" w:color="auto"/>
            <w:left w:val="none" w:sz="0" w:space="0" w:color="auto"/>
            <w:bottom w:val="none" w:sz="0" w:space="0" w:color="auto"/>
            <w:right w:val="none" w:sz="0" w:space="0" w:color="auto"/>
          </w:divBdr>
          <w:divsChild>
            <w:div w:id="10702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46975">
      <w:bodyDiv w:val="1"/>
      <w:marLeft w:val="0"/>
      <w:marRight w:val="0"/>
      <w:marTop w:val="0"/>
      <w:marBottom w:val="0"/>
      <w:divBdr>
        <w:top w:val="none" w:sz="0" w:space="0" w:color="auto"/>
        <w:left w:val="none" w:sz="0" w:space="0" w:color="auto"/>
        <w:bottom w:val="none" w:sz="0" w:space="0" w:color="auto"/>
        <w:right w:val="none" w:sz="0" w:space="0" w:color="auto"/>
      </w:divBdr>
      <w:divsChild>
        <w:div w:id="71395987">
          <w:marLeft w:val="0"/>
          <w:marRight w:val="0"/>
          <w:marTop w:val="0"/>
          <w:marBottom w:val="0"/>
          <w:divBdr>
            <w:top w:val="none" w:sz="0" w:space="0" w:color="auto"/>
            <w:left w:val="none" w:sz="0" w:space="0" w:color="auto"/>
            <w:bottom w:val="none" w:sz="0" w:space="0" w:color="auto"/>
            <w:right w:val="none" w:sz="0" w:space="0" w:color="auto"/>
          </w:divBdr>
          <w:divsChild>
            <w:div w:id="114568996">
              <w:marLeft w:val="0"/>
              <w:marRight w:val="0"/>
              <w:marTop w:val="0"/>
              <w:marBottom w:val="0"/>
              <w:divBdr>
                <w:top w:val="none" w:sz="0" w:space="0" w:color="auto"/>
                <w:left w:val="none" w:sz="0" w:space="0" w:color="auto"/>
                <w:bottom w:val="none" w:sz="0" w:space="0" w:color="auto"/>
                <w:right w:val="none" w:sz="0" w:space="0" w:color="auto"/>
              </w:divBdr>
            </w:div>
          </w:divsChild>
        </w:div>
        <w:div w:id="74056618">
          <w:marLeft w:val="0"/>
          <w:marRight w:val="0"/>
          <w:marTop w:val="0"/>
          <w:marBottom w:val="0"/>
          <w:divBdr>
            <w:top w:val="none" w:sz="0" w:space="0" w:color="auto"/>
            <w:left w:val="none" w:sz="0" w:space="0" w:color="auto"/>
            <w:bottom w:val="none" w:sz="0" w:space="0" w:color="auto"/>
            <w:right w:val="none" w:sz="0" w:space="0" w:color="auto"/>
          </w:divBdr>
          <w:divsChild>
            <w:div w:id="1793479079">
              <w:marLeft w:val="0"/>
              <w:marRight w:val="0"/>
              <w:marTop w:val="0"/>
              <w:marBottom w:val="0"/>
              <w:divBdr>
                <w:top w:val="none" w:sz="0" w:space="0" w:color="auto"/>
                <w:left w:val="none" w:sz="0" w:space="0" w:color="auto"/>
                <w:bottom w:val="none" w:sz="0" w:space="0" w:color="auto"/>
                <w:right w:val="none" w:sz="0" w:space="0" w:color="auto"/>
              </w:divBdr>
            </w:div>
          </w:divsChild>
        </w:div>
        <w:div w:id="75900599">
          <w:marLeft w:val="0"/>
          <w:marRight w:val="0"/>
          <w:marTop w:val="0"/>
          <w:marBottom w:val="0"/>
          <w:divBdr>
            <w:top w:val="none" w:sz="0" w:space="0" w:color="auto"/>
            <w:left w:val="none" w:sz="0" w:space="0" w:color="auto"/>
            <w:bottom w:val="none" w:sz="0" w:space="0" w:color="auto"/>
            <w:right w:val="none" w:sz="0" w:space="0" w:color="auto"/>
          </w:divBdr>
          <w:divsChild>
            <w:div w:id="517698742">
              <w:marLeft w:val="0"/>
              <w:marRight w:val="0"/>
              <w:marTop w:val="0"/>
              <w:marBottom w:val="0"/>
              <w:divBdr>
                <w:top w:val="none" w:sz="0" w:space="0" w:color="auto"/>
                <w:left w:val="none" w:sz="0" w:space="0" w:color="auto"/>
                <w:bottom w:val="none" w:sz="0" w:space="0" w:color="auto"/>
                <w:right w:val="none" w:sz="0" w:space="0" w:color="auto"/>
              </w:divBdr>
            </w:div>
          </w:divsChild>
        </w:div>
        <w:div w:id="116416903">
          <w:marLeft w:val="0"/>
          <w:marRight w:val="0"/>
          <w:marTop w:val="0"/>
          <w:marBottom w:val="0"/>
          <w:divBdr>
            <w:top w:val="none" w:sz="0" w:space="0" w:color="auto"/>
            <w:left w:val="none" w:sz="0" w:space="0" w:color="auto"/>
            <w:bottom w:val="none" w:sz="0" w:space="0" w:color="auto"/>
            <w:right w:val="none" w:sz="0" w:space="0" w:color="auto"/>
          </w:divBdr>
          <w:divsChild>
            <w:div w:id="1551385735">
              <w:marLeft w:val="0"/>
              <w:marRight w:val="0"/>
              <w:marTop w:val="0"/>
              <w:marBottom w:val="0"/>
              <w:divBdr>
                <w:top w:val="none" w:sz="0" w:space="0" w:color="auto"/>
                <w:left w:val="none" w:sz="0" w:space="0" w:color="auto"/>
                <w:bottom w:val="none" w:sz="0" w:space="0" w:color="auto"/>
                <w:right w:val="none" w:sz="0" w:space="0" w:color="auto"/>
              </w:divBdr>
            </w:div>
          </w:divsChild>
        </w:div>
        <w:div w:id="129326800">
          <w:marLeft w:val="0"/>
          <w:marRight w:val="0"/>
          <w:marTop w:val="0"/>
          <w:marBottom w:val="0"/>
          <w:divBdr>
            <w:top w:val="none" w:sz="0" w:space="0" w:color="auto"/>
            <w:left w:val="none" w:sz="0" w:space="0" w:color="auto"/>
            <w:bottom w:val="none" w:sz="0" w:space="0" w:color="auto"/>
            <w:right w:val="none" w:sz="0" w:space="0" w:color="auto"/>
          </w:divBdr>
          <w:divsChild>
            <w:div w:id="271472960">
              <w:marLeft w:val="0"/>
              <w:marRight w:val="0"/>
              <w:marTop w:val="0"/>
              <w:marBottom w:val="0"/>
              <w:divBdr>
                <w:top w:val="none" w:sz="0" w:space="0" w:color="auto"/>
                <w:left w:val="none" w:sz="0" w:space="0" w:color="auto"/>
                <w:bottom w:val="none" w:sz="0" w:space="0" w:color="auto"/>
                <w:right w:val="none" w:sz="0" w:space="0" w:color="auto"/>
              </w:divBdr>
            </w:div>
          </w:divsChild>
        </w:div>
        <w:div w:id="142896126">
          <w:marLeft w:val="0"/>
          <w:marRight w:val="0"/>
          <w:marTop w:val="0"/>
          <w:marBottom w:val="0"/>
          <w:divBdr>
            <w:top w:val="none" w:sz="0" w:space="0" w:color="auto"/>
            <w:left w:val="none" w:sz="0" w:space="0" w:color="auto"/>
            <w:bottom w:val="none" w:sz="0" w:space="0" w:color="auto"/>
            <w:right w:val="none" w:sz="0" w:space="0" w:color="auto"/>
          </w:divBdr>
          <w:divsChild>
            <w:div w:id="496923042">
              <w:marLeft w:val="0"/>
              <w:marRight w:val="0"/>
              <w:marTop w:val="0"/>
              <w:marBottom w:val="0"/>
              <w:divBdr>
                <w:top w:val="none" w:sz="0" w:space="0" w:color="auto"/>
                <w:left w:val="none" w:sz="0" w:space="0" w:color="auto"/>
                <w:bottom w:val="none" w:sz="0" w:space="0" w:color="auto"/>
                <w:right w:val="none" w:sz="0" w:space="0" w:color="auto"/>
              </w:divBdr>
            </w:div>
          </w:divsChild>
        </w:div>
        <w:div w:id="223180113">
          <w:marLeft w:val="0"/>
          <w:marRight w:val="0"/>
          <w:marTop w:val="0"/>
          <w:marBottom w:val="0"/>
          <w:divBdr>
            <w:top w:val="none" w:sz="0" w:space="0" w:color="auto"/>
            <w:left w:val="none" w:sz="0" w:space="0" w:color="auto"/>
            <w:bottom w:val="none" w:sz="0" w:space="0" w:color="auto"/>
            <w:right w:val="none" w:sz="0" w:space="0" w:color="auto"/>
          </w:divBdr>
          <w:divsChild>
            <w:div w:id="97993216">
              <w:marLeft w:val="0"/>
              <w:marRight w:val="0"/>
              <w:marTop w:val="0"/>
              <w:marBottom w:val="0"/>
              <w:divBdr>
                <w:top w:val="none" w:sz="0" w:space="0" w:color="auto"/>
                <w:left w:val="none" w:sz="0" w:space="0" w:color="auto"/>
                <w:bottom w:val="none" w:sz="0" w:space="0" w:color="auto"/>
                <w:right w:val="none" w:sz="0" w:space="0" w:color="auto"/>
              </w:divBdr>
            </w:div>
          </w:divsChild>
        </w:div>
        <w:div w:id="247663030">
          <w:marLeft w:val="0"/>
          <w:marRight w:val="0"/>
          <w:marTop w:val="0"/>
          <w:marBottom w:val="0"/>
          <w:divBdr>
            <w:top w:val="none" w:sz="0" w:space="0" w:color="auto"/>
            <w:left w:val="none" w:sz="0" w:space="0" w:color="auto"/>
            <w:bottom w:val="none" w:sz="0" w:space="0" w:color="auto"/>
            <w:right w:val="none" w:sz="0" w:space="0" w:color="auto"/>
          </w:divBdr>
          <w:divsChild>
            <w:div w:id="1895433991">
              <w:marLeft w:val="0"/>
              <w:marRight w:val="0"/>
              <w:marTop w:val="0"/>
              <w:marBottom w:val="0"/>
              <w:divBdr>
                <w:top w:val="none" w:sz="0" w:space="0" w:color="auto"/>
                <w:left w:val="none" w:sz="0" w:space="0" w:color="auto"/>
                <w:bottom w:val="none" w:sz="0" w:space="0" w:color="auto"/>
                <w:right w:val="none" w:sz="0" w:space="0" w:color="auto"/>
              </w:divBdr>
            </w:div>
          </w:divsChild>
        </w:div>
        <w:div w:id="272132792">
          <w:marLeft w:val="0"/>
          <w:marRight w:val="0"/>
          <w:marTop w:val="0"/>
          <w:marBottom w:val="0"/>
          <w:divBdr>
            <w:top w:val="none" w:sz="0" w:space="0" w:color="auto"/>
            <w:left w:val="none" w:sz="0" w:space="0" w:color="auto"/>
            <w:bottom w:val="none" w:sz="0" w:space="0" w:color="auto"/>
            <w:right w:val="none" w:sz="0" w:space="0" w:color="auto"/>
          </w:divBdr>
          <w:divsChild>
            <w:div w:id="1004556311">
              <w:marLeft w:val="0"/>
              <w:marRight w:val="0"/>
              <w:marTop w:val="0"/>
              <w:marBottom w:val="0"/>
              <w:divBdr>
                <w:top w:val="none" w:sz="0" w:space="0" w:color="auto"/>
                <w:left w:val="none" w:sz="0" w:space="0" w:color="auto"/>
                <w:bottom w:val="none" w:sz="0" w:space="0" w:color="auto"/>
                <w:right w:val="none" w:sz="0" w:space="0" w:color="auto"/>
              </w:divBdr>
            </w:div>
          </w:divsChild>
        </w:div>
        <w:div w:id="272522190">
          <w:marLeft w:val="0"/>
          <w:marRight w:val="0"/>
          <w:marTop w:val="0"/>
          <w:marBottom w:val="0"/>
          <w:divBdr>
            <w:top w:val="none" w:sz="0" w:space="0" w:color="auto"/>
            <w:left w:val="none" w:sz="0" w:space="0" w:color="auto"/>
            <w:bottom w:val="none" w:sz="0" w:space="0" w:color="auto"/>
            <w:right w:val="none" w:sz="0" w:space="0" w:color="auto"/>
          </w:divBdr>
          <w:divsChild>
            <w:div w:id="165441974">
              <w:marLeft w:val="0"/>
              <w:marRight w:val="0"/>
              <w:marTop w:val="0"/>
              <w:marBottom w:val="0"/>
              <w:divBdr>
                <w:top w:val="none" w:sz="0" w:space="0" w:color="auto"/>
                <w:left w:val="none" w:sz="0" w:space="0" w:color="auto"/>
                <w:bottom w:val="none" w:sz="0" w:space="0" w:color="auto"/>
                <w:right w:val="none" w:sz="0" w:space="0" w:color="auto"/>
              </w:divBdr>
            </w:div>
          </w:divsChild>
        </w:div>
        <w:div w:id="332802306">
          <w:marLeft w:val="0"/>
          <w:marRight w:val="0"/>
          <w:marTop w:val="0"/>
          <w:marBottom w:val="0"/>
          <w:divBdr>
            <w:top w:val="none" w:sz="0" w:space="0" w:color="auto"/>
            <w:left w:val="none" w:sz="0" w:space="0" w:color="auto"/>
            <w:bottom w:val="none" w:sz="0" w:space="0" w:color="auto"/>
            <w:right w:val="none" w:sz="0" w:space="0" w:color="auto"/>
          </w:divBdr>
          <w:divsChild>
            <w:div w:id="755906367">
              <w:marLeft w:val="0"/>
              <w:marRight w:val="0"/>
              <w:marTop w:val="0"/>
              <w:marBottom w:val="0"/>
              <w:divBdr>
                <w:top w:val="none" w:sz="0" w:space="0" w:color="auto"/>
                <w:left w:val="none" w:sz="0" w:space="0" w:color="auto"/>
                <w:bottom w:val="none" w:sz="0" w:space="0" w:color="auto"/>
                <w:right w:val="none" w:sz="0" w:space="0" w:color="auto"/>
              </w:divBdr>
            </w:div>
          </w:divsChild>
        </w:div>
        <w:div w:id="369233650">
          <w:marLeft w:val="0"/>
          <w:marRight w:val="0"/>
          <w:marTop w:val="0"/>
          <w:marBottom w:val="0"/>
          <w:divBdr>
            <w:top w:val="none" w:sz="0" w:space="0" w:color="auto"/>
            <w:left w:val="none" w:sz="0" w:space="0" w:color="auto"/>
            <w:bottom w:val="none" w:sz="0" w:space="0" w:color="auto"/>
            <w:right w:val="none" w:sz="0" w:space="0" w:color="auto"/>
          </w:divBdr>
          <w:divsChild>
            <w:div w:id="702943570">
              <w:marLeft w:val="0"/>
              <w:marRight w:val="0"/>
              <w:marTop w:val="0"/>
              <w:marBottom w:val="0"/>
              <w:divBdr>
                <w:top w:val="none" w:sz="0" w:space="0" w:color="auto"/>
                <w:left w:val="none" w:sz="0" w:space="0" w:color="auto"/>
                <w:bottom w:val="none" w:sz="0" w:space="0" w:color="auto"/>
                <w:right w:val="none" w:sz="0" w:space="0" w:color="auto"/>
              </w:divBdr>
            </w:div>
          </w:divsChild>
        </w:div>
        <w:div w:id="383792621">
          <w:marLeft w:val="0"/>
          <w:marRight w:val="0"/>
          <w:marTop w:val="0"/>
          <w:marBottom w:val="0"/>
          <w:divBdr>
            <w:top w:val="none" w:sz="0" w:space="0" w:color="auto"/>
            <w:left w:val="none" w:sz="0" w:space="0" w:color="auto"/>
            <w:bottom w:val="none" w:sz="0" w:space="0" w:color="auto"/>
            <w:right w:val="none" w:sz="0" w:space="0" w:color="auto"/>
          </w:divBdr>
          <w:divsChild>
            <w:div w:id="2043284558">
              <w:marLeft w:val="0"/>
              <w:marRight w:val="0"/>
              <w:marTop w:val="0"/>
              <w:marBottom w:val="0"/>
              <w:divBdr>
                <w:top w:val="none" w:sz="0" w:space="0" w:color="auto"/>
                <w:left w:val="none" w:sz="0" w:space="0" w:color="auto"/>
                <w:bottom w:val="none" w:sz="0" w:space="0" w:color="auto"/>
                <w:right w:val="none" w:sz="0" w:space="0" w:color="auto"/>
              </w:divBdr>
            </w:div>
          </w:divsChild>
        </w:div>
        <w:div w:id="451051339">
          <w:marLeft w:val="0"/>
          <w:marRight w:val="0"/>
          <w:marTop w:val="0"/>
          <w:marBottom w:val="0"/>
          <w:divBdr>
            <w:top w:val="none" w:sz="0" w:space="0" w:color="auto"/>
            <w:left w:val="none" w:sz="0" w:space="0" w:color="auto"/>
            <w:bottom w:val="none" w:sz="0" w:space="0" w:color="auto"/>
            <w:right w:val="none" w:sz="0" w:space="0" w:color="auto"/>
          </w:divBdr>
          <w:divsChild>
            <w:div w:id="1589149178">
              <w:marLeft w:val="0"/>
              <w:marRight w:val="0"/>
              <w:marTop w:val="0"/>
              <w:marBottom w:val="0"/>
              <w:divBdr>
                <w:top w:val="none" w:sz="0" w:space="0" w:color="auto"/>
                <w:left w:val="none" w:sz="0" w:space="0" w:color="auto"/>
                <w:bottom w:val="none" w:sz="0" w:space="0" w:color="auto"/>
                <w:right w:val="none" w:sz="0" w:space="0" w:color="auto"/>
              </w:divBdr>
            </w:div>
          </w:divsChild>
        </w:div>
        <w:div w:id="484779333">
          <w:marLeft w:val="0"/>
          <w:marRight w:val="0"/>
          <w:marTop w:val="0"/>
          <w:marBottom w:val="0"/>
          <w:divBdr>
            <w:top w:val="none" w:sz="0" w:space="0" w:color="auto"/>
            <w:left w:val="none" w:sz="0" w:space="0" w:color="auto"/>
            <w:bottom w:val="none" w:sz="0" w:space="0" w:color="auto"/>
            <w:right w:val="none" w:sz="0" w:space="0" w:color="auto"/>
          </w:divBdr>
          <w:divsChild>
            <w:div w:id="1461609793">
              <w:marLeft w:val="0"/>
              <w:marRight w:val="0"/>
              <w:marTop w:val="0"/>
              <w:marBottom w:val="0"/>
              <w:divBdr>
                <w:top w:val="none" w:sz="0" w:space="0" w:color="auto"/>
                <w:left w:val="none" w:sz="0" w:space="0" w:color="auto"/>
                <w:bottom w:val="none" w:sz="0" w:space="0" w:color="auto"/>
                <w:right w:val="none" w:sz="0" w:space="0" w:color="auto"/>
              </w:divBdr>
            </w:div>
          </w:divsChild>
        </w:div>
        <w:div w:id="519509697">
          <w:marLeft w:val="0"/>
          <w:marRight w:val="0"/>
          <w:marTop w:val="0"/>
          <w:marBottom w:val="0"/>
          <w:divBdr>
            <w:top w:val="none" w:sz="0" w:space="0" w:color="auto"/>
            <w:left w:val="none" w:sz="0" w:space="0" w:color="auto"/>
            <w:bottom w:val="none" w:sz="0" w:space="0" w:color="auto"/>
            <w:right w:val="none" w:sz="0" w:space="0" w:color="auto"/>
          </w:divBdr>
          <w:divsChild>
            <w:div w:id="919827021">
              <w:marLeft w:val="0"/>
              <w:marRight w:val="0"/>
              <w:marTop w:val="0"/>
              <w:marBottom w:val="0"/>
              <w:divBdr>
                <w:top w:val="none" w:sz="0" w:space="0" w:color="auto"/>
                <w:left w:val="none" w:sz="0" w:space="0" w:color="auto"/>
                <w:bottom w:val="none" w:sz="0" w:space="0" w:color="auto"/>
                <w:right w:val="none" w:sz="0" w:space="0" w:color="auto"/>
              </w:divBdr>
            </w:div>
          </w:divsChild>
        </w:div>
        <w:div w:id="519975776">
          <w:marLeft w:val="0"/>
          <w:marRight w:val="0"/>
          <w:marTop w:val="0"/>
          <w:marBottom w:val="0"/>
          <w:divBdr>
            <w:top w:val="none" w:sz="0" w:space="0" w:color="auto"/>
            <w:left w:val="none" w:sz="0" w:space="0" w:color="auto"/>
            <w:bottom w:val="none" w:sz="0" w:space="0" w:color="auto"/>
            <w:right w:val="none" w:sz="0" w:space="0" w:color="auto"/>
          </w:divBdr>
          <w:divsChild>
            <w:div w:id="1250584344">
              <w:marLeft w:val="0"/>
              <w:marRight w:val="0"/>
              <w:marTop w:val="0"/>
              <w:marBottom w:val="0"/>
              <w:divBdr>
                <w:top w:val="none" w:sz="0" w:space="0" w:color="auto"/>
                <w:left w:val="none" w:sz="0" w:space="0" w:color="auto"/>
                <w:bottom w:val="none" w:sz="0" w:space="0" w:color="auto"/>
                <w:right w:val="none" w:sz="0" w:space="0" w:color="auto"/>
              </w:divBdr>
            </w:div>
          </w:divsChild>
        </w:div>
        <w:div w:id="524027407">
          <w:marLeft w:val="0"/>
          <w:marRight w:val="0"/>
          <w:marTop w:val="0"/>
          <w:marBottom w:val="0"/>
          <w:divBdr>
            <w:top w:val="none" w:sz="0" w:space="0" w:color="auto"/>
            <w:left w:val="none" w:sz="0" w:space="0" w:color="auto"/>
            <w:bottom w:val="none" w:sz="0" w:space="0" w:color="auto"/>
            <w:right w:val="none" w:sz="0" w:space="0" w:color="auto"/>
          </w:divBdr>
          <w:divsChild>
            <w:div w:id="600187473">
              <w:marLeft w:val="0"/>
              <w:marRight w:val="0"/>
              <w:marTop w:val="0"/>
              <w:marBottom w:val="0"/>
              <w:divBdr>
                <w:top w:val="none" w:sz="0" w:space="0" w:color="auto"/>
                <w:left w:val="none" w:sz="0" w:space="0" w:color="auto"/>
                <w:bottom w:val="none" w:sz="0" w:space="0" w:color="auto"/>
                <w:right w:val="none" w:sz="0" w:space="0" w:color="auto"/>
              </w:divBdr>
            </w:div>
          </w:divsChild>
        </w:div>
        <w:div w:id="548344429">
          <w:marLeft w:val="0"/>
          <w:marRight w:val="0"/>
          <w:marTop w:val="0"/>
          <w:marBottom w:val="0"/>
          <w:divBdr>
            <w:top w:val="none" w:sz="0" w:space="0" w:color="auto"/>
            <w:left w:val="none" w:sz="0" w:space="0" w:color="auto"/>
            <w:bottom w:val="none" w:sz="0" w:space="0" w:color="auto"/>
            <w:right w:val="none" w:sz="0" w:space="0" w:color="auto"/>
          </w:divBdr>
          <w:divsChild>
            <w:div w:id="2076971337">
              <w:marLeft w:val="0"/>
              <w:marRight w:val="0"/>
              <w:marTop w:val="0"/>
              <w:marBottom w:val="0"/>
              <w:divBdr>
                <w:top w:val="none" w:sz="0" w:space="0" w:color="auto"/>
                <w:left w:val="none" w:sz="0" w:space="0" w:color="auto"/>
                <w:bottom w:val="none" w:sz="0" w:space="0" w:color="auto"/>
                <w:right w:val="none" w:sz="0" w:space="0" w:color="auto"/>
              </w:divBdr>
            </w:div>
          </w:divsChild>
        </w:div>
        <w:div w:id="554121203">
          <w:marLeft w:val="0"/>
          <w:marRight w:val="0"/>
          <w:marTop w:val="0"/>
          <w:marBottom w:val="0"/>
          <w:divBdr>
            <w:top w:val="none" w:sz="0" w:space="0" w:color="auto"/>
            <w:left w:val="none" w:sz="0" w:space="0" w:color="auto"/>
            <w:bottom w:val="none" w:sz="0" w:space="0" w:color="auto"/>
            <w:right w:val="none" w:sz="0" w:space="0" w:color="auto"/>
          </w:divBdr>
          <w:divsChild>
            <w:div w:id="1800296839">
              <w:marLeft w:val="0"/>
              <w:marRight w:val="0"/>
              <w:marTop w:val="0"/>
              <w:marBottom w:val="0"/>
              <w:divBdr>
                <w:top w:val="none" w:sz="0" w:space="0" w:color="auto"/>
                <w:left w:val="none" w:sz="0" w:space="0" w:color="auto"/>
                <w:bottom w:val="none" w:sz="0" w:space="0" w:color="auto"/>
                <w:right w:val="none" w:sz="0" w:space="0" w:color="auto"/>
              </w:divBdr>
            </w:div>
          </w:divsChild>
        </w:div>
        <w:div w:id="574510639">
          <w:marLeft w:val="0"/>
          <w:marRight w:val="0"/>
          <w:marTop w:val="0"/>
          <w:marBottom w:val="0"/>
          <w:divBdr>
            <w:top w:val="none" w:sz="0" w:space="0" w:color="auto"/>
            <w:left w:val="none" w:sz="0" w:space="0" w:color="auto"/>
            <w:bottom w:val="none" w:sz="0" w:space="0" w:color="auto"/>
            <w:right w:val="none" w:sz="0" w:space="0" w:color="auto"/>
          </w:divBdr>
          <w:divsChild>
            <w:div w:id="381027896">
              <w:marLeft w:val="0"/>
              <w:marRight w:val="0"/>
              <w:marTop w:val="0"/>
              <w:marBottom w:val="0"/>
              <w:divBdr>
                <w:top w:val="none" w:sz="0" w:space="0" w:color="auto"/>
                <w:left w:val="none" w:sz="0" w:space="0" w:color="auto"/>
                <w:bottom w:val="none" w:sz="0" w:space="0" w:color="auto"/>
                <w:right w:val="none" w:sz="0" w:space="0" w:color="auto"/>
              </w:divBdr>
            </w:div>
          </w:divsChild>
        </w:div>
        <w:div w:id="623654491">
          <w:marLeft w:val="0"/>
          <w:marRight w:val="0"/>
          <w:marTop w:val="0"/>
          <w:marBottom w:val="0"/>
          <w:divBdr>
            <w:top w:val="none" w:sz="0" w:space="0" w:color="auto"/>
            <w:left w:val="none" w:sz="0" w:space="0" w:color="auto"/>
            <w:bottom w:val="none" w:sz="0" w:space="0" w:color="auto"/>
            <w:right w:val="none" w:sz="0" w:space="0" w:color="auto"/>
          </w:divBdr>
          <w:divsChild>
            <w:div w:id="1181316822">
              <w:marLeft w:val="0"/>
              <w:marRight w:val="0"/>
              <w:marTop w:val="0"/>
              <w:marBottom w:val="0"/>
              <w:divBdr>
                <w:top w:val="none" w:sz="0" w:space="0" w:color="auto"/>
                <w:left w:val="none" w:sz="0" w:space="0" w:color="auto"/>
                <w:bottom w:val="none" w:sz="0" w:space="0" w:color="auto"/>
                <w:right w:val="none" w:sz="0" w:space="0" w:color="auto"/>
              </w:divBdr>
            </w:div>
          </w:divsChild>
        </w:div>
        <w:div w:id="702244245">
          <w:marLeft w:val="0"/>
          <w:marRight w:val="0"/>
          <w:marTop w:val="0"/>
          <w:marBottom w:val="0"/>
          <w:divBdr>
            <w:top w:val="none" w:sz="0" w:space="0" w:color="auto"/>
            <w:left w:val="none" w:sz="0" w:space="0" w:color="auto"/>
            <w:bottom w:val="none" w:sz="0" w:space="0" w:color="auto"/>
            <w:right w:val="none" w:sz="0" w:space="0" w:color="auto"/>
          </w:divBdr>
          <w:divsChild>
            <w:div w:id="2102214578">
              <w:marLeft w:val="0"/>
              <w:marRight w:val="0"/>
              <w:marTop w:val="0"/>
              <w:marBottom w:val="0"/>
              <w:divBdr>
                <w:top w:val="none" w:sz="0" w:space="0" w:color="auto"/>
                <w:left w:val="none" w:sz="0" w:space="0" w:color="auto"/>
                <w:bottom w:val="none" w:sz="0" w:space="0" w:color="auto"/>
                <w:right w:val="none" w:sz="0" w:space="0" w:color="auto"/>
              </w:divBdr>
            </w:div>
          </w:divsChild>
        </w:div>
        <w:div w:id="702707130">
          <w:marLeft w:val="0"/>
          <w:marRight w:val="0"/>
          <w:marTop w:val="0"/>
          <w:marBottom w:val="0"/>
          <w:divBdr>
            <w:top w:val="none" w:sz="0" w:space="0" w:color="auto"/>
            <w:left w:val="none" w:sz="0" w:space="0" w:color="auto"/>
            <w:bottom w:val="none" w:sz="0" w:space="0" w:color="auto"/>
            <w:right w:val="none" w:sz="0" w:space="0" w:color="auto"/>
          </w:divBdr>
          <w:divsChild>
            <w:div w:id="1564370408">
              <w:marLeft w:val="0"/>
              <w:marRight w:val="0"/>
              <w:marTop w:val="0"/>
              <w:marBottom w:val="0"/>
              <w:divBdr>
                <w:top w:val="none" w:sz="0" w:space="0" w:color="auto"/>
                <w:left w:val="none" w:sz="0" w:space="0" w:color="auto"/>
                <w:bottom w:val="none" w:sz="0" w:space="0" w:color="auto"/>
                <w:right w:val="none" w:sz="0" w:space="0" w:color="auto"/>
              </w:divBdr>
            </w:div>
          </w:divsChild>
        </w:div>
        <w:div w:id="767234291">
          <w:marLeft w:val="0"/>
          <w:marRight w:val="0"/>
          <w:marTop w:val="0"/>
          <w:marBottom w:val="0"/>
          <w:divBdr>
            <w:top w:val="none" w:sz="0" w:space="0" w:color="auto"/>
            <w:left w:val="none" w:sz="0" w:space="0" w:color="auto"/>
            <w:bottom w:val="none" w:sz="0" w:space="0" w:color="auto"/>
            <w:right w:val="none" w:sz="0" w:space="0" w:color="auto"/>
          </w:divBdr>
          <w:divsChild>
            <w:div w:id="212078791">
              <w:marLeft w:val="0"/>
              <w:marRight w:val="0"/>
              <w:marTop w:val="0"/>
              <w:marBottom w:val="0"/>
              <w:divBdr>
                <w:top w:val="none" w:sz="0" w:space="0" w:color="auto"/>
                <w:left w:val="none" w:sz="0" w:space="0" w:color="auto"/>
                <w:bottom w:val="none" w:sz="0" w:space="0" w:color="auto"/>
                <w:right w:val="none" w:sz="0" w:space="0" w:color="auto"/>
              </w:divBdr>
            </w:div>
          </w:divsChild>
        </w:div>
        <w:div w:id="782113328">
          <w:marLeft w:val="0"/>
          <w:marRight w:val="0"/>
          <w:marTop w:val="0"/>
          <w:marBottom w:val="0"/>
          <w:divBdr>
            <w:top w:val="none" w:sz="0" w:space="0" w:color="auto"/>
            <w:left w:val="none" w:sz="0" w:space="0" w:color="auto"/>
            <w:bottom w:val="none" w:sz="0" w:space="0" w:color="auto"/>
            <w:right w:val="none" w:sz="0" w:space="0" w:color="auto"/>
          </w:divBdr>
          <w:divsChild>
            <w:div w:id="1418016466">
              <w:marLeft w:val="0"/>
              <w:marRight w:val="0"/>
              <w:marTop w:val="0"/>
              <w:marBottom w:val="0"/>
              <w:divBdr>
                <w:top w:val="none" w:sz="0" w:space="0" w:color="auto"/>
                <w:left w:val="none" w:sz="0" w:space="0" w:color="auto"/>
                <w:bottom w:val="none" w:sz="0" w:space="0" w:color="auto"/>
                <w:right w:val="none" w:sz="0" w:space="0" w:color="auto"/>
              </w:divBdr>
            </w:div>
          </w:divsChild>
        </w:div>
        <w:div w:id="807937512">
          <w:marLeft w:val="0"/>
          <w:marRight w:val="0"/>
          <w:marTop w:val="0"/>
          <w:marBottom w:val="0"/>
          <w:divBdr>
            <w:top w:val="none" w:sz="0" w:space="0" w:color="auto"/>
            <w:left w:val="none" w:sz="0" w:space="0" w:color="auto"/>
            <w:bottom w:val="none" w:sz="0" w:space="0" w:color="auto"/>
            <w:right w:val="none" w:sz="0" w:space="0" w:color="auto"/>
          </w:divBdr>
          <w:divsChild>
            <w:div w:id="1892426809">
              <w:marLeft w:val="0"/>
              <w:marRight w:val="0"/>
              <w:marTop w:val="0"/>
              <w:marBottom w:val="0"/>
              <w:divBdr>
                <w:top w:val="none" w:sz="0" w:space="0" w:color="auto"/>
                <w:left w:val="none" w:sz="0" w:space="0" w:color="auto"/>
                <w:bottom w:val="none" w:sz="0" w:space="0" w:color="auto"/>
                <w:right w:val="none" w:sz="0" w:space="0" w:color="auto"/>
              </w:divBdr>
            </w:div>
          </w:divsChild>
        </w:div>
        <w:div w:id="834102596">
          <w:marLeft w:val="0"/>
          <w:marRight w:val="0"/>
          <w:marTop w:val="0"/>
          <w:marBottom w:val="0"/>
          <w:divBdr>
            <w:top w:val="none" w:sz="0" w:space="0" w:color="auto"/>
            <w:left w:val="none" w:sz="0" w:space="0" w:color="auto"/>
            <w:bottom w:val="none" w:sz="0" w:space="0" w:color="auto"/>
            <w:right w:val="none" w:sz="0" w:space="0" w:color="auto"/>
          </w:divBdr>
          <w:divsChild>
            <w:div w:id="452210386">
              <w:marLeft w:val="0"/>
              <w:marRight w:val="0"/>
              <w:marTop w:val="0"/>
              <w:marBottom w:val="0"/>
              <w:divBdr>
                <w:top w:val="none" w:sz="0" w:space="0" w:color="auto"/>
                <w:left w:val="none" w:sz="0" w:space="0" w:color="auto"/>
                <w:bottom w:val="none" w:sz="0" w:space="0" w:color="auto"/>
                <w:right w:val="none" w:sz="0" w:space="0" w:color="auto"/>
              </w:divBdr>
            </w:div>
          </w:divsChild>
        </w:div>
        <w:div w:id="834958975">
          <w:marLeft w:val="0"/>
          <w:marRight w:val="0"/>
          <w:marTop w:val="0"/>
          <w:marBottom w:val="0"/>
          <w:divBdr>
            <w:top w:val="none" w:sz="0" w:space="0" w:color="auto"/>
            <w:left w:val="none" w:sz="0" w:space="0" w:color="auto"/>
            <w:bottom w:val="none" w:sz="0" w:space="0" w:color="auto"/>
            <w:right w:val="none" w:sz="0" w:space="0" w:color="auto"/>
          </w:divBdr>
          <w:divsChild>
            <w:div w:id="836381337">
              <w:marLeft w:val="0"/>
              <w:marRight w:val="0"/>
              <w:marTop w:val="0"/>
              <w:marBottom w:val="0"/>
              <w:divBdr>
                <w:top w:val="none" w:sz="0" w:space="0" w:color="auto"/>
                <w:left w:val="none" w:sz="0" w:space="0" w:color="auto"/>
                <w:bottom w:val="none" w:sz="0" w:space="0" w:color="auto"/>
                <w:right w:val="none" w:sz="0" w:space="0" w:color="auto"/>
              </w:divBdr>
            </w:div>
          </w:divsChild>
        </w:div>
        <w:div w:id="923881967">
          <w:marLeft w:val="0"/>
          <w:marRight w:val="0"/>
          <w:marTop w:val="0"/>
          <w:marBottom w:val="0"/>
          <w:divBdr>
            <w:top w:val="none" w:sz="0" w:space="0" w:color="auto"/>
            <w:left w:val="none" w:sz="0" w:space="0" w:color="auto"/>
            <w:bottom w:val="none" w:sz="0" w:space="0" w:color="auto"/>
            <w:right w:val="none" w:sz="0" w:space="0" w:color="auto"/>
          </w:divBdr>
          <w:divsChild>
            <w:div w:id="1595170610">
              <w:marLeft w:val="0"/>
              <w:marRight w:val="0"/>
              <w:marTop w:val="0"/>
              <w:marBottom w:val="0"/>
              <w:divBdr>
                <w:top w:val="none" w:sz="0" w:space="0" w:color="auto"/>
                <w:left w:val="none" w:sz="0" w:space="0" w:color="auto"/>
                <w:bottom w:val="none" w:sz="0" w:space="0" w:color="auto"/>
                <w:right w:val="none" w:sz="0" w:space="0" w:color="auto"/>
              </w:divBdr>
            </w:div>
          </w:divsChild>
        </w:div>
        <w:div w:id="966621937">
          <w:marLeft w:val="0"/>
          <w:marRight w:val="0"/>
          <w:marTop w:val="0"/>
          <w:marBottom w:val="0"/>
          <w:divBdr>
            <w:top w:val="none" w:sz="0" w:space="0" w:color="auto"/>
            <w:left w:val="none" w:sz="0" w:space="0" w:color="auto"/>
            <w:bottom w:val="none" w:sz="0" w:space="0" w:color="auto"/>
            <w:right w:val="none" w:sz="0" w:space="0" w:color="auto"/>
          </w:divBdr>
          <w:divsChild>
            <w:div w:id="1398362463">
              <w:marLeft w:val="0"/>
              <w:marRight w:val="0"/>
              <w:marTop w:val="0"/>
              <w:marBottom w:val="0"/>
              <w:divBdr>
                <w:top w:val="none" w:sz="0" w:space="0" w:color="auto"/>
                <w:left w:val="none" w:sz="0" w:space="0" w:color="auto"/>
                <w:bottom w:val="none" w:sz="0" w:space="0" w:color="auto"/>
                <w:right w:val="none" w:sz="0" w:space="0" w:color="auto"/>
              </w:divBdr>
            </w:div>
          </w:divsChild>
        </w:div>
        <w:div w:id="977763500">
          <w:marLeft w:val="0"/>
          <w:marRight w:val="0"/>
          <w:marTop w:val="0"/>
          <w:marBottom w:val="0"/>
          <w:divBdr>
            <w:top w:val="none" w:sz="0" w:space="0" w:color="auto"/>
            <w:left w:val="none" w:sz="0" w:space="0" w:color="auto"/>
            <w:bottom w:val="none" w:sz="0" w:space="0" w:color="auto"/>
            <w:right w:val="none" w:sz="0" w:space="0" w:color="auto"/>
          </w:divBdr>
          <w:divsChild>
            <w:div w:id="1716075826">
              <w:marLeft w:val="0"/>
              <w:marRight w:val="0"/>
              <w:marTop w:val="0"/>
              <w:marBottom w:val="0"/>
              <w:divBdr>
                <w:top w:val="none" w:sz="0" w:space="0" w:color="auto"/>
                <w:left w:val="none" w:sz="0" w:space="0" w:color="auto"/>
                <w:bottom w:val="none" w:sz="0" w:space="0" w:color="auto"/>
                <w:right w:val="none" w:sz="0" w:space="0" w:color="auto"/>
              </w:divBdr>
            </w:div>
          </w:divsChild>
        </w:div>
        <w:div w:id="985550106">
          <w:marLeft w:val="0"/>
          <w:marRight w:val="0"/>
          <w:marTop w:val="0"/>
          <w:marBottom w:val="0"/>
          <w:divBdr>
            <w:top w:val="none" w:sz="0" w:space="0" w:color="auto"/>
            <w:left w:val="none" w:sz="0" w:space="0" w:color="auto"/>
            <w:bottom w:val="none" w:sz="0" w:space="0" w:color="auto"/>
            <w:right w:val="none" w:sz="0" w:space="0" w:color="auto"/>
          </w:divBdr>
          <w:divsChild>
            <w:div w:id="392431034">
              <w:marLeft w:val="0"/>
              <w:marRight w:val="0"/>
              <w:marTop w:val="0"/>
              <w:marBottom w:val="0"/>
              <w:divBdr>
                <w:top w:val="none" w:sz="0" w:space="0" w:color="auto"/>
                <w:left w:val="none" w:sz="0" w:space="0" w:color="auto"/>
                <w:bottom w:val="none" w:sz="0" w:space="0" w:color="auto"/>
                <w:right w:val="none" w:sz="0" w:space="0" w:color="auto"/>
              </w:divBdr>
            </w:div>
          </w:divsChild>
        </w:div>
        <w:div w:id="1004748775">
          <w:marLeft w:val="0"/>
          <w:marRight w:val="0"/>
          <w:marTop w:val="0"/>
          <w:marBottom w:val="0"/>
          <w:divBdr>
            <w:top w:val="none" w:sz="0" w:space="0" w:color="auto"/>
            <w:left w:val="none" w:sz="0" w:space="0" w:color="auto"/>
            <w:bottom w:val="none" w:sz="0" w:space="0" w:color="auto"/>
            <w:right w:val="none" w:sz="0" w:space="0" w:color="auto"/>
          </w:divBdr>
          <w:divsChild>
            <w:div w:id="252864424">
              <w:marLeft w:val="0"/>
              <w:marRight w:val="0"/>
              <w:marTop w:val="0"/>
              <w:marBottom w:val="0"/>
              <w:divBdr>
                <w:top w:val="none" w:sz="0" w:space="0" w:color="auto"/>
                <w:left w:val="none" w:sz="0" w:space="0" w:color="auto"/>
                <w:bottom w:val="none" w:sz="0" w:space="0" w:color="auto"/>
                <w:right w:val="none" w:sz="0" w:space="0" w:color="auto"/>
              </w:divBdr>
            </w:div>
          </w:divsChild>
        </w:div>
        <w:div w:id="1084111584">
          <w:marLeft w:val="0"/>
          <w:marRight w:val="0"/>
          <w:marTop w:val="0"/>
          <w:marBottom w:val="0"/>
          <w:divBdr>
            <w:top w:val="none" w:sz="0" w:space="0" w:color="auto"/>
            <w:left w:val="none" w:sz="0" w:space="0" w:color="auto"/>
            <w:bottom w:val="none" w:sz="0" w:space="0" w:color="auto"/>
            <w:right w:val="none" w:sz="0" w:space="0" w:color="auto"/>
          </w:divBdr>
          <w:divsChild>
            <w:div w:id="673650591">
              <w:marLeft w:val="0"/>
              <w:marRight w:val="0"/>
              <w:marTop w:val="0"/>
              <w:marBottom w:val="0"/>
              <w:divBdr>
                <w:top w:val="none" w:sz="0" w:space="0" w:color="auto"/>
                <w:left w:val="none" w:sz="0" w:space="0" w:color="auto"/>
                <w:bottom w:val="none" w:sz="0" w:space="0" w:color="auto"/>
                <w:right w:val="none" w:sz="0" w:space="0" w:color="auto"/>
              </w:divBdr>
            </w:div>
          </w:divsChild>
        </w:div>
        <w:div w:id="1110736104">
          <w:marLeft w:val="0"/>
          <w:marRight w:val="0"/>
          <w:marTop w:val="0"/>
          <w:marBottom w:val="0"/>
          <w:divBdr>
            <w:top w:val="none" w:sz="0" w:space="0" w:color="auto"/>
            <w:left w:val="none" w:sz="0" w:space="0" w:color="auto"/>
            <w:bottom w:val="none" w:sz="0" w:space="0" w:color="auto"/>
            <w:right w:val="none" w:sz="0" w:space="0" w:color="auto"/>
          </w:divBdr>
          <w:divsChild>
            <w:div w:id="1254128267">
              <w:marLeft w:val="0"/>
              <w:marRight w:val="0"/>
              <w:marTop w:val="0"/>
              <w:marBottom w:val="0"/>
              <w:divBdr>
                <w:top w:val="none" w:sz="0" w:space="0" w:color="auto"/>
                <w:left w:val="none" w:sz="0" w:space="0" w:color="auto"/>
                <w:bottom w:val="none" w:sz="0" w:space="0" w:color="auto"/>
                <w:right w:val="none" w:sz="0" w:space="0" w:color="auto"/>
              </w:divBdr>
            </w:div>
          </w:divsChild>
        </w:div>
        <w:div w:id="1139959960">
          <w:marLeft w:val="0"/>
          <w:marRight w:val="0"/>
          <w:marTop w:val="0"/>
          <w:marBottom w:val="0"/>
          <w:divBdr>
            <w:top w:val="none" w:sz="0" w:space="0" w:color="auto"/>
            <w:left w:val="none" w:sz="0" w:space="0" w:color="auto"/>
            <w:bottom w:val="none" w:sz="0" w:space="0" w:color="auto"/>
            <w:right w:val="none" w:sz="0" w:space="0" w:color="auto"/>
          </w:divBdr>
          <w:divsChild>
            <w:div w:id="1882592886">
              <w:marLeft w:val="0"/>
              <w:marRight w:val="0"/>
              <w:marTop w:val="0"/>
              <w:marBottom w:val="0"/>
              <w:divBdr>
                <w:top w:val="none" w:sz="0" w:space="0" w:color="auto"/>
                <w:left w:val="none" w:sz="0" w:space="0" w:color="auto"/>
                <w:bottom w:val="none" w:sz="0" w:space="0" w:color="auto"/>
                <w:right w:val="none" w:sz="0" w:space="0" w:color="auto"/>
              </w:divBdr>
            </w:div>
          </w:divsChild>
        </w:div>
        <w:div w:id="1145004319">
          <w:marLeft w:val="0"/>
          <w:marRight w:val="0"/>
          <w:marTop w:val="0"/>
          <w:marBottom w:val="0"/>
          <w:divBdr>
            <w:top w:val="none" w:sz="0" w:space="0" w:color="auto"/>
            <w:left w:val="none" w:sz="0" w:space="0" w:color="auto"/>
            <w:bottom w:val="none" w:sz="0" w:space="0" w:color="auto"/>
            <w:right w:val="none" w:sz="0" w:space="0" w:color="auto"/>
          </w:divBdr>
          <w:divsChild>
            <w:div w:id="708919989">
              <w:marLeft w:val="0"/>
              <w:marRight w:val="0"/>
              <w:marTop w:val="0"/>
              <w:marBottom w:val="0"/>
              <w:divBdr>
                <w:top w:val="none" w:sz="0" w:space="0" w:color="auto"/>
                <w:left w:val="none" w:sz="0" w:space="0" w:color="auto"/>
                <w:bottom w:val="none" w:sz="0" w:space="0" w:color="auto"/>
                <w:right w:val="none" w:sz="0" w:space="0" w:color="auto"/>
              </w:divBdr>
            </w:div>
          </w:divsChild>
        </w:div>
        <w:div w:id="1185904772">
          <w:marLeft w:val="0"/>
          <w:marRight w:val="0"/>
          <w:marTop w:val="0"/>
          <w:marBottom w:val="0"/>
          <w:divBdr>
            <w:top w:val="none" w:sz="0" w:space="0" w:color="auto"/>
            <w:left w:val="none" w:sz="0" w:space="0" w:color="auto"/>
            <w:bottom w:val="none" w:sz="0" w:space="0" w:color="auto"/>
            <w:right w:val="none" w:sz="0" w:space="0" w:color="auto"/>
          </w:divBdr>
          <w:divsChild>
            <w:div w:id="2036494292">
              <w:marLeft w:val="0"/>
              <w:marRight w:val="0"/>
              <w:marTop w:val="0"/>
              <w:marBottom w:val="0"/>
              <w:divBdr>
                <w:top w:val="none" w:sz="0" w:space="0" w:color="auto"/>
                <w:left w:val="none" w:sz="0" w:space="0" w:color="auto"/>
                <w:bottom w:val="none" w:sz="0" w:space="0" w:color="auto"/>
                <w:right w:val="none" w:sz="0" w:space="0" w:color="auto"/>
              </w:divBdr>
            </w:div>
          </w:divsChild>
        </w:div>
        <w:div w:id="1196236461">
          <w:marLeft w:val="0"/>
          <w:marRight w:val="0"/>
          <w:marTop w:val="0"/>
          <w:marBottom w:val="0"/>
          <w:divBdr>
            <w:top w:val="none" w:sz="0" w:space="0" w:color="auto"/>
            <w:left w:val="none" w:sz="0" w:space="0" w:color="auto"/>
            <w:bottom w:val="none" w:sz="0" w:space="0" w:color="auto"/>
            <w:right w:val="none" w:sz="0" w:space="0" w:color="auto"/>
          </w:divBdr>
          <w:divsChild>
            <w:div w:id="1568763934">
              <w:marLeft w:val="0"/>
              <w:marRight w:val="0"/>
              <w:marTop w:val="0"/>
              <w:marBottom w:val="0"/>
              <w:divBdr>
                <w:top w:val="none" w:sz="0" w:space="0" w:color="auto"/>
                <w:left w:val="none" w:sz="0" w:space="0" w:color="auto"/>
                <w:bottom w:val="none" w:sz="0" w:space="0" w:color="auto"/>
                <w:right w:val="none" w:sz="0" w:space="0" w:color="auto"/>
              </w:divBdr>
            </w:div>
          </w:divsChild>
        </w:div>
        <w:div w:id="1208030267">
          <w:marLeft w:val="0"/>
          <w:marRight w:val="0"/>
          <w:marTop w:val="0"/>
          <w:marBottom w:val="0"/>
          <w:divBdr>
            <w:top w:val="none" w:sz="0" w:space="0" w:color="auto"/>
            <w:left w:val="none" w:sz="0" w:space="0" w:color="auto"/>
            <w:bottom w:val="none" w:sz="0" w:space="0" w:color="auto"/>
            <w:right w:val="none" w:sz="0" w:space="0" w:color="auto"/>
          </w:divBdr>
          <w:divsChild>
            <w:div w:id="34736854">
              <w:marLeft w:val="0"/>
              <w:marRight w:val="0"/>
              <w:marTop w:val="0"/>
              <w:marBottom w:val="0"/>
              <w:divBdr>
                <w:top w:val="none" w:sz="0" w:space="0" w:color="auto"/>
                <w:left w:val="none" w:sz="0" w:space="0" w:color="auto"/>
                <w:bottom w:val="none" w:sz="0" w:space="0" w:color="auto"/>
                <w:right w:val="none" w:sz="0" w:space="0" w:color="auto"/>
              </w:divBdr>
            </w:div>
          </w:divsChild>
        </w:div>
        <w:div w:id="1226062608">
          <w:marLeft w:val="0"/>
          <w:marRight w:val="0"/>
          <w:marTop w:val="0"/>
          <w:marBottom w:val="0"/>
          <w:divBdr>
            <w:top w:val="none" w:sz="0" w:space="0" w:color="auto"/>
            <w:left w:val="none" w:sz="0" w:space="0" w:color="auto"/>
            <w:bottom w:val="none" w:sz="0" w:space="0" w:color="auto"/>
            <w:right w:val="none" w:sz="0" w:space="0" w:color="auto"/>
          </w:divBdr>
          <w:divsChild>
            <w:div w:id="1285697995">
              <w:marLeft w:val="0"/>
              <w:marRight w:val="0"/>
              <w:marTop w:val="0"/>
              <w:marBottom w:val="0"/>
              <w:divBdr>
                <w:top w:val="none" w:sz="0" w:space="0" w:color="auto"/>
                <w:left w:val="none" w:sz="0" w:space="0" w:color="auto"/>
                <w:bottom w:val="none" w:sz="0" w:space="0" w:color="auto"/>
                <w:right w:val="none" w:sz="0" w:space="0" w:color="auto"/>
              </w:divBdr>
            </w:div>
          </w:divsChild>
        </w:div>
        <w:div w:id="1233849564">
          <w:marLeft w:val="0"/>
          <w:marRight w:val="0"/>
          <w:marTop w:val="0"/>
          <w:marBottom w:val="0"/>
          <w:divBdr>
            <w:top w:val="none" w:sz="0" w:space="0" w:color="auto"/>
            <w:left w:val="none" w:sz="0" w:space="0" w:color="auto"/>
            <w:bottom w:val="none" w:sz="0" w:space="0" w:color="auto"/>
            <w:right w:val="none" w:sz="0" w:space="0" w:color="auto"/>
          </w:divBdr>
          <w:divsChild>
            <w:div w:id="557321896">
              <w:marLeft w:val="0"/>
              <w:marRight w:val="0"/>
              <w:marTop w:val="0"/>
              <w:marBottom w:val="0"/>
              <w:divBdr>
                <w:top w:val="none" w:sz="0" w:space="0" w:color="auto"/>
                <w:left w:val="none" w:sz="0" w:space="0" w:color="auto"/>
                <w:bottom w:val="none" w:sz="0" w:space="0" w:color="auto"/>
                <w:right w:val="none" w:sz="0" w:space="0" w:color="auto"/>
              </w:divBdr>
            </w:div>
          </w:divsChild>
        </w:div>
        <w:div w:id="1281380700">
          <w:marLeft w:val="0"/>
          <w:marRight w:val="0"/>
          <w:marTop w:val="0"/>
          <w:marBottom w:val="0"/>
          <w:divBdr>
            <w:top w:val="none" w:sz="0" w:space="0" w:color="auto"/>
            <w:left w:val="none" w:sz="0" w:space="0" w:color="auto"/>
            <w:bottom w:val="none" w:sz="0" w:space="0" w:color="auto"/>
            <w:right w:val="none" w:sz="0" w:space="0" w:color="auto"/>
          </w:divBdr>
          <w:divsChild>
            <w:div w:id="1856074982">
              <w:marLeft w:val="0"/>
              <w:marRight w:val="0"/>
              <w:marTop w:val="0"/>
              <w:marBottom w:val="0"/>
              <w:divBdr>
                <w:top w:val="none" w:sz="0" w:space="0" w:color="auto"/>
                <w:left w:val="none" w:sz="0" w:space="0" w:color="auto"/>
                <w:bottom w:val="none" w:sz="0" w:space="0" w:color="auto"/>
                <w:right w:val="none" w:sz="0" w:space="0" w:color="auto"/>
              </w:divBdr>
            </w:div>
          </w:divsChild>
        </w:div>
        <w:div w:id="1313293622">
          <w:marLeft w:val="0"/>
          <w:marRight w:val="0"/>
          <w:marTop w:val="0"/>
          <w:marBottom w:val="0"/>
          <w:divBdr>
            <w:top w:val="none" w:sz="0" w:space="0" w:color="auto"/>
            <w:left w:val="none" w:sz="0" w:space="0" w:color="auto"/>
            <w:bottom w:val="none" w:sz="0" w:space="0" w:color="auto"/>
            <w:right w:val="none" w:sz="0" w:space="0" w:color="auto"/>
          </w:divBdr>
          <w:divsChild>
            <w:div w:id="850295792">
              <w:marLeft w:val="0"/>
              <w:marRight w:val="0"/>
              <w:marTop w:val="0"/>
              <w:marBottom w:val="0"/>
              <w:divBdr>
                <w:top w:val="none" w:sz="0" w:space="0" w:color="auto"/>
                <w:left w:val="none" w:sz="0" w:space="0" w:color="auto"/>
                <w:bottom w:val="none" w:sz="0" w:space="0" w:color="auto"/>
                <w:right w:val="none" w:sz="0" w:space="0" w:color="auto"/>
              </w:divBdr>
            </w:div>
          </w:divsChild>
        </w:div>
        <w:div w:id="1384600579">
          <w:marLeft w:val="0"/>
          <w:marRight w:val="0"/>
          <w:marTop w:val="0"/>
          <w:marBottom w:val="0"/>
          <w:divBdr>
            <w:top w:val="none" w:sz="0" w:space="0" w:color="auto"/>
            <w:left w:val="none" w:sz="0" w:space="0" w:color="auto"/>
            <w:bottom w:val="none" w:sz="0" w:space="0" w:color="auto"/>
            <w:right w:val="none" w:sz="0" w:space="0" w:color="auto"/>
          </w:divBdr>
          <w:divsChild>
            <w:div w:id="762917346">
              <w:marLeft w:val="0"/>
              <w:marRight w:val="0"/>
              <w:marTop w:val="0"/>
              <w:marBottom w:val="0"/>
              <w:divBdr>
                <w:top w:val="none" w:sz="0" w:space="0" w:color="auto"/>
                <w:left w:val="none" w:sz="0" w:space="0" w:color="auto"/>
                <w:bottom w:val="none" w:sz="0" w:space="0" w:color="auto"/>
                <w:right w:val="none" w:sz="0" w:space="0" w:color="auto"/>
              </w:divBdr>
            </w:div>
          </w:divsChild>
        </w:div>
        <w:div w:id="1414623478">
          <w:marLeft w:val="0"/>
          <w:marRight w:val="0"/>
          <w:marTop w:val="0"/>
          <w:marBottom w:val="0"/>
          <w:divBdr>
            <w:top w:val="none" w:sz="0" w:space="0" w:color="auto"/>
            <w:left w:val="none" w:sz="0" w:space="0" w:color="auto"/>
            <w:bottom w:val="none" w:sz="0" w:space="0" w:color="auto"/>
            <w:right w:val="none" w:sz="0" w:space="0" w:color="auto"/>
          </w:divBdr>
          <w:divsChild>
            <w:div w:id="283385984">
              <w:marLeft w:val="0"/>
              <w:marRight w:val="0"/>
              <w:marTop w:val="0"/>
              <w:marBottom w:val="0"/>
              <w:divBdr>
                <w:top w:val="none" w:sz="0" w:space="0" w:color="auto"/>
                <w:left w:val="none" w:sz="0" w:space="0" w:color="auto"/>
                <w:bottom w:val="none" w:sz="0" w:space="0" w:color="auto"/>
                <w:right w:val="none" w:sz="0" w:space="0" w:color="auto"/>
              </w:divBdr>
            </w:div>
          </w:divsChild>
        </w:div>
        <w:div w:id="1469397070">
          <w:marLeft w:val="0"/>
          <w:marRight w:val="0"/>
          <w:marTop w:val="0"/>
          <w:marBottom w:val="0"/>
          <w:divBdr>
            <w:top w:val="none" w:sz="0" w:space="0" w:color="auto"/>
            <w:left w:val="none" w:sz="0" w:space="0" w:color="auto"/>
            <w:bottom w:val="none" w:sz="0" w:space="0" w:color="auto"/>
            <w:right w:val="none" w:sz="0" w:space="0" w:color="auto"/>
          </w:divBdr>
          <w:divsChild>
            <w:div w:id="1866794440">
              <w:marLeft w:val="0"/>
              <w:marRight w:val="0"/>
              <w:marTop w:val="0"/>
              <w:marBottom w:val="0"/>
              <w:divBdr>
                <w:top w:val="none" w:sz="0" w:space="0" w:color="auto"/>
                <w:left w:val="none" w:sz="0" w:space="0" w:color="auto"/>
                <w:bottom w:val="none" w:sz="0" w:space="0" w:color="auto"/>
                <w:right w:val="none" w:sz="0" w:space="0" w:color="auto"/>
              </w:divBdr>
            </w:div>
          </w:divsChild>
        </w:div>
        <w:div w:id="1508866101">
          <w:marLeft w:val="0"/>
          <w:marRight w:val="0"/>
          <w:marTop w:val="0"/>
          <w:marBottom w:val="0"/>
          <w:divBdr>
            <w:top w:val="none" w:sz="0" w:space="0" w:color="auto"/>
            <w:left w:val="none" w:sz="0" w:space="0" w:color="auto"/>
            <w:bottom w:val="none" w:sz="0" w:space="0" w:color="auto"/>
            <w:right w:val="none" w:sz="0" w:space="0" w:color="auto"/>
          </w:divBdr>
          <w:divsChild>
            <w:div w:id="1022971081">
              <w:marLeft w:val="0"/>
              <w:marRight w:val="0"/>
              <w:marTop w:val="0"/>
              <w:marBottom w:val="0"/>
              <w:divBdr>
                <w:top w:val="none" w:sz="0" w:space="0" w:color="auto"/>
                <w:left w:val="none" w:sz="0" w:space="0" w:color="auto"/>
                <w:bottom w:val="none" w:sz="0" w:space="0" w:color="auto"/>
                <w:right w:val="none" w:sz="0" w:space="0" w:color="auto"/>
              </w:divBdr>
            </w:div>
          </w:divsChild>
        </w:div>
        <w:div w:id="1530870612">
          <w:marLeft w:val="0"/>
          <w:marRight w:val="0"/>
          <w:marTop w:val="0"/>
          <w:marBottom w:val="0"/>
          <w:divBdr>
            <w:top w:val="none" w:sz="0" w:space="0" w:color="auto"/>
            <w:left w:val="none" w:sz="0" w:space="0" w:color="auto"/>
            <w:bottom w:val="none" w:sz="0" w:space="0" w:color="auto"/>
            <w:right w:val="none" w:sz="0" w:space="0" w:color="auto"/>
          </w:divBdr>
          <w:divsChild>
            <w:div w:id="708916724">
              <w:marLeft w:val="0"/>
              <w:marRight w:val="0"/>
              <w:marTop w:val="0"/>
              <w:marBottom w:val="0"/>
              <w:divBdr>
                <w:top w:val="none" w:sz="0" w:space="0" w:color="auto"/>
                <w:left w:val="none" w:sz="0" w:space="0" w:color="auto"/>
                <w:bottom w:val="none" w:sz="0" w:space="0" w:color="auto"/>
                <w:right w:val="none" w:sz="0" w:space="0" w:color="auto"/>
              </w:divBdr>
            </w:div>
          </w:divsChild>
        </w:div>
        <w:div w:id="1570382445">
          <w:marLeft w:val="0"/>
          <w:marRight w:val="0"/>
          <w:marTop w:val="0"/>
          <w:marBottom w:val="0"/>
          <w:divBdr>
            <w:top w:val="none" w:sz="0" w:space="0" w:color="auto"/>
            <w:left w:val="none" w:sz="0" w:space="0" w:color="auto"/>
            <w:bottom w:val="none" w:sz="0" w:space="0" w:color="auto"/>
            <w:right w:val="none" w:sz="0" w:space="0" w:color="auto"/>
          </w:divBdr>
          <w:divsChild>
            <w:div w:id="1157376245">
              <w:marLeft w:val="0"/>
              <w:marRight w:val="0"/>
              <w:marTop w:val="0"/>
              <w:marBottom w:val="0"/>
              <w:divBdr>
                <w:top w:val="none" w:sz="0" w:space="0" w:color="auto"/>
                <w:left w:val="none" w:sz="0" w:space="0" w:color="auto"/>
                <w:bottom w:val="none" w:sz="0" w:space="0" w:color="auto"/>
                <w:right w:val="none" w:sz="0" w:space="0" w:color="auto"/>
              </w:divBdr>
            </w:div>
          </w:divsChild>
        </w:div>
        <w:div w:id="1720321488">
          <w:marLeft w:val="0"/>
          <w:marRight w:val="0"/>
          <w:marTop w:val="0"/>
          <w:marBottom w:val="0"/>
          <w:divBdr>
            <w:top w:val="none" w:sz="0" w:space="0" w:color="auto"/>
            <w:left w:val="none" w:sz="0" w:space="0" w:color="auto"/>
            <w:bottom w:val="none" w:sz="0" w:space="0" w:color="auto"/>
            <w:right w:val="none" w:sz="0" w:space="0" w:color="auto"/>
          </w:divBdr>
          <w:divsChild>
            <w:div w:id="1889955413">
              <w:marLeft w:val="0"/>
              <w:marRight w:val="0"/>
              <w:marTop w:val="0"/>
              <w:marBottom w:val="0"/>
              <w:divBdr>
                <w:top w:val="none" w:sz="0" w:space="0" w:color="auto"/>
                <w:left w:val="none" w:sz="0" w:space="0" w:color="auto"/>
                <w:bottom w:val="none" w:sz="0" w:space="0" w:color="auto"/>
                <w:right w:val="none" w:sz="0" w:space="0" w:color="auto"/>
              </w:divBdr>
            </w:div>
          </w:divsChild>
        </w:div>
        <w:div w:id="1723749724">
          <w:marLeft w:val="0"/>
          <w:marRight w:val="0"/>
          <w:marTop w:val="0"/>
          <w:marBottom w:val="0"/>
          <w:divBdr>
            <w:top w:val="none" w:sz="0" w:space="0" w:color="auto"/>
            <w:left w:val="none" w:sz="0" w:space="0" w:color="auto"/>
            <w:bottom w:val="none" w:sz="0" w:space="0" w:color="auto"/>
            <w:right w:val="none" w:sz="0" w:space="0" w:color="auto"/>
          </w:divBdr>
          <w:divsChild>
            <w:div w:id="476804927">
              <w:marLeft w:val="0"/>
              <w:marRight w:val="0"/>
              <w:marTop w:val="0"/>
              <w:marBottom w:val="0"/>
              <w:divBdr>
                <w:top w:val="none" w:sz="0" w:space="0" w:color="auto"/>
                <w:left w:val="none" w:sz="0" w:space="0" w:color="auto"/>
                <w:bottom w:val="none" w:sz="0" w:space="0" w:color="auto"/>
                <w:right w:val="none" w:sz="0" w:space="0" w:color="auto"/>
              </w:divBdr>
            </w:div>
          </w:divsChild>
        </w:div>
        <w:div w:id="1815945705">
          <w:marLeft w:val="0"/>
          <w:marRight w:val="0"/>
          <w:marTop w:val="0"/>
          <w:marBottom w:val="0"/>
          <w:divBdr>
            <w:top w:val="none" w:sz="0" w:space="0" w:color="auto"/>
            <w:left w:val="none" w:sz="0" w:space="0" w:color="auto"/>
            <w:bottom w:val="none" w:sz="0" w:space="0" w:color="auto"/>
            <w:right w:val="none" w:sz="0" w:space="0" w:color="auto"/>
          </w:divBdr>
          <w:divsChild>
            <w:div w:id="2057585211">
              <w:marLeft w:val="0"/>
              <w:marRight w:val="0"/>
              <w:marTop w:val="0"/>
              <w:marBottom w:val="0"/>
              <w:divBdr>
                <w:top w:val="none" w:sz="0" w:space="0" w:color="auto"/>
                <w:left w:val="none" w:sz="0" w:space="0" w:color="auto"/>
                <w:bottom w:val="none" w:sz="0" w:space="0" w:color="auto"/>
                <w:right w:val="none" w:sz="0" w:space="0" w:color="auto"/>
              </w:divBdr>
            </w:div>
          </w:divsChild>
        </w:div>
        <w:div w:id="1854492322">
          <w:marLeft w:val="0"/>
          <w:marRight w:val="0"/>
          <w:marTop w:val="0"/>
          <w:marBottom w:val="0"/>
          <w:divBdr>
            <w:top w:val="none" w:sz="0" w:space="0" w:color="auto"/>
            <w:left w:val="none" w:sz="0" w:space="0" w:color="auto"/>
            <w:bottom w:val="none" w:sz="0" w:space="0" w:color="auto"/>
            <w:right w:val="none" w:sz="0" w:space="0" w:color="auto"/>
          </w:divBdr>
          <w:divsChild>
            <w:div w:id="1436633970">
              <w:marLeft w:val="0"/>
              <w:marRight w:val="0"/>
              <w:marTop w:val="0"/>
              <w:marBottom w:val="0"/>
              <w:divBdr>
                <w:top w:val="none" w:sz="0" w:space="0" w:color="auto"/>
                <w:left w:val="none" w:sz="0" w:space="0" w:color="auto"/>
                <w:bottom w:val="none" w:sz="0" w:space="0" w:color="auto"/>
                <w:right w:val="none" w:sz="0" w:space="0" w:color="auto"/>
              </w:divBdr>
            </w:div>
          </w:divsChild>
        </w:div>
        <w:div w:id="1867018332">
          <w:marLeft w:val="0"/>
          <w:marRight w:val="0"/>
          <w:marTop w:val="0"/>
          <w:marBottom w:val="0"/>
          <w:divBdr>
            <w:top w:val="none" w:sz="0" w:space="0" w:color="auto"/>
            <w:left w:val="none" w:sz="0" w:space="0" w:color="auto"/>
            <w:bottom w:val="none" w:sz="0" w:space="0" w:color="auto"/>
            <w:right w:val="none" w:sz="0" w:space="0" w:color="auto"/>
          </w:divBdr>
          <w:divsChild>
            <w:div w:id="302466166">
              <w:marLeft w:val="0"/>
              <w:marRight w:val="0"/>
              <w:marTop w:val="0"/>
              <w:marBottom w:val="0"/>
              <w:divBdr>
                <w:top w:val="none" w:sz="0" w:space="0" w:color="auto"/>
                <w:left w:val="none" w:sz="0" w:space="0" w:color="auto"/>
                <w:bottom w:val="none" w:sz="0" w:space="0" w:color="auto"/>
                <w:right w:val="none" w:sz="0" w:space="0" w:color="auto"/>
              </w:divBdr>
            </w:div>
          </w:divsChild>
        </w:div>
        <w:div w:id="1883709405">
          <w:marLeft w:val="0"/>
          <w:marRight w:val="0"/>
          <w:marTop w:val="0"/>
          <w:marBottom w:val="0"/>
          <w:divBdr>
            <w:top w:val="none" w:sz="0" w:space="0" w:color="auto"/>
            <w:left w:val="none" w:sz="0" w:space="0" w:color="auto"/>
            <w:bottom w:val="none" w:sz="0" w:space="0" w:color="auto"/>
            <w:right w:val="none" w:sz="0" w:space="0" w:color="auto"/>
          </w:divBdr>
          <w:divsChild>
            <w:div w:id="1395860425">
              <w:marLeft w:val="0"/>
              <w:marRight w:val="0"/>
              <w:marTop w:val="0"/>
              <w:marBottom w:val="0"/>
              <w:divBdr>
                <w:top w:val="none" w:sz="0" w:space="0" w:color="auto"/>
                <w:left w:val="none" w:sz="0" w:space="0" w:color="auto"/>
                <w:bottom w:val="none" w:sz="0" w:space="0" w:color="auto"/>
                <w:right w:val="none" w:sz="0" w:space="0" w:color="auto"/>
              </w:divBdr>
            </w:div>
          </w:divsChild>
        </w:div>
        <w:div w:id="1968661052">
          <w:marLeft w:val="0"/>
          <w:marRight w:val="0"/>
          <w:marTop w:val="0"/>
          <w:marBottom w:val="0"/>
          <w:divBdr>
            <w:top w:val="none" w:sz="0" w:space="0" w:color="auto"/>
            <w:left w:val="none" w:sz="0" w:space="0" w:color="auto"/>
            <w:bottom w:val="none" w:sz="0" w:space="0" w:color="auto"/>
            <w:right w:val="none" w:sz="0" w:space="0" w:color="auto"/>
          </w:divBdr>
          <w:divsChild>
            <w:div w:id="1366177852">
              <w:marLeft w:val="0"/>
              <w:marRight w:val="0"/>
              <w:marTop w:val="0"/>
              <w:marBottom w:val="0"/>
              <w:divBdr>
                <w:top w:val="none" w:sz="0" w:space="0" w:color="auto"/>
                <w:left w:val="none" w:sz="0" w:space="0" w:color="auto"/>
                <w:bottom w:val="none" w:sz="0" w:space="0" w:color="auto"/>
                <w:right w:val="none" w:sz="0" w:space="0" w:color="auto"/>
              </w:divBdr>
            </w:div>
          </w:divsChild>
        </w:div>
        <w:div w:id="2010598805">
          <w:marLeft w:val="0"/>
          <w:marRight w:val="0"/>
          <w:marTop w:val="0"/>
          <w:marBottom w:val="0"/>
          <w:divBdr>
            <w:top w:val="none" w:sz="0" w:space="0" w:color="auto"/>
            <w:left w:val="none" w:sz="0" w:space="0" w:color="auto"/>
            <w:bottom w:val="none" w:sz="0" w:space="0" w:color="auto"/>
            <w:right w:val="none" w:sz="0" w:space="0" w:color="auto"/>
          </w:divBdr>
          <w:divsChild>
            <w:div w:id="571309765">
              <w:marLeft w:val="0"/>
              <w:marRight w:val="0"/>
              <w:marTop w:val="0"/>
              <w:marBottom w:val="0"/>
              <w:divBdr>
                <w:top w:val="none" w:sz="0" w:space="0" w:color="auto"/>
                <w:left w:val="none" w:sz="0" w:space="0" w:color="auto"/>
                <w:bottom w:val="none" w:sz="0" w:space="0" w:color="auto"/>
                <w:right w:val="none" w:sz="0" w:space="0" w:color="auto"/>
              </w:divBdr>
            </w:div>
          </w:divsChild>
        </w:div>
        <w:div w:id="2094206572">
          <w:marLeft w:val="0"/>
          <w:marRight w:val="0"/>
          <w:marTop w:val="0"/>
          <w:marBottom w:val="0"/>
          <w:divBdr>
            <w:top w:val="none" w:sz="0" w:space="0" w:color="auto"/>
            <w:left w:val="none" w:sz="0" w:space="0" w:color="auto"/>
            <w:bottom w:val="none" w:sz="0" w:space="0" w:color="auto"/>
            <w:right w:val="none" w:sz="0" w:space="0" w:color="auto"/>
          </w:divBdr>
          <w:divsChild>
            <w:div w:id="11417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22647">
      <w:bodyDiv w:val="1"/>
      <w:marLeft w:val="0"/>
      <w:marRight w:val="0"/>
      <w:marTop w:val="0"/>
      <w:marBottom w:val="0"/>
      <w:divBdr>
        <w:top w:val="none" w:sz="0" w:space="0" w:color="auto"/>
        <w:left w:val="none" w:sz="0" w:space="0" w:color="auto"/>
        <w:bottom w:val="none" w:sz="0" w:space="0" w:color="auto"/>
        <w:right w:val="none" w:sz="0" w:space="0" w:color="auto"/>
      </w:divBdr>
    </w:div>
    <w:div w:id="1963875920">
      <w:bodyDiv w:val="1"/>
      <w:marLeft w:val="0"/>
      <w:marRight w:val="0"/>
      <w:marTop w:val="0"/>
      <w:marBottom w:val="0"/>
      <w:divBdr>
        <w:top w:val="none" w:sz="0" w:space="0" w:color="auto"/>
        <w:left w:val="none" w:sz="0" w:space="0" w:color="auto"/>
        <w:bottom w:val="none" w:sz="0" w:space="0" w:color="auto"/>
        <w:right w:val="none" w:sz="0" w:space="0" w:color="auto"/>
      </w:divBdr>
      <w:divsChild>
        <w:div w:id="132319">
          <w:marLeft w:val="0"/>
          <w:marRight w:val="0"/>
          <w:marTop w:val="0"/>
          <w:marBottom w:val="0"/>
          <w:divBdr>
            <w:top w:val="none" w:sz="0" w:space="0" w:color="auto"/>
            <w:left w:val="none" w:sz="0" w:space="0" w:color="auto"/>
            <w:bottom w:val="none" w:sz="0" w:space="0" w:color="auto"/>
            <w:right w:val="none" w:sz="0" w:space="0" w:color="auto"/>
          </w:divBdr>
          <w:divsChild>
            <w:div w:id="1754744290">
              <w:marLeft w:val="0"/>
              <w:marRight w:val="0"/>
              <w:marTop w:val="0"/>
              <w:marBottom w:val="0"/>
              <w:divBdr>
                <w:top w:val="none" w:sz="0" w:space="0" w:color="auto"/>
                <w:left w:val="none" w:sz="0" w:space="0" w:color="auto"/>
                <w:bottom w:val="none" w:sz="0" w:space="0" w:color="auto"/>
                <w:right w:val="none" w:sz="0" w:space="0" w:color="auto"/>
              </w:divBdr>
            </w:div>
          </w:divsChild>
        </w:div>
        <w:div w:id="28145090">
          <w:marLeft w:val="0"/>
          <w:marRight w:val="0"/>
          <w:marTop w:val="0"/>
          <w:marBottom w:val="0"/>
          <w:divBdr>
            <w:top w:val="none" w:sz="0" w:space="0" w:color="auto"/>
            <w:left w:val="none" w:sz="0" w:space="0" w:color="auto"/>
            <w:bottom w:val="none" w:sz="0" w:space="0" w:color="auto"/>
            <w:right w:val="none" w:sz="0" w:space="0" w:color="auto"/>
          </w:divBdr>
          <w:divsChild>
            <w:div w:id="1917788599">
              <w:marLeft w:val="0"/>
              <w:marRight w:val="0"/>
              <w:marTop w:val="0"/>
              <w:marBottom w:val="0"/>
              <w:divBdr>
                <w:top w:val="none" w:sz="0" w:space="0" w:color="auto"/>
                <w:left w:val="none" w:sz="0" w:space="0" w:color="auto"/>
                <w:bottom w:val="none" w:sz="0" w:space="0" w:color="auto"/>
                <w:right w:val="none" w:sz="0" w:space="0" w:color="auto"/>
              </w:divBdr>
            </w:div>
          </w:divsChild>
        </w:div>
        <w:div w:id="50426555">
          <w:marLeft w:val="0"/>
          <w:marRight w:val="0"/>
          <w:marTop w:val="0"/>
          <w:marBottom w:val="0"/>
          <w:divBdr>
            <w:top w:val="none" w:sz="0" w:space="0" w:color="auto"/>
            <w:left w:val="none" w:sz="0" w:space="0" w:color="auto"/>
            <w:bottom w:val="none" w:sz="0" w:space="0" w:color="auto"/>
            <w:right w:val="none" w:sz="0" w:space="0" w:color="auto"/>
          </w:divBdr>
          <w:divsChild>
            <w:div w:id="1318652902">
              <w:marLeft w:val="0"/>
              <w:marRight w:val="0"/>
              <w:marTop w:val="0"/>
              <w:marBottom w:val="0"/>
              <w:divBdr>
                <w:top w:val="none" w:sz="0" w:space="0" w:color="auto"/>
                <w:left w:val="none" w:sz="0" w:space="0" w:color="auto"/>
                <w:bottom w:val="none" w:sz="0" w:space="0" w:color="auto"/>
                <w:right w:val="none" w:sz="0" w:space="0" w:color="auto"/>
              </w:divBdr>
            </w:div>
          </w:divsChild>
        </w:div>
        <w:div w:id="57827626">
          <w:marLeft w:val="0"/>
          <w:marRight w:val="0"/>
          <w:marTop w:val="0"/>
          <w:marBottom w:val="0"/>
          <w:divBdr>
            <w:top w:val="none" w:sz="0" w:space="0" w:color="auto"/>
            <w:left w:val="none" w:sz="0" w:space="0" w:color="auto"/>
            <w:bottom w:val="none" w:sz="0" w:space="0" w:color="auto"/>
            <w:right w:val="none" w:sz="0" w:space="0" w:color="auto"/>
          </w:divBdr>
          <w:divsChild>
            <w:div w:id="232159030">
              <w:marLeft w:val="0"/>
              <w:marRight w:val="0"/>
              <w:marTop w:val="0"/>
              <w:marBottom w:val="0"/>
              <w:divBdr>
                <w:top w:val="none" w:sz="0" w:space="0" w:color="auto"/>
                <w:left w:val="none" w:sz="0" w:space="0" w:color="auto"/>
                <w:bottom w:val="none" w:sz="0" w:space="0" w:color="auto"/>
                <w:right w:val="none" w:sz="0" w:space="0" w:color="auto"/>
              </w:divBdr>
            </w:div>
          </w:divsChild>
        </w:div>
        <w:div w:id="88552844">
          <w:marLeft w:val="0"/>
          <w:marRight w:val="0"/>
          <w:marTop w:val="0"/>
          <w:marBottom w:val="0"/>
          <w:divBdr>
            <w:top w:val="none" w:sz="0" w:space="0" w:color="auto"/>
            <w:left w:val="none" w:sz="0" w:space="0" w:color="auto"/>
            <w:bottom w:val="none" w:sz="0" w:space="0" w:color="auto"/>
            <w:right w:val="none" w:sz="0" w:space="0" w:color="auto"/>
          </w:divBdr>
          <w:divsChild>
            <w:div w:id="1538470102">
              <w:marLeft w:val="0"/>
              <w:marRight w:val="0"/>
              <w:marTop w:val="0"/>
              <w:marBottom w:val="0"/>
              <w:divBdr>
                <w:top w:val="none" w:sz="0" w:space="0" w:color="auto"/>
                <w:left w:val="none" w:sz="0" w:space="0" w:color="auto"/>
                <w:bottom w:val="none" w:sz="0" w:space="0" w:color="auto"/>
                <w:right w:val="none" w:sz="0" w:space="0" w:color="auto"/>
              </w:divBdr>
            </w:div>
          </w:divsChild>
        </w:div>
        <w:div w:id="148059643">
          <w:marLeft w:val="0"/>
          <w:marRight w:val="0"/>
          <w:marTop w:val="0"/>
          <w:marBottom w:val="0"/>
          <w:divBdr>
            <w:top w:val="none" w:sz="0" w:space="0" w:color="auto"/>
            <w:left w:val="none" w:sz="0" w:space="0" w:color="auto"/>
            <w:bottom w:val="none" w:sz="0" w:space="0" w:color="auto"/>
            <w:right w:val="none" w:sz="0" w:space="0" w:color="auto"/>
          </w:divBdr>
          <w:divsChild>
            <w:div w:id="151872809">
              <w:marLeft w:val="0"/>
              <w:marRight w:val="0"/>
              <w:marTop w:val="0"/>
              <w:marBottom w:val="0"/>
              <w:divBdr>
                <w:top w:val="none" w:sz="0" w:space="0" w:color="auto"/>
                <w:left w:val="none" w:sz="0" w:space="0" w:color="auto"/>
                <w:bottom w:val="none" w:sz="0" w:space="0" w:color="auto"/>
                <w:right w:val="none" w:sz="0" w:space="0" w:color="auto"/>
              </w:divBdr>
            </w:div>
          </w:divsChild>
        </w:div>
        <w:div w:id="165100257">
          <w:marLeft w:val="0"/>
          <w:marRight w:val="0"/>
          <w:marTop w:val="0"/>
          <w:marBottom w:val="0"/>
          <w:divBdr>
            <w:top w:val="none" w:sz="0" w:space="0" w:color="auto"/>
            <w:left w:val="none" w:sz="0" w:space="0" w:color="auto"/>
            <w:bottom w:val="none" w:sz="0" w:space="0" w:color="auto"/>
            <w:right w:val="none" w:sz="0" w:space="0" w:color="auto"/>
          </w:divBdr>
          <w:divsChild>
            <w:div w:id="1156144748">
              <w:marLeft w:val="0"/>
              <w:marRight w:val="0"/>
              <w:marTop w:val="0"/>
              <w:marBottom w:val="0"/>
              <w:divBdr>
                <w:top w:val="none" w:sz="0" w:space="0" w:color="auto"/>
                <w:left w:val="none" w:sz="0" w:space="0" w:color="auto"/>
                <w:bottom w:val="none" w:sz="0" w:space="0" w:color="auto"/>
                <w:right w:val="none" w:sz="0" w:space="0" w:color="auto"/>
              </w:divBdr>
            </w:div>
          </w:divsChild>
        </w:div>
        <w:div w:id="189998170">
          <w:marLeft w:val="0"/>
          <w:marRight w:val="0"/>
          <w:marTop w:val="0"/>
          <w:marBottom w:val="0"/>
          <w:divBdr>
            <w:top w:val="none" w:sz="0" w:space="0" w:color="auto"/>
            <w:left w:val="none" w:sz="0" w:space="0" w:color="auto"/>
            <w:bottom w:val="none" w:sz="0" w:space="0" w:color="auto"/>
            <w:right w:val="none" w:sz="0" w:space="0" w:color="auto"/>
          </w:divBdr>
          <w:divsChild>
            <w:div w:id="1739354247">
              <w:marLeft w:val="0"/>
              <w:marRight w:val="0"/>
              <w:marTop w:val="0"/>
              <w:marBottom w:val="0"/>
              <w:divBdr>
                <w:top w:val="none" w:sz="0" w:space="0" w:color="auto"/>
                <w:left w:val="none" w:sz="0" w:space="0" w:color="auto"/>
                <w:bottom w:val="none" w:sz="0" w:space="0" w:color="auto"/>
                <w:right w:val="none" w:sz="0" w:space="0" w:color="auto"/>
              </w:divBdr>
            </w:div>
          </w:divsChild>
        </w:div>
        <w:div w:id="211305312">
          <w:marLeft w:val="0"/>
          <w:marRight w:val="0"/>
          <w:marTop w:val="0"/>
          <w:marBottom w:val="0"/>
          <w:divBdr>
            <w:top w:val="none" w:sz="0" w:space="0" w:color="auto"/>
            <w:left w:val="none" w:sz="0" w:space="0" w:color="auto"/>
            <w:bottom w:val="none" w:sz="0" w:space="0" w:color="auto"/>
            <w:right w:val="none" w:sz="0" w:space="0" w:color="auto"/>
          </w:divBdr>
          <w:divsChild>
            <w:div w:id="2017227931">
              <w:marLeft w:val="0"/>
              <w:marRight w:val="0"/>
              <w:marTop w:val="0"/>
              <w:marBottom w:val="0"/>
              <w:divBdr>
                <w:top w:val="none" w:sz="0" w:space="0" w:color="auto"/>
                <w:left w:val="none" w:sz="0" w:space="0" w:color="auto"/>
                <w:bottom w:val="none" w:sz="0" w:space="0" w:color="auto"/>
                <w:right w:val="none" w:sz="0" w:space="0" w:color="auto"/>
              </w:divBdr>
            </w:div>
          </w:divsChild>
        </w:div>
        <w:div w:id="272594364">
          <w:marLeft w:val="0"/>
          <w:marRight w:val="0"/>
          <w:marTop w:val="0"/>
          <w:marBottom w:val="0"/>
          <w:divBdr>
            <w:top w:val="none" w:sz="0" w:space="0" w:color="auto"/>
            <w:left w:val="none" w:sz="0" w:space="0" w:color="auto"/>
            <w:bottom w:val="none" w:sz="0" w:space="0" w:color="auto"/>
            <w:right w:val="none" w:sz="0" w:space="0" w:color="auto"/>
          </w:divBdr>
          <w:divsChild>
            <w:div w:id="1096094451">
              <w:marLeft w:val="0"/>
              <w:marRight w:val="0"/>
              <w:marTop w:val="0"/>
              <w:marBottom w:val="0"/>
              <w:divBdr>
                <w:top w:val="none" w:sz="0" w:space="0" w:color="auto"/>
                <w:left w:val="none" w:sz="0" w:space="0" w:color="auto"/>
                <w:bottom w:val="none" w:sz="0" w:space="0" w:color="auto"/>
                <w:right w:val="none" w:sz="0" w:space="0" w:color="auto"/>
              </w:divBdr>
            </w:div>
          </w:divsChild>
        </w:div>
        <w:div w:id="349992113">
          <w:marLeft w:val="0"/>
          <w:marRight w:val="0"/>
          <w:marTop w:val="0"/>
          <w:marBottom w:val="0"/>
          <w:divBdr>
            <w:top w:val="none" w:sz="0" w:space="0" w:color="auto"/>
            <w:left w:val="none" w:sz="0" w:space="0" w:color="auto"/>
            <w:bottom w:val="none" w:sz="0" w:space="0" w:color="auto"/>
            <w:right w:val="none" w:sz="0" w:space="0" w:color="auto"/>
          </w:divBdr>
          <w:divsChild>
            <w:div w:id="600334063">
              <w:marLeft w:val="0"/>
              <w:marRight w:val="0"/>
              <w:marTop w:val="0"/>
              <w:marBottom w:val="0"/>
              <w:divBdr>
                <w:top w:val="none" w:sz="0" w:space="0" w:color="auto"/>
                <w:left w:val="none" w:sz="0" w:space="0" w:color="auto"/>
                <w:bottom w:val="none" w:sz="0" w:space="0" w:color="auto"/>
                <w:right w:val="none" w:sz="0" w:space="0" w:color="auto"/>
              </w:divBdr>
            </w:div>
          </w:divsChild>
        </w:div>
        <w:div w:id="351347942">
          <w:marLeft w:val="0"/>
          <w:marRight w:val="0"/>
          <w:marTop w:val="0"/>
          <w:marBottom w:val="0"/>
          <w:divBdr>
            <w:top w:val="none" w:sz="0" w:space="0" w:color="auto"/>
            <w:left w:val="none" w:sz="0" w:space="0" w:color="auto"/>
            <w:bottom w:val="none" w:sz="0" w:space="0" w:color="auto"/>
            <w:right w:val="none" w:sz="0" w:space="0" w:color="auto"/>
          </w:divBdr>
          <w:divsChild>
            <w:div w:id="1639917047">
              <w:marLeft w:val="0"/>
              <w:marRight w:val="0"/>
              <w:marTop w:val="0"/>
              <w:marBottom w:val="0"/>
              <w:divBdr>
                <w:top w:val="none" w:sz="0" w:space="0" w:color="auto"/>
                <w:left w:val="none" w:sz="0" w:space="0" w:color="auto"/>
                <w:bottom w:val="none" w:sz="0" w:space="0" w:color="auto"/>
                <w:right w:val="none" w:sz="0" w:space="0" w:color="auto"/>
              </w:divBdr>
            </w:div>
          </w:divsChild>
        </w:div>
        <w:div w:id="373504194">
          <w:marLeft w:val="0"/>
          <w:marRight w:val="0"/>
          <w:marTop w:val="0"/>
          <w:marBottom w:val="0"/>
          <w:divBdr>
            <w:top w:val="none" w:sz="0" w:space="0" w:color="auto"/>
            <w:left w:val="none" w:sz="0" w:space="0" w:color="auto"/>
            <w:bottom w:val="none" w:sz="0" w:space="0" w:color="auto"/>
            <w:right w:val="none" w:sz="0" w:space="0" w:color="auto"/>
          </w:divBdr>
          <w:divsChild>
            <w:div w:id="153492135">
              <w:marLeft w:val="0"/>
              <w:marRight w:val="0"/>
              <w:marTop w:val="0"/>
              <w:marBottom w:val="0"/>
              <w:divBdr>
                <w:top w:val="none" w:sz="0" w:space="0" w:color="auto"/>
                <w:left w:val="none" w:sz="0" w:space="0" w:color="auto"/>
                <w:bottom w:val="none" w:sz="0" w:space="0" w:color="auto"/>
                <w:right w:val="none" w:sz="0" w:space="0" w:color="auto"/>
              </w:divBdr>
            </w:div>
          </w:divsChild>
        </w:div>
        <w:div w:id="389229273">
          <w:marLeft w:val="0"/>
          <w:marRight w:val="0"/>
          <w:marTop w:val="0"/>
          <w:marBottom w:val="0"/>
          <w:divBdr>
            <w:top w:val="none" w:sz="0" w:space="0" w:color="auto"/>
            <w:left w:val="none" w:sz="0" w:space="0" w:color="auto"/>
            <w:bottom w:val="none" w:sz="0" w:space="0" w:color="auto"/>
            <w:right w:val="none" w:sz="0" w:space="0" w:color="auto"/>
          </w:divBdr>
          <w:divsChild>
            <w:div w:id="1884248207">
              <w:marLeft w:val="0"/>
              <w:marRight w:val="0"/>
              <w:marTop w:val="0"/>
              <w:marBottom w:val="0"/>
              <w:divBdr>
                <w:top w:val="none" w:sz="0" w:space="0" w:color="auto"/>
                <w:left w:val="none" w:sz="0" w:space="0" w:color="auto"/>
                <w:bottom w:val="none" w:sz="0" w:space="0" w:color="auto"/>
                <w:right w:val="none" w:sz="0" w:space="0" w:color="auto"/>
              </w:divBdr>
            </w:div>
          </w:divsChild>
        </w:div>
        <w:div w:id="434324980">
          <w:marLeft w:val="0"/>
          <w:marRight w:val="0"/>
          <w:marTop w:val="0"/>
          <w:marBottom w:val="0"/>
          <w:divBdr>
            <w:top w:val="none" w:sz="0" w:space="0" w:color="auto"/>
            <w:left w:val="none" w:sz="0" w:space="0" w:color="auto"/>
            <w:bottom w:val="none" w:sz="0" w:space="0" w:color="auto"/>
            <w:right w:val="none" w:sz="0" w:space="0" w:color="auto"/>
          </w:divBdr>
          <w:divsChild>
            <w:div w:id="1870410693">
              <w:marLeft w:val="0"/>
              <w:marRight w:val="0"/>
              <w:marTop w:val="0"/>
              <w:marBottom w:val="0"/>
              <w:divBdr>
                <w:top w:val="none" w:sz="0" w:space="0" w:color="auto"/>
                <w:left w:val="none" w:sz="0" w:space="0" w:color="auto"/>
                <w:bottom w:val="none" w:sz="0" w:space="0" w:color="auto"/>
                <w:right w:val="none" w:sz="0" w:space="0" w:color="auto"/>
              </w:divBdr>
            </w:div>
          </w:divsChild>
        </w:div>
        <w:div w:id="463473103">
          <w:marLeft w:val="0"/>
          <w:marRight w:val="0"/>
          <w:marTop w:val="0"/>
          <w:marBottom w:val="0"/>
          <w:divBdr>
            <w:top w:val="none" w:sz="0" w:space="0" w:color="auto"/>
            <w:left w:val="none" w:sz="0" w:space="0" w:color="auto"/>
            <w:bottom w:val="none" w:sz="0" w:space="0" w:color="auto"/>
            <w:right w:val="none" w:sz="0" w:space="0" w:color="auto"/>
          </w:divBdr>
          <w:divsChild>
            <w:div w:id="1593851235">
              <w:marLeft w:val="0"/>
              <w:marRight w:val="0"/>
              <w:marTop w:val="0"/>
              <w:marBottom w:val="0"/>
              <w:divBdr>
                <w:top w:val="none" w:sz="0" w:space="0" w:color="auto"/>
                <w:left w:val="none" w:sz="0" w:space="0" w:color="auto"/>
                <w:bottom w:val="none" w:sz="0" w:space="0" w:color="auto"/>
                <w:right w:val="none" w:sz="0" w:space="0" w:color="auto"/>
              </w:divBdr>
            </w:div>
          </w:divsChild>
        </w:div>
        <w:div w:id="523443355">
          <w:marLeft w:val="0"/>
          <w:marRight w:val="0"/>
          <w:marTop w:val="0"/>
          <w:marBottom w:val="0"/>
          <w:divBdr>
            <w:top w:val="none" w:sz="0" w:space="0" w:color="auto"/>
            <w:left w:val="none" w:sz="0" w:space="0" w:color="auto"/>
            <w:bottom w:val="none" w:sz="0" w:space="0" w:color="auto"/>
            <w:right w:val="none" w:sz="0" w:space="0" w:color="auto"/>
          </w:divBdr>
          <w:divsChild>
            <w:div w:id="701980259">
              <w:marLeft w:val="0"/>
              <w:marRight w:val="0"/>
              <w:marTop w:val="0"/>
              <w:marBottom w:val="0"/>
              <w:divBdr>
                <w:top w:val="none" w:sz="0" w:space="0" w:color="auto"/>
                <w:left w:val="none" w:sz="0" w:space="0" w:color="auto"/>
                <w:bottom w:val="none" w:sz="0" w:space="0" w:color="auto"/>
                <w:right w:val="none" w:sz="0" w:space="0" w:color="auto"/>
              </w:divBdr>
            </w:div>
          </w:divsChild>
        </w:div>
        <w:div w:id="559243281">
          <w:marLeft w:val="0"/>
          <w:marRight w:val="0"/>
          <w:marTop w:val="0"/>
          <w:marBottom w:val="0"/>
          <w:divBdr>
            <w:top w:val="none" w:sz="0" w:space="0" w:color="auto"/>
            <w:left w:val="none" w:sz="0" w:space="0" w:color="auto"/>
            <w:bottom w:val="none" w:sz="0" w:space="0" w:color="auto"/>
            <w:right w:val="none" w:sz="0" w:space="0" w:color="auto"/>
          </w:divBdr>
          <w:divsChild>
            <w:div w:id="1773014334">
              <w:marLeft w:val="0"/>
              <w:marRight w:val="0"/>
              <w:marTop w:val="0"/>
              <w:marBottom w:val="0"/>
              <w:divBdr>
                <w:top w:val="none" w:sz="0" w:space="0" w:color="auto"/>
                <w:left w:val="none" w:sz="0" w:space="0" w:color="auto"/>
                <w:bottom w:val="none" w:sz="0" w:space="0" w:color="auto"/>
                <w:right w:val="none" w:sz="0" w:space="0" w:color="auto"/>
              </w:divBdr>
            </w:div>
          </w:divsChild>
        </w:div>
        <w:div w:id="597254188">
          <w:marLeft w:val="0"/>
          <w:marRight w:val="0"/>
          <w:marTop w:val="0"/>
          <w:marBottom w:val="0"/>
          <w:divBdr>
            <w:top w:val="none" w:sz="0" w:space="0" w:color="auto"/>
            <w:left w:val="none" w:sz="0" w:space="0" w:color="auto"/>
            <w:bottom w:val="none" w:sz="0" w:space="0" w:color="auto"/>
            <w:right w:val="none" w:sz="0" w:space="0" w:color="auto"/>
          </w:divBdr>
          <w:divsChild>
            <w:div w:id="182210820">
              <w:marLeft w:val="0"/>
              <w:marRight w:val="0"/>
              <w:marTop w:val="0"/>
              <w:marBottom w:val="0"/>
              <w:divBdr>
                <w:top w:val="none" w:sz="0" w:space="0" w:color="auto"/>
                <w:left w:val="none" w:sz="0" w:space="0" w:color="auto"/>
                <w:bottom w:val="none" w:sz="0" w:space="0" w:color="auto"/>
                <w:right w:val="none" w:sz="0" w:space="0" w:color="auto"/>
              </w:divBdr>
            </w:div>
          </w:divsChild>
        </w:div>
        <w:div w:id="615218733">
          <w:marLeft w:val="0"/>
          <w:marRight w:val="0"/>
          <w:marTop w:val="0"/>
          <w:marBottom w:val="0"/>
          <w:divBdr>
            <w:top w:val="none" w:sz="0" w:space="0" w:color="auto"/>
            <w:left w:val="none" w:sz="0" w:space="0" w:color="auto"/>
            <w:bottom w:val="none" w:sz="0" w:space="0" w:color="auto"/>
            <w:right w:val="none" w:sz="0" w:space="0" w:color="auto"/>
          </w:divBdr>
          <w:divsChild>
            <w:div w:id="685323939">
              <w:marLeft w:val="0"/>
              <w:marRight w:val="0"/>
              <w:marTop w:val="0"/>
              <w:marBottom w:val="0"/>
              <w:divBdr>
                <w:top w:val="none" w:sz="0" w:space="0" w:color="auto"/>
                <w:left w:val="none" w:sz="0" w:space="0" w:color="auto"/>
                <w:bottom w:val="none" w:sz="0" w:space="0" w:color="auto"/>
                <w:right w:val="none" w:sz="0" w:space="0" w:color="auto"/>
              </w:divBdr>
            </w:div>
          </w:divsChild>
        </w:div>
        <w:div w:id="653338897">
          <w:marLeft w:val="0"/>
          <w:marRight w:val="0"/>
          <w:marTop w:val="0"/>
          <w:marBottom w:val="0"/>
          <w:divBdr>
            <w:top w:val="none" w:sz="0" w:space="0" w:color="auto"/>
            <w:left w:val="none" w:sz="0" w:space="0" w:color="auto"/>
            <w:bottom w:val="none" w:sz="0" w:space="0" w:color="auto"/>
            <w:right w:val="none" w:sz="0" w:space="0" w:color="auto"/>
          </w:divBdr>
          <w:divsChild>
            <w:div w:id="1218904112">
              <w:marLeft w:val="0"/>
              <w:marRight w:val="0"/>
              <w:marTop w:val="0"/>
              <w:marBottom w:val="0"/>
              <w:divBdr>
                <w:top w:val="none" w:sz="0" w:space="0" w:color="auto"/>
                <w:left w:val="none" w:sz="0" w:space="0" w:color="auto"/>
                <w:bottom w:val="none" w:sz="0" w:space="0" w:color="auto"/>
                <w:right w:val="none" w:sz="0" w:space="0" w:color="auto"/>
              </w:divBdr>
            </w:div>
          </w:divsChild>
        </w:div>
        <w:div w:id="721903978">
          <w:marLeft w:val="0"/>
          <w:marRight w:val="0"/>
          <w:marTop w:val="0"/>
          <w:marBottom w:val="0"/>
          <w:divBdr>
            <w:top w:val="none" w:sz="0" w:space="0" w:color="auto"/>
            <w:left w:val="none" w:sz="0" w:space="0" w:color="auto"/>
            <w:bottom w:val="none" w:sz="0" w:space="0" w:color="auto"/>
            <w:right w:val="none" w:sz="0" w:space="0" w:color="auto"/>
          </w:divBdr>
          <w:divsChild>
            <w:div w:id="826361995">
              <w:marLeft w:val="0"/>
              <w:marRight w:val="0"/>
              <w:marTop w:val="0"/>
              <w:marBottom w:val="0"/>
              <w:divBdr>
                <w:top w:val="none" w:sz="0" w:space="0" w:color="auto"/>
                <w:left w:val="none" w:sz="0" w:space="0" w:color="auto"/>
                <w:bottom w:val="none" w:sz="0" w:space="0" w:color="auto"/>
                <w:right w:val="none" w:sz="0" w:space="0" w:color="auto"/>
              </w:divBdr>
            </w:div>
          </w:divsChild>
        </w:div>
        <w:div w:id="827945501">
          <w:marLeft w:val="0"/>
          <w:marRight w:val="0"/>
          <w:marTop w:val="0"/>
          <w:marBottom w:val="0"/>
          <w:divBdr>
            <w:top w:val="none" w:sz="0" w:space="0" w:color="auto"/>
            <w:left w:val="none" w:sz="0" w:space="0" w:color="auto"/>
            <w:bottom w:val="none" w:sz="0" w:space="0" w:color="auto"/>
            <w:right w:val="none" w:sz="0" w:space="0" w:color="auto"/>
          </w:divBdr>
          <w:divsChild>
            <w:div w:id="1665821164">
              <w:marLeft w:val="0"/>
              <w:marRight w:val="0"/>
              <w:marTop w:val="0"/>
              <w:marBottom w:val="0"/>
              <w:divBdr>
                <w:top w:val="none" w:sz="0" w:space="0" w:color="auto"/>
                <w:left w:val="none" w:sz="0" w:space="0" w:color="auto"/>
                <w:bottom w:val="none" w:sz="0" w:space="0" w:color="auto"/>
                <w:right w:val="none" w:sz="0" w:space="0" w:color="auto"/>
              </w:divBdr>
            </w:div>
          </w:divsChild>
        </w:div>
        <w:div w:id="837383747">
          <w:marLeft w:val="0"/>
          <w:marRight w:val="0"/>
          <w:marTop w:val="0"/>
          <w:marBottom w:val="0"/>
          <w:divBdr>
            <w:top w:val="none" w:sz="0" w:space="0" w:color="auto"/>
            <w:left w:val="none" w:sz="0" w:space="0" w:color="auto"/>
            <w:bottom w:val="none" w:sz="0" w:space="0" w:color="auto"/>
            <w:right w:val="none" w:sz="0" w:space="0" w:color="auto"/>
          </w:divBdr>
          <w:divsChild>
            <w:div w:id="1768963908">
              <w:marLeft w:val="0"/>
              <w:marRight w:val="0"/>
              <w:marTop w:val="0"/>
              <w:marBottom w:val="0"/>
              <w:divBdr>
                <w:top w:val="none" w:sz="0" w:space="0" w:color="auto"/>
                <w:left w:val="none" w:sz="0" w:space="0" w:color="auto"/>
                <w:bottom w:val="none" w:sz="0" w:space="0" w:color="auto"/>
                <w:right w:val="none" w:sz="0" w:space="0" w:color="auto"/>
              </w:divBdr>
            </w:div>
          </w:divsChild>
        </w:div>
        <w:div w:id="842817594">
          <w:marLeft w:val="0"/>
          <w:marRight w:val="0"/>
          <w:marTop w:val="0"/>
          <w:marBottom w:val="0"/>
          <w:divBdr>
            <w:top w:val="none" w:sz="0" w:space="0" w:color="auto"/>
            <w:left w:val="none" w:sz="0" w:space="0" w:color="auto"/>
            <w:bottom w:val="none" w:sz="0" w:space="0" w:color="auto"/>
            <w:right w:val="none" w:sz="0" w:space="0" w:color="auto"/>
          </w:divBdr>
          <w:divsChild>
            <w:div w:id="642735485">
              <w:marLeft w:val="0"/>
              <w:marRight w:val="0"/>
              <w:marTop w:val="0"/>
              <w:marBottom w:val="0"/>
              <w:divBdr>
                <w:top w:val="none" w:sz="0" w:space="0" w:color="auto"/>
                <w:left w:val="none" w:sz="0" w:space="0" w:color="auto"/>
                <w:bottom w:val="none" w:sz="0" w:space="0" w:color="auto"/>
                <w:right w:val="none" w:sz="0" w:space="0" w:color="auto"/>
              </w:divBdr>
            </w:div>
          </w:divsChild>
        </w:div>
        <w:div w:id="852768925">
          <w:marLeft w:val="0"/>
          <w:marRight w:val="0"/>
          <w:marTop w:val="0"/>
          <w:marBottom w:val="0"/>
          <w:divBdr>
            <w:top w:val="none" w:sz="0" w:space="0" w:color="auto"/>
            <w:left w:val="none" w:sz="0" w:space="0" w:color="auto"/>
            <w:bottom w:val="none" w:sz="0" w:space="0" w:color="auto"/>
            <w:right w:val="none" w:sz="0" w:space="0" w:color="auto"/>
          </w:divBdr>
          <w:divsChild>
            <w:div w:id="1786189970">
              <w:marLeft w:val="0"/>
              <w:marRight w:val="0"/>
              <w:marTop w:val="0"/>
              <w:marBottom w:val="0"/>
              <w:divBdr>
                <w:top w:val="none" w:sz="0" w:space="0" w:color="auto"/>
                <w:left w:val="none" w:sz="0" w:space="0" w:color="auto"/>
                <w:bottom w:val="none" w:sz="0" w:space="0" w:color="auto"/>
                <w:right w:val="none" w:sz="0" w:space="0" w:color="auto"/>
              </w:divBdr>
            </w:div>
          </w:divsChild>
        </w:div>
        <w:div w:id="861090619">
          <w:marLeft w:val="0"/>
          <w:marRight w:val="0"/>
          <w:marTop w:val="0"/>
          <w:marBottom w:val="0"/>
          <w:divBdr>
            <w:top w:val="none" w:sz="0" w:space="0" w:color="auto"/>
            <w:left w:val="none" w:sz="0" w:space="0" w:color="auto"/>
            <w:bottom w:val="none" w:sz="0" w:space="0" w:color="auto"/>
            <w:right w:val="none" w:sz="0" w:space="0" w:color="auto"/>
          </w:divBdr>
          <w:divsChild>
            <w:div w:id="2139062245">
              <w:marLeft w:val="0"/>
              <w:marRight w:val="0"/>
              <w:marTop w:val="0"/>
              <w:marBottom w:val="0"/>
              <w:divBdr>
                <w:top w:val="none" w:sz="0" w:space="0" w:color="auto"/>
                <w:left w:val="none" w:sz="0" w:space="0" w:color="auto"/>
                <w:bottom w:val="none" w:sz="0" w:space="0" w:color="auto"/>
                <w:right w:val="none" w:sz="0" w:space="0" w:color="auto"/>
              </w:divBdr>
            </w:div>
          </w:divsChild>
        </w:div>
        <w:div w:id="938635191">
          <w:marLeft w:val="0"/>
          <w:marRight w:val="0"/>
          <w:marTop w:val="0"/>
          <w:marBottom w:val="0"/>
          <w:divBdr>
            <w:top w:val="none" w:sz="0" w:space="0" w:color="auto"/>
            <w:left w:val="none" w:sz="0" w:space="0" w:color="auto"/>
            <w:bottom w:val="none" w:sz="0" w:space="0" w:color="auto"/>
            <w:right w:val="none" w:sz="0" w:space="0" w:color="auto"/>
          </w:divBdr>
          <w:divsChild>
            <w:div w:id="311296989">
              <w:marLeft w:val="0"/>
              <w:marRight w:val="0"/>
              <w:marTop w:val="0"/>
              <w:marBottom w:val="0"/>
              <w:divBdr>
                <w:top w:val="none" w:sz="0" w:space="0" w:color="auto"/>
                <w:left w:val="none" w:sz="0" w:space="0" w:color="auto"/>
                <w:bottom w:val="none" w:sz="0" w:space="0" w:color="auto"/>
                <w:right w:val="none" w:sz="0" w:space="0" w:color="auto"/>
              </w:divBdr>
            </w:div>
          </w:divsChild>
        </w:div>
        <w:div w:id="939293274">
          <w:marLeft w:val="0"/>
          <w:marRight w:val="0"/>
          <w:marTop w:val="0"/>
          <w:marBottom w:val="0"/>
          <w:divBdr>
            <w:top w:val="none" w:sz="0" w:space="0" w:color="auto"/>
            <w:left w:val="none" w:sz="0" w:space="0" w:color="auto"/>
            <w:bottom w:val="none" w:sz="0" w:space="0" w:color="auto"/>
            <w:right w:val="none" w:sz="0" w:space="0" w:color="auto"/>
          </w:divBdr>
          <w:divsChild>
            <w:div w:id="1440831629">
              <w:marLeft w:val="0"/>
              <w:marRight w:val="0"/>
              <w:marTop w:val="0"/>
              <w:marBottom w:val="0"/>
              <w:divBdr>
                <w:top w:val="none" w:sz="0" w:space="0" w:color="auto"/>
                <w:left w:val="none" w:sz="0" w:space="0" w:color="auto"/>
                <w:bottom w:val="none" w:sz="0" w:space="0" w:color="auto"/>
                <w:right w:val="none" w:sz="0" w:space="0" w:color="auto"/>
              </w:divBdr>
            </w:div>
          </w:divsChild>
        </w:div>
        <w:div w:id="958678823">
          <w:marLeft w:val="0"/>
          <w:marRight w:val="0"/>
          <w:marTop w:val="0"/>
          <w:marBottom w:val="0"/>
          <w:divBdr>
            <w:top w:val="none" w:sz="0" w:space="0" w:color="auto"/>
            <w:left w:val="none" w:sz="0" w:space="0" w:color="auto"/>
            <w:bottom w:val="none" w:sz="0" w:space="0" w:color="auto"/>
            <w:right w:val="none" w:sz="0" w:space="0" w:color="auto"/>
          </w:divBdr>
          <w:divsChild>
            <w:div w:id="104738771">
              <w:marLeft w:val="0"/>
              <w:marRight w:val="0"/>
              <w:marTop w:val="0"/>
              <w:marBottom w:val="0"/>
              <w:divBdr>
                <w:top w:val="none" w:sz="0" w:space="0" w:color="auto"/>
                <w:left w:val="none" w:sz="0" w:space="0" w:color="auto"/>
                <w:bottom w:val="none" w:sz="0" w:space="0" w:color="auto"/>
                <w:right w:val="none" w:sz="0" w:space="0" w:color="auto"/>
              </w:divBdr>
            </w:div>
          </w:divsChild>
        </w:div>
        <w:div w:id="1015839672">
          <w:marLeft w:val="0"/>
          <w:marRight w:val="0"/>
          <w:marTop w:val="0"/>
          <w:marBottom w:val="0"/>
          <w:divBdr>
            <w:top w:val="none" w:sz="0" w:space="0" w:color="auto"/>
            <w:left w:val="none" w:sz="0" w:space="0" w:color="auto"/>
            <w:bottom w:val="none" w:sz="0" w:space="0" w:color="auto"/>
            <w:right w:val="none" w:sz="0" w:space="0" w:color="auto"/>
          </w:divBdr>
          <w:divsChild>
            <w:div w:id="1920938843">
              <w:marLeft w:val="0"/>
              <w:marRight w:val="0"/>
              <w:marTop w:val="0"/>
              <w:marBottom w:val="0"/>
              <w:divBdr>
                <w:top w:val="none" w:sz="0" w:space="0" w:color="auto"/>
                <w:left w:val="none" w:sz="0" w:space="0" w:color="auto"/>
                <w:bottom w:val="none" w:sz="0" w:space="0" w:color="auto"/>
                <w:right w:val="none" w:sz="0" w:space="0" w:color="auto"/>
              </w:divBdr>
            </w:div>
          </w:divsChild>
        </w:div>
        <w:div w:id="1042826731">
          <w:marLeft w:val="0"/>
          <w:marRight w:val="0"/>
          <w:marTop w:val="0"/>
          <w:marBottom w:val="0"/>
          <w:divBdr>
            <w:top w:val="none" w:sz="0" w:space="0" w:color="auto"/>
            <w:left w:val="none" w:sz="0" w:space="0" w:color="auto"/>
            <w:bottom w:val="none" w:sz="0" w:space="0" w:color="auto"/>
            <w:right w:val="none" w:sz="0" w:space="0" w:color="auto"/>
          </w:divBdr>
          <w:divsChild>
            <w:div w:id="1743259760">
              <w:marLeft w:val="0"/>
              <w:marRight w:val="0"/>
              <w:marTop w:val="0"/>
              <w:marBottom w:val="0"/>
              <w:divBdr>
                <w:top w:val="none" w:sz="0" w:space="0" w:color="auto"/>
                <w:left w:val="none" w:sz="0" w:space="0" w:color="auto"/>
                <w:bottom w:val="none" w:sz="0" w:space="0" w:color="auto"/>
                <w:right w:val="none" w:sz="0" w:space="0" w:color="auto"/>
              </w:divBdr>
            </w:div>
          </w:divsChild>
        </w:div>
        <w:div w:id="1095250670">
          <w:marLeft w:val="0"/>
          <w:marRight w:val="0"/>
          <w:marTop w:val="0"/>
          <w:marBottom w:val="0"/>
          <w:divBdr>
            <w:top w:val="none" w:sz="0" w:space="0" w:color="auto"/>
            <w:left w:val="none" w:sz="0" w:space="0" w:color="auto"/>
            <w:bottom w:val="none" w:sz="0" w:space="0" w:color="auto"/>
            <w:right w:val="none" w:sz="0" w:space="0" w:color="auto"/>
          </w:divBdr>
          <w:divsChild>
            <w:div w:id="575357621">
              <w:marLeft w:val="0"/>
              <w:marRight w:val="0"/>
              <w:marTop w:val="0"/>
              <w:marBottom w:val="0"/>
              <w:divBdr>
                <w:top w:val="none" w:sz="0" w:space="0" w:color="auto"/>
                <w:left w:val="none" w:sz="0" w:space="0" w:color="auto"/>
                <w:bottom w:val="none" w:sz="0" w:space="0" w:color="auto"/>
                <w:right w:val="none" w:sz="0" w:space="0" w:color="auto"/>
              </w:divBdr>
            </w:div>
          </w:divsChild>
        </w:div>
        <w:div w:id="1110469912">
          <w:marLeft w:val="0"/>
          <w:marRight w:val="0"/>
          <w:marTop w:val="0"/>
          <w:marBottom w:val="0"/>
          <w:divBdr>
            <w:top w:val="none" w:sz="0" w:space="0" w:color="auto"/>
            <w:left w:val="none" w:sz="0" w:space="0" w:color="auto"/>
            <w:bottom w:val="none" w:sz="0" w:space="0" w:color="auto"/>
            <w:right w:val="none" w:sz="0" w:space="0" w:color="auto"/>
          </w:divBdr>
          <w:divsChild>
            <w:div w:id="915896597">
              <w:marLeft w:val="0"/>
              <w:marRight w:val="0"/>
              <w:marTop w:val="0"/>
              <w:marBottom w:val="0"/>
              <w:divBdr>
                <w:top w:val="none" w:sz="0" w:space="0" w:color="auto"/>
                <w:left w:val="none" w:sz="0" w:space="0" w:color="auto"/>
                <w:bottom w:val="none" w:sz="0" w:space="0" w:color="auto"/>
                <w:right w:val="none" w:sz="0" w:space="0" w:color="auto"/>
              </w:divBdr>
            </w:div>
          </w:divsChild>
        </w:div>
        <w:div w:id="1181897879">
          <w:marLeft w:val="0"/>
          <w:marRight w:val="0"/>
          <w:marTop w:val="0"/>
          <w:marBottom w:val="0"/>
          <w:divBdr>
            <w:top w:val="none" w:sz="0" w:space="0" w:color="auto"/>
            <w:left w:val="none" w:sz="0" w:space="0" w:color="auto"/>
            <w:bottom w:val="none" w:sz="0" w:space="0" w:color="auto"/>
            <w:right w:val="none" w:sz="0" w:space="0" w:color="auto"/>
          </w:divBdr>
          <w:divsChild>
            <w:div w:id="1099522120">
              <w:marLeft w:val="0"/>
              <w:marRight w:val="0"/>
              <w:marTop w:val="0"/>
              <w:marBottom w:val="0"/>
              <w:divBdr>
                <w:top w:val="none" w:sz="0" w:space="0" w:color="auto"/>
                <w:left w:val="none" w:sz="0" w:space="0" w:color="auto"/>
                <w:bottom w:val="none" w:sz="0" w:space="0" w:color="auto"/>
                <w:right w:val="none" w:sz="0" w:space="0" w:color="auto"/>
              </w:divBdr>
            </w:div>
          </w:divsChild>
        </w:div>
        <w:div w:id="1222518963">
          <w:marLeft w:val="0"/>
          <w:marRight w:val="0"/>
          <w:marTop w:val="0"/>
          <w:marBottom w:val="0"/>
          <w:divBdr>
            <w:top w:val="none" w:sz="0" w:space="0" w:color="auto"/>
            <w:left w:val="none" w:sz="0" w:space="0" w:color="auto"/>
            <w:bottom w:val="none" w:sz="0" w:space="0" w:color="auto"/>
            <w:right w:val="none" w:sz="0" w:space="0" w:color="auto"/>
          </w:divBdr>
          <w:divsChild>
            <w:div w:id="251940871">
              <w:marLeft w:val="0"/>
              <w:marRight w:val="0"/>
              <w:marTop w:val="0"/>
              <w:marBottom w:val="0"/>
              <w:divBdr>
                <w:top w:val="none" w:sz="0" w:space="0" w:color="auto"/>
                <w:left w:val="none" w:sz="0" w:space="0" w:color="auto"/>
                <w:bottom w:val="none" w:sz="0" w:space="0" w:color="auto"/>
                <w:right w:val="none" w:sz="0" w:space="0" w:color="auto"/>
              </w:divBdr>
            </w:div>
          </w:divsChild>
        </w:div>
        <w:div w:id="1224872969">
          <w:marLeft w:val="0"/>
          <w:marRight w:val="0"/>
          <w:marTop w:val="0"/>
          <w:marBottom w:val="0"/>
          <w:divBdr>
            <w:top w:val="none" w:sz="0" w:space="0" w:color="auto"/>
            <w:left w:val="none" w:sz="0" w:space="0" w:color="auto"/>
            <w:bottom w:val="none" w:sz="0" w:space="0" w:color="auto"/>
            <w:right w:val="none" w:sz="0" w:space="0" w:color="auto"/>
          </w:divBdr>
          <w:divsChild>
            <w:div w:id="2044479878">
              <w:marLeft w:val="0"/>
              <w:marRight w:val="0"/>
              <w:marTop w:val="0"/>
              <w:marBottom w:val="0"/>
              <w:divBdr>
                <w:top w:val="none" w:sz="0" w:space="0" w:color="auto"/>
                <w:left w:val="none" w:sz="0" w:space="0" w:color="auto"/>
                <w:bottom w:val="none" w:sz="0" w:space="0" w:color="auto"/>
                <w:right w:val="none" w:sz="0" w:space="0" w:color="auto"/>
              </w:divBdr>
            </w:div>
          </w:divsChild>
        </w:div>
        <w:div w:id="1323854939">
          <w:marLeft w:val="0"/>
          <w:marRight w:val="0"/>
          <w:marTop w:val="0"/>
          <w:marBottom w:val="0"/>
          <w:divBdr>
            <w:top w:val="none" w:sz="0" w:space="0" w:color="auto"/>
            <w:left w:val="none" w:sz="0" w:space="0" w:color="auto"/>
            <w:bottom w:val="none" w:sz="0" w:space="0" w:color="auto"/>
            <w:right w:val="none" w:sz="0" w:space="0" w:color="auto"/>
          </w:divBdr>
          <w:divsChild>
            <w:div w:id="1839929508">
              <w:marLeft w:val="0"/>
              <w:marRight w:val="0"/>
              <w:marTop w:val="0"/>
              <w:marBottom w:val="0"/>
              <w:divBdr>
                <w:top w:val="none" w:sz="0" w:space="0" w:color="auto"/>
                <w:left w:val="none" w:sz="0" w:space="0" w:color="auto"/>
                <w:bottom w:val="none" w:sz="0" w:space="0" w:color="auto"/>
                <w:right w:val="none" w:sz="0" w:space="0" w:color="auto"/>
              </w:divBdr>
            </w:div>
          </w:divsChild>
        </w:div>
        <w:div w:id="1363942129">
          <w:marLeft w:val="0"/>
          <w:marRight w:val="0"/>
          <w:marTop w:val="0"/>
          <w:marBottom w:val="0"/>
          <w:divBdr>
            <w:top w:val="none" w:sz="0" w:space="0" w:color="auto"/>
            <w:left w:val="none" w:sz="0" w:space="0" w:color="auto"/>
            <w:bottom w:val="none" w:sz="0" w:space="0" w:color="auto"/>
            <w:right w:val="none" w:sz="0" w:space="0" w:color="auto"/>
          </w:divBdr>
          <w:divsChild>
            <w:div w:id="2078042722">
              <w:marLeft w:val="0"/>
              <w:marRight w:val="0"/>
              <w:marTop w:val="0"/>
              <w:marBottom w:val="0"/>
              <w:divBdr>
                <w:top w:val="none" w:sz="0" w:space="0" w:color="auto"/>
                <w:left w:val="none" w:sz="0" w:space="0" w:color="auto"/>
                <w:bottom w:val="none" w:sz="0" w:space="0" w:color="auto"/>
                <w:right w:val="none" w:sz="0" w:space="0" w:color="auto"/>
              </w:divBdr>
            </w:div>
          </w:divsChild>
        </w:div>
        <w:div w:id="1393038273">
          <w:marLeft w:val="0"/>
          <w:marRight w:val="0"/>
          <w:marTop w:val="0"/>
          <w:marBottom w:val="0"/>
          <w:divBdr>
            <w:top w:val="none" w:sz="0" w:space="0" w:color="auto"/>
            <w:left w:val="none" w:sz="0" w:space="0" w:color="auto"/>
            <w:bottom w:val="none" w:sz="0" w:space="0" w:color="auto"/>
            <w:right w:val="none" w:sz="0" w:space="0" w:color="auto"/>
          </w:divBdr>
          <w:divsChild>
            <w:div w:id="373238666">
              <w:marLeft w:val="0"/>
              <w:marRight w:val="0"/>
              <w:marTop w:val="0"/>
              <w:marBottom w:val="0"/>
              <w:divBdr>
                <w:top w:val="none" w:sz="0" w:space="0" w:color="auto"/>
                <w:left w:val="none" w:sz="0" w:space="0" w:color="auto"/>
                <w:bottom w:val="none" w:sz="0" w:space="0" w:color="auto"/>
                <w:right w:val="none" w:sz="0" w:space="0" w:color="auto"/>
              </w:divBdr>
            </w:div>
          </w:divsChild>
        </w:div>
        <w:div w:id="1428963233">
          <w:marLeft w:val="0"/>
          <w:marRight w:val="0"/>
          <w:marTop w:val="0"/>
          <w:marBottom w:val="0"/>
          <w:divBdr>
            <w:top w:val="none" w:sz="0" w:space="0" w:color="auto"/>
            <w:left w:val="none" w:sz="0" w:space="0" w:color="auto"/>
            <w:bottom w:val="none" w:sz="0" w:space="0" w:color="auto"/>
            <w:right w:val="none" w:sz="0" w:space="0" w:color="auto"/>
          </w:divBdr>
          <w:divsChild>
            <w:div w:id="78868980">
              <w:marLeft w:val="0"/>
              <w:marRight w:val="0"/>
              <w:marTop w:val="0"/>
              <w:marBottom w:val="0"/>
              <w:divBdr>
                <w:top w:val="none" w:sz="0" w:space="0" w:color="auto"/>
                <w:left w:val="none" w:sz="0" w:space="0" w:color="auto"/>
                <w:bottom w:val="none" w:sz="0" w:space="0" w:color="auto"/>
                <w:right w:val="none" w:sz="0" w:space="0" w:color="auto"/>
              </w:divBdr>
            </w:div>
          </w:divsChild>
        </w:div>
        <w:div w:id="1446846112">
          <w:marLeft w:val="0"/>
          <w:marRight w:val="0"/>
          <w:marTop w:val="0"/>
          <w:marBottom w:val="0"/>
          <w:divBdr>
            <w:top w:val="none" w:sz="0" w:space="0" w:color="auto"/>
            <w:left w:val="none" w:sz="0" w:space="0" w:color="auto"/>
            <w:bottom w:val="none" w:sz="0" w:space="0" w:color="auto"/>
            <w:right w:val="none" w:sz="0" w:space="0" w:color="auto"/>
          </w:divBdr>
          <w:divsChild>
            <w:div w:id="817191557">
              <w:marLeft w:val="0"/>
              <w:marRight w:val="0"/>
              <w:marTop w:val="0"/>
              <w:marBottom w:val="0"/>
              <w:divBdr>
                <w:top w:val="none" w:sz="0" w:space="0" w:color="auto"/>
                <w:left w:val="none" w:sz="0" w:space="0" w:color="auto"/>
                <w:bottom w:val="none" w:sz="0" w:space="0" w:color="auto"/>
                <w:right w:val="none" w:sz="0" w:space="0" w:color="auto"/>
              </w:divBdr>
            </w:div>
          </w:divsChild>
        </w:div>
        <w:div w:id="1451313434">
          <w:marLeft w:val="0"/>
          <w:marRight w:val="0"/>
          <w:marTop w:val="0"/>
          <w:marBottom w:val="0"/>
          <w:divBdr>
            <w:top w:val="none" w:sz="0" w:space="0" w:color="auto"/>
            <w:left w:val="none" w:sz="0" w:space="0" w:color="auto"/>
            <w:bottom w:val="none" w:sz="0" w:space="0" w:color="auto"/>
            <w:right w:val="none" w:sz="0" w:space="0" w:color="auto"/>
          </w:divBdr>
          <w:divsChild>
            <w:div w:id="248850033">
              <w:marLeft w:val="0"/>
              <w:marRight w:val="0"/>
              <w:marTop w:val="0"/>
              <w:marBottom w:val="0"/>
              <w:divBdr>
                <w:top w:val="none" w:sz="0" w:space="0" w:color="auto"/>
                <w:left w:val="none" w:sz="0" w:space="0" w:color="auto"/>
                <w:bottom w:val="none" w:sz="0" w:space="0" w:color="auto"/>
                <w:right w:val="none" w:sz="0" w:space="0" w:color="auto"/>
              </w:divBdr>
            </w:div>
          </w:divsChild>
        </w:div>
        <w:div w:id="1493788719">
          <w:marLeft w:val="0"/>
          <w:marRight w:val="0"/>
          <w:marTop w:val="0"/>
          <w:marBottom w:val="0"/>
          <w:divBdr>
            <w:top w:val="none" w:sz="0" w:space="0" w:color="auto"/>
            <w:left w:val="none" w:sz="0" w:space="0" w:color="auto"/>
            <w:bottom w:val="none" w:sz="0" w:space="0" w:color="auto"/>
            <w:right w:val="none" w:sz="0" w:space="0" w:color="auto"/>
          </w:divBdr>
          <w:divsChild>
            <w:div w:id="533034198">
              <w:marLeft w:val="0"/>
              <w:marRight w:val="0"/>
              <w:marTop w:val="0"/>
              <w:marBottom w:val="0"/>
              <w:divBdr>
                <w:top w:val="none" w:sz="0" w:space="0" w:color="auto"/>
                <w:left w:val="none" w:sz="0" w:space="0" w:color="auto"/>
                <w:bottom w:val="none" w:sz="0" w:space="0" w:color="auto"/>
                <w:right w:val="none" w:sz="0" w:space="0" w:color="auto"/>
              </w:divBdr>
            </w:div>
          </w:divsChild>
        </w:div>
        <w:div w:id="1543857432">
          <w:marLeft w:val="0"/>
          <w:marRight w:val="0"/>
          <w:marTop w:val="0"/>
          <w:marBottom w:val="0"/>
          <w:divBdr>
            <w:top w:val="none" w:sz="0" w:space="0" w:color="auto"/>
            <w:left w:val="none" w:sz="0" w:space="0" w:color="auto"/>
            <w:bottom w:val="none" w:sz="0" w:space="0" w:color="auto"/>
            <w:right w:val="none" w:sz="0" w:space="0" w:color="auto"/>
          </w:divBdr>
          <w:divsChild>
            <w:div w:id="1346206694">
              <w:marLeft w:val="0"/>
              <w:marRight w:val="0"/>
              <w:marTop w:val="0"/>
              <w:marBottom w:val="0"/>
              <w:divBdr>
                <w:top w:val="none" w:sz="0" w:space="0" w:color="auto"/>
                <w:left w:val="none" w:sz="0" w:space="0" w:color="auto"/>
                <w:bottom w:val="none" w:sz="0" w:space="0" w:color="auto"/>
                <w:right w:val="none" w:sz="0" w:space="0" w:color="auto"/>
              </w:divBdr>
            </w:div>
          </w:divsChild>
        </w:div>
        <w:div w:id="1564753782">
          <w:marLeft w:val="0"/>
          <w:marRight w:val="0"/>
          <w:marTop w:val="0"/>
          <w:marBottom w:val="0"/>
          <w:divBdr>
            <w:top w:val="none" w:sz="0" w:space="0" w:color="auto"/>
            <w:left w:val="none" w:sz="0" w:space="0" w:color="auto"/>
            <w:bottom w:val="none" w:sz="0" w:space="0" w:color="auto"/>
            <w:right w:val="none" w:sz="0" w:space="0" w:color="auto"/>
          </w:divBdr>
          <w:divsChild>
            <w:div w:id="732235502">
              <w:marLeft w:val="0"/>
              <w:marRight w:val="0"/>
              <w:marTop w:val="0"/>
              <w:marBottom w:val="0"/>
              <w:divBdr>
                <w:top w:val="none" w:sz="0" w:space="0" w:color="auto"/>
                <w:left w:val="none" w:sz="0" w:space="0" w:color="auto"/>
                <w:bottom w:val="none" w:sz="0" w:space="0" w:color="auto"/>
                <w:right w:val="none" w:sz="0" w:space="0" w:color="auto"/>
              </w:divBdr>
            </w:div>
          </w:divsChild>
        </w:div>
        <w:div w:id="1570534295">
          <w:marLeft w:val="0"/>
          <w:marRight w:val="0"/>
          <w:marTop w:val="0"/>
          <w:marBottom w:val="0"/>
          <w:divBdr>
            <w:top w:val="none" w:sz="0" w:space="0" w:color="auto"/>
            <w:left w:val="none" w:sz="0" w:space="0" w:color="auto"/>
            <w:bottom w:val="none" w:sz="0" w:space="0" w:color="auto"/>
            <w:right w:val="none" w:sz="0" w:space="0" w:color="auto"/>
          </w:divBdr>
          <w:divsChild>
            <w:div w:id="1458066016">
              <w:marLeft w:val="0"/>
              <w:marRight w:val="0"/>
              <w:marTop w:val="0"/>
              <w:marBottom w:val="0"/>
              <w:divBdr>
                <w:top w:val="none" w:sz="0" w:space="0" w:color="auto"/>
                <w:left w:val="none" w:sz="0" w:space="0" w:color="auto"/>
                <w:bottom w:val="none" w:sz="0" w:space="0" w:color="auto"/>
                <w:right w:val="none" w:sz="0" w:space="0" w:color="auto"/>
              </w:divBdr>
            </w:div>
          </w:divsChild>
        </w:div>
        <w:div w:id="1578520117">
          <w:marLeft w:val="0"/>
          <w:marRight w:val="0"/>
          <w:marTop w:val="0"/>
          <w:marBottom w:val="0"/>
          <w:divBdr>
            <w:top w:val="none" w:sz="0" w:space="0" w:color="auto"/>
            <w:left w:val="none" w:sz="0" w:space="0" w:color="auto"/>
            <w:bottom w:val="none" w:sz="0" w:space="0" w:color="auto"/>
            <w:right w:val="none" w:sz="0" w:space="0" w:color="auto"/>
          </w:divBdr>
          <w:divsChild>
            <w:div w:id="1434738123">
              <w:marLeft w:val="0"/>
              <w:marRight w:val="0"/>
              <w:marTop w:val="0"/>
              <w:marBottom w:val="0"/>
              <w:divBdr>
                <w:top w:val="none" w:sz="0" w:space="0" w:color="auto"/>
                <w:left w:val="none" w:sz="0" w:space="0" w:color="auto"/>
                <w:bottom w:val="none" w:sz="0" w:space="0" w:color="auto"/>
                <w:right w:val="none" w:sz="0" w:space="0" w:color="auto"/>
              </w:divBdr>
            </w:div>
          </w:divsChild>
        </w:div>
        <w:div w:id="1578661518">
          <w:marLeft w:val="0"/>
          <w:marRight w:val="0"/>
          <w:marTop w:val="0"/>
          <w:marBottom w:val="0"/>
          <w:divBdr>
            <w:top w:val="none" w:sz="0" w:space="0" w:color="auto"/>
            <w:left w:val="none" w:sz="0" w:space="0" w:color="auto"/>
            <w:bottom w:val="none" w:sz="0" w:space="0" w:color="auto"/>
            <w:right w:val="none" w:sz="0" w:space="0" w:color="auto"/>
          </w:divBdr>
          <w:divsChild>
            <w:div w:id="291711568">
              <w:marLeft w:val="0"/>
              <w:marRight w:val="0"/>
              <w:marTop w:val="0"/>
              <w:marBottom w:val="0"/>
              <w:divBdr>
                <w:top w:val="none" w:sz="0" w:space="0" w:color="auto"/>
                <w:left w:val="none" w:sz="0" w:space="0" w:color="auto"/>
                <w:bottom w:val="none" w:sz="0" w:space="0" w:color="auto"/>
                <w:right w:val="none" w:sz="0" w:space="0" w:color="auto"/>
              </w:divBdr>
            </w:div>
          </w:divsChild>
        </w:div>
        <w:div w:id="1588659396">
          <w:marLeft w:val="0"/>
          <w:marRight w:val="0"/>
          <w:marTop w:val="0"/>
          <w:marBottom w:val="0"/>
          <w:divBdr>
            <w:top w:val="none" w:sz="0" w:space="0" w:color="auto"/>
            <w:left w:val="none" w:sz="0" w:space="0" w:color="auto"/>
            <w:bottom w:val="none" w:sz="0" w:space="0" w:color="auto"/>
            <w:right w:val="none" w:sz="0" w:space="0" w:color="auto"/>
          </w:divBdr>
          <w:divsChild>
            <w:div w:id="1040741990">
              <w:marLeft w:val="0"/>
              <w:marRight w:val="0"/>
              <w:marTop w:val="0"/>
              <w:marBottom w:val="0"/>
              <w:divBdr>
                <w:top w:val="none" w:sz="0" w:space="0" w:color="auto"/>
                <w:left w:val="none" w:sz="0" w:space="0" w:color="auto"/>
                <w:bottom w:val="none" w:sz="0" w:space="0" w:color="auto"/>
                <w:right w:val="none" w:sz="0" w:space="0" w:color="auto"/>
              </w:divBdr>
            </w:div>
          </w:divsChild>
        </w:div>
        <w:div w:id="1787775381">
          <w:marLeft w:val="0"/>
          <w:marRight w:val="0"/>
          <w:marTop w:val="0"/>
          <w:marBottom w:val="0"/>
          <w:divBdr>
            <w:top w:val="none" w:sz="0" w:space="0" w:color="auto"/>
            <w:left w:val="none" w:sz="0" w:space="0" w:color="auto"/>
            <w:bottom w:val="none" w:sz="0" w:space="0" w:color="auto"/>
            <w:right w:val="none" w:sz="0" w:space="0" w:color="auto"/>
          </w:divBdr>
          <w:divsChild>
            <w:div w:id="1254432025">
              <w:marLeft w:val="0"/>
              <w:marRight w:val="0"/>
              <w:marTop w:val="0"/>
              <w:marBottom w:val="0"/>
              <w:divBdr>
                <w:top w:val="none" w:sz="0" w:space="0" w:color="auto"/>
                <w:left w:val="none" w:sz="0" w:space="0" w:color="auto"/>
                <w:bottom w:val="none" w:sz="0" w:space="0" w:color="auto"/>
                <w:right w:val="none" w:sz="0" w:space="0" w:color="auto"/>
              </w:divBdr>
            </w:div>
          </w:divsChild>
        </w:div>
        <w:div w:id="1794247361">
          <w:marLeft w:val="0"/>
          <w:marRight w:val="0"/>
          <w:marTop w:val="0"/>
          <w:marBottom w:val="0"/>
          <w:divBdr>
            <w:top w:val="none" w:sz="0" w:space="0" w:color="auto"/>
            <w:left w:val="none" w:sz="0" w:space="0" w:color="auto"/>
            <w:bottom w:val="none" w:sz="0" w:space="0" w:color="auto"/>
            <w:right w:val="none" w:sz="0" w:space="0" w:color="auto"/>
          </w:divBdr>
          <w:divsChild>
            <w:div w:id="1602763075">
              <w:marLeft w:val="0"/>
              <w:marRight w:val="0"/>
              <w:marTop w:val="0"/>
              <w:marBottom w:val="0"/>
              <w:divBdr>
                <w:top w:val="none" w:sz="0" w:space="0" w:color="auto"/>
                <w:left w:val="none" w:sz="0" w:space="0" w:color="auto"/>
                <w:bottom w:val="none" w:sz="0" w:space="0" w:color="auto"/>
                <w:right w:val="none" w:sz="0" w:space="0" w:color="auto"/>
              </w:divBdr>
            </w:div>
          </w:divsChild>
        </w:div>
        <w:div w:id="1815174727">
          <w:marLeft w:val="0"/>
          <w:marRight w:val="0"/>
          <w:marTop w:val="0"/>
          <w:marBottom w:val="0"/>
          <w:divBdr>
            <w:top w:val="none" w:sz="0" w:space="0" w:color="auto"/>
            <w:left w:val="none" w:sz="0" w:space="0" w:color="auto"/>
            <w:bottom w:val="none" w:sz="0" w:space="0" w:color="auto"/>
            <w:right w:val="none" w:sz="0" w:space="0" w:color="auto"/>
          </w:divBdr>
          <w:divsChild>
            <w:div w:id="1651127769">
              <w:marLeft w:val="0"/>
              <w:marRight w:val="0"/>
              <w:marTop w:val="0"/>
              <w:marBottom w:val="0"/>
              <w:divBdr>
                <w:top w:val="none" w:sz="0" w:space="0" w:color="auto"/>
                <w:left w:val="none" w:sz="0" w:space="0" w:color="auto"/>
                <w:bottom w:val="none" w:sz="0" w:space="0" w:color="auto"/>
                <w:right w:val="none" w:sz="0" w:space="0" w:color="auto"/>
              </w:divBdr>
            </w:div>
          </w:divsChild>
        </w:div>
        <w:div w:id="1935555035">
          <w:marLeft w:val="0"/>
          <w:marRight w:val="0"/>
          <w:marTop w:val="0"/>
          <w:marBottom w:val="0"/>
          <w:divBdr>
            <w:top w:val="none" w:sz="0" w:space="0" w:color="auto"/>
            <w:left w:val="none" w:sz="0" w:space="0" w:color="auto"/>
            <w:bottom w:val="none" w:sz="0" w:space="0" w:color="auto"/>
            <w:right w:val="none" w:sz="0" w:space="0" w:color="auto"/>
          </w:divBdr>
          <w:divsChild>
            <w:div w:id="1065495771">
              <w:marLeft w:val="0"/>
              <w:marRight w:val="0"/>
              <w:marTop w:val="0"/>
              <w:marBottom w:val="0"/>
              <w:divBdr>
                <w:top w:val="none" w:sz="0" w:space="0" w:color="auto"/>
                <w:left w:val="none" w:sz="0" w:space="0" w:color="auto"/>
                <w:bottom w:val="none" w:sz="0" w:space="0" w:color="auto"/>
                <w:right w:val="none" w:sz="0" w:space="0" w:color="auto"/>
              </w:divBdr>
            </w:div>
          </w:divsChild>
        </w:div>
        <w:div w:id="1944532913">
          <w:marLeft w:val="0"/>
          <w:marRight w:val="0"/>
          <w:marTop w:val="0"/>
          <w:marBottom w:val="0"/>
          <w:divBdr>
            <w:top w:val="none" w:sz="0" w:space="0" w:color="auto"/>
            <w:left w:val="none" w:sz="0" w:space="0" w:color="auto"/>
            <w:bottom w:val="none" w:sz="0" w:space="0" w:color="auto"/>
            <w:right w:val="none" w:sz="0" w:space="0" w:color="auto"/>
          </w:divBdr>
          <w:divsChild>
            <w:div w:id="1513110135">
              <w:marLeft w:val="0"/>
              <w:marRight w:val="0"/>
              <w:marTop w:val="0"/>
              <w:marBottom w:val="0"/>
              <w:divBdr>
                <w:top w:val="none" w:sz="0" w:space="0" w:color="auto"/>
                <w:left w:val="none" w:sz="0" w:space="0" w:color="auto"/>
                <w:bottom w:val="none" w:sz="0" w:space="0" w:color="auto"/>
                <w:right w:val="none" w:sz="0" w:space="0" w:color="auto"/>
              </w:divBdr>
            </w:div>
          </w:divsChild>
        </w:div>
        <w:div w:id="2001159155">
          <w:marLeft w:val="0"/>
          <w:marRight w:val="0"/>
          <w:marTop w:val="0"/>
          <w:marBottom w:val="0"/>
          <w:divBdr>
            <w:top w:val="none" w:sz="0" w:space="0" w:color="auto"/>
            <w:left w:val="none" w:sz="0" w:space="0" w:color="auto"/>
            <w:bottom w:val="none" w:sz="0" w:space="0" w:color="auto"/>
            <w:right w:val="none" w:sz="0" w:space="0" w:color="auto"/>
          </w:divBdr>
          <w:divsChild>
            <w:div w:id="1978608082">
              <w:marLeft w:val="0"/>
              <w:marRight w:val="0"/>
              <w:marTop w:val="0"/>
              <w:marBottom w:val="0"/>
              <w:divBdr>
                <w:top w:val="none" w:sz="0" w:space="0" w:color="auto"/>
                <w:left w:val="none" w:sz="0" w:space="0" w:color="auto"/>
                <w:bottom w:val="none" w:sz="0" w:space="0" w:color="auto"/>
                <w:right w:val="none" w:sz="0" w:space="0" w:color="auto"/>
              </w:divBdr>
            </w:div>
          </w:divsChild>
        </w:div>
        <w:div w:id="2067875372">
          <w:marLeft w:val="0"/>
          <w:marRight w:val="0"/>
          <w:marTop w:val="0"/>
          <w:marBottom w:val="0"/>
          <w:divBdr>
            <w:top w:val="none" w:sz="0" w:space="0" w:color="auto"/>
            <w:left w:val="none" w:sz="0" w:space="0" w:color="auto"/>
            <w:bottom w:val="none" w:sz="0" w:space="0" w:color="auto"/>
            <w:right w:val="none" w:sz="0" w:space="0" w:color="auto"/>
          </w:divBdr>
          <w:divsChild>
            <w:div w:id="158887900">
              <w:marLeft w:val="0"/>
              <w:marRight w:val="0"/>
              <w:marTop w:val="0"/>
              <w:marBottom w:val="0"/>
              <w:divBdr>
                <w:top w:val="none" w:sz="0" w:space="0" w:color="auto"/>
                <w:left w:val="none" w:sz="0" w:space="0" w:color="auto"/>
                <w:bottom w:val="none" w:sz="0" w:space="0" w:color="auto"/>
                <w:right w:val="none" w:sz="0" w:space="0" w:color="auto"/>
              </w:divBdr>
            </w:div>
          </w:divsChild>
        </w:div>
        <w:div w:id="2108379483">
          <w:marLeft w:val="0"/>
          <w:marRight w:val="0"/>
          <w:marTop w:val="0"/>
          <w:marBottom w:val="0"/>
          <w:divBdr>
            <w:top w:val="none" w:sz="0" w:space="0" w:color="auto"/>
            <w:left w:val="none" w:sz="0" w:space="0" w:color="auto"/>
            <w:bottom w:val="none" w:sz="0" w:space="0" w:color="auto"/>
            <w:right w:val="none" w:sz="0" w:space="0" w:color="auto"/>
          </w:divBdr>
          <w:divsChild>
            <w:div w:id="1461418583">
              <w:marLeft w:val="0"/>
              <w:marRight w:val="0"/>
              <w:marTop w:val="0"/>
              <w:marBottom w:val="0"/>
              <w:divBdr>
                <w:top w:val="none" w:sz="0" w:space="0" w:color="auto"/>
                <w:left w:val="none" w:sz="0" w:space="0" w:color="auto"/>
                <w:bottom w:val="none" w:sz="0" w:space="0" w:color="auto"/>
                <w:right w:val="none" w:sz="0" w:space="0" w:color="auto"/>
              </w:divBdr>
            </w:div>
          </w:divsChild>
        </w:div>
        <w:div w:id="2114855656">
          <w:marLeft w:val="0"/>
          <w:marRight w:val="0"/>
          <w:marTop w:val="0"/>
          <w:marBottom w:val="0"/>
          <w:divBdr>
            <w:top w:val="none" w:sz="0" w:space="0" w:color="auto"/>
            <w:left w:val="none" w:sz="0" w:space="0" w:color="auto"/>
            <w:bottom w:val="none" w:sz="0" w:space="0" w:color="auto"/>
            <w:right w:val="none" w:sz="0" w:space="0" w:color="auto"/>
          </w:divBdr>
          <w:divsChild>
            <w:div w:id="751581798">
              <w:marLeft w:val="0"/>
              <w:marRight w:val="0"/>
              <w:marTop w:val="0"/>
              <w:marBottom w:val="0"/>
              <w:divBdr>
                <w:top w:val="none" w:sz="0" w:space="0" w:color="auto"/>
                <w:left w:val="none" w:sz="0" w:space="0" w:color="auto"/>
                <w:bottom w:val="none" w:sz="0" w:space="0" w:color="auto"/>
                <w:right w:val="none" w:sz="0" w:space="0" w:color="auto"/>
              </w:divBdr>
            </w:div>
          </w:divsChild>
        </w:div>
        <w:div w:id="2128043094">
          <w:marLeft w:val="0"/>
          <w:marRight w:val="0"/>
          <w:marTop w:val="0"/>
          <w:marBottom w:val="0"/>
          <w:divBdr>
            <w:top w:val="none" w:sz="0" w:space="0" w:color="auto"/>
            <w:left w:val="none" w:sz="0" w:space="0" w:color="auto"/>
            <w:bottom w:val="none" w:sz="0" w:space="0" w:color="auto"/>
            <w:right w:val="none" w:sz="0" w:space="0" w:color="auto"/>
          </w:divBdr>
          <w:divsChild>
            <w:div w:id="10443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495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data-interoperability.eu/harmonised-electricity-market-role-model"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bbfa06-82d2-4f6f-80b4-3863307d9d23">
      <Terms xmlns="http://schemas.microsoft.com/office/infopath/2007/PartnerControls"/>
    </lcf76f155ced4ddcb4097134ff3c332f>
    <TaxCatchAll xmlns="12fe1701-8c9c-4b4e-8627-f1c26d8142a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8E6BA6CB18A364ABF287C908FC1ACED" ma:contentTypeVersion="14" ma:contentTypeDescription="Een nieuw document maken." ma:contentTypeScope="" ma:versionID="e52144ae84d54490bf973a83cc56821c">
  <xsd:schema xmlns:xsd="http://www.w3.org/2001/XMLSchema" xmlns:xs="http://www.w3.org/2001/XMLSchema" xmlns:p="http://schemas.microsoft.com/office/2006/metadata/properties" xmlns:ns2="9cbbfa06-82d2-4f6f-80b4-3863307d9d23" xmlns:ns3="12fe1701-8c9c-4b4e-8627-f1c26d8142ae" targetNamespace="http://schemas.microsoft.com/office/2006/metadata/properties" ma:root="true" ma:fieldsID="184194c6f6ee33f096a8da758f8e8172" ns2:_="" ns3:_="">
    <xsd:import namespace="9cbbfa06-82d2-4f6f-80b4-3863307d9d23"/>
    <xsd:import namespace="12fe1701-8c9c-4b4e-8627-f1c26d8142a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bbfa06-82d2-4f6f-80b4-3863307d9d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0d70b09e-f46f-472c-97b7-be66df62a4a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fe1701-8c9c-4b4e-8627-f1c26d8142ae"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9" nillable="true" ma:displayName="Taxonomy Catch All Column" ma:hidden="true" ma:list="{2511b8a1-7642-4d62-8ffa-4e00562b12f9}" ma:internalName="TaxCatchAll" ma:showField="CatchAllData" ma:web="12fe1701-8c9c-4b4e-8627-f1c26d8142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B5166F-DF36-4F49-BA3A-FCD18C59C163}">
  <ds:schemaRefs>
    <ds:schemaRef ds:uri="http://schemas.microsoft.com/sharepoint/v3/contenttype/forms"/>
  </ds:schemaRefs>
</ds:datastoreItem>
</file>

<file path=customXml/itemProps2.xml><?xml version="1.0" encoding="utf-8"?>
<ds:datastoreItem xmlns:ds="http://schemas.openxmlformats.org/officeDocument/2006/customXml" ds:itemID="{8A0CF00F-8957-46F2-8ADA-96DD92F84DA9}">
  <ds:schemaRefs>
    <ds:schemaRef ds:uri="http://schemas.microsoft.com/office/2006/metadata/properties"/>
    <ds:schemaRef ds:uri="http://schemas.microsoft.com/office/infopath/2007/PartnerControls"/>
    <ds:schemaRef ds:uri="9cbbfa06-82d2-4f6f-80b4-3863307d9d23"/>
    <ds:schemaRef ds:uri="12fe1701-8c9c-4b4e-8627-f1c26d8142ae"/>
  </ds:schemaRefs>
</ds:datastoreItem>
</file>

<file path=customXml/itemProps3.xml><?xml version="1.0" encoding="utf-8"?>
<ds:datastoreItem xmlns:ds="http://schemas.openxmlformats.org/officeDocument/2006/customXml" ds:itemID="{4CCD4383-719A-49EE-BAB9-71319CA6125B}">
  <ds:schemaRefs>
    <ds:schemaRef ds:uri="http://schemas.openxmlformats.org/officeDocument/2006/bibliography"/>
  </ds:schemaRefs>
</ds:datastoreItem>
</file>

<file path=customXml/itemProps4.xml><?xml version="1.0" encoding="utf-8"?>
<ds:datastoreItem xmlns:ds="http://schemas.openxmlformats.org/officeDocument/2006/customXml" ds:itemID="{14F839B1-5512-4071-8280-7F92E773D345}"/>
</file>

<file path=docMetadata/LabelInfo.xml><?xml version="1.0" encoding="utf-8"?>
<clbl:labelList xmlns:clbl="http://schemas.microsoft.com/office/2020/mipLabelMetadata">
  <clbl:label id="{6e118e09-08be-4360-a815-3fc29828016d}" enabled="1" method="Standard" siteId="{15b734ef-4a07-47e7-90f4-22cc84a7af23}" contentBits="0" removed="0"/>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Normal.dotm</Template>
  <TotalTime>221</TotalTime>
  <Pages>1</Pages>
  <Words>8995</Words>
  <Characters>51273</Characters>
  <Application>Microsoft Office Word</Application>
  <DocSecurity>12</DocSecurity>
  <Lines>427</Lines>
  <Paragraphs>120</Paragraphs>
  <ScaleCrop>false</ScaleCrop>
  <Company/>
  <LinksUpToDate>false</LinksUpToDate>
  <CharactersWithSpaces>60148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Fernando Dominguez</cp:lastModifiedBy>
  <cp:revision>1162</cp:revision>
  <cp:lastPrinted>2023-06-18T08:52:00Z</cp:lastPrinted>
  <dcterms:created xsi:type="dcterms:W3CDTF">2025-04-14T03:32:00Z</dcterms:created>
  <dcterms:modified xsi:type="dcterms:W3CDTF">2025-11-07T08:30:00Z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MediaServiceImageTags">
    <vt:lpwstr/>
  </property>
  <property fmtid="{D5CDD505-2E9C-101B-9397-08002B2CF9AE}" pid="4" name="MSIP_Label_9811530c-902c-4b75-8616-d6c82cd1332a_Enabled">
    <vt:lpwstr>true</vt:lpwstr>
  </property>
  <property fmtid="{D5CDD505-2E9C-101B-9397-08002B2CF9AE}" pid="5" name="MSIP_Label_9811530c-902c-4b75-8616-d6c82cd1332a_SetDate">
    <vt:lpwstr>2023-05-25T15:49:41Z</vt:lpwstr>
  </property>
  <property fmtid="{D5CDD505-2E9C-101B-9397-08002B2CF9AE}" pid="6" name="MSIP_Label_9811530c-902c-4b75-8616-d6c82cd1332a_Method">
    <vt:lpwstr>Standard</vt:lpwstr>
  </property>
  <property fmtid="{D5CDD505-2E9C-101B-9397-08002B2CF9AE}" pid="7" name="MSIP_Label_9811530c-902c-4b75-8616-d6c82cd1332a_Name">
    <vt:lpwstr>9811530c-902c-4b75-8616-d6c82cd1332a</vt:lpwstr>
  </property>
  <property fmtid="{D5CDD505-2E9C-101B-9397-08002B2CF9AE}" pid="8" name="MSIP_Label_9811530c-902c-4b75-8616-d6c82cd1332a_SiteId">
    <vt:lpwstr>bf86fbdb-f8c2-440e-923c-05a60dc2bc9b</vt:lpwstr>
  </property>
  <property fmtid="{D5CDD505-2E9C-101B-9397-08002B2CF9AE}" pid="9" name="MSIP_Label_9811530c-902c-4b75-8616-d6c82cd1332a_ActionId">
    <vt:lpwstr>5cbc9712-697c-4e63-88a4-223f40486f39</vt:lpwstr>
  </property>
  <property fmtid="{D5CDD505-2E9C-101B-9397-08002B2CF9AE}" pid="10" name="MSIP_Label_9811530c-902c-4b75-8616-d6c82cd1332a_ContentBits">
    <vt:lpwstr>0</vt:lpwstr>
  </property>
  <property fmtid="{D5CDD505-2E9C-101B-9397-08002B2CF9AE}" pid="11" name="KSOProductBuildVer">
    <vt:lpwstr>1033-11.1.0.11698</vt:lpwstr>
  </property>
  <property fmtid="{D5CDD505-2E9C-101B-9397-08002B2CF9AE}" pid="12" name="MSIP_Label_9d258917-277f-42cd-a3cd-14c4e9ee58bc_Enabled">
    <vt:lpwstr>true</vt:lpwstr>
  </property>
  <property fmtid="{D5CDD505-2E9C-101B-9397-08002B2CF9AE}" pid="13" name="MSIP_Label_9d258917-277f-42cd-a3cd-14c4e9ee58bc_SetDate">
    <vt:lpwstr>2023-07-28T06:27:06Z</vt:lpwstr>
  </property>
  <property fmtid="{D5CDD505-2E9C-101B-9397-08002B2CF9AE}" pid="14" name="MSIP_Label_9d258917-277f-42cd-a3cd-14c4e9ee58bc_Method">
    <vt:lpwstr>Standard</vt:lpwstr>
  </property>
  <property fmtid="{D5CDD505-2E9C-101B-9397-08002B2CF9AE}" pid="15" name="MSIP_Label_9d258917-277f-42cd-a3cd-14c4e9ee58bc_Name">
    <vt:lpwstr>restricted</vt:lpwstr>
  </property>
  <property fmtid="{D5CDD505-2E9C-101B-9397-08002B2CF9AE}" pid="16" name="MSIP_Label_9d258917-277f-42cd-a3cd-14c4e9ee58bc_SiteId">
    <vt:lpwstr>38ae3bcd-9579-4fd4-adda-b42e1495d55a</vt:lpwstr>
  </property>
  <property fmtid="{D5CDD505-2E9C-101B-9397-08002B2CF9AE}" pid="17" name="MSIP_Label_9d258917-277f-42cd-a3cd-14c4e9ee58bc_ActionId">
    <vt:lpwstr>10cabd06-cf07-4b10-8e70-4ee5f172cf53</vt:lpwstr>
  </property>
  <property fmtid="{D5CDD505-2E9C-101B-9397-08002B2CF9AE}" pid="18" name="MSIP_Label_9d258917-277f-42cd-a3cd-14c4e9ee58bc_ContentBits">
    <vt:lpwstr>0</vt:lpwstr>
  </property>
  <property fmtid="{D5CDD505-2E9C-101B-9397-08002B2CF9AE}" pid="19" name="Document_Confidentiality">
    <vt:lpwstr>Restricted</vt:lpwstr>
  </property>
  <property fmtid="{D5CDD505-2E9C-101B-9397-08002B2CF9AE}" pid="20" name="MSIP_Label_6bd9ddd1-4d20-43f6-abfa-fc3c07406f94_Enabled">
    <vt:lpwstr>true</vt:lpwstr>
  </property>
  <property fmtid="{D5CDD505-2E9C-101B-9397-08002B2CF9AE}" pid="21" name="MSIP_Label_6bd9ddd1-4d20-43f6-abfa-fc3c07406f94_SetDate">
    <vt:lpwstr>2025-03-27T15:03:34Z</vt:lpwstr>
  </property>
  <property fmtid="{D5CDD505-2E9C-101B-9397-08002B2CF9AE}" pid="22" name="MSIP_Label_6bd9ddd1-4d20-43f6-abfa-fc3c07406f94_Method">
    <vt:lpwstr>Standard</vt:lpwstr>
  </property>
  <property fmtid="{D5CDD505-2E9C-101B-9397-08002B2CF9AE}" pid="23" name="MSIP_Label_6bd9ddd1-4d20-43f6-abfa-fc3c07406f94_Name">
    <vt:lpwstr>Commission Use</vt:lpwstr>
  </property>
  <property fmtid="{D5CDD505-2E9C-101B-9397-08002B2CF9AE}" pid="24" name="MSIP_Label_6bd9ddd1-4d20-43f6-abfa-fc3c07406f94_SiteId">
    <vt:lpwstr>b24c8b06-522c-46fe-9080-70926f8dddb1</vt:lpwstr>
  </property>
  <property fmtid="{D5CDD505-2E9C-101B-9397-08002B2CF9AE}" pid="25" name="MSIP_Label_6bd9ddd1-4d20-43f6-abfa-fc3c07406f94_ActionId">
    <vt:lpwstr>acdedeca-591e-43b4-95c4-02d046a5da33</vt:lpwstr>
  </property>
  <property fmtid="{D5CDD505-2E9C-101B-9397-08002B2CF9AE}" pid="26" name="MSIP_Label_6bd9ddd1-4d20-43f6-abfa-fc3c07406f94_ContentBits">
    <vt:lpwstr>0</vt:lpwstr>
  </property>
  <property fmtid="{D5CDD505-2E9C-101B-9397-08002B2CF9AE}" pid="27" name="MSIP_Label_55b74f4c-7570-4ac9-8413-c450456f7dc6_Enabled">
    <vt:lpwstr>true</vt:lpwstr>
  </property>
  <property fmtid="{D5CDD505-2E9C-101B-9397-08002B2CF9AE}" pid="28" name="MSIP_Label_55b74f4c-7570-4ac9-8413-c450456f7dc6_SetDate">
    <vt:lpwstr>2025-06-17T13:11:08Z</vt:lpwstr>
  </property>
  <property fmtid="{D5CDD505-2E9C-101B-9397-08002B2CF9AE}" pid="29" name="MSIP_Label_55b74f4c-7570-4ac9-8413-c450456f7dc6_Method">
    <vt:lpwstr>Privileged</vt:lpwstr>
  </property>
  <property fmtid="{D5CDD505-2E9C-101B-9397-08002B2CF9AE}" pid="30" name="MSIP_Label_55b74f4c-7570-4ac9-8413-c450456f7dc6_Name">
    <vt:lpwstr>Statnett intern_0</vt:lpwstr>
  </property>
  <property fmtid="{D5CDD505-2E9C-101B-9397-08002B2CF9AE}" pid="31" name="MSIP_Label_55b74f4c-7570-4ac9-8413-c450456f7dc6_SiteId">
    <vt:lpwstr>a8d61462-f252-44b2-bf6a-d7231960c041</vt:lpwstr>
  </property>
  <property fmtid="{D5CDD505-2E9C-101B-9397-08002B2CF9AE}" pid="32" name="MSIP_Label_55b74f4c-7570-4ac9-8413-c450456f7dc6_ActionId">
    <vt:lpwstr>57b23fb4-a03a-401f-9c4f-1ee8451396ef</vt:lpwstr>
  </property>
  <property fmtid="{D5CDD505-2E9C-101B-9397-08002B2CF9AE}" pid="33" name="MSIP_Label_55b74f4c-7570-4ac9-8413-c450456f7dc6_ContentBits">
    <vt:lpwstr>0</vt:lpwstr>
  </property>
  <property fmtid="{D5CDD505-2E9C-101B-9397-08002B2CF9AE}" pid="34" name="MSIP_Label_55b74f4c-7570-4ac9-8413-c450456f7dc6_Tag">
    <vt:lpwstr>10, 0, 1, 1</vt:lpwstr>
  </property>
  <property fmtid="{D5CDD505-2E9C-101B-9397-08002B2CF9AE}" pid="35" name="GrammarlyDocumentId">
    <vt:lpwstr>9c9a4d5d-14ad-49f3-876b-c839a817a0fa</vt:lpwstr>
  </property>
  <property fmtid="{D5CDD505-2E9C-101B-9397-08002B2CF9AE}" pid="36" name="_dlc_DocId">
    <vt:lpwstr>WPUKVQQCVQVV-2102099852-3027</vt:lpwstr>
  </property>
  <property fmtid="{D5CDD505-2E9C-101B-9397-08002B2CF9AE}" pid="37" name="_dlc_DocIdItemGuid">
    <vt:lpwstr>1f065537-bdec-4dc8-ab08-7a8132b45206</vt:lpwstr>
  </property>
  <property fmtid="{D5CDD505-2E9C-101B-9397-08002B2CF9AE}" pid="38" name="_dlc_DocIdUrl">
    <vt:lpwstr>https://fhooe.sharepoint.com/sites/INSIEME/_layouts/15/DocIdRedir.aspx?ID=WPUKVQQCVQVV-2102099852-3027, WPUKVQQCVQVV-2102099852-3027</vt:lpwstr>
  </property>
</Properties>
</file>