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3135C6" w:rsidP="00E032F9" w:rsidRDefault="003135C6" w14:paraId="672A6659" w14:textId="77777777">
      <w:pPr>
        <w:spacing w:line="276" w:lineRule="auto"/>
        <w:jc w:val="center"/>
        <w:rPr>
          <w:color w:val="FF0000"/>
          <w:highlight w:val="lightGray"/>
          <w:lang w:val="en-GB"/>
        </w:rPr>
      </w:pPr>
    </w:p>
    <w:p w:rsidR="006702A4" w:rsidP="006702A4" w:rsidRDefault="004C0FD6" w14:paraId="487E76D1" w14:textId="38A8F103">
      <w:pPr>
        <w:rPr>
          <w:rFonts w:ascii="Calibri Light" w:hAnsi="Calibri Light" w:eastAsia="Calibri Light" w:cs="Calibri Light"/>
          <w:color w:val="2F5496" w:themeColor="accent1" w:themeShade="BF"/>
          <w:sz w:val="32"/>
          <w:szCs w:val="32"/>
          <w:lang w:val="en-GB"/>
        </w:rPr>
      </w:pPr>
      <w:r>
        <w:rPr>
          <w:rFonts w:ascii="Calibri Light" w:hAnsi="Calibri Light" w:eastAsia="Calibri Light" w:cs="Calibri Light"/>
          <w:color w:val="2F5496" w:themeColor="accent1" w:themeShade="BF"/>
          <w:sz w:val="32"/>
          <w:szCs w:val="32"/>
          <w:lang w:val="en-GB"/>
        </w:rPr>
        <w:t>Project INSIEME – Reference Model Template</w:t>
      </w:r>
    </w:p>
    <w:p w:rsidR="004C0FD6" w:rsidP="006702A4" w:rsidRDefault="004C0FD6" w14:paraId="1204C5D7" w14:textId="1FC3ED1E">
      <w:pPr>
        <w:rPr>
          <w:rFonts w:ascii="Calibri Light" w:hAnsi="Calibri Light" w:eastAsia="Calibri Light" w:cs="Calibri Light"/>
          <w:color w:val="2F5496" w:themeColor="accent1" w:themeShade="BF"/>
          <w:sz w:val="32"/>
          <w:szCs w:val="32"/>
          <w:lang w:val="en-GB"/>
        </w:rPr>
      </w:pPr>
      <w:r w:rsidRPr="589A5ED6">
        <w:rPr>
          <w:rFonts w:ascii="Calibri Light" w:hAnsi="Calibri Light" w:eastAsia="Calibri Light" w:cs="Calibri Light"/>
          <w:color w:val="2F5496" w:themeColor="accent1" w:themeShade="BF"/>
          <w:sz w:val="32"/>
          <w:szCs w:val="32"/>
          <w:lang w:val="en-GB"/>
        </w:rPr>
        <w:t xml:space="preserve">Task </w:t>
      </w:r>
      <w:r w:rsidRPr="589A5ED6" w:rsidR="00AE5A80">
        <w:rPr>
          <w:rFonts w:ascii="Calibri Light" w:hAnsi="Calibri Light" w:eastAsia="Calibri Light" w:cs="Calibri Light"/>
          <w:color w:val="2F5496" w:themeColor="accent1" w:themeShade="BF"/>
          <w:sz w:val="32"/>
          <w:szCs w:val="32"/>
          <w:lang w:val="en-GB"/>
        </w:rPr>
        <w:t>4.2</w:t>
      </w:r>
      <w:r w:rsidRPr="589A5ED6">
        <w:rPr>
          <w:rFonts w:ascii="Calibri Light" w:hAnsi="Calibri Light" w:eastAsia="Calibri Light" w:cs="Calibri Light"/>
          <w:color w:val="2F5496" w:themeColor="accent1" w:themeShade="BF"/>
          <w:sz w:val="32"/>
          <w:szCs w:val="32"/>
          <w:lang w:val="en-GB"/>
        </w:rPr>
        <w:t xml:space="preserve"> </w:t>
      </w:r>
      <w:r w:rsidRPr="589A5ED6" w:rsidR="00AE5A80">
        <w:rPr>
          <w:rFonts w:ascii="Calibri Light" w:hAnsi="Calibri Light" w:eastAsia="Calibri Light" w:cs="Calibri Light"/>
          <w:color w:val="2F5496" w:themeColor="accent1" w:themeShade="BF"/>
          <w:sz w:val="32"/>
          <w:szCs w:val="32"/>
          <w:lang w:val="en-GB"/>
        </w:rPr>
        <w:t>–</w:t>
      </w:r>
      <w:r w:rsidRPr="589A5ED6" w:rsidR="00FD294E">
        <w:rPr>
          <w:rFonts w:ascii="Calibri Light" w:hAnsi="Calibri Light" w:eastAsia="Calibri Light" w:cs="Calibri Light"/>
          <w:color w:val="2F5496" w:themeColor="accent1" w:themeShade="BF"/>
          <w:sz w:val="32"/>
          <w:szCs w:val="32"/>
          <w:lang w:val="en-GB"/>
        </w:rPr>
        <w:t xml:space="preserve"> </w:t>
      </w:r>
      <w:r w:rsidRPr="589A5ED6" w:rsidR="00AE5A80">
        <w:rPr>
          <w:rFonts w:ascii="Calibri Light" w:hAnsi="Calibri Light" w:eastAsia="Calibri Light" w:cs="Calibri Light"/>
          <w:color w:val="2F5496" w:themeColor="accent1" w:themeShade="BF"/>
          <w:sz w:val="32"/>
          <w:szCs w:val="32"/>
          <w:highlight w:val="cyan"/>
          <w:lang w:val="en-GB"/>
        </w:rPr>
        <w:t>SavingsFootprint – Household footprint calculation</w:t>
      </w:r>
    </w:p>
    <w:p w:rsidR="000813D1" w:rsidRDefault="000813D1" w14:paraId="045B955D" w14:textId="132792A9">
      <w:pPr>
        <w:rPr>
          <w:lang w:val="en-GB"/>
        </w:rPr>
      </w:pPr>
    </w:p>
    <w:p w:rsidR="003135C6" w:rsidP="00E032F9" w:rsidRDefault="003768D8" w14:paraId="08248D1B" w14:textId="42068790">
      <w:pPr>
        <w:spacing w:after="20"/>
        <w:rPr>
          <w:rFonts w:eastAsiaTheme="minorEastAsia"/>
          <w:color w:val="000000" w:themeColor="text1"/>
          <w:lang w:val="en-GB"/>
        </w:rPr>
      </w:pPr>
      <w:r w:rsidRPr="003768D8">
        <w:rPr>
          <w:rFonts w:eastAsiaTheme="minorEastAsia"/>
          <w:b/>
          <w:lang w:val="en-GB"/>
        </w:rPr>
        <w:t>CONTEXT</w:t>
      </w:r>
      <w:r w:rsidRPr="740DE62A" w:rsidR="00D613C4">
        <w:rPr>
          <w:rFonts w:eastAsiaTheme="minorEastAsia"/>
          <w:lang w:val="en-GB"/>
        </w:rPr>
        <w:t>:</w:t>
      </w:r>
    </w:p>
    <w:p w:rsidRPr="00FD294E" w:rsidR="000813D1" w:rsidP="00FD294E" w:rsidRDefault="00FD294E" w14:paraId="0D6740D5" w14:textId="3A3CA444">
      <w:pPr>
        <w:pStyle w:val="ListParagraph"/>
        <w:numPr>
          <w:ilvl w:val="0"/>
          <w:numId w:val="28"/>
        </w:numPr>
        <w:rPr>
          <w:rFonts w:ascii="Calibri" w:hAnsi="Calibri" w:eastAsia="Calibri" w:cs="Calibri"/>
          <w:highlight w:val="magenta"/>
          <w:lang w:val="en-US"/>
        </w:rPr>
      </w:pPr>
      <w:r w:rsidRPr="00FD294E">
        <w:rPr>
          <w:rFonts w:ascii="Calibri" w:hAnsi="Calibri" w:eastAsia="Calibri" w:cs="Calibri"/>
          <w:highlight w:val="magenta"/>
          <w:lang w:val="en-US"/>
        </w:rPr>
        <w:t>[TODO] If possible, please write explanations like recitals.</w:t>
      </w:r>
    </w:p>
    <w:p w:rsidR="003135C6" w:rsidRDefault="00D613C4" w14:paraId="3127BD76" w14:textId="77777777">
      <w:pPr>
        <w:jc w:val="center"/>
        <w:rPr>
          <w:lang w:val="en-GB"/>
        </w:rPr>
      </w:pPr>
      <w:r>
        <w:rPr>
          <w:lang w:val="en-GB"/>
        </w:rPr>
        <w:t>CHAPTER  I</w:t>
      </w:r>
    </w:p>
    <w:p w:rsidR="003135C6" w:rsidRDefault="00DF1E9C" w14:paraId="40D732D9" w14:textId="307A6E1B">
      <w:pPr>
        <w:jc w:val="center"/>
        <w:rPr>
          <w:b/>
          <w:bCs/>
          <w:lang w:val="en-GB"/>
        </w:rPr>
      </w:pPr>
      <w:r>
        <w:rPr>
          <w:b/>
          <w:bCs/>
          <w:lang w:val="en-GB"/>
        </w:rPr>
        <w:t xml:space="preserve">Regarding </w:t>
      </w:r>
      <w:r w:rsidR="00D613C4">
        <w:rPr>
          <w:b/>
          <w:bCs/>
          <w:lang w:val="en-GB"/>
        </w:rPr>
        <w:t>GENERAL  PROVISIONS</w:t>
      </w:r>
    </w:p>
    <w:p w:rsidR="003135C6" w:rsidRDefault="00DF1E9C" w14:paraId="0D468E7F" w14:textId="7477D1A7">
      <w:pPr>
        <w:jc w:val="center"/>
        <w:rPr>
          <w:lang w:val="en-GB"/>
        </w:rPr>
      </w:pPr>
      <w:r>
        <w:rPr>
          <w:i/>
          <w:iCs/>
          <w:lang w:val="en-GB"/>
        </w:rPr>
        <w:t>Issue</w:t>
      </w:r>
      <w:r w:rsidR="00D613C4">
        <w:rPr>
          <w:i/>
          <w:iCs/>
          <w:lang w:val="en-GB"/>
        </w:rPr>
        <w:t xml:space="preserve">  1</w:t>
      </w:r>
      <w:r w:rsidR="00D613C4">
        <w:rPr>
          <w:lang w:val="en-GB"/>
        </w:rPr>
        <w:t xml:space="preserve">  </w:t>
      </w:r>
    </w:p>
    <w:p w:rsidRPr="00E032F9" w:rsidR="003135C6" w:rsidP="00E032F9" w:rsidRDefault="00DF1E9C" w14:paraId="4101652C" w14:textId="4282C969">
      <w:pPr>
        <w:jc w:val="center"/>
        <w:rPr>
          <w:rFonts w:eastAsiaTheme="minorEastAsia"/>
          <w:lang w:val="en-GB"/>
        </w:rPr>
      </w:pPr>
      <w:r>
        <w:rPr>
          <w:rFonts w:eastAsiaTheme="minorEastAsia"/>
          <w:b/>
          <w:bCs/>
          <w:lang w:val="en-GB"/>
        </w:rPr>
        <w:t>On s</w:t>
      </w:r>
      <w:r w:rsidRPr="3A75A749" w:rsidR="3297691B">
        <w:rPr>
          <w:rFonts w:eastAsiaTheme="minorEastAsia"/>
          <w:b/>
          <w:bCs/>
          <w:lang w:val="en-GB"/>
        </w:rPr>
        <w:t>ubject  matter  and scope</w:t>
      </w:r>
      <w:r w:rsidRPr="3A75A749" w:rsidR="3297691B">
        <w:rPr>
          <w:rFonts w:eastAsiaTheme="minorEastAsia"/>
          <w:b/>
          <w:bCs/>
          <w:color w:val="FF0000"/>
          <w:lang w:val="en-GB"/>
        </w:rPr>
        <w:t xml:space="preserve"> </w:t>
      </w:r>
    </w:p>
    <w:p w:rsidRPr="000813D1" w:rsidR="003135C6" w:rsidP="111B2054" w:rsidRDefault="00FD294E" w14:paraId="4DDBEF00" w14:textId="456BB780">
      <w:pPr>
        <w:pStyle w:val="ListParagraph"/>
        <w:numPr>
          <w:ilvl w:val="0"/>
          <w:numId w:val="19"/>
        </w:numPr>
        <w:rPr>
          <w:rFonts w:eastAsiaTheme="minorEastAsia"/>
          <w:lang w:val="en-GB"/>
        </w:rPr>
      </w:pPr>
      <w:r w:rsidRPr="00360D0C">
        <w:rPr>
          <w:rFonts w:eastAsiaTheme="minorEastAsia"/>
          <w:highlight w:val="magenta"/>
          <w:lang w:val="en-GB"/>
        </w:rPr>
        <w:t>[IGNORE FOR NOW]</w:t>
      </w:r>
      <w:r w:rsidR="00E72784">
        <w:br/>
      </w:r>
    </w:p>
    <w:p w:rsidR="003135C6" w:rsidRDefault="00DF1E9C" w14:paraId="58EF7EAF" w14:textId="69FFE48F">
      <w:pPr>
        <w:jc w:val="center"/>
        <w:rPr>
          <w:i/>
          <w:iCs/>
          <w:lang w:val="en-GB"/>
        </w:rPr>
      </w:pPr>
      <w:r>
        <w:rPr>
          <w:i/>
          <w:iCs/>
          <w:lang w:val="en-GB"/>
        </w:rPr>
        <w:t>Issue</w:t>
      </w:r>
      <w:r w:rsidR="00D613C4">
        <w:rPr>
          <w:i/>
          <w:iCs/>
          <w:lang w:val="en-GB"/>
        </w:rPr>
        <w:t xml:space="preserve"> 2</w:t>
      </w:r>
    </w:p>
    <w:p w:rsidR="003135C6" w:rsidP="00E032F9" w:rsidRDefault="00DF1E9C" w14:paraId="29D6B04F" w14:textId="7472A56A">
      <w:pPr>
        <w:jc w:val="center"/>
        <w:rPr>
          <w:rFonts w:eastAsiaTheme="minorEastAsia"/>
          <w:lang w:val="en-GB"/>
        </w:rPr>
      </w:pPr>
      <w:r>
        <w:rPr>
          <w:b/>
          <w:bCs/>
          <w:lang w:val="en-GB"/>
        </w:rPr>
        <w:t>On d</w:t>
      </w:r>
      <w:r w:rsidR="00D613C4">
        <w:rPr>
          <w:b/>
          <w:bCs/>
          <w:lang w:val="en-GB"/>
        </w:rPr>
        <w:t>efinitions</w:t>
      </w:r>
    </w:p>
    <w:p w:rsidRPr="00B27F69" w:rsidR="003135C6" w:rsidP="111B2054" w:rsidRDefault="00D613C4" w14:paraId="0FA884A7" w14:textId="0E69575E">
      <w:pPr>
        <w:rPr>
          <w:rFonts w:eastAsiaTheme="minorEastAsia"/>
          <w:lang w:val="en-GB"/>
        </w:rPr>
      </w:pPr>
      <w:r w:rsidRPr="111B2054">
        <w:rPr>
          <w:rFonts w:eastAsiaTheme="minorEastAsia"/>
          <w:lang w:val="en-GB"/>
        </w:rPr>
        <w:t>For the purpose of this implementing regulation, the definitions in Article 2 of Directive (EU) 2019/944</w:t>
      </w:r>
      <w:r w:rsidR="00AE5A80">
        <w:rPr>
          <w:rFonts w:eastAsiaTheme="minorEastAsia"/>
          <w:lang w:val="en-GB"/>
        </w:rPr>
        <w:t xml:space="preserve">, </w:t>
      </w:r>
      <w:r w:rsidRPr="00AE5A80" w:rsidR="00AE5A80">
        <w:rPr>
          <w:rFonts w:eastAsiaTheme="minorEastAsia"/>
          <w:highlight w:val="cyan"/>
          <w:lang w:val="en-GB"/>
        </w:rPr>
        <w:t>implementing regulations on metering data and demand response data</w:t>
      </w:r>
      <w:r w:rsidRPr="111B2054">
        <w:rPr>
          <w:rFonts w:eastAsiaTheme="minorEastAsia"/>
          <w:lang w:val="en-GB"/>
        </w:rPr>
        <w:t xml:space="preserve"> shall apply. In addition, the following definitions shall apply:</w:t>
      </w:r>
      <w:r>
        <w:br/>
      </w:r>
    </w:p>
    <w:p w:rsidR="00D2197F" w:rsidP="4EA81B1E" w:rsidRDefault="00D2197F" w14:paraId="540FEFF1" w14:textId="039E93A6">
      <w:pPr>
        <w:pStyle w:val="ListParagraph"/>
        <w:numPr>
          <w:ilvl w:val="0"/>
          <w:numId w:val="27"/>
        </w:numPr>
        <w:spacing w:after="0"/>
        <w:rPr>
          <w:rFonts w:eastAsiaTheme="minorEastAsia"/>
          <w:highlight w:val="cyan"/>
          <w:lang w:val="en-GB"/>
        </w:rPr>
      </w:pPr>
      <w:r>
        <w:rPr>
          <w:rFonts w:eastAsiaTheme="minorEastAsia"/>
          <w:highlight w:val="cyan"/>
          <w:lang w:val="en-GB"/>
        </w:rPr>
        <w:t>Footprint</w:t>
      </w:r>
    </w:p>
    <w:p w:rsidRPr="00AE5A80" w:rsidR="00360D0C" w:rsidP="4EA81B1E" w:rsidRDefault="00D2197F" w14:paraId="54F1631C" w14:textId="5F18C379">
      <w:pPr>
        <w:pStyle w:val="ListParagraph"/>
        <w:numPr>
          <w:ilvl w:val="0"/>
          <w:numId w:val="27"/>
        </w:numPr>
        <w:spacing w:after="0"/>
        <w:rPr>
          <w:rFonts w:eastAsiaTheme="minorEastAsia"/>
          <w:highlight w:val="cyan"/>
          <w:lang w:val="en-GB"/>
        </w:rPr>
      </w:pPr>
      <w:r>
        <w:rPr>
          <w:rFonts w:eastAsiaTheme="minorEastAsia"/>
          <w:highlight w:val="cyan"/>
          <w:lang w:val="en-GB"/>
        </w:rPr>
        <w:t>H</w:t>
      </w:r>
      <w:r w:rsidRPr="00AE5A80" w:rsidR="00AE5A80">
        <w:rPr>
          <w:rFonts w:eastAsiaTheme="minorEastAsia"/>
          <w:highlight w:val="cyan"/>
          <w:lang w:val="en-GB"/>
        </w:rPr>
        <w:t>ousehold</w:t>
      </w:r>
    </w:p>
    <w:p w:rsidR="00AE5A80" w:rsidP="4EA81B1E" w:rsidRDefault="00AE5A80" w14:paraId="7BA21E47" w14:textId="367D3C21">
      <w:pPr>
        <w:pStyle w:val="ListParagraph"/>
        <w:numPr>
          <w:ilvl w:val="0"/>
          <w:numId w:val="27"/>
        </w:numPr>
        <w:spacing w:after="0"/>
        <w:rPr>
          <w:rFonts w:eastAsiaTheme="minorEastAsia"/>
          <w:highlight w:val="cyan"/>
          <w:lang w:val="en-GB"/>
        </w:rPr>
      </w:pPr>
      <w:r w:rsidRPr="00AE5A80">
        <w:rPr>
          <w:rFonts w:eastAsiaTheme="minorEastAsia"/>
          <w:highlight w:val="cyan"/>
          <w:lang w:val="en-GB"/>
        </w:rPr>
        <w:t>Third-party footprint user</w:t>
      </w:r>
    </w:p>
    <w:p w:rsidRPr="00AE5A80" w:rsidR="00AE5A80" w:rsidP="4EA81B1E" w:rsidRDefault="00AE5A80" w14:paraId="084E29C6" w14:textId="7E5FCABE">
      <w:pPr>
        <w:pStyle w:val="ListParagraph"/>
        <w:numPr>
          <w:ilvl w:val="0"/>
          <w:numId w:val="27"/>
        </w:numPr>
        <w:spacing w:after="0"/>
        <w:rPr>
          <w:rFonts w:eastAsiaTheme="minorEastAsia"/>
          <w:highlight w:val="cyan"/>
          <w:lang w:val="en-GB"/>
        </w:rPr>
      </w:pPr>
      <w:r w:rsidRPr="00AE5A80">
        <w:rPr>
          <w:rFonts w:eastAsiaTheme="minorEastAsia"/>
          <w:highlight w:val="cyan"/>
          <w:lang w:val="en-GB"/>
        </w:rPr>
        <w:t>Footprint calculator</w:t>
      </w:r>
    </w:p>
    <w:p w:rsidRPr="00AE5A80" w:rsidR="00AE5A80" w:rsidP="4EA81B1E" w:rsidRDefault="00AE5A80" w14:paraId="15708558" w14:textId="495AB29D">
      <w:pPr>
        <w:pStyle w:val="ListParagraph"/>
        <w:numPr>
          <w:ilvl w:val="0"/>
          <w:numId w:val="27"/>
        </w:numPr>
        <w:spacing w:after="0"/>
        <w:rPr>
          <w:rFonts w:eastAsiaTheme="minorEastAsia"/>
          <w:highlight w:val="cyan"/>
          <w:lang w:val="en-GB"/>
        </w:rPr>
      </w:pPr>
      <w:r w:rsidRPr="00AE5A80">
        <w:rPr>
          <w:rFonts w:eastAsiaTheme="minorEastAsia"/>
          <w:highlight w:val="cyan"/>
          <w:lang w:val="en-GB"/>
        </w:rPr>
        <w:t>Data provider</w:t>
      </w:r>
    </w:p>
    <w:p w:rsidRPr="00AE5A80" w:rsidR="00AE5A80" w:rsidP="4EA81B1E" w:rsidRDefault="00AE5A80" w14:paraId="70FEA3FF" w14:textId="2713FE87">
      <w:pPr>
        <w:pStyle w:val="ListParagraph"/>
        <w:numPr>
          <w:ilvl w:val="0"/>
          <w:numId w:val="27"/>
        </w:numPr>
        <w:spacing w:after="0"/>
        <w:rPr>
          <w:rFonts w:eastAsiaTheme="minorEastAsia"/>
          <w:highlight w:val="cyan"/>
          <w:lang w:val="en-GB"/>
        </w:rPr>
      </w:pPr>
      <w:r w:rsidRPr="00AE5A80">
        <w:rPr>
          <w:rFonts w:eastAsiaTheme="minorEastAsia"/>
          <w:highlight w:val="cyan"/>
          <w:lang w:val="en-GB"/>
        </w:rPr>
        <w:t>Data Space</w:t>
      </w:r>
    </w:p>
    <w:p w:rsidR="00360D0C" w:rsidRDefault="005272B9" w14:paraId="7B065835" w14:textId="3FBA52D8">
      <w:pPr>
        <w:jc w:val="center"/>
        <w:rPr>
          <w:rFonts w:eastAsiaTheme="minorEastAsia"/>
          <w:lang w:val="en-GB"/>
        </w:rPr>
      </w:pPr>
      <w:r>
        <w:rPr>
          <w:rFonts w:eastAsiaTheme="minorEastAsia"/>
          <w:lang w:val="en-GB"/>
        </w:rPr>
        <w:t xml:space="preserve"> </w:t>
      </w:r>
    </w:p>
    <w:p w:rsidR="003135C6" w:rsidRDefault="00D613C4" w14:paraId="6092B1F7" w14:textId="6A452E19">
      <w:pPr>
        <w:jc w:val="center"/>
        <w:rPr>
          <w:rFonts w:eastAsiaTheme="minorEastAsia"/>
          <w:lang w:val="en-GB"/>
        </w:rPr>
      </w:pPr>
      <w:r>
        <w:rPr>
          <w:rFonts w:eastAsiaTheme="minorEastAsia"/>
          <w:lang w:val="en-GB"/>
        </w:rPr>
        <w:t>CHAPTER II</w:t>
      </w:r>
    </w:p>
    <w:p w:rsidR="003135C6" w:rsidP="111B2054" w:rsidRDefault="00DF1E9C" w14:paraId="1DAAE770" w14:textId="60FC6D18">
      <w:pPr>
        <w:jc w:val="center"/>
        <w:rPr>
          <w:rFonts w:eastAsiaTheme="minorEastAsia"/>
          <w:b/>
          <w:bCs/>
          <w:lang w:val="en-GB"/>
        </w:rPr>
      </w:pPr>
      <w:r w:rsidRPr="111B2054">
        <w:rPr>
          <w:rFonts w:eastAsiaTheme="minorEastAsia"/>
          <w:b/>
          <w:bCs/>
          <w:lang w:val="en-GB"/>
        </w:rPr>
        <w:t xml:space="preserve">Regarding </w:t>
      </w:r>
      <w:r w:rsidRPr="00192C5B" w:rsidR="00192C5B">
        <w:rPr>
          <w:rFonts w:eastAsiaTheme="minorEastAsia"/>
          <w:b/>
          <w:bCs/>
          <w:highlight w:val="yellow"/>
          <w:lang w:val="en-GB"/>
        </w:rPr>
        <w:t>[YOUR USE CAS</w:t>
      </w:r>
      <w:r w:rsidR="00433CE4">
        <w:rPr>
          <w:rFonts w:eastAsiaTheme="minorEastAsia"/>
          <w:b/>
          <w:bCs/>
          <w:highlight w:val="yellow"/>
          <w:lang w:val="en-GB"/>
        </w:rPr>
        <w:t>E</w:t>
      </w:r>
      <w:r w:rsidRPr="00192C5B" w:rsidR="00192C5B">
        <w:rPr>
          <w:rFonts w:eastAsiaTheme="minorEastAsia"/>
          <w:b/>
          <w:bCs/>
          <w:highlight w:val="yellow"/>
          <w:lang w:val="en-GB"/>
        </w:rPr>
        <w:t>]</w:t>
      </w:r>
    </w:p>
    <w:p w:rsidR="4AF7D480" w:rsidP="4AF7D480" w:rsidRDefault="4AF7D480" w14:paraId="4AFD0658" w14:textId="34C2F819">
      <w:pPr>
        <w:spacing w:after="0"/>
        <w:rPr>
          <w:rFonts w:eastAsiaTheme="minorEastAsia"/>
          <w:b/>
          <w:bCs/>
          <w:highlight w:val="yellow"/>
          <w:u w:val="single"/>
          <w:lang w:val="en-GB"/>
        </w:rPr>
      </w:pPr>
    </w:p>
    <w:p w:rsidR="00192C5B" w:rsidP="4AF7D480" w:rsidRDefault="00192C5B" w14:paraId="59A58A29" w14:textId="7463BAA9">
      <w:pPr>
        <w:spacing w:after="0"/>
        <w:rPr>
          <w:rFonts w:eastAsiaTheme="minorEastAsia"/>
          <w:b/>
          <w:bCs/>
          <w:highlight w:val="yellow"/>
          <w:u w:val="single"/>
          <w:lang w:val="en-GB"/>
        </w:rPr>
      </w:pPr>
      <w:r>
        <w:rPr>
          <w:rFonts w:eastAsiaTheme="minorEastAsia"/>
          <w:b/>
          <w:bCs/>
          <w:highlight w:val="yellow"/>
          <w:u w:val="single"/>
          <w:lang w:val="en-GB"/>
        </w:rPr>
        <w:t xml:space="preserve">[NOTE] Typically define responsibilities last and in close coordination with </w:t>
      </w:r>
      <w:r w:rsidRPr="00C40E92" w:rsidR="00C40E92">
        <w:rPr>
          <w:rFonts w:eastAsiaTheme="minorEastAsia"/>
          <w:b/>
          <w:bCs/>
          <w:i/>
          <w:iCs/>
          <w:highlight w:val="yellow"/>
          <w:u w:val="single"/>
          <w:lang w:val="en-GB"/>
        </w:rPr>
        <w:t>T5.5 EU Policy and regulation alignment</w:t>
      </w:r>
    </w:p>
    <w:p w:rsidR="00192C5B" w:rsidP="4AF7D480" w:rsidRDefault="00192C5B" w14:paraId="54668D38" w14:textId="77777777">
      <w:pPr>
        <w:spacing w:after="0"/>
        <w:rPr>
          <w:rFonts w:eastAsiaTheme="minorEastAsia"/>
          <w:b/>
          <w:bCs/>
          <w:highlight w:val="yellow"/>
          <w:u w:val="single"/>
          <w:lang w:val="en-GB"/>
        </w:rPr>
      </w:pPr>
    </w:p>
    <w:p w:rsidR="61B677BE" w:rsidP="559A74E2" w:rsidRDefault="00C40E92" w14:paraId="2E9077FE" w14:textId="33A0C031">
      <w:pPr>
        <w:spacing w:after="0"/>
        <w:jc w:val="center"/>
        <w:rPr>
          <w:rFonts w:eastAsiaTheme="minorEastAsia"/>
          <w:i/>
          <w:iCs/>
          <w:lang w:val="en-GB"/>
        </w:rPr>
      </w:pPr>
      <w:r>
        <w:rPr>
          <w:rFonts w:eastAsiaTheme="minorEastAsia"/>
          <w:i/>
          <w:iCs/>
          <w:lang w:val="en-GB"/>
        </w:rPr>
        <w:t>Article XX</w:t>
      </w:r>
    </w:p>
    <w:p w:rsidR="61B677BE" w:rsidP="559A74E2" w:rsidRDefault="69145264" w14:paraId="51CE0BC9" w14:textId="7F0D5832">
      <w:pPr>
        <w:spacing w:after="0"/>
        <w:jc w:val="center"/>
        <w:rPr>
          <w:rFonts w:eastAsiaTheme="minorEastAsia"/>
          <w:b/>
          <w:bCs/>
          <w:lang w:val="en-GB"/>
        </w:rPr>
      </w:pPr>
      <w:r w:rsidRPr="559A74E2">
        <w:rPr>
          <w:rFonts w:eastAsiaTheme="minorEastAsia"/>
          <w:b/>
          <w:bCs/>
          <w:lang w:val="en-GB"/>
        </w:rPr>
        <w:t xml:space="preserve">On responsibilities of </w:t>
      </w:r>
      <w:r w:rsidR="00192C5B">
        <w:rPr>
          <w:rFonts w:eastAsiaTheme="minorEastAsia"/>
          <w:b/>
          <w:bCs/>
          <w:lang w:val="en-GB"/>
        </w:rPr>
        <w:t>ROLE1</w:t>
      </w:r>
    </w:p>
    <w:p w:rsidR="4AF7D480" w:rsidP="4AF7D480" w:rsidRDefault="4AF7D480" w14:paraId="132ED585" w14:textId="02EEC690">
      <w:pPr>
        <w:spacing w:after="0"/>
        <w:jc w:val="center"/>
        <w:rPr>
          <w:rFonts w:ascii="Calibri" w:hAnsi="Calibri" w:eastAsia="Calibri" w:cs="Arial"/>
          <w:b/>
          <w:bCs/>
          <w:lang w:val="en-GB"/>
        </w:rPr>
      </w:pPr>
    </w:p>
    <w:p w:rsidRPr="00C40E92" w:rsidR="70F6746E" w:rsidP="559A74E2" w:rsidRDefault="00C40E92" w14:paraId="399DBC00" w14:textId="60646EE8">
      <w:pPr>
        <w:pStyle w:val="ListParagraph"/>
        <w:numPr>
          <w:ilvl w:val="0"/>
          <w:numId w:val="16"/>
        </w:numPr>
        <w:spacing w:after="0"/>
        <w:rPr>
          <w:lang w:val="en-GB"/>
        </w:rPr>
      </w:pPr>
      <w:r>
        <w:rPr>
          <w:rFonts w:eastAsiaTheme="minorEastAsia"/>
          <w:lang w:val="en-GB"/>
        </w:rPr>
        <w:t>ROLE1 shall …</w:t>
      </w:r>
      <w:r w:rsidR="3A2B544C">
        <w:br/>
      </w:r>
    </w:p>
    <w:p w:rsidR="00265895" w:rsidRDefault="00265895" w14:paraId="338A3CDB" w14:textId="77777777">
      <w:pPr>
        <w:spacing w:after="0" w:line="240" w:lineRule="auto"/>
        <w:rPr>
          <w:highlight w:val="lightGray"/>
          <w:lang w:val="en-GB"/>
        </w:rPr>
      </w:pPr>
      <w:r>
        <w:rPr>
          <w:highlight w:val="lightGray"/>
          <w:lang w:val="en-GB"/>
        </w:rPr>
        <w:br w:type="page"/>
      </w:r>
    </w:p>
    <w:p w:rsidR="003135C6" w:rsidRDefault="00D613C4" w14:paraId="6D741366" w14:textId="0F00FA2D">
      <w:pPr>
        <w:jc w:val="center"/>
        <w:rPr>
          <w:highlight w:val="lightGray"/>
          <w:lang w:val="en-GB"/>
        </w:rPr>
      </w:pPr>
      <w:r>
        <w:rPr>
          <w:highlight w:val="lightGray"/>
          <w:lang w:val="en-GB"/>
        </w:rPr>
        <w:t>ANNEX A</w:t>
      </w:r>
    </w:p>
    <w:p w:rsidR="003135C6" w:rsidRDefault="00D613C4" w14:paraId="6F069219" w14:textId="5C78D18A">
      <w:pPr>
        <w:rPr>
          <w:b/>
          <w:bCs/>
          <w:sz w:val="28"/>
          <w:szCs w:val="28"/>
          <w:lang w:val="en-GB"/>
        </w:rPr>
      </w:pPr>
      <w:r w:rsidRPr="3EB946A4">
        <w:rPr>
          <w:b/>
          <w:bCs/>
          <w:sz w:val="28"/>
          <w:szCs w:val="28"/>
          <w:lang w:val="en-GB"/>
        </w:rPr>
        <w:t xml:space="preserve">A1. The reference model for </w:t>
      </w:r>
      <w:r w:rsidRPr="00433CE4" w:rsidR="00433CE4">
        <w:rPr>
          <w:b/>
          <w:bCs/>
          <w:sz w:val="28"/>
          <w:szCs w:val="28"/>
          <w:highlight w:val="yellow"/>
          <w:lang w:val="en-GB"/>
        </w:rPr>
        <w:t>[YOUR USE CASE]</w:t>
      </w:r>
    </w:p>
    <w:p w:rsidR="111B2054" w:rsidP="111B2054" w:rsidRDefault="00D850C7" w14:paraId="38A6A9EF" w14:textId="662A8B66">
      <w:pPr>
        <w:rPr>
          <w:del w:author="Georg Hartner" w:date="2023-05-22T07:11:00Z" w:id="0"/>
          <w:b/>
          <w:bCs/>
          <w:highlight w:val="yellow"/>
          <w:u w:val="single"/>
          <w:lang w:val="en-GB"/>
        </w:rPr>
      </w:pPr>
      <w:r w:rsidRPr="111B2054">
        <w:rPr>
          <w:lang w:val="en-GB"/>
        </w:rPr>
        <w:t xml:space="preserve">Table I contains information needed </w:t>
      </w:r>
      <w:r w:rsidRPr="111B2054" w:rsidR="00473E89">
        <w:rPr>
          <w:lang w:val="en-GB"/>
        </w:rPr>
        <w:t xml:space="preserve">by </w:t>
      </w:r>
      <w:r w:rsidRPr="009A028B" w:rsidR="009A028B">
        <w:rPr>
          <w:highlight w:val="yellow"/>
          <w:lang w:val="en-GB"/>
        </w:rPr>
        <w:t>[Stakeholder1 AND Stakeholder2]</w:t>
      </w:r>
      <w:r w:rsidR="009A028B">
        <w:rPr>
          <w:lang w:val="en-GB"/>
        </w:rPr>
        <w:t xml:space="preserve"> </w:t>
      </w:r>
      <w:r w:rsidRPr="111B2054" w:rsidR="00473E89">
        <w:rPr>
          <w:lang w:val="en-GB"/>
        </w:rPr>
        <w:t>to set up for utilising</w:t>
      </w:r>
      <w:r w:rsidRPr="111B2054" w:rsidR="00AC1EC5">
        <w:rPr>
          <w:lang w:val="en-GB"/>
        </w:rPr>
        <w:t xml:space="preserve"> </w:t>
      </w:r>
      <w:r w:rsidRPr="009A028B" w:rsidR="009A028B">
        <w:rPr>
          <w:highlight w:val="yellow"/>
          <w:lang w:val="en-GB"/>
        </w:rPr>
        <w:t>[YOUR USE CASE]</w:t>
      </w:r>
      <w:r w:rsidRPr="111B2054" w:rsidR="00AC1EC5">
        <w:rPr>
          <w:lang w:val="en-GB"/>
        </w:rPr>
        <w:t xml:space="preserve"> in a M</w:t>
      </w:r>
      <w:r w:rsidRPr="111B2054" w:rsidR="00912389">
        <w:rPr>
          <w:lang w:val="en-GB"/>
        </w:rPr>
        <w:t xml:space="preserve">ember </w:t>
      </w:r>
      <w:r w:rsidRPr="111B2054" w:rsidR="00AC1EC5">
        <w:rPr>
          <w:lang w:val="en-GB"/>
        </w:rPr>
        <w:t>S</w:t>
      </w:r>
      <w:r w:rsidRPr="111B2054" w:rsidR="00912389">
        <w:rPr>
          <w:lang w:val="en-GB"/>
        </w:rPr>
        <w:t>tate</w:t>
      </w:r>
      <w:r w:rsidRPr="111B2054" w:rsidR="00AC1EC5">
        <w:rPr>
          <w:lang w:val="en-GB"/>
        </w:rPr>
        <w:t xml:space="preserve">. </w:t>
      </w:r>
    </w:p>
    <w:tbl>
      <w:tblPr>
        <w:tblStyle w:val="TableGrid"/>
        <w:tblW w:w="9120" w:type="dxa"/>
        <w:tblLayout w:type="fixed"/>
        <w:tblLook w:val="04A0" w:firstRow="1" w:lastRow="0" w:firstColumn="1" w:lastColumn="0" w:noHBand="0" w:noVBand="1"/>
      </w:tblPr>
      <w:tblGrid>
        <w:gridCol w:w="476"/>
        <w:gridCol w:w="1648"/>
        <w:gridCol w:w="6996"/>
      </w:tblGrid>
      <w:tr w:rsidRPr="00E032F9" w:rsidR="003135C6" w:rsidTr="589A5ED6" w14:paraId="09A244B5" w14:textId="77777777">
        <w:trPr>
          <w:trHeight w:val="300"/>
        </w:trPr>
        <w:tc>
          <w:tcPr>
            <w:tcW w:w="9120" w:type="dxa"/>
            <w:gridSpan w:val="3"/>
            <w:shd w:val="clear" w:color="auto" w:fill="D0CECE" w:themeFill="background2" w:themeFillShade="E6"/>
          </w:tcPr>
          <w:p w:rsidR="003135C6" w:rsidRDefault="006E7CA3" w14:paraId="68D1C5EF" w14:textId="607AB24B">
            <w:pPr>
              <w:widowControl w:val="0"/>
              <w:spacing w:after="0"/>
              <w:jc w:val="center"/>
              <w:rPr>
                <w:lang w:val="en-US"/>
              </w:rPr>
            </w:pPr>
            <w:r>
              <w:rPr>
                <w:rFonts w:ascii="Arial" w:hAnsi="Arial" w:eastAsia="Arial" w:cs="Arial"/>
                <w:b/>
                <w:bCs/>
                <w:i/>
                <w:iCs/>
                <w:sz w:val="16"/>
                <w:szCs w:val="16"/>
                <w:lang w:val="en-GB"/>
              </w:rPr>
              <w:t xml:space="preserve">Table I - </w:t>
            </w:r>
            <w:r w:rsidR="00D613C4">
              <w:rPr>
                <w:rFonts w:ascii="Arial" w:hAnsi="Arial" w:eastAsia="Arial" w:cs="Arial"/>
                <w:b/>
                <w:bCs/>
                <w:i/>
                <w:iCs/>
                <w:sz w:val="16"/>
                <w:szCs w:val="16"/>
                <w:lang w:val="en-GB"/>
              </w:rPr>
              <w:t>General information on Member State environments</w:t>
            </w:r>
          </w:p>
        </w:tc>
      </w:tr>
      <w:tr w:rsidR="003135C6" w:rsidTr="589A5ED6" w14:paraId="3C9B9854" w14:textId="77777777">
        <w:trPr>
          <w:trHeight w:val="300"/>
        </w:trPr>
        <w:tc>
          <w:tcPr>
            <w:tcW w:w="476" w:type="dxa"/>
            <w:shd w:val="clear" w:color="auto" w:fill="D0CECE" w:themeFill="background2" w:themeFillShade="E6"/>
          </w:tcPr>
          <w:p w:rsidR="003135C6" w:rsidRDefault="00D613C4" w14:paraId="0A970367"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ID</w:t>
            </w:r>
          </w:p>
        </w:tc>
        <w:tc>
          <w:tcPr>
            <w:tcW w:w="1648" w:type="dxa"/>
            <w:tcBorders>
              <w:bottom w:val="single" w:color="auto" w:sz="4" w:space="0"/>
            </w:tcBorders>
            <w:shd w:val="clear" w:color="auto" w:fill="D0CECE" w:themeFill="background2" w:themeFillShade="E6"/>
          </w:tcPr>
          <w:p w:rsidR="003135C6" w:rsidRDefault="00D613C4" w14:paraId="0D909AED"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Name</w:t>
            </w:r>
          </w:p>
        </w:tc>
        <w:tc>
          <w:tcPr>
            <w:tcW w:w="6996" w:type="dxa"/>
            <w:shd w:val="clear" w:color="auto" w:fill="D0CECE" w:themeFill="background2" w:themeFillShade="E6"/>
          </w:tcPr>
          <w:p w:rsidR="003135C6" w:rsidRDefault="00D613C4" w14:paraId="31FF54C8" w14:textId="77777777">
            <w:pPr>
              <w:widowControl w:val="0"/>
              <w:spacing w:after="0"/>
              <w:rPr>
                <w:rFonts w:ascii="Arial" w:hAnsi="Arial" w:eastAsia="Arial" w:cs="Arial"/>
                <w:b/>
                <w:bCs/>
                <w:i/>
                <w:iCs/>
                <w:color w:val="000000" w:themeColor="text1"/>
                <w:sz w:val="16"/>
                <w:szCs w:val="16"/>
                <w:lang w:val="en-GB"/>
              </w:rPr>
            </w:pPr>
            <w:r>
              <w:rPr>
                <w:rFonts w:ascii="Arial" w:hAnsi="Arial" w:eastAsia="Arial" w:cs="Arial"/>
                <w:b/>
                <w:bCs/>
                <w:i/>
                <w:iCs/>
                <w:color w:val="000000" w:themeColor="text1"/>
                <w:sz w:val="16"/>
                <w:szCs w:val="16"/>
                <w:lang w:val="en-GB"/>
              </w:rPr>
              <w:t>Description</w:t>
            </w:r>
          </w:p>
        </w:tc>
      </w:tr>
      <w:tr w:rsidRPr="00E032F9" w:rsidR="003135C6" w:rsidTr="589A5ED6" w14:paraId="05051140" w14:textId="77777777">
        <w:trPr>
          <w:trHeight w:val="300"/>
        </w:trPr>
        <w:tc>
          <w:tcPr>
            <w:tcW w:w="476" w:type="dxa"/>
            <w:tcBorders>
              <w:right w:val="single" w:color="auto" w:sz="4" w:space="0"/>
            </w:tcBorders>
          </w:tcPr>
          <w:p w:rsidR="003135C6" w:rsidRDefault="00D613C4" w14:paraId="7A3AE197" w14:textId="77777777">
            <w:pPr>
              <w:widowControl w:val="0"/>
              <w:spacing w:after="0"/>
              <w:rPr>
                <w:rFonts w:ascii="Calibri" w:hAnsi="Calibri" w:eastAsia="Calibri" w:cs="Calibri"/>
                <w:sz w:val="16"/>
                <w:szCs w:val="16"/>
                <w:lang w:val="en-US"/>
              </w:rPr>
            </w:pPr>
            <w:r>
              <w:rPr>
                <w:rFonts w:eastAsia="Calibri" w:cs="Calibri"/>
                <w:sz w:val="16"/>
                <w:szCs w:val="16"/>
                <w:lang w:val="en-US"/>
              </w:rPr>
              <w:t>I1</w:t>
            </w:r>
          </w:p>
        </w:tc>
        <w:tc>
          <w:tcPr>
            <w:tcW w:w="1648" w:type="dxa"/>
            <w:tcBorders>
              <w:top w:val="single" w:color="auto" w:sz="4" w:space="0"/>
              <w:left w:val="single" w:color="auto" w:sz="4" w:space="0"/>
              <w:bottom w:val="single" w:color="auto" w:sz="4" w:space="0"/>
              <w:right w:val="single" w:color="auto" w:sz="4" w:space="0"/>
            </w:tcBorders>
          </w:tcPr>
          <w:p w:rsidR="003135C6" w:rsidP="7303031B" w:rsidRDefault="7705214B" w14:paraId="31A4269B" w14:textId="06705001">
            <w:pPr>
              <w:widowControl w:val="0"/>
              <w:spacing w:after="0"/>
              <w:rPr>
                <w:rFonts w:eastAsia="Calibri" w:cs="Calibri"/>
                <w:sz w:val="16"/>
                <w:szCs w:val="16"/>
                <w:lang w:val="en-US"/>
              </w:rPr>
            </w:pPr>
            <w:r w:rsidRPr="7303031B">
              <w:rPr>
                <w:rFonts w:eastAsia="Calibri" w:cs="Calibri"/>
                <w:sz w:val="16"/>
                <w:szCs w:val="16"/>
                <w:lang w:val="en-US"/>
              </w:rPr>
              <w:t>Information about footprint calculator</w:t>
            </w:r>
          </w:p>
        </w:tc>
        <w:tc>
          <w:tcPr>
            <w:tcW w:w="6996" w:type="dxa"/>
            <w:tcBorders>
              <w:left w:val="single" w:color="auto" w:sz="4" w:space="0"/>
            </w:tcBorders>
          </w:tcPr>
          <w:tbl>
            <w:tblPr>
              <w:tblStyle w:val="TabellemithellemGitternetz1"/>
              <w:tblW w:w="5000" w:type="pct"/>
              <w:tblLayout w:type="fixed"/>
              <w:tblLook w:val="04A0" w:firstRow="1" w:lastRow="0" w:firstColumn="1" w:lastColumn="0" w:noHBand="0" w:noVBand="1"/>
            </w:tblPr>
            <w:tblGrid>
              <w:gridCol w:w="1391"/>
              <w:gridCol w:w="5379"/>
            </w:tblGrid>
            <w:tr w:rsidRPr="00E032F9" w:rsidR="003135C6" w:rsidTr="7303031B" w14:paraId="61E1C5BC" w14:textId="77777777">
              <w:tc>
                <w:tcPr>
                  <w:tcW w:w="1393" w:type="dxa"/>
                </w:tcPr>
                <w:p w:rsidR="003135C6" w:rsidRDefault="00D613C4" w14:paraId="76CAFD79" w14:textId="2853AF46">
                  <w:pPr>
                    <w:widowControl w:val="0"/>
                    <w:spacing w:after="0"/>
                  </w:pPr>
                  <w:r w:rsidRPr="7303031B">
                    <w:rPr>
                      <w:rFonts w:eastAsia="Calibri" w:cs="Calibri"/>
                      <w:sz w:val="16"/>
                      <w:szCs w:val="16"/>
                      <w:lang w:val="en-GB"/>
                    </w:rPr>
                    <w:t>Name</w:t>
                  </w:r>
                  <w:r w:rsidRPr="7303031B" w:rsidR="678B8892">
                    <w:rPr>
                      <w:rFonts w:eastAsia="Calibri" w:cs="Calibri"/>
                      <w:sz w:val="16"/>
                      <w:szCs w:val="16"/>
                      <w:lang w:val="en-GB"/>
                    </w:rPr>
                    <w:t xml:space="preserve"> of application</w:t>
                  </w:r>
                </w:p>
              </w:tc>
              <w:tc>
                <w:tcPr>
                  <w:tcW w:w="5386" w:type="dxa"/>
                </w:tcPr>
                <w:p w:rsidR="003135C6" w:rsidRDefault="00D613C4" w14:paraId="78614023" w14:textId="3CBB817D">
                  <w:pPr>
                    <w:widowControl w:val="0"/>
                    <w:spacing w:after="0"/>
                    <w:rPr>
                      <w:rFonts w:ascii="Calibri" w:hAnsi="Calibri" w:eastAsia="Calibri" w:cs="Calibri"/>
                      <w:sz w:val="16"/>
                      <w:szCs w:val="16"/>
                      <w:lang w:val="en-US"/>
                    </w:rPr>
                  </w:pPr>
                  <w:r w:rsidRPr="7303031B">
                    <w:rPr>
                      <w:rFonts w:eastAsia="Calibri" w:cs="Calibri"/>
                      <w:sz w:val="16"/>
                      <w:szCs w:val="16"/>
                      <w:lang w:val="en-GB"/>
                    </w:rPr>
                    <w:t xml:space="preserve">Name of </w:t>
                  </w:r>
                  <w:r w:rsidRPr="7303031B" w:rsidR="330C66A3">
                    <w:rPr>
                      <w:rFonts w:eastAsia="Calibri" w:cs="Calibri"/>
                      <w:sz w:val="16"/>
                      <w:szCs w:val="16"/>
                      <w:lang w:val="en-GB"/>
                    </w:rPr>
                    <w:t>the software application</w:t>
                  </w:r>
                  <w:r w:rsidRPr="7303031B">
                    <w:rPr>
                      <w:rFonts w:eastAsia="Calibri" w:cs="Calibri"/>
                      <w:sz w:val="16"/>
                      <w:szCs w:val="16"/>
                      <w:lang w:val="en-GB"/>
                    </w:rPr>
                    <w:t>.</w:t>
                  </w:r>
                </w:p>
              </w:tc>
            </w:tr>
            <w:tr w:rsidR="7303031B" w:rsidTr="7303031B" w14:paraId="26DB3753" w14:textId="77777777">
              <w:trPr>
                <w:trHeight w:val="300"/>
              </w:trPr>
              <w:tc>
                <w:tcPr>
                  <w:tcW w:w="1391" w:type="dxa"/>
                </w:tcPr>
                <w:p w:rsidR="41BBFE5C" w:rsidP="7303031B" w:rsidRDefault="41BBFE5C" w14:paraId="5678C3A8" w14:textId="20D4BA6D">
                  <w:pPr>
                    <w:rPr>
                      <w:rFonts w:eastAsia="Calibri" w:cs="Calibri"/>
                      <w:sz w:val="16"/>
                      <w:szCs w:val="16"/>
                      <w:lang w:val="en-GB"/>
                    </w:rPr>
                  </w:pPr>
                  <w:r w:rsidRPr="7303031B">
                    <w:rPr>
                      <w:rFonts w:eastAsia="Calibri" w:cs="Calibri"/>
                      <w:sz w:val="16"/>
                      <w:szCs w:val="16"/>
                      <w:lang w:val="en-GB"/>
                    </w:rPr>
                    <w:t>Download</w:t>
                  </w:r>
                </w:p>
              </w:tc>
              <w:tc>
                <w:tcPr>
                  <w:tcW w:w="5379" w:type="dxa"/>
                </w:tcPr>
                <w:p w:rsidR="41BBFE5C" w:rsidP="7303031B" w:rsidRDefault="41BBFE5C" w14:paraId="39219782" w14:textId="29CD5E36">
                  <w:pPr>
                    <w:rPr>
                      <w:rFonts w:eastAsia="Calibri" w:cs="Calibri"/>
                      <w:sz w:val="16"/>
                      <w:szCs w:val="16"/>
                      <w:lang w:val="en-GB"/>
                    </w:rPr>
                  </w:pPr>
                  <w:r w:rsidRPr="7303031B">
                    <w:rPr>
                      <w:rFonts w:eastAsia="Calibri" w:cs="Calibri"/>
                      <w:sz w:val="16"/>
                      <w:szCs w:val="16"/>
                      <w:lang w:val="en-GB"/>
                    </w:rPr>
                    <w:t>Web address for downloading the application</w:t>
                  </w:r>
                </w:p>
              </w:tc>
            </w:tr>
            <w:tr w:rsidR="7303031B" w:rsidTr="7303031B" w14:paraId="2DEDD9A4" w14:textId="77777777">
              <w:trPr>
                <w:trHeight w:val="300"/>
              </w:trPr>
              <w:tc>
                <w:tcPr>
                  <w:tcW w:w="1391" w:type="dxa"/>
                </w:tcPr>
                <w:p w:rsidR="2EA4C022" w:rsidP="7303031B" w:rsidRDefault="2EA4C022" w14:paraId="4302F9A0" w14:textId="5A9A97D1">
                  <w:pPr>
                    <w:rPr>
                      <w:rFonts w:eastAsia="Calibri" w:cs="Calibri"/>
                      <w:sz w:val="16"/>
                      <w:szCs w:val="16"/>
                      <w:lang w:val="en-GB"/>
                    </w:rPr>
                  </w:pPr>
                  <w:r w:rsidRPr="7303031B">
                    <w:rPr>
                      <w:rFonts w:eastAsia="Calibri" w:cs="Calibri"/>
                      <w:sz w:val="16"/>
                      <w:szCs w:val="16"/>
                      <w:lang w:val="en-GB"/>
                    </w:rPr>
                    <w:t>Name of provider</w:t>
                  </w:r>
                </w:p>
              </w:tc>
              <w:tc>
                <w:tcPr>
                  <w:tcW w:w="5379" w:type="dxa"/>
                </w:tcPr>
                <w:p w:rsidR="4483F44D" w:rsidP="7303031B" w:rsidRDefault="4483F44D" w14:paraId="2F9996BF" w14:textId="481FE46D">
                  <w:pPr>
                    <w:rPr>
                      <w:rFonts w:eastAsia="Calibri" w:cs="Calibri"/>
                      <w:sz w:val="16"/>
                      <w:szCs w:val="16"/>
                      <w:lang w:val="en-GB"/>
                    </w:rPr>
                  </w:pPr>
                  <w:r w:rsidRPr="7303031B">
                    <w:rPr>
                      <w:rFonts w:eastAsia="Calibri" w:cs="Calibri"/>
                      <w:sz w:val="16"/>
                      <w:szCs w:val="16"/>
                      <w:lang w:val="en-GB"/>
                    </w:rPr>
                    <w:t>Name of the company providing the application.</w:t>
                  </w:r>
                </w:p>
              </w:tc>
            </w:tr>
            <w:tr w:rsidRPr="00E032F9" w:rsidR="003135C6" w:rsidTr="7303031B" w14:paraId="2D16A2E2" w14:textId="77777777">
              <w:tc>
                <w:tcPr>
                  <w:tcW w:w="1393" w:type="dxa"/>
                </w:tcPr>
                <w:p w:rsidR="003135C6" w:rsidRDefault="00D613C4" w14:paraId="26803F5C" w14:textId="77777777">
                  <w:pPr>
                    <w:widowControl w:val="0"/>
                    <w:spacing w:after="0"/>
                  </w:pPr>
                  <w:r>
                    <w:rPr>
                      <w:rFonts w:eastAsia="Calibri" w:cs="Calibri"/>
                      <w:sz w:val="16"/>
                      <w:szCs w:val="16"/>
                      <w:lang w:val="en-GB"/>
                    </w:rPr>
                    <w:t>Website</w:t>
                  </w:r>
                </w:p>
              </w:tc>
              <w:tc>
                <w:tcPr>
                  <w:tcW w:w="5386" w:type="dxa"/>
                </w:tcPr>
                <w:p w:rsidR="003135C6" w:rsidP="7303031B" w:rsidRDefault="00D613C4" w14:paraId="5AF03158" w14:textId="788B6B13">
                  <w:pPr>
                    <w:widowControl w:val="0"/>
                    <w:spacing w:after="0"/>
                    <w:rPr>
                      <w:rFonts w:eastAsia="Calibri" w:cs="Calibri"/>
                      <w:sz w:val="16"/>
                      <w:szCs w:val="16"/>
                      <w:lang w:val="en-GB"/>
                    </w:rPr>
                  </w:pPr>
                  <w:r w:rsidRPr="7303031B">
                    <w:rPr>
                      <w:rFonts w:eastAsia="Calibri" w:cs="Calibri"/>
                      <w:sz w:val="16"/>
                      <w:szCs w:val="16"/>
                      <w:lang w:val="en-GB"/>
                    </w:rPr>
                    <w:t xml:space="preserve">Website of </w:t>
                  </w:r>
                  <w:r w:rsidRPr="7303031B" w:rsidR="3970FF98">
                    <w:rPr>
                      <w:rFonts w:eastAsia="Calibri" w:cs="Calibri"/>
                      <w:sz w:val="16"/>
                      <w:szCs w:val="16"/>
                      <w:lang w:val="en-GB"/>
                    </w:rPr>
                    <w:t>the company</w:t>
                  </w:r>
                  <w:r w:rsidRPr="7303031B">
                    <w:rPr>
                      <w:rFonts w:eastAsia="Calibri" w:cs="Calibri"/>
                      <w:sz w:val="16"/>
                      <w:szCs w:val="16"/>
                      <w:lang w:val="en-GB"/>
                    </w:rPr>
                    <w:t>.</w:t>
                  </w:r>
                </w:p>
              </w:tc>
            </w:tr>
            <w:tr w:rsidRPr="00E032F9" w:rsidR="003135C6" w:rsidTr="7303031B" w14:paraId="29C3F42C" w14:textId="77777777">
              <w:tc>
                <w:tcPr>
                  <w:tcW w:w="1393" w:type="dxa"/>
                </w:tcPr>
                <w:p w:rsidR="003135C6" w:rsidRDefault="00D613C4" w14:paraId="6CCDDDCA" w14:textId="77777777">
                  <w:pPr>
                    <w:widowControl w:val="0"/>
                    <w:spacing w:after="0"/>
                    <w:rPr>
                      <w:rFonts w:ascii="Calibri" w:hAnsi="Calibri" w:eastAsia="Calibri" w:cs="Calibri"/>
                      <w:sz w:val="16"/>
                      <w:szCs w:val="16"/>
                    </w:rPr>
                  </w:pPr>
                  <w:r>
                    <w:rPr>
                      <w:rFonts w:eastAsia="Calibri" w:cs="Calibri"/>
                      <w:sz w:val="16"/>
                      <w:szCs w:val="16"/>
                      <w:lang w:val="en-GB"/>
                    </w:rPr>
                    <w:t>Official contact</w:t>
                  </w:r>
                </w:p>
              </w:tc>
              <w:tc>
                <w:tcPr>
                  <w:tcW w:w="5386" w:type="dxa"/>
                </w:tcPr>
                <w:p w:rsidR="003135C6" w:rsidP="7303031B" w:rsidRDefault="5D1C7AEC" w14:paraId="14FAAB21" w14:textId="483CFF89">
                  <w:pPr>
                    <w:widowControl w:val="0"/>
                    <w:spacing w:after="0"/>
                    <w:rPr>
                      <w:rFonts w:eastAsia="Calibri" w:cs="Calibri"/>
                      <w:sz w:val="16"/>
                      <w:szCs w:val="16"/>
                      <w:lang w:val="en-GB"/>
                    </w:rPr>
                  </w:pPr>
                  <w:r w:rsidRPr="7303031B">
                    <w:rPr>
                      <w:rFonts w:eastAsia="Calibri" w:cs="Calibri"/>
                      <w:sz w:val="16"/>
                      <w:szCs w:val="16"/>
                      <w:lang w:val="en-GB"/>
                    </w:rPr>
                    <w:t>Contact</w:t>
                  </w:r>
                  <w:r w:rsidRPr="7303031B" w:rsidR="12A4A3AF">
                    <w:rPr>
                      <w:rFonts w:eastAsia="Calibri" w:cs="Calibri"/>
                      <w:sz w:val="16"/>
                      <w:szCs w:val="16"/>
                      <w:lang w:val="en-GB"/>
                    </w:rPr>
                    <w:t xml:space="preserve"> details</w:t>
                  </w:r>
                  <w:r w:rsidRPr="7303031B" w:rsidR="58DDD18C">
                    <w:rPr>
                      <w:rFonts w:eastAsia="Calibri" w:cs="Calibri"/>
                      <w:sz w:val="16"/>
                      <w:szCs w:val="16"/>
                      <w:lang w:val="en-GB"/>
                    </w:rPr>
                    <w:t xml:space="preserve"> of the company</w:t>
                  </w:r>
                  <w:r w:rsidRPr="7303031B">
                    <w:rPr>
                      <w:rFonts w:eastAsia="Calibri" w:cs="Calibri"/>
                      <w:sz w:val="16"/>
                      <w:szCs w:val="16"/>
                      <w:lang w:val="en-GB"/>
                    </w:rPr>
                    <w:t xml:space="preserve"> for </w:t>
                  </w:r>
                  <w:r w:rsidRPr="7303031B" w:rsidR="3D738F31">
                    <w:rPr>
                      <w:rFonts w:eastAsia="Calibri" w:cs="Calibri"/>
                      <w:sz w:val="16"/>
                      <w:szCs w:val="16"/>
                      <w:lang w:val="en-GB"/>
                    </w:rPr>
                    <w:t>support services</w:t>
                  </w:r>
                  <w:r w:rsidRPr="7303031B">
                    <w:rPr>
                      <w:rFonts w:eastAsia="Calibri" w:cs="Calibri"/>
                      <w:sz w:val="16"/>
                      <w:szCs w:val="16"/>
                      <w:lang w:val="en-GB"/>
                    </w:rPr>
                    <w:t>.</w:t>
                  </w:r>
                </w:p>
              </w:tc>
            </w:tr>
          </w:tbl>
          <w:p w:rsidR="003135C6" w:rsidRDefault="003135C6" w14:paraId="17AD93B2" w14:textId="77777777">
            <w:pPr>
              <w:widowControl w:val="0"/>
              <w:spacing w:after="0"/>
              <w:rPr>
                <w:rFonts w:ascii="Calibri" w:hAnsi="Calibri" w:eastAsia="Calibri" w:cs="Calibri"/>
                <w:sz w:val="16"/>
                <w:szCs w:val="16"/>
                <w:lang w:val="en-GB"/>
              </w:rPr>
            </w:pPr>
          </w:p>
        </w:tc>
      </w:tr>
      <w:tr w:rsidRPr="00D2197F" w:rsidR="00D2197F" w:rsidTr="589A5ED6" w14:paraId="56C900F9" w14:textId="77777777">
        <w:trPr>
          <w:trHeight w:val="300"/>
        </w:trPr>
        <w:tc>
          <w:tcPr>
            <w:tcW w:w="476" w:type="dxa"/>
            <w:tcBorders>
              <w:right w:val="single" w:color="auto" w:sz="4" w:space="0"/>
            </w:tcBorders>
          </w:tcPr>
          <w:p w:rsidRPr="00D2197F" w:rsidR="00D2197F" w:rsidP="19F8EC84" w:rsidRDefault="00D2197F" w14:paraId="6726382E" w14:textId="62599F78">
            <w:pPr>
              <w:widowControl w:val="0"/>
              <w:spacing w:after="0"/>
              <w:rPr>
                <w:rFonts w:eastAsia="Calibri" w:cs="Calibri"/>
                <w:sz w:val="16"/>
                <w:szCs w:val="16"/>
                <w:highlight w:val="cyan"/>
                <w:lang w:val="en-US"/>
              </w:rPr>
            </w:pPr>
            <w:r w:rsidRPr="589A5ED6">
              <w:rPr>
                <w:rFonts w:eastAsia="Calibri" w:cs="Calibri"/>
                <w:sz w:val="16"/>
                <w:szCs w:val="16"/>
                <w:highlight w:val="cyan"/>
                <w:lang w:val="en-US"/>
              </w:rPr>
              <w:t>I</w:t>
            </w:r>
            <w:r w:rsidRPr="589A5ED6" w:rsidR="7D72839B">
              <w:rPr>
                <w:rFonts w:eastAsia="Calibri" w:cs="Calibri"/>
                <w:sz w:val="16"/>
                <w:szCs w:val="16"/>
                <w:highlight w:val="cyan"/>
                <w:lang w:val="en-US"/>
              </w:rPr>
              <w:t>2</w:t>
            </w:r>
          </w:p>
        </w:tc>
        <w:tc>
          <w:tcPr>
            <w:tcW w:w="1648" w:type="dxa"/>
            <w:tcBorders>
              <w:top w:val="single" w:color="auto" w:sz="4" w:space="0"/>
              <w:left w:val="single" w:color="auto" w:sz="4" w:space="0"/>
              <w:bottom w:val="single" w:color="auto" w:sz="4" w:space="0"/>
              <w:right w:val="single" w:color="auto" w:sz="4" w:space="0"/>
            </w:tcBorders>
          </w:tcPr>
          <w:p w:rsidRPr="00D2197F" w:rsidR="00D2197F" w:rsidRDefault="00D2197F" w14:paraId="40461906" w14:textId="2ADE0963">
            <w:pPr>
              <w:widowControl w:val="0"/>
              <w:spacing w:after="0"/>
              <w:rPr>
                <w:rFonts w:eastAsia="Calibri" w:cs="Calibri"/>
                <w:sz w:val="16"/>
                <w:szCs w:val="16"/>
                <w:highlight w:val="cyan"/>
                <w:lang w:val="en-US"/>
              </w:rPr>
            </w:pPr>
            <w:r w:rsidRPr="00D2197F">
              <w:rPr>
                <w:rFonts w:eastAsia="Calibri" w:cs="Calibri"/>
                <w:sz w:val="16"/>
                <w:szCs w:val="16"/>
                <w:highlight w:val="cyan"/>
                <w:lang w:val="en-US"/>
              </w:rPr>
              <w:t>Information about data providers</w:t>
            </w:r>
          </w:p>
        </w:tc>
        <w:tc>
          <w:tcPr>
            <w:tcW w:w="6996" w:type="dxa"/>
            <w:tcBorders>
              <w:left w:val="single" w:color="auto" w:sz="4" w:space="0"/>
            </w:tcBorders>
          </w:tcPr>
          <w:p w:rsidRPr="00D2197F" w:rsidR="00D2197F" w:rsidRDefault="00D2197F" w14:paraId="5C3ACCA0" w14:textId="77777777">
            <w:pPr>
              <w:widowControl w:val="0"/>
              <w:spacing w:after="0"/>
              <w:rPr>
                <w:rFonts w:eastAsia="Calibri" w:cs="Calibri"/>
                <w:sz w:val="16"/>
                <w:szCs w:val="16"/>
                <w:highlight w:val="cyan"/>
                <w:lang w:val="en-GB"/>
              </w:rPr>
            </w:pPr>
          </w:p>
        </w:tc>
      </w:tr>
      <w:tr w:rsidRPr="00E032F9" w:rsidR="00D2197F" w:rsidTr="589A5ED6" w14:paraId="38DFBB1B" w14:textId="77777777">
        <w:trPr>
          <w:trHeight w:val="300"/>
        </w:trPr>
        <w:tc>
          <w:tcPr>
            <w:tcW w:w="476" w:type="dxa"/>
            <w:tcBorders>
              <w:right w:val="single" w:color="auto" w:sz="4" w:space="0"/>
            </w:tcBorders>
          </w:tcPr>
          <w:p w:rsidRPr="00D2197F" w:rsidR="00D2197F" w:rsidP="19F8EC84" w:rsidRDefault="00D2197F" w14:paraId="796AF451" w14:textId="1E9B4031">
            <w:pPr>
              <w:widowControl w:val="0"/>
              <w:spacing w:after="0"/>
              <w:rPr>
                <w:rFonts w:eastAsia="Calibri" w:cs="Calibri"/>
                <w:sz w:val="16"/>
                <w:szCs w:val="16"/>
                <w:highlight w:val="cyan"/>
                <w:lang w:val="en-US"/>
              </w:rPr>
            </w:pPr>
            <w:r w:rsidRPr="589A5ED6">
              <w:rPr>
                <w:rFonts w:eastAsia="Calibri" w:cs="Calibri"/>
                <w:sz w:val="16"/>
                <w:szCs w:val="16"/>
                <w:highlight w:val="cyan"/>
                <w:lang w:val="en-US"/>
              </w:rPr>
              <w:t>I</w:t>
            </w:r>
            <w:r w:rsidRPr="589A5ED6" w:rsidR="7264AB2B">
              <w:rPr>
                <w:rFonts w:eastAsia="Calibri" w:cs="Calibri"/>
                <w:sz w:val="16"/>
                <w:szCs w:val="16"/>
                <w:highlight w:val="cyan"/>
                <w:lang w:val="en-US"/>
              </w:rPr>
              <w:t>3</w:t>
            </w:r>
          </w:p>
        </w:tc>
        <w:tc>
          <w:tcPr>
            <w:tcW w:w="1648" w:type="dxa"/>
            <w:tcBorders>
              <w:top w:val="single" w:color="auto" w:sz="4" w:space="0"/>
              <w:left w:val="single" w:color="auto" w:sz="4" w:space="0"/>
              <w:bottom w:val="single" w:color="auto" w:sz="4" w:space="0"/>
              <w:right w:val="single" w:color="auto" w:sz="4" w:space="0"/>
            </w:tcBorders>
          </w:tcPr>
          <w:p w:rsidRPr="00D2197F" w:rsidR="00D2197F" w:rsidRDefault="00D2197F" w14:paraId="172BBB6B" w14:textId="212051DE">
            <w:pPr>
              <w:widowControl w:val="0"/>
              <w:spacing w:after="0"/>
              <w:rPr>
                <w:rFonts w:eastAsia="Calibri" w:cs="Calibri"/>
                <w:sz w:val="16"/>
                <w:szCs w:val="16"/>
                <w:highlight w:val="cyan"/>
                <w:lang w:val="en-US"/>
              </w:rPr>
            </w:pPr>
            <w:r w:rsidRPr="00D2197F">
              <w:rPr>
                <w:rFonts w:eastAsia="Calibri" w:cs="Calibri"/>
                <w:sz w:val="16"/>
                <w:szCs w:val="16"/>
                <w:highlight w:val="cyan"/>
                <w:lang w:val="en-US"/>
              </w:rPr>
              <w:t>Information about Data Space</w:t>
            </w:r>
          </w:p>
        </w:tc>
        <w:tc>
          <w:tcPr>
            <w:tcW w:w="6996" w:type="dxa"/>
            <w:tcBorders>
              <w:left w:val="single" w:color="auto" w:sz="4" w:space="0"/>
            </w:tcBorders>
          </w:tcPr>
          <w:p w:rsidR="00D2197F" w:rsidRDefault="00D2197F" w14:paraId="03C1B23F" w14:textId="77777777">
            <w:pPr>
              <w:widowControl w:val="0"/>
              <w:spacing w:after="0"/>
              <w:rPr>
                <w:rFonts w:eastAsia="Calibri" w:cs="Calibri"/>
                <w:sz w:val="16"/>
                <w:szCs w:val="16"/>
                <w:lang w:val="en-GB"/>
              </w:rPr>
            </w:pPr>
          </w:p>
        </w:tc>
      </w:tr>
    </w:tbl>
    <w:p w:rsidR="1C18C02C" w:rsidRDefault="1C18C02C" w14:paraId="74184037" w14:textId="2D364C18"/>
    <w:p w:rsidRPr="006F1897" w:rsidR="149553D8" w:rsidP="589A5ED6" w:rsidRDefault="006F1897" w14:paraId="035FF037" w14:textId="2C723904">
      <w:pPr>
        <w:rPr>
          <w:b/>
          <w:bCs/>
          <w:i/>
          <w:iCs/>
          <w:highlight w:val="yellow"/>
          <w:u w:val="single"/>
          <w:lang w:val="en-GB"/>
        </w:rPr>
      </w:pPr>
      <w:r w:rsidRPr="589A5ED6">
        <w:rPr>
          <w:b/>
          <w:bCs/>
          <w:highlight w:val="yellow"/>
          <w:u w:val="single"/>
          <w:lang w:val="en-GB"/>
        </w:rPr>
        <w:t xml:space="preserve">[TODO] Please describe all </w:t>
      </w:r>
      <w:r w:rsidRPr="589A5ED6">
        <w:rPr>
          <w:b/>
          <w:bCs/>
          <w:i/>
          <w:iCs/>
          <w:highlight w:val="yellow"/>
          <w:u w:val="single"/>
          <w:lang w:val="en-GB"/>
        </w:rPr>
        <w:t xml:space="preserve">HARMONISED ROLES </w:t>
      </w:r>
      <w:r w:rsidRPr="589A5ED6">
        <w:rPr>
          <w:b/>
          <w:bCs/>
          <w:highlight w:val="yellow"/>
          <w:u w:val="single"/>
          <w:lang w:val="en-GB"/>
        </w:rPr>
        <w:t>below.</w:t>
      </w:r>
    </w:p>
    <w:tbl>
      <w:tblPr>
        <w:tblStyle w:val="TableGrid"/>
        <w:tblW w:w="9119" w:type="dxa"/>
        <w:tblLayout w:type="fixed"/>
        <w:tblLook w:val="04A0" w:firstRow="1" w:lastRow="0" w:firstColumn="1" w:lastColumn="0" w:noHBand="0" w:noVBand="1"/>
      </w:tblPr>
      <w:tblGrid>
        <w:gridCol w:w="1604"/>
        <w:gridCol w:w="1076"/>
        <w:gridCol w:w="6439"/>
      </w:tblGrid>
      <w:tr w:rsidR="003135C6" w:rsidTr="589A5ED6" w14:paraId="683ABEE9" w14:textId="77777777">
        <w:tc>
          <w:tcPr>
            <w:tcW w:w="9119" w:type="dxa"/>
            <w:gridSpan w:val="3"/>
            <w:shd w:val="clear" w:color="auto" w:fill="D0CECE" w:themeFill="background2" w:themeFillShade="E6"/>
          </w:tcPr>
          <w:p w:rsidR="003135C6" w:rsidRDefault="006E7CA3" w14:paraId="543E9181" w14:textId="41A1D1A5">
            <w:pPr>
              <w:widowControl w:val="0"/>
              <w:spacing w:after="0"/>
              <w:jc w:val="center"/>
              <w:rPr>
                <w:rFonts w:ascii="Arial" w:hAnsi="Arial" w:eastAsia="Arial" w:cs="Arial"/>
                <w:sz w:val="16"/>
                <w:szCs w:val="16"/>
              </w:rPr>
            </w:pPr>
            <w:r>
              <w:rPr>
                <w:rFonts w:ascii="Arial" w:hAnsi="Arial" w:eastAsia="Arial" w:cs="Arial"/>
                <w:b/>
                <w:bCs/>
                <w:i/>
                <w:iCs/>
                <w:sz w:val="16"/>
                <w:szCs w:val="16"/>
                <w:lang w:val="en-GB"/>
              </w:rPr>
              <w:t xml:space="preserve">Table II - </w:t>
            </w:r>
            <w:r w:rsidR="00D613C4">
              <w:rPr>
                <w:rFonts w:ascii="Arial" w:hAnsi="Arial" w:eastAsia="Arial" w:cs="Arial"/>
                <w:b/>
                <w:bCs/>
                <w:i/>
                <w:iCs/>
                <w:sz w:val="16"/>
                <w:szCs w:val="16"/>
                <w:lang w:val="en-GB"/>
              </w:rPr>
              <w:t>Roles</w:t>
            </w:r>
          </w:p>
        </w:tc>
      </w:tr>
      <w:tr w:rsidR="003135C6" w:rsidTr="589A5ED6" w14:paraId="0083B553" w14:textId="77777777">
        <w:tc>
          <w:tcPr>
            <w:tcW w:w="1604" w:type="dxa"/>
            <w:shd w:val="clear" w:color="auto" w:fill="D0CECE" w:themeFill="background2" w:themeFillShade="E6"/>
          </w:tcPr>
          <w:p w:rsidR="003135C6" w:rsidRDefault="00D613C4" w14:paraId="2B961CB4"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Role name</w:t>
            </w:r>
          </w:p>
        </w:tc>
        <w:tc>
          <w:tcPr>
            <w:tcW w:w="1076" w:type="dxa"/>
            <w:shd w:val="clear" w:color="auto" w:fill="D0CECE" w:themeFill="background2" w:themeFillShade="E6"/>
          </w:tcPr>
          <w:p w:rsidR="003135C6" w:rsidRDefault="00D613C4" w14:paraId="72FE9138" w14:textId="77777777">
            <w:pPr>
              <w:widowControl w:val="0"/>
              <w:spacing w:after="0"/>
              <w:rPr>
                <w:rFonts w:ascii="Arial" w:hAnsi="Arial" w:eastAsia="Arial" w:cs="Arial"/>
                <w:color w:val="000000" w:themeColor="text1"/>
                <w:sz w:val="16"/>
                <w:szCs w:val="16"/>
                <w:lang w:val="en-GB"/>
              </w:rPr>
            </w:pPr>
            <w:r>
              <w:rPr>
                <w:rFonts w:ascii="Arial" w:hAnsi="Arial" w:eastAsia="Arial" w:cs="Arial"/>
                <w:b/>
                <w:bCs/>
                <w:i/>
                <w:iCs/>
                <w:color w:val="000000" w:themeColor="text1"/>
                <w:sz w:val="16"/>
                <w:szCs w:val="16"/>
                <w:lang w:val="en-GB"/>
              </w:rPr>
              <w:t>Role type</w:t>
            </w:r>
          </w:p>
        </w:tc>
        <w:tc>
          <w:tcPr>
            <w:tcW w:w="6439" w:type="dxa"/>
            <w:shd w:val="clear" w:color="auto" w:fill="D0CECE" w:themeFill="background2" w:themeFillShade="E6"/>
          </w:tcPr>
          <w:p w:rsidR="003135C6" w:rsidRDefault="00D613C4" w14:paraId="44CD7B7D" w14:textId="77777777">
            <w:pPr>
              <w:widowControl w:val="0"/>
              <w:spacing w:after="0"/>
              <w:rPr>
                <w:rFonts w:ascii="Arial" w:hAnsi="Arial" w:eastAsia="Arial" w:cs="Arial"/>
                <w:color w:val="000000" w:themeColor="text1"/>
                <w:sz w:val="16"/>
                <w:szCs w:val="16"/>
              </w:rPr>
            </w:pPr>
            <w:r w:rsidRPr="670B5646">
              <w:rPr>
                <w:rFonts w:ascii="Arial" w:hAnsi="Arial" w:eastAsia="Arial" w:cs="Arial"/>
                <w:b/>
                <w:bCs/>
                <w:i/>
                <w:iCs/>
                <w:color w:val="000000" w:themeColor="text1"/>
                <w:sz w:val="16"/>
                <w:szCs w:val="16"/>
                <w:lang w:val="en-GB"/>
              </w:rPr>
              <w:t>Role description</w:t>
            </w:r>
          </w:p>
        </w:tc>
      </w:tr>
      <w:tr w:rsidRPr="00E032F9" w:rsidR="003135C6" w:rsidTr="589A5ED6" w14:paraId="51E6ECA1" w14:textId="77777777">
        <w:tc>
          <w:tcPr>
            <w:tcW w:w="1604" w:type="dxa"/>
          </w:tcPr>
          <w:p w:rsidR="38E1B284" w:rsidP="554AE963" w:rsidRDefault="38E1B284" w14:paraId="702C469B" w14:textId="785FD207">
            <w:pPr>
              <w:widowControl w:val="0"/>
              <w:spacing w:after="0"/>
              <w:rPr>
                <w:rFonts w:eastAsia="Calibri" w:cs="Calibri"/>
                <w:sz w:val="16"/>
                <w:szCs w:val="16"/>
                <w:lang w:val="en-US"/>
              </w:rPr>
            </w:pPr>
            <w:r w:rsidRPr="554AE963">
              <w:rPr>
                <w:rFonts w:eastAsia="Calibri" w:cs="Calibri"/>
                <w:sz w:val="16"/>
                <w:szCs w:val="16"/>
                <w:lang w:val="en-US"/>
              </w:rPr>
              <w:t>Consumer</w:t>
            </w:r>
            <w:r w:rsidRPr="554AE963" w:rsidR="3663696C">
              <w:rPr>
                <w:rFonts w:eastAsia="Calibri" w:cs="Calibri"/>
                <w:sz w:val="16"/>
                <w:szCs w:val="16"/>
                <w:lang w:val="en-US"/>
              </w:rPr>
              <w:t xml:space="preserve"> (HEMRM role)</w:t>
            </w:r>
          </w:p>
          <w:p w:rsidR="554AE963" w:rsidP="554AE963" w:rsidRDefault="554AE963" w14:paraId="31368A2A" w14:textId="6C37275A">
            <w:pPr>
              <w:widowControl w:val="0"/>
              <w:spacing w:after="0"/>
              <w:rPr>
                <w:rFonts w:eastAsia="Calibri" w:cs="Calibri"/>
                <w:sz w:val="16"/>
                <w:szCs w:val="16"/>
                <w:lang w:val="en-US"/>
              </w:rPr>
            </w:pPr>
          </w:p>
          <w:p w:rsidR="38E1B284" w:rsidP="554AE963" w:rsidRDefault="38E1B284" w14:paraId="744C52F5" w14:textId="667D2A09">
            <w:pPr>
              <w:widowControl w:val="0"/>
              <w:spacing w:after="0"/>
              <w:rPr>
                <w:rFonts w:eastAsia="Calibri" w:cs="Calibri"/>
                <w:sz w:val="16"/>
                <w:szCs w:val="16"/>
                <w:lang w:val="en-US"/>
              </w:rPr>
            </w:pPr>
            <w:r w:rsidRPr="554AE963">
              <w:rPr>
                <w:rFonts w:eastAsia="Calibri" w:cs="Calibri"/>
                <w:sz w:val="16"/>
                <w:szCs w:val="16"/>
                <w:lang w:val="en-US"/>
              </w:rPr>
              <w:t>Party connected to the grid</w:t>
            </w:r>
            <w:r w:rsidRPr="554AE963" w:rsidR="0555FD21">
              <w:rPr>
                <w:rFonts w:eastAsia="Calibri" w:cs="Calibri"/>
                <w:sz w:val="16"/>
                <w:szCs w:val="16"/>
                <w:lang w:val="en-US"/>
              </w:rPr>
              <w:t xml:space="preserve"> (HEMRM role)</w:t>
            </w:r>
          </w:p>
          <w:p w:rsidR="554AE963" w:rsidP="554AE963" w:rsidRDefault="554AE963" w14:paraId="6CDA13CE" w14:textId="7808B525">
            <w:pPr>
              <w:widowControl w:val="0"/>
              <w:spacing w:after="0"/>
              <w:rPr>
                <w:rFonts w:eastAsia="Calibri" w:cs="Calibri"/>
                <w:sz w:val="16"/>
                <w:szCs w:val="16"/>
                <w:lang w:val="en-US"/>
              </w:rPr>
            </w:pPr>
          </w:p>
          <w:p w:rsidR="003135C6" w:rsidP="5DE4E96D" w:rsidRDefault="6F1F417F" w14:paraId="1C076193" w14:textId="0E241E26">
            <w:pPr>
              <w:widowControl w:val="0"/>
              <w:spacing w:after="0"/>
              <w:rPr>
                <w:rFonts w:eastAsia="Calibri" w:cs="Calibri"/>
                <w:sz w:val="16"/>
                <w:szCs w:val="16"/>
                <w:lang w:val="en-US"/>
              </w:rPr>
            </w:pPr>
            <w:r w:rsidRPr="5DE4E96D">
              <w:rPr>
                <w:rFonts w:eastAsia="Calibri" w:cs="Calibri"/>
                <w:sz w:val="16"/>
                <w:szCs w:val="16"/>
                <w:lang w:val="en-US"/>
              </w:rPr>
              <w:t>Final customer</w:t>
            </w:r>
            <w:r w:rsidR="009E6059">
              <w:rPr>
                <w:rFonts w:eastAsia="Calibri" w:cs="Calibri"/>
                <w:sz w:val="16"/>
                <w:szCs w:val="16"/>
                <w:lang w:val="en-US"/>
              </w:rPr>
              <w:t xml:space="preserve"> / </w:t>
            </w:r>
            <w:r w:rsidRPr="009E6059" w:rsidR="009E6059">
              <w:rPr>
                <w:rFonts w:eastAsia="Calibri" w:cs="Calibri"/>
                <w:sz w:val="16"/>
                <w:szCs w:val="16"/>
                <w:highlight w:val="cyan"/>
                <w:lang w:val="en-US"/>
              </w:rPr>
              <w:t>end-customer / household</w:t>
            </w:r>
          </w:p>
        </w:tc>
        <w:tc>
          <w:tcPr>
            <w:tcW w:w="1076" w:type="dxa"/>
          </w:tcPr>
          <w:p w:rsidR="003135C6" w:rsidRDefault="00D613C4" w14:paraId="368E3F1C" w14:textId="77777777">
            <w:pPr>
              <w:widowControl w:val="0"/>
              <w:spacing w:after="0"/>
              <w:rPr>
                <w:rFonts w:ascii="Calibri" w:hAnsi="Calibri" w:eastAsia="Calibri" w:cs="Calibri"/>
                <w:sz w:val="16"/>
                <w:szCs w:val="16"/>
                <w:lang w:val="en-GB"/>
              </w:rPr>
            </w:pPr>
            <w:r>
              <w:rPr>
                <w:rFonts w:eastAsia="Calibri" w:cs="Calibri"/>
                <w:sz w:val="16"/>
                <w:szCs w:val="16"/>
                <w:lang w:val="en-GB"/>
              </w:rPr>
              <w:t>Business</w:t>
            </w:r>
          </w:p>
        </w:tc>
        <w:tc>
          <w:tcPr>
            <w:tcW w:w="6439" w:type="dxa"/>
          </w:tcPr>
          <w:p w:rsidR="003135C6" w:rsidP="554AE963" w:rsidRDefault="1B00B393" w14:paraId="7E002F95" w14:textId="064DB37E">
            <w:pPr>
              <w:widowControl w:val="0"/>
              <w:spacing w:after="0"/>
              <w:rPr>
                <w:rFonts w:eastAsia="Calibri" w:cs="Calibri"/>
                <w:sz w:val="16"/>
                <w:szCs w:val="16"/>
                <w:lang w:val="en-GB"/>
              </w:rPr>
            </w:pPr>
            <w:r w:rsidRPr="554AE963">
              <w:rPr>
                <w:rFonts w:eastAsia="Calibri" w:cs="Calibri"/>
                <w:sz w:val="16"/>
                <w:szCs w:val="16"/>
                <w:lang w:val="en-GB"/>
              </w:rPr>
              <w:t>A party that consumes energy. (This is a Type of Party Connected to the Grid)</w:t>
            </w:r>
          </w:p>
          <w:p w:rsidR="003135C6" w:rsidP="554AE963" w:rsidRDefault="003135C6" w14:paraId="679F0869" w14:textId="73C2F0A3">
            <w:pPr>
              <w:widowControl w:val="0"/>
              <w:spacing w:after="0"/>
              <w:rPr>
                <w:rFonts w:eastAsia="Calibri" w:cs="Calibri"/>
                <w:sz w:val="16"/>
                <w:szCs w:val="16"/>
                <w:lang w:val="en-GB"/>
              </w:rPr>
            </w:pPr>
          </w:p>
          <w:p w:rsidR="003135C6" w:rsidP="554AE963" w:rsidRDefault="003135C6" w14:paraId="788FD2DF" w14:textId="39BFFDCD">
            <w:pPr>
              <w:widowControl w:val="0"/>
              <w:spacing w:after="0"/>
              <w:rPr>
                <w:rFonts w:eastAsia="Calibri" w:cs="Calibri"/>
                <w:sz w:val="16"/>
                <w:szCs w:val="16"/>
                <w:lang w:val="en-GB"/>
              </w:rPr>
            </w:pPr>
          </w:p>
          <w:p w:rsidR="003135C6" w:rsidP="554AE963" w:rsidRDefault="0140563D" w14:paraId="7B6A846D" w14:textId="33327244">
            <w:pPr>
              <w:widowControl w:val="0"/>
              <w:spacing w:after="0"/>
              <w:rPr>
                <w:rFonts w:eastAsia="Calibri" w:cs="Calibri"/>
                <w:sz w:val="16"/>
                <w:szCs w:val="16"/>
                <w:lang w:val="en-GB"/>
              </w:rPr>
            </w:pPr>
            <w:r w:rsidRPr="554AE963">
              <w:rPr>
                <w:rFonts w:eastAsia="Calibri" w:cs="Calibri"/>
                <w:sz w:val="16"/>
                <w:szCs w:val="16"/>
                <w:lang w:val="en-GB"/>
              </w:rPr>
              <w:t xml:space="preserve">A party that contracts for the right to take out or feed in energy at an Accounting Point. </w:t>
            </w:r>
          </w:p>
          <w:p w:rsidR="003135C6" w:rsidP="554AE963" w:rsidRDefault="003135C6" w14:paraId="5B5CAB1E" w14:textId="04DC0381">
            <w:pPr>
              <w:widowControl w:val="0"/>
              <w:spacing w:after="0"/>
              <w:rPr>
                <w:rFonts w:eastAsia="Calibri" w:cs="Calibri"/>
                <w:sz w:val="16"/>
                <w:szCs w:val="16"/>
                <w:lang w:val="en-GB"/>
              </w:rPr>
            </w:pPr>
          </w:p>
          <w:p w:rsidR="003135C6" w:rsidP="554AE963" w:rsidRDefault="003135C6" w14:paraId="1E8340AE" w14:textId="23EECD50">
            <w:pPr>
              <w:widowControl w:val="0"/>
              <w:spacing w:after="0"/>
              <w:rPr>
                <w:rFonts w:eastAsia="Calibri" w:cs="Calibri"/>
                <w:sz w:val="16"/>
                <w:szCs w:val="16"/>
                <w:lang w:val="en-GB"/>
              </w:rPr>
            </w:pPr>
          </w:p>
          <w:p w:rsidR="003135C6" w:rsidP="554AE963" w:rsidRDefault="003135C6" w14:paraId="31B37921" w14:textId="62FC69A4">
            <w:pPr>
              <w:widowControl w:val="0"/>
              <w:spacing w:after="0"/>
              <w:rPr>
                <w:rFonts w:eastAsia="Calibri" w:cs="Calibri"/>
                <w:sz w:val="16"/>
                <w:szCs w:val="16"/>
                <w:lang w:val="en-GB"/>
              </w:rPr>
            </w:pPr>
          </w:p>
          <w:p w:rsidR="003135C6" w:rsidP="00912389" w:rsidRDefault="00D613C4" w14:paraId="0ECE4DCB" w14:textId="6982D3F9">
            <w:pPr>
              <w:widowControl w:val="0"/>
              <w:spacing w:after="0"/>
              <w:rPr>
                <w:rFonts w:eastAsia="Calibri" w:cs="Calibri"/>
                <w:sz w:val="16"/>
                <w:szCs w:val="16"/>
                <w:lang w:val="en-GB"/>
              </w:rPr>
            </w:pPr>
            <w:r w:rsidRPr="554AE963">
              <w:rPr>
                <w:rFonts w:eastAsia="Calibri" w:cs="Calibri"/>
                <w:sz w:val="16"/>
                <w:szCs w:val="16"/>
                <w:lang w:val="en-GB"/>
              </w:rPr>
              <w:t>A party connected to the grid that purchases electricity for its own use.</w:t>
            </w:r>
          </w:p>
          <w:p w:rsidR="00912389" w:rsidP="00912389" w:rsidRDefault="00912389" w14:paraId="5EA1CED3" w14:textId="5EFDA022">
            <w:pPr>
              <w:widowControl w:val="0"/>
              <w:spacing w:after="0"/>
              <w:rPr>
                <w:rFonts w:ascii="Calibri" w:hAnsi="Calibri" w:eastAsia="Calibri" w:cs="Calibri"/>
                <w:sz w:val="16"/>
                <w:szCs w:val="16"/>
                <w:lang w:val="en-GB"/>
              </w:rPr>
            </w:pPr>
            <w:r w:rsidRPr="7BD59F3B">
              <w:rPr>
                <w:rFonts w:eastAsia="Calibri" w:cs="Calibri"/>
                <w:sz w:val="16"/>
                <w:szCs w:val="16"/>
                <w:lang w:val="en-GB"/>
              </w:rPr>
              <w:t>Please note, that this also includes the case of active customer.</w:t>
            </w:r>
          </w:p>
        </w:tc>
      </w:tr>
      <w:tr w:rsidR="554AE963" w:rsidTr="589A5ED6" w14:paraId="55E2A136" w14:textId="77777777">
        <w:trPr>
          <w:trHeight w:val="300"/>
        </w:trPr>
        <w:tc>
          <w:tcPr>
            <w:tcW w:w="1604" w:type="dxa"/>
          </w:tcPr>
          <w:p w:rsidR="662A8634" w:rsidP="554AE963" w:rsidRDefault="662A8634" w14:paraId="24ADC626" w14:textId="750967A5">
            <w:pPr>
              <w:rPr>
                <w:rFonts w:eastAsia="Calibri" w:cs="Calibri"/>
                <w:sz w:val="16"/>
                <w:szCs w:val="16"/>
                <w:lang w:val="en-US"/>
              </w:rPr>
            </w:pPr>
            <w:r w:rsidRPr="554AE963">
              <w:rPr>
                <w:rFonts w:eastAsia="Calibri" w:cs="Calibri"/>
                <w:sz w:val="16"/>
                <w:szCs w:val="16"/>
                <w:lang w:val="en-US"/>
              </w:rPr>
              <w:t>Consent administrator (HEMRM role)</w:t>
            </w:r>
          </w:p>
        </w:tc>
        <w:tc>
          <w:tcPr>
            <w:tcW w:w="1076" w:type="dxa"/>
          </w:tcPr>
          <w:p w:rsidR="662A8634" w:rsidP="554AE963" w:rsidRDefault="662A8634" w14:paraId="76B49C73" w14:textId="7A5354E1">
            <w:pPr>
              <w:rPr>
                <w:rFonts w:eastAsia="Calibri" w:cs="Calibri"/>
                <w:sz w:val="16"/>
                <w:szCs w:val="16"/>
                <w:lang w:val="en-GB"/>
              </w:rPr>
            </w:pPr>
            <w:r w:rsidRPr="554AE963">
              <w:rPr>
                <w:rFonts w:eastAsia="Calibri" w:cs="Calibri"/>
                <w:sz w:val="16"/>
                <w:szCs w:val="16"/>
                <w:lang w:val="en-GB"/>
              </w:rPr>
              <w:t>Business</w:t>
            </w:r>
          </w:p>
        </w:tc>
        <w:tc>
          <w:tcPr>
            <w:tcW w:w="6439" w:type="dxa"/>
          </w:tcPr>
          <w:p w:rsidR="662A8634" w:rsidP="589A5ED6" w:rsidRDefault="605BFD1B" w14:paraId="7BC2D939" w14:textId="4BF26DEA">
            <w:pPr>
              <w:rPr>
                <w:rFonts w:eastAsia="Calibri" w:cs="Calibri"/>
                <w:sz w:val="16"/>
                <w:szCs w:val="16"/>
                <w:lang w:val="en-GB"/>
              </w:rPr>
            </w:pPr>
            <w:r w:rsidRPr="589A5ED6">
              <w:rPr>
                <w:rFonts w:eastAsia="Calibri" w:cs="Calibri"/>
                <w:sz w:val="16"/>
                <w:szCs w:val="16"/>
                <w:lang w:val="en-GB"/>
              </w:rPr>
              <w:t>A party responsible for administrating a register of consents for a domain. The Consent Administrator makes this information available on request for entitled parties in the sector.</w:t>
            </w:r>
          </w:p>
          <w:p w:rsidR="662A8634" w:rsidP="589A5ED6" w:rsidRDefault="5B9C5927" w14:paraId="38D99A27" w14:textId="681F83A7">
            <w:pPr>
              <w:rPr>
                <w:rFonts w:eastAsia="Calibri" w:cs="Calibri"/>
                <w:sz w:val="16"/>
                <w:szCs w:val="16"/>
                <w:highlight w:val="cyan"/>
                <w:lang w:val="en-GB"/>
              </w:rPr>
            </w:pPr>
            <w:r w:rsidRPr="589A5ED6">
              <w:rPr>
                <w:rFonts w:eastAsia="Calibri" w:cs="Calibri"/>
                <w:sz w:val="16"/>
                <w:szCs w:val="16"/>
                <w:highlight w:val="cyan"/>
                <w:lang w:val="en-GB"/>
              </w:rPr>
              <w:t>“Consent” is the preferred term instead of “permission” because the demo covers households</w:t>
            </w:r>
            <w:r w:rsidRPr="589A5ED6" w:rsidR="559D0BB4">
              <w:rPr>
                <w:rFonts w:eastAsia="Calibri" w:cs="Calibri"/>
                <w:sz w:val="16"/>
                <w:szCs w:val="16"/>
                <w:highlight w:val="cyan"/>
                <w:lang w:val="en-GB"/>
              </w:rPr>
              <w:t xml:space="preserve"> only,</w:t>
            </w:r>
            <w:r w:rsidRPr="589A5ED6">
              <w:rPr>
                <w:rFonts w:eastAsia="Calibri" w:cs="Calibri"/>
                <w:sz w:val="16"/>
                <w:szCs w:val="16"/>
                <w:highlight w:val="cyan"/>
                <w:lang w:val="en-GB"/>
              </w:rPr>
              <w:t xml:space="preserve"> i.e. – natural persons.</w:t>
            </w:r>
          </w:p>
        </w:tc>
      </w:tr>
      <w:tr w:rsidR="7303031B" w:rsidTr="589A5ED6" w14:paraId="5D21A0B6" w14:textId="77777777">
        <w:trPr>
          <w:trHeight w:val="300"/>
        </w:trPr>
        <w:tc>
          <w:tcPr>
            <w:tcW w:w="1604" w:type="dxa"/>
          </w:tcPr>
          <w:p w:rsidR="42132DEA" w:rsidP="7303031B" w:rsidRDefault="42132DEA" w14:paraId="51B144A3" w14:textId="54A02D43">
            <w:pPr>
              <w:rPr>
                <w:rFonts w:eastAsia="Calibri" w:cs="Calibri"/>
                <w:sz w:val="16"/>
                <w:szCs w:val="16"/>
                <w:highlight w:val="cyan"/>
                <w:lang w:val="en-US"/>
              </w:rPr>
            </w:pPr>
            <w:r w:rsidRPr="7303031B">
              <w:rPr>
                <w:rFonts w:eastAsia="Calibri" w:cs="Calibri"/>
                <w:sz w:val="16"/>
                <w:szCs w:val="16"/>
                <w:highlight w:val="cyan"/>
                <w:lang w:val="en-US"/>
              </w:rPr>
              <w:t>Authentication service provider</w:t>
            </w:r>
          </w:p>
        </w:tc>
        <w:tc>
          <w:tcPr>
            <w:tcW w:w="1076" w:type="dxa"/>
          </w:tcPr>
          <w:p w:rsidR="42132DEA" w:rsidP="7303031B" w:rsidRDefault="42132DEA" w14:paraId="48D9A1C8" w14:textId="2736831A">
            <w:pPr>
              <w:rPr>
                <w:rFonts w:eastAsia="Calibri" w:cs="Calibri"/>
                <w:sz w:val="16"/>
                <w:szCs w:val="16"/>
                <w:lang w:val="en-GB"/>
              </w:rPr>
            </w:pPr>
            <w:r w:rsidRPr="7303031B">
              <w:rPr>
                <w:rFonts w:eastAsia="Calibri" w:cs="Calibri"/>
                <w:sz w:val="16"/>
                <w:szCs w:val="16"/>
                <w:lang w:val="en-GB"/>
              </w:rPr>
              <w:t>Business</w:t>
            </w:r>
          </w:p>
        </w:tc>
        <w:tc>
          <w:tcPr>
            <w:tcW w:w="6439" w:type="dxa"/>
          </w:tcPr>
          <w:p w:rsidR="7303031B" w:rsidP="7303031B" w:rsidRDefault="7303031B" w14:paraId="683268A6" w14:textId="5734F35A">
            <w:pPr>
              <w:rPr>
                <w:rFonts w:eastAsia="Calibri" w:cs="Calibri"/>
                <w:sz w:val="16"/>
                <w:szCs w:val="16"/>
                <w:lang w:val="en-GB"/>
              </w:rPr>
            </w:pPr>
          </w:p>
        </w:tc>
      </w:tr>
      <w:tr w:rsidRPr="00E032F9" w:rsidR="003135C6" w:rsidTr="589A5ED6" w14:paraId="0CAC4D65" w14:textId="77777777">
        <w:tc>
          <w:tcPr>
            <w:tcW w:w="1604" w:type="dxa"/>
          </w:tcPr>
          <w:p w:rsidRPr="00DB3E78" w:rsidR="00DB3E78" w:rsidP="7303031B" w:rsidRDefault="693EC4B1" w14:paraId="59CD754E" w14:textId="009DD759">
            <w:pPr>
              <w:widowControl w:val="0"/>
              <w:spacing w:after="0"/>
              <w:rPr>
                <w:rFonts w:eastAsia="Calibri" w:cs="Calibri"/>
                <w:sz w:val="16"/>
                <w:szCs w:val="16"/>
                <w:lang w:val="en-US"/>
              </w:rPr>
            </w:pPr>
            <w:r w:rsidRPr="7303031B">
              <w:rPr>
                <w:rFonts w:eastAsia="Calibri" w:cs="Calibri"/>
                <w:sz w:val="16"/>
                <w:szCs w:val="16"/>
                <w:lang w:val="en-US"/>
              </w:rPr>
              <w:t>Data provider</w:t>
            </w:r>
            <w:r w:rsidRPr="7303031B" w:rsidR="67AD0AD4">
              <w:rPr>
                <w:rFonts w:eastAsia="Calibri" w:cs="Calibri"/>
                <w:sz w:val="16"/>
                <w:szCs w:val="16"/>
                <w:lang w:val="en-US"/>
              </w:rPr>
              <w:t xml:space="preserve"> (HEMRM role)</w:t>
            </w:r>
          </w:p>
        </w:tc>
        <w:tc>
          <w:tcPr>
            <w:tcW w:w="1076" w:type="dxa"/>
          </w:tcPr>
          <w:p w:rsidR="003135C6" w:rsidRDefault="00D613C4" w14:paraId="7286BE7B" w14:textId="77777777">
            <w:pPr>
              <w:widowControl w:val="0"/>
              <w:spacing w:after="0"/>
              <w:rPr>
                <w:rFonts w:ascii="Calibri" w:hAnsi="Calibri" w:eastAsia="Calibri" w:cs="Calibri"/>
                <w:sz w:val="16"/>
                <w:szCs w:val="16"/>
                <w:lang w:val="en-GB"/>
              </w:rPr>
            </w:pPr>
            <w:r w:rsidRPr="554AE963">
              <w:rPr>
                <w:rFonts w:eastAsia="Calibri" w:cs="Calibri"/>
                <w:sz w:val="16"/>
                <w:szCs w:val="16"/>
                <w:lang w:val="en-GB"/>
              </w:rPr>
              <w:t>Business</w:t>
            </w:r>
          </w:p>
        </w:tc>
        <w:tc>
          <w:tcPr>
            <w:tcW w:w="6439" w:type="dxa"/>
          </w:tcPr>
          <w:p w:rsidR="003135C6" w:rsidRDefault="2C48CDEB" w14:paraId="57D26A8D" w14:textId="18BE646C">
            <w:pPr>
              <w:widowControl w:val="0"/>
              <w:spacing w:after="0"/>
              <w:rPr>
                <w:rFonts w:ascii="Calibri" w:hAnsi="Calibri" w:eastAsia="Calibri" w:cs="Calibri"/>
                <w:sz w:val="16"/>
                <w:szCs w:val="16"/>
                <w:lang w:val="en-GB"/>
              </w:rPr>
            </w:pPr>
            <w:r w:rsidRPr="554AE963">
              <w:rPr>
                <w:rFonts w:ascii="Calibri" w:hAnsi="Calibri" w:eastAsia="Calibri" w:cs="Calibri"/>
                <w:sz w:val="16"/>
                <w:szCs w:val="16"/>
                <w:lang w:val="en-GB"/>
              </w:rPr>
              <w:t>A party that has a mandate to provide information to other parties in the energy market.</w:t>
            </w:r>
          </w:p>
        </w:tc>
      </w:tr>
      <w:tr w:rsidR="554AE963" w:rsidTr="589A5ED6" w14:paraId="20872866" w14:textId="77777777">
        <w:trPr>
          <w:trHeight w:val="300"/>
        </w:trPr>
        <w:tc>
          <w:tcPr>
            <w:tcW w:w="1604" w:type="dxa"/>
          </w:tcPr>
          <w:p w:rsidR="48BA52A0" w:rsidP="554AE963" w:rsidRDefault="48BA52A0" w14:paraId="0BCECA14" w14:textId="5B3E4C80">
            <w:pPr>
              <w:rPr>
                <w:rFonts w:eastAsia="Calibri" w:cs="Calibri"/>
                <w:sz w:val="16"/>
                <w:szCs w:val="16"/>
                <w:lang w:val="en-US"/>
              </w:rPr>
            </w:pPr>
            <w:r w:rsidRPr="554AE963">
              <w:rPr>
                <w:rFonts w:eastAsia="Calibri" w:cs="Calibri"/>
                <w:sz w:val="16"/>
                <w:szCs w:val="16"/>
                <w:lang w:val="en-US"/>
              </w:rPr>
              <w:t>Metered Data Administrator (HEMRM role)</w:t>
            </w:r>
          </w:p>
        </w:tc>
        <w:tc>
          <w:tcPr>
            <w:tcW w:w="1076" w:type="dxa"/>
          </w:tcPr>
          <w:p w:rsidR="48BA52A0" w:rsidP="554AE963" w:rsidRDefault="48BA52A0" w14:paraId="5D3C29E4" w14:textId="5C6AFA80">
            <w:pPr>
              <w:rPr>
                <w:rFonts w:eastAsia="Calibri" w:cs="Calibri"/>
                <w:sz w:val="16"/>
                <w:szCs w:val="16"/>
                <w:lang w:val="en-GB"/>
              </w:rPr>
            </w:pPr>
            <w:r w:rsidRPr="554AE963">
              <w:rPr>
                <w:rFonts w:eastAsia="Calibri" w:cs="Calibri"/>
                <w:sz w:val="16"/>
                <w:szCs w:val="16"/>
                <w:lang w:val="en-GB"/>
              </w:rPr>
              <w:t>Business</w:t>
            </w:r>
          </w:p>
        </w:tc>
        <w:tc>
          <w:tcPr>
            <w:tcW w:w="6439" w:type="dxa"/>
          </w:tcPr>
          <w:p w:rsidR="48BA52A0" w:rsidP="7303031B" w:rsidRDefault="67E33647" w14:paraId="3F0C861C" w14:textId="60BE1E64">
            <w:pPr>
              <w:rPr>
                <w:rFonts w:ascii="Calibri" w:hAnsi="Calibri" w:eastAsia="Calibri" w:cs="Calibri"/>
                <w:sz w:val="16"/>
                <w:szCs w:val="16"/>
                <w:lang w:val="en-GB"/>
              </w:rPr>
            </w:pPr>
            <w:r w:rsidRPr="7303031B">
              <w:rPr>
                <w:rFonts w:ascii="Calibri" w:hAnsi="Calibri" w:eastAsia="Calibri" w:cs="Calibri"/>
                <w:sz w:val="16"/>
                <w:szCs w:val="16"/>
                <w:lang w:val="en-GB"/>
              </w:rPr>
              <w:t>A party responsible for storing and distributing validated measured data.</w:t>
            </w:r>
          </w:p>
          <w:p w:rsidR="48BA52A0" w:rsidP="7303031B" w:rsidRDefault="3CB9F7D2" w14:paraId="3882D9CC" w14:textId="4F4B4DE9">
            <w:pPr>
              <w:rPr>
                <w:rFonts w:ascii="Calibri" w:hAnsi="Calibri" w:eastAsia="Calibri" w:cs="Calibri"/>
                <w:sz w:val="16"/>
                <w:szCs w:val="16"/>
                <w:highlight w:val="cyan"/>
                <w:lang w:val="en-GB"/>
              </w:rPr>
            </w:pPr>
            <w:r w:rsidRPr="7303031B">
              <w:rPr>
                <w:rFonts w:ascii="Calibri" w:hAnsi="Calibri" w:eastAsia="Calibri" w:cs="Calibri"/>
                <w:sz w:val="16"/>
                <w:szCs w:val="16"/>
                <w:highlight w:val="cyan"/>
                <w:lang w:val="en-GB"/>
              </w:rPr>
              <w:t>This is a type of Data provider.</w:t>
            </w:r>
          </w:p>
        </w:tc>
      </w:tr>
      <w:tr w:rsidR="554AE963" w:rsidTr="589A5ED6" w14:paraId="1EDB8D9C" w14:textId="77777777">
        <w:trPr>
          <w:trHeight w:val="300"/>
        </w:trPr>
        <w:tc>
          <w:tcPr>
            <w:tcW w:w="1604" w:type="dxa"/>
          </w:tcPr>
          <w:p w:rsidR="4F94D12F" w:rsidP="554AE963" w:rsidRDefault="3B6CA9CD" w14:paraId="7967D09E" w14:textId="3451ACDE">
            <w:pPr>
              <w:rPr>
                <w:rFonts w:eastAsia="Calibri" w:cs="Calibri"/>
                <w:sz w:val="16"/>
                <w:szCs w:val="16"/>
                <w:lang w:val="en-US"/>
              </w:rPr>
            </w:pPr>
            <w:r w:rsidRPr="7303031B">
              <w:rPr>
                <w:rFonts w:eastAsia="Calibri" w:cs="Calibri"/>
                <w:sz w:val="16"/>
                <w:szCs w:val="16"/>
                <w:lang w:val="en-US"/>
              </w:rPr>
              <w:t xml:space="preserve">Energy </w:t>
            </w:r>
            <w:r w:rsidRPr="7303031B" w:rsidR="46720C56">
              <w:rPr>
                <w:rFonts w:eastAsia="Calibri" w:cs="Calibri"/>
                <w:sz w:val="16"/>
                <w:szCs w:val="16"/>
                <w:lang w:val="en-US"/>
              </w:rPr>
              <w:t>s</w:t>
            </w:r>
            <w:r w:rsidRPr="7303031B">
              <w:rPr>
                <w:rFonts w:eastAsia="Calibri" w:cs="Calibri"/>
                <w:sz w:val="16"/>
                <w:szCs w:val="16"/>
                <w:lang w:val="en-US"/>
              </w:rPr>
              <w:t xml:space="preserve">ervice </w:t>
            </w:r>
            <w:r w:rsidRPr="7303031B" w:rsidR="65BC3D1E">
              <w:rPr>
                <w:rFonts w:eastAsia="Calibri" w:cs="Calibri"/>
                <w:sz w:val="16"/>
                <w:szCs w:val="16"/>
                <w:lang w:val="en-US"/>
              </w:rPr>
              <w:t>c</w:t>
            </w:r>
            <w:r w:rsidRPr="7303031B">
              <w:rPr>
                <w:rFonts w:eastAsia="Calibri" w:cs="Calibri"/>
                <w:sz w:val="16"/>
                <w:szCs w:val="16"/>
                <w:lang w:val="en-US"/>
              </w:rPr>
              <w:t>ompany (HEMRM role)</w:t>
            </w:r>
          </w:p>
        </w:tc>
        <w:tc>
          <w:tcPr>
            <w:tcW w:w="1076" w:type="dxa"/>
          </w:tcPr>
          <w:p w:rsidR="4F94D12F" w:rsidP="554AE963" w:rsidRDefault="4F94D12F" w14:paraId="7B8A6A74" w14:textId="7CCC2AFE">
            <w:pPr>
              <w:rPr>
                <w:rFonts w:eastAsia="Calibri" w:cs="Calibri"/>
                <w:sz w:val="16"/>
                <w:szCs w:val="16"/>
                <w:lang w:val="en-GB"/>
              </w:rPr>
            </w:pPr>
            <w:r w:rsidRPr="554AE963">
              <w:rPr>
                <w:rFonts w:eastAsia="Calibri" w:cs="Calibri"/>
                <w:sz w:val="16"/>
                <w:szCs w:val="16"/>
                <w:lang w:val="en-GB"/>
              </w:rPr>
              <w:t>Business</w:t>
            </w:r>
          </w:p>
        </w:tc>
        <w:tc>
          <w:tcPr>
            <w:tcW w:w="6439" w:type="dxa"/>
          </w:tcPr>
          <w:p w:rsidR="4F94D12F" w:rsidP="554AE963" w:rsidRDefault="4F94D12F" w14:paraId="3389A724" w14:textId="3EFF13CE">
            <w:pPr>
              <w:rPr>
                <w:rFonts w:ascii="Calibri" w:hAnsi="Calibri" w:eastAsia="Calibri" w:cs="Calibri"/>
                <w:sz w:val="16"/>
                <w:szCs w:val="16"/>
                <w:lang w:val="en-GB"/>
              </w:rPr>
            </w:pPr>
            <w:r w:rsidRPr="554AE963">
              <w:rPr>
                <w:rFonts w:ascii="Calibri" w:hAnsi="Calibri" w:eastAsia="Calibri" w:cs="Calibri"/>
                <w:sz w:val="16"/>
                <w:szCs w:val="16"/>
                <w:lang w:val="en-GB"/>
              </w:rPr>
              <w:t>A party offering energy-related services to the Party Connected to Grid, but not directly active in the energy value chain or the physical infrastructure itself. The Energy Service Company (ESCO) may provide insight services as well as energy management services.</w:t>
            </w:r>
          </w:p>
        </w:tc>
      </w:tr>
      <w:tr w:rsidR="1ECDC4A5" w:rsidTr="589A5ED6" w14:paraId="119C67E0" w14:textId="77777777">
        <w:trPr>
          <w:trHeight w:val="300"/>
        </w:trPr>
        <w:tc>
          <w:tcPr>
            <w:tcW w:w="1604" w:type="dxa"/>
          </w:tcPr>
          <w:p w:rsidR="2845CA72" w:rsidP="1ECDC4A5" w:rsidRDefault="2845CA72" w14:paraId="599B8633" w14:textId="3F58F1E8">
            <w:pPr>
              <w:rPr>
                <w:rFonts w:eastAsia="Calibri" w:cs="Calibri"/>
                <w:sz w:val="16"/>
                <w:szCs w:val="16"/>
                <w:lang w:val="en-US"/>
              </w:rPr>
            </w:pPr>
            <w:r w:rsidRPr="1ECDC4A5">
              <w:rPr>
                <w:rFonts w:eastAsia="Calibri" w:cs="Calibri"/>
                <w:sz w:val="16"/>
                <w:szCs w:val="16"/>
                <w:lang w:val="en-US"/>
              </w:rPr>
              <w:t>Eligible party</w:t>
            </w:r>
            <w:r w:rsidRPr="1ECDC4A5" w:rsidR="3957C246">
              <w:rPr>
                <w:rFonts w:eastAsia="Calibri" w:cs="Calibri"/>
                <w:sz w:val="16"/>
                <w:szCs w:val="16"/>
                <w:lang w:val="en-US"/>
              </w:rPr>
              <w:t xml:space="preserve"> (implementing regulation role)</w:t>
            </w:r>
          </w:p>
        </w:tc>
        <w:tc>
          <w:tcPr>
            <w:tcW w:w="1076" w:type="dxa"/>
          </w:tcPr>
          <w:p w:rsidR="2C9AC418" w:rsidP="1ECDC4A5" w:rsidRDefault="2C9AC418" w14:paraId="55D9C4CE" w14:textId="3105F17A">
            <w:pPr>
              <w:rPr>
                <w:rFonts w:eastAsia="Calibri" w:cs="Calibri"/>
                <w:sz w:val="16"/>
                <w:szCs w:val="16"/>
                <w:lang w:val="en-GB"/>
              </w:rPr>
            </w:pPr>
            <w:r w:rsidRPr="1ECDC4A5">
              <w:rPr>
                <w:rFonts w:eastAsia="Calibri" w:cs="Calibri"/>
                <w:sz w:val="16"/>
                <w:szCs w:val="16"/>
                <w:lang w:val="en-GB"/>
              </w:rPr>
              <w:t>Business</w:t>
            </w:r>
          </w:p>
        </w:tc>
        <w:tc>
          <w:tcPr>
            <w:tcW w:w="6439" w:type="dxa"/>
          </w:tcPr>
          <w:p w:rsidR="5A0F5B74" w:rsidP="1ECDC4A5" w:rsidRDefault="5A0F5B74" w14:paraId="3C26BCEC" w14:textId="7E69995E">
            <w:pPr>
              <w:rPr>
                <w:rFonts w:ascii="Calibri" w:hAnsi="Calibri" w:eastAsia="Calibri" w:cs="Calibri"/>
                <w:sz w:val="16"/>
                <w:szCs w:val="16"/>
                <w:lang w:val="en-GB"/>
              </w:rPr>
            </w:pPr>
            <w:r w:rsidRPr="1ECDC4A5">
              <w:rPr>
                <w:rFonts w:ascii="Calibri" w:hAnsi="Calibri" w:eastAsia="Calibri" w:cs="Calibri"/>
                <w:sz w:val="16"/>
                <w:szCs w:val="16"/>
                <w:lang w:val="en-GB"/>
              </w:rPr>
              <w:t>An entity offering energy-related services to final customers, such as suppliers, transmission and distribution system operators, delegated operators and other third parties, aggregators, energy service companies, renewable energy communities, citizen energy communities and balancing service providers, as far as they offer energy related services to final customers.</w:t>
            </w:r>
          </w:p>
        </w:tc>
      </w:tr>
    </w:tbl>
    <w:p w:rsidR="4AF7D480" w:rsidP="4AF7D480" w:rsidRDefault="4AF7D480" w14:paraId="319EA0FF" w14:textId="4A3FA679"/>
    <w:p w:rsidR="5A5B1CDD" w:rsidP="00765C58" w:rsidRDefault="2936104D" w14:paraId="4FC1BF10" w14:textId="15B63418">
      <w:pPr>
        <w:jc w:val="both"/>
        <w:rPr>
          <w:rFonts w:eastAsia="Calibri" w:cs="Calibri"/>
          <w:lang w:val="en-GB"/>
        </w:rPr>
      </w:pPr>
      <w:r w:rsidRPr="589A5ED6">
        <w:rPr>
          <w:rFonts w:eastAsia="Calibri" w:cs="Calibri"/>
          <w:lang w:val="en-GB"/>
        </w:rPr>
        <w:t xml:space="preserve">All roles of type </w:t>
      </w:r>
      <w:r w:rsidRPr="589A5ED6">
        <w:rPr>
          <w:rFonts w:eastAsia="Calibri" w:cs="Calibri"/>
          <w:i/>
          <w:iCs/>
          <w:lang w:val="en-GB"/>
        </w:rPr>
        <w:t>Business</w:t>
      </w:r>
      <w:r w:rsidRPr="589A5ED6">
        <w:rPr>
          <w:rFonts w:eastAsia="Calibri" w:cs="Calibri"/>
          <w:lang w:val="en-GB"/>
        </w:rPr>
        <w:t xml:space="preserve"> are expected to be acting in secure, authenticated manner and through trusted communication channels. For this reason, the authentication steps used for these communication partners are not listed in the scenarios below.</w:t>
      </w:r>
      <w:r w:rsidRPr="589A5ED6" w:rsidR="2588D730">
        <w:rPr>
          <w:rFonts w:eastAsia="Calibri" w:cs="Calibri"/>
          <w:lang w:val="en-GB"/>
        </w:rPr>
        <w:t xml:space="preserve"> </w:t>
      </w:r>
    </w:p>
    <w:p w:rsidRPr="00765C58" w:rsidR="00765C58" w:rsidP="00765C58" w:rsidRDefault="00765C58" w14:paraId="42AEF440" w14:textId="733B19A1">
      <w:pPr>
        <w:jc w:val="both"/>
        <w:rPr>
          <w:rFonts w:eastAsia="Calibri" w:cs="Calibri"/>
          <w:b/>
          <w:bCs/>
          <w:lang w:val="en-GB"/>
        </w:rPr>
      </w:pPr>
      <w:r w:rsidRPr="00765C58">
        <w:rPr>
          <w:rFonts w:eastAsia="Calibri" w:cs="Calibri"/>
          <w:b/>
          <w:bCs/>
          <w:highlight w:val="yellow"/>
          <w:lang w:val="en-GB"/>
        </w:rPr>
        <w:t>[TODO] First step should be to clearly state the list of procedures.</w:t>
      </w:r>
    </w:p>
    <w:tbl>
      <w:tblPr>
        <w:tblStyle w:val="TableGrid"/>
        <w:tblW w:w="9118" w:type="dxa"/>
        <w:tblLayout w:type="fixed"/>
        <w:tblLook w:val="04A0" w:firstRow="1" w:lastRow="0" w:firstColumn="1" w:lastColumn="0" w:noHBand="0" w:noVBand="1"/>
      </w:tblPr>
      <w:tblGrid>
        <w:gridCol w:w="495"/>
        <w:gridCol w:w="4981"/>
        <w:gridCol w:w="1513"/>
        <w:gridCol w:w="2129"/>
      </w:tblGrid>
      <w:tr w:rsidR="003135C6" w:rsidTr="7C7A512B" w14:paraId="2A9C9665" w14:textId="77777777">
        <w:tc>
          <w:tcPr>
            <w:tcW w:w="9118" w:type="dxa"/>
            <w:gridSpan w:val="4"/>
            <w:shd w:val="clear" w:color="auto" w:fill="D0CECE" w:themeFill="background2" w:themeFillShade="E6"/>
          </w:tcPr>
          <w:p w:rsidR="003135C6" w:rsidP="707D87C6" w:rsidRDefault="006E7CA3" w14:paraId="0761E0B2" w14:textId="482045E5">
            <w:pPr>
              <w:spacing w:after="0"/>
              <w:jc w:val="center"/>
              <w:rPr>
                <w:rFonts w:ascii="Arial" w:hAnsi="Arial" w:eastAsia="Arial" w:cs="Arial"/>
                <w:b/>
                <w:bCs/>
                <w:i/>
                <w:iCs/>
                <w:sz w:val="16"/>
                <w:szCs w:val="16"/>
                <w:lang w:val="en-GB"/>
              </w:rPr>
            </w:pPr>
            <w:r>
              <w:rPr>
                <w:rFonts w:ascii="Arial" w:hAnsi="Arial" w:eastAsia="Arial" w:cs="Arial"/>
                <w:b/>
                <w:bCs/>
                <w:i/>
                <w:iCs/>
                <w:sz w:val="16"/>
                <w:szCs w:val="16"/>
                <w:lang w:val="en-GB"/>
              </w:rPr>
              <w:t xml:space="preserve">Table III - </w:t>
            </w:r>
            <w:r w:rsidRPr="707D87C6" w:rsidR="65BC050B">
              <w:rPr>
                <w:rFonts w:ascii="Arial" w:hAnsi="Arial" w:eastAsia="Arial" w:cs="Arial"/>
                <w:b/>
                <w:bCs/>
                <w:i/>
                <w:iCs/>
                <w:sz w:val="16"/>
                <w:szCs w:val="16"/>
                <w:lang w:val="en-GB"/>
              </w:rPr>
              <w:t>Procedure</w:t>
            </w:r>
            <w:r w:rsidRPr="707D87C6" w:rsidR="2BD02B9D">
              <w:rPr>
                <w:rFonts w:ascii="Arial" w:hAnsi="Arial" w:eastAsia="Arial" w:cs="Arial"/>
                <w:b/>
                <w:bCs/>
                <w:i/>
                <w:iCs/>
                <w:sz w:val="16"/>
                <w:szCs w:val="16"/>
                <w:lang w:val="en-GB"/>
              </w:rPr>
              <w:t xml:space="preserve"> Conditions</w:t>
            </w:r>
          </w:p>
        </w:tc>
      </w:tr>
      <w:tr w:rsidR="003135C6" w:rsidTr="7C7A512B" w14:paraId="27C7FC80" w14:textId="77777777">
        <w:tc>
          <w:tcPr>
            <w:tcW w:w="495" w:type="dxa"/>
            <w:shd w:val="clear" w:color="auto" w:fill="D0CECE" w:themeFill="background2" w:themeFillShade="E6"/>
          </w:tcPr>
          <w:p w:rsidR="003135C6" w:rsidRDefault="00D613C4" w14:paraId="32AFB29E"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No.</w:t>
            </w:r>
          </w:p>
        </w:tc>
        <w:tc>
          <w:tcPr>
            <w:tcW w:w="4981" w:type="dxa"/>
            <w:shd w:val="clear" w:color="auto" w:fill="D0CECE" w:themeFill="background2" w:themeFillShade="E6"/>
          </w:tcPr>
          <w:p w:rsidR="003135C6" w:rsidRDefault="5EACDCCD" w14:paraId="378EFF06" w14:textId="03EEF968">
            <w:pPr>
              <w:widowControl w:val="0"/>
              <w:spacing w:after="0"/>
              <w:rPr>
                <w:rFonts w:ascii="Arial" w:hAnsi="Arial" w:eastAsia="Arial" w:cs="Arial"/>
                <w:color w:val="000000" w:themeColor="text1"/>
                <w:sz w:val="16"/>
                <w:szCs w:val="16"/>
              </w:rPr>
            </w:pPr>
            <w:r w:rsidRPr="707D87C6">
              <w:rPr>
                <w:rFonts w:ascii="Arial" w:hAnsi="Arial" w:eastAsia="Arial" w:cs="Arial"/>
                <w:b/>
                <w:bCs/>
                <w:i/>
                <w:iCs/>
                <w:color w:val="000000" w:themeColor="text1"/>
                <w:sz w:val="16"/>
                <w:szCs w:val="16"/>
                <w:lang w:val="en-GB"/>
              </w:rPr>
              <w:t>Procedure</w:t>
            </w:r>
            <w:r w:rsidRPr="707D87C6" w:rsidR="707D87C6">
              <w:rPr>
                <w:rFonts w:ascii="Arial" w:hAnsi="Arial" w:eastAsia="Arial" w:cs="Arial"/>
                <w:b/>
                <w:bCs/>
                <w:i/>
                <w:iCs/>
                <w:color w:val="000000" w:themeColor="text1"/>
                <w:sz w:val="16"/>
                <w:szCs w:val="16"/>
                <w:lang w:val="en-GB"/>
              </w:rPr>
              <w:t xml:space="preserve"> name</w:t>
            </w:r>
          </w:p>
        </w:tc>
        <w:tc>
          <w:tcPr>
            <w:tcW w:w="1513" w:type="dxa"/>
            <w:shd w:val="clear" w:color="auto" w:fill="D0CECE" w:themeFill="background2" w:themeFillShade="E6"/>
          </w:tcPr>
          <w:p w:rsidR="003135C6" w:rsidRDefault="00D613C4" w14:paraId="4930E430"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Primary actor</w:t>
            </w:r>
          </w:p>
        </w:tc>
        <w:tc>
          <w:tcPr>
            <w:tcW w:w="2129" w:type="dxa"/>
            <w:shd w:val="clear" w:color="auto" w:fill="D0CECE" w:themeFill="background2" w:themeFillShade="E6"/>
          </w:tcPr>
          <w:p w:rsidR="003135C6" w:rsidRDefault="00D613C4" w14:paraId="3EE71312"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Pre-condition</w:t>
            </w:r>
          </w:p>
        </w:tc>
      </w:tr>
      <w:tr w:rsidRPr="00C55C04" w:rsidR="00C55C04" w:rsidTr="7C7A512B" w14:paraId="66B5D2CD" w14:textId="77777777">
        <w:tc>
          <w:tcPr>
            <w:tcW w:w="495" w:type="dxa"/>
          </w:tcPr>
          <w:p w:rsidRPr="00C55C04" w:rsidR="00C55C04" w:rsidP="7303031B" w:rsidRDefault="00C55C04" w14:paraId="0B0B8ECD" w14:textId="28A2E015">
            <w:pPr>
              <w:widowControl w:val="0"/>
              <w:spacing w:after="0"/>
              <w:rPr>
                <w:rFonts w:eastAsia="Calibri" w:cs="Calibri"/>
                <w:sz w:val="16"/>
                <w:szCs w:val="16"/>
                <w:lang w:val="en-US"/>
              </w:rPr>
            </w:pPr>
            <w:r w:rsidRPr="7303031B">
              <w:rPr>
                <w:rFonts w:eastAsia="Calibri" w:cs="Calibri"/>
                <w:sz w:val="16"/>
                <w:szCs w:val="16"/>
                <w:lang w:val="en-US"/>
              </w:rPr>
              <w:t>1</w:t>
            </w:r>
          </w:p>
        </w:tc>
        <w:tc>
          <w:tcPr>
            <w:tcW w:w="4981" w:type="dxa"/>
          </w:tcPr>
          <w:p w:rsidRPr="00C55C04" w:rsidR="00C55C04" w:rsidP="7303031B" w:rsidRDefault="00C55C04" w14:paraId="5571FE0D" w14:textId="3745254C">
            <w:pPr>
              <w:widowControl w:val="0"/>
              <w:spacing w:after="0"/>
              <w:rPr>
                <w:rFonts w:eastAsia="Calibri" w:cs="Calibri"/>
                <w:sz w:val="16"/>
                <w:szCs w:val="16"/>
                <w:lang w:val="en-US"/>
              </w:rPr>
            </w:pPr>
            <w:r w:rsidRPr="7303031B">
              <w:rPr>
                <w:rFonts w:eastAsia="Calibri" w:cs="Calibri"/>
                <w:sz w:val="16"/>
                <w:szCs w:val="16"/>
                <w:lang w:val="en-US"/>
              </w:rPr>
              <w:t>Customer onboarding</w:t>
            </w:r>
          </w:p>
        </w:tc>
        <w:tc>
          <w:tcPr>
            <w:tcW w:w="1513" w:type="dxa"/>
          </w:tcPr>
          <w:p w:rsidRPr="00C55C04" w:rsidR="00C55C04" w:rsidP="7303031B" w:rsidRDefault="00C55C04" w14:paraId="112C1FAD" w14:textId="6FBFA2E3">
            <w:pPr>
              <w:widowControl w:val="0"/>
              <w:spacing w:after="0"/>
              <w:rPr>
                <w:rFonts w:eastAsia="Calibri" w:cs="Calibri"/>
                <w:sz w:val="16"/>
                <w:szCs w:val="16"/>
                <w:lang w:val="en-US"/>
              </w:rPr>
            </w:pPr>
            <w:r w:rsidRPr="7303031B">
              <w:rPr>
                <w:rFonts w:eastAsia="Calibri" w:cs="Calibri"/>
                <w:sz w:val="16"/>
                <w:szCs w:val="16"/>
                <w:lang w:val="en-US"/>
              </w:rPr>
              <w:t>Final customer</w:t>
            </w:r>
          </w:p>
        </w:tc>
        <w:tc>
          <w:tcPr>
            <w:tcW w:w="2129" w:type="dxa"/>
          </w:tcPr>
          <w:p w:rsidRPr="00C55C04" w:rsidR="00C55C04" w:rsidP="65EDA326" w:rsidRDefault="00C55C04" w14:paraId="0C0DCEF0" w14:textId="0CCA2B9E">
            <w:pPr>
              <w:widowControl w:val="0"/>
              <w:spacing w:after="0"/>
              <w:rPr>
                <w:rFonts w:ascii="Calibri" w:hAnsi="Calibri" w:eastAsia="Calibri" w:cs="Calibri"/>
                <w:sz w:val="16"/>
                <w:szCs w:val="16"/>
                <w:lang w:val="en-US"/>
              </w:rPr>
            </w:pPr>
            <w:r w:rsidRPr="65EDA326">
              <w:rPr>
                <w:rFonts w:eastAsia="Calibri" w:cs="Calibri"/>
                <w:sz w:val="16"/>
                <w:szCs w:val="16"/>
                <w:lang w:val="en-US"/>
              </w:rPr>
              <w:t>Customer is informed about footprint calculation options.</w:t>
            </w:r>
            <w:r w:rsidRPr="65EDA326" w:rsidR="397B7961">
              <w:rPr>
                <w:rFonts w:eastAsia="Calibri" w:cs="Calibri"/>
                <w:sz w:val="16"/>
                <w:szCs w:val="16"/>
                <w:lang w:val="en-US"/>
              </w:rPr>
              <w:t xml:space="preserve"> Final customer downloads the application from an app store.</w:t>
            </w:r>
          </w:p>
          <w:p w:rsidRPr="00C55C04" w:rsidR="00C55C04" w:rsidP="7303031B" w:rsidRDefault="00C55C04" w14:paraId="64C7F95A" w14:textId="2B5C35A3">
            <w:pPr>
              <w:widowControl w:val="0"/>
              <w:spacing w:after="0"/>
              <w:rPr>
                <w:rFonts w:eastAsia="Calibri" w:cs="Calibri"/>
                <w:sz w:val="16"/>
                <w:szCs w:val="16"/>
                <w:lang w:val="en-US"/>
              </w:rPr>
            </w:pPr>
          </w:p>
        </w:tc>
      </w:tr>
      <w:tr w:rsidRPr="00C55C04" w:rsidR="008C3D95" w:rsidTr="7C7A512B" w14:paraId="14EBB6E2" w14:textId="77777777">
        <w:tc>
          <w:tcPr>
            <w:tcW w:w="495" w:type="dxa"/>
          </w:tcPr>
          <w:p w:rsidRPr="00C55C04" w:rsidR="008C3D95" w:rsidP="7303031B" w:rsidRDefault="00C55C04" w14:paraId="0B08E335" w14:textId="1618DB22">
            <w:pPr>
              <w:widowControl w:val="0"/>
              <w:spacing w:after="0"/>
              <w:rPr>
                <w:rFonts w:eastAsia="Calibri" w:cs="Calibri"/>
                <w:sz w:val="16"/>
                <w:szCs w:val="16"/>
                <w:lang w:val="en-US"/>
              </w:rPr>
            </w:pPr>
            <w:r w:rsidRPr="7303031B">
              <w:rPr>
                <w:rFonts w:eastAsia="Calibri" w:cs="Calibri"/>
                <w:sz w:val="16"/>
                <w:szCs w:val="16"/>
                <w:lang w:val="en-US"/>
              </w:rPr>
              <w:t>2</w:t>
            </w:r>
          </w:p>
        </w:tc>
        <w:tc>
          <w:tcPr>
            <w:tcW w:w="4981" w:type="dxa"/>
          </w:tcPr>
          <w:p w:rsidRPr="00C55C04" w:rsidR="008C3D95" w:rsidP="7C7A512B" w:rsidRDefault="449ED1C1" w14:paraId="6F012ACA" w14:textId="4BE6C491">
            <w:pPr>
              <w:widowControl w:val="0"/>
              <w:spacing w:after="0"/>
            </w:pPr>
            <w:r w:rsidRPr="7C7A512B">
              <w:rPr>
                <w:rFonts w:eastAsia="Calibri" w:cs="Calibri"/>
                <w:sz w:val="16"/>
                <w:szCs w:val="16"/>
                <w:lang w:val="en-US"/>
              </w:rPr>
              <w:t>Footprint calcula</w:t>
            </w:r>
            <w:r w:rsidRPr="7C7A512B" w:rsidR="693EC4B1">
              <w:rPr>
                <w:rFonts w:eastAsia="Calibri" w:cs="Calibri"/>
                <w:sz w:val="16"/>
                <w:szCs w:val="16"/>
                <w:lang w:val="en-US"/>
              </w:rPr>
              <w:t>tion</w:t>
            </w:r>
          </w:p>
        </w:tc>
        <w:tc>
          <w:tcPr>
            <w:tcW w:w="1513" w:type="dxa"/>
          </w:tcPr>
          <w:p w:rsidRPr="00C55C04" w:rsidR="008C3D95" w:rsidP="7303031B" w:rsidRDefault="791B8CC0" w14:paraId="1AD36C9D" w14:textId="2B19F81F">
            <w:pPr>
              <w:widowControl w:val="0"/>
              <w:spacing w:after="0"/>
              <w:rPr>
                <w:rFonts w:eastAsia="Calibri" w:cs="Calibri"/>
                <w:sz w:val="16"/>
                <w:szCs w:val="16"/>
                <w:lang w:val="en-US"/>
              </w:rPr>
            </w:pPr>
            <w:r w:rsidRPr="7303031B">
              <w:rPr>
                <w:rFonts w:eastAsia="Calibri" w:cs="Calibri"/>
                <w:sz w:val="16"/>
                <w:szCs w:val="16"/>
                <w:lang w:val="en-US"/>
              </w:rPr>
              <w:t>Energy service company</w:t>
            </w:r>
          </w:p>
        </w:tc>
        <w:tc>
          <w:tcPr>
            <w:tcW w:w="2129" w:type="dxa"/>
          </w:tcPr>
          <w:p w:rsidRPr="00C55C04" w:rsidR="008C3D95" w:rsidP="7303031B" w:rsidRDefault="00C55C04" w14:paraId="3BFA85CC" w14:textId="426371F6">
            <w:pPr>
              <w:widowControl w:val="0"/>
              <w:spacing w:after="0"/>
              <w:rPr>
                <w:rFonts w:eastAsia="Calibri" w:cs="Calibri"/>
                <w:sz w:val="16"/>
                <w:szCs w:val="16"/>
                <w:lang w:val="en-US"/>
              </w:rPr>
            </w:pPr>
            <w:r w:rsidRPr="7B64A353">
              <w:rPr>
                <w:rFonts w:eastAsia="Calibri" w:cs="Calibri"/>
                <w:sz w:val="16"/>
                <w:szCs w:val="16"/>
                <w:lang w:val="en-US"/>
              </w:rPr>
              <w:t>Footprint calculator has agreement with final customer.</w:t>
            </w:r>
            <w:r w:rsidRPr="7B64A353" w:rsidR="53200DBA">
              <w:rPr>
                <w:rFonts w:eastAsia="Calibri" w:cs="Calibri"/>
                <w:sz w:val="16"/>
                <w:szCs w:val="16"/>
                <w:lang w:val="en-US"/>
              </w:rPr>
              <w:t xml:space="preserve"> Either direct consenting or indirect consenting or both must be applied in order to get any data.</w:t>
            </w:r>
          </w:p>
        </w:tc>
      </w:tr>
    </w:tbl>
    <w:p w:rsidR="003135C6" w:rsidP="1411AF2E" w:rsidRDefault="003135C6" w14:paraId="1231BE67" w14:textId="4E0F2378">
      <w:pPr>
        <w:spacing w:after="0"/>
      </w:pPr>
    </w:p>
    <w:p w:rsidRPr="00DB360B" w:rsidR="003135C6" w:rsidRDefault="00D613C4" w14:paraId="217706E1" w14:textId="4DBD85DC">
      <w:pPr>
        <w:rPr>
          <w:sz w:val="20"/>
          <w:szCs w:val="20"/>
          <w:lang w:val="en-US"/>
        </w:rPr>
      </w:pPr>
      <w:r>
        <w:rPr>
          <w:sz w:val="20"/>
          <w:szCs w:val="20"/>
          <w:lang w:val="en-US"/>
        </w:rPr>
        <w:t xml:space="preserve">All diagrams describing the scenarios are of an illustrative nature and follow </w:t>
      </w:r>
      <w:r w:rsidRPr="3A75A749">
        <w:rPr>
          <w:i/>
          <w:iCs/>
          <w:sz w:val="20"/>
          <w:szCs w:val="20"/>
          <w:lang w:val="en-US"/>
        </w:rPr>
        <w:t>Business Process Model and Notation 2.0</w:t>
      </w:r>
      <w:r w:rsidRPr="3A75A749">
        <w:rPr>
          <w:rStyle w:val="Voetnootanker"/>
          <w:i/>
          <w:iCs/>
          <w:sz w:val="20"/>
          <w:szCs w:val="20"/>
        </w:rPr>
        <w:footnoteReference w:id="2"/>
      </w:r>
      <w:r w:rsidRPr="3A75A749">
        <w:rPr>
          <w:i/>
          <w:iCs/>
          <w:sz w:val="20"/>
          <w:szCs w:val="20"/>
          <w:lang w:val="en-US"/>
        </w:rPr>
        <w:t>.</w:t>
      </w:r>
      <w:r w:rsidRPr="00912389" w:rsidR="00912389">
        <w:rPr>
          <w:sz w:val="20"/>
          <w:szCs w:val="20"/>
          <w:lang w:val="en-US"/>
        </w:rPr>
        <w:t xml:space="preserve"> Information objects referred in columns </w:t>
      </w:r>
      <w:r w:rsidRPr="00912389" w:rsidR="00912389">
        <w:rPr>
          <w:i/>
          <w:iCs/>
          <w:sz w:val="20"/>
          <w:szCs w:val="20"/>
          <w:lang w:val="en-US"/>
        </w:rPr>
        <w:t>Information exchanged (IDs)</w:t>
      </w:r>
      <w:r w:rsidRPr="00912389" w:rsidR="00912389">
        <w:rPr>
          <w:sz w:val="20"/>
          <w:szCs w:val="20"/>
          <w:lang w:val="en-US"/>
        </w:rPr>
        <w:t xml:space="preserve"> are defined in Table IV.</w:t>
      </w:r>
    </w:p>
    <w:p w:rsidR="00CB2B2E" w:rsidP="437B18F5" w:rsidRDefault="00CB2B2E" w14:paraId="3C8A0740" w14:textId="28E256C0">
      <w:pPr>
        <w:spacing w:after="0" w:line="240" w:lineRule="auto"/>
        <w:rPr>
          <w:lang w:val="en-GB"/>
        </w:rPr>
      </w:pPr>
    </w:p>
    <w:p w:rsidRPr="00682C3D" w:rsidR="00761E0F" w:rsidP="00682C3D" w:rsidRDefault="00682C3D" w14:paraId="5BBB53FC" w14:textId="7C5C4A06">
      <w:pPr>
        <w:pStyle w:val="Heading3"/>
        <w:rPr>
          <w:lang w:val="en-GB"/>
        </w:rPr>
      </w:pPr>
      <w:r w:rsidRPr="65EDA326">
        <w:rPr>
          <w:lang w:val="en-GB"/>
        </w:rPr>
        <w:t xml:space="preserve">Procedure 1 – </w:t>
      </w:r>
      <w:r w:rsidRPr="65EDA326" w:rsidR="00C55C04">
        <w:rPr>
          <w:lang w:val="en-GB"/>
        </w:rPr>
        <w:t xml:space="preserve">Customer </w:t>
      </w:r>
      <w:commentRangeStart w:id="1"/>
      <w:commentRangeStart w:id="2"/>
      <w:r w:rsidRPr="65EDA326" w:rsidR="00C55C04">
        <w:rPr>
          <w:lang w:val="en-GB"/>
        </w:rPr>
        <w:t>onboarding</w:t>
      </w:r>
      <w:commentRangeEnd w:id="1"/>
      <w:r w:rsidRPr="00682C3D">
        <w:rPr>
          <w:rStyle w:val="CommentReference"/>
          <w:sz w:val="24"/>
          <w:szCs w:val="24"/>
          <w:lang w:val="en-GB"/>
        </w:rPr>
        <w:commentReference w:id="1"/>
      </w:r>
      <w:commentRangeEnd w:id="2"/>
      <w:r>
        <w:rPr>
          <w:rStyle w:val="CommentReference"/>
        </w:rPr>
        <w:commentReference w:id="2"/>
      </w:r>
    </w:p>
    <w:p w:rsidR="00682C3D" w:rsidP="111B2054" w:rsidRDefault="00682C3D" w14:paraId="5ACA11BF" w14:textId="77777777">
      <w:pPr>
        <w:spacing w:after="0"/>
        <w:rPr>
          <w:b/>
          <w:bCs/>
          <w:highlight w:val="yellow"/>
          <w:u w:val="single"/>
          <w:lang w:val="en-GB"/>
        </w:rPr>
      </w:pPr>
    </w:p>
    <w:tbl>
      <w:tblPr>
        <w:tblStyle w:val="TableGrid"/>
        <w:tblW w:w="9150" w:type="dxa"/>
        <w:tblLayout w:type="fixed"/>
        <w:tblLook w:val="04A0" w:firstRow="1" w:lastRow="0" w:firstColumn="1" w:lastColumn="0" w:noHBand="0" w:noVBand="1"/>
      </w:tblPr>
      <w:tblGrid>
        <w:gridCol w:w="676"/>
        <w:gridCol w:w="1680"/>
        <w:gridCol w:w="3165"/>
        <w:gridCol w:w="1215"/>
        <w:gridCol w:w="1272"/>
        <w:gridCol w:w="1142"/>
      </w:tblGrid>
      <w:tr w:rsidR="003135C6" w:rsidTr="7EE957E7" w14:paraId="21BF0303" w14:textId="77777777">
        <w:tc>
          <w:tcPr>
            <w:tcW w:w="676" w:type="dxa"/>
            <w:shd w:val="clear" w:color="auto" w:fill="D0CECE" w:themeFill="background2" w:themeFillShade="E6"/>
          </w:tcPr>
          <w:p w:rsidR="003135C6" w:rsidRDefault="00D613C4" w14:paraId="27EC9BBD" w14:textId="1AD406F9">
            <w:pPr>
              <w:widowControl w:val="0"/>
              <w:spacing w:after="0"/>
              <w:rPr>
                <w:rFonts w:ascii="Arial" w:hAnsi="Arial" w:eastAsia="Arial" w:cs="Arial"/>
                <w:color w:val="000000" w:themeColor="text1"/>
                <w:sz w:val="16"/>
                <w:szCs w:val="16"/>
              </w:rPr>
            </w:pPr>
            <w:r w:rsidRPr="111B2054">
              <w:rPr>
                <w:lang w:val="en-US"/>
              </w:rPr>
              <w:br w:type="page"/>
            </w:r>
            <w:r>
              <w:rPr>
                <w:rFonts w:ascii="Arial" w:hAnsi="Arial" w:eastAsia="Arial" w:cs="Arial"/>
                <w:b/>
                <w:bCs/>
                <w:i/>
                <w:iCs/>
                <w:color w:val="000000" w:themeColor="text1"/>
                <w:sz w:val="16"/>
                <w:szCs w:val="16"/>
                <w:lang w:val="en-GB"/>
              </w:rPr>
              <w:t>Step No.</w:t>
            </w:r>
          </w:p>
        </w:tc>
        <w:tc>
          <w:tcPr>
            <w:tcW w:w="1680" w:type="dxa"/>
            <w:shd w:val="clear" w:color="auto" w:fill="D0CECE" w:themeFill="background2" w:themeFillShade="E6"/>
          </w:tcPr>
          <w:p w:rsidR="003135C6" w:rsidP="707D87C6" w:rsidRDefault="4422AD36" w14:paraId="68FE5209" w14:textId="676EE9BF">
            <w:pPr>
              <w:spacing w:after="0"/>
              <w:rPr>
                <w:rFonts w:ascii="Arial" w:hAnsi="Arial" w:eastAsia="Arial" w:cs="Arial"/>
                <w:b/>
                <w:bCs/>
                <w:i/>
                <w:iCs/>
                <w:color w:val="000000" w:themeColor="text1"/>
                <w:sz w:val="16"/>
                <w:szCs w:val="16"/>
                <w:lang w:val="en-GB"/>
              </w:rPr>
            </w:pPr>
            <w:r w:rsidRPr="707D87C6">
              <w:rPr>
                <w:rFonts w:ascii="Arial" w:hAnsi="Arial" w:eastAsia="Arial" w:cs="Arial"/>
                <w:b/>
                <w:bCs/>
                <w:i/>
                <w:iCs/>
                <w:color w:val="000000" w:themeColor="text1"/>
                <w:sz w:val="16"/>
                <w:szCs w:val="16"/>
                <w:lang w:val="en-GB"/>
              </w:rPr>
              <w:t>Step</w:t>
            </w:r>
          </w:p>
        </w:tc>
        <w:tc>
          <w:tcPr>
            <w:tcW w:w="3165" w:type="dxa"/>
            <w:shd w:val="clear" w:color="auto" w:fill="D0CECE" w:themeFill="background2" w:themeFillShade="E6"/>
          </w:tcPr>
          <w:p w:rsidR="003135C6" w:rsidP="707D87C6" w:rsidRDefault="138BDDE4" w14:paraId="7FA0D222" w14:textId="3629E759">
            <w:pPr>
              <w:spacing w:after="0"/>
              <w:rPr>
                <w:rFonts w:ascii="Arial" w:hAnsi="Arial" w:eastAsia="Arial" w:cs="Arial"/>
                <w:b/>
                <w:bCs/>
                <w:i/>
                <w:iCs/>
                <w:color w:val="000000" w:themeColor="text1"/>
                <w:sz w:val="16"/>
                <w:szCs w:val="16"/>
                <w:lang w:val="en-GB"/>
              </w:rPr>
            </w:pPr>
            <w:r w:rsidRPr="707D87C6">
              <w:rPr>
                <w:rFonts w:ascii="Arial" w:hAnsi="Arial" w:eastAsia="Arial" w:cs="Arial"/>
                <w:b/>
                <w:bCs/>
                <w:i/>
                <w:iCs/>
                <w:color w:val="000000" w:themeColor="text1"/>
                <w:sz w:val="16"/>
                <w:szCs w:val="16"/>
                <w:lang w:val="en-GB"/>
              </w:rPr>
              <w:t>Step description</w:t>
            </w:r>
          </w:p>
        </w:tc>
        <w:tc>
          <w:tcPr>
            <w:tcW w:w="1215" w:type="dxa"/>
            <w:shd w:val="clear" w:color="auto" w:fill="D0CECE" w:themeFill="background2" w:themeFillShade="E6"/>
          </w:tcPr>
          <w:p w:rsidR="003135C6" w:rsidRDefault="00D613C4" w14:paraId="49A75372"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Information producer (actor)</w:t>
            </w:r>
          </w:p>
        </w:tc>
        <w:tc>
          <w:tcPr>
            <w:tcW w:w="1272" w:type="dxa"/>
            <w:shd w:val="clear" w:color="auto" w:fill="D0CECE" w:themeFill="background2" w:themeFillShade="E6"/>
          </w:tcPr>
          <w:p w:rsidR="003135C6" w:rsidRDefault="00D613C4" w14:paraId="4C8BD05E"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Information receiver (actor)</w:t>
            </w:r>
          </w:p>
        </w:tc>
        <w:tc>
          <w:tcPr>
            <w:tcW w:w="1142" w:type="dxa"/>
            <w:shd w:val="clear" w:color="auto" w:fill="D0CECE" w:themeFill="background2" w:themeFillShade="E6"/>
          </w:tcPr>
          <w:p w:rsidR="003135C6" w:rsidRDefault="00D613C4" w14:paraId="1FCAE0FD"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Information exchanged (IDs)</w:t>
            </w:r>
          </w:p>
        </w:tc>
      </w:tr>
      <w:tr w:rsidR="003135C6" w:rsidTr="7EE957E7" w14:paraId="0D40BDA2" w14:textId="77777777">
        <w:tc>
          <w:tcPr>
            <w:tcW w:w="676" w:type="dxa"/>
          </w:tcPr>
          <w:p w:rsidR="003135C6" w:rsidP="1ECDC4A5" w:rsidRDefault="00D613C4" w14:paraId="39D7D509" w14:textId="48878695">
            <w:pPr>
              <w:widowControl w:val="0"/>
              <w:spacing w:after="0"/>
              <w:rPr>
                <w:rFonts w:eastAsia="Calibri" w:cs="Calibri"/>
                <w:sz w:val="16"/>
                <w:szCs w:val="16"/>
                <w:lang w:val="en-US"/>
              </w:rPr>
            </w:pPr>
            <w:r w:rsidRPr="1ECDC4A5">
              <w:rPr>
                <w:rFonts w:eastAsia="Calibri" w:cs="Calibri"/>
                <w:sz w:val="16"/>
                <w:szCs w:val="16"/>
                <w:lang w:val="en-US"/>
              </w:rPr>
              <w:t>1.</w:t>
            </w:r>
            <w:r w:rsidRPr="1ECDC4A5" w:rsidR="2BE7C9C7">
              <w:rPr>
                <w:rFonts w:eastAsia="Calibri" w:cs="Calibri"/>
                <w:sz w:val="16"/>
                <w:szCs w:val="16"/>
                <w:lang w:val="en-US"/>
              </w:rPr>
              <w:t>1</w:t>
            </w:r>
          </w:p>
        </w:tc>
        <w:tc>
          <w:tcPr>
            <w:tcW w:w="1680" w:type="dxa"/>
          </w:tcPr>
          <w:p w:rsidR="003135C6" w:rsidP="65EDA326" w:rsidRDefault="28BB8787" w14:paraId="7F2357C0" w14:textId="2107563D">
            <w:pPr>
              <w:widowControl w:val="0"/>
              <w:spacing w:after="0"/>
              <w:rPr>
                <w:rFonts w:eastAsia="Calibri" w:cs="Calibri"/>
                <w:sz w:val="16"/>
                <w:szCs w:val="16"/>
                <w:lang w:val="en-US"/>
              </w:rPr>
            </w:pPr>
            <w:r w:rsidRPr="1ECDC4A5">
              <w:rPr>
                <w:rFonts w:eastAsia="Calibri" w:cs="Calibri"/>
                <w:sz w:val="16"/>
                <w:szCs w:val="16"/>
                <w:lang w:val="en-US"/>
              </w:rPr>
              <w:t>Request authentication</w:t>
            </w:r>
          </w:p>
        </w:tc>
        <w:tc>
          <w:tcPr>
            <w:tcW w:w="3165" w:type="dxa"/>
          </w:tcPr>
          <w:p w:rsidR="003135C6" w:rsidRDefault="204C1AE6" w14:paraId="5EA4EA78" w14:textId="515F098D">
            <w:pPr>
              <w:widowControl w:val="0"/>
              <w:spacing w:after="0"/>
              <w:rPr>
                <w:rFonts w:ascii="Calibri" w:hAnsi="Calibri" w:eastAsia="Calibri" w:cs="Calibri"/>
                <w:sz w:val="16"/>
                <w:szCs w:val="16"/>
                <w:lang w:val="en-US"/>
              </w:rPr>
            </w:pPr>
            <w:r w:rsidRPr="7303031B">
              <w:rPr>
                <w:rFonts w:ascii="Calibri" w:hAnsi="Calibri" w:eastAsia="Calibri" w:cs="Calibri"/>
                <w:sz w:val="16"/>
                <w:szCs w:val="16"/>
                <w:lang w:val="en-US"/>
              </w:rPr>
              <w:t>Final customer logs in to the application</w:t>
            </w:r>
            <w:r w:rsidRPr="7303031B" w:rsidR="275F7C98">
              <w:rPr>
                <w:rFonts w:ascii="Calibri" w:hAnsi="Calibri" w:eastAsia="Calibri" w:cs="Calibri"/>
                <w:sz w:val="16"/>
                <w:szCs w:val="16"/>
                <w:lang w:val="en-US"/>
              </w:rPr>
              <w:t xml:space="preserve"> with h</w:t>
            </w:r>
            <w:r w:rsidRPr="7303031B" w:rsidR="499B8EB6">
              <w:rPr>
                <w:rFonts w:ascii="Calibri" w:hAnsi="Calibri" w:eastAsia="Calibri" w:cs="Calibri"/>
                <w:sz w:val="16"/>
                <w:szCs w:val="16"/>
                <w:lang w:val="en-US"/>
              </w:rPr>
              <w:t>i</w:t>
            </w:r>
            <w:r w:rsidRPr="7303031B" w:rsidR="275F7C98">
              <w:rPr>
                <w:rFonts w:ascii="Calibri" w:hAnsi="Calibri" w:eastAsia="Calibri" w:cs="Calibri"/>
                <w:sz w:val="16"/>
                <w:szCs w:val="16"/>
                <w:lang w:val="en-US"/>
              </w:rPr>
              <w:t>s/her credentials</w:t>
            </w:r>
            <w:r w:rsidRPr="7303031B" w:rsidR="0FE37E93">
              <w:rPr>
                <w:rFonts w:ascii="Calibri" w:hAnsi="Calibri" w:eastAsia="Calibri" w:cs="Calibri"/>
                <w:sz w:val="16"/>
                <w:szCs w:val="16"/>
                <w:lang w:val="en-US"/>
              </w:rPr>
              <w:t>.</w:t>
            </w:r>
          </w:p>
        </w:tc>
        <w:tc>
          <w:tcPr>
            <w:tcW w:w="1215" w:type="dxa"/>
          </w:tcPr>
          <w:p w:rsidR="003135C6" w:rsidRDefault="63A5D3D6" w14:paraId="1405422C" w14:textId="1A386A0D">
            <w:pPr>
              <w:widowControl w:val="0"/>
              <w:spacing w:after="0"/>
              <w:rPr>
                <w:rFonts w:ascii="Calibri" w:hAnsi="Calibri" w:eastAsia="Calibri" w:cs="Calibri"/>
                <w:sz w:val="16"/>
                <w:szCs w:val="16"/>
              </w:rPr>
            </w:pPr>
            <w:r w:rsidRPr="7303031B">
              <w:rPr>
                <w:rFonts w:ascii="Calibri" w:hAnsi="Calibri" w:eastAsia="Calibri" w:cs="Calibri"/>
                <w:sz w:val="16"/>
                <w:szCs w:val="16"/>
              </w:rPr>
              <w:t>Final customer</w:t>
            </w:r>
          </w:p>
        </w:tc>
        <w:tc>
          <w:tcPr>
            <w:tcW w:w="1272" w:type="dxa"/>
          </w:tcPr>
          <w:p w:rsidR="003135C6" w:rsidRDefault="33D9DF17" w14:paraId="7B1C9F18" w14:textId="231E6679">
            <w:pPr>
              <w:widowControl w:val="0"/>
              <w:spacing w:after="0"/>
              <w:rPr>
                <w:rFonts w:ascii="Calibri" w:hAnsi="Calibri" w:eastAsia="Calibri" w:cs="Calibri"/>
                <w:sz w:val="16"/>
                <w:szCs w:val="16"/>
                <w:lang w:val="en-US"/>
              </w:rPr>
            </w:pPr>
            <w:r w:rsidRPr="7303031B">
              <w:rPr>
                <w:rFonts w:ascii="Calibri" w:hAnsi="Calibri" w:eastAsia="Calibri" w:cs="Calibri"/>
                <w:sz w:val="16"/>
                <w:szCs w:val="16"/>
                <w:lang w:val="en-US"/>
              </w:rPr>
              <w:t>Authentication service provider</w:t>
            </w:r>
          </w:p>
        </w:tc>
        <w:tc>
          <w:tcPr>
            <w:tcW w:w="1142" w:type="dxa"/>
          </w:tcPr>
          <w:p w:rsidR="003135C6" w:rsidRDefault="33D9DF17" w14:paraId="694083D1" w14:textId="575320F1">
            <w:pPr>
              <w:widowControl w:val="0"/>
              <w:spacing w:after="0"/>
              <w:rPr>
                <w:rFonts w:ascii="Calibri" w:hAnsi="Calibri" w:eastAsia="Calibri" w:cs="Calibri"/>
                <w:sz w:val="16"/>
                <w:szCs w:val="16"/>
                <w:lang w:val="en-US"/>
              </w:rPr>
            </w:pPr>
            <w:r w:rsidRPr="7303031B">
              <w:rPr>
                <w:rFonts w:ascii="Calibri" w:hAnsi="Calibri" w:eastAsia="Calibri" w:cs="Calibri"/>
                <w:sz w:val="16"/>
                <w:szCs w:val="16"/>
                <w:lang w:val="en-US"/>
              </w:rPr>
              <w:t>A</w:t>
            </w:r>
            <w:r w:rsidRPr="7303031B" w:rsidR="1693570C">
              <w:rPr>
                <w:rFonts w:ascii="Calibri" w:hAnsi="Calibri" w:eastAsia="Calibri" w:cs="Calibri"/>
                <w:sz w:val="16"/>
                <w:szCs w:val="16"/>
                <w:lang w:val="en-US"/>
              </w:rPr>
              <w:t xml:space="preserve"> – </w:t>
            </w:r>
            <w:r w:rsidRPr="7303031B" w:rsidR="63A5D3D6">
              <w:rPr>
                <w:rFonts w:ascii="Calibri" w:hAnsi="Calibri" w:eastAsia="Calibri" w:cs="Calibri"/>
                <w:sz w:val="16"/>
                <w:szCs w:val="16"/>
                <w:lang w:val="en-US"/>
              </w:rPr>
              <w:t>Final customer i</w:t>
            </w:r>
            <w:r w:rsidRPr="7303031B" w:rsidR="6EA6ACF0">
              <w:rPr>
                <w:rFonts w:ascii="Calibri" w:hAnsi="Calibri" w:eastAsia="Calibri" w:cs="Calibri"/>
                <w:sz w:val="16"/>
                <w:szCs w:val="16"/>
                <w:lang w:val="en-US"/>
              </w:rPr>
              <w:t>dentity</w:t>
            </w:r>
          </w:p>
        </w:tc>
      </w:tr>
      <w:tr w:rsidR="7B64A353" w:rsidTr="7EE957E7" w14:paraId="376F1C1C" w14:textId="77777777">
        <w:trPr>
          <w:trHeight w:val="300"/>
        </w:trPr>
        <w:tc>
          <w:tcPr>
            <w:tcW w:w="676" w:type="dxa"/>
          </w:tcPr>
          <w:p w:rsidR="7B64A353" w:rsidP="7B64A353" w:rsidRDefault="6BC9FC04" w14:paraId="0ABE643D" w14:textId="14BA126D">
            <w:pPr>
              <w:rPr>
                <w:rFonts w:eastAsia="Calibri" w:cs="Calibri"/>
                <w:sz w:val="16"/>
                <w:szCs w:val="16"/>
                <w:lang w:val="en-US"/>
              </w:rPr>
            </w:pPr>
            <w:r w:rsidRPr="1ECDC4A5">
              <w:rPr>
                <w:rFonts w:eastAsia="Calibri" w:cs="Calibri"/>
                <w:sz w:val="16"/>
                <w:szCs w:val="16"/>
                <w:lang w:val="en-US"/>
              </w:rPr>
              <w:t>1.2</w:t>
            </w:r>
          </w:p>
        </w:tc>
        <w:tc>
          <w:tcPr>
            <w:tcW w:w="1680" w:type="dxa"/>
          </w:tcPr>
          <w:p w:rsidR="50E3437D" w:rsidP="7B64A353" w:rsidRDefault="50E3437D" w14:paraId="2E774F54" w14:textId="57DC744D">
            <w:pPr>
              <w:rPr>
                <w:rFonts w:eastAsia="Calibri" w:cs="Calibri"/>
                <w:sz w:val="16"/>
                <w:szCs w:val="16"/>
                <w:lang w:val="en-US"/>
              </w:rPr>
            </w:pPr>
            <w:r w:rsidRPr="7B64A353">
              <w:rPr>
                <w:rFonts w:eastAsia="Calibri" w:cs="Calibri"/>
                <w:sz w:val="16"/>
                <w:szCs w:val="16"/>
                <w:lang w:val="en-US"/>
              </w:rPr>
              <w:t>Validate authentication request</w:t>
            </w:r>
          </w:p>
        </w:tc>
        <w:tc>
          <w:tcPr>
            <w:tcW w:w="3165" w:type="dxa"/>
          </w:tcPr>
          <w:p w:rsidR="7B64A353" w:rsidP="7B64A353" w:rsidRDefault="4C8805E8" w14:paraId="1B7076C9" w14:textId="4549FFBB">
            <w:pPr>
              <w:rPr>
                <w:rFonts w:ascii="Calibri" w:hAnsi="Calibri" w:eastAsia="Calibri" w:cs="Calibri"/>
                <w:sz w:val="16"/>
                <w:szCs w:val="16"/>
                <w:lang w:val="en-US"/>
              </w:rPr>
            </w:pPr>
            <w:r w:rsidRPr="1ECDC4A5">
              <w:rPr>
                <w:rFonts w:ascii="Calibri" w:hAnsi="Calibri" w:eastAsia="Calibri" w:cs="Calibri"/>
                <w:sz w:val="16"/>
                <w:szCs w:val="16"/>
                <w:lang w:val="en-US"/>
              </w:rPr>
              <w:t>Internal step. If validation fails then energy service company is provided with a meaningful indication.</w:t>
            </w:r>
          </w:p>
        </w:tc>
        <w:tc>
          <w:tcPr>
            <w:tcW w:w="1215" w:type="dxa"/>
          </w:tcPr>
          <w:p w:rsidR="7B64A353" w:rsidP="1ECDC4A5" w:rsidRDefault="40901445" w14:paraId="4194C443" w14:textId="731884C5">
            <w:pPr>
              <w:rPr>
                <w:rFonts w:ascii="Calibri" w:hAnsi="Calibri" w:eastAsia="Calibri" w:cs="Calibri"/>
                <w:sz w:val="16"/>
                <w:szCs w:val="16"/>
                <w:lang w:val="en-US"/>
              </w:rPr>
            </w:pPr>
            <w:r w:rsidRPr="1ECDC4A5">
              <w:rPr>
                <w:rFonts w:ascii="Calibri" w:hAnsi="Calibri" w:eastAsia="Calibri" w:cs="Calibri"/>
                <w:sz w:val="16"/>
                <w:szCs w:val="16"/>
                <w:lang w:val="en-US"/>
              </w:rPr>
              <w:t>Authentication service provider</w:t>
            </w:r>
          </w:p>
        </w:tc>
        <w:tc>
          <w:tcPr>
            <w:tcW w:w="1272" w:type="dxa"/>
          </w:tcPr>
          <w:p w:rsidR="7B64A353" w:rsidP="7B64A353" w:rsidRDefault="40901445" w14:paraId="78C2815C" w14:textId="549DA959">
            <w:pPr>
              <w:rPr>
                <w:rFonts w:ascii="Calibri" w:hAnsi="Calibri" w:eastAsia="Calibri" w:cs="Calibri"/>
                <w:sz w:val="16"/>
                <w:szCs w:val="16"/>
                <w:lang w:val="en-US"/>
              </w:rPr>
            </w:pPr>
            <w:r w:rsidRPr="1ECDC4A5">
              <w:rPr>
                <w:rFonts w:ascii="Calibri" w:hAnsi="Calibri" w:eastAsia="Calibri" w:cs="Calibri"/>
                <w:sz w:val="16"/>
                <w:szCs w:val="16"/>
                <w:lang w:val="en-US"/>
              </w:rPr>
              <w:t>Authentication service provider</w:t>
            </w:r>
          </w:p>
        </w:tc>
        <w:tc>
          <w:tcPr>
            <w:tcW w:w="1142" w:type="dxa"/>
          </w:tcPr>
          <w:p w:rsidR="7B64A353" w:rsidP="1ECDC4A5" w:rsidRDefault="40901445" w14:paraId="030986ED" w14:textId="73FECE45">
            <w:pPr>
              <w:widowControl w:val="0"/>
              <w:spacing w:after="0"/>
              <w:rPr>
                <w:rFonts w:ascii="Calibri" w:hAnsi="Calibri" w:eastAsia="Calibri" w:cs="Calibri"/>
                <w:sz w:val="16"/>
                <w:szCs w:val="16"/>
                <w:lang w:val="en-US"/>
              </w:rPr>
            </w:pPr>
            <w:r w:rsidRPr="1ECDC4A5">
              <w:rPr>
                <w:rFonts w:ascii="Calibri" w:hAnsi="Calibri" w:eastAsia="Calibri" w:cs="Calibri"/>
                <w:sz w:val="16"/>
                <w:szCs w:val="16"/>
                <w:lang w:val="en-US"/>
              </w:rPr>
              <w:t>A – Final customer identity</w:t>
            </w:r>
          </w:p>
        </w:tc>
      </w:tr>
      <w:tr w:rsidR="00D67DED" w:rsidTr="7EE957E7" w14:paraId="6E48BC71" w14:textId="77777777">
        <w:tc>
          <w:tcPr>
            <w:tcW w:w="676" w:type="dxa"/>
          </w:tcPr>
          <w:p w:rsidR="00D67DED" w:rsidRDefault="6A360931" w14:paraId="718FE319" w14:textId="0E069906">
            <w:pPr>
              <w:widowControl w:val="0"/>
              <w:spacing w:after="0"/>
              <w:rPr>
                <w:rFonts w:eastAsia="Calibri" w:cs="Calibri"/>
                <w:sz w:val="16"/>
                <w:szCs w:val="16"/>
                <w:lang w:val="en-US"/>
              </w:rPr>
            </w:pPr>
            <w:r w:rsidRPr="65EDA326">
              <w:rPr>
                <w:rFonts w:eastAsia="Calibri" w:cs="Calibri"/>
                <w:sz w:val="16"/>
                <w:szCs w:val="16"/>
                <w:lang w:val="en-US"/>
              </w:rPr>
              <w:t>1.</w:t>
            </w:r>
            <w:commentRangeStart w:id="3"/>
            <w:commentRangeStart w:id="4"/>
            <w:r w:rsidRPr="65EDA326">
              <w:rPr>
                <w:rFonts w:eastAsia="Calibri" w:cs="Calibri"/>
                <w:sz w:val="16"/>
                <w:szCs w:val="16"/>
                <w:lang w:val="en-US"/>
              </w:rPr>
              <w:t>3</w:t>
            </w:r>
            <w:commentRangeEnd w:id="3"/>
            <w:r w:rsidR="00D67DED">
              <w:rPr>
                <w:rStyle w:val="CommentReference"/>
                <w:rFonts w:eastAsia="Calibri" w:cs="Calibri"/>
                <w:lang w:val="en-US"/>
              </w:rPr>
              <w:commentReference w:id="3"/>
            </w:r>
            <w:commentRangeEnd w:id="4"/>
            <w:r>
              <w:rPr>
                <w:rStyle w:val="CommentReference"/>
              </w:rPr>
              <w:commentReference w:id="4"/>
            </w:r>
          </w:p>
        </w:tc>
        <w:tc>
          <w:tcPr>
            <w:tcW w:w="1680" w:type="dxa"/>
          </w:tcPr>
          <w:p w:rsidR="00D67DED" w:rsidP="7B64A353" w:rsidRDefault="34651F49" w14:paraId="38081910" w14:textId="1C71CC18">
            <w:pPr>
              <w:widowControl w:val="0"/>
              <w:spacing w:after="0"/>
              <w:rPr>
                <w:rFonts w:eastAsia="Calibri" w:cs="Calibri"/>
                <w:sz w:val="16"/>
                <w:szCs w:val="16"/>
                <w:lang w:val="en-US"/>
              </w:rPr>
            </w:pPr>
            <w:r w:rsidRPr="7B64A353">
              <w:rPr>
                <w:rFonts w:eastAsia="Calibri" w:cs="Calibri"/>
                <w:sz w:val="16"/>
                <w:szCs w:val="16"/>
                <w:lang w:val="en-US"/>
              </w:rPr>
              <w:t>Send a</w:t>
            </w:r>
            <w:r w:rsidRPr="7B64A353" w:rsidR="2A886051">
              <w:rPr>
                <w:rFonts w:eastAsia="Calibri" w:cs="Calibri"/>
                <w:sz w:val="16"/>
                <w:szCs w:val="16"/>
                <w:lang w:val="en-US"/>
              </w:rPr>
              <w:t>uthenticati</w:t>
            </w:r>
            <w:r w:rsidRPr="7B64A353" w:rsidR="3F2D54B9">
              <w:rPr>
                <w:rFonts w:eastAsia="Calibri" w:cs="Calibri"/>
                <w:sz w:val="16"/>
                <w:szCs w:val="16"/>
                <w:lang w:val="en-US"/>
              </w:rPr>
              <w:t>on data</w:t>
            </w:r>
          </w:p>
        </w:tc>
        <w:tc>
          <w:tcPr>
            <w:tcW w:w="3165" w:type="dxa"/>
          </w:tcPr>
          <w:p w:rsidR="00D67DED" w:rsidP="7303031B" w:rsidRDefault="5F55C997" w14:paraId="29B652B4" w14:textId="0A50397B">
            <w:pPr>
              <w:widowControl w:val="0"/>
              <w:spacing w:after="0"/>
              <w:rPr>
                <w:rFonts w:ascii="Calibri" w:hAnsi="Calibri" w:eastAsia="Calibri" w:cs="Calibri"/>
                <w:sz w:val="16"/>
                <w:szCs w:val="16"/>
                <w:lang w:val="en-US"/>
              </w:rPr>
            </w:pPr>
            <w:r w:rsidRPr="7303031B">
              <w:rPr>
                <w:rFonts w:ascii="Calibri" w:hAnsi="Calibri" w:eastAsia="Calibri" w:cs="Calibri"/>
                <w:sz w:val="16"/>
                <w:szCs w:val="16"/>
                <w:lang w:val="en-US"/>
              </w:rPr>
              <w:t>Authentication service provider</w:t>
            </w:r>
            <w:r w:rsidRPr="7303031B" w:rsidR="4DA2E4DB">
              <w:rPr>
                <w:rFonts w:ascii="Calibri" w:hAnsi="Calibri" w:eastAsia="Calibri" w:cs="Calibri"/>
                <w:sz w:val="16"/>
                <w:szCs w:val="16"/>
                <w:lang w:val="en-US"/>
              </w:rPr>
              <w:t xml:space="preserve"> confirms the credentials of final customer using eIDAS compliant authentication solutions.</w:t>
            </w:r>
          </w:p>
        </w:tc>
        <w:tc>
          <w:tcPr>
            <w:tcW w:w="1215" w:type="dxa"/>
          </w:tcPr>
          <w:p w:rsidR="00D67DED" w:rsidP="7303031B" w:rsidRDefault="5F55C997" w14:paraId="528F9FB4" w14:textId="399E8012">
            <w:pPr>
              <w:widowControl w:val="0"/>
              <w:spacing w:after="0"/>
              <w:rPr>
                <w:rFonts w:ascii="Calibri" w:hAnsi="Calibri" w:eastAsia="Calibri" w:cs="Calibri"/>
                <w:sz w:val="16"/>
                <w:szCs w:val="16"/>
                <w:lang w:val="en-US"/>
              </w:rPr>
            </w:pPr>
            <w:r w:rsidRPr="7303031B">
              <w:rPr>
                <w:rFonts w:ascii="Calibri" w:hAnsi="Calibri" w:eastAsia="Calibri" w:cs="Calibri"/>
                <w:sz w:val="16"/>
                <w:szCs w:val="16"/>
                <w:lang w:val="en-US"/>
              </w:rPr>
              <w:t>Authentication service provider</w:t>
            </w:r>
          </w:p>
        </w:tc>
        <w:tc>
          <w:tcPr>
            <w:tcW w:w="1272" w:type="dxa"/>
          </w:tcPr>
          <w:p w:rsidR="00D67DED" w:rsidP="7303031B" w:rsidRDefault="6712EB77" w14:paraId="6AEE8DD6" w14:textId="263FFA9C">
            <w:pPr>
              <w:widowControl w:val="0"/>
              <w:spacing w:after="0"/>
              <w:rPr>
                <w:rFonts w:ascii="Calibri" w:hAnsi="Calibri" w:eastAsia="Calibri" w:cs="Calibri"/>
                <w:sz w:val="16"/>
                <w:szCs w:val="16"/>
                <w:lang w:val="en-US"/>
              </w:rPr>
            </w:pPr>
            <w:r w:rsidRPr="65EDA326">
              <w:rPr>
                <w:rFonts w:ascii="Calibri" w:hAnsi="Calibri" w:eastAsia="Calibri" w:cs="Calibri"/>
                <w:sz w:val="16"/>
                <w:szCs w:val="16"/>
                <w:lang w:val="en-US"/>
              </w:rPr>
              <w:t xml:space="preserve">Energy service </w:t>
            </w:r>
            <w:commentRangeStart w:id="5"/>
            <w:commentRangeStart w:id="6"/>
            <w:r w:rsidRPr="65EDA326">
              <w:rPr>
                <w:rFonts w:ascii="Calibri" w:hAnsi="Calibri" w:eastAsia="Calibri" w:cs="Calibri"/>
                <w:sz w:val="16"/>
                <w:szCs w:val="16"/>
                <w:lang w:val="en-US"/>
              </w:rPr>
              <w:t>company</w:t>
            </w:r>
            <w:commentRangeEnd w:id="5"/>
            <w:r w:rsidR="213478E6">
              <w:rPr>
                <w:rStyle w:val="CommentReference"/>
                <w:rFonts w:ascii="Calibri" w:hAnsi="Calibri" w:eastAsia="Calibri" w:cs="Calibri"/>
                <w:lang w:val="en-US"/>
              </w:rPr>
              <w:commentReference w:id="5"/>
            </w:r>
            <w:commentRangeEnd w:id="6"/>
            <w:r>
              <w:rPr>
                <w:rStyle w:val="CommentReference"/>
              </w:rPr>
              <w:commentReference w:id="6"/>
            </w:r>
          </w:p>
        </w:tc>
        <w:tc>
          <w:tcPr>
            <w:tcW w:w="1142" w:type="dxa"/>
          </w:tcPr>
          <w:p w:rsidR="00D67DED" w:rsidP="7303031B" w:rsidRDefault="25A06061" w14:paraId="5CC43597" w14:textId="4717F987">
            <w:pPr>
              <w:widowControl w:val="0"/>
              <w:spacing w:after="0"/>
              <w:rPr>
                <w:rFonts w:ascii="Calibri" w:hAnsi="Calibri" w:eastAsia="Calibri" w:cs="Calibri"/>
                <w:sz w:val="16"/>
                <w:szCs w:val="16"/>
                <w:lang w:val="en-US"/>
              </w:rPr>
            </w:pPr>
            <w:r w:rsidRPr="7303031B">
              <w:rPr>
                <w:rFonts w:ascii="Calibri" w:hAnsi="Calibri" w:eastAsia="Calibri" w:cs="Calibri"/>
                <w:sz w:val="16"/>
                <w:szCs w:val="16"/>
                <w:lang w:val="en-US"/>
              </w:rPr>
              <w:t>A – Final customer identity</w:t>
            </w:r>
          </w:p>
        </w:tc>
      </w:tr>
      <w:tr w:rsidR="7B64A353" w:rsidTr="7EE957E7" w14:paraId="6A6625B3" w14:textId="77777777">
        <w:trPr>
          <w:trHeight w:val="300"/>
        </w:trPr>
        <w:tc>
          <w:tcPr>
            <w:tcW w:w="676" w:type="dxa"/>
          </w:tcPr>
          <w:p w:rsidR="7B64A353" w:rsidP="7B64A353" w:rsidRDefault="4EB84416" w14:paraId="34B016CF" w14:textId="549E05D5">
            <w:pPr>
              <w:rPr>
                <w:rFonts w:eastAsia="Calibri" w:cs="Calibri"/>
                <w:sz w:val="16"/>
                <w:szCs w:val="16"/>
                <w:lang w:val="en-US"/>
              </w:rPr>
            </w:pPr>
            <w:r w:rsidRPr="1ECDC4A5">
              <w:rPr>
                <w:rFonts w:eastAsia="Calibri" w:cs="Calibri"/>
                <w:sz w:val="16"/>
                <w:szCs w:val="16"/>
                <w:lang w:val="en-US"/>
              </w:rPr>
              <w:t>1.4</w:t>
            </w:r>
          </w:p>
        </w:tc>
        <w:tc>
          <w:tcPr>
            <w:tcW w:w="1680" w:type="dxa"/>
          </w:tcPr>
          <w:p w:rsidR="58545242" w:rsidP="7B64A353" w:rsidRDefault="58545242" w14:paraId="3A58658F" w14:textId="05998B50">
            <w:pPr>
              <w:rPr>
                <w:rFonts w:eastAsia="Calibri" w:cs="Calibri"/>
                <w:sz w:val="16"/>
                <w:szCs w:val="16"/>
                <w:lang w:val="en-US"/>
              </w:rPr>
            </w:pPr>
            <w:r w:rsidRPr="7B64A353">
              <w:rPr>
                <w:rFonts w:eastAsia="Calibri" w:cs="Calibri"/>
                <w:sz w:val="16"/>
                <w:szCs w:val="16"/>
                <w:lang w:val="en-US"/>
              </w:rPr>
              <w:t>Request contract signing</w:t>
            </w:r>
          </w:p>
        </w:tc>
        <w:tc>
          <w:tcPr>
            <w:tcW w:w="3165" w:type="dxa"/>
          </w:tcPr>
          <w:p w:rsidR="0922222D" w:rsidP="7B64A353" w:rsidRDefault="62190269" w14:paraId="695C0C35" w14:textId="4D80B9B5">
            <w:pPr>
              <w:rPr>
                <w:rFonts w:ascii="Calibri" w:hAnsi="Calibri" w:eastAsia="Calibri" w:cs="Calibri"/>
                <w:sz w:val="16"/>
                <w:szCs w:val="16"/>
                <w:lang w:val="en-US"/>
              </w:rPr>
            </w:pPr>
            <w:r w:rsidRPr="1ECDC4A5">
              <w:rPr>
                <w:rFonts w:ascii="Calibri" w:hAnsi="Calibri" w:eastAsia="Calibri" w:cs="Calibri"/>
                <w:sz w:val="16"/>
                <w:szCs w:val="16"/>
                <w:lang w:val="en-US"/>
              </w:rPr>
              <w:t>I</w:t>
            </w:r>
            <w:r w:rsidRPr="1ECDC4A5" w:rsidR="023E963A">
              <w:rPr>
                <w:rFonts w:ascii="Calibri" w:hAnsi="Calibri" w:eastAsia="Calibri" w:cs="Calibri"/>
                <w:sz w:val="16"/>
                <w:szCs w:val="16"/>
                <w:lang w:val="en-US"/>
              </w:rPr>
              <w:t>n case of first usage of the application</w:t>
            </w:r>
            <w:r w:rsidRPr="1ECDC4A5" w:rsidR="4CF7E800">
              <w:rPr>
                <w:rFonts w:ascii="Calibri" w:hAnsi="Calibri" w:eastAsia="Calibri" w:cs="Calibri"/>
                <w:sz w:val="16"/>
                <w:szCs w:val="16"/>
                <w:lang w:val="en-US"/>
              </w:rPr>
              <w:t xml:space="preserve"> final customer needs to sign a contract with the energy service company.</w:t>
            </w:r>
          </w:p>
        </w:tc>
        <w:tc>
          <w:tcPr>
            <w:tcW w:w="1215" w:type="dxa"/>
          </w:tcPr>
          <w:p w:rsidR="58545242" w:rsidP="7B64A353" w:rsidRDefault="58545242" w14:paraId="53EAEE72" w14:textId="10F0F81E">
            <w:pPr>
              <w:rPr>
                <w:rFonts w:ascii="Calibri" w:hAnsi="Calibri" w:eastAsia="Calibri" w:cs="Calibri"/>
                <w:sz w:val="16"/>
                <w:szCs w:val="16"/>
                <w:lang w:val="en-US"/>
              </w:rPr>
            </w:pPr>
            <w:r w:rsidRPr="7B64A353">
              <w:rPr>
                <w:rFonts w:ascii="Calibri" w:hAnsi="Calibri" w:eastAsia="Calibri" w:cs="Calibri"/>
                <w:sz w:val="16"/>
                <w:szCs w:val="16"/>
                <w:lang w:val="en-US"/>
              </w:rPr>
              <w:t>Energy service company</w:t>
            </w:r>
          </w:p>
        </w:tc>
        <w:tc>
          <w:tcPr>
            <w:tcW w:w="1272" w:type="dxa"/>
          </w:tcPr>
          <w:p w:rsidR="58545242" w:rsidP="7B64A353" w:rsidRDefault="58545242" w14:paraId="727A7B61" w14:textId="4CD37D1F">
            <w:pPr>
              <w:rPr>
                <w:rFonts w:ascii="Calibri" w:hAnsi="Calibri" w:eastAsia="Calibri" w:cs="Calibri"/>
                <w:sz w:val="16"/>
                <w:szCs w:val="16"/>
                <w:lang w:val="en-US"/>
              </w:rPr>
            </w:pPr>
            <w:r w:rsidRPr="7B64A353">
              <w:rPr>
                <w:rFonts w:ascii="Calibri" w:hAnsi="Calibri" w:eastAsia="Calibri" w:cs="Calibri"/>
                <w:sz w:val="16"/>
                <w:szCs w:val="16"/>
                <w:lang w:val="en-US"/>
              </w:rPr>
              <w:t>Final customer</w:t>
            </w:r>
          </w:p>
        </w:tc>
        <w:tc>
          <w:tcPr>
            <w:tcW w:w="1142" w:type="dxa"/>
          </w:tcPr>
          <w:p w:rsidR="7B64A353" w:rsidP="7B64A353" w:rsidRDefault="1FE14785" w14:paraId="2FC9DE7D" w14:textId="6A83C3BD">
            <w:pPr>
              <w:rPr>
                <w:rFonts w:ascii="Calibri" w:hAnsi="Calibri" w:eastAsia="Calibri" w:cs="Calibri"/>
                <w:sz w:val="16"/>
                <w:szCs w:val="16"/>
                <w:lang w:val="en-US"/>
              </w:rPr>
            </w:pPr>
            <w:r w:rsidRPr="1ECDC4A5">
              <w:rPr>
                <w:rFonts w:ascii="Calibri" w:hAnsi="Calibri" w:eastAsia="Calibri" w:cs="Calibri"/>
                <w:sz w:val="16"/>
                <w:szCs w:val="16"/>
                <w:lang w:val="en-US"/>
              </w:rPr>
              <w:t xml:space="preserve">L – Contract </w:t>
            </w:r>
          </w:p>
        </w:tc>
      </w:tr>
      <w:tr w:rsidR="00D67DED" w:rsidTr="7EE957E7" w14:paraId="50C97504" w14:textId="77777777">
        <w:tc>
          <w:tcPr>
            <w:tcW w:w="676" w:type="dxa"/>
          </w:tcPr>
          <w:p w:rsidR="00D67DED" w:rsidRDefault="7B511463" w14:paraId="79734C99" w14:textId="3793F807">
            <w:pPr>
              <w:widowControl w:val="0"/>
              <w:spacing w:after="0"/>
              <w:rPr>
                <w:rFonts w:eastAsia="Calibri" w:cs="Calibri"/>
                <w:sz w:val="16"/>
                <w:szCs w:val="16"/>
                <w:lang w:val="en-US"/>
              </w:rPr>
            </w:pPr>
            <w:r w:rsidRPr="1ECDC4A5">
              <w:rPr>
                <w:rFonts w:eastAsia="Calibri" w:cs="Calibri"/>
                <w:sz w:val="16"/>
                <w:szCs w:val="16"/>
                <w:lang w:val="en-US"/>
              </w:rPr>
              <w:t>1.</w:t>
            </w:r>
            <w:r w:rsidRPr="1ECDC4A5" w:rsidR="631027BD">
              <w:rPr>
                <w:rFonts w:eastAsia="Calibri" w:cs="Calibri"/>
                <w:sz w:val="16"/>
                <w:szCs w:val="16"/>
                <w:lang w:val="en-US"/>
              </w:rPr>
              <w:t>5</w:t>
            </w:r>
          </w:p>
        </w:tc>
        <w:tc>
          <w:tcPr>
            <w:tcW w:w="1680" w:type="dxa"/>
          </w:tcPr>
          <w:p w:rsidR="00D67DED" w:rsidRDefault="3CCC0E92" w14:paraId="574E79D3" w14:textId="29940EE6">
            <w:pPr>
              <w:widowControl w:val="0"/>
              <w:spacing w:after="0"/>
              <w:rPr>
                <w:rFonts w:eastAsia="Calibri" w:cs="Calibri"/>
                <w:sz w:val="16"/>
                <w:szCs w:val="16"/>
                <w:lang w:val="en-US"/>
              </w:rPr>
            </w:pPr>
            <w:commentRangeStart w:id="7"/>
            <w:commentRangeStart w:id="8"/>
            <w:r w:rsidRPr="7B64A353">
              <w:rPr>
                <w:rFonts w:eastAsia="Calibri" w:cs="Calibri"/>
                <w:sz w:val="16"/>
                <w:szCs w:val="16"/>
                <w:lang w:val="en-US"/>
              </w:rPr>
              <w:t>Sign c</w:t>
            </w:r>
            <w:r w:rsidRPr="7B64A353" w:rsidR="53ACBBCB">
              <w:rPr>
                <w:rFonts w:eastAsia="Calibri" w:cs="Calibri"/>
                <w:sz w:val="16"/>
                <w:szCs w:val="16"/>
                <w:lang w:val="en-US"/>
              </w:rPr>
              <w:t>ontract</w:t>
            </w:r>
            <w:commentRangeEnd w:id="7"/>
            <w:r w:rsidR="53ACBBCB">
              <w:rPr>
                <w:rStyle w:val="CommentReference"/>
                <w:rFonts w:eastAsia="Calibri" w:cs="Calibri"/>
                <w:lang w:val="en-US"/>
              </w:rPr>
              <w:commentReference w:id="7"/>
            </w:r>
            <w:commentRangeEnd w:id="8"/>
            <w:r>
              <w:rPr>
                <w:rStyle w:val="CommentReference"/>
              </w:rPr>
              <w:commentReference w:id="8"/>
            </w:r>
          </w:p>
        </w:tc>
        <w:tc>
          <w:tcPr>
            <w:tcW w:w="3165" w:type="dxa"/>
          </w:tcPr>
          <w:p w:rsidR="00D67DED" w:rsidRDefault="5CDD392E" w14:paraId="78A4713C" w14:textId="1E8AEEC8">
            <w:pPr>
              <w:widowControl w:val="0"/>
              <w:spacing w:after="0"/>
              <w:rPr>
                <w:rFonts w:eastAsia="Calibri" w:cs="Calibri"/>
                <w:sz w:val="16"/>
                <w:szCs w:val="16"/>
                <w:lang w:val="en-US"/>
              </w:rPr>
            </w:pPr>
            <w:r w:rsidRPr="7303031B">
              <w:rPr>
                <w:rFonts w:eastAsia="Calibri" w:cs="Calibri"/>
                <w:sz w:val="16"/>
                <w:szCs w:val="16"/>
                <w:lang w:val="en-US"/>
              </w:rPr>
              <w:t>Final customer agrees</w:t>
            </w:r>
            <w:r w:rsidRPr="7303031B" w:rsidR="27A19A4B">
              <w:rPr>
                <w:rFonts w:eastAsia="Calibri" w:cs="Calibri"/>
                <w:sz w:val="16"/>
                <w:szCs w:val="16"/>
                <w:lang w:val="en-US"/>
              </w:rPr>
              <w:t xml:space="preserve"> with terms and conditions of using footprint calculator</w:t>
            </w:r>
            <w:r w:rsidRPr="7303031B" w:rsidR="53BE82B2">
              <w:rPr>
                <w:rFonts w:eastAsia="Calibri" w:cs="Calibri"/>
                <w:sz w:val="16"/>
                <w:szCs w:val="16"/>
                <w:lang w:val="en-US"/>
              </w:rPr>
              <w:t>.</w:t>
            </w:r>
          </w:p>
        </w:tc>
        <w:tc>
          <w:tcPr>
            <w:tcW w:w="1215" w:type="dxa"/>
          </w:tcPr>
          <w:p w:rsidR="7303031B" w:rsidP="7B64A353" w:rsidRDefault="41DB6C46" w14:paraId="57F9BBE4" w14:textId="4063F6E8">
            <w:pPr>
              <w:widowControl w:val="0"/>
              <w:spacing w:after="0"/>
            </w:pPr>
            <w:r w:rsidRPr="7B64A353">
              <w:rPr>
                <w:rFonts w:ascii="Calibri" w:hAnsi="Calibri" w:eastAsia="Calibri" w:cs="Calibri"/>
                <w:sz w:val="16"/>
                <w:szCs w:val="16"/>
                <w:lang w:val="en-US"/>
              </w:rPr>
              <w:t>Final customer</w:t>
            </w:r>
          </w:p>
        </w:tc>
        <w:tc>
          <w:tcPr>
            <w:tcW w:w="1272" w:type="dxa"/>
          </w:tcPr>
          <w:p w:rsidR="7303031B" w:rsidP="7B64A353" w:rsidRDefault="41DB6C46" w14:paraId="4D089455" w14:textId="3C2B8F18">
            <w:pPr>
              <w:widowControl w:val="0"/>
              <w:spacing w:after="0"/>
            </w:pPr>
            <w:r w:rsidRPr="7B64A353">
              <w:rPr>
                <w:rFonts w:ascii="Calibri" w:hAnsi="Calibri" w:eastAsia="Calibri" w:cs="Calibri"/>
                <w:sz w:val="16"/>
                <w:szCs w:val="16"/>
              </w:rPr>
              <w:t>Energy service company</w:t>
            </w:r>
          </w:p>
        </w:tc>
        <w:tc>
          <w:tcPr>
            <w:tcW w:w="1142" w:type="dxa"/>
          </w:tcPr>
          <w:p w:rsidR="7303031B" w:rsidP="7303031B" w:rsidRDefault="5564EBE4" w14:paraId="54E11A3F" w14:textId="7060F1A3">
            <w:pPr>
              <w:widowControl w:val="0"/>
              <w:spacing w:after="0"/>
              <w:rPr>
                <w:rFonts w:ascii="Calibri" w:hAnsi="Calibri" w:eastAsia="Calibri" w:cs="Calibri"/>
                <w:sz w:val="16"/>
                <w:szCs w:val="16"/>
                <w:lang w:val="en-US"/>
              </w:rPr>
            </w:pPr>
            <w:r w:rsidRPr="1ECDC4A5">
              <w:rPr>
                <w:rFonts w:ascii="Calibri" w:hAnsi="Calibri" w:eastAsia="Calibri" w:cs="Calibri"/>
                <w:sz w:val="16"/>
                <w:szCs w:val="16"/>
                <w:lang w:val="en-US"/>
              </w:rPr>
              <w:t xml:space="preserve">L – Contract </w:t>
            </w:r>
          </w:p>
        </w:tc>
      </w:tr>
      <w:tr w:rsidR="001633E2" w:rsidTr="7EE957E7" w14:paraId="50B7A691" w14:textId="77777777">
        <w:tc>
          <w:tcPr>
            <w:tcW w:w="676" w:type="dxa"/>
          </w:tcPr>
          <w:p w:rsidR="001633E2" w:rsidRDefault="50336686" w14:paraId="57E8DA00" w14:textId="1BD66270">
            <w:pPr>
              <w:widowControl w:val="0"/>
              <w:spacing w:after="0"/>
              <w:rPr>
                <w:rFonts w:eastAsia="Calibri" w:cs="Calibri"/>
                <w:sz w:val="16"/>
                <w:szCs w:val="16"/>
                <w:lang w:val="en-US"/>
              </w:rPr>
            </w:pPr>
            <w:r w:rsidRPr="1ECDC4A5">
              <w:rPr>
                <w:rFonts w:eastAsia="Calibri" w:cs="Calibri"/>
                <w:sz w:val="16"/>
                <w:szCs w:val="16"/>
                <w:lang w:val="en-US"/>
              </w:rPr>
              <w:t>1.</w:t>
            </w:r>
            <w:r w:rsidRPr="1ECDC4A5" w:rsidR="57267F2A">
              <w:rPr>
                <w:rFonts w:eastAsia="Calibri" w:cs="Calibri"/>
                <w:sz w:val="16"/>
                <w:szCs w:val="16"/>
                <w:lang w:val="en-US"/>
              </w:rPr>
              <w:t>6</w:t>
            </w:r>
          </w:p>
        </w:tc>
        <w:tc>
          <w:tcPr>
            <w:tcW w:w="1680" w:type="dxa"/>
          </w:tcPr>
          <w:p w:rsidR="001633E2" w:rsidRDefault="16264728" w14:paraId="1B0025C4" w14:textId="24B5CE34">
            <w:pPr>
              <w:widowControl w:val="0"/>
              <w:spacing w:after="0"/>
              <w:rPr>
                <w:rFonts w:eastAsia="Calibri" w:cs="Calibri"/>
                <w:sz w:val="16"/>
                <w:szCs w:val="16"/>
                <w:lang w:val="en-US"/>
              </w:rPr>
            </w:pPr>
            <w:r w:rsidRPr="7B64A353">
              <w:rPr>
                <w:rFonts w:eastAsia="Calibri" w:cs="Calibri"/>
                <w:sz w:val="16"/>
                <w:szCs w:val="16"/>
                <w:lang w:val="en-US"/>
              </w:rPr>
              <w:t>Notify d</w:t>
            </w:r>
            <w:r w:rsidRPr="7B64A353" w:rsidR="738628D7">
              <w:rPr>
                <w:rFonts w:eastAsia="Calibri" w:cs="Calibri"/>
                <w:sz w:val="16"/>
                <w:szCs w:val="16"/>
                <w:lang w:val="en-US"/>
              </w:rPr>
              <w:t>irect c</w:t>
            </w:r>
            <w:r w:rsidRPr="7B64A353" w:rsidR="70C599AE">
              <w:rPr>
                <w:rFonts w:eastAsia="Calibri" w:cs="Calibri"/>
                <w:sz w:val="16"/>
                <w:szCs w:val="16"/>
                <w:lang w:val="en-US"/>
              </w:rPr>
              <w:t>onsenting</w:t>
            </w:r>
          </w:p>
        </w:tc>
        <w:tc>
          <w:tcPr>
            <w:tcW w:w="3165" w:type="dxa"/>
          </w:tcPr>
          <w:p w:rsidR="001633E2" w:rsidRDefault="1A64ADE0" w14:paraId="6FB59C07" w14:textId="124738B9">
            <w:pPr>
              <w:widowControl w:val="0"/>
              <w:spacing w:after="0"/>
              <w:rPr>
                <w:rFonts w:eastAsia="Calibri" w:cs="Calibri"/>
                <w:sz w:val="16"/>
                <w:szCs w:val="16"/>
                <w:lang w:val="en-US"/>
              </w:rPr>
            </w:pPr>
            <w:r w:rsidRPr="7EE957E7">
              <w:rPr>
                <w:rFonts w:eastAsia="Calibri" w:cs="Calibri"/>
                <w:sz w:val="16"/>
                <w:szCs w:val="16"/>
                <w:lang w:val="en-US"/>
              </w:rPr>
              <w:t>Final customer gives permi</w:t>
            </w:r>
            <w:r w:rsidRPr="7EE957E7" w:rsidR="3AA35153">
              <w:rPr>
                <w:rFonts w:eastAsia="Calibri" w:cs="Calibri"/>
                <w:sz w:val="16"/>
                <w:szCs w:val="16"/>
                <w:lang w:val="en-US"/>
              </w:rPr>
              <w:t>ssion</w:t>
            </w:r>
            <w:r w:rsidRPr="7EE957E7">
              <w:rPr>
                <w:rFonts w:eastAsia="Calibri" w:cs="Calibri"/>
                <w:sz w:val="16"/>
                <w:szCs w:val="16"/>
                <w:lang w:val="en-US"/>
              </w:rPr>
              <w:t xml:space="preserve"> to access his/her personal data from various sources.</w:t>
            </w:r>
          </w:p>
        </w:tc>
        <w:tc>
          <w:tcPr>
            <w:tcW w:w="1215" w:type="dxa"/>
          </w:tcPr>
          <w:p w:rsidR="001633E2" w:rsidP="7303031B" w:rsidRDefault="67047829" w14:paraId="252FB1DB" w14:textId="0ABBA625">
            <w:pPr>
              <w:widowControl w:val="0"/>
              <w:spacing w:after="0"/>
              <w:rPr>
                <w:rFonts w:ascii="Calibri" w:hAnsi="Calibri" w:eastAsia="Calibri" w:cs="Calibri"/>
                <w:sz w:val="16"/>
                <w:szCs w:val="16"/>
                <w:lang w:val="en-US"/>
              </w:rPr>
            </w:pPr>
            <w:r w:rsidRPr="7303031B">
              <w:rPr>
                <w:rFonts w:ascii="Calibri" w:hAnsi="Calibri" w:eastAsia="Calibri" w:cs="Calibri"/>
                <w:sz w:val="16"/>
                <w:szCs w:val="16"/>
              </w:rPr>
              <w:t>Final customer</w:t>
            </w:r>
          </w:p>
        </w:tc>
        <w:tc>
          <w:tcPr>
            <w:tcW w:w="1272" w:type="dxa"/>
          </w:tcPr>
          <w:p w:rsidR="001633E2" w:rsidP="7303031B" w:rsidRDefault="45D37DC2" w14:paraId="31C6D508" w14:textId="19F02238">
            <w:pPr>
              <w:widowControl w:val="0"/>
              <w:spacing w:after="0"/>
              <w:rPr>
                <w:rFonts w:ascii="Calibri" w:hAnsi="Calibri" w:eastAsia="Calibri" w:cs="Calibri"/>
                <w:sz w:val="16"/>
                <w:szCs w:val="16"/>
                <w:lang w:val="en-US"/>
              </w:rPr>
            </w:pPr>
            <w:r w:rsidRPr="7303031B">
              <w:rPr>
                <w:rFonts w:ascii="Calibri" w:hAnsi="Calibri" w:eastAsia="Calibri" w:cs="Calibri"/>
                <w:sz w:val="16"/>
                <w:szCs w:val="16"/>
                <w:lang w:val="en-US"/>
              </w:rPr>
              <w:t>Energy service company</w:t>
            </w:r>
          </w:p>
        </w:tc>
        <w:tc>
          <w:tcPr>
            <w:tcW w:w="1142" w:type="dxa"/>
          </w:tcPr>
          <w:p w:rsidR="001633E2" w:rsidRDefault="12533C1C" w14:paraId="33E76FC5" w14:textId="655D3DEB">
            <w:pPr>
              <w:widowControl w:val="0"/>
              <w:spacing w:after="0"/>
              <w:rPr>
                <w:rFonts w:eastAsia="Calibri" w:cs="Calibri"/>
                <w:sz w:val="16"/>
                <w:szCs w:val="16"/>
                <w:lang w:val="en-US"/>
              </w:rPr>
            </w:pPr>
            <w:r w:rsidRPr="7303031B">
              <w:rPr>
                <w:rFonts w:eastAsia="Calibri" w:cs="Calibri"/>
                <w:sz w:val="16"/>
                <w:szCs w:val="16"/>
                <w:lang w:val="en-US"/>
              </w:rPr>
              <w:t xml:space="preserve">B – Consent </w:t>
            </w:r>
          </w:p>
        </w:tc>
      </w:tr>
      <w:tr w:rsidR="003135C6" w:rsidTr="7EE957E7" w14:paraId="7F2F33E8" w14:textId="77777777">
        <w:trPr>
          <w:trHeight w:val="56"/>
        </w:trPr>
        <w:tc>
          <w:tcPr>
            <w:tcW w:w="676" w:type="dxa"/>
          </w:tcPr>
          <w:p w:rsidRPr="00C55C04" w:rsidR="003135C6" w:rsidP="1ECDC4A5" w:rsidRDefault="00D613C4" w14:paraId="52860A0C" w14:textId="7A865D15">
            <w:pPr>
              <w:widowControl w:val="0"/>
              <w:spacing w:after="0"/>
              <w:rPr>
                <w:rFonts w:eastAsia="Calibri" w:cs="Calibri"/>
                <w:sz w:val="16"/>
                <w:szCs w:val="16"/>
                <w:lang w:val="en-US"/>
              </w:rPr>
            </w:pPr>
            <w:r w:rsidRPr="1ECDC4A5">
              <w:rPr>
                <w:rFonts w:eastAsia="Calibri" w:cs="Calibri"/>
                <w:sz w:val="16"/>
                <w:szCs w:val="16"/>
                <w:lang w:val="en-US"/>
              </w:rPr>
              <w:t>1.</w:t>
            </w:r>
            <w:r w:rsidRPr="1ECDC4A5" w:rsidR="2E2701AD">
              <w:rPr>
                <w:rFonts w:eastAsia="Calibri" w:cs="Calibri"/>
                <w:sz w:val="16"/>
                <w:szCs w:val="16"/>
                <w:lang w:val="en-US"/>
              </w:rPr>
              <w:t>7</w:t>
            </w:r>
          </w:p>
        </w:tc>
        <w:tc>
          <w:tcPr>
            <w:tcW w:w="1680" w:type="dxa"/>
          </w:tcPr>
          <w:p w:rsidRPr="00C55C04" w:rsidR="003135C6" w:rsidRDefault="74B2F6D7" w14:paraId="0EF0EBD9" w14:textId="1F3EA95E">
            <w:pPr>
              <w:widowControl w:val="0"/>
              <w:spacing w:after="0"/>
              <w:rPr>
                <w:sz w:val="16"/>
                <w:szCs w:val="16"/>
              </w:rPr>
            </w:pPr>
            <w:r w:rsidRPr="7B64A353">
              <w:rPr>
                <w:sz w:val="16"/>
                <w:szCs w:val="16"/>
              </w:rPr>
              <w:t>Notify i</w:t>
            </w:r>
            <w:r w:rsidRPr="7B64A353" w:rsidR="6AE662AC">
              <w:rPr>
                <w:sz w:val="16"/>
                <w:szCs w:val="16"/>
              </w:rPr>
              <w:t>ndirect consenting</w:t>
            </w:r>
          </w:p>
        </w:tc>
        <w:tc>
          <w:tcPr>
            <w:tcW w:w="3165" w:type="dxa"/>
          </w:tcPr>
          <w:p w:rsidR="00837811" w:rsidRDefault="1AEEA964" w14:paraId="69EBD120" w14:textId="647F9207">
            <w:pPr>
              <w:widowControl w:val="0"/>
              <w:spacing w:after="0"/>
              <w:rPr>
                <w:rFonts w:ascii="Calibri" w:hAnsi="Calibri" w:eastAsia="Calibri" w:cs="Calibri"/>
                <w:sz w:val="16"/>
                <w:szCs w:val="16"/>
                <w:lang w:val="en-US"/>
              </w:rPr>
            </w:pPr>
            <w:r w:rsidRPr="7B64A353">
              <w:rPr>
                <w:rFonts w:ascii="Calibri" w:hAnsi="Calibri" w:eastAsia="Calibri" w:cs="Calibri"/>
                <w:sz w:val="16"/>
                <w:szCs w:val="16"/>
                <w:lang w:val="en-US"/>
              </w:rPr>
              <w:t xml:space="preserve">Where available and </w:t>
            </w:r>
            <w:commentRangeStart w:id="9"/>
            <w:commentRangeStart w:id="10"/>
            <w:r w:rsidRPr="7B64A353">
              <w:rPr>
                <w:rFonts w:ascii="Calibri" w:hAnsi="Calibri" w:eastAsia="Calibri" w:cs="Calibri"/>
                <w:sz w:val="16"/>
                <w:szCs w:val="16"/>
                <w:lang w:val="en-US"/>
              </w:rPr>
              <w:t>required</w:t>
            </w:r>
            <w:commentRangeEnd w:id="9"/>
            <w:r w:rsidRPr="7B64A353">
              <w:rPr>
                <w:rStyle w:val="CommentReference"/>
                <w:rFonts w:ascii="Calibri" w:hAnsi="Calibri" w:eastAsia="Calibri" w:cs="Calibri"/>
                <w:lang w:val="en-US"/>
              </w:rPr>
              <w:commentReference w:id="9"/>
            </w:r>
            <w:commentRangeEnd w:id="10"/>
            <w:r>
              <w:rPr>
                <w:rStyle w:val="CommentReference"/>
              </w:rPr>
              <w:commentReference w:id="10"/>
            </w:r>
            <w:r w:rsidRPr="7B64A353">
              <w:rPr>
                <w:rFonts w:ascii="Calibri" w:hAnsi="Calibri" w:eastAsia="Calibri" w:cs="Calibri"/>
                <w:sz w:val="16"/>
                <w:szCs w:val="16"/>
                <w:lang w:val="en-US"/>
              </w:rPr>
              <w:t>, final customer gives permission to access his/her personal data via consent administrator.</w:t>
            </w:r>
            <w:r w:rsidRPr="7B64A353" w:rsidR="60F08CF5">
              <w:rPr>
                <w:rFonts w:ascii="Calibri" w:hAnsi="Calibri" w:eastAsia="Calibri" w:cs="Calibri"/>
                <w:sz w:val="16"/>
                <w:szCs w:val="16"/>
                <w:lang w:val="en-US"/>
              </w:rPr>
              <w:t xml:space="preserve"> In this case the steps of </w:t>
            </w:r>
            <w:r w:rsidRPr="7B64A353" w:rsidR="62605208">
              <w:rPr>
                <w:rFonts w:ascii="Calibri" w:hAnsi="Calibri" w:eastAsia="Calibri" w:cs="Calibri"/>
                <w:sz w:val="16"/>
                <w:szCs w:val="16"/>
                <w:lang w:val="en-US"/>
              </w:rPr>
              <w:t>first implementing regulation will be followed.</w:t>
            </w:r>
          </w:p>
        </w:tc>
        <w:tc>
          <w:tcPr>
            <w:tcW w:w="1215" w:type="dxa"/>
          </w:tcPr>
          <w:p w:rsidR="003135C6" w:rsidRDefault="604B7216" w14:paraId="00C7693A" w14:textId="3A626368">
            <w:pPr>
              <w:widowControl w:val="0"/>
              <w:spacing w:after="0"/>
              <w:rPr>
                <w:rFonts w:ascii="Calibri" w:hAnsi="Calibri" w:eastAsia="Calibri" w:cs="Calibri"/>
                <w:sz w:val="16"/>
                <w:szCs w:val="16"/>
                <w:lang w:val="en-US"/>
              </w:rPr>
            </w:pPr>
            <w:r w:rsidRPr="7303031B">
              <w:rPr>
                <w:rFonts w:ascii="Calibri" w:hAnsi="Calibri" w:eastAsia="Calibri" w:cs="Calibri"/>
                <w:sz w:val="16"/>
                <w:szCs w:val="16"/>
              </w:rPr>
              <w:t>Final customer</w:t>
            </w:r>
          </w:p>
        </w:tc>
        <w:tc>
          <w:tcPr>
            <w:tcW w:w="1272" w:type="dxa"/>
          </w:tcPr>
          <w:p w:rsidR="003135C6" w:rsidRDefault="23A89400" w14:paraId="40E3728D" w14:textId="43721CA9">
            <w:pPr>
              <w:widowControl w:val="0"/>
              <w:spacing w:after="0"/>
              <w:rPr>
                <w:rFonts w:ascii="Calibri" w:hAnsi="Calibri" w:eastAsia="Calibri" w:cs="Calibri"/>
                <w:sz w:val="16"/>
                <w:szCs w:val="16"/>
                <w:lang w:val="en-US"/>
              </w:rPr>
            </w:pPr>
            <w:r w:rsidRPr="7303031B">
              <w:rPr>
                <w:rFonts w:ascii="Calibri" w:hAnsi="Calibri" w:eastAsia="Calibri" w:cs="Calibri"/>
                <w:sz w:val="16"/>
                <w:szCs w:val="16"/>
              </w:rPr>
              <w:t>Consent administrator</w:t>
            </w:r>
          </w:p>
        </w:tc>
        <w:tc>
          <w:tcPr>
            <w:tcW w:w="1142" w:type="dxa"/>
          </w:tcPr>
          <w:p w:rsidR="003135C6" w:rsidP="7303031B" w:rsidRDefault="113CFBBB" w14:paraId="30D7AA69" w14:textId="763411F5">
            <w:pPr>
              <w:widowControl w:val="0"/>
              <w:spacing w:after="0"/>
              <w:rPr>
                <w:rFonts w:eastAsia="Calibri" w:cs="Calibri"/>
                <w:sz w:val="16"/>
                <w:szCs w:val="16"/>
                <w:lang w:val="en-US"/>
              </w:rPr>
            </w:pPr>
            <w:r w:rsidRPr="7303031B">
              <w:rPr>
                <w:rFonts w:eastAsia="Calibri" w:cs="Calibri"/>
                <w:sz w:val="16"/>
                <w:szCs w:val="16"/>
                <w:lang w:val="en-US"/>
              </w:rPr>
              <w:t>B – Consent</w:t>
            </w:r>
          </w:p>
        </w:tc>
      </w:tr>
    </w:tbl>
    <w:p w:rsidR="007119D6" w:rsidP="00500FF1" w:rsidRDefault="007119D6" w14:paraId="0B4020A7" w14:textId="59B626D8">
      <w:pPr>
        <w:spacing w:after="0"/>
      </w:pPr>
    </w:p>
    <w:p w:rsidR="00001971" w:rsidP="00500FF1" w:rsidRDefault="00001971" w14:paraId="119BECDA" w14:textId="253FFAD0">
      <w:pPr>
        <w:spacing w:after="0"/>
      </w:pPr>
      <w:r>
        <w:rPr>
          <w:noProof/>
        </w:rPr>
        <w:drawing>
          <wp:inline distT="0" distB="0" distL="0" distR="0" wp14:anchorId="2285D442" wp14:editId="70FF6A63">
            <wp:extent cx="5731510" cy="5682615"/>
            <wp:effectExtent l="0" t="0" r="2540" b="0"/>
            <wp:docPr id="20876643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64357" name="Picture 1" descr="A screenshot of a computer&#10;&#10;Description automatically generated"/>
                    <pic:cNvPicPr/>
                  </pic:nvPicPr>
                  <pic:blipFill>
                    <a:blip r:embed="rId16"/>
                    <a:stretch>
                      <a:fillRect/>
                    </a:stretch>
                  </pic:blipFill>
                  <pic:spPr>
                    <a:xfrm>
                      <a:off x="0" y="0"/>
                      <a:ext cx="5731510" cy="5682615"/>
                    </a:xfrm>
                    <a:prstGeom prst="rect">
                      <a:avLst/>
                    </a:prstGeom>
                  </pic:spPr>
                </pic:pic>
              </a:graphicData>
            </a:graphic>
          </wp:inline>
        </w:drawing>
      </w:r>
    </w:p>
    <w:p w:rsidR="00001971" w:rsidP="00500FF1" w:rsidRDefault="00001971" w14:paraId="6028DC3E" w14:textId="4F3DDB66">
      <w:pPr>
        <w:spacing w:after="0"/>
      </w:pPr>
    </w:p>
    <w:p w:rsidRPr="00682C3D" w:rsidR="00C55C04" w:rsidP="00C55C04" w:rsidRDefault="00C55C04" w14:paraId="7E186B3F" w14:textId="3001841C">
      <w:pPr>
        <w:pStyle w:val="Heading3"/>
        <w:rPr>
          <w:lang w:val="en-GB"/>
        </w:rPr>
      </w:pPr>
      <w:r w:rsidRPr="1ECDC4A5">
        <w:rPr>
          <w:lang w:val="en-GB"/>
        </w:rPr>
        <w:t xml:space="preserve">Procedure 2 – </w:t>
      </w:r>
      <w:r w:rsidRPr="1ECDC4A5" w:rsidR="21C10BC2">
        <w:rPr>
          <w:lang w:val="en-GB"/>
        </w:rPr>
        <w:t>Footprint calculation</w:t>
      </w:r>
    </w:p>
    <w:p w:rsidR="00C55C04" w:rsidP="00C55C04" w:rsidRDefault="00C55C04" w14:paraId="09D75D48" w14:textId="77777777">
      <w:pPr>
        <w:spacing w:after="0"/>
        <w:rPr>
          <w:b/>
          <w:bCs/>
          <w:highlight w:val="yellow"/>
          <w:u w:val="single"/>
          <w:lang w:val="en-GB"/>
        </w:rPr>
      </w:pPr>
    </w:p>
    <w:tbl>
      <w:tblPr>
        <w:tblStyle w:val="TableGrid"/>
        <w:tblW w:w="9164" w:type="dxa"/>
        <w:tblLayout w:type="fixed"/>
        <w:tblLook w:val="04A0" w:firstRow="1" w:lastRow="0" w:firstColumn="1" w:lastColumn="0" w:noHBand="0" w:noVBand="1"/>
      </w:tblPr>
      <w:tblGrid>
        <w:gridCol w:w="676"/>
        <w:gridCol w:w="1680"/>
        <w:gridCol w:w="3165"/>
        <w:gridCol w:w="1240"/>
        <w:gridCol w:w="1220"/>
        <w:gridCol w:w="1183"/>
      </w:tblGrid>
      <w:tr w:rsidR="00C55C04" w:rsidTr="096BB8C9" w14:paraId="6AAC7AE9" w14:textId="77777777">
        <w:tc>
          <w:tcPr>
            <w:tcW w:w="676" w:type="dxa"/>
            <w:shd w:val="clear" w:color="auto" w:fill="D0CECE" w:themeFill="background2" w:themeFillShade="E6"/>
            <w:tcMar/>
          </w:tcPr>
          <w:p w:rsidR="00C55C04" w:rsidP="000E0979" w:rsidRDefault="00C55C04" w14:paraId="26223D58" w14:textId="77777777">
            <w:pPr>
              <w:widowControl w:val="0"/>
              <w:spacing w:after="0"/>
              <w:rPr>
                <w:rFonts w:ascii="Arial" w:hAnsi="Arial" w:eastAsia="Arial" w:cs="Arial"/>
                <w:color w:val="000000" w:themeColor="text1"/>
                <w:sz w:val="16"/>
                <w:szCs w:val="16"/>
              </w:rPr>
            </w:pPr>
            <w:r w:rsidRPr="111B2054">
              <w:rPr>
                <w:lang w:val="en-US"/>
              </w:rPr>
              <w:br w:type="page"/>
            </w:r>
            <w:r>
              <w:rPr>
                <w:rFonts w:ascii="Arial" w:hAnsi="Arial" w:eastAsia="Arial" w:cs="Arial"/>
                <w:b/>
                <w:bCs/>
                <w:i/>
                <w:iCs/>
                <w:color w:val="000000" w:themeColor="text1"/>
                <w:sz w:val="16"/>
                <w:szCs w:val="16"/>
                <w:lang w:val="en-GB"/>
              </w:rPr>
              <w:t>Step No.</w:t>
            </w:r>
          </w:p>
        </w:tc>
        <w:tc>
          <w:tcPr>
            <w:tcW w:w="1680" w:type="dxa"/>
            <w:shd w:val="clear" w:color="auto" w:fill="D0CECE" w:themeFill="background2" w:themeFillShade="E6"/>
            <w:tcMar/>
          </w:tcPr>
          <w:p w:rsidR="00C55C04" w:rsidP="000E0979" w:rsidRDefault="00C55C04" w14:paraId="0A981690" w14:textId="77777777">
            <w:pPr>
              <w:spacing w:after="0"/>
              <w:rPr>
                <w:rFonts w:ascii="Arial" w:hAnsi="Arial" w:eastAsia="Arial" w:cs="Arial"/>
                <w:b/>
                <w:bCs/>
                <w:i/>
                <w:iCs/>
                <w:color w:val="000000" w:themeColor="text1"/>
                <w:sz w:val="16"/>
                <w:szCs w:val="16"/>
                <w:lang w:val="en-GB"/>
              </w:rPr>
            </w:pPr>
            <w:r w:rsidRPr="707D87C6">
              <w:rPr>
                <w:rFonts w:ascii="Arial" w:hAnsi="Arial" w:eastAsia="Arial" w:cs="Arial"/>
                <w:b/>
                <w:bCs/>
                <w:i/>
                <w:iCs/>
                <w:color w:val="000000" w:themeColor="text1"/>
                <w:sz w:val="16"/>
                <w:szCs w:val="16"/>
                <w:lang w:val="en-GB"/>
              </w:rPr>
              <w:t>Step</w:t>
            </w:r>
          </w:p>
        </w:tc>
        <w:tc>
          <w:tcPr>
            <w:tcW w:w="3165" w:type="dxa"/>
            <w:shd w:val="clear" w:color="auto" w:fill="D0CECE" w:themeFill="background2" w:themeFillShade="E6"/>
            <w:tcMar/>
          </w:tcPr>
          <w:p w:rsidR="00C55C04" w:rsidP="000E0979" w:rsidRDefault="00C55C04" w14:paraId="07A651A1" w14:textId="77777777">
            <w:pPr>
              <w:spacing w:after="0"/>
              <w:rPr>
                <w:rFonts w:ascii="Arial" w:hAnsi="Arial" w:eastAsia="Arial" w:cs="Arial"/>
                <w:b/>
                <w:bCs/>
                <w:i/>
                <w:iCs/>
                <w:color w:val="000000" w:themeColor="text1"/>
                <w:sz w:val="16"/>
                <w:szCs w:val="16"/>
                <w:lang w:val="en-GB"/>
              </w:rPr>
            </w:pPr>
            <w:r w:rsidRPr="707D87C6">
              <w:rPr>
                <w:rFonts w:ascii="Arial" w:hAnsi="Arial" w:eastAsia="Arial" w:cs="Arial"/>
                <w:b/>
                <w:bCs/>
                <w:i/>
                <w:iCs/>
                <w:color w:val="000000" w:themeColor="text1"/>
                <w:sz w:val="16"/>
                <w:szCs w:val="16"/>
                <w:lang w:val="en-GB"/>
              </w:rPr>
              <w:t>Step description</w:t>
            </w:r>
          </w:p>
        </w:tc>
        <w:tc>
          <w:tcPr>
            <w:tcW w:w="1240" w:type="dxa"/>
            <w:shd w:val="clear" w:color="auto" w:fill="D0CECE" w:themeFill="background2" w:themeFillShade="E6"/>
            <w:tcMar/>
          </w:tcPr>
          <w:p w:rsidR="00C55C04" w:rsidP="000E0979" w:rsidRDefault="00C55C04" w14:paraId="129653A0"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Information producer (actor)</w:t>
            </w:r>
          </w:p>
        </w:tc>
        <w:tc>
          <w:tcPr>
            <w:tcW w:w="1220" w:type="dxa"/>
            <w:shd w:val="clear" w:color="auto" w:fill="D0CECE" w:themeFill="background2" w:themeFillShade="E6"/>
            <w:tcMar/>
          </w:tcPr>
          <w:p w:rsidR="00C55C04" w:rsidP="000E0979" w:rsidRDefault="00C55C04" w14:paraId="2C12D534"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Information receiver (actor)</w:t>
            </w:r>
          </w:p>
        </w:tc>
        <w:tc>
          <w:tcPr>
            <w:tcW w:w="1183" w:type="dxa"/>
            <w:shd w:val="clear" w:color="auto" w:fill="D0CECE" w:themeFill="background2" w:themeFillShade="E6"/>
            <w:tcMar/>
          </w:tcPr>
          <w:p w:rsidR="00C55C04" w:rsidP="000E0979" w:rsidRDefault="00C55C04" w14:paraId="6989E895"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Information exchanged (IDs)</w:t>
            </w:r>
          </w:p>
        </w:tc>
      </w:tr>
      <w:tr w:rsidR="00C55C04" w:rsidTr="096BB8C9" w14:paraId="6728CF0B" w14:textId="77777777">
        <w:tc>
          <w:tcPr>
            <w:tcW w:w="676" w:type="dxa"/>
            <w:tcMar/>
          </w:tcPr>
          <w:p w:rsidR="00C55C04" w:rsidP="000E0979" w:rsidRDefault="00C55C04" w14:paraId="75F4343A" w14:textId="20F08A4D">
            <w:pPr>
              <w:widowControl w:val="0"/>
              <w:spacing w:after="0"/>
              <w:rPr>
                <w:rFonts w:ascii="Calibri" w:hAnsi="Calibri" w:eastAsia="Calibri" w:cs="Calibri"/>
                <w:sz w:val="16"/>
                <w:szCs w:val="16"/>
              </w:rPr>
            </w:pPr>
            <w:r>
              <w:rPr>
                <w:rFonts w:eastAsia="Calibri" w:cs="Calibri"/>
                <w:sz w:val="16"/>
                <w:szCs w:val="16"/>
                <w:lang w:val="en-US"/>
              </w:rPr>
              <w:t>2.1</w:t>
            </w:r>
          </w:p>
        </w:tc>
        <w:tc>
          <w:tcPr>
            <w:tcW w:w="1680" w:type="dxa"/>
            <w:tcMar/>
          </w:tcPr>
          <w:p w:rsidR="00C55C04" w:rsidP="000E0979" w:rsidRDefault="625822FD" w14:paraId="34849161" w14:textId="74392058">
            <w:pPr>
              <w:widowControl w:val="0"/>
              <w:spacing w:after="0"/>
              <w:rPr>
                <w:rFonts w:ascii="Calibri" w:hAnsi="Calibri" w:eastAsia="Calibri" w:cs="Calibri"/>
                <w:sz w:val="16"/>
                <w:szCs w:val="16"/>
              </w:rPr>
            </w:pPr>
            <w:r w:rsidRPr="1ECDC4A5">
              <w:rPr>
                <w:rFonts w:ascii="Calibri" w:hAnsi="Calibri" w:eastAsia="Calibri" w:cs="Calibri"/>
                <w:sz w:val="16"/>
                <w:szCs w:val="16"/>
              </w:rPr>
              <w:t>Request indirect consent</w:t>
            </w:r>
          </w:p>
        </w:tc>
        <w:tc>
          <w:tcPr>
            <w:tcW w:w="3165" w:type="dxa"/>
            <w:tcMar/>
          </w:tcPr>
          <w:p w:rsidR="00C55C04" w:rsidP="000E0979" w:rsidRDefault="1760D007" w14:paraId="5CC9F6E6" w14:textId="052DDAD2">
            <w:pPr>
              <w:widowControl w:val="0"/>
              <w:spacing w:after="0"/>
              <w:rPr>
                <w:rFonts w:ascii="Calibri" w:hAnsi="Calibri" w:eastAsia="Calibri" w:cs="Calibri"/>
                <w:sz w:val="16"/>
                <w:szCs w:val="16"/>
                <w:lang w:val="en-US"/>
              </w:rPr>
            </w:pPr>
            <w:r w:rsidRPr="7303031B">
              <w:rPr>
                <w:rFonts w:ascii="Calibri" w:hAnsi="Calibri" w:eastAsia="Calibri" w:cs="Calibri"/>
                <w:sz w:val="16"/>
                <w:szCs w:val="16"/>
                <w:lang w:val="en-US"/>
              </w:rPr>
              <w:t xml:space="preserve">If </w:t>
            </w:r>
            <w:commentRangeStart w:id="11"/>
            <w:r w:rsidRPr="7303031B">
              <w:rPr>
                <w:rFonts w:ascii="Calibri" w:hAnsi="Calibri" w:eastAsia="Calibri" w:cs="Calibri"/>
                <w:sz w:val="16"/>
                <w:szCs w:val="16"/>
                <w:lang w:val="en-US"/>
              </w:rPr>
              <w:t>required</w:t>
            </w:r>
            <w:commentRangeEnd w:id="11"/>
            <w:r w:rsidRPr="7303031B" w:rsidR="003C00BB">
              <w:rPr>
                <w:rStyle w:val="CommentReference"/>
                <w:rFonts w:ascii="Calibri" w:hAnsi="Calibri" w:eastAsia="Calibri" w:cs="Calibri"/>
                <w:lang w:val="en-US"/>
              </w:rPr>
              <w:commentReference w:id="11"/>
            </w:r>
            <w:r w:rsidRPr="7303031B">
              <w:rPr>
                <w:rFonts w:ascii="Calibri" w:hAnsi="Calibri" w:eastAsia="Calibri" w:cs="Calibri"/>
                <w:sz w:val="16"/>
                <w:szCs w:val="16"/>
                <w:lang w:val="en-US"/>
              </w:rPr>
              <w:t>, energy service company requests the existence of consent via consent administrator.</w:t>
            </w:r>
          </w:p>
        </w:tc>
        <w:tc>
          <w:tcPr>
            <w:tcW w:w="1240" w:type="dxa"/>
            <w:tcMar/>
          </w:tcPr>
          <w:p w:rsidR="00C55C04" w:rsidP="000E0979" w:rsidRDefault="0DAFDE5F" w14:paraId="4B11CC64" w14:textId="3E902A65">
            <w:pPr>
              <w:widowControl w:val="0"/>
              <w:spacing w:after="0"/>
              <w:rPr>
                <w:rFonts w:ascii="Calibri" w:hAnsi="Calibri" w:eastAsia="Calibri" w:cs="Calibri"/>
                <w:sz w:val="16"/>
                <w:szCs w:val="16"/>
                <w:lang w:val="en-US"/>
              </w:rPr>
            </w:pPr>
            <w:r w:rsidRPr="7303031B">
              <w:rPr>
                <w:rFonts w:ascii="Calibri" w:hAnsi="Calibri" w:eastAsia="Calibri" w:cs="Calibri"/>
                <w:sz w:val="16"/>
                <w:szCs w:val="16"/>
                <w:lang w:val="en-US"/>
              </w:rPr>
              <w:t>Energy service company</w:t>
            </w:r>
          </w:p>
        </w:tc>
        <w:tc>
          <w:tcPr>
            <w:tcW w:w="1220" w:type="dxa"/>
            <w:tcMar/>
          </w:tcPr>
          <w:p w:rsidR="00C55C04" w:rsidP="000E0979" w:rsidRDefault="0DAFDE5F" w14:paraId="04DAF551" w14:textId="5DA1A399">
            <w:pPr>
              <w:widowControl w:val="0"/>
              <w:spacing w:after="0"/>
              <w:rPr>
                <w:rFonts w:ascii="Calibri" w:hAnsi="Calibri" w:eastAsia="Calibri" w:cs="Calibri"/>
                <w:sz w:val="16"/>
                <w:szCs w:val="16"/>
              </w:rPr>
            </w:pPr>
            <w:r w:rsidRPr="7303031B">
              <w:rPr>
                <w:rFonts w:ascii="Calibri" w:hAnsi="Calibri" w:eastAsia="Calibri" w:cs="Calibri"/>
                <w:sz w:val="16"/>
                <w:szCs w:val="16"/>
              </w:rPr>
              <w:t>Consent administrator</w:t>
            </w:r>
          </w:p>
        </w:tc>
        <w:tc>
          <w:tcPr>
            <w:tcW w:w="1183" w:type="dxa"/>
            <w:tcMar/>
          </w:tcPr>
          <w:p w:rsidR="00C55C04" w:rsidP="7303031B" w:rsidRDefault="1F0848D1" w14:paraId="5F01E7DC" w14:textId="118155B3">
            <w:pPr>
              <w:widowControl w:val="0"/>
              <w:spacing w:after="0"/>
              <w:rPr>
                <w:rFonts w:eastAsia="Calibri" w:cs="Calibri"/>
                <w:sz w:val="16"/>
                <w:szCs w:val="16"/>
                <w:lang w:val="en-US"/>
              </w:rPr>
            </w:pPr>
            <w:r w:rsidRPr="7303031B">
              <w:rPr>
                <w:rFonts w:eastAsia="Calibri" w:cs="Calibri"/>
                <w:sz w:val="16"/>
                <w:szCs w:val="16"/>
                <w:lang w:val="en-US"/>
              </w:rPr>
              <w:t>B – Consent</w:t>
            </w:r>
          </w:p>
        </w:tc>
      </w:tr>
      <w:tr w:rsidR="7B64A353" w:rsidTr="096BB8C9" w14:paraId="56A44C76" w14:textId="77777777">
        <w:trPr>
          <w:trHeight w:val="504"/>
        </w:trPr>
        <w:tc>
          <w:tcPr>
            <w:tcW w:w="676" w:type="dxa"/>
            <w:tcMar/>
          </w:tcPr>
          <w:p w:rsidR="7B64A353" w:rsidP="7B64A353" w:rsidRDefault="2376A555" w14:paraId="132A23EC" w14:textId="6A7176D7">
            <w:pPr>
              <w:rPr>
                <w:rFonts w:eastAsia="Calibri" w:cs="Calibri"/>
                <w:sz w:val="16"/>
                <w:szCs w:val="16"/>
                <w:lang w:val="en-US"/>
              </w:rPr>
            </w:pPr>
            <w:r w:rsidRPr="1ECDC4A5">
              <w:rPr>
                <w:rFonts w:eastAsia="Calibri" w:cs="Calibri"/>
                <w:sz w:val="16"/>
                <w:szCs w:val="16"/>
                <w:lang w:val="en-US"/>
              </w:rPr>
              <w:t>2.2</w:t>
            </w:r>
          </w:p>
        </w:tc>
        <w:tc>
          <w:tcPr>
            <w:tcW w:w="1680" w:type="dxa"/>
            <w:tcMar/>
          </w:tcPr>
          <w:p w:rsidR="17FDA7BF" w:rsidP="7B64A353" w:rsidRDefault="17FDA7BF" w14:paraId="0199A63E" w14:textId="26F41140">
            <w:pPr>
              <w:rPr>
                <w:rFonts w:ascii="Calibri" w:hAnsi="Calibri" w:eastAsia="Calibri" w:cs="Calibri"/>
                <w:sz w:val="16"/>
                <w:szCs w:val="16"/>
              </w:rPr>
            </w:pPr>
            <w:r w:rsidRPr="7B64A353">
              <w:rPr>
                <w:rFonts w:ascii="Calibri" w:hAnsi="Calibri" w:eastAsia="Calibri" w:cs="Calibri"/>
                <w:sz w:val="16"/>
                <w:szCs w:val="16"/>
              </w:rPr>
              <w:t>Validate indirect consent request</w:t>
            </w:r>
          </w:p>
        </w:tc>
        <w:tc>
          <w:tcPr>
            <w:tcW w:w="3165" w:type="dxa"/>
            <w:tcMar/>
          </w:tcPr>
          <w:p w:rsidR="17FDA7BF" w:rsidP="7B64A353" w:rsidRDefault="6142ECB4" w14:paraId="7A9AF0DE" w14:textId="08DDA052">
            <w:pPr>
              <w:rPr>
                <w:rFonts w:ascii="Calibri" w:hAnsi="Calibri" w:eastAsia="Calibri" w:cs="Calibri"/>
                <w:sz w:val="16"/>
                <w:szCs w:val="16"/>
                <w:lang w:val="en-US"/>
              </w:rPr>
            </w:pPr>
            <w:r w:rsidRPr="1ECDC4A5">
              <w:rPr>
                <w:rFonts w:ascii="Calibri" w:hAnsi="Calibri" w:eastAsia="Calibri" w:cs="Calibri"/>
                <w:sz w:val="16"/>
                <w:szCs w:val="16"/>
                <w:lang w:val="en-US"/>
              </w:rPr>
              <w:t>Internal step. If validation</w:t>
            </w:r>
            <w:r w:rsidRPr="1ECDC4A5" w:rsidR="1784B55D">
              <w:rPr>
                <w:rFonts w:ascii="Calibri" w:hAnsi="Calibri" w:eastAsia="Calibri" w:cs="Calibri"/>
                <w:sz w:val="16"/>
                <w:szCs w:val="16"/>
                <w:lang w:val="en-US"/>
              </w:rPr>
              <w:t xml:space="preserve"> fails</w:t>
            </w:r>
            <w:r w:rsidRPr="1ECDC4A5">
              <w:rPr>
                <w:rFonts w:ascii="Calibri" w:hAnsi="Calibri" w:eastAsia="Calibri" w:cs="Calibri"/>
                <w:sz w:val="16"/>
                <w:szCs w:val="16"/>
                <w:lang w:val="en-US"/>
              </w:rPr>
              <w:t xml:space="preserve"> then </w:t>
            </w:r>
            <w:r w:rsidRPr="1ECDC4A5" w:rsidR="37902B47">
              <w:rPr>
                <w:rFonts w:ascii="Calibri" w:hAnsi="Calibri" w:eastAsia="Calibri" w:cs="Calibri"/>
                <w:sz w:val="16"/>
                <w:szCs w:val="16"/>
                <w:lang w:val="en-US"/>
              </w:rPr>
              <w:t>e</w:t>
            </w:r>
            <w:r w:rsidRPr="1ECDC4A5">
              <w:rPr>
                <w:rFonts w:ascii="Calibri" w:hAnsi="Calibri" w:eastAsia="Calibri" w:cs="Calibri"/>
                <w:sz w:val="16"/>
                <w:szCs w:val="16"/>
                <w:lang w:val="en-US"/>
              </w:rPr>
              <w:t xml:space="preserve">nergy service company </w:t>
            </w:r>
            <w:r w:rsidRPr="1ECDC4A5" w:rsidR="55954AF2">
              <w:rPr>
                <w:rFonts w:ascii="Calibri" w:hAnsi="Calibri" w:eastAsia="Calibri" w:cs="Calibri"/>
                <w:sz w:val="16"/>
                <w:szCs w:val="16"/>
                <w:lang w:val="en-US"/>
              </w:rPr>
              <w:t xml:space="preserve">is </w:t>
            </w:r>
            <w:r w:rsidRPr="1ECDC4A5" w:rsidR="6AD326CD">
              <w:rPr>
                <w:rFonts w:ascii="Calibri" w:hAnsi="Calibri" w:eastAsia="Calibri" w:cs="Calibri"/>
                <w:sz w:val="16"/>
                <w:szCs w:val="16"/>
                <w:lang w:val="en-US"/>
              </w:rPr>
              <w:t>provid</w:t>
            </w:r>
            <w:r w:rsidRPr="1ECDC4A5" w:rsidR="0DFBFE73">
              <w:rPr>
                <w:rFonts w:ascii="Calibri" w:hAnsi="Calibri" w:eastAsia="Calibri" w:cs="Calibri"/>
                <w:sz w:val="16"/>
                <w:szCs w:val="16"/>
                <w:lang w:val="en-US"/>
              </w:rPr>
              <w:t>ed with</w:t>
            </w:r>
            <w:r w:rsidRPr="1ECDC4A5" w:rsidR="6AD326CD">
              <w:rPr>
                <w:rFonts w:ascii="Calibri" w:hAnsi="Calibri" w:eastAsia="Calibri" w:cs="Calibri"/>
                <w:sz w:val="16"/>
                <w:szCs w:val="16"/>
                <w:lang w:val="en-US"/>
              </w:rPr>
              <w:t xml:space="preserve"> a meaningful indication</w:t>
            </w:r>
            <w:r w:rsidRPr="1ECDC4A5" w:rsidR="5CAA5051">
              <w:rPr>
                <w:rFonts w:ascii="Calibri" w:hAnsi="Calibri" w:eastAsia="Calibri" w:cs="Calibri"/>
                <w:sz w:val="16"/>
                <w:szCs w:val="16"/>
                <w:lang w:val="en-US"/>
              </w:rPr>
              <w:t>.</w:t>
            </w:r>
          </w:p>
        </w:tc>
        <w:tc>
          <w:tcPr>
            <w:tcW w:w="1240" w:type="dxa"/>
            <w:tcMar/>
          </w:tcPr>
          <w:p w:rsidR="17FDA7BF" w:rsidP="7B64A353" w:rsidRDefault="17FDA7BF" w14:paraId="57504C38" w14:textId="2C8D6EF4">
            <w:pPr>
              <w:rPr>
                <w:rFonts w:ascii="Calibri" w:hAnsi="Calibri" w:eastAsia="Calibri" w:cs="Calibri"/>
                <w:sz w:val="16"/>
                <w:szCs w:val="16"/>
              </w:rPr>
            </w:pPr>
            <w:r w:rsidRPr="7B64A353">
              <w:rPr>
                <w:rFonts w:ascii="Calibri" w:hAnsi="Calibri" w:eastAsia="Calibri" w:cs="Calibri"/>
                <w:sz w:val="16"/>
                <w:szCs w:val="16"/>
              </w:rPr>
              <w:t>Consent administrator</w:t>
            </w:r>
          </w:p>
        </w:tc>
        <w:tc>
          <w:tcPr>
            <w:tcW w:w="1220" w:type="dxa"/>
            <w:tcMar/>
          </w:tcPr>
          <w:p w:rsidR="17FDA7BF" w:rsidP="7B64A353" w:rsidRDefault="17FDA7BF" w14:paraId="08570205" w14:textId="0C19E5D3">
            <w:pPr>
              <w:rPr>
                <w:rFonts w:ascii="Calibri" w:hAnsi="Calibri" w:eastAsia="Calibri" w:cs="Calibri"/>
                <w:sz w:val="16"/>
                <w:szCs w:val="16"/>
              </w:rPr>
            </w:pPr>
            <w:r w:rsidRPr="7B64A353">
              <w:rPr>
                <w:rFonts w:ascii="Calibri" w:hAnsi="Calibri" w:eastAsia="Calibri" w:cs="Calibri"/>
                <w:sz w:val="16"/>
                <w:szCs w:val="16"/>
              </w:rPr>
              <w:t>Consent administrator</w:t>
            </w:r>
          </w:p>
        </w:tc>
        <w:tc>
          <w:tcPr>
            <w:tcW w:w="1183" w:type="dxa"/>
            <w:tcMar/>
          </w:tcPr>
          <w:p w:rsidR="7B64A353" w:rsidP="1ECDC4A5" w:rsidRDefault="154C4C5E" w14:paraId="79C71780" w14:textId="341ABB7F">
            <w:pPr>
              <w:widowControl w:val="0"/>
              <w:spacing w:after="0"/>
              <w:rPr>
                <w:rFonts w:eastAsia="Calibri" w:cs="Calibri"/>
                <w:sz w:val="16"/>
                <w:szCs w:val="16"/>
                <w:lang w:val="en-US"/>
              </w:rPr>
            </w:pPr>
            <w:r w:rsidRPr="1ECDC4A5">
              <w:rPr>
                <w:rFonts w:eastAsia="Calibri" w:cs="Calibri"/>
                <w:sz w:val="16"/>
                <w:szCs w:val="16"/>
                <w:lang w:val="en-US"/>
              </w:rPr>
              <w:t>B – Consent</w:t>
            </w:r>
          </w:p>
        </w:tc>
      </w:tr>
      <w:tr w:rsidR="00C55C04" w:rsidTr="096BB8C9" w14:paraId="09F8A7A5" w14:textId="77777777">
        <w:tc>
          <w:tcPr>
            <w:tcW w:w="676" w:type="dxa"/>
            <w:tcMar/>
          </w:tcPr>
          <w:p w:rsidR="00C55C04" w:rsidP="1ECDC4A5" w:rsidRDefault="00C55C04" w14:paraId="239BB6F5" w14:textId="5172CED4">
            <w:pPr>
              <w:widowControl w:val="0"/>
              <w:spacing w:after="0"/>
              <w:rPr>
                <w:rFonts w:eastAsia="Calibri" w:cs="Calibri"/>
                <w:sz w:val="16"/>
                <w:szCs w:val="16"/>
                <w:lang w:val="en-US"/>
              </w:rPr>
            </w:pPr>
            <w:r w:rsidRPr="1ECDC4A5">
              <w:rPr>
                <w:rFonts w:eastAsia="Calibri" w:cs="Calibri"/>
                <w:sz w:val="16"/>
                <w:szCs w:val="16"/>
                <w:lang w:val="en-US"/>
              </w:rPr>
              <w:t>2.</w:t>
            </w:r>
            <w:r w:rsidRPr="1ECDC4A5" w:rsidR="216BFC34">
              <w:rPr>
                <w:rFonts w:eastAsia="Calibri" w:cs="Calibri"/>
                <w:sz w:val="16"/>
                <w:szCs w:val="16"/>
                <w:lang w:val="en-US"/>
              </w:rPr>
              <w:t>3</w:t>
            </w:r>
          </w:p>
        </w:tc>
        <w:tc>
          <w:tcPr>
            <w:tcW w:w="1680" w:type="dxa"/>
            <w:tcMar/>
          </w:tcPr>
          <w:p w:rsidR="00C55C04" w:rsidP="000E0979" w:rsidRDefault="600EBF92" w14:paraId="27C6A64E" w14:textId="1F3A3C00">
            <w:pPr>
              <w:widowControl w:val="0"/>
              <w:spacing w:after="0"/>
              <w:rPr>
                <w:rFonts w:ascii="Calibri" w:hAnsi="Calibri" w:eastAsia="Calibri" w:cs="Calibri"/>
                <w:sz w:val="16"/>
                <w:szCs w:val="16"/>
              </w:rPr>
            </w:pPr>
            <w:commentRangeStart w:id="12"/>
            <w:r w:rsidRPr="7B64A353">
              <w:rPr>
                <w:rFonts w:ascii="Calibri" w:hAnsi="Calibri" w:eastAsia="Calibri" w:cs="Calibri"/>
                <w:sz w:val="16"/>
                <w:szCs w:val="16"/>
              </w:rPr>
              <w:t>Send</w:t>
            </w:r>
            <w:commentRangeEnd w:id="12"/>
            <w:r w:rsidRPr="7B64A353" w:rsidR="5B28A04E">
              <w:rPr>
                <w:rStyle w:val="CommentReference"/>
                <w:rFonts w:ascii="Calibri" w:hAnsi="Calibri" w:eastAsia="Calibri" w:cs="Calibri"/>
              </w:rPr>
              <w:commentReference w:id="12"/>
            </w:r>
            <w:r w:rsidRPr="7B64A353" w:rsidR="5EDF1A7A">
              <w:rPr>
                <w:rFonts w:ascii="Calibri" w:hAnsi="Calibri" w:eastAsia="Calibri" w:cs="Calibri"/>
                <w:sz w:val="16"/>
                <w:szCs w:val="16"/>
              </w:rPr>
              <w:t xml:space="preserve"> indirect consent</w:t>
            </w:r>
          </w:p>
        </w:tc>
        <w:tc>
          <w:tcPr>
            <w:tcW w:w="3165" w:type="dxa"/>
            <w:tcMar/>
          </w:tcPr>
          <w:p w:rsidR="00C55C04" w:rsidP="000E0979" w:rsidRDefault="26E93610" w14:paraId="0AE6B4E3" w14:textId="0B3FE770">
            <w:pPr>
              <w:widowControl w:val="0"/>
              <w:spacing w:after="0"/>
              <w:rPr>
                <w:rFonts w:ascii="Calibri" w:hAnsi="Calibri" w:eastAsia="Calibri" w:cs="Calibri"/>
                <w:sz w:val="16"/>
                <w:szCs w:val="16"/>
                <w:lang w:val="en-US"/>
              </w:rPr>
            </w:pPr>
            <w:r w:rsidRPr="7303031B">
              <w:rPr>
                <w:rFonts w:ascii="Calibri" w:hAnsi="Calibri" w:eastAsia="Calibri" w:cs="Calibri"/>
                <w:sz w:val="16"/>
                <w:szCs w:val="16"/>
                <w:lang w:val="en-US"/>
              </w:rPr>
              <w:t>Consent administrator confirms the existence of consent.</w:t>
            </w:r>
          </w:p>
        </w:tc>
        <w:tc>
          <w:tcPr>
            <w:tcW w:w="1240" w:type="dxa"/>
            <w:tcMar/>
          </w:tcPr>
          <w:p w:rsidR="00C55C04" w:rsidP="000E0979" w:rsidRDefault="0D106C56" w14:paraId="4FB624EE" w14:textId="164D12AA">
            <w:pPr>
              <w:widowControl w:val="0"/>
              <w:spacing w:after="0"/>
              <w:rPr>
                <w:rFonts w:ascii="Calibri" w:hAnsi="Calibri" w:eastAsia="Calibri" w:cs="Calibri"/>
                <w:sz w:val="16"/>
                <w:szCs w:val="16"/>
              </w:rPr>
            </w:pPr>
            <w:r w:rsidRPr="7303031B">
              <w:rPr>
                <w:rFonts w:ascii="Calibri" w:hAnsi="Calibri" w:eastAsia="Calibri" w:cs="Calibri"/>
                <w:sz w:val="16"/>
                <w:szCs w:val="16"/>
              </w:rPr>
              <w:t>Consent administrator</w:t>
            </w:r>
          </w:p>
        </w:tc>
        <w:tc>
          <w:tcPr>
            <w:tcW w:w="1220" w:type="dxa"/>
            <w:tcMar/>
          </w:tcPr>
          <w:p w:rsidR="00C55C04" w:rsidP="000E0979" w:rsidRDefault="3BCD2A3C" w14:paraId="19B3AEB5" w14:textId="13B1751D">
            <w:pPr>
              <w:widowControl w:val="0"/>
              <w:spacing w:after="0"/>
              <w:rPr>
                <w:rFonts w:ascii="Calibri" w:hAnsi="Calibri" w:eastAsia="Calibri" w:cs="Calibri"/>
                <w:sz w:val="16"/>
                <w:szCs w:val="16"/>
                <w:lang w:val="en-US"/>
              </w:rPr>
            </w:pPr>
            <w:r w:rsidRPr="7303031B">
              <w:rPr>
                <w:rFonts w:ascii="Calibri" w:hAnsi="Calibri" w:eastAsia="Calibri" w:cs="Calibri"/>
                <w:sz w:val="16"/>
                <w:szCs w:val="16"/>
                <w:lang w:val="en-US"/>
              </w:rPr>
              <w:t>Energy service company</w:t>
            </w:r>
          </w:p>
        </w:tc>
        <w:tc>
          <w:tcPr>
            <w:tcW w:w="1183" w:type="dxa"/>
            <w:tcMar/>
          </w:tcPr>
          <w:p w:rsidR="00C55C04" w:rsidP="7303031B" w:rsidRDefault="1F0848D1" w14:paraId="1D420CFA" w14:textId="6940EC7B">
            <w:pPr>
              <w:widowControl w:val="0"/>
              <w:spacing w:after="0"/>
              <w:rPr>
                <w:rFonts w:eastAsia="Calibri" w:cs="Calibri"/>
                <w:sz w:val="16"/>
                <w:szCs w:val="16"/>
                <w:lang w:val="en-US"/>
              </w:rPr>
            </w:pPr>
            <w:r w:rsidRPr="7303031B">
              <w:rPr>
                <w:rFonts w:eastAsia="Calibri" w:cs="Calibri"/>
                <w:sz w:val="16"/>
                <w:szCs w:val="16"/>
                <w:lang w:val="en-US"/>
              </w:rPr>
              <w:t>B – Consent</w:t>
            </w:r>
          </w:p>
        </w:tc>
      </w:tr>
      <w:tr w:rsidR="00C55C04" w:rsidTr="096BB8C9" w14:paraId="29043C6C" w14:textId="77777777">
        <w:tc>
          <w:tcPr>
            <w:tcW w:w="676" w:type="dxa"/>
            <w:tcMar/>
          </w:tcPr>
          <w:p w:rsidR="00C55C04" w:rsidP="000E0979" w:rsidRDefault="00C55C04" w14:paraId="234409BC" w14:textId="74589D56">
            <w:pPr>
              <w:widowControl w:val="0"/>
              <w:spacing w:after="0"/>
              <w:rPr>
                <w:rFonts w:eastAsia="Calibri" w:cs="Calibri"/>
                <w:sz w:val="16"/>
                <w:szCs w:val="16"/>
                <w:lang w:val="en-US"/>
              </w:rPr>
            </w:pPr>
            <w:r w:rsidRPr="1ECDC4A5">
              <w:rPr>
                <w:rFonts w:eastAsia="Calibri" w:cs="Calibri"/>
                <w:sz w:val="16"/>
                <w:szCs w:val="16"/>
                <w:lang w:val="en-US"/>
              </w:rPr>
              <w:t>2.</w:t>
            </w:r>
            <w:r w:rsidRPr="1ECDC4A5" w:rsidR="7FC1D80F">
              <w:rPr>
                <w:rFonts w:eastAsia="Calibri" w:cs="Calibri"/>
                <w:sz w:val="16"/>
                <w:szCs w:val="16"/>
                <w:lang w:val="en-US"/>
              </w:rPr>
              <w:t>4</w:t>
            </w:r>
          </w:p>
        </w:tc>
        <w:tc>
          <w:tcPr>
            <w:tcW w:w="1680" w:type="dxa"/>
            <w:tcMar/>
          </w:tcPr>
          <w:p w:rsidR="00C55C04" w:rsidP="000E0979" w:rsidRDefault="18E1140F" w14:paraId="04362BE5" w14:textId="3F02BC64">
            <w:pPr>
              <w:widowControl w:val="0"/>
              <w:spacing w:after="0"/>
              <w:rPr>
                <w:rFonts w:eastAsia="Calibri" w:cs="Calibri"/>
                <w:sz w:val="16"/>
                <w:szCs w:val="16"/>
                <w:lang w:val="en-US"/>
              </w:rPr>
            </w:pPr>
            <w:r w:rsidRPr="7303031B">
              <w:rPr>
                <w:rFonts w:eastAsia="Calibri" w:cs="Calibri"/>
                <w:sz w:val="16"/>
                <w:szCs w:val="16"/>
                <w:lang w:val="en-US"/>
              </w:rPr>
              <w:t>Requesting data</w:t>
            </w:r>
          </w:p>
        </w:tc>
        <w:tc>
          <w:tcPr>
            <w:tcW w:w="3165" w:type="dxa"/>
            <w:tcMar/>
          </w:tcPr>
          <w:p w:rsidR="00C55C04" w:rsidP="000E0979" w:rsidRDefault="56F8E43B" w14:paraId="2D3EA551" w14:textId="19100E4A">
            <w:pPr>
              <w:widowControl w:val="0"/>
              <w:spacing w:after="0"/>
              <w:rPr>
                <w:rFonts w:eastAsia="Calibri" w:cs="Calibri"/>
                <w:sz w:val="16"/>
                <w:szCs w:val="16"/>
                <w:lang w:val="en-US"/>
              </w:rPr>
            </w:pPr>
            <w:r w:rsidRPr="7EE957E7">
              <w:rPr>
                <w:rFonts w:eastAsia="Calibri" w:cs="Calibri"/>
                <w:sz w:val="16"/>
                <w:szCs w:val="16"/>
                <w:lang w:val="en-US"/>
              </w:rPr>
              <w:t>Energy service company request</w:t>
            </w:r>
            <w:r w:rsidRPr="7EE957E7" w:rsidR="09FC1F7D">
              <w:rPr>
                <w:rFonts w:eastAsia="Calibri" w:cs="Calibri"/>
                <w:sz w:val="16"/>
                <w:szCs w:val="16"/>
                <w:lang w:val="en-US"/>
              </w:rPr>
              <w:t>s</w:t>
            </w:r>
            <w:r w:rsidRPr="7EE957E7">
              <w:rPr>
                <w:rFonts w:eastAsia="Calibri" w:cs="Calibri"/>
                <w:sz w:val="16"/>
                <w:szCs w:val="16"/>
                <w:lang w:val="en-US"/>
              </w:rPr>
              <w:t xml:space="preserve"> various personal and public data about the final customer.</w:t>
            </w:r>
            <w:r w:rsidRPr="7EE957E7" w:rsidR="1D3B32AE">
              <w:rPr>
                <w:rFonts w:eastAsia="Calibri" w:cs="Calibri"/>
                <w:sz w:val="16"/>
                <w:szCs w:val="16"/>
                <w:lang w:val="en-US"/>
              </w:rPr>
              <w:t xml:space="preserve"> If data is coming from Metered data </w:t>
            </w:r>
            <w:r w:rsidRPr="7EE957E7" w:rsidR="69459E66">
              <w:rPr>
                <w:rFonts w:eastAsia="Calibri" w:cs="Calibri"/>
                <w:sz w:val="16"/>
                <w:szCs w:val="16"/>
                <w:lang w:val="en-US"/>
              </w:rPr>
              <w:t>administrator,</w:t>
            </w:r>
            <w:r w:rsidRPr="7EE957E7" w:rsidR="1D3B32AE">
              <w:rPr>
                <w:rFonts w:eastAsia="Calibri" w:cs="Calibri"/>
                <w:sz w:val="16"/>
                <w:szCs w:val="16"/>
                <w:lang w:val="en-US"/>
              </w:rPr>
              <w:t xml:space="preserve"> then the steps of implementing regulation</w:t>
            </w:r>
            <w:r w:rsidRPr="7EE957E7" w:rsidR="267991CA">
              <w:rPr>
                <w:rFonts w:eastAsia="Calibri" w:cs="Calibri"/>
                <w:sz w:val="16"/>
                <w:szCs w:val="16"/>
                <w:lang w:val="en-US"/>
              </w:rPr>
              <w:t xml:space="preserve"> (EU) 2023/1162</w:t>
            </w:r>
            <w:r w:rsidRPr="7EE957E7" w:rsidR="1D3B32AE">
              <w:rPr>
                <w:rFonts w:eastAsia="Calibri" w:cs="Calibri"/>
                <w:sz w:val="16"/>
                <w:szCs w:val="16"/>
                <w:lang w:val="en-US"/>
              </w:rPr>
              <w:t xml:space="preserve"> will be </w:t>
            </w:r>
            <w:r w:rsidRPr="7EE957E7" w:rsidR="410BBDCF">
              <w:rPr>
                <w:rFonts w:eastAsia="Calibri" w:cs="Calibri"/>
                <w:sz w:val="16"/>
                <w:szCs w:val="16"/>
                <w:lang w:val="en-US"/>
              </w:rPr>
              <w:t>followed.</w:t>
            </w:r>
          </w:p>
        </w:tc>
        <w:tc>
          <w:tcPr>
            <w:tcW w:w="1240" w:type="dxa"/>
            <w:tcMar/>
          </w:tcPr>
          <w:p w:rsidR="00C55C04" w:rsidP="000E0979" w:rsidRDefault="18E1140F" w14:paraId="5758E5F2" w14:textId="7993BF03">
            <w:pPr>
              <w:widowControl w:val="0"/>
              <w:spacing w:after="0"/>
              <w:rPr>
                <w:rFonts w:eastAsia="Calibri" w:cs="Calibri"/>
                <w:sz w:val="16"/>
                <w:szCs w:val="16"/>
                <w:lang w:val="en-US"/>
              </w:rPr>
            </w:pPr>
            <w:r w:rsidRPr="7303031B">
              <w:rPr>
                <w:rFonts w:eastAsia="Calibri" w:cs="Calibri"/>
                <w:sz w:val="16"/>
                <w:szCs w:val="16"/>
                <w:lang w:val="en-US"/>
              </w:rPr>
              <w:t>Energy service company</w:t>
            </w:r>
          </w:p>
        </w:tc>
        <w:tc>
          <w:tcPr>
            <w:tcW w:w="1220" w:type="dxa"/>
            <w:tcMar/>
          </w:tcPr>
          <w:p w:rsidR="00C55C04" w:rsidP="000E0979" w:rsidRDefault="18E1140F" w14:paraId="087A66BC" w14:textId="621CFFA6">
            <w:pPr>
              <w:widowControl w:val="0"/>
              <w:spacing w:after="0"/>
              <w:rPr>
                <w:rFonts w:eastAsia="Calibri" w:cs="Calibri"/>
                <w:sz w:val="16"/>
                <w:szCs w:val="16"/>
                <w:lang w:val="en-US"/>
              </w:rPr>
            </w:pPr>
            <w:r w:rsidRPr="7303031B">
              <w:rPr>
                <w:rFonts w:eastAsia="Calibri" w:cs="Calibri"/>
                <w:sz w:val="16"/>
                <w:szCs w:val="16"/>
                <w:lang w:val="en-US"/>
              </w:rPr>
              <w:t>Data provider</w:t>
            </w:r>
            <w:r w:rsidRPr="7303031B" w:rsidR="47E6AAD0">
              <w:rPr>
                <w:rFonts w:eastAsia="Calibri" w:cs="Calibri"/>
                <w:sz w:val="16"/>
                <w:szCs w:val="16"/>
                <w:lang w:val="en-US"/>
              </w:rPr>
              <w:t>, incl. Metered data administrator</w:t>
            </w:r>
          </w:p>
        </w:tc>
        <w:tc>
          <w:tcPr>
            <w:tcW w:w="1183" w:type="dxa"/>
            <w:tcMar/>
          </w:tcPr>
          <w:p w:rsidR="00C55C04" w:rsidP="000E0979" w:rsidRDefault="30D03B82" w14:paraId="5AC3EA66" w14:textId="4CDE1469">
            <w:pPr>
              <w:widowControl w:val="0"/>
              <w:spacing w:after="0"/>
              <w:rPr>
                <w:rFonts w:eastAsia="Calibri" w:cs="Calibri"/>
                <w:sz w:val="16"/>
                <w:szCs w:val="16"/>
                <w:lang w:val="en-US"/>
              </w:rPr>
            </w:pPr>
            <w:r w:rsidRPr="7303031B">
              <w:rPr>
                <w:rFonts w:eastAsia="Calibri" w:cs="Calibri"/>
                <w:sz w:val="16"/>
                <w:szCs w:val="16"/>
                <w:lang w:val="en-US"/>
              </w:rPr>
              <w:t>C – Data request</w:t>
            </w:r>
          </w:p>
        </w:tc>
      </w:tr>
      <w:tr w:rsidR="00C55C04" w:rsidTr="096BB8C9" w14:paraId="176D82E2" w14:textId="77777777">
        <w:tc>
          <w:tcPr>
            <w:tcW w:w="676" w:type="dxa"/>
            <w:tcMar/>
          </w:tcPr>
          <w:p w:rsidR="00C55C04" w:rsidP="000E0979" w:rsidRDefault="00C55C04" w14:paraId="29560CF7" w14:textId="680A6772">
            <w:pPr>
              <w:widowControl w:val="0"/>
              <w:spacing w:after="0"/>
              <w:rPr>
                <w:rFonts w:eastAsia="Calibri" w:cs="Calibri"/>
                <w:sz w:val="16"/>
                <w:szCs w:val="16"/>
                <w:lang w:val="en-US"/>
              </w:rPr>
            </w:pPr>
            <w:r>
              <w:rPr>
                <w:rFonts w:eastAsia="Calibri" w:cs="Calibri"/>
                <w:sz w:val="16"/>
                <w:szCs w:val="16"/>
                <w:lang w:val="en-US"/>
              </w:rPr>
              <w:t>2.5</w:t>
            </w:r>
          </w:p>
        </w:tc>
        <w:tc>
          <w:tcPr>
            <w:tcW w:w="1680" w:type="dxa"/>
            <w:tcMar/>
          </w:tcPr>
          <w:p w:rsidR="00C55C04" w:rsidP="000E0979" w:rsidRDefault="3DB93F79" w14:paraId="653C1DC5" w14:textId="0BA1F8A7">
            <w:pPr>
              <w:widowControl w:val="0"/>
              <w:spacing w:after="0"/>
              <w:rPr>
                <w:rFonts w:eastAsia="Calibri" w:cs="Calibri"/>
                <w:sz w:val="16"/>
                <w:szCs w:val="16"/>
                <w:lang w:val="en-US"/>
              </w:rPr>
            </w:pPr>
            <w:commentRangeStart w:id="13"/>
            <w:r w:rsidRPr="589A5ED6">
              <w:rPr>
                <w:rFonts w:eastAsia="Calibri" w:cs="Calibri"/>
                <w:sz w:val="16"/>
                <w:szCs w:val="16"/>
                <w:lang w:val="en-US"/>
              </w:rPr>
              <w:t xml:space="preserve">Send </w:t>
            </w:r>
            <w:commentRangeEnd w:id="13"/>
            <w:r w:rsidR="43625E9C">
              <w:rPr>
                <w:rStyle w:val="CommentReference"/>
              </w:rPr>
              <w:commentReference w:id="13"/>
            </w:r>
            <w:r w:rsidRPr="589A5ED6" w:rsidR="43625E9C">
              <w:rPr>
                <w:rFonts w:eastAsia="Calibri" w:cs="Calibri"/>
                <w:sz w:val="16"/>
                <w:szCs w:val="16"/>
                <w:lang w:val="en-US"/>
              </w:rPr>
              <w:t xml:space="preserve">requested </w:t>
            </w:r>
            <w:r w:rsidRPr="589A5ED6" w:rsidR="3339C18B">
              <w:rPr>
                <w:rFonts w:eastAsia="Calibri" w:cs="Calibri"/>
                <w:sz w:val="16"/>
                <w:szCs w:val="16"/>
                <w:lang w:val="en-US"/>
              </w:rPr>
              <w:t>data</w:t>
            </w:r>
          </w:p>
        </w:tc>
        <w:tc>
          <w:tcPr>
            <w:tcW w:w="3165" w:type="dxa"/>
            <w:tcMar/>
          </w:tcPr>
          <w:p w:rsidR="00C55C04" w:rsidP="000E0979" w:rsidRDefault="48447428" w14:paraId="4E4EF7B1" w14:textId="787DE94C">
            <w:pPr>
              <w:widowControl w:val="0"/>
              <w:spacing w:after="0"/>
              <w:rPr>
                <w:rFonts w:eastAsia="Calibri" w:cs="Calibri"/>
                <w:sz w:val="16"/>
                <w:szCs w:val="16"/>
                <w:lang w:val="en-US"/>
              </w:rPr>
            </w:pPr>
            <w:r w:rsidRPr="7303031B">
              <w:rPr>
                <w:rFonts w:eastAsia="Calibri" w:cs="Calibri"/>
                <w:sz w:val="16"/>
                <w:szCs w:val="16"/>
                <w:lang w:val="en-US"/>
              </w:rPr>
              <w:t>Data providers make relevant data available to energy service company.</w:t>
            </w:r>
          </w:p>
        </w:tc>
        <w:tc>
          <w:tcPr>
            <w:tcW w:w="1240" w:type="dxa"/>
            <w:tcMar/>
          </w:tcPr>
          <w:p w:rsidR="00C55C04" w:rsidP="000E0979" w:rsidRDefault="2CC5685B" w14:paraId="46811512" w14:textId="0C369F26">
            <w:pPr>
              <w:widowControl w:val="0"/>
              <w:spacing w:after="0"/>
              <w:rPr>
                <w:rFonts w:eastAsia="Calibri" w:cs="Calibri"/>
                <w:sz w:val="16"/>
                <w:szCs w:val="16"/>
                <w:lang w:val="en-US"/>
              </w:rPr>
            </w:pPr>
            <w:r w:rsidRPr="7303031B">
              <w:rPr>
                <w:rFonts w:eastAsia="Calibri" w:cs="Calibri"/>
                <w:sz w:val="16"/>
                <w:szCs w:val="16"/>
                <w:lang w:val="en-US"/>
              </w:rPr>
              <w:t>Data provider, incl. Metered data administrator</w:t>
            </w:r>
          </w:p>
        </w:tc>
        <w:tc>
          <w:tcPr>
            <w:tcW w:w="1220" w:type="dxa"/>
            <w:tcMar/>
          </w:tcPr>
          <w:p w:rsidR="00C55C04" w:rsidP="7303031B" w:rsidRDefault="2CC5685B" w14:paraId="61123039" w14:textId="7710E812">
            <w:pPr>
              <w:widowControl w:val="0"/>
              <w:spacing w:after="0"/>
              <w:rPr>
                <w:rFonts w:ascii="Calibri" w:hAnsi="Calibri" w:eastAsia="Calibri" w:cs="Calibri"/>
                <w:sz w:val="16"/>
                <w:szCs w:val="16"/>
                <w:lang w:val="en-US"/>
              </w:rPr>
            </w:pPr>
            <w:r w:rsidRPr="7303031B">
              <w:rPr>
                <w:rFonts w:ascii="Calibri" w:hAnsi="Calibri" w:eastAsia="Calibri" w:cs="Calibri"/>
                <w:sz w:val="16"/>
                <w:szCs w:val="16"/>
                <w:lang w:val="en-US"/>
              </w:rPr>
              <w:t>Energy service company</w:t>
            </w:r>
          </w:p>
        </w:tc>
        <w:tc>
          <w:tcPr>
            <w:tcW w:w="1183" w:type="dxa"/>
            <w:tcMar/>
          </w:tcPr>
          <w:p w:rsidR="00C55C04" w:rsidP="7303031B" w:rsidRDefault="5B843F60" w14:paraId="6DE4EB19" w14:textId="098CA3A4">
            <w:pPr>
              <w:widowControl w:val="0"/>
              <w:spacing w:after="0"/>
              <w:rPr>
                <w:rFonts w:eastAsia="Calibri" w:cs="Calibri"/>
                <w:sz w:val="16"/>
                <w:szCs w:val="16"/>
                <w:lang w:val="en-US"/>
              </w:rPr>
            </w:pPr>
            <w:r w:rsidRPr="7303031B">
              <w:rPr>
                <w:rFonts w:eastAsia="Calibri" w:cs="Calibri"/>
                <w:sz w:val="16"/>
                <w:szCs w:val="16"/>
                <w:lang w:val="en-US"/>
              </w:rPr>
              <w:t>D – Metered data</w:t>
            </w:r>
          </w:p>
          <w:p w:rsidR="00C55C04" w:rsidP="7303031B" w:rsidRDefault="2855BF43" w14:paraId="4DF82D3B" w14:textId="7CFE60D2">
            <w:pPr>
              <w:widowControl w:val="0"/>
              <w:spacing w:after="0"/>
              <w:rPr>
                <w:rFonts w:eastAsia="Calibri" w:cs="Calibri"/>
                <w:sz w:val="16"/>
                <w:szCs w:val="16"/>
                <w:lang w:val="en-US"/>
              </w:rPr>
            </w:pPr>
            <w:r w:rsidRPr="7303031B">
              <w:rPr>
                <w:rFonts w:eastAsia="Calibri" w:cs="Calibri"/>
                <w:sz w:val="16"/>
                <w:szCs w:val="16"/>
                <w:lang w:val="en-US"/>
              </w:rPr>
              <w:t xml:space="preserve">E – Energy content data </w:t>
            </w:r>
          </w:p>
          <w:p w:rsidR="00C55C04" w:rsidP="7303031B" w:rsidRDefault="2855BF43" w14:paraId="246FC049" w14:textId="27872C10">
            <w:pPr>
              <w:widowControl w:val="0"/>
              <w:spacing w:after="0"/>
              <w:rPr>
                <w:rFonts w:eastAsia="Calibri" w:cs="Calibri"/>
                <w:sz w:val="16"/>
                <w:szCs w:val="16"/>
                <w:lang w:val="en-US"/>
              </w:rPr>
            </w:pPr>
            <w:r w:rsidRPr="7303031B">
              <w:rPr>
                <w:rFonts w:eastAsia="Calibri" w:cs="Calibri"/>
                <w:sz w:val="16"/>
                <w:szCs w:val="16"/>
                <w:lang w:val="en-US"/>
              </w:rPr>
              <w:t>F</w:t>
            </w:r>
            <w:r w:rsidRPr="7303031B" w:rsidR="5B843F60">
              <w:rPr>
                <w:rFonts w:eastAsia="Calibri" w:cs="Calibri"/>
                <w:sz w:val="16"/>
                <w:szCs w:val="16"/>
                <w:lang w:val="en-US"/>
              </w:rPr>
              <w:t xml:space="preserve"> – Market data</w:t>
            </w:r>
          </w:p>
          <w:p w:rsidR="00C55C04" w:rsidP="7303031B" w:rsidRDefault="5213756D" w14:paraId="11816E22" w14:textId="00B9BE0D">
            <w:pPr>
              <w:widowControl w:val="0"/>
              <w:spacing w:after="0"/>
              <w:rPr>
                <w:rFonts w:eastAsia="Calibri" w:cs="Calibri"/>
                <w:sz w:val="16"/>
                <w:szCs w:val="16"/>
                <w:lang w:val="en-US"/>
              </w:rPr>
            </w:pPr>
            <w:r w:rsidRPr="7303031B">
              <w:rPr>
                <w:rFonts w:eastAsia="Calibri" w:cs="Calibri"/>
                <w:sz w:val="16"/>
                <w:szCs w:val="16"/>
                <w:lang w:val="en-US"/>
              </w:rPr>
              <w:t>G – Weather data</w:t>
            </w:r>
          </w:p>
          <w:p w:rsidR="00C55C04" w:rsidP="000E0979" w:rsidRDefault="5213756D" w14:paraId="11D0EF00" w14:textId="18951207">
            <w:pPr>
              <w:widowControl w:val="0"/>
              <w:spacing w:after="0"/>
              <w:rPr>
                <w:rFonts w:eastAsia="Calibri" w:cs="Calibri"/>
                <w:sz w:val="16"/>
                <w:szCs w:val="16"/>
                <w:lang w:val="en-US"/>
              </w:rPr>
            </w:pPr>
            <w:r w:rsidRPr="7303031B">
              <w:rPr>
                <w:rFonts w:eastAsia="Calibri" w:cs="Calibri"/>
                <w:sz w:val="16"/>
                <w:szCs w:val="16"/>
                <w:lang w:val="en-US"/>
              </w:rPr>
              <w:t>H – Additional final customer data</w:t>
            </w:r>
          </w:p>
        </w:tc>
      </w:tr>
      <w:tr w:rsidR="7B64A353" w:rsidTr="096BB8C9" w14:paraId="4C93050A" w14:textId="77777777">
        <w:trPr>
          <w:trHeight w:val="300"/>
        </w:trPr>
        <w:tc>
          <w:tcPr>
            <w:tcW w:w="676" w:type="dxa"/>
            <w:tcMar/>
          </w:tcPr>
          <w:p w:rsidR="34CD4378" w:rsidP="7B64A353" w:rsidRDefault="34CD4378" w14:paraId="2EF1AA8D" w14:textId="0FE3AF83">
            <w:pPr>
              <w:rPr>
                <w:rFonts w:eastAsia="Calibri" w:cs="Calibri"/>
                <w:sz w:val="16"/>
                <w:szCs w:val="16"/>
                <w:lang w:val="en-US"/>
              </w:rPr>
            </w:pPr>
            <w:r w:rsidRPr="7B64A353">
              <w:rPr>
                <w:rFonts w:eastAsia="Calibri" w:cs="Calibri"/>
                <w:sz w:val="16"/>
                <w:szCs w:val="16"/>
                <w:lang w:val="en-US"/>
              </w:rPr>
              <w:t>2.6</w:t>
            </w:r>
          </w:p>
        </w:tc>
        <w:tc>
          <w:tcPr>
            <w:tcW w:w="1680" w:type="dxa"/>
            <w:tcMar/>
          </w:tcPr>
          <w:p w:rsidR="34CD4378" w:rsidP="7B64A353" w:rsidRDefault="34CD4378" w14:paraId="73F08C43" w14:textId="5D14E9BA">
            <w:pPr>
              <w:widowControl w:val="0"/>
              <w:spacing w:after="0"/>
              <w:rPr>
                <w:rFonts w:ascii="Calibri" w:hAnsi="Calibri" w:eastAsia="Calibri" w:cs="Calibri"/>
                <w:sz w:val="16"/>
                <w:szCs w:val="16"/>
              </w:rPr>
            </w:pPr>
            <w:r w:rsidRPr="7B64A353">
              <w:rPr>
                <w:rFonts w:ascii="Calibri" w:hAnsi="Calibri" w:eastAsia="Calibri" w:cs="Calibri"/>
                <w:sz w:val="16"/>
                <w:szCs w:val="16"/>
              </w:rPr>
              <w:t xml:space="preserve">Execute </w:t>
            </w:r>
            <w:r w:rsidRPr="7B64A353" w:rsidR="7B64A353">
              <w:rPr>
                <w:rFonts w:ascii="Calibri" w:hAnsi="Calibri" w:eastAsia="Calibri" w:cs="Calibri"/>
                <w:sz w:val="16"/>
                <w:szCs w:val="16"/>
              </w:rPr>
              <w:t>data</w:t>
            </w:r>
            <w:r w:rsidRPr="7B64A353" w:rsidR="65191DAF">
              <w:rPr>
                <w:rFonts w:ascii="Calibri" w:hAnsi="Calibri" w:eastAsia="Calibri" w:cs="Calibri"/>
                <w:sz w:val="16"/>
                <w:szCs w:val="16"/>
              </w:rPr>
              <w:t xml:space="preserve"> analysis</w:t>
            </w:r>
          </w:p>
        </w:tc>
        <w:tc>
          <w:tcPr>
            <w:tcW w:w="3165" w:type="dxa"/>
            <w:tcMar/>
          </w:tcPr>
          <w:p w:rsidR="7B64A353" w:rsidP="7B64A353" w:rsidRDefault="7B64A353" w14:paraId="5304A487" w14:textId="493EC54A">
            <w:pPr>
              <w:widowControl w:val="0"/>
              <w:spacing w:after="0"/>
              <w:rPr>
                <w:rFonts w:ascii="Calibri" w:hAnsi="Calibri" w:eastAsia="Calibri" w:cs="Calibri"/>
                <w:sz w:val="16"/>
                <w:szCs w:val="16"/>
                <w:lang w:val="en-US"/>
              </w:rPr>
            </w:pPr>
            <w:r w:rsidRPr="7B64A353">
              <w:rPr>
                <w:rFonts w:ascii="Calibri" w:hAnsi="Calibri" w:eastAsia="Calibri" w:cs="Calibri"/>
                <w:sz w:val="16"/>
                <w:szCs w:val="16"/>
                <w:lang w:val="en-US"/>
              </w:rPr>
              <w:t>Energy service company analysis the data received from data providers.</w:t>
            </w:r>
          </w:p>
        </w:tc>
        <w:tc>
          <w:tcPr>
            <w:tcW w:w="1240" w:type="dxa"/>
            <w:tcMar/>
          </w:tcPr>
          <w:p w:rsidR="7B64A353" w:rsidP="7B64A353" w:rsidRDefault="7B64A353" w14:paraId="643C5403" w14:textId="6B45BB69">
            <w:pPr>
              <w:widowControl w:val="0"/>
              <w:spacing w:after="0"/>
              <w:rPr>
                <w:rFonts w:ascii="Calibri" w:hAnsi="Calibri" w:eastAsia="Calibri" w:cs="Calibri"/>
                <w:sz w:val="16"/>
                <w:szCs w:val="16"/>
                <w:lang w:val="en-US"/>
              </w:rPr>
            </w:pPr>
            <w:r w:rsidRPr="7B64A353">
              <w:rPr>
                <w:rFonts w:ascii="Calibri" w:hAnsi="Calibri" w:eastAsia="Calibri" w:cs="Calibri"/>
                <w:sz w:val="16"/>
                <w:szCs w:val="16"/>
                <w:lang w:val="en-US"/>
              </w:rPr>
              <w:t>Energy service company</w:t>
            </w:r>
          </w:p>
        </w:tc>
        <w:tc>
          <w:tcPr>
            <w:tcW w:w="1220" w:type="dxa"/>
            <w:tcMar/>
          </w:tcPr>
          <w:p w:rsidR="7B64A353" w:rsidP="7B64A353" w:rsidRDefault="7B64A353" w14:paraId="6C6A443F" w14:textId="6F5CFCB0">
            <w:pPr>
              <w:widowControl w:val="0"/>
              <w:spacing w:after="0"/>
              <w:rPr>
                <w:rFonts w:ascii="Calibri" w:hAnsi="Calibri" w:eastAsia="Calibri" w:cs="Calibri"/>
                <w:sz w:val="16"/>
                <w:szCs w:val="16"/>
                <w:lang w:val="en-US"/>
              </w:rPr>
            </w:pPr>
            <w:r w:rsidRPr="7B64A353">
              <w:rPr>
                <w:rFonts w:ascii="Calibri" w:hAnsi="Calibri" w:eastAsia="Calibri" w:cs="Calibri"/>
                <w:sz w:val="16"/>
                <w:szCs w:val="16"/>
                <w:lang w:val="en-US"/>
              </w:rPr>
              <w:t>Energy service company</w:t>
            </w:r>
          </w:p>
        </w:tc>
        <w:tc>
          <w:tcPr>
            <w:tcW w:w="1183" w:type="dxa"/>
            <w:tcMar/>
          </w:tcPr>
          <w:p w:rsidR="7B64A353" w:rsidP="7B64A353" w:rsidRDefault="7B64A353" w14:paraId="441F25AB" w14:textId="15E0C9AE">
            <w:pPr>
              <w:widowControl w:val="0"/>
              <w:spacing w:after="0"/>
              <w:rPr>
                <w:rFonts w:ascii="Calibri" w:hAnsi="Calibri" w:eastAsia="Calibri" w:cs="Calibri"/>
                <w:sz w:val="16"/>
                <w:szCs w:val="16"/>
                <w:lang w:val="en-US"/>
              </w:rPr>
            </w:pPr>
            <w:r w:rsidRPr="7B64A353">
              <w:rPr>
                <w:rFonts w:ascii="Calibri" w:hAnsi="Calibri" w:eastAsia="Calibri" w:cs="Calibri"/>
                <w:sz w:val="16"/>
                <w:szCs w:val="16"/>
                <w:lang w:val="en-US"/>
              </w:rPr>
              <w:t>N/A</w:t>
            </w:r>
          </w:p>
        </w:tc>
      </w:tr>
      <w:tr w:rsidR="7B64A353" w:rsidTr="096BB8C9" w14:paraId="36D393A8" w14:textId="77777777">
        <w:trPr>
          <w:trHeight w:val="300"/>
        </w:trPr>
        <w:tc>
          <w:tcPr>
            <w:tcW w:w="676" w:type="dxa"/>
            <w:tcMar/>
          </w:tcPr>
          <w:p w:rsidR="7B64A353" w:rsidP="7B64A353" w:rsidRDefault="57045DC6" w14:paraId="48176909" w14:textId="53745396">
            <w:pPr>
              <w:rPr>
                <w:rFonts w:eastAsia="Calibri" w:cs="Calibri"/>
                <w:sz w:val="16"/>
                <w:szCs w:val="16"/>
                <w:lang w:val="en-US"/>
              </w:rPr>
            </w:pPr>
            <w:r w:rsidRPr="1ECDC4A5">
              <w:rPr>
                <w:rFonts w:eastAsia="Calibri" w:cs="Calibri"/>
                <w:sz w:val="16"/>
                <w:szCs w:val="16"/>
                <w:lang w:val="en-US"/>
              </w:rPr>
              <w:t>2.7</w:t>
            </w:r>
          </w:p>
        </w:tc>
        <w:tc>
          <w:tcPr>
            <w:tcW w:w="1680" w:type="dxa"/>
            <w:tcMar/>
          </w:tcPr>
          <w:p w:rsidR="0CAB84D9" w:rsidP="7B64A353" w:rsidRDefault="0CAB84D9" w14:paraId="07AA4C2C" w14:textId="4B37CB7A">
            <w:pPr>
              <w:widowControl w:val="0"/>
              <w:spacing w:after="0"/>
              <w:rPr>
                <w:rFonts w:ascii="Calibri" w:hAnsi="Calibri" w:eastAsia="Calibri" w:cs="Calibri"/>
                <w:sz w:val="16"/>
                <w:szCs w:val="16"/>
              </w:rPr>
            </w:pPr>
            <w:r w:rsidRPr="7B64A353">
              <w:rPr>
                <w:rFonts w:ascii="Calibri" w:hAnsi="Calibri" w:eastAsia="Calibri" w:cs="Calibri"/>
                <w:sz w:val="16"/>
                <w:szCs w:val="16"/>
              </w:rPr>
              <w:t>Execute</w:t>
            </w:r>
            <w:r w:rsidRPr="7B64A353" w:rsidR="7B64A353">
              <w:rPr>
                <w:rFonts w:ascii="Calibri" w:hAnsi="Calibri" w:eastAsia="Calibri" w:cs="Calibri"/>
                <w:sz w:val="16"/>
                <w:szCs w:val="16"/>
              </w:rPr>
              <w:t xml:space="preserve"> footprint</w:t>
            </w:r>
            <w:r w:rsidRPr="7B64A353" w:rsidR="4D2CD44C">
              <w:rPr>
                <w:rFonts w:ascii="Calibri" w:hAnsi="Calibri" w:eastAsia="Calibri" w:cs="Calibri"/>
                <w:sz w:val="16"/>
                <w:szCs w:val="16"/>
              </w:rPr>
              <w:t xml:space="preserve"> calculation</w:t>
            </w:r>
          </w:p>
        </w:tc>
        <w:tc>
          <w:tcPr>
            <w:tcW w:w="3165" w:type="dxa"/>
            <w:tcMar/>
          </w:tcPr>
          <w:p w:rsidR="7B64A353" w:rsidP="7B64A353" w:rsidRDefault="7B64A353" w14:paraId="0A56582C" w14:textId="35B3B847">
            <w:pPr>
              <w:widowControl w:val="0"/>
              <w:spacing w:after="0"/>
              <w:rPr>
                <w:rFonts w:ascii="Calibri" w:hAnsi="Calibri" w:eastAsia="Calibri" w:cs="Calibri"/>
                <w:sz w:val="16"/>
                <w:szCs w:val="16"/>
                <w:lang w:val="en-US"/>
              </w:rPr>
            </w:pPr>
            <w:r w:rsidRPr="7B64A353">
              <w:rPr>
                <w:rFonts w:ascii="Calibri" w:hAnsi="Calibri" w:eastAsia="Calibri" w:cs="Calibri"/>
                <w:sz w:val="16"/>
                <w:szCs w:val="16"/>
                <w:lang w:val="en-US"/>
              </w:rPr>
              <w:t>Energy service company calculates the footprint.</w:t>
            </w:r>
          </w:p>
        </w:tc>
        <w:tc>
          <w:tcPr>
            <w:tcW w:w="1240" w:type="dxa"/>
            <w:tcMar/>
          </w:tcPr>
          <w:p w:rsidR="7B64A353" w:rsidP="7B64A353" w:rsidRDefault="7B64A353" w14:paraId="68A86FB5" w14:textId="29A17D36">
            <w:pPr>
              <w:widowControl w:val="0"/>
              <w:spacing w:after="0"/>
              <w:rPr>
                <w:rFonts w:ascii="Calibri" w:hAnsi="Calibri" w:eastAsia="Calibri" w:cs="Calibri"/>
                <w:sz w:val="16"/>
                <w:szCs w:val="16"/>
                <w:lang w:val="en-US"/>
              </w:rPr>
            </w:pPr>
            <w:r w:rsidRPr="7B64A353">
              <w:rPr>
                <w:rFonts w:ascii="Calibri" w:hAnsi="Calibri" w:eastAsia="Calibri" w:cs="Calibri"/>
                <w:sz w:val="16"/>
                <w:szCs w:val="16"/>
                <w:lang w:val="en-US"/>
              </w:rPr>
              <w:t>Energy service company</w:t>
            </w:r>
          </w:p>
        </w:tc>
        <w:tc>
          <w:tcPr>
            <w:tcW w:w="1220" w:type="dxa"/>
            <w:tcMar/>
          </w:tcPr>
          <w:p w:rsidR="7B64A353" w:rsidP="7B64A353" w:rsidRDefault="7B64A353" w14:paraId="6ED536A8" w14:textId="0CEAC92E">
            <w:pPr>
              <w:widowControl w:val="0"/>
              <w:spacing w:after="0"/>
              <w:rPr>
                <w:rFonts w:ascii="Calibri" w:hAnsi="Calibri" w:eastAsia="Calibri" w:cs="Calibri"/>
                <w:sz w:val="16"/>
                <w:szCs w:val="16"/>
                <w:lang w:val="en-US"/>
              </w:rPr>
            </w:pPr>
            <w:r w:rsidRPr="7B64A353">
              <w:rPr>
                <w:rFonts w:ascii="Calibri" w:hAnsi="Calibri" w:eastAsia="Calibri" w:cs="Calibri"/>
                <w:sz w:val="16"/>
                <w:szCs w:val="16"/>
                <w:lang w:val="en-US"/>
              </w:rPr>
              <w:t>Energy service company</w:t>
            </w:r>
          </w:p>
        </w:tc>
        <w:tc>
          <w:tcPr>
            <w:tcW w:w="1183" w:type="dxa"/>
            <w:tcMar/>
          </w:tcPr>
          <w:p w:rsidR="7B64A353" w:rsidP="7B64A353" w:rsidRDefault="7B64A353" w14:paraId="6513E825" w14:textId="44855A2C">
            <w:pPr>
              <w:widowControl w:val="0"/>
              <w:spacing w:after="0"/>
              <w:rPr>
                <w:rFonts w:ascii="Calibri" w:hAnsi="Calibri" w:eastAsia="Calibri" w:cs="Calibri"/>
                <w:sz w:val="16"/>
                <w:szCs w:val="16"/>
                <w:lang w:val="en-US"/>
              </w:rPr>
            </w:pPr>
            <w:r w:rsidRPr="7B64A353">
              <w:rPr>
                <w:rFonts w:ascii="Calibri" w:hAnsi="Calibri" w:eastAsia="Calibri" w:cs="Calibri"/>
                <w:sz w:val="16"/>
                <w:szCs w:val="16"/>
                <w:lang w:val="en-US"/>
              </w:rPr>
              <w:t>I – Calculated footprint</w:t>
            </w:r>
          </w:p>
        </w:tc>
      </w:tr>
      <w:tr w:rsidR="7B64A353" w:rsidTr="096BB8C9" w14:paraId="0871DB84" w14:textId="77777777">
        <w:trPr>
          <w:trHeight w:val="300"/>
        </w:trPr>
        <w:tc>
          <w:tcPr>
            <w:tcW w:w="676" w:type="dxa"/>
            <w:tcMar/>
          </w:tcPr>
          <w:p w:rsidR="7B64A353" w:rsidP="7B64A353" w:rsidRDefault="0D7958A2" w14:paraId="42B7BDA8" w14:textId="147E4B44">
            <w:pPr>
              <w:rPr>
                <w:rFonts w:eastAsia="Calibri" w:cs="Calibri"/>
                <w:sz w:val="16"/>
                <w:szCs w:val="16"/>
                <w:lang w:val="en-US"/>
              </w:rPr>
            </w:pPr>
            <w:r w:rsidRPr="1ECDC4A5">
              <w:rPr>
                <w:rFonts w:eastAsia="Calibri" w:cs="Calibri"/>
                <w:sz w:val="16"/>
                <w:szCs w:val="16"/>
                <w:lang w:val="en-US"/>
              </w:rPr>
              <w:t>2.8</w:t>
            </w:r>
          </w:p>
        </w:tc>
        <w:tc>
          <w:tcPr>
            <w:tcW w:w="1680" w:type="dxa"/>
            <w:tcMar/>
          </w:tcPr>
          <w:p w:rsidR="7B64A353" w:rsidP="7B64A353" w:rsidRDefault="7B64A353" w14:paraId="329A90B7" w14:textId="40BE229C">
            <w:pPr>
              <w:widowControl w:val="0"/>
              <w:spacing w:after="0"/>
              <w:rPr>
                <w:rFonts w:ascii="Calibri" w:hAnsi="Calibri" w:eastAsia="Calibri" w:cs="Calibri"/>
                <w:sz w:val="16"/>
                <w:szCs w:val="16"/>
              </w:rPr>
            </w:pPr>
            <w:r w:rsidRPr="7B64A353">
              <w:rPr>
                <w:rFonts w:ascii="Calibri" w:hAnsi="Calibri" w:eastAsia="Calibri" w:cs="Calibri"/>
                <w:sz w:val="16"/>
                <w:szCs w:val="16"/>
              </w:rPr>
              <w:t>Notify footprint</w:t>
            </w:r>
          </w:p>
        </w:tc>
        <w:tc>
          <w:tcPr>
            <w:tcW w:w="3165" w:type="dxa"/>
            <w:tcMar/>
          </w:tcPr>
          <w:p w:rsidR="7B64A353" w:rsidP="7B64A353" w:rsidRDefault="7B64A353" w14:paraId="732AF5B5" w14:textId="460049E2">
            <w:pPr>
              <w:widowControl w:val="0"/>
              <w:spacing w:after="0"/>
              <w:rPr>
                <w:rFonts w:ascii="Calibri" w:hAnsi="Calibri" w:eastAsia="Calibri" w:cs="Calibri"/>
                <w:sz w:val="16"/>
                <w:szCs w:val="16"/>
                <w:lang w:val="en-US"/>
              </w:rPr>
            </w:pPr>
            <w:r w:rsidRPr="7B64A353">
              <w:rPr>
                <w:rFonts w:ascii="Calibri" w:hAnsi="Calibri" w:eastAsia="Calibri" w:cs="Calibri"/>
                <w:sz w:val="16"/>
                <w:szCs w:val="16"/>
                <w:lang w:val="en-US"/>
              </w:rPr>
              <w:t>Final customer sees through application summary overview of the progress of his/her consumption, carbon emissions and monetary footprints as well as comparisons with predefined targets. Energy service provider can make footprint information available to third parties.</w:t>
            </w:r>
          </w:p>
        </w:tc>
        <w:tc>
          <w:tcPr>
            <w:tcW w:w="1240" w:type="dxa"/>
            <w:tcMar/>
          </w:tcPr>
          <w:p w:rsidR="7B64A353" w:rsidP="7B64A353" w:rsidRDefault="7B64A353" w14:paraId="72A3E901" w14:textId="29A17D36">
            <w:pPr>
              <w:widowControl w:val="0"/>
              <w:spacing w:after="0"/>
              <w:rPr>
                <w:rFonts w:ascii="Calibri" w:hAnsi="Calibri" w:eastAsia="Calibri" w:cs="Calibri"/>
                <w:sz w:val="16"/>
                <w:szCs w:val="16"/>
                <w:lang w:val="en-US"/>
              </w:rPr>
            </w:pPr>
            <w:r w:rsidRPr="7B64A353">
              <w:rPr>
                <w:rFonts w:ascii="Calibri" w:hAnsi="Calibri" w:eastAsia="Calibri" w:cs="Calibri"/>
                <w:sz w:val="16"/>
                <w:szCs w:val="16"/>
                <w:lang w:val="en-US"/>
              </w:rPr>
              <w:t>Energy service company</w:t>
            </w:r>
          </w:p>
        </w:tc>
        <w:tc>
          <w:tcPr>
            <w:tcW w:w="1220" w:type="dxa"/>
            <w:tcMar/>
          </w:tcPr>
          <w:p w:rsidR="7B64A353" w:rsidP="7B64A353" w:rsidRDefault="7B64A353" w14:paraId="51CC9284" w14:textId="47441922">
            <w:pPr>
              <w:widowControl w:val="0"/>
              <w:spacing w:after="0"/>
              <w:rPr>
                <w:rFonts w:ascii="Calibri" w:hAnsi="Calibri" w:eastAsia="Calibri" w:cs="Calibri"/>
                <w:sz w:val="16"/>
                <w:szCs w:val="16"/>
                <w:lang w:val="en-US"/>
              </w:rPr>
            </w:pPr>
            <w:r w:rsidRPr="7B64A353">
              <w:rPr>
                <w:rFonts w:ascii="Calibri" w:hAnsi="Calibri" w:eastAsia="Calibri" w:cs="Calibri"/>
                <w:sz w:val="16"/>
                <w:szCs w:val="16"/>
                <w:lang w:val="en-US"/>
              </w:rPr>
              <w:t>Final customer</w:t>
            </w:r>
          </w:p>
          <w:p w:rsidR="7B64A353" w:rsidP="7B64A353" w:rsidRDefault="7B64A353" w14:paraId="278E8D04" w14:textId="53D75A55">
            <w:pPr>
              <w:widowControl w:val="0"/>
              <w:spacing w:after="0"/>
              <w:rPr>
                <w:rFonts w:ascii="Calibri" w:hAnsi="Calibri" w:eastAsia="Calibri" w:cs="Calibri"/>
                <w:sz w:val="16"/>
                <w:szCs w:val="16"/>
                <w:lang w:val="en-US"/>
              </w:rPr>
            </w:pPr>
            <w:r w:rsidRPr="7B64A353">
              <w:rPr>
                <w:rFonts w:ascii="Calibri" w:hAnsi="Calibri" w:eastAsia="Calibri" w:cs="Calibri"/>
                <w:sz w:val="16"/>
                <w:szCs w:val="16"/>
                <w:lang w:val="en-US"/>
              </w:rPr>
              <w:t>Eligible party</w:t>
            </w:r>
          </w:p>
        </w:tc>
        <w:tc>
          <w:tcPr>
            <w:tcW w:w="1183" w:type="dxa"/>
            <w:tcMar/>
          </w:tcPr>
          <w:p w:rsidR="7B64A353" w:rsidP="7B64A353" w:rsidRDefault="7B64A353" w14:paraId="572FA022" w14:textId="44855A2C">
            <w:pPr>
              <w:widowControl w:val="0"/>
              <w:spacing w:after="0"/>
              <w:rPr>
                <w:rFonts w:ascii="Calibri" w:hAnsi="Calibri" w:eastAsia="Calibri" w:cs="Calibri"/>
                <w:sz w:val="16"/>
                <w:szCs w:val="16"/>
                <w:lang w:val="en-US"/>
              </w:rPr>
            </w:pPr>
            <w:r w:rsidRPr="7B64A353">
              <w:rPr>
                <w:rFonts w:ascii="Calibri" w:hAnsi="Calibri" w:eastAsia="Calibri" w:cs="Calibri"/>
                <w:sz w:val="16"/>
                <w:szCs w:val="16"/>
                <w:lang w:val="en-US"/>
              </w:rPr>
              <w:t>I – Calculated footprint</w:t>
            </w:r>
          </w:p>
        </w:tc>
      </w:tr>
      <w:tr w:rsidR="7B64A353" w:rsidTr="096BB8C9" w14:paraId="170ADDE8" w14:textId="77777777">
        <w:trPr>
          <w:trHeight w:val="300"/>
        </w:trPr>
        <w:tc>
          <w:tcPr>
            <w:tcW w:w="676" w:type="dxa"/>
            <w:tcMar/>
          </w:tcPr>
          <w:p w:rsidR="7B64A353" w:rsidP="7B64A353" w:rsidRDefault="0420E49E" w14:paraId="79972DF2" w14:textId="0BDC583D">
            <w:pPr>
              <w:rPr>
                <w:rFonts w:eastAsia="Calibri" w:cs="Calibri"/>
                <w:sz w:val="16"/>
                <w:szCs w:val="16"/>
                <w:lang w:val="en-US"/>
              </w:rPr>
            </w:pPr>
            <w:r w:rsidRPr="1ECDC4A5">
              <w:rPr>
                <w:rFonts w:eastAsia="Calibri" w:cs="Calibri"/>
                <w:sz w:val="16"/>
                <w:szCs w:val="16"/>
                <w:lang w:val="en-US"/>
              </w:rPr>
              <w:t>2.9</w:t>
            </w:r>
          </w:p>
        </w:tc>
        <w:tc>
          <w:tcPr>
            <w:tcW w:w="1680" w:type="dxa"/>
            <w:tcMar/>
          </w:tcPr>
          <w:p w:rsidR="7B64A353" w:rsidP="7B64A353" w:rsidRDefault="7B64A353" w14:paraId="528B6A16" w14:textId="16F2A7C5">
            <w:pPr>
              <w:widowControl w:val="0"/>
              <w:spacing w:after="0"/>
              <w:rPr>
                <w:rFonts w:eastAsia="Calibri" w:cs="Calibri"/>
                <w:sz w:val="16"/>
                <w:szCs w:val="16"/>
                <w:lang w:val="en-US"/>
              </w:rPr>
            </w:pPr>
            <w:r w:rsidRPr="096BB8C9" w:rsidR="0EF40E21">
              <w:rPr>
                <w:rFonts w:eastAsia="Calibri" w:cs="Calibri"/>
                <w:sz w:val="16"/>
                <w:szCs w:val="16"/>
                <w:lang w:val="en-US"/>
              </w:rPr>
              <w:t xml:space="preserve">Notify </w:t>
            </w:r>
            <w:r w:rsidRPr="096BB8C9" w:rsidR="1F964BE7">
              <w:rPr>
                <w:rFonts w:eastAsia="Calibri" w:cs="Calibri"/>
                <w:sz w:val="16"/>
                <w:szCs w:val="16"/>
                <w:lang w:val="en-US"/>
              </w:rPr>
              <w:t>personalized</w:t>
            </w:r>
            <w:r w:rsidRPr="096BB8C9" w:rsidR="0EF40E21">
              <w:rPr>
                <w:rFonts w:eastAsia="Calibri" w:cs="Calibri"/>
                <w:sz w:val="16"/>
                <w:szCs w:val="16"/>
                <w:lang w:val="en-US"/>
              </w:rPr>
              <w:t xml:space="preserve"> recommendations</w:t>
            </w:r>
          </w:p>
        </w:tc>
        <w:tc>
          <w:tcPr>
            <w:tcW w:w="3165" w:type="dxa"/>
            <w:tcMar/>
          </w:tcPr>
          <w:p w:rsidR="7B64A353" w:rsidP="7B64A353" w:rsidRDefault="7B64A353" w14:paraId="5807B525" w14:textId="7C78A5AE">
            <w:pPr>
              <w:widowControl w:val="0"/>
              <w:spacing w:after="0"/>
              <w:rPr>
                <w:rFonts w:eastAsia="Calibri" w:cs="Calibri"/>
                <w:sz w:val="16"/>
                <w:szCs w:val="16"/>
                <w:lang w:val="en-US"/>
              </w:rPr>
            </w:pPr>
            <w:r w:rsidRPr="7B64A353">
              <w:rPr>
                <w:rFonts w:eastAsia="Calibri" w:cs="Calibri"/>
                <w:sz w:val="16"/>
                <w:szCs w:val="16"/>
              </w:rPr>
              <w:t>Final customer receives personalized recommendations to decrease the consumption footprint, CO2 footprint and/or monetary footprint, and to participate in demand response programs.</w:t>
            </w:r>
          </w:p>
        </w:tc>
        <w:tc>
          <w:tcPr>
            <w:tcW w:w="1240" w:type="dxa"/>
            <w:tcMar/>
          </w:tcPr>
          <w:p w:rsidR="7B64A353" w:rsidP="7B64A353" w:rsidRDefault="7B64A353" w14:paraId="60C119B9" w14:textId="4C6ADFF6">
            <w:pPr>
              <w:widowControl w:val="0"/>
              <w:spacing w:after="0"/>
              <w:rPr>
                <w:rFonts w:ascii="Calibri" w:hAnsi="Calibri" w:eastAsia="Calibri" w:cs="Calibri"/>
                <w:sz w:val="16"/>
                <w:szCs w:val="16"/>
                <w:lang w:val="en-US"/>
              </w:rPr>
            </w:pPr>
            <w:r w:rsidRPr="7B64A353">
              <w:rPr>
                <w:rFonts w:ascii="Calibri" w:hAnsi="Calibri" w:eastAsia="Calibri" w:cs="Calibri"/>
                <w:sz w:val="16"/>
                <w:szCs w:val="16"/>
                <w:lang w:val="en-US"/>
              </w:rPr>
              <w:t>Energy service company</w:t>
            </w:r>
          </w:p>
        </w:tc>
        <w:tc>
          <w:tcPr>
            <w:tcW w:w="1220" w:type="dxa"/>
            <w:tcMar/>
          </w:tcPr>
          <w:p w:rsidR="7B64A353" w:rsidP="7B64A353" w:rsidRDefault="7B64A353" w14:paraId="423118FB" w14:textId="74CC0B72">
            <w:pPr>
              <w:widowControl w:val="0"/>
              <w:spacing w:after="0"/>
              <w:rPr>
                <w:rFonts w:ascii="Calibri" w:hAnsi="Calibri" w:eastAsia="Calibri" w:cs="Calibri"/>
                <w:sz w:val="16"/>
                <w:szCs w:val="16"/>
                <w:lang w:val="en-US"/>
              </w:rPr>
            </w:pPr>
            <w:r w:rsidRPr="7B64A353">
              <w:rPr>
                <w:rFonts w:ascii="Calibri" w:hAnsi="Calibri" w:eastAsia="Calibri" w:cs="Calibri"/>
                <w:sz w:val="16"/>
                <w:szCs w:val="16"/>
                <w:lang w:val="en-US"/>
              </w:rPr>
              <w:t>Final customer</w:t>
            </w:r>
          </w:p>
        </w:tc>
        <w:tc>
          <w:tcPr>
            <w:tcW w:w="1183" w:type="dxa"/>
            <w:tcMar/>
          </w:tcPr>
          <w:p w:rsidR="7B64A353" w:rsidP="7B64A353" w:rsidRDefault="7B64A353" w14:paraId="611EF294" w14:textId="3911FF82">
            <w:pPr>
              <w:widowControl w:val="0"/>
              <w:spacing w:after="0"/>
              <w:rPr>
                <w:rFonts w:eastAsia="Calibri" w:cs="Calibri"/>
                <w:sz w:val="16"/>
                <w:szCs w:val="16"/>
                <w:lang w:val="en-US"/>
              </w:rPr>
            </w:pPr>
            <w:r w:rsidRPr="7B64A353">
              <w:rPr>
                <w:rFonts w:eastAsia="Calibri" w:cs="Calibri"/>
                <w:sz w:val="16"/>
                <w:szCs w:val="16"/>
              </w:rPr>
              <w:t>J – Recommen-dations</w:t>
            </w:r>
          </w:p>
        </w:tc>
      </w:tr>
      <w:tr w:rsidR="7B64A353" w:rsidTr="096BB8C9" w14:paraId="4B4BC72B" w14:textId="77777777">
        <w:trPr>
          <w:trHeight w:val="300"/>
        </w:trPr>
        <w:tc>
          <w:tcPr>
            <w:tcW w:w="676" w:type="dxa"/>
            <w:tcMar/>
          </w:tcPr>
          <w:p w:rsidR="7B64A353" w:rsidP="7B64A353" w:rsidRDefault="47F65221" w14:paraId="7D76A45B" w14:textId="4E56415E">
            <w:pPr>
              <w:rPr>
                <w:rFonts w:eastAsia="Calibri" w:cs="Calibri"/>
                <w:sz w:val="16"/>
                <w:szCs w:val="16"/>
                <w:lang w:val="en-US"/>
              </w:rPr>
            </w:pPr>
            <w:r w:rsidRPr="1ECDC4A5">
              <w:rPr>
                <w:rFonts w:eastAsia="Calibri" w:cs="Calibri"/>
                <w:sz w:val="16"/>
                <w:szCs w:val="16"/>
                <w:lang w:val="en-US"/>
              </w:rPr>
              <w:t>2.10</w:t>
            </w:r>
          </w:p>
        </w:tc>
        <w:tc>
          <w:tcPr>
            <w:tcW w:w="1680" w:type="dxa"/>
            <w:tcMar/>
          </w:tcPr>
          <w:p w:rsidR="7B64A353" w:rsidP="7B64A353" w:rsidRDefault="7B64A353" w14:paraId="6945552B" w14:textId="0E01521E">
            <w:pPr>
              <w:widowControl w:val="0"/>
              <w:spacing w:after="0"/>
              <w:rPr>
                <w:rFonts w:eastAsia="Calibri" w:cs="Calibri"/>
                <w:sz w:val="16"/>
                <w:szCs w:val="16"/>
                <w:lang w:val="en-US"/>
              </w:rPr>
            </w:pPr>
            <w:r w:rsidRPr="096BB8C9" w:rsidR="433E57A0">
              <w:rPr>
                <w:rFonts w:eastAsia="Calibri" w:cs="Calibri"/>
                <w:sz w:val="16"/>
                <w:szCs w:val="16"/>
                <w:lang w:val="en-US"/>
              </w:rPr>
              <w:t>Notify</w:t>
            </w:r>
            <w:r w:rsidRPr="096BB8C9" w:rsidR="0EF40E21">
              <w:rPr>
                <w:rFonts w:eastAsia="Calibri" w:cs="Calibri"/>
                <w:sz w:val="16"/>
                <w:szCs w:val="16"/>
                <w:lang w:val="en-US"/>
              </w:rPr>
              <w:t xml:space="preserve"> impact information</w:t>
            </w:r>
          </w:p>
        </w:tc>
        <w:tc>
          <w:tcPr>
            <w:tcW w:w="3165" w:type="dxa"/>
            <w:tcMar/>
          </w:tcPr>
          <w:p w:rsidR="7B64A353" w:rsidP="7B64A353" w:rsidRDefault="7B64A353" w14:paraId="60FA269B" w14:textId="4DE023DA">
            <w:pPr>
              <w:widowControl w:val="0"/>
              <w:spacing w:after="0"/>
              <w:rPr>
                <w:rFonts w:eastAsia="Calibri" w:cs="Calibri"/>
                <w:sz w:val="16"/>
                <w:szCs w:val="16"/>
                <w:lang w:val="en-US"/>
              </w:rPr>
            </w:pPr>
            <w:r w:rsidRPr="096BB8C9" w:rsidR="0EF40E21">
              <w:rPr>
                <w:rFonts w:eastAsia="Calibri" w:cs="Calibri"/>
                <w:sz w:val="16"/>
                <w:szCs w:val="16"/>
                <w:lang w:val="en-US"/>
              </w:rPr>
              <w:t xml:space="preserve">Final customer learns the actual impacts resulting from the recommendation which he/she has </w:t>
            </w:r>
            <w:r w:rsidRPr="096BB8C9" w:rsidR="0EF40E21">
              <w:rPr>
                <w:rFonts w:eastAsia="Calibri" w:cs="Calibri"/>
                <w:sz w:val="16"/>
                <w:szCs w:val="16"/>
                <w:lang w:val="en-US"/>
              </w:rPr>
              <w:t>implemented, and</w:t>
            </w:r>
            <w:r w:rsidRPr="096BB8C9" w:rsidR="0EF40E21">
              <w:rPr>
                <w:rFonts w:eastAsia="Calibri" w:cs="Calibri"/>
                <w:sz w:val="16"/>
                <w:szCs w:val="16"/>
                <w:lang w:val="en-US"/>
              </w:rPr>
              <w:t xml:space="preserve"> learns the potential benefits if he/she will </w:t>
            </w:r>
            <w:r w:rsidRPr="096BB8C9" w:rsidR="78401774">
              <w:rPr>
                <w:rFonts w:eastAsia="Calibri" w:cs="Calibri"/>
                <w:sz w:val="16"/>
                <w:szCs w:val="16"/>
                <w:lang w:val="en-US"/>
              </w:rPr>
              <w:t xml:space="preserve">apply </w:t>
            </w:r>
            <w:r w:rsidRPr="096BB8C9" w:rsidR="0EF40E21">
              <w:rPr>
                <w:rFonts w:eastAsia="Calibri" w:cs="Calibri"/>
                <w:sz w:val="16"/>
                <w:szCs w:val="16"/>
                <w:lang w:val="en-US"/>
              </w:rPr>
              <w:t>or would have applied different consumption (and on-site generation) pattern.</w:t>
            </w:r>
          </w:p>
        </w:tc>
        <w:tc>
          <w:tcPr>
            <w:tcW w:w="1240" w:type="dxa"/>
            <w:tcMar/>
          </w:tcPr>
          <w:p w:rsidR="7B64A353" w:rsidP="7B64A353" w:rsidRDefault="7B64A353" w14:paraId="609858BD" w14:textId="1A77F05C">
            <w:pPr>
              <w:widowControl w:val="0"/>
              <w:spacing w:after="0"/>
              <w:rPr>
                <w:rFonts w:ascii="Calibri" w:hAnsi="Calibri" w:eastAsia="Calibri" w:cs="Calibri"/>
                <w:sz w:val="16"/>
                <w:szCs w:val="16"/>
                <w:lang w:val="en-US"/>
              </w:rPr>
            </w:pPr>
            <w:r w:rsidRPr="7B64A353">
              <w:rPr>
                <w:rFonts w:ascii="Calibri" w:hAnsi="Calibri" w:eastAsia="Calibri" w:cs="Calibri"/>
                <w:sz w:val="16"/>
                <w:szCs w:val="16"/>
                <w:lang w:val="en-US"/>
              </w:rPr>
              <w:t>Energy service company</w:t>
            </w:r>
          </w:p>
        </w:tc>
        <w:tc>
          <w:tcPr>
            <w:tcW w:w="1220" w:type="dxa"/>
            <w:tcMar/>
          </w:tcPr>
          <w:p w:rsidR="7B64A353" w:rsidP="7B64A353" w:rsidRDefault="7B64A353" w14:paraId="17BFF7B1" w14:textId="101B3C2A">
            <w:pPr>
              <w:widowControl w:val="0"/>
              <w:spacing w:after="0"/>
              <w:rPr>
                <w:rFonts w:ascii="Calibri" w:hAnsi="Calibri" w:eastAsia="Calibri" w:cs="Calibri"/>
                <w:sz w:val="16"/>
                <w:szCs w:val="16"/>
                <w:lang w:val="en-US"/>
              </w:rPr>
            </w:pPr>
            <w:r w:rsidRPr="7B64A353">
              <w:rPr>
                <w:rFonts w:ascii="Calibri" w:hAnsi="Calibri" w:eastAsia="Calibri" w:cs="Calibri"/>
                <w:sz w:val="16"/>
                <w:szCs w:val="16"/>
                <w:lang w:val="en-US"/>
              </w:rPr>
              <w:t>Final customer</w:t>
            </w:r>
          </w:p>
        </w:tc>
        <w:tc>
          <w:tcPr>
            <w:tcW w:w="1183" w:type="dxa"/>
            <w:tcMar/>
          </w:tcPr>
          <w:p w:rsidR="7B64A353" w:rsidP="7B64A353" w:rsidRDefault="7B64A353" w14:paraId="48B79B47" w14:textId="13C9947B">
            <w:pPr>
              <w:widowControl w:val="0"/>
              <w:spacing w:after="0"/>
              <w:rPr>
                <w:rFonts w:eastAsia="Calibri" w:cs="Calibri"/>
                <w:sz w:val="16"/>
                <w:szCs w:val="16"/>
                <w:lang w:val="en-US"/>
              </w:rPr>
            </w:pPr>
            <w:r w:rsidRPr="7B64A353">
              <w:rPr>
                <w:rFonts w:eastAsia="Calibri" w:cs="Calibri"/>
                <w:sz w:val="16"/>
                <w:szCs w:val="16"/>
                <w:lang w:val="en-US"/>
              </w:rPr>
              <w:t xml:space="preserve">K – Impact </w:t>
            </w:r>
          </w:p>
        </w:tc>
      </w:tr>
    </w:tbl>
    <w:p w:rsidR="7303031B" w:rsidRDefault="7303031B" w14:paraId="3B8E1BB4" w14:textId="579210E4"/>
    <w:p w:rsidR="00C55C04" w:rsidP="1ECDC4A5" w:rsidRDefault="00CB3BFE" w14:paraId="3CA776C4" w14:textId="435246F5">
      <w:pPr>
        <w:spacing w:after="0"/>
      </w:pPr>
      <w:r>
        <w:rPr>
          <w:noProof/>
        </w:rPr>
        <w:drawing>
          <wp:inline distT="0" distB="0" distL="0" distR="0" wp14:anchorId="4678F973" wp14:editId="6DAE9E8B">
            <wp:extent cx="5731510" cy="8821420"/>
            <wp:effectExtent l="0" t="0" r="2540" b="0"/>
            <wp:docPr id="386016514"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16514" name="Picture 1" descr="A screenshot of a diagram&#10;&#10;Description automatically generated"/>
                    <pic:cNvPicPr/>
                  </pic:nvPicPr>
                  <pic:blipFill>
                    <a:blip r:embed="rId17"/>
                    <a:stretch>
                      <a:fillRect/>
                    </a:stretch>
                  </pic:blipFill>
                  <pic:spPr>
                    <a:xfrm>
                      <a:off x="0" y="0"/>
                      <a:ext cx="5731510" cy="8821420"/>
                    </a:xfrm>
                    <a:prstGeom prst="rect">
                      <a:avLst/>
                    </a:prstGeom>
                  </pic:spPr>
                </pic:pic>
              </a:graphicData>
            </a:graphic>
          </wp:inline>
        </w:drawing>
      </w:r>
    </w:p>
    <w:p w:rsidR="004F5D35" w:rsidP="437B18F5" w:rsidRDefault="004F5D35" w14:paraId="3555E457" w14:textId="77777777">
      <w:pPr>
        <w:spacing w:after="0" w:line="240" w:lineRule="auto"/>
        <w:rPr>
          <w:lang w:val="en-US"/>
        </w:rPr>
      </w:pPr>
    </w:p>
    <w:p w:rsidR="00C55C04" w:rsidRDefault="00C55C04" w14:paraId="30FE2066" w14:textId="4BE29BD8">
      <w:pPr>
        <w:spacing w:after="0" w:line="240" w:lineRule="auto"/>
        <w:rPr>
          <w:lang w:val="en-US"/>
        </w:rPr>
      </w:pPr>
    </w:p>
    <w:p w:rsidR="004F5D35" w:rsidRDefault="004F5D35" w14:paraId="3064AF1C" w14:textId="77777777">
      <w:pPr>
        <w:spacing w:after="0" w:line="240" w:lineRule="auto"/>
        <w:rPr>
          <w:lang w:val="en-US"/>
        </w:rPr>
      </w:pPr>
    </w:p>
    <w:tbl>
      <w:tblPr>
        <w:tblStyle w:val="TableGrid"/>
        <w:tblW w:w="9126" w:type="dxa"/>
        <w:tblLayout w:type="fixed"/>
        <w:tblLook w:val="04A0" w:firstRow="1" w:lastRow="0" w:firstColumn="1" w:lastColumn="0" w:noHBand="0" w:noVBand="1"/>
      </w:tblPr>
      <w:tblGrid>
        <w:gridCol w:w="1136"/>
        <w:gridCol w:w="1498"/>
        <w:gridCol w:w="6492"/>
      </w:tblGrid>
      <w:tr w:rsidR="003135C6" w:rsidTr="571EA0F6" w14:paraId="4B34FFAC" w14:textId="77777777">
        <w:trPr>
          <w:trHeight w:val="300"/>
        </w:trPr>
        <w:tc>
          <w:tcPr>
            <w:tcW w:w="9126" w:type="dxa"/>
            <w:gridSpan w:val="3"/>
            <w:shd w:val="clear" w:color="auto" w:fill="D0CECE" w:themeFill="background2" w:themeFillShade="E6"/>
            <w:tcMar/>
          </w:tcPr>
          <w:p w:rsidR="003135C6" w:rsidP="589A5ED6" w:rsidRDefault="05691CDD" w14:paraId="142C53C1" w14:textId="26BF4598">
            <w:pPr>
              <w:widowControl w:val="0"/>
              <w:spacing w:after="0" w:line="240" w:lineRule="auto"/>
              <w:jc w:val="center"/>
              <w:rPr>
                <w:rFonts w:ascii="Arial" w:hAnsi="Arial" w:eastAsia="Arial" w:cs="Arial"/>
                <w:sz w:val="16"/>
                <w:szCs w:val="16"/>
              </w:rPr>
            </w:pPr>
            <w:r w:rsidRPr="589A5ED6">
              <w:rPr>
                <w:rFonts w:ascii="Arial" w:hAnsi="Arial" w:eastAsia="Arial" w:cs="Arial"/>
                <w:b/>
                <w:bCs/>
                <w:i/>
                <w:iCs/>
                <w:sz w:val="16"/>
                <w:szCs w:val="16"/>
                <w:lang w:val="en-GB"/>
              </w:rPr>
              <w:t xml:space="preserve">Table IV - </w:t>
            </w:r>
            <w:r w:rsidRPr="589A5ED6" w:rsidR="00D613C4">
              <w:rPr>
                <w:rFonts w:ascii="Arial" w:hAnsi="Arial" w:eastAsia="Arial" w:cs="Arial"/>
                <w:b/>
                <w:bCs/>
                <w:i/>
                <w:iCs/>
                <w:sz w:val="16"/>
                <w:szCs w:val="16"/>
                <w:lang w:val="en-GB"/>
              </w:rPr>
              <w:t>Information exchanged</w:t>
            </w:r>
          </w:p>
        </w:tc>
      </w:tr>
      <w:tr w:rsidR="003135C6" w:rsidTr="571EA0F6" w14:paraId="247529C5" w14:textId="77777777">
        <w:trPr>
          <w:trHeight w:val="300"/>
        </w:trPr>
        <w:tc>
          <w:tcPr>
            <w:tcW w:w="1136" w:type="dxa"/>
            <w:shd w:val="clear" w:color="auto" w:fill="D0CECE" w:themeFill="background2" w:themeFillShade="E6"/>
            <w:tcMar/>
          </w:tcPr>
          <w:p w:rsidR="003135C6" w:rsidP="589A5ED6" w:rsidRDefault="00D613C4" w14:paraId="75F57307" w14:textId="77777777">
            <w:pPr>
              <w:widowControl w:val="0"/>
              <w:spacing w:after="0" w:line="240" w:lineRule="auto"/>
              <w:rPr>
                <w:rFonts w:ascii="Arial" w:hAnsi="Arial" w:eastAsia="Arial" w:cs="Arial"/>
                <w:color w:val="000000" w:themeColor="text1"/>
                <w:sz w:val="16"/>
                <w:szCs w:val="16"/>
              </w:rPr>
            </w:pPr>
            <w:r w:rsidRPr="589A5ED6">
              <w:rPr>
                <w:rFonts w:ascii="Arial" w:hAnsi="Arial" w:eastAsia="Arial" w:cs="Arial"/>
                <w:b/>
                <w:bCs/>
                <w:i/>
                <w:iCs/>
                <w:color w:val="000000" w:themeColor="text1"/>
                <w:sz w:val="16"/>
                <w:szCs w:val="16"/>
                <w:lang w:val="en-GB"/>
              </w:rPr>
              <w:t>Information exchanged, ID</w:t>
            </w:r>
          </w:p>
        </w:tc>
        <w:tc>
          <w:tcPr>
            <w:tcW w:w="1498" w:type="dxa"/>
            <w:tcBorders>
              <w:bottom w:val="single" w:color="auto" w:sz="4" w:space="0"/>
            </w:tcBorders>
            <w:shd w:val="clear" w:color="auto" w:fill="D0CECE" w:themeFill="background2" w:themeFillShade="E6"/>
            <w:tcMar/>
          </w:tcPr>
          <w:p w:rsidR="003135C6" w:rsidP="589A5ED6" w:rsidRDefault="00D613C4" w14:paraId="5AC7FE26" w14:textId="77777777">
            <w:pPr>
              <w:widowControl w:val="0"/>
              <w:spacing w:after="0" w:line="240" w:lineRule="auto"/>
              <w:rPr>
                <w:rFonts w:ascii="Arial" w:hAnsi="Arial" w:eastAsia="Arial" w:cs="Arial"/>
                <w:color w:val="000000" w:themeColor="text1"/>
                <w:sz w:val="16"/>
                <w:szCs w:val="16"/>
              </w:rPr>
            </w:pPr>
            <w:r w:rsidRPr="589A5ED6">
              <w:rPr>
                <w:rFonts w:ascii="Arial" w:hAnsi="Arial" w:eastAsia="Arial" w:cs="Arial"/>
                <w:b/>
                <w:bCs/>
                <w:i/>
                <w:iCs/>
                <w:color w:val="000000" w:themeColor="text1"/>
                <w:sz w:val="16"/>
                <w:szCs w:val="16"/>
                <w:lang w:val="en-GB"/>
              </w:rPr>
              <w:t>Name of information</w:t>
            </w:r>
          </w:p>
        </w:tc>
        <w:tc>
          <w:tcPr>
            <w:tcW w:w="6492" w:type="dxa"/>
            <w:shd w:val="clear" w:color="auto" w:fill="D0CECE" w:themeFill="background2" w:themeFillShade="E6"/>
            <w:tcMar/>
          </w:tcPr>
          <w:p w:rsidR="003135C6" w:rsidP="589A5ED6" w:rsidRDefault="00D613C4" w14:paraId="43D9231E" w14:textId="77777777">
            <w:pPr>
              <w:widowControl w:val="0"/>
              <w:spacing w:after="0" w:line="240" w:lineRule="auto"/>
              <w:rPr>
                <w:rFonts w:ascii="Arial" w:hAnsi="Arial" w:eastAsia="Arial" w:cs="Arial"/>
                <w:color w:val="000000" w:themeColor="text1"/>
                <w:sz w:val="16"/>
                <w:szCs w:val="16"/>
              </w:rPr>
            </w:pPr>
            <w:r w:rsidRPr="589A5ED6">
              <w:rPr>
                <w:rFonts w:ascii="Arial" w:hAnsi="Arial" w:eastAsia="Arial" w:cs="Arial"/>
                <w:b/>
                <w:bCs/>
                <w:i/>
                <w:iCs/>
                <w:color w:val="000000" w:themeColor="text1"/>
                <w:sz w:val="16"/>
                <w:szCs w:val="16"/>
                <w:lang w:val="en-GB"/>
              </w:rPr>
              <w:t>Description of information exchanged</w:t>
            </w:r>
          </w:p>
        </w:tc>
      </w:tr>
      <w:tr w:rsidR="7303031B" w:rsidTr="571EA0F6" w14:paraId="4099A129" w14:textId="77777777">
        <w:trPr>
          <w:trHeight w:val="300"/>
        </w:trPr>
        <w:tc>
          <w:tcPr>
            <w:tcW w:w="1136" w:type="dxa"/>
            <w:tcBorders>
              <w:right w:val="single" w:color="auto" w:sz="4" w:space="0"/>
            </w:tcBorders>
            <w:tcMar/>
          </w:tcPr>
          <w:p w:rsidR="0A7E3E22" w:rsidP="589A5ED6" w:rsidRDefault="57D87348" w14:paraId="49540B38" w14:textId="2D629DA2">
            <w:pPr>
              <w:widowControl w:val="0"/>
              <w:spacing w:after="0" w:line="240" w:lineRule="auto"/>
              <w:rPr>
                <w:rFonts w:eastAsia="Calibri" w:cs="Calibri"/>
                <w:sz w:val="16"/>
                <w:szCs w:val="16"/>
                <w:lang w:val="en-US"/>
              </w:rPr>
            </w:pPr>
            <w:r w:rsidRPr="589A5ED6">
              <w:rPr>
                <w:rFonts w:eastAsia="Calibri" w:cs="Calibri"/>
                <w:sz w:val="16"/>
                <w:szCs w:val="16"/>
                <w:lang w:val="en-US"/>
              </w:rPr>
              <w:t>A</w:t>
            </w:r>
          </w:p>
        </w:tc>
        <w:tc>
          <w:tcPr>
            <w:tcW w:w="1498" w:type="dxa"/>
            <w:tcBorders>
              <w:top w:val="single" w:color="auto" w:sz="4" w:space="0"/>
              <w:left w:val="single" w:color="auto" w:sz="4" w:space="0"/>
              <w:bottom w:val="single" w:color="auto" w:sz="4" w:space="0"/>
              <w:right w:val="single" w:color="auto" w:sz="4" w:space="0"/>
            </w:tcBorders>
            <w:tcMar/>
          </w:tcPr>
          <w:p w:rsidR="0A7E3E22" w:rsidP="589A5ED6" w:rsidRDefault="57D87348" w14:paraId="69C903F6" w14:textId="19E348D4">
            <w:pPr>
              <w:widowControl w:val="0"/>
              <w:spacing w:after="0" w:line="240" w:lineRule="auto"/>
              <w:rPr>
                <w:rFonts w:eastAsia="Calibri" w:cs="Calibri"/>
                <w:sz w:val="16"/>
                <w:szCs w:val="16"/>
                <w:lang w:val="en-US"/>
              </w:rPr>
            </w:pPr>
            <w:r w:rsidRPr="589A5ED6">
              <w:rPr>
                <w:rFonts w:eastAsia="Calibri" w:cs="Calibri"/>
                <w:sz w:val="16"/>
                <w:szCs w:val="16"/>
                <w:lang w:val="en-US"/>
              </w:rPr>
              <w:t>Final customer identity</w:t>
            </w:r>
          </w:p>
        </w:tc>
        <w:tc>
          <w:tcPr>
            <w:tcW w:w="6492" w:type="dxa"/>
            <w:tcBorders>
              <w:left w:val="single" w:color="auto" w:sz="4" w:space="0"/>
            </w:tcBorders>
            <w:tcMar/>
          </w:tcPr>
          <w:p w:rsidR="7303031B" w:rsidP="7EE957E7" w:rsidRDefault="3DD56C80" w14:paraId="141B518D" w14:textId="2103B78D">
            <w:pPr>
              <w:pStyle w:val="ListParagraph"/>
              <w:widowControl w:val="0"/>
              <w:numPr>
                <w:ilvl w:val="0"/>
                <w:numId w:val="1"/>
              </w:numPr>
              <w:spacing w:after="0" w:line="240" w:lineRule="auto"/>
              <w:rPr>
                <w:rFonts w:eastAsia="Calibri" w:cs="Calibri"/>
                <w:lang w:val="en-GB"/>
              </w:rPr>
            </w:pPr>
            <w:r w:rsidRPr="7EE957E7">
              <w:rPr>
                <w:rFonts w:eastAsia="Calibri" w:cs="Calibri"/>
                <w:sz w:val="16"/>
                <w:szCs w:val="16"/>
                <w:lang w:val="en-GB"/>
              </w:rPr>
              <w:t>FINAL CUSTOMER IDENTIFIER: Unique identifier for the final customer</w:t>
            </w:r>
          </w:p>
        </w:tc>
      </w:tr>
      <w:tr w:rsidRPr="004F5D35" w:rsidR="003135C6" w:rsidTr="571EA0F6" w14:paraId="4B954828" w14:textId="77777777">
        <w:trPr>
          <w:trHeight w:val="300"/>
        </w:trPr>
        <w:tc>
          <w:tcPr>
            <w:tcW w:w="1136" w:type="dxa"/>
            <w:tcBorders>
              <w:right w:val="single" w:color="auto" w:sz="4" w:space="0"/>
            </w:tcBorders>
            <w:tcMar/>
          </w:tcPr>
          <w:p w:rsidRPr="004F5D35" w:rsidR="003135C6" w:rsidP="589A5ED6" w:rsidRDefault="5C2D08E3" w14:paraId="61ED4E73" w14:textId="77777777">
            <w:pPr>
              <w:widowControl w:val="0"/>
              <w:spacing w:after="0" w:line="240" w:lineRule="auto"/>
              <w:rPr>
                <w:rFonts w:ascii="Calibri" w:hAnsi="Calibri" w:eastAsia="Calibri" w:cs="Calibri"/>
                <w:sz w:val="16"/>
                <w:szCs w:val="16"/>
                <w:lang w:val="en-US"/>
              </w:rPr>
            </w:pPr>
            <w:r w:rsidRPr="589A5ED6">
              <w:rPr>
                <w:rFonts w:eastAsia="Calibri" w:cs="Calibri"/>
                <w:sz w:val="16"/>
                <w:szCs w:val="16"/>
                <w:lang w:val="en-US"/>
              </w:rPr>
              <w:t>B</w:t>
            </w:r>
          </w:p>
        </w:tc>
        <w:tc>
          <w:tcPr>
            <w:tcW w:w="1498" w:type="dxa"/>
            <w:tcBorders>
              <w:top w:val="single" w:color="auto" w:sz="4" w:space="0"/>
              <w:left w:val="single" w:color="auto" w:sz="4" w:space="0"/>
              <w:bottom w:val="single" w:color="auto" w:sz="4" w:space="0"/>
              <w:right w:val="single" w:color="auto" w:sz="4" w:space="0"/>
            </w:tcBorders>
            <w:tcMar/>
          </w:tcPr>
          <w:p w:rsidRPr="004F5D35" w:rsidR="003135C6" w:rsidP="589A5ED6" w:rsidRDefault="727DBCE1" w14:paraId="598C7D2E" w14:textId="54CB519E">
            <w:pPr>
              <w:widowControl w:val="0"/>
              <w:spacing w:after="0" w:line="240" w:lineRule="auto"/>
              <w:rPr>
                <w:rFonts w:ascii="Calibri" w:hAnsi="Calibri" w:eastAsia="Calibri" w:cs="Calibri"/>
                <w:sz w:val="16"/>
                <w:szCs w:val="16"/>
              </w:rPr>
            </w:pPr>
            <w:r w:rsidRPr="589A5ED6">
              <w:rPr>
                <w:rFonts w:ascii="Calibri" w:hAnsi="Calibri" w:eastAsia="Calibri" w:cs="Calibri"/>
                <w:sz w:val="16"/>
                <w:szCs w:val="16"/>
              </w:rPr>
              <w:t>Consent</w:t>
            </w:r>
          </w:p>
        </w:tc>
        <w:tc>
          <w:tcPr>
            <w:tcW w:w="6492" w:type="dxa"/>
            <w:tcBorders>
              <w:left w:val="single" w:color="auto" w:sz="4" w:space="0"/>
            </w:tcBorders>
            <w:tcMar/>
          </w:tcPr>
          <w:p w:rsidRPr="004F5D35" w:rsidR="003135C6" w:rsidP="7EE957E7" w:rsidRDefault="7D74BE59" w14:paraId="612A134F" w14:textId="1D6FFB0E">
            <w:pPr>
              <w:pStyle w:val="ListParagraph"/>
              <w:widowControl w:val="0"/>
              <w:numPr>
                <w:ilvl w:val="0"/>
                <w:numId w:val="6"/>
              </w:numPr>
              <w:spacing w:after="0" w:line="240" w:lineRule="auto"/>
              <w:rPr>
                <w:rFonts w:eastAsia="Calibri" w:cs="Calibri"/>
                <w:lang w:val="en-GB"/>
              </w:rPr>
            </w:pPr>
            <w:r w:rsidRPr="7EE957E7">
              <w:rPr>
                <w:rFonts w:eastAsia="Calibri" w:cs="Calibri"/>
                <w:sz w:val="16"/>
                <w:szCs w:val="16"/>
                <w:lang w:val="en-GB"/>
              </w:rPr>
              <w:t>PRESET CONSENT INFORMATION</w:t>
            </w:r>
            <w:r w:rsidRPr="7EE957E7" w:rsidR="37935357">
              <w:rPr>
                <w:rFonts w:eastAsia="Calibri" w:cs="Calibri"/>
                <w:sz w:val="16"/>
                <w:szCs w:val="16"/>
                <w:lang w:val="en-GB"/>
              </w:rPr>
              <w:t>: Follow ‘</w:t>
            </w:r>
            <w:r w:rsidRPr="7EE957E7" w:rsidR="3FDD0723">
              <w:rPr>
                <w:rFonts w:eastAsia="Calibri" w:cs="Calibri"/>
                <w:sz w:val="16"/>
                <w:szCs w:val="16"/>
                <w:lang w:val="en-GB"/>
              </w:rPr>
              <w:t>Preset permission information</w:t>
            </w:r>
            <w:r w:rsidRPr="7EE957E7" w:rsidR="37935357">
              <w:rPr>
                <w:rFonts w:eastAsia="Calibri" w:cs="Calibri"/>
                <w:sz w:val="16"/>
                <w:szCs w:val="16"/>
                <w:lang w:val="en-GB"/>
              </w:rPr>
              <w:t>’ information object in Commission Implementing Regulation (EU) 2023/1162</w:t>
            </w:r>
          </w:p>
          <w:p w:rsidRPr="004F5D35" w:rsidR="003135C6" w:rsidP="7EE957E7" w:rsidRDefault="44877C50" w14:paraId="72C3AD1C" w14:textId="5281AADB">
            <w:pPr>
              <w:pStyle w:val="ListParagraph"/>
              <w:widowControl w:val="0"/>
              <w:numPr>
                <w:ilvl w:val="0"/>
                <w:numId w:val="6"/>
              </w:numPr>
              <w:spacing w:after="0" w:line="240" w:lineRule="auto"/>
              <w:rPr>
                <w:rFonts w:eastAsia="Calibri" w:cs="Calibri"/>
                <w:lang w:val="en-GB"/>
              </w:rPr>
            </w:pPr>
            <w:r w:rsidRPr="7EE957E7">
              <w:rPr>
                <w:rFonts w:eastAsia="Calibri" w:cs="Calibri"/>
                <w:sz w:val="16"/>
                <w:szCs w:val="16"/>
                <w:lang w:val="en-GB"/>
              </w:rPr>
              <w:t>BASIC CONSENT INFORMATION: Follow ‘Basic permission information’ information object in Commission Implementing Regulation (EU) 2023/1162</w:t>
            </w:r>
          </w:p>
          <w:p w:rsidRPr="004F5D35" w:rsidR="003135C6" w:rsidP="7EE957E7" w:rsidRDefault="44877C50" w14:paraId="06971CD3" w14:textId="089BD81D">
            <w:pPr>
              <w:pStyle w:val="ListParagraph"/>
              <w:widowControl w:val="0"/>
              <w:numPr>
                <w:ilvl w:val="0"/>
                <w:numId w:val="6"/>
              </w:numPr>
              <w:spacing w:after="0" w:line="240" w:lineRule="auto"/>
              <w:rPr>
                <w:rFonts w:eastAsia="Calibri" w:cs="Calibri"/>
                <w:lang w:val="en-GB"/>
              </w:rPr>
            </w:pPr>
            <w:r w:rsidRPr="7EE957E7">
              <w:rPr>
                <w:rFonts w:eastAsia="Calibri" w:cs="Calibri"/>
                <w:sz w:val="16"/>
                <w:szCs w:val="16"/>
                <w:lang w:val="en-GB"/>
              </w:rPr>
              <w:t>ESTABLISHED CONSENT INFORMATION: Follow ‘Established permission information’ information object in Commission Implementing Regulation (EU) 2023/1162</w:t>
            </w:r>
          </w:p>
        </w:tc>
      </w:tr>
      <w:tr w:rsidRPr="004F5D35" w:rsidR="003135C6" w:rsidTr="571EA0F6" w14:paraId="05738430" w14:textId="77777777">
        <w:trPr>
          <w:trHeight w:val="300"/>
        </w:trPr>
        <w:tc>
          <w:tcPr>
            <w:tcW w:w="1136" w:type="dxa"/>
            <w:tcBorders>
              <w:right w:val="single" w:color="auto" w:sz="4" w:space="0"/>
            </w:tcBorders>
            <w:tcMar/>
          </w:tcPr>
          <w:p w:rsidRPr="004F5D35" w:rsidR="003135C6" w:rsidP="589A5ED6" w:rsidRDefault="3B103EC1" w14:paraId="61740529" w14:textId="648F03D8">
            <w:pPr>
              <w:widowControl w:val="0"/>
              <w:spacing w:after="0" w:line="240" w:lineRule="auto"/>
              <w:rPr>
                <w:rFonts w:eastAsia="Calibri" w:cs="Calibri"/>
                <w:sz w:val="16"/>
                <w:szCs w:val="16"/>
                <w:lang w:val="en-US"/>
              </w:rPr>
            </w:pPr>
            <w:r w:rsidRPr="589A5ED6">
              <w:rPr>
                <w:rFonts w:eastAsia="Calibri" w:cs="Calibri"/>
                <w:sz w:val="16"/>
                <w:szCs w:val="16"/>
                <w:lang w:val="en-US"/>
              </w:rPr>
              <w:t>C</w:t>
            </w:r>
          </w:p>
        </w:tc>
        <w:tc>
          <w:tcPr>
            <w:tcW w:w="1498" w:type="dxa"/>
            <w:tcBorders>
              <w:top w:val="single" w:color="auto" w:sz="4" w:space="0"/>
              <w:left w:val="single" w:color="auto" w:sz="4" w:space="0"/>
              <w:bottom w:val="single" w:color="auto" w:sz="4" w:space="0"/>
              <w:right w:val="single" w:color="auto" w:sz="4" w:space="0"/>
            </w:tcBorders>
            <w:tcMar/>
          </w:tcPr>
          <w:p w:rsidRPr="004F5D35" w:rsidR="003135C6" w:rsidP="589A5ED6" w:rsidRDefault="727DBCE1" w14:paraId="18EC2B55" w14:textId="61C6CED5">
            <w:pPr>
              <w:widowControl w:val="0"/>
              <w:spacing w:after="0" w:line="240" w:lineRule="auto"/>
              <w:rPr>
                <w:rFonts w:ascii="Calibri" w:hAnsi="Calibri" w:eastAsia="Calibri" w:cs="Calibri"/>
                <w:sz w:val="16"/>
                <w:szCs w:val="16"/>
              </w:rPr>
            </w:pPr>
            <w:r w:rsidRPr="589A5ED6">
              <w:rPr>
                <w:rFonts w:ascii="Calibri" w:hAnsi="Calibri" w:eastAsia="Calibri" w:cs="Calibri"/>
                <w:sz w:val="16"/>
                <w:szCs w:val="16"/>
              </w:rPr>
              <w:t>Data request</w:t>
            </w:r>
          </w:p>
        </w:tc>
        <w:tc>
          <w:tcPr>
            <w:tcW w:w="6492" w:type="dxa"/>
            <w:tcBorders>
              <w:left w:val="single" w:color="auto" w:sz="4" w:space="0"/>
            </w:tcBorders>
            <w:tcMar/>
          </w:tcPr>
          <w:p w:rsidRPr="004F5D35" w:rsidR="003135C6" w:rsidP="7EE957E7" w:rsidRDefault="2151E290" w14:paraId="607D13AF" w14:textId="5C86B778">
            <w:pPr>
              <w:pStyle w:val="ListParagraph"/>
              <w:widowControl w:val="0"/>
              <w:numPr>
                <w:ilvl w:val="0"/>
                <w:numId w:val="7"/>
              </w:numPr>
              <w:spacing w:after="0" w:line="240" w:lineRule="auto"/>
              <w:rPr>
                <w:rFonts w:ascii="Calibri" w:hAnsi="Calibri" w:eastAsia="Calibri" w:cs="Calibri"/>
                <w:lang w:val="en-US"/>
              </w:rPr>
            </w:pPr>
            <w:r w:rsidRPr="7EE957E7">
              <w:rPr>
                <w:rFonts w:ascii="Calibri" w:hAnsi="Calibri" w:eastAsia="Calibri" w:cs="Calibri"/>
                <w:sz w:val="16"/>
                <w:szCs w:val="16"/>
                <w:lang w:val="en-US"/>
              </w:rPr>
              <w:t>API: Data provider’s API to connect to</w:t>
            </w:r>
          </w:p>
          <w:p w:rsidRPr="004F5D35" w:rsidR="003135C6" w:rsidP="0C8F122C" w:rsidRDefault="74A97DD0" w14:paraId="69B770B8" w14:textId="31DB6031">
            <w:pPr>
              <w:pStyle w:val="ListParagraph"/>
              <w:widowControl w:val="0"/>
              <w:numPr>
                <w:ilvl w:val="0"/>
                <w:numId w:val="7"/>
              </w:numPr>
              <w:spacing w:after="0" w:line="240" w:lineRule="auto"/>
              <w:rPr>
                <w:rFonts w:ascii="Calibri" w:hAnsi="Calibri" w:eastAsia="Calibri" w:cs="Calibri"/>
                <w:lang w:val="en-US"/>
              </w:rPr>
            </w:pPr>
            <w:r w:rsidRPr="0C8F122C">
              <w:rPr>
                <w:rFonts w:ascii="Calibri" w:hAnsi="Calibri" w:eastAsia="Calibri" w:cs="Calibri"/>
                <w:sz w:val="16"/>
                <w:szCs w:val="16"/>
                <w:lang w:val="en-US"/>
              </w:rPr>
              <w:t>DATA TYPE: Metered (D), energy content (E), market (F), weather (G) or additional final customer data (</w:t>
            </w:r>
            <w:r w:rsidRPr="0C8F122C" w:rsidR="42339C1C">
              <w:rPr>
                <w:rFonts w:ascii="Calibri" w:hAnsi="Calibri" w:eastAsia="Calibri" w:cs="Calibri"/>
                <w:sz w:val="16"/>
                <w:szCs w:val="16"/>
                <w:lang w:val="en-US"/>
              </w:rPr>
              <w:t>H</w:t>
            </w:r>
            <w:r w:rsidRPr="0C8F122C">
              <w:rPr>
                <w:rFonts w:ascii="Calibri" w:hAnsi="Calibri" w:eastAsia="Calibri" w:cs="Calibri"/>
                <w:sz w:val="16"/>
                <w:szCs w:val="16"/>
                <w:lang w:val="en-US"/>
              </w:rPr>
              <w:t>)</w:t>
            </w:r>
          </w:p>
          <w:p w:rsidRPr="004F5D35" w:rsidR="003135C6" w:rsidP="7EE957E7" w:rsidRDefault="4652422E" w14:paraId="79BC14B9" w14:textId="7BDC7BBD">
            <w:pPr>
              <w:pStyle w:val="ListParagraph"/>
              <w:widowControl w:val="0"/>
              <w:numPr>
                <w:ilvl w:val="0"/>
                <w:numId w:val="7"/>
              </w:numPr>
              <w:spacing w:after="0" w:line="240" w:lineRule="auto"/>
              <w:rPr>
                <w:rFonts w:eastAsia="Calibri" w:cs="Calibri"/>
                <w:lang w:val="en-GB"/>
              </w:rPr>
            </w:pPr>
            <w:r w:rsidRPr="7EE957E7">
              <w:rPr>
                <w:rFonts w:eastAsia="Calibri" w:cs="Calibri"/>
                <w:sz w:val="16"/>
                <w:szCs w:val="16"/>
                <w:lang w:val="en-GB"/>
              </w:rPr>
              <w:t>ELECTRICITY METERING POINT IDENTIFIER: Unique identifier for the metering point within the metered data administrator’s meter identification space (as defined in Commission Implementing Regulation (EU) 2023/1162)</w:t>
            </w:r>
          </w:p>
          <w:p w:rsidRPr="004F5D35" w:rsidR="003135C6" w:rsidP="7EE957E7" w:rsidRDefault="4652422E" w14:paraId="2401EC97" w14:textId="6140C84C">
            <w:pPr>
              <w:pStyle w:val="ListParagraph"/>
              <w:widowControl w:val="0"/>
              <w:numPr>
                <w:ilvl w:val="0"/>
                <w:numId w:val="7"/>
              </w:numPr>
              <w:spacing w:after="0" w:line="240" w:lineRule="auto"/>
              <w:rPr>
                <w:rFonts w:eastAsia="Calibri" w:cs="Calibri"/>
                <w:lang w:val="en-GB"/>
              </w:rPr>
            </w:pPr>
            <w:r w:rsidRPr="7EE957E7">
              <w:rPr>
                <w:rFonts w:eastAsia="Calibri" w:cs="Calibri"/>
                <w:sz w:val="16"/>
                <w:szCs w:val="16"/>
                <w:lang w:val="en-GB"/>
              </w:rPr>
              <w:t>DISTRICT HEATING POINT IDENTIFIER: Unique identifier for the district heating metering point</w:t>
            </w:r>
          </w:p>
          <w:p w:rsidRPr="004F5D35" w:rsidR="003135C6" w:rsidP="0C8F122C" w:rsidRDefault="262A2300" w14:paraId="03EFCA41" w14:textId="674E4E5C">
            <w:pPr>
              <w:pStyle w:val="ListParagraph"/>
              <w:widowControl w:val="0"/>
              <w:numPr>
                <w:ilvl w:val="0"/>
                <w:numId w:val="7"/>
              </w:numPr>
              <w:spacing w:after="0" w:line="240" w:lineRule="auto"/>
              <w:rPr>
                <w:rFonts w:ascii="Calibri" w:hAnsi="Calibri" w:eastAsia="Calibri" w:cs="Calibri"/>
                <w:lang w:val="en-US"/>
              </w:rPr>
            </w:pPr>
            <w:r w:rsidRPr="7EE957E7">
              <w:rPr>
                <w:rFonts w:ascii="Calibri" w:hAnsi="Calibri" w:eastAsia="Calibri" w:cs="Calibri"/>
                <w:sz w:val="16"/>
                <w:szCs w:val="16"/>
                <w:lang w:val="en-US"/>
              </w:rPr>
              <w:t xml:space="preserve">REQUESTED DATA SPECIFICATION: </w:t>
            </w:r>
            <w:r w:rsidRPr="7EE957E7" w:rsidR="50DC082C">
              <w:rPr>
                <w:rFonts w:ascii="Calibri" w:hAnsi="Calibri" w:eastAsia="Calibri" w:cs="Calibri"/>
                <w:sz w:val="16"/>
                <w:szCs w:val="16"/>
                <w:lang w:val="en-US"/>
              </w:rPr>
              <w:t>Specification p</w:t>
            </w:r>
            <w:r w:rsidRPr="7EE957E7">
              <w:rPr>
                <w:rFonts w:ascii="Calibri" w:hAnsi="Calibri" w:eastAsia="Calibri" w:cs="Calibri"/>
                <w:sz w:val="16"/>
                <w:szCs w:val="16"/>
                <w:lang w:val="en-US"/>
              </w:rPr>
              <w:t>arameters of information object D, E, F, G or H, respectively</w:t>
            </w:r>
          </w:p>
        </w:tc>
      </w:tr>
      <w:tr w:rsidRPr="004F5D35" w:rsidR="004F5D35" w:rsidTr="571EA0F6" w14:paraId="3336D48D" w14:textId="77777777">
        <w:trPr>
          <w:trHeight w:val="300"/>
        </w:trPr>
        <w:tc>
          <w:tcPr>
            <w:tcW w:w="1136" w:type="dxa"/>
            <w:tcBorders>
              <w:right w:val="single" w:color="auto" w:sz="4" w:space="0"/>
            </w:tcBorders>
            <w:tcMar/>
          </w:tcPr>
          <w:p w:rsidRPr="004F5D35" w:rsidR="004F5D35" w:rsidP="589A5ED6" w:rsidRDefault="4136E1CF" w14:paraId="12A1B2BD" w14:textId="097866BF">
            <w:pPr>
              <w:widowControl w:val="0"/>
              <w:spacing w:after="0" w:line="240" w:lineRule="auto"/>
              <w:rPr>
                <w:rFonts w:eastAsia="Calibri" w:cs="Calibri"/>
                <w:sz w:val="16"/>
                <w:szCs w:val="16"/>
                <w:lang w:val="en-US"/>
              </w:rPr>
            </w:pPr>
            <w:r w:rsidRPr="589A5ED6">
              <w:rPr>
                <w:rFonts w:eastAsia="Calibri" w:cs="Calibri"/>
                <w:sz w:val="16"/>
                <w:szCs w:val="16"/>
                <w:lang w:val="en-US"/>
              </w:rPr>
              <w:t>D</w:t>
            </w:r>
          </w:p>
        </w:tc>
        <w:tc>
          <w:tcPr>
            <w:tcW w:w="1498" w:type="dxa"/>
            <w:tcBorders>
              <w:top w:val="single" w:color="auto" w:sz="4" w:space="0"/>
              <w:left w:val="single" w:color="auto" w:sz="4" w:space="0"/>
              <w:bottom w:val="single" w:color="auto" w:sz="4" w:space="0"/>
              <w:right w:val="single" w:color="auto" w:sz="4" w:space="0"/>
            </w:tcBorders>
            <w:tcMar/>
          </w:tcPr>
          <w:p w:rsidRPr="004F5D35" w:rsidR="004F5D35" w:rsidP="589A5ED6" w:rsidRDefault="727DBCE1" w14:paraId="6052BD06" w14:textId="6ED29154">
            <w:pPr>
              <w:widowControl w:val="0"/>
              <w:spacing w:after="0" w:line="240" w:lineRule="auto"/>
              <w:rPr>
                <w:rFonts w:ascii="Calibri" w:hAnsi="Calibri" w:eastAsia="Calibri" w:cs="Calibri"/>
                <w:sz w:val="16"/>
                <w:szCs w:val="16"/>
              </w:rPr>
            </w:pPr>
            <w:r w:rsidRPr="589A5ED6">
              <w:rPr>
                <w:rFonts w:ascii="Calibri" w:hAnsi="Calibri" w:eastAsia="Calibri" w:cs="Calibri"/>
                <w:sz w:val="16"/>
                <w:szCs w:val="16"/>
              </w:rPr>
              <w:t>Meter</w:t>
            </w:r>
            <w:r w:rsidRPr="589A5ED6" w:rsidR="69E06CEE">
              <w:rPr>
                <w:rFonts w:ascii="Calibri" w:hAnsi="Calibri" w:eastAsia="Calibri" w:cs="Calibri"/>
                <w:sz w:val="16"/>
                <w:szCs w:val="16"/>
              </w:rPr>
              <w:t>ed</w:t>
            </w:r>
            <w:r w:rsidRPr="589A5ED6">
              <w:rPr>
                <w:rFonts w:ascii="Calibri" w:hAnsi="Calibri" w:eastAsia="Calibri" w:cs="Calibri"/>
                <w:sz w:val="16"/>
                <w:szCs w:val="16"/>
              </w:rPr>
              <w:t xml:space="preserve"> data</w:t>
            </w:r>
          </w:p>
        </w:tc>
        <w:tc>
          <w:tcPr>
            <w:tcW w:w="6492" w:type="dxa"/>
            <w:tcBorders>
              <w:left w:val="single" w:color="auto" w:sz="4" w:space="0"/>
            </w:tcBorders>
            <w:tcMar/>
          </w:tcPr>
          <w:p w:rsidRPr="004F5D35" w:rsidR="004F5D35" w:rsidP="589A5ED6" w:rsidRDefault="28F8636A" w14:paraId="41EE6040" w14:textId="7EC6FA39">
            <w:pPr>
              <w:widowControl w:val="0"/>
              <w:spacing w:after="0" w:line="240" w:lineRule="auto"/>
              <w:rPr>
                <w:rFonts w:eastAsia="Calibri" w:cs="Calibri"/>
                <w:sz w:val="16"/>
                <w:szCs w:val="16"/>
                <w:lang w:val="en-GB"/>
              </w:rPr>
            </w:pPr>
            <w:r w:rsidRPr="589A5ED6">
              <w:rPr>
                <w:rFonts w:ascii="Calibri" w:hAnsi="Calibri" w:eastAsia="Calibri" w:cs="Calibri"/>
                <w:sz w:val="16"/>
                <w:szCs w:val="16"/>
              </w:rPr>
              <w:t>e.g. main meter data, sub-meter data, DMD data – including electricity, gas, heating, cooling</w:t>
            </w:r>
          </w:p>
          <w:p w:rsidRPr="004F5D35" w:rsidR="004F5D35" w:rsidP="589A5ED6" w:rsidRDefault="37DF42F6" w14:paraId="18AAC6F5" w14:textId="7E1A9AB4">
            <w:pPr>
              <w:widowControl w:val="0"/>
              <w:spacing w:after="0" w:line="240" w:lineRule="auto"/>
              <w:rPr>
                <w:rFonts w:ascii="Calibri" w:hAnsi="Calibri" w:eastAsia="Calibri" w:cs="Calibri"/>
                <w:sz w:val="16"/>
                <w:szCs w:val="16"/>
              </w:rPr>
            </w:pPr>
            <w:r w:rsidRPr="0C8F122C">
              <w:rPr>
                <w:rFonts w:ascii="Calibri" w:hAnsi="Calibri" w:eastAsia="Calibri" w:cs="Calibri"/>
                <w:sz w:val="16"/>
                <w:szCs w:val="16"/>
              </w:rPr>
              <w:t xml:space="preserve">To be addressed in </w:t>
            </w:r>
            <w:r w:rsidRPr="0C8F122C">
              <w:rPr>
                <w:rFonts w:ascii="Calibri" w:hAnsi="Calibri" w:eastAsia="Calibri" w:cs="Calibri"/>
                <w:b/>
                <w:bCs/>
                <w:sz w:val="16"/>
                <w:szCs w:val="16"/>
              </w:rPr>
              <w:t>FIRST PHASE</w:t>
            </w:r>
            <w:r w:rsidRPr="0C8F122C">
              <w:rPr>
                <w:rFonts w:ascii="Calibri" w:hAnsi="Calibri" w:eastAsia="Calibri" w:cs="Calibri"/>
                <w:sz w:val="16"/>
                <w:szCs w:val="16"/>
              </w:rPr>
              <w:t>:</w:t>
            </w:r>
            <w:r w:rsidRPr="0C8F122C" w:rsidR="28F8636A">
              <w:rPr>
                <w:rFonts w:ascii="Calibri" w:hAnsi="Calibri" w:eastAsia="Calibri" w:cs="Calibri"/>
                <w:sz w:val="16"/>
                <w:szCs w:val="16"/>
              </w:rPr>
              <w:t xml:space="preserve"> </w:t>
            </w:r>
            <w:r w:rsidRPr="0C8F122C" w:rsidR="12CDF8FD">
              <w:rPr>
                <w:rFonts w:ascii="Calibri" w:hAnsi="Calibri" w:eastAsia="Calibri" w:cs="Calibri"/>
                <w:sz w:val="16"/>
                <w:szCs w:val="16"/>
              </w:rPr>
              <w:t>electricity main meter data, electricity sub-meter</w:t>
            </w:r>
            <w:r w:rsidRPr="0C8F122C" w:rsidR="7E8AE131">
              <w:rPr>
                <w:rFonts w:ascii="Calibri" w:hAnsi="Calibri" w:eastAsia="Calibri" w:cs="Calibri"/>
                <w:sz w:val="16"/>
                <w:szCs w:val="16"/>
              </w:rPr>
              <w:t>/DMD data, district heating main meter data</w:t>
            </w:r>
          </w:p>
          <w:p w:rsidRPr="004F5D35" w:rsidR="004F5D35" w:rsidP="589A5ED6" w:rsidRDefault="004F5D35" w14:paraId="07C5FC4A" w14:textId="4A55917A">
            <w:pPr>
              <w:widowControl w:val="0"/>
              <w:spacing w:after="0" w:line="240" w:lineRule="auto"/>
              <w:rPr>
                <w:rFonts w:eastAsia="Calibri" w:cs="Calibri"/>
                <w:sz w:val="16"/>
                <w:szCs w:val="16"/>
                <w:lang w:val="en-GB"/>
              </w:rPr>
            </w:pPr>
          </w:p>
          <w:p w:rsidRPr="004F5D35" w:rsidR="004F5D35" w:rsidP="0C8F122C" w:rsidRDefault="22487004" w14:paraId="16CE94E8" w14:textId="44DF77CD">
            <w:pPr>
              <w:pStyle w:val="ListParagraph"/>
              <w:widowControl w:val="0"/>
              <w:numPr>
                <w:ilvl w:val="0"/>
                <w:numId w:val="6"/>
              </w:numPr>
              <w:spacing w:after="0" w:line="240" w:lineRule="auto"/>
              <w:rPr>
                <w:rFonts w:eastAsia="Calibri" w:cs="Calibri"/>
                <w:lang w:val="en-GB"/>
              </w:rPr>
            </w:pPr>
            <w:r w:rsidRPr="7EE957E7">
              <w:rPr>
                <w:rFonts w:eastAsia="Calibri" w:cs="Calibri"/>
                <w:sz w:val="16"/>
                <w:szCs w:val="16"/>
                <w:lang w:val="en-GB"/>
              </w:rPr>
              <w:t>SPECIFICATION OF ELECTRICITY MAIN METER DATA: Follow</w:t>
            </w:r>
            <w:r w:rsidRPr="7EE957E7" w:rsidR="6D00F07F">
              <w:rPr>
                <w:rFonts w:eastAsia="Calibri" w:cs="Calibri"/>
                <w:sz w:val="16"/>
                <w:szCs w:val="16"/>
                <w:lang w:val="en-GB"/>
              </w:rPr>
              <w:t xml:space="preserve"> ‘Metered data specification’</w:t>
            </w:r>
            <w:r w:rsidRPr="7EE957E7" w:rsidR="4012F289">
              <w:rPr>
                <w:rFonts w:eastAsia="Calibri" w:cs="Calibri"/>
                <w:sz w:val="16"/>
                <w:szCs w:val="16"/>
                <w:lang w:val="en-GB"/>
              </w:rPr>
              <w:t xml:space="preserve"> information object</w:t>
            </w:r>
            <w:r w:rsidRPr="7EE957E7" w:rsidR="6D00F07F">
              <w:rPr>
                <w:rFonts w:eastAsia="Calibri" w:cs="Calibri"/>
                <w:sz w:val="16"/>
                <w:szCs w:val="16"/>
                <w:lang w:val="en-GB"/>
              </w:rPr>
              <w:t xml:space="preserve"> in</w:t>
            </w:r>
            <w:r w:rsidRPr="7EE957E7">
              <w:rPr>
                <w:rFonts w:eastAsia="Calibri" w:cs="Calibri"/>
                <w:sz w:val="16"/>
                <w:szCs w:val="16"/>
                <w:lang w:val="en-GB"/>
              </w:rPr>
              <w:t xml:space="preserve"> Commission Implementing R</w:t>
            </w:r>
            <w:r w:rsidRPr="7EE957E7" w:rsidR="1C01890C">
              <w:rPr>
                <w:rFonts w:eastAsia="Calibri" w:cs="Calibri"/>
                <w:sz w:val="16"/>
                <w:szCs w:val="16"/>
                <w:lang w:val="en-GB"/>
              </w:rPr>
              <w:t>egulation</w:t>
            </w:r>
            <w:r w:rsidRPr="7EE957E7">
              <w:rPr>
                <w:rFonts w:eastAsia="Calibri" w:cs="Calibri"/>
                <w:sz w:val="16"/>
                <w:szCs w:val="16"/>
                <w:lang w:val="en-GB"/>
              </w:rPr>
              <w:t xml:space="preserve"> (EU) 2023/1162</w:t>
            </w:r>
          </w:p>
          <w:p w:rsidR="0C8F122C" w:rsidP="7EE957E7" w:rsidRDefault="2722AF5C" w14:paraId="0B0C3274" w14:textId="0AD10601">
            <w:pPr>
              <w:pStyle w:val="ListParagraph"/>
              <w:widowControl w:val="0"/>
              <w:numPr>
                <w:ilvl w:val="0"/>
                <w:numId w:val="6"/>
              </w:numPr>
              <w:spacing w:after="0" w:line="240" w:lineRule="auto"/>
              <w:rPr>
                <w:rFonts w:eastAsia="Calibri" w:cs="Calibri"/>
                <w:lang w:val="en-GB"/>
              </w:rPr>
            </w:pPr>
            <w:r w:rsidRPr="7EE957E7">
              <w:rPr>
                <w:rFonts w:eastAsia="Calibri" w:cs="Calibri"/>
                <w:sz w:val="16"/>
                <w:szCs w:val="16"/>
                <w:lang w:val="en-GB"/>
              </w:rPr>
              <w:t>ELECTRICITY MAIN METER DATA: Follow ‘Validated historical data’ information object in Commission Implementing Regulation (EU) 2023/1162</w:t>
            </w:r>
          </w:p>
          <w:p w:rsidR="0C8F122C" w:rsidP="7EE957E7" w:rsidRDefault="2722AF5C" w14:paraId="70EFA1D4" w14:textId="17F72B73">
            <w:pPr>
              <w:pStyle w:val="ListParagraph"/>
              <w:widowControl w:val="0"/>
              <w:numPr>
                <w:ilvl w:val="0"/>
                <w:numId w:val="6"/>
              </w:numPr>
              <w:spacing w:after="0" w:line="240" w:lineRule="auto"/>
              <w:rPr>
                <w:rFonts w:eastAsia="Calibri" w:cs="Calibri"/>
                <w:lang w:val="en-GB"/>
              </w:rPr>
            </w:pPr>
            <w:r w:rsidRPr="7EE957E7">
              <w:rPr>
                <w:rFonts w:eastAsia="Calibri" w:cs="Calibri"/>
                <w:sz w:val="16"/>
                <w:szCs w:val="16"/>
                <w:lang w:val="en-GB"/>
              </w:rPr>
              <w:t xml:space="preserve">SPECIFICATION OF ELECTRICITY SUB-METER/DMD DATA: </w:t>
            </w:r>
            <w:r w:rsidRPr="7EE957E7" w:rsidR="58319922">
              <w:rPr>
                <w:rFonts w:eastAsia="Calibri" w:cs="Calibri"/>
                <w:sz w:val="16"/>
                <w:szCs w:val="16"/>
                <w:lang w:val="en-GB"/>
              </w:rPr>
              <w:t xml:space="preserve">Start </w:t>
            </w:r>
            <w:r w:rsidRPr="7EE957E7" w:rsidR="55641EC9">
              <w:rPr>
                <w:rFonts w:eastAsia="Calibri" w:cs="Calibri"/>
                <w:sz w:val="16"/>
                <w:szCs w:val="16"/>
                <w:lang w:val="en-GB"/>
              </w:rPr>
              <w:t>and end times of time series</w:t>
            </w:r>
            <w:r w:rsidRPr="7EE957E7" w:rsidR="1215D0B3">
              <w:rPr>
                <w:rFonts w:eastAsia="Calibri" w:cs="Calibri"/>
                <w:sz w:val="16"/>
                <w:szCs w:val="16"/>
                <w:lang w:val="en-GB"/>
              </w:rPr>
              <w:t xml:space="preserve">, </w:t>
            </w:r>
            <w:r w:rsidRPr="7EE957E7" w:rsidR="2222DB2B">
              <w:rPr>
                <w:rFonts w:eastAsia="Calibri" w:cs="Calibri"/>
                <w:sz w:val="16"/>
                <w:szCs w:val="16"/>
                <w:lang w:val="en-GB"/>
              </w:rPr>
              <w:t xml:space="preserve">data granularity, </w:t>
            </w:r>
            <w:r w:rsidRPr="7EE957E7" w:rsidR="1215D0B3">
              <w:rPr>
                <w:rFonts w:eastAsia="Calibri" w:cs="Calibri"/>
                <w:sz w:val="16"/>
                <w:szCs w:val="16"/>
                <w:lang w:val="en-GB"/>
              </w:rPr>
              <w:t>value unit</w:t>
            </w:r>
          </w:p>
          <w:p w:rsidR="0C8F122C" w:rsidP="7EE957E7" w:rsidRDefault="2722AF5C" w14:paraId="70481A3B" w14:textId="48B53AC4">
            <w:pPr>
              <w:pStyle w:val="ListParagraph"/>
              <w:widowControl w:val="0"/>
              <w:numPr>
                <w:ilvl w:val="0"/>
                <w:numId w:val="6"/>
              </w:numPr>
              <w:spacing w:after="0" w:line="240" w:lineRule="auto"/>
              <w:rPr>
                <w:rFonts w:eastAsia="Calibri" w:cs="Calibri"/>
                <w:lang w:val="en-GB"/>
              </w:rPr>
            </w:pPr>
            <w:r w:rsidRPr="7EE957E7">
              <w:rPr>
                <w:rFonts w:eastAsia="Calibri" w:cs="Calibri"/>
                <w:sz w:val="16"/>
                <w:szCs w:val="16"/>
                <w:lang w:val="en-GB"/>
              </w:rPr>
              <w:t>ELECTRICITY SUB-METER/DMD DATA:</w:t>
            </w:r>
            <w:r w:rsidRPr="7EE957E7" w:rsidR="484C165D">
              <w:rPr>
                <w:rFonts w:eastAsia="Calibri" w:cs="Calibri"/>
                <w:sz w:val="16"/>
                <w:szCs w:val="16"/>
                <w:lang w:val="en-GB"/>
              </w:rPr>
              <w:t xml:space="preserve"> Data creation timestamp.</w:t>
            </w:r>
            <w:r w:rsidRPr="7EE957E7" w:rsidR="299E60A4">
              <w:rPr>
                <w:rFonts w:eastAsia="Calibri" w:cs="Calibri"/>
                <w:sz w:val="16"/>
                <w:szCs w:val="16"/>
                <w:lang w:val="en-GB"/>
              </w:rPr>
              <w:t xml:space="preserve"> energy values within the time series</w:t>
            </w:r>
          </w:p>
          <w:p w:rsidRPr="004F5D35" w:rsidR="004F5D35" w:rsidP="7EE957E7" w:rsidRDefault="2722AF5C" w14:paraId="7CBE041C" w14:textId="63A210FE">
            <w:pPr>
              <w:pStyle w:val="ListParagraph"/>
              <w:widowControl w:val="0"/>
              <w:numPr>
                <w:ilvl w:val="0"/>
                <w:numId w:val="6"/>
              </w:numPr>
              <w:spacing w:after="0" w:line="240" w:lineRule="auto"/>
              <w:rPr>
                <w:rFonts w:eastAsia="Calibri" w:cs="Calibri"/>
                <w:lang w:val="en-GB"/>
              </w:rPr>
            </w:pPr>
            <w:r w:rsidRPr="7EE957E7">
              <w:rPr>
                <w:rFonts w:eastAsia="Calibri" w:cs="Calibri"/>
                <w:sz w:val="16"/>
                <w:szCs w:val="16"/>
                <w:lang w:val="en-GB"/>
              </w:rPr>
              <w:t xml:space="preserve">SPECIFICATION OF DISTRICT HEATING MAIN METER DATA: </w:t>
            </w:r>
            <w:r w:rsidRPr="7EE957E7" w:rsidR="4476FE82">
              <w:rPr>
                <w:rFonts w:eastAsia="Calibri" w:cs="Calibri"/>
                <w:sz w:val="16"/>
                <w:szCs w:val="16"/>
                <w:lang w:val="en-GB"/>
              </w:rPr>
              <w:t>Start and end times of time series, data granularity, value unit</w:t>
            </w:r>
          </w:p>
          <w:p w:rsidRPr="004F5D35" w:rsidR="004F5D35" w:rsidP="7EE957E7" w:rsidRDefault="2722AF5C" w14:paraId="612A6A24" w14:textId="360DCACD">
            <w:pPr>
              <w:pStyle w:val="ListParagraph"/>
              <w:widowControl w:val="0"/>
              <w:numPr>
                <w:ilvl w:val="0"/>
                <w:numId w:val="6"/>
              </w:numPr>
              <w:spacing w:after="0" w:line="240" w:lineRule="auto"/>
              <w:rPr>
                <w:rFonts w:eastAsia="Calibri" w:cs="Calibri"/>
                <w:lang w:val="en-GB"/>
              </w:rPr>
            </w:pPr>
            <w:r w:rsidRPr="7EE957E7">
              <w:rPr>
                <w:rFonts w:eastAsia="Calibri" w:cs="Calibri"/>
                <w:sz w:val="16"/>
                <w:szCs w:val="16"/>
                <w:lang w:val="en-GB"/>
              </w:rPr>
              <w:t>DISTRICT HEATING MAIN METER DATA:</w:t>
            </w:r>
            <w:r w:rsidRPr="7EE957E7" w:rsidR="714C06CE">
              <w:rPr>
                <w:rFonts w:eastAsia="Calibri" w:cs="Calibri"/>
                <w:sz w:val="16"/>
                <w:szCs w:val="16"/>
                <w:lang w:val="en-GB"/>
              </w:rPr>
              <w:t xml:space="preserve"> </w:t>
            </w:r>
            <w:r w:rsidRPr="7EE957E7" w:rsidR="2D9BD93F">
              <w:rPr>
                <w:rFonts w:eastAsia="Calibri" w:cs="Calibri"/>
                <w:sz w:val="16"/>
                <w:szCs w:val="16"/>
                <w:lang w:val="en-GB"/>
              </w:rPr>
              <w:t>D</w:t>
            </w:r>
            <w:r w:rsidRPr="7EE957E7" w:rsidR="714C06CE">
              <w:rPr>
                <w:rFonts w:eastAsia="Calibri" w:cs="Calibri"/>
                <w:sz w:val="16"/>
                <w:szCs w:val="16"/>
                <w:lang w:val="en-GB"/>
              </w:rPr>
              <w:t>ata creation timestamp. energy values within the time series</w:t>
            </w:r>
          </w:p>
        </w:tc>
      </w:tr>
      <w:tr w:rsidRPr="004F5D35" w:rsidR="004F5D35" w:rsidTr="571EA0F6" w14:paraId="5B22C63B" w14:textId="77777777">
        <w:trPr>
          <w:trHeight w:val="300"/>
        </w:trPr>
        <w:tc>
          <w:tcPr>
            <w:tcW w:w="1136" w:type="dxa"/>
            <w:tcBorders>
              <w:right w:val="single" w:color="auto" w:sz="4" w:space="0"/>
            </w:tcBorders>
            <w:tcMar/>
          </w:tcPr>
          <w:p w:rsidRPr="004F5D35" w:rsidR="004F5D35" w:rsidP="589A5ED6" w:rsidRDefault="693053AE" w14:paraId="5984E729" w14:textId="33FE79A6">
            <w:pPr>
              <w:widowControl w:val="0"/>
              <w:spacing w:after="0" w:line="240" w:lineRule="auto"/>
              <w:rPr>
                <w:rFonts w:eastAsia="Calibri" w:cs="Calibri"/>
                <w:sz w:val="16"/>
                <w:szCs w:val="16"/>
                <w:lang w:val="en-US"/>
              </w:rPr>
            </w:pPr>
            <w:r w:rsidRPr="589A5ED6">
              <w:rPr>
                <w:rFonts w:eastAsia="Calibri" w:cs="Calibri"/>
                <w:sz w:val="16"/>
                <w:szCs w:val="16"/>
                <w:lang w:val="en-US"/>
              </w:rPr>
              <w:t>E</w:t>
            </w:r>
          </w:p>
        </w:tc>
        <w:tc>
          <w:tcPr>
            <w:tcW w:w="1498" w:type="dxa"/>
            <w:tcBorders>
              <w:top w:val="single" w:color="auto" w:sz="4" w:space="0"/>
              <w:left w:val="single" w:color="auto" w:sz="4" w:space="0"/>
              <w:bottom w:val="single" w:color="auto" w:sz="4" w:space="0"/>
              <w:right w:val="single" w:color="auto" w:sz="4" w:space="0"/>
            </w:tcBorders>
            <w:tcMar/>
          </w:tcPr>
          <w:p w:rsidRPr="004F5D35" w:rsidR="004F5D35" w:rsidP="589A5ED6" w:rsidRDefault="693053AE" w14:paraId="5AA4E3BD" w14:textId="020C2FD6">
            <w:pPr>
              <w:widowControl w:val="0"/>
              <w:spacing w:after="0" w:line="240" w:lineRule="auto"/>
              <w:rPr>
                <w:rFonts w:ascii="Calibri" w:hAnsi="Calibri" w:eastAsia="Calibri" w:cs="Calibri"/>
                <w:sz w:val="16"/>
                <w:szCs w:val="16"/>
              </w:rPr>
            </w:pPr>
            <w:r w:rsidRPr="589A5ED6">
              <w:rPr>
                <w:rFonts w:ascii="Calibri" w:hAnsi="Calibri" w:eastAsia="Calibri" w:cs="Calibri"/>
                <w:sz w:val="16"/>
                <w:szCs w:val="16"/>
              </w:rPr>
              <w:t>Energy content data</w:t>
            </w:r>
          </w:p>
        </w:tc>
        <w:tc>
          <w:tcPr>
            <w:tcW w:w="6492" w:type="dxa"/>
            <w:tcBorders>
              <w:left w:val="single" w:color="auto" w:sz="4" w:space="0"/>
            </w:tcBorders>
            <w:tcMar/>
          </w:tcPr>
          <w:p w:rsidRPr="004F5D35" w:rsidR="004F5D35" w:rsidP="589A5ED6" w:rsidRDefault="62C26FB2" w14:paraId="44B10060" w14:textId="2C2A19BA">
            <w:pPr>
              <w:widowControl w:val="0"/>
              <w:spacing w:after="0" w:line="240" w:lineRule="auto"/>
              <w:rPr>
                <w:rFonts w:ascii="Calibri" w:hAnsi="Calibri" w:eastAsia="Calibri" w:cs="Calibri"/>
                <w:sz w:val="16"/>
                <w:szCs w:val="16"/>
                <w:lang w:val="en-US"/>
              </w:rPr>
            </w:pPr>
            <w:r w:rsidRPr="589A5ED6">
              <w:rPr>
                <w:rFonts w:ascii="Calibri" w:hAnsi="Calibri" w:eastAsia="Calibri" w:cs="Calibri"/>
                <w:sz w:val="16"/>
                <w:szCs w:val="16"/>
              </w:rPr>
              <w:t xml:space="preserve">E.g., </w:t>
            </w:r>
            <w:r w:rsidRPr="589A5ED6" w:rsidR="64959803">
              <w:rPr>
                <w:rFonts w:ascii="Calibri" w:hAnsi="Calibri" w:eastAsia="Calibri" w:cs="Calibri"/>
                <w:sz w:val="16"/>
                <w:szCs w:val="16"/>
              </w:rPr>
              <w:t>e</w:t>
            </w:r>
            <w:r w:rsidRPr="589A5ED6">
              <w:rPr>
                <w:rFonts w:ascii="Calibri" w:hAnsi="Calibri" w:eastAsia="Calibri" w:cs="Calibri"/>
                <w:sz w:val="16"/>
                <w:szCs w:val="16"/>
              </w:rPr>
              <w:t>nergy content of</w:t>
            </w:r>
            <w:r w:rsidRPr="589A5ED6" w:rsidR="6387E21F">
              <w:rPr>
                <w:rFonts w:ascii="Calibri" w:hAnsi="Calibri" w:eastAsia="Calibri" w:cs="Calibri"/>
                <w:sz w:val="16"/>
                <w:szCs w:val="16"/>
              </w:rPr>
              <w:t xml:space="preserve"> transport fuels, various purchased goods and services</w:t>
            </w:r>
          </w:p>
          <w:p w:rsidRPr="004F5D35" w:rsidR="004F5D35" w:rsidP="589A5ED6" w:rsidRDefault="13452A70" w14:paraId="160EC4BD" w14:textId="725E3A9E">
            <w:pPr>
              <w:widowControl w:val="0"/>
              <w:spacing w:after="0" w:line="240" w:lineRule="auto"/>
              <w:rPr>
                <w:rFonts w:ascii="Calibri" w:hAnsi="Calibri" w:eastAsia="Calibri" w:cs="Calibri"/>
                <w:sz w:val="16"/>
                <w:szCs w:val="16"/>
              </w:rPr>
            </w:pPr>
            <w:r w:rsidRPr="589A5ED6">
              <w:rPr>
                <w:rFonts w:ascii="Calibri" w:hAnsi="Calibri" w:eastAsia="Calibri" w:cs="Calibri"/>
                <w:sz w:val="16"/>
                <w:szCs w:val="16"/>
              </w:rPr>
              <w:t>NOT TO BE ADDRESSED IN</w:t>
            </w:r>
            <w:r w:rsidRPr="589A5ED6" w:rsidR="28D88DB6">
              <w:rPr>
                <w:rFonts w:ascii="Calibri" w:hAnsi="Calibri" w:eastAsia="Calibri" w:cs="Calibri"/>
                <w:sz w:val="16"/>
                <w:szCs w:val="16"/>
              </w:rPr>
              <w:t xml:space="preserve"> FIRST PHASE</w:t>
            </w:r>
          </w:p>
          <w:p w:rsidRPr="004F5D35" w:rsidR="004F5D35" w:rsidP="589A5ED6" w:rsidRDefault="004F5D35" w14:paraId="02C1AD52" w14:textId="72765AEF">
            <w:pPr>
              <w:widowControl w:val="0"/>
              <w:spacing w:after="0" w:line="240" w:lineRule="auto"/>
              <w:rPr>
                <w:rFonts w:ascii="Calibri" w:hAnsi="Calibri" w:eastAsia="Calibri" w:cs="Calibri"/>
                <w:sz w:val="16"/>
                <w:szCs w:val="16"/>
                <w:lang w:val="en-US"/>
              </w:rPr>
            </w:pPr>
          </w:p>
        </w:tc>
      </w:tr>
      <w:tr w:rsidRPr="004F5D35" w:rsidR="004F5D35" w:rsidTr="571EA0F6" w14:paraId="0A778BB0" w14:textId="77777777">
        <w:trPr>
          <w:trHeight w:val="300"/>
        </w:trPr>
        <w:tc>
          <w:tcPr>
            <w:tcW w:w="1136" w:type="dxa"/>
            <w:tcBorders>
              <w:right w:val="single" w:color="auto" w:sz="4" w:space="0"/>
            </w:tcBorders>
            <w:tcMar/>
          </w:tcPr>
          <w:p w:rsidRPr="004F5D35" w:rsidR="004F5D35" w:rsidP="589A5ED6" w:rsidRDefault="693053AE" w14:paraId="601B9C0D" w14:textId="6DBFC20F">
            <w:pPr>
              <w:widowControl w:val="0"/>
              <w:spacing w:after="0" w:line="240" w:lineRule="auto"/>
              <w:rPr>
                <w:rFonts w:eastAsia="Calibri" w:cs="Calibri"/>
                <w:sz w:val="16"/>
                <w:szCs w:val="16"/>
                <w:lang w:val="en-US"/>
              </w:rPr>
            </w:pPr>
            <w:r w:rsidRPr="589A5ED6">
              <w:rPr>
                <w:rFonts w:eastAsia="Calibri" w:cs="Calibri"/>
                <w:sz w:val="16"/>
                <w:szCs w:val="16"/>
                <w:lang w:val="en-US"/>
              </w:rPr>
              <w:t>F</w:t>
            </w:r>
          </w:p>
        </w:tc>
        <w:tc>
          <w:tcPr>
            <w:tcW w:w="1498" w:type="dxa"/>
            <w:tcBorders>
              <w:top w:val="single" w:color="auto" w:sz="4" w:space="0"/>
              <w:left w:val="single" w:color="auto" w:sz="4" w:space="0"/>
              <w:bottom w:val="single" w:color="auto" w:sz="4" w:space="0"/>
              <w:right w:val="single" w:color="auto" w:sz="4" w:space="0"/>
            </w:tcBorders>
            <w:tcMar/>
          </w:tcPr>
          <w:p w:rsidRPr="004F5D35" w:rsidR="004F5D35" w:rsidP="589A5ED6" w:rsidRDefault="727DBCE1" w14:paraId="1E3E8EAB" w14:textId="0D829117">
            <w:pPr>
              <w:widowControl w:val="0"/>
              <w:spacing w:after="0" w:line="240" w:lineRule="auto"/>
              <w:rPr>
                <w:rFonts w:ascii="Calibri" w:hAnsi="Calibri" w:eastAsia="Calibri" w:cs="Calibri"/>
                <w:sz w:val="16"/>
                <w:szCs w:val="16"/>
              </w:rPr>
            </w:pPr>
            <w:r w:rsidRPr="589A5ED6">
              <w:rPr>
                <w:rFonts w:ascii="Calibri" w:hAnsi="Calibri" w:eastAsia="Calibri" w:cs="Calibri"/>
                <w:sz w:val="16"/>
                <w:szCs w:val="16"/>
              </w:rPr>
              <w:t>Market data</w:t>
            </w:r>
          </w:p>
        </w:tc>
        <w:tc>
          <w:tcPr>
            <w:tcW w:w="6492" w:type="dxa"/>
            <w:tcBorders>
              <w:left w:val="single" w:color="auto" w:sz="4" w:space="0"/>
            </w:tcBorders>
            <w:tcMar/>
          </w:tcPr>
          <w:p w:rsidRPr="004F5D35" w:rsidR="004F5D35" w:rsidP="589A5ED6" w:rsidRDefault="76D5A00D" w14:paraId="2FBC79FB" w14:textId="239AAD2A">
            <w:pPr>
              <w:widowControl w:val="0"/>
              <w:spacing w:after="0" w:line="240" w:lineRule="auto"/>
              <w:rPr>
                <w:rFonts w:ascii="Calibri" w:hAnsi="Calibri" w:eastAsia="Calibri" w:cs="Calibri"/>
                <w:sz w:val="16"/>
                <w:szCs w:val="16"/>
                <w:lang w:val="en-US"/>
              </w:rPr>
            </w:pPr>
            <w:r w:rsidRPr="589A5ED6">
              <w:rPr>
                <w:rFonts w:ascii="Calibri" w:hAnsi="Calibri" w:eastAsia="Calibri" w:cs="Calibri"/>
                <w:sz w:val="16"/>
                <w:szCs w:val="16"/>
                <w:lang w:val="en-US"/>
              </w:rPr>
              <w:t>E.g. market prices, balancing market volumes</w:t>
            </w:r>
            <w:r w:rsidRPr="589A5ED6" w:rsidR="2CFDE9EB">
              <w:rPr>
                <w:rFonts w:ascii="Calibri" w:hAnsi="Calibri" w:eastAsia="Calibri" w:cs="Calibri"/>
                <w:sz w:val="16"/>
                <w:szCs w:val="16"/>
                <w:lang w:val="en-US"/>
              </w:rPr>
              <w:t>, energy mix data</w:t>
            </w:r>
          </w:p>
          <w:p w:rsidRPr="004F5D35" w:rsidR="004F5D35" w:rsidP="589A5ED6" w:rsidRDefault="5219942C" w14:paraId="5E736124" w14:textId="53A6D56B">
            <w:pPr>
              <w:widowControl w:val="0"/>
              <w:spacing w:after="0" w:line="240" w:lineRule="auto"/>
              <w:rPr>
                <w:rFonts w:ascii="Calibri" w:hAnsi="Calibri" w:eastAsia="Calibri" w:cs="Calibri"/>
                <w:sz w:val="16"/>
                <w:szCs w:val="16"/>
              </w:rPr>
            </w:pPr>
            <w:r w:rsidRPr="0C8F122C">
              <w:rPr>
                <w:rFonts w:ascii="Calibri" w:hAnsi="Calibri" w:eastAsia="Calibri" w:cs="Calibri"/>
                <w:sz w:val="16"/>
                <w:szCs w:val="16"/>
              </w:rPr>
              <w:t xml:space="preserve">To be addressed in </w:t>
            </w:r>
            <w:r w:rsidRPr="0C8F122C">
              <w:rPr>
                <w:rFonts w:ascii="Calibri" w:hAnsi="Calibri" w:eastAsia="Calibri" w:cs="Calibri"/>
                <w:b/>
                <w:bCs/>
                <w:sz w:val="16"/>
                <w:szCs w:val="16"/>
              </w:rPr>
              <w:t>FIRST PHASE</w:t>
            </w:r>
            <w:r w:rsidRPr="0C8F122C">
              <w:rPr>
                <w:rFonts w:ascii="Calibri" w:hAnsi="Calibri" w:eastAsia="Calibri" w:cs="Calibri"/>
                <w:sz w:val="16"/>
                <w:szCs w:val="16"/>
              </w:rPr>
              <w:t>:</w:t>
            </w:r>
            <w:r w:rsidRPr="0C8F122C" w:rsidR="506364F7">
              <w:rPr>
                <w:rFonts w:ascii="Calibri" w:hAnsi="Calibri" w:eastAsia="Calibri" w:cs="Calibri"/>
                <w:sz w:val="16"/>
                <w:szCs w:val="16"/>
              </w:rPr>
              <w:t xml:space="preserve"> day-ahead electricity price, mFRR price,</w:t>
            </w:r>
            <w:r w:rsidRPr="0C8F122C" w:rsidR="32A19A0F">
              <w:rPr>
                <w:rFonts w:ascii="Calibri" w:hAnsi="Calibri" w:eastAsia="Calibri" w:cs="Calibri"/>
                <w:sz w:val="16"/>
                <w:szCs w:val="16"/>
              </w:rPr>
              <w:t xml:space="preserve"> imbalance price,</w:t>
            </w:r>
            <w:r w:rsidRPr="0C8F122C" w:rsidR="506364F7">
              <w:rPr>
                <w:rFonts w:ascii="Calibri" w:hAnsi="Calibri" w:eastAsia="Calibri" w:cs="Calibri"/>
                <w:sz w:val="16"/>
                <w:szCs w:val="16"/>
              </w:rPr>
              <w:t xml:space="preserve"> mFRR market bids,</w:t>
            </w:r>
            <w:r w:rsidRPr="0C8F122C" w:rsidR="230214F4">
              <w:rPr>
                <w:rFonts w:ascii="Calibri" w:hAnsi="Calibri" w:eastAsia="Calibri" w:cs="Calibri"/>
                <w:sz w:val="16"/>
                <w:szCs w:val="16"/>
              </w:rPr>
              <w:t xml:space="preserve"> mFRR market activations, mFRR market</w:t>
            </w:r>
            <w:r w:rsidRPr="0C8F122C" w:rsidR="58D65A6E">
              <w:rPr>
                <w:rFonts w:ascii="Calibri" w:hAnsi="Calibri" w:eastAsia="Calibri" w:cs="Calibri"/>
                <w:sz w:val="16"/>
                <w:szCs w:val="16"/>
              </w:rPr>
              <w:t xml:space="preserve"> settlement</w:t>
            </w:r>
            <w:r w:rsidRPr="0C8F122C" w:rsidR="597D03A0">
              <w:rPr>
                <w:rFonts w:ascii="Calibri" w:hAnsi="Calibri" w:eastAsia="Calibri" w:cs="Calibri"/>
                <w:sz w:val="16"/>
                <w:szCs w:val="16"/>
              </w:rPr>
              <w:t>, electricity grid tariffs, heating prices</w:t>
            </w:r>
          </w:p>
          <w:p w:rsidRPr="004F5D35" w:rsidR="004F5D35" w:rsidP="7EE957E7" w:rsidRDefault="004F5D35" w14:paraId="3010C6ED" w14:textId="31EC85D1">
            <w:pPr>
              <w:widowControl w:val="0"/>
              <w:spacing w:after="0" w:line="240" w:lineRule="auto"/>
              <w:rPr>
                <w:rFonts w:ascii="Calibri" w:hAnsi="Calibri" w:eastAsia="Calibri" w:cs="Calibri"/>
                <w:sz w:val="16"/>
                <w:szCs w:val="16"/>
                <w:lang w:val="en-US"/>
              </w:rPr>
            </w:pPr>
          </w:p>
          <w:p w:rsidRPr="004F5D35" w:rsidR="004F5D35" w:rsidP="7EE957E7" w:rsidRDefault="44B51148" w14:paraId="1B65423C" w14:textId="14FF662A">
            <w:pPr>
              <w:pStyle w:val="ListParagraph"/>
              <w:widowControl w:val="0"/>
              <w:numPr>
                <w:ilvl w:val="0"/>
                <w:numId w:val="5"/>
              </w:numPr>
              <w:spacing w:after="0" w:line="240" w:lineRule="auto"/>
              <w:rPr>
                <w:rFonts w:eastAsia="Calibri" w:cs="Calibri"/>
                <w:lang w:val="en-GB"/>
              </w:rPr>
            </w:pPr>
            <w:r w:rsidRPr="7EE957E7">
              <w:rPr>
                <w:rFonts w:ascii="Calibri" w:hAnsi="Calibri" w:eastAsia="Calibri" w:cs="Calibri"/>
                <w:sz w:val="16"/>
                <w:szCs w:val="16"/>
                <w:lang w:val="en-US"/>
              </w:rPr>
              <w:t>SPECIFICATION OF PUBLIC PRICE AND TARIFF DATA</w:t>
            </w:r>
            <w:r w:rsidRPr="7EE957E7" w:rsidR="027088C3">
              <w:rPr>
                <w:rFonts w:ascii="Calibri" w:hAnsi="Calibri" w:eastAsia="Calibri" w:cs="Calibri"/>
                <w:sz w:val="16"/>
                <w:szCs w:val="16"/>
                <w:lang w:val="en-US"/>
              </w:rPr>
              <w:t xml:space="preserve">: </w:t>
            </w:r>
            <w:r w:rsidRPr="7EE957E7" w:rsidR="027088C3">
              <w:rPr>
                <w:rFonts w:eastAsia="Calibri" w:cs="Calibri"/>
                <w:sz w:val="16"/>
                <w:szCs w:val="16"/>
                <w:lang w:val="en-GB"/>
              </w:rPr>
              <w:t>Start and end times of time series,</w:t>
            </w:r>
            <w:r w:rsidRPr="7EE957E7" w:rsidR="676EDD0A">
              <w:rPr>
                <w:rFonts w:eastAsia="Calibri" w:cs="Calibri"/>
                <w:sz w:val="16"/>
                <w:szCs w:val="16"/>
                <w:lang w:val="en-GB"/>
              </w:rPr>
              <w:t xml:space="preserve"> price type (e.g. day-ahead, imbalance, mFRR, district heating),</w:t>
            </w:r>
            <w:r w:rsidRPr="7EE957E7" w:rsidR="027088C3">
              <w:rPr>
                <w:rFonts w:eastAsia="Calibri" w:cs="Calibri"/>
                <w:sz w:val="16"/>
                <w:szCs w:val="16"/>
                <w:lang w:val="en-GB"/>
              </w:rPr>
              <w:t xml:space="preserve"> </w:t>
            </w:r>
            <w:r w:rsidRPr="7EE957E7" w:rsidR="3BFE07A9">
              <w:rPr>
                <w:rFonts w:eastAsia="Calibri" w:cs="Calibri"/>
                <w:sz w:val="16"/>
                <w:szCs w:val="16"/>
                <w:lang w:val="en-GB"/>
              </w:rPr>
              <w:t xml:space="preserve">data granularity, </w:t>
            </w:r>
            <w:r w:rsidRPr="7EE957E7" w:rsidR="027088C3">
              <w:rPr>
                <w:rFonts w:eastAsia="Calibri" w:cs="Calibri"/>
                <w:sz w:val="16"/>
                <w:szCs w:val="16"/>
                <w:lang w:val="en-GB"/>
              </w:rPr>
              <w:t>price region</w:t>
            </w:r>
            <w:r w:rsidRPr="7EE957E7" w:rsidR="2D9201DD">
              <w:rPr>
                <w:rFonts w:eastAsia="Calibri" w:cs="Calibri"/>
                <w:sz w:val="16"/>
                <w:szCs w:val="16"/>
                <w:lang w:val="en-GB"/>
              </w:rPr>
              <w:t>, currency</w:t>
            </w:r>
          </w:p>
          <w:p w:rsidRPr="004F5D35" w:rsidR="004F5D35" w:rsidP="7EE957E7" w:rsidRDefault="027088C3" w14:paraId="0C115BBE" w14:textId="4838C48C">
            <w:pPr>
              <w:pStyle w:val="ListParagraph"/>
              <w:widowControl w:val="0"/>
              <w:numPr>
                <w:ilvl w:val="0"/>
                <w:numId w:val="5"/>
              </w:numPr>
              <w:spacing w:after="0" w:line="240" w:lineRule="auto"/>
              <w:rPr>
                <w:rFonts w:eastAsia="Calibri" w:cs="Calibri"/>
                <w:lang w:val="en-GB"/>
              </w:rPr>
            </w:pPr>
            <w:r w:rsidRPr="7EE957E7">
              <w:rPr>
                <w:rFonts w:ascii="Calibri" w:hAnsi="Calibri" w:eastAsia="Calibri" w:cs="Calibri"/>
                <w:sz w:val="16"/>
                <w:szCs w:val="16"/>
                <w:lang w:val="en-US"/>
              </w:rPr>
              <w:t>PUBLIC PRICE AND TARIFF DATA:</w:t>
            </w:r>
            <w:r w:rsidRPr="7EE957E7" w:rsidR="2CBCE2E9">
              <w:rPr>
                <w:rFonts w:ascii="Calibri" w:hAnsi="Calibri" w:eastAsia="Calibri" w:cs="Calibri"/>
                <w:sz w:val="16"/>
                <w:szCs w:val="16"/>
                <w:lang w:val="en-US"/>
              </w:rPr>
              <w:t xml:space="preserve"> </w:t>
            </w:r>
            <w:r w:rsidRPr="7EE957E7" w:rsidR="2CBCE2E9">
              <w:rPr>
                <w:rFonts w:eastAsia="Calibri" w:cs="Calibri"/>
                <w:sz w:val="16"/>
                <w:szCs w:val="16"/>
                <w:lang w:val="en-GB"/>
              </w:rPr>
              <w:t>Data creation timestamp. price values within the time series</w:t>
            </w:r>
          </w:p>
          <w:p w:rsidRPr="004F5D35" w:rsidR="004F5D35" w:rsidP="7EE957E7" w:rsidRDefault="2CBCE2E9" w14:paraId="1E217979" w14:textId="4CB330EC">
            <w:pPr>
              <w:pStyle w:val="ListParagraph"/>
              <w:widowControl w:val="0"/>
              <w:numPr>
                <w:ilvl w:val="0"/>
                <w:numId w:val="5"/>
              </w:numPr>
              <w:spacing w:after="0" w:line="240" w:lineRule="auto"/>
              <w:rPr>
                <w:rFonts w:eastAsia="Calibri" w:cs="Calibri"/>
                <w:lang w:val="en-GB"/>
              </w:rPr>
            </w:pPr>
            <w:r w:rsidRPr="7EE957E7">
              <w:rPr>
                <w:rFonts w:ascii="Calibri" w:hAnsi="Calibri" w:eastAsia="Calibri" w:cs="Calibri"/>
                <w:sz w:val="16"/>
                <w:szCs w:val="16"/>
                <w:lang w:val="en-US"/>
              </w:rPr>
              <w:t xml:space="preserve">SPECIFICATION OF PUBLIC mFRR MARKET DATA: </w:t>
            </w:r>
            <w:r w:rsidRPr="7EE957E7">
              <w:rPr>
                <w:rFonts w:eastAsia="Calibri" w:cs="Calibri"/>
                <w:sz w:val="16"/>
                <w:szCs w:val="16"/>
                <w:lang w:val="en-GB"/>
              </w:rPr>
              <w:t xml:space="preserve">Start and end times of time series, </w:t>
            </w:r>
            <w:r w:rsidRPr="7EE957E7" w:rsidR="43D798DA">
              <w:rPr>
                <w:rFonts w:eastAsia="Calibri" w:cs="Calibri"/>
                <w:sz w:val="16"/>
                <w:szCs w:val="16"/>
                <w:lang w:val="en-GB"/>
              </w:rPr>
              <w:t>data type (e.g. activations, bids, settlement), data granularity, value unit</w:t>
            </w:r>
          </w:p>
          <w:p w:rsidRPr="004F5D35" w:rsidR="004F5D35" w:rsidP="7EE957E7" w:rsidRDefault="2CBCE2E9" w14:paraId="6AA23186" w14:textId="74705F90">
            <w:pPr>
              <w:pStyle w:val="ListParagraph"/>
              <w:widowControl w:val="0"/>
              <w:numPr>
                <w:ilvl w:val="0"/>
                <w:numId w:val="5"/>
              </w:numPr>
              <w:spacing w:after="0" w:line="240" w:lineRule="auto"/>
              <w:rPr>
                <w:rFonts w:eastAsia="Calibri" w:cs="Calibri"/>
                <w:lang w:val="en-GB"/>
              </w:rPr>
            </w:pPr>
            <w:r w:rsidRPr="7EE957E7">
              <w:rPr>
                <w:rFonts w:ascii="Calibri" w:hAnsi="Calibri" w:eastAsia="Calibri" w:cs="Calibri"/>
                <w:sz w:val="16"/>
                <w:szCs w:val="16"/>
                <w:lang w:val="en-US"/>
              </w:rPr>
              <w:t xml:space="preserve">PUBLIC mFRR MARKET DATA: </w:t>
            </w:r>
            <w:r w:rsidRPr="7EE957E7">
              <w:rPr>
                <w:rFonts w:eastAsia="Calibri" w:cs="Calibri"/>
                <w:sz w:val="16"/>
                <w:szCs w:val="16"/>
                <w:lang w:val="en-GB"/>
              </w:rPr>
              <w:t xml:space="preserve">Data creation timestamp. </w:t>
            </w:r>
            <w:r w:rsidRPr="7EE957E7" w:rsidR="40D9C8B1">
              <w:rPr>
                <w:rFonts w:eastAsia="Calibri" w:cs="Calibri"/>
                <w:sz w:val="16"/>
                <w:szCs w:val="16"/>
                <w:lang w:val="en-GB"/>
              </w:rPr>
              <w:t>energy</w:t>
            </w:r>
            <w:r w:rsidRPr="7EE957E7">
              <w:rPr>
                <w:rFonts w:eastAsia="Calibri" w:cs="Calibri"/>
                <w:sz w:val="16"/>
                <w:szCs w:val="16"/>
                <w:lang w:val="en-GB"/>
              </w:rPr>
              <w:t xml:space="preserve"> values within the time series</w:t>
            </w:r>
          </w:p>
          <w:p w:rsidRPr="004F5D35" w:rsidR="004F5D35" w:rsidP="7EE957E7" w:rsidRDefault="7E8ABA37" w14:paraId="384878BB" w14:textId="594205F1">
            <w:pPr>
              <w:pStyle w:val="ListParagraph"/>
              <w:widowControl w:val="0"/>
              <w:numPr>
                <w:ilvl w:val="0"/>
                <w:numId w:val="5"/>
              </w:numPr>
              <w:spacing w:after="0" w:line="240" w:lineRule="auto"/>
              <w:rPr>
                <w:rFonts w:eastAsia="Calibri" w:cs="Calibri"/>
                <w:lang w:val="en-GB"/>
              </w:rPr>
            </w:pPr>
            <w:r w:rsidRPr="7EE957E7">
              <w:rPr>
                <w:rFonts w:ascii="Calibri" w:hAnsi="Calibri" w:eastAsia="Calibri" w:cs="Calibri"/>
                <w:sz w:val="16"/>
                <w:szCs w:val="16"/>
                <w:lang w:val="en-US"/>
              </w:rPr>
              <w:t xml:space="preserve">SPECIFICATION OF INDIDUAL mFRR DATA: </w:t>
            </w:r>
            <w:r w:rsidRPr="7EE957E7">
              <w:rPr>
                <w:rFonts w:eastAsia="Calibri" w:cs="Calibri"/>
                <w:sz w:val="16"/>
                <w:szCs w:val="16"/>
                <w:lang w:val="en-GB"/>
              </w:rPr>
              <w:t>Start and end times of time series, data type (e.g. activations, bids, settlement), data granularity, value unit</w:t>
            </w:r>
          </w:p>
          <w:p w:rsidRPr="004F5D35" w:rsidR="004F5D35" w:rsidP="7EE957E7" w:rsidRDefault="7E8ABA37" w14:paraId="60F3F7D5" w14:textId="3B87F39F">
            <w:pPr>
              <w:pStyle w:val="ListParagraph"/>
              <w:widowControl w:val="0"/>
              <w:numPr>
                <w:ilvl w:val="0"/>
                <w:numId w:val="5"/>
              </w:numPr>
              <w:spacing w:after="0" w:line="240" w:lineRule="auto"/>
              <w:rPr>
                <w:rFonts w:eastAsia="Calibri" w:cs="Calibri"/>
                <w:lang w:val="en-GB"/>
              </w:rPr>
            </w:pPr>
            <w:r w:rsidRPr="7EE957E7">
              <w:rPr>
                <w:rFonts w:ascii="Calibri" w:hAnsi="Calibri" w:eastAsia="Calibri" w:cs="Calibri"/>
                <w:sz w:val="16"/>
                <w:szCs w:val="16"/>
                <w:lang w:val="en-US"/>
              </w:rPr>
              <w:t xml:space="preserve">INDIVIDUAL mFRR DATA: </w:t>
            </w:r>
            <w:r w:rsidRPr="7EE957E7">
              <w:rPr>
                <w:rFonts w:eastAsia="Calibri" w:cs="Calibri"/>
                <w:sz w:val="16"/>
                <w:szCs w:val="16"/>
                <w:lang w:val="en-GB"/>
              </w:rPr>
              <w:t>Data creation timestamp. energy values within the time series</w:t>
            </w:r>
          </w:p>
        </w:tc>
      </w:tr>
      <w:tr w:rsidRPr="004F5D35" w:rsidR="004F5D35" w:rsidTr="571EA0F6" w14:paraId="2A317B1D" w14:textId="77777777">
        <w:trPr>
          <w:trHeight w:val="300"/>
        </w:trPr>
        <w:tc>
          <w:tcPr>
            <w:tcW w:w="1136" w:type="dxa"/>
            <w:tcBorders>
              <w:right w:val="single" w:color="auto" w:sz="4" w:space="0"/>
            </w:tcBorders>
            <w:tcMar/>
          </w:tcPr>
          <w:p w:rsidRPr="004F5D35" w:rsidR="004F5D35" w:rsidP="589A5ED6" w:rsidRDefault="62100F40" w14:paraId="24DD7F4B" w14:textId="30281F59">
            <w:pPr>
              <w:widowControl w:val="0"/>
              <w:spacing w:after="0" w:line="240" w:lineRule="auto"/>
              <w:rPr>
                <w:rFonts w:eastAsia="Calibri" w:cs="Calibri"/>
                <w:sz w:val="16"/>
                <w:szCs w:val="16"/>
                <w:lang w:val="en-US"/>
              </w:rPr>
            </w:pPr>
            <w:r w:rsidRPr="589A5ED6">
              <w:rPr>
                <w:rFonts w:eastAsia="Calibri" w:cs="Calibri"/>
                <w:sz w:val="16"/>
                <w:szCs w:val="16"/>
                <w:lang w:val="en-US"/>
              </w:rPr>
              <w:t>G</w:t>
            </w:r>
          </w:p>
        </w:tc>
        <w:tc>
          <w:tcPr>
            <w:tcW w:w="1498" w:type="dxa"/>
            <w:tcBorders>
              <w:top w:val="single" w:color="auto" w:sz="4" w:space="0"/>
              <w:left w:val="single" w:color="auto" w:sz="4" w:space="0"/>
              <w:bottom w:val="single" w:color="auto" w:sz="4" w:space="0"/>
              <w:right w:val="single" w:color="auto" w:sz="4" w:space="0"/>
            </w:tcBorders>
            <w:tcMar/>
          </w:tcPr>
          <w:p w:rsidRPr="004F5D35" w:rsidR="004F5D35" w:rsidP="589A5ED6" w:rsidRDefault="727DBCE1" w14:paraId="606933F0" w14:textId="2E4A3887">
            <w:pPr>
              <w:widowControl w:val="0"/>
              <w:spacing w:after="0" w:line="240" w:lineRule="auto"/>
              <w:rPr>
                <w:rFonts w:ascii="Calibri" w:hAnsi="Calibri" w:eastAsia="Calibri" w:cs="Calibri"/>
                <w:sz w:val="16"/>
                <w:szCs w:val="16"/>
              </w:rPr>
            </w:pPr>
            <w:r w:rsidRPr="589A5ED6">
              <w:rPr>
                <w:rFonts w:ascii="Calibri" w:hAnsi="Calibri" w:eastAsia="Calibri" w:cs="Calibri"/>
                <w:sz w:val="16"/>
                <w:szCs w:val="16"/>
              </w:rPr>
              <w:t>Weather data</w:t>
            </w:r>
          </w:p>
        </w:tc>
        <w:tc>
          <w:tcPr>
            <w:tcW w:w="6492" w:type="dxa"/>
            <w:tcBorders>
              <w:left w:val="single" w:color="auto" w:sz="4" w:space="0"/>
            </w:tcBorders>
            <w:tcMar/>
          </w:tcPr>
          <w:p w:rsidRPr="004F5D35" w:rsidR="004F5D35" w:rsidP="589A5ED6" w:rsidRDefault="7D8A6380" w14:paraId="3D652DA6" w14:textId="686EA4DF">
            <w:pPr>
              <w:widowControl w:val="0"/>
              <w:spacing w:after="0" w:line="240" w:lineRule="auto"/>
              <w:rPr>
                <w:rFonts w:ascii="Calibri" w:hAnsi="Calibri" w:eastAsia="Calibri" w:cs="Calibri"/>
                <w:sz w:val="16"/>
                <w:szCs w:val="16"/>
                <w:lang w:val="en-US"/>
              </w:rPr>
            </w:pPr>
            <w:r w:rsidRPr="589A5ED6">
              <w:rPr>
                <w:rFonts w:ascii="Calibri" w:hAnsi="Calibri" w:eastAsia="Calibri" w:cs="Calibri"/>
                <w:sz w:val="16"/>
                <w:szCs w:val="16"/>
                <w:lang w:val="en-US"/>
              </w:rPr>
              <w:t>E.g. outdoor temp</w:t>
            </w:r>
            <w:r w:rsidRPr="589A5ED6" w:rsidR="569B42CF">
              <w:rPr>
                <w:rFonts w:ascii="Calibri" w:hAnsi="Calibri" w:eastAsia="Calibri" w:cs="Calibri"/>
                <w:sz w:val="16"/>
                <w:szCs w:val="16"/>
                <w:lang w:val="en-US"/>
              </w:rPr>
              <w:t>e</w:t>
            </w:r>
            <w:r w:rsidRPr="589A5ED6">
              <w:rPr>
                <w:rFonts w:ascii="Calibri" w:hAnsi="Calibri" w:eastAsia="Calibri" w:cs="Calibri"/>
                <w:sz w:val="16"/>
                <w:szCs w:val="16"/>
                <w:lang w:val="en-US"/>
              </w:rPr>
              <w:t>rature</w:t>
            </w:r>
          </w:p>
          <w:p w:rsidRPr="004F5D35" w:rsidR="004F5D35" w:rsidP="589A5ED6" w:rsidRDefault="7DDDB0AD" w14:paraId="61FE0683" w14:textId="697398A9">
            <w:pPr>
              <w:widowControl w:val="0"/>
              <w:spacing w:after="0" w:line="240" w:lineRule="auto"/>
              <w:rPr>
                <w:rFonts w:ascii="Calibri" w:hAnsi="Calibri" w:eastAsia="Calibri" w:cs="Calibri"/>
                <w:sz w:val="16"/>
                <w:szCs w:val="16"/>
              </w:rPr>
            </w:pPr>
            <w:r w:rsidRPr="0C8F122C">
              <w:rPr>
                <w:rFonts w:ascii="Calibri" w:hAnsi="Calibri" w:eastAsia="Calibri" w:cs="Calibri"/>
                <w:sz w:val="16"/>
                <w:szCs w:val="16"/>
              </w:rPr>
              <w:t xml:space="preserve">To be addressed in </w:t>
            </w:r>
            <w:r w:rsidRPr="0C8F122C">
              <w:rPr>
                <w:rFonts w:ascii="Calibri" w:hAnsi="Calibri" w:eastAsia="Calibri" w:cs="Calibri"/>
                <w:b/>
                <w:bCs/>
                <w:sz w:val="16"/>
                <w:szCs w:val="16"/>
              </w:rPr>
              <w:t>FIRST PHASE</w:t>
            </w:r>
            <w:r w:rsidRPr="0C8F122C">
              <w:rPr>
                <w:rFonts w:ascii="Calibri" w:hAnsi="Calibri" w:eastAsia="Calibri" w:cs="Calibri"/>
                <w:sz w:val="16"/>
                <w:szCs w:val="16"/>
              </w:rPr>
              <w:t>:</w:t>
            </w:r>
            <w:r w:rsidRPr="0C8F122C" w:rsidR="20DEA089">
              <w:rPr>
                <w:rFonts w:ascii="Calibri" w:hAnsi="Calibri" w:eastAsia="Calibri" w:cs="Calibri"/>
                <w:sz w:val="16"/>
                <w:szCs w:val="16"/>
              </w:rPr>
              <w:t xml:space="preserve"> historical outdoor temperature, forecast of outdoor temperature</w:t>
            </w:r>
          </w:p>
          <w:p w:rsidRPr="004F5D35" w:rsidR="004F5D35" w:rsidP="7EE957E7" w:rsidRDefault="004F5D35" w14:paraId="1872B45B" w14:textId="0887D058">
            <w:pPr>
              <w:widowControl w:val="0"/>
              <w:spacing w:after="0" w:line="240" w:lineRule="auto"/>
              <w:rPr>
                <w:rFonts w:ascii="Calibri" w:hAnsi="Calibri" w:eastAsia="Calibri" w:cs="Calibri"/>
                <w:sz w:val="16"/>
                <w:szCs w:val="16"/>
                <w:lang w:val="en-US"/>
              </w:rPr>
            </w:pPr>
          </w:p>
          <w:p w:rsidRPr="004F5D35" w:rsidR="004F5D35" w:rsidP="7EE957E7" w:rsidRDefault="5A33CBCD" w14:paraId="529239B3" w14:textId="59DF5063">
            <w:pPr>
              <w:pStyle w:val="ListParagraph"/>
              <w:widowControl w:val="0"/>
              <w:numPr>
                <w:ilvl w:val="0"/>
                <w:numId w:val="4"/>
              </w:numPr>
              <w:spacing w:after="0" w:line="240" w:lineRule="auto"/>
              <w:rPr>
                <w:rFonts w:eastAsia="Calibri" w:cs="Calibri"/>
                <w:lang w:val="en-GB"/>
              </w:rPr>
            </w:pPr>
            <w:r w:rsidRPr="7EE957E7">
              <w:rPr>
                <w:rFonts w:ascii="Calibri" w:hAnsi="Calibri" w:eastAsia="Calibri" w:cs="Calibri"/>
                <w:sz w:val="16"/>
                <w:szCs w:val="16"/>
                <w:lang w:val="en-US"/>
              </w:rPr>
              <w:t xml:space="preserve">SPECIFICATION OF TEMPERATURE DATA: </w:t>
            </w:r>
            <w:r w:rsidRPr="7EE957E7">
              <w:rPr>
                <w:rFonts w:eastAsia="Calibri" w:cs="Calibri"/>
                <w:sz w:val="16"/>
                <w:szCs w:val="16"/>
                <w:lang w:val="en-GB"/>
              </w:rPr>
              <w:t xml:space="preserve">Start and end times of time series, </w:t>
            </w:r>
            <w:r w:rsidRPr="7EE957E7" w:rsidR="7B89B9E4">
              <w:rPr>
                <w:rFonts w:eastAsia="Calibri" w:cs="Calibri"/>
                <w:sz w:val="16"/>
                <w:szCs w:val="16"/>
                <w:lang w:val="en-GB"/>
              </w:rPr>
              <w:t>temperatur</w:t>
            </w:r>
            <w:r w:rsidRPr="7EE957E7" w:rsidR="0B809DB5">
              <w:rPr>
                <w:rFonts w:eastAsia="Calibri" w:cs="Calibri"/>
                <w:sz w:val="16"/>
                <w:szCs w:val="16"/>
                <w:lang w:val="en-GB"/>
              </w:rPr>
              <w:t>e</w:t>
            </w:r>
            <w:r w:rsidRPr="7EE957E7" w:rsidR="7B89B9E4">
              <w:rPr>
                <w:rFonts w:eastAsia="Calibri" w:cs="Calibri"/>
                <w:sz w:val="16"/>
                <w:szCs w:val="16"/>
                <w:lang w:val="en-GB"/>
              </w:rPr>
              <w:t xml:space="preserve"> </w:t>
            </w:r>
            <w:r w:rsidRPr="7EE957E7">
              <w:rPr>
                <w:rFonts w:eastAsia="Calibri" w:cs="Calibri"/>
                <w:sz w:val="16"/>
                <w:szCs w:val="16"/>
                <w:lang w:val="en-GB"/>
              </w:rPr>
              <w:t xml:space="preserve">type </w:t>
            </w:r>
            <w:r w:rsidRPr="7EE957E7" w:rsidR="5DFCA380">
              <w:rPr>
                <w:rFonts w:eastAsia="Calibri" w:cs="Calibri"/>
                <w:sz w:val="16"/>
                <w:szCs w:val="16"/>
                <w:lang w:val="en-GB"/>
              </w:rPr>
              <w:t>historical, forecasted</w:t>
            </w:r>
            <w:r w:rsidRPr="7EE957E7">
              <w:rPr>
                <w:rFonts w:eastAsia="Calibri" w:cs="Calibri"/>
                <w:sz w:val="16"/>
                <w:szCs w:val="16"/>
                <w:lang w:val="en-GB"/>
              </w:rPr>
              <w:t>), data granularity, value unit</w:t>
            </w:r>
          </w:p>
          <w:p w:rsidRPr="004F5D35" w:rsidR="004F5D35" w:rsidP="7EE957E7" w:rsidRDefault="5A33CBCD" w14:paraId="3EFA7A45" w14:textId="58BF39EE">
            <w:pPr>
              <w:pStyle w:val="ListParagraph"/>
              <w:widowControl w:val="0"/>
              <w:numPr>
                <w:ilvl w:val="0"/>
                <w:numId w:val="4"/>
              </w:numPr>
              <w:spacing w:after="0" w:line="240" w:lineRule="auto"/>
              <w:rPr>
                <w:rFonts w:eastAsia="Calibri" w:cs="Calibri"/>
                <w:lang w:val="en-GB"/>
              </w:rPr>
            </w:pPr>
            <w:r w:rsidRPr="7EE957E7">
              <w:rPr>
                <w:rFonts w:ascii="Calibri" w:hAnsi="Calibri" w:eastAsia="Calibri" w:cs="Calibri"/>
                <w:sz w:val="16"/>
                <w:szCs w:val="16"/>
                <w:lang w:val="en-US"/>
              </w:rPr>
              <w:t xml:space="preserve">TEMPERATURE DATA: </w:t>
            </w:r>
            <w:r w:rsidRPr="7EE957E7">
              <w:rPr>
                <w:rFonts w:eastAsia="Calibri" w:cs="Calibri"/>
                <w:sz w:val="16"/>
                <w:szCs w:val="16"/>
                <w:lang w:val="en-GB"/>
              </w:rPr>
              <w:t xml:space="preserve">Data creation timestamp. </w:t>
            </w:r>
            <w:r w:rsidRPr="7EE957E7" w:rsidR="20D51F70">
              <w:rPr>
                <w:rFonts w:eastAsia="Calibri" w:cs="Calibri"/>
                <w:sz w:val="16"/>
                <w:szCs w:val="16"/>
                <w:lang w:val="en-GB"/>
              </w:rPr>
              <w:t>t</w:t>
            </w:r>
            <w:r w:rsidRPr="7EE957E7">
              <w:rPr>
                <w:rFonts w:eastAsia="Calibri" w:cs="Calibri"/>
                <w:sz w:val="16"/>
                <w:szCs w:val="16"/>
                <w:lang w:val="en-GB"/>
              </w:rPr>
              <w:t>emperature values within the time series</w:t>
            </w:r>
          </w:p>
        </w:tc>
      </w:tr>
      <w:tr w:rsidR="7303031B" w:rsidTr="571EA0F6" w14:paraId="51C2AC8A" w14:textId="77777777">
        <w:trPr>
          <w:trHeight w:val="300"/>
        </w:trPr>
        <w:tc>
          <w:tcPr>
            <w:tcW w:w="1136" w:type="dxa"/>
            <w:tcBorders>
              <w:right w:val="single" w:color="auto" w:sz="4" w:space="0"/>
            </w:tcBorders>
            <w:tcMar/>
          </w:tcPr>
          <w:p w:rsidR="6272C572" w:rsidP="589A5ED6" w:rsidRDefault="20391C7C" w14:paraId="43196CFE" w14:textId="5295EB42">
            <w:pPr>
              <w:widowControl w:val="0"/>
              <w:spacing w:after="0" w:line="240" w:lineRule="auto"/>
              <w:rPr>
                <w:rFonts w:eastAsia="Calibri" w:cs="Calibri"/>
                <w:sz w:val="16"/>
                <w:szCs w:val="16"/>
                <w:lang w:val="en-US"/>
              </w:rPr>
            </w:pPr>
            <w:r w:rsidRPr="589A5ED6">
              <w:rPr>
                <w:rFonts w:eastAsia="Calibri" w:cs="Calibri"/>
                <w:sz w:val="16"/>
                <w:szCs w:val="16"/>
                <w:lang w:val="en-US"/>
              </w:rPr>
              <w:t>H</w:t>
            </w:r>
          </w:p>
        </w:tc>
        <w:tc>
          <w:tcPr>
            <w:tcW w:w="1498" w:type="dxa"/>
            <w:tcBorders>
              <w:top w:val="single" w:color="auto" w:sz="4" w:space="0"/>
              <w:left w:val="single" w:color="auto" w:sz="4" w:space="0"/>
              <w:bottom w:val="single" w:color="auto" w:sz="4" w:space="0"/>
              <w:right w:val="single" w:color="auto" w:sz="4" w:space="0"/>
            </w:tcBorders>
            <w:tcMar/>
          </w:tcPr>
          <w:p w:rsidR="6272C572" w:rsidP="589A5ED6" w:rsidRDefault="20391C7C" w14:paraId="3D2806B5" w14:textId="43459C86">
            <w:pPr>
              <w:widowControl w:val="0"/>
              <w:spacing w:after="0" w:line="240" w:lineRule="auto"/>
              <w:rPr>
                <w:rFonts w:ascii="Calibri" w:hAnsi="Calibri" w:eastAsia="Calibri" w:cs="Calibri"/>
                <w:sz w:val="16"/>
                <w:szCs w:val="16"/>
              </w:rPr>
            </w:pPr>
            <w:r w:rsidRPr="589A5ED6">
              <w:rPr>
                <w:rFonts w:ascii="Calibri" w:hAnsi="Calibri" w:eastAsia="Calibri" w:cs="Calibri"/>
                <w:sz w:val="16"/>
                <w:szCs w:val="16"/>
              </w:rPr>
              <w:t>Additional final customer data</w:t>
            </w:r>
          </w:p>
        </w:tc>
        <w:tc>
          <w:tcPr>
            <w:tcW w:w="6492" w:type="dxa"/>
            <w:tcBorders>
              <w:left w:val="single" w:color="auto" w:sz="4" w:space="0"/>
            </w:tcBorders>
            <w:tcMar/>
          </w:tcPr>
          <w:p w:rsidR="4EE8B596" w:rsidP="589A5ED6" w:rsidRDefault="32A563D6" w14:paraId="6EAFAEF5" w14:textId="120CD13C">
            <w:pPr>
              <w:widowControl w:val="0"/>
              <w:spacing w:after="0" w:line="240" w:lineRule="auto"/>
              <w:rPr>
                <w:rFonts w:ascii="Calibri" w:hAnsi="Calibri" w:eastAsia="Calibri" w:cs="Calibri"/>
                <w:sz w:val="16"/>
                <w:szCs w:val="16"/>
                <w:lang w:val="en-US"/>
              </w:rPr>
            </w:pPr>
            <w:r w:rsidRPr="589A5ED6">
              <w:rPr>
                <w:rFonts w:ascii="Calibri" w:hAnsi="Calibri" w:eastAsia="Calibri" w:cs="Calibri"/>
                <w:sz w:val="16"/>
                <w:szCs w:val="16"/>
                <w:lang w:val="en-US"/>
              </w:rPr>
              <w:t>E.g.</w:t>
            </w:r>
            <w:r w:rsidRPr="589A5ED6" w:rsidR="46861C26">
              <w:rPr>
                <w:rFonts w:ascii="Calibri" w:hAnsi="Calibri" w:eastAsia="Calibri" w:cs="Calibri"/>
                <w:sz w:val="16"/>
                <w:szCs w:val="16"/>
                <w:lang w:val="en-US"/>
              </w:rPr>
              <w:t>,</w:t>
            </w:r>
            <w:r w:rsidRPr="589A5ED6">
              <w:rPr>
                <w:rFonts w:ascii="Calibri" w:hAnsi="Calibri" w:eastAsia="Calibri" w:cs="Calibri"/>
                <w:sz w:val="16"/>
                <w:szCs w:val="16"/>
                <w:lang w:val="en-US"/>
              </w:rPr>
              <w:t xml:space="preserve"> postal address, size of the home, energy tariff schemes, </w:t>
            </w:r>
            <w:r w:rsidRPr="589A5ED6" w:rsidR="607DE715">
              <w:rPr>
                <w:rFonts w:ascii="Calibri" w:hAnsi="Calibri" w:eastAsia="Calibri" w:cs="Calibri"/>
                <w:sz w:val="16"/>
                <w:szCs w:val="16"/>
                <w:lang w:val="en-US"/>
              </w:rPr>
              <w:t>indoor climate data</w:t>
            </w:r>
          </w:p>
          <w:p w:rsidR="4EE8B596" w:rsidP="589A5ED6" w:rsidRDefault="1649687E" w14:paraId="4BDE6840" w14:textId="1A2BC0AF">
            <w:pPr>
              <w:widowControl w:val="0"/>
              <w:spacing w:after="0" w:line="240" w:lineRule="auto"/>
              <w:rPr>
                <w:rFonts w:ascii="Calibri" w:hAnsi="Calibri" w:eastAsia="Calibri" w:cs="Calibri"/>
                <w:sz w:val="16"/>
                <w:szCs w:val="16"/>
              </w:rPr>
            </w:pPr>
            <w:r w:rsidRPr="0C8F122C">
              <w:rPr>
                <w:rFonts w:ascii="Calibri" w:hAnsi="Calibri" w:eastAsia="Calibri" w:cs="Calibri"/>
                <w:sz w:val="16"/>
                <w:szCs w:val="16"/>
              </w:rPr>
              <w:t xml:space="preserve">To be addressed in </w:t>
            </w:r>
            <w:r w:rsidRPr="0C8F122C">
              <w:rPr>
                <w:rFonts w:ascii="Calibri" w:hAnsi="Calibri" w:eastAsia="Calibri" w:cs="Calibri"/>
                <w:b/>
                <w:bCs/>
                <w:sz w:val="16"/>
                <w:szCs w:val="16"/>
              </w:rPr>
              <w:t>FIRST PHASE</w:t>
            </w:r>
            <w:r w:rsidRPr="0C8F122C">
              <w:rPr>
                <w:rFonts w:ascii="Calibri" w:hAnsi="Calibri" w:eastAsia="Calibri" w:cs="Calibri"/>
                <w:sz w:val="16"/>
                <w:szCs w:val="16"/>
              </w:rPr>
              <w:t>:</w:t>
            </w:r>
            <w:r w:rsidRPr="0C8F122C" w:rsidR="18F66E2C">
              <w:rPr>
                <w:rFonts w:ascii="Calibri" w:hAnsi="Calibri" w:eastAsia="Calibri" w:cs="Calibri"/>
                <w:sz w:val="16"/>
                <w:szCs w:val="16"/>
              </w:rPr>
              <w:t xml:space="preserve"> electricity grid tariff scheme</w:t>
            </w:r>
            <w:r w:rsidRPr="0C8F122C" w:rsidR="2462B617">
              <w:rPr>
                <w:rFonts w:ascii="Calibri" w:hAnsi="Calibri" w:eastAsia="Calibri" w:cs="Calibri"/>
                <w:sz w:val="16"/>
                <w:szCs w:val="16"/>
              </w:rPr>
              <w:t>, electricity tariff scheme (dynamic, fixed), heating tariff scheme</w:t>
            </w:r>
            <w:r w:rsidRPr="0C8F122C" w:rsidR="0466BFDE">
              <w:rPr>
                <w:rFonts w:ascii="Calibri" w:hAnsi="Calibri" w:eastAsia="Calibri" w:cs="Calibri"/>
                <w:sz w:val="16"/>
                <w:szCs w:val="16"/>
              </w:rPr>
              <w:t>, available flexible capacity, characteristics of household (number of pers</w:t>
            </w:r>
            <w:r w:rsidRPr="0C8F122C" w:rsidR="5DDE353B">
              <w:rPr>
                <w:rFonts w:ascii="Calibri" w:hAnsi="Calibri" w:eastAsia="Calibri" w:cs="Calibri"/>
                <w:sz w:val="16"/>
                <w:szCs w:val="16"/>
              </w:rPr>
              <w:t>ons, size of home)</w:t>
            </w:r>
          </w:p>
          <w:p w:rsidR="4EE8B596" w:rsidP="7EE957E7" w:rsidRDefault="4EE8B596" w14:paraId="176D40BF" w14:textId="06BD8432">
            <w:pPr>
              <w:widowControl w:val="0"/>
              <w:spacing w:after="0" w:line="240" w:lineRule="auto"/>
              <w:rPr>
                <w:rFonts w:ascii="Calibri" w:hAnsi="Calibri" w:eastAsia="Calibri" w:cs="Calibri"/>
                <w:sz w:val="16"/>
                <w:szCs w:val="16"/>
                <w:lang w:val="en-US"/>
              </w:rPr>
            </w:pPr>
          </w:p>
          <w:p w:rsidR="4EE8B596" w:rsidP="7EE957E7" w:rsidRDefault="350291BC" w14:paraId="72A49A75" w14:textId="60E199DE">
            <w:pPr>
              <w:pStyle w:val="ListParagraph"/>
              <w:widowControl w:val="0"/>
              <w:numPr>
                <w:ilvl w:val="0"/>
                <w:numId w:val="3"/>
              </w:numPr>
              <w:spacing w:after="0" w:line="240" w:lineRule="auto"/>
              <w:rPr>
                <w:rFonts w:eastAsia="Calibri" w:cs="Calibri"/>
                <w:lang w:val="en-GB"/>
              </w:rPr>
            </w:pPr>
            <w:r w:rsidRPr="7EE957E7">
              <w:rPr>
                <w:rFonts w:ascii="Calibri" w:hAnsi="Calibri" w:eastAsia="Calibri" w:cs="Calibri"/>
                <w:sz w:val="16"/>
                <w:szCs w:val="16"/>
                <w:lang w:val="en-US"/>
              </w:rPr>
              <w:t xml:space="preserve">SPECIFICATION OF INDIVIDUAL TARIFF SCHEME: </w:t>
            </w:r>
            <w:r w:rsidRPr="7EE957E7" w:rsidR="0FBCE243">
              <w:rPr>
                <w:rFonts w:ascii="Calibri" w:hAnsi="Calibri" w:eastAsia="Calibri" w:cs="Calibri"/>
                <w:sz w:val="16"/>
                <w:szCs w:val="16"/>
                <w:lang w:val="en-US"/>
              </w:rPr>
              <w:t>Tariff scheme</w:t>
            </w:r>
            <w:r w:rsidRPr="7EE957E7">
              <w:rPr>
                <w:rFonts w:eastAsia="Calibri" w:cs="Calibri"/>
                <w:sz w:val="16"/>
                <w:szCs w:val="16"/>
                <w:lang w:val="en-GB"/>
              </w:rPr>
              <w:t xml:space="preserve"> type (e</w:t>
            </w:r>
            <w:r w:rsidRPr="7EE957E7" w:rsidR="4716A6F9">
              <w:rPr>
                <w:rFonts w:eastAsia="Calibri" w:cs="Calibri"/>
                <w:sz w:val="16"/>
                <w:szCs w:val="16"/>
                <w:lang w:val="en-GB"/>
              </w:rPr>
              <w:t>lectricity, electricity grid, district heating</w:t>
            </w:r>
            <w:r w:rsidRPr="7EE957E7">
              <w:rPr>
                <w:rFonts w:eastAsia="Calibri" w:cs="Calibri"/>
                <w:sz w:val="16"/>
                <w:szCs w:val="16"/>
                <w:lang w:val="en-GB"/>
              </w:rPr>
              <w:t>)</w:t>
            </w:r>
          </w:p>
          <w:p w:rsidR="4EE8B596" w:rsidP="7EE957E7" w:rsidRDefault="350291BC" w14:paraId="678919E7" w14:textId="62DAB7B0">
            <w:pPr>
              <w:pStyle w:val="ListParagraph"/>
              <w:widowControl w:val="0"/>
              <w:numPr>
                <w:ilvl w:val="0"/>
                <w:numId w:val="3"/>
              </w:numPr>
              <w:spacing w:after="0" w:line="240" w:lineRule="auto"/>
              <w:rPr>
                <w:rFonts w:eastAsia="Calibri" w:cs="Calibri"/>
                <w:lang w:val="en-GB"/>
              </w:rPr>
            </w:pPr>
            <w:r w:rsidRPr="7EE957E7">
              <w:rPr>
                <w:rFonts w:ascii="Calibri" w:hAnsi="Calibri" w:eastAsia="Calibri" w:cs="Calibri"/>
                <w:sz w:val="16"/>
                <w:szCs w:val="16"/>
                <w:lang w:val="en-US"/>
              </w:rPr>
              <w:t xml:space="preserve">INDIVIDUAL TARIFF SCHEME: </w:t>
            </w:r>
            <w:r w:rsidRPr="7EE957E7">
              <w:rPr>
                <w:rFonts w:eastAsia="Calibri" w:cs="Calibri"/>
                <w:sz w:val="16"/>
                <w:szCs w:val="16"/>
                <w:lang w:val="en-GB"/>
              </w:rPr>
              <w:t>Data creation timestamp, name of the tariff scheme</w:t>
            </w:r>
          </w:p>
          <w:p w:rsidR="4EE8B596" w:rsidP="7EE957E7" w:rsidRDefault="350291BC" w14:paraId="1506FA82" w14:textId="1FF2CC82">
            <w:pPr>
              <w:pStyle w:val="ListParagraph"/>
              <w:widowControl w:val="0"/>
              <w:numPr>
                <w:ilvl w:val="0"/>
                <w:numId w:val="3"/>
              </w:numPr>
              <w:spacing w:after="0" w:line="240" w:lineRule="auto"/>
              <w:rPr>
                <w:rFonts w:eastAsia="Calibri" w:cs="Calibri"/>
                <w:lang w:val="en-GB"/>
              </w:rPr>
            </w:pPr>
            <w:r w:rsidRPr="7EE957E7">
              <w:rPr>
                <w:rFonts w:ascii="Calibri" w:hAnsi="Calibri" w:eastAsia="Calibri" w:cs="Calibri"/>
                <w:sz w:val="16"/>
                <w:szCs w:val="16"/>
                <w:lang w:val="en-US"/>
              </w:rPr>
              <w:t xml:space="preserve">SPECIFICATION OF </w:t>
            </w:r>
            <w:r w:rsidRPr="7EE957E7" w:rsidR="52B273FE">
              <w:rPr>
                <w:rFonts w:ascii="Calibri" w:hAnsi="Calibri" w:eastAsia="Calibri" w:cs="Calibri"/>
                <w:sz w:val="16"/>
                <w:szCs w:val="16"/>
                <w:lang w:val="en-US"/>
              </w:rPr>
              <w:t>AVAILABLE FLEXIBLE CAPACITY</w:t>
            </w:r>
            <w:r w:rsidRPr="7EE957E7">
              <w:rPr>
                <w:rFonts w:ascii="Calibri" w:hAnsi="Calibri" w:eastAsia="Calibri" w:cs="Calibri"/>
                <w:sz w:val="16"/>
                <w:szCs w:val="16"/>
                <w:lang w:val="en-US"/>
              </w:rPr>
              <w:t xml:space="preserve">: </w:t>
            </w:r>
            <w:r w:rsidRPr="7EE957E7" w:rsidR="76B7728B">
              <w:rPr>
                <w:rFonts w:ascii="Calibri" w:hAnsi="Calibri" w:eastAsia="Calibri" w:cs="Calibri"/>
                <w:sz w:val="16"/>
                <w:szCs w:val="16"/>
                <w:lang w:val="en-US"/>
              </w:rPr>
              <w:t>V</w:t>
            </w:r>
            <w:r w:rsidRPr="7EE957E7">
              <w:rPr>
                <w:rFonts w:ascii="Calibri" w:hAnsi="Calibri" w:eastAsia="Calibri" w:cs="Calibri"/>
                <w:sz w:val="16"/>
                <w:szCs w:val="16"/>
                <w:lang w:val="en-US"/>
              </w:rPr>
              <w:t>al</w:t>
            </w:r>
            <w:r w:rsidRPr="7EE957E7" w:rsidR="2EB7DDD4">
              <w:rPr>
                <w:rFonts w:ascii="Calibri" w:hAnsi="Calibri" w:eastAsia="Calibri" w:cs="Calibri"/>
                <w:sz w:val="16"/>
                <w:szCs w:val="16"/>
                <w:lang w:val="en-US"/>
              </w:rPr>
              <w:t xml:space="preserve">ue </w:t>
            </w:r>
            <w:r w:rsidRPr="7EE957E7">
              <w:rPr>
                <w:rFonts w:eastAsia="Calibri" w:cs="Calibri"/>
                <w:sz w:val="16"/>
                <w:szCs w:val="16"/>
                <w:lang w:val="en-GB"/>
              </w:rPr>
              <w:t>unit</w:t>
            </w:r>
          </w:p>
          <w:p w:rsidR="4EE8B596" w:rsidP="7EE957E7" w:rsidRDefault="0B1FEE2A" w14:paraId="6EA10EDF" w14:textId="1F229DAF">
            <w:pPr>
              <w:pStyle w:val="ListParagraph"/>
              <w:widowControl w:val="0"/>
              <w:numPr>
                <w:ilvl w:val="0"/>
                <w:numId w:val="3"/>
              </w:numPr>
              <w:spacing w:after="0" w:line="240" w:lineRule="auto"/>
              <w:rPr>
                <w:rFonts w:eastAsia="Calibri" w:cs="Calibri"/>
                <w:lang w:val="en-GB"/>
              </w:rPr>
            </w:pPr>
            <w:r w:rsidRPr="7EE957E7">
              <w:rPr>
                <w:rFonts w:ascii="Calibri" w:hAnsi="Calibri" w:eastAsia="Calibri" w:cs="Calibri"/>
                <w:sz w:val="16"/>
                <w:szCs w:val="16"/>
                <w:lang w:val="en-US"/>
              </w:rPr>
              <w:t>AVAILABLE FLEXIBLE CAPACITY</w:t>
            </w:r>
            <w:r w:rsidRPr="7EE957E7" w:rsidR="350291BC">
              <w:rPr>
                <w:rFonts w:ascii="Calibri" w:hAnsi="Calibri" w:eastAsia="Calibri" w:cs="Calibri"/>
                <w:sz w:val="16"/>
                <w:szCs w:val="16"/>
                <w:lang w:val="en-US"/>
              </w:rPr>
              <w:t xml:space="preserve">: </w:t>
            </w:r>
            <w:r w:rsidRPr="7EE957E7" w:rsidR="08F6091C">
              <w:rPr>
                <w:rFonts w:eastAsia="Calibri" w:cs="Calibri"/>
                <w:sz w:val="16"/>
                <w:szCs w:val="16"/>
                <w:lang w:val="en-GB"/>
              </w:rPr>
              <w:t>Types/names of flexibility providing devices, capacity value per device</w:t>
            </w:r>
          </w:p>
          <w:p w:rsidR="4EE8B596" w:rsidP="7EE957E7" w:rsidRDefault="350291BC" w14:paraId="745A5898" w14:textId="453507F1">
            <w:pPr>
              <w:pStyle w:val="ListParagraph"/>
              <w:widowControl w:val="0"/>
              <w:numPr>
                <w:ilvl w:val="0"/>
                <w:numId w:val="3"/>
              </w:numPr>
              <w:spacing w:after="0" w:line="240" w:lineRule="auto"/>
              <w:rPr>
                <w:rFonts w:eastAsia="Calibri" w:cs="Calibri"/>
                <w:lang w:val="en-GB"/>
              </w:rPr>
            </w:pPr>
            <w:r w:rsidRPr="7EE957E7">
              <w:rPr>
                <w:rFonts w:ascii="Calibri" w:hAnsi="Calibri" w:eastAsia="Calibri" w:cs="Calibri"/>
                <w:sz w:val="16"/>
                <w:szCs w:val="16"/>
                <w:lang w:val="en-US"/>
              </w:rPr>
              <w:t xml:space="preserve">SPECIFICATION OF </w:t>
            </w:r>
            <w:r w:rsidRPr="7EE957E7" w:rsidR="433052B2">
              <w:rPr>
                <w:rFonts w:ascii="Calibri" w:hAnsi="Calibri" w:eastAsia="Calibri" w:cs="Calibri"/>
                <w:sz w:val="16"/>
                <w:szCs w:val="16"/>
                <w:lang w:val="en-US"/>
              </w:rPr>
              <w:t>HOUSEHOLD CHARACTERISTICS</w:t>
            </w:r>
            <w:r w:rsidRPr="7EE957E7">
              <w:rPr>
                <w:rFonts w:ascii="Calibri" w:hAnsi="Calibri" w:eastAsia="Calibri" w:cs="Calibri"/>
                <w:sz w:val="16"/>
                <w:szCs w:val="16"/>
                <w:lang w:val="en-US"/>
              </w:rPr>
              <w:t xml:space="preserve">: </w:t>
            </w:r>
            <w:r w:rsidRPr="7EE957E7" w:rsidR="4D2BB0BD">
              <w:rPr>
                <w:rFonts w:ascii="Calibri" w:hAnsi="Calibri" w:eastAsia="Calibri" w:cs="Calibri"/>
                <w:sz w:val="16"/>
                <w:szCs w:val="16"/>
                <w:lang w:val="en-US"/>
              </w:rPr>
              <w:t>Characteristics</w:t>
            </w:r>
            <w:r w:rsidRPr="7EE957E7">
              <w:rPr>
                <w:rFonts w:eastAsia="Calibri" w:cs="Calibri"/>
                <w:sz w:val="16"/>
                <w:szCs w:val="16"/>
                <w:lang w:val="en-GB"/>
              </w:rPr>
              <w:t xml:space="preserve"> type (e.g. </w:t>
            </w:r>
            <w:r w:rsidRPr="7EE957E7" w:rsidR="42D322C8">
              <w:rPr>
                <w:rFonts w:eastAsia="Calibri" w:cs="Calibri"/>
                <w:sz w:val="16"/>
                <w:szCs w:val="16"/>
                <w:lang w:val="en-GB"/>
              </w:rPr>
              <w:t>number of persons in household, size of home</w:t>
            </w:r>
            <w:r w:rsidRPr="7EE957E7">
              <w:rPr>
                <w:rFonts w:eastAsia="Calibri" w:cs="Calibri"/>
                <w:sz w:val="16"/>
                <w:szCs w:val="16"/>
                <w:lang w:val="en-GB"/>
              </w:rPr>
              <w:t>), value unit</w:t>
            </w:r>
          </w:p>
          <w:p w:rsidR="4EE8B596" w:rsidP="7EE957E7" w:rsidRDefault="5F981F8F" w14:paraId="736AC3A3" w14:textId="0A942405">
            <w:pPr>
              <w:pStyle w:val="ListParagraph"/>
              <w:widowControl w:val="0"/>
              <w:numPr>
                <w:ilvl w:val="0"/>
                <w:numId w:val="3"/>
              </w:numPr>
              <w:spacing w:after="0" w:line="240" w:lineRule="auto"/>
              <w:rPr>
                <w:rFonts w:eastAsia="Calibri" w:cs="Calibri"/>
                <w:lang w:val="en-GB"/>
              </w:rPr>
            </w:pPr>
            <w:r w:rsidRPr="7EE957E7">
              <w:rPr>
                <w:rFonts w:ascii="Calibri" w:hAnsi="Calibri" w:eastAsia="Calibri" w:cs="Calibri"/>
                <w:sz w:val="16"/>
                <w:szCs w:val="16"/>
                <w:lang w:val="en-US"/>
              </w:rPr>
              <w:t>HOUSEHOLD CHARACTERISTICS</w:t>
            </w:r>
            <w:r w:rsidRPr="7EE957E7" w:rsidR="350291BC">
              <w:rPr>
                <w:rFonts w:ascii="Calibri" w:hAnsi="Calibri" w:eastAsia="Calibri" w:cs="Calibri"/>
                <w:sz w:val="16"/>
                <w:szCs w:val="16"/>
                <w:lang w:val="en-US"/>
              </w:rPr>
              <w:t xml:space="preserve">: </w:t>
            </w:r>
            <w:r w:rsidRPr="7EE957E7" w:rsidR="350291BC">
              <w:rPr>
                <w:rFonts w:eastAsia="Calibri" w:cs="Calibri"/>
                <w:sz w:val="16"/>
                <w:szCs w:val="16"/>
                <w:lang w:val="en-GB"/>
              </w:rPr>
              <w:t xml:space="preserve">Data creation timestamp. </w:t>
            </w:r>
            <w:r w:rsidRPr="7EE957E7" w:rsidR="6E882EC3">
              <w:rPr>
                <w:rFonts w:eastAsia="Calibri" w:cs="Calibri"/>
                <w:sz w:val="16"/>
                <w:szCs w:val="16"/>
                <w:lang w:val="en-GB"/>
              </w:rPr>
              <w:t xml:space="preserve">Characteristics </w:t>
            </w:r>
            <w:r w:rsidRPr="7EE957E7" w:rsidR="350291BC">
              <w:rPr>
                <w:rFonts w:eastAsia="Calibri" w:cs="Calibri"/>
                <w:sz w:val="16"/>
                <w:szCs w:val="16"/>
                <w:lang w:val="en-GB"/>
              </w:rPr>
              <w:t>values</w:t>
            </w:r>
          </w:p>
        </w:tc>
      </w:tr>
      <w:tr w:rsidRPr="004F5D35" w:rsidR="004F5D35" w:rsidTr="571EA0F6" w14:paraId="5E1407BA" w14:textId="77777777">
        <w:trPr>
          <w:trHeight w:val="300"/>
        </w:trPr>
        <w:tc>
          <w:tcPr>
            <w:tcW w:w="1136" w:type="dxa"/>
            <w:tcBorders>
              <w:right w:val="single" w:color="auto" w:sz="4" w:space="0"/>
            </w:tcBorders>
            <w:tcMar/>
          </w:tcPr>
          <w:p w:rsidRPr="004F5D35" w:rsidR="004F5D35" w:rsidP="589A5ED6" w:rsidRDefault="3D2397F2" w14:paraId="474CDD67" w14:textId="62DAB278">
            <w:pPr>
              <w:widowControl w:val="0"/>
              <w:spacing w:after="0" w:line="240" w:lineRule="auto"/>
              <w:rPr>
                <w:rFonts w:eastAsia="Calibri" w:cs="Calibri"/>
                <w:sz w:val="16"/>
                <w:szCs w:val="16"/>
                <w:lang w:val="en-US"/>
              </w:rPr>
            </w:pPr>
            <w:r w:rsidRPr="589A5ED6">
              <w:rPr>
                <w:rFonts w:eastAsia="Calibri" w:cs="Calibri"/>
                <w:sz w:val="16"/>
                <w:szCs w:val="16"/>
                <w:lang w:val="en-US"/>
              </w:rPr>
              <w:t>I</w:t>
            </w:r>
          </w:p>
        </w:tc>
        <w:tc>
          <w:tcPr>
            <w:tcW w:w="1498" w:type="dxa"/>
            <w:tcBorders>
              <w:top w:val="single" w:color="auto" w:sz="4" w:space="0"/>
              <w:left w:val="single" w:color="auto" w:sz="4" w:space="0"/>
              <w:bottom w:val="single" w:color="auto" w:sz="4" w:space="0"/>
              <w:right w:val="single" w:color="auto" w:sz="4" w:space="0"/>
            </w:tcBorders>
            <w:tcMar/>
          </w:tcPr>
          <w:p w:rsidRPr="004F5D35" w:rsidR="004F5D35" w:rsidP="589A5ED6" w:rsidRDefault="727DBCE1" w14:paraId="6AD69866" w14:textId="60020A90">
            <w:pPr>
              <w:widowControl w:val="0"/>
              <w:spacing w:after="0" w:line="240" w:lineRule="auto"/>
              <w:rPr>
                <w:rFonts w:ascii="Calibri" w:hAnsi="Calibri" w:eastAsia="Calibri" w:cs="Calibri"/>
                <w:sz w:val="16"/>
                <w:szCs w:val="16"/>
              </w:rPr>
            </w:pPr>
            <w:r w:rsidRPr="589A5ED6">
              <w:rPr>
                <w:rFonts w:ascii="Calibri" w:hAnsi="Calibri" w:eastAsia="Calibri" w:cs="Calibri"/>
                <w:sz w:val="16"/>
                <w:szCs w:val="16"/>
              </w:rPr>
              <w:t>Calculated footprint</w:t>
            </w:r>
          </w:p>
        </w:tc>
        <w:tc>
          <w:tcPr>
            <w:tcW w:w="6492" w:type="dxa"/>
            <w:tcBorders>
              <w:left w:val="single" w:color="auto" w:sz="4" w:space="0"/>
            </w:tcBorders>
            <w:tcMar/>
          </w:tcPr>
          <w:p w:rsidR="2BAC0F13" w:rsidP="096BB8C9" w:rsidRDefault="2BAC0F13" w14:paraId="4332C3D8" w14:textId="67196BBE">
            <w:pPr>
              <w:pStyle w:val="ListParagraph"/>
              <w:widowControl w:val="0"/>
              <w:numPr>
                <w:ilvl w:val="0"/>
                <w:numId w:val="30"/>
              </w:numPr>
              <w:spacing w:after="0" w:line="240" w:lineRule="auto"/>
              <w:rPr>
                <w:rFonts w:ascii="Calibri" w:hAnsi="Calibri" w:eastAsia="Calibri" w:cs="Calibri"/>
                <w:sz w:val="22"/>
                <w:szCs w:val="22"/>
                <w:lang w:val="en-US"/>
              </w:rPr>
            </w:pPr>
            <w:r w:rsidRPr="096BB8C9" w:rsidR="2BAC0F13">
              <w:rPr>
                <w:rFonts w:ascii="Calibri" w:hAnsi="Calibri" w:eastAsia="Calibri" w:cs="Calibri"/>
                <w:sz w:val="16"/>
                <w:szCs w:val="16"/>
                <w:lang w:val="en-US"/>
              </w:rPr>
              <w:t xml:space="preserve">OBSERVATION PERIOD: </w:t>
            </w:r>
            <w:r w:rsidRPr="096BB8C9" w:rsidR="06624FB1">
              <w:rPr>
                <w:rFonts w:ascii="Calibri" w:hAnsi="Calibri" w:eastAsia="Calibri" w:cs="Calibri"/>
                <w:sz w:val="16"/>
                <w:szCs w:val="16"/>
                <w:lang w:val="en-US"/>
              </w:rPr>
              <w:t>Time interval of footprint measurement</w:t>
            </w:r>
          </w:p>
          <w:p w:rsidR="2BAC0F13" w:rsidP="096BB8C9" w:rsidRDefault="2BAC0F13" w14:paraId="6FB3F864" w14:textId="027D21F1">
            <w:pPr>
              <w:pStyle w:val="ListParagraph"/>
              <w:widowControl w:val="0"/>
              <w:numPr>
                <w:ilvl w:val="0"/>
                <w:numId w:val="30"/>
              </w:numPr>
              <w:spacing w:after="0" w:line="240" w:lineRule="auto"/>
              <w:rPr>
                <w:rFonts w:ascii="Calibri" w:hAnsi="Calibri" w:eastAsia="Calibri" w:cs="Calibri"/>
                <w:sz w:val="22"/>
                <w:szCs w:val="22"/>
                <w:lang w:val="en-US"/>
              </w:rPr>
            </w:pPr>
            <w:r w:rsidRPr="096BB8C9" w:rsidR="2BAC0F13">
              <w:rPr>
                <w:rFonts w:ascii="Calibri" w:hAnsi="Calibri" w:eastAsia="Calibri" w:cs="Calibri"/>
                <w:sz w:val="16"/>
                <w:szCs w:val="16"/>
                <w:lang w:val="en-US"/>
              </w:rPr>
              <w:t>REFERENCE PERIOD:</w:t>
            </w:r>
            <w:r w:rsidRPr="096BB8C9" w:rsidR="7AB66365">
              <w:rPr>
                <w:rFonts w:ascii="Calibri" w:hAnsi="Calibri" w:eastAsia="Calibri" w:cs="Calibri"/>
                <w:sz w:val="16"/>
                <w:szCs w:val="16"/>
                <w:lang w:val="en-US"/>
              </w:rPr>
              <w:t xml:space="preserve"> Historical</w:t>
            </w:r>
            <w:r w:rsidRPr="096BB8C9" w:rsidR="38AC497D">
              <w:rPr>
                <w:rFonts w:ascii="Calibri" w:hAnsi="Calibri" w:eastAsia="Calibri" w:cs="Calibri"/>
                <w:sz w:val="16"/>
                <w:szCs w:val="16"/>
                <w:lang w:val="en-US"/>
              </w:rPr>
              <w:t xml:space="preserve"> time interval for comparing the footprint</w:t>
            </w:r>
            <w:r w:rsidRPr="096BB8C9" w:rsidR="07E9AEED">
              <w:rPr>
                <w:rFonts w:ascii="Calibri" w:hAnsi="Calibri" w:eastAsia="Calibri" w:cs="Calibri"/>
                <w:sz w:val="16"/>
                <w:szCs w:val="16"/>
                <w:lang w:val="en-US"/>
              </w:rPr>
              <w:t xml:space="preserve"> measurement</w:t>
            </w:r>
            <w:r w:rsidRPr="096BB8C9" w:rsidR="38AC497D">
              <w:rPr>
                <w:rFonts w:ascii="Calibri" w:hAnsi="Calibri" w:eastAsia="Calibri" w:cs="Calibri"/>
                <w:sz w:val="16"/>
                <w:szCs w:val="16"/>
                <w:lang w:val="en-US"/>
              </w:rPr>
              <w:t xml:space="preserve"> of observation period</w:t>
            </w:r>
          </w:p>
          <w:p w:rsidR="2BAC0F13" w:rsidP="096BB8C9" w:rsidRDefault="2BAC0F13" w14:paraId="63A4E277" w14:textId="20BE7B3A">
            <w:pPr>
              <w:pStyle w:val="ListParagraph"/>
              <w:widowControl w:val="0"/>
              <w:numPr>
                <w:ilvl w:val="0"/>
                <w:numId w:val="30"/>
              </w:numPr>
              <w:spacing w:after="0" w:line="240" w:lineRule="auto"/>
              <w:rPr>
                <w:rFonts w:ascii="Calibri" w:hAnsi="Calibri" w:eastAsia="Calibri" w:cs="Calibri"/>
                <w:sz w:val="22"/>
                <w:szCs w:val="22"/>
                <w:lang w:val="en-US"/>
              </w:rPr>
            </w:pPr>
            <w:r w:rsidRPr="096BB8C9" w:rsidR="2BAC0F13">
              <w:rPr>
                <w:rFonts w:ascii="Calibri" w:hAnsi="Calibri" w:eastAsia="Calibri" w:cs="Calibri"/>
                <w:sz w:val="16"/>
                <w:szCs w:val="16"/>
                <w:lang w:val="en-US"/>
              </w:rPr>
              <w:t xml:space="preserve">REFERENCE GROUP: </w:t>
            </w:r>
            <w:r w:rsidRPr="096BB8C9" w:rsidR="4807DC80">
              <w:rPr>
                <w:rFonts w:ascii="Calibri" w:hAnsi="Calibri" w:eastAsia="Calibri" w:cs="Calibri"/>
                <w:sz w:val="16"/>
                <w:szCs w:val="16"/>
                <w:lang w:val="en-US"/>
              </w:rPr>
              <w:t>Group of households for comparing the footprint measurement with</w:t>
            </w:r>
          </w:p>
          <w:p w:rsidRPr="004F5D35" w:rsidR="004F5D35" w:rsidP="096BB8C9" w:rsidRDefault="004F5D35" w14:paraId="05C54B39" w14:textId="2E5E89CA">
            <w:pPr>
              <w:pStyle w:val="ListParagraph"/>
              <w:widowControl w:val="0"/>
              <w:numPr>
                <w:ilvl w:val="0"/>
                <w:numId w:val="30"/>
              </w:numPr>
              <w:spacing w:after="0" w:line="240" w:lineRule="auto"/>
              <w:rPr>
                <w:rFonts w:ascii="Calibri" w:hAnsi="Calibri" w:eastAsia="Calibri" w:cs="Calibri"/>
                <w:sz w:val="22"/>
                <w:szCs w:val="22"/>
                <w:lang w:val="en-US"/>
              </w:rPr>
            </w:pPr>
            <w:r w:rsidRPr="096BB8C9" w:rsidR="3310339B">
              <w:rPr>
                <w:rFonts w:ascii="Calibri" w:hAnsi="Calibri" w:eastAsia="Calibri" w:cs="Calibri"/>
                <w:sz w:val="16"/>
                <w:szCs w:val="16"/>
                <w:lang w:val="en-US"/>
              </w:rPr>
              <w:t xml:space="preserve">ENERGY FOOTPRINT: </w:t>
            </w:r>
            <w:r w:rsidRPr="096BB8C9" w:rsidR="31059298">
              <w:rPr>
                <w:rFonts w:ascii="Calibri" w:hAnsi="Calibri" w:eastAsia="Calibri" w:cs="Calibri"/>
                <w:sz w:val="16"/>
                <w:szCs w:val="16"/>
                <w:lang w:val="en-US"/>
              </w:rPr>
              <w:t>Total</w:t>
            </w:r>
            <w:r w:rsidRPr="096BB8C9" w:rsidR="5372D3BF">
              <w:rPr>
                <w:rFonts w:ascii="Calibri" w:hAnsi="Calibri" w:eastAsia="Calibri" w:cs="Calibri"/>
                <w:sz w:val="16"/>
                <w:szCs w:val="16"/>
                <w:lang w:val="en-US"/>
              </w:rPr>
              <w:t xml:space="preserve"> </w:t>
            </w:r>
            <w:r w:rsidRPr="096BB8C9" w:rsidR="31059298">
              <w:rPr>
                <w:rFonts w:ascii="Calibri" w:hAnsi="Calibri" w:eastAsia="Calibri" w:cs="Calibri"/>
                <w:sz w:val="16"/>
                <w:szCs w:val="16"/>
                <w:lang w:val="en-US"/>
              </w:rPr>
              <w:t>energy used (kWh) per observation period</w:t>
            </w:r>
            <w:r w:rsidRPr="096BB8C9" w:rsidR="77A2197A">
              <w:rPr>
                <w:rFonts w:ascii="Calibri" w:hAnsi="Calibri" w:eastAsia="Calibri" w:cs="Calibri"/>
                <w:sz w:val="16"/>
                <w:szCs w:val="16"/>
                <w:lang w:val="en-US"/>
              </w:rPr>
              <w:t xml:space="preserve"> and comparison (kWh, %) with</w:t>
            </w:r>
            <w:r w:rsidRPr="096BB8C9" w:rsidR="35D6D8E3">
              <w:rPr>
                <w:rFonts w:ascii="Calibri" w:hAnsi="Calibri" w:eastAsia="Calibri" w:cs="Calibri"/>
                <w:sz w:val="16"/>
                <w:szCs w:val="16"/>
                <w:lang w:val="en-US"/>
              </w:rPr>
              <w:t xml:space="preserve"> reference period and/or reference group</w:t>
            </w:r>
          </w:p>
          <w:p w:rsidRPr="004F5D35" w:rsidR="004F5D35" w:rsidP="096BB8C9" w:rsidRDefault="004F5D35" w14:paraId="5C51D1AE" w14:textId="15637218">
            <w:pPr>
              <w:pStyle w:val="ListParagraph"/>
              <w:widowControl w:val="0"/>
              <w:numPr>
                <w:ilvl w:val="0"/>
                <w:numId w:val="30"/>
              </w:numPr>
              <w:spacing w:after="0" w:line="240" w:lineRule="auto"/>
              <w:rPr>
                <w:rFonts w:ascii="Calibri" w:hAnsi="Calibri" w:eastAsia="Calibri" w:cs="Calibri"/>
                <w:sz w:val="22"/>
                <w:szCs w:val="22"/>
                <w:lang w:val="en-US"/>
              </w:rPr>
            </w:pPr>
            <w:r w:rsidRPr="096BB8C9" w:rsidR="3310339B">
              <w:rPr>
                <w:rFonts w:ascii="Calibri" w:hAnsi="Calibri" w:eastAsia="Calibri" w:cs="Calibri"/>
                <w:sz w:val="16"/>
                <w:szCs w:val="16"/>
                <w:lang w:val="en-US"/>
              </w:rPr>
              <w:t>CARBON FOOTPRINT:</w:t>
            </w:r>
            <w:r w:rsidRPr="096BB8C9" w:rsidR="7920F22C">
              <w:rPr>
                <w:rFonts w:ascii="Calibri" w:hAnsi="Calibri" w:eastAsia="Calibri" w:cs="Calibri"/>
                <w:sz w:val="16"/>
                <w:szCs w:val="16"/>
                <w:lang w:val="en-US"/>
              </w:rPr>
              <w:t xml:space="preserve"> Total </w:t>
            </w:r>
            <w:r w:rsidRPr="096BB8C9" w:rsidR="7CC8266E">
              <w:rPr>
                <w:rFonts w:ascii="Calibri" w:hAnsi="Calibri" w:eastAsia="Calibri" w:cs="Calibri"/>
                <w:sz w:val="16"/>
                <w:szCs w:val="16"/>
                <w:lang w:val="en-US"/>
              </w:rPr>
              <w:t xml:space="preserve">greenhouse gas emissions of </w:t>
            </w:r>
            <w:r w:rsidRPr="096BB8C9" w:rsidR="7920F22C">
              <w:rPr>
                <w:rFonts w:ascii="Calibri" w:hAnsi="Calibri" w:eastAsia="Calibri" w:cs="Calibri"/>
                <w:sz w:val="16"/>
                <w:szCs w:val="16"/>
                <w:lang w:val="en-US"/>
              </w:rPr>
              <w:t>energy used (</w:t>
            </w:r>
            <w:r w:rsidRPr="096BB8C9" w:rsidR="11D5D5B9">
              <w:rPr>
                <w:rFonts w:ascii="Calibri" w:hAnsi="Calibri" w:eastAsia="Calibri" w:cs="Calibri"/>
                <w:sz w:val="16"/>
                <w:szCs w:val="16"/>
                <w:lang w:val="en-US"/>
              </w:rPr>
              <w:t>t</w:t>
            </w:r>
            <w:r w:rsidRPr="096BB8C9" w:rsidR="4D3D9BE3">
              <w:rPr>
                <w:rFonts w:ascii="Calibri" w:hAnsi="Calibri" w:eastAsia="Calibri" w:cs="Calibri"/>
                <w:sz w:val="16"/>
                <w:szCs w:val="16"/>
                <w:lang w:val="en-US"/>
              </w:rPr>
              <w:t>CO2</w:t>
            </w:r>
            <w:r w:rsidRPr="096BB8C9" w:rsidR="69696965">
              <w:rPr>
                <w:rFonts w:ascii="Calibri" w:hAnsi="Calibri" w:eastAsia="Calibri" w:cs="Calibri"/>
                <w:sz w:val="16"/>
                <w:szCs w:val="16"/>
                <w:lang w:val="en-US"/>
              </w:rPr>
              <w:t>e</w:t>
            </w:r>
            <w:r w:rsidRPr="096BB8C9" w:rsidR="7920F22C">
              <w:rPr>
                <w:rFonts w:ascii="Calibri" w:hAnsi="Calibri" w:eastAsia="Calibri" w:cs="Calibri"/>
                <w:sz w:val="16"/>
                <w:szCs w:val="16"/>
                <w:lang w:val="en-US"/>
              </w:rPr>
              <w:t>) per observation period and comparison (</w:t>
            </w:r>
            <w:r w:rsidRPr="096BB8C9" w:rsidR="038D202F">
              <w:rPr>
                <w:rFonts w:ascii="Calibri" w:hAnsi="Calibri" w:eastAsia="Calibri" w:cs="Calibri"/>
                <w:sz w:val="16"/>
                <w:szCs w:val="16"/>
                <w:lang w:val="en-US"/>
              </w:rPr>
              <w:t>t</w:t>
            </w:r>
            <w:r w:rsidRPr="096BB8C9" w:rsidR="428106DD">
              <w:rPr>
                <w:rFonts w:ascii="Calibri" w:hAnsi="Calibri" w:eastAsia="Calibri" w:cs="Calibri"/>
                <w:sz w:val="16"/>
                <w:szCs w:val="16"/>
                <w:lang w:val="en-US"/>
              </w:rPr>
              <w:t>CO2</w:t>
            </w:r>
            <w:r w:rsidRPr="096BB8C9" w:rsidR="1215E893">
              <w:rPr>
                <w:rFonts w:ascii="Calibri" w:hAnsi="Calibri" w:eastAsia="Calibri" w:cs="Calibri"/>
                <w:sz w:val="16"/>
                <w:szCs w:val="16"/>
                <w:lang w:val="en-US"/>
              </w:rPr>
              <w:t>e</w:t>
            </w:r>
            <w:r w:rsidRPr="096BB8C9" w:rsidR="7920F22C">
              <w:rPr>
                <w:rFonts w:ascii="Calibri" w:hAnsi="Calibri" w:eastAsia="Calibri" w:cs="Calibri"/>
                <w:sz w:val="16"/>
                <w:szCs w:val="16"/>
                <w:lang w:val="en-US"/>
              </w:rPr>
              <w:t>, %) with reference period and/or reference group</w:t>
            </w:r>
          </w:p>
          <w:p w:rsidRPr="004F5D35" w:rsidR="004F5D35" w:rsidP="096BB8C9" w:rsidRDefault="004F5D35" w14:paraId="45A1750B" w14:textId="1E5AD2D0">
            <w:pPr>
              <w:pStyle w:val="ListParagraph"/>
              <w:widowControl w:val="0"/>
              <w:numPr>
                <w:ilvl w:val="0"/>
                <w:numId w:val="30"/>
              </w:numPr>
              <w:spacing w:after="0" w:line="240" w:lineRule="auto"/>
              <w:rPr>
                <w:rFonts w:ascii="Calibri" w:hAnsi="Calibri" w:eastAsia="Calibri" w:cs="Calibri"/>
                <w:sz w:val="22"/>
                <w:szCs w:val="22"/>
                <w:lang w:val="en-US"/>
              </w:rPr>
            </w:pPr>
            <w:r w:rsidRPr="096BB8C9" w:rsidR="3310339B">
              <w:rPr>
                <w:rFonts w:ascii="Calibri" w:hAnsi="Calibri" w:eastAsia="Calibri" w:cs="Calibri"/>
                <w:sz w:val="16"/>
                <w:szCs w:val="16"/>
                <w:lang w:val="en-US"/>
              </w:rPr>
              <w:t xml:space="preserve">MONETARY FOOTPRINT: </w:t>
            </w:r>
            <w:r w:rsidRPr="096BB8C9" w:rsidR="514755B3">
              <w:rPr>
                <w:rFonts w:ascii="Calibri" w:hAnsi="Calibri" w:eastAsia="Calibri" w:cs="Calibri"/>
                <w:sz w:val="16"/>
                <w:szCs w:val="16"/>
                <w:lang w:val="en-US"/>
              </w:rPr>
              <w:t>Total net cost of energy (EUR) per observation period and comparison (EUR, %) with reference period and/or reference group</w:t>
            </w:r>
          </w:p>
        </w:tc>
      </w:tr>
      <w:tr w:rsidR="7303031B" w:rsidTr="571EA0F6" w14:paraId="31D7D5CC" w14:textId="77777777">
        <w:trPr>
          <w:trHeight w:val="300"/>
        </w:trPr>
        <w:tc>
          <w:tcPr>
            <w:tcW w:w="1136" w:type="dxa"/>
            <w:tcBorders>
              <w:right w:val="single" w:color="auto" w:sz="4" w:space="0"/>
            </w:tcBorders>
            <w:tcMar/>
          </w:tcPr>
          <w:p w:rsidR="1581AE91" w:rsidP="589A5ED6" w:rsidRDefault="2A2E8584" w14:paraId="71D3BEDD" w14:textId="45906785">
            <w:pPr>
              <w:widowControl w:val="0"/>
              <w:spacing w:after="0" w:line="240" w:lineRule="auto"/>
              <w:rPr>
                <w:rFonts w:eastAsia="Calibri" w:cs="Calibri"/>
                <w:sz w:val="16"/>
                <w:szCs w:val="16"/>
                <w:lang w:val="en-US"/>
              </w:rPr>
            </w:pPr>
            <w:r w:rsidRPr="589A5ED6">
              <w:rPr>
                <w:rFonts w:eastAsia="Calibri" w:cs="Calibri"/>
                <w:sz w:val="16"/>
                <w:szCs w:val="16"/>
                <w:lang w:val="en-US"/>
              </w:rPr>
              <w:t>J</w:t>
            </w:r>
          </w:p>
        </w:tc>
        <w:tc>
          <w:tcPr>
            <w:tcW w:w="1498" w:type="dxa"/>
            <w:tcBorders>
              <w:top w:val="single" w:color="auto" w:sz="4" w:space="0"/>
              <w:left w:val="single" w:color="auto" w:sz="4" w:space="0"/>
              <w:bottom w:val="single" w:color="auto" w:sz="4" w:space="0"/>
              <w:right w:val="single" w:color="auto" w:sz="4" w:space="0"/>
            </w:tcBorders>
            <w:tcMar/>
          </w:tcPr>
          <w:p w:rsidR="1581AE91" w:rsidP="589A5ED6" w:rsidRDefault="2A2E8584" w14:paraId="7273FE16" w14:textId="264830FD">
            <w:pPr>
              <w:widowControl w:val="0"/>
              <w:spacing w:after="0" w:line="240" w:lineRule="auto"/>
              <w:rPr>
                <w:rFonts w:ascii="Calibri" w:hAnsi="Calibri" w:eastAsia="Calibri" w:cs="Calibri"/>
                <w:sz w:val="16"/>
                <w:szCs w:val="16"/>
              </w:rPr>
            </w:pPr>
            <w:r w:rsidRPr="589A5ED6">
              <w:rPr>
                <w:rFonts w:ascii="Calibri" w:hAnsi="Calibri" w:eastAsia="Calibri" w:cs="Calibri"/>
                <w:sz w:val="16"/>
                <w:szCs w:val="16"/>
              </w:rPr>
              <w:t>Recommendations</w:t>
            </w:r>
          </w:p>
        </w:tc>
        <w:tc>
          <w:tcPr>
            <w:tcW w:w="6492" w:type="dxa"/>
            <w:tcBorders>
              <w:left w:val="single" w:color="auto" w:sz="4" w:space="0"/>
            </w:tcBorders>
            <w:tcMar/>
          </w:tcPr>
          <w:p w:rsidR="7303031B" w:rsidP="096BB8C9" w:rsidRDefault="7303031B" w14:paraId="74123E3F" w14:textId="2B42F6F7">
            <w:pPr>
              <w:pStyle w:val="ListParagraph"/>
              <w:widowControl w:val="0"/>
              <w:numPr>
                <w:ilvl w:val="0"/>
                <w:numId w:val="31"/>
              </w:numPr>
              <w:spacing w:after="0" w:line="240" w:lineRule="auto"/>
              <w:rPr>
                <w:rFonts w:ascii="Calibri" w:hAnsi="Calibri" w:eastAsia="Calibri" w:cs="Calibri"/>
                <w:sz w:val="22"/>
                <w:szCs w:val="22"/>
                <w:lang w:val="en-US"/>
              </w:rPr>
            </w:pPr>
            <w:r w:rsidRPr="571EA0F6" w:rsidR="584EF795">
              <w:rPr>
                <w:rFonts w:ascii="Calibri" w:hAnsi="Calibri" w:eastAsia="Calibri" w:cs="Calibri"/>
                <w:sz w:val="16"/>
                <w:szCs w:val="16"/>
                <w:lang w:val="en-US"/>
              </w:rPr>
              <w:t>TARGET VALUE</w:t>
            </w:r>
            <w:r w:rsidRPr="571EA0F6" w:rsidR="44C4386F">
              <w:rPr>
                <w:rFonts w:ascii="Calibri" w:hAnsi="Calibri" w:eastAsia="Calibri" w:cs="Calibri"/>
                <w:sz w:val="16"/>
                <w:szCs w:val="16"/>
                <w:lang w:val="en-US"/>
              </w:rPr>
              <w:t>: Recommended values of energy footprint (kWh), carbon footprin</w:t>
            </w:r>
            <w:r w:rsidRPr="571EA0F6" w:rsidR="087FF7A8">
              <w:rPr>
                <w:rFonts w:ascii="Calibri" w:hAnsi="Calibri" w:eastAsia="Calibri" w:cs="Calibri"/>
                <w:sz w:val="16"/>
                <w:szCs w:val="16"/>
                <w:lang w:val="en-US"/>
              </w:rPr>
              <w:t>t</w:t>
            </w:r>
            <w:r w:rsidRPr="571EA0F6" w:rsidR="44C4386F">
              <w:rPr>
                <w:rFonts w:ascii="Calibri" w:hAnsi="Calibri" w:eastAsia="Calibri" w:cs="Calibri"/>
                <w:sz w:val="16"/>
                <w:szCs w:val="16"/>
                <w:lang w:val="en-US"/>
              </w:rPr>
              <w:t xml:space="preserve"> (tCO2e</w:t>
            </w:r>
            <w:r w:rsidRPr="571EA0F6" w:rsidR="44C4386F">
              <w:rPr>
                <w:rFonts w:ascii="Calibri" w:hAnsi="Calibri" w:eastAsia="Calibri" w:cs="Calibri"/>
                <w:sz w:val="16"/>
                <w:szCs w:val="16"/>
                <w:lang w:val="en-US"/>
              </w:rPr>
              <w:t>)</w:t>
            </w:r>
            <w:r w:rsidRPr="571EA0F6" w:rsidR="44C4386F">
              <w:rPr>
                <w:rFonts w:ascii="Calibri" w:hAnsi="Calibri" w:eastAsia="Calibri" w:cs="Calibri"/>
                <w:sz w:val="16"/>
                <w:szCs w:val="16"/>
                <w:lang w:val="en-US"/>
              </w:rPr>
              <w:t xml:space="preserve"> and monetary footprint (EUR)</w:t>
            </w:r>
            <w:r w:rsidRPr="571EA0F6" w:rsidR="3D3EB1DA">
              <w:rPr>
                <w:rFonts w:ascii="Calibri" w:hAnsi="Calibri" w:eastAsia="Calibri" w:cs="Calibri"/>
                <w:sz w:val="16"/>
                <w:szCs w:val="16"/>
                <w:lang w:val="en-US"/>
              </w:rPr>
              <w:t xml:space="preserve"> per </w:t>
            </w:r>
            <w:r w:rsidRPr="571EA0F6" w:rsidR="3D3EB1DA">
              <w:rPr>
                <w:rFonts w:ascii="Calibri" w:hAnsi="Calibri" w:eastAsia="Calibri" w:cs="Calibri"/>
                <w:sz w:val="16"/>
                <w:szCs w:val="16"/>
                <w:lang w:val="en-US"/>
              </w:rPr>
              <w:t>time period</w:t>
            </w:r>
          </w:p>
          <w:p w:rsidR="7303031B" w:rsidP="096BB8C9" w:rsidRDefault="7303031B" w14:paraId="6100B849" w14:textId="7E2DA087">
            <w:pPr>
              <w:pStyle w:val="ListParagraph"/>
              <w:widowControl w:val="0"/>
              <w:numPr>
                <w:ilvl w:val="0"/>
                <w:numId w:val="31"/>
              </w:numPr>
              <w:spacing w:after="0" w:line="240" w:lineRule="auto"/>
              <w:rPr>
                <w:rFonts w:ascii="Calibri" w:hAnsi="Calibri" w:eastAsia="Calibri" w:cs="Calibri"/>
                <w:sz w:val="22"/>
                <w:szCs w:val="22"/>
                <w:lang w:val="en-US"/>
              </w:rPr>
            </w:pPr>
            <w:r w:rsidRPr="096BB8C9" w:rsidR="3D3EB1DA">
              <w:rPr>
                <w:rFonts w:ascii="Calibri" w:hAnsi="Calibri" w:eastAsia="Calibri" w:cs="Calibri"/>
                <w:sz w:val="16"/>
                <w:szCs w:val="16"/>
                <w:lang w:val="en-US"/>
              </w:rPr>
              <w:t xml:space="preserve">RECOMMENDED ACTION: </w:t>
            </w:r>
            <w:r w:rsidRPr="096BB8C9" w:rsidR="245DBB83">
              <w:rPr>
                <w:rFonts w:ascii="Calibri" w:hAnsi="Calibri" w:eastAsia="Calibri" w:cs="Calibri"/>
                <w:sz w:val="16"/>
                <w:szCs w:val="16"/>
                <w:lang w:val="en-US"/>
              </w:rPr>
              <w:t>P</w:t>
            </w:r>
            <w:r w:rsidRPr="096BB8C9" w:rsidR="1BF6207A">
              <w:rPr>
                <w:rFonts w:ascii="Calibri" w:hAnsi="Calibri" w:eastAsia="Calibri" w:cs="Calibri"/>
                <w:sz w:val="16"/>
                <w:szCs w:val="16"/>
                <w:lang w:val="en-US"/>
              </w:rPr>
              <w:t>ersonalized recommendations</w:t>
            </w:r>
            <w:r w:rsidRPr="096BB8C9" w:rsidR="0CBD2A1F">
              <w:rPr>
                <w:rFonts w:ascii="Calibri" w:hAnsi="Calibri" w:eastAsia="Calibri" w:cs="Calibri"/>
                <w:sz w:val="16"/>
                <w:szCs w:val="16"/>
                <w:lang w:val="en-US"/>
              </w:rPr>
              <w:t xml:space="preserve"> to final customer</w:t>
            </w:r>
            <w:r w:rsidRPr="096BB8C9" w:rsidR="1BF6207A">
              <w:rPr>
                <w:rFonts w:ascii="Calibri" w:hAnsi="Calibri" w:eastAsia="Calibri" w:cs="Calibri"/>
                <w:sz w:val="16"/>
                <w:szCs w:val="16"/>
                <w:lang w:val="en-US"/>
              </w:rPr>
              <w:t xml:space="preserve"> to</w:t>
            </w:r>
            <w:r w:rsidRPr="096BB8C9" w:rsidR="48B97859">
              <w:rPr>
                <w:rFonts w:ascii="Calibri" w:hAnsi="Calibri" w:eastAsia="Calibri" w:cs="Calibri"/>
                <w:sz w:val="16"/>
                <w:szCs w:val="16"/>
                <w:lang w:val="en-US"/>
              </w:rPr>
              <w:t xml:space="preserve"> achieve target value – </w:t>
            </w:r>
            <w:r w:rsidRPr="096BB8C9" w:rsidR="48B97859">
              <w:rPr>
                <w:rFonts w:ascii="Calibri" w:hAnsi="Calibri" w:eastAsia="Calibri" w:cs="Calibri"/>
                <w:sz w:val="16"/>
                <w:szCs w:val="16"/>
                <w:lang w:val="en-US"/>
              </w:rPr>
              <w:t>e.g.</w:t>
            </w:r>
            <w:r w:rsidRPr="096BB8C9" w:rsidR="48B97859">
              <w:rPr>
                <w:rFonts w:ascii="Calibri" w:hAnsi="Calibri" w:eastAsia="Calibri" w:cs="Calibri"/>
                <w:sz w:val="16"/>
                <w:szCs w:val="16"/>
                <w:lang w:val="en-US"/>
              </w:rPr>
              <w:t xml:space="preserve"> savings tips,</w:t>
            </w:r>
            <w:r w:rsidRPr="096BB8C9" w:rsidR="1BF6207A">
              <w:rPr>
                <w:rFonts w:ascii="Calibri" w:hAnsi="Calibri" w:eastAsia="Calibri" w:cs="Calibri"/>
                <w:sz w:val="16"/>
                <w:szCs w:val="16"/>
                <w:lang w:val="en-US"/>
              </w:rPr>
              <w:t xml:space="preserve"> </w:t>
            </w:r>
            <w:r w:rsidRPr="096BB8C9" w:rsidR="1BF6207A">
              <w:rPr>
                <w:rFonts w:ascii="Calibri" w:hAnsi="Calibri" w:eastAsia="Calibri" w:cs="Calibri"/>
                <w:sz w:val="16"/>
                <w:szCs w:val="16"/>
                <w:lang w:val="en-US"/>
              </w:rPr>
              <w:t>participat</w:t>
            </w:r>
            <w:r w:rsidRPr="096BB8C9" w:rsidR="22A93A8A">
              <w:rPr>
                <w:rFonts w:ascii="Calibri" w:hAnsi="Calibri" w:eastAsia="Calibri" w:cs="Calibri"/>
                <w:sz w:val="16"/>
                <w:szCs w:val="16"/>
                <w:lang w:val="en-US"/>
              </w:rPr>
              <w:t>ion</w:t>
            </w:r>
            <w:r w:rsidRPr="096BB8C9" w:rsidR="1BF6207A">
              <w:rPr>
                <w:rFonts w:ascii="Calibri" w:hAnsi="Calibri" w:eastAsia="Calibri" w:cs="Calibri"/>
                <w:sz w:val="16"/>
                <w:szCs w:val="16"/>
                <w:lang w:val="en-US"/>
              </w:rPr>
              <w:t xml:space="preserve"> in demand response program</w:t>
            </w:r>
            <w:r w:rsidRPr="096BB8C9" w:rsidR="5B57EC52">
              <w:rPr>
                <w:rFonts w:ascii="Calibri" w:hAnsi="Calibri" w:eastAsia="Calibri" w:cs="Calibri"/>
                <w:sz w:val="16"/>
                <w:szCs w:val="16"/>
                <w:lang w:val="en-US"/>
              </w:rPr>
              <w:t>, consumption</w:t>
            </w:r>
            <w:r w:rsidRPr="096BB8C9" w:rsidR="50F7D9E7">
              <w:rPr>
                <w:rFonts w:ascii="Calibri" w:hAnsi="Calibri" w:eastAsia="Calibri" w:cs="Calibri"/>
                <w:sz w:val="16"/>
                <w:szCs w:val="16"/>
                <w:lang w:val="en-US"/>
              </w:rPr>
              <w:t xml:space="preserve"> shifts</w:t>
            </w:r>
            <w:r w:rsidRPr="096BB8C9" w:rsidR="5B57EC52">
              <w:rPr>
                <w:rFonts w:ascii="Calibri" w:hAnsi="Calibri" w:eastAsia="Calibri" w:cs="Calibri"/>
                <w:sz w:val="16"/>
                <w:szCs w:val="16"/>
                <w:lang w:val="en-US"/>
              </w:rPr>
              <w:t xml:space="preserve"> to cheaper </w:t>
            </w:r>
            <w:r w:rsidRPr="096BB8C9" w:rsidR="5B57EC52">
              <w:rPr>
                <w:rFonts w:ascii="Calibri" w:hAnsi="Calibri" w:eastAsia="Calibri" w:cs="Calibri"/>
                <w:sz w:val="16"/>
                <w:szCs w:val="16"/>
                <w:lang w:val="en-US"/>
              </w:rPr>
              <w:t>time period</w:t>
            </w:r>
            <w:r w:rsidRPr="096BB8C9" w:rsidR="5B57EC52">
              <w:rPr>
                <w:rFonts w:ascii="Calibri" w:hAnsi="Calibri" w:eastAsia="Calibri" w:cs="Calibri"/>
                <w:sz w:val="16"/>
                <w:szCs w:val="16"/>
                <w:lang w:val="en-US"/>
              </w:rPr>
              <w:t>, change</w:t>
            </w:r>
            <w:r w:rsidRPr="096BB8C9" w:rsidR="67D053A7">
              <w:rPr>
                <w:rFonts w:ascii="Calibri" w:hAnsi="Calibri" w:eastAsia="Calibri" w:cs="Calibri"/>
                <w:sz w:val="16"/>
                <w:szCs w:val="16"/>
                <w:lang w:val="en-US"/>
              </w:rPr>
              <w:t xml:space="preserve"> of</w:t>
            </w:r>
            <w:r w:rsidRPr="096BB8C9" w:rsidR="5B57EC52">
              <w:rPr>
                <w:rFonts w:ascii="Calibri" w:hAnsi="Calibri" w:eastAsia="Calibri" w:cs="Calibri"/>
                <w:sz w:val="16"/>
                <w:szCs w:val="16"/>
                <w:lang w:val="en-US"/>
              </w:rPr>
              <w:t xml:space="preserve"> transportation mode</w:t>
            </w:r>
          </w:p>
        </w:tc>
      </w:tr>
      <w:tr w:rsidRPr="00E032F9" w:rsidR="004F5D35" w:rsidTr="571EA0F6" w14:paraId="728C7D5B" w14:textId="77777777">
        <w:trPr>
          <w:trHeight w:val="300"/>
        </w:trPr>
        <w:tc>
          <w:tcPr>
            <w:tcW w:w="1136" w:type="dxa"/>
            <w:tcBorders>
              <w:right w:val="single" w:color="auto" w:sz="4" w:space="0"/>
            </w:tcBorders>
            <w:tcMar/>
          </w:tcPr>
          <w:p w:rsidRPr="004F5D35" w:rsidR="004F5D35" w:rsidP="589A5ED6" w:rsidRDefault="2A2E8584" w14:paraId="41795784" w14:textId="2840C02B">
            <w:pPr>
              <w:widowControl w:val="0"/>
              <w:spacing w:after="0" w:line="240" w:lineRule="auto"/>
              <w:rPr>
                <w:rFonts w:eastAsia="Calibri" w:cs="Calibri"/>
                <w:sz w:val="16"/>
                <w:szCs w:val="16"/>
                <w:lang w:val="en-US"/>
              </w:rPr>
            </w:pPr>
            <w:r w:rsidRPr="589A5ED6">
              <w:rPr>
                <w:rFonts w:eastAsia="Calibri" w:cs="Calibri"/>
                <w:sz w:val="16"/>
                <w:szCs w:val="16"/>
                <w:lang w:val="en-US"/>
              </w:rPr>
              <w:t>K</w:t>
            </w:r>
          </w:p>
        </w:tc>
        <w:tc>
          <w:tcPr>
            <w:tcW w:w="1498" w:type="dxa"/>
            <w:tcBorders>
              <w:top w:val="single" w:color="auto" w:sz="4" w:space="0"/>
              <w:left w:val="single" w:color="auto" w:sz="4" w:space="0"/>
              <w:bottom w:val="single" w:color="auto" w:sz="4" w:space="0"/>
              <w:right w:val="single" w:color="auto" w:sz="4" w:space="0"/>
            </w:tcBorders>
            <w:tcMar/>
          </w:tcPr>
          <w:p w:rsidR="004F5D35" w:rsidP="589A5ED6" w:rsidRDefault="2A2E8584" w14:paraId="671F40D6" w14:textId="61E63FBD">
            <w:pPr>
              <w:widowControl w:val="0"/>
              <w:spacing w:after="0" w:line="240" w:lineRule="auto"/>
              <w:rPr>
                <w:rFonts w:ascii="Calibri" w:hAnsi="Calibri" w:eastAsia="Calibri" w:cs="Calibri"/>
                <w:sz w:val="16"/>
                <w:szCs w:val="16"/>
              </w:rPr>
            </w:pPr>
            <w:r w:rsidRPr="589A5ED6">
              <w:rPr>
                <w:rFonts w:ascii="Calibri" w:hAnsi="Calibri" w:eastAsia="Calibri" w:cs="Calibri"/>
                <w:sz w:val="16"/>
                <w:szCs w:val="16"/>
              </w:rPr>
              <w:t>Impact</w:t>
            </w:r>
          </w:p>
        </w:tc>
        <w:tc>
          <w:tcPr>
            <w:tcW w:w="6492" w:type="dxa"/>
            <w:tcBorders>
              <w:left w:val="single" w:color="auto" w:sz="4" w:space="0"/>
            </w:tcBorders>
            <w:tcMar/>
          </w:tcPr>
          <w:p w:rsidR="004F5D35" w:rsidP="096BB8C9" w:rsidRDefault="004F5D35" w14:paraId="055D24D3" w14:textId="3717BEF0">
            <w:pPr>
              <w:pStyle w:val="ListParagraph"/>
              <w:widowControl w:val="0"/>
              <w:numPr>
                <w:ilvl w:val="0"/>
                <w:numId w:val="32"/>
              </w:numPr>
              <w:spacing w:after="0" w:line="240" w:lineRule="auto"/>
              <w:rPr>
                <w:rFonts w:ascii="Calibri" w:hAnsi="Calibri" w:eastAsia="Calibri" w:cs="Calibri"/>
                <w:sz w:val="22"/>
                <w:szCs w:val="22"/>
                <w:lang w:val="en-US"/>
              </w:rPr>
            </w:pPr>
            <w:r w:rsidRPr="096BB8C9" w:rsidR="521C2A74">
              <w:rPr>
                <w:rFonts w:ascii="Calibri" w:hAnsi="Calibri" w:eastAsia="Calibri" w:cs="Calibri"/>
                <w:sz w:val="16"/>
                <w:szCs w:val="16"/>
                <w:lang w:val="en-US"/>
              </w:rPr>
              <w:t>CONSUMPTION IMPACT:</w:t>
            </w:r>
            <w:r w:rsidRPr="096BB8C9" w:rsidR="077DB530">
              <w:rPr>
                <w:rFonts w:ascii="Calibri" w:hAnsi="Calibri" w:eastAsia="Calibri" w:cs="Calibri"/>
                <w:sz w:val="16"/>
                <w:szCs w:val="16"/>
                <w:lang w:val="en-US"/>
              </w:rPr>
              <w:t xml:space="preserve"> </w:t>
            </w:r>
            <w:r w:rsidRPr="096BB8C9" w:rsidR="6CDB074C">
              <w:rPr>
                <w:rFonts w:ascii="Calibri" w:hAnsi="Calibri" w:eastAsia="Calibri" w:cs="Calibri"/>
                <w:sz w:val="16"/>
                <w:szCs w:val="16"/>
                <w:lang w:val="en-US"/>
              </w:rPr>
              <w:t>Reduced energy consumption</w:t>
            </w:r>
            <w:r w:rsidRPr="096BB8C9" w:rsidR="077DB530">
              <w:rPr>
                <w:rFonts w:ascii="Calibri" w:hAnsi="Calibri" w:eastAsia="Calibri" w:cs="Calibri"/>
                <w:sz w:val="16"/>
                <w:szCs w:val="16"/>
                <w:lang w:val="en-US"/>
              </w:rPr>
              <w:t xml:space="preserve"> (</w:t>
            </w:r>
            <w:r w:rsidRPr="096BB8C9" w:rsidR="18EAE377">
              <w:rPr>
                <w:rFonts w:ascii="Calibri" w:hAnsi="Calibri" w:eastAsia="Calibri" w:cs="Calibri"/>
                <w:sz w:val="16"/>
                <w:szCs w:val="16"/>
                <w:lang w:val="en-US"/>
              </w:rPr>
              <w:t>kWh</w:t>
            </w:r>
            <w:r w:rsidRPr="096BB8C9" w:rsidR="077DB530">
              <w:rPr>
                <w:rFonts w:ascii="Calibri" w:hAnsi="Calibri" w:eastAsia="Calibri" w:cs="Calibri"/>
                <w:sz w:val="16"/>
                <w:szCs w:val="16"/>
                <w:lang w:val="en-US"/>
              </w:rPr>
              <w:t>) p</w:t>
            </w:r>
            <w:r w:rsidRPr="096BB8C9" w:rsidR="077DB530">
              <w:rPr>
                <w:rFonts w:ascii="Calibri" w:hAnsi="Calibri" w:eastAsia="Calibri" w:cs="Calibri"/>
                <w:sz w:val="16"/>
                <w:szCs w:val="16"/>
                <w:lang w:val="en-US"/>
              </w:rPr>
              <w:t xml:space="preserve">er </w:t>
            </w:r>
            <w:r w:rsidRPr="096BB8C9" w:rsidR="077DB530">
              <w:rPr>
                <w:rFonts w:ascii="Calibri" w:hAnsi="Calibri" w:eastAsia="Calibri" w:cs="Calibri"/>
                <w:sz w:val="16"/>
                <w:szCs w:val="16"/>
                <w:lang w:val="en-US"/>
              </w:rPr>
              <w:t>time per</w:t>
            </w:r>
            <w:r w:rsidRPr="096BB8C9" w:rsidR="077DB530">
              <w:rPr>
                <w:rFonts w:ascii="Calibri" w:hAnsi="Calibri" w:eastAsia="Calibri" w:cs="Calibri"/>
                <w:sz w:val="16"/>
                <w:szCs w:val="16"/>
                <w:lang w:val="en-US"/>
              </w:rPr>
              <w:t>iod</w:t>
            </w:r>
            <w:r w:rsidRPr="096BB8C9" w:rsidR="077DB530">
              <w:rPr>
                <w:rFonts w:ascii="Calibri" w:hAnsi="Calibri" w:eastAsia="Calibri" w:cs="Calibri"/>
                <w:sz w:val="16"/>
                <w:szCs w:val="16"/>
                <w:lang w:val="en-US"/>
              </w:rPr>
              <w:t xml:space="preserve"> following the recommendations</w:t>
            </w:r>
            <w:r w:rsidRPr="096BB8C9" w:rsidR="521C2A74">
              <w:rPr>
                <w:rFonts w:ascii="Calibri" w:hAnsi="Calibri" w:eastAsia="Calibri" w:cs="Calibri"/>
                <w:sz w:val="16"/>
                <w:szCs w:val="16"/>
                <w:lang w:val="en-US"/>
              </w:rPr>
              <w:t xml:space="preserve"> </w:t>
            </w:r>
          </w:p>
          <w:p w:rsidR="004F5D35" w:rsidP="096BB8C9" w:rsidRDefault="004F5D35" w14:paraId="593D00BB" w14:textId="332B6EFF">
            <w:pPr>
              <w:pStyle w:val="ListParagraph"/>
              <w:widowControl w:val="0"/>
              <w:numPr>
                <w:ilvl w:val="0"/>
                <w:numId w:val="32"/>
              </w:numPr>
              <w:spacing w:after="0" w:line="240" w:lineRule="auto"/>
              <w:rPr>
                <w:rFonts w:ascii="Calibri" w:hAnsi="Calibri" w:eastAsia="Calibri" w:cs="Calibri"/>
                <w:sz w:val="22"/>
                <w:szCs w:val="22"/>
                <w:lang w:val="en-US"/>
              </w:rPr>
            </w:pPr>
            <w:r w:rsidRPr="096BB8C9" w:rsidR="521C2A74">
              <w:rPr>
                <w:rFonts w:ascii="Calibri" w:hAnsi="Calibri" w:eastAsia="Calibri" w:cs="Calibri"/>
                <w:sz w:val="16"/>
                <w:szCs w:val="16"/>
                <w:lang w:val="en-US"/>
              </w:rPr>
              <w:t>ENVIRONMENTAL IMPACT:</w:t>
            </w:r>
            <w:r w:rsidRPr="096BB8C9" w:rsidR="2C18F3B0">
              <w:rPr>
                <w:rFonts w:ascii="Calibri" w:hAnsi="Calibri" w:eastAsia="Calibri" w:cs="Calibri"/>
                <w:sz w:val="16"/>
                <w:szCs w:val="16"/>
                <w:lang w:val="en-US"/>
              </w:rPr>
              <w:t xml:space="preserve"> </w:t>
            </w:r>
            <w:r w:rsidRPr="096BB8C9" w:rsidR="202B4656">
              <w:rPr>
                <w:rFonts w:ascii="Calibri" w:hAnsi="Calibri" w:eastAsia="Calibri" w:cs="Calibri"/>
                <w:sz w:val="16"/>
                <w:szCs w:val="16"/>
                <w:lang w:val="en-US"/>
              </w:rPr>
              <w:t>Reduced greenhous</w:t>
            </w:r>
            <w:r w:rsidRPr="096BB8C9" w:rsidR="20C9505A">
              <w:rPr>
                <w:rFonts w:ascii="Calibri" w:hAnsi="Calibri" w:eastAsia="Calibri" w:cs="Calibri"/>
                <w:sz w:val="16"/>
                <w:szCs w:val="16"/>
                <w:lang w:val="en-US"/>
              </w:rPr>
              <w:t xml:space="preserve">e </w:t>
            </w:r>
            <w:r w:rsidRPr="096BB8C9" w:rsidR="202B4656">
              <w:rPr>
                <w:rFonts w:ascii="Calibri" w:hAnsi="Calibri" w:eastAsia="Calibri" w:cs="Calibri"/>
                <w:sz w:val="16"/>
                <w:szCs w:val="16"/>
                <w:lang w:val="en-US"/>
              </w:rPr>
              <w:t>gas emissions</w:t>
            </w:r>
            <w:r w:rsidRPr="096BB8C9" w:rsidR="2C18F3B0">
              <w:rPr>
                <w:rFonts w:ascii="Calibri" w:hAnsi="Calibri" w:eastAsia="Calibri" w:cs="Calibri"/>
                <w:sz w:val="16"/>
                <w:szCs w:val="16"/>
                <w:lang w:val="en-US"/>
              </w:rPr>
              <w:t xml:space="preserve"> (</w:t>
            </w:r>
            <w:r w:rsidRPr="096BB8C9" w:rsidR="2627EACA">
              <w:rPr>
                <w:rFonts w:ascii="Calibri" w:hAnsi="Calibri" w:eastAsia="Calibri" w:cs="Calibri"/>
                <w:sz w:val="16"/>
                <w:szCs w:val="16"/>
                <w:lang w:val="en-US"/>
              </w:rPr>
              <w:t>tCO2e</w:t>
            </w:r>
            <w:r w:rsidRPr="096BB8C9" w:rsidR="2C18F3B0">
              <w:rPr>
                <w:rFonts w:ascii="Calibri" w:hAnsi="Calibri" w:eastAsia="Calibri" w:cs="Calibri"/>
                <w:sz w:val="16"/>
                <w:szCs w:val="16"/>
                <w:lang w:val="en-US"/>
              </w:rPr>
              <w:t xml:space="preserve">) per </w:t>
            </w:r>
            <w:r w:rsidRPr="096BB8C9" w:rsidR="2C18F3B0">
              <w:rPr>
                <w:rFonts w:ascii="Calibri" w:hAnsi="Calibri" w:eastAsia="Calibri" w:cs="Calibri"/>
                <w:sz w:val="16"/>
                <w:szCs w:val="16"/>
                <w:lang w:val="en-US"/>
              </w:rPr>
              <w:t>time period</w:t>
            </w:r>
            <w:r w:rsidRPr="096BB8C9" w:rsidR="2C18F3B0">
              <w:rPr>
                <w:rFonts w:ascii="Calibri" w:hAnsi="Calibri" w:eastAsia="Calibri" w:cs="Calibri"/>
                <w:sz w:val="16"/>
                <w:szCs w:val="16"/>
                <w:lang w:val="en-US"/>
              </w:rPr>
              <w:t xml:space="preserve"> following the recommendations</w:t>
            </w:r>
            <w:r w:rsidRPr="096BB8C9" w:rsidR="521C2A74">
              <w:rPr>
                <w:rFonts w:ascii="Calibri" w:hAnsi="Calibri" w:eastAsia="Calibri" w:cs="Calibri"/>
                <w:sz w:val="16"/>
                <w:szCs w:val="16"/>
                <w:lang w:val="en-US"/>
              </w:rPr>
              <w:t xml:space="preserve"> </w:t>
            </w:r>
          </w:p>
          <w:p w:rsidR="004F5D35" w:rsidP="096BB8C9" w:rsidRDefault="004F5D35" w14:paraId="3507426F" w14:textId="4604EABB">
            <w:pPr>
              <w:pStyle w:val="ListParagraph"/>
              <w:widowControl w:val="0"/>
              <w:numPr>
                <w:ilvl w:val="0"/>
                <w:numId w:val="32"/>
              </w:numPr>
              <w:spacing w:after="0" w:line="240" w:lineRule="auto"/>
              <w:rPr>
                <w:rFonts w:ascii="Calibri" w:hAnsi="Calibri" w:eastAsia="Calibri" w:cs="Calibri"/>
                <w:sz w:val="22"/>
                <w:szCs w:val="22"/>
                <w:lang w:val="en-US"/>
              </w:rPr>
            </w:pPr>
            <w:r w:rsidRPr="096BB8C9" w:rsidR="521C2A74">
              <w:rPr>
                <w:rFonts w:ascii="Calibri" w:hAnsi="Calibri" w:eastAsia="Calibri" w:cs="Calibri"/>
                <w:sz w:val="16"/>
                <w:szCs w:val="16"/>
                <w:lang w:val="en-US"/>
              </w:rPr>
              <w:t xml:space="preserve">FINANCIAL IMPACT: </w:t>
            </w:r>
            <w:r w:rsidRPr="096BB8C9" w:rsidR="7027AF9B">
              <w:rPr>
                <w:rFonts w:ascii="Calibri" w:hAnsi="Calibri" w:eastAsia="Calibri" w:cs="Calibri"/>
                <w:sz w:val="16"/>
                <w:szCs w:val="16"/>
                <w:lang w:val="en-US"/>
              </w:rPr>
              <w:t xml:space="preserve">Money saved (EUR) per </w:t>
            </w:r>
            <w:r w:rsidRPr="096BB8C9" w:rsidR="7027AF9B">
              <w:rPr>
                <w:rFonts w:ascii="Calibri" w:hAnsi="Calibri" w:eastAsia="Calibri" w:cs="Calibri"/>
                <w:sz w:val="16"/>
                <w:szCs w:val="16"/>
                <w:lang w:val="en-US"/>
              </w:rPr>
              <w:t>time period</w:t>
            </w:r>
            <w:r w:rsidRPr="096BB8C9" w:rsidR="7027AF9B">
              <w:rPr>
                <w:rFonts w:ascii="Calibri" w:hAnsi="Calibri" w:eastAsia="Calibri" w:cs="Calibri"/>
                <w:sz w:val="16"/>
                <w:szCs w:val="16"/>
                <w:lang w:val="en-US"/>
              </w:rPr>
              <w:t xml:space="preserve"> following the recommendations</w:t>
            </w:r>
          </w:p>
        </w:tc>
      </w:tr>
      <w:tr w:rsidR="1ECDC4A5" w:rsidTr="571EA0F6" w14:paraId="1108B47A" w14:textId="77777777">
        <w:trPr>
          <w:trHeight w:val="300"/>
        </w:trPr>
        <w:tc>
          <w:tcPr>
            <w:tcW w:w="1136" w:type="dxa"/>
            <w:tcBorders>
              <w:right w:val="single" w:color="auto" w:sz="4" w:space="0"/>
            </w:tcBorders>
            <w:tcMar/>
          </w:tcPr>
          <w:p w:rsidR="3117F89A" w:rsidP="589A5ED6" w:rsidRDefault="260C3352" w14:paraId="33689822" w14:textId="1CA0AC1A">
            <w:pPr>
              <w:widowControl w:val="0"/>
              <w:spacing w:after="0" w:line="240" w:lineRule="auto"/>
              <w:rPr>
                <w:rFonts w:eastAsia="Calibri" w:cs="Calibri"/>
                <w:sz w:val="16"/>
                <w:szCs w:val="16"/>
                <w:lang w:val="en-US"/>
              </w:rPr>
            </w:pPr>
            <w:r w:rsidRPr="589A5ED6">
              <w:rPr>
                <w:rFonts w:eastAsia="Calibri" w:cs="Calibri"/>
                <w:sz w:val="16"/>
                <w:szCs w:val="16"/>
                <w:lang w:val="en-US"/>
              </w:rPr>
              <w:t>L</w:t>
            </w:r>
          </w:p>
        </w:tc>
        <w:tc>
          <w:tcPr>
            <w:tcW w:w="1498" w:type="dxa"/>
            <w:tcBorders>
              <w:top w:val="single" w:color="auto" w:sz="4" w:space="0"/>
              <w:left w:val="single" w:color="auto" w:sz="4" w:space="0"/>
              <w:bottom w:val="single" w:color="auto" w:sz="4" w:space="0"/>
              <w:right w:val="single" w:color="auto" w:sz="4" w:space="0"/>
            </w:tcBorders>
            <w:tcMar/>
          </w:tcPr>
          <w:p w:rsidR="3117F89A" w:rsidP="589A5ED6" w:rsidRDefault="260C3352" w14:paraId="4DD4731C" w14:textId="6647C071">
            <w:pPr>
              <w:widowControl w:val="0"/>
              <w:spacing w:after="0" w:line="240" w:lineRule="auto"/>
              <w:rPr>
                <w:rFonts w:ascii="Calibri" w:hAnsi="Calibri" w:eastAsia="Calibri" w:cs="Calibri"/>
                <w:sz w:val="16"/>
                <w:szCs w:val="16"/>
              </w:rPr>
            </w:pPr>
            <w:r w:rsidRPr="589A5ED6">
              <w:rPr>
                <w:rFonts w:ascii="Calibri" w:hAnsi="Calibri" w:eastAsia="Calibri" w:cs="Calibri"/>
                <w:sz w:val="16"/>
                <w:szCs w:val="16"/>
              </w:rPr>
              <w:t>Contract</w:t>
            </w:r>
          </w:p>
        </w:tc>
        <w:tc>
          <w:tcPr>
            <w:tcW w:w="6492" w:type="dxa"/>
            <w:tcBorders>
              <w:left w:val="single" w:color="auto" w:sz="4" w:space="0"/>
            </w:tcBorders>
            <w:tcMar/>
          </w:tcPr>
          <w:p w:rsidR="1ECDC4A5" w:rsidP="096BB8C9" w:rsidRDefault="1ECDC4A5" w14:paraId="0044D8AF" w14:textId="3AC1683F">
            <w:pPr>
              <w:pStyle w:val="ListParagraph"/>
              <w:widowControl w:val="0"/>
              <w:numPr>
                <w:ilvl w:val="0"/>
                <w:numId w:val="1"/>
              </w:numPr>
              <w:spacing w:after="0" w:line="240" w:lineRule="auto"/>
              <w:rPr>
                <w:rFonts w:eastAsia="Calibri" w:cs="Calibri"/>
                <w:lang w:val="en-GB"/>
              </w:rPr>
            </w:pPr>
            <w:r w:rsidRPr="096BB8C9" w:rsidR="56A9E9C2">
              <w:rPr>
                <w:rFonts w:eastAsia="Calibri" w:cs="Calibri"/>
                <w:sz w:val="16"/>
                <w:szCs w:val="16"/>
                <w:lang w:val="en-GB"/>
              </w:rPr>
              <w:t>SIGNATURE DATE: Date of signing the contract</w:t>
            </w:r>
          </w:p>
          <w:p w:rsidR="1ECDC4A5" w:rsidP="096BB8C9" w:rsidRDefault="1ECDC4A5" w14:paraId="423FBCF3" w14:textId="44F2FFDC">
            <w:pPr>
              <w:pStyle w:val="ListParagraph"/>
              <w:widowControl w:val="0"/>
              <w:numPr>
                <w:ilvl w:val="0"/>
                <w:numId w:val="1"/>
              </w:numPr>
              <w:spacing w:after="0" w:line="240" w:lineRule="auto"/>
              <w:rPr>
                <w:rFonts w:eastAsia="Calibri" w:cs="Calibri"/>
                <w:lang w:val="en-GB"/>
              </w:rPr>
            </w:pPr>
            <w:r w:rsidRPr="096BB8C9" w:rsidR="56A9E9C2">
              <w:rPr>
                <w:rFonts w:eastAsia="Calibri" w:cs="Calibri"/>
                <w:sz w:val="16"/>
                <w:szCs w:val="16"/>
                <w:lang w:val="en-GB"/>
              </w:rPr>
              <w:t>CONTRACT VALIDITY: Start and end dates of the contract</w:t>
            </w:r>
          </w:p>
          <w:p w:rsidR="1ECDC4A5" w:rsidP="096BB8C9" w:rsidRDefault="1ECDC4A5" w14:paraId="385611CF" w14:textId="45E1AC40">
            <w:pPr>
              <w:pStyle w:val="ListParagraph"/>
              <w:widowControl w:val="0"/>
              <w:numPr>
                <w:ilvl w:val="0"/>
                <w:numId w:val="1"/>
              </w:numPr>
              <w:spacing w:after="0" w:line="240" w:lineRule="auto"/>
              <w:rPr>
                <w:rFonts w:eastAsia="Calibri" w:cs="Calibri"/>
                <w:lang w:val="en-GB"/>
              </w:rPr>
            </w:pPr>
            <w:r w:rsidRPr="096BB8C9" w:rsidR="56A9E9C2">
              <w:rPr>
                <w:rFonts w:eastAsia="Calibri" w:cs="Calibri"/>
                <w:sz w:val="16"/>
                <w:szCs w:val="16"/>
                <w:lang w:val="en-GB"/>
              </w:rPr>
              <w:t>FINAL CUSTOMER IDENTIFIER: Unique identifier for the final customer</w:t>
            </w:r>
          </w:p>
        </w:tc>
      </w:tr>
    </w:tbl>
    <w:p w:rsidR="1C18C02C" w:rsidRDefault="1C18C02C" w14:paraId="4C11E570" w14:textId="2C3F8E19"/>
    <w:p w:rsidRPr="00762D02" w:rsidR="003135C6" w:rsidRDefault="00762D02" w14:paraId="314EE24A" w14:textId="4E8B12D3">
      <w:pPr>
        <w:rPr>
          <w:rFonts w:ascii="Arial" w:hAnsi="Arial" w:eastAsia="Arial" w:cs="Arial"/>
          <w:b/>
          <w:bCs/>
          <w:i/>
          <w:iCs/>
          <w:sz w:val="20"/>
          <w:szCs w:val="20"/>
          <w:u w:val="single"/>
          <w:lang w:val="en-GB"/>
        </w:rPr>
      </w:pPr>
      <w:r w:rsidRPr="00762D02">
        <w:rPr>
          <w:rFonts w:ascii="Arial" w:hAnsi="Arial" w:eastAsia="Arial" w:cs="Arial"/>
          <w:b/>
          <w:bCs/>
          <w:sz w:val="20"/>
          <w:szCs w:val="20"/>
          <w:highlight w:val="yellow"/>
          <w:u w:val="single"/>
          <w:lang w:val="en-GB"/>
        </w:rPr>
        <w:t xml:space="preserve">[TODO] If it helps for understanding, please add EER and/or class Diagrams for </w:t>
      </w:r>
      <w:r w:rsidRPr="00762D02">
        <w:rPr>
          <w:rFonts w:ascii="Arial" w:hAnsi="Arial" w:eastAsia="Arial" w:cs="Arial"/>
          <w:b/>
          <w:bCs/>
          <w:i/>
          <w:iCs/>
          <w:sz w:val="20"/>
          <w:szCs w:val="20"/>
          <w:highlight w:val="yellow"/>
          <w:u w:val="single"/>
          <w:lang w:val="en-GB"/>
        </w:rPr>
        <w:t xml:space="preserve">Aggregated </w:t>
      </w:r>
      <w:r w:rsidRPr="00762D02">
        <w:rPr>
          <w:rFonts w:ascii="Arial" w:hAnsi="Arial" w:eastAsia="Arial" w:cs="Arial"/>
          <w:b/>
          <w:bCs/>
          <w:sz w:val="20"/>
          <w:szCs w:val="20"/>
          <w:highlight w:val="yellow"/>
          <w:u w:val="single"/>
          <w:lang w:val="en-GB"/>
        </w:rPr>
        <w:t xml:space="preserve">and </w:t>
      </w:r>
      <w:r w:rsidRPr="00762D02">
        <w:rPr>
          <w:rFonts w:ascii="Arial" w:hAnsi="Arial" w:eastAsia="Arial" w:cs="Arial"/>
          <w:b/>
          <w:bCs/>
          <w:i/>
          <w:iCs/>
          <w:sz w:val="20"/>
          <w:szCs w:val="20"/>
          <w:highlight w:val="yellow"/>
          <w:u w:val="single"/>
          <w:lang w:val="en-GB"/>
        </w:rPr>
        <w:t>Message Information Models</w:t>
      </w:r>
    </w:p>
    <w:sectPr w:rsidRPr="00762D02" w:rsidR="003135C6">
      <w:headerReference w:type="even" r:id="rId18"/>
      <w:headerReference w:type="default" r:id="rId19"/>
      <w:footerReference w:type="even" r:id="rId20"/>
      <w:footerReference w:type="default" r:id="rId21"/>
      <w:headerReference w:type="first" r:id="rId22"/>
      <w:footerReference w:type="first" r:id="rId23"/>
      <w:pgSz w:w="11906" w:h="16838" w:orient="portrait"/>
      <w:pgMar w:top="1440" w:right="1440" w:bottom="1440" w:left="1440" w:header="708" w:footer="708" w:gutter="0"/>
      <w:lnNumType w:countBy="1" w:distance="283" w:restart="continuous"/>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Wv" w:author="Wout van Voornveld" w:date="2025-07-21T10:37:00Z" w:id="1">
    <w:p w:rsidR="00341C4B" w:rsidP="00341C4B" w:rsidRDefault="00341C4B" w14:paraId="0CCF6D14" w14:textId="77777777">
      <w:pPr>
        <w:pStyle w:val="CommentText"/>
      </w:pPr>
      <w:r>
        <w:rPr>
          <w:rStyle w:val="CommentReference"/>
        </w:rPr>
        <w:annotationRef/>
      </w:r>
      <w:r>
        <w:t xml:space="preserve">Procedure 1 and 2 have a striking resemblance with  Access to validated historical consumption data by an eligible party” in the first implementing regulation.  </w:t>
      </w:r>
      <w:r>
        <w:br/>
        <w:t xml:space="preserve">Do ask yourself if there is a fundamental difference in terms of workflow and actors. The data exchanged is definitely different, but that does not justify a complete new set of procedures. </w:t>
      </w:r>
    </w:p>
  </w:comment>
  <w:comment w:initials="KK" w:author="Kalle Kukk" w:date="2025-07-23T13:18:00Z" w:id="2">
    <w:p w:rsidR="001A2978" w:rsidRDefault="001A2978" w14:paraId="406E4364" w14:textId="547D8951">
      <w:pPr>
        <w:pStyle w:val="CommentText"/>
      </w:pPr>
      <w:r>
        <w:rPr>
          <w:rStyle w:val="CommentReference"/>
        </w:rPr>
        <w:annotationRef/>
      </w:r>
      <w:r w:rsidRPr="5F5B1CAA">
        <w:t>Do you mean we shouldn't describe the procedure if it is already included in the regulation?</w:t>
      </w:r>
    </w:p>
    <w:p w:rsidR="001A2978" w:rsidRDefault="001A2978" w14:paraId="3D5CF3A1" w14:textId="5D153EA8">
      <w:pPr>
        <w:pStyle w:val="CommentText"/>
      </w:pPr>
      <w:r w:rsidRPr="68FA4CF2">
        <w:t>However, main meter data is only a fraction of all data we are interested in.</w:t>
      </w:r>
    </w:p>
  </w:comment>
  <w:comment w:initials="Wv" w:author="Wout van Voornveld" w:date="2025-07-21T10:48:00Z" w:id="3">
    <w:p w:rsidR="0092721D" w:rsidP="0092721D" w:rsidRDefault="003C5162" w14:paraId="1E17F912" w14:textId="77777777">
      <w:pPr>
        <w:pStyle w:val="CommentText"/>
      </w:pPr>
      <w:r>
        <w:rPr>
          <w:rStyle w:val="CommentReference"/>
        </w:rPr>
        <w:annotationRef/>
      </w:r>
      <w:r w:rsidR="0092721D">
        <w:t xml:space="preserve">Having rephrased the previous step as an request, the next step should be the validation by the Authentication service provider, which is an internal procedure step with no Information Exchanged. Do add an  unhappy flow description: “provide a meaningful indication  in case of an invalid request.” </w:t>
      </w:r>
    </w:p>
  </w:comment>
  <w:comment w:initials="KK" w:author="Kalle Kukk" w:date="2025-07-23T13:29:00Z" w:id="4">
    <w:p w:rsidR="001A2978" w:rsidRDefault="001A2978" w14:paraId="0353A912" w14:textId="3F163657">
      <w:pPr>
        <w:pStyle w:val="CommentText"/>
      </w:pPr>
      <w:r>
        <w:rPr>
          <w:rStyle w:val="CommentReference"/>
        </w:rPr>
        <w:annotationRef/>
      </w:r>
      <w:r w:rsidRPr="18F4FABB">
        <w:t>Why do you think it's internal step and needed for "unhappy" flow only? Shouldn't the validation result be communicated back to the customer in any case?</w:t>
      </w:r>
    </w:p>
  </w:comment>
  <w:comment w:initials="Wv" w:author="Wout van Voornveld" w:date="2025-07-21T10:50:00Z" w:id="5">
    <w:p w:rsidR="00406332" w:rsidP="00406332" w:rsidRDefault="00406332" w14:paraId="3A7806F5" w14:textId="16967ABF">
      <w:pPr>
        <w:pStyle w:val="CommentText"/>
      </w:pPr>
      <w:r>
        <w:rPr>
          <w:rStyle w:val="CommentReference"/>
        </w:rPr>
        <w:annotationRef/>
      </w:r>
      <w:r>
        <w:t>The Energy Service Company should be omitted here, as this aspect comes in 1.5, where the final customer chooses this Energy Service provider to share his data with.</w:t>
      </w:r>
    </w:p>
  </w:comment>
  <w:comment w:initials="KK" w:author="Kalle Kukk" w:date="2025-07-23T13:31:00Z" w:id="6">
    <w:p w:rsidR="001A2978" w:rsidRDefault="001A2978" w14:paraId="3DAAEDA6" w14:textId="61ED20F6">
      <w:pPr>
        <w:pStyle w:val="CommentText"/>
      </w:pPr>
      <w:r>
        <w:rPr>
          <w:rStyle w:val="CommentReference"/>
        </w:rPr>
        <w:annotationRef/>
      </w:r>
      <w:r w:rsidRPr="57FC24C2">
        <w:t>I think we are talking different approaches here. What I have in mind is the case where the customer has already decided the service provider and logs in / authenticates via service provider's portal.</w:t>
      </w:r>
    </w:p>
  </w:comment>
  <w:comment w:initials="Wv" w:author="Wout van Voornveld" w:date="2025-07-21T11:00:00Z" w:id="7">
    <w:p w:rsidR="00937C94" w:rsidP="00937C94" w:rsidRDefault="00937C94" w14:paraId="53014C7E" w14:textId="77777777">
      <w:pPr>
        <w:pStyle w:val="CommentText"/>
      </w:pPr>
      <w:r>
        <w:rPr>
          <w:rStyle w:val="CommentReference"/>
        </w:rPr>
        <w:annotationRef/>
      </w:r>
      <w:r>
        <w:t>This procedure step has no clear actor roles or information exchanged. I would recommend to reformulate this step as a request to comply to the terms and conditions comparable to the procedure 1.10b and 1.10c in the Customer Switching IA.</w:t>
      </w:r>
    </w:p>
  </w:comment>
  <w:comment w:initials="KK" w:author="Kalle Kukk" w:date="2025-07-23T13:31:00Z" w:id="8">
    <w:p w:rsidR="001A2978" w:rsidRDefault="001A2978" w14:paraId="6C67E0D9" w14:textId="6605F312">
      <w:pPr>
        <w:pStyle w:val="CommentText"/>
      </w:pPr>
      <w:r>
        <w:rPr>
          <w:rStyle w:val="CommentReference"/>
        </w:rPr>
        <w:annotationRef/>
      </w:r>
      <w:r w:rsidRPr="2012FFF7">
        <w:t>to be discussed</w:t>
      </w:r>
    </w:p>
  </w:comment>
  <w:comment w:initials="Wv" w:author="Wout van Voornveld" w:date="2025-07-21T11:05:00Z" w:id="9">
    <w:p w:rsidR="0058777C" w:rsidP="0058777C" w:rsidRDefault="00E07C3C" w14:paraId="3006D3C3" w14:textId="77777777">
      <w:pPr>
        <w:pStyle w:val="CommentText"/>
      </w:pPr>
      <w:r>
        <w:rPr>
          <w:rStyle w:val="CommentReference"/>
        </w:rPr>
        <w:annotationRef/>
      </w:r>
      <w:r w:rsidR="0058777C">
        <w:t>‘The where available and required’ suggest the use of the term ‘conditional’ meaning depended on the Member States implementation. If so, please use “(conditionally)” before the procedure step title.</w:t>
      </w:r>
    </w:p>
  </w:comment>
  <w:comment w:initials="KK" w:author="Kalle Kukk" w:date="2025-07-23T13:36:00Z" w:id="10">
    <w:p w:rsidR="001A2978" w:rsidRDefault="001A2978" w14:paraId="71B4044E" w14:textId="1F81AEBF">
      <w:pPr>
        <w:pStyle w:val="CommentText"/>
      </w:pPr>
      <w:r>
        <w:rPr>
          <w:rStyle w:val="CommentReference"/>
        </w:rPr>
        <w:annotationRef/>
      </w:r>
      <w:r w:rsidRPr="46A0F4E2">
        <w:t>It's conditional but in different sense. E.g. 1.5 covers DMD data, mobility data, etc.</w:t>
      </w:r>
    </w:p>
  </w:comment>
  <w:comment w:initials="Wv" w:author="Wout van Voornveld" w:date="2025-07-21T11:12:00Z" w:id="11">
    <w:p w:rsidR="003C00BB" w:rsidP="003C00BB" w:rsidRDefault="003C00BB" w14:paraId="2A5BAC03" w14:textId="77777777">
      <w:pPr>
        <w:pStyle w:val="CommentText"/>
      </w:pPr>
      <w:r>
        <w:rPr>
          <w:rStyle w:val="CommentReference"/>
        </w:rPr>
        <w:annotationRef/>
      </w:r>
      <w:r>
        <w:t>What does ‘if required’ means in this context? Is this an optional service when direct consent is not given? But if a final customer can give both a direct and indirect consent, an Energy Service company can always request for this indirect consent. In that last case, ‘if required’ can be omitted.</w:t>
      </w:r>
    </w:p>
  </w:comment>
  <w:comment w:initials="Wv" w:author="Wout van Voornveld" w:date="2025-07-21T11:18:00Z" w:id="12">
    <w:p w:rsidR="00791E4C" w:rsidP="00791E4C" w:rsidRDefault="00264683" w14:paraId="15BF4449" w14:textId="77777777">
      <w:pPr>
        <w:pStyle w:val="CommentText"/>
      </w:pPr>
      <w:r>
        <w:rPr>
          <w:rStyle w:val="CommentReference"/>
        </w:rPr>
        <w:annotationRef/>
      </w:r>
      <w:r w:rsidR="00791E4C">
        <w:t xml:space="preserve">The verb ‘Receiving’ is a bit confusing here. What I understand is that the Energy Service company gets the consent information. I would recommend using something like ‘Send indirect consent’ in line with </w:t>
      </w:r>
      <w:hyperlink w:history="1" r:id="rId1">
        <w:r w:rsidRPr="00BA2078" w:rsidR="00791E4C">
          <w:rPr>
            <w:rStyle w:val="Hyperlink"/>
          </w:rPr>
          <w:t>Modelling Design Principles for the IA Reference models.docx</w:t>
        </w:r>
      </w:hyperlink>
      <w:r w:rsidR="00791E4C">
        <w:t xml:space="preserve"> </w:t>
      </w:r>
    </w:p>
  </w:comment>
  <w:comment w:initials="Wv" w:author="Wout van Voornveld" w:date="2025-08-25T12:32:00Z" w:id="13">
    <w:p w:rsidR="00B41DEF" w:rsidP="00B41DEF" w:rsidRDefault="00B41DEF" w14:paraId="0766A2D0" w14:textId="77777777">
      <w:pPr>
        <w:pStyle w:val="CommentText"/>
      </w:pPr>
      <w:r>
        <w:rPr>
          <w:rStyle w:val="CommentReference"/>
        </w:rPr>
        <w:annotationRef/>
      </w:r>
      <w:r>
        <w:t>On second thought: the verb to use is ‘Send’ as the receiving party will use this data in step 2.6. (I already put it in the diagram).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CF6D14" w15:done="1"/>
  <w15:commentEx w15:paraId="3D5CF3A1" w15:paraIdParent="0CCF6D14" w15:done="1"/>
  <w15:commentEx w15:paraId="1E17F912" w15:done="1"/>
  <w15:commentEx w15:paraId="0353A912" w15:paraIdParent="1E17F912" w15:done="1"/>
  <w15:commentEx w15:paraId="3A7806F5" w15:done="1"/>
  <w15:commentEx w15:paraId="3DAAEDA6" w15:paraIdParent="3A7806F5" w15:done="1"/>
  <w15:commentEx w15:paraId="53014C7E" w15:done="1"/>
  <w15:commentEx w15:paraId="6C67E0D9" w15:paraIdParent="53014C7E" w15:done="1"/>
  <w15:commentEx w15:paraId="3006D3C3" w15:done="1"/>
  <w15:commentEx w15:paraId="71B4044E" w15:paraIdParent="3006D3C3" w15:done="1"/>
  <w15:commentEx w15:paraId="2A5BAC03" w15:done="1"/>
  <w15:commentEx w15:paraId="15BF4449" w15:done="1"/>
  <w15:commentEx w15:paraId="0766A2D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8DA4A1" w16cex:dateUtc="2025-07-21T08:37:00Z"/>
  <w16cex:commentExtensible w16cex:durableId="375EAF86" w16cex:dateUtc="2025-07-23T10:18:00Z"/>
  <w16cex:commentExtensible w16cex:durableId="39CE136D" w16cex:dateUtc="2025-07-21T08:48:00Z"/>
  <w16cex:commentExtensible w16cex:durableId="46958130" w16cex:dateUtc="2025-07-23T10:29:00Z"/>
  <w16cex:commentExtensible w16cex:durableId="217B5486" w16cex:dateUtc="2025-07-21T08:50:00Z"/>
  <w16cex:commentExtensible w16cex:durableId="0B47BFBB" w16cex:dateUtc="2025-07-23T10:31:00Z"/>
  <w16cex:commentExtensible w16cex:durableId="783EA591" w16cex:dateUtc="2025-07-21T09:00:00Z"/>
  <w16cex:commentExtensible w16cex:durableId="3900DA44" w16cex:dateUtc="2025-07-23T10:31:00Z"/>
  <w16cex:commentExtensible w16cex:durableId="1953F5DD" w16cex:dateUtc="2025-07-21T09:05:00Z"/>
  <w16cex:commentExtensible w16cex:durableId="46094813" w16cex:dateUtc="2025-07-23T10:36:00Z"/>
  <w16cex:commentExtensible w16cex:durableId="29BA416A" w16cex:dateUtc="2025-07-21T09:12:00Z"/>
  <w16cex:commentExtensible w16cex:durableId="118FE562" w16cex:dateUtc="2025-07-21T09:18:00Z"/>
  <w16cex:commentExtensible w16cex:durableId="35BC68F8" w16cex:dateUtc="2025-08-25T1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CF6D14" w16cid:durableId="488DA4A1"/>
  <w16cid:commentId w16cid:paraId="3D5CF3A1" w16cid:durableId="375EAF86"/>
  <w16cid:commentId w16cid:paraId="1E17F912" w16cid:durableId="39CE136D"/>
  <w16cid:commentId w16cid:paraId="0353A912" w16cid:durableId="46958130"/>
  <w16cid:commentId w16cid:paraId="3A7806F5" w16cid:durableId="217B5486"/>
  <w16cid:commentId w16cid:paraId="3DAAEDA6" w16cid:durableId="0B47BFBB"/>
  <w16cid:commentId w16cid:paraId="53014C7E" w16cid:durableId="783EA591"/>
  <w16cid:commentId w16cid:paraId="6C67E0D9" w16cid:durableId="3900DA44"/>
  <w16cid:commentId w16cid:paraId="3006D3C3" w16cid:durableId="1953F5DD"/>
  <w16cid:commentId w16cid:paraId="71B4044E" w16cid:durableId="46094813"/>
  <w16cid:commentId w16cid:paraId="2A5BAC03" w16cid:durableId="29BA416A"/>
  <w16cid:commentId w16cid:paraId="15BF4449" w16cid:durableId="118FE562"/>
  <w16cid:commentId w16cid:paraId="0766A2D0" w16cid:durableId="35BC68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4AE8" w:rsidRDefault="00684AE8" w14:paraId="02F7C2E1" w14:textId="77777777">
      <w:r>
        <w:separator/>
      </w:r>
    </w:p>
  </w:endnote>
  <w:endnote w:type="continuationSeparator" w:id="0">
    <w:p w:rsidR="00684AE8" w:rsidRDefault="00684AE8" w14:paraId="5D69CB93" w14:textId="77777777">
      <w:r>
        <w:continuationSeparator/>
      </w:r>
    </w:p>
  </w:endnote>
  <w:endnote w:type="continuationNotice" w:id="1">
    <w:p w:rsidR="00684AE8" w:rsidRDefault="00684AE8" w14:paraId="0C8A3707"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Nirmala UI"/>
    <w:panose1 w:val="00000000000000000000"/>
    <w:charset w:val="00"/>
    <w:family w:val="roman"/>
    <w:notTrueType/>
    <w:pitch w:val="default"/>
  </w:font>
  <w:font w:name="EUAlbertina">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2A4" w:rsidRDefault="006702A4" w14:paraId="2AC7772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2A4" w:rsidRDefault="006702A4" w14:paraId="57590049"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2A4" w:rsidRDefault="006702A4" w14:paraId="08003A8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4AE8" w:rsidRDefault="00684AE8" w14:paraId="65012BE0" w14:textId="77777777">
      <w:pPr>
        <w:rPr>
          <w:sz w:val="12"/>
        </w:rPr>
      </w:pPr>
      <w:r>
        <w:separator/>
      </w:r>
    </w:p>
  </w:footnote>
  <w:footnote w:type="continuationSeparator" w:id="0">
    <w:p w:rsidR="00684AE8" w:rsidRDefault="00684AE8" w14:paraId="235499EA" w14:textId="77777777">
      <w:pPr>
        <w:rPr>
          <w:sz w:val="12"/>
        </w:rPr>
      </w:pPr>
      <w:r>
        <w:continuationSeparator/>
      </w:r>
    </w:p>
  </w:footnote>
  <w:footnote w:type="continuationNotice" w:id="1">
    <w:p w:rsidR="00684AE8" w:rsidRDefault="00684AE8" w14:paraId="6FEC4DEF" w14:textId="77777777">
      <w:pPr>
        <w:spacing w:after="0" w:line="240" w:lineRule="auto"/>
      </w:pPr>
    </w:p>
  </w:footnote>
  <w:footnote w:id="2">
    <w:p w:rsidR="006702A4" w:rsidRDefault="006702A4" w14:paraId="0B198755" w14:textId="77777777">
      <w:pPr>
        <w:pStyle w:val="FootnoteText"/>
        <w:rPr>
          <w:lang w:val="en-US"/>
        </w:rPr>
      </w:pPr>
      <w:r>
        <w:rPr>
          <w:rStyle w:val="Voetnoottekens"/>
        </w:rPr>
        <w:footnoteRef/>
      </w:r>
      <w:r>
        <w:rPr>
          <w:lang w:val="en-US"/>
        </w:rPr>
        <w:t xml:space="preserve"> Business Process Model and Notation 2.0: </w:t>
      </w:r>
      <w:hyperlink r:id="rId1">
        <w:r>
          <w:rPr>
            <w:rStyle w:val="Internetkoppeling"/>
            <w:lang w:val="en-US"/>
          </w:rPr>
          <w:t>https://www.omg.org/spec/BPMN/2.0.2/PDF</w:t>
        </w:r>
      </w:hyperlink>
      <w:r>
        <w:rPr>
          <w:lang w:val="en-US"/>
        </w:rPr>
        <w:t xml:space="preserve"> </w:t>
      </w:r>
    </w:p>
    <w:p w:rsidR="00682C3D" w:rsidRDefault="00682C3D" w14:paraId="1CB9960B" w14:textId="77777777">
      <w:pPr>
        <w:pStyle w:val="FootnoteText"/>
        <w:rPr>
          <w:lang w:val="en-US"/>
        </w:rPr>
      </w:pPr>
    </w:p>
    <w:p w:rsidR="00682C3D" w:rsidRDefault="00682C3D" w14:paraId="67ED049F" w14:textId="77777777">
      <w:pPr>
        <w:pStyle w:val="FootnoteText"/>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2A4" w:rsidRDefault="006702A4" w14:paraId="732E60B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2A4" w:rsidRDefault="00440C77" w14:paraId="76614669" w14:textId="33585272">
    <w:pPr>
      <w:pStyle w:val="Header"/>
    </w:pPr>
    <w:sdt>
      <w:sdtPr>
        <w:id w:val="1584031649"/>
        <w:docPartObj>
          <w:docPartGallery w:val="Watermarks"/>
          <w:docPartUnique/>
        </w:docPartObj>
      </w:sdtPr>
      <w:sdtContent>
        <w:r>
          <w:rPr>
            <w:noProof/>
            <w:lang w:val="en-US"/>
          </w:rPr>
          <w:pict w14:anchorId="26F49C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style="position:absolute;margin-left:0;margin-top:0;width:412.4pt;height:247.45pt;rotation:315;z-index:-251658239;mso-wrap-edited:f;mso-position-horizontal:center;mso-position-horizontal-relative:margin;mso-position-vertical:center;mso-position-vertical-relative:margin" o:spid="_x0000_s1026" o:allowincell="f" fillcolor="silver" stroked="f" type="#_x0000_t136">
              <v:fill opacity=".5"/>
              <v:textpath style="font-family:&quot;Calibri&quot;;font-size:1pt" string="DRAFT"/>
              <w10:wrap anchorx="margin" anchory="margin"/>
            </v:shape>
          </w:pict>
        </w:r>
      </w:sdtContent>
    </w:sdt>
    <w:sdt>
      <w:sdtPr>
        <w:id w:val="396477408"/>
      </w:sdtPr>
      <w:sdtContent>
        <w:r>
          <w:rPr>
            <w:noProof/>
          </w:rPr>
          <w:pict w14:anchorId="5DC4ECCA">
            <v:shape id="shapetype_136" style="position:absolute;margin-left:0;margin-top:0;width:50pt;height:50pt;z-index:251658240;visibility:hidden;mso-wrap-edited:f;mso-position-horizontal-relative:text;mso-position-vertical-relative:text" coordsize="21600,21600" o:spid="_x0000_s1025" o:spt="100" adj="10800,,0" path="m,l21600,em,21600r21600,e">
              <v:stroke joinstyle="miter"/>
              <v:formulas/>
              <v:path o:connecttype="custom" o:connectlocs="0,0;548799456,0;0,548799456;548799456,548799456" o:connectangles="0,0,0,0"/>
              <o:lock v:ext="edit" selection="t"/>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2A4" w:rsidRDefault="006702A4" w14:paraId="05EA5A8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1">
    <w:nsid w:val="7cfc97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a6e24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c475c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F83340"/>
    <w:multiLevelType w:val="multilevel"/>
    <w:tmpl w:val="210E931A"/>
    <w:lvl w:ilvl="0">
      <w:start w:val="1"/>
      <w:numFmt w:val="decimal"/>
      <w:lvlText w:val="(%1)"/>
      <w:lvlJc w:val="left"/>
      <w:pPr>
        <w:tabs>
          <w:tab w:val="num" w:pos="-76"/>
        </w:tabs>
        <w:ind w:left="644" w:hanging="360"/>
      </w:pPr>
    </w:lvl>
    <w:lvl w:ilvl="1">
      <w:start w:val="1"/>
      <w:numFmt w:val="lowerLetter"/>
      <w:lvlText w:val="%2."/>
      <w:lvlJc w:val="left"/>
      <w:pPr>
        <w:tabs>
          <w:tab w:val="num" w:pos="-360"/>
        </w:tabs>
        <w:ind w:left="1080" w:hanging="360"/>
      </w:pPr>
    </w:lvl>
    <w:lvl w:ilvl="2">
      <w:start w:val="1"/>
      <w:numFmt w:val="lowerRoman"/>
      <w:lvlText w:val="%3."/>
      <w:lvlJc w:val="right"/>
      <w:pPr>
        <w:tabs>
          <w:tab w:val="num" w:pos="-360"/>
        </w:tabs>
        <w:ind w:left="1800" w:hanging="180"/>
      </w:pPr>
    </w:lvl>
    <w:lvl w:ilvl="3">
      <w:start w:val="1"/>
      <w:numFmt w:val="decimal"/>
      <w:lvlText w:val="%4."/>
      <w:lvlJc w:val="left"/>
      <w:pPr>
        <w:tabs>
          <w:tab w:val="num" w:pos="-360"/>
        </w:tabs>
        <w:ind w:left="2520" w:hanging="360"/>
      </w:pPr>
    </w:lvl>
    <w:lvl w:ilvl="4">
      <w:start w:val="1"/>
      <w:numFmt w:val="lowerLetter"/>
      <w:lvlText w:val="%5."/>
      <w:lvlJc w:val="left"/>
      <w:pPr>
        <w:tabs>
          <w:tab w:val="num" w:pos="-360"/>
        </w:tabs>
        <w:ind w:left="3240" w:hanging="360"/>
      </w:pPr>
    </w:lvl>
    <w:lvl w:ilvl="5">
      <w:start w:val="1"/>
      <w:numFmt w:val="lowerRoman"/>
      <w:lvlText w:val="%6."/>
      <w:lvlJc w:val="right"/>
      <w:pPr>
        <w:tabs>
          <w:tab w:val="num" w:pos="-360"/>
        </w:tabs>
        <w:ind w:left="3960" w:hanging="180"/>
      </w:pPr>
    </w:lvl>
    <w:lvl w:ilvl="6">
      <w:start w:val="1"/>
      <w:numFmt w:val="decimal"/>
      <w:lvlText w:val="%7."/>
      <w:lvlJc w:val="left"/>
      <w:pPr>
        <w:tabs>
          <w:tab w:val="num" w:pos="-360"/>
        </w:tabs>
        <w:ind w:left="4680" w:hanging="360"/>
      </w:pPr>
    </w:lvl>
    <w:lvl w:ilvl="7">
      <w:start w:val="1"/>
      <w:numFmt w:val="lowerLetter"/>
      <w:lvlText w:val="%8."/>
      <w:lvlJc w:val="left"/>
      <w:pPr>
        <w:tabs>
          <w:tab w:val="num" w:pos="-360"/>
        </w:tabs>
        <w:ind w:left="5400" w:hanging="360"/>
      </w:pPr>
    </w:lvl>
    <w:lvl w:ilvl="8">
      <w:start w:val="1"/>
      <w:numFmt w:val="lowerRoman"/>
      <w:lvlText w:val="%9."/>
      <w:lvlJc w:val="right"/>
      <w:pPr>
        <w:tabs>
          <w:tab w:val="num" w:pos="-360"/>
        </w:tabs>
        <w:ind w:left="6120" w:hanging="180"/>
      </w:pPr>
    </w:lvl>
  </w:abstractNum>
  <w:abstractNum w:abstractNumId="1" w15:restartNumberingAfterBreak="0">
    <w:nsid w:val="111CD8CD"/>
    <w:multiLevelType w:val="hybridMultilevel"/>
    <w:tmpl w:val="FFFFFFFF"/>
    <w:lvl w:ilvl="0" w:tplc="1F6A8A36">
      <w:start w:val="1"/>
      <w:numFmt w:val="bullet"/>
      <w:lvlText w:val=""/>
      <w:lvlJc w:val="left"/>
      <w:pPr>
        <w:ind w:left="720" w:hanging="360"/>
      </w:pPr>
      <w:rPr>
        <w:rFonts w:hint="default" w:ascii="Symbol" w:hAnsi="Symbol"/>
      </w:rPr>
    </w:lvl>
    <w:lvl w:ilvl="1" w:tplc="B518DBC6">
      <w:start w:val="1"/>
      <w:numFmt w:val="bullet"/>
      <w:lvlText w:val="o"/>
      <w:lvlJc w:val="left"/>
      <w:pPr>
        <w:ind w:left="1440" w:hanging="360"/>
      </w:pPr>
      <w:rPr>
        <w:rFonts w:hint="default" w:ascii="Courier New" w:hAnsi="Courier New"/>
      </w:rPr>
    </w:lvl>
    <w:lvl w:ilvl="2" w:tplc="CC6035FA">
      <w:start w:val="1"/>
      <w:numFmt w:val="bullet"/>
      <w:lvlText w:val=""/>
      <w:lvlJc w:val="left"/>
      <w:pPr>
        <w:ind w:left="2160" w:hanging="360"/>
      </w:pPr>
      <w:rPr>
        <w:rFonts w:hint="default" w:ascii="Wingdings" w:hAnsi="Wingdings"/>
      </w:rPr>
    </w:lvl>
    <w:lvl w:ilvl="3" w:tplc="0100BD36">
      <w:start w:val="1"/>
      <w:numFmt w:val="bullet"/>
      <w:lvlText w:val=""/>
      <w:lvlJc w:val="left"/>
      <w:pPr>
        <w:ind w:left="2880" w:hanging="360"/>
      </w:pPr>
      <w:rPr>
        <w:rFonts w:hint="default" w:ascii="Symbol" w:hAnsi="Symbol"/>
      </w:rPr>
    </w:lvl>
    <w:lvl w:ilvl="4" w:tplc="62E2ECB6">
      <w:start w:val="1"/>
      <w:numFmt w:val="bullet"/>
      <w:lvlText w:val="o"/>
      <w:lvlJc w:val="left"/>
      <w:pPr>
        <w:ind w:left="3600" w:hanging="360"/>
      </w:pPr>
      <w:rPr>
        <w:rFonts w:hint="default" w:ascii="Courier New" w:hAnsi="Courier New"/>
      </w:rPr>
    </w:lvl>
    <w:lvl w:ilvl="5" w:tplc="95E876CE">
      <w:start w:val="1"/>
      <w:numFmt w:val="bullet"/>
      <w:lvlText w:val=""/>
      <w:lvlJc w:val="left"/>
      <w:pPr>
        <w:ind w:left="4320" w:hanging="360"/>
      </w:pPr>
      <w:rPr>
        <w:rFonts w:hint="default" w:ascii="Wingdings" w:hAnsi="Wingdings"/>
      </w:rPr>
    </w:lvl>
    <w:lvl w:ilvl="6" w:tplc="3992ECDE">
      <w:start w:val="1"/>
      <w:numFmt w:val="bullet"/>
      <w:lvlText w:val=""/>
      <w:lvlJc w:val="left"/>
      <w:pPr>
        <w:ind w:left="5040" w:hanging="360"/>
      </w:pPr>
      <w:rPr>
        <w:rFonts w:hint="default" w:ascii="Symbol" w:hAnsi="Symbol"/>
      </w:rPr>
    </w:lvl>
    <w:lvl w:ilvl="7" w:tplc="BF245296">
      <w:start w:val="1"/>
      <w:numFmt w:val="bullet"/>
      <w:lvlText w:val="o"/>
      <w:lvlJc w:val="left"/>
      <w:pPr>
        <w:ind w:left="5760" w:hanging="360"/>
      </w:pPr>
      <w:rPr>
        <w:rFonts w:hint="default" w:ascii="Courier New" w:hAnsi="Courier New"/>
      </w:rPr>
    </w:lvl>
    <w:lvl w:ilvl="8" w:tplc="AD703CB8">
      <w:start w:val="1"/>
      <w:numFmt w:val="bullet"/>
      <w:lvlText w:val=""/>
      <w:lvlJc w:val="left"/>
      <w:pPr>
        <w:ind w:left="6480" w:hanging="360"/>
      </w:pPr>
      <w:rPr>
        <w:rFonts w:hint="default" w:ascii="Wingdings" w:hAnsi="Wingdings"/>
      </w:rPr>
    </w:lvl>
  </w:abstractNum>
  <w:abstractNum w:abstractNumId="2" w15:restartNumberingAfterBreak="0">
    <w:nsid w:val="117789FA"/>
    <w:multiLevelType w:val="hybridMultilevel"/>
    <w:tmpl w:val="FFFFFFFF"/>
    <w:lvl w:ilvl="0" w:tplc="5BB4A350">
      <w:start w:val="1"/>
      <w:numFmt w:val="bullet"/>
      <w:lvlText w:val=""/>
      <w:lvlJc w:val="left"/>
      <w:pPr>
        <w:ind w:left="720" w:hanging="360"/>
      </w:pPr>
      <w:rPr>
        <w:rFonts w:hint="default" w:ascii="Symbol" w:hAnsi="Symbol"/>
      </w:rPr>
    </w:lvl>
    <w:lvl w:ilvl="1" w:tplc="9BD0FF66">
      <w:start w:val="1"/>
      <w:numFmt w:val="bullet"/>
      <w:lvlText w:val="o"/>
      <w:lvlJc w:val="left"/>
      <w:pPr>
        <w:ind w:left="1440" w:hanging="360"/>
      </w:pPr>
      <w:rPr>
        <w:rFonts w:hint="default" w:ascii="Courier New" w:hAnsi="Courier New"/>
      </w:rPr>
    </w:lvl>
    <w:lvl w:ilvl="2" w:tplc="834ED190">
      <w:start w:val="1"/>
      <w:numFmt w:val="bullet"/>
      <w:lvlText w:val=""/>
      <w:lvlJc w:val="left"/>
      <w:pPr>
        <w:ind w:left="2160" w:hanging="360"/>
      </w:pPr>
      <w:rPr>
        <w:rFonts w:hint="default" w:ascii="Wingdings" w:hAnsi="Wingdings"/>
      </w:rPr>
    </w:lvl>
    <w:lvl w:ilvl="3" w:tplc="F8209780">
      <w:start w:val="1"/>
      <w:numFmt w:val="bullet"/>
      <w:lvlText w:val=""/>
      <w:lvlJc w:val="left"/>
      <w:pPr>
        <w:ind w:left="2880" w:hanging="360"/>
      </w:pPr>
      <w:rPr>
        <w:rFonts w:hint="default" w:ascii="Symbol" w:hAnsi="Symbol"/>
      </w:rPr>
    </w:lvl>
    <w:lvl w:ilvl="4" w:tplc="8B7ED8A4">
      <w:start w:val="1"/>
      <w:numFmt w:val="bullet"/>
      <w:lvlText w:val="o"/>
      <w:lvlJc w:val="left"/>
      <w:pPr>
        <w:ind w:left="3600" w:hanging="360"/>
      </w:pPr>
      <w:rPr>
        <w:rFonts w:hint="default" w:ascii="Courier New" w:hAnsi="Courier New"/>
      </w:rPr>
    </w:lvl>
    <w:lvl w:ilvl="5" w:tplc="935E10F8">
      <w:start w:val="1"/>
      <w:numFmt w:val="bullet"/>
      <w:lvlText w:val=""/>
      <w:lvlJc w:val="left"/>
      <w:pPr>
        <w:ind w:left="4320" w:hanging="360"/>
      </w:pPr>
      <w:rPr>
        <w:rFonts w:hint="default" w:ascii="Wingdings" w:hAnsi="Wingdings"/>
      </w:rPr>
    </w:lvl>
    <w:lvl w:ilvl="6" w:tplc="566280D4">
      <w:start w:val="1"/>
      <w:numFmt w:val="bullet"/>
      <w:lvlText w:val=""/>
      <w:lvlJc w:val="left"/>
      <w:pPr>
        <w:ind w:left="5040" w:hanging="360"/>
      </w:pPr>
      <w:rPr>
        <w:rFonts w:hint="default" w:ascii="Symbol" w:hAnsi="Symbol"/>
      </w:rPr>
    </w:lvl>
    <w:lvl w:ilvl="7" w:tplc="C6205452">
      <w:start w:val="1"/>
      <w:numFmt w:val="bullet"/>
      <w:lvlText w:val="o"/>
      <w:lvlJc w:val="left"/>
      <w:pPr>
        <w:ind w:left="5760" w:hanging="360"/>
      </w:pPr>
      <w:rPr>
        <w:rFonts w:hint="default" w:ascii="Courier New" w:hAnsi="Courier New"/>
      </w:rPr>
    </w:lvl>
    <w:lvl w:ilvl="8" w:tplc="4C4C87AA">
      <w:start w:val="1"/>
      <w:numFmt w:val="bullet"/>
      <w:lvlText w:val=""/>
      <w:lvlJc w:val="left"/>
      <w:pPr>
        <w:ind w:left="6480" w:hanging="360"/>
      </w:pPr>
      <w:rPr>
        <w:rFonts w:hint="default" w:ascii="Wingdings" w:hAnsi="Wingdings"/>
      </w:rPr>
    </w:lvl>
  </w:abstractNum>
  <w:abstractNum w:abstractNumId="3" w15:restartNumberingAfterBreak="0">
    <w:nsid w:val="188137A0"/>
    <w:multiLevelType w:val="multilevel"/>
    <w:tmpl w:val="A9CCAC44"/>
    <w:lvl w:ilvl="0">
      <w:start w:val="1"/>
      <w:numFmt w:val="decimal"/>
      <w:lvlText w:val="(%1)"/>
      <w:lvlJc w:val="left"/>
      <w:pPr>
        <w:tabs>
          <w:tab w:val="num" w:pos="0"/>
        </w:tabs>
        <w:ind w:left="720" w:hanging="360"/>
      </w:pPr>
      <w:rPr>
        <w:rFonts w:hint="default" w:asciiTheme="minorHAnsi" w:hAnsiTheme="minorHAnsi" w:cstheme="minorHAnsi"/>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A360D81"/>
    <w:multiLevelType w:val="hybridMultilevel"/>
    <w:tmpl w:val="FFFFFFFF"/>
    <w:lvl w:ilvl="0" w:tplc="FFFFFFFF">
      <w:start w:val="2"/>
      <w:numFmt w:val="decimal"/>
      <w:lvlText w:val="(%1)"/>
      <w:lvlJc w:val="left"/>
      <w:pPr>
        <w:ind w:left="644" w:hanging="360"/>
      </w:pPr>
    </w:lvl>
    <w:lvl w:ilvl="1" w:tplc="25C431FA">
      <w:start w:val="1"/>
      <w:numFmt w:val="lowerLetter"/>
      <w:lvlText w:val="%2."/>
      <w:lvlJc w:val="left"/>
      <w:pPr>
        <w:ind w:left="1080" w:hanging="360"/>
      </w:pPr>
    </w:lvl>
    <w:lvl w:ilvl="2" w:tplc="CBE6B5E8">
      <w:start w:val="1"/>
      <w:numFmt w:val="lowerRoman"/>
      <w:lvlText w:val="%3."/>
      <w:lvlJc w:val="right"/>
      <w:pPr>
        <w:ind w:left="1800" w:hanging="180"/>
      </w:pPr>
    </w:lvl>
    <w:lvl w:ilvl="3" w:tplc="1910F012">
      <w:start w:val="1"/>
      <w:numFmt w:val="decimal"/>
      <w:lvlText w:val="%4."/>
      <w:lvlJc w:val="left"/>
      <w:pPr>
        <w:ind w:left="2520" w:hanging="360"/>
      </w:pPr>
    </w:lvl>
    <w:lvl w:ilvl="4" w:tplc="97C6FAEA">
      <w:start w:val="1"/>
      <w:numFmt w:val="lowerLetter"/>
      <w:lvlText w:val="%5."/>
      <w:lvlJc w:val="left"/>
      <w:pPr>
        <w:ind w:left="3240" w:hanging="360"/>
      </w:pPr>
    </w:lvl>
    <w:lvl w:ilvl="5" w:tplc="9D66FD5E">
      <w:start w:val="1"/>
      <w:numFmt w:val="lowerRoman"/>
      <w:lvlText w:val="%6."/>
      <w:lvlJc w:val="right"/>
      <w:pPr>
        <w:ind w:left="3960" w:hanging="180"/>
      </w:pPr>
    </w:lvl>
    <w:lvl w:ilvl="6" w:tplc="C1185418">
      <w:start w:val="1"/>
      <w:numFmt w:val="decimal"/>
      <w:lvlText w:val="%7."/>
      <w:lvlJc w:val="left"/>
      <w:pPr>
        <w:ind w:left="4680" w:hanging="360"/>
      </w:pPr>
    </w:lvl>
    <w:lvl w:ilvl="7" w:tplc="7F0C8600">
      <w:start w:val="1"/>
      <w:numFmt w:val="lowerLetter"/>
      <w:lvlText w:val="%8."/>
      <w:lvlJc w:val="left"/>
      <w:pPr>
        <w:ind w:left="5400" w:hanging="360"/>
      </w:pPr>
    </w:lvl>
    <w:lvl w:ilvl="8" w:tplc="1A50CCFE">
      <w:start w:val="1"/>
      <w:numFmt w:val="lowerRoman"/>
      <w:lvlText w:val="%9."/>
      <w:lvlJc w:val="right"/>
      <w:pPr>
        <w:ind w:left="6120" w:hanging="180"/>
      </w:pPr>
    </w:lvl>
  </w:abstractNum>
  <w:abstractNum w:abstractNumId="5" w15:restartNumberingAfterBreak="0">
    <w:nsid w:val="1C465C1C"/>
    <w:multiLevelType w:val="multilevel"/>
    <w:tmpl w:val="F638437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F3213F1"/>
    <w:multiLevelType w:val="multilevel"/>
    <w:tmpl w:val="FFFFFFFF"/>
    <w:lvl w:ilvl="0">
      <w:start w:val="1"/>
      <w:numFmt w:val="decimal"/>
      <w:lvlText w:val="%1."/>
      <w:lvlJc w:val="left"/>
      <w:pPr>
        <w:ind w:left="720" w:hanging="360"/>
      </w:pPr>
    </w:lvl>
    <w:lvl w:ilvl="1">
      <w:start w:val="1"/>
      <w:numFmt w:val="decimal"/>
      <w:lvlText w:val="(%1)"/>
      <w:lvlJc w:val="left"/>
      <w:pPr>
        <w:ind w:left="644"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58C1E6F"/>
    <w:multiLevelType w:val="multilevel"/>
    <w:tmpl w:val="888244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2615115E"/>
    <w:multiLevelType w:val="hybridMultilevel"/>
    <w:tmpl w:val="FFFFFFFF"/>
    <w:lvl w:ilvl="0" w:tplc="1B80612E">
      <w:start w:val="1"/>
      <w:numFmt w:val="bullet"/>
      <w:lvlText w:val=""/>
      <w:lvlJc w:val="left"/>
      <w:pPr>
        <w:ind w:left="720" w:hanging="360"/>
      </w:pPr>
      <w:rPr>
        <w:rFonts w:hint="default" w:ascii="Symbol" w:hAnsi="Symbol"/>
      </w:rPr>
    </w:lvl>
    <w:lvl w:ilvl="1" w:tplc="88B2B894">
      <w:start w:val="1"/>
      <w:numFmt w:val="bullet"/>
      <w:lvlText w:val="o"/>
      <w:lvlJc w:val="left"/>
      <w:pPr>
        <w:ind w:left="1440" w:hanging="360"/>
      </w:pPr>
      <w:rPr>
        <w:rFonts w:hint="default" w:ascii="Courier New" w:hAnsi="Courier New"/>
      </w:rPr>
    </w:lvl>
    <w:lvl w:ilvl="2" w:tplc="8F7885E4">
      <w:start w:val="1"/>
      <w:numFmt w:val="bullet"/>
      <w:lvlText w:val=""/>
      <w:lvlJc w:val="left"/>
      <w:pPr>
        <w:ind w:left="2160" w:hanging="360"/>
      </w:pPr>
      <w:rPr>
        <w:rFonts w:hint="default" w:ascii="Wingdings" w:hAnsi="Wingdings"/>
      </w:rPr>
    </w:lvl>
    <w:lvl w:ilvl="3" w:tplc="EF5638F6">
      <w:start w:val="1"/>
      <w:numFmt w:val="bullet"/>
      <w:lvlText w:val=""/>
      <w:lvlJc w:val="left"/>
      <w:pPr>
        <w:ind w:left="2880" w:hanging="360"/>
      </w:pPr>
      <w:rPr>
        <w:rFonts w:hint="default" w:ascii="Symbol" w:hAnsi="Symbol"/>
      </w:rPr>
    </w:lvl>
    <w:lvl w:ilvl="4" w:tplc="96E44C4A">
      <w:start w:val="1"/>
      <w:numFmt w:val="bullet"/>
      <w:lvlText w:val="o"/>
      <w:lvlJc w:val="left"/>
      <w:pPr>
        <w:ind w:left="3600" w:hanging="360"/>
      </w:pPr>
      <w:rPr>
        <w:rFonts w:hint="default" w:ascii="Courier New" w:hAnsi="Courier New"/>
      </w:rPr>
    </w:lvl>
    <w:lvl w:ilvl="5" w:tplc="14C63AC4">
      <w:start w:val="1"/>
      <w:numFmt w:val="bullet"/>
      <w:lvlText w:val=""/>
      <w:lvlJc w:val="left"/>
      <w:pPr>
        <w:ind w:left="4320" w:hanging="360"/>
      </w:pPr>
      <w:rPr>
        <w:rFonts w:hint="default" w:ascii="Wingdings" w:hAnsi="Wingdings"/>
      </w:rPr>
    </w:lvl>
    <w:lvl w:ilvl="6" w:tplc="02CCB328">
      <w:start w:val="1"/>
      <w:numFmt w:val="bullet"/>
      <w:lvlText w:val=""/>
      <w:lvlJc w:val="left"/>
      <w:pPr>
        <w:ind w:left="5040" w:hanging="360"/>
      </w:pPr>
      <w:rPr>
        <w:rFonts w:hint="default" w:ascii="Symbol" w:hAnsi="Symbol"/>
      </w:rPr>
    </w:lvl>
    <w:lvl w:ilvl="7" w:tplc="A58A47E6">
      <w:start w:val="1"/>
      <w:numFmt w:val="bullet"/>
      <w:lvlText w:val="o"/>
      <w:lvlJc w:val="left"/>
      <w:pPr>
        <w:ind w:left="5760" w:hanging="360"/>
      </w:pPr>
      <w:rPr>
        <w:rFonts w:hint="default" w:ascii="Courier New" w:hAnsi="Courier New"/>
      </w:rPr>
    </w:lvl>
    <w:lvl w:ilvl="8" w:tplc="D772CA06">
      <w:start w:val="1"/>
      <w:numFmt w:val="bullet"/>
      <w:lvlText w:val=""/>
      <w:lvlJc w:val="left"/>
      <w:pPr>
        <w:ind w:left="6480" w:hanging="360"/>
      </w:pPr>
      <w:rPr>
        <w:rFonts w:hint="default" w:ascii="Wingdings" w:hAnsi="Wingdings"/>
      </w:rPr>
    </w:lvl>
  </w:abstractNum>
  <w:abstractNum w:abstractNumId="9" w15:restartNumberingAfterBreak="0">
    <w:nsid w:val="2731EAFC"/>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010E74B"/>
    <w:multiLevelType w:val="hybridMultilevel"/>
    <w:tmpl w:val="FFFFFFFF"/>
    <w:lvl w:ilvl="0" w:tplc="A1222E2E">
      <w:start w:val="1"/>
      <w:numFmt w:val="bullet"/>
      <w:lvlText w:val=""/>
      <w:lvlJc w:val="left"/>
      <w:pPr>
        <w:ind w:left="720" w:hanging="360"/>
      </w:pPr>
      <w:rPr>
        <w:rFonts w:hint="default" w:ascii="Symbol" w:hAnsi="Symbol"/>
      </w:rPr>
    </w:lvl>
    <w:lvl w:ilvl="1" w:tplc="0BF642C2">
      <w:start w:val="1"/>
      <w:numFmt w:val="bullet"/>
      <w:lvlText w:val="o"/>
      <w:lvlJc w:val="left"/>
      <w:pPr>
        <w:ind w:left="1440" w:hanging="360"/>
      </w:pPr>
      <w:rPr>
        <w:rFonts w:hint="default" w:ascii="Courier New" w:hAnsi="Courier New"/>
      </w:rPr>
    </w:lvl>
    <w:lvl w:ilvl="2" w:tplc="6092488A">
      <w:start w:val="1"/>
      <w:numFmt w:val="bullet"/>
      <w:lvlText w:val=""/>
      <w:lvlJc w:val="left"/>
      <w:pPr>
        <w:ind w:left="2160" w:hanging="360"/>
      </w:pPr>
      <w:rPr>
        <w:rFonts w:hint="default" w:ascii="Wingdings" w:hAnsi="Wingdings"/>
      </w:rPr>
    </w:lvl>
    <w:lvl w:ilvl="3" w:tplc="4A6EAC7E">
      <w:start w:val="1"/>
      <w:numFmt w:val="bullet"/>
      <w:lvlText w:val=""/>
      <w:lvlJc w:val="left"/>
      <w:pPr>
        <w:ind w:left="2880" w:hanging="360"/>
      </w:pPr>
      <w:rPr>
        <w:rFonts w:hint="default" w:ascii="Symbol" w:hAnsi="Symbol"/>
      </w:rPr>
    </w:lvl>
    <w:lvl w:ilvl="4" w:tplc="F6CC8248">
      <w:start w:val="1"/>
      <w:numFmt w:val="bullet"/>
      <w:lvlText w:val="o"/>
      <w:lvlJc w:val="left"/>
      <w:pPr>
        <w:ind w:left="3600" w:hanging="360"/>
      </w:pPr>
      <w:rPr>
        <w:rFonts w:hint="default" w:ascii="Courier New" w:hAnsi="Courier New"/>
      </w:rPr>
    </w:lvl>
    <w:lvl w:ilvl="5" w:tplc="695C46F2">
      <w:start w:val="1"/>
      <w:numFmt w:val="bullet"/>
      <w:lvlText w:val=""/>
      <w:lvlJc w:val="left"/>
      <w:pPr>
        <w:ind w:left="4320" w:hanging="360"/>
      </w:pPr>
      <w:rPr>
        <w:rFonts w:hint="default" w:ascii="Wingdings" w:hAnsi="Wingdings"/>
      </w:rPr>
    </w:lvl>
    <w:lvl w:ilvl="6" w:tplc="398ADFB2">
      <w:start w:val="1"/>
      <w:numFmt w:val="bullet"/>
      <w:lvlText w:val=""/>
      <w:lvlJc w:val="left"/>
      <w:pPr>
        <w:ind w:left="5040" w:hanging="360"/>
      </w:pPr>
      <w:rPr>
        <w:rFonts w:hint="default" w:ascii="Symbol" w:hAnsi="Symbol"/>
      </w:rPr>
    </w:lvl>
    <w:lvl w:ilvl="7" w:tplc="46F0B250">
      <w:start w:val="1"/>
      <w:numFmt w:val="bullet"/>
      <w:lvlText w:val="o"/>
      <w:lvlJc w:val="left"/>
      <w:pPr>
        <w:ind w:left="5760" w:hanging="360"/>
      </w:pPr>
      <w:rPr>
        <w:rFonts w:hint="default" w:ascii="Courier New" w:hAnsi="Courier New"/>
      </w:rPr>
    </w:lvl>
    <w:lvl w:ilvl="8" w:tplc="236424E0">
      <w:start w:val="1"/>
      <w:numFmt w:val="bullet"/>
      <w:lvlText w:val=""/>
      <w:lvlJc w:val="left"/>
      <w:pPr>
        <w:ind w:left="6480" w:hanging="360"/>
      </w:pPr>
      <w:rPr>
        <w:rFonts w:hint="default" w:ascii="Wingdings" w:hAnsi="Wingdings"/>
      </w:rPr>
    </w:lvl>
  </w:abstractNum>
  <w:abstractNum w:abstractNumId="11" w15:restartNumberingAfterBreak="0">
    <w:nsid w:val="30B6702F"/>
    <w:multiLevelType w:val="hybridMultilevel"/>
    <w:tmpl w:val="A9CCAC44"/>
    <w:lvl w:ilvl="0" w:tplc="FFFFFFFF">
      <w:start w:val="1"/>
      <w:numFmt w:val="decimal"/>
      <w:lvlText w:val="(%1)"/>
      <w:lvlJc w:val="left"/>
      <w:pPr>
        <w:tabs>
          <w:tab w:val="num" w:pos="0"/>
        </w:tabs>
        <w:ind w:left="720" w:hanging="360"/>
      </w:pPr>
    </w:lvl>
    <w:lvl w:ilvl="1" w:tplc="A66057C4">
      <w:start w:val="1"/>
      <w:numFmt w:val="lowerLetter"/>
      <w:lvlText w:val="%2."/>
      <w:lvlJc w:val="left"/>
      <w:pPr>
        <w:tabs>
          <w:tab w:val="num" w:pos="0"/>
        </w:tabs>
        <w:ind w:left="1440" w:hanging="360"/>
      </w:pPr>
    </w:lvl>
    <w:lvl w:ilvl="2" w:tplc="84A89BDC">
      <w:start w:val="1"/>
      <w:numFmt w:val="lowerRoman"/>
      <w:lvlText w:val="%3."/>
      <w:lvlJc w:val="right"/>
      <w:pPr>
        <w:tabs>
          <w:tab w:val="num" w:pos="0"/>
        </w:tabs>
        <w:ind w:left="2160" w:hanging="180"/>
      </w:pPr>
    </w:lvl>
    <w:lvl w:ilvl="3" w:tplc="C9600C68">
      <w:start w:val="1"/>
      <w:numFmt w:val="decimal"/>
      <w:lvlText w:val="%4."/>
      <w:lvlJc w:val="left"/>
      <w:pPr>
        <w:tabs>
          <w:tab w:val="num" w:pos="0"/>
        </w:tabs>
        <w:ind w:left="2880" w:hanging="360"/>
      </w:pPr>
    </w:lvl>
    <w:lvl w:ilvl="4" w:tplc="3940DAD2">
      <w:start w:val="1"/>
      <w:numFmt w:val="lowerLetter"/>
      <w:lvlText w:val="%5."/>
      <w:lvlJc w:val="left"/>
      <w:pPr>
        <w:tabs>
          <w:tab w:val="num" w:pos="0"/>
        </w:tabs>
        <w:ind w:left="3600" w:hanging="360"/>
      </w:pPr>
    </w:lvl>
    <w:lvl w:ilvl="5" w:tplc="657E1B2A">
      <w:start w:val="1"/>
      <w:numFmt w:val="lowerRoman"/>
      <w:lvlText w:val="%6."/>
      <w:lvlJc w:val="right"/>
      <w:pPr>
        <w:tabs>
          <w:tab w:val="num" w:pos="0"/>
        </w:tabs>
        <w:ind w:left="4320" w:hanging="180"/>
      </w:pPr>
    </w:lvl>
    <w:lvl w:ilvl="6" w:tplc="8858035E">
      <w:start w:val="1"/>
      <w:numFmt w:val="decimal"/>
      <w:lvlText w:val="%7."/>
      <w:lvlJc w:val="left"/>
      <w:pPr>
        <w:tabs>
          <w:tab w:val="num" w:pos="0"/>
        </w:tabs>
        <w:ind w:left="5040" w:hanging="360"/>
      </w:pPr>
    </w:lvl>
    <w:lvl w:ilvl="7" w:tplc="A11C56E6">
      <w:start w:val="1"/>
      <w:numFmt w:val="lowerLetter"/>
      <w:lvlText w:val="%8."/>
      <w:lvlJc w:val="left"/>
      <w:pPr>
        <w:tabs>
          <w:tab w:val="num" w:pos="0"/>
        </w:tabs>
        <w:ind w:left="5760" w:hanging="360"/>
      </w:pPr>
    </w:lvl>
    <w:lvl w:ilvl="8" w:tplc="4B9E4294">
      <w:start w:val="1"/>
      <w:numFmt w:val="lowerRoman"/>
      <w:lvlText w:val="%9."/>
      <w:lvlJc w:val="right"/>
      <w:pPr>
        <w:tabs>
          <w:tab w:val="num" w:pos="0"/>
        </w:tabs>
        <w:ind w:left="6480" w:hanging="180"/>
      </w:pPr>
    </w:lvl>
  </w:abstractNum>
  <w:abstractNum w:abstractNumId="12" w15:restartNumberingAfterBreak="0">
    <w:nsid w:val="338D73A4"/>
    <w:multiLevelType w:val="multilevel"/>
    <w:tmpl w:val="6EF296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C622979"/>
    <w:multiLevelType w:val="multilevel"/>
    <w:tmpl w:val="A00A31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3DCEA430"/>
    <w:multiLevelType w:val="hybridMultilevel"/>
    <w:tmpl w:val="FFFFFFFF"/>
    <w:lvl w:ilvl="0" w:tplc="8B40A3FC">
      <w:start w:val="1"/>
      <w:numFmt w:val="bullet"/>
      <w:lvlText w:val=""/>
      <w:lvlJc w:val="left"/>
      <w:pPr>
        <w:ind w:left="720" w:hanging="360"/>
      </w:pPr>
      <w:rPr>
        <w:rFonts w:hint="default" w:ascii="Symbol" w:hAnsi="Symbol"/>
      </w:rPr>
    </w:lvl>
    <w:lvl w:ilvl="1" w:tplc="6BAC189E">
      <w:start w:val="1"/>
      <w:numFmt w:val="bullet"/>
      <w:lvlText w:val="o"/>
      <w:lvlJc w:val="left"/>
      <w:pPr>
        <w:ind w:left="1440" w:hanging="360"/>
      </w:pPr>
      <w:rPr>
        <w:rFonts w:hint="default" w:ascii="Courier New" w:hAnsi="Courier New"/>
      </w:rPr>
    </w:lvl>
    <w:lvl w:ilvl="2" w:tplc="E5EE6E9E">
      <w:start w:val="1"/>
      <w:numFmt w:val="bullet"/>
      <w:lvlText w:val=""/>
      <w:lvlJc w:val="left"/>
      <w:pPr>
        <w:ind w:left="2160" w:hanging="360"/>
      </w:pPr>
      <w:rPr>
        <w:rFonts w:hint="default" w:ascii="Wingdings" w:hAnsi="Wingdings"/>
      </w:rPr>
    </w:lvl>
    <w:lvl w:ilvl="3" w:tplc="401499D4">
      <w:start w:val="1"/>
      <w:numFmt w:val="bullet"/>
      <w:lvlText w:val=""/>
      <w:lvlJc w:val="left"/>
      <w:pPr>
        <w:ind w:left="2880" w:hanging="360"/>
      </w:pPr>
      <w:rPr>
        <w:rFonts w:hint="default" w:ascii="Symbol" w:hAnsi="Symbol"/>
      </w:rPr>
    </w:lvl>
    <w:lvl w:ilvl="4" w:tplc="01348256">
      <w:start w:val="1"/>
      <w:numFmt w:val="bullet"/>
      <w:lvlText w:val="o"/>
      <w:lvlJc w:val="left"/>
      <w:pPr>
        <w:ind w:left="3600" w:hanging="360"/>
      </w:pPr>
      <w:rPr>
        <w:rFonts w:hint="default" w:ascii="Courier New" w:hAnsi="Courier New"/>
      </w:rPr>
    </w:lvl>
    <w:lvl w:ilvl="5" w:tplc="8DE06758">
      <w:start w:val="1"/>
      <w:numFmt w:val="bullet"/>
      <w:lvlText w:val=""/>
      <w:lvlJc w:val="left"/>
      <w:pPr>
        <w:ind w:left="4320" w:hanging="360"/>
      </w:pPr>
      <w:rPr>
        <w:rFonts w:hint="default" w:ascii="Wingdings" w:hAnsi="Wingdings"/>
      </w:rPr>
    </w:lvl>
    <w:lvl w:ilvl="6" w:tplc="05C0DFD4">
      <w:start w:val="1"/>
      <w:numFmt w:val="bullet"/>
      <w:lvlText w:val=""/>
      <w:lvlJc w:val="left"/>
      <w:pPr>
        <w:ind w:left="5040" w:hanging="360"/>
      </w:pPr>
      <w:rPr>
        <w:rFonts w:hint="default" w:ascii="Symbol" w:hAnsi="Symbol"/>
      </w:rPr>
    </w:lvl>
    <w:lvl w:ilvl="7" w:tplc="6B668196">
      <w:start w:val="1"/>
      <w:numFmt w:val="bullet"/>
      <w:lvlText w:val="o"/>
      <w:lvlJc w:val="left"/>
      <w:pPr>
        <w:ind w:left="5760" w:hanging="360"/>
      </w:pPr>
      <w:rPr>
        <w:rFonts w:hint="default" w:ascii="Courier New" w:hAnsi="Courier New"/>
      </w:rPr>
    </w:lvl>
    <w:lvl w:ilvl="8" w:tplc="DECA8CB2">
      <w:start w:val="1"/>
      <w:numFmt w:val="bullet"/>
      <w:lvlText w:val=""/>
      <w:lvlJc w:val="left"/>
      <w:pPr>
        <w:ind w:left="6480" w:hanging="360"/>
      </w:pPr>
      <w:rPr>
        <w:rFonts w:hint="default" w:ascii="Wingdings" w:hAnsi="Wingdings"/>
      </w:rPr>
    </w:lvl>
  </w:abstractNum>
  <w:abstractNum w:abstractNumId="15" w15:restartNumberingAfterBreak="0">
    <w:nsid w:val="3F5E3A69"/>
    <w:multiLevelType w:val="hybridMultilevel"/>
    <w:tmpl w:val="FFFFFFFF"/>
    <w:lvl w:ilvl="0" w:tplc="4FC6C174">
      <w:start w:val="1"/>
      <w:numFmt w:val="bullet"/>
      <w:lvlText w:val=""/>
      <w:lvlJc w:val="left"/>
      <w:pPr>
        <w:ind w:left="720" w:hanging="360"/>
      </w:pPr>
      <w:rPr>
        <w:rFonts w:hint="default" w:ascii="Symbol" w:hAnsi="Symbol"/>
      </w:rPr>
    </w:lvl>
    <w:lvl w:ilvl="1" w:tplc="F000EEC6">
      <w:start w:val="1"/>
      <w:numFmt w:val="bullet"/>
      <w:lvlText w:val="o"/>
      <w:lvlJc w:val="left"/>
      <w:pPr>
        <w:ind w:left="1440" w:hanging="360"/>
      </w:pPr>
      <w:rPr>
        <w:rFonts w:hint="default" w:ascii="Courier New" w:hAnsi="Courier New"/>
      </w:rPr>
    </w:lvl>
    <w:lvl w:ilvl="2" w:tplc="C7766CE8">
      <w:start w:val="1"/>
      <w:numFmt w:val="bullet"/>
      <w:lvlText w:val=""/>
      <w:lvlJc w:val="left"/>
      <w:pPr>
        <w:ind w:left="2160" w:hanging="360"/>
      </w:pPr>
      <w:rPr>
        <w:rFonts w:hint="default" w:ascii="Wingdings" w:hAnsi="Wingdings"/>
      </w:rPr>
    </w:lvl>
    <w:lvl w:ilvl="3" w:tplc="8C621B0E">
      <w:start w:val="1"/>
      <w:numFmt w:val="bullet"/>
      <w:lvlText w:val=""/>
      <w:lvlJc w:val="left"/>
      <w:pPr>
        <w:ind w:left="2880" w:hanging="360"/>
      </w:pPr>
      <w:rPr>
        <w:rFonts w:hint="default" w:ascii="Symbol" w:hAnsi="Symbol"/>
      </w:rPr>
    </w:lvl>
    <w:lvl w:ilvl="4" w:tplc="558684BC">
      <w:start w:val="1"/>
      <w:numFmt w:val="bullet"/>
      <w:lvlText w:val="o"/>
      <w:lvlJc w:val="left"/>
      <w:pPr>
        <w:ind w:left="3600" w:hanging="360"/>
      </w:pPr>
      <w:rPr>
        <w:rFonts w:hint="default" w:ascii="Courier New" w:hAnsi="Courier New"/>
      </w:rPr>
    </w:lvl>
    <w:lvl w:ilvl="5" w:tplc="A4061E48">
      <w:start w:val="1"/>
      <w:numFmt w:val="bullet"/>
      <w:lvlText w:val=""/>
      <w:lvlJc w:val="left"/>
      <w:pPr>
        <w:ind w:left="4320" w:hanging="360"/>
      </w:pPr>
      <w:rPr>
        <w:rFonts w:hint="default" w:ascii="Wingdings" w:hAnsi="Wingdings"/>
      </w:rPr>
    </w:lvl>
    <w:lvl w:ilvl="6" w:tplc="34CE1264">
      <w:start w:val="1"/>
      <w:numFmt w:val="bullet"/>
      <w:lvlText w:val=""/>
      <w:lvlJc w:val="left"/>
      <w:pPr>
        <w:ind w:left="5040" w:hanging="360"/>
      </w:pPr>
      <w:rPr>
        <w:rFonts w:hint="default" w:ascii="Symbol" w:hAnsi="Symbol"/>
      </w:rPr>
    </w:lvl>
    <w:lvl w:ilvl="7" w:tplc="09C8B36E">
      <w:start w:val="1"/>
      <w:numFmt w:val="bullet"/>
      <w:lvlText w:val="o"/>
      <w:lvlJc w:val="left"/>
      <w:pPr>
        <w:ind w:left="5760" w:hanging="360"/>
      </w:pPr>
      <w:rPr>
        <w:rFonts w:hint="default" w:ascii="Courier New" w:hAnsi="Courier New"/>
      </w:rPr>
    </w:lvl>
    <w:lvl w:ilvl="8" w:tplc="03EEFCAE">
      <w:start w:val="1"/>
      <w:numFmt w:val="bullet"/>
      <w:lvlText w:val=""/>
      <w:lvlJc w:val="left"/>
      <w:pPr>
        <w:ind w:left="6480" w:hanging="360"/>
      </w:pPr>
      <w:rPr>
        <w:rFonts w:hint="default" w:ascii="Wingdings" w:hAnsi="Wingdings"/>
      </w:rPr>
    </w:lvl>
  </w:abstractNum>
  <w:abstractNum w:abstractNumId="16" w15:restartNumberingAfterBreak="0">
    <w:nsid w:val="408F9685"/>
    <w:multiLevelType w:val="hybridMultilevel"/>
    <w:tmpl w:val="04101DCA"/>
    <w:lvl w:ilvl="0" w:tplc="55EA815A">
      <w:start w:val="2"/>
      <w:numFmt w:val="decimal"/>
      <w:lvlText w:val="(%1)"/>
      <w:lvlJc w:val="left"/>
      <w:pPr>
        <w:ind w:left="644" w:hanging="360"/>
      </w:pPr>
    </w:lvl>
    <w:lvl w:ilvl="1" w:tplc="DE1EA274">
      <w:start w:val="1"/>
      <w:numFmt w:val="lowerLetter"/>
      <w:lvlText w:val="%2."/>
      <w:lvlJc w:val="left"/>
      <w:pPr>
        <w:ind w:left="1440" w:hanging="360"/>
      </w:pPr>
    </w:lvl>
    <w:lvl w:ilvl="2" w:tplc="CAA4A248">
      <w:start w:val="1"/>
      <w:numFmt w:val="lowerRoman"/>
      <w:lvlText w:val="%3."/>
      <w:lvlJc w:val="right"/>
      <w:pPr>
        <w:ind w:left="2160" w:hanging="180"/>
      </w:pPr>
    </w:lvl>
    <w:lvl w:ilvl="3" w:tplc="3E966826">
      <w:start w:val="1"/>
      <w:numFmt w:val="decimal"/>
      <w:lvlText w:val="%4."/>
      <w:lvlJc w:val="left"/>
      <w:pPr>
        <w:ind w:left="2880" w:hanging="360"/>
      </w:pPr>
    </w:lvl>
    <w:lvl w:ilvl="4" w:tplc="FDDC769A">
      <w:start w:val="1"/>
      <w:numFmt w:val="lowerLetter"/>
      <w:lvlText w:val="%5."/>
      <w:lvlJc w:val="left"/>
      <w:pPr>
        <w:ind w:left="3600" w:hanging="360"/>
      </w:pPr>
    </w:lvl>
    <w:lvl w:ilvl="5" w:tplc="73563DBE">
      <w:start w:val="1"/>
      <w:numFmt w:val="lowerRoman"/>
      <w:lvlText w:val="%6."/>
      <w:lvlJc w:val="right"/>
      <w:pPr>
        <w:ind w:left="4320" w:hanging="180"/>
      </w:pPr>
    </w:lvl>
    <w:lvl w:ilvl="6" w:tplc="F294CA0A">
      <w:start w:val="1"/>
      <w:numFmt w:val="decimal"/>
      <w:lvlText w:val="%7."/>
      <w:lvlJc w:val="left"/>
      <w:pPr>
        <w:ind w:left="5040" w:hanging="360"/>
      </w:pPr>
    </w:lvl>
    <w:lvl w:ilvl="7" w:tplc="926CE30A">
      <w:start w:val="1"/>
      <w:numFmt w:val="lowerLetter"/>
      <w:lvlText w:val="%8."/>
      <w:lvlJc w:val="left"/>
      <w:pPr>
        <w:ind w:left="5760" w:hanging="360"/>
      </w:pPr>
    </w:lvl>
    <w:lvl w:ilvl="8" w:tplc="B16AB348">
      <w:start w:val="1"/>
      <w:numFmt w:val="lowerRoman"/>
      <w:lvlText w:val="%9."/>
      <w:lvlJc w:val="right"/>
      <w:pPr>
        <w:ind w:left="6480" w:hanging="180"/>
      </w:pPr>
    </w:lvl>
  </w:abstractNum>
  <w:abstractNum w:abstractNumId="17" w15:restartNumberingAfterBreak="0">
    <w:nsid w:val="456C0318"/>
    <w:multiLevelType w:val="multilevel"/>
    <w:tmpl w:val="B4E427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4EFF4433"/>
    <w:multiLevelType w:val="hybridMultilevel"/>
    <w:tmpl w:val="FFFFFFFF"/>
    <w:lvl w:ilvl="0" w:tplc="CC685064">
      <w:start w:val="1"/>
      <w:numFmt w:val="bullet"/>
      <w:lvlText w:val=""/>
      <w:lvlJc w:val="left"/>
      <w:pPr>
        <w:ind w:left="1080" w:hanging="360"/>
      </w:pPr>
      <w:rPr>
        <w:rFonts w:hint="default" w:ascii="Symbol" w:hAnsi="Symbol"/>
      </w:rPr>
    </w:lvl>
    <w:lvl w:ilvl="1" w:tplc="6928A49A">
      <w:start w:val="1"/>
      <w:numFmt w:val="bullet"/>
      <w:lvlText w:val="o"/>
      <w:lvlJc w:val="left"/>
      <w:pPr>
        <w:ind w:left="1800" w:hanging="360"/>
      </w:pPr>
      <w:rPr>
        <w:rFonts w:hint="default" w:ascii="Courier New" w:hAnsi="Courier New"/>
      </w:rPr>
    </w:lvl>
    <w:lvl w:ilvl="2" w:tplc="379E0A5E">
      <w:start w:val="1"/>
      <w:numFmt w:val="bullet"/>
      <w:lvlText w:val=""/>
      <w:lvlJc w:val="left"/>
      <w:pPr>
        <w:ind w:left="2520" w:hanging="360"/>
      </w:pPr>
      <w:rPr>
        <w:rFonts w:hint="default" w:ascii="Wingdings" w:hAnsi="Wingdings"/>
      </w:rPr>
    </w:lvl>
    <w:lvl w:ilvl="3" w:tplc="2EAAB854">
      <w:start w:val="1"/>
      <w:numFmt w:val="bullet"/>
      <w:lvlText w:val=""/>
      <w:lvlJc w:val="left"/>
      <w:pPr>
        <w:ind w:left="3240" w:hanging="360"/>
      </w:pPr>
      <w:rPr>
        <w:rFonts w:hint="default" w:ascii="Symbol" w:hAnsi="Symbol"/>
      </w:rPr>
    </w:lvl>
    <w:lvl w:ilvl="4" w:tplc="12082666">
      <w:start w:val="1"/>
      <w:numFmt w:val="bullet"/>
      <w:lvlText w:val="o"/>
      <w:lvlJc w:val="left"/>
      <w:pPr>
        <w:ind w:left="3960" w:hanging="360"/>
      </w:pPr>
      <w:rPr>
        <w:rFonts w:hint="default" w:ascii="Courier New" w:hAnsi="Courier New"/>
      </w:rPr>
    </w:lvl>
    <w:lvl w:ilvl="5" w:tplc="A4CA5602">
      <w:start w:val="1"/>
      <w:numFmt w:val="bullet"/>
      <w:lvlText w:val=""/>
      <w:lvlJc w:val="left"/>
      <w:pPr>
        <w:ind w:left="4680" w:hanging="360"/>
      </w:pPr>
      <w:rPr>
        <w:rFonts w:hint="default" w:ascii="Wingdings" w:hAnsi="Wingdings"/>
      </w:rPr>
    </w:lvl>
    <w:lvl w:ilvl="6" w:tplc="EA020B36">
      <w:start w:val="1"/>
      <w:numFmt w:val="bullet"/>
      <w:lvlText w:val=""/>
      <w:lvlJc w:val="left"/>
      <w:pPr>
        <w:ind w:left="5400" w:hanging="360"/>
      </w:pPr>
      <w:rPr>
        <w:rFonts w:hint="default" w:ascii="Symbol" w:hAnsi="Symbol"/>
      </w:rPr>
    </w:lvl>
    <w:lvl w:ilvl="7" w:tplc="7C2ADFD4">
      <w:start w:val="1"/>
      <w:numFmt w:val="bullet"/>
      <w:lvlText w:val="o"/>
      <w:lvlJc w:val="left"/>
      <w:pPr>
        <w:ind w:left="6120" w:hanging="360"/>
      </w:pPr>
      <w:rPr>
        <w:rFonts w:hint="default" w:ascii="Courier New" w:hAnsi="Courier New"/>
      </w:rPr>
    </w:lvl>
    <w:lvl w:ilvl="8" w:tplc="60EE0640">
      <w:start w:val="1"/>
      <w:numFmt w:val="bullet"/>
      <w:lvlText w:val=""/>
      <w:lvlJc w:val="left"/>
      <w:pPr>
        <w:ind w:left="6840" w:hanging="360"/>
      </w:pPr>
      <w:rPr>
        <w:rFonts w:hint="default" w:ascii="Wingdings" w:hAnsi="Wingdings"/>
      </w:rPr>
    </w:lvl>
  </w:abstractNum>
  <w:abstractNum w:abstractNumId="19" w15:restartNumberingAfterBreak="0">
    <w:nsid w:val="5E3EEBA0"/>
    <w:multiLevelType w:val="hybridMultilevel"/>
    <w:tmpl w:val="FFFFFFFF"/>
    <w:lvl w:ilvl="0" w:tplc="1A2A0474">
      <w:start w:val="1"/>
      <w:numFmt w:val="bullet"/>
      <w:lvlText w:val=""/>
      <w:lvlJc w:val="left"/>
      <w:pPr>
        <w:ind w:left="720" w:hanging="360"/>
      </w:pPr>
      <w:rPr>
        <w:rFonts w:hint="default" w:ascii="Symbol" w:hAnsi="Symbol"/>
      </w:rPr>
    </w:lvl>
    <w:lvl w:ilvl="1" w:tplc="0DEC8DD4">
      <w:start w:val="1"/>
      <w:numFmt w:val="bullet"/>
      <w:lvlText w:val="o"/>
      <w:lvlJc w:val="left"/>
      <w:pPr>
        <w:ind w:left="1440" w:hanging="360"/>
      </w:pPr>
      <w:rPr>
        <w:rFonts w:hint="default" w:ascii="Courier New" w:hAnsi="Courier New"/>
      </w:rPr>
    </w:lvl>
    <w:lvl w:ilvl="2" w:tplc="A2564CF6">
      <w:start w:val="1"/>
      <w:numFmt w:val="bullet"/>
      <w:lvlText w:val=""/>
      <w:lvlJc w:val="left"/>
      <w:pPr>
        <w:ind w:left="2160" w:hanging="360"/>
      </w:pPr>
      <w:rPr>
        <w:rFonts w:hint="default" w:ascii="Wingdings" w:hAnsi="Wingdings"/>
      </w:rPr>
    </w:lvl>
    <w:lvl w:ilvl="3" w:tplc="E0FA7E98">
      <w:start w:val="1"/>
      <w:numFmt w:val="bullet"/>
      <w:lvlText w:val=""/>
      <w:lvlJc w:val="left"/>
      <w:pPr>
        <w:ind w:left="2880" w:hanging="360"/>
      </w:pPr>
      <w:rPr>
        <w:rFonts w:hint="default" w:ascii="Symbol" w:hAnsi="Symbol"/>
      </w:rPr>
    </w:lvl>
    <w:lvl w:ilvl="4" w:tplc="30849842">
      <w:start w:val="1"/>
      <w:numFmt w:val="bullet"/>
      <w:lvlText w:val="o"/>
      <w:lvlJc w:val="left"/>
      <w:pPr>
        <w:ind w:left="3600" w:hanging="360"/>
      </w:pPr>
      <w:rPr>
        <w:rFonts w:hint="default" w:ascii="Courier New" w:hAnsi="Courier New"/>
      </w:rPr>
    </w:lvl>
    <w:lvl w:ilvl="5" w:tplc="992E1470">
      <w:start w:val="1"/>
      <w:numFmt w:val="bullet"/>
      <w:lvlText w:val=""/>
      <w:lvlJc w:val="left"/>
      <w:pPr>
        <w:ind w:left="4320" w:hanging="360"/>
      </w:pPr>
      <w:rPr>
        <w:rFonts w:hint="default" w:ascii="Wingdings" w:hAnsi="Wingdings"/>
      </w:rPr>
    </w:lvl>
    <w:lvl w:ilvl="6" w:tplc="5B0434B8">
      <w:start w:val="1"/>
      <w:numFmt w:val="bullet"/>
      <w:lvlText w:val=""/>
      <w:lvlJc w:val="left"/>
      <w:pPr>
        <w:ind w:left="5040" w:hanging="360"/>
      </w:pPr>
      <w:rPr>
        <w:rFonts w:hint="default" w:ascii="Symbol" w:hAnsi="Symbol"/>
      </w:rPr>
    </w:lvl>
    <w:lvl w:ilvl="7" w:tplc="C8CA9EEC">
      <w:start w:val="1"/>
      <w:numFmt w:val="bullet"/>
      <w:lvlText w:val="o"/>
      <w:lvlJc w:val="left"/>
      <w:pPr>
        <w:ind w:left="5760" w:hanging="360"/>
      </w:pPr>
      <w:rPr>
        <w:rFonts w:hint="default" w:ascii="Courier New" w:hAnsi="Courier New"/>
      </w:rPr>
    </w:lvl>
    <w:lvl w:ilvl="8" w:tplc="51303806">
      <w:start w:val="1"/>
      <w:numFmt w:val="bullet"/>
      <w:lvlText w:val=""/>
      <w:lvlJc w:val="left"/>
      <w:pPr>
        <w:ind w:left="6480" w:hanging="360"/>
      </w:pPr>
      <w:rPr>
        <w:rFonts w:hint="default" w:ascii="Wingdings" w:hAnsi="Wingdings"/>
      </w:rPr>
    </w:lvl>
  </w:abstractNum>
  <w:abstractNum w:abstractNumId="20" w15:restartNumberingAfterBreak="0">
    <w:nsid w:val="607F6675"/>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1293B14"/>
    <w:multiLevelType w:val="multilevel"/>
    <w:tmpl w:val="725A4EE6"/>
    <w:lvl w:ilvl="0">
      <w:start w:val="1"/>
      <w:numFmt w:val="decimal"/>
      <w:lvlText w:val="%1."/>
      <w:lvlJc w:val="left"/>
      <w:pPr>
        <w:tabs>
          <w:tab w:val="num" w:pos="0"/>
        </w:tabs>
        <w:ind w:left="720" w:hanging="360"/>
      </w:pPr>
      <w:rPr>
        <w:rFonts w:hint="default" w:asciiTheme="minorHAnsi" w:hAnsiTheme="minorHAnsi" w:cstheme="minorHAnsi"/>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6AEB7D03"/>
    <w:multiLevelType w:val="hybridMultilevel"/>
    <w:tmpl w:val="FFFFFFFF"/>
    <w:lvl w:ilvl="0" w:tplc="89061E58">
      <w:start w:val="1"/>
      <w:numFmt w:val="bullet"/>
      <w:lvlText w:val=""/>
      <w:lvlJc w:val="left"/>
      <w:pPr>
        <w:ind w:left="720" w:hanging="360"/>
      </w:pPr>
      <w:rPr>
        <w:rFonts w:hint="default" w:ascii="Symbol" w:hAnsi="Symbol"/>
      </w:rPr>
    </w:lvl>
    <w:lvl w:ilvl="1" w:tplc="7D8CBFF6">
      <w:start w:val="1"/>
      <w:numFmt w:val="bullet"/>
      <w:lvlText w:val="o"/>
      <w:lvlJc w:val="left"/>
      <w:pPr>
        <w:ind w:left="1440" w:hanging="360"/>
      </w:pPr>
      <w:rPr>
        <w:rFonts w:hint="default" w:ascii="Courier New" w:hAnsi="Courier New"/>
      </w:rPr>
    </w:lvl>
    <w:lvl w:ilvl="2" w:tplc="EBCE0266">
      <w:start w:val="1"/>
      <w:numFmt w:val="bullet"/>
      <w:lvlText w:val=""/>
      <w:lvlJc w:val="left"/>
      <w:pPr>
        <w:ind w:left="2160" w:hanging="360"/>
      </w:pPr>
      <w:rPr>
        <w:rFonts w:hint="default" w:ascii="Wingdings" w:hAnsi="Wingdings"/>
      </w:rPr>
    </w:lvl>
    <w:lvl w:ilvl="3" w:tplc="80D62F78">
      <w:start w:val="1"/>
      <w:numFmt w:val="bullet"/>
      <w:lvlText w:val=""/>
      <w:lvlJc w:val="left"/>
      <w:pPr>
        <w:ind w:left="2880" w:hanging="360"/>
      </w:pPr>
      <w:rPr>
        <w:rFonts w:hint="default" w:ascii="Symbol" w:hAnsi="Symbol"/>
      </w:rPr>
    </w:lvl>
    <w:lvl w:ilvl="4" w:tplc="59C446E0">
      <w:start w:val="1"/>
      <w:numFmt w:val="bullet"/>
      <w:lvlText w:val="o"/>
      <w:lvlJc w:val="left"/>
      <w:pPr>
        <w:ind w:left="3600" w:hanging="360"/>
      </w:pPr>
      <w:rPr>
        <w:rFonts w:hint="default" w:ascii="Courier New" w:hAnsi="Courier New"/>
      </w:rPr>
    </w:lvl>
    <w:lvl w:ilvl="5" w:tplc="8D64BD40">
      <w:start w:val="1"/>
      <w:numFmt w:val="bullet"/>
      <w:lvlText w:val=""/>
      <w:lvlJc w:val="left"/>
      <w:pPr>
        <w:ind w:left="4320" w:hanging="360"/>
      </w:pPr>
      <w:rPr>
        <w:rFonts w:hint="default" w:ascii="Wingdings" w:hAnsi="Wingdings"/>
      </w:rPr>
    </w:lvl>
    <w:lvl w:ilvl="6" w:tplc="EB1AD1CE">
      <w:start w:val="1"/>
      <w:numFmt w:val="bullet"/>
      <w:lvlText w:val=""/>
      <w:lvlJc w:val="left"/>
      <w:pPr>
        <w:ind w:left="5040" w:hanging="360"/>
      </w:pPr>
      <w:rPr>
        <w:rFonts w:hint="default" w:ascii="Symbol" w:hAnsi="Symbol"/>
      </w:rPr>
    </w:lvl>
    <w:lvl w:ilvl="7" w:tplc="7514E6CA">
      <w:start w:val="1"/>
      <w:numFmt w:val="bullet"/>
      <w:lvlText w:val="o"/>
      <w:lvlJc w:val="left"/>
      <w:pPr>
        <w:ind w:left="5760" w:hanging="360"/>
      </w:pPr>
      <w:rPr>
        <w:rFonts w:hint="default" w:ascii="Courier New" w:hAnsi="Courier New"/>
      </w:rPr>
    </w:lvl>
    <w:lvl w:ilvl="8" w:tplc="80BE5C16">
      <w:start w:val="1"/>
      <w:numFmt w:val="bullet"/>
      <w:lvlText w:val=""/>
      <w:lvlJc w:val="left"/>
      <w:pPr>
        <w:ind w:left="6480" w:hanging="360"/>
      </w:pPr>
      <w:rPr>
        <w:rFonts w:hint="default" w:ascii="Wingdings" w:hAnsi="Wingdings"/>
      </w:rPr>
    </w:lvl>
  </w:abstractNum>
  <w:abstractNum w:abstractNumId="23" w15:restartNumberingAfterBreak="0">
    <w:nsid w:val="6B98A796"/>
    <w:multiLevelType w:val="hybridMultilevel"/>
    <w:tmpl w:val="FFFFFFFF"/>
    <w:lvl w:ilvl="0" w:tplc="D080542E">
      <w:start w:val="1"/>
      <w:numFmt w:val="bullet"/>
      <w:lvlText w:val=""/>
      <w:lvlJc w:val="left"/>
      <w:pPr>
        <w:ind w:left="720" w:hanging="360"/>
      </w:pPr>
      <w:rPr>
        <w:rFonts w:hint="default" w:ascii="Symbol" w:hAnsi="Symbol"/>
      </w:rPr>
    </w:lvl>
    <w:lvl w:ilvl="1" w:tplc="D4182FD6">
      <w:start w:val="1"/>
      <w:numFmt w:val="bullet"/>
      <w:lvlText w:val="o"/>
      <w:lvlJc w:val="left"/>
      <w:pPr>
        <w:ind w:left="1440" w:hanging="360"/>
      </w:pPr>
      <w:rPr>
        <w:rFonts w:hint="default" w:ascii="Courier New" w:hAnsi="Courier New"/>
      </w:rPr>
    </w:lvl>
    <w:lvl w:ilvl="2" w:tplc="A6327C6E">
      <w:start w:val="1"/>
      <w:numFmt w:val="bullet"/>
      <w:lvlText w:val=""/>
      <w:lvlJc w:val="left"/>
      <w:pPr>
        <w:ind w:left="2160" w:hanging="360"/>
      </w:pPr>
      <w:rPr>
        <w:rFonts w:hint="default" w:ascii="Wingdings" w:hAnsi="Wingdings"/>
      </w:rPr>
    </w:lvl>
    <w:lvl w:ilvl="3" w:tplc="15826FA0">
      <w:start w:val="1"/>
      <w:numFmt w:val="bullet"/>
      <w:lvlText w:val=""/>
      <w:lvlJc w:val="left"/>
      <w:pPr>
        <w:ind w:left="2880" w:hanging="360"/>
      </w:pPr>
      <w:rPr>
        <w:rFonts w:hint="default" w:ascii="Symbol" w:hAnsi="Symbol"/>
      </w:rPr>
    </w:lvl>
    <w:lvl w:ilvl="4" w:tplc="DA8A661C">
      <w:start w:val="1"/>
      <w:numFmt w:val="bullet"/>
      <w:lvlText w:val="o"/>
      <w:lvlJc w:val="left"/>
      <w:pPr>
        <w:ind w:left="3600" w:hanging="360"/>
      </w:pPr>
      <w:rPr>
        <w:rFonts w:hint="default" w:ascii="Courier New" w:hAnsi="Courier New"/>
      </w:rPr>
    </w:lvl>
    <w:lvl w:ilvl="5" w:tplc="CA108644">
      <w:start w:val="1"/>
      <w:numFmt w:val="bullet"/>
      <w:lvlText w:val=""/>
      <w:lvlJc w:val="left"/>
      <w:pPr>
        <w:ind w:left="4320" w:hanging="360"/>
      </w:pPr>
      <w:rPr>
        <w:rFonts w:hint="default" w:ascii="Wingdings" w:hAnsi="Wingdings"/>
      </w:rPr>
    </w:lvl>
    <w:lvl w:ilvl="6" w:tplc="4E0457C4">
      <w:start w:val="1"/>
      <w:numFmt w:val="bullet"/>
      <w:lvlText w:val=""/>
      <w:lvlJc w:val="left"/>
      <w:pPr>
        <w:ind w:left="5040" w:hanging="360"/>
      </w:pPr>
      <w:rPr>
        <w:rFonts w:hint="default" w:ascii="Symbol" w:hAnsi="Symbol"/>
      </w:rPr>
    </w:lvl>
    <w:lvl w:ilvl="7" w:tplc="91B2F56A">
      <w:start w:val="1"/>
      <w:numFmt w:val="bullet"/>
      <w:lvlText w:val="o"/>
      <w:lvlJc w:val="left"/>
      <w:pPr>
        <w:ind w:left="5760" w:hanging="360"/>
      </w:pPr>
      <w:rPr>
        <w:rFonts w:hint="default" w:ascii="Courier New" w:hAnsi="Courier New"/>
      </w:rPr>
    </w:lvl>
    <w:lvl w:ilvl="8" w:tplc="6B96B38A">
      <w:start w:val="1"/>
      <w:numFmt w:val="bullet"/>
      <w:lvlText w:val=""/>
      <w:lvlJc w:val="left"/>
      <w:pPr>
        <w:ind w:left="6480" w:hanging="360"/>
      </w:pPr>
      <w:rPr>
        <w:rFonts w:hint="default" w:ascii="Wingdings" w:hAnsi="Wingdings"/>
      </w:rPr>
    </w:lvl>
  </w:abstractNum>
  <w:abstractNum w:abstractNumId="24" w15:restartNumberingAfterBreak="0">
    <w:nsid w:val="71075B5D"/>
    <w:multiLevelType w:val="hybridMultilevel"/>
    <w:tmpl w:val="D34A6A7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738D4A38"/>
    <w:multiLevelType w:val="hybridMultilevel"/>
    <w:tmpl w:val="32B6EE90"/>
    <w:lvl w:ilvl="0" w:tplc="FFFFFFFF">
      <w:start w:val="1"/>
      <w:numFmt w:val="decimal"/>
      <w:lvlText w:val="%1."/>
      <w:lvlJc w:val="left"/>
      <w:pPr>
        <w:ind w:left="720" w:hanging="360"/>
      </w:pPr>
    </w:lvl>
    <w:lvl w:ilvl="1" w:tplc="03E49322">
      <w:start w:val="1"/>
      <w:numFmt w:val="lowerLetter"/>
      <w:lvlText w:val="%2."/>
      <w:lvlJc w:val="left"/>
      <w:pPr>
        <w:ind w:left="1440" w:hanging="360"/>
      </w:pPr>
    </w:lvl>
    <w:lvl w:ilvl="2" w:tplc="E388678A">
      <w:start w:val="1"/>
      <w:numFmt w:val="lowerRoman"/>
      <w:lvlText w:val="%3."/>
      <w:lvlJc w:val="right"/>
      <w:pPr>
        <w:ind w:left="2160" w:hanging="180"/>
      </w:pPr>
    </w:lvl>
    <w:lvl w:ilvl="3" w:tplc="949E1960">
      <w:start w:val="1"/>
      <w:numFmt w:val="decimal"/>
      <w:lvlText w:val="%4."/>
      <w:lvlJc w:val="left"/>
      <w:pPr>
        <w:ind w:left="2880" w:hanging="360"/>
      </w:pPr>
    </w:lvl>
    <w:lvl w:ilvl="4" w:tplc="D3503D24">
      <w:start w:val="1"/>
      <w:numFmt w:val="lowerLetter"/>
      <w:lvlText w:val="%5."/>
      <w:lvlJc w:val="left"/>
      <w:pPr>
        <w:ind w:left="3600" w:hanging="360"/>
      </w:pPr>
    </w:lvl>
    <w:lvl w:ilvl="5" w:tplc="F29018E4">
      <w:start w:val="1"/>
      <w:numFmt w:val="lowerRoman"/>
      <w:lvlText w:val="%6."/>
      <w:lvlJc w:val="right"/>
      <w:pPr>
        <w:ind w:left="4320" w:hanging="180"/>
      </w:pPr>
    </w:lvl>
    <w:lvl w:ilvl="6" w:tplc="485EA5C4">
      <w:start w:val="1"/>
      <w:numFmt w:val="decimal"/>
      <w:lvlText w:val="%7."/>
      <w:lvlJc w:val="left"/>
      <w:pPr>
        <w:ind w:left="5040" w:hanging="360"/>
      </w:pPr>
    </w:lvl>
    <w:lvl w:ilvl="7" w:tplc="E69A5B7A">
      <w:start w:val="1"/>
      <w:numFmt w:val="lowerLetter"/>
      <w:lvlText w:val="%8."/>
      <w:lvlJc w:val="left"/>
      <w:pPr>
        <w:ind w:left="5760" w:hanging="360"/>
      </w:pPr>
    </w:lvl>
    <w:lvl w:ilvl="8" w:tplc="C9DEDC7C">
      <w:start w:val="1"/>
      <w:numFmt w:val="lowerRoman"/>
      <w:lvlText w:val="%9."/>
      <w:lvlJc w:val="right"/>
      <w:pPr>
        <w:ind w:left="6480" w:hanging="180"/>
      </w:pPr>
    </w:lvl>
  </w:abstractNum>
  <w:abstractNum w:abstractNumId="26" w15:restartNumberingAfterBreak="0">
    <w:nsid w:val="745813F7"/>
    <w:multiLevelType w:val="hybridMultilevel"/>
    <w:tmpl w:val="8A58C58E"/>
    <w:lvl w:ilvl="0" w:tplc="D9F67554">
      <w:numFmt w:val="bullet"/>
      <w:lvlText w:val=""/>
      <w:lvlJc w:val="left"/>
      <w:pPr>
        <w:ind w:left="720" w:hanging="360"/>
      </w:pPr>
      <w:rPr>
        <w:rFonts w:hint="default" w:ascii="Symbol" w:hAnsi="Symbol" w:eastAsia="Calibri" w:cs="Calibr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7B9E40A2"/>
    <w:multiLevelType w:val="multilevel"/>
    <w:tmpl w:val="6BC612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7D1C640D"/>
    <w:multiLevelType w:val="hybridMultilevel"/>
    <w:tmpl w:val="6A9A3722"/>
    <w:lvl w:ilvl="0" w:tplc="52D6615C">
      <w:start w:val="3"/>
      <w:numFmt w:val="bullet"/>
      <w:lvlText w:val=""/>
      <w:lvlJc w:val="left"/>
      <w:pPr>
        <w:ind w:left="720" w:hanging="360"/>
      </w:pPr>
      <w:rPr>
        <w:rFonts w:hint="default" w:ascii="Symbol" w:hAnsi="Symbol" w:eastAsia="Calibri" w:cs="Calibr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num w:numId="32">
    <w:abstractNumId w:val="31"/>
  </w:num>
  <w:num w:numId="31">
    <w:abstractNumId w:val="30"/>
  </w:num>
  <w:num w:numId="30">
    <w:abstractNumId w:val="29"/>
  </w:num>
  <w:num w:numId="1" w16cid:durableId="640118992">
    <w:abstractNumId w:val="10"/>
  </w:num>
  <w:num w:numId="2" w16cid:durableId="1474635869">
    <w:abstractNumId w:val="18"/>
  </w:num>
  <w:num w:numId="3" w16cid:durableId="1571185603">
    <w:abstractNumId w:val="22"/>
  </w:num>
  <w:num w:numId="4" w16cid:durableId="1521973063">
    <w:abstractNumId w:val="2"/>
  </w:num>
  <w:num w:numId="5" w16cid:durableId="416829133">
    <w:abstractNumId w:val="23"/>
  </w:num>
  <w:num w:numId="6" w16cid:durableId="156267459">
    <w:abstractNumId w:val="8"/>
  </w:num>
  <w:num w:numId="7" w16cid:durableId="695890836">
    <w:abstractNumId w:val="1"/>
  </w:num>
  <w:num w:numId="8" w16cid:durableId="1672220965">
    <w:abstractNumId w:val="19"/>
  </w:num>
  <w:num w:numId="9" w16cid:durableId="1646620226">
    <w:abstractNumId w:val="16"/>
  </w:num>
  <w:num w:numId="10" w16cid:durableId="1458529810">
    <w:abstractNumId w:val="15"/>
  </w:num>
  <w:num w:numId="11" w16cid:durableId="1404335078">
    <w:abstractNumId w:val="4"/>
  </w:num>
  <w:num w:numId="12" w16cid:durableId="67071402">
    <w:abstractNumId w:val="6"/>
  </w:num>
  <w:num w:numId="13" w16cid:durableId="772939170">
    <w:abstractNumId w:val="20"/>
  </w:num>
  <w:num w:numId="14" w16cid:durableId="740953442">
    <w:abstractNumId w:val="9"/>
  </w:num>
  <w:num w:numId="15" w16cid:durableId="1296720092">
    <w:abstractNumId w:val="14"/>
  </w:num>
  <w:num w:numId="16" w16cid:durableId="1117682835">
    <w:abstractNumId w:val="25"/>
  </w:num>
  <w:num w:numId="17" w16cid:durableId="80495684">
    <w:abstractNumId w:val="0"/>
  </w:num>
  <w:num w:numId="18" w16cid:durableId="1971399620">
    <w:abstractNumId w:val="21"/>
  </w:num>
  <w:num w:numId="19" w16cid:durableId="1470629679">
    <w:abstractNumId w:val="3"/>
  </w:num>
  <w:num w:numId="20" w16cid:durableId="152456926">
    <w:abstractNumId w:val="27"/>
  </w:num>
  <w:num w:numId="21" w16cid:durableId="496727081">
    <w:abstractNumId w:val="7"/>
  </w:num>
  <w:num w:numId="22" w16cid:durableId="1261527982">
    <w:abstractNumId w:val="5"/>
  </w:num>
  <w:num w:numId="23" w16cid:durableId="571084803">
    <w:abstractNumId w:val="12"/>
  </w:num>
  <w:num w:numId="24" w16cid:durableId="2062510926">
    <w:abstractNumId w:val="13"/>
  </w:num>
  <w:num w:numId="25" w16cid:durableId="1944916491">
    <w:abstractNumId w:val="17"/>
  </w:num>
  <w:num w:numId="26" w16cid:durableId="1732192554">
    <w:abstractNumId w:val="26"/>
  </w:num>
  <w:num w:numId="27" w16cid:durableId="1094975962">
    <w:abstractNumId w:val="11"/>
  </w:num>
  <w:num w:numId="28" w16cid:durableId="1190491983">
    <w:abstractNumId w:val="24"/>
  </w:num>
  <w:num w:numId="29" w16cid:durableId="367295066">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out van Voornveld">
    <w15:presenceInfo w15:providerId="Windows Live" w15:userId="413ed54ee4e2a25f"/>
  </w15:person>
  <w15:person w15:author="Kalle Kukk">
    <w15:presenceInfo w15:providerId="AD" w15:userId="S::kalle.kukk@r8tech.io::ab5ab82b-91da-4a12-a182-f72470ac75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autoHyphenation/>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DDB"/>
    <w:rsid w:val="00000590"/>
    <w:rsid w:val="00001971"/>
    <w:rsid w:val="000023BD"/>
    <w:rsid w:val="000060FE"/>
    <w:rsid w:val="00006D13"/>
    <w:rsid w:val="0001266B"/>
    <w:rsid w:val="00013E2E"/>
    <w:rsid w:val="000216CC"/>
    <w:rsid w:val="00027444"/>
    <w:rsid w:val="0003221F"/>
    <w:rsid w:val="00037425"/>
    <w:rsid w:val="00043046"/>
    <w:rsid w:val="00046DFF"/>
    <w:rsid w:val="0004726B"/>
    <w:rsid w:val="000505CF"/>
    <w:rsid w:val="00051551"/>
    <w:rsid w:val="00052A10"/>
    <w:rsid w:val="000565BE"/>
    <w:rsid w:val="00057795"/>
    <w:rsid w:val="0006223E"/>
    <w:rsid w:val="00063C85"/>
    <w:rsid w:val="0006500C"/>
    <w:rsid w:val="000677CA"/>
    <w:rsid w:val="0007293C"/>
    <w:rsid w:val="000813D1"/>
    <w:rsid w:val="00081FA6"/>
    <w:rsid w:val="00084B51"/>
    <w:rsid w:val="00087DBA"/>
    <w:rsid w:val="00092423"/>
    <w:rsid w:val="00092E59"/>
    <w:rsid w:val="00095F49"/>
    <w:rsid w:val="000A5579"/>
    <w:rsid w:val="000C6DC7"/>
    <w:rsid w:val="000C7736"/>
    <w:rsid w:val="000D07E4"/>
    <w:rsid w:val="000D5F6D"/>
    <w:rsid w:val="000E0979"/>
    <w:rsid w:val="000E3DEA"/>
    <w:rsid w:val="000E62F2"/>
    <w:rsid w:val="000E72C4"/>
    <w:rsid w:val="000E738B"/>
    <w:rsid w:val="000E7661"/>
    <w:rsid w:val="000F1855"/>
    <w:rsid w:val="000F18A3"/>
    <w:rsid w:val="000F234F"/>
    <w:rsid w:val="000F4E42"/>
    <w:rsid w:val="0010175A"/>
    <w:rsid w:val="00106724"/>
    <w:rsid w:val="001070F8"/>
    <w:rsid w:val="00107FAD"/>
    <w:rsid w:val="00116A5B"/>
    <w:rsid w:val="00124E28"/>
    <w:rsid w:val="00127842"/>
    <w:rsid w:val="001303A9"/>
    <w:rsid w:val="001329DD"/>
    <w:rsid w:val="00134BEA"/>
    <w:rsid w:val="00145798"/>
    <w:rsid w:val="001604A7"/>
    <w:rsid w:val="0016114F"/>
    <w:rsid w:val="001633E2"/>
    <w:rsid w:val="00167CA3"/>
    <w:rsid w:val="00180A75"/>
    <w:rsid w:val="001839FE"/>
    <w:rsid w:val="0018469D"/>
    <w:rsid w:val="00185F56"/>
    <w:rsid w:val="00187D4C"/>
    <w:rsid w:val="00187EAC"/>
    <w:rsid w:val="00192C5B"/>
    <w:rsid w:val="00193AC5"/>
    <w:rsid w:val="001976E3"/>
    <w:rsid w:val="001A2978"/>
    <w:rsid w:val="001C0096"/>
    <w:rsid w:val="001C220E"/>
    <w:rsid w:val="001C7395"/>
    <w:rsid w:val="001D6DF2"/>
    <w:rsid w:val="001E2847"/>
    <w:rsid w:val="001E3216"/>
    <w:rsid w:val="001E71ED"/>
    <w:rsid w:val="00200F5D"/>
    <w:rsid w:val="00202FCA"/>
    <w:rsid w:val="00203248"/>
    <w:rsid w:val="00204803"/>
    <w:rsid w:val="002167E9"/>
    <w:rsid w:val="002174F4"/>
    <w:rsid w:val="002217AB"/>
    <w:rsid w:val="00224D13"/>
    <w:rsid w:val="00225448"/>
    <w:rsid w:val="0025175C"/>
    <w:rsid w:val="00251ABD"/>
    <w:rsid w:val="0026211E"/>
    <w:rsid w:val="00264683"/>
    <w:rsid w:val="00265895"/>
    <w:rsid w:val="00272E0D"/>
    <w:rsid w:val="00277DDD"/>
    <w:rsid w:val="00281CB2"/>
    <w:rsid w:val="00282157"/>
    <w:rsid w:val="00286B44"/>
    <w:rsid w:val="00286F71"/>
    <w:rsid w:val="00294634"/>
    <w:rsid w:val="002A1380"/>
    <w:rsid w:val="002A27FF"/>
    <w:rsid w:val="002A7F87"/>
    <w:rsid w:val="002B0235"/>
    <w:rsid w:val="002C11D3"/>
    <w:rsid w:val="002C3BE3"/>
    <w:rsid w:val="002C67D4"/>
    <w:rsid w:val="002C6A6B"/>
    <w:rsid w:val="002D14D5"/>
    <w:rsid w:val="002E6805"/>
    <w:rsid w:val="002F0351"/>
    <w:rsid w:val="002F5245"/>
    <w:rsid w:val="002F6BD8"/>
    <w:rsid w:val="0030494E"/>
    <w:rsid w:val="00307F81"/>
    <w:rsid w:val="003135C6"/>
    <w:rsid w:val="003235CE"/>
    <w:rsid w:val="00326372"/>
    <w:rsid w:val="00331E1D"/>
    <w:rsid w:val="00332939"/>
    <w:rsid w:val="00341C4B"/>
    <w:rsid w:val="0034312B"/>
    <w:rsid w:val="00343A07"/>
    <w:rsid w:val="00347542"/>
    <w:rsid w:val="00347913"/>
    <w:rsid w:val="00360D0C"/>
    <w:rsid w:val="0037065B"/>
    <w:rsid w:val="00374CB8"/>
    <w:rsid w:val="003768D8"/>
    <w:rsid w:val="0038230F"/>
    <w:rsid w:val="0038372B"/>
    <w:rsid w:val="00392E0A"/>
    <w:rsid w:val="003C00BB"/>
    <w:rsid w:val="003C3EB1"/>
    <w:rsid w:val="003C40D6"/>
    <w:rsid w:val="003C5162"/>
    <w:rsid w:val="003D493B"/>
    <w:rsid w:val="003D55EB"/>
    <w:rsid w:val="003D5881"/>
    <w:rsid w:val="003D6352"/>
    <w:rsid w:val="003E7EDE"/>
    <w:rsid w:val="003F0FFD"/>
    <w:rsid w:val="003F4578"/>
    <w:rsid w:val="003F5C89"/>
    <w:rsid w:val="004002D2"/>
    <w:rsid w:val="00401127"/>
    <w:rsid w:val="00406332"/>
    <w:rsid w:val="00406EB7"/>
    <w:rsid w:val="00410F63"/>
    <w:rsid w:val="004171A9"/>
    <w:rsid w:val="00433CE4"/>
    <w:rsid w:val="00436DB5"/>
    <w:rsid w:val="00440C77"/>
    <w:rsid w:val="00441259"/>
    <w:rsid w:val="004451FD"/>
    <w:rsid w:val="00450EEF"/>
    <w:rsid w:val="0045216A"/>
    <w:rsid w:val="00453E54"/>
    <w:rsid w:val="0046101B"/>
    <w:rsid w:val="00463550"/>
    <w:rsid w:val="0046483D"/>
    <w:rsid w:val="00471939"/>
    <w:rsid w:val="00473E89"/>
    <w:rsid w:val="0048176A"/>
    <w:rsid w:val="0048586A"/>
    <w:rsid w:val="004A124E"/>
    <w:rsid w:val="004B1279"/>
    <w:rsid w:val="004B17D6"/>
    <w:rsid w:val="004B5DE3"/>
    <w:rsid w:val="004B63CB"/>
    <w:rsid w:val="004C0FD6"/>
    <w:rsid w:val="004C2B32"/>
    <w:rsid w:val="004C2BA3"/>
    <w:rsid w:val="004E3F6B"/>
    <w:rsid w:val="004E6BD3"/>
    <w:rsid w:val="004E714B"/>
    <w:rsid w:val="004F5D35"/>
    <w:rsid w:val="00500FF1"/>
    <w:rsid w:val="00502946"/>
    <w:rsid w:val="00504733"/>
    <w:rsid w:val="0050581F"/>
    <w:rsid w:val="00506AB8"/>
    <w:rsid w:val="00515AF9"/>
    <w:rsid w:val="00522B93"/>
    <w:rsid w:val="00525F76"/>
    <w:rsid w:val="0052691E"/>
    <w:rsid w:val="00526FC6"/>
    <w:rsid w:val="005272B9"/>
    <w:rsid w:val="00535742"/>
    <w:rsid w:val="00537DDB"/>
    <w:rsid w:val="00542E65"/>
    <w:rsid w:val="00552CF0"/>
    <w:rsid w:val="005549A9"/>
    <w:rsid w:val="005630F8"/>
    <w:rsid w:val="0057236A"/>
    <w:rsid w:val="0057423E"/>
    <w:rsid w:val="00582F8A"/>
    <w:rsid w:val="0058777C"/>
    <w:rsid w:val="0059772D"/>
    <w:rsid w:val="005A2CB8"/>
    <w:rsid w:val="005C1761"/>
    <w:rsid w:val="005C1807"/>
    <w:rsid w:val="005C2651"/>
    <w:rsid w:val="005C68D4"/>
    <w:rsid w:val="005C7A68"/>
    <w:rsid w:val="005C89BC"/>
    <w:rsid w:val="005D4FDA"/>
    <w:rsid w:val="005E25A0"/>
    <w:rsid w:val="005E6FCA"/>
    <w:rsid w:val="005F1F8E"/>
    <w:rsid w:val="005F31FC"/>
    <w:rsid w:val="006008C9"/>
    <w:rsid w:val="006040C3"/>
    <w:rsid w:val="00610CDB"/>
    <w:rsid w:val="00611B03"/>
    <w:rsid w:val="00613BB1"/>
    <w:rsid w:val="00620166"/>
    <w:rsid w:val="006221A5"/>
    <w:rsid w:val="006231E4"/>
    <w:rsid w:val="00627030"/>
    <w:rsid w:val="00632600"/>
    <w:rsid w:val="00637928"/>
    <w:rsid w:val="00642C3A"/>
    <w:rsid w:val="00650E80"/>
    <w:rsid w:val="00657A63"/>
    <w:rsid w:val="00661556"/>
    <w:rsid w:val="00662D55"/>
    <w:rsid w:val="00667683"/>
    <w:rsid w:val="006702A4"/>
    <w:rsid w:val="0067213B"/>
    <w:rsid w:val="00675575"/>
    <w:rsid w:val="00680FF9"/>
    <w:rsid w:val="00682C3D"/>
    <w:rsid w:val="00683684"/>
    <w:rsid w:val="00684AE8"/>
    <w:rsid w:val="00686C8B"/>
    <w:rsid w:val="00690148"/>
    <w:rsid w:val="00690AE9"/>
    <w:rsid w:val="006A45D9"/>
    <w:rsid w:val="006A7ED8"/>
    <w:rsid w:val="006B6F09"/>
    <w:rsid w:val="006D313D"/>
    <w:rsid w:val="006E5B76"/>
    <w:rsid w:val="006E5E1B"/>
    <w:rsid w:val="006E7CA3"/>
    <w:rsid w:val="006F1730"/>
    <w:rsid w:val="006F1897"/>
    <w:rsid w:val="006F3DE9"/>
    <w:rsid w:val="006F45CB"/>
    <w:rsid w:val="00705F34"/>
    <w:rsid w:val="007119D6"/>
    <w:rsid w:val="00712997"/>
    <w:rsid w:val="00712E44"/>
    <w:rsid w:val="00713F28"/>
    <w:rsid w:val="00715781"/>
    <w:rsid w:val="007277AD"/>
    <w:rsid w:val="00733282"/>
    <w:rsid w:val="007370FD"/>
    <w:rsid w:val="00746B1E"/>
    <w:rsid w:val="007471C6"/>
    <w:rsid w:val="00750400"/>
    <w:rsid w:val="00755B02"/>
    <w:rsid w:val="00756B06"/>
    <w:rsid w:val="00761E0F"/>
    <w:rsid w:val="00762D02"/>
    <w:rsid w:val="00765C58"/>
    <w:rsid w:val="00771052"/>
    <w:rsid w:val="00771CB9"/>
    <w:rsid w:val="00772D20"/>
    <w:rsid w:val="00785584"/>
    <w:rsid w:val="007876E5"/>
    <w:rsid w:val="007889B3"/>
    <w:rsid w:val="00791E4C"/>
    <w:rsid w:val="00794060"/>
    <w:rsid w:val="00796210"/>
    <w:rsid w:val="007A6618"/>
    <w:rsid w:val="007B1769"/>
    <w:rsid w:val="007B5B1D"/>
    <w:rsid w:val="007C0B99"/>
    <w:rsid w:val="007D0819"/>
    <w:rsid w:val="007D0A85"/>
    <w:rsid w:val="007D540A"/>
    <w:rsid w:val="007E333B"/>
    <w:rsid w:val="007E42DA"/>
    <w:rsid w:val="007E5581"/>
    <w:rsid w:val="007E62D5"/>
    <w:rsid w:val="007F6C47"/>
    <w:rsid w:val="00804A79"/>
    <w:rsid w:val="00807203"/>
    <w:rsid w:val="008112C5"/>
    <w:rsid w:val="00817DBC"/>
    <w:rsid w:val="0082294F"/>
    <w:rsid w:val="00825C13"/>
    <w:rsid w:val="00833743"/>
    <w:rsid w:val="00837811"/>
    <w:rsid w:val="00841CA0"/>
    <w:rsid w:val="008457C8"/>
    <w:rsid w:val="0085051A"/>
    <w:rsid w:val="00852A3E"/>
    <w:rsid w:val="0085363A"/>
    <w:rsid w:val="00854A4E"/>
    <w:rsid w:val="00854BA5"/>
    <w:rsid w:val="00856E30"/>
    <w:rsid w:val="0086300D"/>
    <w:rsid w:val="00865166"/>
    <w:rsid w:val="008663AC"/>
    <w:rsid w:val="008687D7"/>
    <w:rsid w:val="0086CB99"/>
    <w:rsid w:val="00871EE3"/>
    <w:rsid w:val="00874089"/>
    <w:rsid w:val="0087423E"/>
    <w:rsid w:val="00875565"/>
    <w:rsid w:val="00875ACE"/>
    <w:rsid w:val="00880348"/>
    <w:rsid w:val="00886D9B"/>
    <w:rsid w:val="0088703D"/>
    <w:rsid w:val="0088791A"/>
    <w:rsid w:val="00893A75"/>
    <w:rsid w:val="00894D68"/>
    <w:rsid w:val="008A0970"/>
    <w:rsid w:val="008A70CB"/>
    <w:rsid w:val="008B2D91"/>
    <w:rsid w:val="008B4C4D"/>
    <w:rsid w:val="008C12BF"/>
    <w:rsid w:val="008C2A7F"/>
    <w:rsid w:val="008C3D95"/>
    <w:rsid w:val="008C6304"/>
    <w:rsid w:val="008C7839"/>
    <w:rsid w:val="008D1856"/>
    <w:rsid w:val="008E4110"/>
    <w:rsid w:val="008F378A"/>
    <w:rsid w:val="008F4620"/>
    <w:rsid w:val="008F4F4D"/>
    <w:rsid w:val="008F5097"/>
    <w:rsid w:val="008F5A4B"/>
    <w:rsid w:val="008F5CF8"/>
    <w:rsid w:val="00902D60"/>
    <w:rsid w:val="00905293"/>
    <w:rsid w:val="009054E4"/>
    <w:rsid w:val="00912389"/>
    <w:rsid w:val="00913FF5"/>
    <w:rsid w:val="0092105C"/>
    <w:rsid w:val="0092612C"/>
    <w:rsid w:val="00926A61"/>
    <w:rsid w:val="0092721D"/>
    <w:rsid w:val="0093201C"/>
    <w:rsid w:val="0093326E"/>
    <w:rsid w:val="0093619E"/>
    <w:rsid w:val="00937C94"/>
    <w:rsid w:val="00944F6B"/>
    <w:rsid w:val="0094521C"/>
    <w:rsid w:val="00946FF9"/>
    <w:rsid w:val="009539F9"/>
    <w:rsid w:val="0096211B"/>
    <w:rsid w:val="00971B66"/>
    <w:rsid w:val="00975C39"/>
    <w:rsid w:val="00976C0B"/>
    <w:rsid w:val="00984C41"/>
    <w:rsid w:val="0098578F"/>
    <w:rsid w:val="009910F6"/>
    <w:rsid w:val="009A028B"/>
    <w:rsid w:val="009B00D7"/>
    <w:rsid w:val="009B559B"/>
    <w:rsid w:val="009B6C2A"/>
    <w:rsid w:val="009C5FAC"/>
    <w:rsid w:val="009D39F7"/>
    <w:rsid w:val="009D7420"/>
    <w:rsid w:val="009E06E5"/>
    <w:rsid w:val="009E09ED"/>
    <w:rsid w:val="009E4B8C"/>
    <w:rsid w:val="009E6059"/>
    <w:rsid w:val="009E6192"/>
    <w:rsid w:val="009E77F6"/>
    <w:rsid w:val="009F1752"/>
    <w:rsid w:val="009F3E1C"/>
    <w:rsid w:val="009F4B4A"/>
    <w:rsid w:val="009F6FD4"/>
    <w:rsid w:val="00A016A0"/>
    <w:rsid w:val="00A01BB5"/>
    <w:rsid w:val="00A0583A"/>
    <w:rsid w:val="00A11888"/>
    <w:rsid w:val="00A12707"/>
    <w:rsid w:val="00A149DA"/>
    <w:rsid w:val="00A15579"/>
    <w:rsid w:val="00A220A3"/>
    <w:rsid w:val="00A236E8"/>
    <w:rsid w:val="00A26A26"/>
    <w:rsid w:val="00A26D18"/>
    <w:rsid w:val="00A4037D"/>
    <w:rsid w:val="00A516F5"/>
    <w:rsid w:val="00A55C6E"/>
    <w:rsid w:val="00A57091"/>
    <w:rsid w:val="00A64361"/>
    <w:rsid w:val="00A7156E"/>
    <w:rsid w:val="00A7157E"/>
    <w:rsid w:val="00A744C6"/>
    <w:rsid w:val="00A849FB"/>
    <w:rsid w:val="00A93448"/>
    <w:rsid w:val="00A93F4A"/>
    <w:rsid w:val="00A96760"/>
    <w:rsid w:val="00AA37A0"/>
    <w:rsid w:val="00AAD2EB"/>
    <w:rsid w:val="00AB4178"/>
    <w:rsid w:val="00ABE13D"/>
    <w:rsid w:val="00AC0875"/>
    <w:rsid w:val="00AC1EC5"/>
    <w:rsid w:val="00AC33D7"/>
    <w:rsid w:val="00AD26DB"/>
    <w:rsid w:val="00AD5A5A"/>
    <w:rsid w:val="00AD7C52"/>
    <w:rsid w:val="00AE1DDD"/>
    <w:rsid w:val="00AE4CA4"/>
    <w:rsid w:val="00AE5A80"/>
    <w:rsid w:val="00AF140A"/>
    <w:rsid w:val="00AF3F39"/>
    <w:rsid w:val="00B01C3B"/>
    <w:rsid w:val="00B04B3C"/>
    <w:rsid w:val="00B059B0"/>
    <w:rsid w:val="00B0674D"/>
    <w:rsid w:val="00B111B2"/>
    <w:rsid w:val="00B11D40"/>
    <w:rsid w:val="00B11D6F"/>
    <w:rsid w:val="00B127FA"/>
    <w:rsid w:val="00B146EB"/>
    <w:rsid w:val="00B14C11"/>
    <w:rsid w:val="00B153A6"/>
    <w:rsid w:val="00B17DC9"/>
    <w:rsid w:val="00B197CC"/>
    <w:rsid w:val="00B217C1"/>
    <w:rsid w:val="00B22D6F"/>
    <w:rsid w:val="00B254AD"/>
    <w:rsid w:val="00B27F69"/>
    <w:rsid w:val="00B317CC"/>
    <w:rsid w:val="00B36370"/>
    <w:rsid w:val="00B363B8"/>
    <w:rsid w:val="00B40407"/>
    <w:rsid w:val="00B41DEF"/>
    <w:rsid w:val="00B652E8"/>
    <w:rsid w:val="00B70202"/>
    <w:rsid w:val="00B70368"/>
    <w:rsid w:val="00B72777"/>
    <w:rsid w:val="00B81F4E"/>
    <w:rsid w:val="00B8376A"/>
    <w:rsid w:val="00B94068"/>
    <w:rsid w:val="00B94567"/>
    <w:rsid w:val="00B95BE1"/>
    <w:rsid w:val="00BA00B3"/>
    <w:rsid w:val="00BA3C5D"/>
    <w:rsid w:val="00BA52D7"/>
    <w:rsid w:val="00BB4EB7"/>
    <w:rsid w:val="00BB6331"/>
    <w:rsid w:val="00BC16EF"/>
    <w:rsid w:val="00BC385B"/>
    <w:rsid w:val="00BC4C60"/>
    <w:rsid w:val="00BD35B6"/>
    <w:rsid w:val="00BD526D"/>
    <w:rsid w:val="00BE0E6E"/>
    <w:rsid w:val="00C00720"/>
    <w:rsid w:val="00C05613"/>
    <w:rsid w:val="00C07F0F"/>
    <w:rsid w:val="00C1282A"/>
    <w:rsid w:val="00C24789"/>
    <w:rsid w:val="00C33257"/>
    <w:rsid w:val="00C33350"/>
    <w:rsid w:val="00C350B0"/>
    <w:rsid w:val="00C40B98"/>
    <w:rsid w:val="00C40E92"/>
    <w:rsid w:val="00C42974"/>
    <w:rsid w:val="00C4465E"/>
    <w:rsid w:val="00C44845"/>
    <w:rsid w:val="00C454F6"/>
    <w:rsid w:val="00C50BE1"/>
    <w:rsid w:val="00C55C04"/>
    <w:rsid w:val="00C57680"/>
    <w:rsid w:val="00C6780F"/>
    <w:rsid w:val="00C72F44"/>
    <w:rsid w:val="00C74D7B"/>
    <w:rsid w:val="00C76558"/>
    <w:rsid w:val="00C853BB"/>
    <w:rsid w:val="00C87BB5"/>
    <w:rsid w:val="00C90AD8"/>
    <w:rsid w:val="00CA333E"/>
    <w:rsid w:val="00CA6C3D"/>
    <w:rsid w:val="00CB2B2E"/>
    <w:rsid w:val="00CB3BFE"/>
    <w:rsid w:val="00CC1E7D"/>
    <w:rsid w:val="00CC4ED0"/>
    <w:rsid w:val="00CC6209"/>
    <w:rsid w:val="00CC6697"/>
    <w:rsid w:val="00CF17B5"/>
    <w:rsid w:val="00CF5874"/>
    <w:rsid w:val="00D01E41"/>
    <w:rsid w:val="00D01FE6"/>
    <w:rsid w:val="00D178FB"/>
    <w:rsid w:val="00D2197F"/>
    <w:rsid w:val="00D256F1"/>
    <w:rsid w:val="00D3383F"/>
    <w:rsid w:val="00D37DC7"/>
    <w:rsid w:val="00D522D3"/>
    <w:rsid w:val="00D52E5C"/>
    <w:rsid w:val="00D53142"/>
    <w:rsid w:val="00D613C4"/>
    <w:rsid w:val="00D61E22"/>
    <w:rsid w:val="00D63203"/>
    <w:rsid w:val="00D67DED"/>
    <w:rsid w:val="00D71D74"/>
    <w:rsid w:val="00D850C7"/>
    <w:rsid w:val="00D85C07"/>
    <w:rsid w:val="00D94428"/>
    <w:rsid w:val="00D9663F"/>
    <w:rsid w:val="00DADB34"/>
    <w:rsid w:val="00DB0888"/>
    <w:rsid w:val="00DB360B"/>
    <w:rsid w:val="00DB3E78"/>
    <w:rsid w:val="00DC029A"/>
    <w:rsid w:val="00DC5E22"/>
    <w:rsid w:val="00DC70A2"/>
    <w:rsid w:val="00DD2A75"/>
    <w:rsid w:val="00DD513F"/>
    <w:rsid w:val="00DE07F0"/>
    <w:rsid w:val="00DE39B7"/>
    <w:rsid w:val="00DE46E2"/>
    <w:rsid w:val="00DE768E"/>
    <w:rsid w:val="00DF03E3"/>
    <w:rsid w:val="00DF1E9C"/>
    <w:rsid w:val="00DF4014"/>
    <w:rsid w:val="00DF6F33"/>
    <w:rsid w:val="00DF7115"/>
    <w:rsid w:val="00DFD379"/>
    <w:rsid w:val="00E027B1"/>
    <w:rsid w:val="00E032F9"/>
    <w:rsid w:val="00E05B6E"/>
    <w:rsid w:val="00E07C3C"/>
    <w:rsid w:val="00E1437D"/>
    <w:rsid w:val="00E1437F"/>
    <w:rsid w:val="00E24773"/>
    <w:rsid w:val="00E24F9E"/>
    <w:rsid w:val="00E32C12"/>
    <w:rsid w:val="00E35B93"/>
    <w:rsid w:val="00E363C6"/>
    <w:rsid w:val="00E46622"/>
    <w:rsid w:val="00E5054C"/>
    <w:rsid w:val="00E506C9"/>
    <w:rsid w:val="00E52DD9"/>
    <w:rsid w:val="00E61D9F"/>
    <w:rsid w:val="00E61DA4"/>
    <w:rsid w:val="00E709CB"/>
    <w:rsid w:val="00E71A14"/>
    <w:rsid w:val="00E726B4"/>
    <w:rsid w:val="00E72784"/>
    <w:rsid w:val="00E732C6"/>
    <w:rsid w:val="00E8281F"/>
    <w:rsid w:val="00E83843"/>
    <w:rsid w:val="00E87800"/>
    <w:rsid w:val="00E91AD0"/>
    <w:rsid w:val="00E941A7"/>
    <w:rsid w:val="00EA4713"/>
    <w:rsid w:val="00EB0452"/>
    <w:rsid w:val="00EB1008"/>
    <w:rsid w:val="00EB396D"/>
    <w:rsid w:val="00EB569F"/>
    <w:rsid w:val="00EB5EB1"/>
    <w:rsid w:val="00EB6794"/>
    <w:rsid w:val="00EC14DA"/>
    <w:rsid w:val="00EC3F1E"/>
    <w:rsid w:val="00EC6AF0"/>
    <w:rsid w:val="00ED50B3"/>
    <w:rsid w:val="00ED5D0D"/>
    <w:rsid w:val="00EE0CCE"/>
    <w:rsid w:val="00EE0FFF"/>
    <w:rsid w:val="00EE3F56"/>
    <w:rsid w:val="00EE7DD0"/>
    <w:rsid w:val="00EF5865"/>
    <w:rsid w:val="00F01029"/>
    <w:rsid w:val="00F01526"/>
    <w:rsid w:val="00F043E6"/>
    <w:rsid w:val="00F1373F"/>
    <w:rsid w:val="00F2345F"/>
    <w:rsid w:val="00F24D88"/>
    <w:rsid w:val="00F35494"/>
    <w:rsid w:val="00F44F4C"/>
    <w:rsid w:val="00F47015"/>
    <w:rsid w:val="00F5002F"/>
    <w:rsid w:val="00F52676"/>
    <w:rsid w:val="00F630E5"/>
    <w:rsid w:val="00F6518D"/>
    <w:rsid w:val="00F67310"/>
    <w:rsid w:val="00F7209C"/>
    <w:rsid w:val="00F760C8"/>
    <w:rsid w:val="00F83606"/>
    <w:rsid w:val="00F83BBF"/>
    <w:rsid w:val="00F86388"/>
    <w:rsid w:val="00F94027"/>
    <w:rsid w:val="00F96593"/>
    <w:rsid w:val="00FA29CB"/>
    <w:rsid w:val="00FB0880"/>
    <w:rsid w:val="00FC1BD0"/>
    <w:rsid w:val="00FC3A68"/>
    <w:rsid w:val="00FC5773"/>
    <w:rsid w:val="00FC5B8C"/>
    <w:rsid w:val="00FC77F4"/>
    <w:rsid w:val="00FD294E"/>
    <w:rsid w:val="00FD62D6"/>
    <w:rsid w:val="00FE0AFD"/>
    <w:rsid w:val="00FE4738"/>
    <w:rsid w:val="010305F4"/>
    <w:rsid w:val="011FCECA"/>
    <w:rsid w:val="012A41C0"/>
    <w:rsid w:val="012B0EE2"/>
    <w:rsid w:val="0140563D"/>
    <w:rsid w:val="0141E344"/>
    <w:rsid w:val="018BBF19"/>
    <w:rsid w:val="019F502E"/>
    <w:rsid w:val="01A9AF1C"/>
    <w:rsid w:val="01BBC440"/>
    <w:rsid w:val="01CC8FBB"/>
    <w:rsid w:val="0209D94E"/>
    <w:rsid w:val="020BC6F4"/>
    <w:rsid w:val="0220F3B3"/>
    <w:rsid w:val="0224A1FB"/>
    <w:rsid w:val="0226DA3E"/>
    <w:rsid w:val="023B409E"/>
    <w:rsid w:val="023DB6EF"/>
    <w:rsid w:val="023E963A"/>
    <w:rsid w:val="0246A34C"/>
    <w:rsid w:val="024E57F3"/>
    <w:rsid w:val="027088C3"/>
    <w:rsid w:val="02800493"/>
    <w:rsid w:val="0286D5EA"/>
    <w:rsid w:val="0288C88A"/>
    <w:rsid w:val="029D9926"/>
    <w:rsid w:val="02B2828A"/>
    <w:rsid w:val="02E2E1F9"/>
    <w:rsid w:val="02E9A8CB"/>
    <w:rsid w:val="02F703F3"/>
    <w:rsid w:val="03272484"/>
    <w:rsid w:val="032C6B95"/>
    <w:rsid w:val="0330F1BA"/>
    <w:rsid w:val="033B8E05"/>
    <w:rsid w:val="0344FA8D"/>
    <w:rsid w:val="03457F7D"/>
    <w:rsid w:val="0365D750"/>
    <w:rsid w:val="0369F03C"/>
    <w:rsid w:val="036B6F49"/>
    <w:rsid w:val="037B72E4"/>
    <w:rsid w:val="038D202F"/>
    <w:rsid w:val="03A0E6FE"/>
    <w:rsid w:val="03BE2899"/>
    <w:rsid w:val="03CAEB59"/>
    <w:rsid w:val="03CEBE1A"/>
    <w:rsid w:val="03D07654"/>
    <w:rsid w:val="03D179AE"/>
    <w:rsid w:val="03D28A8B"/>
    <w:rsid w:val="03D339D9"/>
    <w:rsid w:val="03D4F8CC"/>
    <w:rsid w:val="03D6A2F1"/>
    <w:rsid w:val="03D6DC73"/>
    <w:rsid w:val="03D74269"/>
    <w:rsid w:val="03DEDCB4"/>
    <w:rsid w:val="03EF0584"/>
    <w:rsid w:val="04041AB6"/>
    <w:rsid w:val="04164BE2"/>
    <w:rsid w:val="041F079F"/>
    <w:rsid w:val="0420E49E"/>
    <w:rsid w:val="0432F19B"/>
    <w:rsid w:val="043782F5"/>
    <w:rsid w:val="043BC6EF"/>
    <w:rsid w:val="04535B35"/>
    <w:rsid w:val="045952E0"/>
    <w:rsid w:val="0459756F"/>
    <w:rsid w:val="04639E91"/>
    <w:rsid w:val="0466BFDE"/>
    <w:rsid w:val="04767DA5"/>
    <w:rsid w:val="047757F9"/>
    <w:rsid w:val="047AB69A"/>
    <w:rsid w:val="0487575F"/>
    <w:rsid w:val="04B5405F"/>
    <w:rsid w:val="04B54142"/>
    <w:rsid w:val="04C0F2F8"/>
    <w:rsid w:val="04D45EE7"/>
    <w:rsid w:val="04E7B63C"/>
    <w:rsid w:val="04ECD2D8"/>
    <w:rsid w:val="04F6FE60"/>
    <w:rsid w:val="04FB9D2D"/>
    <w:rsid w:val="050D9CD4"/>
    <w:rsid w:val="05261FC3"/>
    <w:rsid w:val="05297A3B"/>
    <w:rsid w:val="053A9763"/>
    <w:rsid w:val="054387AA"/>
    <w:rsid w:val="05468727"/>
    <w:rsid w:val="0546BB5F"/>
    <w:rsid w:val="0554A520"/>
    <w:rsid w:val="0555FD21"/>
    <w:rsid w:val="0564E8E5"/>
    <w:rsid w:val="05691CDD"/>
    <w:rsid w:val="056BE092"/>
    <w:rsid w:val="0570B8CC"/>
    <w:rsid w:val="057707C3"/>
    <w:rsid w:val="05991796"/>
    <w:rsid w:val="059AE364"/>
    <w:rsid w:val="059DCD69"/>
    <w:rsid w:val="05A38F4B"/>
    <w:rsid w:val="05A9B475"/>
    <w:rsid w:val="05AE9901"/>
    <w:rsid w:val="05ED276D"/>
    <w:rsid w:val="05F362AA"/>
    <w:rsid w:val="0616598E"/>
    <w:rsid w:val="06280518"/>
    <w:rsid w:val="06325288"/>
    <w:rsid w:val="06427F7E"/>
    <w:rsid w:val="06500558"/>
    <w:rsid w:val="06585289"/>
    <w:rsid w:val="065A8A8A"/>
    <w:rsid w:val="06624FB1"/>
    <w:rsid w:val="0662C692"/>
    <w:rsid w:val="0666F0BA"/>
    <w:rsid w:val="067018A5"/>
    <w:rsid w:val="0670DE5C"/>
    <w:rsid w:val="06786754"/>
    <w:rsid w:val="0693E530"/>
    <w:rsid w:val="06A190FE"/>
    <w:rsid w:val="06AB9E71"/>
    <w:rsid w:val="0703D708"/>
    <w:rsid w:val="07051866"/>
    <w:rsid w:val="07198BFF"/>
    <w:rsid w:val="071F9746"/>
    <w:rsid w:val="071F9FAF"/>
    <w:rsid w:val="07314105"/>
    <w:rsid w:val="0756E561"/>
    <w:rsid w:val="0763A276"/>
    <w:rsid w:val="0777858F"/>
    <w:rsid w:val="077DB530"/>
    <w:rsid w:val="077E6773"/>
    <w:rsid w:val="077FA719"/>
    <w:rsid w:val="078E736D"/>
    <w:rsid w:val="0793A6C2"/>
    <w:rsid w:val="07A06969"/>
    <w:rsid w:val="07A1A2D6"/>
    <w:rsid w:val="07A47D32"/>
    <w:rsid w:val="07B5462A"/>
    <w:rsid w:val="07BE2181"/>
    <w:rsid w:val="07CB1B11"/>
    <w:rsid w:val="07D7B208"/>
    <w:rsid w:val="07DF4FD1"/>
    <w:rsid w:val="07E9AEED"/>
    <w:rsid w:val="07F1A387"/>
    <w:rsid w:val="07F7D930"/>
    <w:rsid w:val="07FFF13A"/>
    <w:rsid w:val="081BBCC6"/>
    <w:rsid w:val="0824739A"/>
    <w:rsid w:val="082DF98A"/>
    <w:rsid w:val="08370740"/>
    <w:rsid w:val="083ACFCC"/>
    <w:rsid w:val="0844831B"/>
    <w:rsid w:val="084D7D1F"/>
    <w:rsid w:val="085A7211"/>
    <w:rsid w:val="085C788F"/>
    <w:rsid w:val="08611AFD"/>
    <w:rsid w:val="0870A62B"/>
    <w:rsid w:val="0871641D"/>
    <w:rsid w:val="087A700A"/>
    <w:rsid w:val="087FF7A8"/>
    <w:rsid w:val="08881B72"/>
    <w:rsid w:val="088DABC2"/>
    <w:rsid w:val="08BFBE0B"/>
    <w:rsid w:val="08C249A4"/>
    <w:rsid w:val="08C5F2BE"/>
    <w:rsid w:val="08C7A3F0"/>
    <w:rsid w:val="08CBFD5D"/>
    <w:rsid w:val="08D03631"/>
    <w:rsid w:val="08D7B33F"/>
    <w:rsid w:val="08F6091C"/>
    <w:rsid w:val="09074ECD"/>
    <w:rsid w:val="090B5CBF"/>
    <w:rsid w:val="090B679D"/>
    <w:rsid w:val="0916C620"/>
    <w:rsid w:val="0918AB86"/>
    <w:rsid w:val="091BBC59"/>
    <w:rsid w:val="0922222D"/>
    <w:rsid w:val="092460EB"/>
    <w:rsid w:val="092DB6FF"/>
    <w:rsid w:val="0938F70B"/>
    <w:rsid w:val="093AEB63"/>
    <w:rsid w:val="096BB8C9"/>
    <w:rsid w:val="0970E815"/>
    <w:rsid w:val="097D2866"/>
    <w:rsid w:val="09855CAF"/>
    <w:rsid w:val="0989F3B4"/>
    <w:rsid w:val="098AB374"/>
    <w:rsid w:val="09933149"/>
    <w:rsid w:val="099A24F7"/>
    <w:rsid w:val="09A06468"/>
    <w:rsid w:val="09AA13D9"/>
    <w:rsid w:val="09AF3303"/>
    <w:rsid w:val="09BA8C35"/>
    <w:rsid w:val="09CB6685"/>
    <w:rsid w:val="09CF37FC"/>
    <w:rsid w:val="09D273F0"/>
    <w:rsid w:val="09D615F9"/>
    <w:rsid w:val="09D72F21"/>
    <w:rsid w:val="09FC1F7D"/>
    <w:rsid w:val="0A096297"/>
    <w:rsid w:val="0A27BDD1"/>
    <w:rsid w:val="0A2AD89F"/>
    <w:rsid w:val="0A326E0F"/>
    <w:rsid w:val="0A3AF377"/>
    <w:rsid w:val="0A3D6EDC"/>
    <w:rsid w:val="0A3E39B0"/>
    <w:rsid w:val="0A43FC8E"/>
    <w:rsid w:val="0A588C07"/>
    <w:rsid w:val="0A59A2B7"/>
    <w:rsid w:val="0A5B8E6C"/>
    <w:rsid w:val="0A72B707"/>
    <w:rsid w:val="0A7E3E22"/>
    <w:rsid w:val="0A8150AE"/>
    <w:rsid w:val="0A81B9D0"/>
    <w:rsid w:val="0A885E53"/>
    <w:rsid w:val="0A89CD99"/>
    <w:rsid w:val="0A90BD6B"/>
    <w:rsid w:val="0A94EA60"/>
    <w:rsid w:val="0A97CBFF"/>
    <w:rsid w:val="0AC31B5F"/>
    <w:rsid w:val="0AC4E627"/>
    <w:rsid w:val="0AD6BBC4"/>
    <w:rsid w:val="0AD80A2B"/>
    <w:rsid w:val="0AE89646"/>
    <w:rsid w:val="0AEA9CCA"/>
    <w:rsid w:val="0B0582D0"/>
    <w:rsid w:val="0B1F0ED1"/>
    <w:rsid w:val="0B1FEE2A"/>
    <w:rsid w:val="0B2B0FE9"/>
    <w:rsid w:val="0B304C84"/>
    <w:rsid w:val="0B3D085B"/>
    <w:rsid w:val="0B52AA81"/>
    <w:rsid w:val="0B5B99FA"/>
    <w:rsid w:val="0B6B01E8"/>
    <w:rsid w:val="0B74C257"/>
    <w:rsid w:val="0B809DB5"/>
    <w:rsid w:val="0B85D7B2"/>
    <w:rsid w:val="0B89FA73"/>
    <w:rsid w:val="0B9AD090"/>
    <w:rsid w:val="0BA782A4"/>
    <w:rsid w:val="0BB04BF5"/>
    <w:rsid w:val="0BB9223B"/>
    <w:rsid w:val="0BC383E3"/>
    <w:rsid w:val="0BC7C52A"/>
    <w:rsid w:val="0BCE3BBA"/>
    <w:rsid w:val="0BE3E06C"/>
    <w:rsid w:val="0BEA2AA1"/>
    <w:rsid w:val="0BECC276"/>
    <w:rsid w:val="0BF44A73"/>
    <w:rsid w:val="0BF57318"/>
    <w:rsid w:val="0C01C446"/>
    <w:rsid w:val="0C0461D4"/>
    <w:rsid w:val="0C228228"/>
    <w:rsid w:val="0C237CAC"/>
    <w:rsid w:val="0C2DF81E"/>
    <w:rsid w:val="0C2F329A"/>
    <w:rsid w:val="0C32AE51"/>
    <w:rsid w:val="0C39F523"/>
    <w:rsid w:val="0C3AD23F"/>
    <w:rsid w:val="0C47AF31"/>
    <w:rsid w:val="0C55A1D4"/>
    <w:rsid w:val="0C5D1B37"/>
    <w:rsid w:val="0C821698"/>
    <w:rsid w:val="0C873C52"/>
    <w:rsid w:val="0C8F122C"/>
    <w:rsid w:val="0CAB84D9"/>
    <w:rsid w:val="0CBCFD71"/>
    <w:rsid w:val="0CBD2A1F"/>
    <w:rsid w:val="0CBF388D"/>
    <w:rsid w:val="0CCCFF6E"/>
    <w:rsid w:val="0CEA6228"/>
    <w:rsid w:val="0CF1BD7E"/>
    <w:rsid w:val="0CFB817B"/>
    <w:rsid w:val="0D092235"/>
    <w:rsid w:val="0D106C56"/>
    <w:rsid w:val="0D3FAA5B"/>
    <w:rsid w:val="0D72BE5A"/>
    <w:rsid w:val="0D7958A2"/>
    <w:rsid w:val="0D8892D7"/>
    <w:rsid w:val="0D976868"/>
    <w:rsid w:val="0D9B08CE"/>
    <w:rsid w:val="0D9BEE0B"/>
    <w:rsid w:val="0DA34110"/>
    <w:rsid w:val="0DAB7C6F"/>
    <w:rsid w:val="0DAFDE5F"/>
    <w:rsid w:val="0DBEA09D"/>
    <w:rsid w:val="0DC5B9E1"/>
    <w:rsid w:val="0DCE5D9F"/>
    <w:rsid w:val="0DF3FD5B"/>
    <w:rsid w:val="0DFBFE73"/>
    <w:rsid w:val="0E1DE6F9"/>
    <w:rsid w:val="0E45A691"/>
    <w:rsid w:val="0E939028"/>
    <w:rsid w:val="0EAC4E59"/>
    <w:rsid w:val="0EB995C6"/>
    <w:rsid w:val="0EC17A5F"/>
    <w:rsid w:val="0ED69F3C"/>
    <w:rsid w:val="0EE02F7C"/>
    <w:rsid w:val="0EE84B86"/>
    <w:rsid w:val="0EEF95BE"/>
    <w:rsid w:val="0EF40E21"/>
    <w:rsid w:val="0F0527C1"/>
    <w:rsid w:val="0F083CDC"/>
    <w:rsid w:val="0F0B2529"/>
    <w:rsid w:val="0F1EFA95"/>
    <w:rsid w:val="0F2125F8"/>
    <w:rsid w:val="0F23D105"/>
    <w:rsid w:val="0F2D1080"/>
    <w:rsid w:val="0F3401B8"/>
    <w:rsid w:val="0F3C52EA"/>
    <w:rsid w:val="0F5885CF"/>
    <w:rsid w:val="0F618A42"/>
    <w:rsid w:val="0F629163"/>
    <w:rsid w:val="0F7EECF4"/>
    <w:rsid w:val="0F873D79"/>
    <w:rsid w:val="0F9245E4"/>
    <w:rsid w:val="0F93B1C8"/>
    <w:rsid w:val="0FB1E5CF"/>
    <w:rsid w:val="0FBCE243"/>
    <w:rsid w:val="0FD23A3B"/>
    <w:rsid w:val="0FD4F636"/>
    <w:rsid w:val="0FD6523A"/>
    <w:rsid w:val="0FD719B8"/>
    <w:rsid w:val="0FDCE55C"/>
    <w:rsid w:val="0FE37E93"/>
    <w:rsid w:val="0FEC95E8"/>
    <w:rsid w:val="0FF0A052"/>
    <w:rsid w:val="10054C2A"/>
    <w:rsid w:val="1006E331"/>
    <w:rsid w:val="101FBDEC"/>
    <w:rsid w:val="1028F0C8"/>
    <w:rsid w:val="102D3E24"/>
    <w:rsid w:val="10303C2B"/>
    <w:rsid w:val="104D5FAF"/>
    <w:rsid w:val="1051C7CB"/>
    <w:rsid w:val="1056FE4B"/>
    <w:rsid w:val="1062D37A"/>
    <w:rsid w:val="106D47F9"/>
    <w:rsid w:val="10729565"/>
    <w:rsid w:val="107E0599"/>
    <w:rsid w:val="109482D6"/>
    <w:rsid w:val="10B4332F"/>
    <w:rsid w:val="10D3987E"/>
    <w:rsid w:val="10DA016F"/>
    <w:rsid w:val="10DD4DBE"/>
    <w:rsid w:val="10E4D3A9"/>
    <w:rsid w:val="10E7E712"/>
    <w:rsid w:val="10FA0948"/>
    <w:rsid w:val="110C624C"/>
    <w:rsid w:val="111B2054"/>
    <w:rsid w:val="111B8A2D"/>
    <w:rsid w:val="11209E81"/>
    <w:rsid w:val="1125621D"/>
    <w:rsid w:val="112CDA5F"/>
    <w:rsid w:val="113212C7"/>
    <w:rsid w:val="113AD038"/>
    <w:rsid w:val="113CFBBB"/>
    <w:rsid w:val="113F3E3F"/>
    <w:rsid w:val="1141738B"/>
    <w:rsid w:val="1145645B"/>
    <w:rsid w:val="11539DCC"/>
    <w:rsid w:val="117FF5A6"/>
    <w:rsid w:val="11865A7B"/>
    <w:rsid w:val="118B4AF8"/>
    <w:rsid w:val="118FF0BE"/>
    <w:rsid w:val="1191DA76"/>
    <w:rsid w:val="11961B3D"/>
    <w:rsid w:val="1199BA13"/>
    <w:rsid w:val="11A0DD0D"/>
    <w:rsid w:val="11A2562C"/>
    <w:rsid w:val="11A344F9"/>
    <w:rsid w:val="11A39E8E"/>
    <w:rsid w:val="11B10FB2"/>
    <w:rsid w:val="11B381DE"/>
    <w:rsid w:val="11C4C129"/>
    <w:rsid w:val="11CEF29E"/>
    <w:rsid w:val="11CF12F7"/>
    <w:rsid w:val="11D34C63"/>
    <w:rsid w:val="11D5D5B9"/>
    <w:rsid w:val="11ECFCFE"/>
    <w:rsid w:val="11EE96D6"/>
    <w:rsid w:val="12002FB0"/>
    <w:rsid w:val="1209D170"/>
    <w:rsid w:val="1215D0B3"/>
    <w:rsid w:val="1215E893"/>
    <w:rsid w:val="12310BC5"/>
    <w:rsid w:val="123261EC"/>
    <w:rsid w:val="123345BA"/>
    <w:rsid w:val="1233A003"/>
    <w:rsid w:val="123F6B74"/>
    <w:rsid w:val="12433C2C"/>
    <w:rsid w:val="12521BE9"/>
    <w:rsid w:val="12533C1C"/>
    <w:rsid w:val="1258AED8"/>
    <w:rsid w:val="1264B49C"/>
    <w:rsid w:val="1266EF54"/>
    <w:rsid w:val="1269BF6C"/>
    <w:rsid w:val="12740A4A"/>
    <w:rsid w:val="127BE132"/>
    <w:rsid w:val="12837DA9"/>
    <w:rsid w:val="1289E27A"/>
    <w:rsid w:val="12910C12"/>
    <w:rsid w:val="12926FAA"/>
    <w:rsid w:val="12A3C5DD"/>
    <w:rsid w:val="12A4A3AF"/>
    <w:rsid w:val="12BED247"/>
    <w:rsid w:val="12C2DAD8"/>
    <w:rsid w:val="12CDF8FD"/>
    <w:rsid w:val="12DA7B83"/>
    <w:rsid w:val="12E11964"/>
    <w:rsid w:val="12EDF7BB"/>
    <w:rsid w:val="12EF6CD4"/>
    <w:rsid w:val="1301D7C5"/>
    <w:rsid w:val="13033AE1"/>
    <w:rsid w:val="1311A79E"/>
    <w:rsid w:val="1318BBBC"/>
    <w:rsid w:val="1319BA60"/>
    <w:rsid w:val="13200128"/>
    <w:rsid w:val="13271B59"/>
    <w:rsid w:val="13357350"/>
    <w:rsid w:val="1336694B"/>
    <w:rsid w:val="133DB0F7"/>
    <w:rsid w:val="13452A70"/>
    <w:rsid w:val="13474C9E"/>
    <w:rsid w:val="134E2B33"/>
    <w:rsid w:val="13508A09"/>
    <w:rsid w:val="1366ABDF"/>
    <w:rsid w:val="136A8F51"/>
    <w:rsid w:val="13729A62"/>
    <w:rsid w:val="137707B9"/>
    <w:rsid w:val="138BDDE4"/>
    <w:rsid w:val="13956319"/>
    <w:rsid w:val="13A0936B"/>
    <w:rsid w:val="13AFBB43"/>
    <w:rsid w:val="13B113CF"/>
    <w:rsid w:val="13C63F6E"/>
    <w:rsid w:val="13D07A4E"/>
    <w:rsid w:val="13DCF112"/>
    <w:rsid w:val="13E4BAEC"/>
    <w:rsid w:val="13E5A683"/>
    <w:rsid w:val="13EE2181"/>
    <w:rsid w:val="14058FCD"/>
    <w:rsid w:val="1406C2B3"/>
    <w:rsid w:val="1411AF2E"/>
    <w:rsid w:val="1415C6D4"/>
    <w:rsid w:val="141826B4"/>
    <w:rsid w:val="14200E58"/>
    <w:rsid w:val="1455AA7B"/>
    <w:rsid w:val="146E2D07"/>
    <w:rsid w:val="1489EB90"/>
    <w:rsid w:val="149553D8"/>
    <w:rsid w:val="149D1161"/>
    <w:rsid w:val="14A0AB6D"/>
    <w:rsid w:val="14CC1ABC"/>
    <w:rsid w:val="14CF4632"/>
    <w:rsid w:val="14D07E10"/>
    <w:rsid w:val="14D143B1"/>
    <w:rsid w:val="14DECD36"/>
    <w:rsid w:val="14E2B391"/>
    <w:rsid w:val="14F9E20B"/>
    <w:rsid w:val="14FF612E"/>
    <w:rsid w:val="14FF6336"/>
    <w:rsid w:val="150A0A96"/>
    <w:rsid w:val="150B7563"/>
    <w:rsid w:val="151BC266"/>
    <w:rsid w:val="1524A984"/>
    <w:rsid w:val="1538BCAF"/>
    <w:rsid w:val="154844D7"/>
    <w:rsid w:val="154C4C5E"/>
    <w:rsid w:val="1557F9CD"/>
    <w:rsid w:val="158071A7"/>
    <w:rsid w:val="1581AE91"/>
    <w:rsid w:val="1582EB1F"/>
    <w:rsid w:val="15BA888B"/>
    <w:rsid w:val="15BB34FA"/>
    <w:rsid w:val="15BF41C3"/>
    <w:rsid w:val="15BFD8D1"/>
    <w:rsid w:val="1601634F"/>
    <w:rsid w:val="1606AB21"/>
    <w:rsid w:val="16090BE2"/>
    <w:rsid w:val="16264728"/>
    <w:rsid w:val="16320216"/>
    <w:rsid w:val="1646FA8C"/>
    <w:rsid w:val="1649687E"/>
    <w:rsid w:val="164DA433"/>
    <w:rsid w:val="165F4944"/>
    <w:rsid w:val="166EC912"/>
    <w:rsid w:val="166FDECA"/>
    <w:rsid w:val="1686041A"/>
    <w:rsid w:val="168D57CC"/>
    <w:rsid w:val="168E1AB2"/>
    <w:rsid w:val="16922F1E"/>
    <w:rsid w:val="1692C85A"/>
    <w:rsid w:val="1693570C"/>
    <w:rsid w:val="16A455E8"/>
    <w:rsid w:val="16E6EAE4"/>
    <w:rsid w:val="16F1B201"/>
    <w:rsid w:val="16F3E725"/>
    <w:rsid w:val="17066A51"/>
    <w:rsid w:val="17068FDF"/>
    <w:rsid w:val="17106BD2"/>
    <w:rsid w:val="171AB4A2"/>
    <w:rsid w:val="171B158A"/>
    <w:rsid w:val="17213508"/>
    <w:rsid w:val="172D0E7D"/>
    <w:rsid w:val="1744B796"/>
    <w:rsid w:val="17460994"/>
    <w:rsid w:val="174F5415"/>
    <w:rsid w:val="1760D007"/>
    <w:rsid w:val="1784B55D"/>
    <w:rsid w:val="178FA469"/>
    <w:rsid w:val="17BC4CC0"/>
    <w:rsid w:val="17C4B6B2"/>
    <w:rsid w:val="17CAF4D9"/>
    <w:rsid w:val="17D85044"/>
    <w:rsid w:val="17DC0DEF"/>
    <w:rsid w:val="17E97494"/>
    <w:rsid w:val="17EFC371"/>
    <w:rsid w:val="17FDA7BF"/>
    <w:rsid w:val="180A4831"/>
    <w:rsid w:val="181CEA1A"/>
    <w:rsid w:val="1821585E"/>
    <w:rsid w:val="1827CF5B"/>
    <w:rsid w:val="183EAB04"/>
    <w:rsid w:val="18431625"/>
    <w:rsid w:val="1872DC69"/>
    <w:rsid w:val="188FD370"/>
    <w:rsid w:val="18AD072A"/>
    <w:rsid w:val="18BB3376"/>
    <w:rsid w:val="18BB9113"/>
    <w:rsid w:val="18E1140F"/>
    <w:rsid w:val="18EAE377"/>
    <w:rsid w:val="18EBC65A"/>
    <w:rsid w:val="18EF47F6"/>
    <w:rsid w:val="18F37F7B"/>
    <w:rsid w:val="18F66E2C"/>
    <w:rsid w:val="19042102"/>
    <w:rsid w:val="1922D75D"/>
    <w:rsid w:val="192E1FBF"/>
    <w:rsid w:val="193602ED"/>
    <w:rsid w:val="193A35DB"/>
    <w:rsid w:val="194616C6"/>
    <w:rsid w:val="194C96FD"/>
    <w:rsid w:val="1950DF16"/>
    <w:rsid w:val="195D0B72"/>
    <w:rsid w:val="1989A759"/>
    <w:rsid w:val="198E3AAD"/>
    <w:rsid w:val="1990C5ED"/>
    <w:rsid w:val="199CD02C"/>
    <w:rsid w:val="19A74407"/>
    <w:rsid w:val="19CB8ECD"/>
    <w:rsid w:val="19E3AC96"/>
    <w:rsid w:val="19E42212"/>
    <w:rsid w:val="19E53CC5"/>
    <w:rsid w:val="19F8EC84"/>
    <w:rsid w:val="19F998B8"/>
    <w:rsid w:val="1A172873"/>
    <w:rsid w:val="1A344C2D"/>
    <w:rsid w:val="1A3555FB"/>
    <w:rsid w:val="1A37AD13"/>
    <w:rsid w:val="1A3CE0E6"/>
    <w:rsid w:val="1A3F0294"/>
    <w:rsid w:val="1A45BE3B"/>
    <w:rsid w:val="1A52D943"/>
    <w:rsid w:val="1A64ADE0"/>
    <w:rsid w:val="1A785CE6"/>
    <w:rsid w:val="1A82E7E0"/>
    <w:rsid w:val="1A84403E"/>
    <w:rsid w:val="1A880CBC"/>
    <w:rsid w:val="1A8EFB39"/>
    <w:rsid w:val="1A92A562"/>
    <w:rsid w:val="1A971EB4"/>
    <w:rsid w:val="1A9CFB5E"/>
    <w:rsid w:val="1AA16312"/>
    <w:rsid w:val="1AA494AF"/>
    <w:rsid w:val="1AB54B8E"/>
    <w:rsid w:val="1AB5BE26"/>
    <w:rsid w:val="1AB69201"/>
    <w:rsid w:val="1ABABCAE"/>
    <w:rsid w:val="1ABB81B3"/>
    <w:rsid w:val="1AC5C63F"/>
    <w:rsid w:val="1AD1AD0C"/>
    <w:rsid w:val="1AEDA9BE"/>
    <w:rsid w:val="1AEEA964"/>
    <w:rsid w:val="1AFE181E"/>
    <w:rsid w:val="1B00B393"/>
    <w:rsid w:val="1B089C47"/>
    <w:rsid w:val="1B0A22D8"/>
    <w:rsid w:val="1B10FC09"/>
    <w:rsid w:val="1B1D473A"/>
    <w:rsid w:val="1B4186B9"/>
    <w:rsid w:val="1B4B156D"/>
    <w:rsid w:val="1B4DDBD4"/>
    <w:rsid w:val="1B566D2E"/>
    <w:rsid w:val="1B66B433"/>
    <w:rsid w:val="1B7D861A"/>
    <w:rsid w:val="1B895B1B"/>
    <w:rsid w:val="1B924929"/>
    <w:rsid w:val="1B9563CA"/>
    <w:rsid w:val="1B9782D9"/>
    <w:rsid w:val="1BA49403"/>
    <w:rsid w:val="1BA6FBE0"/>
    <w:rsid w:val="1BD48789"/>
    <w:rsid w:val="1BEA37E7"/>
    <w:rsid w:val="1BF3043E"/>
    <w:rsid w:val="1BF6207A"/>
    <w:rsid w:val="1C01890C"/>
    <w:rsid w:val="1C087082"/>
    <w:rsid w:val="1C14D34D"/>
    <w:rsid w:val="1C18C02C"/>
    <w:rsid w:val="1C2206FD"/>
    <w:rsid w:val="1C4D530F"/>
    <w:rsid w:val="1C56F5AF"/>
    <w:rsid w:val="1C74BDCB"/>
    <w:rsid w:val="1C7CF33D"/>
    <w:rsid w:val="1C858AF1"/>
    <w:rsid w:val="1C89FE56"/>
    <w:rsid w:val="1C903F66"/>
    <w:rsid w:val="1C959160"/>
    <w:rsid w:val="1CAD3F25"/>
    <w:rsid w:val="1CB6DAD8"/>
    <w:rsid w:val="1CBBF789"/>
    <w:rsid w:val="1CD40303"/>
    <w:rsid w:val="1CE305B7"/>
    <w:rsid w:val="1CE508D3"/>
    <w:rsid w:val="1CF08629"/>
    <w:rsid w:val="1D008BDE"/>
    <w:rsid w:val="1D020E1D"/>
    <w:rsid w:val="1D02F108"/>
    <w:rsid w:val="1D04BC62"/>
    <w:rsid w:val="1D2A100F"/>
    <w:rsid w:val="1D3A4C55"/>
    <w:rsid w:val="1D3B32AE"/>
    <w:rsid w:val="1D3B3772"/>
    <w:rsid w:val="1D41650E"/>
    <w:rsid w:val="1D45DB65"/>
    <w:rsid w:val="1D4C9132"/>
    <w:rsid w:val="1D53628E"/>
    <w:rsid w:val="1D693184"/>
    <w:rsid w:val="1DA411D0"/>
    <w:rsid w:val="1DA76743"/>
    <w:rsid w:val="1DADC841"/>
    <w:rsid w:val="1DBDB2A5"/>
    <w:rsid w:val="1DBEA7FD"/>
    <w:rsid w:val="1DBEAB41"/>
    <w:rsid w:val="1DC2F901"/>
    <w:rsid w:val="1DC6F09E"/>
    <w:rsid w:val="1DCBE453"/>
    <w:rsid w:val="1DE0883A"/>
    <w:rsid w:val="1DE72D6E"/>
    <w:rsid w:val="1DE86F84"/>
    <w:rsid w:val="1DFE332C"/>
    <w:rsid w:val="1DFF137B"/>
    <w:rsid w:val="1E032B03"/>
    <w:rsid w:val="1E133F87"/>
    <w:rsid w:val="1E336031"/>
    <w:rsid w:val="1E3B0075"/>
    <w:rsid w:val="1E3E80BE"/>
    <w:rsid w:val="1E470AAB"/>
    <w:rsid w:val="1E47FF2F"/>
    <w:rsid w:val="1E4F4299"/>
    <w:rsid w:val="1E5287CC"/>
    <w:rsid w:val="1E534744"/>
    <w:rsid w:val="1E54C7E9"/>
    <w:rsid w:val="1E57C7EA"/>
    <w:rsid w:val="1E64CE88"/>
    <w:rsid w:val="1E72FE42"/>
    <w:rsid w:val="1E768FFA"/>
    <w:rsid w:val="1E79535A"/>
    <w:rsid w:val="1E80282A"/>
    <w:rsid w:val="1E8036D3"/>
    <w:rsid w:val="1E8F1E76"/>
    <w:rsid w:val="1E927994"/>
    <w:rsid w:val="1E9C69FD"/>
    <w:rsid w:val="1E9E54F5"/>
    <w:rsid w:val="1EA965D5"/>
    <w:rsid w:val="1EBBE4AB"/>
    <w:rsid w:val="1EC38F1F"/>
    <w:rsid w:val="1EC724CC"/>
    <w:rsid w:val="1ECDC4A5"/>
    <w:rsid w:val="1ED44E1D"/>
    <w:rsid w:val="1EDC2B78"/>
    <w:rsid w:val="1EFD7253"/>
    <w:rsid w:val="1F0848D1"/>
    <w:rsid w:val="1F179B24"/>
    <w:rsid w:val="1F193F77"/>
    <w:rsid w:val="1F22C130"/>
    <w:rsid w:val="1F2C8944"/>
    <w:rsid w:val="1F460790"/>
    <w:rsid w:val="1F48FDCA"/>
    <w:rsid w:val="1F72083B"/>
    <w:rsid w:val="1F7BBCAA"/>
    <w:rsid w:val="1F84B58A"/>
    <w:rsid w:val="1F8DD448"/>
    <w:rsid w:val="1F964BE7"/>
    <w:rsid w:val="1F9B58B6"/>
    <w:rsid w:val="1FB1C318"/>
    <w:rsid w:val="1FBD7D67"/>
    <w:rsid w:val="1FD3BAB1"/>
    <w:rsid w:val="1FE14785"/>
    <w:rsid w:val="2001CB88"/>
    <w:rsid w:val="20161757"/>
    <w:rsid w:val="20216F01"/>
    <w:rsid w:val="202617D4"/>
    <w:rsid w:val="202B4656"/>
    <w:rsid w:val="202EA9D2"/>
    <w:rsid w:val="202FE9FC"/>
    <w:rsid w:val="20349851"/>
    <w:rsid w:val="20384ED4"/>
    <w:rsid w:val="20391C7C"/>
    <w:rsid w:val="203A2556"/>
    <w:rsid w:val="204A137B"/>
    <w:rsid w:val="204C1AE6"/>
    <w:rsid w:val="204E1F60"/>
    <w:rsid w:val="204E280A"/>
    <w:rsid w:val="2065FC4F"/>
    <w:rsid w:val="208A32E9"/>
    <w:rsid w:val="208B0350"/>
    <w:rsid w:val="20920DC1"/>
    <w:rsid w:val="20C597E5"/>
    <w:rsid w:val="20C9505A"/>
    <w:rsid w:val="20CE6E9C"/>
    <w:rsid w:val="20D51F70"/>
    <w:rsid w:val="20DEA089"/>
    <w:rsid w:val="20E8E140"/>
    <w:rsid w:val="20FC9228"/>
    <w:rsid w:val="2101824E"/>
    <w:rsid w:val="2110C9EE"/>
    <w:rsid w:val="2117BFA3"/>
    <w:rsid w:val="212B6652"/>
    <w:rsid w:val="213478E6"/>
    <w:rsid w:val="213ECDAF"/>
    <w:rsid w:val="2148B7AD"/>
    <w:rsid w:val="214FD501"/>
    <w:rsid w:val="2151E290"/>
    <w:rsid w:val="216BFC34"/>
    <w:rsid w:val="21733950"/>
    <w:rsid w:val="21751958"/>
    <w:rsid w:val="21873FD4"/>
    <w:rsid w:val="21934ECE"/>
    <w:rsid w:val="2195398A"/>
    <w:rsid w:val="21A89A39"/>
    <w:rsid w:val="21B281B1"/>
    <w:rsid w:val="21BEB3BB"/>
    <w:rsid w:val="21C10BC2"/>
    <w:rsid w:val="21DA4056"/>
    <w:rsid w:val="21F5F8C5"/>
    <w:rsid w:val="21FA8DBF"/>
    <w:rsid w:val="21FB2431"/>
    <w:rsid w:val="220F2635"/>
    <w:rsid w:val="2222DB2B"/>
    <w:rsid w:val="2222F45D"/>
    <w:rsid w:val="223C2FA6"/>
    <w:rsid w:val="22455790"/>
    <w:rsid w:val="22487004"/>
    <w:rsid w:val="22558B31"/>
    <w:rsid w:val="225CFFAE"/>
    <w:rsid w:val="22618D64"/>
    <w:rsid w:val="227309FE"/>
    <w:rsid w:val="22979450"/>
    <w:rsid w:val="229B3C48"/>
    <w:rsid w:val="229C20CF"/>
    <w:rsid w:val="22A93A8A"/>
    <w:rsid w:val="22B5A744"/>
    <w:rsid w:val="22B5B408"/>
    <w:rsid w:val="22BBD9A8"/>
    <w:rsid w:val="22BEA9DF"/>
    <w:rsid w:val="22C3C72E"/>
    <w:rsid w:val="22D50205"/>
    <w:rsid w:val="22DDD5C8"/>
    <w:rsid w:val="22E2F4A8"/>
    <w:rsid w:val="22E75333"/>
    <w:rsid w:val="230214F4"/>
    <w:rsid w:val="2302AD9A"/>
    <w:rsid w:val="2303030C"/>
    <w:rsid w:val="23092A8B"/>
    <w:rsid w:val="23093B34"/>
    <w:rsid w:val="230A6E2F"/>
    <w:rsid w:val="23105808"/>
    <w:rsid w:val="231A7658"/>
    <w:rsid w:val="232470BC"/>
    <w:rsid w:val="232BA898"/>
    <w:rsid w:val="232D1971"/>
    <w:rsid w:val="2331FA28"/>
    <w:rsid w:val="23588C1E"/>
    <w:rsid w:val="235F1A05"/>
    <w:rsid w:val="2376A555"/>
    <w:rsid w:val="237EAF70"/>
    <w:rsid w:val="23897F36"/>
    <w:rsid w:val="238B526A"/>
    <w:rsid w:val="23999D0F"/>
    <w:rsid w:val="239BD036"/>
    <w:rsid w:val="23A061F1"/>
    <w:rsid w:val="23A20BF6"/>
    <w:rsid w:val="23A89400"/>
    <w:rsid w:val="23B89F87"/>
    <w:rsid w:val="23C27745"/>
    <w:rsid w:val="23E2167C"/>
    <w:rsid w:val="23EF56A8"/>
    <w:rsid w:val="23EFD44F"/>
    <w:rsid w:val="23F2C25A"/>
    <w:rsid w:val="23F501A6"/>
    <w:rsid w:val="2402C116"/>
    <w:rsid w:val="240C67FE"/>
    <w:rsid w:val="240D2ED7"/>
    <w:rsid w:val="24118A6B"/>
    <w:rsid w:val="241BF68B"/>
    <w:rsid w:val="2447A83C"/>
    <w:rsid w:val="245DBB83"/>
    <w:rsid w:val="2462B617"/>
    <w:rsid w:val="246A7847"/>
    <w:rsid w:val="2478F559"/>
    <w:rsid w:val="2485F15D"/>
    <w:rsid w:val="249A453F"/>
    <w:rsid w:val="24A4E0AE"/>
    <w:rsid w:val="24ADE111"/>
    <w:rsid w:val="24D02B76"/>
    <w:rsid w:val="24DEF1D6"/>
    <w:rsid w:val="24FF9AC5"/>
    <w:rsid w:val="25013B65"/>
    <w:rsid w:val="25072133"/>
    <w:rsid w:val="25077675"/>
    <w:rsid w:val="25155754"/>
    <w:rsid w:val="251CEC15"/>
    <w:rsid w:val="25237B94"/>
    <w:rsid w:val="2537A097"/>
    <w:rsid w:val="25451D43"/>
    <w:rsid w:val="25487BD9"/>
    <w:rsid w:val="25604E18"/>
    <w:rsid w:val="25799E5D"/>
    <w:rsid w:val="257A1682"/>
    <w:rsid w:val="257DBCF8"/>
    <w:rsid w:val="2581E34A"/>
    <w:rsid w:val="2588D730"/>
    <w:rsid w:val="25912703"/>
    <w:rsid w:val="2597C253"/>
    <w:rsid w:val="259F1B02"/>
    <w:rsid w:val="25A06061"/>
    <w:rsid w:val="25A95EB9"/>
    <w:rsid w:val="25B382E9"/>
    <w:rsid w:val="25C734C4"/>
    <w:rsid w:val="25CF226E"/>
    <w:rsid w:val="25D56A87"/>
    <w:rsid w:val="25D6888E"/>
    <w:rsid w:val="25D8CC7A"/>
    <w:rsid w:val="25E2A40A"/>
    <w:rsid w:val="25EEF246"/>
    <w:rsid w:val="2603D343"/>
    <w:rsid w:val="260C3352"/>
    <w:rsid w:val="262032B9"/>
    <w:rsid w:val="2627EACA"/>
    <w:rsid w:val="262A2300"/>
    <w:rsid w:val="2638F951"/>
    <w:rsid w:val="263A0032"/>
    <w:rsid w:val="264B8228"/>
    <w:rsid w:val="265747EB"/>
    <w:rsid w:val="265886AF"/>
    <w:rsid w:val="2669B263"/>
    <w:rsid w:val="2675E5FA"/>
    <w:rsid w:val="2677E637"/>
    <w:rsid w:val="267991CA"/>
    <w:rsid w:val="267E955D"/>
    <w:rsid w:val="2683D737"/>
    <w:rsid w:val="2688A8FF"/>
    <w:rsid w:val="26947F80"/>
    <w:rsid w:val="269F2B80"/>
    <w:rsid w:val="26B6ADC1"/>
    <w:rsid w:val="26B6B811"/>
    <w:rsid w:val="26B9F295"/>
    <w:rsid w:val="26BA2121"/>
    <w:rsid w:val="26BD3EA0"/>
    <w:rsid w:val="26CA500B"/>
    <w:rsid w:val="26CC0B03"/>
    <w:rsid w:val="26D51B27"/>
    <w:rsid w:val="26E93610"/>
    <w:rsid w:val="26F8C1DD"/>
    <w:rsid w:val="26FB2E4B"/>
    <w:rsid w:val="2702B3FA"/>
    <w:rsid w:val="2711EA3A"/>
    <w:rsid w:val="2722AF5C"/>
    <w:rsid w:val="2736521E"/>
    <w:rsid w:val="27391D29"/>
    <w:rsid w:val="273DF40E"/>
    <w:rsid w:val="273FBDDF"/>
    <w:rsid w:val="27452F1A"/>
    <w:rsid w:val="275F7C98"/>
    <w:rsid w:val="276E5B1F"/>
    <w:rsid w:val="277FBDD0"/>
    <w:rsid w:val="278AA024"/>
    <w:rsid w:val="2790D1C8"/>
    <w:rsid w:val="27A19A4B"/>
    <w:rsid w:val="27B9F7C9"/>
    <w:rsid w:val="27BA27BF"/>
    <w:rsid w:val="27D41A4C"/>
    <w:rsid w:val="27F25805"/>
    <w:rsid w:val="28077E13"/>
    <w:rsid w:val="2808B616"/>
    <w:rsid w:val="281A87C7"/>
    <w:rsid w:val="2824027C"/>
    <w:rsid w:val="282B59F9"/>
    <w:rsid w:val="282FB7AA"/>
    <w:rsid w:val="283AFBE1"/>
    <w:rsid w:val="283B4FE8"/>
    <w:rsid w:val="2845CA72"/>
    <w:rsid w:val="2855BF43"/>
    <w:rsid w:val="2878A878"/>
    <w:rsid w:val="28936457"/>
    <w:rsid w:val="28953DB4"/>
    <w:rsid w:val="2899E3DD"/>
    <w:rsid w:val="28BB8787"/>
    <w:rsid w:val="28BD4855"/>
    <w:rsid w:val="28BED102"/>
    <w:rsid w:val="28C17F24"/>
    <w:rsid w:val="28CAF6D9"/>
    <w:rsid w:val="28D88DB6"/>
    <w:rsid w:val="28DC287B"/>
    <w:rsid w:val="28DF3F81"/>
    <w:rsid w:val="28EB7A7A"/>
    <w:rsid w:val="28EFB481"/>
    <w:rsid w:val="28F8636A"/>
    <w:rsid w:val="2908DF85"/>
    <w:rsid w:val="290E2DC7"/>
    <w:rsid w:val="2919F7B6"/>
    <w:rsid w:val="291A4932"/>
    <w:rsid w:val="291E20BD"/>
    <w:rsid w:val="2932C7CE"/>
    <w:rsid w:val="2936104D"/>
    <w:rsid w:val="293C0777"/>
    <w:rsid w:val="2955188E"/>
    <w:rsid w:val="2955DDE5"/>
    <w:rsid w:val="2958D5E1"/>
    <w:rsid w:val="295CB8F9"/>
    <w:rsid w:val="295FDFA3"/>
    <w:rsid w:val="2967449B"/>
    <w:rsid w:val="296FD948"/>
    <w:rsid w:val="296FEAAD"/>
    <w:rsid w:val="29932D19"/>
    <w:rsid w:val="299E60A4"/>
    <w:rsid w:val="29B08357"/>
    <w:rsid w:val="29B2BF4E"/>
    <w:rsid w:val="29C4312E"/>
    <w:rsid w:val="29D603EA"/>
    <w:rsid w:val="29DACC47"/>
    <w:rsid w:val="29DEED76"/>
    <w:rsid w:val="29F851EB"/>
    <w:rsid w:val="29F92AE8"/>
    <w:rsid w:val="2A24EA99"/>
    <w:rsid w:val="2A27DBFB"/>
    <w:rsid w:val="2A2E8584"/>
    <w:rsid w:val="2A2EEF48"/>
    <w:rsid w:val="2A57DED3"/>
    <w:rsid w:val="2A585095"/>
    <w:rsid w:val="2A5B8EE2"/>
    <w:rsid w:val="2A667567"/>
    <w:rsid w:val="2A6FC847"/>
    <w:rsid w:val="2A886051"/>
    <w:rsid w:val="2A8F1279"/>
    <w:rsid w:val="2A9F0D47"/>
    <w:rsid w:val="2AAA1E42"/>
    <w:rsid w:val="2AABF9B2"/>
    <w:rsid w:val="2AB80B55"/>
    <w:rsid w:val="2AB94787"/>
    <w:rsid w:val="2ABE6DC2"/>
    <w:rsid w:val="2AC780A1"/>
    <w:rsid w:val="2ACF3D8A"/>
    <w:rsid w:val="2ADAE87E"/>
    <w:rsid w:val="2AEBC717"/>
    <w:rsid w:val="2B047D6A"/>
    <w:rsid w:val="2B091C26"/>
    <w:rsid w:val="2B16FEF8"/>
    <w:rsid w:val="2B27AFAB"/>
    <w:rsid w:val="2B28952B"/>
    <w:rsid w:val="2B3AD7FB"/>
    <w:rsid w:val="2B3C39CD"/>
    <w:rsid w:val="2B6C8374"/>
    <w:rsid w:val="2B71EEFC"/>
    <w:rsid w:val="2B7D44B7"/>
    <w:rsid w:val="2B8309CC"/>
    <w:rsid w:val="2B9AF346"/>
    <w:rsid w:val="2B9C79E1"/>
    <w:rsid w:val="2BA0B850"/>
    <w:rsid w:val="2BAC0F13"/>
    <w:rsid w:val="2BAEC209"/>
    <w:rsid w:val="2BBAAE80"/>
    <w:rsid w:val="2BC707C1"/>
    <w:rsid w:val="2BC9D124"/>
    <w:rsid w:val="2BD02B9D"/>
    <w:rsid w:val="2BD503B7"/>
    <w:rsid w:val="2BDEC1E3"/>
    <w:rsid w:val="2BDF9BF8"/>
    <w:rsid w:val="2BE0F9A0"/>
    <w:rsid w:val="2BE291A8"/>
    <w:rsid w:val="2BE7C9C7"/>
    <w:rsid w:val="2BEB10D1"/>
    <w:rsid w:val="2BF20FA1"/>
    <w:rsid w:val="2C0FFAFF"/>
    <w:rsid w:val="2C18F3B0"/>
    <w:rsid w:val="2C1C408F"/>
    <w:rsid w:val="2C281BAA"/>
    <w:rsid w:val="2C29CF54"/>
    <w:rsid w:val="2C2C4964"/>
    <w:rsid w:val="2C38E742"/>
    <w:rsid w:val="2C436DF1"/>
    <w:rsid w:val="2C472B8E"/>
    <w:rsid w:val="2C48CDEB"/>
    <w:rsid w:val="2C4F248D"/>
    <w:rsid w:val="2C528C5D"/>
    <w:rsid w:val="2C5862DF"/>
    <w:rsid w:val="2C5C64E9"/>
    <w:rsid w:val="2C7F120A"/>
    <w:rsid w:val="2C7F684A"/>
    <w:rsid w:val="2C9AC418"/>
    <w:rsid w:val="2CA86CC8"/>
    <w:rsid w:val="2CAC0F30"/>
    <w:rsid w:val="2CB34EFD"/>
    <w:rsid w:val="2CB701B6"/>
    <w:rsid w:val="2CBCE2E9"/>
    <w:rsid w:val="2CBE656D"/>
    <w:rsid w:val="2CBFF5F3"/>
    <w:rsid w:val="2CC5685B"/>
    <w:rsid w:val="2CC6C525"/>
    <w:rsid w:val="2CFC5542"/>
    <w:rsid w:val="2CFDE9EB"/>
    <w:rsid w:val="2D11924A"/>
    <w:rsid w:val="2D11A1E7"/>
    <w:rsid w:val="2D11E9B2"/>
    <w:rsid w:val="2D137D02"/>
    <w:rsid w:val="2D22639A"/>
    <w:rsid w:val="2D3CAA1F"/>
    <w:rsid w:val="2D4D27F3"/>
    <w:rsid w:val="2D6B3060"/>
    <w:rsid w:val="2D7FB9D7"/>
    <w:rsid w:val="2D8261CB"/>
    <w:rsid w:val="2D9201DD"/>
    <w:rsid w:val="2D9BD93F"/>
    <w:rsid w:val="2DA593A2"/>
    <w:rsid w:val="2DB53CAA"/>
    <w:rsid w:val="2DBF15F5"/>
    <w:rsid w:val="2DC39B61"/>
    <w:rsid w:val="2DD5F922"/>
    <w:rsid w:val="2DD6AE09"/>
    <w:rsid w:val="2DD976AD"/>
    <w:rsid w:val="2DEBC270"/>
    <w:rsid w:val="2E2701AD"/>
    <w:rsid w:val="2E3815AA"/>
    <w:rsid w:val="2E41A17D"/>
    <w:rsid w:val="2E435BD0"/>
    <w:rsid w:val="2E76A652"/>
    <w:rsid w:val="2E79559A"/>
    <w:rsid w:val="2E861F8D"/>
    <w:rsid w:val="2E9203A6"/>
    <w:rsid w:val="2E94DC21"/>
    <w:rsid w:val="2E9E0880"/>
    <w:rsid w:val="2EA3D731"/>
    <w:rsid w:val="2EA4C022"/>
    <w:rsid w:val="2EA7C65E"/>
    <w:rsid w:val="2EA94706"/>
    <w:rsid w:val="2EAE830D"/>
    <w:rsid w:val="2EAEBD1F"/>
    <w:rsid w:val="2EAF5239"/>
    <w:rsid w:val="2EB7DDD4"/>
    <w:rsid w:val="2EC9C68F"/>
    <w:rsid w:val="2ECBFDD8"/>
    <w:rsid w:val="2ECC534A"/>
    <w:rsid w:val="2ECDE794"/>
    <w:rsid w:val="2ED16FB4"/>
    <w:rsid w:val="2EF2384D"/>
    <w:rsid w:val="2EF51923"/>
    <w:rsid w:val="2F03D3C2"/>
    <w:rsid w:val="2F0792BF"/>
    <w:rsid w:val="2F1567F6"/>
    <w:rsid w:val="2F19CC8F"/>
    <w:rsid w:val="2F1D2C36"/>
    <w:rsid w:val="2F2970CA"/>
    <w:rsid w:val="2F3E9443"/>
    <w:rsid w:val="2F47B328"/>
    <w:rsid w:val="2F6BFFF9"/>
    <w:rsid w:val="2F71F4FA"/>
    <w:rsid w:val="2F8917D0"/>
    <w:rsid w:val="2F898650"/>
    <w:rsid w:val="2F8E7027"/>
    <w:rsid w:val="2FAD0A7C"/>
    <w:rsid w:val="2FDA756D"/>
    <w:rsid w:val="2FEA06E5"/>
    <w:rsid w:val="2FED6755"/>
    <w:rsid w:val="2FF537A2"/>
    <w:rsid w:val="2FF95BE2"/>
    <w:rsid w:val="30030615"/>
    <w:rsid w:val="300BF412"/>
    <w:rsid w:val="300FAAF0"/>
    <w:rsid w:val="3012EF1E"/>
    <w:rsid w:val="301A4A55"/>
    <w:rsid w:val="3030E8A9"/>
    <w:rsid w:val="303B1C39"/>
    <w:rsid w:val="30412AB7"/>
    <w:rsid w:val="3042E4C0"/>
    <w:rsid w:val="304383AE"/>
    <w:rsid w:val="304FB621"/>
    <w:rsid w:val="306307B5"/>
    <w:rsid w:val="3067CE39"/>
    <w:rsid w:val="3067EA30"/>
    <w:rsid w:val="307DB54C"/>
    <w:rsid w:val="307E5E35"/>
    <w:rsid w:val="308971CA"/>
    <w:rsid w:val="309FA423"/>
    <w:rsid w:val="30B0B796"/>
    <w:rsid w:val="30C4733E"/>
    <w:rsid w:val="30D03B82"/>
    <w:rsid w:val="30D2800E"/>
    <w:rsid w:val="30D996AD"/>
    <w:rsid w:val="30E00A92"/>
    <w:rsid w:val="31059298"/>
    <w:rsid w:val="310FA264"/>
    <w:rsid w:val="3110CEF9"/>
    <w:rsid w:val="3113DE6C"/>
    <w:rsid w:val="3117F89A"/>
    <w:rsid w:val="3119C479"/>
    <w:rsid w:val="31240606"/>
    <w:rsid w:val="314A8EE6"/>
    <w:rsid w:val="315B0150"/>
    <w:rsid w:val="315FD79B"/>
    <w:rsid w:val="316927D2"/>
    <w:rsid w:val="3169C430"/>
    <w:rsid w:val="31736163"/>
    <w:rsid w:val="3174747A"/>
    <w:rsid w:val="31758BFD"/>
    <w:rsid w:val="3181DE24"/>
    <w:rsid w:val="318659E9"/>
    <w:rsid w:val="3186A7F0"/>
    <w:rsid w:val="318B79EB"/>
    <w:rsid w:val="3191567F"/>
    <w:rsid w:val="3192AB0C"/>
    <w:rsid w:val="3194B303"/>
    <w:rsid w:val="31988006"/>
    <w:rsid w:val="31A205B3"/>
    <w:rsid w:val="31A3FC7F"/>
    <w:rsid w:val="31A4BDEB"/>
    <w:rsid w:val="31B80FEF"/>
    <w:rsid w:val="31BA82C8"/>
    <w:rsid w:val="31C898AB"/>
    <w:rsid w:val="31CFC665"/>
    <w:rsid w:val="31EFE589"/>
    <w:rsid w:val="31F70C1A"/>
    <w:rsid w:val="31FCA66E"/>
    <w:rsid w:val="31FCFB42"/>
    <w:rsid w:val="32185046"/>
    <w:rsid w:val="3219E6CF"/>
    <w:rsid w:val="321AEC7C"/>
    <w:rsid w:val="3224F1E6"/>
    <w:rsid w:val="3235A926"/>
    <w:rsid w:val="324BC02E"/>
    <w:rsid w:val="324BC385"/>
    <w:rsid w:val="324CDE9F"/>
    <w:rsid w:val="327E4E0A"/>
    <w:rsid w:val="3280D890"/>
    <w:rsid w:val="328D75C6"/>
    <w:rsid w:val="328EC409"/>
    <w:rsid w:val="32952457"/>
    <w:rsid w:val="3296EB76"/>
    <w:rsid w:val="3297691B"/>
    <w:rsid w:val="329F56CE"/>
    <w:rsid w:val="32A19A0F"/>
    <w:rsid w:val="32A563D6"/>
    <w:rsid w:val="32AD5975"/>
    <w:rsid w:val="32C18BB9"/>
    <w:rsid w:val="32EB1D20"/>
    <w:rsid w:val="330C66A3"/>
    <w:rsid w:val="3310339B"/>
    <w:rsid w:val="3339C18B"/>
    <w:rsid w:val="33474BB2"/>
    <w:rsid w:val="335DE288"/>
    <w:rsid w:val="33741F58"/>
    <w:rsid w:val="33765975"/>
    <w:rsid w:val="3390AE63"/>
    <w:rsid w:val="339224A0"/>
    <w:rsid w:val="339473FB"/>
    <w:rsid w:val="33ACF7EF"/>
    <w:rsid w:val="33B35A71"/>
    <w:rsid w:val="33BA7803"/>
    <w:rsid w:val="33C45D26"/>
    <w:rsid w:val="33C5C065"/>
    <w:rsid w:val="33C81068"/>
    <w:rsid w:val="33D9DF17"/>
    <w:rsid w:val="33E02E5C"/>
    <w:rsid w:val="33E037A5"/>
    <w:rsid w:val="33E63582"/>
    <w:rsid w:val="34004153"/>
    <w:rsid w:val="340167AA"/>
    <w:rsid w:val="3401A819"/>
    <w:rsid w:val="34173918"/>
    <w:rsid w:val="341BF76D"/>
    <w:rsid w:val="341E5F7F"/>
    <w:rsid w:val="34339909"/>
    <w:rsid w:val="344F1116"/>
    <w:rsid w:val="34565F9C"/>
    <w:rsid w:val="345CF773"/>
    <w:rsid w:val="3460C365"/>
    <w:rsid w:val="3464E4F9"/>
    <w:rsid w:val="34651F49"/>
    <w:rsid w:val="34694FCB"/>
    <w:rsid w:val="3470AB49"/>
    <w:rsid w:val="3477EBEC"/>
    <w:rsid w:val="3484C046"/>
    <w:rsid w:val="348D8CE6"/>
    <w:rsid w:val="34901430"/>
    <w:rsid w:val="34988DC2"/>
    <w:rsid w:val="34A8CEFF"/>
    <w:rsid w:val="34CD4378"/>
    <w:rsid w:val="34D1AB57"/>
    <w:rsid w:val="34D597BF"/>
    <w:rsid w:val="34D90FA1"/>
    <w:rsid w:val="34E3C2E2"/>
    <w:rsid w:val="34F12F66"/>
    <w:rsid w:val="34F3C5DB"/>
    <w:rsid w:val="34F7DDC6"/>
    <w:rsid w:val="350034D7"/>
    <w:rsid w:val="350291BC"/>
    <w:rsid w:val="350411B4"/>
    <w:rsid w:val="35114062"/>
    <w:rsid w:val="35132EB5"/>
    <w:rsid w:val="35349C04"/>
    <w:rsid w:val="3539A24A"/>
    <w:rsid w:val="353B3F5C"/>
    <w:rsid w:val="3540881E"/>
    <w:rsid w:val="35542565"/>
    <w:rsid w:val="355CCDAA"/>
    <w:rsid w:val="355F0C35"/>
    <w:rsid w:val="356097F9"/>
    <w:rsid w:val="3561CAA3"/>
    <w:rsid w:val="3586B7D4"/>
    <w:rsid w:val="358D6ABB"/>
    <w:rsid w:val="359CD80A"/>
    <w:rsid w:val="35A24820"/>
    <w:rsid w:val="35AEDDB1"/>
    <w:rsid w:val="35D06B7F"/>
    <w:rsid w:val="35D6D8E3"/>
    <w:rsid w:val="35DEB9BA"/>
    <w:rsid w:val="35E6C784"/>
    <w:rsid w:val="35F012D8"/>
    <w:rsid w:val="35FA0175"/>
    <w:rsid w:val="35FCF3F9"/>
    <w:rsid w:val="35FD630C"/>
    <w:rsid w:val="35FDD24A"/>
    <w:rsid w:val="36003E12"/>
    <w:rsid w:val="36058734"/>
    <w:rsid w:val="36100F84"/>
    <w:rsid w:val="3616DA20"/>
    <w:rsid w:val="3639A9BF"/>
    <w:rsid w:val="363E86B7"/>
    <w:rsid w:val="3643AE1F"/>
    <w:rsid w:val="36600012"/>
    <w:rsid w:val="366017CB"/>
    <w:rsid w:val="3663696C"/>
    <w:rsid w:val="36716820"/>
    <w:rsid w:val="3689B956"/>
    <w:rsid w:val="36A85035"/>
    <w:rsid w:val="36AB0A7D"/>
    <w:rsid w:val="36BD3CD0"/>
    <w:rsid w:val="36BD707E"/>
    <w:rsid w:val="36C2223A"/>
    <w:rsid w:val="36D06C65"/>
    <w:rsid w:val="36D38C7B"/>
    <w:rsid w:val="36F48FDE"/>
    <w:rsid w:val="370F27E8"/>
    <w:rsid w:val="37200D81"/>
    <w:rsid w:val="373998FD"/>
    <w:rsid w:val="373D92FF"/>
    <w:rsid w:val="37486D89"/>
    <w:rsid w:val="374EDE60"/>
    <w:rsid w:val="37545DE5"/>
    <w:rsid w:val="375ACD8F"/>
    <w:rsid w:val="37863266"/>
    <w:rsid w:val="3789F5D4"/>
    <w:rsid w:val="37902B47"/>
    <w:rsid w:val="37935357"/>
    <w:rsid w:val="37949835"/>
    <w:rsid w:val="37A433BA"/>
    <w:rsid w:val="37B2D401"/>
    <w:rsid w:val="37C02A59"/>
    <w:rsid w:val="37CF504C"/>
    <w:rsid w:val="37D905B4"/>
    <w:rsid w:val="37DF42F6"/>
    <w:rsid w:val="37E5030E"/>
    <w:rsid w:val="37F9CFD8"/>
    <w:rsid w:val="37FBE82C"/>
    <w:rsid w:val="37FDF72D"/>
    <w:rsid w:val="380D3881"/>
    <w:rsid w:val="3810AE70"/>
    <w:rsid w:val="381DBE02"/>
    <w:rsid w:val="38200F12"/>
    <w:rsid w:val="382F6B35"/>
    <w:rsid w:val="38327163"/>
    <w:rsid w:val="383CA0BB"/>
    <w:rsid w:val="3855E42B"/>
    <w:rsid w:val="38768D98"/>
    <w:rsid w:val="387FDAA3"/>
    <w:rsid w:val="387FFD87"/>
    <w:rsid w:val="388D3B20"/>
    <w:rsid w:val="389D4CFB"/>
    <w:rsid w:val="38A516B5"/>
    <w:rsid w:val="38AB3C28"/>
    <w:rsid w:val="38AC497D"/>
    <w:rsid w:val="38C6F6B4"/>
    <w:rsid w:val="38E0A57B"/>
    <w:rsid w:val="38E1B284"/>
    <w:rsid w:val="38E7F28B"/>
    <w:rsid w:val="38F3C79B"/>
    <w:rsid w:val="38F49B62"/>
    <w:rsid w:val="39233E56"/>
    <w:rsid w:val="3928F009"/>
    <w:rsid w:val="39346815"/>
    <w:rsid w:val="39399F81"/>
    <w:rsid w:val="3945909B"/>
    <w:rsid w:val="394FF7C3"/>
    <w:rsid w:val="3957C246"/>
    <w:rsid w:val="395AE268"/>
    <w:rsid w:val="3970FF98"/>
    <w:rsid w:val="397B7961"/>
    <w:rsid w:val="39856098"/>
    <w:rsid w:val="398EAD8B"/>
    <w:rsid w:val="398FD7CF"/>
    <w:rsid w:val="3996A2E6"/>
    <w:rsid w:val="39A01A40"/>
    <w:rsid w:val="39A31666"/>
    <w:rsid w:val="39A908E2"/>
    <w:rsid w:val="39ADA6E3"/>
    <w:rsid w:val="39BDD466"/>
    <w:rsid w:val="39D730C8"/>
    <w:rsid w:val="39E09DD3"/>
    <w:rsid w:val="39ED511F"/>
    <w:rsid w:val="39EE224D"/>
    <w:rsid w:val="39F139A2"/>
    <w:rsid w:val="3A0024B9"/>
    <w:rsid w:val="3A12F0B2"/>
    <w:rsid w:val="3A166555"/>
    <w:rsid w:val="3A1A3962"/>
    <w:rsid w:val="3A27481F"/>
    <w:rsid w:val="3A292CF4"/>
    <w:rsid w:val="3A2B544C"/>
    <w:rsid w:val="3A36467E"/>
    <w:rsid w:val="3A50391C"/>
    <w:rsid w:val="3A75A749"/>
    <w:rsid w:val="3A8A0B66"/>
    <w:rsid w:val="3A9512F6"/>
    <w:rsid w:val="3AA35153"/>
    <w:rsid w:val="3AAB4E3C"/>
    <w:rsid w:val="3AB572E0"/>
    <w:rsid w:val="3AB6C3E7"/>
    <w:rsid w:val="3ABDCFFE"/>
    <w:rsid w:val="3AD7A37B"/>
    <w:rsid w:val="3AE102A0"/>
    <w:rsid w:val="3AEA0337"/>
    <w:rsid w:val="3AFBD01A"/>
    <w:rsid w:val="3B08247B"/>
    <w:rsid w:val="3B103EC1"/>
    <w:rsid w:val="3B10A676"/>
    <w:rsid w:val="3B2DE7D8"/>
    <w:rsid w:val="3B3E5E57"/>
    <w:rsid w:val="3B4E3586"/>
    <w:rsid w:val="3B564758"/>
    <w:rsid w:val="3B65C36A"/>
    <w:rsid w:val="3B6CA9CD"/>
    <w:rsid w:val="3B765573"/>
    <w:rsid w:val="3B819966"/>
    <w:rsid w:val="3B8559FE"/>
    <w:rsid w:val="3B877D6C"/>
    <w:rsid w:val="3B8D6E49"/>
    <w:rsid w:val="3B8FE49C"/>
    <w:rsid w:val="3BB541EA"/>
    <w:rsid w:val="3BB5B357"/>
    <w:rsid w:val="3BB801F5"/>
    <w:rsid w:val="3BCD2A3C"/>
    <w:rsid w:val="3BD47967"/>
    <w:rsid w:val="3BF4F1D3"/>
    <w:rsid w:val="3BFE07A9"/>
    <w:rsid w:val="3C0AA51B"/>
    <w:rsid w:val="3C0C3AE5"/>
    <w:rsid w:val="3C0EEFB2"/>
    <w:rsid w:val="3C1B0264"/>
    <w:rsid w:val="3C26659F"/>
    <w:rsid w:val="3C2B926F"/>
    <w:rsid w:val="3C501A9C"/>
    <w:rsid w:val="3C6697F6"/>
    <w:rsid w:val="3C67DF79"/>
    <w:rsid w:val="3C731146"/>
    <w:rsid w:val="3C752571"/>
    <w:rsid w:val="3C769314"/>
    <w:rsid w:val="3C8442C0"/>
    <w:rsid w:val="3CA4A9AC"/>
    <w:rsid w:val="3CB9F7D2"/>
    <w:rsid w:val="3CC7709B"/>
    <w:rsid w:val="3CCC0E92"/>
    <w:rsid w:val="3CCF594F"/>
    <w:rsid w:val="3CF6091A"/>
    <w:rsid w:val="3D095E9D"/>
    <w:rsid w:val="3D09E7B3"/>
    <w:rsid w:val="3D0E7E5E"/>
    <w:rsid w:val="3D10579F"/>
    <w:rsid w:val="3D11B5F0"/>
    <w:rsid w:val="3D2397F2"/>
    <w:rsid w:val="3D292E7F"/>
    <w:rsid w:val="3D3EB1DA"/>
    <w:rsid w:val="3D45D86A"/>
    <w:rsid w:val="3D738F31"/>
    <w:rsid w:val="3D757F9A"/>
    <w:rsid w:val="3D7B8A00"/>
    <w:rsid w:val="3D7E5742"/>
    <w:rsid w:val="3D7FA5A9"/>
    <w:rsid w:val="3D85BF76"/>
    <w:rsid w:val="3D8B3704"/>
    <w:rsid w:val="3DA70A12"/>
    <w:rsid w:val="3DB2A672"/>
    <w:rsid w:val="3DB66E1E"/>
    <w:rsid w:val="3DB93F79"/>
    <w:rsid w:val="3DC3BEF7"/>
    <w:rsid w:val="3DC4B4B8"/>
    <w:rsid w:val="3DC81237"/>
    <w:rsid w:val="3DC93C8C"/>
    <w:rsid w:val="3DD56C80"/>
    <w:rsid w:val="3DD9ED2A"/>
    <w:rsid w:val="3DE11B30"/>
    <w:rsid w:val="3DE55208"/>
    <w:rsid w:val="3DEE2D7D"/>
    <w:rsid w:val="3DEE6B1C"/>
    <w:rsid w:val="3E038318"/>
    <w:rsid w:val="3E059225"/>
    <w:rsid w:val="3E0761A2"/>
    <w:rsid w:val="3E0FDD01"/>
    <w:rsid w:val="3E1A1C15"/>
    <w:rsid w:val="3E20376D"/>
    <w:rsid w:val="3E2E1282"/>
    <w:rsid w:val="3E35CE79"/>
    <w:rsid w:val="3E473D41"/>
    <w:rsid w:val="3E4A4701"/>
    <w:rsid w:val="3E54EB0F"/>
    <w:rsid w:val="3E73869A"/>
    <w:rsid w:val="3E91D876"/>
    <w:rsid w:val="3E95FCEB"/>
    <w:rsid w:val="3EA101D6"/>
    <w:rsid w:val="3EAAFA5F"/>
    <w:rsid w:val="3EAB1FB1"/>
    <w:rsid w:val="3EB946A4"/>
    <w:rsid w:val="3EC4EC0A"/>
    <w:rsid w:val="3F0218ED"/>
    <w:rsid w:val="3F028C97"/>
    <w:rsid w:val="3F032D9C"/>
    <w:rsid w:val="3F062DCA"/>
    <w:rsid w:val="3F080DDF"/>
    <w:rsid w:val="3F09E2F9"/>
    <w:rsid w:val="3F1A27A3"/>
    <w:rsid w:val="3F2192BA"/>
    <w:rsid w:val="3F25182D"/>
    <w:rsid w:val="3F2D54B9"/>
    <w:rsid w:val="3F5EFEB1"/>
    <w:rsid w:val="3F6D2C49"/>
    <w:rsid w:val="3F9F803B"/>
    <w:rsid w:val="3F9FAF7D"/>
    <w:rsid w:val="3FA5C366"/>
    <w:rsid w:val="3FA71730"/>
    <w:rsid w:val="3FA797A0"/>
    <w:rsid w:val="3FA80B9E"/>
    <w:rsid w:val="3FD7FC2E"/>
    <w:rsid w:val="3FDD0723"/>
    <w:rsid w:val="3FDD8CDD"/>
    <w:rsid w:val="3FED44C6"/>
    <w:rsid w:val="40088F40"/>
    <w:rsid w:val="400AE382"/>
    <w:rsid w:val="401204DB"/>
    <w:rsid w:val="4012F289"/>
    <w:rsid w:val="40132850"/>
    <w:rsid w:val="404709FE"/>
    <w:rsid w:val="40472F02"/>
    <w:rsid w:val="40494F9B"/>
    <w:rsid w:val="404956B2"/>
    <w:rsid w:val="406DC1FD"/>
    <w:rsid w:val="407414D0"/>
    <w:rsid w:val="40901445"/>
    <w:rsid w:val="4098FA12"/>
    <w:rsid w:val="409A9FF4"/>
    <w:rsid w:val="409B98D9"/>
    <w:rsid w:val="40CDAE73"/>
    <w:rsid w:val="40D4BD63"/>
    <w:rsid w:val="40D9C8B1"/>
    <w:rsid w:val="4103BF06"/>
    <w:rsid w:val="410BBDCF"/>
    <w:rsid w:val="41125DDE"/>
    <w:rsid w:val="4113019F"/>
    <w:rsid w:val="4114C807"/>
    <w:rsid w:val="4118F76D"/>
    <w:rsid w:val="4121C0B3"/>
    <w:rsid w:val="4127E290"/>
    <w:rsid w:val="412C6812"/>
    <w:rsid w:val="4136E1CF"/>
    <w:rsid w:val="41378D7D"/>
    <w:rsid w:val="413AD63A"/>
    <w:rsid w:val="41440340"/>
    <w:rsid w:val="414D9556"/>
    <w:rsid w:val="4160E357"/>
    <w:rsid w:val="416BDB73"/>
    <w:rsid w:val="416CDE25"/>
    <w:rsid w:val="4176FDB8"/>
    <w:rsid w:val="417E07B3"/>
    <w:rsid w:val="4180B53B"/>
    <w:rsid w:val="418116EA"/>
    <w:rsid w:val="4183898C"/>
    <w:rsid w:val="418A9AFF"/>
    <w:rsid w:val="41939D76"/>
    <w:rsid w:val="41958095"/>
    <w:rsid w:val="41A69A5D"/>
    <w:rsid w:val="41B528C1"/>
    <w:rsid w:val="41BBFE5C"/>
    <w:rsid w:val="41BD64EF"/>
    <w:rsid w:val="41C2A942"/>
    <w:rsid w:val="41D11F1D"/>
    <w:rsid w:val="41DB6C46"/>
    <w:rsid w:val="41F66391"/>
    <w:rsid w:val="41F959A4"/>
    <w:rsid w:val="41FF93D5"/>
    <w:rsid w:val="42109296"/>
    <w:rsid w:val="42132DEA"/>
    <w:rsid w:val="42161511"/>
    <w:rsid w:val="42339C1C"/>
    <w:rsid w:val="423CB8F2"/>
    <w:rsid w:val="42584207"/>
    <w:rsid w:val="426403D7"/>
    <w:rsid w:val="42695A2B"/>
    <w:rsid w:val="426A3C7D"/>
    <w:rsid w:val="4271FEB6"/>
    <w:rsid w:val="42788FED"/>
    <w:rsid w:val="427C6310"/>
    <w:rsid w:val="428106DD"/>
    <w:rsid w:val="428A1983"/>
    <w:rsid w:val="4298F0B0"/>
    <w:rsid w:val="429E8620"/>
    <w:rsid w:val="42B0979B"/>
    <w:rsid w:val="42B71276"/>
    <w:rsid w:val="42BA5507"/>
    <w:rsid w:val="42D322C8"/>
    <w:rsid w:val="42D63478"/>
    <w:rsid w:val="42DC7429"/>
    <w:rsid w:val="43047097"/>
    <w:rsid w:val="432C32E4"/>
    <w:rsid w:val="432EC234"/>
    <w:rsid w:val="433052B2"/>
    <w:rsid w:val="433E57A0"/>
    <w:rsid w:val="43416FE2"/>
    <w:rsid w:val="43475D3A"/>
    <w:rsid w:val="43625E9C"/>
    <w:rsid w:val="4373A33B"/>
    <w:rsid w:val="437B18F5"/>
    <w:rsid w:val="438553FA"/>
    <w:rsid w:val="43856661"/>
    <w:rsid w:val="439827B8"/>
    <w:rsid w:val="439F1E1D"/>
    <w:rsid w:val="43BD4166"/>
    <w:rsid w:val="43BEA485"/>
    <w:rsid w:val="43CAA958"/>
    <w:rsid w:val="43D798DA"/>
    <w:rsid w:val="43EA7B13"/>
    <w:rsid w:val="441139E2"/>
    <w:rsid w:val="4414604E"/>
    <w:rsid w:val="441A1A20"/>
    <w:rsid w:val="441D3532"/>
    <w:rsid w:val="4422AD36"/>
    <w:rsid w:val="4443F02E"/>
    <w:rsid w:val="445862EF"/>
    <w:rsid w:val="4476FE82"/>
    <w:rsid w:val="4483E94A"/>
    <w:rsid w:val="4483F44D"/>
    <w:rsid w:val="44842ED6"/>
    <w:rsid w:val="44877C50"/>
    <w:rsid w:val="448A0054"/>
    <w:rsid w:val="4494987C"/>
    <w:rsid w:val="44953573"/>
    <w:rsid w:val="449ED1C1"/>
    <w:rsid w:val="44B51148"/>
    <w:rsid w:val="44BB3EBF"/>
    <w:rsid w:val="44C1BE3E"/>
    <w:rsid w:val="44C4386F"/>
    <w:rsid w:val="44D4EAC1"/>
    <w:rsid w:val="44E82AC4"/>
    <w:rsid w:val="44F27A0D"/>
    <w:rsid w:val="45135BDA"/>
    <w:rsid w:val="453FD9A3"/>
    <w:rsid w:val="4567364D"/>
    <w:rsid w:val="456F8C2E"/>
    <w:rsid w:val="45702252"/>
    <w:rsid w:val="45727239"/>
    <w:rsid w:val="45836F52"/>
    <w:rsid w:val="458F84CC"/>
    <w:rsid w:val="45956814"/>
    <w:rsid w:val="45A1779D"/>
    <w:rsid w:val="45B213CE"/>
    <w:rsid w:val="45BAEFD9"/>
    <w:rsid w:val="45C517FB"/>
    <w:rsid w:val="45C8650A"/>
    <w:rsid w:val="45D37DC2"/>
    <w:rsid w:val="46069ABC"/>
    <w:rsid w:val="46086187"/>
    <w:rsid w:val="460DDB7F"/>
    <w:rsid w:val="460E475D"/>
    <w:rsid w:val="46128A94"/>
    <w:rsid w:val="461298DB"/>
    <w:rsid w:val="46197130"/>
    <w:rsid w:val="461D0BFE"/>
    <w:rsid w:val="4631467E"/>
    <w:rsid w:val="463BDCC7"/>
    <w:rsid w:val="463E82C1"/>
    <w:rsid w:val="4640B5E0"/>
    <w:rsid w:val="4641B61C"/>
    <w:rsid w:val="464B7277"/>
    <w:rsid w:val="46505890"/>
    <w:rsid w:val="4650B662"/>
    <w:rsid w:val="4652422E"/>
    <w:rsid w:val="465A8A38"/>
    <w:rsid w:val="46720C56"/>
    <w:rsid w:val="46802887"/>
    <w:rsid w:val="46861C26"/>
    <w:rsid w:val="46872B1D"/>
    <w:rsid w:val="469D0939"/>
    <w:rsid w:val="46B64384"/>
    <w:rsid w:val="46BC2EF4"/>
    <w:rsid w:val="46D3DDFA"/>
    <w:rsid w:val="46EBCAB7"/>
    <w:rsid w:val="47022670"/>
    <w:rsid w:val="4715A0EF"/>
    <w:rsid w:val="4716A6F9"/>
    <w:rsid w:val="471D6EBA"/>
    <w:rsid w:val="472851B7"/>
    <w:rsid w:val="472BF34F"/>
    <w:rsid w:val="472E0183"/>
    <w:rsid w:val="4733C68C"/>
    <w:rsid w:val="4745550B"/>
    <w:rsid w:val="47508AF5"/>
    <w:rsid w:val="476930E7"/>
    <w:rsid w:val="476A66DF"/>
    <w:rsid w:val="477AC84B"/>
    <w:rsid w:val="4781926C"/>
    <w:rsid w:val="4788D041"/>
    <w:rsid w:val="478B098B"/>
    <w:rsid w:val="47C86C50"/>
    <w:rsid w:val="47DCFBC0"/>
    <w:rsid w:val="47E2D725"/>
    <w:rsid w:val="47E6AAD0"/>
    <w:rsid w:val="47EE1F87"/>
    <w:rsid w:val="47F61640"/>
    <w:rsid w:val="47F65221"/>
    <w:rsid w:val="47F973E9"/>
    <w:rsid w:val="4807DC80"/>
    <w:rsid w:val="48181ED5"/>
    <w:rsid w:val="481BC651"/>
    <w:rsid w:val="482B30FD"/>
    <w:rsid w:val="48447428"/>
    <w:rsid w:val="484C165D"/>
    <w:rsid w:val="486F65FE"/>
    <w:rsid w:val="4876DEF8"/>
    <w:rsid w:val="4897602E"/>
    <w:rsid w:val="48985456"/>
    <w:rsid w:val="489F02DB"/>
    <w:rsid w:val="48A1B904"/>
    <w:rsid w:val="48ADA49A"/>
    <w:rsid w:val="48B97859"/>
    <w:rsid w:val="48BA52A0"/>
    <w:rsid w:val="48C2CC9F"/>
    <w:rsid w:val="48C62169"/>
    <w:rsid w:val="48EAF219"/>
    <w:rsid w:val="49051601"/>
    <w:rsid w:val="4906C821"/>
    <w:rsid w:val="4907C581"/>
    <w:rsid w:val="4913DDF8"/>
    <w:rsid w:val="4918B996"/>
    <w:rsid w:val="4921FE80"/>
    <w:rsid w:val="49259C53"/>
    <w:rsid w:val="492D6773"/>
    <w:rsid w:val="495CF7A8"/>
    <w:rsid w:val="496538BD"/>
    <w:rsid w:val="49759E47"/>
    <w:rsid w:val="497A2B7C"/>
    <w:rsid w:val="497EA786"/>
    <w:rsid w:val="4997CFE3"/>
    <w:rsid w:val="499B8EB6"/>
    <w:rsid w:val="499E6274"/>
    <w:rsid w:val="49AB789E"/>
    <w:rsid w:val="49B28BFB"/>
    <w:rsid w:val="49B5E4F1"/>
    <w:rsid w:val="49C60C59"/>
    <w:rsid w:val="49C7D7C2"/>
    <w:rsid w:val="49D943E7"/>
    <w:rsid w:val="49DE15D8"/>
    <w:rsid w:val="49F0B399"/>
    <w:rsid w:val="49F3CFE1"/>
    <w:rsid w:val="4A0C0C09"/>
    <w:rsid w:val="4A1693DD"/>
    <w:rsid w:val="4A1C47DF"/>
    <w:rsid w:val="4A243B17"/>
    <w:rsid w:val="4A2773CB"/>
    <w:rsid w:val="4A3713C9"/>
    <w:rsid w:val="4A3A83CB"/>
    <w:rsid w:val="4A567F55"/>
    <w:rsid w:val="4A5ADC06"/>
    <w:rsid w:val="4A647CD9"/>
    <w:rsid w:val="4A70EAF2"/>
    <w:rsid w:val="4A70EDDC"/>
    <w:rsid w:val="4A868EEB"/>
    <w:rsid w:val="4A88FABA"/>
    <w:rsid w:val="4AA86C14"/>
    <w:rsid w:val="4AAA305A"/>
    <w:rsid w:val="4AADEF5E"/>
    <w:rsid w:val="4ABB63F9"/>
    <w:rsid w:val="4ABE2C5C"/>
    <w:rsid w:val="4ACB1A6B"/>
    <w:rsid w:val="4ACDBB77"/>
    <w:rsid w:val="4AE34D3E"/>
    <w:rsid w:val="4AF7D480"/>
    <w:rsid w:val="4B013F93"/>
    <w:rsid w:val="4B10AA9D"/>
    <w:rsid w:val="4B1DDFFE"/>
    <w:rsid w:val="4B24D5A5"/>
    <w:rsid w:val="4B309204"/>
    <w:rsid w:val="4B5B4243"/>
    <w:rsid w:val="4B7AD0B4"/>
    <w:rsid w:val="4BABBC80"/>
    <w:rsid w:val="4BC7B6BB"/>
    <w:rsid w:val="4BCD50EC"/>
    <w:rsid w:val="4BD1715F"/>
    <w:rsid w:val="4BDB8A06"/>
    <w:rsid w:val="4BE103D5"/>
    <w:rsid w:val="4BE4BA75"/>
    <w:rsid w:val="4BE8FA84"/>
    <w:rsid w:val="4BED4034"/>
    <w:rsid w:val="4BFD98B9"/>
    <w:rsid w:val="4BFFB89F"/>
    <w:rsid w:val="4C076106"/>
    <w:rsid w:val="4C0D6438"/>
    <w:rsid w:val="4C18A39F"/>
    <w:rsid w:val="4C1E6707"/>
    <w:rsid w:val="4C2ED7E1"/>
    <w:rsid w:val="4C4DD03B"/>
    <w:rsid w:val="4C7E93A1"/>
    <w:rsid w:val="4C81C05A"/>
    <w:rsid w:val="4C837837"/>
    <w:rsid w:val="4C87CC7E"/>
    <w:rsid w:val="4C8805E8"/>
    <w:rsid w:val="4C94003E"/>
    <w:rsid w:val="4C9FAA61"/>
    <w:rsid w:val="4CB0EE3A"/>
    <w:rsid w:val="4CB4A496"/>
    <w:rsid w:val="4CB8C559"/>
    <w:rsid w:val="4CF7E800"/>
    <w:rsid w:val="4CF8AA61"/>
    <w:rsid w:val="4D06602B"/>
    <w:rsid w:val="4D0AF9B2"/>
    <w:rsid w:val="4D2BB0BD"/>
    <w:rsid w:val="4D2CD44C"/>
    <w:rsid w:val="4D32545F"/>
    <w:rsid w:val="4D3D9BE3"/>
    <w:rsid w:val="4D718B9E"/>
    <w:rsid w:val="4D7CA8BB"/>
    <w:rsid w:val="4D7DBD47"/>
    <w:rsid w:val="4D8929D5"/>
    <w:rsid w:val="4D9C6854"/>
    <w:rsid w:val="4D9CC10A"/>
    <w:rsid w:val="4D9D3537"/>
    <w:rsid w:val="4D9F8B77"/>
    <w:rsid w:val="4DA2E4DB"/>
    <w:rsid w:val="4DA2FF7B"/>
    <w:rsid w:val="4DA39C61"/>
    <w:rsid w:val="4DAB1878"/>
    <w:rsid w:val="4DAB6A75"/>
    <w:rsid w:val="4DABA60A"/>
    <w:rsid w:val="4DAE6D99"/>
    <w:rsid w:val="4DBDFF59"/>
    <w:rsid w:val="4DC3776A"/>
    <w:rsid w:val="4DC9FD73"/>
    <w:rsid w:val="4DE04548"/>
    <w:rsid w:val="4DE2D619"/>
    <w:rsid w:val="4E072EBA"/>
    <w:rsid w:val="4E0F7188"/>
    <w:rsid w:val="4E111B41"/>
    <w:rsid w:val="4E133C49"/>
    <w:rsid w:val="4E338C5F"/>
    <w:rsid w:val="4E39C533"/>
    <w:rsid w:val="4E3A4E9A"/>
    <w:rsid w:val="4E473F21"/>
    <w:rsid w:val="4E4F43A5"/>
    <w:rsid w:val="4E51BDCF"/>
    <w:rsid w:val="4E5218A9"/>
    <w:rsid w:val="4E716475"/>
    <w:rsid w:val="4E731345"/>
    <w:rsid w:val="4E747400"/>
    <w:rsid w:val="4EA3FDD0"/>
    <w:rsid w:val="4EA81B1E"/>
    <w:rsid w:val="4EB84416"/>
    <w:rsid w:val="4ECBFA0D"/>
    <w:rsid w:val="4EE036FD"/>
    <w:rsid w:val="4EE8B596"/>
    <w:rsid w:val="4EEAE5CD"/>
    <w:rsid w:val="4F0151AA"/>
    <w:rsid w:val="4F0B9320"/>
    <w:rsid w:val="4F19B540"/>
    <w:rsid w:val="4F205361"/>
    <w:rsid w:val="4F2C365E"/>
    <w:rsid w:val="4F2F3DB5"/>
    <w:rsid w:val="4F36B793"/>
    <w:rsid w:val="4F448096"/>
    <w:rsid w:val="4F5AECE1"/>
    <w:rsid w:val="4F5C0DF3"/>
    <w:rsid w:val="4F645E70"/>
    <w:rsid w:val="4F681177"/>
    <w:rsid w:val="4F69920B"/>
    <w:rsid w:val="4F75F313"/>
    <w:rsid w:val="4F7B7727"/>
    <w:rsid w:val="4F94D12F"/>
    <w:rsid w:val="4FB50440"/>
    <w:rsid w:val="4FCC7227"/>
    <w:rsid w:val="4FD74B23"/>
    <w:rsid w:val="4FE07E13"/>
    <w:rsid w:val="4FE4FADB"/>
    <w:rsid w:val="4FEA072F"/>
    <w:rsid w:val="4FEA2DE4"/>
    <w:rsid w:val="50035AD1"/>
    <w:rsid w:val="501054C8"/>
    <w:rsid w:val="50150664"/>
    <w:rsid w:val="50250B61"/>
    <w:rsid w:val="5027233A"/>
    <w:rsid w:val="50336686"/>
    <w:rsid w:val="503653F3"/>
    <w:rsid w:val="50366F70"/>
    <w:rsid w:val="503CEA5A"/>
    <w:rsid w:val="5057A99C"/>
    <w:rsid w:val="505CDA2E"/>
    <w:rsid w:val="505CF8C1"/>
    <w:rsid w:val="506364F7"/>
    <w:rsid w:val="508F9F25"/>
    <w:rsid w:val="50A2F536"/>
    <w:rsid w:val="50A7AA93"/>
    <w:rsid w:val="50A7B02A"/>
    <w:rsid w:val="50BB8876"/>
    <w:rsid w:val="50C214F3"/>
    <w:rsid w:val="50C2CF25"/>
    <w:rsid w:val="50C9D80F"/>
    <w:rsid w:val="50DBD5C4"/>
    <w:rsid w:val="50DC082C"/>
    <w:rsid w:val="50E32B2A"/>
    <w:rsid w:val="50E3437D"/>
    <w:rsid w:val="50F549A6"/>
    <w:rsid w:val="50F7D9E7"/>
    <w:rsid w:val="50FA75D2"/>
    <w:rsid w:val="51002F9A"/>
    <w:rsid w:val="510D8D54"/>
    <w:rsid w:val="51190940"/>
    <w:rsid w:val="511DDEF5"/>
    <w:rsid w:val="512874B2"/>
    <w:rsid w:val="512EF85A"/>
    <w:rsid w:val="5134D392"/>
    <w:rsid w:val="5135A96E"/>
    <w:rsid w:val="5140636E"/>
    <w:rsid w:val="514755B3"/>
    <w:rsid w:val="516C9A17"/>
    <w:rsid w:val="51719B8C"/>
    <w:rsid w:val="51837F97"/>
    <w:rsid w:val="5189AE20"/>
    <w:rsid w:val="5194BBC4"/>
    <w:rsid w:val="519DA7D6"/>
    <w:rsid w:val="51ACC3D2"/>
    <w:rsid w:val="51AFB8CD"/>
    <w:rsid w:val="51B42766"/>
    <w:rsid w:val="51CA1A47"/>
    <w:rsid w:val="51DF29F3"/>
    <w:rsid w:val="51EC0414"/>
    <w:rsid w:val="5208058F"/>
    <w:rsid w:val="520DEF6C"/>
    <w:rsid w:val="5213756D"/>
    <w:rsid w:val="52173496"/>
    <w:rsid w:val="5219942C"/>
    <w:rsid w:val="521C2A74"/>
    <w:rsid w:val="5227F13B"/>
    <w:rsid w:val="5234AA73"/>
    <w:rsid w:val="5244B2E8"/>
    <w:rsid w:val="525952DC"/>
    <w:rsid w:val="52631189"/>
    <w:rsid w:val="526EFA23"/>
    <w:rsid w:val="5278430B"/>
    <w:rsid w:val="529A4940"/>
    <w:rsid w:val="52A412BF"/>
    <w:rsid w:val="52B273FE"/>
    <w:rsid w:val="52C012D8"/>
    <w:rsid w:val="52C0F568"/>
    <w:rsid w:val="52C3B241"/>
    <w:rsid w:val="52C4AC74"/>
    <w:rsid w:val="52D0C825"/>
    <w:rsid w:val="52E50E77"/>
    <w:rsid w:val="52F2332B"/>
    <w:rsid w:val="52F5C2AB"/>
    <w:rsid w:val="52F85BA0"/>
    <w:rsid w:val="53200DBA"/>
    <w:rsid w:val="5322F78E"/>
    <w:rsid w:val="532589CC"/>
    <w:rsid w:val="533CC05D"/>
    <w:rsid w:val="533E9E05"/>
    <w:rsid w:val="53674FF6"/>
    <w:rsid w:val="5372D3BF"/>
    <w:rsid w:val="53741480"/>
    <w:rsid w:val="5376F143"/>
    <w:rsid w:val="537B9ECE"/>
    <w:rsid w:val="5386E5F6"/>
    <w:rsid w:val="53870936"/>
    <w:rsid w:val="538BAE53"/>
    <w:rsid w:val="538EA8DD"/>
    <w:rsid w:val="53907CBE"/>
    <w:rsid w:val="5392B801"/>
    <w:rsid w:val="53A6F3AE"/>
    <w:rsid w:val="53ACBBCB"/>
    <w:rsid w:val="53BE82B2"/>
    <w:rsid w:val="53C7DF5D"/>
    <w:rsid w:val="53CBDC93"/>
    <w:rsid w:val="53D14027"/>
    <w:rsid w:val="53DBAB73"/>
    <w:rsid w:val="53E9931D"/>
    <w:rsid w:val="53F7A547"/>
    <w:rsid w:val="540AAFB6"/>
    <w:rsid w:val="540D0552"/>
    <w:rsid w:val="54205018"/>
    <w:rsid w:val="542FEAD2"/>
    <w:rsid w:val="5435852E"/>
    <w:rsid w:val="543C0A00"/>
    <w:rsid w:val="545E1B32"/>
    <w:rsid w:val="54604C15"/>
    <w:rsid w:val="54811120"/>
    <w:rsid w:val="5489A586"/>
    <w:rsid w:val="54924862"/>
    <w:rsid w:val="549932E4"/>
    <w:rsid w:val="54A98C6A"/>
    <w:rsid w:val="54AB99E7"/>
    <w:rsid w:val="54CD2079"/>
    <w:rsid w:val="54D57FCA"/>
    <w:rsid w:val="54D98C8A"/>
    <w:rsid w:val="54F7324C"/>
    <w:rsid w:val="54F87C84"/>
    <w:rsid w:val="550AE8C0"/>
    <w:rsid w:val="5511F34A"/>
    <w:rsid w:val="5515112A"/>
    <w:rsid w:val="551A75B8"/>
    <w:rsid w:val="551C85BC"/>
    <w:rsid w:val="5528D4E2"/>
    <w:rsid w:val="552F965F"/>
    <w:rsid w:val="554AE963"/>
    <w:rsid w:val="554BF64D"/>
    <w:rsid w:val="55529EC6"/>
    <w:rsid w:val="55641EC9"/>
    <w:rsid w:val="5564EBE4"/>
    <w:rsid w:val="55654AB5"/>
    <w:rsid w:val="55673DCA"/>
    <w:rsid w:val="5567DA6B"/>
    <w:rsid w:val="556BC723"/>
    <w:rsid w:val="55954AF2"/>
    <w:rsid w:val="559A74E2"/>
    <w:rsid w:val="559D0BB4"/>
    <w:rsid w:val="55A424F5"/>
    <w:rsid w:val="55A8D048"/>
    <w:rsid w:val="55B3D9F0"/>
    <w:rsid w:val="55EC59EB"/>
    <w:rsid w:val="55ED3F5A"/>
    <w:rsid w:val="55F127A2"/>
    <w:rsid w:val="55F3A2DB"/>
    <w:rsid w:val="563B35B4"/>
    <w:rsid w:val="563DEE35"/>
    <w:rsid w:val="56436BB4"/>
    <w:rsid w:val="565893A3"/>
    <w:rsid w:val="56739887"/>
    <w:rsid w:val="567BE645"/>
    <w:rsid w:val="5681E4F6"/>
    <w:rsid w:val="568C7418"/>
    <w:rsid w:val="5699DE07"/>
    <w:rsid w:val="569B42CF"/>
    <w:rsid w:val="569CB759"/>
    <w:rsid w:val="569F3F0B"/>
    <w:rsid w:val="56A9E9C2"/>
    <w:rsid w:val="56AB5FB1"/>
    <w:rsid w:val="56B32D03"/>
    <w:rsid w:val="56B43F56"/>
    <w:rsid w:val="56C26D09"/>
    <w:rsid w:val="56C34F15"/>
    <w:rsid w:val="56D0D272"/>
    <w:rsid w:val="56DB4A1D"/>
    <w:rsid w:val="56EDA583"/>
    <w:rsid w:val="56F6C94B"/>
    <w:rsid w:val="56F8E43B"/>
    <w:rsid w:val="56FDA8F2"/>
    <w:rsid w:val="57045DC6"/>
    <w:rsid w:val="57161F3E"/>
    <w:rsid w:val="571DE952"/>
    <w:rsid w:val="571EA0F6"/>
    <w:rsid w:val="5720BD95"/>
    <w:rsid w:val="57212488"/>
    <w:rsid w:val="57267F2A"/>
    <w:rsid w:val="57272B3B"/>
    <w:rsid w:val="572C2F26"/>
    <w:rsid w:val="5734C71C"/>
    <w:rsid w:val="574106EA"/>
    <w:rsid w:val="5758C2A7"/>
    <w:rsid w:val="5760A116"/>
    <w:rsid w:val="57627059"/>
    <w:rsid w:val="5782E103"/>
    <w:rsid w:val="5795D35D"/>
    <w:rsid w:val="57A7EC32"/>
    <w:rsid w:val="57B58BA2"/>
    <w:rsid w:val="57C8290E"/>
    <w:rsid w:val="57CB4E32"/>
    <w:rsid w:val="57D87348"/>
    <w:rsid w:val="57E67D56"/>
    <w:rsid w:val="57F668B1"/>
    <w:rsid w:val="5814FBB3"/>
    <w:rsid w:val="583182CB"/>
    <w:rsid w:val="58319922"/>
    <w:rsid w:val="583E8D73"/>
    <w:rsid w:val="583FCFC3"/>
    <w:rsid w:val="584EF795"/>
    <w:rsid w:val="58545242"/>
    <w:rsid w:val="585B4598"/>
    <w:rsid w:val="585FF22A"/>
    <w:rsid w:val="58626254"/>
    <w:rsid w:val="587E0CA4"/>
    <w:rsid w:val="587E1008"/>
    <w:rsid w:val="587FEF47"/>
    <w:rsid w:val="588D0EAA"/>
    <w:rsid w:val="589A5ED6"/>
    <w:rsid w:val="58B3FE7B"/>
    <w:rsid w:val="58C4BC0E"/>
    <w:rsid w:val="58D0F7D1"/>
    <w:rsid w:val="58D2276A"/>
    <w:rsid w:val="58D65A6E"/>
    <w:rsid w:val="58DD5968"/>
    <w:rsid w:val="58DDD18C"/>
    <w:rsid w:val="58DE3BA7"/>
    <w:rsid w:val="58E29831"/>
    <w:rsid w:val="58E2FF2B"/>
    <w:rsid w:val="58F369B4"/>
    <w:rsid w:val="58F786F4"/>
    <w:rsid w:val="590876A2"/>
    <w:rsid w:val="5911784A"/>
    <w:rsid w:val="59168F78"/>
    <w:rsid w:val="59215755"/>
    <w:rsid w:val="59256DE5"/>
    <w:rsid w:val="5926DBB0"/>
    <w:rsid w:val="592FA4CC"/>
    <w:rsid w:val="592FC1FF"/>
    <w:rsid w:val="5934AF3C"/>
    <w:rsid w:val="5941598A"/>
    <w:rsid w:val="59431C3B"/>
    <w:rsid w:val="59448945"/>
    <w:rsid w:val="594E777F"/>
    <w:rsid w:val="5954C577"/>
    <w:rsid w:val="5956E45E"/>
    <w:rsid w:val="597D03A0"/>
    <w:rsid w:val="5980CB6A"/>
    <w:rsid w:val="599C9E70"/>
    <w:rsid w:val="59D3E9F1"/>
    <w:rsid w:val="59D44D69"/>
    <w:rsid w:val="59D56D78"/>
    <w:rsid w:val="59E5A2D0"/>
    <w:rsid w:val="59EECCBB"/>
    <w:rsid w:val="59F4C04E"/>
    <w:rsid w:val="59F6EEBB"/>
    <w:rsid w:val="59F715F9"/>
    <w:rsid w:val="5A0F5B74"/>
    <w:rsid w:val="5A260FE9"/>
    <w:rsid w:val="5A26CBBA"/>
    <w:rsid w:val="5A2A2244"/>
    <w:rsid w:val="5A33CBCD"/>
    <w:rsid w:val="5A443BF1"/>
    <w:rsid w:val="5A4790DB"/>
    <w:rsid w:val="5A56754B"/>
    <w:rsid w:val="5A582327"/>
    <w:rsid w:val="5A5B1CDD"/>
    <w:rsid w:val="5A608C6F"/>
    <w:rsid w:val="5A6D0972"/>
    <w:rsid w:val="5A9AD8F7"/>
    <w:rsid w:val="5AA0368E"/>
    <w:rsid w:val="5AB3C496"/>
    <w:rsid w:val="5ACDC443"/>
    <w:rsid w:val="5ACF3A97"/>
    <w:rsid w:val="5AD91E31"/>
    <w:rsid w:val="5ADA6F9C"/>
    <w:rsid w:val="5AE2EB66"/>
    <w:rsid w:val="5AEAFC37"/>
    <w:rsid w:val="5AFEA5CA"/>
    <w:rsid w:val="5B23B02E"/>
    <w:rsid w:val="5B28A04E"/>
    <w:rsid w:val="5B3A44D2"/>
    <w:rsid w:val="5B3E720A"/>
    <w:rsid w:val="5B57EC52"/>
    <w:rsid w:val="5B58C525"/>
    <w:rsid w:val="5B694D96"/>
    <w:rsid w:val="5B6F959D"/>
    <w:rsid w:val="5B80F0A7"/>
    <w:rsid w:val="5B843F60"/>
    <w:rsid w:val="5B92AFEB"/>
    <w:rsid w:val="5B9C5927"/>
    <w:rsid w:val="5BB0D719"/>
    <w:rsid w:val="5BC0AF84"/>
    <w:rsid w:val="5BCBBE70"/>
    <w:rsid w:val="5BD1CA8E"/>
    <w:rsid w:val="5BE0A0C5"/>
    <w:rsid w:val="5BE780D6"/>
    <w:rsid w:val="5BEAA059"/>
    <w:rsid w:val="5BEBDC36"/>
    <w:rsid w:val="5BED402F"/>
    <w:rsid w:val="5BF135AF"/>
    <w:rsid w:val="5C05DFE0"/>
    <w:rsid w:val="5C1284C5"/>
    <w:rsid w:val="5C29065A"/>
    <w:rsid w:val="5C2D08E3"/>
    <w:rsid w:val="5C307060"/>
    <w:rsid w:val="5C34F940"/>
    <w:rsid w:val="5C36072D"/>
    <w:rsid w:val="5C451B25"/>
    <w:rsid w:val="5C49B622"/>
    <w:rsid w:val="5C5344FD"/>
    <w:rsid w:val="5C57C9BE"/>
    <w:rsid w:val="5C5BA1E1"/>
    <w:rsid w:val="5C663F2E"/>
    <w:rsid w:val="5C6A1DFF"/>
    <w:rsid w:val="5C842809"/>
    <w:rsid w:val="5C8F8AA0"/>
    <w:rsid w:val="5C94B76B"/>
    <w:rsid w:val="5CA0E8A5"/>
    <w:rsid w:val="5CA8A628"/>
    <w:rsid w:val="5CAA5051"/>
    <w:rsid w:val="5CBC4705"/>
    <w:rsid w:val="5CD53AB9"/>
    <w:rsid w:val="5CD919CC"/>
    <w:rsid w:val="5CDD392E"/>
    <w:rsid w:val="5CEA94AD"/>
    <w:rsid w:val="5CFA5CC3"/>
    <w:rsid w:val="5D092A56"/>
    <w:rsid w:val="5D1089C3"/>
    <w:rsid w:val="5D15A85C"/>
    <w:rsid w:val="5D1ADE70"/>
    <w:rsid w:val="5D1C7AEC"/>
    <w:rsid w:val="5D2A8BEC"/>
    <w:rsid w:val="5D2BD49D"/>
    <w:rsid w:val="5D3FF054"/>
    <w:rsid w:val="5D4C1266"/>
    <w:rsid w:val="5D5DB0AB"/>
    <w:rsid w:val="5D61DC1F"/>
    <w:rsid w:val="5D644EBA"/>
    <w:rsid w:val="5D659E31"/>
    <w:rsid w:val="5D810734"/>
    <w:rsid w:val="5D822DEB"/>
    <w:rsid w:val="5D9E9CE5"/>
    <w:rsid w:val="5DA360C3"/>
    <w:rsid w:val="5DB0EFF9"/>
    <w:rsid w:val="5DB6A500"/>
    <w:rsid w:val="5DDE353B"/>
    <w:rsid w:val="5DDEFDE0"/>
    <w:rsid w:val="5DE31B57"/>
    <w:rsid w:val="5DE4E96D"/>
    <w:rsid w:val="5DEC56D9"/>
    <w:rsid w:val="5DF8AFD4"/>
    <w:rsid w:val="5DF8F58B"/>
    <w:rsid w:val="5DFCA380"/>
    <w:rsid w:val="5E0EE540"/>
    <w:rsid w:val="5E263498"/>
    <w:rsid w:val="5E294038"/>
    <w:rsid w:val="5E376A92"/>
    <w:rsid w:val="5E3B81B2"/>
    <w:rsid w:val="5E447689"/>
    <w:rsid w:val="5E6C5CE9"/>
    <w:rsid w:val="5E6E413A"/>
    <w:rsid w:val="5E9F2BF9"/>
    <w:rsid w:val="5EA69D89"/>
    <w:rsid w:val="5EACDCCD"/>
    <w:rsid w:val="5EAE55DB"/>
    <w:rsid w:val="5EB15EBF"/>
    <w:rsid w:val="5EB34B62"/>
    <w:rsid w:val="5EBA35EB"/>
    <w:rsid w:val="5EBAD1A8"/>
    <w:rsid w:val="5EC65432"/>
    <w:rsid w:val="5ECA5A2A"/>
    <w:rsid w:val="5ED51DB8"/>
    <w:rsid w:val="5EDF1A7A"/>
    <w:rsid w:val="5EE40E7A"/>
    <w:rsid w:val="5EECEA06"/>
    <w:rsid w:val="5EFD59B8"/>
    <w:rsid w:val="5F0925EC"/>
    <w:rsid w:val="5F130E10"/>
    <w:rsid w:val="5F31F118"/>
    <w:rsid w:val="5F55C997"/>
    <w:rsid w:val="5F7662C7"/>
    <w:rsid w:val="5F80B9CE"/>
    <w:rsid w:val="5F87BCE5"/>
    <w:rsid w:val="5F8EE5C3"/>
    <w:rsid w:val="5F981F8F"/>
    <w:rsid w:val="5F98DF4C"/>
    <w:rsid w:val="5FAA9E03"/>
    <w:rsid w:val="5FAADE9E"/>
    <w:rsid w:val="5FB95464"/>
    <w:rsid w:val="5FBABA47"/>
    <w:rsid w:val="5FBB1D56"/>
    <w:rsid w:val="5FCDE946"/>
    <w:rsid w:val="5FE91527"/>
    <w:rsid w:val="600EBF92"/>
    <w:rsid w:val="600F45AE"/>
    <w:rsid w:val="6018D3D0"/>
    <w:rsid w:val="6028C7DC"/>
    <w:rsid w:val="60368FE2"/>
    <w:rsid w:val="604B7216"/>
    <w:rsid w:val="605BFD1B"/>
    <w:rsid w:val="605ED63E"/>
    <w:rsid w:val="60617A88"/>
    <w:rsid w:val="6076A516"/>
    <w:rsid w:val="607DE715"/>
    <w:rsid w:val="60A83A06"/>
    <w:rsid w:val="60AE79CA"/>
    <w:rsid w:val="60B79FDD"/>
    <w:rsid w:val="60BCF78C"/>
    <w:rsid w:val="60BF6FB4"/>
    <w:rsid w:val="60E59F7C"/>
    <w:rsid w:val="60E90478"/>
    <w:rsid w:val="60F08CF5"/>
    <w:rsid w:val="60F42CBB"/>
    <w:rsid w:val="60F6334F"/>
    <w:rsid w:val="60F970F1"/>
    <w:rsid w:val="612243D1"/>
    <w:rsid w:val="6123C525"/>
    <w:rsid w:val="6124EDDF"/>
    <w:rsid w:val="612CD427"/>
    <w:rsid w:val="61305F14"/>
    <w:rsid w:val="61358F5C"/>
    <w:rsid w:val="613D7409"/>
    <w:rsid w:val="6141CE51"/>
    <w:rsid w:val="6142ECB4"/>
    <w:rsid w:val="614EAFDD"/>
    <w:rsid w:val="61526506"/>
    <w:rsid w:val="615BB08F"/>
    <w:rsid w:val="6173DB94"/>
    <w:rsid w:val="61875A48"/>
    <w:rsid w:val="618C5D59"/>
    <w:rsid w:val="61B677BE"/>
    <w:rsid w:val="61CD5095"/>
    <w:rsid w:val="61CE74B1"/>
    <w:rsid w:val="61E77502"/>
    <w:rsid w:val="620BAFC9"/>
    <w:rsid w:val="62100F40"/>
    <w:rsid w:val="62190269"/>
    <w:rsid w:val="621AE9A6"/>
    <w:rsid w:val="621FD57B"/>
    <w:rsid w:val="6221AD7C"/>
    <w:rsid w:val="62390F54"/>
    <w:rsid w:val="6239B3BD"/>
    <w:rsid w:val="6241D410"/>
    <w:rsid w:val="624E15BD"/>
    <w:rsid w:val="625822FD"/>
    <w:rsid w:val="625BF115"/>
    <w:rsid w:val="626040B5"/>
    <w:rsid w:val="62605208"/>
    <w:rsid w:val="626E00C4"/>
    <w:rsid w:val="626E4F12"/>
    <w:rsid w:val="6272C572"/>
    <w:rsid w:val="627F538F"/>
    <w:rsid w:val="6289E80A"/>
    <w:rsid w:val="62C26FB2"/>
    <w:rsid w:val="62C8A0FF"/>
    <w:rsid w:val="62C8E3F2"/>
    <w:rsid w:val="62E27F60"/>
    <w:rsid w:val="62EDA944"/>
    <w:rsid w:val="62EF9A84"/>
    <w:rsid w:val="62FC0F41"/>
    <w:rsid w:val="631027BD"/>
    <w:rsid w:val="63140888"/>
    <w:rsid w:val="6316C6D6"/>
    <w:rsid w:val="6327BD23"/>
    <w:rsid w:val="6333A73E"/>
    <w:rsid w:val="633FF245"/>
    <w:rsid w:val="6340C8A3"/>
    <w:rsid w:val="636067FE"/>
    <w:rsid w:val="63673936"/>
    <w:rsid w:val="6387E21F"/>
    <w:rsid w:val="639670FB"/>
    <w:rsid w:val="63A5C56C"/>
    <w:rsid w:val="63A5D3D6"/>
    <w:rsid w:val="63D367FB"/>
    <w:rsid w:val="63D4DFB5"/>
    <w:rsid w:val="63E2DB54"/>
    <w:rsid w:val="63EE127E"/>
    <w:rsid w:val="6401DD73"/>
    <w:rsid w:val="640290C0"/>
    <w:rsid w:val="641F1B4C"/>
    <w:rsid w:val="64210AE1"/>
    <w:rsid w:val="642CDE4B"/>
    <w:rsid w:val="6446EBB7"/>
    <w:rsid w:val="6451491B"/>
    <w:rsid w:val="6453BF47"/>
    <w:rsid w:val="64561D49"/>
    <w:rsid w:val="646AC331"/>
    <w:rsid w:val="6470E9A0"/>
    <w:rsid w:val="6479DBE0"/>
    <w:rsid w:val="648612C9"/>
    <w:rsid w:val="648834FA"/>
    <w:rsid w:val="64959803"/>
    <w:rsid w:val="649E1DE8"/>
    <w:rsid w:val="64A142D2"/>
    <w:rsid w:val="64A2FD2C"/>
    <w:rsid w:val="64A72590"/>
    <w:rsid w:val="64B2B74E"/>
    <w:rsid w:val="64B7181A"/>
    <w:rsid w:val="64B93B86"/>
    <w:rsid w:val="64C64320"/>
    <w:rsid w:val="64C9C433"/>
    <w:rsid w:val="64EAB3DF"/>
    <w:rsid w:val="64ED26A5"/>
    <w:rsid w:val="64F6123F"/>
    <w:rsid w:val="64F70D20"/>
    <w:rsid w:val="65191DAF"/>
    <w:rsid w:val="651D9213"/>
    <w:rsid w:val="65216EE9"/>
    <w:rsid w:val="6527C28A"/>
    <w:rsid w:val="6543FFE7"/>
    <w:rsid w:val="65459004"/>
    <w:rsid w:val="65485DF0"/>
    <w:rsid w:val="654923EA"/>
    <w:rsid w:val="65527CA3"/>
    <w:rsid w:val="6568F894"/>
    <w:rsid w:val="658421CE"/>
    <w:rsid w:val="65858E91"/>
    <w:rsid w:val="65A70814"/>
    <w:rsid w:val="65BC050B"/>
    <w:rsid w:val="65BC3D1E"/>
    <w:rsid w:val="65C0CC5B"/>
    <w:rsid w:val="65D42DD1"/>
    <w:rsid w:val="65E40EB5"/>
    <w:rsid w:val="65EDA326"/>
    <w:rsid w:val="65F42A5A"/>
    <w:rsid w:val="65FBAAA8"/>
    <w:rsid w:val="65FD7ED9"/>
    <w:rsid w:val="65FF1F27"/>
    <w:rsid w:val="660BF94E"/>
    <w:rsid w:val="6610E70D"/>
    <w:rsid w:val="662A8634"/>
    <w:rsid w:val="662C5AA1"/>
    <w:rsid w:val="66438737"/>
    <w:rsid w:val="666439FB"/>
    <w:rsid w:val="66702CA3"/>
    <w:rsid w:val="6681DE7B"/>
    <w:rsid w:val="6690A793"/>
    <w:rsid w:val="6694D797"/>
    <w:rsid w:val="669C9C72"/>
    <w:rsid w:val="66A0E1AE"/>
    <w:rsid w:val="66AA8DA0"/>
    <w:rsid w:val="66ADF7E0"/>
    <w:rsid w:val="66C20939"/>
    <w:rsid w:val="66D80179"/>
    <w:rsid w:val="66ECA435"/>
    <w:rsid w:val="67047829"/>
    <w:rsid w:val="670B5646"/>
    <w:rsid w:val="670E176B"/>
    <w:rsid w:val="6712EB77"/>
    <w:rsid w:val="6713BEDB"/>
    <w:rsid w:val="67179D22"/>
    <w:rsid w:val="671D6F04"/>
    <w:rsid w:val="67207DB6"/>
    <w:rsid w:val="6726B34F"/>
    <w:rsid w:val="6744D45E"/>
    <w:rsid w:val="67457C7E"/>
    <w:rsid w:val="6746C102"/>
    <w:rsid w:val="67565522"/>
    <w:rsid w:val="67609368"/>
    <w:rsid w:val="676EDD0A"/>
    <w:rsid w:val="6772A356"/>
    <w:rsid w:val="677375A5"/>
    <w:rsid w:val="6777E971"/>
    <w:rsid w:val="678B8892"/>
    <w:rsid w:val="67982D3A"/>
    <w:rsid w:val="67A7C9AF"/>
    <w:rsid w:val="67AB5C26"/>
    <w:rsid w:val="67AD0AD4"/>
    <w:rsid w:val="67BB947C"/>
    <w:rsid w:val="67C24B2A"/>
    <w:rsid w:val="67C29BEC"/>
    <w:rsid w:val="67C386D5"/>
    <w:rsid w:val="67C52EA7"/>
    <w:rsid w:val="67C63004"/>
    <w:rsid w:val="67D053A7"/>
    <w:rsid w:val="67D1D30A"/>
    <w:rsid w:val="67D64566"/>
    <w:rsid w:val="67D67E95"/>
    <w:rsid w:val="67E33647"/>
    <w:rsid w:val="67E888A7"/>
    <w:rsid w:val="67FA765B"/>
    <w:rsid w:val="681F01C3"/>
    <w:rsid w:val="681F11EE"/>
    <w:rsid w:val="682143CA"/>
    <w:rsid w:val="6823F8E7"/>
    <w:rsid w:val="684FE32A"/>
    <w:rsid w:val="6873D1DA"/>
    <w:rsid w:val="687CE5E1"/>
    <w:rsid w:val="68887496"/>
    <w:rsid w:val="68A1AEE8"/>
    <w:rsid w:val="68A850D8"/>
    <w:rsid w:val="68A92531"/>
    <w:rsid w:val="68B98BAF"/>
    <w:rsid w:val="68BF32E6"/>
    <w:rsid w:val="68C992DB"/>
    <w:rsid w:val="68D6F148"/>
    <w:rsid w:val="68DA1044"/>
    <w:rsid w:val="68DCA184"/>
    <w:rsid w:val="68E0F101"/>
    <w:rsid w:val="68FD2328"/>
    <w:rsid w:val="69011D7F"/>
    <w:rsid w:val="69120B9F"/>
    <w:rsid w:val="69145264"/>
    <w:rsid w:val="691A4724"/>
    <w:rsid w:val="692270D5"/>
    <w:rsid w:val="692D2F94"/>
    <w:rsid w:val="693053AE"/>
    <w:rsid w:val="693BA9BE"/>
    <w:rsid w:val="693EC4B1"/>
    <w:rsid w:val="69459E66"/>
    <w:rsid w:val="695197E7"/>
    <w:rsid w:val="69696965"/>
    <w:rsid w:val="696C7A02"/>
    <w:rsid w:val="6972102B"/>
    <w:rsid w:val="698A893D"/>
    <w:rsid w:val="69C199AB"/>
    <w:rsid w:val="69C3F5A5"/>
    <w:rsid w:val="69C4A8B6"/>
    <w:rsid w:val="69C8A212"/>
    <w:rsid w:val="69D52AEF"/>
    <w:rsid w:val="69D65F5B"/>
    <w:rsid w:val="69E06CEE"/>
    <w:rsid w:val="69E3E4F2"/>
    <w:rsid w:val="69F4DFDF"/>
    <w:rsid w:val="69FBC449"/>
    <w:rsid w:val="69FDCEE3"/>
    <w:rsid w:val="6A041C95"/>
    <w:rsid w:val="6A08DF15"/>
    <w:rsid w:val="6A2BEA63"/>
    <w:rsid w:val="6A360931"/>
    <w:rsid w:val="6A394CAD"/>
    <w:rsid w:val="6A3F5049"/>
    <w:rsid w:val="6A4C7B5D"/>
    <w:rsid w:val="6A58CC07"/>
    <w:rsid w:val="6A5A49D8"/>
    <w:rsid w:val="6A6DD0AA"/>
    <w:rsid w:val="6A6E19E0"/>
    <w:rsid w:val="6A6F1A29"/>
    <w:rsid w:val="6A7541B2"/>
    <w:rsid w:val="6A7B5FF9"/>
    <w:rsid w:val="6A8BD9EF"/>
    <w:rsid w:val="6A9181E6"/>
    <w:rsid w:val="6AA71036"/>
    <w:rsid w:val="6AAC0701"/>
    <w:rsid w:val="6AB89C07"/>
    <w:rsid w:val="6AC4D680"/>
    <w:rsid w:val="6ACB927F"/>
    <w:rsid w:val="6AD326CD"/>
    <w:rsid w:val="6ADB3139"/>
    <w:rsid w:val="6ADDB70A"/>
    <w:rsid w:val="6AE662AC"/>
    <w:rsid w:val="6AF823B1"/>
    <w:rsid w:val="6AFDCFFD"/>
    <w:rsid w:val="6B0E40DC"/>
    <w:rsid w:val="6B117F96"/>
    <w:rsid w:val="6B2509F5"/>
    <w:rsid w:val="6B3C8328"/>
    <w:rsid w:val="6B3E9360"/>
    <w:rsid w:val="6B4A4D7B"/>
    <w:rsid w:val="6B62E179"/>
    <w:rsid w:val="6B6399B1"/>
    <w:rsid w:val="6B77B1A4"/>
    <w:rsid w:val="6B9766BF"/>
    <w:rsid w:val="6BB6ED86"/>
    <w:rsid w:val="6BC2309B"/>
    <w:rsid w:val="6BC9FC04"/>
    <w:rsid w:val="6BCD4A14"/>
    <w:rsid w:val="6BE9E05E"/>
    <w:rsid w:val="6BF053DA"/>
    <w:rsid w:val="6BF49F50"/>
    <w:rsid w:val="6C4E56EC"/>
    <w:rsid w:val="6C504632"/>
    <w:rsid w:val="6C512717"/>
    <w:rsid w:val="6C55284D"/>
    <w:rsid w:val="6C587C68"/>
    <w:rsid w:val="6C6AEB74"/>
    <w:rsid w:val="6C6CF07B"/>
    <w:rsid w:val="6C832E18"/>
    <w:rsid w:val="6C8426E9"/>
    <w:rsid w:val="6C8CF1E2"/>
    <w:rsid w:val="6CAE9712"/>
    <w:rsid w:val="6CB64BFD"/>
    <w:rsid w:val="6CCD99DF"/>
    <w:rsid w:val="6CDA9B79"/>
    <w:rsid w:val="6CDB074C"/>
    <w:rsid w:val="6CF39D4A"/>
    <w:rsid w:val="6D00F07F"/>
    <w:rsid w:val="6D0A46EC"/>
    <w:rsid w:val="6D2DC892"/>
    <w:rsid w:val="6D2FFFB7"/>
    <w:rsid w:val="6D42F7AA"/>
    <w:rsid w:val="6D74519A"/>
    <w:rsid w:val="6D852577"/>
    <w:rsid w:val="6D86BAA9"/>
    <w:rsid w:val="6D877264"/>
    <w:rsid w:val="6D9D18DA"/>
    <w:rsid w:val="6DBEA345"/>
    <w:rsid w:val="6DC8800F"/>
    <w:rsid w:val="6DD0605A"/>
    <w:rsid w:val="6DE2C160"/>
    <w:rsid w:val="6DF43E58"/>
    <w:rsid w:val="6DF5FE48"/>
    <w:rsid w:val="6DF9DF9C"/>
    <w:rsid w:val="6E08562F"/>
    <w:rsid w:val="6E0E2147"/>
    <w:rsid w:val="6E1E4429"/>
    <w:rsid w:val="6E25090A"/>
    <w:rsid w:val="6E309B45"/>
    <w:rsid w:val="6E36D726"/>
    <w:rsid w:val="6E3DCD84"/>
    <w:rsid w:val="6E3E7B82"/>
    <w:rsid w:val="6E489BE5"/>
    <w:rsid w:val="6E59697A"/>
    <w:rsid w:val="6E805B4E"/>
    <w:rsid w:val="6E882EC3"/>
    <w:rsid w:val="6E8A1C6D"/>
    <w:rsid w:val="6E8EE343"/>
    <w:rsid w:val="6E900840"/>
    <w:rsid w:val="6EA6ACF0"/>
    <w:rsid w:val="6EC52D44"/>
    <w:rsid w:val="6EF33D80"/>
    <w:rsid w:val="6EFF1699"/>
    <w:rsid w:val="6F068CCB"/>
    <w:rsid w:val="6F1531DB"/>
    <w:rsid w:val="6F1BCC71"/>
    <w:rsid w:val="6F1F417F"/>
    <w:rsid w:val="6F2933B2"/>
    <w:rsid w:val="6F2BACDD"/>
    <w:rsid w:val="6F2C4012"/>
    <w:rsid w:val="6F3CD749"/>
    <w:rsid w:val="6F53085E"/>
    <w:rsid w:val="6F6C34FA"/>
    <w:rsid w:val="6F740070"/>
    <w:rsid w:val="6F80D315"/>
    <w:rsid w:val="6F95C166"/>
    <w:rsid w:val="6FA5751C"/>
    <w:rsid w:val="6FAD434D"/>
    <w:rsid w:val="6FB9ECED"/>
    <w:rsid w:val="6FBC518D"/>
    <w:rsid w:val="6FC0D96B"/>
    <w:rsid w:val="6FCA150A"/>
    <w:rsid w:val="6FD14120"/>
    <w:rsid w:val="6FD6E0AD"/>
    <w:rsid w:val="6FE84F98"/>
    <w:rsid w:val="6FF88AA5"/>
    <w:rsid w:val="70196C4F"/>
    <w:rsid w:val="7027AF9B"/>
    <w:rsid w:val="7064CEB0"/>
    <w:rsid w:val="707B4914"/>
    <w:rsid w:val="707D87C6"/>
    <w:rsid w:val="708267E1"/>
    <w:rsid w:val="7090F0D3"/>
    <w:rsid w:val="70B21ABB"/>
    <w:rsid w:val="70C599AE"/>
    <w:rsid w:val="70DD383F"/>
    <w:rsid w:val="70E98AF5"/>
    <w:rsid w:val="70EAAE71"/>
    <w:rsid w:val="70F6746E"/>
    <w:rsid w:val="71007792"/>
    <w:rsid w:val="71086903"/>
    <w:rsid w:val="711BA151"/>
    <w:rsid w:val="711E5386"/>
    <w:rsid w:val="712D82BA"/>
    <w:rsid w:val="7135AB63"/>
    <w:rsid w:val="71410BE4"/>
    <w:rsid w:val="714C06CE"/>
    <w:rsid w:val="7150829D"/>
    <w:rsid w:val="715521CF"/>
    <w:rsid w:val="71572C89"/>
    <w:rsid w:val="716C3107"/>
    <w:rsid w:val="7172E739"/>
    <w:rsid w:val="7197A26C"/>
    <w:rsid w:val="719BD7F9"/>
    <w:rsid w:val="71A8F78D"/>
    <w:rsid w:val="71BCF885"/>
    <w:rsid w:val="71C849A4"/>
    <w:rsid w:val="71CCD564"/>
    <w:rsid w:val="71CCF719"/>
    <w:rsid w:val="71E19809"/>
    <w:rsid w:val="71E4BAC5"/>
    <w:rsid w:val="71EE38DD"/>
    <w:rsid w:val="71F4DE0B"/>
    <w:rsid w:val="72064592"/>
    <w:rsid w:val="7209338A"/>
    <w:rsid w:val="722DC427"/>
    <w:rsid w:val="72452040"/>
    <w:rsid w:val="72588AF2"/>
    <w:rsid w:val="7264AB2B"/>
    <w:rsid w:val="726696A2"/>
    <w:rsid w:val="727DBCE1"/>
    <w:rsid w:val="72835235"/>
    <w:rsid w:val="7287863B"/>
    <w:rsid w:val="728939CC"/>
    <w:rsid w:val="728D4D5C"/>
    <w:rsid w:val="7297F0F1"/>
    <w:rsid w:val="729947AD"/>
    <w:rsid w:val="72B1B178"/>
    <w:rsid w:val="72B3C875"/>
    <w:rsid w:val="72C88BF1"/>
    <w:rsid w:val="72E67175"/>
    <w:rsid w:val="72FE9229"/>
    <w:rsid w:val="72FEAFC4"/>
    <w:rsid w:val="72FF48F4"/>
    <w:rsid w:val="7303031B"/>
    <w:rsid w:val="7304638C"/>
    <w:rsid w:val="73084405"/>
    <w:rsid w:val="7308E1E2"/>
    <w:rsid w:val="730A7825"/>
    <w:rsid w:val="731F458A"/>
    <w:rsid w:val="7337CC1A"/>
    <w:rsid w:val="73505CE2"/>
    <w:rsid w:val="735B9DFE"/>
    <w:rsid w:val="736040C0"/>
    <w:rsid w:val="736C1FFD"/>
    <w:rsid w:val="7372113D"/>
    <w:rsid w:val="737C5AD1"/>
    <w:rsid w:val="7382C3AC"/>
    <w:rsid w:val="738628D7"/>
    <w:rsid w:val="73A81D13"/>
    <w:rsid w:val="73B5D491"/>
    <w:rsid w:val="73BBD245"/>
    <w:rsid w:val="73D146D7"/>
    <w:rsid w:val="73D6AB7F"/>
    <w:rsid w:val="73F267E9"/>
    <w:rsid w:val="73F83DFE"/>
    <w:rsid w:val="74027862"/>
    <w:rsid w:val="740DE62A"/>
    <w:rsid w:val="74267981"/>
    <w:rsid w:val="742A05A7"/>
    <w:rsid w:val="743E25A8"/>
    <w:rsid w:val="7444CD40"/>
    <w:rsid w:val="7451265E"/>
    <w:rsid w:val="74638E4D"/>
    <w:rsid w:val="7494E0E4"/>
    <w:rsid w:val="749A7E03"/>
    <w:rsid w:val="749F4814"/>
    <w:rsid w:val="74A2483D"/>
    <w:rsid w:val="74A97DD0"/>
    <w:rsid w:val="74B2F6D7"/>
    <w:rsid w:val="74CD3F75"/>
    <w:rsid w:val="74D1C95D"/>
    <w:rsid w:val="74D9F582"/>
    <w:rsid w:val="74E67AFC"/>
    <w:rsid w:val="74ED0509"/>
    <w:rsid w:val="74EFD23F"/>
    <w:rsid w:val="74F7DB86"/>
    <w:rsid w:val="75137381"/>
    <w:rsid w:val="75182A2E"/>
    <w:rsid w:val="751936F9"/>
    <w:rsid w:val="752E9E87"/>
    <w:rsid w:val="75346EC8"/>
    <w:rsid w:val="753E3AF1"/>
    <w:rsid w:val="7547AB5C"/>
    <w:rsid w:val="756247A6"/>
    <w:rsid w:val="757896F5"/>
    <w:rsid w:val="757F4CD9"/>
    <w:rsid w:val="75862FA7"/>
    <w:rsid w:val="75944CA5"/>
    <w:rsid w:val="75AA787E"/>
    <w:rsid w:val="75ABBA3D"/>
    <w:rsid w:val="75BA6997"/>
    <w:rsid w:val="75D21601"/>
    <w:rsid w:val="75D9A6EE"/>
    <w:rsid w:val="75DCEF7B"/>
    <w:rsid w:val="75E95F31"/>
    <w:rsid w:val="75EF23F7"/>
    <w:rsid w:val="75F9DE19"/>
    <w:rsid w:val="75FB719D"/>
    <w:rsid w:val="75FC5E2E"/>
    <w:rsid w:val="760D88AE"/>
    <w:rsid w:val="7627D283"/>
    <w:rsid w:val="76364E64"/>
    <w:rsid w:val="76453239"/>
    <w:rsid w:val="7648D2F9"/>
    <w:rsid w:val="7661F3C0"/>
    <w:rsid w:val="7662FC38"/>
    <w:rsid w:val="76642299"/>
    <w:rsid w:val="7665F24C"/>
    <w:rsid w:val="76661C72"/>
    <w:rsid w:val="76684215"/>
    <w:rsid w:val="766BB837"/>
    <w:rsid w:val="76837FAD"/>
    <w:rsid w:val="768E87A1"/>
    <w:rsid w:val="76917250"/>
    <w:rsid w:val="76B7728B"/>
    <w:rsid w:val="76C786D8"/>
    <w:rsid w:val="76D5A00D"/>
    <w:rsid w:val="76D8D8B0"/>
    <w:rsid w:val="76DA0B52"/>
    <w:rsid w:val="76DBB34B"/>
    <w:rsid w:val="76E3E95C"/>
    <w:rsid w:val="76E5C134"/>
    <w:rsid w:val="7705214B"/>
    <w:rsid w:val="7708195B"/>
    <w:rsid w:val="770ADE82"/>
    <w:rsid w:val="772215A4"/>
    <w:rsid w:val="773CA25C"/>
    <w:rsid w:val="77416AA0"/>
    <w:rsid w:val="77502159"/>
    <w:rsid w:val="775B8DCD"/>
    <w:rsid w:val="77639469"/>
    <w:rsid w:val="77938C9F"/>
    <w:rsid w:val="7793A4A0"/>
    <w:rsid w:val="7796637F"/>
    <w:rsid w:val="77A2197A"/>
    <w:rsid w:val="77A68162"/>
    <w:rsid w:val="77B1303E"/>
    <w:rsid w:val="77BA2133"/>
    <w:rsid w:val="77BD43E1"/>
    <w:rsid w:val="77D4B8A2"/>
    <w:rsid w:val="77E4408B"/>
    <w:rsid w:val="77E566AD"/>
    <w:rsid w:val="77E8954F"/>
    <w:rsid w:val="77EB4722"/>
    <w:rsid w:val="77F9BD08"/>
    <w:rsid w:val="77FA48D2"/>
    <w:rsid w:val="77FD3ED7"/>
    <w:rsid w:val="77FE8A6D"/>
    <w:rsid w:val="78226C61"/>
    <w:rsid w:val="782B84EC"/>
    <w:rsid w:val="782D5A36"/>
    <w:rsid w:val="783FE223"/>
    <w:rsid w:val="78401774"/>
    <w:rsid w:val="7857CC2D"/>
    <w:rsid w:val="785E6F26"/>
    <w:rsid w:val="785E9072"/>
    <w:rsid w:val="78641F8F"/>
    <w:rsid w:val="78681BC1"/>
    <w:rsid w:val="786D246E"/>
    <w:rsid w:val="7882B50B"/>
    <w:rsid w:val="789040B8"/>
    <w:rsid w:val="789FC105"/>
    <w:rsid w:val="78A78E70"/>
    <w:rsid w:val="78C0B2B4"/>
    <w:rsid w:val="78C8EC8D"/>
    <w:rsid w:val="78E50EBD"/>
    <w:rsid w:val="78E593C3"/>
    <w:rsid w:val="78F566B2"/>
    <w:rsid w:val="78F6257A"/>
    <w:rsid w:val="790ADC2B"/>
    <w:rsid w:val="7911070B"/>
    <w:rsid w:val="7911E99F"/>
    <w:rsid w:val="7916EA57"/>
    <w:rsid w:val="791B8CC0"/>
    <w:rsid w:val="7920F22C"/>
    <w:rsid w:val="792A16AD"/>
    <w:rsid w:val="79318105"/>
    <w:rsid w:val="794FF05E"/>
    <w:rsid w:val="796227C2"/>
    <w:rsid w:val="7977D312"/>
    <w:rsid w:val="798A79EC"/>
    <w:rsid w:val="79961933"/>
    <w:rsid w:val="799C788E"/>
    <w:rsid w:val="79A1447F"/>
    <w:rsid w:val="79AE7747"/>
    <w:rsid w:val="79CB4CA9"/>
    <w:rsid w:val="79CC8988"/>
    <w:rsid w:val="79D6B2D6"/>
    <w:rsid w:val="79E76134"/>
    <w:rsid w:val="7A099B58"/>
    <w:rsid w:val="7A0F8972"/>
    <w:rsid w:val="7A1E974C"/>
    <w:rsid w:val="7A219986"/>
    <w:rsid w:val="7A298F76"/>
    <w:rsid w:val="7A2A2AEA"/>
    <w:rsid w:val="7A2DBB7F"/>
    <w:rsid w:val="7A31511D"/>
    <w:rsid w:val="7A3B9166"/>
    <w:rsid w:val="7A422E9A"/>
    <w:rsid w:val="7A54BBDB"/>
    <w:rsid w:val="7A5E5531"/>
    <w:rsid w:val="7A621680"/>
    <w:rsid w:val="7A6A5563"/>
    <w:rsid w:val="7A8A34F5"/>
    <w:rsid w:val="7A99F933"/>
    <w:rsid w:val="7A9FF229"/>
    <w:rsid w:val="7AAB1868"/>
    <w:rsid w:val="7AB66365"/>
    <w:rsid w:val="7ABDE0AC"/>
    <w:rsid w:val="7AC067E2"/>
    <w:rsid w:val="7AD9F013"/>
    <w:rsid w:val="7ADC66FA"/>
    <w:rsid w:val="7AE257BF"/>
    <w:rsid w:val="7AFC6BE9"/>
    <w:rsid w:val="7B0CA320"/>
    <w:rsid w:val="7B103B37"/>
    <w:rsid w:val="7B1BC1FA"/>
    <w:rsid w:val="7B22E7E4"/>
    <w:rsid w:val="7B34CD4B"/>
    <w:rsid w:val="7B4E463C"/>
    <w:rsid w:val="7B511463"/>
    <w:rsid w:val="7B64A353"/>
    <w:rsid w:val="7B8427FA"/>
    <w:rsid w:val="7B89B9E4"/>
    <w:rsid w:val="7B9C2899"/>
    <w:rsid w:val="7B9D5675"/>
    <w:rsid w:val="7BAFB408"/>
    <w:rsid w:val="7BB5CDC0"/>
    <w:rsid w:val="7BBD2E60"/>
    <w:rsid w:val="7BCA7B96"/>
    <w:rsid w:val="7BCBDD1E"/>
    <w:rsid w:val="7BD761C7"/>
    <w:rsid w:val="7BDE840E"/>
    <w:rsid w:val="7BDF369C"/>
    <w:rsid w:val="7BE2A993"/>
    <w:rsid w:val="7BE6B407"/>
    <w:rsid w:val="7BFF5D57"/>
    <w:rsid w:val="7C02F9C7"/>
    <w:rsid w:val="7C2EFB80"/>
    <w:rsid w:val="7C318B66"/>
    <w:rsid w:val="7C3BB03B"/>
    <w:rsid w:val="7C47B052"/>
    <w:rsid w:val="7C4A8FD3"/>
    <w:rsid w:val="7C69CEEC"/>
    <w:rsid w:val="7C7A512B"/>
    <w:rsid w:val="7C7C4B94"/>
    <w:rsid w:val="7C7F3DD4"/>
    <w:rsid w:val="7C834772"/>
    <w:rsid w:val="7C83B7C9"/>
    <w:rsid w:val="7C984873"/>
    <w:rsid w:val="7C9DD006"/>
    <w:rsid w:val="7CA456AC"/>
    <w:rsid w:val="7CAB2DAC"/>
    <w:rsid w:val="7CAD0FC2"/>
    <w:rsid w:val="7CAF41AE"/>
    <w:rsid w:val="7CB6A6EE"/>
    <w:rsid w:val="7CBEC373"/>
    <w:rsid w:val="7CC00E73"/>
    <w:rsid w:val="7CC4B8D7"/>
    <w:rsid w:val="7CC8266E"/>
    <w:rsid w:val="7CD32C02"/>
    <w:rsid w:val="7D159D52"/>
    <w:rsid w:val="7D33ABC8"/>
    <w:rsid w:val="7D38F5F1"/>
    <w:rsid w:val="7D437A2E"/>
    <w:rsid w:val="7D464F31"/>
    <w:rsid w:val="7D59DE74"/>
    <w:rsid w:val="7D5B8459"/>
    <w:rsid w:val="7D626325"/>
    <w:rsid w:val="7D66258F"/>
    <w:rsid w:val="7D691F71"/>
    <w:rsid w:val="7D6BF932"/>
    <w:rsid w:val="7D72839B"/>
    <w:rsid w:val="7D74BE59"/>
    <w:rsid w:val="7D8A6380"/>
    <w:rsid w:val="7D8E1C59"/>
    <w:rsid w:val="7D988958"/>
    <w:rsid w:val="7D990574"/>
    <w:rsid w:val="7DA57A2C"/>
    <w:rsid w:val="7DA58B7B"/>
    <w:rsid w:val="7DA70A5D"/>
    <w:rsid w:val="7DA8F9DB"/>
    <w:rsid w:val="7DB2D5AC"/>
    <w:rsid w:val="7DCDD12A"/>
    <w:rsid w:val="7DD88E5B"/>
    <w:rsid w:val="7DD8A984"/>
    <w:rsid w:val="7DDDB0AD"/>
    <w:rsid w:val="7DE238AC"/>
    <w:rsid w:val="7DE5FBD3"/>
    <w:rsid w:val="7DF3A024"/>
    <w:rsid w:val="7DF7D99F"/>
    <w:rsid w:val="7E105807"/>
    <w:rsid w:val="7E12B17C"/>
    <w:rsid w:val="7E21430A"/>
    <w:rsid w:val="7E364C48"/>
    <w:rsid w:val="7E48E07C"/>
    <w:rsid w:val="7E59259C"/>
    <w:rsid w:val="7E65CC76"/>
    <w:rsid w:val="7E69285F"/>
    <w:rsid w:val="7E6C805B"/>
    <w:rsid w:val="7E730132"/>
    <w:rsid w:val="7E8ABA37"/>
    <w:rsid w:val="7E8AE131"/>
    <w:rsid w:val="7E8BCE3D"/>
    <w:rsid w:val="7EB6D7A6"/>
    <w:rsid w:val="7EBED353"/>
    <w:rsid w:val="7ED4EAC7"/>
    <w:rsid w:val="7ED55068"/>
    <w:rsid w:val="7ED7A581"/>
    <w:rsid w:val="7EE957E7"/>
    <w:rsid w:val="7EF034D0"/>
    <w:rsid w:val="7F12A9EF"/>
    <w:rsid w:val="7F168643"/>
    <w:rsid w:val="7F1C2751"/>
    <w:rsid w:val="7F262F1F"/>
    <w:rsid w:val="7F4378F1"/>
    <w:rsid w:val="7F49F955"/>
    <w:rsid w:val="7F4E9E49"/>
    <w:rsid w:val="7F4EB8C0"/>
    <w:rsid w:val="7F606E3C"/>
    <w:rsid w:val="7F89C38D"/>
    <w:rsid w:val="7F8EADC6"/>
    <w:rsid w:val="7F941496"/>
    <w:rsid w:val="7F9C38B3"/>
    <w:rsid w:val="7F9D8BB8"/>
    <w:rsid w:val="7FB225C3"/>
    <w:rsid w:val="7FB2FA51"/>
    <w:rsid w:val="7FB3AEE4"/>
    <w:rsid w:val="7FB6B353"/>
    <w:rsid w:val="7FC1D80F"/>
    <w:rsid w:val="7FC6B648"/>
    <w:rsid w:val="7FCBFA82"/>
    <w:rsid w:val="7FD16946"/>
    <w:rsid w:val="7FD4A3FB"/>
    <w:rsid w:val="7FDFED29"/>
    <w:rsid w:val="7FE5AF06"/>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E3EDF"/>
  <w15:docId w15:val="{F5D94BC7-3ED5-4A23-ADC0-9FFC33606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rPr>
      <w:sz w:val="22"/>
      <w:szCs w:val="22"/>
      <w:lang w:val="en-IE" w:eastAsia="en-US" w:bidi="ar-SA"/>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uiPriority w:val="9"/>
    <w:unhideWhenUsed/>
    <w:qFormat/>
    <w:pPr>
      <w:keepNext/>
      <w:keepLines/>
      <w:spacing w:before="40" w:after="0"/>
      <w:outlineLvl w:val="2"/>
    </w:pPr>
    <w:rPr>
      <w:rFonts w:asciiTheme="majorHAnsi" w:hAnsiTheme="majorHAnsi" w:eastAsiaTheme="majorEastAsia" w:cstheme="majorBidi"/>
      <w:color w:val="1F3864" w:themeColor="accent1" w:themeShade="80"/>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character" w:styleId="LineNumber">
    <w:name w:val="line number"/>
    <w:basedOn w:val="DefaultParagraphFont"/>
    <w:uiPriority w:val="99"/>
    <w:semiHidden/>
    <w:unhideWhenUsed/>
    <w:qFormat/>
  </w:style>
  <w:style w:type="character" w:styleId="CommentTextChar" w:customStyle="1">
    <w:name w:val="Comment Text Char"/>
    <w:basedOn w:val="DefaultParagraphFont"/>
    <w:uiPriority w:val="99"/>
    <w:semiHidden/>
    <w:qFormat/>
    <w:rPr>
      <w:sz w:val="20"/>
      <w:szCs w:val="20"/>
    </w:rPr>
  </w:style>
  <w:style w:type="character" w:styleId="BalloonTextChar" w:customStyle="1">
    <w:name w:val="Balloon Text Char"/>
    <w:basedOn w:val="DefaultParagraphFont"/>
    <w:uiPriority w:val="99"/>
    <w:semiHidden/>
    <w:qFormat/>
    <w:rPr>
      <w:rFonts w:ascii="Segoe UI" w:hAnsi="Segoe UI" w:cs="Segoe UI"/>
      <w:sz w:val="18"/>
      <w:szCs w:val="18"/>
    </w:rPr>
  </w:style>
  <w:style w:type="character" w:styleId="normaltextrun1" w:customStyle="1">
    <w:name w:val="normaltextrun1"/>
    <w:basedOn w:val="DefaultParagraphFont"/>
    <w:qFormat/>
  </w:style>
  <w:style w:type="character" w:styleId="eop" w:customStyle="1">
    <w:name w:val="eop"/>
    <w:basedOn w:val="DefaultParagraphFont"/>
    <w:qFormat/>
  </w:style>
  <w:style w:type="character" w:styleId="CommentSubjectChar" w:customStyle="1">
    <w:name w:val="Comment Subject Char"/>
    <w:basedOn w:val="CommentTextChar"/>
    <w:uiPriority w:val="99"/>
    <w:semiHidden/>
    <w:qFormat/>
    <w:rPr>
      <w:b/>
      <w:bCs/>
      <w:sz w:val="20"/>
      <w:szCs w:val="20"/>
    </w:rPr>
  </w:style>
  <w:style w:type="character" w:styleId="Internetkoppeling" w:customStyle="1">
    <w:name w:val="Internetkoppeling"/>
    <w:uiPriority w:val="99"/>
    <w:unhideWhenUsed/>
    <w:qFormat/>
    <w:rPr>
      <w:color w:val="000080"/>
      <w:u w:val="single"/>
      <w:lang w:val="zh-CN" w:eastAsia="zh-CN" w:bidi="zh-CN"/>
    </w:rPr>
  </w:style>
  <w:style w:type="character" w:styleId="Bezochteinternetkoppeling" w:customStyle="1">
    <w:name w:val="Bezochte internetkoppeling"/>
    <w:basedOn w:val="DefaultParagraphFont"/>
    <w:uiPriority w:val="99"/>
    <w:semiHidden/>
    <w:unhideWhenUsed/>
    <w:qFormat/>
    <w:rPr>
      <w:color w:val="954F72" w:themeColor="followedHyperlink"/>
      <w:u w:val="single"/>
    </w:rPr>
  </w:style>
  <w:style w:type="character" w:styleId="Heading1Char" w:customStyle="1">
    <w:name w:val="Heading 1 Char"/>
    <w:basedOn w:val="DefaultParagraphFont"/>
    <w:uiPriority w:val="9"/>
    <w:qFormat/>
    <w:rPr>
      <w:rFonts w:asciiTheme="majorHAnsi" w:hAnsiTheme="majorHAnsi" w:eastAsiaTheme="majorEastAsia" w:cstheme="majorBidi"/>
      <w:color w:val="2F5496" w:themeColor="accent1" w:themeShade="BF"/>
      <w:sz w:val="32"/>
      <w:szCs w:val="32"/>
    </w:rPr>
  </w:style>
  <w:style w:type="character" w:styleId="HeaderChar" w:customStyle="1">
    <w:name w:val="Header Char"/>
    <w:basedOn w:val="DefaultParagraphFont"/>
    <w:uiPriority w:val="99"/>
    <w:qFormat/>
  </w:style>
  <w:style w:type="character" w:styleId="FooterChar" w:customStyle="1">
    <w:name w:val="Footer Char"/>
    <w:basedOn w:val="DefaultParagraphFont"/>
    <w:uiPriority w:val="99"/>
    <w:qFormat/>
  </w:style>
  <w:style w:type="character" w:styleId="Heading3Char" w:customStyle="1">
    <w:name w:val="Heading 3 Char"/>
    <w:basedOn w:val="DefaultParagraphFont"/>
    <w:uiPriority w:val="9"/>
    <w:qFormat/>
    <w:rPr>
      <w:rFonts w:asciiTheme="majorHAnsi" w:hAnsiTheme="majorHAnsi" w:eastAsiaTheme="majorEastAsia" w:cstheme="majorBidi"/>
      <w:color w:val="1F3864" w:themeColor="accent1" w:themeShade="80"/>
      <w:sz w:val="24"/>
      <w:szCs w:val="24"/>
    </w:rPr>
  </w:style>
  <w:style w:type="character" w:styleId="Voetnootanker" w:customStyle="1">
    <w:name w:val="Voetnootanker"/>
    <w:qFormat/>
    <w:rPr>
      <w:vertAlign w:val="superscript"/>
    </w:rPr>
  </w:style>
  <w:style w:type="character" w:styleId="FootnoteCharacters" w:customStyle="1">
    <w:name w:val="Footnote Characters"/>
    <w:basedOn w:val="DefaultParagraphFont"/>
    <w:uiPriority w:val="99"/>
    <w:semiHidden/>
    <w:unhideWhenUsed/>
    <w:qFormat/>
    <w:rPr>
      <w:vertAlign w:val="superscript"/>
    </w:rPr>
  </w:style>
  <w:style w:type="character" w:styleId="FootnoteTextChar" w:customStyle="1">
    <w:name w:val="Footnote Text Char"/>
    <w:basedOn w:val="DefaultParagraphFont"/>
    <w:uiPriority w:val="99"/>
    <w:semiHidden/>
    <w:qFormat/>
    <w:rPr>
      <w:sz w:val="20"/>
      <w:szCs w:val="20"/>
    </w:rPr>
  </w:style>
  <w:style w:type="character" w:styleId="VoetnoottekstChar1" w:customStyle="1">
    <w:name w:val="Voetnoottekst Char1"/>
    <w:basedOn w:val="DefaultParagraphFont"/>
    <w:uiPriority w:val="99"/>
    <w:semiHidden/>
    <w:qFormat/>
    <w:rPr>
      <w:sz w:val="20"/>
      <w:szCs w:val="20"/>
    </w:rPr>
  </w:style>
  <w:style w:type="character" w:styleId="Eindnootanker" w:customStyle="1">
    <w:name w:val="Eindnootanker"/>
    <w:qFormat/>
    <w:rPr>
      <w:vertAlign w:val="superscript"/>
    </w:rPr>
  </w:style>
  <w:style w:type="character" w:styleId="EndnoteCharacters" w:customStyle="1">
    <w:name w:val="Endnote Characters"/>
    <w:basedOn w:val="DefaultParagraphFont"/>
    <w:uiPriority w:val="99"/>
    <w:semiHidden/>
    <w:unhideWhenUsed/>
    <w:qFormat/>
    <w:rPr>
      <w:vertAlign w:val="superscript"/>
    </w:rPr>
  </w:style>
  <w:style w:type="character" w:styleId="EndnoteTextChar" w:customStyle="1">
    <w:name w:val="Endnote Text Char"/>
    <w:basedOn w:val="DefaultParagraphFont"/>
    <w:uiPriority w:val="99"/>
    <w:semiHidden/>
    <w:qFormat/>
    <w:rPr>
      <w:sz w:val="20"/>
      <w:szCs w:val="20"/>
    </w:rPr>
  </w:style>
  <w:style w:type="character" w:styleId="Regelnummering" w:customStyle="1">
    <w:name w:val="Regelnummering"/>
    <w:qFormat/>
  </w:style>
  <w:style w:type="character" w:styleId="Voetnoottekens" w:customStyle="1">
    <w:name w:val="Voetnoottekens"/>
    <w:qFormat/>
  </w:style>
  <w:style w:type="character" w:styleId="Eindnoottekens" w:customStyle="1">
    <w:name w:val="Eindnoottekens"/>
    <w:qFormat/>
  </w:style>
  <w:style w:type="character" w:styleId="FootnoteAnchor" w:customStyle="1">
    <w:name w:val="Footnote Anchor"/>
    <w:qFormat/>
    <w:rPr>
      <w:vertAlign w:val="superscript"/>
    </w:rPr>
  </w:style>
  <w:style w:type="character" w:styleId="LineNumbering" w:customStyle="1">
    <w:name w:val="Line Numbering"/>
    <w:qFormat/>
  </w:style>
  <w:style w:type="character" w:styleId="EndnoteAnchor" w:customStyle="1">
    <w:name w:val="Endnote Anchor"/>
    <w:qFormat/>
    <w:rPr>
      <w:vertAlign w:val="superscript"/>
    </w:rPr>
  </w:style>
  <w:style w:type="paragraph" w:styleId="Kop" w:customStyle="1">
    <w:name w:val="Kop"/>
    <w:basedOn w:val="Normal"/>
    <w:next w:val="BodyText"/>
    <w:qFormat/>
    <w:pPr>
      <w:keepNext/>
      <w:spacing w:before="240" w:after="120"/>
    </w:pPr>
    <w:rPr>
      <w:rFonts w:ascii="Liberation Sans" w:hAnsi="Liberation Sans" w:eastAsia="Noto Sans CJK SC" w:cs="Lohit Devanagari"/>
      <w:sz w:val="28"/>
      <w:szCs w:val="28"/>
    </w:rPr>
  </w:style>
  <w:style w:type="paragraph" w:styleId="BodyText">
    <w:name w:val="Body Text"/>
    <w:basedOn w:val="Normal"/>
    <w:qFormat/>
    <w:pPr>
      <w:spacing w:after="140" w:line="276" w:lineRule="auto"/>
    </w:pPr>
  </w:style>
  <w:style w:type="paragraph" w:styleId="List">
    <w:name w:val="List"/>
    <w:basedOn w:val="BodyText"/>
    <w:qFormat/>
    <w:rPr>
      <w:rFonts w:cs="Lohit Devanagari"/>
    </w:rPr>
  </w:style>
  <w:style w:type="paragraph" w:styleId="Caption">
    <w:name w:val="caption"/>
    <w:basedOn w:val="Normal"/>
    <w:next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BalloonText">
    <w:name w:val="Balloon Text"/>
    <w:basedOn w:val="Normal"/>
    <w:uiPriority w:val="99"/>
    <w:semiHidden/>
    <w:unhideWhenUsed/>
    <w:qFormat/>
    <w:pPr>
      <w:spacing w:after="0" w:line="240" w:lineRule="auto"/>
    </w:pPr>
    <w:rPr>
      <w:rFonts w:ascii="Segoe UI" w:hAnsi="Segoe UI" w:cs="Segoe UI"/>
      <w:sz w:val="18"/>
      <w:szCs w:val="18"/>
    </w:rPr>
  </w:style>
  <w:style w:type="paragraph" w:styleId="CommentText">
    <w:name w:val="annotation text"/>
    <w:basedOn w:val="Normal"/>
    <w:uiPriority w:val="99"/>
    <w:unhideWhenUsed/>
    <w:qFormat/>
    <w:pPr>
      <w:spacing w:line="240" w:lineRule="auto"/>
    </w:pPr>
    <w:rPr>
      <w:sz w:val="20"/>
      <w:szCs w:val="20"/>
    </w:rPr>
  </w:style>
  <w:style w:type="paragraph" w:styleId="CommentSubject">
    <w:name w:val="annotation subject"/>
    <w:basedOn w:val="CommentText"/>
    <w:next w:val="CommentText"/>
    <w:uiPriority w:val="99"/>
    <w:semiHidden/>
    <w:unhideWhenUsed/>
    <w:qFormat/>
    <w:rPr>
      <w:b/>
      <w:bCs/>
    </w:rPr>
  </w:style>
  <w:style w:type="paragraph" w:styleId="EndnoteText">
    <w:name w:val="endnote text"/>
    <w:basedOn w:val="Normal"/>
    <w:uiPriority w:val="99"/>
    <w:semiHidden/>
    <w:unhideWhenUsed/>
    <w:qFormat/>
    <w:pPr>
      <w:spacing w:after="0" w:line="240" w:lineRule="auto"/>
    </w:pPr>
    <w:rPr>
      <w:sz w:val="20"/>
      <w:szCs w:val="20"/>
    </w:rPr>
  </w:style>
  <w:style w:type="paragraph" w:styleId="Kop-envoettekst" w:customStyle="1">
    <w:name w:val="Kop- en voettekst"/>
    <w:basedOn w:val="Normal"/>
    <w:qFormat/>
  </w:style>
  <w:style w:type="paragraph" w:styleId="Footer">
    <w:name w:val="footer"/>
    <w:basedOn w:val="Normal"/>
    <w:uiPriority w:val="99"/>
    <w:unhideWhenUsed/>
    <w:qFormat/>
    <w:pPr>
      <w:suppressLineNumbers/>
      <w:tabs>
        <w:tab w:val="center" w:pos="4513"/>
        <w:tab w:val="right" w:pos="9026"/>
      </w:tabs>
      <w:spacing w:after="0" w:line="240" w:lineRule="auto"/>
    </w:pPr>
  </w:style>
  <w:style w:type="paragraph" w:styleId="FootnoteText">
    <w:name w:val="footnote text"/>
    <w:basedOn w:val="Normal"/>
    <w:uiPriority w:val="99"/>
    <w:semiHidden/>
    <w:unhideWhenUsed/>
    <w:qFormat/>
    <w:pPr>
      <w:spacing w:after="0" w:line="240" w:lineRule="auto"/>
    </w:pPr>
    <w:rPr>
      <w:sz w:val="20"/>
      <w:szCs w:val="20"/>
    </w:rPr>
  </w:style>
  <w:style w:type="paragraph" w:styleId="Header">
    <w:name w:val="header"/>
    <w:basedOn w:val="Normal"/>
    <w:uiPriority w:val="99"/>
    <w:unhideWhenUsed/>
    <w:qFormat/>
    <w:pPr>
      <w:suppressLineNumbers/>
      <w:tabs>
        <w:tab w:val="center" w:pos="4513"/>
        <w:tab w:val="right" w:pos="9026"/>
      </w:tabs>
      <w:spacing w:after="0" w:line="240" w:lineRule="auto"/>
    </w:pPr>
  </w:style>
  <w:style w:type="paragraph" w:styleId="ListParagraph">
    <w:name w:val="List Paragraph"/>
    <w:basedOn w:val="Normal"/>
    <w:uiPriority w:val="34"/>
    <w:qFormat/>
    <w:pPr>
      <w:ind w:left="720"/>
      <w:contextualSpacing/>
    </w:pPr>
  </w:style>
  <w:style w:type="paragraph" w:styleId="paragraph" w:customStyle="1">
    <w:name w:val="paragraph"/>
    <w:basedOn w:val="Normal"/>
    <w:qFormat/>
    <w:pPr>
      <w:spacing w:after="0" w:line="240" w:lineRule="auto"/>
    </w:pPr>
    <w:rPr>
      <w:rFonts w:ascii="Times New Roman" w:hAnsi="Times New Roman" w:eastAsia="Times New Roman" w:cs="Times New Roman"/>
      <w:sz w:val="24"/>
      <w:szCs w:val="24"/>
      <w:lang w:val="en-GB" w:eastAsia="en-GB"/>
    </w:rPr>
  </w:style>
  <w:style w:type="paragraph" w:styleId="CM3" w:customStyle="1">
    <w:name w:val="CM3"/>
    <w:basedOn w:val="Normal"/>
    <w:next w:val="Normal"/>
    <w:uiPriority w:val="99"/>
    <w:qFormat/>
    <w:pPr>
      <w:spacing w:after="0" w:line="240" w:lineRule="auto"/>
    </w:pPr>
    <w:rPr>
      <w:rFonts w:ascii="EUAlbertina" w:hAnsi="EUAlbertina"/>
      <w:sz w:val="24"/>
      <w:szCs w:val="24"/>
      <w:lang w:val="en-GB"/>
    </w:rPr>
  </w:style>
  <w:style w:type="paragraph" w:styleId="berarbeitung1" w:customStyle="1">
    <w:name w:val="Überarbeitung1"/>
    <w:uiPriority w:val="99"/>
    <w:semiHidden/>
    <w:qFormat/>
    <w:rPr>
      <w:sz w:val="22"/>
      <w:szCs w:val="22"/>
      <w:lang w:eastAsia="en-US" w:bidi="ar-SA"/>
    </w:rPr>
  </w:style>
  <w:style w:type="paragraph" w:styleId="Inhoudtabel" w:customStyle="1">
    <w:name w:val="Inhoud tabel"/>
    <w:basedOn w:val="Normal"/>
    <w:qFormat/>
    <w:pPr>
      <w:widowControl w:val="0"/>
      <w:suppressLineNumbers/>
    </w:pPr>
  </w:style>
  <w:style w:type="paragraph" w:styleId="Tabelkop" w:customStyle="1">
    <w:name w:val="Tabelkop"/>
    <w:basedOn w:val="Inhoudtabel"/>
    <w:qFormat/>
    <w:pPr>
      <w:jc w:val="center"/>
    </w:pPr>
    <w:rPr>
      <w:b/>
      <w:bCs/>
    </w:rPr>
  </w:style>
  <w:style w:type="table" w:styleId="TableGrid">
    <w:name w:val="Table Grid"/>
    <w:basedOn w:val="TableNormal"/>
    <w:uiPriority w:val="39"/>
    <w:qFormat/>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EinfacheTabelle31" w:customStyle="1">
    <w:name w:val="Einfache Tabelle 31"/>
    <w:basedOn w:val="TableNormal"/>
    <w:uiPriority w:val="43"/>
    <w:qFormat/>
    <w:tblPr/>
    <w:tblStylePr w:type="firstRow">
      <w:rPr>
        <w:b/>
        <w:bCs/>
        <w:caps/>
      </w:rPr>
      <w:tblPr/>
      <w:tcPr>
        <w:tcBorders>
          <w:bottom w:val="single" w:color="000000" w:themeColor="text1" w:sz="4" w:space="0"/>
        </w:tcBorders>
      </w:tcPr>
    </w:tblStylePr>
    <w:tblStylePr w:type="lastRow">
      <w:rPr>
        <w:b/>
        <w:bCs/>
        <w:caps/>
      </w:rPr>
      <w:tblPr/>
      <w:tcPr>
        <w:tcBorders>
          <w:top w:val="nil"/>
        </w:tcBorders>
      </w:tcPr>
    </w:tblStylePr>
    <w:tblStylePr w:type="firstCol">
      <w:rPr>
        <w:b/>
        <w:bCs/>
        <w:caps/>
      </w:rPr>
      <w:tblPr/>
      <w:tcPr>
        <w:tcBorders>
          <w:right w:val="single" w:color="000000"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emithellemGitternetz1" w:customStyle="1">
    <w:name w:val="Tabelle mit hellem Gitternetz1"/>
    <w:basedOn w:val="TableNormal"/>
    <w:uiPriority w:val="40"/>
    <w:qFormat/>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style>
  <w:style w:type="paragraph" w:styleId="Revision">
    <w:name w:val="Revision"/>
    <w:hidden/>
    <w:uiPriority w:val="99"/>
    <w:semiHidden/>
    <w:rsid w:val="0006223E"/>
    <w:pPr>
      <w:suppressAutoHyphens w:val="0"/>
    </w:pPr>
    <w:rPr>
      <w:sz w:val="22"/>
      <w:szCs w:val="22"/>
      <w:lang w:eastAsia="en-US" w:bidi="ar-SA"/>
    </w:rPr>
  </w:style>
  <w:style w:type="character" w:styleId="FootnoteReference">
    <w:name w:val="footnote reference"/>
    <w:basedOn w:val="DefaultParagraphFont"/>
    <w:uiPriority w:val="99"/>
    <w:semiHidden/>
    <w:unhideWhenUsed/>
    <w:rPr>
      <w:vertAlign w:val="superscript"/>
    </w:rPr>
  </w:style>
  <w:style w:type="paragraph" w:styleId="xmsonormal" w:customStyle="1">
    <w:name w:val="x_msonormal"/>
    <w:basedOn w:val="Normal"/>
    <w:rsid w:val="00A11888"/>
    <w:pPr>
      <w:suppressAutoHyphens w:val="0"/>
      <w:spacing w:after="0" w:line="240" w:lineRule="auto"/>
    </w:pPr>
    <w:rPr>
      <w:rFonts w:ascii="Calibri" w:hAnsi="Calibri" w:cs="Calibri"/>
      <w:lang w:val="en-GB" w:eastAsia="en-GB"/>
    </w:rPr>
  </w:style>
  <w:style w:type="character" w:styleId="xnormaltextrun" w:customStyle="1">
    <w:name w:val="x_normaltextrun"/>
    <w:basedOn w:val="DefaultParagraphFont"/>
    <w:rsid w:val="00A11888"/>
  </w:style>
  <w:style w:type="character" w:styleId="xspellingerror" w:customStyle="1">
    <w:name w:val="x_spellingerror"/>
    <w:basedOn w:val="DefaultParagraphFont"/>
    <w:rsid w:val="00A11888"/>
  </w:style>
  <w:style w:type="character" w:styleId="Hyperlink">
    <w:name w:val="Hyperlink"/>
    <w:basedOn w:val="DefaultParagraphFont"/>
    <w:uiPriority w:val="99"/>
    <w:unhideWhenUsed/>
    <w:rPr>
      <w:color w:val="0563C1" w:themeColor="hyperlink"/>
      <w:u w:val="single"/>
    </w:rPr>
  </w:style>
  <w:style w:type="paragraph" w:styleId="TOCHeading">
    <w:name w:val="TOC Heading"/>
    <w:basedOn w:val="Heading1"/>
    <w:next w:val="Normal"/>
    <w:uiPriority w:val="39"/>
    <w:unhideWhenUsed/>
    <w:qFormat/>
    <w:rsid w:val="00081FA6"/>
    <w:pPr>
      <w:suppressAutoHyphens w:val="0"/>
      <w:spacing w:before="480" w:line="276" w:lineRule="auto"/>
      <w:outlineLvl w:val="9"/>
    </w:pPr>
    <w:rPr>
      <w:b/>
      <w:bCs/>
      <w:sz w:val="28"/>
      <w:szCs w:val="28"/>
      <w:lang w:val="de-AT" w:eastAsia="de-DE"/>
    </w:rPr>
  </w:style>
  <w:style w:type="paragraph" w:styleId="TOC2">
    <w:name w:val="toc 2"/>
    <w:basedOn w:val="Normal"/>
    <w:next w:val="Normal"/>
    <w:autoRedefine/>
    <w:uiPriority w:val="39"/>
    <w:unhideWhenUsed/>
    <w:rsid w:val="00081FA6"/>
    <w:pPr>
      <w:pBdr>
        <w:between w:val="double" w:color="auto" w:sz="6" w:space="0"/>
      </w:pBdr>
      <w:spacing w:before="120" w:after="120"/>
      <w:jc w:val="center"/>
    </w:pPr>
    <w:rPr>
      <w:rFonts w:cstheme="minorHAnsi"/>
      <w:i/>
      <w:iCs/>
      <w:sz w:val="20"/>
      <w:szCs w:val="20"/>
    </w:rPr>
  </w:style>
  <w:style w:type="paragraph" w:styleId="TOC1">
    <w:name w:val="toc 1"/>
    <w:basedOn w:val="Normal"/>
    <w:next w:val="Normal"/>
    <w:autoRedefine/>
    <w:uiPriority w:val="39"/>
    <w:unhideWhenUsed/>
    <w:rsid w:val="00081FA6"/>
    <w:pPr>
      <w:pBdr>
        <w:between w:val="double" w:color="auto" w:sz="6" w:space="0"/>
      </w:pBdr>
      <w:spacing w:before="120" w:after="120"/>
      <w:jc w:val="center"/>
    </w:pPr>
    <w:rPr>
      <w:rFonts w:cstheme="minorHAnsi"/>
      <w:b/>
      <w:bCs/>
      <w:i/>
      <w:iCs/>
      <w:sz w:val="24"/>
      <w:szCs w:val="24"/>
    </w:rPr>
  </w:style>
  <w:style w:type="paragraph" w:styleId="TOC3">
    <w:name w:val="toc 3"/>
    <w:basedOn w:val="Normal"/>
    <w:next w:val="Normal"/>
    <w:autoRedefine/>
    <w:uiPriority w:val="39"/>
    <w:unhideWhenUsed/>
    <w:rsid w:val="00081FA6"/>
    <w:pPr>
      <w:pBdr>
        <w:between w:val="double" w:color="auto" w:sz="6" w:space="0"/>
      </w:pBdr>
      <w:spacing w:before="120" w:after="120"/>
      <w:ind w:left="220"/>
      <w:jc w:val="center"/>
    </w:pPr>
    <w:rPr>
      <w:rFonts w:cstheme="minorHAnsi"/>
      <w:sz w:val="20"/>
      <w:szCs w:val="20"/>
    </w:rPr>
  </w:style>
  <w:style w:type="paragraph" w:styleId="TOC4">
    <w:name w:val="toc 4"/>
    <w:basedOn w:val="Normal"/>
    <w:next w:val="Normal"/>
    <w:autoRedefine/>
    <w:uiPriority w:val="39"/>
    <w:semiHidden/>
    <w:unhideWhenUsed/>
    <w:rsid w:val="00081FA6"/>
    <w:pPr>
      <w:pBdr>
        <w:between w:val="double" w:color="auto" w:sz="6" w:space="0"/>
      </w:pBdr>
      <w:spacing w:before="120" w:after="120"/>
      <w:ind w:left="440"/>
      <w:jc w:val="center"/>
    </w:pPr>
    <w:rPr>
      <w:rFonts w:cstheme="minorHAnsi"/>
      <w:sz w:val="20"/>
      <w:szCs w:val="20"/>
    </w:rPr>
  </w:style>
  <w:style w:type="paragraph" w:styleId="TOC5">
    <w:name w:val="toc 5"/>
    <w:basedOn w:val="Normal"/>
    <w:next w:val="Normal"/>
    <w:autoRedefine/>
    <w:uiPriority w:val="39"/>
    <w:semiHidden/>
    <w:unhideWhenUsed/>
    <w:rsid w:val="00081FA6"/>
    <w:pPr>
      <w:pBdr>
        <w:between w:val="double" w:color="auto" w:sz="6" w:space="0"/>
      </w:pBdr>
      <w:spacing w:before="120" w:after="120"/>
      <w:ind w:left="660"/>
      <w:jc w:val="center"/>
    </w:pPr>
    <w:rPr>
      <w:rFonts w:cstheme="minorHAnsi"/>
      <w:sz w:val="20"/>
      <w:szCs w:val="20"/>
    </w:rPr>
  </w:style>
  <w:style w:type="paragraph" w:styleId="TOC6">
    <w:name w:val="toc 6"/>
    <w:basedOn w:val="Normal"/>
    <w:next w:val="Normal"/>
    <w:autoRedefine/>
    <w:uiPriority w:val="39"/>
    <w:semiHidden/>
    <w:unhideWhenUsed/>
    <w:rsid w:val="00081FA6"/>
    <w:pPr>
      <w:pBdr>
        <w:between w:val="double" w:color="auto" w:sz="6" w:space="0"/>
      </w:pBdr>
      <w:spacing w:before="120" w:after="120"/>
      <w:ind w:left="880"/>
      <w:jc w:val="center"/>
    </w:pPr>
    <w:rPr>
      <w:rFonts w:cstheme="minorHAnsi"/>
      <w:sz w:val="20"/>
      <w:szCs w:val="20"/>
    </w:rPr>
  </w:style>
  <w:style w:type="paragraph" w:styleId="TOC7">
    <w:name w:val="toc 7"/>
    <w:basedOn w:val="Normal"/>
    <w:next w:val="Normal"/>
    <w:autoRedefine/>
    <w:uiPriority w:val="39"/>
    <w:semiHidden/>
    <w:unhideWhenUsed/>
    <w:rsid w:val="00081FA6"/>
    <w:pPr>
      <w:pBdr>
        <w:between w:val="double" w:color="auto" w:sz="6" w:space="0"/>
      </w:pBdr>
      <w:spacing w:before="120" w:after="120"/>
      <w:ind w:left="1100"/>
      <w:jc w:val="center"/>
    </w:pPr>
    <w:rPr>
      <w:rFonts w:cstheme="minorHAnsi"/>
      <w:sz w:val="20"/>
      <w:szCs w:val="20"/>
    </w:rPr>
  </w:style>
  <w:style w:type="paragraph" w:styleId="TOC8">
    <w:name w:val="toc 8"/>
    <w:basedOn w:val="Normal"/>
    <w:next w:val="Normal"/>
    <w:autoRedefine/>
    <w:uiPriority w:val="39"/>
    <w:semiHidden/>
    <w:unhideWhenUsed/>
    <w:rsid w:val="00081FA6"/>
    <w:pPr>
      <w:pBdr>
        <w:between w:val="double" w:color="auto" w:sz="6" w:space="0"/>
      </w:pBdr>
      <w:spacing w:before="120" w:after="120"/>
      <w:ind w:left="1320"/>
      <w:jc w:val="center"/>
    </w:pPr>
    <w:rPr>
      <w:rFonts w:cstheme="minorHAnsi"/>
      <w:sz w:val="20"/>
      <w:szCs w:val="20"/>
    </w:rPr>
  </w:style>
  <w:style w:type="paragraph" w:styleId="TOC9">
    <w:name w:val="toc 9"/>
    <w:basedOn w:val="Normal"/>
    <w:next w:val="Normal"/>
    <w:autoRedefine/>
    <w:uiPriority w:val="39"/>
    <w:semiHidden/>
    <w:unhideWhenUsed/>
    <w:rsid w:val="00081FA6"/>
    <w:pPr>
      <w:pBdr>
        <w:between w:val="double" w:color="auto" w:sz="6" w:space="0"/>
      </w:pBdr>
      <w:spacing w:before="120" w:after="120"/>
      <w:ind w:left="1540"/>
      <w:jc w:val="center"/>
    </w:pPr>
    <w:rPr>
      <w:rFonts w:cstheme="minorHAnsi"/>
      <w:sz w:val="20"/>
      <w:szCs w:val="20"/>
    </w:rPr>
  </w:style>
  <w:style w:type="character" w:styleId="UnresolvedMention">
    <w:name w:val="Unresolved Mention"/>
    <w:basedOn w:val="DefaultParagraphFont"/>
    <w:uiPriority w:val="99"/>
    <w:semiHidden/>
    <w:unhideWhenUsed/>
    <w:rsid w:val="00791E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5302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fhooe.sharepoint.com/:w:/r/sites/INSIEME/Documents/Work%20Packages/WP2%20Data%20Space%20Architecture%20and%20Governance/T2.1%20Assessment%20of%20existing%20data%20space%20initiatives/03_Webinars/250514_ReferenceModels/Modelling%20Design%20Principles%20for%20the%20IA%20Reference%20models.docx?d=waf70deda9d6c445e95620cdf65dbbe88&amp;csf=1&amp;web=1&amp;e=D2lGXB"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eader" Target="header3.xml"/></Relationships>
</file>

<file path=word/_rels/footnotes.xml.rels><?xml version="1.0" encoding="UTF-8" standalone="yes"?>
<Relationships xmlns="http://schemas.openxmlformats.org/package/2006/relationships"><Relationship Id="rId1" Type="http://schemas.openxmlformats.org/officeDocument/2006/relationships/hyperlink" Target="https://www.omg.org/spec/BPMN/2.0.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c12a5ae-d718-4d66-a488-6fa128b23038" xsi:nil="true"/>
    <lcf76f155ced4ddcb4097134ff3c332f xmlns="acaad41f-e0fa-46c9-bbb1-212c0f7da53b">
      <Terms xmlns="http://schemas.microsoft.com/office/infopath/2007/PartnerControls"/>
    </lcf76f155ced4ddcb4097134ff3c332f>
    <Diagram xmlns="acaad41f-e0fa-46c9-bbb1-212c0f7da53b" xsi:nil="true"/>
    <BuildNumber xmlns="acaad41f-e0fa-46c9-bbb1-212c0f7da53b"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37229E3A9A077E458BA7B884D54BD87E" ma:contentTypeVersion="22" ma:contentTypeDescription="Create a new document." ma:contentTypeScope="" ma:versionID="7e82f2fba98624a332604ad3e3966a58">
  <xsd:schema xmlns:xsd="http://www.w3.org/2001/XMLSchema" xmlns:xs="http://www.w3.org/2001/XMLSchema" xmlns:p="http://schemas.microsoft.com/office/2006/metadata/properties" xmlns:ns2="acaad41f-e0fa-46c9-bbb1-212c0f7da53b" xmlns:ns3="fc12a5ae-d718-4d66-a488-6fa128b23038" targetNamespace="http://schemas.microsoft.com/office/2006/metadata/properties" ma:root="true" ma:fieldsID="02b0ed414b58e5e4176b3128233fd548" ns2:_="" ns3:_="">
    <xsd:import namespace="acaad41f-e0fa-46c9-bbb1-212c0f7da53b"/>
    <xsd:import namespace="fc12a5ae-d718-4d66-a488-6fa128b23038"/>
    <xsd:element name="properties">
      <xsd:complexType>
        <xsd:sequence>
          <xsd:element name="documentManagement">
            <xsd:complexType>
              <xsd:all>
                <xsd:element ref="ns2:BuildNumber" minOccurs="0"/>
                <xsd:element ref="ns2:Diagram" minOccurs="0"/>
                <xsd:element ref="ns3:SharedWithUsers"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aad41f-e0fa-46c9-bbb1-212c0f7da53b" elementFormDefault="qualified">
    <xsd:import namespace="http://schemas.microsoft.com/office/2006/documentManagement/types"/>
    <xsd:import namespace="http://schemas.microsoft.com/office/infopath/2007/PartnerControls"/>
    <xsd:element name="BuildNumber" ma:index="1" nillable="true" ma:displayName="Build Number" ma:description="Following the pattern:&#10;[Major version].[Minor version 2 digits]&#10;&#10;e.g. 0.91" ma:format="Dropdown" ma:internalName="BuildNumber" ma:readOnly="false">
      <xsd:simpleType>
        <xsd:restriction base="dms:Text">
          <xsd:maxLength value="255"/>
        </xsd:restriction>
      </xsd:simpleType>
    </xsd:element>
    <xsd:element name="Diagram" ma:index="4" nillable="true" ma:displayName="Diagram" ma:format="Thumbnail" ma:hidden="true" ma:internalName="Diagram" ma:readOnly="false">
      <xsd:simpleType>
        <xsd:restriction base="dms:Unknow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AutoTags" ma:index="14" nillable="true" ma:displayName="Tags" ma:hidden="true" ma:internalName="MediaServiceAutoTags" ma:readOnly="true">
      <xsd:simpleType>
        <xsd:restriction base="dms:Text"/>
      </xsd:simple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8d28bee-abf0-47e8-8ac6-803e313f41d6"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hidden="true"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12a5ae-d718-4d66-a488-6fa128b23038" elementFormDefault="qualified">
    <xsd:import namespace="http://schemas.microsoft.com/office/2006/documentManagement/types"/>
    <xsd:import namespace="http://schemas.microsoft.com/office/infopath/2007/PartnerControls"/>
    <xsd:element name="SharedWithUsers" ma:index="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hidden="true" ma:internalName="SharedWithDetails" ma:readOnly="true">
      <xsd:simpleType>
        <xsd:restriction base="dms:Note"/>
      </xsd:simpleType>
    </xsd:element>
    <xsd:element name="TaxCatchAll" ma:index="20" nillable="true" ma:displayName="Taxonomy Catch All Column" ma:hidden="true" ma:list="{4d613543-1b79-47b8-8d06-a922e3eb33c4}" ma:internalName="TaxCatchAll" ma:readOnly="false" ma:showField="CatchAllData" ma:web="fc12a5ae-d718-4d66-a488-6fa128b230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CB272C-0F42-4AC0-B463-A071AC6D282D}">
  <ds:schemaRefs>
    <ds:schemaRef ds:uri="http://schemas.openxmlformats.org/officeDocument/2006/bibliography"/>
  </ds:schemaRefs>
</ds:datastoreItem>
</file>

<file path=customXml/itemProps3.xml><?xml version="1.0" encoding="utf-8"?>
<ds:datastoreItem xmlns:ds="http://schemas.openxmlformats.org/officeDocument/2006/customXml" ds:itemID="{FE396A5F-ACFE-445C-90AA-226B46F9F9A4}">
  <ds:schemaRefs>
    <ds:schemaRef ds:uri="http://schemas.microsoft.com/sharepoint/v3/contenttype/forms"/>
  </ds:schemaRefs>
</ds:datastoreItem>
</file>

<file path=customXml/itemProps4.xml><?xml version="1.0" encoding="utf-8"?>
<ds:datastoreItem xmlns:ds="http://schemas.openxmlformats.org/officeDocument/2006/customXml" ds:itemID="{1641DFB8-6C3F-4409-9B19-E868014CB251}">
  <ds:schemaRefs>
    <ds:schemaRef ds:uri="acaad41f-e0fa-46c9-bbb1-212c0f7da53b"/>
    <ds:schemaRef ds:uri="http://purl.org/dc/elements/1.1/"/>
    <ds:schemaRef ds:uri="http://schemas.microsoft.com/office/2006/documentManagement/types"/>
    <ds:schemaRef ds:uri="fc12a5ae-d718-4d66-a488-6fa128b23038"/>
    <ds:schemaRef ds:uri="http://schemas.microsoft.com/office/infopath/2007/PartnerControls"/>
    <ds:schemaRef ds:uri="http://schemas.microsoft.com/office/2006/metadata/properties"/>
    <ds:schemaRef ds:uri="http://purl.org/dc/dcmitype/"/>
    <ds:schemaRef ds:uri="http://schemas.openxmlformats.org/package/2006/metadata/core-properties"/>
    <ds:schemaRef ds:uri="http://www.w3.org/XML/1998/namespace"/>
    <ds:schemaRef ds:uri="http://purl.org/dc/terms/"/>
  </ds:schemaRefs>
</ds:datastoreItem>
</file>

<file path=customXml/itemProps5.xml><?xml version="1.0" encoding="utf-8"?>
<ds:datastoreItem xmlns:ds="http://schemas.openxmlformats.org/officeDocument/2006/customXml" ds:itemID="{DF837DF3-9E5E-4098-B559-1FA672BF50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aad41f-e0fa-46c9-bbb1-212c0f7da53b"/>
    <ds:schemaRef ds:uri="fc12a5ae-d718-4d66-a488-6fa128b230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EVN AG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Paul De Wit</dc:creator>
  <keywords/>
  <dc:description/>
  <lastModifiedBy>w.van.voornveld</lastModifiedBy>
  <revision>61</revision>
  <lastPrinted>2021-11-11T13:24:00.0000000Z</lastPrinted>
  <dcterms:created xsi:type="dcterms:W3CDTF">2025-06-09T09:29:00.0000000Z</dcterms:created>
  <dcterms:modified xsi:type="dcterms:W3CDTF">2025-12-03T10:15:04.8394618Z</dcterms:modified>
  <dc:language>nl-NL</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0x01010400BB3B044A20F95E489063FFC0AECAF00F</vt:lpwstr>
  </property>
  <property fmtid="{D5CDD505-2E9C-101B-9397-08002B2CF9AE}" pid="3" name="HyperlinksChanged">
    <vt:bool>false</vt:bool>
  </property>
  <property fmtid="{D5CDD505-2E9C-101B-9397-08002B2CF9AE}" pid="4" name="ICV">
    <vt:lpwstr>D1A37A3AF7CA485F8BDFBD586BDEFF53</vt:lpwstr>
  </property>
  <property fmtid="{D5CDD505-2E9C-101B-9397-08002B2CF9AE}" pid="5" name="KSOProductBuildVer">
    <vt:lpwstr>2057-11.2.0.10265</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9811530c-902c-4b75-8616-d6c82cd1332a_Enabled">
    <vt:lpwstr>true</vt:lpwstr>
  </property>
  <property fmtid="{D5CDD505-2E9C-101B-9397-08002B2CF9AE}" pid="10" name="MSIP_Label_9811530c-902c-4b75-8616-d6c82cd1332a_SetDate">
    <vt:lpwstr>2022-12-19T12:14:08Z</vt:lpwstr>
  </property>
  <property fmtid="{D5CDD505-2E9C-101B-9397-08002B2CF9AE}" pid="11" name="MSIP_Label_9811530c-902c-4b75-8616-d6c82cd1332a_Method">
    <vt:lpwstr>Standard</vt:lpwstr>
  </property>
  <property fmtid="{D5CDD505-2E9C-101B-9397-08002B2CF9AE}" pid="12" name="MSIP_Label_9811530c-902c-4b75-8616-d6c82cd1332a_Name">
    <vt:lpwstr>9811530c-902c-4b75-8616-d6c82cd1332a</vt:lpwstr>
  </property>
  <property fmtid="{D5CDD505-2E9C-101B-9397-08002B2CF9AE}" pid="13" name="MSIP_Label_9811530c-902c-4b75-8616-d6c82cd1332a_SiteId">
    <vt:lpwstr>bf86fbdb-f8c2-440e-923c-05a60dc2bc9b</vt:lpwstr>
  </property>
  <property fmtid="{D5CDD505-2E9C-101B-9397-08002B2CF9AE}" pid="14" name="MSIP_Label_9811530c-902c-4b75-8616-d6c82cd1332a_ActionId">
    <vt:lpwstr>7df8e1fb-8bb1-4a55-86ad-7923e491edda</vt:lpwstr>
  </property>
  <property fmtid="{D5CDD505-2E9C-101B-9397-08002B2CF9AE}" pid="15" name="MSIP_Label_9811530c-902c-4b75-8616-d6c82cd1332a_ContentBits">
    <vt:lpwstr>0</vt:lpwstr>
  </property>
  <property fmtid="{D5CDD505-2E9C-101B-9397-08002B2CF9AE}" pid="16" name="MediaServiceImageTags">
    <vt:lpwstr/>
  </property>
  <property fmtid="{D5CDD505-2E9C-101B-9397-08002B2CF9AE}" pid="17" name="_dlc_DocId">
    <vt:lpwstr>WPUKVQQCVQVV-2102099852-1279</vt:lpwstr>
  </property>
  <property fmtid="{D5CDD505-2E9C-101B-9397-08002B2CF9AE}" pid="18" name="_dlc_DocIdItemGuid">
    <vt:lpwstr>7bec845a-b2b7-4c02-8cd8-e13a20bb464f</vt:lpwstr>
  </property>
  <property fmtid="{D5CDD505-2E9C-101B-9397-08002B2CF9AE}" pid="19" name="_dlc_DocIdUrl">
    <vt:lpwstr>https://fhooe.sharepoint.com/sites/INSIEME/_layouts/15/DocIdRedir.aspx?ID=WPUKVQQCVQVV-2102099852-1279, WPUKVQQCVQVV-2102099852-1279</vt:lpwstr>
  </property>
</Properties>
</file>